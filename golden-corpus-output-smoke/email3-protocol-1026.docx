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word/2010/wordprocessingShape" xmlns:ns9="urn:schemas-microsoft-com:vml" xmlns:w="http://schemas.openxmlformats.org/wordprocessingml/2006/main" ns1:Ignorable="w14 w15 w16se w16cid w16 w16cex w16sdtdh w16sdtfl w16du wp14">
  <w:body>
    <w:p ns2:paraId="754C8415" ns2:textId="27DE56A0" w:rsidR="00A77B3E" w:rsidRDefault="00895D30" w:rsidP="00A5173E">
      <w:pPr>
        <w:pStyle w:val="Title"/>
      </w:pPr>
      <w:del w:id="1" w:author="GoldenCorpusHarness" w:date="2026-03-28T22:23:47Z">
        <w:r>
          <w:delText>Title Page</w:delText>
        </w:r>
      </w:del>
    </w:p>
    <w:p ns2:paraId="137414BD" ns2:textId="77777777" w:rsidR="0078292F" w:rsidRPr="00FE4B06" w:rsidRDefault="00895D30" w:rsidP="00FE4B06">
      <w:pPr>
        <w:pStyle w:val="ParagraphBold"/>
      </w:pPr>
      <w:r>
        <w:t>T</w:t>
      </w:r>
      <w:del w:id="2" w:author="GoldenCorpusHarness" w:date="2026-03-28T22:23:47Z">
        <w:r>
          <w:delText>HIS</w:delText>
        </w:r>
      </w:del>
      <w:ins w:id="3" w:author="GoldenCorpusHarness" w:date="2026-03-28T22:23:47Z">
        <w:r>
          <w:t>itle</w:t>
        </w:r>
      </w:ins>
      <w:r>
        <w:t xml:space="preserve"> P</w:t>
      </w:r>
      <w:del w:id="4" w:author="GoldenCorpusHarness" w:date="2026-03-28T22:23:47Z">
        <w:r>
          <w:delText>ROTOCOL AND ALL OF THE INFORMATION RELATING TO IT ARE CONFIDENTIAL AND PROPRIETARY PROPERTY OF MERCK SHARP &amp; DOHME LLC, RAHWAY, NJ, USA (MSD).</w:delText>
        </w:r>
      </w:del>
      <w:ins w:id="5" w:author="GoldenCorpusHarness" w:date="2026-03-28T22:23:47Z">
        <w:r>
          <w:t>age</w:t>
        </w:r>
      </w:ins>
    </w:p>
    <w:p ns2:paraId="674C5AEB" ns2:textId="77777777" w:rsidR="00EC6FCF" w:rsidRDefault="008F7EB8" w:rsidP="00A5173E">
      <w:pPr>
        <w:pStyle w:val="Paragraph"/>
      </w:pPr>
      <w:ins w:id="6" w:author="GoldenCorpusHarness" w:date="2026-03-28T22:23:47Z">
        <w:r>
          <w:t xml:space="preserve">THIS </w:t>
        </w:r>
      </w:ins>
      <w:r>
        <w:t>P</w:t>
      </w:r>
      <w:del w:id="7" w:author="GoldenCorpusHarness" w:date="2026-03-28T22:23:47Z">
        <w:r>
          <w:delText>rotocol</w:delText>
        </w:r>
      </w:del>
      <w:ins w:id="8" w:author="GoldenCorpusHarness" w:date="2026-03-28T22:23:47Z">
        <w:r>
          <w:t>ROTOCOL AND ALL OF</w:t>
        </w:r>
      </w:ins>
      <w:r>
        <w:t xml:space="preserve"> T</w:t>
      </w:r>
      <w:del w:id="9" w:author="GoldenCorpusHarness" w:date="2026-03-28T22:23:47Z">
        <w:r>
          <w:delText>itle:</w:delText>
        </w:r>
      </w:del>
      <w:ins w:id="10" w:author="GoldenCorpusHarness" w:date="2026-03-28T22:23:47Z">
        <w:r>
          <w:t>HE INFORMATION RELATING TO IT</w:t>
        </w:r>
      </w:ins>
      <w:r>
        <w:t xml:space="preserve"> A</w:t>
      </w:r>
      <w:ins w:id="11" w:author="GoldenCorpusHarness" w:date="2026-03-28T22:23:47Z">
        <w:r>
          <w:t>RE CONFIDENTIAL AND</w:t>
        </w:r>
      </w:ins>
      <w:r>
        <w:t xml:space="preserve"> P</w:t>
      </w:r>
      <w:del w:id="12" w:author="GoldenCorpusHarness" w:date="2026-03-28T22:23:47Z">
        <w:r>
          <w:delText>hase</w:delText>
        </w:r>
      </w:del>
      <w:ins w:id="13" w:author="GoldenCorpusHarness" w:date="2026-03-28T22:23:47Z">
        <w:r>
          <w:t>ROPRIETARY</w:t>
        </w:r>
      </w:ins>
      <w:r>
        <w:t xml:space="preserve"> </w:t>
      </w:r>
      <w:del w:id="14" w:author="GoldenCorpusHarness" w:date="2026-03-28T22:23:47Z">
        <w:r>
          <w:delText>3,</w:delText>
        </w:r>
      </w:del>
      <w:ins w:id="15" w:author="GoldenCorpusHarness" w:date="2026-03-28T22:23:47Z">
        <w:r>
          <w:t>PROPERTY</w:t>
        </w:r>
      </w:ins>
      <w:r>
        <w:t xml:space="preserve"> O</w:t>
      </w:r>
      <w:del w:id="16" w:author="GoldenCorpusHarness" w:date="2026-03-28T22:23:47Z">
        <w:r>
          <w:delText>pen-label</w:delText>
        </w:r>
      </w:del>
      <w:ins w:id="17" w:author="GoldenCorpusHarness" w:date="2026-03-28T22:23:47Z">
        <w:r>
          <w:t>F MERCK SHARP &amp; DOHME LLC</w:t>
        </w:r>
      </w:ins>
      <w:r>
        <w:t>, R</w:t>
      </w:r>
      <w:del w:id="18" w:author="GoldenCorpusHarness" w:date="2026-03-28T22:23:47Z">
        <w:r>
          <w:delText>andomized Study to Compare the Efficacy and Safety of</w:delText>
        </w:r>
      </w:del>
      <w:ins w:id="19" w:author="GoldenCorpusHarness" w:date="2026-03-28T22:23:47Z">
        <w:r>
          <w:t>AHWAY,</w:t>
        </w:r>
      </w:ins>
      <w:r>
        <w:t xml:space="preserve"> N</w:t>
      </w:r>
      <w:del w:id="20" w:author="GoldenCorpusHarness" w:date="2026-03-28T22:23:47Z">
        <w:r>
          <w:delText>emtabrutinib</w:delText>
        </w:r>
      </w:del>
      <w:ins w:id="21" w:author="GoldenCorpusHarness" w:date="2026-03-28T22:23:47Z">
        <w:r>
          <w:t>J, USA</w:t>
        </w:r>
      </w:ins>
      <w:r>
        <w:t xml:space="preserve"> (M</w:t>
      </w:r>
      <w:del w:id="22" w:author="GoldenCorpusHarness" w:date="2026-03-28T22:23:47Z">
        <w:r>
          <w:delText>K-1026</w:delText>
        </w:r>
      </w:del>
      <w:ins w:id="23" w:author="GoldenCorpusHarness" w:date="2026-03-28T22:23:47Z">
        <w:r>
          <w:t>SD</w:t>
        </w:r>
      </w:ins>
      <w:r>
        <w:t>)</w:t>
      </w:r>
      <w:del w:id="24" w:author="GoldenCorpusHarness" w:date="2026-03-28T22:23:47Z">
        <w:r>
          <w:delText xml:space="preserve"> Plus Venetoclax Versus Venetoclax Plus Rituximab in Participants With Relapsed/Refractory Chronic Lymphocytic Leukemia/Small Lymphocytic Lymphoma Following at Least 1 Prior Therapy (BELLWAVE-010)</w:delText>
        </w:r>
      </w:del>
      <w:ins w:id="25" w:author="GoldenCorpusHarness" w:date="2026-03-28T22:23:47Z">
        <w:r>
          <w:t>.</w:t>
        </w:r>
      </w:ins>
    </w:p>
    <w:p ns2:paraId="7748D56A" ns2:textId="6DD8FDBE" w:rsidR="00EC6FCF" w:rsidRDefault="008F7EB8" w:rsidP="00A5173E">
      <w:pPr>
        <w:pStyle w:val="Paragraph"/>
      </w:pPr>
      <w:del w:id="26" w:author="GoldenCorpusHarness" w:date="2026-03-28T22:23:47Z">
        <w:r>
          <w:delText>Protocol Number: 010-02</w:delText>
        </w:r>
      </w:del>
    </w:p>
    <w:p ns2:paraId="403040DD" ns2:textId="77777777" w:rsidR="00EC6FCF" w:rsidRDefault="008F7EB8" w:rsidP="00A5173E">
      <w:pPr>
        <w:pStyle w:val="Paragraph"/>
      </w:pPr>
      <w:ins w:id="27" w:author="GoldenCorpusHarness" w:date="2026-03-28T22:23:47Z">
        <w:r>
          <w:t xml:space="preserve">Protocol Title: A Phase 3, Open-label, Randomized Study to </w:t>
        </w:r>
      </w:ins>
      <w:r>
        <w:t>Comp</w:t>
      </w:r>
      <w:del w:id="28" w:author="GoldenCorpusHarness" w:date="2026-03-28T22:23:47Z">
        <w:r>
          <w:delText>ound</w:delText>
        </w:r>
      </w:del>
      <w:ins w:id="29" w:author="GoldenCorpusHarness" w:date="2026-03-28T22:23:47Z">
        <w:r>
          <w:t>are the Efficacy and Safety of</w:t>
        </w:r>
      </w:ins>
      <w:r>
        <w:t xml:space="preserve"> N</w:t>
      </w:r>
      <w:del w:id="30" w:author="GoldenCorpusHarness" w:date="2026-03-28T22:23:47Z">
        <w:r>
          <w:delText>um</w:delText>
        </w:r>
      </w:del>
      <w:ins w:id="31" w:author="GoldenCorpusHarness" w:date="2026-03-28T22:23:47Z">
        <w:r>
          <w:t>emta</w:t>
        </w:r>
      </w:ins>
      <w:r>
        <w:t>b</w:t>
      </w:r>
      <w:del w:id="32" w:author="GoldenCorpusHarness" w:date="2026-03-28T22:23:47Z">
        <w:r>
          <w:delText xml:space="preserve">er: </w:delText>
        </w:r>
      </w:del>
      <w:ins w:id="33" w:author="GoldenCorpusHarness" w:date="2026-03-28T22:23:47Z">
        <w:r>
          <w:t>rutinib (</w:t>
        </w:r>
      </w:ins>
      <w:r>
        <w:t>MK-1026</w:t>
      </w:r>
      <w:ins w:id="34" w:author="GoldenCorpusHarness" w:date="2026-03-28T22:23:47Z">
        <w:r>
          <w:t>) Plus Venetoclax Versus Venetoclax Plus Rituximab in Participants With Relapsed/Refractory Chronic Lymphocytic Leukemia/Small Lymphocytic Lymphoma Following at Least 1 Prior Therapy (BELLWAVE-010)</w:t>
        </w:r>
      </w:ins>
    </w:p>
    <w:p ns2:paraId="163533C8" ns2:textId="77777777" w:rsidR="00D3381F" w:rsidRPr="00570CD7" w:rsidRDefault="008F7EB8" w:rsidP="00A5173E">
      <w:pPr>
        <w:pStyle w:val="Paragraph"/>
      </w:pPr>
      <w:del w:id="35" w:author="GoldenCorpusHarness" w:date="2026-03-28T22:23:47Z">
        <w:r>
          <w:delText>Sp</w:delText>
        </w:r>
      </w:del>
      <w:ins w:id="36" w:author="GoldenCorpusHarness" w:date="2026-03-28T22:23:47Z">
        <w:r>
          <w:t>Pr</w:t>
        </w:r>
      </w:ins>
      <w:r>
        <w:t>o</w:t>
      </w:r>
      <w:del w:id="37" w:author="GoldenCorpusHarness" w:date="2026-03-28T22:23:47Z">
        <w:r>
          <w:delText>ns</w:delText>
        </w:r>
      </w:del>
      <w:ins w:id="38" w:author="GoldenCorpusHarness" w:date="2026-03-28T22:23:47Z">
        <w:r>
          <w:t>t</w:t>
        </w:r>
      </w:ins>
      <w:r>
        <w:t>o</w:t>
      </w:r>
      <w:del w:id="39" w:author="GoldenCorpusHarness" w:date="2026-03-28T22:23:47Z">
        <w:r>
          <w:delText>r</w:delText>
        </w:r>
      </w:del>
      <w:ins w:id="40" w:author="GoldenCorpusHarness" w:date="2026-03-28T22:23:47Z">
        <w:r>
          <w:t>col</w:t>
        </w:r>
      </w:ins>
      <w:r>
        <w:t xml:space="preserve"> N</w:t>
      </w:r>
      <w:del w:id="41" w:author="GoldenCorpusHarness" w:date="2026-03-28T22:23:47Z">
        <w:r>
          <w:delText>a</w:delText>
        </w:r>
      </w:del>
      <w:ins w:id="42" w:author="GoldenCorpusHarness" w:date="2026-03-28T22:23:47Z">
        <w:r>
          <w:t>u</w:t>
        </w:r>
      </w:ins>
      <w:r>
        <w:t>m</w:t>
      </w:r>
      <w:ins w:id="43" w:author="GoldenCorpusHarness" w:date="2026-03-28T22:23:47Z">
        <w:r>
          <w:t>b</w:t>
        </w:r>
      </w:ins>
      <w:r>
        <w:t>e</w:t>
      </w:r>
      <w:ins w:id="44" w:author="GoldenCorpusHarness" w:date="2026-03-28T22:23:47Z">
        <w:r>
          <w:t>r</w:t>
        </w:r>
      </w:ins>
      <w:r>
        <w:t xml:space="preserve">: </w:t>
      </w:r>
      <w:del w:id="45" w:author="GoldenCorpusHarness" w:date="2026-03-28T22:23:47Z">
        <w:r>
          <w:delText>Merck Sharp &amp; Dohme LLC (hereafter called the Sponsor or MSD)</w:delText>
        </w:r>
      </w:del>
      <w:ins w:id="46" w:author="GoldenCorpusHarness" w:date="2026-03-28T22:23:47Z">
        <w:r>
          <w:t>010-04</w:t>
        </w:r>
      </w:ins>
    </w:p>
    <w:p ns2:paraId="12103CCD" ns2:textId="77777777" w:rsidR="00EC6FCF" w:rsidRPr="006A2304" w:rsidRDefault="00895D30" w:rsidP="00343594">
      <w:pPr>
        <w:pStyle w:val="ParagraphBold"/>
        <w:keepNext/>
        <w:rPr>
          <w:bCs/>
        </w:rPr>
      </w:pPr>
      <w:del w:id="47" w:author="GoldenCorpusHarness" w:date="2026-03-28T22:23:47Z">
        <w:r>
          <w:delText>Legal</w:delText>
        </w:r>
      </w:del>
      <w:ins w:id="48" w:author="GoldenCorpusHarness" w:date="2026-03-28T22:23:47Z">
        <w:r>
          <w:t>Compound</w:t>
        </w:r>
      </w:ins>
      <w:r>
        <w:t xml:space="preserve"> </w:t>
      </w:r>
      <w:del w:id="49" w:author="GoldenCorpusHarness" w:date="2026-03-28T22:23:47Z">
        <w:r>
          <w:delText>Regist</w:delText>
        </w:r>
      </w:del>
      <w:ins w:id="50" w:author="GoldenCorpusHarness" w:date="2026-03-28T22:23:47Z">
        <w:r>
          <w:t>Numb</w:t>
        </w:r>
      </w:ins>
      <w:r>
        <w:t>er</w:t>
      </w:r>
      <w:del w:id="51" w:author="GoldenCorpusHarness" w:date="2026-03-28T22:23:47Z">
        <w:r>
          <w:delText>ed</w:delText>
        </w:r>
      </w:del>
      <w:ins w:id="52" w:author="GoldenCorpusHarness" w:date="2026-03-28T22:23:47Z">
        <w:r>
          <w:t>:</w:t>
        </w:r>
      </w:ins>
      <w:r>
        <w:t xml:space="preserve"> </w:t>
      </w:r>
      <w:del w:id="53" w:author="GoldenCorpusHarness" w:date="2026-03-28T22:23:47Z">
        <w:r>
          <w:delText>Address:</w:delText>
        </w:r>
      </w:del>
      <w:ins w:id="54" w:author="GoldenCorpusHarness" w:date="2026-03-28T22:23:47Z">
        <w:r>
          <w:t>MK-1026</w:t>
        </w:r>
      </w:ins>
    </w:p>
    <w:p ns2:paraId="13F94058" ns2:textId="77777777" w:rsidR="0077446F" w:rsidRDefault="00895D30" w:rsidP="000A09AD">
      <w:pPr>
        <w:pStyle w:val="Paragraph"/>
        <w:keepLines/>
      </w:pPr>
      <w:del w:id="55" w:author="GoldenCorpusHarness" w:date="2026-03-28T22:23:47Z">
        <w:r>
          <w:delText>126</w:delText>
        </w:r>
      </w:del>
      <w:ins w:id="56" w:author="GoldenCorpusHarness" w:date="2026-03-28T22:23:47Z">
        <w:r>
          <w:t>Sponsor</w:t>
        </w:r>
      </w:ins>
      <w:r>
        <w:t xml:space="preserve"> </w:t>
      </w:r>
      <w:del w:id="57" w:author="GoldenCorpusHarness" w:date="2026-03-28T22:23:47Z">
        <w:r>
          <w:delText>E</w:delText>
        </w:r>
      </w:del>
      <w:ins w:id="58" w:author="GoldenCorpusHarness" w:date="2026-03-28T22:23:47Z">
        <w:r>
          <w:t>N</w:t>
        </w:r>
      </w:ins>
      <w:r>
        <w:t>a</w:t>
      </w:r>
      <w:del w:id="59" w:author="GoldenCorpusHarness" w:date="2026-03-28T22:23:47Z">
        <w:r>
          <w:delText>st</w:delText>
        </w:r>
      </w:del>
      <w:ins w:id="60" w:author="GoldenCorpusHarness" w:date="2026-03-28T22:23:47Z">
        <w:r>
          <w:t>me: Merck Sharp &amp; Dohme</w:t>
        </w:r>
      </w:ins>
      <w:r>
        <w:t xml:space="preserve"> L</w:t>
      </w:r>
      <w:del w:id="61" w:author="GoldenCorpusHarness" w:date="2026-03-28T22:23:47Z">
        <w:r>
          <w:delText>i</w:delText>
        </w:r>
      </w:del>
      <w:ins w:id="62" w:author="GoldenCorpusHarness" w:date="2026-03-28T22:23:47Z">
        <w:r>
          <w:t>LC (hereafter called the Spo</w:t>
        </w:r>
      </w:ins>
      <w:r>
        <w:t>n</w:t>
      </w:r>
      <w:del w:id="63" w:author="GoldenCorpusHarness" w:date="2026-03-28T22:23:47Z">
        <w:r>
          <w:delText>c</w:delText>
        </w:r>
      </w:del>
      <w:ins w:id="64" w:author="GoldenCorpusHarness" w:date="2026-03-28T22:23:47Z">
        <w:r>
          <w:t>s</w:t>
        </w:r>
      </w:ins>
      <w:r>
        <w:t>o</w:t>
      </w:r>
      <w:del w:id="65" w:author="GoldenCorpusHarness" w:date="2026-03-28T22:23:47Z">
        <w:r>
          <w:delText>ln</w:delText>
        </w:r>
      </w:del>
      <w:ins w:id="66" w:author="GoldenCorpusHarness" w:date="2026-03-28T22:23:47Z">
        <w:r>
          <w:t>r</w:t>
        </w:r>
      </w:ins>
      <w:r>
        <w:t xml:space="preserve"> </w:t>
      </w:r>
      <w:del w:id="67" w:author="GoldenCorpusHarness" w:date="2026-03-28T22:23:47Z">
        <w:r>
          <w:delText>AvenueP.O.</w:delText>
        </w:r>
      </w:del>
      <w:ins w:id="68" w:author="GoldenCorpusHarness" w:date="2026-03-28T22:23:47Z">
        <w:r>
          <w:t>or</w:t>
        </w:r>
      </w:ins>
      <w:r>
        <w:t xml:space="preserve"> </w:t>
      </w:r>
      <w:del w:id="69" w:author="GoldenCorpusHarness" w:date="2026-03-28T22:23:47Z">
        <w:r>
          <w:delText>Box 2000Rahway, NJ 07065 U</w:delText>
        </w:r>
      </w:del>
      <w:ins w:id="70" w:author="GoldenCorpusHarness" w:date="2026-03-28T22:23:47Z">
        <w:r>
          <w:t>M</w:t>
        </w:r>
      </w:ins>
      <w:r>
        <w:t>S</w:t>
      </w:r>
      <w:del w:id="71" w:author="GoldenCorpusHarness" w:date="2026-03-28T22:23:47Z">
        <w:r>
          <w:delText>A</w:delText>
        </w:r>
      </w:del>
      <w:ins w:id="72" w:author="GoldenCorpusHarness" w:date="2026-03-28T22:23:47Z">
        <w:r>
          <w:t>D)</w:t>
        </w:r>
      </w:ins>
    </w:p>
    <w:p ns2:paraId="5C262877" ns2:textId="77777777" w:rsidR="006A2304" w:rsidRPr="000B2A1A" w:rsidRDefault="00895D30" w:rsidP="00195CA9">
      <w:pPr>
        <w:pStyle w:val="ParagraphBold"/>
        <w:keepNext/>
        <w:rPr>
          <w:bCs/>
        </w:rPr>
      </w:pPr>
      <w:ins w:id="73" w:author="GoldenCorpusHarness" w:date="2026-03-28T22:23:47Z">
        <w:r>
          <w:t xml:space="preserve">Legal </w:t>
        </w:r>
      </w:ins>
      <w:r>
        <w:t>Reg</w:t>
      </w:r>
      <w:del w:id="74" w:author="GoldenCorpusHarness" w:date="2026-03-28T22:23:47Z">
        <w:r>
          <w:delText>ula</w:delText>
        </w:r>
      </w:del>
      <w:ins w:id="75" w:author="GoldenCorpusHarness" w:date="2026-03-28T22:23:47Z">
        <w:r>
          <w:t>is</w:t>
        </w:r>
      </w:ins>
      <w:r>
        <w:t>t</w:t>
      </w:r>
      <w:del w:id="76" w:author="GoldenCorpusHarness" w:date="2026-03-28T22:23:47Z">
        <w:r>
          <w:delText>o</w:delText>
        </w:r>
      </w:del>
      <w:ins w:id="77" w:author="GoldenCorpusHarness" w:date="2026-03-28T22:23:47Z">
        <w:r>
          <w:t>e</w:t>
        </w:r>
      </w:ins>
      <w:r>
        <w:t>r</w:t>
      </w:r>
      <w:del w:id="78" w:author="GoldenCorpusHarness" w:date="2026-03-28T22:23:47Z">
        <w:r>
          <w:delText>y</w:delText>
        </w:r>
      </w:del>
      <w:ins w:id="79" w:author="GoldenCorpusHarness" w:date="2026-03-28T22:23:47Z">
        <w:r>
          <w:t>ed</w:t>
        </w:r>
      </w:ins>
      <w:r>
        <w:t xml:space="preserve"> A</w:t>
      </w:r>
      <w:del w:id="80" w:author="GoldenCorpusHarness" w:date="2026-03-28T22:23:47Z">
        <w:r>
          <w:delText>g</w:delText>
        </w:r>
      </w:del>
      <w:ins w:id="81" w:author="GoldenCorpusHarness" w:date="2026-03-28T22:23:47Z">
        <w:r>
          <w:t>ddr</w:t>
        </w:r>
      </w:ins>
      <w:r>
        <w:t>e</w:t>
      </w:r>
      <w:del w:id="82" w:author="GoldenCorpusHarness" w:date="2026-03-28T22:23:47Z">
        <w:r>
          <w:delText>ncy Identifying Number(</w:delText>
        </w:r>
      </w:del>
      <w:r>
        <w:t>s</w:t>
      </w:r>
      <w:del w:id="83" w:author="GoldenCorpusHarness" w:date="2026-03-28T22:23:47Z">
        <w:r>
          <w:delText>)</w:delText>
        </w:r>
      </w:del>
      <w:ins w:id="84" w:author="GoldenCorpusHarness" w:date="2026-03-28T22:23:47Z">
        <w:r>
          <w:t>s</w:t>
        </w:r>
      </w:ins>
      <w:r>
        <w:t>:</w:t>
      </w:r>
    </w:p>
    <w:tbl>
      <w:tblPr>
        <w:tblW w:w="0" w:type="auto"/>
        <w:tblLook w:val="04A0" w:firstRow="1" w:lastRow="0" w:firstColumn="1" w:lastColumn="0" w:noHBand="0" w:noVBand="1"/>
      </w:tblPr>
      <w:tblGrid>
        <w:gridCol w:w="4495"/>
        <w:gridCol w:w="4495"/>
      </w:tblGrid>
      <w:tr w:rsidR="003117E4" ns2:paraId="5A8BFA69" ns2:textId="77777777" w:rsidTr="00E11AE8">
        <w:tc>
          <w:tcPr>
            <w:tcW w:w="4495" w:type="dxa"/>
            <w:tcBorders>
              <w:top w:val="single" w:sz="4" w:space="0" w:color="auto"/>
              <w:left w:val="single" w:sz="4" w:space="0" w:color="auto"/>
              <w:bottom w:val="single" w:sz="4" w:space="0" w:color="auto"/>
              <w:right w:val="single" w:sz="4" w:space="0" w:color="auto"/>
            </w:tcBorders>
          </w:tcPr>
          <w:p ns2:paraId="3EEB356C" ns2:textId="77777777" w:rsidR="000B2A1A" w:rsidRDefault="00895D30" w:rsidP="006B45B8">
            <w:pPr>
              <w:pStyle w:val="TableLeft"/>
            </w:pPr>
            <w:r>
              <w:t>NCT</w:t>
            </w:r>
          </w:p>
        </w:tc>
        <w:tc>
          <w:tcPr>
            <w:tcW w:w="4495" w:type="dxa"/>
            <w:tcBorders>
              <w:top w:val="single" w:sz="4" w:space="0" w:color="auto"/>
              <w:left w:val="single" w:sz="4" w:space="0" w:color="auto"/>
              <w:bottom w:val="single" w:sz="4" w:space="0" w:color="auto"/>
              <w:right w:val="single" w:sz="4" w:space="0" w:color="auto"/>
            </w:tcBorders>
          </w:tcPr>
          <w:p ns2:paraId="606D420E" ns2:textId="77777777" w:rsidR="00E71A6D" w:rsidRDefault="00895D30" w:rsidP="006B45B8">
            <w:pPr>
              <w:pStyle w:val="TableLeft"/>
            </w:pPr>
            <w:r>
              <w:t>Not Applicable</w:t>
            </w:r>
          </w:p>
        </w:tc>
      </w:tr>
      <w:tr w:rsidR="003117E4" ns2:paraId="210168BB" ns2:textId="77777777" w:rsidTr="00E11AE8">
        <w:tc>
          <w:tcPr>
            <w:tcW w:w="4495" w:type="dxa"/>
            <w:tcBorders>
              <w:top w:val="single" w:sz="4" w:space="0" w:color="auto"/>
              <w:left w:val="single" w:sz="4" w:space="0" w:color="auto"/>
              <w:bottom w:val="single" w:sz="4" w:space="0" w:color="auto"/>
              <w:right w:val="single" w:sz="4" w:space="0" w:color="auto"/>
            </w:tcBorders>
          </w:tcPr>
          <w:p ns2:paraId="47127A7E" ns2:textId="77777777" w:rsidR="000B2A1A" w:rsidRDefault="00895D30" w:rsidP="006B45B8">
            <w:pPr>
              <w:pStyle w:val="TableLeft"/>
            </w:pPr>
            <w:r>
              <w:t>EU CT</w:t>
            </w:r>
          </w:p>
        </w:tc>
        <w:tc>
          <w:tcPr>
            <w:tcW w:w="4495" w:type="dxa"/>
            <w:tcBorders>
              <w:top w:val="single" w:sz="4" w:space="0" w:color="auto"/>
              <w:left w:val="single" w:sz="4" w:space="0" w:color="auto"/>
              <w:bottom w:val="single" w:sz="4" w:space="0" w:color="auto"/>
              <w:right w:val="single" w:sz="4" w:space="0" w:color="auto"/>
            </w:tcBorders>
          </w:tcPr>
          <w:p ns2:paraId="2AF20047" ns2:textId="77777777" w:rsidR="00E71A6D" w:rsidRDefault="00895D30" w:rsidP="006B45B8">
            <w:pPr>
              <w:pStyle w:val="TableLeft"/>
            </w:pPr>
            <w:r w:rsidRPr="00136285">
              <w:t>2022-501560</w:t>
            </w:r>
            <w:r w:rsidR="00727F76">
              <w:t>-17</w:t>
            </w:r>
          </w:p>
        </w:tc>
      </w:tr>
      <w:tr w:rsidR="003117E4" ns2:paraId="31B5D732" ns2:textId="77777777" w:rsidTr="00E11AE8">
        <w:tc>
          <w:tcPr>
            <w:tcW w:w="4495" w:type="dxa"/>
            <w:tcBorders>
              <w:top w:val="single" w:sz="4" w:space="0" w:color="auto"/>
              <w:left w:val="single" w:sz="4" w:space="0" w:color="auto"/>
              <w:bottom w:val="single" w:sz="4" w:space="0" w:color="auto"/>
              <w:right w:val="single" w:sz="4" w:space="0" w:color="auto"/>
            </w:tcBorders>
          </w:tcPr>
          <w:p ns2:paraId="4E1B859B" ns2:textId="77777777" w:rsidR="000B2A1A" w:rsidRDefault="00895D30" w:rsidP="006B45B8">
            <w:pPr>
              <w:pStyle w:val="TableLeft"/>
            </w:pPr>
            <w:r>
              <w:t>EudraCT</w:t>
            </w:r>
          </w:p>
        </w:tc>
        <w:tc>
          <w:tcPr>
            <w:tcW w:w="4495" w:type="dxa"/>
            <w:tcBorders>
              <w:top w:val="single" w:sz="4" w:space="0" w:color="auto"/>
              <w:left w:val="single" w:sz="4" w:space="0" w:color="auto"/>
              <w:bottom w:val="single" w:sz="4" w:space="0" w:color="auto"/>
              <w:right w:val="single" w:sz="4" w:space="0" w:color="auto"/>
            </w:tcBorders>
          </w:tcPr>
          <w:p ns2:paraId="10E16394" ns2:textId="77777777" w:rsidR="00E71A6D" w:rsidRDefault="00895D30" w:rsidP="006B45B8">
            <w:pPr>
              <w:pStyle w:val="TableLeft"/>
            </w:pPr>
            <w:r>
              <w:t>Not Applicable</w:t>
            </w:r>
          </w:p>
        </w:tc>
      </w:tr>
      <w:tr w:rsidR="003117E4" ns2:paraId="549881F9" ns2:textId="77777777" w:rsidTr="00E11AE8">
        <w:tc>
          <w:tcPr>
            <w:tcW w:w="4495" w:type="dxa"/>
            <w:tcBorders>
              <w:top w:val="single" w:sz="4" w:space="0" w:color="auto"/>
              <w:left w:val="single" w:sz="4" w:space="0" w:color="auto"/>
              <w:bottom w:val="single" w:sz="4" w:space="0" w:color="auto"/>
              <w:right w:val="single" w:sz="4" w:space="0" w:color="auto"/>
            </w:tcBorders>
          </w:tcPr>
          <w:p ns2:paraId="280D5602" ns2:textId="77777777" w:rsidR="000B2A1A" w:rsidRDefault="00895D30" w:rsidP="006B45B8">
            <w:pPr>
              <w:pStyle w:val="TableLeft"/>
            </w:pPr>
            <w:r>
              <w:t>JRCT</w:t>
            </w:r>
          </w:p>
        </w:tc>
        <w:tc>
          <w:tcPr>
            <w:tcW w:w="4495" w:type="dxa"/>
            <w:tcBorders>
              <w:top w:val="single" w:sz="4" w:space="0" w:color="auto"/>
              <w:left w:val="single" w:sz="4" w:space="0" w:color="auto"/>
              <w:bottom w:val="single" w:sz="4" w:space="0" w:color="auto"/>
              <w:right w:val="single" w:sz="4" w:space="0" w:color="auto"/>
            </w:tcBorders>
          </w:tcPr>
          <w:p ns2:paraId="22A95116" ns2:textId="77777777" w:rsidR="00E71A6D" w:rsidRDefault="00895D30" w:rsidP="006B45B8">
            <w:pPr>
              <w:pStyle w:val="TableLeft"/>
            </w:pPr>
            <w:r>
              <w:t>Not Applicable</w:t>
            </w:r>
          </w:p>
        </w:tc>
      </w:tr>
      <w:tr w:rsidR="003117E4" ns2:paraId="4B5B0423" ns2:textId="77777777" w:rsidTr="00E11AE8">
        <w:tc>
          <w:tcPr>
            <w:tcW w:w="4495" w:type="dxa"/>
            <w:tcBorders>
              <w:top w:val="single" w:sz="4" w:space="0" w:color="auto"/>
              <w:left w:val="single" w:sz="4" w:space="0" w:color="auto"/>
              <w:bottom w:val="single" w:sz="4" w:space="0" w:color="auto"/>
              <w:right w:val="single" w:sz="4" w:space="0" w:color="auto"/>
            </w:tcBorders>
          </w:tcPr>
          <w:p ns2:paraId="79BF0425" ns2:textId="77777777" w:rsidR="000B2A1A" w:rsidRDefault="00895D30" w:rsidP="006B45B8">
            <w:pPr>
              <w:pStyle w:val="TableLeft"/>
            </w:pPr>
            <w:r>
              <w:t>WHO</w:t>
            </w:r>
          </w:p>
        </w:tc>
        <w:tc>
          <w:tcPr>
            <w:tcW w:w="4495" w:type="dxa"/>
            <w:tcBorders>
              <w:top w:val="single" w:sz="4" w:space="0" w:color="auto"/>
              <w:left w:val="single" w:sz="4" w:space="0" w:color="auto"/>
              <w:bottom w:val="single" w:sz="4" w:space="0" w:color="auto"/>
              <w:right w:val="single" w:sz="4" w:space="0" w:color="auto"/>
            </w:tcBorders>
          </w:tcPr>
          <w:p ns2:paraId="300F05B7" ns2:textId="77777777" w:rsidR="00E71A6D" w:rsidRDefault="00895D30" w:rsidP="006B45B8">
            <w:pPr>
              <w:pStyle w:val="TableLeft"/>
            </w:pPr>
            <w:r>
              <w:t>Not Applicable</w:t>
            </w:r>
          </w:p>
        </w:tc>
      </w:tr>
      <w:tr w:rsidR="003117E4" ns2:paraId="3D728C5E" ns2:textId="77777777" w:rsidTr="00E11AE8">
        <w:tc>
          <w:tcPr>
            <w:tcW w:w="4495" w:type="dxa"/>
            <w:tcBorders>
              <w:top w:val="single" w:sz="4" w:space="0" w:color="auto"/>
              <w:left w:val="single" w:sz="4" w:space="0" w:color="auto"/>
              <w:bottom w:val="single" w:sz="4" w:space="0" w:color="auto"/>
              <w:right w:val="single" w:sz="4" w:space="0" w:color="auto"/>
            </w:tcBorders>
          </w:tcPr>
          <w:p ns2:paraId="7DBA9791" ns2:textId="77777777" w:rsidR="000B2A1A" w:rsidRDefault="00895D30" w:rsidP="006B45B8">
            <w:pPr>
              <w:pStyle w:val="TableLeft"/>
            </w:pPr>
            <w:r>
              <w:t>UTN</w:t>
            </w:r>
          </w:p>
        </w:tc>
        <w:tc>
          <w:tcPr>
            <w:tcW w:w="4495" w:type="dxa"/>
            <w:tcBorders>
              <w:top w:val="single" w:sz="4" w:space="0" w:color="auto"/>
              <w:left w:val="single" w:sz="4" w:space="0" w:color="auto"/>
              <w:bottom w:val="single" w:sz="4" w:space="0" w:color="auto"/>
              <w:right w:val="single" w:sz="4" w:space="0" w:color="auto"/>
            </w:tcBorders>
          </w:tcPr>
          <w:p ns2:paraId="7A55823E" ns2:textId="77777777" w:rsidR="00E71A6D" w:rsidRDefault="00895D30" w:rsidP="006B45B8">
            <w:pPr>
              <w:pStyle w:val="TableLeft"/>
            </w:pPr>
            <w:r>
              <w:t>Not Applicable</w:t>
            </w:r>
          </w:p>
        </w:tc>
      </w:tr>
      <w:tr w:rsidR="003117E4" ns2:paraId="5D1781CE" ns2:textId="77777777" w:rsidTr="00E11AE8">
        <w:tc>
          <w:tcPr>
            <w:tcW w:w="4495" w:type="dxa"/>
            <w:tcBorders>
              <w:top w:val="single" w:sz="4" w:space="0" w:color="auto"/>
              <w:left w:val="single" w:sz="4" w:space="0" w:color="auto"/>
              <w:bottom w:val="single" w:sz="4" w:space="0" w:color="auto"/>
              <w:right w:val="single" w:sz="4" w:space="0" w:color="auto"/>
            </w:tcBorders>
          </w:tcPr>
          <w:p ns2:paraId="6E7FD820" ns2:textId="77777777" w:rsidR="000B2A1A" w:rsidRDefault="00895D30" w:rsidP="006B45B8">
            <w:pPr>
              <w:pStyle w:val="TableLeft"/>
            </w:pPr>
            <w:r>
              <w:t>IND</w:t>
            </w:r>
          </w:p>
        </w:tc>
        <w:tc>
          <w:tcPr>
            <w:tcW w:w="4495" w:type="dxa"/>
            <w:tcBorders>
              <w:top w:val="single" w:sz="4" w:space="0" w:color="auto"/>
              <w:left w:val="single" w:sz="4" w:space="0" w:color="auto"/>
              <w:bottom w:val="single" w:sz="4" w:space="0" w:color="auto"/>
              <w:right w:val="single" w:sz="4" w:space="0" w:color="auto"/>
            </w:tcBorders>
          </w:tcPr>
          <w:p ns2:paraId="399325A2" ns2:textId="77777777" w:rsidR="00E71A6D" w:rsidRDefault="00895D30" w:rsidP="006B45B8">
            <w:pPr>
              <w:pStyle w:val="TableLeft"/>
            </w:pPr>
            <w:r w:rsidRPr="00136285">
              <w:t>133989</w:t>
            </w:r>
          </w:p>
        </w:tc>
      </w:tr>
      <w:tr w:rsidR="003117E4" ns2:paraId="3725F112" ns2:textId="77777777" w:rsidTr="005E3EEC">
        <w:trPr>
          <w:hidden/>
        </w:trPr>
        <w:tc>
          <w:tcPr>
            <w:tcW w:w="4495" w:type="dxa"/>
            <w:tcBorders>
              <w:left w:val="nil"/>
              <w:bottom w:val="nil"/>
              <w:right w:val="nil"/>
            </w:tcBorders>
          </w:tcPr>
          <w:p ns2:paraId="69DBA063" ns2:textId="77777777" w:rsidR="00B450A8" w:rsidRPr="005E3EEC" w:rsidRDefault="00B450A8" w:rsidP="006B45B8">
            <w:pPr>
              <w:pStyle w:val="TableLeft"/>
              <w:rPr>
                <w:rStyle w:val="Instructions"/>
              </w:rPr>
            </w:pPr>
          </w:p>
        </w:tc>
        <w:tc>
          <w:tcPr>
            <w:tcW w:w="4495" w:type="dxa"/>
            <w:tcBorders>
              <w:left w:val="nil"/>
              <w:bottom w:val="nil"/>
              <w:right w:val="nil"/>
            </w:tcBorders>
          </w:tcPr>
          <w:p ns2:paraId="29A4ED07" ns2:textId="77777777" w:rsidR="00B450A8" w:rsidRPr="005E3EEC" w:rsidRDefault="00B450A8" w:rsidP="006B45B8">
            <w:pPr>
              <w:pStyle w:val="TableLeft"/>
              <w:rPr>
                <w:rStyle w:val="Instructions"/>
              </w:rPr>
            </w:pPr>
          </w:p>
        </w:tc>
      </w:tr>
    </w:tbl>
    <w:p ns2:paraId="459E1CFA" ns2:textId="3E63B159" w:rsidR="006A2304" w:rsidRDefault="008F7EB8" w:rsidP="00414240">
      <w:pPr>
        <w:pStyle w:val="Paragraph"/>
        <w:spacing w:before="240"/>
      </w:pPr>
      <w:del w:id="85" w:author="GoldenCorpusHarness" w:date="2026-03-28T22:23:47Z">
        <w:r>
          <w:delText>Approva</w:delText>
        </w:r>
      </w:del>
      <w:ins w:id="86" w:author="GoldenCorpusHarness" w:date="2026-03-28T22:23:47Z">
        <w:r>
          <w:t>Regu</w:t>
        </w:r>
      </w:ins>
      <w:r>
        <w:t>l</w:t>
      </w:r>
      <w:del w:id="87" w:author="GoldenCorpusHarness" w:date="2026-03-28T22:23:47Z">
        <w:r>
          <w:delText xml:space="preserve"> D</w:delText>
        </w:r>
      </w:del>
      <w:r>
        <w:t>at</w:t>
      </w:r>
      <w:del w:id="88" w:author="GoldenCorpusHarness" w:date="2026-03-28T22:23:47Z">
        <w:r>
          <w:delText>e:  13 Jul</w:delText>
        </w:r>
      </w:del>
      <w:ins w:id="89" w:author="GoldenCorpusHarness" w:date="2026-03-28T22:23:47Z">
        <w:r>
          <w:t>or</w:t>
        </w:r>
      </w:ins>
      <w:r>
        <w:t xml:space="preserve">y </w:t>
      </w:r>
      <w:del w:id="90" w:author="GoldenCorpusHarness" w:date="2026-03-28T22:23:47Z">
        <w:r>
          <w:delText>2023</w:delText>
        </w:r>
      </w:del>
      <w:ins w:id="91" w:author="GoldenCorpusHarness" w:date="2026-03-28T22:23:47Z">
        <w:r>
          <w:t>Agency</w:t>
        </w:r>
      </w:ins>
      <w:r>
        <w:t xml:space="preserve"> </w:t>
      </w:r>
      <w:ins w:id="92" w:author="GoldenCorpusHarness" w:date="2026-03-28T22:23:47Z">
        <w:r>
          <w:t>Identifying Number(s):</w:t>
        </w:r>
      </w:ins>
    </w:p>
    <w:p ns2:paraId="5DCA69B3" ns2:textId="77777777" w:rsidR="009A2088" w:rsidRPr="00CD7393" w:rsidRDefault="00895D30" w:rsidP="00195CA9">
      <w:pPr>
        <w:pStyle w:val="ParagraphBold"/>
        <w:pageBreakBefore/>
      </w:pPr>
      <w:r w:rsidRPr="00CD7393">
        <w:lastRenderedPageBreak/>
        <w:t>Sponsor Signatory</w:t>
      </w:r>
    </w:p>
    <w:p ns2:paraId="3945F1C9" ns2:textId="77777777" w:rsidR="00CD7393" w:rsidRDefault="00CD7393" w:rsidP="009A2088">
      <w:pPr>
        <w:pStyle w:val="Paragraph"/>
      </w:pPr>
    </w:p>
    <w:p ns2:paraId="4B598C3A" ns2:textId="77777777" w:rsidR="00CD7393" w:rsidRDefault="00CD7393" w:rsidP="009A2088">
      <w:pPr>
        <w:pStyle w:val="Paragraph"/>
      </w:pPr>
      <w:ins w:id="93" w:author="GoldenCorpusHarness" w:date="2026-03-28T22:23:47Z">
        <w:r>
          <w:t>Approval Date: 23 October 2025</w:t>
        </w:r>
      </w:ins>
    </w:p>
    <w:tbl>
      <w:tblPr>
        <w:tblW w:w="0" w:type="auto"/>
        <w:tblLook w:val="04A0" w:firstRow="1" w:lastRow="0" w:firstColumn="1" w:lastColumn="0" w:noHBand="0" w:noVBand="1"/>
      </w:tblPr>
      <w:tblGrid>
        <w:gridCol w:w="5754"/>
        <w:gridCol w:w="366"/>
        <w:gridCol w:w="2870"/>
      </w:tblGrid>
      <w:tr w:rsidR="003117E4" ns2:paraId="3F06A8B9" ns2:textId="77777777" w:rsidTr="00EB36AF">
        <w:tc>
          <w:tcPr>
            <w:tcW w:w="5754" w:type="dxa"/>
            <w:tcBorders>
              <w:top w:val="single" w:sz="4" w:space="0" w:color="auto"/>
            </w:tcBorders>
          </w:tcPr>
          <w:p ns2:paraId="45656F9A" ns2:textId="77777777" w:rsidR="00CD7393" w:rsidRDefault="00895D30" w:rsidP="006B45B8">
            <w:pPr>
              <w:pStyle w:val="TableLeft"/>
            </w:pPr>
            <w:r>
              <w:t>Typed Name:</w:t>
            </w:r>
          </w:p>
          <w:p ns2:paraId="5F773B50" ns2:textId="77777777" w:rsidR="00CD7393" w:rsidRDefault="00895D30" w:rsidP="006B45B8">
            <w:pPr>
              <w:pStyle w:val="TableLeft"/>
            </w:pPr>
            <w:r>
              <w:t>Title:</w:t>
            </w:r>
          </w:p>
        </w:tc>
        <w:tc>
          <w:tcPr>
            <w:tcW w:w="366" w:type="dxa"/>
          </w:tcPr>
          <w:p ns2:paraId="7C2B5A21" ns2:textId="77777777" w:rsidR="00CD7393" w:rsidRDefault="00CD7393" w:rsidP="006B45B8">
            <w:pPr>
              <w:pStyle w:val="TableLeft"/>
            </w:pPr>
          </w:p>
        </w:tc>
        <w:tc>
          <w:tcPr>
            <w:tcW w:w="2870" w:type="dxa"/>
            <w:tcBorders>
              <w:top w:val="single" w:sz="4" w:space="0" w:color="auto"/>
            </w:tcBorders>
          </w:tcPr>
          <w:p ns2:paraId="262D9DAC" ns2:textId="77777777" w:rsidR="00CD7393" w:rsidRDefault="00895D30" w:rsidP="006B45B8">
            <w:pPr>
              <w:pStyle w:val="TableLeft"/>
            </w:pPr>
            <w:r>
              <w:t>Date</w:t>
            </w:r>
          </w:p>
        </w:tc>
      </w:tr>
    </w:tbl>
    <w:p ns2:paraId="7D83A7DB" ns2:textId="77777777" w:rsidR="00CD7393" w:rsidRDefault="00CD7393" w:rsidP="009A2088">
      <w:pPr>
        <w:pStyle w:val="Paragraph"/>
      </w:pPr>
    </w:p>
    <w:p ns2:paraId="3ECB76EB" ns2:textId="77777777" w:rsidR="00EB36AF" w:rsidRDefault="00EB36AF" w:rsidP="009A2088">
      <w:pPr>
        <w:pStyle w:val="Paragraph"/>
      </w:pPr>
    </w:p>
    <w:p ns2:paraId="1E9DE0AD" ns2:textId="77777777" w:rsidR="00EB36AF" w:rsidRDefault="00895D30" w:rsidP="00195CA9">
      <w:pPr>
        <w:pStyle w:val="ParagraphBold"/>
      </w:pPr>
      <w:r w:rsidRPr="00EB36AF">
        <w:t>Protocol-specific Sponsor contact information can be found in the Investigator Study File Binder (or equivalent).</w:t>
      </w:r>
    </w:p>
    <w:p ns2:paraId="29C11561" ns2:textId="77777777" w:rsidR="00EB36AF" w:rsidRDefault="00EB36AF" w:rsidP="009A2088">
      <w:pPr>
        <w:pStyle w:val="Paragraph"/>
      </w:pPr>
    </w:p>
    <w:p ns2:paraId="6F5DFD7B" ns2:textId="77777777" w:rsidR="00EB36AF" w:rsidRDefault="00EB36AF" w:rsidP="009A2088">
      <w:pPr>
        <w:pStyle w:val="Paragraph"/>
      </w:pPr>
    </w:p>
    <w:p ns2:paraId="03D25052" ns2:textId="77777777" w:rsidR="00EB36AF" w:rsidRPr="00CD7393" w:rsidRDefault="00895D30" w:rsidP="00195CA9">
      <w:pPr>
        <w:pStyle w:val="ParagraphBold"/>
      </w:pPr>
      <w:ins w:id="94" w:author="GoldenCorpusHarness" w:date="2026-03-28T22:23:47Z">
        <w:r>
          <w:t xml:space="preserve">Protocol-specific Sponsor contact information can be found in the </w:t>
        </w:r>
      </w:ins>
      <w:r>
        <w:t>Investigator S</w:t>
      </w:r>
      <w:ins w:id="95" w:author="GoldenCorpusHarness" w:date="2026-03-28T22:23:47Z">
        <w:r>
          <w:t>tudy F</w:t>
        </w:r>
      </w:ins>
      <w:r>
        <w:t>i</w:t>
      </w:r>
      <w:del w:id="96" w:author="GoldenCorpusHarness" w:date="2026-03-28T22:23:47Z">
        <w:r>
          <w:delText>g</w:delText>
        </w:r>
      </w:del>
      <w:ins w:id="97" w:author="GoldenCorpusHarness" w:date="2026-03-28T22:23:47Z">
        <w:r>
          <w:t>le Bi</w:t>
        </w:r>
      </w:ins>
      <w:r>
        <w:t>n</w:t>
      </w:r>
      <w:del w:id="98" w:author="GoldenCorpusHarness" w:date="2026-03-28T22:23:47Z">
        <w:r>
          <w:delText>at</w:delText>
        </w:r>
      </w:del>
      <w:ins w:id="99" w:author="GoldenCorpusHarness" w:date="2026-03-28T22:23:47Z">
        <w:r>
          <w:t>der (</w:t>
        </w:r>
      </w:ins>
      <w:r>
        <w:t>or</w:t>
      </w:r>
      <w:del w:id="100" w:author="GoldenCorpusHarness" w:date="2026-03-28T22:23:47Z">
        <w:r>
          <w:delText>y</w:delText>
        </w:r>
      </w:del>
      <w:ins w:id="101" w:author="GoldenCorpusHarness" w:date="2026-03-28T22:23:47Z">
        <w:r>
          <w:t xml:space="preserve"> equivalent).</w:t>
        </w:r>
      </w:ins>
    </w:p>
    <w:p ns2:paraId="36601E59" ns2:textId="77777777" w:rsidR="00EB36AF" w:rsidRDefault="00895D30" w:rsidP="00EB36AF">
      <w:pPr>
        <w:pStyle w:val="Paragraph"/>
      </w:pPr>
      <w:del w:id="102" w:author="GoldenCorpusHarness" w:date="2026-03-28T22:23:47Z">
        <w:r>
          <w:delText>I agree to conduct this clinical study in accordance with the design outlined in this protocol and to abide by all provisions of this protocol.</w:delText>
        </w:r>
      </w:del>
    </w:p>
    <w:p ns2:paraId="20791DE4" ns2:textId="77777777" w:rsidR="00EB36AF" w:rsidRDefault="00EB36AF" w:rsidP="00EB36AF">
      <w:pPr>
        <w:pStyle w:val="Paragraph"/>
      </w:pPr>
    </w:p>
    <w:p ns2:paraId="617C7A55" ns2:textId="77777777" w:rsidR="00EB36AF" w:rsidRDefault="00EB36AF" w:rsidP="00EB36AF">
      <w:pPr>
        <w:pStyle w:val="Paragraph"/>
      </w:pPr>
      <w:ins w:id="103" w:author="GoldenCorpusHarness" w:date="2026-03-28T22:23:47Z">
        <w:r>
          <w:t>Investigator Signatory</w:t>
        </w:r>
      </w:ins>
    </w:p>
    <w:tbl>
      <w:tblPr>
        <w:tblW w:w="0" w:type="auto"/>
        <w:tblLook w:val="04A0" w:firstRow="1" w:lastRow="0" w:firstColumn="1" w:lastColumn="0" w:noHBand="0" w:noVBand="1"/>
      </w:tblPr>
      <w:tblGrid>
        <w:gridCol w:w="5754"/>
        <w:gridCol w:w="366"/>
        <w:gridCol w:w="2870"/>
      </w:tblGrid>
      <w:tr w:rsidR="003117E4" ns2:paraId="4225AC58" ns2:textId="77777777" w:rsidTr="00A7350C">
        <w:tc>
          <w:tcPr>
            <w:tcW w:w="5754" w:type="dxa"/>
            <w:tcBorders>
              <w:top w:val="single" w:sz="4" w:space="0" w:color="auto"/>
            </w:tcBorders>
          </w:tcPr>
          <w:p ns2:paraId="7F6E0C28" ns2:textId="77777777" w:rsidR="00EB36AF" w:rsidRDefault="00895D30" w:rsidP="006B45B8">
            <w:pPr>
              <w:pStyle w:val="TableLeft"/>
            </w:pPr>
            <w:r>
              <w:t>Typed Name:</w:t>
            </w:r>
          </w:p>
          <w:p ns2:paraId="3BD54F58" ns2:textId="77777777" w:rsidR="00EB36AF" w:rsidRDefault="00895D30" w:rsidP="006B45B8">
            <w:pPr>
              <w:pStyle w:val="TableLeft"/>
            </w:pPr>
            <w:r>
              <w:t>Title:</w:t>
            </w:r>
          </w:p>
        </w:tc>
        <w:tc>
          <w:tcPr>
            <w:tcW w:w="366" w:type="dxa"/>
          </w:tcPr>
          <w:p ns2:paraId="0151C3B5" ns2:textId="77777777" w:rsidR="00EB36AF" w:rsidRDefault="00EB36AF" w:rsidP="006B45B8">
            <w:pPr>
              <w:pStyle w:val="TableLeft"/>
            </w:pPr>
          </w:p>
        </w:tc>
        <w:tc>
          <w:tcPr>
            <w:tcW w:w="2870" w:type="dxa"/>
            <w:tcBorders>
              <w:top w:val="single" w:sz="4" w:space="0" w:color="auto"/>
            </w:tcBorders>
          </w:tcPr>
          <w:p ns2:paraId="38CD96F9" ns2:textId="77777777" w:rsidR="00EB36AF" w:rsidRDefault="00895D30" w:rsidP="006B45B8">
            <w:pPr>
              <w:pStyle w:val="TableLeft"/>
            </w:pPr>
            <w:r>
              <w:t>Date</w:t>
            </w:r>
          </w:p>
        </w:tc>
      </w:tr>
    </w:tbl>
    <w:p ns2:paraId="3A5181C3" ns2:textId="77777777" w:rsidR="005E3EEC" w:rsidRDefault="00895D30" w:rsidP="00AB0748">
      <w:pPr>
        <w:pStyle w:val="Heading1Unnumbered"/>
        <w:pageBreakBefore/>
      </w:pPr>
      <w:del w:id="104" w:author="GoldenCorpusHarness" w:date="2026-03-28T22:23:47Z">
        <w:r>
          <w:delText>DOCUMENT HISTORY</w:delText>
        </w:r>
      </w:del>
    </w:p>
    <w:p ns2:paraId="10EEBD03" ns2:textId="77777777" w:rsidR="009602AE" w:rsidRPr="006C197E" w:rsidRDefault="009602AE" w:rsidP="006C197E">
      <w:pPr>
        <w:pStyle w:val="Paragraph"/>
        <w:spacing w:before="0" w:after="0" w:line="20" w:lineRule="exact"/>
        <w:rPr>
          <w:bCs/>
          <w:sz w:val="2"/>
          <w:szCs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1890"/>
        <w:gridCol w:w="4945"/>
      </w:tblGrid>
      <w:tr w:rsidR="003117E4" ns2:paraId="616F1B46" ns2:textId="77777777" w:rsidTr="00845AC6">
        <w:trPr>
          <w:tblHeader/>
        </w:trPr>
        <w:tc>
          <w:tcPr>
            <w:tcW w:w="2155" w:type="dxa"/>
          </w:tcPr>
          <w:p ns2:paraId="31D5DF01" ns2:textId="77777777" w:rsidR="009602AE" w:rsidRDefault="00895D30" w:rsidP="006B45B8">
            <w:pPr>
              <w:pStyle w:val="TableHead"/>
              <w:jc w:val="left"/>
            </w:pPr>
            <w:r>
              <w:t>Document</w:t>
            </w:r>
          </w:p>
        </w:tc>
        <w:tc>
          <w:tcPr>
            <w:tcW w:w="1890" w:type="dxa"/>
          </w:tcPr>
          <w:p ns2:paraId="74D8E4B4" ns2:textId="77777777" w:rsidR="009602AE" w:rsidRDefault="00895D30" w:rsidP="006B45B8">
            <w:pPr>
              <w:pStyle w:val="TableHead"/>
            </w:pPr>
            <w:r>
              <w:t>Date of Issue</w:t>
            </w:r>
          </w:p>
        </w:tc>
        <w:tc>
          <w:tcPr>
            <w:tcW w:w="4945" w:type="dxa"/>
          </w:tcPr>
          <w:p ns2:paraId="3FCAC833" ns2:textId="77777777" w:rsidR="009602AE" w:rsidRDefault="00895D30" w:rsidP="006B45B8">
            <w:pPr>
              <w:pStyle w:val="TableHead"/>
              <w:jc w:val="left"/>
            </w:pPr>
            <w:r>
              <w:t>Overall Rationale</w:t>
            </w:r>
          </w:p>
        </w:tc>
      </w:tr>
      <w:tr w:rsidR="00CF48DE" ns2:paraId="5A408D5A" ns2:textId="77777777" w:rsidTr="00845AC6">
        <w:tc>
          <w:tcPr>
            <w:tcW w:w="2155" w:type="dxa"/>
          </w:tcPr>
          <w:p ns2:paraId="489DBDE5" ns2:textId="38B529F3" w:rsidR="00CF48DE" w:rsidRDefault="00CF48DE" w:rsidP="00EC3E78">
            <w:pPr>
              <w:pStyle w:val="TableLeft"/>
            </w:pPr>
            <w:r>
              <w:t>Amendment 2</w:t>
            </w:r>
          </w:p>
        </w:tc>
        <w:tc>
          <w:tcPr>
            <w:tcW w:w="1890" w:type="dxa"/>
          </w:tcPr>
          <w:p ns2:paraId="668AE5B6" ns2:textId="38FFF274" w:rsidR="00CF48DE" w:rsidRDefault="000D3500" w:rsidP="00EC3E78">
            <w:pPr>
              <w:pStyle w:val="TableCenter"/>
              <w:rPr>
                <w:caps/>
                <w:lang w:val="en-GB"/>
              </w:rPr>
            </w:pPr>
            <w:r>
              <w:rPr>
                <w:caps/>
                <w:lang w:val="en-GB"/>
              </w:rPr>
              <w:t>13</w:t>
            </w:r>
            <w:r w:rsidR="00CF48DE">
              <w:rPr>
                <w:caps/>
                <w:lang w:val="en-GB"/>
              </w:rPr>
              <w:t>-JUL-2023</w:t>
            </w:r>
          </w:p>
        </w:tc>
        <w:tc>
          <w:tcPr>
            <w:tcW w:w="4945" w:type="dxa"/>
          </w:tcPr>
          <w:p ns2:paraId="799B6A0E" ns2:textId="1CA298FC" w:rsidR="00CF48DE" w:rsidRPr="00DF70F8" w:rsidRDefault="00CF48DE" w:rsidP="00CF48DE">
            <w:pPr>
              <w:pStyle w:val="Paragraph"/>
              <w:spacing w:after="60"/>
            </w:pPr>
            <w:r w:rsidRPr="00DF70F8">
              <w:t xml:space="preserve">To incorporate changes regarding </w:t>
            </w:r>
            <w:r>
              <w:t xml:space="preserve">legally acceptable representatives and measures for study management in pandemic situations </w:t>
            </w:r>
            <w:r w:rsidRPr="00DF70F8">
              <w:t>after receiving regulatory agency feedback.</w:t>
            </w:r>
          </w:p>
        </w:tc>
      </w:tr>
      <w:tr w:rsidR="003117E4" ns2:paraId="68B09E5E" ns2:textId="77777777" w:rsidTr="00845AC6">
        <w:tc>
          <w:tcPr>
            <w:tcW w:w="2155" w:type="dxa"/>
          </w:tcPr>
          <w:p ns2:paraId="367B3DC4" ns2:textId="77777777" w:rsidR="009602AE" w:rsidRPr="00CF5B72" w:rsidRDefault="00895D30" w:rsidP="00EC3E78">
            <w:pPr>
              <w:pStyle w:val="TableLeft"/>
            </w:pPr>
            <w:r>
              <w:t>Amendment 1</w:t>
            </w:r>
          </w:p>
        </w:tc>
        <w:tc>
          <w:tcPr>
            <w:tcW w:w="1890" w:type="dxa"/>
          </w:tcPr>
          <w:p ns2:paraId="30FD60C5" ns2:textId="040F7175" w:rsidR="009602AE" w:rsidRDefault="00895D30" w:rsidP="00EC3E78">
            <w:pPr>
              <w:pStyle w:val="TableCenter"/>
              <w:rPr>
                <w:caps/>
                <w:lang w:val="en-GB"/>
              </w:rPr>
            </w:pPr>
            <w:r>
              <w:rPr>
                <w:caps/>
                <w:lang w:val="en-GB"/>
              </w:rPr>
              <w:t>22-May-2023</w:t>
            </w:r>
          </w:p>
        </w:tc>
        <w:tc>
          <w:tcPr>
            <w:tcW w:w="4945" w:type="dxa"/>
          </w:tcPr>
          <w:p ns2:paraId="037633DF" ns2:textId="71256827" w:rsidR="009602AE" w:rsidRPr="00DC0AAE" w:rsidRDefault="00895D30" w:rsidP="00EC3E78">
            <w:pPr>
              <w:pStyle w:val="TableLeft"/>
              <w:rPr>
                <w:b/>
              </w:rPr>
            </w:pPr>
            <w:r w:rsidRPr="00DF70F8">
              <w:t xml:space="preserve">To incorporate changes regarding toxicity rate (mTPI design), management of overlapping toxicities for MK-1026 and venetoclax, updated text related to alpha spending at IAs, OS analysis, PFS censoring, correction to rituximab treatment in the comparator arm, </w:t>
            </w:r>
            <w:r>
              <w:t xml:space="preserve">and </w:t>
            </w:r>
            <w:r w:rsidRPr="00DF70F8">
              <w:t>prohibited use of CYP3A strong inhibitors after receiving regulatory agency feedback.</w:t>
            </w:r>
          </w:p>
        </w:tc>
      </w:tr>
      <w:tr w:rsidR="003117E4" ns2:paraId="5E3C9CA1" ns2:textId="77777777" w:rsidTr="00845AC6">
        <w:tc>
          <w:tcPr>
            <w:tcW w:w="2155" w:type="dxa"/>
          </w:tcPr>
          <w:p ns2:paraId="1A730271" ns2:textId="6409884E" w:rsidR="009602AE" w:rsidRDefault="00895D30" w:rsidP="00EC3E78">
            <w:pPr>
              <w:pStyle w:val="TableLeft"/>
            </w:pPr>
            <w:r w:rsidRPr="00CF5B72">
              <w:t>Original Protocol</w:t>
            </w:r>
          </w:p>
        </w:tc>
        <w:tc>
          <w:tcPr>
            <w:tcW w:w="1890" w:type="dxa"/>
          </w:tcPr>
          <w:p ns2:paraId="4931734E" ns2:textId="2FA92148" w:rsidR="009602AE" w:rsidRPr="008D26B2" w:rsidRDefault="00895D30" w:rsidP="00EC3E78">
            <w:pPr>
              <w:pStyle w:val="TableCenter"/>
              <w:rPr>
                <w:rFonts w:eastAsia="Times New Roman"/>
                <w:caps/>
              </w:rPr>
            </w:pPr>
            <w:r w:rsidRPr="008D26B2">
              <w:rPr>
                <w:rFonts w:eastAsia="Times New Roman"/>
                <w:caps/>
                <w:lang w:val="en-GB"/>
              </w:rPr>
              <w:t>15-Dec-2022</w:t>
            </w:r>
          </w:p>
        </w:tc>
        <w:tc>
          <w:tcPr>
            <w:tcW w:w="4945" w:type="dxa"/>
          </w:tcPr>
          <w:p ns2:paraId="09215167" ns2:textId="3253B0A2" w:rsidR="009602AE" w:rsidRPr="00DF70F8" w:rsidRDefault="00F10DC3" w:rsidP="00EC3E78">
            <w:pPr>
              <w:pStyle w:val="TableLeft"/>
            </w:pPr>
            <w:r>
              <w:t>Not applicable</w:t>
            </w:r>
          </w:p>
        </w:tc>
      </w:tr>
    </w:tbl>
    <w:p ns2:paraId="3BDCFA0B" ns2:textId="74D36E54" w:rsidR="009602AE" w:rsidRDefault="009602AE" w:rsidP="006C197E">
      <w:pPr>
        <w:pStyle w:val="Paragraph"/>
        <w:spacing w:before="0" w:after="0" w:line="20" w:lineRule="exact"/>
        <w:rPr>
          <w:bCs/>
          <w:sz w:val="2"/>
        </w:rPr>
      </w:pPr>
    </w:p>
    <w:p ns2:paraId="30E71BAF" ns2:textId="77777777" w:rsidR="00FF11FF" w:rsidRDefault="00FF11FF" w:rsidP="004F71EB">
      <w:pPr>
        <w:pStyle w:val="Paragraph"/>
        <w:spacing w:before="0" w:after="0"/>
      </w:pPr>
      <w:ins w:id="105" w:author="GoldenCorpusHarness" w:date="2026-03-28T22:23:47Z">
        <w:r>
          <w:t>DOCUMENT HISTORY</w:t>
        </w:r>
      </w:ins>
    </w:p>
    <w:p ns2:paraId="2D1DDA2C" ns2:textId="77777777" w:rsidR="008676A9" w:rsidRPr="00D116BA" w:rsidRDefault="00895D30" w:rsidP="00E52522">
      <w:pPr>
        <w:pStyle w:val="Heading1Unnumbered"/>
      </w:pPr>
      <w:del w:id="106" w:author="GoldenCorpusHarness" w:date="2026-03-28T22:23:47Z">
        <w:r>
          <w:delText>PROTOCOL AMENDMENT SUMMARY OF CHANGES</w:delText>
        </w:r>
      </w:del>
    </w:p>
    <w:p ns2:paraId="6D479C67" ns2:textId="24318E84" w:rsidR="008676A9" w:rsidRPr="00D116BA" w:rsidRDefault="00F10DC3" w:rsidP="00CB7593">
      <w:pPr>
        <w:pStyle w:val="Paragraph"/>
        <w:keepNext/>
      </w:pPr>
      <w:r w:rsidRPr="00D116BA">
        <w:rPr>
          <w:b/>
          <w:bCs/>
        </w:rPr>
        <w:t>Amendment:</w:t>
      </w:r>
      <w:r w:rsidRPr="00D116BA">
        <w:t xml:space="preserve"> </w:t>
      </w:r>
      <w:r w:rsidRPr="00343BD2">
        <w:t>02</w:t>
      </w:r>
    </w:p>
    <w:p ns2:paraId="6F481420" ns2:textId="77777777" w:rsidR="008676A9" w:rsidRPr="00D116BA" w:rsidRDefault="00895D30" w:rsidP="00CB7593">
      <w:pPr>
        <w:pStyle w:val="ParagraphBold"/>
        <w:keepNext/>
      </w:pPr>
      <w:del w:id="107" w:author="GoldenCorpusHarness" w:date="2026-03-28T22:23:47Z">
        <w:r>
          <w:delText>Overall Rationale for the Amendment:</w:delText>
        </w:r>
      </w:del>
    </w:p>
    <w:p ns2:paraId="3B390171" ns2:textId="664EF595" w:rsidR="008676A9" w:rsidRPr="00D116BA" w:rsidRDefault="00895D30" w:rsidP="00522C7C">
      <w:pPr>
        <w:pStyle w:val="Paragraph"/>
      </w:pPr>
      <w:del w:id="108" w:author="GoldenCorpusHarness" w:date="2026-03-28T22:23:47Z">
        <w:r>
          <w:delText>To incorporate changes regarding legally acceptable representatives and measures for study management in pandemic situations after receiving regulatory agency feedback.</w:delText>
        </w:r>
      </w:del>
    </w:p>
    <w:p ns2:paraId="14F92299" ns2:textId="77777777" w:rsidR="008676A9" w:rsidRPr="0061402D" w:rsidRDefault="00895D30" w:rsidP="00CB7593">
      <w:pPr>
        <w:pStyle w:val="ParagraphBold"/>
        <w:keepNext/>
        <w:rPr>
          <w:highlight w:val="yellow"/>
        </w:rPr>
      </w:pPr>
      <w:ins w:id="109" w:author="GoldenCorpusHarness" w:date="2026-03-28T22:23:47Z">
        <w:r>
          <w:t xml:space="preserve">PROTOCOL AMENDMENT </w:t>
        </w:r>
      </w:ins>
      <w:r>
        <w:t>S</w:t>
      </w:r>
      <w:del w:id="110" w:author="GoldenCorpusHarness" w:date="2026-03-28T22:23:47Z">
        <w:r>
          <w:delText>ummary</w:delText>
        </w:r>
      </w:del>
      <w:ins w:id="111" w:author="GoldenCorpusHarness" w:date="2026-03-28T22:23:47Z">
        <w:r>
          <w:t>UMMARY</w:t>
        </w:r>
      </w:ins>
      <w:r>
        <w:t xml:space="preserve"> </w:t>
      </w:r>
      <w:del w:id="112" w:author="GoldenCorpusHarness" w:date="2026-03-28T22:23:47Z">
        <w:r>
          <w:delText>of</w:delText>
        </w:r>
      </w:del>
      <w:ins w:id="113" w:author="GoldenCorpusHarness" w:date="2026-03-28T22:23:47Z">
        <w:r>
          <w:t>OF</w:t>
        </w:r>
      </w:ins>
      <w:r>
        <w:t xml:space="preserve"> C</w:t>
      </w:r>
      <w:del w:id="114" w:author="GoldenCorpusHarness" w:date="2026-03-28T22:23:47Z">
        <w:r>
          <w:delText>hanges Table</w:delText>
        </w:r>
      </w:del>
      <w:ins w:id="115" w:author="GoldenCorpusHarness" w:date="2026-03-28T22:23:47Z">
        <w:r>
          <w:t>HANGES</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25"/>
        <w:gridCol w:w="3708"/>
        <w:gridCol w:w="3767"/>
      </w:tblGrid>
      <w:tr w:rsidR="003117E4" ns2:paraId="68D5F59A" ns2:textId="77777777" w:rsidTr="000D29F0">
        <w:trPr>
          <w:tblHeader/>
        </w:trPr>
        <w:tc>
          <w:tcPr>
            <w:tcW w:w="1525" w:type="dxa"/>
            <w:vAlign w:val="bottom"/>
          </w:tcPr>
          <w:p ns2:paraId="34B0F331" ns2:textId="77777777" w:rsidR="008676A9" w:rsidRPr="000D29F0" w:rsidRDefault="00895D30" w:rsidP="00AF7A4E">
            <w:pPr>
              <w:pStyle w:val="TableHead"/>
              <w:keepNext/>
              <w:jc w:val="left"/>
              <w:rPr>
                <w:sz w:val="18"/>
                <w:szCs w:val="18"/>
              </w:rPr>
            </w:pPr>
            <w:r w:rsidRPr="000D29F0">
              <w:rPr>
                <w:sz w:val="18"/>
                <w:szCs w:val="18"/>
              </w:rPr>
              <w:t>Section Number and Name</w:t>
            </w:r>
          </w:p>
        </w:tc>
        <w:tc>
          <w:tcPr>
            <w:tcW w:w="3708" w:type="dxa"/>
            <w:vAlign w:val="bottom"/>
          </w:tcPr>
          <w:p ns2:paraId="036E6DB4" ns2:textId="77777777" w:rsidR="008676A9" w:rsidRPr="000D29F0" w:rsidRDefault="00895D30" w:rsidP="00AF7A4E">
            <w:pPr>
              <w:pStyle w:val="TableHead"/>
              <w:keepNext/>
              <w:jc w:val="left"/>
              <w:rPr>
                <w:sz w:val="18"/>
                <w:szCs w:val="18"/>
              </w:rPr>
            </w:pPr>
            <w:r w:rsidRPr="000D29F0">
              <w:rPr>
                <w:sz w:val="18"/>
                <w:szCs w:val="18"/>
              </w:rPr>
              <w:t>Description of Change</w:t>
            </w:r>
          </w:p>
        </w:tc>
        <w:tc>
          <w:tcPr>
            <w:tcW w:w="3767" w:type="dxa"/>
            <w:vAlign w:val="bottom"/>
          </w:tcPr>
          <w:p ns2:paraId="3E735022" ns2:textId="77777777" w:rsidR="008676A9" w:rsidRPr="000D29F0" w:rsidRDefault="00895D30" w:rsidP="00AF7A4E">
            <w:pPr>
              <w:pStyle w:val="TableHead"/>
              <w:keepNext/>
              <w:jc w:val="left"/>
              <w:rPr>
                <w:sz w:val="18"/>
                <w:szCs w:val="18"/>
              </w:rPr>
            </w:pPr>
            <w:r w:rsidRPr="000D29F0">
              <w:rPr>
                <w:sz w:val="18"/>
                <w:szCs w:val="18"/>
              </w:rPr>
              <w:t>Brief Rationale</w:t>
            </w:r>
          </w:p>
        </w:tc>
      </w:tr>
      <w:tr w:rsidR="003117E4" ns2:paraId="5ED3F4B7" ns2:textId="77777777" w:rsidTr="000D29F0">
        <w:tc>
          <w:tcPr>
            <w:tcW w:w="9000" w:type="dxa"/>
            <w:gridSpan w:val="3"/>
            <w:vAlign w:val="bottom"/>
          </w:tcPr>
          <w:p ns2:paraId="733BF932" ns2:textId="77777777" w:rsidR="008676A9" w:rsidRPr="000D29F0" w:rsidRDefault="00895D30" w:rsidP="00AF7A4E">
            <w:pPr>
              <w:pStyle w:val="TableHead"/>
              <w:keepNext/>
              <w:jc w:val="left"/>
              <w:rPr>
                <w:sz w:val="18"/>
                <w:szCs w:val="18"/>
              </w:rPr>
            </w:pPr>
            <w:r w:rsidRPr="000D29F0">
              <w:rPr>
                <w:sz w:val="18"/>
                <w:szCs w:val="18"/>
              </w:rPr>
              <w:t>Primary Reason for Amendment</w:t>
            </w:r>
          </w:p>
        </w:tc>
      </w:tr>
      <w:tr w:rsidR="003117E4" ns2:paraId="37A4455C" ns2:textId="77777777" w:rsidTr="008E5ABE">
        <w:tc>
          <w:tcPr>
            <w:tcW w:w="1525" w:type="dxa"/>
          </w:tcPr>
          <w:p ns2:paraId="045FEC92" ns2:textId="6021971C" w:rsidR="00C45DDD" w:rsidRPr="000D29F0" w:rsidRDefault="00895D30" w:rsidP="008D6025">
            <w:pPr>
              <w:pStyle w:val="TableLeft"/>
              <w:rPr>
                <w:sz w:val="18"/>
                <w:szCs w:val="18"/>
              </w:rPr>
            </w:pPr>
            <w:r>
              <w:rPr>
                <w:sz w:val="18"/>
                <w:szCs w:val="18"/>
              </w:rPr>
              <w:t>Section 5.1</w:t>
            </w:r>
            <w:r w:rsidR="002B4DBA">
              <w:rPr>
                <w:sz w:val="18"/>
                <w:szCs w:val="18"/>
              </w:rPr>
              <w:t>,</w:t>
            </w:r>
            <w:r>
              <w:rPr>
                <w:sz w:val="18"/>
                <w:szCs w:val="18"/>
              </w:rPr>
              <w:t xml:space="preserve"> Inclusion Criteria</w:t>
            </w:r>
          </w:p>
        </w:tc>
        <w:tc>
          <w:tcPr>
            <w:tcW w:w="3708" w:type="dxa"/>
          </w:tcPr>
          <w:p ns2:paraId="6F035994" ns2:textId="0E2C3660" w:rsidR="00C45DDD" w:rsidRPr="000D29F0" w:rsidRDefault="00895D30" w:rsidP="008D6025">
            <w:pPr>
              <w:pStyle w:val="TableLeft"/>
              <w:rPr>
                <w:sz w:val="18"/>
                <w:szCs w:val="18"/>
              </w:rPr>
            </w:pPr>
            <w:r>
              <w:rPr>
                <w:sz w:val="18"/>
                <w:szCs w:val="18"/>
              </w:rPr>
              <w:t>I</w:t>
            </w:r>
            <w:r w:rsidR="00493088">
              <w:rPr>
                <w:sz w:val="18"/>
                <w:szCs w:val="18"/>
              </w:rPr>
              <w:t xml:space="preserve">nclusion </w:t>
            </w:r>
            <w:r>
              <w:rPr>
                <w:sz w:val="18"/>
                <w:szCs w:val="18"/>
              </w:rPr>
              <w:t>C</w:t>
            </w:r>
            <w:r w:rsidR="00493088">
              <w:rPr>
                <w:sz w:val="18"/>
                <w:szCs w:val="18"/>
              </w:rPr>
              <w:t xml:space="preserve">riteria </w:t>
            </w:r>
            <w:r>
              <w:rPr>
                <w:sz w:val="18"/>
                <w:szCs w:val="18"/>
              </w:rPr>
              <w:t>#16 has been added for EU participating sites only to confirm those participants eligible who require a legally acceptable representative.</w:t>
            </w:r>
          </w:p>
        </w:tc>
        <w:tc>
          <w:tcPr>
            <w:tcW w:w="3767" w:type="dxa"/>
          </w:tcPr>
          <w:p ns2:paraId="6E9079F9" ns2:textId="29FE998D" w:rsidR="008676A9" w:rsidRPr="00DC5542" w:rsidRDefault="00895D30" w:rsidP="00FD5343">
            <w:pPr>
              <w:pStyle w:val="TableText"/>
              <w:spacing w:before="60"/>
              <w:jc w:val="left"/>
              <w:rPr>
                <w:sz w:val="18"/>
              </w:rPr>
            </w:pPr>
            <w:r w:rsidRPr="00BD3DAF">
              <w:rPr>
                <w:sz w:val="18"/>
              </w:rPr>
              <w:t xml:space="preserve">This change was made </w:t>
            </w:r>
            <w:r w:rsidR="00152069" w:rsidRPr="00BD3DAF">
              <w:rPr>
                <w:sz w:val="18"/>
              </w:rPr>
              <w:t>to address</w:t>
            </w:r>
            <w:r w:rsidR="00493088">
              <w:rPr>
                <w:sz w:val="18"/>
              </w:rPr>
              <w:t xml:space="preserve"> a</w:t>
            </w:r>
            <w:r w:rsidR="00152069" w:rsidRPr="00BD3DAF">
              <w:rPr>
                <w:sz w:val="18"/>
              </w:rPr>
              <w:t xml:space="preserve"> h</w:t>
            </w:r>
            <w:r w:rsidR="008811F9" w:rsidRPr="00BD3DAF">
              <w:rPr>
                <w:sz w:val="18"/>
              </w:rPr>
              <w:t>ealth authority/agency request.</w:t>
            </w:r>
            <w:r w:rsidR="00152069" w:rsidRPr="00BD3DAF">
              <w:rPr>
                <w:sz w:val="18"/>
              </w:rPr>
              <w:t xml:space="preserve"> The rationale is further supported by</w:t>
            </w:r>
            <w:r w:rsidR="00C55A3C" w:rsidRPr="00BD3DAF">
              <w:rPr>
                <w:sz w:val="18"/>
              </w:rPr>
              <w:t xml:space="preserve"> </w:t>
            </w:r>
            <w:r w:rsidR="00C55A3C" w:rsidRPr="00FD5343">
              <w:rPr>
                <w:sz w:val="18"/>
              </w:rPr>
              <w:t>the use of a legally acceptable representative.</w:t>
            </w:r>
          </w:p>
        </w:tc>
      </w:tr>
    </w:tbl>
    <w:p ns2:paraId="5A3D3BDF" ns2:textId="77777777" w:rsidR="008676A9" w:rsidRDefault="008676A9" w:rsidP="00CF48DE">
      <w:pPr>
        <w:pStyle w:val="Paragraph"/>
        <w:spacing w:before="0" w:after="0"/>
      </w:pPr>
      <w:ins w:id="116" w:author="GoldenCorpusHarness" w:date="2026-03-28T22:23:47Z">
        <w:r>
          <w:t>Overall Rationale for the Amendment:</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29"/>
        <w:gridCol w:w="3711"/>
        <w:gridCol w:w="3760"/>
      </w:tblGrid>
      <w:tr w:rsidR="003117E4" ns2:paraId="4C57681D" ns2:textId="77777777" w:rsidTr="00142AA4">
        <w:trPr>
          <w:tblHeader/>
        </w:trPr>
        <w:tc>
          <w:tcPr>
            <w:tcW w:w="1529" w:type="dxa"/>
            <w:vAlign w:val="bottom"/>
          </w:tcPr>
          <w:bookmarkEnd w:id="3"/>
          <w:p ns2:paraId="7A2EC8FA" ns2:textId="77777777" w:rsidR="008676A9" w:rsidRPr="000D29F0" w:rsidRDefault="00895D30" w:rsidP="00895D30">
            <w:pPr>
              <w:pStyle w:val="TableHead"/>
              <w:keepNext/>
              <w:jc w:val="left"/>
              <w:rPr>
                <w:sz w:val="18"/>
                <w:szCs w:val="18"/>
              </w:rPr>
            </w:pPr>
            <w:r w:rsidRPr="000D29F0">
              <w:rPr>
                <w:sz w:val="18"/>
                <w:szCs w:val="18"/>
              </w:rPr>
              <w:t>Section Number and Name</w:t>
            </w:r>
          </w:p>
        </w:tc>
        <w:tc>
          <w:tcPr>
            <w:tcW w:w="3711" w:type="dxa"/>
            <w:vAlign w:val="bottom"/>
          </w:tcPr>
          <w:p ns2:paraId="6FE11F65" ns2:textId="77777777" w:rsidR="008676A9" w:rsidRPr="000D29F0" w:rsidRDefault="00895D30" w:rsidP="00895D30">
            <w:pPr>
              <w:pStyle w:val="TableHead"/>
              <w:keepNext/>
              <w:jc w:val="left"/>
              <w:rPr>
                <w:sz w:val="18"/>
                <w:szCs w:val="18"/>
              </w:rPr>
            </w:pPr>
            <w:r w:rsidRPr="000D29F0">
              <w:rPr>
                <w:sz w:val="18"/>
                <w:szCs w:val="18"/>
              </w:rPr>
              <w:t>Description of Change</w:t>
            </w:r>
          </w:p>
        </w:tc>
        <w:tc>
          <w:tcPr>
            <w:tcW w:w="3760" w:type="dxa"/>
            <w:vAlign w:val="bottom"/>
          </w:tcPr>
          <w:p ns2:paraId="2A7E5A35" ns2:textId="77777777" w:rsidR="008676A9" w:rsidRPr="000D29F0" w:rsidRDefault="00895D30" w:rsidP="00895D30">
            <w:pPr>
              <w:pStyle w:val="TableHead"/>
              <w:keepNext/>
              <w:jc w:val="left"/>
              <w:rPr>
                <w:sz w:val="18"/>
                <w:szCs w:val="18"/>
              </w:rPr>
            </w:pPr>
            <w:r w:rsidRPr="000D29F0">
              <w:rPr>
                <w:sz w:val="18"/>
                <w:szCs w:val="18"/>
              </w:rPr>
              <w:t>Brief Rationale</w:t>
            </w:r>
          </w:p>
        </w:tc>
      </w:tr>
      <w:tr w:rsidR="003117E4" ns2:paraId="0DC4AB56" ns2:textId="77777777" w:rsidTr="000D29F0">
        <w:tc>
          <w:tcPr>
            <w:tcW w:w="9000" w:type="dxa"/>
            <w:gridSpan w:val="3"/>
          </w:tcPr>
          <w:p ns2:paraId="5041F79A" ns2:textId="77777777" w:rsidR="008676A9" w:rsidRPr="000D29F0" w:rsidRDefault="00895D30" w:rsidP="00895D30">
            <w:pPr>
              <w:pStyle w:val="TableHead"/>
              <w:keepNext/>
              <w:jc w:val="left"/>
              <w:rPr>
                <w:rStyle w:val="SuggestedOptional"/>
                <w:b w:val="0"/>
                <w:bCs/>
                <w:color w:val="000000" w:themeColor="text1"/>
                <w:sz w:val="18"/>
                <w:szCs w:val="18"/>
              </w:rPr>
            </w:pPr>
            <w:r w:rsidRPr="000D29F0">
              <w:rPr>
                <w:bCs/>
                <w:sz w:val="18"/>
                <w:szCs w:val="18"/>
              </w:rPr>
              <w:t>Other Changes in Amendment</w:t>
            </w:r>
          </w:p>
        </w:tc>
      </w:tr>
      <w:tr w:rsidR="003117E4" ns2:paraId="58E32B5F" ns2:textId="77777777" w:rsidTr="00142AA4">
        <w:tc>
          <w:tcPr>
            <w:tcW w:w="1529" w:type="dxa"/>
          </w:tcPr>
          <w:p ns2:paraId="5081DC9F" ns2:textId="1D9D895A" w:rsidR="00367BBA" w:rsidRPr="0006637B" w:rsidRDefault="00895D30" w:rsidP="00895D30">
            <w:pPr>
              <w:pStyle w:val="Paragraph"/>
              <w:spacing w:after="60"/>
              <w:rPr>
                <w:sz w:val="18"/>
              </w:rPr>
            </w:pPr>
            <w:r w:rsidRPr="0006637B">
              <w:rPr>
                <w:sz w:val="18"/>
              </w:rPr>
              <w:t>Section 1</w:t>
            </w:r>
            <w:r w:rsidRPr="00D4761A">
              <w:rPr>
                <w:sz w:val="18"/>
              </w:rPr>
              <w:t>.3.1</w:t>
            </w:r>
            <w:r w:rsidR="00CF6C9B">
              <w:rPr>
                <w:sz w:val="18"/>
              </w:rPr>
              <w:t>,</w:t>
            </w:r>
            <w:r w:rsidRPr="0006637B">
              <w:rPr>
                <w:sz w:val="18"/>
              </w:rPr>
              <w:t xml:space="preserve"> Nemtabrutinib Treatment Group (Part 1 and Part 2) Schedule of Assessments: Screening and Treatment Phase </w:t>
            </w:r>
          </w:p>
        </w:tc>
        <w:tc>
          <w:tcPr>
            <w:tcW w:w="3711" w:type="dxa"/>
          </w:tcPr>
          <w:p ns2:paraId="20F9A42B" ns2:textId="055F7B2E" w:rsidR="00367BBA" w:rsidRPr="0006637B" w:rsidRDefault="00895D30" w:rsidP="00895D30">
            <w:pPr>
              <w:pStyle w:val="Paragraph"/>
              <w:spacing w:after="60"/>
              <w:rPr>
                <w:sz w:val="18"/>
              </w:rPr>
            </w:pPr>
            <w:r w:rsidRPr="0006637B">
              <w:rPr>
                <w:sz w:val="18"/>
              </w:rPr>
              <w:t>Text added confirming separate consent is required for treatment beyond progression</w:t>
            </w:r>
            <w:r>
              <w:rPr>
                <w:sz w:val="18"/>
              </w:rPr>
              <w:t xml:space="preserve"> in Table 1</w:t>
            </w:r>
            <w:r w:rsidRPr="0006637B">
              <w:rPr>
                <w:sz w:val="18"/>
              </w:rPr>
              <w:t>.</w:t>
            </w:r>
          </w:p>
        </w:tc>
        <w:tc>
          <w:tcPr>
            <w:tcW w:w="3760" w:type="dxa"/>
          </w:tcPr>
          <w:p ns2:paraId="241BC862" ns2:textId="5BB5F2DC" w:rsidR="00367BBA" w:rsidRPr="00357B92" w:rsidRDefault="00895D30" w:rsidP="00895D30">
            <w:pPr>
              <w:pStyle w:val="TableLeft"/>
              <w:rPr>
                <w:sz w:val="18"/>
                <w:szCs w:val="18"/>
              </w:rPr>
            </w:pPr>
            <w:r w:rsidRPr="00DB16E6">
              <w:rPr>
                <w:rFonts w:cs="Times New Roman"/>
                <w:sz w:val="18"/>
                <w:szCs w:val="18"/>
              </w:rPr>
              <w:t>T</w:t>
            </w:r>
            <w:r w:rsidRPr="003970F0">
              <w:rPr>
                <w:sz w:val="18"/>
                <w:szCs w:val="18"/>
              </w:rPr>
              <w:t>o align with text in Section 8.1.1.1 of the stud</w:t>
            </w:r>
            <w:r>
              <w:rPr>
                <w:sz w:val="18"/>
                <w:szCs w:val="18"/>
              </w:rPr>
              <w:t>y</w:t>
            </w:r>
            <w:r w:rsidRPr="003970F0">
              <w:rPr>
                <w:sz w:val="18"/>
                <w:szCs w:val="18"/>
              </w:rPr>
              <w:t xml:space="preserve"> protocol.</w:t>
            </w:r>
          </w:p>
        </w:tc>
      </w:tr>
      <w:tr w:rsidR="003117E4" ns2:paraId="47A36351" ns2:textId="77777777" w:rsidTr="00142AA4">
        <w:tc>
          <w:tcPr>
            <w:tcW w:w="1529" w:type="dxa"/>
          </w:tcPr>
          <w:p ns2:paraId="2DADA76B" ns2:textId="0C664F1A" w:rsidR="00CF6C9B" w:rsidRPr="00F47775" w:rsidRDefault="00895D30" w:rsidP="00895D30">
            <w:pPr>
              <w:pStyle w:val="TableLeft"/>
              <w:rPr>
                <w:bCs w:val="0"/>
                <w:sz w:val="18"/>
              </w:rPr>
            </w:pPr>
            <w:r w:rsidRPr="00F47775">
              <w:rPr>
                <w:bCs w:val="0"/>
                <w:sz w:val="18"/>
              </w:rPr>
              <w:lastRenderedPageBreak/>
              <w:t>Section 1.3</w:t>
            </w:r>
            <w:r w:rsidR="00D14B93">
              <w:rPr>
                <w:bCs w:val="0"/>
                <w:sz w:val="18"/>
              </w:rPr>
              <w:t>.1</w:t>
            </w:r>
            <w:r>
              <w:rPr>
                <w:sz w:val="18"/>
              </w:rPr>
              <w:t>,</w:t>
            </w:r>
            <w:r w:rsidRPr="00F47775">
              <w:rPr>
                <w:bCs w:val="0"/>
                <w:sz w:val="18"/>
              </w:rPr>
              <w:t xml:space="preserve"> </w:t>
            </w:r>
            <w:r w:rsidRPr="0006637B">
              <w:rPr>
                <w:sz w:val="18"/>
              </w:rPr>
              <w:t>Nemtabrutinib Treatment Group (Part 1 and Part 2) Schedule of Assessments: Screening and Treatment Phase</w:t>
            </w:r>
            <w:r w:rsidRPr="00F47775">
              <w:rPr>
                <w:bCs w:val="0"/>
                <w:sz w:val="18"/>
              </w:rPr>
              <w:t xml:space="preserve"> </w:t>
            </w:r>
          </w:p>
        </w:tc>
        <w:tc>
          <w:tcPr>
            <w:tcW w:w="3711" w:type="dxa"/>
          </w:tcPr>
          <w:p ns2:paraId="79FC6DDD" ns2:textId="72E824CF" w:rsidR="00CF6C9B" w:rsidRPr="00F47775" w:rsidRDefault="00895D30" w:rsidP="00895D30">
            <w:pPr>
              <w:pStyle w:val="TableLeft"/>
              <w:rPr>
                <w:bCs w:val="0"/>
                <w:sz w:val="18"/>
              </w:rPr>
            </w:pPr>
            <w:r w:rsidRPr="00F47775">
              <w:rPr>
                <w:bCs w:val="0"/>
                <w:sz w:val="18"/>
              </w:rPr>
              <w:t xml:space="preserve">Hematology and biochemistry samples have been added for Cycle 2, </w:t>
            </w:r>
            <w:r>
              <w:rPr>
                <w:bCs w:val="0"/>
                <w:sz w:val="18"/>
              </w:rPr>
              <w:t>D</w:t>
            </w:r>
            <w:r w:rsidRPr="00F47775">
              <w:rPr>
                <w:bCs w:val="0"/>
                <w:sz w:val="18"/>
              </w:rPr>
              <w:t>ays 8, 15,</w:t>
            </w:r>
            <w:r>
              <w:rPr>
                <w:bCs w:val="0"/>
                <w:sz w:val="18"/>
              </w:rPr>
              <w:t xml:space="preserve"> and</w:t>
            </w:r>
            <w:r w:rsidRPr="00F47775">
              <w:rPr>
                <w:bCs w:val="0"/>
                <w:sz w:val="18"/>
              </w:rPr>
              <w:t xml:space="preserve"> 22 in Table 1.</w:t>
            </w:r>
          </w:p>
        </w:tc>
        <w:tc>
          <w:tcPr>
            <w:tcW w:w="3760" w:type="dxa"/>
          </w:tcPr>
          <w:p ns2:paraId="640FA7C0" ns2:textId="712774EC" w:rsidR="00CF6C9B" w:rsidRPr="00F47775" w:rsidRDefault="00895D30" w:rsidP="00895D30">
            <w:pPr>
              <w:pStyle w:val="TableLeft"/>
              <w:rPr>
                <w:bCs w:val="0"/>
                <w:sz w:val="18"/>
              </w:rPr>
            </w:pPr>
            <w:r w:rsidRPr="00F47775">
              <w:rPr>
                <w:bCs w:val="0"/>
                <w:sz w:val="18"/>
              </w:rPr>
              <w:t>To align with the TLS monitoring required.</w:t>
            </w:r>
          </w:p>
        </w:tc>
      </w:tr>
      <w:tr w:rsidR="003117E4" ns2:paraId="3291F119" ns2:textId="77777777" w:rsidTr="00142AA4">
        <w:tc>
          <w:tcPr>
            <w:tcW w:w="1529" w:type="dxa"/>
          </w:tcPr>
          <w:p ns2:paraId="66F616A2" ns2:textId="47ACE734" w:rsidR="00D14B93" w:rsidRPr="00F47775" w:rsidRDefault="00895D30" w:rsidP="00895D30">
            <w:pPr>
              <w:pStyle w:val="TableLeft"/>
              <w:rPr>
                <w:bCs w:val="0"/>
                <w:sz w:val="18"/>
              </w:rPr>
            </w:pPr>
            <w:r w:rsidRPr="00F47775">
              <w:rPr>
                <w:bCs w:val="0"/>
                <w:sz w:val="18"/>
              </w:rPr>
              <w:t>Section 1.3</w:t>
            </w:r>
            <w:r>
              <w:rPr>
                <w:bCs w:val="0"/>
                <w:sz w:val="18"/>
              </w:rPr>
              <w:t>.1</w:t>
            </w:r>
            <w:r>
              <w:rPr>
                <w:sz w:val="18"/>
              </w:rPr>
              <w:t>,</w:t>
            </w:r>
            <w:r w:rsidRPr="00F47775">
              <w:rPr>
                <w:bCs w:val="0"/>
                <w:sz w:val="18"/>
              </w:rPr>
              <w:t xml:space="preserve"> </w:t>
            </w:r>
            <w:r w:rsidRPr="0006637B">
              <w:rPr>
                <w:sz w:val="18"/>
              </w:rPr>
              <w:t>Nemtabrutinib Treatment Group (Part 1 and Part 2) Schedule of Assessments: Screening and Treatment Phase</w:t>
            </w:r>
          </w:p>
        </w:tc>
        <w:tc>
          <w:tcPr>
            <w:tcW w:w="3711" w:type="dxa"/>
          </w:tcPr>
          <w:p ns2:paraId="09CF1FE5" ns2:textId="5A129EBD" w:rsidR="00D14B93" w:rsidRPr="00F47775" w:rsidRDefault="00895D30" w:rsidP="00895D30">
            <w:pPr>
              <w:pStyle w:val="TableLeft"/>
              <w:rPr>
                <w:bCs w:val="0"/>
                <w:sz w:val="18"/>
              </w:rPr>
            </w:pPr>
            <w:r>
              <w:rPr>
                <w:bCs w:val="0"/>
                <w:sz w:val="18"/>
              </w:rPr>
              <w:t>Text added referring to country-specific requirements in Table 1.</w:t>
            </w:r>
          </w:p>
        </w:tc>
        <w:tc>
          <w:tcPr>
            <w:tcW w:w="3760" w:type="dxa"/>
          </w:tcPr>
          <w:p ns2:paraId="6A073BE7" ns2:textId="56C3C855" w:rsidR="00D14B93" w:rsidRPr="00F47775" w:rsidRDefault="00895D30" w:rsidP="00895D30">
            <w:pPr>
              <w:pStyle w:val="TableLeft"/>
              <w:rPr>
                <w:bCs w:val="0"/>
                <w:sz w:val="18"/>
              </w:rPr>
            </w:pPr>
            <w:r w:rsidRPr="00F47775">
              <w:rPr>
                <w:bCs w:val="0"/>
                <w:sz w:val="18"/>
              </w:rPr>
              <w:t xml:space="preserve">To </w:t>
            </w:r>
            <w:r>
              <w:rPr>
                <w:bCs w:val="0"/>
                <w:sz w:val="18"/>
              </w:rPr>
              <w:t>add</w:t>
            </w:r>
            <w:r w:rsidRPr="00F47775">
              <w:rPr>
                <w:bCs w:val="0"/>
                <w:sz w:val="18"/>
              </w:rPr>
              <w:t xml:space="preserve"> missing text.</w:t>
            </w:r>
          </w:p>
        </w:tc>
      </w:tr>
      <w:tr w:rsidR="003117E4" ns2:paraId="2D0D9E9A" ns2:textId="77777777" w:rsidTr="00142AA4">
        <w:tc>
          <w:tcPr>
            <w:tcW w:w="1529" w:type="dxa"/>
          </w:tcPr>
          <w:p ns2:paraId="3CD59685" ns2:textId="1138BF0E" w:rsidR="00CF6C9B" w:rsidRPr="00F47775" w:rsidRDefault="00895D30" w:rsidP="00895D30">
            <w:pPr>
              <w:pStyle w:val="TableLeft"/>
              <w:rPr>
                <w:bCs w:val="0"/>
                <w:sz w:val="18"/>
              </w:rPr>
            </w:pPr>
            <w:r w:rsidRPr="00F47775">
              <w:rPr>
                <w:bCs w:val="0"/>
                <w:sz w:val="18"/>
              </w:rPr>
              <w:t>Section 1.3.1</w:t>
            </w:r>
            <w:r>
              <w:rPr>
                <w:bCs w:val="0"/>
                <w:sz w:val="18"/>
              </w:rPr>
              <w:t>,</w:t>
            </w:r>
            <w:r w:rsidRPr="00F47775">
              <w:rPr>
                <w:bCs w:val="0"/>
                <w:sz w:val="18"/>
              </w:rPr>
              <w:t xml:space="preserve"> Nemtabrutinib Treatment Group (Part 1 and Part 2) Schedule of Assessments: Screening and Treatment Phase </w:t>
            </w:r>
          </w:p>
        </w:tc>
        <w:tc>
          <w:tcPr>
            <w:tcW w:w="3711" w:type="dxa"/>
          </w:tcPr>
          <w:p ns2:paraId="68FC53A4" ns2:textId="7EE6CFD6" w:rsidR="00CF6C9B" w:rsidRPr="00F47775" w:rsidRDefault="00895D30" w:rsidP="00895D30">
            <w:pPr>
              <w:pStyle w:val="TableLeft"/>
              <w:rPr>
                <w:bCs w:val="0"/>
                <w:sz w:val="18"/>
              </w:rPr>
            </w:pPr>
            <w:r w:rsidRPr="00F47775">
              <w:rPr>
                <w:bCs w:val="0"/>
                <w:sz w:val="18"/>
              </w:rPr>
              <w:t xml:space="preserve">Part 1 </w:t>
            </w:r>
            <w:r>
              <w:rPr>
                <w:bCs w:val="0"/>
                <w:sz w:val="18"/>
              </w:rPr>
              <w:t xml:space="preserve">blood for </w:t>
            </w:r>
            <w:r w:rsidRPr="00F47775">
              <w:rPr>
                <w:bCs w:val="0"/>
                <w:sz w:val="18"/>
              </w:rPr>
              <w:t xml:space="preserve">serum biomarker sample requirements updated </w:t>
            </w:r>
            <w:r>
              <w:rPr>
                <w:bCs w:val="0"/>
                <w:sz w:val="18"/>
              </w:rPr>
              <w:t>to remove</w:t>
            </w:r>
            <w:r w:rsidRPr="00F47775">
              <w:rPr>
                <w:bCs w:val="0"/>
                <w:sz w:val="18"/>
              </w:rPr>
              <w:t xml:space="preserve"> samples for </w:t>
            </w:r>
            <w:r>
              <w:rPr>
                <w:bCs w:val="0"/>
                <w:sz w:val="18"/>
              </w:rPr>
              <w:t>C</w:t>
            </w:r>
            <w:r w:rsidRPr="00F47775">
              <w:rPr>
                <w:bCs w:val="0"/>
                <w:sz w:val="18"/>
              </w:rPr>
              <w:t xml:space="preserve">ycles 30, 33, and 35 </w:t>
            </w:r>
            <w:r>
              <w:rPr>
                <w:bCs w:val="0"/>
                <w:sz w:val="18"/>
              </w:rPr>
              <w:t>in Table 1</w:t>
            </w:r>
            <w:r w:rsidRPr="00F47775">
              <w:rPr>
                <w:bCs w:val="0"/>
                <w:sz w:val="18"/>
              </w:rPr>
              <w:t>.</w:t>
            </w:r>
          </w:p>
        </w:tc>
        <w:tc>
          <w:tcPr>
            <w:tcW w:w="3760" w:type="dxa"/>
          </w:tcPr>
          <w:p ns2:paraId="3321A6ED" ns2:textId="3E5FE4D3" w:rsidR="00CF6C9B" w:rsidRPr="00F47775" w:rsidRDefault="00895D30" w:rsidP="00895D30">
            <w:pPr>
              <w:pStyle w:val="TableLeft"/>
              <w:rPr>
                <w:bCs w:val="0"/>
                <w:sz w:val="18"/>
              </w:rPr>
            </w:pPr>
            <w:r w:rsidRPr="00F47775">
              <w:rPr>
                <w:bCs w:val="0"/>
                <w:sz w:val="18"/>
              </w:rPr>
              <w:t>To align with the current biomarker plan for nemtabrutinib.</w:t>
            </w:r>
          </w:p>
        </w:tc>
      </w:tr>
      <w:tr w:rsidR="003117E4" ns2:paraId="2BE29055" ns2:textId="77777777" w:rsidTr="00142AA4">
        <w:tc>
          <w:tcPr>
            <w:tcW w:w="1529" w:type="dxa"/>
          </w:tcPr>
          <w:p ns2:paraId="17225D24" ns2:textId="757E2DF7" w:rsidR="00D14B93" w:rsidRPr="00F47775" w:rsidRDefault="00895D30" w:rsidP="00895D30">
            <w:pPr>
              <w:pStyle w:val="TableLeft"/>
              <w:rPr>
                <w:bCs w:val="0"/>
                <w:sz w:val="18"/>
              </w:rPr>
            </w:pPr>
            <w:r w:rsidRPr="00F47775">
              <w:rPr>
                <w:bCs w:val="0"/>
                <w:sz w:val="18"/>
              </w:rPr>
              <w:t>Section 1.</w:t>
            </w:r>
            <w:r>
              <w:rPr>
                <w:sz w:val="18"/>
              </w:rPr>
              <w:t xml:space="preserve">3.2, </w:t>
            </w:r>
            <w:r w:rsidRPr="00367BBA">
              <w:rPr>
                <w:sz w:val="18"/>
              </w:rPr>
              <w:t>Venetoclax/</w:t>
            </w:r>
            <w:r>
              <w:rPr>
                <w:sz w:val="18"/>
              </w:rPr>
              <w:t xml:space="preserve"> </w:t>
            </w:r>
            <w:r w:rsidRPr="00367BBA">
              <w:rPr>
                <w:sz w:val="18"/>
              </w:rPr>
              <w:t>Rituximab Comparator Group (Part 2) Schedule of Activities: Screening and Treatment</w:t>
            </w:r>
          </w:p>
        </w:tc>
        <w:tc>
          <w:tcPr>
            <w:tcW w:w="3711" w:type="dxa"/>
          </w:tcPr>
          <w:p ns2:paraId="1C5BDB6A" ns2:textId="04B64256" w:rsidR="00D14B93" w:rsidRPr="00F47775" w:rsidRDefault="00895D30" w:rsidP="00895D30">
            <w:pPr>
              <w:pStyle w:val="TableLeft"/>
              <w:rPr>
                <w:bCs w:val="0"/>
                <w:sz w:val="18"/>
              </w:rPr>
            </w:pPr>
            <w:r w:rsidRPr="00F47775">
              <w:rPr>
                <w:bCs w:val="0"/>
                <w:sz w:val="18"/>
              </w:rPr>
              <w:t xml:space="preserve">Hematology and biochemistry samples have been added for Cycle </w:t>
            </w:r>
            <w:r>
              <w:rPr>
                <w:sz w:val="18"/>
              </w:rPr>
              <w:t>1</w:t>
            </w:r>
            <w:r w:rsidRPr="00F47775">
              <w:rPr>
                <w:bCs w:val="0"/>
                <w:sz w:val="18"/>
              </w:rPr>
              <w:t xml:space="preserve">, </w:t>
            </w:r>
            <w:r>
              <w:rPr>
                <w:bCs w:val="0"/>
                <w:sz w:val="18"/>
              </w:rPr>
              <w:t>D</w:t>
            </w:r>
            <w:r w:rsidRPr="00F47775">
              <w:rPr>
                <w:bCs w:val="0"/>
                <w:sz w:val="18"/>
              </w:rPr>
              <w:t>ays 8, 15,</w:t>
            </w:r>
            <w:r>
              <w:rPr>
                <w:bCs w:val="0"/>
                <w:sz w:val="18"/>
              </w:rPr>
              <w:t xml:space="preserve"> and</w:t>
            </w:r>
            <w:r w:rsidRPr="00F47775">
              <w:rPr>
                <w:bCs w:val="0"/>
                <w:sz w:val="18"/>
              </w:rPr>
              <w:t xml:space="preserve"> 22 in Table 2.</w:t>
            </w:r>
          </w:p>
        </w:tc>
        <w:tc>
          <w:tcPr>
            <w:tcW w:w="3760" w:type="dxa"/>
          </w:tcPr>
          <w:p ns2:paraId="0AFD20DE" ns2:textId="5F1B9C68" w:rsidR="00D14B93" w:rsidRPr="00F47775" w:rsidRDefault="00895D30" w:rsidP="00895D30">
            <w:pPr>
              <w:pStyle w:val="TableLeft"/>
              <w:rPr>
                <w:bCs w:val="0"/>
                <w:sz w:val="18"/>
              </w:rPr>
            </w:pPr>
            <w:r w:rsidRPr="00F47775">
              <w:rPr>
                <w:bCs w:val="0"/>
                <w:sz w:val="18"/>
              </w:rPr>
              <w:t>To align with the TLS monitoring required.</w:t>
            </w:r>
          </w:p>
        </w:tc>
      </w:tr>
      <w:tr w:rsidR="003117E4" ns2:paraId="72838250" ns2:textId="77777777" w:rsidTr="00142AA4">
        <w:tc>
          <w:tcPr>
            <w:tcW w:w="1529" w:type="dxa"/>
          </w:tcPr>
          <w:p ns2:paraId="24E6DFEB" ns2:textId="35E2F979" w:rsidR="00D14B93" w:rsidRPr="00F47775" w:rsidRDefault="00895D30" w:rsidP="00895D30">
            <w:pPr>
              <w:pStyle w:val="TableLeft"/>
              <w:rPr>
                <w:bCs w:val="0"/>
                <w:sz w:val="18"/>
              </w:rPr>
            </w:pPr>
            <w:r w:rsidRPr="00F47775">
              <w:rPr>
                <w:bCs w:val="0"/>
                <w:sz w:val="18"/>
              </w:rPr>
              <w:t>Section 1.</w:t>
            </w:r>
            <w:r>
              <w:rPr>
                <w:sz w:val="18"/>
              </w:rPr>
              <w:t xml:space="preserve">3.2, </w:t>
            </w:r>
            <w:r w:rsidRPr="00367BBA">
              <w:rPr>
                <w:sz w:val="18"/>
              </w:rPr>
              <w:t>Venetoclax/</w:t>
            </w:r>
            <w:r>
              <w:rPr>
                <w:sz w:val="18"/>
              </w:rPr>
              <w:t xml:space="preserve"> </w:t>
            </w:r>
            <w:r w:rsidRPr="00367BBA">
              <w:rPr>
                <w:sz w:val="18"/>
              </w:rPr>
              <w:t>Rituximab Comparator Group (Part 2) Schedule of Activities: Screening and Treatment</w:t>
            </w:r>
          </w:p>
        </w:tc>
        <w:tc>
          <w:tcPr>
            <w:tcW w:w="3711" w:type="dxa"/>
          </w:tcPr>
          <w:p ns2:paraId="48290CA4" ns2:textId="6A6FFC95" w:rsidR="00D14B93" w:rsidRPr="00F47775" w:rsidRDefault="00895D30" w:rsidP="00895D30">
            <w:pPr>
              <w:pStyle w:val="TableLeft"/>
              <w:rPr>
                <w:bCs w:val="0"/>
                <w:sz w:val="18"/>
              </w:rPr>
            </w:pPr>
            <w:r>
              <w:rPr>
                <w:bCs w:val="0"/>
                <w:sz w:val="18"/>
              </w:rPr>
              <w:t>Text added referring to country-specific requirements in Table 1.</w:t>
            </w:r>
          </w:p>
        </w:tc>
        <w:tc>
          <w:tcPr>
            <w:tcW w:w="3760" w:type="dxa"/>
          </w:tcPr>
          <w:p ns2:paraId="69D6DA59" ns2:textId="4327005E" w:rsidR="00D14B93" w:rsidRPr="00F47775" w:rsidRDefault="00895D30" w:rsidP="00895D30">
            <w:pPr>
              <w:pStyle w:val="TableLeft"/>
              <w:rPr>
                <w:bCs w:val="0"/>
                <w:sz w:val="18"/>
              </w:rPr>
            </w:pPr>
            <w:r>
              <w:rPr>
                <w:bCs w:val="0"/>
                <w:sz w:val="18"/>
              </w:rPr>
              <w:t>See rationale for Section 1.3.1, country-specific text</w:t>
            </w:r>
            <w:r w:rsidRPr="00F47775">
              <w:rPr>
                <w:bCs w:val="0"/>
                <w:sz w:val="18"/>
              </w:rPr>
              <w:t>.</w:t>
            </w:r>
          </w:p>
        </w:tc>
      </w:tr>
      <w:tr w:rsidR="003117E4" ns2:paraId="736F17AF" ns2:textId="77777777" w:rsidTr="00142AA4">
        <w:tc>
          <w:tcPr>
            <w:tcW w:w="1529" w:type="dxa"/>
          </w:tcPr>
          <w:p ns2:paraId="7A3F5CEC" ns2:textId="7629D5DF" w:rsidR="00D14B93" w:rsidRPr="00F47775" w:rsidRDefault="00895D30" w:rsidP="00895D30">
            <w:pPr>
              <w:pStyle w:val="TableLeft"/>
              <w:rPr>
                <w:bCs w:val="0"/>
                <w:sz w:val="18"/>
              </w:rPr>
            </w:pPr>
            <w:r w:rsidRPr="00F47775">
              <w:rPr>
                <w:bCs w:val="0"/>
                <w:sz w:val="18"/>
              </w:rPr>
              <w:t>Section 2.3</w:t>
            </w:r>
            <w:r>
              <w:rPr>
                <w:bCs w:val="0"/>
                <w:sz w:val="18"/>
              </w:rPr>
              <w:t>,</w:t>
            </w:r>
            <w:r w:rsidRPr="00F47775">
              <w:rPr>
                <w:bCs w:val="0"/>
                <w:sz w:val="18"/>
              </w:rPr>
              <w:t xml:space="preserve"> Benefit/Risk Assessment</w:t>
            </w:r>
          </w:p>
        </w:tc>
        <w:tc>
          <w:tcPr>
            <w:tcW w:w="3711" w:type="dxa"/>
          </w:tcPr>
          <w:p ns2:paraId="6BDCBB40" ns2:textId="05065C54" w:rsidR="00D14B93" w:rsidRPr="00F47775" w:rsidRDefault="00895D30" w:rsidP="00895D30">
            <w:pPr>
              <w:pStyle w:val="TableLeft"/>
              <w:rPr>
                <w:bCs w:val="0"/>
                <w:sz w:val="18"/>
              </w:rPr>
            </w:pPr>
            <w:r w:rsidRPr="00F47775">
              <w:rPr>
                <w:bCs w:val="0"/>
                <w:sz w:val="18"/>
              </w:rPr>
              <w:t>Text added to confirm measures to be implemented in the event of a pandemic</w:t>
            </w:r>
            <w:r>
              <w:rPr>
                <w:bCs w:val="0"/>
                <w:sz w:val="18"/>
              </w:rPr>
              <w:t>,</w:t>
            </w:r>
            <w:r w:rsidRPr="00F47775">
              <w:rPr>
                <w:bCs w:val="0"/>
                <w:sz w:val="18"/>
              </w:rPr>
              <w:t xml:space="preserve"> ie, COVID-19.</w:t>
            </w:r>
          </w:p>
        </w:tc>
        <w:tc>
          <w:tcPr>
            <w:tcW w:w="3760" w:type="dxa"/>
          </w:tcPr>
          <w:p ns2:paraId="0E086749" ns2:textId="0E12E66F" w:rsidR="00D14B93" w:rsidRPr="00F47775" w:rsidRDefault="00895D30" w:rsidP="00895D30">
            <w:pPr>
              <w:pStyle w:val="TableLeft"/>
              <w:rPr>
                <w:bCs w:val="0"/>
                <w:sz w:val="18"/>
              </w:rPr>
            </w:pPr>
            <w:r w:rsidRPr="00F47775">
              <w:rPr>
                <w:bCs w:val="0"/>
                <w:sz w:val="18"/>
              </w:rPr>
              <w:t>Text added as per regulatory agency feedback.</w:t>
            </w:r>
          </w:p>
        </w:tc>
      </w:tr>
      <w:tr w:rsidR="003117E4" ns2:paraId="0F2A777B" ns2:textId="77777777" w:rsidTr="00142AA4">
        <w:tc>
          <w:tcPr>
            <w:tcW w:w="1529" w:type="dxa"/>
          </w:tcPr>
          <w:p ns2:paraId="282A0050" ns2:textId="3E811A4E" w:rsidR="00F85EED" w:rsidRPr="00F47775" w:rsidRDefault="00895D30" w:rsidP="00895D30">
            <w:pPr>
              <w:pStyle w:val="TableLeft"/>
              <w:rPr>
                <w:bCs w:val="0"/>
                <w:sz w:val="18"/>
              </w:rPr>
            </w:pPr>
            <w:r>
              <w:rPr>
                <w:bCs w:val="0"/>
                <w:sz w:val="18"/>
              </w:rPr>
              <w:t xml:space="preserve">Section 3, </w:t>
            </w:r>
            <w:r w:rsidRPr="00F85EED">
              <w:rPr>
                <w:bCs w:val="0"/>
                <w:sz w:val="18"/>
              </w:rPr>
              <w:t>HYPOTHESES, OBJECTIVES, AND ENDPOINTS</w:t>
            </w:r>
          </w:p>
        </w:tc>
        <w:tc>
          <w:tcPr>
            <w:tcW w:w="3711" w:type="dxa"/>
          </w:tcPr>
          <w:p ns2:paraId="6E5ABCC0" ns2:textId="2517BE14" w:rsidR="00F85EED" w:rsidRPr="00F47775" w:rsidRDefault="00895D30" w:rsidP="00895D30">
            <w:pPr>
              <w:pStyle w:val="TableLeft"/>
              <w:rPr>
                <w:bCs w:val="0"/>
                <w:sz w:val="18"/>
              </w:rPr>
            </w:pPr>
            <w:r>
              <w:rPr>
                <w:bCs w:val="0"/>
                <w:sz w:val="18"/>
              </w:rPr>
              <w:t>Format correction of MRD definition (10</w:t>
            </w:r>
            <w:r w:rsidRPr="007D4E28">
              <w:rPr>
                <w:bCs w:val="0"/>
                <w:sz w:val="18"/>
                <w:vertAlign w:val="superscript"/>
              </w:rPr>
              <w:t>-4</w:t>
            </w:r>
            <w:r>
              <w:rPr>
                <w:bCs w:val="0"/>
                <w:sz w:val="18"/>
              </w:rPr>
              <w:t>).</w:t>
            </w:r>
          </w:p>
        </w:tc>
        <w:tc>
          <w:tcPr>
            <w:tcW w:w="3760" w:type="dxa"/>
          </w:tcPr>
          <w:p ns2:paraId="2A07FABA" ns2:textId="4BD8AC43" w:rsidR="00F85EED" w:rsidRPr="00F47775" w:rsidRDefault="00895D30" w:rsidP="00895D30">
            <w:pPr>
              <w:pStyle w:val="TableLeft"/>
              <w:rPr>
                <w:bCs w:val="0"/>
                <w:sz w:val="18"/>
              </w:rPr>
            </w:pPr>
            <w:r>
              <w:rPr>
                <w:bCs w:val="0"/>
                <w:sz w:val="18"/>
              </w:rPr>
              <w:t>To correct text formatting.</w:t>
            </w:r>
          </w:p>
        </w:tc>
      </w:tr>
      <w:tr w:rsidR="003117E4" ns2:paraId="61A89877" ns2:textId="77777777" w:rsidTr="00142AA4">
        <w:tc>
          <w:tcPr>
            <w:tcW w:w="1529" w:type="dxa"/>
          </w:tcPr>
          <w:p ns2:paraId="3EB69F8F" ns2:textId="49742801" w:rsidR="00D14B93" w:rsidRPr="00A3756C" w:rsidRDefault="00895D30" w:rsidP="00895D30">
            <w:pPr>
              <w:pStyle w:val="TableLeft"/>
              <w:rPr>
                <w:bCs w:val="0"/>
                <w:sz w:val="18"/>
              </w:rPr>
            </w:pPr>
            <w:r w:rsidRPr="00F47775">
              <w:rPr>
                <w:bCs w:val="0"/>
                <w:sz w:val="18"/>
              </w:rPr>
              <w:t>Section 4.2.1.2</w:t>
            </w:r>
            <w:r>
              <w:rPr>
                <w:bCs w:val="0"/>
                <w:sz w:val="18"/>
              </w:rPr>
              <w:t>,</w:t>
            </w:r>
            <w:r w:rsidRPr="00F47775">
              <w:rPr>
                <w:bCs w:val="0"/>
                <w:sz w:val="18"/>
              </w:rPr>
              <w:t xml:space="preserve"> Safety Endpoints</w:t>
            </w:r>
          </w:p>
        </w:tc>
        <w:tc>
          <w:tcPr>
            <w:tcW w:w="3711" w:type="dxa"/>
          </w:tcPr>
          <w:p ns2:paraId="7F13FDD2" ns2:textId="730BE561" w:rsidR="00D14B93" w:rsidRPr="005208B6" w:rsidRDefault="00895D30" w:rsidP="00895D30">
            <w:pPr>
              <w:pStyle w:val="TableLeft"/>
              <w:rPr>
                <w:bCs w:val="0"/>
                <w:sz w:val="18"/>
              </w:rPr>
            </w:pPr>
            <w:r w:rsidRPr="00F47775">
              <w:rPr>
                <w:bCs w:val="0"/>
                <w:sz w:val="18"/>
              </w:rPr>
              <w:t>Correction made to text as Appendix 11 and AE grading refers to CLL participants only.</w:t>
            </w:r>
          </w:p>
        </w:tc>
        <w:tc>
          <w:tcPr>
            <w:tcW w:w="3760" w:type="dxa"/>
          </w:tcPr>
          <w:p ns2:paraId="3CFD6F6E" ns2:textId="5456F6AE" w:rsidR="00D14B93" w:rsidRPr="00F47775" w:rsidRDefault="00895D30" w:rsidP="00895D30">
            <w:pPr>
              <w:pStyle w:val="TableLeft"/>
              <w:rPr>
                <w:bCs w:val="0"/>
                <w:sz w:val="18"/>
              </w:rPr>
            </w:pPr>
            <w:r w:rsidRPr="00F47775">
              <w:rPr>
                <w:bCs w:val="0"/>
                <w:sz w:val="18"/>
              </w:rPr>
              <w:t xml:space="preserve">To correct erroneous </w:t>
            </w:r>
            <w:r>
              <w:rPr>
                <w:bCs w:val="0"/>
                <w:sz w:val="18"/>
              </w:rPr>
              <w:t>restriction to CLL</w:t>
            </w:r>
            <w:r w:rsidRPr="00F47775">
              <w:rPr>
                <w:bCs w:val="0"/>
                <w:sz w:val="18"/>
              </w:rPr>
              <w:t>.</w:t>
            </w:r>
          </w:p>
        </w:tc>
      </w:tr>
      <w:tr w:rsidR="003117E4" ns2:paraId="256B9D9A" ns2:textId="77777777" w:rsidTr="00142AA4">
        <w:tc>
          <w:tcPr>
            <w:tcW w:w="1529" w:type="dxa"/>
          </w:tcPr>
          <w:p ns2:paraId="15170154" ns2:textId="5A7F9670" w:rsidR="00D14B93" w:rsidRPr="00F47775" w:rsidRDefault="00895D30" w:rsidP="00895D30">
            <w:pPr>
              <w:pStyle w:val="TableLeft"/>
              <w:rPr>
                <w:bCs w:val="0"/>
                <w:sz w:val="18"/>
              </w:rPr>
            </w:pPr>
            <w:r w:rsidRPr="00F47775">
              <w:rPr>
                <w:bCs w:val="0"/>
                <w:sz w:val="18"/>
              </w:rPr>
              <w:lastRenderedPageBreak/>
              <w:t>Section 5.2</w:t>
            </w:r>
            <w:r>
              <w:rPr>
                <w:bCs w:val="0"/>
                <w:sz w:val="18"/>
              </w:rPr>
              <w:t>,</w:t>
            </w:r>
            <w:r w:rsidRPr="00F47775">
              <w:rPr>
                <w:bCs w:val="0"/>
                <w:sz w:val="18"/>
              </w:rPr>
              <w:t xml:space="preserve"> Exclusion Criteria</w:t>
            </w:r>
          </w:p>
        </w:tc>
        <w:tc>
          <w:tcPr>
            <w:tcW w:w="3711" w:type="dxa"/>
          </w:tcPr>
          <w:p ns2:paraId="2E9AC184" ns2:textId="545A3779" w:rsidR="00D14B93" w:rsidRPr="00F47775" w:rsidRDefault="00895D30" w:rsidP="00895D30">
            <w:pPr>
              <w:pStyle w:val="TableLeft"/>
              <w:rPr>
                <w:bCs w:val="0"/>
                <w:sz w:val="18"/>
              </w:rPr>
            </w:pPr>
            <w:r w:rsidRPr="00F47775">
              <w:rPr>
                <w:bCs w:val="0"/>
                <w:sz w:val="18"/>
              </w:rPr>
              <w:t>E</w:t>
            </w:r>
            <w:r>
              <w:rPr>
                <w:bCs w:val="0"/>
                <w:sz w:val="18"/>
              </w:rPr>
              <w:t xml:space="preserve">xclusion </w:t>
            </w:r>
            <w:r w:rsidRPr="00F47775">
              <w:rPr>
                <w:bCs w:val="0"/>
                <w:sz w:val="18"/>
              </w:rPr>
              <w:t>C</w:t>
            </w:r>
            <w:r>
              <w:rPr>
                <w:bCs w:val="0"/>
                <w:sz w:val="18"/>
              </w:rPr>
              <w:t xml:space="preserve">riteria </w:t>
            </w:r>
            <w:r w:rsidRPr="00F47775">
              <w:rPr>
                <w:bCs w:val="0"/>
                <w:sz w:val="18"/>
              </w:rPr>
              <w:t>#18 has been added for EU participating sites only to confirm that incapacitated participants are not eligible.</w:t>
            </w:r>
          </w:p>
        </w:tc>
        <w:tc>
          <w:tcPr>
            <w:tcW w:w="3760" w:type="dxa"/>
          </w:tcPr>
          <w:p ns2:paraId="01FEC22B" ns2:textId="23764B11" w:rsidR="00D14B93" w:rsidRPr="00F47775" w:rsidRDefault="00895D30" w:rsidP="00895D30">
            <w:pPr>
              <w:pStyle w:val="TableLeft"/>
              <w:rPr>
                <w:bCs w:val="0"/>
                <w:sz w:val="18"/>
              </w:rPr>
            </w:pPr>
            <w:r>
              <w:rPr>
                <w:bCs w:val="0"/>
                <w:sz w:val="18"/>
              </w:rPr>
              <w:t>See rationale for Section 5.1</w:t>
            </w:r>
            <w:r w:rsidRPr="00F47775">
              <w:rPr>
                <w:bCs w:val="0"/>
                <w:sz w:val="18"/>
              </w:rPr>
              <w:t>.</w:t>
            </w:r>
          </w:p>
        </w:tc>
      </w:tr>
      <w:tr w:rsidR="003117E4" ns2:paraId="7E465577" ns2:textId="77777777" w:rsidTr="00142AA4">
        <w:tc>
          <w:tcPr>
            <w:tcW w:w="1529" w:type="dxa"/>
          </w:tcPr>
          <w:p ns2:paraId="062FDD18" ns2:textId="1909CCA7" w:rsidR="00D14B93" w:rsidRPr="00F47775" w:rsidRDefault="00895D30" w:rsidP="00895D30">
            <w:pPr>
              <w:pStyle w:val="TableLeft"/>
              <w:rPr>
                <w:bCs w:val="0"/>
                <w:sz w:val="18"/>
              </w:rPr>
            </w:pPr>
            <w:r>
              <w:rPr>
                <w:bCs w:val="0"/>
                <w:sz w:val="18"/>
              </w:rPr>
              <w:t xml:space="preserve">Section </w:t>
            </w:r>
            <w:r w:rsidRPr="00E808B5">
              <w:rPr>
                <w:bCs w:val="0"/>
                <w:sz w:val="18"/>
              </w:rPr>
              <w:t>6.1</w:t>
            </w:r>
            <w:r>
              <w:rPr>
                <w:bCs w:val="0"/>
                <w:sz w:val="18"/>
              </w:rPr>
              <w:t xml:space="preserve">, </w:t>
            </w:r>
            <w:r w:rsidRPr="00E808B5">
              <w:rPr>
                <w:bCs w:val="0"/>
                <w:sz w:val="18"/>
              </w:rPr>
              <w:t>Study Intervention(s) Administered</w:t>
            </w:r>
          </w:p>
        </w:tc>
        <w:tc>
          <w:tcPr>
            <w:tcW w:w="3711" w:type="dxa"/>
          </w:tcPr>
          <w:p ns2:paraId="754193B1" ns2:textId="32EDB364" w:rsidR="00D14B93" w:rsidRPr="00F47775" w:rsidRDefault="00895D30" w:rsidP="00895D30">
            <w:pPr>
              <w:pStyle w:val="TableLeft"/>
              <w:rPr>
                <w:bCs w:val="0"/>
                <w:sz w:val="18"/>
              </w:rPr>
            </w:pPr>
            <w:r w:rsidRPr="002B4849">
              <w:rPr>
                <w:bCs w:val="0"/>
                <w:sz w:val="18"/>
              </w:rPr>
              <w:t xml:space="preserve">In </w:t>
            </w:r>
            <w:r>
              <w:rPr>
                <w:bCs w:val="0"/>
                <w:sz w:val="18"/>
              </w:rPr>
              <w:t>Table 7, the dose formulation column for venetoclax was corrected to tablet (instead of solution).</w:t>
            </w:r>
          </w:p>
        </w:tc>
        <w:tc>
          <w:tcPr>
            <w:tcW w:w="3760" w:type="dxa"/>
          </w:tcPr>
          <w:p ns2:paraId="6FCBF36B" ns2:textId="105FB867" w:rsidR="00D14B93" w:rsidRPr="00F47775" w:rsidRDefault="00895D30" w:rsidP="00895D30">
            <w:pPr>
              <w:pStyle w:val="TableLeft"/>
              <w:rPr>
                <w:bCs w:val="0"/>
                <w:sz w:val="18"/>
              </w:rPr>
            </w:pPr>
            <w:r>
              <w:rPr>
                <w:bCs w:val="0"/>
                <w:sz w:val="18"/>
              </w:rPr>
              <w:t>To correct erroneous formulation information.</w:t>
            </w:r>
          </w:p>
        </w:tc>
      </w:tr>
      <w:tr w:rsidR="003117E4" ns2:paraId="2E741780" ns2:textId="77777777" w:rsidTr="00142AA4">
        <w:tc>
          <w:tcPr>
            <w:tcW w:w="1529" w:type="dxa"/>
          </w:tcPr>
          <w:p ns2:paraId="2B9C3925" ns2:textId="3B1A34AC" w:rsidR="00D14B93" w:rsidRPr="00F47775"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ns2:paraId="2348FD6F" ns2:textId="40218290" w:rsidR="00D14B93" w:rsidRPr="00F47775" w:rsidRDefault="00895D30" w:rsidP="00895D30">
            <w:pPr>
              <w:pStyle w:val="TableLeft"/>
              <w:rPr>
                <w:bCs w:val="0"/>
                <w:sz w:val="18"/>
              </w:rPr>
            </w:pPr>
            <w:r w:rsidRPr="00F47775">
              <w:rPr>
                <w:bCs w:val="0"/>
                <w:sz w:val="18"/>
              </w:rPr>
              <w:t>Text added to confirm ANC parameter in Table 13.</w:t>
            </w:r>
          </w:p>
        </w:tc>
        <w:tc>
          <w:tcPr>
            <w:tcW w:w="3760" w:type="dxa"/>
          </w:tcPr>
          <w:p ns2:paraId="422F5F9E" ns2:textId="60B7931A" w:rsidR="00D14B93" w:rsidRPr="00F47775" w:rsidRDefault="00895D30" w:rsidP="00895D30">
            <w:pPr>
              <w:pStyle w:val="TableLeft"/>
              <w:rPr>
                <w:bCs w:val="0"/>
                <w:sz w:val="18"/>
              </w:rPr>
            </w:pPr>
            <w:r>
              <w:rPr>
                <w:bCs w:val="0"/>
                <w:sz w:val="18"/>
              </w:rPr>
              <w:t>See rationale for Section 1.3.1, country-specific text</w:t>
            </w:r>
            <w:r w:rsidRPr="00F47775">
              <w:rPr>
                <w:bCs w:val="0"/>
                <w:sz w:val="18"/>
              </w:rPr>
              <w:t>.</w:t>
            </w:r>
          </w:p>
        </w:tc>
      </w:tr>
      <w:tr w:rsidR="003117E4" ns2:paraId="023C5690" ns2:textId="77777777" w:rsidTr="00142AA4">
        <w:tc>
          <w:tcPr>
            <w:tcW w:w="1529" w:type="dxa"/>
          </w:tcPr>
          <w:p ns2:paraId="4E41DD8E" ns2:textId="654C412A" w:rsidR="00D14B93" w:rsidRPr="0079729D"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ns2:paraId="4FDD7CDB" ns2:textId="030B19B2" w:rsidR="00D14B93" w:rsidRPr="004F6D42" w:rsidRDefault="00895D30" w:rsidP="00895D30">
            <w:pPr>
              <w:pStyle w:val="TableLeft"/>
              <w:rPr>
                <w:bCs w:val="0"/>
                <w:sz w:val="18"/>
              </w:rPr>
            </w:pPr>
            <w:r w:rsidRPr="00F47775">
              <w:rPr>
                <w:bCs w:val="0"/>
                <w:sz w:val="18"/>
              </w:rPr>
              <w:t xml:space="preserve">Correction made to Table 13 </w:t>
            </w:r>
            <w:r>
              <w:rPr>
                <w:bCs w:val="0"/>
                <w:sz w:val="18"/>
              </w:rPr>
              <w:t xml:space="preserve">(CLL Participants) </w:t>
            </w:r>
            <w:r w:rsidRPr="00F47775">
              <w:rPr>
                <w:bCs w:val="0"/>
                <w:sz w:val="18"/>
              </w:rPr>
              <w:t xml:space="preserve">footnote appendix </w:t>
            </w:r>
            <w:r>
              <w:rPr>
                <w:bCs w:val="0"/>
                <w:sz w:val="18"/>
              </w:rPr>
              <w:t>cross-</w:t>
            </w:r>
            <w:r w:rsidRPr="00F47775">
              <w:rPr>
                <w:bCs w:val="0"/>
                <w:sz w:val="18"/>
              </w:rPr>
              <w:t>reference.</w:t>
            </w:r>
          </w:p>
        </w:tc>
        <w:tc>
          <w:tcPr>
            <w:tcW w:w="3760" w:type="dxa"/>
          </w:tcPr>
          <w:p ns2:paraId="7F0BC974" ns2:textId="61B056E8" w:rsidR="00D14B93" w:rsidRPr="00F47775" w:rsidRDefault="00895D30" w:rsidP="00895D30">
            <w:pPr>
              <w:pStyle w:val="TableLeft"/>
              <w:rPr>
                <w:bCs w:val="0"/>
                <w:sz w:val="18"/>
              </w:rPr>
            </w:pPr>
            <w:r w:rsidRPr="00F47775">
              <w:rPr>
                <w:bCs w:val="0"/>
                <w:sz w:val="18"/>
              </w:rPr>
              <w:t>To correct erroneous text</w:t>
            </w:r>
            <w:r>
              <w:rPr>
                <w:bCs w:val="0"/>
                <w:sz w:val="18"/>
              </w:rPr>
              <w:t xml:space="preserve"> related to Appendix cross-reference.</w:t>
            </w:r>
          </w:p>
        </w:tc>
      </w:tr>
      <w:tr w:rsidR="003117E4" ns2:paraId="3FB99D0C" ns2:textId="77777777" w:rsidTr="00142AA4">
        <w:tc>
          <w:tcPr>
            <w:tcW w:w="1529" w:type="dxa"/>
          </w:tcPr>
          <w:p ns2:paraId="4B17B8B7" ns2:textId="6940D988" w:rsidR="00D14B93" w:rsidRPr="00F47775"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ns2:paraId="681631A6" ns2:textId="1D4A335F" w:rsidR="00D14B93" w:rsidRPr="00F47775" w:rsidRDefault="00895D30" w:rsidP="00895D30">
            <w:pPr>
              <w:pStyle w:val="TableLeft"/>
              <w:rPr>
                <w:bCs w:val="0"/>
                <w:sz w:val="18"/>
              </w:rPr>
            </w:pPr>
            <w:r w:rsidRPr="00F47775">
              <w:rPr>
                <w:bCs w:val="0"/>
                <w:sz w:val="18"/>
              </w:rPr>
              <w:t xml:space="preserve">Correction made to </w:t>
            </w:r>
            <w:r>
              <w:rPr>
                <w:bCs w:val="0"/>
                <w:sz w:val="18"/>
              </w:rPr>
              <w:t>T</w:t>
            </w:r>
            <w:r w:rsidRPr="00F47775">
              <w:rPr>
                <w:bCs w:val="0"/>
                <w:sz w:val="18"/>
              </w:rPr>
              <w:t xml:space="preserve">able 14 </w:t>
            </w:r>
            <w:r>
              <w:rPr>
                <w:bCs w:val="0"/>
                <w:sz w:val="18"/>
              </w:rPr>
              <w:t xml:space="preserve">(SLL Participants) </w:t>
            </w:r>
            <w:r w:rsidRPr="00F47775">
              <w:rPr>
                <w:bCs w:val="0"/>
                <w:sz w:val="18"/>
              </w:rPr>
              <w:t xml:space="preserve">to footnote </w:t>
            </w:r>
            <w:r>
              <w:rPr>
                <w:bCs w:val="0"/>
                <w:sz w:val="18"/>
              </w:rPr>
              <w:t>grading for hematological AEs using CTCAE</w:t>
            </w:r>
            <w:r w:rsidRPr="00F47775">
              <w:rPr>
                <w:bCs w:val="0"/>
                <w:sz w:val="18"/>
              </w:rPr>
              <w:t>.</w:t>
            </w:r>
          </w:p>
        </w:tc>
        <w:tc>
          <w:tcPr>
            <w:tcW w:w="3760" w:type="dxa"/>
          </w:tcPr>
          <w:p ns2:paraId="367BA019" ns2:textId="5A407295" w:rsidR="00D14B93" w:rsidRPr="00F47775" w:rsidRDefault="00895D30" w:rsidP="00895D30">
            <w:pPr>
              <w:pStyle w:val="TableLeft"/>
              <w:rPr>
                <w:bCs w:val="0"/>
                <w:sz w:val="18"/>
              </w:rPr>
            </w:pPr>
            <w:r>
              <w:rPr>
                <w:bCs w:val="0"/>
                <w:sz w:val="18"/>
              </w:rPr>
              <w:t>To correct erroneous text for grading hematological AEs</w:t>
            </w:r>
            <w:r w:rsidRPr="00F47775">
              <w:rPr>
                <w:bCs w:val="0"/>
                <w:sz w:val="18"/>
              </w:rPr>
              <w:t>.</w:t>
            </w:r>
          </w:p>
        </w:tc>
      </w:tr>
      <w:tr w:rsidR="003117E4" ns2:paraId="258045E0" ns2:textId="77777777" w:rsidTr="00142AA4">
        <w:tc>
          <w:tcPr>
            <w:tcW w:w="1529" w:type="dxa"/>
          </w:tcPr>
          <w:p ns2:paraId="026A277E" ns2:textId="70BE9705" w:rsidR="00D14B93" w:rsidRPr="00F47775"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ns2:paraId="3D79B576" ns2:textId="64193852" w:rsidR="00D14B93" w:rsidRPr="00F47775" w:rsidRDefault="00895D30" w:rsidP="00895D30">
            <w:pPr>
              <w:pStyle w:val="TableLeft"/>
              <w:rPr>
                <w:bCs w:val="0"/>
                <w:sz w:val="18"/>
              </w:rPr>
            </w:pPr>
            <w:r>
              <w:rPr>
                <w:bCs w:val="0"/>
                <w:sz w:val="18"/>
              </w:rPr>
              <w:t>Text added to clarify dose reductions permitted (depending on nemtabrutinib starting dose) in Table 15.</w:t>
            </w:r>
          </w:p>
        </w:tc>
        <w:tc>
          <w:tcPr>
            <w:tcW w:w="3760" w:type="dxa"/>
          </w:tcPr>
          <w:p ns2:paraId="01333B8D" ns2:textId="041DA96C" w:rsidR="00D14B93" w:rsidRDefault="00895D30" w:rsidP="00895D30">
            <w:pPr>
              <w:pStyle w:val="TableLeft"/>
              <w:rPr>
                <w:bCs w:val="0"/>
                <w:sz w:val="18"/>
              </w:rPr>
            </w:pPr>
            <w:r>
              <w:rPr>
                <w:bCs w:val="0"/>
                <w:sz w:val="18"/>
              </w:rPr>
              <w:t>To correct erroneous text for dose reductions</w:t>
            </w:r>
            <w:r w:rsidRPr="00F47775">
              <w:rPr>
                <w:bCs w:val="0"/>
                <w:sz w:val="18"/>
              </w:rPr>
              <w:t>.</w:t>
            </w:r>
          </w:p>
        </w:tc>
      </w:tr>
      <w:tr w:rsidR="003117E4" ns2:paraId="32A8F002" ns2:textId="77777777" w:rsidTr="00142AA4">
        <w:tc>
          <w:tcPr>
            <w:tcW w:w="1529" w:type="dxa"/>
          </w:tcPr>
          <w:p ns2:paraId="0F41263A" ns2:textId="7C979A71" w:rsidR="00D14B93" w:rsidRPr="00F47775" w:rsidRDefault="00895D30" w:rsidP="00895D30">
            <w:pPr>
              <w:pStyle w:val="TableLeft"/>
              <w:rPr>
                <w:bCs w:val="0"/>
                <w:sz w:val="18"/>
              </w:rPr>
            </w:pPr>
            <w:r w:rsidRPr="00F47775">
              <w:rPr>
                <w:bCs w:val="0"/>
                <w:sz w:val="18"/>
              </w:rPr>
              <w:t>Section 6.6.2.3</w:t>
            </w:r>
            <w:r>
              <w:rPr>
                <w:bCs w:val="0"/>
                <w:sz w:val="18"/>
              </w:rPr>
              <w:t>,</w:t>
            </w:r>
            <w:r w:rsidRPr="00F47775">
              <w:rPr>
                <w:bCs w:val="0"/>
                <w:sz w:val="18"/>
              </w:rPr>
              <w:t xml:space="preserve"> Treatment Group Dose Modifications Where Causality is not Certain</w:t>
            </w:r>
          </w:p>
        </w:tc>
        <w:tc>
          <w:tcPr>
            <w:tcW w:w="3711" w:type="dxa"/>
          </w:tcPr>
          <w:p ns2:paraId="516444E7" ns2:textId="6F12FE9D" w:rsidR="00D14B93" w:rsidRPr="00F47775" w:rsidRDefault="00895D30" w:rsidP="00895D30">
            <w:pPr>
              <w:pStyle w:val="TableLeft"/>
              <w:rPr>
                <w:bCs w:val="0"/>
                <w:sz w:val="18"/>
              </w:rPr>
            </w:pPr>
            <w:r w:rsidRPr="00F47775">
              <w:rPr>
                <w:bCs w:val="0"/>
                <w:sz w:val="18"/>
              </w:rPr>
              <w:t xml:space="preserve">Correction made to </w:t>
            </w:r>
            <w:r>
              <w:rPr>
                <w:bCs w:val="0"/>
                <w:sz w:val="18"/>
              </w:rPr>
              <w:t>T</w:t>
            </w:r>
            <w:r w:rsidRPr="00F47775">
              <w:rPr>
                <w:bCs w:val="0"/>
                <w:sz w:val="18"/>
              </w:rPr>
              <w:t>able 1</w:t>
            </w:r>
            <w:r>
              <w:rPr>
                <w:bCs w:val="0"/>
                <w:sz w:val="18"/>
              </w:rPr>
              <w:t>9</w:t>
            </w:r>
            <w:r w:rsidRPr="00F47775">
              <w:rPr>
                <w:bCs w:val="0"/>
                <w:sz w:val="18"/>
              </w:rPr>
              <w:t xml:space="preserve"> </w:t>
            </w:r>
            <w:r>
              <w:rPr>
                <w:bCs w:val="0"/>
                <w:sz w:val="18"/>
              </w:rPr>
              <w:t xml:space="preserve">(SLL Participants) </w:t>
            </w:r>
            <w:r w:rsidRPr="00F47775">
              <w:rPr>
                <w:bCs w:val="0"/>
                <w:sz w:val="18"/>
              </w:rPr>
              <w:t xml:space="preserve">to footnote </w:t>
            </w:r>
            <w:r>
              <w:rPr>
                <w:bCs w:val="0"/>
                <w:sz w:val="18"/>
              </w:rPr>
              <w:t>grading for hematological AEs using CTCAE</w:t>
            </w:r>
            <w:r w:rsidRPr="00F47775">
              <w:rPr>
                <w:bCs w:val="0"/>
                <w:sz w:val="18"/>
              </w:rPr>
              <w:t>.</w:t>
            </w:r>
          </w:p>
        </w:tc>
        <w:tc>
          <w:tcPr>
            <w:tcW w:w="3760" w:type="dxa"/>
          </w:tcPr>
          <w:p ns2:paraId="0EB436DA" ns2:textId="3E24E81A" w:rsidR="00D14B93" w:rsidRPr="00F47775" w:rsidRDefault="00895D30" w:rsidP="00895D30">
            <w:pPr>
              <w:pStyle w:val="TableLeft"/>
              <w:rPr>
                <w:bCs w:val="0"/>
                <w:sz w:val="18"/>
              </w:rPr>
            </w:pPr>
            <w:r>
              <w:rPr>
                <w:bCs w:val="0"/>
                <w:sz w:val="18"/>
              </w:rPr>
              <w:t>See rationale for Section 6.6.2.1 Table 14</w:t>
            </w:r>
            <w:r w:rsidRPr="00F47775">
              <w:rPr>
                <w:bCs w:val="0"/>
                <w:sz w:val="18"/>
              </w:rPr>
              <w:t>.</w:t>
            </w:r>
          </w:p>
        </w:tc>
      </w:tr>
      <w:tr w:rsidR="003117E4" ns2:paraId="7A02DA68" ns2:textId="77777777" w:rsidTr="00142AA4">
        <w:tc>
          <w:tcPr>
            <w:tcW w:w="1529" w:type="dxa"/>
          </w:tcPr>
          <w:p ns2:paraId="43E0AAA6" ns2:textId="2CFC52BC" w:rsidR="00D14B93" w:rsidRPr="00F47775" w:rsidRDefault="00895D30" w:rsidP="00895D30">
            <w:pPr>
              <w:pStyle w:val="TableLeft"/>
              <w:rPr>
                <w:bCs w:val="0"/>
                <w:sz w:val="18"/>
              </w:rPr>
            </w:pPr>
            <w:r w:rsidRPr="00F47775">
              <w:rPr>
                <w:bCs w:val="0"/>
                <w:sz w:val="18"/>
              </w:rPr>
              <w:t>Section 6.6.2.3</w:t>
            </w:r>
            <w:r>
              <w:rPr>
                <w:bCs w:val="0"/>
                <w:sz w:val="18"/>
              </w:rPr>
              <w:t>,</w:t>
            </w:r>
            <w:r w:rsidRPr="00F47775">
              <w:rPr>
                <w:bCs w:val="0"/>
                <w:sz w:val="18"/>
              </w:rPr>
              <w:t xml:space="preserve"> Treatment Group Dose Modifications Where Causality is not Certain</w:t>
            </w:r>
          </w:p>
        </w:tc>
        <w:tc>
          <w:tcPr>
            <w:tcW w:w="3711" w:type="dxa"/>
          </w:tcPr>
          <w:p ns2:paraId="1CFF7DDF" ns2:textId="4C034863" w:rsidR="00D14B93" w:rsidRPr="00F47775" w:rsidRDefault="00895D30" w:rsidP="00895D30">
            <w:pPr>
              <w:pStyle w:val="TableLeft"/>
              <w:rPr>
                <w:bCs w:val="0"/>
                <w:sz w:val="18"/>
              </w:rPr>
            </w:pPr>
            <w:r w:rsidRPr="009F64BF">
              <w:rPr>
                <w:bCs w:val="0"/>
                <w:sz w:val="18"/>
              </w:rPr>
              <w:t xml:space="preserve">Corrections made to Table </w:t>
            </w:r>
            <w:r>
              <w:rPr>
                <w:bCs w:val="0"/>
                <w:sz w:val="18"/>
              </w:rPr>
              <w:t>20</w:t>
            </w:r>
            <w:r w:rsidRPr="009F64BF">
              <w:rPr>
                <w:bCs w:val="0"/>
                <w:sz w:val="18"/>
              </w:rPr>
              <w:t xml:space="preserve"> (CLL Participants) footnote cross-reference.</w:t>
            </w:r>
          </w:p>
        </w:tc>
        <w:tc>
          <w:tcPr>
            <w:tcW w:w="3760" w:type="dxa"/>
          </w:tcPr>
          <w:p ns2:paraId="108C8624" ns2:textId="509E7278" w:rsidR="00D14B93" w:rsidRDefault="00895D30" w:rsidP="00895D30">
            <w:pPr>
              <w:pStyle w:val="TableLeft"/>
              <w:rPr>
                <w:bCs w:val="0"/>
                <w:sz w:val="18"/>
              </w:rPr>
            </w:pPr>
            <w:r>
              <w:rPr>
                <w:bCs w:val="0"/>
                <w:sz w:val="18"/>
              </w:rPr>
              <w:t>See rationale for Section 6.6.2.1 Table 13.</w:t>
            </w:r>
          </w:p>
        </w:tc>
      </w:tr>
      <w:tr w:rsidR="003117E4" ns2:paraId="31D69078" ns2:textId="77777777" w:rsidTr="00142AA4">
        <w:tc>
          <w:tcPr>
            <w:tcW w:w="1529" w:type="dxa"/>
          </w:tcPr>
          <w:p ns2:paraId="07EC8F4F" ns2:textId="02DA1C37" w:rsidR="00D14B93" w:rsidRPr="00F47775" w:rsidRDefault="00895D30" w:rsidP="00895D30">
            <w:pPr>
              <w:pStyle w:val="TableLeft"/>
              <w:rPr>
                <w:bCs w:val="0"/>
                <w:sz w:val="18"/>
              </w:rPr>
            </w:pPr>
            <w:r w:rsidRPr="00F47775">
              <w:rPr>
                <w:bCs w:val="0"/>
                <w:sz w:val="18"/>
              </w:rPr>
              <w:t>Section 8.1.5</w:t>
            </w:r>
            <w:r>
              <w:rPr>
                <w:bCs w:val="0"/>
                <w:sz w:val="18"/>
              </w:rPr>
              <w:t>,</w:t>
            </w:r>
            <w:r w:rsidRPr="00F47775">
              <w:rPr>
                <w:bCs w:val="0"/>
                <w:sz w:val="18"/>
              </w:rPr>
              <w:t xml:space="preserve"> Disease Characteristics</w:t>
            </w:r>
          </w:p>
        </w:tc>
        <w:tc>
          <w:tcPr>
            <w:tcW w:w="3711" w:type="dxa"/>
          </w:tcPr>
          <w:p ns2:paraId="1942918F" ns2:textId="66473B11" w:rsidR="00D14B93" w:rsidRPr="00F47775" w:rsidRDefault="00895D30" w:rsidP="00895D30">
            <w:pPr>
              <w:pStyle w:val="TableLeft"/>
              <w:rPr>
                <w:bCs w:val="0"/>
                <w:sz w:val="18"/>
              </w:rPr>
            </w:pPr>
            <w:r w:rsidRPr="00F47775">
              <w:rPr>
                <w:bCs w:val="0"/>
                <w:sz w:val="18"/>
              </w:rPr>
              <w:t xml:space="preserve">Footnote </w:t>
            </w:r>
            <w:r>
              <w:rPr>
                <w:bCs w:val="0"/>
                <w:sz w:val="18"/>
              </w:rPr>
              <w:t xml:space="preserve">regarding participants with TP53 aberrations were not eligible for the study was </w:t>
            </w:r>
            <w:r w:rsidRPr="00F47775">
              <w:rPr>
                <w:bCs w:val="0"/>
                <w:sz w:val="18"/>
              </w:rPr>
              <w:t>removed from Table 23.</w:t>
            </w:r>
          </w:p>
        </w:tc>
        <w:tc>
          <w:tcPr>
            <w:tcW w:w="3760" w:type="dxa"/>
          </w:tcPr>
          <w:p ns2:paraId="29D6D5D8" ns2:textId="0C06F88F" w:rsidR="00D14B93" w:rsidRPr="00F47775" w:rsidRDefault="00895D30" w:rsidP="00895D30">
            <w:pPr>
              <w:pStyle w:val="TableLeft"/>
              <w:rPr>
                <w:bCs w:val="0"/>
                <w:sz w:val="18"/>
              </w:rPr>
            </w:pPr>
            <w:r w:rsidRPr="00F47775">
              <w:rPr>
                <w:bCs w:val="0"/>
                <w:sz w:val="18"/>
              </w:rPr>
              <w:t>Not applicable to this study.</w:t>
            </w:r>
          </w:p>
        </w:tc>
      </w:tr>
      <w:tr w:rsidR="003117E4" ns2:paraId="0ABCA27F" ns2:textId="77777777" w:rsidTr="00142AA4">
        <w:tc>
          <w:tcPr>
            <w:tcW w:w="1529" w:type="dxa"/>
          </w:tcPr>
          <w:p ns2:paraId="7ECBC877" ns2:textId="36F4DA8F" w:rsidR="00D14B93" w:rsidRPr="00F47775" w:rsidRDefault="00895D30" w:rsidP="00895D30">
            <w:pPr>
              <w:pStyle w:val="TableLeft"/>
              <w:rPr>
                <w:bCs w:val="0"/>
                <w:sz w:val="18"/>
              </w:rPr>
            </w:pPr>
            <w:r w:rsidRPr="009F64BF">
              <w:rPr>
                <w:bCs w:val="0"/>
                <w:sz w:val="18"/>
              </w:rPr>
              <w:t>Section 8.1.5, Disease Characteristics</w:t>
            </w:r>
          </w:p>
        </w:tc>
        <w:tc>
          <w:tcPr>
            <w:tcW w:w="3711" w:type="dxa"/>
          </w:tcPr>
          <w:p ns2:paraId="6AD67FE7" ns2:textId="16768A89" w:rsidR="00D14B93" w:rsidRPr="00F47775" w:rsidRDefault="00895D30" w:rsidP="00895D30">
            <w:pPr>
              <w:pStyle w:val="TableLeft"/>
              <w:rPr>
                <w:bCs w:val="0"/>
                <w:sz w:val="18"/>
              </w:rPr>
            </w:pPr>
            <w:r w:rsidRPr="009F64BF">
              <w:rPr>
                <w:bCs w:val="0"/>
                <w:sz w:val="18"/>
              </w:rPr>
              <w:t xml:space="preserve">Footnote regarding participants with TP53 aberrations were not eligible for the study was removed from Table 24.  </w:t>
            </w:r>
          </w:p>
        </w:tc>
        <w:tc>
          <w:tcPr>
            <w:tcW w:w="3760" w:type="dxa"/>
          </w:tcPr>
          <w:p ns2:paraId="41F5B8BB" ns2:textId="24685A7B" w:rsidR="00D14B93" w:rsidRPr="00F47775" w:rsidRDefault="00895D30" w:rsidP="00895D30">
            <w:pPr>
              <w:pStyle w:val="TableLeft"/>
              <w:rPr>
                <w:bCs w:val="0"/>
                <w:sz w:val="18"/>
              </w:rPr>
            </w:pPr>
            <w:r>
              <w:rPr>
                <w:bCs w:val="0"/>
                <w:sz w:val="18"/>
              </w:rPr>
              <w:t>See rationale for Section 8.1.5 Table 23</w:t>
            </w:r>
            <w:r w:rsidRPr="009F64BF">
              <w:rPr>
                <w:bCs w:val="0"/>
                <w:sz w:val="18"/>
              </w:rPr>
              <w:t>.</w:t>
            </w:r>
          </w:p>
        </w:tc>
      </w:tr>
      <w:tr w:rsidR="003117E4" ns2:paraId="15938C37" ns2:textId="77777777" w:rsidTr="00142AA4">
        <w:tc>
          <w:tcPr>
            <w:tcW w:w="1529" w:type="dxa"/>
          </w:tcPr>
          <w:p ns2:paraId="215F8985" ns2:textId="6DFEFE56" w:rsidR="00D14B93" w:rsidRPr="00F47775" w:rsidRDefault="00895D30" w:rsidP="00895D30">
            <w:pPr>
              <w:pStyle w:val="TableLeft"/>
              <w:rPr>
                <w:bCs w:val="0"/>
                <w:sz w:val="18"/>
              </w:rPr>
            </w:pPr>
            <w:r w:rsidRPr="00F47775">
              <w:rPr>
                <w:bCs w:val="0"/>
                <w:sz w:val="18"/>
              </w:rPr>
              <w:t>Section 8.4</w:t>
            </w:r>
            <w:r>
              <w:rPr>
                <w:bCs w:val="0"/>
                <w:sz w:val="18"/>
              </w:rPr>
              <w:t>,</w:t>
            </w:r>
            <w:r w:rsidRPr="00F47775">
              <w:rPr>
                <w:bCs w:val="0"/>
                <w:sz w:val="18"/>
              </w:rPr>
              <w:t xml:space="preserve"> Adverse Events, Serious Adverse Events, and Other Reportable Safety Events</w:t>
            </w:r>
          </w:p>
        </w:tc>
        <w:tc>
          <w:tcPr>
            <w:tcW w:w="3711" w:type="dxa"/>
          </w:tcPr>
          <w:p ns2:paraId="692B85A9" ns2:textId="035027C0" w:rsidR="00D14B93" w:rsidRPr="00F47775" w:rsidRDefault="00895D30" w:rsidP="00895D30">
            <w:pPr>
              <w:pStyle w:val="TableLeft"/>
              <w:rPr>
                <w:bCs w:val="0"/>
                <w:sz w:val="18"/>
              </w:rPr>
            </w:pPr>
            <w:r>
              <w:rPr>
                <w:bCs w:val="0"/>
                <w:sz w:val="18"/>
              </w:rPr>
              <w:t xml:space="preserve">Removed text requiring sites to contact the participant via </w:t>
            </w:r>
            <w:r w:rsidRPr="00F47775">
              <w:rPr>
                <w:bCs w:val="0"/>
                <w:sz w:val="18"/>
              </w:rPr>
              <w:t xml:space="preserve"> telephone calls </w:t>
            </w:r>
            <w:r>
              <w:rPr>
                <w:bCs w:val="0"/>
                <w:sz w:val="18"/>
              </w:rPr>
              <w:t>every</w:t>
            </w:r>
            <w:r w:rsidRPr="00F47775">
              <w:rPr>
                <w:bCs w:val="0"/>
                <w:sz w:val="18"/>
              </w:rPr>
              <w:t xml:space="preserve"> Q6W.</w:t>
            </w:r>
          </w:p>
        </w:tc>
        <w:tc>
          <w:tcPr>
            <w:tcW w:w="3760" w:type="dxa"/>
          </w:tcPr>
          <w:p ns2:paraId="45B39623" ns2:textId="6B2342E0" w:rsidR="00D14B93" w:rsidRPr="00F47775" w:rsidRDefault="00895D30" w:rsidP="00895D30">
            <w:pPr>
              <w:pStyle w:val="TableLeft"/>
              <w:rPr>
                <w:bCs w:val="0"/>
                <w:sz w:val="18"/>
              </w:rPr>
            </w:pPr>
            <w:r w:rsidRPr="00F47775">
              <w:rPr>
                <w:bCs w:val="0"/>
                <w:sz w:val="18"/>
              </w:rPr>
              <w:t>See rationale for Section 8.1.5.</w:t>
            </w:r>
          </w:p>
        </w:tc>
      </w:tr>
      <w:tr w:rsidR="003117E4" ns2:paraId="390E21AB" ns2:textId="77777777" w:rsidTr="00142AA4">
        <w:tc>
          <w:tcPr>
            <w:tcW w:w="1529" w:type="dxa"/>
          </w:tcPr>
          <w:p ns2:paraId="757141B4" ns2:textId="7E1E453A" w:rsidR="00D14B93" w:rsidRPr="00F47775" w:rsidRDefault="00895D30" w:rsidP="00895D30">
            <w:pPr>
              <w:pStyle w:val="TableLeft"/>
              <w:rPr>
                <w:bCs w:val="0"/>
                <w:sz w:val="18"/>
              </w:rPr>
            </w:pPr>
            <w:r w:rsidRPr="00F47775">
              <w:rPr>
                <w:bCs w:val="0"/>
                <w:sz w:val="18"/>
              </w:rPr>
              <w:t>Section 8.4.7</w:t>
            </w:r>
            <w:r>
              <w:rPr>
                <w:bCs w:val="0"/>
                <w:sz w:val="18"/>
              </w:rPr>
              <w:t>,</w:t>
            </w:r>
            <w:r w:rsidRPr="00F47775">
              <w:rPr>
                <w:bCs w:val="0"/>
                <w:sz w:val="18"/>
              </w:rPr>
              <w:t xml:space="preserve"> Events of Clinical Interest</w:t>
            </w:r>
          </w:p>
        </w:tc>
        <w:tc>
          <w:tcPr>
            <w:tcW w:w="3711" w:type="dxa"/>
          </w:tcPr>
          <w:p ns2:paraId="14F28D61" ns2:textId="0320BF0C" w:rsidR="00D14B93" w:rsidRPr="00F47775" w:rsidRDefault="00895D30" w:rsidP="00895D30">
            <w:pPr>
              <w:pStyle w:val="TableLeft"/>
              <w:rPr>
                <w:bCs w:val="0"/>
                <w:sz w:val="18"/>
              </w:rPr>
            </w:pPr>
            <w:r w:rsidRPr="00F47775">
              <w:rPr>
                <w:bCs w:val="0"/>
                <w:sz w:val="18"/>
              </w:rPr>
              <w:t>Cardiac event definition has been updated.</w:t>
            </w:r>
          </w:p>
        </w:tc>
        <w:tc>
          <w:tcPr>
            <w:tcW w:w="3760" w:type="dxa"/>
          </w:tcPr>
          <w:p ns2:paraId="382686CC" ns2:textId="6E29E84F" w:rsidR="00D14B93" w:rsidRPr="00F47775" w:rsidRDefault="00895D30" w:rsidP="00895D30">
            <w:pPr>
              <w:pStyle w:val="TableLeft"/>
              <w:rPr>
                <w:bCs w:val="0"/>
                <w:sz w:val="18"/>
              </w:rPr>
            </w:pPr>
            <w:r w:rsidRPr="00F47775">
              <w:rPr>
                <w:bCs w:val="0"/>
                <w:sz w:val="18"/>
              </w:rPr>
              <w:t>To align with current ECI definitions for nemtabrutinib.</w:t>
            </w:r>
          </w:p>
        </w:tc>
      </w:tr>
      <w:tr w:rsidR="003117E4" ns2:paraId="0BDEEA18" ns2:textId="77777777" w:rsidTr="00142AA4">
        <w:tc>
          <w:tcPr>
            <w:tcW w:w="1529" w:type="dxa"/>
          </w:tcPr>
          <w:p ns2:paraId="6E2E63A0" ns2:textId="4558232B" w:rsidR="00D14B93" w:rsidRPr="00F47775" w:rsidRDefault="00895D30" w:rsidP="00895D30">
            <w:pPr>
              <w:pStyle w:val="TableLeft"/>
              <w:rPr>
                <w:bCs w:val="0"/>
                <w:sz w:val="18"/>
              </w:rPr>
            </w:pPr>
            <w:r w:rsidRPr="00F47775">
              <w:rPr>
                <w:bCs w:val="0"/>
                <w:sz w:val="18"/>
              </w:rPr>
              <w:lastRenderedPageBreak/>
              <w:t>Section 8.5</w:t>
            </w:r>
            <w:r>
              <w:rPr>
                <w:bCs w:val="0"/>
                <w:sz w:val="18"/>
              </w:rPr>
              <w:t>,</w:t>
            </w:r>
            <w:r w:rsidRPr="00F47775">
              <w:rPr>
                <w:bCs w:val="0"/>
                <w:sz w:val="18"/>
              </w:rPr>
              <w:t xml:space="preserve"> Treatment of Overdose</w:t>
            </w:r>
          </w:p>
        </w:tc>
        <w:tc>
          <w:tcPr>
            <w:tcW w:w="3711" w:type="dxa"/>
          </w:tcPr>
          <w:p ns2:paraId="04B0EE69" ns2:textId="2C98BBD8" w:rsidR="00D14B93" w:rsidRPr="00F47775" w:rsidRDefault="00895D30" w:rsidP="00895D30">
            <w:pPr>
              <w:pStyle w:val="TableLeft"/>
              <w:rPr>
                <w:bCs w:val="0"/>
                <w:sz w:val="18"/>
              </w:rPr>
            </w:pPr>
            <w:r w:rsidRPr="00F47775">
              <w:rPr>
                <w:bCs w:val="0"/>
                <w:sz w:val="18"/>
              </w:rPr>
              <w:t>Text added to refer to prescribing information for venetoclax or rituximab/biosimilar.</w:t>
            </w:r>
          </w:p>
        </w:tc>
        <w:tc>
          <w:tcPr>
            <w:tcW w:w="3760" w:type="dxa"/>
          </w:tcPr>
          <w:p ns2:paraId="12B6DA3C" ns2:textId="1FAA49D2" w:rsidR="00D14B93" w:rsidRPr="00F47775" w:rsidRDefault="00895D30" w:rsidP="00895D30">
            <w:pPr>
              <w:pStyle w:val="TableLeft"/>
              <w:rPr>
                <w:bCs w:val="0"/>
                <w:sz w:val="18"/>
              </w:rPr>
            </w:pPr>
            <w:r w:rsidRPr="00F47775">
              <w:rPr>
                <w:bCs w:val="0"/>
                <w:sz w:val="18"/>
              </w:rPr>
              <w:t>To provide clarity in the event of an overdose.</w:t>
            </w:r>
          </w:p>
        </w:tc>
      </w:tr>
      <w:tr w:rsidR="003117E4" ns2:paraId="7FCB736C" ns2:textId="77777777" w:rsidTr="00142AA4">
        <w:tc>
          <w:tcPr>
            <w:tcW w:w="1529" w:type="dxa"/>
          </w:tcPr>
          <w:p ns2:paraId="75A9AA6D" ns2:textId="5E7DB7F9" w:rsidR="00D14B93" w:rsidRPr="00F47775" w:rsidRDefault="00895D30" w:rsidP="00895D30">
            <w:pPr>
              <w:pStyle w:val="TableLeft"/>
              <w:rPr>
                <w:bCs w:val="0"/>
                <w:sz w:val="18"/>
              </w:rPr>
            </w:pPr>
            <w:r w:rsidRPr="00F47775">
              <w:rPr>
                <w:bCs w:val="0"/>
                <w:sz w:val="18"/>
              </w:rPr>
              <w:t xml:space="preserve">Section </w:t>
            </w:r>
            <w:r w:rsidRPr="00111E8B">
              <w:rPr>
                <w:bCs w:val="0"/>
                <w:sz w:val="18"/>
              </w:rPr>
              <w:t>10.8.1.1</w:t>
            </w:r>
            <w:r>
              <w:rPr>
                <w:bCs w:val="0"/>
                <w:sz w:val="18"/>
              </w:rPr>
              <w:t xml:space="preserve">, </w:t>
            </w:r>
            <w:r w:rsidRPr="00111E8B">
              <w:rPr>
                <w:bCs w:val="0"/>
                <w:sz w:val="18"/>
              </w:rPr>
              <w:t>Examples of CYP3A Strong Inducers</w:t>
            </w:r>
          </w:p>
        </w:tc>
        <w:tc>
          <w:tcPr>
            <w:tcW w:w="3711" w:type="dxa"/>
          </w:tcPr>
          <w:p ns2:paraId="47724484" ns2:textId="2074BCFC" w:rsidR="00D14B93" w:rsidRPr="00F47775" w:rsidRDefault="00895D30" w:rsidP="00895D30">
            <w:pPr>
              <w:pStyle w:val="TableLeft"/>
              <w:rPr>
                <w:bCs w:val="0"/>
                <w:sz w:val="18"/>
              </w:rPr>
            </w:pPr>
            <w:r w:rsidRPr="00F47775">
              <w:rPr>
                <w:bCs w:val="0"/>
                <w:sz w:val="18"/>
              </w:rPr>
              <w:t>List of example inducers of CYP3A was updated.</w:t>
            </w:r>
          </w:p>
        </w:tc>
        <w:tc>
          <w:tcPr>
            <w:tcW w:w="3760" w:type="dxa"/>
          </w:tcPr>
          <w:p ns2:paraId="05BB5C2A" ns2:textId="7590E840" w:rsidR="00D14B93" w:rsidRPr="00F47775" w:rsidRDefault="00895D30" w:rsidP="00895D30">
            <w:pPr>
              <w:pStyle w:val="TableLeft"/>
              <w:rPr>
                <w:bCs w:val="0"/>
                <w:sz w:val="18"/>
              </w:rPr>
            </w:pPr>
            <w:r w:rsidRPr="00F47775">
              <w:rPr>
                <w:bCs w:val="0"/>
                <w:sz w:val="18"/>
              </w:rPr>
              <w:t>To update the list as per referenced source.</w:t>
            </w:r>
          </w:p>
        </w:tc>
      </w:tr>
      <w:tr w:rsidR="003117E4" ns2:paraId="76477856" ns2:textId="77777777" w:rsidTr="00142AA4">
        <w:tc>
          <w:tcPr>
            <w:tcW w:w="1529" w:type="dxa"/>
          </w:tcPr>
          <w:p ns2:paraId="460815FA" ns2:textId="4AF034DE" w:rsidR="00D14B93" w:rsidRPr="00F47775" w:rsidRDefault="00895D30" w:rsidP="00895D30">
            <w:pPr>
              <w:pStyle w:val="TableLeft"/>
              <w:rPr>
                <w:bCs w:val="0"/>
                <w:sz w:val="18"/>
              </w:rPr>
            </w:pPr>
            <w:r>
              <w:rPr>
                <w:bCs w:val="0"/>
                <w:sz w:val="18"/>
              </w:rPr>
              <w:t xml:space="preserve">Section </w:t>
            </w:r>
            <w:r w:rsidRPr="00111E8B">
              <w:rPr>
                <w:bCs w:val="0"/>
                <w:sz w:val="18"/>
              </w:rPr>
              <w:t>10.8.1.2</w:t>
            </w:r>
            <w:r>
              <w:rPr>
                <w:bCs w:val="0"/>
                <w:sz w:val="18"/>
              </w:rPr>
              <w:t xml:space="preserve">, </w:t>
            </w:r>
            <w:r w:rsidRPr="00111E8B">
              <w:rPr>
                <w:bCs w:val="0"/>
                <w:sz w:val="18"/>
              </w:rPr>
              <w:t>Examples of CYP3A Strong Inhibitors</w:t>
            </w:r>
          </w:p>
        </w:tc>
        <w:tc>
          <w:tcPr>
            <w:tcW w:w="3711" w:type="dxa"/>
          </w:tcPr>
          <w:p ns2:paraId="3F3FE36C" ns2:textId="3A2AF222" w:rsidR="00D14B93" w:rsidRPr="00F47775" w:rsidRDefault="00895D30" w:rsidP="00895D30">
            <w:pPr>
              <w:pStyle w:val="TableLeft"/>
              <w:rPr>
                <w:bCs w:val="0"/>
                <w:sz w:val="18"/>
              </w:rPr>
            </w:pPr>
            <w:r w:rsidRPr="00111E8B">
              <w:rPr>
                <w:bCs w:val="0"/>
                <w:sz w:val="18"/>
              </w:rPr>
              <w:t>List of example inhibitors of CYP3A was updated.</w:t>
            </w:r>
          </w:p>
        </w:tc>
        <w:tc>
          <w:tcPr>
            <w:tcW w:w="3760" w:type="dxa"/>
          </w:tcPr>
          <w:p ns2:paraId="11048AA4" ns2:textId="61A539DD" w:rsidR="00D14B93" w:rsidRPr="00F47775" w:rsidRDefault="00895D30" w:rsidP="00895D30">
            <w:pPr>
              <w:pStyle w:val="TableLeft"/>
              <w:rPr>
                <w:bCs w:val="0"/>
                <w:sz w:val="18"/>
              </w:rPr>
            </w:pPr>
            <w:r>
              <w:rPr>
                <w:bCs w:val="0"/>
                <w:sz w:val="18"/>
              </w:rPr>
              <w:t>See rationale for Section 10.8.1.1.</w:t>
            </w:r>
          </w:p>
        </w:tc>
      </w:tr>
      <w:tr w:rsidR="003117E4" ns2:paraId="7C9ADBA7" ns2:textId="77777777" w:rsidTr="00142AA4">
        <w:tc>
          <w:tcPr>
            <w:tcW w:w="1529" w:type="dxa"/>
          </w:tcPr>
          <w:p ns2:paraId="693F2348" ns2:textId="26828729" w:rsidR="00D14B93" w:rsidRPr="00F47775" w:rsidRDefault="00895D30" w:rsidP="00895D30">
            <w:pPr>
              <w:pStyle w:val="TableLeft"/>
              <w:rPr>
                <w:bCs w:val="0"/>
                <w:sz w:val="18"/>
              </w:rPr>
            </w:pPr>
            <w:r>
              <w:rPr>
                <w:bCs w:val="0"/>
                <w:sz w:val="18"/>
              </w:rPr>
              <w:t xml:space="preserve">Section </w:t>
            </w:r>
            <w:r w:rsidRPr="00111E8B">
              <w:rPr>
                <w:bCs w:val="0"/>
                <w:sz w:val="18"/>
              </w:rPr>
              <w:t>10.8.1.3</w:t>
            </w:r>
            <w:r>
              <w:rPr>
                <w:bCs w:val="0"/>
                <w:sz w:val="18"/>
              </w:rPr>
              <w:t xml:space="preserve">, </w:t>
            </w:r>
            <w:r w:rsidRPr="00111E8B">
              <w:rPr>
                <w:bCs w:val="0"/>
                <w:sz w:val="18"/>
              </w:rPr>
              <w:t>Examples of In Vivo Substrates for P-glycoprotein With Narrow Therapeutic Index</w:t>
            </w:r>
          </w:p>
        </w:tc>
        <w:tc>
          <w:tcPr>
            <w:tcW w:w="3711" w:type="dxa"/>
          </w:tcPr>
          <w:p ns2:paraId="363964E3" ns2:textId="520E964F" w:rsidR="00D14B93" w:rsidRPr="00F47775" w:rsidRDefault="00895D30" w:rsidP="00895D30">
            <w:pPr>
              <w:pStyle w:val="TableLeft"/>
              <w:rPr>
                <w:bCs w:val="0"/>
                <w:sz w:val="18"/>
              </w:rPr>
            </w:pPr>
            <w:r w:rsidRPr="00111E8B">
              <w:rPr>
                <w:bCs w:val="0"/>
                <w:sz w:val="18"/>
              </w:rPr>
              <w:t>List of example substrates of P-gp was updated and citation source added.</w:t>
            </w:r>
          </w:p>
        </w:tc>
        <w:tc>
          <w:tcPr>
            <w:tcW w:w="3760" w:type="dxa"/>
          </w:tcPr>
          <w:p ns2:paraId="52E0293D" ns2:textId="4ED676B1" w:rsidR="00D14B93" w:rsidRPr="00F47775" w:rsidRDefault="00895D30" w:rsidP="00895D30">
            <w:pPr>
              <w:pStyle w:val="TableLeft"/>
              <w:rPr>
                <w:bCs w:val="0"/>
                <w:sz w:val="18"/>
              </w:rPr>
            </w:pPr>
            <w:r>
              <w:rPr>
                <w:bCs w:val="0"/>
                <w:sz w:val="18"/>
              </w:rPr>
              <w:t>To add source of P-gp substrates and to update list in line with this source.</w:t>
            </w:r>
          </w:p>
        </w:tc>
      </w:tr>
      <w:tr w:rsidR="003117E4" ns2:paraId="48508859" ns2:textId="77777777" w:rsidTr="00142AA4">
        <w:tc>
          <w:tcPr>
            <w:tcW w:w="1529" w:type="dxa"/>
          </w:tcPr>
          <w:p ns2:paraId="15E6D584" ns2:textId="579A51B4" w:rsidR="00D14B93" w:rsidRPr="003C7208" w:rsidRDefault="00895D30" w:rsidP="00895D30">
            <w:pPr>
              <w:pStyle w:val="Paragraph"/>
              <w:spacing w:after="60"/>
              <w:rPr>
                <w:sz w:val="18"/>
              </w:rPr>
            </w:pPr>
            <w:r w:rsidRPr="003C7208">
              <w:rPr>
                <w:sz w:val="18"/>
              </w:rPr>
              <w:t xml:space="preserve">Section </w:t>
            </w:r>
            <w:r w:rsidRPr="00111E8B">
              <w:rPr>
                <w:sz w:val="18"/>
              </w:rPr>
              <w:t>10.8.2.1</w:t>
            </w:r>
            <w:r>
              <w:rPr>
                <w:sz w:val="18"/>
              </w:rPr>
              <w:t xml:space="preserve">, </w:t>
            </w:r>
            <w:r w:rsidRPr="00111E8B">
              <w:rPr>
                <w:sz w:val="18"/>
              </w:rPr>
              <w:t>Examples of In Vivo CYP3A Inhibitors</w:t>
            </w:r>
          </w:p>
        </w:tc>
        <w:tc>
          <w:tcPr>
            <w:tcW w:w="3711" w:type="dxa"/>
          </w:tcPr>
          <w:p ns2:paraId="5399F874" ns2:textId="2CF08650" w:rsidR="00D14B93" w:rsidRPr="003C7208" w:rsidRDefault="00895D30" w:rsidP="00895D30">
            <w:pPr>
              <w:pStyle w:val="Paragraph"/>
              <w:spacing w:after="60"/>
              <w:rPr>
                <w:sz w:val="18"/>
              </w:rPr>
            </w:pPr>
            <w:r w:rsidRPr="003C7208">
              <w:rPr>
                <w:sz w:val="18"/>
              </w:rPr>
              <w:t>List of example inhibitors of CYP3A was updated.</w:t>
            </w:r>
          </w:p>
        </w:tc>
        <w:tc>
          <w:tcPr>
            <w:tcW w:w="3760" w:type="dxa"/>
          </w:tcPr>
          <w:p ns2:paraId="54DD4944" ns2:textId="5D43065C"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ns2:paraId="53D91F2E" ns2:textId="77777777" w:rsidTr="00142AA4">
        <w:tc>
          <w:tcPr>
            <w:tcW w:w="1529" w:type="dxa"/>
          </w:tcPr>
          <w:p ns2:paraId="586BFD6A" ns2:textId="630B76AF" w:rsidR="00D14B93" w:rsidRPr="003C7208" w:rsidRDefault="00895D30" w:rsidP="00895D30">
            <w:pPr>
              <w:pStyle w:val="Paragraph"/>
              <w:spacing w:after="60"/>
              <w:rPr>
                <w:sz w:val="18"/>
              </w:rPr>
            </w:pPr>
            <w:r>
              <w:rPr>
                <w:sz w:val="18"/>
              </w:rPr>
              <w:t xml:space="preserve">Section </w:t>
            </w:r>
            <w:r w:rsidRPr="006839D8">
              <w:rPr>
                <w:sz w:val="18"/>
              </w:rPr>
              <w:t>10.8.2.2</w:t>
            </w:r>
            <w:r>
              <w:rPr>
                <w:sz w:val="18"/>
              </w:rPr>
              <w:t xml:space="preserve">, </w:t>
            </w:r>
            <w:r w:rsidRPr="006839D8">
              <w:rPr>
                <w:sz w:val="18"/>
              </w:rPr>
              <w:t>Examples of In Vivo CYP3A Inducers</w:t>
            </w:r>
          </w:p>
        </w:tc>
        <w:tc>
          <w:tcPr>
            <w:tcW w:w="3711" w:type="dxa"/>
          </w:tcPr>
          <w:p ns2:paraId="41E5B2C2" ns2:textId="6C19483A" w:rsidR="00D14B93" w:rsidRPr="003C7208" w:rsidRDefault="00895D30" w:rsidP="00895D30">
            <w:pPr>
              <w:pStyle w:val="Paragraph"/>
              <w:spacing w:after="60"/>
              <w:rPr>
                <w:sz w:val="18"/>
              </w:rPr>
            </w:pPr>
            <w:r w:rsidRPr="003C7208">
              <w:rPr>
                <w:sz w:val="18"/>
              </w:rPr>
              <w:t>List of example inducers of CYP3A was updated.</w:t>
            </w:r>
          </w:p>
        </w:tc>
        <w:tc>
          <w:tcPr>
            <w:tcW w:w="3760" w:type="dxa"/>
          </w:tcPr>
          <w:p ns2:paraId="2407A1DB" ns2:textId="3CBF9062"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ns2:paraId="6D03A9EC" ns2:textId="77777777" w:rsidTr="00142AA4">
        <w:tc>
          <w:tcPr>
            <w:tcW w:w="1529" w:type="dxa"/>
          </w:tcPr>
          <w:p ns2:paraId="2B0D2F02" ns2:textId="5BE857C2" w:rsidR="00D14B93" w:rsidRPr="003C7208" w:rsidRDefault="00895D30" w:rsidP="00895D30">
            <w:pPr>
              <w:pStyle w:val="Paragraph"/>
              <w:spacing w:after="60"/>
              <w:rPr>
                <w:sz w:val="18"/>
              </w:rPr>
            </w:pPr>
            <w:r>
              <w:rPr>
                <w:sz w:val="18"/>
              </w:rPr>
              <w:t xml:space="preserve">Section </w:t>
            </w:r>
            <w:r w:rsidRPr="006D1107">
              <w:rPr>
                <w:sz w:val="18"/>
              </w:rPr>
              <w:t>10.8.2.3</w:t>
            </w:r>
            <w:r>
              <w:rPr>
                <w:sz w:val="18"/>
              </w:rPr>
              <w:t xml:space="preserve">, </w:t>
            </w:r>
            <w:r w:rsidRPr="006D1107">
              <w:rPr>
                <w:sz w:val="18"/>
              </w:rPr>
              <w:t>Examples of In Vivo Inhibitors for P-glycoprotein</w:t>
            </w:r>
          </w:p>
        </w:tc>
        <w:tc>
          <w:tcPr>
            <w:tcW w:w="3711" w:type="dxa"/>
          </w:tcPr>
          <w:p ns2:paraId="33D117D9" ns2:textId="12257126" w:rsidR="00D14B93" w:rsidRPr="003C7208" w:rsidRDefault="00895D30" w:rsidP="00895D30">
            <w:pPr>
              <w:pStyle w:val="Paragraph"/>
              <w:spacing w:after="60"/>
              <w:rPr>
                <w:sz w:val="18"/>
              </w:rPr>
            </w:pPr>
            <w:r w:rsidRPr="003C7208">
              <w:rPr>
                <w:sz w:val="18"/>
              </w:rPr>
              <w:t>List of example inhibitors of P-gp was updated.</w:t>
            </w:r>
          </w:p>
        </w:tc>
        <w:tc>
          <w:tcPr>
            <w:tcW w:w="3760" w:type="dxa"/>
          </w:tcPr>
          <w:p ns2:paraId="778CBB8B" ns2:textId="4D5EFBF5"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ns2:paraId="1D3D626F" ns2:textId="77777777" w:rsidTr="00142AA4">
        <w:tc>
          <w:tcPr>
            <w:tcW w:w="1529" w:type="dxa"/>
          </w:tcPr>
          <w:p ns2:paraId="38DF793D" ns2:textId="5D9AD3A7" w:rsidR="00D14B93" w:rsidRPr="003C7208" w:rsidRDefault="00895D30" w:rsidP="00895D30">
            <w:pPr>
              <w:pStyle w:val="Paragraph"/>
              <w:spacing w:after="60"/>
              <w:rPr>
                <w:sz w:val="18"/>
              </w:rPr>
            </w:pPr>
            <w:r>
              <w:rPr>
                <w:sz w:val="18"/>
              </w:rPr>
              <w:t xml:space="preserve">Section, </w:t>
            </w:r>
            <w:r w:rsidRPr="006839D8">
              <w:rPr>
                <w:sz w:val="18"/>
              </w:rPr>
              <w:t>10.8.2.4</w:t>
            </w:r>
            <w:r>
              <w:rPr>
                <w:sz w:val="18"/>
              </w:rPr>
              <w:t xml:space="preserve"> </w:t>
            </w:r>
            <w:r w:rsidRPr="006839D8">
              <w:rPr>
                <w:sz w:val="18"/>
              </w:rPr>
              <w:t>Examples of In Vivo Substrates for P-glycoprotein</w:t>
            </w:r>
          </w:p>
        </w:tc>
        <w:tc>
          <w:tcPr>
            <w:tcW w:w="3711" w:type="dxa"/>
          </w:tcPr>
          <w:p ns2:paraId="703AEFED" ns2:textId="4B54108B" w:rsidR="00D14B93" w:rsidRPr="003C7208" w:rsidRDefault="00895D30" w:rsidP="00895D30">
            <w:pPr>
              <w:pStyle w:val="Paragraph"/>
              <w:spacing w:after="60"/>
              <w:rPr>
                <w:sz w:val="18"/>
              </w:rPr>
            </w:pPr>
            <w:r w:rsidRPr="003C7208">
              <w:rPr>
                <w:sz w:val="18"/>
              </w:rPr>
              <w:t>List of example substrates of P-gp was updated.</w:t>
            </w:r>
          </w:p>
        </w:tc>
        <w:tc>
          <w:tcPr>
            <w:tcW w:w="3760" w:type="dxa"/>
          </w:tcPr>
          <w:p ns2:paraId="20133DFA" ns2:textId="09276004"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ns2:paraId="2BC6C69B" ns2:textId="77777777" w:rsidTr="00142AA4">
        <w:tc>
          <w:tcPr>
            <w:tcW w:w="1529" w:type="dxa"/>
          </w:tcPr>
          <w:p ns2:paraId="208421F4" ns2:textId="7456025A" w:rsidR="00D14B93" w:rsidRPr="003C7208" w:rsidRDefault="00895D30" w:rsidP="00895D30">
            <w:pPr>
              <w:pStyle w:val="Paragraph"/>
              <w:spacing w:after="60"/>
              <w:rPr>
                <w:sz w:val="18"/>
              </w:rPr>
            </w:pPr>
            <w:r w:rsidRPr="003C7208">
              <w:rPr>
                <w:sz w:val="18"/>
              </w:rPr>
              <w:t>Section 10.10.1.3 Overall Response</w:t>
            </w:r>
          </w:p>
        </w:tc>
        <w:tc>
          <w:tcPr>
            <w:tcW w:w="3711" w:type="dxa"/>
          </w:tcPr>
          <w:p ns2:paraId="0817488A" ns2:textId="3A48BD6B" w:rsidR="00D14B93" w:rsidRPr="003C7208" w:rsidRDefault="00895D30" w:rsidP="00895D30">
            <w:pPr>
              <w:pStyle w:val="Paragraph"/>
              <w:spacing w:after="60"/>
              <w:rPr>
                <w:sz w:val="18"/>
              </w:rPr>
            </w:pPr>
            <w:r w:rsidRPr="003C7208">
              <w:rPr>
                <w:sz w:val="18"/>
              </w:rPr>
              <w:t>Complete response with incomplete marrow recovery definition has been updated.</w:t>
            </w:r>
          </w:p>
        </w:tc>
        <w:tc>
          <w:tcPr>
            <w:tcW w:w="3760" w:type="dxa"/>
          </w:tcPr>
          <w:p ns2:paraId="004680C5" ns2:textId="721D571D" w:rsidR="00D14B93" w:rsidRPr="003C7208" w:rsidRDefault="00895D30" w:rsidP="00895D30">
            <w:pPr>
              <w:pStyle w:val="Paragraph"/>
              <w:spacing w:after="60"/>
              <w:rPr>
                <w:sz w:val="18"/>
              </w:rPr>
            </w:pPr>
            <w:r w:rsidRPr="003C7208">
              <w:rPr>
                <w:sz w:val="18"/>
              </w:rPr>
              <w:t>To align with the current iwCLL Guidelines.</w:t>
            </w:r>
          </w:p>
        </w:tc>
      </w:tr>
      <w:tr w:rsidR="003117E4" ns2:paraId="656C7E79" ns2:textId="77777777" w:rsidTr="00142AA4">
        <w:tc>
          <w:tcPr>
            <w:tcW w:w="1529" w:type="dxa"/>
          </w:tcPr>
          <w:p ns2:paraId="03BDF544" ns2:textId="3AE1F48D" w:rsidR="00D14B93" w:rsidRPr="003C7208" w:rsidRDefault="00895D30" w:rsidP="00895D30">
            <w:pPr>
              <w:pStyle w:val="Paragraph"/>
              <w:spacing w:after="60"/>
              <w:rPr>
                <w:sz w:val="18"/>
              </w:rPr>
            </w:pPr>
            <w:r w:rsidRPr="003C7208">
              <w:rPr>
                <w:sz w:val="18"/>
              </w:rPr>
              <w:t>Section 10.11 Appendix 11: iwCLL Criteria for Assessment of Hematologic Toxicities in CLL Participants</w:t>
            </w:r>
          </w:p>
        </w:tc>
        <w:tc>
          <w:tcPr>
            <w:tcW w:w="3711" w:type="dxa"/>
          </w:tcPr>
          <w:p ns2:paraId="2976E21C" ns2:textId="17186DFA" w:rsidR="00D14B93" w:rsidRPr="003C7208" w:rsidRDefault="00895D30" w:rsidP="00895D30">
            <w:pPr>
              <w:pStyle w:val="Paragraph"/>
              <w:spacing w:after="60"/>
              <w:rPr>
                <w:sz w:val="18"/>
              </w:rPr>
            </w:pPr>
            <w:r>
              <w:rPr>
                <w:sz w:val="18"/>
              </w:rPr>
              <w:t>Column header corrected to d</w:t>
            </w:r>
            <w:r w:rsidRPr="003C7208">
              <w:rPr>
                <w:sz w:val="18"/>
              </w:rPr>
              <w:t>ecrease from baseline value instead of treatment value in Table 41.</w:t>
            </w:r>
          </w:p>
        </w:tc>
        <w:tc>
          <w:tcPr>
            <w:tcW w:w="3760" w:type="dxa"/>
          </w:tcPr>
          <w:p ns2:paraId="50CD0CAF" ns2:textId="47AFD71B" w:rsidR="00D14B93" w:rsidRPr="003C7208" w:rsidRDefault="00895D30" w:rsidP="00895D30">
            <w:pPr>
              <w:pStyle w:val="Paragraph"/>
              <w:spacing w:after="60"/>
              <w:rPr>
                <w:sz w:val="18"/>
              </w:rPr>
            </w:pPr>
            <w:r w:rsidRPr="003C7208">
              <w:rPr>
                <w:sz w:val="18"/>
              </w:rPr>
              <w:t>To remove erroneous text.</w:t>
            </w:r>
          </w:p>
        </w:tc>
      </w:tr>
      <w:tr w:rsidR="003117E4" ns2:paraId="181C7F7C" ns2:textId="77777777" w:rsidTr="00142AA4">
        <w:tc>
          <w:tcPr>
            <w:tcW w:w="1529" w:type="dxa"/>
          </w:tcPr>
          <w:p ns2:paraId="1ED199B1" ns2:textId="32E9750F" w:rsidR="00975928" w:rsidRPr="003C7208" w:rsidRDefault="00895D30" w:rsidP="00895D30">
            <w:pPr>
              <w:pStyle w:val="Paragraph"/>
              <w:spacing w:after="60"/>
              <w:rPr>
                <w:sz w:val="18"/>
              </w:rPr>
            </w:pPr>
            <w:r>
              <w:rPr>
                <w:sz w:val="18"/>
              </w:rPr>
              <w:t>Section 10.15 Appendix 15: Abbreviations</w:t>
            </w:r>
          </w:p>
        </w:tc>
        <w:tc>
          <w:tcPr>
            <w:tcW w:w="3711" w:type="dxa"/>
          </w:tcPr>
          <w:p ns2:paraId="6A01D4B2" ns2:textId="413C9053" w:rsidR="00975928" w:rsidRDefault="00895D30" w:rsidP="00895D30">
            <w:pPr>
              <w:pStyle w:val="Paragraph"/>
              <w:spacing w:after="60"/>
              <w:rPr>
                <w:sz w:val="18"/>
              </w:rPr>
            </w:pPr>
            <w:r>
              <w:rPr>
                <w:sz w:val="18"/>
              </w:rPr>
              <w:t>Alignment of abbreviation definition of CRi to Appendix 10 by switching to incomplete marrow recovery (rather than incomplete count recovery).</w:t>
            </w:r>
          </w:p>
        </w:tc>
        <w:tc>
          <w:tcPr>
            <w:tcW w:w="3760" w:type="dxa"/>
          </w:tcPr>
          <w:p ns2:paraId="63498FBF" ns2:textId="4B798BC1" w:rsidR="00975928" w:rsidRPr="003C7208" w:rsidRDefault="00895D30" w:rsidP="00895D30">
            <w:pPr>
              <w:pStyle w:val="Paragraph"/>
              <w:spacing w:after="60"/>
              <w:rPr>
                <w:sz w:val="18"/>
              </w:rPr>
            </w:pPr>
            <w:r>
              <w:rPr>
                <w:sz w:val="18"/>
              </w:rPr>
              <w:t>To align abbreviation definition.</w:t>
            </w:r>
          </w:p>
        </w:tc>
      </w:tr>
    </w:tbl>
    <w:bookmarkEnd w:id="2"/>
    <w:p ns2:paraId="46D4B040" ns2:textId="77777777" w:rsidR="00B02AA1" w:rsidRDefault="00895D30" w:rsidP="00F52CD5">
      <w:pPr>
        <w:pStyle w:val="Heading1NoTOC"/>
        <w:pageBreakBefore/>
        <w:jc w:val="center"/>
      </w:pPr>
      <w:del w:id="117" w:author="GoldenCorpusHarness" w:date="2026-03-28T22:23:47Z">
        <w:r>
          <w:delText>TABLE</w:delText>
        </w:r>
      </w:del>
      <w:ins w:id="118" w:author="GoldenCorpusHarness" w:date="2026-03-28T22:23:47Z">
        <w:r>
          <w:t>Summary</w:t>
        </w:r>
      </w:ins>
      <w:r>
        <w:t xml:space="preserve"> </w:t>
      </w:r>
      <w:del w:id="119" w:author="GoldenCorpusHarness" w:date="2026-03-28T22:23:47Z">
        <w:r>
          <w:delText>OF</w:delText>
        </w:r>
      </w:del>
      <w:ins w:id="120" w:author="GoldenCorpusHarness" w:date="2026-03-28T22:23:47Z">
        <w:r>
          <w:t>of</w:t>
        </w:r>
      </w:ins>
      <w:r>
        <w:t xml:space="preserve"> C</w:t>
      </w:r>
      <w:del w:id="121" w:author="GoldenCorpusHarness" w:date="2026-03-28T22:23:47Z">
        <w:r>
          <w:delText>ON</w:delText>
        </w:r>
      </w:del>
      <w:ins w:id="122" w:author="GoldenCorpusHarness" w:date="2026-03-28T22:23:47Z">
        <w:r>
          <w:t xml:space="preserve">hanges </w:t>
        </w:r>
      </w:ins>
      <w:r>
        <w:t>T</w:t>
      </w:r>
      <w:del w:id="123" w:author="GoldenCorpusHarness" w:date="2026-03-28T22:23:47Z">
        <w:r>
          <w:delText>ENTS</w:delText>
        </w:r>
      </w:del>
      <w:ins w:id="124" w:author="GoldenCorpusHarness" w:date="2026-03-28T22:23:47Z">
        <w:r>
          <w:t>able</w:t>
        </w:r>
      </w:ins>
    </w:p>
    <w:p ns2:paraId="4B759843" ns2:textId="4A7A6950" w:rsidR="00B55DCA" w:rsidRDefault="00B55DCA">
      <w:pPr>
        <w:pStyle w:val="TOC1"/>
        <w:rPr>
          <w:rFonts w:asciiTheme="minorHAnsi" w:eastAsiaTheme="minorEastAsia" w:hAnsiTheme="minorHAnsi" w:cstheme="minorBidi"/>
          <w:b w:val="0"/>
          <w:caps w:val="0"/>
          <w:noProof/>
          <w:sz w:val="22"/>
          <w:szCs w:val="22"/>
        </w:rPr>
      </w:pPr>
      <w:r w:rsidRPr="00AC24B8">
        <w:rPr>
          <w:noProof/>
        </w:rPr>
        <w:t>DOCUMENT HISTORY</w:t>
      </w:r>
      <w:r>
        <w:rPr>
          <w:noProof/>
          <w:webHidden/>
        </w:rPr>
        <w:tab/>
        <w:t>3</w:t>
      </w:r>
    </w:p>
    <w:p ns2:paraId="795F1189" ns2:textId="6156EE8B" w:rsidR="00B55DCA" w:rsidRDefault="00B55DCA">
      <w:pPr>
        <w:pStyle w:val="TOC1"/>
        <w:rPr>
          <w:rFonts w:asciiTheme="minorHAnsi" w:eastAsiaTheme="minorEastAsia" w:hAnsiTheme="minorHAnsi" w:cstheme="minorBidi"/>
          <w:b w:val="0"/>
          <w:caps w:val="0"/>
          <w:noProof/>
          <w:sz w:val="22"/>
          <w:szCs w:val="22"/>
        </w:rPr>
      </w:pPr>
      <w:del w:id="125" w:author="GoldenCorpusHarness" w:date="2026-03-28T22:23:47Z">
        <w:r>
          <w:delText>PROTOCOL AMENDMENT SUMMARY OF CHANGES3</w:delText>
        </w:r>
      </w:del>
    </w:p>
    <w:p ns2:paraId="4F30B4BF" ns2:textId="5580BA66" w:rsidR="00B55DCA" w:rsidRDefault="00B55DCA">
      <w:pPr>
        <w:pStyle w:val="TOC1"/>
        <w:rPr>
          <w:rFonts w:asciiTheme="minorHAnsi" w:eastAsiaTheme="minorEastAsia" w:hAnsiTheme="minorHAnsi" w:cstheme="minorBidi"/>
          <w:b w:val="0"/>
          <w:caps w:val="0"/>
          <w:noProof/>
          <w:sz w:val="22"/>
          <w:szCs w:val="22"/>
        </w:rPr>
      </w:pPr>
      <w:r w:rsidRPr="00AC24B8">
        <w:rPr>
          <w:noProof/>
        </w:rPr>
        <w:t>1</w:t>
      </w:r>
      <w:r>
        <w:rPr>
          <w:rFonts w:asciiTheme="minorHAnsi" w:eastAsiaTheme="minorEastAsia" w:hAnsiTheme="minorHAnsi" w:cstheme="minorBidi"/>
          <w:b w:val="0"/>
          <w:caps w:val="0"/>
          <w:noProof/>
          <w:sz w:val="22"/>
          <w:szCs w:val="22"/>
        </w:rPr>
        <w:tab/>
      </w:r>
      <w:r w:rsidRPr="00AC24B8">
        <w:rPr>
          <w:noProof/>
        </w:rPr>
        <w:t>PROTOCOL SUMMARY</w:t>
      </w:r>
      <w:r>
        <w:rPr>
          <w:noProof/>
          <w:webHidden/>
        </w:rPr>
        <w:tab/>
        <w:t>18</w:t>
      </w:r>
    </w:p>
    <w:p ns2:paraId="1A92E685" ns2:textId="27E10D0F" w:rsidR="00B55DCA" w:rsidRDefault="00B55DCA">
      <w:pPr>
        <w:pStyle w:val="TOC2"/>
        <w:rPr>
          <w:rFonts w:asciiTheme="minorHAnsi" w:eastAsiaTheme="minorEastAsia" w:hAnsiTheme="minorHAnsi" w:cstheme="minorBidi"/>
          <w:b w:val="0"/>
          <w:noProof/>
          <w:sz w:val="22"/>
          <w:szCs w:val="22"/>
        </w:rPr>
      </w:pPr>
      <w:del w:id="126" w:author="GoldenCorpusHarness" w:date="2026-03-28T22:23:47Z">
        <w:r>
          <w:delText>1.1</w:delText>
        </w:r>
      </w:del>
      <w:ins w:id="127" w:author="GoldenCorpusHarness" w:date="2026-03-28T22:23:47Z">
        <w:r>
          <w:t>TABLE OF CONTENT</w:t>
        </w:r>
      </w:ins>
      <w:r>
        <w:t>S</w:t>
      </w:r>
      <w:del w:id="128" w:author="GoldenCorpusHarness" w:date="2026-03-28T22:23:47Z">
        <w:r>
          <w:delText>ynopsis18</w:delText>
        </w:r>
      </w:del>
    </w:p>
    <w:p ns2:paraId="10A23BB5" ns2:textId="7C2A6054" w:rsidR="00B55DCA" w:rsidRDefault="00B55DCA">
      <w:pPr>
        <w:pStyle w:val="TOC2"/>
        <w:rPr>
          <w:rFonts w:asciiTheme="minorHAnsi" w:eastAsiaTheme="minorEastAsia" w:hAnsiTheme="minorHAnsi" w:cstheme="minorBidi"/>
          <w:b w:val="0"/>
          <w:noProof/>
          <w:sz w:val="22"/>
          <w:szCs w:val="22"/>
        </w:rPr>
      </w:pPr>
      <w:del w:id="129" w:author="GoldenCorpusHarness" w:date="2026-03-28T22:23:47Z">
        <w:r>
          <w:delText>1.2</w:delText>
        </w:r>
      </w:del>
      <w:ins w:id="130" w:author="GoldenCorpusHarness" w:date="2026-03-28T22:23:47Z">
        <w:r>
          <w:t>DOCUMENT HI</w:t>
        </w:r>
      </w:ins>
      <w:r>
        <w:t>S</w:t>
      </w:r>
      <w:del w:id="131" w:author="GoldenCorpusHarness" w:date="2026-03-28T22:23:47Z">
        <w:r>
          <w:delText>chema2</w:delText>
        </w:r>
      </w:del>
      <w:ins w:id="132" w:author="GoldenCorpusHarness" w:date="2026-03-28T22:23:47Z">
        <w:r>
          <w:t>TORY</w:t>
        </w:r>
      </w:ins>
      <w:r>
        <w:t>3</w:t>
      </w:r>
    </w:p>
    <w:p ns2:paraId="3AD95BDB" ns2:textId="2ACB9EFB" w:rsidR="00B55DCA" w:rsidRDefault="00B55DCA">
      <w:pPr>
        <w:pStyle w:val="TOC3"/>
        <w:rPr>
          <w:rFonts w:asciiTheme="minorHAnsi" w:eastAsiaTheme="minorEastAsia" w:hAnsiTheme="minorHAnsi" w:cstheme="minorBidi"/>
          <w:noProof/>
          <w:sz w:val="22"/>
          <w:szCs w:val="22"/>
        </w:rPr>
      </w:pPr>
      <w:del w:id="133" w:author="GoldenCorpusHarness" w:date="2026-03-28T22:23:47Z">
        <w:r>
          <w:delText>1.2.1</w:delText>
        </w:r>
      </w:del>
      <w:r>
        <w:t>P</w:t>
      </w:r>
      <w:del w:id="134" w:author="GoldenCorpusHarness" w:date="2026-03-28T22:23:47Z">
        <w:r>
          <w:delText>art</w:delText>
        </w:r>
      </w:del>
      <w:ins w:id="135" w:author="GoldenCorpusHarness" w:date="2026-03-28T22:23:47Z">
        <w:r>
          <w:t>ROTOCOL</w:t>
        </w:r>
      </w:ins>
      <w:r>
        <w:t xml:space="preserve"> </w:t>
      </w:r>
      <w:del w:id="136" w:author="GoldenCorpusHarness" w:date="2026-03-28T22:23:47Z">
        <w:r>
          <w:delText>1</w:delText>
        </w:r>
      </w:del>
      <w:ins w:id="137" w:author="GoldenCorpusHarness" w:date="2026-03-28T22:23:47Z">
        <w:r>
          <w:t>AMENDMENT</w:t>
        </w:r>
      </w:ins>
      <w:r>
        <w:t xml:space="preserve"> S</w:t>
      </w:r>
      <w:del w:id="138" w:author="GoldenCorpusHarness" w:date="2026-03-28T22:23:47Z">
        <w:r>
          <w:delText>chema2</w:delText>
        </w:r>
      </w:del>
      <w:ins w:id="139" w:author="GoldenCorpusHarness" w:date="2026-03-28T22:23:47Z">
        <w:r>
          <w:t>UMMARY OF CHANGES</w:t>
        </w:r>
      </w:ins>
      <w:r>
        <w:t>3</w:t>
      </w:r>
    </w:p>
    <w:p ns2:paraId="3FA5B6E0" ns2:textId="0CABF06B" w:rsidR="00B55DCA" w:rsidRDefault="00B55DCA">
      <w:pPr>
        <w:pStyle w:val="TOC3"/>
        <w:rPr>
          <w:rFonts w:asciiTheme="minorHAnsi" w:eastAsiaTheme="minorEastAsia" w:hAnsiTheme="minorHAnsi" w:cstheme="minorBidi"/>
          <w:noProof/>
          <w:sz w:val="22"/>
          <w:szCs w:val="22"/>
        </w:rPr>
      </w:pPr>
      <w:r>
        <w:t>1</w:t>
      </w:r>
      <w:del w:id="140" w:author="GoldenCorpusHarness" w:date="2026-03-28T22:23:47Z">
        <w:r>
          <w:delText>.2.2</w:delText>
        </w:r>
      </w:del>
      <w:r>
        <w:t>P</w:t>
      </w:r>
      <w:del w:id="141" w:author="GoldenCorpusHarness" w:date="2026-03-28T22:23:47Z">
        <w:r>
          <w:delText>art 2</w:delText>
        </w:r>
      </w:del>
      <w:ins w:id="142" w:author="GoldenCorpusHarness" w:date="2026-03-28T22:23:47Z">
        <w:r>
          <w:t>ROTOCOL</w:t>
        </w:r>
      </w:ins>
      <w:r>
        <w:t xml:space="preserve"> S</w:t>
      </w:r>
      <w:del w:id="143" w:author="GoldenCorpusHarness" w:date="2026-03-28T22:23:47Z">
        <w:r>
          <w:delText>chema</w:delText>
        </w:r>
      </w:del>
      <w:ins w:id="144" w:author="GoldenCorpusHarness" w:date="2026-03-28T22:23:47Z">
        <w:r>
          <w:t>UMMARY</w:t>
        </w:r>
      </w:ins>
      <w:r>
        <w:t>2</w:t>
      </w:r>
      <w:del w:id="145" w:author="GoldenCorpusHarness" w:date="2026-03-28T22:23:47Z">
        <w:r>
          <w:delText>4</w:delText>
        </w:r>
      </w:del>
      <w:ins w:id="146" w:author="GoldenCorpusHarness" w:date="2026-03-28T22:23:47Z">
        <w:r>
          <w:t>7</w:t>
        </w:r>
      </w:ins>
    </w:p>
    <w:p ns2:paraId="536592CE" ns2:textId="548D8612" w:rsidR="00B55DCA" w:rsidRDefault="00B55DCA">
      <w:pPr>
        <w:pStyle w:val="TOC2"/>
        <w:rPr>
          <w:rFonts w:asciiTheme="minorHAnsi" w:eastAsiaTheme="minorEastAsia" w:hAnsiTheme="minorHAnsi" w:cstheme="minorBidi"/>
          <w:b w:val="0"/>
          <w:noProof/>
          <w:sz w:val="22"/>
          <w:szCs w:val="22"/>
        </w:rPr>
      </w:pPr>
      <w:r>
        <w:t>1.</w:t>
      </w:r>
      <w:del w:id="147" w:author="GoldenCorpusHarness" w:date="2026-03-28T22:23:47Z">
        <w:r>
          <w:delText>3</w:delText>
        </w:r>
      </w:del>
      <w:ins w:id="148" w:author="GoldenCorpusHarness" w:date="2026-03-28T22:23:47Z">
        <w:r>
          <w:t>1</w:t>
        </w:r>
      </w:ins>
      <w:r>
        <w:t>S</w:t>
      </w:r>
      <w:del w:id="149" w:author="GoldenCorpusHarness" w:date="2026-03-28T22:23:47Z">
        <w:r>
          <w:delText xml:space="preserve">chedule </w:delText>
        </w:r>
      </w:del>
      <w:ins w:id="150" w:author="GoldenCorpusHarness" w:date="2026-03-28T22:23:47Z">
        <w:r>
          <w:t>yn</w:t>
        </w:r>
      </w:ins>
      <w:r>
        <w:t>o</w:t>
      </w:r>
      <w:del w:id="151" w:author="GoldenCorpusHarness" w:date="2026-03-28T22:23:47Z">
        <w:r>
          <w:delText>f Act</w:delText>
        </w:r>
      </w:del>
      <w:ins w:id="152" w:author="GoldenCorpusHarness" w:date="2026-03-28T22:23:47Z">
        <w:r>
          <w:t>ps</w:t>
        </w:r>
      </w:ins>
      <w:r>
        <w:t>i</w:t>
      </w:r>
      <w:del w:id="153" w:author="GoldenCorpusHarness" w:date="2026-03-28T22:23:47Z">
        <w:r>
          <w:delText>vitie</w:delText>
        </w:r>
      </w:del>
      <w:r>
        <w:t>s2</w:t>
      </w:r>
      <w:del w:id="154" w:author="GoldenCorpusHarness" w:date="2026-03-28T22:23:47Z">
        <w:r>
          <w:delText>5</w:delText>
        </w:r>
      </w:del>
      <w:ins w:id="155" w:author="GoldenCorpusHarness" w:date="2026-03-28T22:23:47Z">
        <w:r>
          <w:t>7</w:t>
        </w:r>
      </w:ins>
    </w:p>
    <w:p ns2:paraId="7ABDC418" ns2:textId="1526168A" w:rsidR="00B55DCA" w:rsidRDefault="00B55DCA">
      <w:pPr>
        <w:pStyle w:val="TOC3"/>
        <w:rPr>
          <w:rFonts w:asciiTheme="minorHAnsi" w:eastAsiaTheme="minorEastAsia" w:hAnsiTheme="minorHAnsi" w:cstheme="minorBidi"/>
          <w:noProof/>
          <w:sz w:val="22"/>
          <w:szCs w:val="22"/>
        </w:rPr>
      </w:pPr>
      <w:r>
        <w:t>1.</w:t>
      </w:r>
      <w:del w:id="156" w:author="GoldenCorpusHarness" w:date="2026-03-28T22:23:47Z">
        <w:r>
          <w:delText xml:space="preserve">3.1Nemtabrutinib Treatment Group (Part 1 and Part </w:delText>
        </w:r>
      </w:del>
      <w:r>
        <w:t>2</w:t>
      </w:r>
      <w:del w:id="157" w:author="GoldenCorpusHarness" w:date="2026-03-28T22:23:47Z">
        <w:r>
          <w:delText xml:space="preserve">) </w:delText>
        </w:r>
      </w:del>
      <w:r>
        <w:t>Sche</w:t>
      </w:r>
      <w:del w:id="158" w:author="GoldenCorpusHarness" w:date="2026-03-28T22:23:47Z">
        <w:r>
          <w:delText>dule of Assess</w:delText>
        </w:r>
      </w:del>
      <w:r>
        <w:t>m</w:t>
      </w:r>
      <w:del w:id="159" w:author="GoldenCorpusHarness" w:date="2026-03-28T22:23:47Z">
        <w:r>
          <w:delText xml:space="preserve">ents: Screening </w:delText>
        </w:r>
      </w:del>
      <w:r>
        <w:t>a</w:t>
      </w:r>
      <w:del w:id="160" w:author="GoldenCorpusHarness" w:date="2026-03-28T22:23:47Z">
        <w:r>
          <w:delText>nd Treatment Phase</w:delText>
        </w:r>
      </w:del>
      <w:ins w:id="161" w:author="GoldenCorpusHarness" w:date="2026-03-28T22:23:47Z">
        <w:r>
          <w:t>3</w:t>
        </w:r>
      </w:ins>
      <w:r>
        <w:t>2</w:t>
      </w:r>
      <w:del w:id="162" w:author="GoldenCorpusHarness" w:date="2026-03-28T22:23:47Z">
        <w:r>
          <w:delText>5</w:delText>
        </w:r>
      </w:del>
    </w:p>
    <w:p ns2:paraId="5D18D610" ns2:textId="1E390C9A" w:rsidR="00B55DCA" w:rsidRDefault="00B55DCA">
      <w:pPr>
        <w:pStyle w:val="TOC3"/>
        <w:rPr>
          <w:rFonts w:asciiTheme="minorHAnsi" w:eastAsiaTheme="minorEastAsia" w:hAnsiTheme="minorHAnsi" w:cstheme="minorBidi"/>
          <w:noProof/>
          <w:sz w:val="22"/>
          <w:szCs w:val="22"/>
        </w:rPr>
      </w:pPr>
      <w:r>
        <w:t>1.</w:t>
      </w:r>
      <w:del w:id="163" w:author="GoldenCorpusHarness" w:date="2026-03-28T22:23:47Z">
        <w:r>
          <w:delText>3</w:delText>
        </w:r>
      </w:del>
      <w:ins w:id="164" w:author="GoldenCorpusHarness" w:date="2026-03-28T22:23:47Z">
        <w:r>
          <w:t>2</w:t>
        </w:r>
      </w:ins>
      <w:r>
        <w:t>.</w:t>
      </w:r>
      <w:del w:id="165" w:author="GoldenCorpusHarness" w:date="2026-03-28T22:23:47Z">
        <w:r>
          <w:delText>2Venetoclax/Rituximab Comparator Group (</w:delText>
        </w:r>
      </w:del>
      <w:ins w:id="166" w:author="GoldenCorpusHarness" w:date="2026-03-28T22:23:47Z">
        <w:r>
          <w:t>1</w:t>
        </w:r>
      </w:ins>
      <w:r>
        <w:t xml:space="preserve">Part </w:t>
      </w:r>
      <w:del w:id="167" w:author="GoldenCorpusHarness" w:date="2026-03-28T22:23:47Z">
        <w:r>
          <w:delText>2)</w:delText>
        </w:r>
      </w:del>
      <w:ins w:id="168" w:author="GoldenCorpusHarness" w:date="2026-03-28T22:23:47Z">
        <w:r>
          <w:t>1</w:t>
        </w:r>
      </w:ins>
      <w:r>
        <w:t xml:space="preserve"> Sche</w:t>
      </w:r>
      <w:del w:id="169" w:author="GoldenCorpusHarness" w:date="2026-03-28T22:23:47Z">
        <w:r>
          <w:delText xml:space="preserve">dule of Activities: Screening </w:delText>
        </w:r>
      </w:del>
      <w:ins w:id="170" w:author="GoldenCorpusHarness" w:date="2026-03-28T22:23:47Z">
        <w:r>
          <w:t>m</w:t>
        </w:r>
      </w:ins>
      <w:r>
        <w:t>a</w:t>
      </w:r>
      <w:del w:id="171" w:author="GoldenCorpusHarness" w:date="2026-03-28T22:23:47Z">
        <w:r>
          <w:delText>nd Treatment</w:delText>
        </w:r>
      </w:del>
      <w:r>
        <w:t>3</w:t>
      </w:r>
      <w:del w:id="172" w:author="GoldenCorpusHarness" w:date="2026-03-28T22:23:47Z">
        <w:r>
          <w:delText>0</w:delText>
        </w:r>
      </w:del>
      <w:ins w:id="173" w:author="GoldenCorpusHarness" w:date="2026-03-28T22:23:47Z">
        <w:r>
          <w:t>2</w:t>
        </w:r>
      </w:ins>
    </w:p>
    <w:p ns2:paraId="1CD8FBB5" ns2:textId="43CE309C" w:rsidR="00B55DCA" w:rsidRDefault="00B55DCA">
      <w:pPr>
        <w:pStyle w:val="TOC3"/>
        <w:rPr>
          <w:rFonts w:asciiTheme="minorHAnsi" w:eastAsiaTheme="minorEastAsia" w:hAnsiTheme="minorHAnsi" w:cstheme="minorBidi"/>
          <w:noProof/>
          <w:sz w:val="22"/>
          <w:szCs w:val="22"/>
        </w:rPr>
      </w:pPr>
      <w:r>
        <w:t>1.</w:t>
      </w:r>
      <w:del w:id="174" w:author="GoldenCorpusHarness" w:date="2026-03-28T22:23:47Z">
        <w:r>
          <w:delText>3</w:delText>
        </w:r>
      </w:del>
      <w:ins w:id="175" w:author="GoldenCorpusHarness" w:date="2026-03-28T22:23:47Z">
        <w:r>
          <w:t>2</w:t>
        </w:r>
      </w:ins>
      <w:r>
        <w:t>.</w:t>
      </w:r>
      <w:del w:id="176" w:author="GoldenCorpusHarness" w:date="2026-03-28T22:23:47Z">
        <w:r>
          <w:delText xml:space="preserve">3Treatment and Comparator Groups (Part 1 and </w:delText>
        </w:r>
      </w:del>
      <w:ins w:id="177" w:author="GoldenCorpusHarness" w:date="2026-03-28T22:23:47Z">
        <w:r>
          <w:t>2</w:t>
        </w:r>
      </w:ins>
      <w:r>
        <w:t>Part 2</w:t>
      </w:r>
      <w:del w:id="178" w:author="GoldenCorpusHarness" w:date="2026-03-28T22:23:47Z">
        <w:r>
          <w:delText>)</w:delText>
        </w:r>
      </w:del>
      <w:r>
        <w:t xml:space="preserve"> Sche</w:t>
      </w:r>
      <w:del w:id="179" w:author="GoldenCorpusHarness" w:date="2026-03-28T22:23:47Z">
        <w:r>
          <w:delText>dule of Activities: Follow-up Ph</w:delText>
        </w:r>
      </w:del>
      <w:ins w:id="180" w:author="GoldenCorpusHarness" w:date="2026-03-28T22:23:47Z">
        <w:r>
          <w:t>m</w:t>
        </w:r>
      </w:ins>
      <w:r>
        <w:t>a</w:t>
      </w:r>
      <w:del w:id="181" w:author="GoldenCorpusHarness" w:date="2026-03-28T22:23:47Z">
        <w:r>
          <w:delText>se</w:delText>
        </w:r>
      </w:del>
      <w:r>
        <w:t>3</w:t>
      </w:r>
      <w:del w:id="182" w:author="GoldenCorpusHarness" w:date="2026-03-28T22:23:47Z">
        <w:r>
          <w:delText>6</w:delText>
        </w:r>
      </w:del>
      <w:ins w:id="183" w:author="GoldenCorpusHarness" w:date="2026-03-28T22:23:47Z">
        <w:r>
          <w:t>3</w:t>
        </w:r>
      </w:ins>
    </w:p>
    <w:p ns2:paraId="4B3D04B4" ns2:textId="29CACAE5" w:rsidR="00B55DCA" w:rsidRDefault="00B55DCA">
      <w:pPr>
        <w:pStyle w:val="TOC1"/>
        <w:rPr>
          <w:rFonts w:asciiTheme="minorHAnsi" w:eastAsiaTheme="minorEastAsia" w:hAnsiTheme="minorHAnsi" w:cstheme="minorBidi"/>
          <w:b w:val="0"/>
          <w:caps w:val="0"/>
          <w:noProof/>
          <w:sz w:val="22"/>
          <w:szCs w:val="22"/>
        </w:rPr>
      </w:pPr>
      <w:del w:id="184" w:author="GoldenCorpusHarness" w:date="2026-03-28T22:23:47Z">
        <w:r>
          <w:delText>2INTRODUCTION</w:delText>
        </w:r>
      </w:del>
      <w:ins w:id="185" w:author="GoldenCorpusHarness" w:date="2026-03-28T22:23:47Z">
        <w:r>
          <w:t>1.</w:t>
        </w:r>
      </w:ins>
      <w:r>
        <w:t>3</w:t>
      </w:r>
      <w:del w:id="186" w:author="GoldenCorpusHarness" w:date="2026-03-28T22:23:47Z">
        <w:r>
          <w:delText>9</w:delText>
        </w:r>
      </w:del>
      <w:ins w:id="187" w:author="GoldenCorpusHarness" w:date="2026-03-28T22:23:47Z">
        <w:r>
          <w:t>Schedule of Activities34</w:t>
        </w:r>
      </w:ins>
    </w:p>
    <w:p ns2:paraId="7EEA3ED6" ns2:textId="69F6E9EB" w:rsidR="00B55DCA" w:rsidRDefault="00B55DCA">
      <w:pPr>
        <w:pStyle w:val="TOC2"/>
        <w:rPr>
          <w:rFonts w:asciiTheme="minorHAnsi" w:eastAsiaTheme="minorEastAsia" w:hAnsiTheme="minorHAnsi" w:cstheme="minorBidi"/>
          <w:b w:val="0"/>
          <w:noProof/>
          <w:sz w:val="22"/>
          <w:szCs w:val="22"/>
        </w:rPr>
      </w:pPr>
      <w:del w:id="188" w:author="GoldenCorpusHarness" w:date="2026-03-28T22:23:47Z">
        <w:r>
          <w:delText>2</w:delText>
        </w:r>
      </w:del>
      <w:ins w:id="189" w:author="GoldenCorpusHarness" w:date="2026-03-28T22:23:47Z">
        <w:r>
          <w:t>1.3</w:t>
        </w:r>
      </w:ins>
      <w:r>
        <w:t>.1</w:t>
      </w:r>
      <w:del w:id="190" w:author="GoldenCorpusHarness" w:date="2026-03-28T22:23:47Z">
        <w:r>
          <w:delText>S</w:delText>
        </w:r>
      </w:del>
      <w:ins w:id="191" w:author="GoldenCorpusHarness" w:date="2026-03-28T22:23:47Z">
        <w:r>
          <w:t>Nem</w:t>
        </w:r>
      </w:ins>
      <w:r>
        <w:t>t</w:t>
      </w:r>
      <w:ins w:id="192" w:author="GoldenCorpusHarness" w:date="2026-03-28T22:23:47Z">
        <w:r>
          <w:t>abr</w:t>
        </w:r>
      </w:ins>
      <w:r>
        <w:t>u</w:t>
      </w:r>
      <w:del w:id="193" w:author="GoldenCorpusHarness" w:date="2026-03-28T22:23:47Z">
        <w:r>
          <w:delText>dy</w:delText>
        </w:r>
      </w:del>
      <w:ins w:id="194" w:author="GoldenCorpusHarness" w:date="2026-03-28T22:23:47Z">
        <w:r>
          <w:t>tinib</w:t>
        </w:r>
      </w:ins>
      <w:r>
        <w:t xml:space="preserve"> </w:t>
      </w:r>
      <w:del w:id="195" w:author="GoldenCorpusHarness" w:date="2026-03-28T22:23:47Z">
        <w:r>
          <w:delText>R</w:delText>
        </w:r>
      </w:del>
      <w:ins w:id="196" w:author="GoldenCorpusHarness" w:date="2026-03-28T22:23:47Z">
        <w:r>
          <w:t>Tre</w:t>
        </w:r>
      </w:ins>
      <w:r>
        <w:t>at</w:t>
      </w:r>
      <w:del w:id="197" w:author="GoldenCorpusHarness" w:date="2026-03-28T22:23:47Z">
        <w:r>
          <w:delText>i</w:delText>
        </w:r>
      </w:del>
      <w:ins w:id="198" w:author="GoldenCorpusHarness" w:date="2026-03-28T22:23:47Z">
        <w:r>
          <w:t>ment Gr</w:t>
        </w:r>
      </w:ins>
      <w:r>
        <w:t>o</w:t>
      </w:r>
      <w:ins w:id="199" w:author="GoldenCorpusHarness" w:date="2026-03-28T22:23:47Z">
        <w:r>
          <w:t>up (Part 1 a</w:t>
        </w:r>
      </w:ins>
      <w:r>
        <w:t>n</w:t>
      </w:r>
      <w:ins w:id="200" w:author="GoldenCorpusHarness" w:date="2026-03-28T22:23:47Z">
        <w:r>
          <w:t>d P</w:t>
        </w:r>
      </w:ins>
      <w:r>
        <w:t>a</w:t>
      </w:r>
      <w:ins w:id="201" w:author="GoldenCorpusHarness" w:date="2026-03-28T22:23:47Z">
        <w:r>
          <w:t>rt 2) Schedu</w:t>
        </w:r>
      </w:ins>
      <w:r>
        <w:t>le</w:t>
      </w:r>
      <w:ins w:id="202" w:author="GoldenCorpusHarness" w:date="2026-03-28T22:23:47Z">
        <w:r>
          <w:t xml:space="preserve"> of Assessments: Screening and Treatment Phase</w:t>
        </w:r>
      </w:ins>
      <w:r>
        <w:t>3</w:t>
      </w:r>
      <w:del w:id="203" w:author="GoldenCorpusHarness" w:date="2026-03-28T22:23:47Z">
        <w:r>
          <w:delText>9</w:delText>
        </w:r>
      </w:del>
      <w:ins w:id="204" w:author="GoldenCorpusHarness" w:date="2026-03-28T22:23:47Z">
        <w:r>
          <w:t>4</w:t>
        </w:r>
      </w:ins>
    </w:p>
    <w:p ns2:paraId="7B798296" ns2:textId="32DD6C76" w:rsidR="00B55DCA" w:rsidRDefault="00B55DCA">
      <w:pPr>
        <w:pStyle w:val="TOC2"/>
        <w:rPr>
          <w:rFonts w:asciiTheme="minorHAnsi" w:eastAsiaTheme="minorEastAsia" w:hAnsiTheme="minorHAnsi" w:cstheme="minorBidi"/>
          <w:b w:val="0"/>
          <w:noProof/>
          <w:sz w:val="22"/>
          <w:szCs w:val="22"/>
        </w:rPr>
      </w:pPr>
      <w:del w:id="205" w:author="GoldenCorpusHarness" w:date="2026-03-28T22:23:47Z">
        <w:r>
          <w:delText>2</w:delText>
        </w:r>
      </w:del>
      <w:ins w:id="206" w:author="GoldenCorpusHarness" w:date="2026-03-28T22:23:47Z">
        <w:r>
          <w:t>1.3</w:t>
        </w:r>
      </w:ins>
      <w:r>
        <w:t>.2</w:t>
      </w:r>
      <w:del w:id="207" w:author="GoldenCorpusHarness" w:date="2026-03-28T22:23:47Z">
        <w:r>
          <w:delText>B</w:delText>
        </w:r>
      </w:del>
      <w:ins w:id="208" w:author="GoldenCorpusHarness" w:date="2026-03-28T22:23:47Z">
        <w:r>
          <w:t>Venetocl</w:t>
        </w:r>
      </w:ins>
      <w:r>
        <w:t>a</w:t>
      </w:r>
      <w:del w:id="209" w:author="GoldenCorpusHarness" w:date="2026-03-28T22:23:47Z">
        <w:r>
          <w:delText>ckg</w:delText>
        </w:r>
      </w:del>
      <w:ins w:id="210" w:author="GoldenCorpusHarness" w:date="2026-03-28T22:23:47Z">
        <w:r>
          <w:t>x/Rituximab Comparator G</w:t>
        </w:r>
      </w:ins>
      <w:r>
        <w:t>rou</w:t>
      </w:r>
      <w:ins w:id="211" w:author="GoldenCorpusHarness" w:date="2026-03-28T22:23:47Z">
        <w:r>
          <w:t>p (Part 2) Schedule of Activities: Screening a</w:t>
        </w:r>
      </w:ins>
      <w:r>
        <w:t>nd</w:t>
      </w:r>
      <w:ins w:id="212" w:author="GoldenCorpusHarness" w:date="2026-03-28T22:23:47Z">
        <w:r>
          <w:t xml:space="preserve"> Treatment</w:t>
        </w:r>
      </w:ins>
      <w:r>
        <w:t>40</w:t>
      </w:r>
    </w:p>
    <w:p ns2:paraId="7F93B597" ns2:textId="01DF5A97" w:rsidR="00B55DCA" w:rsidRDefault="00B55DCA">
      <w:pPr>
        <w:pStyle w:val="TOC3"/>
        <w:rPr>
          <w:rFonts w:asciiTheme="minorHAnsi" w:eastAsiaTheme="minorEastAsia" w:hAnsiTheme="minorHAnsi" w:cstheme="minorBidi"/>
          <w:noProof/>
          <w:sz w:val="22"/>
          <w:szCs w:val="22"/>
        </w:rPr>
      </w:pPr>
      <w:ins w:id="213" w:author="GoldenCorpusHarness" w:date="2026-03-28T22:23:47Z">
        <w:r>
          <w:t xml:space="preserve">1.3.3Treatment and Comparator Groups (Part 1 and Part </w:t>
        </w:r>
      </w:ins>
      <w:r>
        <w:t>2</w:t>
      </w:r>
      <w:del w:id="214" w:author="GoldenCorpusHarness" w:date="2026-03-28T22:23:47Z">
        <w:r>
          <w:delText>.2.1D</w:delText>
        </w:r>
      </w:del>
      <w:ins w:id="215" w:author="GoldenCorpusHarness" w:date="2026-03-28T22:23:47Z">
        <w:r>
          <w:t>) Schedule of Act</w:t>
        </w:r>
      </w:ins>
      <w:r>
        <w:t>i</w:t>
      </w:r>
      <w:ins w:id="216" w:author="GoldenCorpusHarness" w:date="2026-03-28T22:23:47Z">
        <w:r>
          <w:t>vitie</w:t>
        </w:r>
      </w:ins>
      <w:r>
        <w:t>s</w:t>
      </w:r>
      <w:del w:id="217" w:author="GoldenCorpusHarness" w:date="2026-03-28T22:23:47Z">
        <w:r>
          <w:delText>e</w:delText>
        </w:r>
      </w:del>
      <w:ins w:id="218" w:author="GoldenCorpusHarness" w:date="2026-03-28T22:23:47Z">
        <w:r>
          <w:t>: Follow-up Ph</w:t>
        </w:r>
      </w:ins>
      <w:r>
        <w:t>ase</w:t>
      </w:r>
      <w:del w:id="219" w:author="GoldenCorpusHarness" w:date="2026-03-28T22:23:47Z">
        <w:r>
          <w:delText xml:space="preserve"> Background</w:delText>
        </w:r>
      </w:del>
      <w:r>
        <w:t>4</w:t>
      </w:r>
      <w:del w:id="220" w:author="GoldenCorpusHarness" w:date="2026-03-28T22:23:47Z">
        <w:r>
          <w:delText>0</w:delText>
        </w:r>
      </w:del>
      <w:ins w:id="221" w:author="GoldenCorpusHarness" w:date="2026-03-28T22:23:47Z">
        <w:r>
          <w:t>6</w:t>
        </w:r>
      </w:ins>
    </w:p>
    <w:p ns2:paraId="60AA60DB" ns2:textId="1BADCA25" w:rsidR="00B55DCA" w:rsidRDefault="00B55DCA">
      <w:pPr>
        <w:pStyle w:val="TOC3"/>
        <w:rPr>
          <w:rFonts w:asciiTheme="minorHAnsi" w:eastAsiaTheme="minorEastAsia" w:hAnsiTheme="minorHAnsi" w:cstheme="minorBidi"/>
          <w:noProof/>
          <w:sz w:val="22"/>
          <w:szCs w:val="22"/>
        </w:rPr>
      </w:pPr>
      <w:r>
        <w:t>2</w:t>
      </w:r>
      <w:del w:id="222" w:author="GoldenCorpusHarness" w:date="2026-03-28T22:23:47Z">
        <w:r>
          <w:delText xml:space="preserve">.2.2Pharmaceutical and </w:delText>
        </w:r>
      </w:del>
      <w:ins w:id="223" w:author="GoldenCorpusHarness" w:date="2026-03-28T22:23:47Z">
        <w:r>
          <w:t>IN</w:t>
        </w:r>
      </w:ins>
      <w:r>
        <w:t>T</w:t>
      </w:r>
      <w:del w:id="224" w:author="GoldenCorpusHarness" w:date="2026-03-28T22:23:47Z">
        <w:r>
          <w:delText>herapeutic Background</w:delText>
        </w:r>
      </w:del>
      <w:ins w:id="225" w:author="GoldenCorpusHarness" w:date="2026-03-28T22:23:47Z">
        <w:r>
          <w:t>RODUCTION</w:t>
        </w:r>
      </w:ins>
      <w:r>
        <w:t>4</w:t>
      </w:r>
      <w:del w:id="226" w:author="GoldenCorpusHarness" w:date="2026-03-28T22:23:47Z">
        <w:r>
          <w:delText>2</w:delText>
        </w:r>
      </w:del>
      <w:ins w:id="227" w:author="GoldenCorpusHarness" w:date="2026-03-28T22:23:47Z">
        <w:r>
          <w:t>9</w:t>
        </w:r>
      </w:ins>
    </w:p>
    <w:p ns2:paraId="0352AD45" ns2:textId="38AE3782" w:rsidR="00B55DCA" w:rsidRDefault="00B55DCA">
      <w:pPr>
        <w:pStyle w:val="TOC3"/>
        <w:rPr>
          <w:rFonts w:asciiTheme="minorHAnsi" w:eastAsiaTheme="minorEastAsia" w:hAnsiTheme="minorHAnsi" w:cstheme="minorBidi"/>
          <w:noProof/>
          <w:sz w:val="22"/>
          <w:szCs w:val="22"/>
        </w:rPr>
      </w:pPr>
      <w:r>
        <w:t>2.</w:t>
      </w:r>
      <w:del w:id="228" w:author="GoldenCorpusHarness" w:date="2026-03-28T22:23:47Z">
        <w:r>
          <w:delText xml:space="preserve">2.3Preclinical and Clinical </w:delText>
        </w:r>
      </w:del>
      <w:ins w:id="229" w:author="GoldenCorpusHarness" w:date="2026-03-28T22:23:47Z">
        <w:r>
          <w:t>1</w:t>
        </w:r>
      </w:ins>
      <w:r>
        <w:t>Stud</w:t>
      </w:r>
      <w:ins w:id="230" w:author="GoldenCorpusHarness" w:date="2026-03-28T22:23:47Z">
        <w:r>
          <w:t>y Rat</w:t>
        </w:r>
      </w:ins>
      <w:r>
        <w:t>i</w:t>
      </w:r>
      <w:ins w:id="231" w:author="GoldenCorpusHarness" w:date="2026-03-28T22:23:47Z">
        <w:r>
          <w:t>onal</w:t>
        </w:r>
      </w:ins>
      <w:r>
        <w:t>e</w:t>
      </w:r>
      <w:del w:id="232" w:author="GoldenCorpusHarness" w:date="2026-03-28T22:23:47Z">
        <w:r>
          <w:delText>s</w:delText>
        </w:r>
      </w:del>
      <w:r>
        <w:t>4</w:t>
      </w:r>
      <w:del w:id="233" w:author="GoldenCorpusHarness" w:date="2026-03-28T22:23:47Z">
        <w:r>
          <w:delText>2</w:delText>
        </w:r>
      </w:del>
      <w:ins w:id="234" w:author="GoldenCorpusHarness" w:date="2026-03-28T22:23:47Z">
        <w:r>
          <w:t>9</w:t>
        </w:r>
      </w:ins>
    </w:p>
    <w:p ns2:paraId="15CDDF46" ns2:textId="473D26FE" w:rsidR="00B55DCA" w:rsidRDefault="00B55DCA">
      <w:pPr>
        <w:pStyle w:val="TOC4"/>
        <w:rPr>
          <w:rFonts w:asciiTheme="minorHAnsi" w:eastAsiaTheme="minorEastAsia" w:hAnsiTheme="minorHAnsi" w:cstheme="minorBidi"/>
          <w:noProof/>
          <w:sz w:val="22"/>
          <w:szCs w:val="22"/>
        </w:rPr>
      </w:pPr>
      <w:r>
        <w:t>2.2</w:t>
      </w:r>
      <w:del w:id="235" w:author="GoldenCorpusHarness" w:date="2026-03-28T22:23:47Z">
        <w:r>
          <w:delText>.3.1Nonclinical Pharm</w:delText>
        </w:r>
      </w:del>
      <w:ins w:id="236" w:author="GoldenCorpusHarness" w:date="2026-03-28T22:23:47Z">
        <w:r>
          <w:t>B</w:t>
        </w:r>
      </w:ins>
      <w:r>
        <w:t>ac</w:t>
      </w:r>
      <w:ins w:id="237" w:author="GoldenCorpusHarness" w:date="2026-03-28T22:23:47Z">
        <w:r>
          <w:t>kgr</w:t>
        </w:r>
      </w:ins>
      <w:r>
        <w:t>o</w:t>
      </w:r>
      <w:del w:id="238" w:author="GoldenCorpusHarness" w:date="2026-03-28T22:23:47Z">
        <w:r>
          <w:delText>logy42</w:delText>
        </w:r>
      </w:del>
      <w:ins w:id="239" w:author="GoldenCorpusHarness" w:date="2026-03-28T22:23:47Z">
        <w:r>
          <w:t>und50</w:t>
        </w:r>
      </w:ins>
    </w:p>
    <w:p ns2:paraId="15FB448B" ns2:textId="7F81C488" w:rsidR="00B55DCA" w:rsidRDefault="00B55DCA">
      <w:pPr>
        <w:pStyle w:val="TOC4"/>
        <w:rPr>
          <w:rFonts w:asciiTheme="minorHAnsi" w:eastAsiaTheme="minorEastAsia" w:hAnsiTheme="minorHAnsi" w:cstheme="minorBidi"/>
          <w:noProof/>
          <w:sz w:val="22"/>
          <w:szCs w:val="22"/>
        </w:rPr>
      </w:pPr>
      <w:r>
        <w:t>2.2.</w:t>
      </w:r>
      <w:del w:id="240" w:author="GoldenCorpusHarness" w:date="2026-03-28T22:23:47Z">
        <w:r>
          <w:delText>3.2Noncl</w:delText>
        </w:r>
      </w:del>
      <w:ins w:id="241" w:author="GoldenCorpusHarness" w:date="2026-03-28T22:23:47Z">
        <w:r>
          <w:t>1D</w:t>
        </w:r>
      </w:ins>
      <w:r>
        <w:t>i</w:t>
      </w:r>
      <w:del w:id="242" w:author="GoldenCorpusHarness" w:date="2026-03-28T22:23:47Z">
        <w:r>
          <w:delText>nic</w:delText>
        </w:r>
      </w:del>
      <w:ins w:id="243" w:author="GoldenCorpusHarness" w:date="2026-03-28T22:23:47Z">
        <w:r>
          <w:t>se</w:t>
        </w:r>
      </w:ins>
      <w:r>
        <w:t>a</w:t>
      </w:r>
      <w:del w:id="244" w:author="GoldenCorpusHarness" w:date="2026-03-28T22:23:47Z">
        <w:r>
          <w:delText>l</w:delText>
        </w:r>
      </w:del>
      <w:ins w:id="245" w:author="GoldenCorpusHarness" w:date="2026-03-28T22:23:47Z">
        <w:r>
          <w:t>se</w:t>
        </w:r>
      </w:ins>
      <w:r>
        <w:t xml:space="preserve"> </w:t>
      </w:r>
      <w:del w:id="246" w:author="GoldenCorpusHarness" w:date="2026-03-28T22:23:47Z">
        <w:r>
          <w:delText>Pharm</w:delText>
        </w:r>
      </w:del>
      <w:ins w:id="247" w:author="GoldenCorpusHarness" w:date="2026-03-28T22:23:47Z">
        <w:r>
          <w:t>B</w:t>
        </w:r>
      </w:ins>
      <w:r>
        <w:t>ac</w:t>
      </w:r>
      <w:ins w:id="248" w:author="GoldenCorpusHarness" w:date="2026-03-28T22:23:47Z">
        <w:r>
          <w:t>kgr</w:t>
        </w:r>
      </w:ins>
      <w:r>
        <w:t>o</w:t>
      </w:r>
      <w:del w:id="249" w:author="GoldenCorpusHarness" w:date="2026-03-28T22:23:47Z">
        <w:r>
          <w:delText>ki</w:delText>
        </w:r>
      </w:del>
      <w:ins w:id="250" w:author="GoldenCorpusHarness" w:date="2026-03-28T22:23:47Z">
        <w:r>
          <w:t>u</w:t>
        </w:r>
      </w:ins>
      <w:r>
        <w:t>n</w:t>
      </w:r>
      <w:del w:id="251" w:author="GoldenCorpusHarness" w:date="2026-03-28T22:23:47Z">
        <w:r>
          <w:delText>etics42</w:delText>
        </w:r>
      </w:del>
      <w:ins w:id="252" w:author="GoldenCorpusHarness" w:date="2026-03-28T22:23:47Z">
        <w:r>
          <w:t>d50</w:t>
        </w:r>
      </w:ins>
    </w:p>
    <w:p ns2:paraId="6381573E" ns2:textId="3041A08D" w:rsidR="00B55DCA" w:rsidRDefault="00B55DCA">
      <w:pPr>
        <w:pStyle w:val="TOC4"/>
        <w:rPr>
          <w:rFonts w:asciiTheme="minorHAnsi" w:eastAsiaTheme="minorEastAsia" w:hAnsiTheme="minorHAnsi" w:cstheme="minorBidi"/>
          <w:noProof/>
          <w:sz w:val="22"/>
          <w:szCs w:val="22"/>
        </w:rPr>
      </w:pPr>
      <w:r>
        <w:t>2.2.</w:t>
      </w:r>
      <w:del w:id="253" w:author="GoldenCorpusHarness" w:date="2026-03-28T22:23:47Z">
        <w:r>
          <w:delText xml:space="preserve">3.3Nonclinical Toxicology and Safety </w:delText>
        </w:r>
      </w:del>
      <w:ins w:id="254" w:author="GoldenCorpusHarness" w:date="2026-03-28T22:23:47Z">
        <w:r>
          <w:t>2</w:t>
        </w:r>
      </w:ins>
      <w:r>
        <w:t>Pharmac</w:t>
      </w:r>
      <w:ins w:id="255" w:author="GoldenCorpusHarness" w:date="2026-03-28T22:23:47Z">
        <w:r>
          <w:t>eutical and Therapeutic Backgr</w:t>
        </w:r>
      </w:ins>
      <w:r>
        <w:t>o</w:t>
      </w:r>
      <w:del w:id="256" w:author="GoldenCorpusHarness" w:date="2026-03-28T22:23:47Z">
        <w:r>
          <w:delText>logy43</w:delText>
        </w:r>
      </w:del>
      <w:ins w:id="257" w:author="GoldenCorpusHarness" w:date="2026-03-28T22:23:47Z">
        <w:r>
          <w:t>und51</w:t>
        </w:r>
      </w:ins>
    </w:p>
    <w:p ns2:paraId="73FCE20D" ns2:textId="275ED75F" w:rsidR="00B55DCA" w:rsidRDefault="00B55DCA">
      <w:pPr>
        <w:pStyle w:val="TOC3"/>
        <w:rPr>
          <w:rFonts w:asciiTheme="minorHAnsi" w:eastAsiaTheme="minorEastAsia" w:hAnsiTheme="minorHAnsi" w:cstheme="minorBidi"/>
          <w:noProof/>
          <w:sz w:val="22"/>
          <w:szCs w:val="22"/>
        </w:rPr>
      </w:pPr>
      <w:r>
        <w:t>2.2.</w:t>
      </w:r>
      <w:del w:id="258" w:author="GoldenCorpusHarness" w:date="2026-03-28T22:23:47Z">
        <w:r>
          <w:delText>4Ongo</w:delText>
        </w:r>
      </w:del>
      <w:ins w:id="259" w:author="GoldenCorpusHarness" w:date="2026-03-28T22:23:47Z">
        <w:r>
          <w:t>3Precl</w:t>
        </w:r>
      </w:ins>
      <w:r>
        <w:t>in</w:t>
      </w:r>
      <w:del w:id="260" w:author="GoldenCorpusHarness" w:date="2026-03-28T22:23:47Z">
        <w:r>
          <w:delText>g</w:delText>
        </w:r>
      </w:del>
      <w:ins w:id="261" w:author="GoldenCorpusHarness" w:date="2026-03-28T22:23:47Z">
        <w:r>
          <w:t>ical and</w:t>
        </w:r>
      </w:ins>
      <w:r>
        <w:t xml:space="preserve"> Clinical Studies</w:t>
      </w:r>
      <w:del w:id="262" w:author="GoldenCorpusHarness" w:date="2026-03-28T22:23:47Z">
        <w:r>
          <w:delText>44</w:delText>
        </w:r>
      </w:del>
      <w:ins w:id="263" w:author="GoldenCorpusHarness" w:date="2026-03-28T22:23:47Z">
        <w:r>
          <w:t>52</w:t>
        </w:r>
      </w:ins>
    </w:p>
    <w:p ns2:paraId="47790894" ns2:textId="06283169" w:rsidR="00B55DCA" w:rsidRDefault="00B55DCA">
      <w:pPr>
        <w:pStyle w:val="TOC3"/>
        <w:rPr>
          <w:rFonts w:asciiTheme="minorHAnsi" w:eastAsiaTheme="minorEastAsia" w:hAnsiTheme="minorHAnsi" w:cstheme="minorBidi"/>
          <w:noProof/>
          <w:sz w:val="22"/>
          <w:szCs w:val="22"/>
        </w:rPr>
      </w:pPr>
      <w:r>
        <w:t>2.2.</w:t>
      </w:r>
      <w:del w:id="264" w:author="GoldenCorpusHarness" w:date="2026-03-28T22:23:47Z">
        <w:r>
          <w:delText>5I</w:delText>
        </w:r>
      </w:del>
      <w:ins w:id="265" w:author="GoldenCorpusHarness" w:date="2026-03-28T22:23:47Z">
        <w:r>
          <w:t>3.1No</w:t>
        </w:r>
      </w:ins>
      <w:r>
        <w:t>n</w:t>
      </w:r>
      <w:del w:id="266" w:author="GoldenCorpusHarness" w:date="2026-03-28T22:23:47Z">
        <w:r>
          <w:delText>fo</w:delText>
        </w:r>
      </w:del>
      <w:ins w:id="267" w:author="GoldenCorpusHarness" w:date="2026-03-28T22:23:47Z">
        <w:r>
          <w:t>clinical Pha</w:t>
        </w:r>
      </w:ins>
      <w:r>
        <w:t>rma</w:t>
      </w:r>
      <w:del w:id="268" w:author="GoldenCorpusHarness" w:date="2026-03-28T22:23:47Z">
        <w:r>
          <w:delText>ti</w:delText>
        </w:r>
      </w:del>
      <w:ins w:id="269" w:author="GoldenCorpusHarness" w:date="2026-03-28T22:23:47Z">
        <w:r>
          <w:t>c</w:t>
        </w:r>
      </w:ins>
      <w:r>
        <w:t>o</w:t>
      </w:r>
      <w:del w:id="270" w:author="GoldenCorpusHarness" w:date="2026-03-28T22:23:47Z">
        <w:r>
          <w:delText xml:space="preserve">n </w:delText>
        </w:r>
      </w:del>
      <w:ins w:id="271" w:author="GoldenCorpusHarness" w:date="2026-03-28T22:23:47Z">
        <w:r>
          <w:t>l</w:t>
        </w:r>
      </w:ins>
      <w:r>
        <w:t>o</w:t>
      </w:r>
      <w:del w:id="272" w:author="GoldenCorpusHarness" w:date="2026-03-28T22:23:47Z">
        <w:r>
          <w:delText>n Other Stud</w:delText>
        </w:r>
      </w:del>
      <w:ins w:id="273" w:author="GoldenCorpusHarness" w:date="2026-03-28T22:23:47Z">
        <w:r>
          <w:t>g</w:t>
        </w:r>
      </w:ins>
      <w:r>
        <w:t>y</w:t>
      </w:r>
      <w:del w:id="274" w:author="GoldenCorpusHarness" w:date="2026-03-28T22:23:47Z">
        <w:r>
          <w:delText>-related Therapy46</w:delText>
        </w:r>
      </w:del>
      <w:ins w:id="275" w:author="GoldenCorpusHarness" w:date="2026-03-28T22:23:47Z">
        <w:r>
          <w:t>52</w:t>
        </w:r>
      </w:ins>
    </w:p>
    <w:p ns2:paraId="094AF959" ns2:textId="0DD202A2" w:rsidR="00B55DCA" w:rsidRDefault="00B55DCA">
      <w:pPr>
        <w:pStyle w:val="TOC2"/>
        <w:rPr>
          <w:rFonts w:asciiTheme="minorHAnsi" w:eastAsiaTheme="minorEastAsia" w:hAnsiTheme="minorHAnsi" w:cstheme="minorBidi"/>
          <w:b w:val="0"/>
          <w:noProof/>
          <w:sz w:val="22"/>
          <w:szCs w:val="22"/>
        </w:rPr>
      </w:pPr>
      <w:ins w:id="276" w:author="GoldenCorpusHarness" w:date="2026-03-28T22:23:47Z">
        <w:r>
          <w:t>2.</w:t>
        </w:r>
      </w:ins>
      <w:r>
        <w:t>2.3</w:t>
      </w:r>
      <w:del w:id="277" w:author="GoldenCorpusHarness" w:date="2026-03-28T22:23:47Z">
        <w:r>
          <w:delText>Be</w:delText>
        </w:r>
      </w:del>
      <w:ins w:id="278" w:author="GoldenCorpusHarness" w:date="2026-03-28T22:23:47Z">
        <w:r>
          <w:t>.2Nonclinical Pharmacoki</w:t>
        </w:r>
      </w:ins>
      <w:r>
        <w:t>ne</w:t>
      </w:r>
      <w:del w:id="279" w:author="GoldenCorpusHarness" w:date="2026-03-28T22:23:47Z">
        <w:r>
          <w:delText>f</w:delText>
        </w:r>
      </w:del>
      <w:ins w:id="280" w:author="GoldenCorpusHarness" w:date="2026-03-28T22:23:47Z">
        <w:r>
          <w:t>t</w:t>
        </w:r>
      </w:ins>
      <w:r>
        <w:t>i</w:t>
      </w:r>
      <w:del w:id="281" w:author="GoldenCorpusHarness" w:date="2026-03-28T22:23:47Z">
        <w:r>
          <w:delText>t/Ri</w:delText>
        </w:r>
      </w:del>
      <w:ins w:id="282" w:author="GoldenCorpusHarness" w:date="2026-03-28T22:23:47Z">
        <w:r>
          <w:t>c</w:t>
        </w:r>
      </w:ins>
      <w:r>
        <w:t>s</w:t>
      </w:r>
      <w:del w:id="283" w:author="GoldenCorpusHarness" w:date="2026-03-28T22:23:47Z">
        <w:r>
          <w:delText>k Assessment46</w:delText>
        </w:r>
      </w:del>
      <w:ins w:id="284" w:author="GoldenCorpusHarness" w:date="2026-03-28T22:23:47Z">
        <w:r>
          <w:t>52</w:t>
        </w:r>
      </w:ins>
    </w:p>
    <w:p ns2:paraId="1C4C8E2C" ns2:textId="7FABFC0F" w:rsidR="00B55DCA" w:rsidRDefault="00B55DCA">
      <w:pPr>
        <w:pStyle w:val="TOC1"/>
        <w:rPr>
          <w:rFonts w:asciiTheme="minorHAnsi" w:eastAsiaTheme="minorEastAsia" w:hAnsiTheme="minorHAnsi" w:cstheme="minorBidi"/>
          <w:b w:val="0"/>
          <w:caps w:val="0"/>
          <w:noProof/>
          <w:sz w:val="22"/>
          <w:szCs w:val="22"/>
        </w:rPr>
      </w:pPr>
      <w:ins w:id="285" w:author="GoldenCorpusHarness" w:date="2026-03-28T22:23:47Z">
        <w:r>
          <w:t>2.2.</w:t>
        </w:r>
      </w:ins>
      <w:r>
        <w:t>3</w:t>
      </w:r>
      <w:del w:id="286" w:author="GoldenCorpusHarness" w:date="2026-03-28T22:23:47Z">
        <w:r>
          <w:delText>HY</w:delText>
        </w:r>
      </w:del>
      <w:ins w:id="287" w:author="GoldenCorpusHarness" w:date="2026-03-28T22:23:47Z">
        <w:r>
          <w:t xml:space="preserve">.3Nonclinical Toxicology and Safety </w:t>
        </w:r>
      </w:ins>
      <w:r>
        <w:t>P</w:t>
      </w:r>
      <w:del w:id="288" w:author="GoldenCorpusHarness" w:date="2026-03-28T22:23:47Z">
        <w:r>
          <w:delText>OTHESES, OBJECTIVES, AND ENDPOINTS48</w:delText>
        </w:r>
      </w:del>
      <w:ins w:id="289" w:author="GoldenCorpusHarness" w:date="2026-03-28T22:23:47Z">
        <w:r>
          <w:t>harmacology53</w:t>
        </w:r>
      </w:ins>
    </w:p>
    <w:p ns2:paraId="3FF6E25C" ns2:textId="40129C17" w:rsidR="00B55DCA" w:rsidRDefault="00B55DCA">
      <w:pPr>
        <w:pStyle w:val="TOC1"/>
        <w:rPr>
          <w:rFonts w:asciiTheme="minorHAnsi" w:eastAsiaTheme="minorEastAsia" w:hAnsiTheme="minorHAnsi" w:cstheme="minorBidi"/>
          <w:b w:val="0"/>
          <w:caps w:val="0"/>
          <w:noProof/>
          <w:sz w:val="22"/>
          <w:szCs w:val="22"/>
        </w:rPr>
      </w:pPr>
      <w:ins w:id="290" w:author="GoldenCorpusHarness" w:date="2026-03-28T22:23:47Z">
        <w:r>
          <w:t>2.2.</w:t>
        </w:r>
      </w:ins>
      <w:r>
        <w:t>4</w:t>
      </w:r>
      <w:ins w:id="291" w:author="GoldenCorpusHarness" w:date="2026-03-28T22:23:47Z">
        <w:r>
          <w:t xml:space="preserve">Ongoing Clinical </w:t>
        </w:r>
      </w:ins>
      <w:r>
        <w:t>S</w:t>
      </w:r>
      <w:del w:id="292" w:author="GoldenCorpusHarness" w:date="2026-03-28T22:23:47Z">
        <w:r>
          <w:delText>TUDY DESIGN</w:delText>
        </w:r>
      </w:del>
      <w:ins w:id="293" w:author="GoldenCorpusHarness" w:date="2026-03-28T22:23:47Z">
        <w:r>
          <w:t>tudies</w:t>
        </w:r>
      </w:ins>
      <w:r>
        <w:t>5</w:t>
      </w:r>
      <w:del w:id="294" w:author="GoldenCorpusHarness" w:date="2026-03-28T22:23:47Z">
        <w:r>
          <w:delText>2</w:delText>
        </w:r>
      </w:del>
      <w:ins w:id="295" w:author="GoldenCorpusHarness" w:date="2026-03-28T22:23:47Z">
        <w:r>
          <w:t>3</w:t>
        </w:r>
      </w:ins>
    </w:p>
    <w:p ns2:paraId="7D56BBFC" ns2:textId="7F097DCA" w:rsidR="00B55DCA" w:rsidRDefault="00B55DCA">
      <w:pPr>
        <w:pStyle w:val="TOC2"/>
        <w:rPr>
          <w:rFonts w:asciiTheme="minorHAnsi" w:eastAsiaTheme="minorEastAsia" w:hAnsiTheme="minorHAnsi" w:cstheme="minorBidi"/>
          <w:b w:val="0"/>
          <w:noProof/>
          <w:sz w:val="22"/>
          <w:szCs w:val="22"/>
        </w:rPr>
      </w:pPr>
      <w:del w:id="296" w:author="GoldenCorpusHarness" w:date="2026-03-28T22:23:47Z">
        <w:r>
          <w:delText>4</w:delText>
        </w:r>
      </w:del>
      <w:ins w:id="297" w:author="GoldenCorpusHarness" w:date="2026-03-28T22:23:47Z">
        <w:r>
          <w:t>2</w:t>
        </w:r>
      </w:ins>
      <w:r>
        <w:t>.</w:t>
      </w:r>
      <w:del w:id="298" w:author="GoldenCorpusHarness" w:date="2026-03-28T22:23:47Z">
        <w:r>
          <w:delText>1</w:delText>
        </w:r>
      </w:del>
      <w:ins w:id="299" w:author="GoldenCorpusHarness" w:date="2026-03-28T22:23:47Z">
        <w:r>
          <w:t xml:space="preserve">2.5Information on </w:t>
        </w:r>
      </w:ins>
      <w:r>
        <w:t>O</w:t>
      </w:r>
      <w:del w:id="300" w:author="GoldenCorpusHarness" w:date="2026-03-28T22:23:47Z">
        <w:r>
          <w:delText>v</w:delText>
        </w:r>
      </w:del>
      <w:ins w:id="301" w:author="GoldenCorpusHarness" w:date="2026-03-28T22:23:47Z">
        <w:r>
          <w:t>ther Study-related Th</w:t>
        </w:r>
      </w:ins>
      <w:r>
        <w:t>era</w:t>
      </w:r>
      <w:del w:id="302" w:author="GoldenCorpusHarness" w:date="2026-03-28T22:23:47Z">
        <w:r>
          <w:delText>ll Design</w:delText>
        </w:r>
      </w:del>
      <w:ins w:id="303" w:author="GoldenCorpusHarness" w:date="2026-03-28T22:23:47Z">
        <w:r>
          <w:t>py</w:t>
        </w:r>
      </w:ins>
      <w:r>
        <w:t>5</w:t>
      </w:r>
      <w:del w:id="304" w:author="GoldenCorpusHarness" w:date="2026-03-28T22:23:47Z">
        <w:r>
          <w:delText>2</w:delText>
        </w:r>
      </w:del>
      <w:ins w:id="305" w:author="GoldenCorpusHarness" w:date="2026-03-28T22:23:47Z">
        <w:r>
          <w:t>7</w:t>
        </w:r>
      </w:ins>
    </w:p>
    <w:p ns2:paraId="0376A737" ns2:textId="21A3E1D6" w:rsidR="00B55DCA" w:rsidRDefault="00B55DCA">
      <w:pPr>
        <w:pStyle w:val="TOC3"/>
        <w:rPr>
          <w:rFonts w:asciiTheme="minorHAnsi" w:eastAsiaTheme="minorEastAsia" w:hAnsiTheme="minorHAnsi" w:cstheme="minorBidi"/>
          <w:noProof/>
          <w:sz w:val="22"/>
          <w:szCs w:val="22"/>
        </w:rPr>
      </w:pPr>
      <w:del w:id="306" w:author="GoldenCorpusHarness" w:date="2026-03-28T22:23:47Z">
        <w:r>
          <w:delText>4</w:delText>
        </w:r>
      </w:del>
      <w:ins w:id="307" w:author="GoldenCorpusHarness" w:date="2026-03-28T22:23:47Z">
        <w:r>
          <w:t>2</w:t>
        </w:r>
      </w:ins>
      <w:r>
        <w:t>.</w:t>
      </w:r>
      <w:del w:id="308" w:author="GoldenCorpusHarness" w:date="2026-03-28T22:23:47Z">
        <w:r>
          <w:delText>1.1Par</w:delText>
        </w:r>
      </w:del>
      <w:ins w:id="309" w:author="GoldenCorpusHarness" w:date="2026-03-28T22:23:47Z">
        <w:r>
          <w:t>3Benefi</w:t>
        </w:r>
      </w:ins>
      <w:r>
        <w:t>t</w:t>
      </w:r>
      <w:ins w:id="310" w:author="GoldenCorpusHarness" w:date="2026-03-28T22:23:47Z">
        <w:r>
          <w:t>/Risk</w:t>
        </w:r>
      </w:ins>
      <w:r>
        <w:t xml:space="preserve"> </w:t>
      </w:r>
      <w:del w:id="311" w:author="GoldenCorpusHarness" w:date="2026-03-28T22:23:47Z">
        <w:r>
          <w:delText>1 (Do</w:delText>
        </w:r>
      </w:del>
      <w:ins w:id="312" w:author="GoldenCorpusHarness" w:date="2026-03-28T22:23:47Z">
        <w:r>
          <w:t>As</w:t>
        </w:r>
      </w:ins>
      <w:r>
        <w:t>se</w:t>
      </w:r>
      <w:del w:id="313" w:author="GoldenCorpusHarness" w:date="2026-03-28T22:23:47Z">
        <w:r>
          <w:delText xml:space="preserve"> E</w:delText>
        </w:r>
      </w:del>
      <w:r>
        <w:t>s</w:t>
      </w:r>
      <w:del w:id="314" w:author="GoldenCorpusHarness" w:date="2026-03-28T22:23:47Z">
        <w:r>
          <w:delText>cala</w:delText>
        </w:r>
      </w:del>
      <w:ins w:id="315" w:author="GoldenCorpusHarness" w:date="2026-03-28T22:23:47Z">
        <w:r>
          <w:t>smen</w:t>
        </w:r>
      </w:ins>
      <w:r>
        <w:t>t</w:t>
      </w:r>
      <w:del w:id="316" w:author="GoldenCorpusHarness" w:date="2026-03-28T22:23:47Z">
        <w:r>
          <w:delText>ion and Confirmation) Design</w:delText>
        </w:r>
      </w:del>
      <w:r>
        <w:t>5</w:t>
      </w:r>
      <w:del w:id="317" w:author="GoldenCorpusHarness" w:date="2026-03-28T22:23:47Z">
        <w:r>
          <w:delText>2</w:delText>
        </w:r>
      </w:del>
      <w:ins w:id="318" w:author="GoldenCorpusHarness" w:date="2026-03-28T22:23:47Z">
        <w:r>
          <w:t>7</w:t>
        </w:r>
      </w:ins>
    </w:p>
    <w:p ns2:paraId="79F99569" ns2:textId="079E5866" w:rsidR="00B55DCA" w:rsidRDefault="00B55DCA">
      <w:pPr>
        <w:pStyle w:val="TOC3"/>
        <w:rPr>
          <w:rFonts w:asciiTheme="minorHAnsi" w:eastAsiaTheme="minorEastAsia" w:hAnsiTheme="minorHAnsi" w:cstheme="minorBidi"/>
          <w:noProof/>
          <w:sz w:val="22"/>
          <w:szCs w:val="22"/>
        </w:rPr>
      </w:pPr>
      <w:del w:id="319" w:author="GoldenCorpusHarness" w:date="2026-03-28T22:23:47Z">
        <w:r>
          <w:delText>4.1.2</w:delText>
        </w:r>
      </w:del>
      <w:ins w:id="320" w:author="GoldenCorpusHarness" w:date="2026-03-28T22:23:47Z">
        <w:r>
          <w:t>3HY</w:t>
        </w:r>
      </w:ins>
      <w:r>
        <w:t>P</w:t>
      </w:r>
      <w:del w:id="321" w:author="GoldenCorpusHarness" w:date="2026-03-28T22:23:47Z">
        <w:r>
          <w:delText>art</w:delText>
        </w:r>
      </w:del>
      <w:ins w:id="322" w:author="GoldenCorpusHarness" w:date="2026-03-28T22:23:47Z">
        <w:r>
          <w:t>OTHESES,</w:t>
        </w:r>
      </w:ins>
      <w:r>
        <w:t xml:space="preserve"> </w:t>
      </w:r>
      <w:del w:id="323" w:author="GoldenCorpusHarness" w:date="2026-03-28T22:23:47Z">
        <w:r>
          <w:delText>2</w:delText>
        </w:r>
      </w:del>
      <w:ins w:id="324" w:author="GoldenCorpusHarness" w:date="2026-03-28T22:23:47Z">
        <w:r>
          <w:t>OBJECTIVES,</w:t>
        </w:r>
      </w:ins>
      <w:r>
        <w:t xml:space="preserve"> </w:t>
      </w:r>
      <w:ins w:id="325" w:author="GoldenCorpusHarness" w:date="2026-03-28T22:23:47Z">
        <w:r>
          <w:t>AN</w:t>
        </w:r>
      </w:ins>
      <w:r>
        <w:t>D</w:t>
      </w:r>
      <w:del w:id="326" w:author="GoldenCorpusHarness" w:date="2026-03-28T22:23:47Z">
        <w:r>
          <w:delText>esign53</w:delText>
        </w:r>
      </w:del>
      <w:ins w:id="327" w:author="GoldenCorpusHarness" w:date="2026-03-28T22:23:47Z">
        <w:r>
          <w:t xml:space="preserve"> ENDPOINTS60</w:t>
        </w:r>
      </w:ins>
    </w:p>
    <w:p ns2:paraId="76E5D254" ns2:textId="1587D990" w:rsidR="00B55DCA" w:rsidRDefault="00B55DCA">
      <w:pPr>
        <w:pStyle w:val="TOC2"/>
        <w:rPr>
          <w:rFonts w:asciiTheme="minorHAnsi" w:eastAsiaTheme="minorEastAsia" w:hAnsiTheme="minorHAnsi" w:cstheme="minorBidi"/>
          <w:b w:val="0"/>
          <w:noProof/>
          <w:sz w:val="22"/>
          <w:szCs w:val="22"/>
        </w:rPr>
      </w:pPr>
      <w:r>
        <w:t>4</w:t>
      </w:r>
      <w:del w:id="328" w:author="GoldenCorpusHarness" w:date="2026-03-28T22:23:47Z">
        <w:r>
          <w:delText>.2</w:delText>
        </w:r>
      </w:del>
      <w:r>
        <w:t>S</w:t>
      </w:r>
      <w:del w:id="329" w:author="GoldenCorpusHarness" w:date="2026-03-28T22:23:47Z">
        <w:r>
          <w:delText>cientific Rationale for Study</w:delText>
        </w:r>
      </w:del>
      <w:ins w:id="330" w:author="GoldenCorpusHarness" w:date="2026-03-28T22:23:47Z">
        <w:r>
          <w:t>TUDY</w:t>
        </w:r>
      </w:ins>
      <w:r>
        <w:t xml:space="preserve"> D</w:t>
      </w:r>
      <w:del w:id="331" w:author="GoldenCorpusHarness" w:date="2026-03-28T22:23:47Z">
        <w:r>
          <w:delText>esign54</w:delText>
        </w:r>
      </w:del>
      <w:ins w:id="332" w:author="GoldenCorpusHarness" w:date="2026-03-28T22:23:47Z">
        <w:r>
          <w:t>ESIGN63</w:t>
        </w:r>
      </w:ins>
    </w:p>
    <w:p ns2:paraId="69C2E403" ns2:textId="457ED78C" w:rsidR="00B55DCA" w:rsidRDefault="00B55DCA">
      <w:pPr>
        <w:pStyle w:val="TOC3"/>
        <w:rPr>
          <w:rFonts w:asciiTheme="minorHAnsi" w:eastAsiaTheme="minorEastAsia" w:hAnsiTheme="minorHAnsi" w:cstheme="minorBidi"/>
          <w:noProof/>
          <w:sz w:val="22"/>
          <w:szCs w:val="22"/>
        </w:rPr>
      </w:pPr>
      <w:r>
        <w:t>4.</w:t>
      </w:r>
      <w:del w:id="333" w:author="GoldenCorpusHarness" w:date="2026-03-28T22:23:47Z">
        <w:r>
          <w:delText>2.</w:delText>
        </w:r>
      </w:del>
      <w:r>
        <w:t>1</w:t>
      </w:r>
      <w:del w:id="334" w:author="GoldenCorpusHarness" w:date="2026-03-28T22:23:47Z">
        <w:r>
          <w:delText>Ration</w:delText>
        </w:r>
      </w:del>
      <w:ins w:id="335" w:author="GoldenCorpusHarness" w:date="2026-03-28T22:23:47Z">
        <w:r>
          <w:t>Over</w:t>
        </w:r>
      </w:ins>
      <w:r>
        <w:t>al</w:t>
      </w:r>
      <w:ins w:id="336" w:author="GoldenCorpusHarness" w:date="2026-03-28T22:23:47Z">
        <w:r>
          <w:t>l D</w:t>
        </w:r>
      </w:ins>
      <w:r>
        <w:t>e</w:t>
      </w:r>
      <w:del w:id="337" w:author="GoldenCorpusHarness" w:date="2026-03-28T22:23:47Z">
        <w:r>
          <w:delText xml:space="preserve"> for E</w:delText>
        </w:r>
      </w:del>
      <w:ins w:id="338" w:author="GoldenCorpusHarness" w:date="2026-03-28T22:23:47Z">
        <w:r>
          <w:t>sig</w:t>
        </w:r>
      </w:ins>
      <w:r>
        <w:t>n</w:t>
      </w:r>
      <w:del w:id="339" w:author="GoldenCorpusHarness" w:date="2026-03-28T22:23:47Z">
        <w:r>
          <w:delText>dpoints55</w:delText>
        </w:r>
      </w:del>
      <w:ins w:id="340" w:author="GoldenCorpusHarness" w:date="2026-03-28T22:23:47Z">
        <w:r>
          <w:t>63</w:t>
        </w:r>
      </w:ins>
    </w:p>
    <w:p ns2:paraId="74B23EE6" ns2:textId="261C44AF" w:rsidR="00B55DCA" w:rsidRDefault="00B55DCA">
      <w:pPr>
        <w:pStyle w:val="TOC4"/>
        <w:rPr>
          <w:rFonts w:asciiTheme="minorHAnsi" w:eastAsiaTheme="minorEastAsia" w:hAnsiTheme="minorHAnsi" w:cstheme="minorBidi"/>
          <w:noProof/>
          <w:sz w:val="22"/>
          <w:szCs w:val="22"/>
        </w:rPr>
      </w:pPr>
      <w:r>
        <w:t>4</w:t>
      </w:r>
      <w:del w:id="341" w:author="GoldenCorpusHarness" w:date="2026-03-28T22:23:47Z">
        <w:r>
          <w:delText>.2</w:delText>
        </w:r>
      </w:del>
      <w:r>
        <w:t>.1.1</w:t>
      </w:r>
      <w:ins w:id="342" w:author="GoldenCorpusHarness" w:date="2026-03-28T22:23:47Z">
        <w:r>
          <w:t xml:space="preserve">Part 1 (Dose </w:t>
        </w:r>
      </w:ins>
      <w:r>
        <w:t>E</w:t>
      </w:r>
      <w:del w:id="343" w:author="GoldenCorpusHarness" w:date="2026-03-28T22:23:47Z">
        <w:r>
          <w:delText>f</w:delText>
        </w:r>
      </w:del>
      <w:ins w:id="344" w:author="GoldenCorpusHarness" w:date="2026-03-28T22:23:47Z">
        <w:r>
          <w:t>scalation and Con</w:t>
        </w:r>
      </w:ins>
      <w:r>
        <w:t>fi</w:t>
      </w:r>
      <w:del w:id="345" w:author="GoldenCorpusHarness" w:date="2026-03-28T22:23:47Z">
        <w:r>
          <w:delText>c</w:delText>
        </w:r>
      </w:del>
      <w:ins w:id="346" w:author="GoldenCorpusHarness" w:date="2026-03-28T22:23:47Z">
        <w:r>
          <w:t>rm</w:t>
        </w:r>
      </w:ins>
      <w:r>
        <w:t>a</w:t>
      </w:r>
      <w:del w:id="347" w:author="GoldenCorpusHarness" w:date="2026-03-28T22:23:47Z">
        <w:r>
          <w:delText>cy</w:delText>
        </w:r>
      </w:del>
      <w:ins w:id="348" w:author="GoldenCorpusHarness" w:date="2026-03-28T22:23:47Z">
        <w:r>
          <w:t>tion)</w:t>
        </w:r>
      </w:ins>
      <w:r>
        <w:t xml:space="preserve"> </w:t>
      </w:r>
      <w:del w:id="349" w:author="GoldenCorpusHarness" w:date="2026-03-28T22:23:47Z">
        <w:r>
          <w:delText>E</w:delText>
        </w:r>
      </w:del>
      <w:ins w:id="350" w:author="GoldenCorpusHarness" w:date="2026-03-28T22:23:47Z">
        <w:r>
          <w:t>Desig</w:t>
        </w:r>
      </w:ins>
      <w:r>
        <w:t>n</w:t>
      </w:r>
      <w:del w:id="351" w:author="GoldenCorpusHarness" w:date="2026-03-28T22:23:47Z">
        <w:r>
          <w:delText>dpoints55</w:delText>
        </w:r>
      </w:del>
      <w:ins w:id="352" w:author="GoldenCorpusHarness" w:date="2026-03-28T22:23:47Z">
        <w:r>
          <w:t>63</w:t>
        </w:r>
      </w:ins>
    </w:p>
    <w:p ns2:paraId="7523E866" ns2:textId="712BC880" w:rsidR="00B55DCA" w:rsidRDefault="00B55DCA">
      <w:pPr>
        <w:pStyle w:val="TOC4"/>
        <w:rPr>
          <w:rFonts w:asciiTheme="minorHAnsi" w:eastAsiaTheme="minorEastAsia" w:hAnsiTheme="minorHAnsi" w:cstheme="minorBidi"/>
          <w:noProof/>
          <w:sz w:val="22"/>
          <w:szCs w:val="22"/>
        </w:rPr>
      </w:pPr>
      <w:r>
        <w:t>4</w:t>
      </w:r>
      <w:del w:id="353" w:author="GoldenCorpusHarness" w:date="2026-03-28T22:23:47Z">
        <w:r>
          <w:delText>.2</w:delText>
        </w:r>
      </w:del>
      <w:r>
        <w:t>.1.2</w:t>
      </w:r>
      <w:del w:id="354" w:author="GoldenCorpusHarness" w:date="2026-03-28T22:23:47Z">
        <w:r>
          <w:delText>S</w:delText>
        </w:r>
      </w:del>
      <w:ins w:id="355" w:author="GoldenCorpusHarness" w:date="2026-03-28T22:23:47Z">
        <w:r>
          <w:t>P</w:t>
        </w:r>
      </w:ins>
      <w:r>
        <w:t>a</w:t>
      </w:r>
      <w:del w:id="356" w:author="GoldenCorpusHarness" w:date="2026-03-28T22:23:47Z">
        <w:r>
          <w:delText>f</w:delText>
        </w:r>
      </w:del>
      <w:ins w:id="357" w:author="GoldenCorpusHarness" w:date="2026-03-28T22:23:47Z">
        <w:r>
          <w:t>rt 2 D</w:t>
        </w:r>
      </w:ins>
      <w:r>
        <w:t>e</w:t>
      </w:r>
      <w:del w:id="358" w:author="GoldenCorpusHarness" w:date="2026-03-28T22:23:47Z">
        <w:r>
          <w:delText>ty E</w:delText>
        </w:r>
      </w:del>
      <w:ins w:id="359" w:author="GoldenCorpusHarness" w:date="2026-03-28T22:23:47Z">
        <w:r>
          <w:t>sig</w:t>
        </w:r>
      </w:ins>
      <w:r>
        <w:t>n</w:t>
      </w:r>
      <w:del w:id="360" w:author="GoldenCorpusHarness" w:date="2026-03-28T22:23:47Z">
        <w:r>
          <w:delText>dpoints5</w:delText>
        </w:r>
      </w:del>
      <w:r>
        <w:t>6</w:t>
      </w:r>
      <w:ins w:id="361" w:author="GoldenCorpusHarness" w:date="2026-03-28T22:23:47Z">
        <w:r>
          <w:t>4</w:t>
        </w:r>
      </w:ins>
    </w:p>
    <w:p ns2:paraId="7D979227" ns2:textId="37428FE2" w:rsidR="00B55DCA" w:rsidRDefault="00B55DCA">
      <w:pPr>
        <w:pStyle w:val="TOC4"/>
        <w:rPr>
          <w:rFonts w:asciiTheme="minorHAnsi" w:eastAsiaTheme="minorEastAsia" w:hAnsiTheme="minorHAnsi" w:cstheme="minorBidi"/>
          <w:noProof/>
          <w:sz w:val="22"/>
          <w:szCs w:val="22"/>
        </w:rPr>
      </w:pPr>
      <w:r>
        <w:t>4.2</w:t>
      </w:r>
      <w:del w:id="362" w:author="GoldenCorpusHarness" w:date="2026-03-28T22:23:47Z">
        <w:r>
          <w:delText>.1.3Pat</w:delText>
        </w:r>
      </w:del>
      <w:ins w:id="363" w:author="GoldenCorpusHarness" w:date="2026-03-28T22:23:47Z">
        <w:r>
          <w:t>Sc</w:t>
        </w:r>
      </w:ins>
      <w:r>
        <w:t>ient</w:t>
      </w:r>
      <w:del w:id="364" w:author="GoldenCorpusHarness" w:date="2026-03-28T22:23:47Z">
        <w:r>
          <w:delText>-r</w:delText>
        </w:r>
      </w:del>
      <w:ins w:id="365" w:author="GoldenCorpusHarness" w:date="2026-03-28T22:23:47Z">
        <w:r>
          <w:t>ific Rational</w:t>
        </w:r>
      </w:ins>
      <w:r>
        <w:t>e</w:t>
      </w:r>
      <w:del w:id="366" w:author="GoldenCorpusHarness" w:date="2026-03-28T22:23:47Z">
        <w:r>
          <w:delText>p</w:delText>
        </w:r>
      </w:del>
      <w:ins w:id="367" w:author="GoldenCorpusHarness" w:date="2026-03-28T22:23:47Z">
        <w:r>
          <w:t xml:space="preserve"> f</w:t>
        </w:r>
      </w:ins>
      <w:r>
        <w:t>or</w:t>
      </w:r>
      <w:ins w:id="368" w:author="GoldenCorpusHarness" w:date="2026-03-28T22:23:47Z">
        <w:r>
          <w:t xml:space="preserve"> S</w:t>
        </w:r>
      </w:ins>
      <w:r>
        <w:t>t</w:t>
      </w:r>
      <w:del w:id="369" w:author="GoldenCorpusHarness" w:date="2026-03-28T22:23:47Z">
        <w:r>
          <w:delText>e</w:delText>
        </w:r>
      </w:del>
      <w:ins w:id="370" w:author="GoldenCorpusHarness" w:date="2026-03-28T22:23:47Z">
        <w:r>
          <w:t>u</w:t>
        </w:r>
      </w:ins>
      <w:r>
        <w:t>d</w:t>
      </w:r>
      <w:ins w:id="371" w:author="GoldenCorpusHarness" w:date="2026-03-28T22:23:47Z">
        <w:r>
          <w:t>y</w:t>
        </w:r>
      </w:ins>
      <w:r>
        <w:t xml:space="preserve"> </w:t>
      </w:r>
      <w:del w:id="372" w:author="GoldenCorpusHarness" w:date="2026-03-28T22:23:47Z">
        <w:r>
          <w:delText>Outcom</w:delText>
        </w:r>
      </w:del>
      <w:ins w:id="373" w:author="GoldenCorpusHarness" w:date="2026-03-28T22:23:47Z">
        <w:r>
          <w:t>D</w:t>
        </w:r>
      </w:ins>
      <w:r>
        <w:t>es</w:t>
      </w:r>
      <w:ins w:id="374" w:author="GoldenCorpusHarness" w:date="2026-03-28T22:23:47Z">
        <w:r>
          <w:t>ign6</w:t>
        </w:r>
      </w:ins>
      <w:r>
        <w:t>5</w:t>
      </w:r>
      <w:del w:id="375" w:author="GoldenCorpusHarness" w:date="2026-03-28T22:23:47Z">
        <w:r>
          <w:delText>6</w:delText>
        </w:r>
      </w:del>
    </w:p>
    <w:p ns2:paraId="3ACEE12C" ns2:textId="4CC87FEF" w:rsidR="00B55DCA" w:rsidRDefault="00B55DCA">
      <w:pPr>
        <w:pStyle w:val="TOC5"/>
        <w:rPr>
          <w:rFonts w:asciiTheme="minorHAnsi" w:eastAsiaTheme="minorEastAsia" w:hAnsiTheme="minorHAnsi" w:cstheme="minorBidi"/>
          <w:noProof/>
          <w:sz w:val="22"/>
          <w:szCs w:val="22"/>
        </w:rPr>
      </w:pPr>
      <w:r>
        <w:t>4.2.1</w:t>
      </w:r>
      <w:del w:id="376" w:author="GoldenCorpusHarness" w:date="2026-03-28T22:23:47Z">
        <w:r>
          <w:delText>.3.1</w:delText>
        </w:r>
      </w:del>
      <w:ins w:id="377" w:author="GoldenCorpusHarness" w:date="2026-03-28T22:23:47Z">
        <w:r>
          <w:t xml:space="preserve">Rationale for </w:t>
        </w:r>
      </w:ins>
      <w:r>
        <w:t>E</w:t>
      </w:r>
      <w:del w:id="378" w:author="GoldenCorpusHarness" w:date="2026-03-28T22:23:47Z">
        <w:r>
          <w:delText>ORTC QLQ-C305</w:delText>
        </w:r>
      </w:del>
      <w:ins w:id="379" w:author="GoldenCorpusHarness" w:date="2026-03-28T22:23:47Z">
        <w:r>
          <w:t>ndpoints</w:t>
        </w:r>
      </w:ins>
      <w:r>
        <w:t>6</w:t>
      </w:r>
      <w:ins w:id="380" w:author="GoldenCorpusHarness" w:date="2026-03-28T22:23:47Z">
        <w:r>
          <w:t>6</w:t>
        </w:r>
      </w:ins>
    </w:p>
    <w:p ns2:paraId="2DA12A54" ns2:textId="41C515D8" w:rsidR="00B55DCA" w:rsidRDefault="00B55DCA">
      <w:pPr>
        <w:pStyle w:val="TOC5"/>
        <w:rPr>
          <w:rFonts w:asciiTheme="minorHAnsi" w:eastAsiaTheme="minorEastAsia" w:hAnsiTheme="minorHAnsi" w:cstheme="minorBidi"/>
          <w:noProof/>
          <w:sz w:val="22"/>
          <w:szCs w:val="22"/>
        </w:rPr>
      </w:pPr>
      <w:r>
        <w:t>4.2.1.</w:t>
      </w:r>
      <w:del w:id="381" w:author="GoldenCorpusHarness" w:date="2026-03-28T22:23:47Z">
        <w:r>
          <w:delText>3.2</w:delText>
        </w:r>
      </w:del>
      <w:ins w:id="382" w:author="GoldenCorpusHarness" w:date="2026-03-28T22:23:47Z">
        <w:r>
          <w:t>1</w:t>
        </w:r>
      </w:ins>
      <w:r>
        <w:t>E</w:t>
      </w:r>
      <w:del w:id="383" w:author="GoldenCorpusHarness" w:date="2026-03-28T22:23:47Z">
        <w:r>
          <w:delText>ORTC</w:delText>
        </w:r>
      </w:del>
      <w:ins w:id="384" w:author="GoldenCorpusHarness" w:date="2026-03-28T22:23:47Z">
        <w:r>
          <w:t>fficacy</w:t>
        </w:r>
      </w:ins>
      <w:r>
        <w:t xml:space="preserve"> </w:t>
      </w:r>
      <w:del w:id="385" w:author="GoldenCorpusHarness" w:date="2026-03-28T22:23:47Z">
        <w:r>
          <w:delText>QLQ-CLL1757</w:delText>
        </w:r>
      </w:del>
      <w:ins w:id="386" w:author="GoldenCorpusHarness" w:date="2026-03-28T22:23:47Z">
        <w:r>
          <w:t>Endpoints66</w:t>
        </w:r>
      </w:ins>
    </w:p>
    <w:p ns2:paraId="1AE1AE16" ns2:textId="005DDE07" w:rsidR="00B55DCA" w:rsidRDefault="00B55DCA">
      <w:pPr>
        <w:pStyle w:val="TOC5"/>
        <w:rPr>
          <w:rFonts w:asciiTheme="minorHAnsi" w:eastAsiaTheme="minorEastAsia" w:hAnsiTheme="minorHAnsi" w:cstheme="minorBidi"/>
          <w:noProof/>
          <w:sz w:val="22"/>
          <w:szCs w:val="22"/>
        </w:rPr>
      </w:pPr>
      <w:r>
        <w:t>4.2.1.</w:t>
      </w:r>
      <w:del w:id="387" w:author="GoldenCorpusHarness" w:date="2026-03-28T22:23:47Z">
        <w:r>
          <w:delText>3.3</w:delText>
        </w:r>
      </w:del>
      <w:ins w:id="388" w:author="GoldenCorpusHarness" w:date="2026-03-28T22:23:47Z">
        <w:r>
          <w:t xml:space="preserve">2Safety </w:t>
        </w:r>
      </w:ins>
      <w:r>
        <w:t>E</w:t>
      </w:r>
      <w:del w:id="389" w:author="GoldenCorpusHarness" w:date="2026-03-28T22:23:47Z">
        <w:r>
          <w:delText>Q-5D-5L5</w:delText>
        </w:r>
      </w:del>
      <w:ins w:id="390" w:author="GoldenCorpusHarness" w:date="2026-03-28T22:23:47Z">
        <w:r>
          <w:t>ndpoints6</w:t>
        </w:r>
      </w:ins>
      <w:r>
        <w:t>7</w:t>
      </w:r>
    </w:p>
    <w:p ns2:paraId="5EE0461A" ns2:textId="09C80B73" w:rsidR="00B55DCA" w:rsidRDefault="00B55DCA">
      <w:pPr>
        <w:pStyle w:val="TOC5"/>
        <w:rPr>
          <w:rFonts w:asciiTheme="minorHAnsi" w:eastAsiaTheme="minorEastAsia" w:hAnsiTheme="minorHAnsi" w:cstheme="minorBidi"/>
          <w:noProof/>
          <w:sz w:val="22"/>
          <w:szCs w:val="22"/>
        </w:rPr>
      </w:pPr>
      <w:r>
        <w:t>4.2.1.3</w:t>
      </w:r>
      <w:del w:id="391" w:author="GoldenCorpusHarness" w:date="2026-03-28T22:23:47Z">
        <w:r>
          <w:delText>.4FACT</w:delText>
        </w:r>
      </w:del>
      <w:ins w:id="392" w:author="GoldenCorpusHarness" w:date="2026-03-28T22:23:47Z">
        <w:r>
          <w:t>Patient</w:t>
        </w:r>
      </w:ins>
      <w:r>
        <w:t>-</w:t>
      </w:r>
      <w:del w:id="393" w:author="GoldenCorpusHarness" w:date="2026-03-28T22:23:47Z">
        <w:r>
          <w:delText>G (I</w:delText>
        </w:r>
      </w:del>
      <w:ins w:id="394" w:author="GoldenCorpusHarness" w:date="2026-03-28T22:23:47Z">
        <w:r>
          <w:t>repor</w:t>
        </w:r>
      </w:ins>
      <w:r>
        <w:t>te</w:t>
      </w:r>
      <w:ins w:id="395" w:author="GoldenCorpusHarness" w:date="2026-03-28T22:23:47Z">
        <w:r>
          <w:t>d Outco</w:t>
        </w:r>
      </w:ins>
      <w:r>
        <w:t>m</w:t>
      </w:r>
      <w:del w:id="396" w:author="GoldenCorpusHarness" w:date="2026-03-28T22:23:47Z">
        <w:r>
          <w:delText xml:space="preserve"> GP5)5</w:delText>
        </w:r>
      </w:del>
      <w:ins w:id="397" w:author="GoldenCorpusHarness" w:date="2026-03-28T22:23:47Z">
        <w:r>
          <w:t>es6</w:t>
        </w:r>
      </w:ins>
      <w:r>
        <w:t>7</w:t>
      </w:r>
    </w:p>
    <w:p ns2:paraId="5CEE318E" ns2:textId="6D07E448" w:rsidR="00B55DCA" w:rsidRDefault="00B55DCA">
      <w:pPr>
        <w:pStyle w:val="TOC4"/>
        <w:rPr>
          <w:rFonts w:asciiTheme="minorHAnsi" w:eastAsiaTheme="minorEastAsia" w:hAnsiTheme="minorHAnsi" w:cstheme="minorBidi"/>
          <w:noProof/>
          <w:sz w:val="22"/>
          <w:szCs w:val="22"/>
        </w:rPr>
      </w:pPr>
      <w:r>
        <w:t>4.2.1.</w:t>
      </w:r>
      <w:del w:id="398" w:author="GoldenCorpusHarness" w:date="2026-03-28T22:23:47Z">
        <w:r>
          <w:delText>4Health</w:delText>
        </w:r>
      </w:del>
      <w:ins w:id="399" w:author="GoldenCorpusHarness" w:date="2026-03-28T22:23:47Z">
        <w:r>
          <w:t>3.1EORTC</w:t>
        </w:r>
      </w:ins>
      <w:r>
        <w:t xml:space="preserve"> </w:t>
      </w:r>
      <w:del w:id="400" w:author="GoldenCorpusHarness" w:date="2026-03-28T22:23:47Z">
        <w:r>
          <w:delText>Economics and Medical Resource Utilization5</w:delText>
        </w:r>
      </w:del>
      <w:ins w:id="401" w:author="GoldenCorpusHarness" w:date="2026-03-28T22:23:47Z">
        <w:r>
          <w:t>QLQ-C306</w:t>
        </w:r>
      </w:ins>
      <w:r>
        <w:t>7</w:t>
      </w:r>
    </w:p>
    <w:p ns2:paraId="38EFF3D2" ns2:textId="5BC3AB21" w:rsidR="00B55DCA" w:rsidRDefault="00B55DCA">
      <w:pPr>
        <w:pStyle w:val="TOC4"/>
        <w:rPr>
          <w:rFonts w:asciiTheme="minorHAnsi" w:eastAsiaTheme="minorEastAsia" w:hAnsiTheme="minorHAnsi" w:cstheme="minorBidi"/>
          <w:noProof/>
          <w:sz w:val="22"/>
          <w:szCs w:val="22"/>
        </w:rPr>
      </w:pPr>
      <w:r>
        <w:t>4.2.1.</w:t>
      </w:r>
      <w:del w:id="402" w:author="GoldenCorpusHarness" w:date="2026-03-28T22:23:47Z">
        <w:r>
          <w:delText>5Pharmacokinetic</w:delText>
        </w:r>
      </w:del>
      <w:ins w:id="403" w:author="GoldenCorpusHarness" w:date="2026-03-28T22:23:47Z">
        <w:r>
          <w:t>3.2EORTC</w:t>
        </w:r>
      </w:ins>
      <w:r>
        <w:t xml:space="preserve"> </w:t>
      </w:r>
      <w:del w:id="404" w:author="GoldenCorpusHarness" w:date="2026-03-28T22:23:47Z">
        <w:r>
          <w:delText>Endpoints5</w:delText>
        </w:r>
      </w:del>
      <w:ins w:id="405" w:author="GoldenCorpusHarness" w:date="2026-03-28T22:23:47Z">
        <w:r>
          <w:t>QLQ-CLL176</w:t>
        </w:r>
      </w:ins>
      <w:r>
        <w:t>8</w:t>
      </w:r>
    </w:p>
    <w:p ns2:paraId="686993F5" ns2:textId="3F3C2633" w:rsidR="00B55DCA" w:rsidRDefault="00B55DCA">
      <w:pPr>
        <w:pStyle w:val="TOC4"/>
        <w:rPr>
          <w:rFonts w:asciiTheme="minorHAnsi" w:eastAsiaTheme="minorEastAsia" w:hAnsiTheme="minorHAnsi" w:cstheme="minorBidi"/>
          <w:noProof/>
          <w:sz w:val="22"/>
          <w:szCs w:val="22"/>
        </w:rPr>
      </w:pPr>
      <w:r>
        <w:t>4.2.1.</w:t>
      </w:r>
      <w:ins w:id="406" w:author="GoldenCorpusHarness" w:date="2026-03-28T22:23:47Z">
        <w:r>
          <w:t>3.3EQ-5D-5L</w:t>
        </w:r>
      </w:ins>
      <w:r>
        <w:t>6</w:t>
      </w:r>
      <w:del w:id="407" w:author="GoldenCorpusHarness" w:date="2026-03-28T22:23:47Z">
        <w:r>
          <w:delText>Planned Exploratory Biomarker Research5</w:delText>
        </w:r>
      </w:del>
      <w:r>
        <w:t>8</w:t>
      </w:r>
    </w:p>
    <w:p ns2:paraId="355E0196" ns2:textId="65851CAB" w:rsidR="00B55DCA" w:rsidRDefault="00B55DCA">
      <w:pPr>
        <w:pStyle w:val="TOC4"/>
        <w:rPr>
          <w:rFonts w:asciiTheme="minorHAnsi" w:eastAsiaTheme="minorEastAsia" w:hAnsiTheme="minorHAnsi" w:cstheme="minorBidi"/>
          <w:noProof/>
          <w:sz w:val="22"/>
          <w:szCs w:val="22"/>
        </w:rPr>
      </w:pPr>
      <w:r>
        <w:t>4.2.1.</w:t>
      </w:r>
      <w:del w:id="408" w:author="GoldenCorpusHarness" w:date="2026-03-28T22:23:47Z">
        <w:r>
          <w:delText>7</w:delText>
        </w:r>
      </w:del>
      <w:ins w:id="409" w:author="GoldenCorpusHarness" w:date="2026-03-28T22:23:47Z">
        <w:r>
          <w:t>3.4</w:t>
        </w:r>
      </w:ins>
      <w:r>
        <w:t>F</w:t>
      </w:r>
      <w:del w:id="410" w:author="GoldenCorpusHarness" w:date="2026-03-28T22:23:47Z">
        <w:r>
          <w:delText>u</w:delText>
        </w:r>
      </w:del>
      <w:ins w:id="411" w:author="GoldenCorpusHarness" w:date="2026-03-28T22:23:47Z">
        <w:r>
          <w:t>ACT-G (I</w:t>
        </w:r>
      </w:ins>
      <w:r>
        <w:t>t</w:t>
      </w:r>
      <w:del w:id="412" w:author="GoldenCorpusHarness" w:date="2026-03-28T22:23:47Z">
        <w:r>
          <w:delText>ur</w:delText>
        </w:r>
      </w:del>
      <w:r>
        <w:t>e</w:t>
      </w:r>
      <w:ins w:id="413" w:author="GoldenCorpusHarness" w:date="2026-03-28T22:23:47Z">
        <w:r>
          <w:t>m</w:t>
        </w:r>
      </w:ins>
      <w:r>
        <w:t xml:space="preserve"> </w:t>
      </w:r>
      <w:del w:id="414" w:author="GoldenCorpusHarness" w:date="2026-03-28T22:23:47Z">
        <w:r>
          <w:delText>Biomedical Research</w:delText>
        </w:r>
      </w:del>
      <w:ins w:id="415" w:author="GoldenCorpusHarness" w:date="2026-03-28T22:23:47Z">
        <w:r>
          <w:t>GP</w:t>
        </w:r>
      </w:ins>
      <w:r>
        <w:t>5</w:t>
      </w:r>
      <w:del w:id="416" w:author="GoldenCorpusHarness" w:date="2026-03-28T22:23:47Z">
        <w:r>
          <w:delText>9</w:delText>
        </w:r>
      </w:del>
      <w:ins w:id="417" w:author="GoldenCorpusHarness" w:date="2026-03-28T22:23:47Z">
        <w:r>
          <w:t>)68</w:t>
        </w:r>
      </w:ins>
    </w:p>
    <w:p ns2:paraId="726F9A53" ns2:textId="299082D3" w:rsidR="00B55DCA" w:rsidRDefault="00B55DCA">
      <w:pPr>
        <w:pStyle w:val="TOC3"/>
        <w:rPr>
          <w:rFonts w:asciiTheme="minorHAnsi" w:eastAsiaTheme="minorEastAsia" w:hAnsiTheme="minorHAnsi" w:cstheme="minorBidi"/>
          <w:noProof/>
          <w:sz w:val="22"/>
          <w:szCs w:val="22"/>
        </w:rPr>
      </w:pPr>
      <w:r>
        <w:t>4.2.</w:t>
      </w:r>
      <w:del w:id="418" w:author="GoldenCorpusHarness" w:date="2026-03-28T22:23:47Z">
        <w:r>
          <w:delText>2</w:delText>
        </w:r>
      </w:del>
      <w:ins w:id="419" w:author="GoldenCorpusHarness" w:date="2026-03-28T22:23:47Z">
        <w:r>
          <w:t xml:space="preserve">1.4Health Economics and Medical </w:t>
        </w:r>
      </w:ins>
      <w:r>
        <w:t>R</w:t>
      </w:r>
      <w:ins w:id="420" w:author="GoldenCorpusHarness" w:date="2026-03-28T22:23:47Z">
        <w:r>
          <w:t>esource Utiliz</w:t>
        </w:r>
      </w:ins>
      <w:r>
        <w:t>ation</w:t>
      </w:r>
      <w:del w:id="421" w:author="GoldenCorpusHarness" w:date="2026-03-28T22:23:47Z">
        <w:r>
          <w:delText>ale for the Use of Comparator/Placebo</w:delText>
        </w:r>
      </w:del>
      <w:r>
        <w:t>6</w:t>
      </w:r>
      <w:del w:id="422" w:author="GoldenCorpusHarness" w:date="2026-03-28T22:23:47Z">
        <w:r>
          <w:delText>0</w:delText>
        </w:r>
      </w:del>
      <w:ins w:id="423" w:author="GoldenCorpusHarness" w:date="2026-03-28T22:23:47Z">
        <w:r>
          <w:t>8</w:t>
        </w:r>
      </w:ins>
    </w:p>
    <w:p ns2:paraId="3E806341" ns2:textId="42D56A07" w:rsidR="00B55DCA" w:rsidRDefault="00B55DCA">
      <w:pPr>
        <w:pStyle w:val="TOC3"/>
        <w:rPr>
          <w:rFonts w:asciiTheme="minorHAnsi" w:eastAsiaTheme="minorEastAsia" w:hAnsiTheme="minorHAnsi" w:cstheme="minorBidi"/>
          <w:noProof/>
          <w:sz w:val="22"/>
          <w:szCs w:val="22"/>
        </w:rPr>
      </w:pPr>
      <w:r>
        <w:t>4.2.</w:t>
      </w:r>
      <w:del w:id="424" w:author="GoldenCorpusHarness" w:date="2026-03-28T22:23:47Z">
        <w:r>
          <w:delText>3R</w:delText>
        </w:r>
      </w:del>
      <w:ins w:id="425" w:author="GoldenCorpusHarness" w:date="2026-03-28T22:23:47Z">
        <w:r>
          <w:t>1.5Ph</w:t>
        </w:r>
      </w:ins>
      <w:r>
        <w:t>a</w:t>
      </w:r>
      <w:ins w:id="426" w:author="GoldenCorpusHarness" w:date="2026-03-28T22:23:47Z">
        <w:r>
          <w:t>rmacokine</w:t>
        </w:r>
      </w:ins>
      <w:r>
        <w:t>ti</w:t>
      </w:r>
      <w:ins w:id="427" w:author="GoldenCorpusHarness" w:date="2026-03-28T22:23:47Z">
        <w:r>
          <w:t>c Endp</w:t>
        </w:r>
      </w:ins>
      <w:r>
        <w:t>o</w:t>
      </w:r>
      <w:ins w:id="428" w:author="GoldenCorpusHarness" w:date="2026-03-28T22:23:47Z">
        <w:r>
          <w:t>i</w:t>
        </w:r>
      </w:ins>
      <w:r>
        <w:t>n</w:t>
      </w:r>
      <w:del w:id="429" w:author="GoldenCorpusHarness" w:date="2026-03-28T22:23:47Z">
        <w:r>
          <w:delText>ale for S</w:delText>
        </w:r>
      </w:del>
      <w:r>
        <w:t>t</w:t>
      </w:r>
      <w:del w:id="430" w:author="GoldenCorpusHarness" w:date="2026-03-28T22:23:47Z">
        <w:r>
          <w:delText>ratification Factor</w:delText>
        </w:r>
      </w:del>
      <w:r>
        <w:t>s6</w:t>
      </w:r>
      <w:del w:id="431" w:author="GoldenCorpusHarness" w:date="2026-03-28T22:23:47Z">
        <w:r>
          <w:delText>0</w:delText>
        </w:r>
      </w:del>
      <w:ins w:id="432" w:author="GoldenCorpusHarness" w:date="2026-03-28T22:23:47Z">
        <w:r>
          <w:t>9</w:t>
        </w:r>
      </w:ins>
    </w:p>
    <w:p ns2:paraId="5E6C8D40" ns2:textId="0DB6E346" w:rsidR="00B55DCA" w:rsidRDefault="00B55DCA">
      <w:pPr>
        <w:pStyle w:val="TOC2"/>
        <w:rPr>
          <w:rFonts w:asciiTheme="minorHAnsi" w:eastAsiaTheme="minorEastAsia" w:hAnsiTheme="minorHAnsi" w:cstheme="minorBidi"/>
          <w:b w:val="0"/>
          <w:noProof/>
          <w:sz w:val="22"/>
          <w:szCs w:val="22"/>
        </w:rPr>
      </w:pPr>
      <w:r>
        <w:t>4.</w:t>
      </w:r>
      <w:del w:id="433" w:author="GoldenCorpusHarness" w:date="2026-03-28T22:23:47Z">
        <w:r>
          <w:delText>3Justific</w:delText>
        </w:r>
      </w:del>
      <w:ins w:id="434" w:author="GoldenCorpusHarness" w:date="2026-03-28T22:23:47Z">
        <w:r>
          <w:t>2.1.6Planned Explor</w:t>
        </w:r>
      </w:ins>
      <w:r>
        <w:t>at</w:t>
      </w:r>
      <w:ins w:id="435" w:author="GoldenCorpusHarness" w:date="2026-03-28T22:23:47Z">
        <w:r>
          <w:t>ory B</w:t>
        </w:r>
      </w:ins>
      <w:r>
        <w:t>io</w:t>
      </w:r>
      <w:del w:id="436" w:author="GoldenCorpusHarness" w:date="2026-03-28T22:23:47Z">
        <w:r>
          <w:delText>n fo</w:delText>
        </w:r>
      </w:del>
      <w:ins w:id="437" w:author="GoldenCorpusHarness" w:date="2026-03-28T22:23:47Z">
        <w:r>
          <w:t>marke</w:t>
        </w:r>
      </w:ins>
      <w:r>
        <w:t xml:space="preserve">r </w:t>
      </w:r>
      <w:del w:id="438" w:author="GoldenCorpusHarness" w:date="2026-03-28T22:23:47Z">
        <w:r>
          <w:delText>Do</w:delText>
        </w:r>
      </w:del>
      <w:ins w:id="439" w:author="GoldenCorpusHarness" w:date="2026-03-28T22:23:47Z">
        <w:r>
          <w:t>Re</w:t>
        </w:r>
      </w:ins>
      <w:r>
        <w:t>se</w:t>
      </w:r>
      <w:ins w:id="440" w:author="GoldenCorpusHarness" w:date="2026-03-28T22:23:47Z">
        <w:r>
          <w:t>arch</w:t>
        </w:r>
      </w:ins>
      <w:r>
        <w:t>6</w:t>
      </w:r>
      <w:del w:id="441" w:author="GoldenCorpusHarness" w:date="2026-03-28T22:23:47Z">
        <w:r>
          <w:delText>1</w:delText>
        </w:r>
      </w:del>
      <w:ins w:id="442" w:author="GoldenCorpusHarness" w:date="2026-03-28T22:23:47Z">
        <w:r>
          <w:t>9</w:t>
        </w:r>
      </w:ins>
    </w:p>
    <w:p ns2:paraId="0573CBE3" ns2:textId="0322E863" w:rsidR="00B55DCA" w:rsidRDefault="00B55DCA">
      <w:pPr>
        <w:pStyle w:val="TOC3"/>
        <w:rPr>
          <w:rFonts w:asciiTheme="minorHAnsi" w:eastAsiaTheme="minorEastAsia" w:hAnsiTheme="minorHAnsi" w:cstheme="minorBidi"/>
          <w:noProof/>
          <w:sz w:val="22"/>
          <w:szCs w:val="22"/>
        </w:rPr>
      </w:pPr>
      <w:r>
        <w:t>4.</w:t>
      </w:r>
      <w:del w:id="443" w:author="GoldenCorpusHarness" w:date="2026-03-28T22:23:47Z">
        <w:r>
          <w:delText>3</w:delText>
        </w:r>
      </w:del>
      <w:ins w:id="444" w:author="GoldenCorpusHarness" w:date="2026-03-28T22:23:47Z">
        <w:r>
          <w:t>2</w:t>
        </w:r>
      </w:ins>
      <w:r>
        <w:t>.1</w:t>
      </w:r>
      <w:del w:id="445" w:author="GoldenCorpusHarness" w:date="2026-03-28T22:23:47Z">
        <w:r>
          <w:delText>D</w:delText>
        </w:r>
      </w:del>
      <w:ins w:id="446" w:author="GoldenCorpusHarness" w:date="2026-03-28T22:23:47Z">
        <w:r>
          <w:t>.7Future Bi</w:t>
        </w:r>
      </w:ins>
      <w:r>
        <w:t>o</w:t>
      </w:r>
      <w:ins w:id="447" w:author="GoldenCorpusHarness" w:date="2026-03-28T22:23:47Z">
        <w:r>
          <w:t>medical Re</w:t>
        </w:r>
      </w:ins>
      <w:r>
        <w:t>se</w:t>
      </w:r>
      <w:del w:id="448" w:author="GoldenCorpusHarness" w:date="2026-03-28T22:23:47Z">
        <w:r>
          <w:delText>-limiting Toxi</w:delText>
        </w:r>
      </w:del>
      <w:ins w:id="449" w:author="GoldenCorpusHarness" w:date="2026-03-28T22:23:47Z">
        <w:r>
          <w:t>ar</w:t>
        </w:r>
      </w:ins>
      <w:r>
        <w:t>c</w:t>
      </w:r>
      <w:del w:id="450" w:author="GoldenCorpusHarness" w:date="2026-03-28T22:23:47Z">
        <w:r>
          <w:delText>ity Definition61</w:delText>
        </w:r>
      </w:del>
      <w:ins w:id="451" w:author="GoldenCorpusHarness" w:date="2026-03-28T22:23:47Z">
        <w:r>
          <w:t>h70</w:t>
        </w:r>
      </w:ins>
    </w:p>
    <w:p ns2:paraId="46616BB4" ns2:textId="2246F7F0" w:rsidR="00B55DCA" w:rsidRDefault="00B55DCA">
      <w:pPr>
        <w:pStyle w:val="TOC3"/>
        <w:rPr>
          <w:rFonts w:asciiTheme="minorHAnsi" w:eastAsiaTheme="minorEastAsia" w:hAnsiTheme="minorHAnsi" w:cstheme="minorBidi"/>
          <w:noProof/>
          <w:sz w:val="22"/>
          <w:szCs w:val="22"/>
        </w:rPr>
      </w:pPr>
      <w:r>
        <w:t>4.</w:t>
      </w:r>
      <w:del w:id="452" w:author="GoldenCorpusHarness" w:date="2026-03-28T22:23:47Z">
        <w:r>
          <w:delText>3</w:delText>
        </w:r>
      </w:del>
      <w:ins w:id="453" w:author="GoldenCorpusHarness" w:date="2026-03-28T22:23:47Z">
        <w:r>
          <w:t>2</w:t>
        </w:r>
      </w:ins>
      <w:r>
        <w:t>.2</w:t>
      </w:r>
      <w:del w:id="454" w:author="GoldenCorpusHarness" w:date="2026-03-28T22:23:47Z">
        <w:r>
          <w:delText>D</w:delText>
        </w:r>
      </w:del>
      <w:ins w:id="455" w:author="GoldenCorpusHarness" w:date="2026-03-28T22:23:47Z">
        <w:r>
          <w:t>Rati</w:t>
        </w:r>
      </w:ins>
      <w:r>
        <w:t>o</w:t>
      </w:r>
      <w:ins w:id="456" w:author="GoldenCorpusHarness" w:date="2026-03-28T22:23:47Z">
        <w:r>
          <w:t>nale for the U</w:t>
        </w:r>
      </w:ins>
      <w:r>
        <w:t xml:space="preserve">se </w:t>
      </w:r>
      <w:del w:id="457" w:author="GoldenCorpusHarness" w:date="2026-03-28T22:23:47Z">
        <w:r>
          <w:delText>Finding</w:delText>
        </w:r>
      </w:del>
      <w:ins w:id="458" w:author="GoldenCorpusHarness" w:date="2026-03-28T22:23:47Z">
        <w:r>
          <w:t>of</w:t>
        </w:r>
      </w:ins>
      <w:r>
        <w:t xml:space="preserve"> </w:t>
      </w:r>
      <w:del w:id="459" w:author="GoldenCorpusHarness" w:date="2026-03-28T22:23:47Z">
        <w:r>
          <w:delText xml:space="preserve">Using </w:delText>
        </w:r>
      </w:del>
      <w:ins w:id="460" w:author="GoldenCorpusHarness" w:date="2026-03-28T22:23:47Z">
        <w:r>
          <w:t>Comp</w:t>
        </w:r>
      </w:ins>
      <w:r>
        <w:t>a</w:t>
      </w:r>
      <w:del w:id="461" w:author="GoldenCorpusHarness" w:date="2026-03-28T22:23:47Z">
        <w:r>
          <w:delText xml:space="preserve"> M</w:delText>
        </w:r>
      </w:del>
      <w:ins w:id="462" w:author="GoldenCorpusHarness" w:date="2026-03-28T22:23:47Z">
        <w:r>
          <w:t>rat</w:t>
        </w:r>
      </w:ins>
      <w:r>
        <w:t>o</w:t>
      </w:r>
      <w:del w:id="463" w:author="GoldenCorpusHarness" w:date="2026-03-28T22:23:47Z">
        <w:r>
          <w:delText>difi</w:delText>
        </w:r>
      </w:del>
      <w:ins w:id="464" w:author="GoldenCorpusHarness" w:date="2026-03-28T22:23:47Z">
        <w:r>
          <w:t>r/Plac</w:t>
        </w:r>
      </w:ins>
      <w:r>
        <w:t>e</w:t>
      </w:r>
      <w:del w:id="465" w:author="GoldenCorpusHarness" w:date="2026-03-28T22:23:47Z">
        <w:r>
          <w:delText>d T</w:delText>
        </w:r>
      </w:del>
      <w:ins w:id="466" w:author="GoldenCorpusHarness" w:date="2026-03-28T22:23:47Z">
        <w:r>
          <w:t>b</w:t>
        </w:r>
      </w:ins>
      <w:r>
        <w:t>o</w:t>
      </w:r>
      <w:del w:id="467" w:author="GoldenCorpusHarness" w:date="2026-03-28T22:23:47Z">
        <w:r>
          <w:delText>xicity Probability Interval Design62</w:delText>
        </w:r>
      </w:del>
      <w:ins w:id="468" w:author="GoldenCorpusHarness" w:date="2026-03-28T22:23:47Z">
        <w:r>
          <w:t>70</w:t>
        </w:r>
      </w:ins>
    </w:p>
    <w:p ns2:paraId="226DA0A0" ns2:textId="13891FB9" w:rsidR="00B55DCA" w:rsidRDefault="00B55DCA">
      <w:pPr>
        <w:pStyle w:val="TOC3"/>
        <w:rPr>
          <w:rFonts w:asciiTheme="minorHAnsi" w:eastAsiaTheme="minorEastAsia" w:hAnsiTheme="minorHAnsi" w:cstheme="minorBidi"/>
          <w:noProof/>
          <w:sz w:val="22"/>
          <w:szCs w:val="22"/>
        </w:rPr>
      </w:pPr>
      <w:r>
        <w:t>4.</w:t>
      </w:r>
      <w:del w:id="469" w:author="GoldenCorpusHarness" w:date="2026-03-28T22:23:47Z">
        <w:r>
          <w:delText>3</w:delText>
        </w:r>
      </w:del>
      <w:ins w:id="470" w:author="GoldenCorpusHarness" w:date="2026-03-28T22:23:47Z">
        <w:r>
          <w:t>2</w:t>
        </w:r>
      </w:ins>
      <w:r>
        <w:t>.3</w:t>
      </w:r>
      <w:del w:id="471" w:author="GoldenCorpusHarness" w:date="2026-03-28T22:23:47Z">
        <w:r>
          <w:delText>St</w:delText>
        </w:r>
      </w:del>
      <w:ins w:id="472" w:author="GoldenCorpusHarness" w:date="2026-03-28T22:23:47Z">
        <w:r>
          <w:t>R</w:t>
        </w:r>
      </w:ins>
      <w:r>
        <w:t>a</w:t>
      </w:r>
      <w:del w:id="473" w:author="GoldenCorpusHarness" w:date="2026-03-28T22:23:47Z">
        <w:r>
          <w:delText>r</w:delText>
        </w:r>
      </w:del>
      <w:r>
        <w:t>ti</w:t>
      </w:r>
      <w:ins w:id="474" w:author="GoldenCorpusHarness" w:date="2026-03-28T22:23:47Z">
        <w:r>
          <w:t>o</w:t>
        </w:r>
      </w:ins>
      <w:r>
        <w:t>n</w:t>
      </w:r>
      <w:del w:id="475" w:author="GoldenCorpusHarness" w:date="2026-03-28T22:23:47Z">
        <w:r>
          <w:delText>g Dos</w:delText>
        </w:r>
      </w:del>
      <w:ins w:id="476" w:author="GoldenCorpusHarness" w:date="2026-03-28T22:23:47Z">
        <w:r>
          <w:t>al</w:t>
        </w:r>
      </w:ins>
      <w:r>
        <w:t xml:space="preserve">e for </w:t>
      </w:r>
      <w:del w:id="477" w:author="GoldenCorpusHarness" w:date="2026-03-28T22:23:47Z">
        <w:r>
          <w:delText xml:space="preserve">This </w:delText>
        </w:r>
      </w:del>
      <w:r>
        <w:t>St</w:t>
      </w:r>
      <w:del w:id="478" w:author="GoldenCorpusHarness" w:date="2026-03-28T22:23:47Z">
        <w:r>
          <w:delText>udy64</w:delText>
        </w:r>
      </w:del>
      <w:ins w:id="479" w:author="GoldenCorpusHarness" w:date="2026-03-28T22:23:47Z">
        <w:r>
          <w:t>ratification Factors71</w:t>
        </w:r>
      </w:ins>
    </w:p>
    <w:p ns2:paraId="62B7D17F" ns2:textId="6609FFF2" w:rsidR="00B55DCA" w:rsidRDefault="00B55DCA">
      <w:pPr>
        <w:pStyle w:val="TOC2"/>
        <w:rPr>
          <w:rFonts w:asciiTheme="minorHAnsi" w:eastAsiaTheme="minorEastAsia" w:hAnsiTheme="minorHAnsi" w:cstheme="minorBidi"/>
          <w:b w:val="0"/>
          <w:noProof/>
          <w:sz w:val="22"/>
          <w:szCs w:val="22"/>
        </w:rPr>
      </w:pPr>
      <w:r>
        <w:t>4.</w:t>
      </w:r>
      <w:del w:id="480" w:author="GoldenCorpusHarness" w:date="2026-03-28T22:23:47Z">
        <w:r>
          <w:delText>4Beg</w:delText>
        </w:r>
      </w:del>
      <w:ins w:id="481" w:author="GoldenCorpusHarness" w:date="2026-03-28T22:23:47Z">
        <w:r>
          <w:t>3Just</w:t>
        </w:r>
      </w:ins>
      <w:r>
        <w:t>i</w:t>
      </w:r>
      <w:del w:id="482" w:author="GoldenCorpusHarness" w:date="2026-03-28T22:23:47Z">
        <w:r>
          <w:delText>nning and End-of-Study De</w:delText>
        </w:r>
      </w:del>
      <w:r>
        <w:t>fi</w:t>
      </w:r>
      <w:del w:id="483" w:author="GoldenCorpusHarness" w:date="2026-03-28T22:23:47Z">
        <w:r>
          <w:delText>ni</w:delText>
        </w:r>
      </w:del>
      <w:ins w:id="484" w:author="GoldenCorpusHarness" w:date="2026-03-28T22:23:47Z">
        <w:r>
          <w:t>ca</w:t>
        </w:r>
      </w:ins>
      <w:r>
        <w:t>tion</w:t>
      </w:r>
      <w:del w:id="485" w:author="GoldenCorpusHarness" w:date="2026-03-28T22:23:47Z">
        <w:r>
          <w:delText>66</w:delText>
        </w:r>
      </w:del>
      <w:ins w:id="486" w:author="GoldenCorpusHarness" w:date="2026-03-28T22:23:47Z">
        <w:r>
          <w:t xml:space="preserve"> for Dose72</w:t>
        </w:r>
      </w:ins>
    </w:p>
    <w:p ns2:paraId="40ECD7E4" ns2:textId="7EAB4938" w:rsidR="00B55DCA" w:rsidRDefault="00B55DCA">
      <w:pPr>
        <w:pStyle w:val="TOC3"/>
        <w:rPr>
          <w:rFonts w:asciiTheme="minorHAnsi" w:eastAsiaTheme="minorEastAsia" w:hAnsiTheme="minorHAnsi" w:cstheme="minorBidi"/>
          <w:noProof/>
          <w:sz w:val="22"/>
          <w:szCs w:val="22"/>
        </w:rPr>
      </w:pPr>
      <w:r>
        <w:t>4.</w:t>
      </w:r>
      <w:del w:id="487" w:author="GoldenCorpusHarness" w:date="2026-03-28T22:23:47Z">
        <w:r>
          <w:delText>4</w:delText>
        </w:r>
      </w:del>
      <w:ins w:id="488" w:author="GoldenCorpusHarness" w:date="2026-03-28T22:23:47Z">
        <w:r>
          <w:t>3</w:t>
        </w:r>
      </w:ins>
      <w:r>
        <w:t>.1</w:t>
      </w:r>
      <w:del w:id="489" w:author="GoldenCorpusHarness" w:date="2026-03-28T22:23:47Z">
        <w:r>
          <w:delText>C</w:delText>
        </w:r>
      </w:del>
      <w:ins w:id="490" w:author="GoldenCorpusHarness" w:date="2026-03-28T22:23:47Z">
        <w:r>
          <w:t>Dose-</w:t>
        </w:r>
      </w:ins>
      <w:r>
        <w:t>l</w:t>
      </w:r>
      <w:ins w:id="491" w:author="GoldenCorpusHarness" w:date="2026-03-28T22:23:47Z">
        <w:r>
          <w:t>imiting Toxicity Def</w:t>
        </w:r>
      </w:ins>
      <w:r>
        <w:t>ini</w:t>
      </w:r>
      <w:del w:id="492" w:author="GoldenCorpusHarness" w:date="2026-03-28T22:23:47Z">
        <w:r>
          <w:delText>cal Criteria for Early Study Termina</w:delText>
        </w:r>
      </w:del>
      <w:r>
        <w:t>tion</w:t>
      </w:r>
      <w:del w:id="493" w:author="GoldenCorpusHarness" w:date="2026-03-28T22:23:47Z">
        <w:r>
          <w:delText>66</w:delText>
        </w:r>
      </w:del>
      <w:ins w:id="494" w:author="GoldenCorpusHarness" w:date="2026-03-28T22:23:47Z">
        <w:r>
          <w:t>72</w:t>
        </w:r>
      </w:ins>
    </w:p>
    <w:p ns2:paraId="59232F1A" ns2:textId="2427D461" w:rsidR="00B55DCA" w:rsidRDefault="00B55DCA">
      <w:pPr>
        <w:pStyle w:val="TOC1"/>
        <w:rPr>
          <w:rFonts w:asciiTheme="minorHAnsi" w:eastAsiaTheme="minorEastAsia" w:hAnsiTheme="minorHAnsi" w:cstheme="minorBidi"/>
          <w:b w:val="0"/>
          <w:caps w:val="0"/>
          <w:noProof/>
          <w:sz w:val="22"/>
          <w:szCs w:val="22"/>
        </w:rPr>
      </w:pPr>
      <w:del w:id="495" w:author="GoldenCorpusHarness" w:date="2026-03-28T22:23:47Z">
        <w:r>
          <w:delText>5S</w:delText>
        </w:r>
      </w:del>
      <w:ins w:id="496" w:author="GoldenCorpusHarness" w:date="2026-03-28T22:23:47Z">
        <w:r>
          <w:t xml:space="preserve">4.3.2Dose Finding Using a Modified </w:t>
        </w:r>
      </w:ins>
      <w:r>
        <w:t>T</w:t>
      </w:r>
      <w:del w:id="497" w:author="GoldenCorpusHarness" w:date="2026-03-28T22:23:47Z">
        <w:r>
          <w:delText>UDY</w:delText>
        </w:r>
      </w:del>
      <w:ins w:id="498" w:author="GoldenCorpusHarness" w:date="2026-03-28T22:23:47Z">
        <w:r>
          <w:t>oxicity</w:t>
        </w:r>
      </w:ins>
      <w:r>
        <w:t xml:space="preserve"> P</w:t>
      </w:r>
      <w:del w:id="499" w:author="GoldenCorpusHarness" w:date="2026-03-28T22:23:47Z">
        <w:r>
          <w:delText>OPULAT</w:delText>
        </w:r>
      </w:del>
      <w:ins w:id="500" w:author="GoldenCorpusHarness" w:date="2026-03-28T22:23:47Z">
        <w:r>
          <w:t xml:space="preserve">robability </w:t>
        </w:r>
      </w:ins>
      <w:r>
        <w:t>I</w:t>
      </w:r>
      <w:del w:id="501" w:author="GoldenCorpusHarness" w:date="2026-03-28T22:23:47Z">
        <w:r>
          <w:delText>ON6</w:delText>
        </w:r>
      </w:del>
      <w:ins w:id="502" w:author="GoldenCorpusHarness" w:date="2026-03-28T22:23:47Z">
        <w:r>
          <w:t>nterval Design</w:t>
        </w:r>
      </w:ins>
      <w:r>
        <w:t>7</w:t>
      </w:r>
      <w:ins w:id="503" w:author="GoldenCorpusHarness" w:date="2026-03-28T22:23:47Z">
        <w:r>
          <w:t>3</w:t>
        </w:r>
      </w:ins>
    </w:p>
    <w:p ns2:paraId="35D2DA27" ns2:textId="6BA7B00D" w:rsidR="00B55DCA" w:rsidRDefault="00B55DCA">
      <w:pPr>
        <w:pStyle w:val="TOC2"/>
        <w:rPr>
          <w:rFonts w:asciiTheme="minorHAnsi" w:eastAsiaTheme="minorEastAsia" w:hAnsiTheme="minorHAnsi" w:cstheme="minorBidi"/>
          <w:b w:val="0"/>
          <w:noProof/>
          <w:sz w:val="22"/>
          <w:szCs w:val="22"/>
        </w:rPr>
      </w:pPr>
      <w:ins w:id="504" w:author="GoldenCorpusHarness" w:date="2026-03-28T22:23:47Z">
        <w:r>
          <w:t>4.3.3Starting Dose for This Study7</w:t>
        </w:r>
      </w:ins>
      <w:r>
        <w:t>5</w:t>
      </w:r>
      <w:del w:id="505" w:author="GoldenCorpusHarness" w:date="2026-03-28T22:23:47Z">
        <w:r>
          <w:delText>.1Inclusion Criteria67</w:delText>
        </w:r>
      </w:del>
    </w:p>
    <w:p ns2:paraId="7507DE9C" ns2:textId="224EDB2D" w:rsidR="00B55DCA" w:rsidRDefault="00B55DCA">
      <w:pPr>
        <w:pStyle w:val="TOC2"/>
        <w:rPr>
          <w:rFonts w:asciiTheme="minorHAnsi" w:eastAsiaTheme="minorEastAsia" w:hAnsiTheme="minorHAnsi" w:cstheme="minorBidi"/>
          <w:b w:val="0"/>
          <w:noProof/>
          <w:sz w:val="22"/>
          <w:szCs w:val="22"/>
        </w:rPr>
      </w:pPr>
      <w:del w:id="506" w:author="GoldenCorpusHarness" w:date="2026-03-28T22:23:47Z">
        <w:r>
          <w:delText>5</w:delText>
        </w:r>
      </w:del>
      <w:ins w:id="507" w:author="GoldenCorpusHarness" w:date="2026-03-28T22:23:47Z">
        <w:r>
          <w:t>4</w:t>
        </w:r>
      </w:ins>
      <w:r>
        <w:t>.</w:t>
      </w:r>
      <w:del w:id="508" w:author="GoldenCorpusHarness" w:date="2026-03-28T22:23:47Z">
        <w:r>
          <w:delText>2Ex</w:delText>
        </w:r>
      </w:del>
      <w:ins w:id="509" w:author="GoldenCorpusHarness" w:date="2026-03-28T22:23:47Z">
        <w:r>
          <w:t>3.4Dose Sele</w:t>
        </w:r>
      </w:ins>
      <w:r>
        <w:t>c</w:t>
      </w:r>
      <w:del w:id="510" w:author="GoldenCorpusHarness" w:date="2026-03-28T22:23:47Z">
        <w:r>
          <w:delText>lus</w:delText>
        </w:r>
      </w:del>
      <w:ins w:id="511" w:author="GoldenCorpusHarness" w:date="2026-03-28T22:23:47Z">
        <w:r>
          <w:t>t</w:t>
        </w:r>
      </w:ins>
      <w:r>
        <w:t xml:space="preserve">ion </w:t>
      </w:r>
      <w:del w:id="512" w:author="GoldenCorpusHarness" w:date="2026-03-28T22:23:47Z">
        <w:r>
          <w:delText>C</w:delText>
        </w:r>
      </w:del>
      <w:ins w:id="513" w:author="GoldenCorpusHarness" w:date="2026-03-28T22:23:47Z">
        <w:r>
          <w:t>fo</w:t>
        </w:r>
      </w:ins>
      <w:r>
        <w:t>r</w:t>
      </w:r>
      <w:del w:id="514" w:author="GoldenCorpusHarness" w:date="2026-03-28T22:23:47Z">
        <w:r>
          <w:delText>i</w:delText>
        </w:r>
      </w:del>
      <w:ins w:id="515" w:author="GoldenCorpusHarness" w:date="2026-03-28T22:23:47Z">
        <w:r>
          <w:t xml:space="preserve"> Par</w:t>
        </w:r>
      </w:ins>
      <w:r>
        <w:t>t</w:t>
      </w:r>
      <w:del w:id="516" w:author="GoldenCorpusHarness" w:date="2026-03-28T22:23:47Z">
        <w:r>
          <w:delText>eria</w:delText>
        </w:r>
      </w:del>
      <w:ins w:id="517" w:author="GoldenCorpusHarness" w:date="2026-03-28T22:23:47Z">
        <w:r>
          <w:t xml:space="preserve"> 2</w:t>
        </w:r>
      </w:ins>
      <w:r>
        <w:t>7</w:t>
      </w:r>
      <w:del w:id="518" w:author="GoldenCorpusHarness" w:date="2026-03-28T22:23:47Z">
        <w:r>
          <w:delText>2</w:delText>
        </w:r>
      </w:del>
      <w:ins w:id="519" w:author="GoldenCorpusHarness" w:date="2026-03-28T22:23:47Z">
        <w:r>
          <w:t>7</w:t>
        </w:r>
      </w:ins>
    </w:p>
    <w:p ns2:paraId="49F3FBB6" ns2:textId="7B42336E" w:rsidR="00B55DCA" w:rsidRDefault="00B55DCA">
      <w:pPr>
        <w:pStyle w:val="TOC2"/>
        <w:rPr>
          <w:rFonts w:asciiTheme="minorHAnsi" w:eastAsiaTheme="minorEastAsia" w:hAnsiTheme="minorHAnsi" w:cstheme="minorBidi"/>
          <w:b w:val="0"/>
          <w:noProof/>
          <w:sz w:val="22"/>
          <w:szCs w:val="22"/>
        </w:rPr>
      </w:pPr>
      <w:del w:id="520" w:author="GoldenCorpusHarness" w:date="2026-03-28T22:23:47Z">
        <w:r>
          <w:delText>5</w:delText>
        </w:r>
      </w:del>
      <w:ins w:id="521" w:author="GoldenCorpusHarness" w:date="2026-03-28T22:23:47Z">
        <w:r>
          <w:t>4</w:t>
        </w:r>
      </w:ins>
      <w:r>
        <w:t>.</w:t>
      </w:r>
      <w:del w:id="522" w:author="GoldenCorpusHarness" w:date="2026-03-28T22:23:47Z">
        <w:r>
          <w:delText>3L</w:delText>
        </w:r>
      </w:del>
      <w:ins w:id="523" w:author="GoldenCorpusHarness" w:date="2026-03-28T22:23:47Z">
        <w:r>
          <w:t>4Beg</w:t>
        </w:r>
      </w:ins>
      <w:r>
        <w:t>i</w:t>
      </w:r>
      <w:ins w:id="524" w:author="GoldenCorpusHarness" w:date="2026-03-28T22:23:47Z">
        <w:r>
          <w:t>nning and End-o</w:t>
        </w:r>
      </w:ins>
      <w:r>
        <w:t>f</w:t>
      </w:r>
      <w:ins w:id="525" w:author="GoldenCorpusHarness" w:date="2026-03-28T22:23:47Z">
        <w:r>
          <w:t>-Study D</w:t>
        </w:r>
      </w:ins>
      <w:r>
        <w:t>e</w:t>
      </w:r>
      <w:del w:id="526" w:author="GoldenCorpusHarness" w:date="2026-03-28T22:23:47Z">
        <w:r>
          <w:delText>style Co</w:delText>
        </w:r>
      </w:del>
      <w:ins w:id="527" w:author="GoldenCorpusHarness" w:date="2026-03-28T22:23:47Z">
        <w:r>
          <w:t>fi</w:t>
        </w:r>
      </w:ins>
      <w:r>
        <w:t>n</w:t>
      </w:r>
      <w:del w:id="528" w:author="GoldenCorpusHarness" w:date="2026-03-28T22:23:47Z">
        <w:r>
          <w:delText>s</w:delText>
        </w:r>
      </w:del>
      <w:r>
        <w:t>i</w:t>
      </w:r>
      <w:del w:id="529" w:author="GoldenCorpusHarness" w:date="2026-03-28T22:23:47Z">
        <w:r>
          <w:delText>dera</w:delText>
        </w:r>
      </w:del>
      <w:r>
        <w:t>tion</w:t>
      </w:r>
      <w:del w:id="530" w:author="GoldenCorpusHarness" w:date="2026-03-28T22:23:47Z">
        <w:r>
          <w:delText>s</w:delText>
        </w:r>
      </w:del>
      <w:r>
        <w:t>7</w:t>
      </w:r>
      <w:del w:id="531" w:author="GoldenCorpusHarness" w:date="2026-03-28T22:23:47Z">
        <w:r>
          <w:delText>4</w:delText>
        </w:r>
      </w:del>
      <w:ins w:id="532" w:author="GoldenCorpusHarness" w:date="2026-03-28T22:23:47Z">
        <w:r>
          <w:t>8</w:t>
        </w:r>
      </w:ins>
    </w:p>
    <w:p ns2:paraId="300C4478" ns2:textId="7029348F" w:rsidR="00B55DCA" w:rsidRDefault="00B55DCA">
      <w:pPr>
        <w:pStyle w:val="TOC3"/>
        <w:rPr>
          <w:rFonts w:asciiTheme="minorHAnsi" w:eastAsiaTheme="minorEastAsia" w:hAnsiTheme="minorHAnsi" w:cstheme="minorBidi"/>
          <w:noProof/>
          <w:sz w:val="22"/>
          <w:szCs w:val="22"/>
        </w:rPr>
      </w:pPr>
      <w:del w:id="533" w:author="GoldenCorpusHarness" w:date="2026-03-28T22:23:47Z">
        <w:r>
          <w:delText>5</w:delText>
        </w:r>
      </w:del>
      <w:ins w:id="534" w:author="GoldenCorpusHarness" w:date="2026-03-28T22:23:47Z">
        <w:r>
          <w:t>4</w:t>
        </w:r>
      </w:ins>
      <w:r>
        <w:t>.</w:t>
      </w:r>
      <w:del w:id="535" w:author="GoldenCorpusHarness" w:date="2026-03-28T22:23:47Z">
        <w:r>
          <w:delText>3</w:delText>
        </w:r>
      </w:del>
      <w:ins w:id="536" w:author="GoldenCorpusHarness" w:date="2026-03-28T22:23:47Z">
        <w:r>
          <w:t>4</w:t>
        </w:r>
      </w:ins>
      <w:r>
        <w:t>.1</w:t>
      </w:r>
      <w:del w:id="537" w:author="GoldenCorpusHarness" w:date="2026-03-28T22:23:47Z">
        <w:r>
          <w:delText>Me</w:delText>
        </w:r>
      </w:del>
      <w:ins w:id="538" w:author="GoldenCorpusHarness" w:date="2026-03-28T22:23:47Z">
        <w:r>
          <w:t>Clinic</w:t>
        </w:r>
      </w:ins>
      <w:r>
        <w:t>al</w:t>
      </w:r>
      <w:del w:id="539" w:author="GoldenCorpusHarness" w:date="2026-03-28T22:23:47Z">
        <w:r>
          <w:delText>s</w:delText>
        </w:r>
      </w:del>
      <w:r>
        <w:t xml:space="preserve"> </w:t>
      </w:r>
      <w:ins w:id="540" w:author="GoldenCorpusHarness" w:date="2026-03-28T22:23:47Z">
        <w:r>
          <w:t>Criteri</w:t>
        </w:r>
      </w:ins>
      <w:r>
        <w:t>a</w:t>
      </w:r>
      <w:del w:id="541" w:author="GoldenCorpusHarness" w:date="2026-03-28T22:23:47Z">
        <w:r>
          <w:delText>nd</w:delText>
        </w:r>
      </w:del>
      <w:r>
        <w:t xml:space="preserve"> </w:t>
      </w:r>
      <w:del w:id="542" w:author="GoldenCorpusHarness" w:date="2026-03-28T22:23:47Z">
        <w:r>
          <w:delText>Diet</w:delText>
        </w:r>
      </w:del>
      <w:ins w:id="543" w:author="GoldenCorpusHarness" w:date="2026-03-28T22:23:47Z">
        <w:r>
          <w:t>for E</w:t>
        </w:r>
      </w:ins>
      <w:r>
        <w:t>ar</w:t>
      </w:r>
      <w:ins w:id="544" w:author="GoldenCorpusHarness" w:date="2026-03-28T22:23:47Z">
        <w:r>
          <w:t>l</w:t>
        </w:r>
      </w:ins>
      <w:r>
        <w:t xml:space="preserve">y </w:t>
      </w:r>
      <w:del w:id="545" w:author="GoldenCorpusHarness" w:date="2026-03-28T22:23:47Z">
        <w:r>
          <w:delText>R</w:delText>
        </w:r>
      </w:del>
      <w:ins w:id="546" w:author="GoldenCorpusHarness" w:date="2026-03-28T22:23:47Z">
        <w:r>
          <w:t>Study T</w:t>
        </w:r>
      </w:ins>
      <w:r>
        <w:t>e</w:t>
      </w:r>
      <w:del w:id="547" w:author="GoldenCorpusHarness" w:date="2026-03-28T22:23:47Z">
        <w:r>
          <w:delText>st</w:delText>
        </w:r>
      </w:del>
      <w:r>
        <w:t>r</w:t>
      </w:r>
      <w:ins w:id="548" w:author="GoldenCorpusHarness" w:date="2026-03-28T22:23:47Z">
        <w:r>
          <w:t>m</w:t>
        </w:r>
      </w:ins>
      <w:r>
        <w:t>i</w:t>
      </w:r>
      <w:del w:id="549" w:author="GoldenCorpusHarness" w:date="2026-03-28T22:23:47Z">
        <w:r>
          <w:delText>c</w:delText>
        </w:r>
      </w:del>
      <w:ins w:id="550" w:author="GoldenCorpusHarness" w:date="2026-03-28T22:23:47Z">
        <w:r>
          <w:t>na</w:t>
        </w:r>
      </w:ins>
      <w:r>
        <w:t>tion</w:t>
      </w:r>
      <w:del w:id="551" w:author="GoldenCorpusHarness" w:date="2026-03-28T22:23:47Z">
        <w:r>
          <w:delText>s</w:delText>
        </w:r>
      </w:del>
      <w:r>
        <w:t>7</w:t>
      </w:r>
      <w:del w:id="552" w:author="GoldenCorpusHarness" w:date="2026-03-28T22:23:47Z">
        <w:r>
          <w:delText>4</w:delText>
        </w:r>
      </w:del>
      <w:ins w:id="553" w:author="GoldenCorpusHarness" w:date="2026-03-28T22:23:47Z">
        <w:r>
          <w:t>8</w:t>
        </w:r>
      </w:ins>
    </w:p>
    <w:p ns2:paraId="61AB70C8" ns2:textId="746CF80B" w:rsidR="00B55DCA" w:rsidRDefault="00B55DCA">
      <w:pPr>
        <w:pStyle w:val="TOC3"/>
        <w:rPr>
          <w:rFonts w:asciiTheme="minorHAnsi" w:eastAsiaTheme="minorEastAsia" w:hAnsiTheme="minorHAnsi" w:cstheme="minorBidi"/>
          <w:noProof/>
          <w:sz w:val="22"/>
          <w:szCs w:val="22"/>
        </w:rPr>
      </w:pPr>
      <w:r>
        <w:t>5</w:t>
      </w:r>
      <w:del w:id="554" w:author="GoldenCorpusHarness" w:date="2026-03-28T22:23:47Z">
        <w:r>
          <w:delText>.3.2Caffeine,</w:delText>
        </w:r>
      </w:del>
      <w:ins w:id="555" w:author="GoldenCorpusHarness" w:date="2026-03-28T22:23:47Z">
        <w:r>
          <w:t>STUDY</w:t>
        </w:r>
      </w:ins>
      <w:r>
        <w:t xml:space="preserve"> </w:t>
      </w:r>
      <w:ins w:id="556" w:author="GoldenCorpusHarness" w:date="2026-03-28T22:23:47Z">
        <w:r>
          <w:t>POPUL</w:t>
        </w:r>
      </w:ins>
      <w:r>
        <w:t>A</w:t>
      </w:r>
      <w:del w:id="557" w:author="GoldenCorpusHarness" w:date="2026-03-28T22:23:47Z">
        <w:r>
          <w:delText xml:space="preserve">lcohol, and </w:delText>
        </w:r>
      </w:del>
      <w:r>
        <w:t>T</w:t>
      </w:r>
      <w:del w:id="558" w:author="GoldenCorpusHarness" w:date="2026-03-28T22:23:47Z">
        <w:r>
          <w:delText>obacco Restrictions</w:delText>
        </w:r>
      </w:del>
      <w:ins w:id="559" w:author="GoldenCorpusHarness" w:date="2026-03-28T22:23:47Z">
        <w:r>
          <w:t>ION</w:t>
        </w:r>
      </w:ins>
      <w:r>
        <w:t>7</w:t>
      </w:r>
      <w:del w:id="560" w:author="GoldenCorpusHarness" w:date="2026-03-28T22:23:47Z">
        <w:r>
          <w:delText>4</w:delText>
        </w:r>
      </w:del>
      <w:ins w:id="561" w:author="GoldenCorpusHarness" w:date="2026-03-28T22:23:47Z">
        <w:r>
          <w:t>9</w:t>
        </w:r>
      </w:ins>
    </w:p>
    <w:p ns2:paraId="0912838C" ns2:textId="359639C3" w:rsidR="00B55DCA" w:rsidRDefault="00B55DCA">
      <w:pPr>
        <w:pStyle w:val="TOC3"/>
        <w:rPr>
          <w:rFonts w:asciiTheme="minorHAnsi" w:eastAsiaTheme="minorEastAsia" w:hAnsiTheme="minorHAnsi" w:cstheme="minorBidi"/>
          <w:noProof/>
          <w:sz w:val="22"/>
          <w:szCs w:val="22"/>
        </w:rPr>
      </w:pPr>
      <w:r>
        <w:t>5.</w:t>
      </w:r>
      <w:del w:id="562" w:author="GoldenCorpusHarness" w:date="2026-03-28T22:23:47Z">
        <w:r>
          <w:delText>3.3A</w:delText>
        </w:r>
      </w:del>
      <w:ins w:id="563" w:author="GoldenCorpusHarness" w:date="2026-03-28T22:23:47Z">
        <w:r>
          <w:t>1In</w:t>
        </w:r>
      </w:ins>
      <w:r>
        <w:t>c</w:t>
      </w:r>
      <w:del w:id="564" w:author="GoldenCorpusHarness" w:date="2026-03-28T22:23:47Z">
        <w:r>
          <w:delText>tivity Re</w:delText>
        </w:r>
      </w:del>
      <w:ins w:id="565" w:author="GoldenCorpusHarness" w:date="2026-03-28T22:23:47Z">
        <w:r>
          <w:t>lu</w:t>
        </w:r>
      </w:ins>
      <w:r>
        <w:t>s</w:t>
      </w:r>
      <w:del w:id="566" w:author="GoldenCorpusHarness" w:date="2026-03-28T22:23:47Z">
        <w:r>
          <w:delText>trict</w:delText>
        </w:r>
      </w:del>
      <w:r>
        <w:t>ion</w:t>
      </w:r>
      <w:del w:id="567" w:author="GoldenCorpusHarness" w:date="2026-03-28T22:23:47Z">
        <w:r>
          <w:delText>s</w:delText>
        </w:r>
      </w:del>
      <w:ins w:id="568" w:author="GoldenCorpusHarness" w:date="2026-03-28T22:23:47Z">
        <w:r>
          <w:t xml:space="preserve"> Criteria</w:t>
        </w:r>
      </w:ins>
      <w:r>
        <w:t>7</w:t>
      </w:r>
      <w:del w:id="569" w:author="GoldenCorpusHarness" w:date="2026-03-28T22:23:47Z">
        <w:r>
          <w:delText>4</w:delText>
        </w:r>
      </w:del>
      <w:ins w:id="570" w:author="GoldenCorpusHarness" w:date="2026-03-28T22:23:47Z">
        <w:r>
          <w:t>9</w:t>
        </w:r>
      </w:ins>
    </w:p>
    <w:p ns2:paraId="264D5200" ns2:textId="66CAEC99" w:rsidR="00B55DCA" w:rsidRDefault="00B55DCA">
      <w:pPr>
        <w:pStyle w:val="TOC2"/>
        <w:rPr>
          <w:rFonts w:asciiTheme="minorHAnsi" w:eastAsiaTheme="minorEastAsia" w:hAnsiTheme="minorHAnsi" w:cstheme="minorBidi"/>
          <w:b w:val="0"/>
          <w:noProof/>
          <w:sz w:val="22"/>
          <w:szCs w:val="22"/>
        </w:rPr>
      </w:pPr>
      <w:r>
        <w:t>5.</w:t>
      </w:r>
      <w:del w:id="571" w:author="GoldenCorpusHarness" w:date="2026-03-28T22:23:47Z">
        <w:r>
          <w:delText>4S</w:delText>
        </w:r>
      </w:del>
      <w:ins w:id="572" w:author="GoldenCorpusHarness" w:date="2026-03-28T22:23:47Z">
        <w:r>
          <w:t>2Ex</w:t>
        </w:r>
      </w:ins>
      <w:r>
        <w:t>c</w:t>
      </w:r>
      <w:del w:id="573" w:author="GoldenCorpusHarness" w:date="2026-03-28T22:23:47Z">
        <w:r>
          <w:delText>ree</w:delText>
        </w:r>
      </w:del>
      <w:ins w:id="574" w:author="GoldenCorpusHarness" w:date="2026-03-28T22:23:47Z">
        <w:r>
          <w:t>lusio</w:t>
        </w:r>
      </w:ins>
      <w:r>
        <w:t xml:space="preserve">n </w:t>
      </w:r>
      <w:del w:id="575" w:author="GoldenCorpusHarness" w:date="2026-03-28T22:23:47Z">
        <w:r>
          <w:delText>F</w:delText>
        </w:r>
      </w:del>
      <w:ins w:id="576" w:author="GoldenCorpusHarness" w:date="2026-03-28T22:23:47Z">
        <w:r>
          <w:t>Criteri</w:t>
        </w:r>
      </w:ins>
      <w:r>
        <w:t>a</w:t>
      </w:r>
      <w:del w:id="577" w:author="GoldenCorpusHarness" w:date="2026-03-28T22:23:47Z">
        <w:r>
          <w:delText>ilures74</w:delText>
        </w:r>
      </w:del>
      <w:ins w:id="578" w:author="GoldenCorpusHarness" w:date="2026-03-28T22:23:47Z">
        <w:r>
          <w:t>85</w:t>
        </w:r>
      </w:ins>
    </w:p>
    <w:p ns2:paraId="7F4F900E" ns2:textId="4F79A676" w:rsidR="00B55DCA" w:rsidRDefault="00B55DCA">
      <w:pPr>
        <w:pStyle w:val="TOC2"/>
        <w:rPr>
          <w:rFonts w:asciiTheme="minorHAnsi" w:eastAsiaTheme="minorEastAsia" w:hAnsiTheme="minorHAnsi" w:cstheme="minorBidi"/>
          <w:b w:val="0"/>
          <w:noProof/>
          <w:sz w:val="22"/>
          <w:szCs w:val="22"/>
        </w:rPr>
      </w:pPr>
      <w:r>
        <w:t>5.</w:t>
      </w:r>
      <w:del w:id="579" w:author="GoldenCorpusHarness" w:date="2026-03-28T22:23:47Z">
        <w:r>
          <w:delText>5Par</w:delText>
        </w:r>
      </w:del>
      <w:ins w:id="580" w:author="GoldenCorpusHarness" w:date="2026-03-28T22:23:47Z">
        <w:r>
          <w:t>3Lifes</w:t>
        </w:r>
      </w:ins>
      <w:r>
        <w:t>t</w:t>
      </w:r>
      <w:ins w:id="581" w:author="GoldenCorpusHarness" w:date="2026-03-28T22:23:47Z">
        <w:r>
          <w:t>yle Cons</w:t>
        </w:r>
      </w:ins>
      <w:r>
        <w:t>i</w:t>
      </w:r>
      <w:del w:id="582" w:author="GoldenCorpusHarness" w:date="2026-03-28T22:23:47Z">
        <w:r>
          <w:delText>cipant R</w:delText>
        </w:r>
      </w:del>
      <w:ins w:id="583" w:author="GoldenCorpusHarness" w:date="2026-03-28T22:23:47Z">
        <w:r>
          <w:t>d</w:t>
        </w:r>
      </w:ins>
      <w:r>
        <w:t>e</w:t>
      </w:r>
      <w:del w:id="584" w:author="GoldenCorpusHarness" w:date="2026-03-28T22:23:47Z">
        <w:r>
          <w:delText>placement St</w:delText>
        </w:r>
      </w:del>
      <w:r>
        <w:t>rat</w:t>
      </w:r>
      <w:del w:id="585" w:author="GoldenCorpusHarness" w:date="2026-03-28T22:23:47Z">
        <w:r>
          <w:delText>egy</w:delText>
        </w:r>
      </w:del>
      <w:ins w:id="586" w:author="GoldenCorpusHarness" w:date="2026-03-28T22:23:47Z">
        <w:r>
          <w:t>ions8</w:t>
        </w:r>
      </w:ins>
      <w:r>
        <w:t>7</w:t>
      </w:r>
      <w:del w:id="587" w:author="GoldenCorpusHarness" w:date="2026-03-28T22:23:47Z">
        <w:r>
          <w:delText>5</w:delText>
        </w:r>
      </w:del>
    </w:p>
    <w:p ns2:paraId="2A5662EC" ns2:textId="4153E979" w:rsidR="00B55DCA" w:rsidRDefault="00B55DCA">
      <w:pPr>
        <w:pStyle w:val="TOC3"/>
        <w:rPr>
          <w:rFonts w:asciiTheme="minorHAnsi" w:eastAsiaTheme="minorEastAsia" w:hAnsiTheme="minorHAnsi" w:cstheme="minorBidi"/>
          <w:noProof/>
          <w:sz w:val="22"/>
          <w:szCs w:val="22"/>
        </w:rPr>
      </w:pPr>
      <w:r>
        <w:t>5.</w:t>
      </w:r>
      <w:del w:id="588" w:author="GoldenCorpusHarness" w:date="2026-03-28T22:23:47Z">
        <w:r>
          <w:delText>5</w:delText>
        </w:r>
      </w:del>
      <w:ins w:id="589" w:author="GoldenCorpusHarness" w:date="2026-03-28T22:23:47Z">
        <w:r>
          <w:t>3</w:t>
        </w:r>
      </w:ins>
      <w:r>
        <w:t>.1</w:t>
      </w:r>
      <w:ins w:id="590" w:author="GoldenCorpusHarness" w:date="2026-03-28T22:23:47Z">
        <w:r>
          <w:t xml:space="preserve">Meals and Dietary </w:t>
        </w:r>
      </w:ins>
      <w:r>
        <w:t>Re</w:t>
      </w:r>
      <w:del w:id="591" w:author="GoldenCorpusHarness" w:date="2026-03-28T22:23:47Z">
        <w:r>
          <w:delText>pla</w:delText>
        </w:r>
      </w:del>
      <w:ins w:id="592" w:author="GoldenCorpusHarness" w:date="2026-03-28T22:23:47Z">
        <w:r>
          <w:t>stri</w:t>
        </w:r>
      </w:ins>
      <w:r>
        <w:t>c</w:t>
      </w:r>
      <w:del w:id="593" w:author="GoldenCorpusHarness" w:date="2026-03-28T22:23:47Z">
        <w:r>
          <w:delText>ement of Par</w:delText>
        </w:r>
      </w:del>
      <w:r>
        <w:t>ti</w:t>
      </w:r>
      <w:del w:id="594" w:author="GoldenCorpusHarness" w:date="2026-03-28T22:23:47Z">
        <w:r>
          <w:delText>cipa</w:delText>
        </w:r>
      </w:del>
      <w:ins w:id="595" w:author="GoldenCorpusHarness" w:date="2026-03-28T22:23:47Z">
        <w:r>
          <w:t>o</w:t>
        </w:r>
      </w:ins>
      <w:r>
        <w:t>n</w:t>
      </w:r>
      <w:del w:id="596" w:author="GoldenCorpusHarness" w:date="2026-03-28T22:23:47Z">
        <w:r>
          <w:delText>t</w:delText>
        </w:r>
      </w:del>
      <w:r>
        <w:t>s</w:t>
      </w:r>
      <w:del w:id="597" w:author="GoldenCorpusHarness" w:date="2026-03-28T22:23:47Z">
        <w:r>
          <w:delText xml:space="preserve"> in Part 1</w:delText>
        </w:r>
      </w:del>
      <w:ins w:id="598" w:author="GoldenCorpusHarness" w:date="2026-03-28T22:23:47Z">
        <w:r>
          <w:t>8</w:t>
        </w:r>
      </w:ins>
      <w:r>
        <w:t>7</w:t>
      </w:r>
      <w:del w:id="599" w:author="GoldenCorpusHarness" w:date="2026-03-28T22:23:47Z">
        <w:r>
          <w:delText>5</w:delText>
        </w:r>
      </w:del>
    </w:p>
    <w:p ns2:paraId="4F1DB8B2" ns2:textId="7A543D29" w:rsidR="00B55DCA" w:rsidRDefault="00B55DCA">
      <w:pPr>
        <w:pStyle w:val="TOC1"/>
        <w:rPr>
          <w:rFonts w:asciiTheme="minorHAnsi" w:eastAsiaTheme="minorEastAsia" w:hAnsiTheme="minorHAnsi" w:cstheme="minorBidi"/>
          <w:b w:val="0"/>
          <w:caps w:val="0"/>
          <w:noProof/>
          <w:sz w:val="22"/>
          <w:szCs w:val="22"/>
        </w:rPr>
      </w:pPr>
      <w:del w:id="600" w:author="GoldenCorpusHarness" w:date="2026-03-28T22:23:47Z">
        <w:r>
          <w:delText>6S</w:delText>
        </w:r>
      </w:del>
      <w:ins w:id="601" w:author="GoldenCorpusHarness" w:date="2026-03-28T22:23:47Z">
        <w:r>
          <w:t xml:space="preserve">5.3.2Caffeine, Alcohol, and </w:t>
        </w:r>
      </w:ins>
      <w:r>
        <w:t>T</w:t>
      </w:r>
      <w:del w:id="602" w:author="GoldenCorpusHarness" w:date="2026-03-28T22:23:47Z">
        <w:r>
          <w:delText>UDY</w:delText>
        </w:r>
      </w:del>
      <w:ins w:id="603" w:author="GoldenCorpusHarness" w:date="2026-03-28T22:23:47Z">
        <w:r>
          <w:t>obacco</w:t>
        </w:r>
      </w:ins>
      <w:r>
        <w:t xml:space="preserve"> </w:t>
      </w:r>
      <w:del w:id="604" w:author="GoldenCorpusHarness" w:date="2026-03-28T22:23:47Z">
        <w:r>
          <w:delText>INTE</w:delText>
        </w:r>
      </w:del>
      <w:r>
        <w:t>R</w:t>
      </w:r>
      <w:del w:id="605" w:author="GoldenCorpusHarness" w:date="2026-03-28T22:23:47Z">
        <w:r>
          <w:delText>VENTION</w:delText>
        </w:r>
      </w:del>
      <w:ins w:id="606" w:author="GoldenCorpusHarness" w:date="2026-03-28T22:23:47Z">
        <w:r>
          <w:t>estrictions8</w:t>
        </w:r>
      </w:ins>
      <w:r>
        <w:t>7</w:t>
      </w:r>
      <w:del w:id="607" w:author="GoldenCorpusHarness" w:date="2026-03-28T22:23:47Z">
        <w:r>
          <w:delText>6</w:delText>
        </w:r>
      </w:del>
    </w:p>
    <w:p ns2:paraId="42437103" ns2:textId="348520F6" w:rsidR="00B55DCA" w:rsidRDefault="00B55DCA">
      <w:pPr>
        <w:pStyle w:val="TOC2"/>
        <w:rPr>
          <w:rFonts w:asciiTheme="minorHAnsi" w:eastAsiaTheme="minorEastAsia" w:hAnsiTheme="minorHAnsi" w:cstheme="minorBidi"/>
          <w:b w:val="0"/>
          <w:noProof/>
          <w:sz w:val="22"/>
          <w:szCs w:val="22"/>
        </w:rPr>
      </w:pPr>
      <w:del w:id="608" w:author="GoldenCorpusHarness" w:date="2026-03-28T22:23:47Z">
        <w:r>
          <w:delText>6</w:delText>
        </w:r>
      </w:del>
      <w:ins w:id="609" w:author="GoldenCorpusHarness" w:date="2026-03-28T22:23:47Z">
        <w:r>
          <w:t>5</w:t>
        </w:r>
      </w:ins>
      <w:r>
        <w:t>.</w:t>
      </w:r>
      <w:del w:id="610" w:author="GoldenCorpusHarness" w:date="2026-03-28T22:23:47Z">
        <w:r>
          <w:delText>1S</w:delText>
        </w:r>
      </w:del>
      <w:ins w:id="611" w:author="GoldenCorpusHarness" w:date="2026-03-28T22:23:47Z">
        <w:r>
          <w:t>3.3Ac</w:t>
        </w:r>
      </w:ins>
      <w:r>
        <w:t>t</w:t>
      </w:r>
      <w:del w:id="612" w:author="GoldenCorpusHarness" w:date="2026-03-28T22:23:47Z">
        <w:r>
          <w:delText>ud</w:delText>
        </w:r>
      </w:del>
      <w:ins w:id="613" w:author="GoldenCorpusHarness" w:date="2026-03-28T22:23:47Z">
        <w:r>
          <w:t>ivit</w:t>
        </w:r>
      </w:ins>
      <w:r>
        <w:t xml:space="preserve">y </w:t>
      </w:r>
      <w:del w:id="614" w:author="GoldenCorpusHarness" w:date="2026-03-28T22:23:47Z">
        <w:r>
          <w:delText>In</w:delText>
        </w:r>
      </w:del>
      <w:ins w:id="615" w:author="GoldenCorpusHarness" w:date="2026-03-28T22:23:47Z">
        <w:r>
          <w:t>Res</w:t>
        </w:r>
      </w:ins>
      <w:r>
        <w:t>t</w:t>
      </w:r>
      <w:del w:id="616" w:author="GoldenCorpusHarness" w:date="2026-03-28T22:23:47Z">
        <w:r>
          <w:delText>e</w:delText>
        </w:r>
      </w:del>
      <w:r>
        <w:t>r</w:t>
      </w:r>
      <w:del w:id="617" w:author="GoldenCorpusHarness" w:date="2026-03-28T22:23:47Z">
        <w:r>
          <w:delText>ven</w:delText>
        </w:r>
      </w:del>
      <w:ins w:id="618" w:author="GoldenCorpusHarness" w:date="2026-03-28T22:23:47Z">
        <w:r>
          <w:t>ic</w:t>
        </w:r>
      </w:ins>
      <w:r>
        <w:t>tion</w:t>
      </w:r>
      <w:del w:id="619" w:author="GoldenCorpusHarness" w:date="2026-03-28T22:23:47Z">
        <w:r>
          <w:delText>(</w:delText>
        </w:r>
      </w:del>
      <w:r>
        <w:t>s</w:t>
      </w:r>
      <w:del w:id="620" w:author="GoldenCorpusHarness" w:date="2026-03-28T22:23:47Z">
        <w:r>
          <w:delText>) Administered</w:delText>
        </w:r>
      </w:del>
      <w:ins w:id="621" w:author="GoldenCorpusHarness" w:date="2026-03-28T22:23:47Z">
        <w:r>
          <w:t>8</w:t>
        </w:r>
      </w:ins>
      <w:r>
        <w:t>7</w:t>
      </w:r>
      <w:del w:id="622" w:author="GoldenCorpusHarness" w:date="2026-03-28T22:23:47Z">
        <w:r>
          <w:delText>6</w:delText>
        </w:r>
      </w:del>
    </w:p>
    <w:p ns2:paraId="30534C98" ns2:textId="54EC5012" w:rsidR="00B55DCA" w:rsidRDefault="00B55DCA">
      <w:pPr>
        <w:pStyle w:val="TOC3"/>
        <w:rPr>
          <w:rFonts w:asciiTheme="minorHAnsi" w:eastAsiaTheme="minorEastAsia" w:hAnsiTheme="minorHAnsi" w:cstheme="minorBidi"/>
          <w:noProof/>
          <w:sz w:val="22"/>
          <w:szCs w:val="22"/>
        </w:rPr>
      </w:pPr>
      <w:del w:id="623" w:author="GoldenCorpusHarness" w:date="2026-03-28T22:23:47Z">
        <w:r>
          <w:delText>6</w:delText>
        </w:r>
      </w:del>
      <w:ins w:id="624" w:author="GoldenCorpusHarness" w:date="2026-03-28T22:23:47Z">
        <w:r>
          <w:t>5</w:t>
        </w:r>
      </w:ins>
      <w:r>
        <w:t>.</w:t>
      </w:r>
      <w:del w:id="625" w:author="GoldenCorpusHarness" w:date="2026-03-28T22:23:47Z">
        <w:r>
          <w:delText>1.1T</w:delText>
        </w:r>
      </w:del>
      <w:ins w:id="626" w:author="GoldenCorpusHarness" w:date="2026-03-28T22:23:47Z">
        <w:r>
          <w:t>4Sc</w:t>
        </w:r>
      </w:ins>
      <w:r>
        <w:t>re</w:t>
      </w:r>
      <w:del w:id="627" w:author="GoldenCorpusHarness" w:date="2026-03-28T22:23:47Z">
        <w:r>
          <w:delText>atm</w:delText>
        </w:r>
      </w:del>
      <w:r>
        <w:t>en</w:t>
      </w:r>
      <w:del w:id="628" w:author="GoldenCorpusHarness" w:date="2026-03-28T22:23:47Z">
        <w:r>
          <w:delText>t</w:delText>
        </w:r>
      </w:del>
      <w:ins w:id="629" w:author="GoldenCorpusHarness" w:date="2026-03-28T22:23:47Z">
        <w:r>
          <w:t xml:space="preserve"> Failures</w:t>
        </w:r>
      </w:ins>
      <w:r>
        <w:t>8</w:t>
      </w:r>
      <w:del w:id="630" w:author="GoldenCorpusHarness" w:date="2026-03-28T22:23:47Z">
        <w:r>
          <w:delText>0</w:delText>
        </w:r>
      </w:del>
      <w:ins w:id="631" w:author="GoldenCorpusHarness" w:date="2026-03-28T22:23:47Z">
        <w:r>
          <w:t>7</w:t>
        </w:r>
      </w:ins>
    </w:p>
    <w:p ns2:paraId="06AE2828" ns2:textId="7B769B38" w:rsidR="00B55DCA" w:rsidRDefault="00B55DCA">
      <w:pPr>
        <w:pStyle w:val="TOC4"/>
        <w:rPr>
          <w:rFonts w:asciiTheme="minorHAnsi" w:eastAsiaTheme="minorEastAsia" w:hAnsiTheme="minorHAnsi" w:cstheme="minorBidi"/>
          <w:noProof/>
          <w:sz w:val="22"/>
          <w:szCs w:val="22"/>
        </w:rPr>
      </w:pPr>
      <w:del w:id="632" w:author="GoldenCorpusHarness" w:date="2026-03-28T22:23:47Z">
        <w:r>
          <w:delText>6</w:delText>
        </w:r>
      </w:del>
      <w:ins w:id="633" w:author="GoldenCorpusHarness" w:date="2026-03-28T22:23:47Z">
        <w:r>
          <w:t>5</w:t>
        </w:r>
      </w:ins>
      <w:r>
        <w:t>.</w:t>
      </w:r>
      <w:del w:id="634" w:author="GoldenCorpusHarness" w:date="2026-03-28T22:23:47Z">
        <w:r>
          <w:delText>1.1.1T</w:delText>
        </w:r>
      </w:del>
      <w:ins w:id="635" w:author="GoldenCorpusHarness" w:date="2026-03-28T22:23:47Z">
        <w:r>
          <w:t>5Pa</w:t>
        </w:r>
      </w:ins>
      <w:r>
        <w:t>r</w:t>
      </w:r>
      <w:ins w:id="636" w:author="GoldenCorpusHarness" w:date="2026-03-28T22:23:47Z">
        <w:r>
          <w:t>ticipant R</w:t>
        </w:r>
      </w:ins>
      <w:r>
        <w:t>e</w:t>
      </w:r>
      <w:ins w:id="637" w:author="GoldenCorpusHarness" w:date="2026-03-28T22:23:47Z">
        <w:r>
          <w:t>pl</w:t>
        </w:r>
      </w:ins>
      <w:r>
        <w:t>a</w:t>
      </w:r>
      <w:del w:id="638" w:author="GoldenCorpusHarness" w:date="2026-03-28T22:23:47Z">
        <w:r>
          <w:delText>t</w:delText>
        </w:r>
      </w:del>
      <w:ins w:id="639" w:author="GoldenCorpusHarness" w:date="2026-03-28T22:23:47Z">
        <w:r>
          <w:t>ce</w:t>
        </w:r>
      </w:ins>
      <w:r>
        <w:t xml:space="preserve">ment </w:t>
      </w:r>
      <w:del w:id="640" w:author="GoldenCorpusHarness" w:date="2026-03-28T22:23:47Z">
        <w:r>
          <w:delText>G</w:delText>
        </w:r>
      </w:del>
      <w:ins w:id="641" w:author="GoldenCorpusHarness" w:date="2026-03-28T22:23:47Z">
        <w:r>
          <w:t>St</w:t>
        </w:r>
      </w:ins>
      <w:r>
        <w:t>r</w:t>
      </w:r>
      <w:del w:id="642" w:author="GoldenCorpusHarness" w:date="2026-03-28T22:23:47Z">
        <w:r>
          <w:delText>oup (N</w:delText>
        </w:r>
      </w:del>
      <w:ins w:id="643" w:author="GoldenCorpusHarness" w:date="2026-03-28T22:23:47Z">
        <w:r>
          <w:t>at</w:t>
        </w:r>
      </w:ins>
      <w:r>
        <w:t>e</w:t>
      </w:r>
      <w:del w:id="644" w:author="GoldenCorpusHarness" w:date="2026-03-28T22:23:47Z">
        <w:r>
          <w:delText>mtabrutinib + Venetoclax; Part 1 and Part 2)</w:delText>
        </w:r>
      </w:del>
      <w:ins w:id="645" w:author="GoldenCorpusHarness" w:date="2026-03-28T22:23:47Z">
        <w:r>
          <w:t>gy</w:t>
        </w:r>
      </w:ins>
      <w:r>
        <w:t>8</w:t>
      </w:r>
      <w:del w:id="646" w:author="GoldenCorpusHarness" w:date="2026-03-28T22:23:47Z">
        <w:r>
          <w:delText>0</w:delText>
        </w:r>
      </w:del>
      <w:ins w:id="647" w:author="GoldenCorpusHarness" w:date="2026-03-28T22:23:47Z">
        <w:r>
          <w:t>8</w:t>
        </w:r>
      </w:ins>
    </w:p>
    <w:p ns2:paraId="62473E34" ns2:textId="57ACFB5A" w:rsidR="00B55DCA" w:rsidRDefault="00B55DCA">
      <w:pPr>
        <w:pStyle w:val="TOC4"/>
        <w:rPr>
          <w:rFonts w:asciiTheme="minorHAnsi" w:eastAsiaTheme="minorEastAsia" w:hAnsiTheme="minorHAnsi" w:cstheme="minorBidi"/>
          <w:noProof/>
          <w:sz w:val="22"/>
          <w:szCs w:val="22"/>
        </w:rPr>
      </w:pPr>
      <w:del w:id="648" w:author="GoldenCorpusHarness" w:date="2026-03-28T22:23:47Z">
        <w:r>
          <w:delText>6</w:delText>
        </w:r>
      </w:del>
      <w:ins w:id="649" w:author="GoldenCorpusHarness" w:date="2026-03-28T22:23:47Z">
        <w:r>
          <w:t>5.5</w:t>
        </w:r>
      </w:ins>
      <w:r>
        <w:t>.1</w:t>
      </w:r>
      <w:del w:id="650" w:author="GoldenCorpusHarness" w:date="2026-03-28T22:23:47Z">
        <w:r>
          <w:delText>.1.2Co</w:delText>
        </w:r>
      </w:del>
      <w:ins w:id="651" w:author="GoldenCorpusHarness" w:date="2026-03-28T22:23:47Z">
        <w:r>
          <w:t>Replace</w:t>
        </w:r>
      </w:ins>
      <w:r>
        <w:t>m</w:t>
      </w:r>
      <w:del w:id="652" w:author="GoldenCorpusHarness" w:date="2026-03-28T22:23:47Z">
        <w:r>
          <w:delText>parator Group (V</w:delText>
        </w:r>
      </w:del>
      <w:r>
        <w:t>en</w:t>
      </w:r>
      <w:del w:id="653" w:author="GoldenCorpusHarness" w:date="2026-03-28T22:23:47Z">
        <w:r>
          <w:delText>e</w:delText>
        </w:r>
      </w:del>
      <w:r>
        <w:t>t</w:t>
      </w:r>
      <w:ins w:id="654" w:author="GoldenCorpusHarness" w:date="2026-03-28T22:23:47Z">
        <w:r>
          <w:t xml:space="preserve"> </w:t>
        </w:r>
      </w:ins>
      <w:r>
        <w:t>o</w:t>
      </w:r>
      <w:del w:id="655" w:author="GoldenCorpusHarness" w:date="2026-03-28T22:23:47Z">
        <w:r>
          <w:delText>clax + Rituximab;</w:delText>
        </w:r>
      </w:del>
      <w:ins w:id="656" w:author="GoldenCorpusHarness" w:date="2026-03-28T22:23:47Z">
        <w:r>
          <w:t>f</w:t>
        </w:r>
      </w:ins>
      <w:r>
        <w:t xml:space="preserve"> Part</w:t>
      </w:r>
      <w:del w:id="657" w:author="GoldenCorpusHarness" w:date="2026-03-28T22:23:47Z">
        <w:r>
          <w:delText xml:space="preserve"> 2)</w:delText>
        </w:r>
      </w:del>
      <w:ins w:id="658" w:author="GoldenCorpusHarness" w:date="2026-03-28T22:23:47Z">
        <w:r>
          <w:t>icipants in Part 1</w:t>
        </w:r>
      </w:ins>
      <w:r>
        <w:t>8</w:t>
      </w:r>
      <w:del w:id="659" w:author="GoldenCorpusHarness" w:date="2026-03-28T22:23:47Z">
        <w:r>
          <w:delText>0</w:delText>
        </w:r>
      </w:del>
      <w:ins w:id="660" w:author="GoldenCorpusHarness" w:date="2026-03-28T22:23:47Z">
        <w:r>
          <w:t>8</w:t>
        </w:r>
      </w:ins>
    </w:p>
    <w:p ns2:paraId="622A2928" ns2:textId="426274A1" w:rsidR="00B55DCA" w:rsidRDefault="00B55DCA">
      <w:pPr>
        <w:pStyle w:val="TOC3"/>
        <w:rPr>
          <w:rFonts w:asciiTheme="minorHAnsi" w:eastAsiaTheme="minorEastAsia" w:hAnsiTheme="minorHAnsi" w:cstheme="minorBidi"/>
          <w:noProof/>
          <w:sz w:val="22"/>
          <w:szCs w:val="22"/>
        </w:rPr>
      </w:pPr>
      <w:r>
        <w:t>6</w:t>
      </w:r>
      <w:del w:id="661" w:author="GoldenCorpusHarness" w:date="2026-03-28T22:23:47Z">
        <w:r>
          <w:delText>.1.2Medical</w:delText>
        </w:r>
      </w:del>
      <w:ins w:id="662" w:author="GoldenCorpusHarness" w:date="2026-03-28T22:23:47Z">
        <w:r>
          <w:t>STUDY</w:t>
        </w:r>
      </w:ins>
      <w:r>
        <w:t xml:space="preserve"> </w:t>
      </w:r>
      <w:del w:id="663" w:author="GoldenCorpusHarness" w:date="2026-03-28T22:23:47Z">
        <w:r>
          <w:delText>Devices</w:delText>
        </w:r>
      </w:del>
      <w:ins w:id="664" w:author="GoldenCorpusHarness" w:date="2026-03-28T22:23:47Z">
        <w:r>
          <w:t>INTERVENTION</w:t>
        </w:r>
      </w:ins>
      <w:r>
        <w:t>8</w:t>
      </w:r>
      <w:del w:id="665" w:author="GoldenCorpusHarness" w:date="2026-03-28T22:23:47Z">
        <w:r>
          <w:delText>1</w:delText>
        </w:r>
      </w:del>
      <w:ins w:id="666" w:author="GoldenCorpusHarness" w:date="2026-03-28T22:23:47Z">
        <w:r>
          <w:t>9</w:t>
        </w:r>
      </w:ins>
    </w:p>
    <w:p ns2:paraId="0679BC53" ns2:textId="3B7185BC" w:rsidR="00B55DCA" w:rsidRDefault="00B55DCA">
      <w:pPr>
        <w:pStyle w:val="TOC2"/>
        <w:rPr>
          <w:rFonts w:asciiTheme="minorHAnsi" w:eastAsiaTheme="minorEastAsia" w:hAnsiTheme="minorHAnsi" w:cstheme="minorBidi"/>
          <w:b w:val="0"/>
          <w:noProof/>
          <w:sz w:val="22"/>
          <w:szCs w:val="22"/>
        </w:rPr>
      </w:pPr>
      <w:r>
        <w:t>6.</w:t>
      </w:r>
      <w:del w:id="667" w:author="GoldenCorpusHarness" w:date="2026-03-28T22:23:47Z">
        <w:r>
          <w:delText>2P</w:delText>
        </w:r>
      </w:del>
      <w:ins w:id="668" w:author="GoldenCorpusHarness" w:date="2026-03-28T22:23:47Z">
        <w:r>
          <w:t>1Study Inte</w:t>
        </w:r>
      </w:ins>
      <w:r>
        <w:t>r</w:t>
      </w:r>
      <w:ins w:id="669" w:author="GoldenCorpusHarness" w:date="2026-03-28T22:23:47Z">
        <w:r>
          <w:t>v</w:t>
        </w:r>
      </w:ins>
      <w:r>
        <w:t>e</w:t>
      </w:r>
      <w:del w:id="670" w:author="GoldenCorpusHarness" w:date="2026-03-28T22:23:47Z">
        <w:r>
          <w:delText>para</w:delText>
        </w:r>
      </w:del>
      <w:ins w:id="671" w:author="GoldenCorpusHarness" w:date="2026-03-28T22:23:47Z">
        <w:r>
          <w:t>n</w:t>
        </w:r>
      </w:ins>
      <w:r>
        <w:t>tion</w:t>
      </w:r>
      <w:del w:id="672" w:author="GoldenCorpusHarness" w:date="2026-03-28T22:23:47Z">
        <w:r>
          <w:delText>/Han</w:delText>
        </w:r>
      </w:del>
      <w:ins w:id="673" w:author="GoldenCorpusHarness" w:date="2026-03-28T22:23:47Z">
        <w:r>
          <w:t>(s) A</w:t>
        </w:r>
      </w:ins>
      <w:r>
        <w:t>d</w:t>
      </w:r>
      <w:del w:id="674" w:author="GoldenCorpusHarness" w:date="2026-03-28T22:23:47Z">
        <w:r>
          <w:delText>l</w:delText>
        </w:r>
      </w:del>
      <w:ins w:id="675" w:author="GoldenCorpusHarness" w:date="2026-03-28T22:23:47Z">
        <w:r>
          <w:t>m</w:t>
        </w:r>
      </w:ins>
      <w:r>
        <w:t>in</w:t>
      </w:r>
      <w:del w:id="676" w:author="GoldenCorpusHarness" w:date="2026-03-28T22:23:47Z">
        <w:r>
          <w:delText>g/S</w:delText>
        </w:r>
      </w:del>
      <w:ins w:id="677" w:author="GoldenCorpusHarness" w:date="2026-03-28T22:23:47Z">
        <w:r>
          <w:t>is</w:t>
        </w:r>
      </w:ins>
      <w:r>
        <w:t>t</w:t>
      </w:r>
      <w:del w:id="678" w:author="GoldenCorpusHarness" w:date="2026-03-28T22:23:47Z">
        <w:r>
          <w:delText>o</w:delText>
        </w:r>
      </w:del>
      <w:ins w:id="679" w:author="GoldenCorpusHarness" w:date="2026-03-28T22:23:47Z">
        <w:r>
          <w:t>e</w:t>
        </w:r>
      </w:ins>
      <w:r>
        <w:t>r</w:t>
      </w:r>
      <w:del w:id="680" w:author="GoldenCorpusHarness" w:date="2026-03-28T22:23:47Z">
        <w:r>
          <w:delText>ag</w:delText>
        </w:r>
      </w:del>
      <w:r>
        <w:t>e</w:t>
      </w:r>
      <w:del w:id="681" w:author="GoldenCorpusHarness" w:date="2026-03-28T22:23:47Z">
        <w:r>
          <w:delText>/Accountability</w:delText>
        </w:r>
      </w:del>
      <w:ins w:id="682" w:author="GoldenCorpusHarness" w:date="2026-03-28T22:23:47Z">
        <w:r>
          <w:t>d</w:t>
        </w:r>
      </w:ins>
      <w:r>
        <w:t>8</w:t>
      </w:r>
      <w:del w:id="683" w:author="GoldenCorpusHarness" w:date="2026-03-28T22:23:47Z">
        <w:r>
          <w:delText>1</w:delText>
        </w:r>
      </w:del>
      <w:ins w:id="684" w:author="GoldenCorpusHarness" w:date="2026-03-28T22:23:47Z">
        <w:r>
          <w:t>9</w:t>
        </w:r>
      </w:ins>
    </w:p>
    <w:p ns2:paraId="073A78FF" ns2:textId="07CB7BF9" w:rsidR="00B55DCA" w:rsidRDefault="00B55DCA">
      <w:pPr>
        <w:pStyle w:val="TOC3"/>
        <w:rPr>
          <w:rFonts w:asciiTheme="minorHAnsi" w:eastAsiaTheme="minorEastAsia" w:hAnsiTheme="minorHAnsi" w:cstheme="minorBidi"/>
          <w:noProof/>
          <w:sz w:val="22"/>
          <w:szCs w:val="22"/>
        </w:rPr>
      </w:pPr>
      <w:r>
        <w:t>6.</w:t>
      </w:r>
      <w:del w:id="685" w:author="GoldenCorpusHarness" w:date="2026-03-28T22:23:47Z">
        <w:r>
          <w:delText>2</w:delText>
        </w:r>
      </w:del>
      <w:ins w:id="686" w:author="GoldenCorpusHarness" w:date="2026-03-28T22:23:47Z">
        <w:r>
          <w:t>1</w:t>
        </w:r>
      </w:ins>
      <w:r>
        <w:t>.1</w:t>
      </w:r>
      <w:del w:id="687" w:author="GoldenCorpusHarness" w:date="2026-03-28T22:23:47Z">
        <w:r>
          <w:delText>Dose P</w:delText>
        </w:r>
      </w:del>
      <w:ins w:id="688" w:author="GoldenCorpusHarness" w:date="2026-03-28T22:23:47Z">
        <w:r>
          <w:t>T</w:t>
        </w:r>
      </w:ins>
      <w:r>
        <w:t>re</w:t>
      </w:r>
      <w:del w:id="689" w:author="GoldenCorpusHarness" w:date="2026-03-28T22:23:47Z">
        <w:r>
          <w:delText>par</w:delText>
        </w:r>
      </w:del>
      <w:r>
        <w:t>at</w:t>
      </w:r>
      <w:del w:id="690" w:author="GoldenCorpusHarness" w:date="2026-03-28T22:23:47Z">
        <w:r>
          <w:delText>io</w:delText>
        </w:r>
      </w:del>
      <w:ins w:id="691" w:author="GoldenCorpusHarness" w:date="2026-03-28T22:23:47Z">
        <w:r>
          <w:t>me</w:t>
        </w:r>
      </w:ins>
      <w:r>
        <w:t>n</w:t>
      </w:r>
      <w:del w:id="692" w:author="GoldenCorpusHarness" w:date="2026-03-28T22:23:47Z">
        <w:r>
          <w:delText>81</w:delText>
        </w:r>
      </w:del>
      <w:ins w:id="693" w:author="GoldenCorpusHarness" w:date="2026-03-28T22:23:47Z">
        <w:r>
          <w:t>t92</w:t>
        </w:r>
      </w:ins>
    </w:p>
    <w:p ns2:paraId="694094FE" ns2:textId="68FFD144" w:rsidR="00B55DCA" w:rsidRDefault="00B55DCA">
      <w:pPr>
        <w:pStyle w:val="TOC3"/>
        <w:rPr>
          <w:rFonts w:asciiTheme="minorHAnsi" w:eastAsiaTheme="minorEastAsia" w:hAnsiTheme="minorHAnsi" w:cstheme="minorBidi"/>
          <w:noProof/>
          <w:sz w:val="22"/>
          <w:szCs w:val="22"/>
        </w:rPr>
      </w:pPr>
      <w:r>
        <w:t>6.</w:t>
      </w:r>
      <w:del w:id="694" w:author="GoldenCorpusHarness" w:date="2026-03-28T22:23:47Z">
        <w:r>
          <w:delText>2</w:delText>
        </w:r>
      </w:del>
      <w:ins w:id="695" w:author="GoldenCorpusHarness" w:date="2026-03-28T22:23:47Z">
        <w:r>
          <w:t>1</w:t>
        </w:r>
      </w:ins>
      <w:r>
        <w:t>.</w:t>
      </w:r>
      <w:del w:id="696" w:author="GoldenCorpusHarness" w:date="2026-03-28T22:23:47Z">
        <w:r>
          <w:delText>2M</w:delText>
        </w:r>
      </w:del>
      <w:ins w:id="697" w:author="GoldenCorpusHarness" w:date="2026-03-28T22:23:47Z">
        <w:r>
          <w:t>1.1Treatment Group (Nemtabrut</w:t>
        </w:r>
      </w:ins>
      <w:r>
        <w:t>i</w:t>
      </w:r>
      <w:del w:id="698" w:author="GoldenCorpusHarness" w:date="2026-03-28T22:23:47Z">
        <w:r>
          <w:delText>ss</w:delText>
        </w:r>
      </w:del>
      <w:ins w:id="699" w:author="GoldenCorpusHarness" w:date="2026-03-28T22:23:47Z">
        <w:r>
          <w:t>nib + V</w:t>
        </w:r>
      </w:ins>
      <w:r>
        <w:t>e</w:t>
      </w:r>
      <w:ins w:id="700" w:author="GoldenCorpusHarness" w:date="2026-03-28T22:23:47Z">
        <w:r>
          <w:t>netoclax; Part 1 an</w:t>
        </w:r>
      </w:ins>
      <w:r>
        <w:t xml:space="preserve">d </w:t>
      </w:r>
      <w:del w:id="701" w:author="GoldenCorpusHarness" w:date="2026-03-28T22:23:47Z">
        <w:r>
          <w:delText>o</w:delText>
        </w:r>
      </w:del>
      <w:ins w:id="702" w:author="GoldenCorpusHarness" w:date="2026-03-28T22:23:47Z">
        <w:r>
          <w:t>Pa</w:t>
        </w:r>
      </w:ins>
      <w:r>
        <w:t>r</w:t>
      </w:r>
      <w:ins w:id="703" w:author="GoldenCorpusHarness" w:date="2026-03-28T22:23:47Z">
        <w:r>
          <w:t>t</w:t>
        </w:r>
      </w:ins>
      <w:r>
        <w:t xml:space="preserve"> </w:t>
      </w:r>
      <w:del w:id="704" w:author="GoldenCorpusHarness" w:date="2026-03-28T22:23:47Z">
        <w:r>
          <w:delText>Vomited Doses8</w:delText>
        </w:r>
      </w:del>
      <w:r>
        <w:t>2</w:t>
      </w:r>
      <w:ins w:id="705" w:author="GoldenCorpusHarness" w:date="2026-03-28T22:23:47Z">
        <w:r>
          <w:t>)92</w:t>
        </w:r>
      </w:ins>
    </w:p>
    <w:p ns2:paraId="6DA0C39D" ns2:textId="2CE32A2E" w:rsidR="00B55DCA" w:rsidRDefault="00B55DCA">
      <w:pPr>
        <w:pStyle w:val="TOC3"/>
        <w:rPr>
          <w:rFonts w:asciiTheme="minorHAnsi" w:eastAsiaTheme="minorEastAsia" w:hAnsiTheme="minorHAnsi" w:cstheme="minorBidi"/>
          <w:noProof/>
          <w:sz w:val="22"/>
          <w:szCs w:val="22"/>
        </w:rPr>
      </w:pPr>
      <w:r>
        <w:t>6.</w:t>
      </w:r>
      <w:ins w:id="706" w:author="GoldenCorpusHarness" w:date="2026-03-28T22:23:47Z">
        <w:r>
          <w:t>1.1.</w:t>
        </w:r>
      </w:ins>
      <w:r>
        <w:t>2</w:t>
      </w:r>
      <w:del w:id="707" w:author="GoldenCorpusHarness" w:date="2026-03-28T22:23:47Z">
        <w:r>
          <w:delText>.3H</w:delText>
        </w:r>
      </w:del>
      <w:ins w:id="708" w:author="GoldenCorpusHarness" w:date="2026-03-28T22:23:47Z">
        <w:r>
          <w:t>Comp</w:t>
        </w:r>
      </w:ins>
      <w:r>
        <w:t>a</w:t>
      </w:r>
      <w:del w:id="709" w:author="GoldenCorpusHarness" w:date="2026-03-28T22:23:47Z">
        <w:r>
          <w:delText>ndling, S</w:delText>
        </w:r>
      </w:del>
      <w:ins w:id="710" w:author="GoldenCorpusHarness" w:date="2026-03-28T22:23:47Z">
        <w:r>
          <w:t>ra</w:t>
        </w:r>
      </w:ins>
      <w:r>
        <w:t>tor</w:t>
      </w:r>
      <w:del w:id="711" w:author="GoldenCorpusHarness" w:date="2026-03-28T22:23:47Z">
        <w:r>
          <w:delText>age,</w:delText>
        </w:r>
      </w:del>
      <w:r>
        <w:t xml:space="preserve"> </w:t>
      </w:r>
      <w:del w:id="712" w:author="GoldenCorpusHarness" w:date="2026-03-28T22:23:47Z">
        <w:r>
          <w:delText>and Acc</w:delText>
        </w:r>
      </w:del>
      <w:ins w:id="713" w:author="GoldenCorpusHarness" w:date="2026-03-28T22:23:47Z">
        <w:r>
          <w:t>Gr</w:t>
        </w:r>
      </w:ins>
      <w:r>
        <w:t>ou</w:t>
      </w:r>
      <w:ins w:id="714" w:author="GoldenCorpusHarness" w:date="2026-03-28T22:23:47Z">
        <w:r>
          <w:t>p (Ve</w:t>
        </w:r>
      </w:ins>
      <w:r>
        <w:t>n</w:t>
      </w:r>
      <w:ins w:id="715" w:author="GoldenCorpusHarness" w:date="2026-03-28T22:23:47Z">
        <w:r>
          <w:t>e</w:t>
        </w:r>
      </w:ins>
      <w:r>
        <w:t>t</w:t>
      </w:r>
      <w:ins w:id="716" w:author="GoldenCorpusHarness" w:date="2026-03-28T22:23:47Z">
        <w:r>
          <w:t>oclax + Rituxim</w:t>
        </w:r>
      </w:ins>
      <w:r>
        <w:t>ab</w:t>
      </w:r>
      <w:del w:id="717" w:author="GoldenCorpusHarness" w:date="2026-03-28T22:23:47Z">
        <w:r>
          <w:delText>ili</w:delText>
        </w:r>
      </w:del>
      <w:ins w:id="718" w:author="GoldenCorpusHarness" w:date="2026-03-28T22:23:47Z">
        <w:r>
          <w:t>; Par</w:t>
        </w:r>
      </w:ins>
      <w:r>
        <w:t>t</w:t>
      </w:r>
      <w:del w:id="719" w:author="GoldenCorpusHarness" w:date="2026-03-28T22:23:47Z">
        <w:r>
          <w:delText>y8</w:delText>
        </w:r>
      </w:del>
      <w:ins w:id="720" w:author="GoldenCorpusHarness" w:date="2026-03-28T22:23:47Z">
        <w:r>
          <w:t xml:space="preserve"> </w:t>
        </w:r>
      </w:ins>
      <w:r>
        <w:t>2</w:t>
      </w:r>
      <w:ins w:id="721" w:author="GoldenCorpusHarness" w:date="2026-03-28T22:23:47Z">
        <w:r>
          <w:t>)92</w:t>
        </w:r>
      </w:ins>
    </w:p>
    <w:p ns2:paraId="4B7D5B17" ns2:textId="1063723B" w:rsidR="00B55DCA" w:rsidRDefault="00B55DCA">
      <w:pPr>
        <w:pStyle w:val="TOC2"/>
        <w:rPr>
          <w:rFonts w:asciiTheme="minorHAnsi" w:eastAsiaTheme="minorEastAsia" w:hAnsiTheme="minorHAnsi" w:cstheme="minorBidi"/>
          <w:b w:val="0"/>
          <w:noProof/>
          <w:sz w:val="22"/>
          <w:szCs w:val="22"/>
        </w:rPr>
      </w:pPr>
      <w:r>
        <w:t>6.</w:t>
      </w:r>
      <w:del w:id="722" w:author="GoldenCorpusHarness" w:date="2026-03-28T22:23:47Z">
        <w:r>
          <w:delText>3</w:delText>
        </w:r>
      </w:del>
      <w:ins w:id="723" w:author="GoldenCorpusHarness" w:date="2026-03-28T22:23:47Z">
        <w:r>
          <w:t>1.2</w:t>
        </w:r>
      </w:ins>
      <w:r>
        <w:t>Me</w:t>
      </w:r>
      <w:ins w:id="724" w:author="GoldenCorpusHarness" w:date="2026-03-28T22:23:47Z">
        <w:r>
          <w:t>dic</w:t>
        </w:r>
      </w:ins>
      <w:r>
        <w:t>a</w:t>
      </w:r>
      <w:del w:id="725" w:author="GoldenCorpusHarness" w:date="2026-03-28T22:23:47Z">
        <w:r>
          <w:delText>sur</w:delText>
        </w:r>
      </w:del>
      <w:ins w:id="726" w:author="GoldenCorpusHarness" w:date="2026-03-28T22:23:47Z">
        <w:r>
          <w:t>l Devic</w:t>
        </w:r>
      </w:ins>
      <w:r>
        <w:t>es</w:t>
      </w:r>
      <w:del w:id="727" w:author="GoldenCorpusHarness" w:date="2026-03-28T22:23:47Z">
        <w:r>
          <w:delText xml:space="preserve"> to Minimize Bias: Randomization and Blinding8</w:delText>
        </w:r>
      </w:del>
      <w:ins w:id="728" w:author="GoldenCorpusHarness" w:date="2026-03-28T22:23:47Z">
        <w:r>
          <w:t>9</w:t>
        </w:r>
      </w:ins>
      <w:r>
        <w:t>3</w:t>
      </w:r>
    </w:p>
    <w:p ns2:paraId="231C6157" ns2:textId="4D892F2C" w:rsidR="00B55DCA" w:rsidRDefault="00B55DCA">
      <w:pPr>
        <w:pStyle w:val="TOC3"/>
        <w:rPr>
          <w:rFonts w:asciiTheme="minorHAnsi" w:eastAsiaTheme="minorEastAsia" w:hAnsiTheme="minorHAnsi" w:cstheme="minorBidi"/>
          <w:noProof/>
          <w:sz w:val="22"/>
          <w:szCs w:val="22"/>
        </w:rPr>
      </w:pPr>
      <w:r>
        <w:t>6.</w:t>
      </w:r>
      <w:del w:id="729" w:author="GoldenCorpusHarness" w:date="2026-03-28T22:23:47Z">
        <w:r>
          <w:delText>3.1Int</w:delText>
        </w:r>
      </w:del>
      <w:ins w:id="730" w:author="GoldenCorpusHarness" w:date="2026-03-28T22:23:47Z">
        <w:r>
          <w:t>2Pr</w:t>
        </w:r>
      </w:ins>
      <w:r>
        <w:t>e</w:t>
      </w:r>
      <w:ins w:id="731" w:author="GoldenCorpusHarness" w:date="2026-03-28T22:23:47Z">
        <w:r>
          <w:t>pa</w:t>
        </w:r>
      </w:ins>
      <w:r>
        <w:t>r</w:t>
      </w:r>
      <w:del w:id="732" w:author="GoldenCorpusHarness" w:date="2026-03-28T22:23:47Z">
        <w:r>
          <w:delText>ven</w:delText>
        </w:r>
      </w:del>
      <w:ins w:id="733" w:author="GoldenCorpusHarness" w:date="2026-03-28T22:23:47Z">
        <w:r>
          <w:t>a</w:t>
        </w:r>
      </w:ins>
      <w:r>
        <w:t>tion</w:t>
      </w:r>
      <w:del w:id="734" w:author="GoldenCorpusHarness" w:date="2026-03-28T22:23:47Z">
        <w:r>
          <w:delText xml:space="preserve"> </w:delText>
        </w:r>
      </w:del>
      <w:ins w:id="735" w:author="GoldenCorpusHarness" w:date="2026-03-28T22:23:47Z">
        <w:r>
          <w:t>/Handling/Storage/</w:t>
        </w:r>
      </w:ins>
      <w:r>
        <w:t>A</w:t>
      </w:r>
      <w:del w:id="736" w:author="GoldenCorpusHarness" w:date="2026-03-28T22:23:47Z">
        <w:r>
          <w:delText>ssignme</w:delText>
        </w:r>
      </w:del>
      <w:ins w:id="737" w:author="GoldenCorpusHarness" w:date="2026-03-28T22:23:47Z">
        <w:r>
          <w:t>ccou</w:t>
        </w:r>
      </w:ins>
      <w:r>
        <w:t>nt</w:t>
      </w:r>
      <w:del w:id="738" w:author="GoldenCorpusHarness" w:date="2026-03-28T22:23:47Z">
        <w:r>
          <w:delText>8</w:delText>
        </w:r>
      </w:del>
      <w:ins w:id="739" w:author="GoldenCorpusHarness" w:date="2026-03-28T22:23:47Z">
        <w:r>
          <w:t>ability9</w:t>
        </w:r>
      </w:ins>
      <w:r>
        <w:t>3</w:t>
      </w:r>
    </w:p>
    <w:p ns2:paraId="12CF143C" ns2:textId="389D3285" w:rsidR="00B55DCA" w:rsidRDefault="00B55DCA">
      <w:pPr>
        <w:pStyle w:val="TOC4"/>
        <w:rPr>
          <w:rFonts w:asciiTheme="minorHAnsi" w:eastAsiaTheme="minorEastAsia" w:hAnsiTheme="minorHAnsi" w:cstheme="minorBidi"/>
          <w:noProof/>
          <w:sz w:val="22"/>
          <w:szCs w:val="22"/>
        </w:rPr>
      </w:pPr>
      <w:r>
        <w:t>6.</w:t>
      </w:r>
      <w:del w:id="740" w:author="GoldenCorpusHarness" w:date="2026-03-28T22:23:47Z">
        <w:r>
          <w:delText>3.1</w:delText>
        </w:r>
      </w:del>
      <w:ins w:id="741" w:author="GoldenCorpusHarness" w:date="2026-03-28T22:23:47Z">
        <w:r>
          <w:t>2</w:t>
        </w:r>
      </w:ins>
      <w:r>
        <w:t xml:space="preserve">.1Dose </w:t>
      </w:r>
      <w:del w:id="742" w:author="GoldenCorpusHarness" w:date="2026-03-28T22:23:47Z">
        <w:r>
          <w:delText>Esc</w:delText>
        </w:r>
      </w:del>
      <w:ins w:id="743" w:author="GoldenCorpusHarness" w:date="2026-03-28T22:23:47Z">
        <w:r>
          <w:t>Prep</w:t>
        </w:r>
      </w:ins>
      <w:r>
        <w:t>a</w:t>
      </w:r>
      <w:del w:id="744" w:author="GoldenCorpusHarness" w:date="2026-03-28T22:23:47Z">
        <w:r>
          <w:delText>l</w:delText>
        </w:r>
      </w:del>
      <w:ins w:id="745" w:author="GoldenCorpusHarness" w:date="2026-03-28T22:23:47Z">
        <w:r>
          <w:t>r</w:t>
        </w:r>
      </w:ins>
      <w:r>
        <w:t>ation</w:t>
      </w:r>
      <w:del w:id="746" w:author="GoldenCorpusHarness" w:date="2026-03-28T22:23:47Z">
        <w:r>
          <w:delText xml:space="preserve"> and Safety Evaluation (Part 1)8</w:delText>
        </w:r>
      </w:del>
      <w:ins w:id="747" w:author="GoldenCorpusHarness" w:date="2026-03-28T22:23:47Z">
        <w:r>
          <w:t>9</w:t>
        </w:r>
      </w:ins>
      <w:r>
        <w:t>3</w:t>
      </w:r>
    </w:p>
    <w:p ns2:paraId="2D47FC2B" ns2:textId="2B361E5C" w:rsidR="00B55DCA" w:rsidRDefault="00B55DCA">
      <w:pPr>
        <w:pStyle w:val="TOC4"/>
        <w:rPr>
          <w:rFonts w:asciiTheme="minorHAnsi" w:eastAsiaTheme="minorEastAsia" w:hAnsiTheme="minorHAnsi" w:cstheme="minorBidi"/>
          <w:noProof/>
          <w:sz w:val="22"/>
          <w:szCs w:val="22"/>
        </w:rPr>
      </w:pPr>
      <w:r>
        <w:t>6.</w:t>
      </w:r>
      <w:del w:id="748" w:author="GoldenCorpusHarness" w:date="2026-03-28T22:23:47Z">
        <w:r>
          <w:delText>3.1</w:delText>
        </w:r>
      </w:del>
      <w:ins w:id="749" w:author="GoldenCorpusHarness" w:date="2026-03-28T22:23:47Z">
        <w:r>
          <w:t>2</w:t>
        </w:r>
      </w:ins>
      <w:r>
        <w:t>.2</w:t>
      </w:r>
      <w:del w:id="750" w:author="GoldenCorpusHarness" w:date="2026-03-28T22:23:47Z">
        <w:r>
          <w:delText>Ran</w:delText>
        </w:r>
      </w:del>
      <w:ins w:id="751" w:author="GoldenCorpusHarness" w:date="2026-03-28T22:23:47Z">
        <w:r>
          <w:t>Misse</w:t>
        </w:r>
      </w:ins>
      <w:r>
        <w:t>d</w:t>
      </w:r>
      <w:ins w:id="752" w:author="GoldenCorpusHarness" w:date="2026-03-28T22:23:47Z">
        <w:r>
          <w:t xml:space="preserve"> or V</w:t>
        </w:r>
      </w:ins>
      <w:r>
        <w:t>omi</w:t>
      </w:r>
      <w:del w:id="753" w:author="GoldenCorpusHarness" w:date="2026-03-28T22:23:47Z">
        <w:r>
          <w:delText>z</w:delText>
        </w:r>
      </w:del>
      <w:ins w:id="754" w:author="GoldenCorpusHarness" w:date="2026-03-28T22:23:47Z">
        <w:r>
          <w:t>t</w:t>
        </w:r>
      </w:ins>
      <w:r>
        <w:t>ed</w:t>
      </w:r>
      <w:del w:id="755" w:author="GoldenCorpusHarness" w:date="2026-03-28T22:23:47Z">
        <w:r>
          <w:delText>,</w:delText>
        </w:r>
      </w:del>
      <w:r>
        <w:t xml:space="preserve"> </w:t>
      </w:r>
      <w:del w:id="756" w:author="GoldenCorpusHarness" w:date="2026-03-28T22:23:47Z">
        <w:r>
          <w:delText>Activ</w:delText>
        </w:r>
      </w:del>
      <w:ins w:id="757" w:author="GoldenCorpusHarness" w:date="2026-03-28T22:23:47Z">
        <w:r>
          <w:t>Dos</w:t>
        </w:r>
      </w:ins>
      <w:r>
        <w:t>e</w:t>
      </w:r>
      <w:del w:id="758" w:author="GoldenCorpusHarness" w:date="2026-03-28T22:23:47Z">
        <w:r>
          <w:delText>-control (Part 2)83</w:delText>
        </w:r>
      </w:del>
      <w:ins w:id="759" w:author="GoldenCorpusHarness" w:date="2026-03-28T22:23:47Z">
        <w:r>
          <w:t>s94</w:t>
        </w:r>
      </w:ins>
    </w:p>
    <w:p ns2:paraId="3DA1C434" ns2:textId="4E477029" w:rsidR="00B55DCA" w:rsidRDefault="00B55DCA">
      <w:pPr>
        <w:pStyle w:val="TOC3"/>
        <w:rPr>
          <w:rFonts w:asciiTheme="minorHAnsi" w:eastAsiaTheme="minorEastAsia" w:hAnsiTheme="minorHAnsi" w:cstheme="minorBidi"/>
          <w:noProof/>
          <w:sz w:val="22"/>
          <w:szCs w:val="22"/>
        </w:rPr>
      </w:pPr>
      <w:r>
        <w:t>6.</w:t>
      </w:r>
      <w:ins w:id="760" w:author="GoldenCorpusHarness" w:date="2026-03-28T22:23:47Z">
        <w:r>
          <w:t>2.</w:t>
        </w:r>
      </w:ins>
      <w:r>
        <w:t>3</w:t>
      </w:r>
      <w:del w:id="761" w:author="GoldenCorpusHarness" w:date="2026-03-28T22:23:47Z">
        <w:r>
          <w:delText>.2</w:delText>
        </w:r>
      </w:del>
      <w:ins w:id="762" w:author="GoldenCorpusHarness" w:date="2026-03-28T22:23:47Z">
        <w:r>
          <w:t xml:space="preserve">Handling, </w:t>
        </w:r>
      </w:ins>
      <w:r>
        <w:t>St</w:t>
      </w:r>
      <w:ins w:id="763" w:author="GoldenCorpusHarness" w:date="2026-03-28T22:23:47Z">
        <w:r>
          <w:t>o</w:t>
        </w:r>
      </w:ins>
      <w:r>
        <w:t>ra</w:t>
      </w:r>
      <w:ins w:id="764" w:author="GoldenCorpusHarness" w:date="2026-03-28T22:23:47Z">
        <w:r>
          <w:t>ge, and Accoun</w:t>
        </w:r>
      </w:ins>
      <w:r>
        <w:t>t</w:t>
      </w:r>
      <w:ins w:id="765" w:author="GoldenCorpusHarness" w:date="2026-03-28T22:23:47Z">
        <w:r>
          <w:t>ab</w:t>
        </w:r>
      </w:ins>
      <w:r>
        <w:t>i</w:t>
      </w:r>
      <w:del w:id="766" w:author="GoldenCorpusHarness" w:date="2026-03-28T22:23:47Z">
        <w:r>
          <w:delText>f</w:delText>
        </w:r>
      </w:del>
      <w:ins w:id="767" w:author="GoldenCorpusHarness" w:date="2026-03-28T22:23:47Z">
        <w:r>
          <w:t>l</w:t>
        </w:r>
      </w:ins>
      <w:r>
        <w:t>i</w:t>
      </w:r>
      <w:del w:id="768" w:author="GoldenCorpusHarness" w:date="2026-03-28T22:23:47Z">
        <w:r>
          <w:delText>ca</w:delText>
        </w:r>
      </w:del>
      <w:r>
        <w:t>t</w:t>
      </w:r>
      <w:del w:id="769" w:author="GoldenCorpusHarness" w:date="2026-03-28T22:23:47Z">
        <w:r>
          <w:delText>ion83</w:delText>
        </w:r>
      </w:del>
      <w:ins w:id="770" w:author="GoldenCorpusHarness" w:date="2026-03-28T22:23:47Z">
        <w:r>
          <w:t>y94</w:t>
        </w:r>
      </w:ins>
    </w:p>
    <w:p ns2:paraId="01F0DCC8" ns2:textId="747C4411" w:rsidR="00B55DCA" w:rsidRDefault="00B55DCA">
      <w:pPr>
        <w:pStyle w:val="TOC3"/>
        <w:rPr>
          <w:rFonts w:asciiTheme="minorHAnsi" w:eastAsiaTheme="minorEastAsia" w:hAnsiTheme="minorHAnsi" w:cstheme="minorBidi"/>
          <w:noProof/>
          <w:sz w:val="22"/>
          <w:szCs w:val="22"/>
        </w:rPr>
      </w:pPr>
      <w:r>
        <w:t>6.3</w:t>
      </w:r>
      <w:del w:id="771" w:author="GoldenCorpusHarness" w:date="2026-03-28T22:23:47Z">
        <w:r>
          <w:delText>.3</w:delText>
        </w:r>
      </w:del>
      <w:ins w:id="772" w:author="GoldenCorpusHarness" w:date="2026-03-28T22:23:47Z">
        <w:r>
          <w:t xml:space="preserve">Measures to Minimize Bias: Randomization and </w:t>
        </w:r>
      </w:ins>
      <w:r>
        <w:t>Blinding</w:t>
      </w:r>
      <w:del w:id="773" w:author="GoldenCorpusHarness" w:date="2026-03-28T22:23:47Z">
        <w:r>
          <w:delText>83</w:delText>
        </w:r>
      </w:del>
      <w:ins w:id="774" w:author="GoldenCorpusHarness" w:date="2026-03-28T22:23:47Z">
        <w:r>
          <w:t>95</w:t>
        </w:r>
      </w:ins>
    </w:p>
    <w:p ns2:paraId="105288A0" ns2:textId="70215612" w:rsidR="00B55DCA" w:rsidRDefault="00B55DCA">
      <w:pPr>
        <w:pStyle w:val="TOC2"/>
        <w:rPr>
          <w:rFonts w:asciiTheme="minorHAnsi" w:eastAsiaTheme="minorEastAsia" w:hAnsiTheme="minorHAnsi" w:cstheme="minorBidi"/>
          <w:b w:val="0"/>
          <w:noProof/>
          <w:sz w:val="22"/>
          <w:szCs w:val="22"/>
        </w:rPr>
      </w:pPr>
      <w:r>
        <w:t>6.</w:t>
      </w:r>
      <w:del w:id="775" w:author="GoldenCorpusHarness" w:date="2026-03-28T22:23:47Z">
        <w:r>
          <w:delText xml:space="preserve">4Study </w:delText>
        </w:r>
      </w:del>
      <w:ins w:id="776" w:author="GoldenCorpusHarness" w:date="2026-03-28T22:23:47Z">
        <w:r>
          <w:t>3.1</w:t>
        </w:r>
      </w:ins>
      <w:r>
        <w:t xml:space="preserve">Intervention </w:t>
      </w:r>
      <w:del w:id="777" w:author="GoldenCorpusHarness" w:date="2026-03-28T22:23:47Z">
        <w:r>
          <w:delText>Co</w:delText>
        </w:r>
      </w:del>
      <w:ins w:id="778" w:author="GoldenCorpusHarness" w:date="2026-03-28T22:23:47Z">
        <w:r>
          <w:t>Assign</w:t>
        </w:r>
      </w:ins>
      <w:r>
        <w:t>m</w:t>
      </w:r>
      <w:del w:id="779" w:author="GoldenCorpusHarness" w:date="2026-03-28T22:23:47Z">
        <w:r>
          <w:delText>plia</w:delText>
        </w:r>
      </w:del>
      <w:ins w:id="780" w:author="GoldenCorpusHarness" w:date="2026-03-28T22:23:47Z">
        <w:r>
          <w:t>e</w:t>
        </w:r>
      </w:ins>
      <w:r>
        <w:t>n</w:t>
      </w:r>
      <w:del w:id="781" w:author="GoldenCorpusHarness" w:date="2026-03-28T22:23:47Z">
        <w:r>
          <w:delText>ce84</w:delText>
        </w:r>
      </w:del>
      <w:ins w:id="782" w:author="GoldenCorpusHarness" w:date="2026-03-28T22:23:47Z">
        <w:r>
          <w:t>t95</w:t>
        </w:r>
      </w:ins>
    </w:p>
    <w:p ns2:paraId="49501CCC" ns2:textId="2BC3FE73" w:rsidR="00B55DCA" w:rsidRDefault="00B55DCA">
      <w:pPr>
        <w:pStyle w:val="TOC2"/>
        <w:rPr>
          <w:rFonts w:asciiTheme="minorHAnsi" w:eastAsiaTheme="minorEastAsia" w:hAnsiTheme="minorHAnsi" w:cstheme="minorBidi"/>
          <w:b w:val="0"/>
          <w:noProof/>
          <w:sz w:val="22"/>
          <w:szCs w:val="22"/>
        </w:rPr>
      </w:pPr>
      <w:r>
        <w:t>6.</w:t>
      </w:r>
      <w:del w:id="783" w:author="GoldenCorpusHarness" w:date="2026-03-28T22:23:47Z">
        <w:r>
          <w:delText>5C</w:delText>
        </w:r>
      </w:del>
      <w:ins w:id="784" w:author="GoldenCorpusHarness" w:date="2026-03-28T22:23:47Z">
        <w:r>
          <w:t>3.1.1Dose Escalati</w:t>
        </w:r>
      </w:ins>
      <w:r>
        <w:t>on</w:t>
      </w:r>
      <w:del w:id="785" w:author="GoldenCorpusHarness" w:date="2026-03-28T22:23:47Z">
        <w:r>
          <w:delText>comit</w:delText>
        </w:r>
      </w:del>
      <w:ins w:id="786" w:author="GoldenCorpusHarness" w:date="2026-03-28T22:23:47Z">
        <w:r>
          <w:t xml:space="preserve"> </w:t>
        </w:r>
      </w:ins>
      <w:r>
        <w:t>an</w:t>
      </w:r>
      <w:ins w:id="787" w:author="GoldenCorpusHarness" w:date="2026-03-28T22:23:47Z">
        <w:r>
          <w:t>d Safety Evaluation (Par</w:t>
        </w:r>
      </w:ins>
      <w:r>
        <w:t xml:space="preserve">t </w:t>
      </w:r>
      <w:del w:id="788" w:author="GoldenCorpusHarness" w:date="2026-03-28T22:23:47Z">
        <w:r>
          <w:delText>Therapy84</w:delText>
        </w:r>
      </w:del>
      <w:ins w:id="789" w:author="GoldenCorpusHarness" w:date="2026-03-28T22:23:47Z">
        <w:r>
          <w:t>1)95</w:t>
        </w:r>
      </w:ins>
    </w:p>
    <w:p ns2:paraId="216D9135" ns2:textId="794925F0" w:rsidR="00B55DCA" w:rsidRDefault="00B55DCA">
      <w:pPr>
        <w:pStyle w:val="TOC3"/>
        <w:rPr>
          <w:rFonts w:asciiTheme="minorHAnsi" w:eastAsiaTheme="minorEastAsia" w:hAnsiTheme="minorHAnsi" w:cstheme="minorBidi"/>
          <w:noProof/>
          <w:sz w:val="22"/>
          <w:szCs w:val="22"/>
        </w:rPr>
      </w:pPr>
      <w:r>
        <w:t>6.</w:t>
      </w:r>
      <w:del w:id="790" w:author="GoldenCorpusHarness" w:date="2026-03-28T22:23:47Z">
        <w:r>
          <w:delText>5</w:delText>
        </w:r>
      </w:del>
      <w:ins w:id="791" w:author="GoldenCorpusHarness" w:date="2026-03-28T22:23:47Z">
        <w:r>
          <w:t>3</w:t>
        </w:r>
      </w:ins>
      <w:r>
        <w:t>.1</w:t>
      </w:r>
      <w:del w:id="792" w:author="GoldenCorpusHarness" w:date="2026-03-28T22:23:47Z">
        <w:r>
          <w:delText>P</w:delText>
        </w:r>
      </w:del>
      <w:ins w:id="793" w:author="GoldenCorpusHarness" w:date="2026-03-28T22:23:47Z">
        <w:r>
          <w:t>.2Randomized, Active-cont</w:t>
        </w:r>
      </w:ins>
      <w:r>
        <w:t>ro</w:t>
      </w:r>
      <w:del w:id="794" w:author="GoldenCorpusHarness" w:date="2026-03-28T22:23:47Z">
        <w:r>
          <w:delText>hibi</w:delText>
        </w:r>
      </w:del>
      <w:ins w:id="795" w:author="GoldenCorpusHarness" w:date="2026-03-28T22:23:47Z">
        <w:r>
          <w:t>l (Par</w:t>
        </w:r>
      </w:ins>
      <w:r>
        <w:t>t</w:t>
      </w:r>
      <w:del w:id="796" w:author="GoldenCorpusHarness" w:date="2026-03-28T22:23:47Z">
        <w:r>
          <w:delText>ed</w:delText>
        </w:r>
      </w:del>
      <w:r>
        <w:t xml:space="preserve"> </w:t>
      </w:r>
      <w:del w:id="797" w:author="GoldenCorpusHarness" w:date="2026-03-28T22:23:47Z">
        <w:r>
          <w:delText>Medication8</w:delText>
        </w:r>
      </w:del>
      <w:ins w:id="798" w:author="GoldenCorpusHarness" w:date="2026-03-28T22:23:47Z">
        <w:r>
          <w:t>2)9</w:t>
        </w:r>
      </w:ins>
      <w:r>
        <w:t>5</w:t>
      </w:r>
    </w:p>
    <w:p ns2:paraId="03686298" ns2:textId="705170F9" w:rsidR="00B55DCA" w:rsidRDefault="00B55DCA">
      <w:pPr>
        <w:pStyle w:val="TOC3"/>
        <w:rPr>
          <w:rFonts w:asciiTheme="minorHAnsi" w:eastAsiaTheme="minorEastAsia" w:hAnsiTheme="minorHAnsi" w:cstheme="minorBidi"/>
          <w:noProof/>
          <w:sz w:val="22"/>
          <w:szCs w:val="22"/>
        </w:rPr>
      </w:pPr>
      <w:r>
        <w:t>6.</w:t>
      </w:r>
      <w:del w:id="799" w:author="GoldenCorpusHarness" w:date="2026-03-28T22:23:47Z">
        <w:r>
          <w:delText>5</w:delText>
        </w:r>
      </w:del>
      <w:ins w:id="800" w:author="GoldenCorpusHarness" w:date="2026-03-28T22:23:47Z">
        <w:r>
          <w:t>3</w:t>
        </w:r>
      </w:ins>
      <w:r>
        <w:t>.2</w:t>
      </w:r>
      <w:del w:id="801" w:author="GoldenCorpusHarness" w:date="2026-03-28T22:23:47Z">
        <w:r>
          <w:delText>Med</w:delText>
        </w:r>
      </w:del>
      <w:ins w:id="802" w:author="GoldenCorpusHarness" w:date="2026-03-28T22:23:47Z">
        <w:r>
          <w:t>Stratif</w:t>
        </w:r>
      </w:ins>
      <w:r>
        <w:t>ication</w:t>
      </w:r>
      <w:del w:id="803" w:author="GoldenCorpusHarness" w:date="2026-03-28T22:23:47Z">
        <w:r>
          <w:delText>s That Require Caution When Coadministered With Venetoclax87</w:delText>
        </w:r>
      </w:del>
      <w:ins w:id="804" w:author="GoldenCorpusHarness" w:date="2026-03-28T22:23:47Z">
        <w:r>
          <w:t>95</w:t>
        </w:r>
      </w:ins>
    </w:p>
    <w:p ns2:paraId="569B0782" ns2:textId="5054AFC3" w:rsidR="00B55DCA" w:rsidRDefault="00B55DCA">
      <w:pPr>
        <w:pStyle w:val="TOC3"/>
        <w:rPr>
          <w:rFonts w:asciiTheme="minorHAnsi" w:eastAsiaTheme="minorEastAsia" w:hAnsiTheme="minorHAnsi" w:cstheme="minorBidi"/>
          <w:noProof/>
          <w:sz w:val="22"/>
          <w:szCs w:val="22"/>
        </w:rPr>
      </w:pPr>
      <w:r>
        <w:t>6.</w:t>
      </w:r>
      <w:del w:id="805" w:author="GoldenCorpusHarness" w:date="2026-03-28T22:23:47Z">
        <w:r>
          <w:delText>5</w:delText>
        </w:r>
      </w:del>
      <w:ins w:id="806" w:author="GoldenCorpusHarness" w:date="2026-03-28T22:23:47Z">
        <w:r>
          <w:t>3</w:t>
        </w:r>
      </w:ins>
      <w:r>
        <w:t>.3</w:t>
      </w:r>
      <w:del w:id="807" w:author="GoldenCorpusHarness" w:date="2026-03-28T22:23:47Z">
        <w:r>
          <w:delText>Tumor Lys</w:delText>
        </w:r>
      </w:del>
      <w:ins w:id="808" w:author="GoldenCorpusHarness" w:date="2026-03-28T22:23:47Z">
        <w:r>
          <w:t>Bl</w:t>
        </w:r>
      </w:ins>
      <w:r>
        <w:t>i</w:t>
      </w:r>
      <w:del w:id="809" w:author="GoldenCorpusHarness" w:date="2026-03-28T22:23:47Z">
        <w:r>
          <w:delText>s Sy</w:delText>
        </w:r>
      </w:del>
      <w:r>
        <w:t>nd</w:t>
      </w:r>
      <w:del w:id="810" w:author="GoldenCorpusHarness" w:date="2026-03-28T22:23:47Z">
        <w:r>
          <w:delText>rome Prophylaxis and Monitor</w:delText>
        </w:r>
      </w:del>
      <w:r>
        <w:t>ing</w:t>
      </w:r>
      <w:del w:id="811" w:author="GoldenCorpusHarness" w:date="2026-03-28T22:23:47Z">
        <w:r>
          <w:delText>87</w:delText>
        </w:r>
      </w:del>
      <w:ins w:id="812" w:author="GoldenCorpusHarness" w:date="2026-03-28T22:23:47Z">
        <w:r>
          <w:t>95</w:t>
        </w:r>
      </w:ins>
    </w:p>
    <w:p ns2:paraId="147BD91A" ns2:textId="05F68814" w:rsidR="00B55DCA" w:rsidRDefault="00B55DCA">
      <w:pPr>
        <w:pStyle w:val="TOC3"/>
        <w:rPr>
          <w:rFonts w:asciiTheme="minorHAnsi" w:eastAsiaTheme="minorEastAsia" w:hAnsiTheme="minorHAnsi" w:cstheme="minorBidi"/>
          <w:noProof/>
          <w:sz w:val="22"/>
          <w:szCs w:val="22"/>
        </w:rPr>
      </w:pPr>
      <w:r>
        <w:t>6.</w:t>
      </w:r>
      <w:del w:id="813" w:author="GoldenCorpusHarness" w:date="2026-03-28T22:23:47Z">
        <w:r>
          <w:delText>5.</w:delText>
        </w:r>
      </w:del>
      <w:r>
        <w:t>4</w:t>
      </w:r>
      <w:del w:id="814" w:author="GoldenCorpusHarness" w:date="2026-03-28T22:23:47Z">
        <w:r>
          <w:delText>R</w:delText>
        </w:r>
      </w:del>
      <w:ins w:id="815" w:author="GoldenCorpusHarness" w:date="2026-03-28T22:23:47Z">
        <w:r>
          <w:t>Study Int</w:t>
        </w:r>
      </w:ins>
      <w:r>
        <w:t>e</w:t>
      </w:r>
      <w:del w:id="816" w:author="GoldenCorpusHarness" w:date="2026-03-28T22:23:47Z">
        <w:r>
          <w:delText>scu</w:delText>
        </w:r>
      </w:del>
      <w:ins w:id="817" w:author="GoldenCorpusHarness" w:date="2026-03-28T22:23:47Z">
        <w:r>
          <w:t>rv</w:t>
        </w:r>
      </w:ins>
      <w:r>
        <w:t>e</w:t>
      </w:r>
      <w:del w:id="818" w:author="GoldenCorpusHarness" w:date="2026-03-28T22:23:47Z">
        <w:r>
          <w:delText xml:space="preserve"> Medica</w:delText>
        </w:r>
      </w:del>
      <w:ins w:id="819" w:author="GoldenCorpusHarness" w:date="2026-03-28T22:23:47Z">
        <w:r>
          <w:t>n</w:t>
        </w:r>
      </w:ins>
      <w:r>
        <w:t>tion</w:t>
      </w:r>
      <w:del w:id="820" w:author="GoldenCorpusHarness" w:date="2026-03-28T22:23:47Z">
        <w:r>
          <w:delText>s</w:delText>
        </w:r>
      </w:del>
      <w:r>
        <w:t xml:space="preserve"> </w:t>
      </w:r>
      <w:ins w:id="821" w:author="GoldenCorpusHarness" w:date="2026-03-28T22:23:47Z">
        <w:r>
          <w:t>Compli</w:t>
        </w:r>
      </w:ins>
      <w:r>
        <w:t>an</w:t>
      </w:r>
      <w:del w:id="822" w:author="GoldenCorpusHarness" w:date="2026-03-28T22:23:47Z">
        <w:r>
          <w:delText>d Supportiv</w:delText>
        </w:r>
      </w:del>
      <w:ins w:id="823" w:author="GoldenCorpusHarness" w:date="2026-03-28T22:23:47Z">
        <w:r>
          <w:t>c</w:t>
        </w:r>
      </w:ins>
      <w:r>
        <w:t>e</w:t>
      </w:r>
      <w:del w:id="824" w:author="GoldenCorpusHarness" w:date="2026-03-28T22:23:47Z">
        <w:r>
          <w:delText xml:space="preserve"> Care8</w:delText>
        </w:r>
      </w:del>
      <w:r>
        <w:t>9</w:t>
      </w:r>
      <w:ins w:id="825" w:author="GoldenCorpusHarness" w:date="2026-03-28T22:23:47Z">
        <w:r>
          <w:t>5</w:t>
        </w:r>
      </w:ins>
    </w:p>
    <w:p ns2:paraId="6E4469DF" ns2:textId="592E00F1" w:rsidR="00B55DCA" w:rsidRDefault="00B55DCA">
      <w:pPr>
        <w:pStyle w:val="TOC2"/>
        <w:rPr>
          <w:rFonts w:asciiTheme="minorHAnsi" w:eastAsiaTheme="minorEastAsia" w:hAnsiTheme="minorHAnsi" w:cstheme="minorBidi"/>
          <w:b w:val="0"/>
          <w:noProof/>
          <w:sz w:val="22"/>
          <w:szCs w:val="22"/>
        </w:rPr>
      </w:pPr>
      <w:r>
        <w:t>6.</w:t>
      </w:r>
      <w:del w:id="826" w:author="GoldenCorpusHarness" w:date="2026-03-28T22:23:47Z">
        <w:r>
          <w:delText>6Dose Modificati</w:delText>
        </w:r>
      </w:del>
      <w:ins w:id="827" w:author="GoldenCorpusHarness" w:date="2026-03-28T22:23:47Z">
        <w:r>
          <w:t>5C</w:t>
        </w:r>
      </w:ins>
      <w:r>
        <w:t>on</w:t>
      </w:r>
      <w:del w:id="828" w:author="GoldenCorpusHarness" w:date="2026-03-28T22:23:47Z">
        <w:r>
          <w:delText xml:space="preserve"> (Es</w:delText>
        </w:r>
      </w:del>
      <w:r>
        <w:t>c</w:t>
      </w:r>
      <w:del w:id="829" w:author="GoldenCorpusHarness" w:date="2026-03-28T22:23:47Z">
        <w:r>
          <w:delText>alati</w:delText>
        </w:r>
      </w:del>
      <w:r>
        <w:t>o</w:t>
      </w:r>
      <w:del w:id="830" w:author="GoldenCorpusHarness" w:date="2026-03-28T22:23:47Z">
        <w:r>
          <w:delText>n/T</w:delText>
        </w:r>
      </w:del>
      <w:ins w:id="831" w:author="GoldenCorpusHarness" w:date="2026-03-28T22:23:47Z">
        <w:r>
          <w:t>m</w:t>
        </w:r>
      </w:ins>
      <w:r>
        <w:t>it</w:t>
      </w:r>
      <w:del w:id="832" w:author="GoldenCorpusHarness" w:date="2026-03-28T22:23:47Z">
        <w:r>
          <w:delText>r</w:delText>
        </w:r>
      </w:del>
      <w:r>
        <w:t>a</w:t>
      </w:r>
      <w:ins w:id="833" w:author="GoldenCorpusHarness" w:date="2026-03-28T22:23:47Z">
        <w:r>
          <w:t>n</w:t>
        </w:r>
      </w:ins>
      <w:r>
        <w:t>t</w:t>
      </w:r>
      <w:del w:id="834" w:author="GoldenCorpusHarness" w:date="2026-03-28T22:23:47Z">
        <w:r>
          <w:delText>ion/Ot</w:delText>
        </w:r>
      </w:del>
      <w:ins w:id="835" w:author="GoldenCorpusHarness" w:date="2026-03-28T22:23:47Z">
        <w:r>
          <w:t xml:space="preserve"> T</w:t>
        </w:r>
      </w:ins>
      <w:r>
        <w:t>her</w:t>
      </w:r>
      <w:del w:id="836" w:author="GoldenCorpusHarness" w:date="2026-03-28T22:23:47Z">
        <w:r>
          <w:delText>)</w:delText>
        </w:r>
      </w:del>
      <w:ins w:id="837" w:author="GoldenCorpusHarness" w:date="2026-03-28T22:23:47Z">
        <w:r>
          <w:t>apy</w:t>
        </w:r>
      </w:ins>
      <w:r>
        <w:t>9</w:t>
      </w:r>
      <w:del w:id="838" w:author="GoldenCorpusHarness" w:date="2026-03-28T22:23:47Z">
        <w:r>
          <w:delText>0</w:delText>
        </w:r>
      </w:del>
      <w:ins w:id="839" w:author="GoldenCorpusHarness" w:date="2026-03-28T22:23:47Z">
        <w:r>
          <w:t>6</w:t>
        </w:r>
      </w:ins>
    </w:p>
    <w:p ns2:paraId="519E8F64" ns2:textId="2AE32F1A" w:rsidR="00B55DCA" w:rsidRDefault="00B55DCA">
      <w:pPr>
        <w:pStyle w:val="TOC3"/>
        <w:rPr>
          <w:rFonts w:asciiTheme="minorHAnsi" w:eastAsiaTheme="minorEastAsia" w:hAnsiTheme="minorHAnsi" w:cstheme="minorBidi"/>
          <w:noProof/>
          <w:sz w:val="22"/>
          <w:szCs w:val="22"/>
        </w:rPr>
      </w:pPr>
      <w:r>
        <w:t>6.</w:t>
      </w:r>
      <w:del w:id="840" w:author="GoldenCorpusHarness" w:date="2026-03-28T22:23:47Z">
        <w:r>
          <w:delText>6</w:delText>
        </w:r>
      </w:del>
      <w:ins w:id="841" w:author="GoldenCorpusHarness" w:date="2026-03-28T22:23:47Z">
        <w:r>
          <w:t>5</w:t>
        </w:r>
      </w:ins>
      <w:r>
        <w:t>.1</w:t>
      </w:r>
      <w:del w:id="842" w:author="GoldenCorpusHarness" w:date="2026-03-28T22:23:47Z">
        <w:r>
          <w:delText>V</w:delText>
        </w:r>
      </w:del>
      <w:ins w:id="843" w:author="GoldenCorpusHarness" w:date="2026-03-28T22:23:47Z">
        <w:r>
          <w:t>Prohibit</w:t>
        </w:r>
      </w:ins>
      <w:r>
        <w:t>e</w:t>
      </w:r>
      <w:del w:id="844" w:author="GoldenCorpusHarness" w:date="2026-03-28T22:23:47Z">
        <w:r>
          <w:delText>n</w:delText>
        </w:r>
      </w:del>
      <w:ins w:id="845" w:author="GoldenCorpusHarness" w:date="2026-03-28T22:23:47Z">
        <w:r>
          <w:t>d M</w:t>
        </w:r>
      </w:ins>
      <w:r>
        <w:t>e</w:t>
      </w:r>
      <w:del w:id="846" w:author="GoldenCorpusHarness" w:date="2026-03-28T22:23:47Z">
        <w:r>
          <w:delText>to</w:delText>
        </w:r>
      </w:del>
      <w:ins w:id="847" w:author="GoldenCorpusHarness" w:date="2026-03-28T22:23:47Z">
        <w:r>
          <w:t>di</w:t>
        </w:r>
      </w:ins>
      <w:r>
        <w:t>c</w:t>
      </w:r>
      <w:del w:id="848" w:author="GoldenCorpusHarness" w:date="2026-03-28T22:23:47Z">
        <w:r>
          <w:delText>lax Dose Escal</w:delText>
        </w:r>
      </w:del>
      <w:r>
        <w:t>ation9</w:t>
      </w:r>
      <w:del w:id="849" w:author="GoldenCorpusHarness" w:date="2026-03-28T22:23:47Z">
        <w:r>
          <w:delText>0</w:delText>
        </w:r>
      </w:del>
      <w:ins w:id="850" w:author="GoldenCorpusHarness" w:date="2026-03-28T22:23:47Z">
        <w:r>
          <w:t>7</w:t>
        </w:r>
      </w:ins>
    </w:p>
    <w:p ns2:paraId="4AEFC113" ns2:textId="76FA879B" w:rsidR="00B55DCA" w:rsidRDefault="00B55DCA">
      <w:pPr>
        <w:pStyle w:val="TOC3"/>
        <w:rPr>
          <w:rFonts w:asciiTheme="minorHAnsi" w:eastAsiaTheme="minorEastAsia" w:hAnsiTheme="minorHAnsi" w:cstheme="minorBidi"/>
          <w:noProof/>
          <w:sz w:val="22"/>
          <w:szCs w:val="22"/>
        </w:rPr>
      </w:pPr>
      <w:r>
        <w:t>6.</w:t>
      </w:r>
      <w:del w:id="851" w:author="GoldenCorpusHarness" w:date="2026-03-28T22:23:47Z">
        <w:r>
          <w:delText>6</w:delText>
        </w:r>
      </w:del>
      <w:ins w:id="852" w:author="GoldenCorpusHarness" w:date="2026-03-28T22:23:47Z">
        <w:r>
          <w:t>5</w:t>
        </w:r>
      </w:ins>
      <w:r>
        <w:t>.2</w:t>
      </w:r>
      <w:del w:id="853" w:author="GoldenCorpusHarness" w:date="2026-03-28T22:23:47Z">
        <w:r>
          <w:delText>Dos</w:delText>
        </w:r>
      </w:del>
      <w:ins w:id="854" w:author="GoldenCorpusHarness" w:date="2026-03-28T22:23:47Z">
        <w:r>
          <w:t>M</w:t>
        </w:r>
      </w:ins>
      <w:r>
        <w:t>e</w:t>
      </w:r>
      <w:del w:id="855" w:author="GoldenCorpusHarness" w:date="2026-03-28T22:23:47Z">
        <w:r>
          <w:delText xml:space="preserve"> Mo</w:delText>
        </w:r>
      </w:del>
      <w:r>
        <w:t>d</w:t>
      </w:r>
      <w:del w:id="856" w:author="GoldenCorpusHarness" w:date="2026-03-28T22:23:47Z">
        <w:r>
          <w:delText>if</w:delText>
        </w:r>
      </w:del>
      <w:r>
        <w:t>ication</w:t>
      </w:r>
      <w:ins w:id="857" w:author="GoldenCorpusHarness" w:date="2026-03-28T22:23:47Z">
        <w:r>
          <w:t>s That Require Caution When Coadministered With Venetoclax</w:t>
        </w:r>
      </w:ins>
      <w:r>
        <w:t>9</w:t>
      </w:r>
      <w:del w:id="858" w:author="GoldenCorpusHarness" w:date="2026-03-28T22:23:47Z">
        <w:r>
          <w:delText>0</w:delText>
        </w:r>
      </w:del>
      <w:ins w:id="859" w:author="GoldenCorpusHarness" w:date="2026-03-28T22:23:47Z">
        <w:r>
          <w:t>9</w:t>
        </w:r>
      </w:ins>
    </w:p>
    <w:p ns2:paraId="6ACED642" ns2:textId="40CFDA98" w:rsidR="00B55DCA" w:rsidRDefault="00B55DCA">
      <w:pPr>
        <w:pStyle w:val="TOC4"/>
        <w:rPr>
          <w:rFonts w:asciiTheme="minorHAnsi" w:eastAsiaTheme="minorEastAsia" w:hAnsiTheme="minorHAnsi" w:cstheme="minorBidi"/>
          <w:noProof/>
          <w:sz w:val="22"/>
          <w:szCs w:val="22"/>
        </w:rPr>
      </w:pPr>
      <w:r>
        <w:t>6.</w:t>
      </w:r>
      <w:del w:id="860" w:author="GoldenCorpusHarness" w:date="2026-03-28T22:23:47Z">
        <w:r>
          <w:delText>6</w:delText>
        </w:r>
      </w:del>
      <w:ins w:id="861" w:author="GoldenCorpusHarness" w:date="2026-03-28T22:23:47Z">
        <w:r>
          <w:t>5</w:t>
        </w:r>
      </w:ins>
      <w:r>
        <w:t>.</w:t>
      </w:r>
      <w:del w:id="862" w:author="GoldenCorpusHarness" w:date="2026-03-28T22:23:47Z">
        <w:r>
          <w:delText>2.1N</w:delText>
        </w:r>
      </w:del>
      <w:ins w:id="863" w:author="GoldenCorpusHarness" w:date="2026-03-28T22:23:47Z">
        <w:r>
          <w:t>3Tumor Lysis Syndrom</w:t>
        </w:r>
      </w:ins>
      <w:r>
        <w:t>e</w:t>
      </w:r>
      <w:del w:id="864" w:author="GoldenCorpusHarness" w:date="2026-03-28T22:23:47Z">
        <w:r>
          <w:delText>mt</w:delText>
        </w:r>
      </w:del>
      <w:ins w:id="865" w:author="GoldenCorpusHarness" w:date="2026-03-28T22:23:47Z">
        <w:r>
          <w:t xml:space="preserve"> Prophyl</w:t>
        </w:r>
      </w:ins>
      <w:r>
        <w:t>a</w:t>
      </w:r>
      <w:del w:id="866" w:author="GoldenCorpusHarness" w:date="2026-03-28T22:23:47Z">
        <w:r>
          <w:delText>brut</w:delText>
        </w:r>
      </w:del>
      <w:ins w:id="867" w:author="GoldenCorpusHarness" w:date="2026-03-28T22:23:47Z">
        <w:r>
          <w:t>x</w:t>
        </w:r>
      </w:ins>
      <w:r>
        <w:t>i</w:t>
      </w:r>
      <w:ins w:id="868" w:author="GoldenCorpusHarness" w:date="2026-03-28T22:23:47Z">
        <w:r>
          <w:t>s a</w:t>
        </w:r>
      </w:ins>
      <w:r>
        <w:t>n</w:t>
      </w:r>
      <w:del w:id="869" w:author="GoldenCorpusHarness" w:date="2026-03-28T22:23:47Z">
        <w:r>
          <w:delText>ib Dose</w:delText>
        </w:r>
      </w:del>
      <w:ins w:id="870" w:author="GoldenCorpusHarness" w:date="2026-03-28T22:23:47Z">
        <w:r>
          <w:t>d</w:t>
        </w:r>
      </w:ins>
      <w:r>
        <w:t xml:space="preserve"> Mo</w:t>
      </w:r>
      <w:del w:id="871" w:author="GoldenCorpusHarness" w:date="2026-03-28T22:23:47Z">
        <w:r>
          <w:delText>d</w:delText>
        </w:r>
      </w:del>
      <w:ins w:id="872" w:author="GoldenCorpusHarness" w:date="2026-03-28T22:23:47Z">
        <w:r>
          <w:t>n</w:t>
        </w:r>
      </w:ins>
      <w:r>
        <w:t>i</w:t>
      </w:r>
      <w:del w:id="873" w:author="GoldenCorpusHarness" w:date="2026-03-28T22:23:47Z">
        <w:r>
          <w:delText>f</w:delText>
        </w:r>
      </w:del>
      <w:ins w:id="874" w:author="GoldenCorpusHarness" w:date="2026-03-28T22:23:47Z">
        <w:r>
          <w:t>tor</w:t>
        </w:r>
      </w:ins>
      <w:r>
        <w:t>i</w:t>
      </w:r>
      <w:del w:id="875" w:author="GoldenCorpusHarness" w:date="2026-03-28T22:23:47Z">
        <w:r>
          <w:delText>catio</w:delText>
        </w:r>
      </w:del>
      <w:r>
        <w:t>n</w:t>
      </w:r>
      <w:ins w:id="876" w:author="GoldenCorpusHarness" w:date="2026-03-28T22:23:47Z">
        <w:r>
          <w:t>g</w:t>
        </w:r>
      </w:ins>
      <w:r>
        <w:t>9</w:t>
      </w:r>
      <w:del w:id="877" w:author="GoldenCorpusHarness" w:date="2026-03-28T22:23:47Z">
        <w:r>
          <w:delText>1</w:delText>
        </w:r>
      </w:del>
      <w:ins w:id="878" w:author="GoldenCorpusHarness" w:date="2026-03-28T22:23:47Z">
        <w:r>
          <w:t>9</w:t>
        </w:r>
      </w:ins>
    </w:p>
    <w:p ns2:paraId="1BFE9272" ns2:textId="667E8C4F" w:rsidR="00B55DCA" w:rsidRDefault="00B55DCA">
      <w:pPr>
        <w:pStyle w:val="TOC4"/>
        <w:rPr>
          <w:rFonts w:asciiTheme="minorHAnsi" w:eastAsiaTheme="minorEastAsia" w:hAnsiTheme="minorHAnsi" w:cstheme="minorBidi"/>
          <w:noProof/>
          <w:sz w:val="22"/>
          <w:szCs w:val="22"/>
        </w:rPr>
      </w:pPr>
      <w:r>
        <w:t>6.</w:t>
      </w:r>
      <w:del w:id="879" w:author="GoldenCorpusHarness" w:date="2026-03-28T22:23:47Z">
        <w:r>
          <w:delText>6</w:delText>
        </w:r>
      </w:del>
      <w:ins w:id="880" w:author="GoldenCorpusHarness" w:date="2026-03-28T22:23:47Z">
        <w:r>
          <w:t>5</w:t>
        </w:r>
      </w:ins>
      <w:r>
        <w:t>.</w:t>
      </w:r>
      <w:del w:id="881" w:author="GoldenCorpusHarness" w:date="2026-03-28T22:23:47Z">
        <w:r>
          <w:delText>2.2V</w:delText>
        </w:r>
      </w:del>
      <w:ins w:id="882" w:author="GoldenCorpusHarness" w:date="2026-03-28T22:23:47Z">
        <w:r>
          <w:t>4R</w:t>
        </w:r>
      </w:ins>
      <w:r>
        <w:t>e</w:t>
      </w:r>
      <w:del w:id="883" w:author="GoldenCorpusHarness" w:date="2026-03-28T22:23:47Z">
        <w:r>
          <w:delText>neto</w:delText>
        </w:r>
      </w:del>
      <w:ins w:id="884" w:author="GoldenCorpusHarness" w:date="2026-03-28T22:23:47Z">
        <w:r>
          <w:t>s</w:t>
        </w:r>
      </w:ins>
      <w:r>
        <w:t>c</w:t>
      </w:r>
      <w:del w:id="885" w:author="GoldenCorpusHarness" w:date="2026-03-28T22:23:47Z">
        <w:r>
          <w:delText>lax Dos</w:delText>
        </w:r>
      </w:del>
      <w:ins w:id="886" w:author="GoldenCorpusHarness" w:date="2026-03-28T22:23:47Z">
        <w:r>
          <w:t>u</w:t>
        </w:r>
      </w:ins>
      <w:r>
        <w:t>e M</w:t>
      </w:r>
      <w:del w:id="887" w:author="GoldenCorpusHarness" w:date="2026-03-28T22:23:47Z">
        <w:r>
          <w:delText>o</w:delText>
        </w:r>
      </w:del>
      <w:ins w:id="888" w:author="GoldenCorpusHarness" w:date="2026-03-28T22:23:47Z">
        <w:r>
          <w:t>e</w:t>
        </w:r>
      </w:ins>
      <w:r>
        <w:t>d</w:t>
      </w:r>
      <w:del w:id="889" w:author="GoldenCorpusHarness" w:date="2026-03-28T22:23:47Z">
        <w:r>
          <w:delText>if</w:delText>
        </w:r>
      </w:del>
      <w:r>
        <w:t>ication</w:t>
      </w:r>
      <w:del w:id="890" w:author="GoldenCorpusHarness" w:date="2026-03-28T22:23:47Z">
        <w:r>
          <w:delText>98</w:delText>
        </w:r>
      </w:del>
      <w:ins w:id="891" w:author="GoldenCorpusHarness" w:date="2026-03-28T22:23:47Z">
        <w:r>
          <w:t>s and Supportive Care101</w:t>
        </w:r>
      </w:ins>
    </w:p>
    <w:p ns2:paraId="1044EB9F" ns2:textId="6E9C2E60" w:rsidR="00B55DCA" w:rsidRDefault="00B55DCA">
      <w:pPr>
        <w:pStyle w:val="TOC4"/>
        <w:rPr>
          <w:rFonts w:asciiTheme="minorHAnsi" w:eastAsiaTheme="minorEastAsia" w:hAnsiTheme="minorHAnsi" w:cstheme="minorBidi"/>
          <w:noProof/>
          <w:sz w:val="22"/>
          <w:szCs w:val="22"/>
        </w:rPr>
      </w:pPr>
      <w:r>
        <w:t>6.6</w:t>
      </w:r>
      <w:del w:id="892" w:author="GoldenCorpusHarness" w:date="2026-03-28T22:23:47Z">
        <w:r>
          <w:delText xml:space="preserve">.2.3Treatment Group </w:delText>
        </w:r>
      </w:del>
      <w:r>
        <w:t>Dose Modification</w:t>
      </w:r>
      <w:ins w:id="893" w:author="GoldenCorpusHarness" w:date="2026-03-28T22:23:47Z">
        <w:r>
          <w:t xml:space="preserve"> (E</w:t>
        </w:r>
      </w:ins>
      <w:r>
        <w:t>s</w:t>
      </w:r>
      <w:del w:id="894" w:author="GoldenCorpusHarness" w:date="2026-03-28T22:23:47Z">
        <w:r>
          <w:delText xml:space="preserve"> W</w:delText>
        </w:r>
      </w:del>
      <w:ins w:id="895" w:author="GoldenCorpusHarness" w:date="2026-03-28T22:23:47Z">
        <w:r>
          <w:t>calation/Titration/Ot</w:t>
        </w:r>
      </w:ins>
      <w:r>
        <w:t>her</w:t>
      </w:r>
      <w:del w:id="896" w:author="GoldenCorpusHarness" w:date="2026-03-28T22:23:47Z">
        <w:r>
          <w:delText>e Causality is not Certain</w:delText>
        </w:r>
      </w:del>
      <w:ins w:id="897" w:author="GoldenCorpusHarness" w:date="2026-03-28T22:23:47Z">
        <w:r>
          <w:t>)</w:t>
        </w:r>
      </w:ins>
      <w:r>
        <w:t>10</w:t>
      </w:r>
      <w:del w:id="898" w:author="GoldenCorpusHarness" w:date="2026-03-28T22:23:47Z">
        <w:r>
          <w:delText>0</w:delText>
        </w:r>
      </w:del>
      <w:ins w:id="899" w:author="GoldenCorpusHarness" w:date="2026-03-28T22:23:47Z">
        <w:r>
          <w:t>2</w:t>
        </w:r>
      </w:ins>
    </w:p>
    <w:p ns2:paraId="3F0FDBD3" ns2:textId="6F043F5B" w:rsidR="00B55DCA" w:rsidRDefault="00B55DCA">
      <w:pPr>
        <w:pStyle w:val="TOC4"/>
        <w:rPr>
          <w:rFonts w:asciiTheme="minorHAnsi" w:eastAsiaTheme="minorEastAsia" w:hAnsiTheme="minorHAnsi" w:cstheme="minorBidi"/>
          <w:noProof/>
          <w:sz w:val="22"/>
          <w:szCs w:val="22"/>
        </w:rPr>
      </w:pPr>
      <w:r>
        <w:t>6.6.</w:t>
      </w:r>
      <w:del w:id="900" w:author="GoldenCorpusHarness" w:date="2026-03-28T22:23:47Z">
        <w:r>
          <w:delText>2.4Ri</w:delText>
        </w:r>
      </w:del>
      <w:ins w:id="901" w:author="GoldenCorpusHarness" w:date="2026-03-28T22:23:47Z">
        <w:r>
          <w:t>1Vene</w:t>
        </w:r>
      </w:ins>
      <w:r>
        <w:t>t</w:t>
      </w:r>
      <w:del w:id="902" w:author="GoldenCorpusHarness" w:date="2026-03-28T22:23:47Z">
        <w:r>
          <w:delText>u</w:delText>
        </w:r>
      </w:del>
      <w:ins w:id="903" w:author="GoldenCorpusHarness" w:date="2026-03-28T22:23:47Z">
        <w:r>
          <w:t>ocla</w:t>
        </w:r>
      </w:ins>
      <w:r>
        <w:t>x</w:t>
      </w:r>
      <w:del w:id="904" w:author="GoldenCorpusHarness" w:date="2026-03-28T22:23:47Z">
        <w:r>
          <w:delText>imab</w:delText>
        </w:r>
      </w:del>
      <w:r>
        <w:t xml:space="preserve"> Dose </w:t>
      </w:r>
      <w:del w:id="905" w:author="GoldenCorpusHarness" w:date="2026-03-28T22:23:47Z">
        <w:r>
          <w:delText>Modifi</w:delText>
        </w:r>
      </w:del>
      <w:ins w:id="906" w:author="GoldenCorpusHarness" w:date="2026-03-28T22:23:47Z">
        <w:r>
          <w:t>Es</w:t>
        </w:r>
      </w:ins>
      <w:r>
        <w:t>c</w:t>
      </w:r>
      <w:ins w:id="907" w:author="GoldenCorpusHarness" w:date="2026-03-28T22:23:47Z">
        <w:r>
          <w:t>al</w:t>
        </w:r>
      </w:ins>
      <w:r>
        <w:t>ation</w:t>
      </w:r>
      <w:del w:id="908" w:author="GoldenCorpusHarness" w:date="2026-03-28T22:23:47Z">
        <w:r>
          <w:delText>s</w:delText>
        </w:r>
      </w:del>
      <w:r>
        <w:t>10</w:t>
      </w:r>
      <w:del w:id="909" w:author="GoldenCorpusHarness" w:date="2026-03-28T22:23:47Z">
        <w:r>
          <w:delText>4</w:delText>
        </w:r>
      </w:del>
      <w:ins w:id="910" w:author="GoldenCorpusHarness" w:date="2026-03-28T22:23:47Z">
        <w:r>
          <w:t>2</w:t>
        </w:r>
      </w:ins>
    </w:p>
    <w:p ns2:paraId="5E70F5CF" ns2:textId="423A366A" w:rsidR="00B55DCA" w:rsidRDefault="00B55DCA">
      <w:pPr>
        <w:pStyle w:val="TOC2"/>
        <w:rPr>
          <w:rFonts w:asciiTheme="minorHAnsi" w:eastAsiaTheme="minorEastAsia" w:hAnsiTheme="minorHAnsi" w:cstheme="minorBidi"/>
          <w:b w:val="0"/>
          <w:noProof/>
          <w:sz w:val="22"/>
          <w:szCs w:val="22"/>
        </w:rPr>
      </w:pPr>
      <w:r>
        <w:t>6.</w:t>
      </w:r>
      <w:del w:id="911" w:author="GoldenCorpusHarness" w:date="2026-03-28T22:23:47Z">
        <w:r>
          <w:delText>7Int</w:delText>
        </w:r>
      </w:del>
      <w:ins w:id="912" w:author="GoldenCorpusHarness" w:date="2026-03-28T22:23:47Z">
        <w:r>
          <w:t>6.2Dos</w:t>
        </w:r>
      </w:ins>
      <w:r>
        <w:t>e</w:t>
      </w:r>
      <w:del w:id="913" w:author="GoldenCorpusHarness" w:date="2026-03-28T22:23:47Z">
        <w:r>
          <w:delText>rven</w:delText>
        </w:r>
      </w:del>
      <w:ins w:id="914" w:author="GoldenCorpusHarness" w:date="2026-03-28T22:23:47Z">
        <w:r>
          <w:t xml:space="preserve"> Modifica</w:t>
        </w:r>
      </w:ins>
      <w:r>
        <w:t>tion</w:t>
      </w:r>
      <w:del w:id="915" w:author="GoldenCorpusHarness" w:date="2026-03-28T22:23:47Z">
        <w:r>
          <w:delText xml:space="preserve"> After the End of the Study</w:delText>
        </w:r>
      </w:del>
      <w:r>
        <w:t>10</w:t>
      </w:r>
      <w:del w:id="916" w:author="GoldenCorpusHarness" w:date="2026-03-28T22:23:47Z">
        <w:r>
          <w:delText>4</w:delText>
        </w:r>
      </w:del>
      <w:ins w:id="917" w:author="GoldenCorpusHarness" w:date="2026-03-28T22:23:47Z">
        <w:r>
          <w:t>2</w:t>
        </w:r>
      </w:ins>
    </w:p>
    <w:p ns2:paraId="2E92DCF8" ns2:textId="2298AE7F" w:rsidR="00B55DCA" w:rsidRDefault="00B55DCA">
      <w:pPr>
        <w:pStyle w:val="TOC2"/>
        <w:rPr>
          <w:rFonts w:asciiTheme="minorHAnsi" w:eastAsiaTheme="minorEastAsia" w:hAnsiTheme="minorHAnsi" w:cstheme="minorBidi"/>
          <w:b w:val="0"/>
          <w:noProof/>
          <w:sz w:val="22"/>
          <w:szCs w:val="22"/>
        </w:rPr>
      </w:pPr>
      <w:r>
        <w:t>6.</w:t>
      </w:r>
      <w:del w:id="918" w:author="GoldenCorpusHarness" w:date="2026-03-28T22:23:47Z">
        <w:r>
          <w:delText>8Cl</w:delText>
        </w:r>
      </w:del>
      <w:ins w:id="919" w:author="GoldenCorpusHarness" w:date="2026-03-28T22:23:47Z">
        <w:r>
          <w:t>6.2.1Nemtabrut</w:t>
        </w:r>
      </w:ins>
      <w:r>
        <w:t>ini</w:t>
      </w:r>
      <w:ins w:id="920" w:author="GoldenCorpusHarness" w:date="2026-03-28T22:23:47Z">
        <w:r>
          <w:t>b Dose Modifi</w:t>
        </w:r>
      </w:ins>
      <w:r>
        <w:t>ca</w:t>
      </w:r>
      <w:del w:id="921" w:author="GoldenCorpusHarness" w:date="2026-03-28T22:23:47Z">
        <w:r>
          <w:delText>l Suppl</w:delText>
        </w:r>
      </w:del>
      <w:ins w:id="922" w:author="GoldenCorpusHarness" w:date="2026-03-28T22:23:47Z">
        <w:r>
          <w:t>t</w:t>
        </w:r>
      </w:ins>
      <w:r>
        <w:t>i</w:t>
      </w:r>
      <w:del w:id="923" w:author="GoldenCorpusHarness" w:date="2026-03-28T22:23:47Z">
        <w:r>
          <w:delText>es Discl</w:delText>
        </w:r>
      </w:del>
      <w:r>
        <w:t>o</w:t>
      </w:r>
      <w:del w:id="924" w:author="GoldenCorpusHarness" w:date="2026-03-28T22:23:47Z">
        <w:r>
          <w:delText>sure</w:delText>
        </w:r>
      </w:del>
      <w:ins w:id="925" w:author="GoldenCorpusHarness" w:date="2026-03-28T22:23:47Z">
        <w:r>
          <w:t>n</w:t>
        </w:r>
      </w:ins>
      <w:r>
        <w:t>10</w:t>
      </w:r>
      <w:del w:id="926" w:author="GoldenCorpusHarness" w:date="2026-03-28T22:23:47Z">
        <w:r>
          <w:delText>5</w:delText>
        </w:r>
      </w:del>
      <w:ins w:id="927" w:author="GoldenCorpusHarness" w:date="2026-03-28T22:23:47Z">
        <w:r>
          <w:t>2</w:t>
        </w:r>
      </w:ins>
    </w:p>
    <w:p ns2:paraId="5333D69B" ns2:textId="5B3F1B98" w:rsidR="00B55DCA" w:rsidRDefault="00B55DCA">
      <w:pPr>
        <w:pStyle w:val="TOC2"/>
        <w:rPr>
          <w:rFonts w:asciiTheme="minorHAnsi" w:eastAsiaTheme="minorEastAsia" w:hAnsiTheme="minorHAnsi" w:cstheme="minorBidi"/>
          <w:b w:val="0"/>
          <w:noProof/>
          <w:sz w:val="22"/>
          <w:szCs w:val="22"/>
        </w:rPr>
      </w:pPr>
      <w:r>
        <w:t>6.</w:t>
      </w:r>
      <w:del w:id="928" w:author="GoldenCorpusHarness" w:date="2026-03-28T22:23:47Z">
        <w:r>
          <w:delText>9S</w:delText>
        </w:r>
      </w:del>
      <w:ins w:id="929" w:author="GoldenCorpusHarness" w:date="2026-03-28T22:23:47Z">
        <w:r>
          <w:t>6.2.2Vene</w:t>
        </w:r>
      </w:ins>
      <w:r>
        <w:t>t</w:t>
      </w:r>
      <w:ins w:id="930" w:author="GoldenCorpusHarness" w:date="2026-03-28T22:23:47Z">
        <w:r>
          <w:t>ocl</w:t>
        </w:r>
      </w:ins>
      <w:r>
        <w:t>a</w:t>
      </w:r>
      <w:del w:id="931" w:author="GoldenCorpusHarness" w:date="2026-03-28T22:23:47Z">
        <w:r>
          <w:delText>n</w:delText>
        </w:r>
      </w:del>
      <w:ins w:id="932" w:author="GoldenCorpusHarness" w:date="2026-03-28T22:23:47Z">
        <w:r>
          <w:t>x Dose Mo</w:t>
        </w:r>
      </w:ins>
      <w:r>
        <w:t>d</w:t>
      </w:r>
      <w:del w:id="933" w:author="GoldenCorpusHarness" w:date="2026-03-28T22:23:47Z">
        <w:r>
          <w:delText>ard Pol</w:delText>
        </w:r>
      </w:del>
      <w:ins w:id="934" w:author="GoldenCorpusHarness" w:date="2026-03-28T22:23:47Z">
        <w:r>
          <w:t>if</w:t>
        </w:r>
      </w:ins>
      <w:r>
        <w:t>ic</w:t>
      </w:r>
      <w:ins w:id="935" w:author="GoldenCorpusHarness" w:date="2026-03-28T22:23:47Z">
        <w:r>
          <w:t>at</w:t>
        </w:r>
      </w:ins>
      <w:r>
        <w:t>i</w:t>
      </w:r>
      <w:del w:id="936" w:author="GoldenCorpusHarness" w:date="2026-03-28T22:23:47Z">
        <w:r>
          <w:delText>es</w:delText>
        </w:r>
      </w:del>
      <w:ins w:id="937" w:author="GoldenCorpusHarness" w:date="2026-03-28T22:23:47Z">
        <w:r>
          <w:t>on</w:t>
        </w:r>
      </w:ins>
      <w:r>
        <w:t>1</w:t>
      </w:r>
      <w:del w:id="938" w:author="GoldenCorpusHarness" w:date="2026-03-28T22:23:47Z">
        <w:r>
          <w:delText>05</w:delText>
        </w:r>
      </w:del>
      <w:ins w:id="939" w:author="GoldenCorpusHarness" w:date="2026-03-28T22:23:47Z">
        <w:r>
          <w:t>11</w:t>
        </w:r>
      </w:ins>
    </w:p>
    <w:p ns2:paraId="06BCE136" ns2:textId="7D10DD20" w:rsidR="00B55DCA" w:rsidRDefault="00B55DCA">
      <w:pPr>
        <w:pStyle w:val="TOC1"/>
        <w:rPr>
          <w:rFonts w:asciiTheme="minorHAnsi" w:eastAsiaTheme="minorEastAsia" w:hAnsiTheme="minorHAnsi" w:cstheme="minorBidi"/>
          <w:b w:val="0"/>
          <w:caps w:val="0"/>
          <w:noProof/>
          <w:sz w:val="22"/>
          <w:szCs w:val="22"/>
        </w:rPr>
      </w:pPr>
      <w:del w:id="940" w:author="GoldenCorpusHarness" w:date="2026-03-28T22:23:47Z">
        <w:r>
          <w:delText>7</w:delText>
        </w:r>
      </w:del>
      <w:ins w:id="941" w:author="GoldenCorpusHarness" w:date="2026-03-28T22:23:47Z">
        <w:r>
          <w:t xml:space="preserve">6.6.2.3Treatment Group </w:t>
        </w:r>
      </w:ins>
      <w:r>
        <w:t>D</w:t>
      </w:r>
      <w:del w:id="942" w:author="GoldenCorpusHarness" w:date="2026-03-28T22:23:47Z">
        <w:r>
          <w:delText>ISCONTINUATION</w:delText>
        </w:r>
      </w:del>
      <w:ins w:id="943" w:author="GoldenCorpusHarness" w:date="2026-03-28T22:23:47Z">
        <w:r>
          <w:t>ose</w:t>
        </w:r>
      </w:ins>
      <w:r>
        <w:t xml:space="preserve"> </w:t>
      </w:r>
      <w:del w:id="944" w:author="GoldenCorpusHarness" w:date="2026-03-28T22:23:47Z">
        <w:r>
          <w:delText>OF STUDY INTERVENTION AND PARTICIPANT</w:delText>
        </w:r>
      </w:del>
      <w:ins w:id="945" w:author="GoldenCorpusHarness" w:date="2026-03-28T22:23:47Z">
        <w:r>
          <w:t>Modifications</w:t>
        </w:r>
      </w:ins>
      <w:r>
        <w:t xml:space="preserve"> W</w:t>
      </w:r>
      <w:del w:id="946" w:author="GoldenCorpusHarness" w:date="2026-03-28T22:23:47Z">
        <w:r>
          <w:delText>ITHDRAWAL</w:delText>
        </w:r>
      </w:del>
      <w:ins w:id="947" w:author="GoldenCorpusHarness" w:date="2026-03-28T22:23:47Z">
        <w:r>
          <w:t>here Causality is not Certain</w:t>
        </w:r>
      </w:ins>
      <w:r>
        <w:t>1</w:t>
      </w:r>
      <w:del w:id="948" w:author="GoldenCorpusHarness" w:date="2026-03-28T22:23:47Z">
        <w:r>
          <w:delText>06</w:delText>
        </w:r>
      </w:del>
      <w:ins w:id="949" w:author="GoldenCorpusHarness" w:date="2026-03-28T22:23:47Z">
        <w:r>
          <w:t>13</w:t>
        </w:r>
      </w:ins>
    </w:p>
    <w:p ns2:paraId="1718937C" ns2:textId="6101E817" w:rsidR="00B55DCA" w:rsidRDefault="00B55DCA">
      <w:pPr>
        <w:pStyle w:val="TOC2"/>
        <w:rPr>
          <w:rFonts w:asciiTheme="minorHAnsi" w:eastAsiaTheme="minorEastAsia" w:hAnsiTheme="minorHAnsi" w:cstheme="minorBidi"/>
          <w:b w:val="0"/>
          <w:noProof/>
          <w:sz w:val="22"/>
          <w:szCs w:val="22"/>
        </w:rPr>
      </w:pPr>
      <w:del w:id="950" w:author="GoldenCorpusHarness" w:date="2026-03-28T22:23:47Z">
        <w:r>
          <w:delText>7</w:delText>
        </w:r>
      </w:del>
      <w:ins w:id="951" w:author="GoldenCorpusHarness" w:date="2026-03-28T22:23:47Z">
        <w:r>
          <w:t>6</w:t>
        </w:r>
      </w:ins>
      <w:r>
        <w:t>.</w:t>
      </w:r>
      <w:del w:id="952" w:author="GoldenCorpusHarness" w:date="2026-03-28T22:23:47Z">
        <w:r>
          <w:delText>1</w:delText>
        </w:r>
      </w:del>
      <w:ins w:id="953" w:author="GoldenCorpusHarness" w:date="2026-03-28T22:23:47Z">
        <w:r>
          <w:t xml:space="preserve">6.2.4Rituximab or Biosimilar </w:t>
        </w:r>
      </w:ins>
      <w:r>
        <w:t>D</w:t>
      </w:r>
      <w:ins w:id="954" w:author="GoldenCorpusHarness" w:date="2026-03-28T22:23:47Z">
        <w:r>
          <w:t>ose Mod</w:t>
        </w:r>
      </w:ins>
      <w:r>
        <w:t>i</w:t>
      </w:r>
      <w:del w:id="955" w:author="GoldenCorpusHarness" w:date="2026-03-28T22:23:47Z">
        <w:r>
          <w:delText>s</w:delText>
        </w:r>
      </w:del>
      <w:ins w:id="956" w:author="GoldenCorpusHarness" w:date="2026-03-28T22:23:47Z">
        <w:r>
          <w:t>fi</w:t>
        </w:r>
      </w:ins>
      <w:r>
        <w:t>c</w:t>
      </w:r>
      <w:del w:id="957" w:author="GoldenCorpusHarness" w:date="2026-03-28T22:23:47Z">
        <w:r>
          <w:delText>ontinu</w:delText>
        </w:r>
      </w:del>
      <w:r>
        <w:t>ation</w:t>
      </w:r>
      <w:del w:id="958" w:author="GoldenCorpusHarness" w:date="2026-03-28T22:23:47Z">
        <w:r>
          <w:delText xml:space="preserve"> of Study Intervention</w:delText>
        </w:r>
      </w:del>
      <w:ins w:id="959" w:author="GoldenCorpusHarness" w:date="2026-03-28T22:23:47Z">
        <w:r>
          <w:t>s</w:t>
        </w:r>
      </w:ins>
      <w:r>
        <w:t>1</w:t>
      </w:r>
      <w:del w:id="960" w:author="GoldenCorpusHarness" w:date="2026-03-28T22:23:47Z">
        <w:r>
          <w:delText>0</w:delText>
        </w:r>
      </w:del>
      <w:ins w:id="961" w:author="GoldenCorpusHarness" w:date="2026-03-28T22:23:47Z">
        <w:r>
          <w:t>1</w:t>
        </w:r>
      </w:ins>
      <w:r>
        <w:t>6</w:t>
      </w:r>
    </w:p>
    <w:p ns2:paraId="24DEBEBC" ns2:textId="3767D503" w:rsidR="00B55DCA" w:rsidRDefault="00B55DCA">
      <w:pPr>
        <w:pStyle w:val="TOC2"/>
        <w:rPr>
          <w:rFonts w:asciiTheme="minorHAnsi" w:eastAsiaTheme="minorEastAsia" w:hAnsiTheme="minorHAnsi" w:cstheme="minorBidi"/>
          <w:b w:val="0"/>
          <w:noProof/>
          <w:sz w:val="22"/>
          <w:szCs w:val="22"/>
        </w:rPr>
      </w:pPr>
      <w:ins w:id="962" w:author="GoldenCorpusHarness" w:date="2026-03-28T22:23:47Z">
        <w:r>
          <w:t>6.</w:t>
        </w:r>
      </w:ins>
      <w:r>
        <w:t>7</w:t>
      </w:r>
      <w:del w:id="963" w:author="GoldenCorpusHarness" w:date="2026-03-28T22:23:47Z">
        <w:r>
          <w:delText>.2Pa</w:delText>
        </w:r>
      </w:del>
      <w:ins w:id="964" w:author="GoldenCorpusHarness" w:date="2026-03-28T22:23:47Z">
        <w:r>
          <w:t>Inte</w:t>
        </w:r>
      </w:ins>
      <w:r>
        <w:t>r</w:t>
      </w:r>
      <w:ins w:id="965" w:author="GoldenCorpusHarness" w:date="2026-03-28T22:23:47Z">
        <w:r>
          <w:t>ven</w:t>
        </w:r>
      </w:ins>
      <w:r>
        <w:t>ti</w:t>
      </w:r>
      <w:del w:id="966" w:author="GoldenCorpusHarness" w:date="2026-03-28T22:23:47Z">
        <w:r>
          <w:delText>cipa</w:delText>
        </w:r>
      </w:del>
      <w:ins w:id="967" w:author="GoldenCorpusHarness" w:date="2026-03-28T22:23:47Z">
        <w:r>
          <w:t>o</w:t>
        </w:r>
      </w:ins>
      <w:r>
        <w:t>n</w:t>
      </w:r>
      <w:ins w:id="968" w:author="GoldenCorpusHarness" w:date="2026-03-28T22:23:47Z">
        <w:r>
          <w:t xml:space="preserve"> Af</w:t>
        </w:r>
      </w:ins>
      <w:r>
        <w:t>t</w:t>
      </w:r>
      <w:ins w:id="969" w:author="GoldenCorpusHarness" w:date="2026-03-28T22:23:47Z">
        <w:r>
          <w:t>er</w:t>
        </w:r>
      </w:ins>
      <w:r>
        <w:t xml:space="preserve"> </w:t>
      </w:r>
      <w:del w:id="970" w:author="GoldenCorpusHarness" w:date="2026-03-28T22:23:47Z">
        <w:r>
          <w:delText>Wi</w:delText>
        </w:r>
      </w:del>
      <w:r>
        <w:t>th</w:t>
      </w:r>
      <w:ins w:id="971" w:author="GoldenCorpusHarness" w:date="2026-03-28T22:23:47Z">
        <w:r>
          <w:t>e En</w:t>
        </w:r>
      </w:ins>
      <w:r>
        <w:t>d</w:t>
      </w:r>
      <w:del w:id="972" w:author="GoldenCorpusHarness" w:date="2026-03-28T22:23:47Z">
        <w:r>
          <w:delText>rawal</w:delText>
        </w:r>
      </w:del>
      <w:r>
        <w:t xml:space="preserve"> </w:t>
      </w:r>
      <w:del w:id="973" w:author="GoldenCorpusHarness" w:date="2026-03-28T22:23:47Z">
        <w:r>
          <w:delText>Fr</w:delText>
        </w:r>
      </w:del>
      <w:r>
        <w:t>o</w:t>
      </w:r>
      <w:del w:id="974" w:author="GoldenCorpusHarness" w:date="2026-03-28T22:23:47Z">
        <w:r>
          <w:delText>m</w:delText>
        </w:r>
      </w:del>
      <w:ins w:id="975" w:author="GoldenCorpusHarness" w:date="2026-03-28T22:23:47Z">
        <w:r>
          <w:t>f</w:t>
        </w:r>
      </w:ins>
      <w:r>
        <w:t xml:space="preserve"> the Study1</w:t>
      </w:r>
      <w:del w:id="976" w:author="GoldenCorpusHarness" w:date="2026-03-28T22:23:47Z">
        <w:r>
          <w:delText>0</w:delText>
        </w:r>
      </w:del>
      <w:ins w:id="977" w:author="GoldenCorpusHarness" w:date="2026-03-28T22:23:47Z">
        <w:r>
          <w:t>1</w:t>
        </w:r>
      </w:ins>
      <w:r>
        <w:t>7</w:t>
      </w:r>
    </w:p>
    <w:p ns2:paraId="1047FF1A" ns2:textId="609A6EE1" w:rsidR="00B55DCA" w:rsidRDefault="00B55DCA">
      <w:pPr>
        <w:pStyle w:val="TOC2"/>
        <w:rPr>
          <w:rFonts w:asciiTheme="minorHAnsi" w:eastAsiaTheme="minorEastAsia" w:hAnsiTheme="minorHAnsi" w:cstheme="minorBidi"/>
          <w:b w:val="0"/>
          <w:noProof/>
          <w:sz w:val="22"/>
          <w:szCs w:val="22"/>
        </w:rPr>
      </w:pPr>
      <w:del w:id="978" w:author="GoldenCorpusHarness" w:date="2026-03-28T22:23:47Z">
        <w:r>
          <w:delText>7</w:delText>
        </w:r>
      </w:del>
      <w:ins w:id="979" w:author="GoldenCorpusHarness" w:date="2026-03-28T22:23:47Z">
        <w:r>
          <w:t>6</w:t>
        </w:r>
      </w:ins>
      <w:r>
        <w:t>.</w:t>
      </w:r>
      <w:del w:id="980" w:author="GoldenCorpusHarness" w:date="2026-03-28T22:23:47Z">
        <w:r>
          <w:delText>3L</w:delText>
        </w:r>
      </w:del>
      <w:ins w:id="981" w:author="GoldenCorpusHarness" w:date="2026-03-28T22:23:47Z">
        <w:r>
          <w:t>8Clinical Supplies Discl</w:t>
        </w:r>
      </w:ins>
      <w:r>
        <w:t>os</w:t>
      </w:r>
      <w:del w:id="982" w:author="GoldenCorpusHarness" w:date="2026-03-28T22:23:47Z">
        <w:r>
          <w:delText>t to Follow-</w:delText>
        </w:r>
      </w:del>
      <w:r>
        <w:t>u</w:t>
      </w:r>
      <w:del w:id="983" w:author="GoldenCorpusHarness" w:date="2026-03-28T22:23:47Z">
        <w:r>
          <w:delText>p</w:delText>
        </w:r>
      </w:del>
      <w:ins w:id="984" w:author="GoldenCorpusHarness" w:date="2026-03-28T22:23:47Z">
        <w:r>
          <w:t>re</w:t>
        </w:r>
      </w:ins>
      <w:r>
        <w:t>1</w:t>
      </w:r>
      <w:del w:id="985" w:author="GoldenCorpusHarness" w:date="2026-03-28T22:23:47Z">
        <w:r>
          <w:delText>0</w:delText>
        </w:r>
      </w:del>
      <w:ins w:id="986" w:author="GoldenCorpusHarness" w:date="2026-03-28T22:23:47Z">
        <w:r>
          <w:t>1</w:t>
        </w:r>
      </w:ins>
      <w:r>
        <w:t>7</w:t>
      </w:r>
    </w:p>
    <w:p ns2:paraId="351242E4" ns2:textId="182B11F3" w:rsidR="00B55DCA" w:rsidRDefault="00B55DCA">
      <w:pPr>
        <w:pStyle w:val="TOC1"/>
        <w:rPr>
          <w:rFonts w:asciiTheme="minorHAnsi" w:eastAsiaTheme="minorEastAsia" w:hAnsiTheme="minorHAnsi" w:cstheme="minorBidi"/>
          <w:b w:val="0"/>
          <w:caps w:val="0"/>
          <w:noProof/>
          <w:sz w:val="22"/>
          <w:szCs w:val="22"/>
        </w:rPr>
      </w:pPr>
      <w:del w:id="987" w:author="GoldenCorpusHarness" w:date="2026-03-28T22:23:47Z">
        <w:r>
          <w:delText>8</w:delText>
        </w:r>
      </w:del>
      <w:ins w:id="988" w:author="GoldenCorpusHarness" w:date="2026-03-28T22:23:47Z">
        <w:r>
          <w:t>6.9</w:t>
        </w:r>
      </w:ins>
      <w:r>
        <w:t>S</w:t>
      </w:r>
      <w:del w:id="989" w:author="GoldenCorpusHarness" w:date="2026-03-28T22:23:47Z">
        <w:r>
          <w:delText>TUDY ASSESSMENTS AND</w:delText>
        </w:r>
      </w:del>
      <w:ins w:id="990" w:author="GoldenCorpusHarness" w:date="2026-03-28T22:23:47Z">
        <w:r>
          <w:t>tandard</w:t>
        </w:r>
      </w:ins>
      <w:r>
        <w:t xml:space="preserve"> P</w:t>
      </w:r>
      <w:del w:id="991" w:author="GoldenCorpusHarness" w:date="2026-03-28T22:23:47Z">
        <w:r>
          <w:delText>ROCEDURES</w:delText>
        </w:r>
      </w:del>
      <w:ins w:id="992" w:author="GoldenCorpusHarness" w:date="2026-03-28T22:23:47Z">
        <w:r>
          <w:t>olicies</w:t>
        </w:r>
      </w:ins>
      <w:r>
        <w:t>1</w:t>
      </w:r>
      <w:del w:id="993" w:author="GoldenCorpusHarness" w:date="2026-03-28T22:23:47Z">
        <w:r>
          <w:delText>08</w:delText>
        </w:r>
      </w:del>
      <w:ins w:id="994" w:author="GoldenCorpusHarness" w:date="2026-03-28T22:23:47Z">
        <w:r>
          <w:t>17</w:t>
        </w:r>
      </w:ins>
    </w:p>
    <w:p ns2:paraId="189CF262" ns2:textId="3E5AB3BB" w:rsidR="00B55DCA" w:rsidRDefault="00B55DCA">
      <w:pPr>
        <w:pStyle w:val="TOC2"/>
        <w:rPr>
          <w:rFonts w:asciiTheme="minorHAnsi" w:eastAsiaTheme="minorEastAsia" w:hAnsiTheme="minorHAnsi" w:cstheme="minorBidi"/>
          <w:b w:val="0"/>
          <w:noProof/>
          <w:sz w:val="22"/>
          <w:szCs w:val="22"/>
        </w:rPr>
      </w:pPr>
      <w:del w:id="995" w:author="GoldenCorpusHarness" w:date="2026-03-28T22:23:47Z">
        <w:r>
          <w:delText>8.1</w:delText>
        </w:r>
      </w:del>
      <w:ins w:id="996" w:author="GoldenCorpusHarness" w:date="2026-03-28T22:23:47Z">
        <w:r>
          <w:t>7DISCONTINU</w:t>
        </w:r>
      </w:ins>
      <w:r>
        <w:t>A</w:t>
      </w:r>
      <w:del w:id="997" w:author="GoldenCorpusHarness" w:date="2026-03-28T22:23:47Z">
        <w:r>
          <w:delText>dministrative</w:delText>
        </w:r>
      </w:del>
      <w:ins w:id="998" w:author="GoldenCorpusHarness" w:date="2026-03-28T22:23:47Z">
        <w:r>
          <w:t>TION</w:t>
        </w:r>
      </w:ins>
      <w:r>
        <w:t xml:space="preserve"> </w:t>
      </w:r>
      <w:del w:id="999" w:author="GoldenCorpusHarness" w:date="2026-03-28T22:23:47Z">
        <w:r>
          <w:delText>and</w:delText>
        </w:r>
      </w:del>
      <w:ins w:id="1000" w:author="GoldenCorpusHarness" w:date="2026-03-28T22:23:47Z">
        <w:r>
          <w:t>OF</w:t>
        </w:r>
      </w:ins>
      <w:r>
        <w:t xml:space="preserve"> </w:t>
      </w:r>
      <w:del w:id="1001" w:author="GoldenCorpusHarness" w:date="2026-03-28T22:23:47Z">
        <w:r>
          <w:delText>General</w:delText>
        </w:r>
      </w:del>
      <w:ins w:id="1002" w:author="GoldenCorpusHarness" w:date="2026-03-28T22:23:47Z">
        <w:r>
          <w:t>STUDY INTERVENTION AND</w:t>
        </w:r>
      </w:ins>
      <w:r>
        <w:t xml:space="preserve"> P</w:t>
      </w:r>
      <w:del w:id="1003" w:author="GoldenCorpusHarness" w:date="2026-03-28T22:23:47Z">
        <w:r>
          <w:delText>rocedures</w:delText>
        </w:r>
      </w:del>
      <w:ins w:id="1004" w:author="GoldenCorpusHarness" w:date="2026-03-28T22:23:47Z">
        <w:r>
          <w:t>ARTICIPANT WITHDRAWAL</w:t>
        </w:r>
      </w:ins>
      <w:r>
        <w:t>1</w:t>
      </w:r>
      <w:del w:id="1005" w:author="GoldenCorpusHarness" w:date="2026-03-28T22:23:47Z">
        <w:r>
          <w:delText>0</w:delText>
        </w:r>
      </w:del>
      <w:ins w:id="1006" w:author="GoldenCorpusHarness" w:date="2026-03-28T22:23:47Z">
        <w:r>
          <w:t>1</w:t>
        </w:r>
      </w:ins>
      <w:r>
        <w:t>8</w:t>
      </w:r>
    </w:p>
    <w:p ns2:paraId="580B4D00" ns2:textId="33D9B8E2" w:rsidR="00B55DCA" w:rsidRDefault="00B55DCA">
      <w:pPr>
        <w:pStyle w:val="TOC3"/>
        <w:rPr>
          <w:rFonts w:asciiTheme="minorHAnsi" w:eastAsiaTheme="minorEastAsia" w:hAnsiTheme="minorHAnsi" w:cstheme="minorBidi"/>
          <w:noProof/>
          <w:sz w:val="22"/>
          <w:szCs w:val="22"/>
        </w:rPr>
      </w:pPr>
      <w:del w:id="1007" w:author="GoldenCorpusHarness" w:date="2026-03-28T22:23:47Z">
        <w:r>
          <w:delText>8</w:delText>
        </w:r>
      </w:del>
      <w:ins w:id="1008" w:author="GoldenCorpusHarness" w:date="2026-03-28T22:23:47Z">
        <w:r>
          <w:t>7</w:t>
        </w:r>
      </w:ins>
      <w:r>
        <w:t>.1</w:t>
      </w:r>
      <w:del w:id="1009" w:author="GoldenCorpusHarness" w:date="2026-03-28T22:23:47Z">
        <w:r>
          <w:delText>.1</w:delText>
        </w:r>
      </w:del>
      <w:ins w:id="1010" w:author="GoldenCorpusHarness" w:date="2026-03-28T22:23:47Z">
        <w:r>
          <w:t xml:space="preserve">Discontinuation of Study </w:t>
        </w:r>
      </w:ins>
      <w:r>
        <w:t>In</w:t>
      </w:r>
      <w:del w:id="1011" w:author="GoldenCorpusHarness" w:date="2026-03-28T22:23:47Z">
        <w:r>
          <w:delText>fo</w:delText>
        </w:r>
      </w:del>
      <w:ins w:id="1012" w:author="GoldenCorpusHarness" w:date="2026-03-28T22:23:47Z">
        <w:r>
          <w:t>te</w:t>
        </w:r>
      </w:ins>
      <w:r>
        <w:t>r</w:t>
      </w:r>
      <w:del w:id="1013" w:author="GoldenCorpusHarness" w:date="2026-03-28T22:23:47Z">
        <w:r>
          <w:delText>med Cons</w:delText>
        </w:r>
      </w:del>
      <w:ins w:id="1014" w:author="GoldenCorpusHarness" w:date="2026-03-28T22:23:47Z">
        <w:r>
          <w:t>v</w:t>
        </w:r>
      </w:ins>
      <w:r>
        <w:t>ent</w:t>
      </w:r>
      <w:ins w:id="1015" w:author="GoldenCorpusHarness" w:date="2026-03-28T22:23:47Z">
        <w:r>
          <w:t>ion</w:t>
        </w:r>
      </w:ins>
      <w:r>
        <w:t>1</w:t>
      </w:r>
      <w:del w:id="1016" w:author="GoldenCorpusHarness" w:date="2026-03-28T22:23:47Z">
        <w:r>
          <w:delText>0</w:delText>
        </w:r>
      </w:del>
      <w:ins w:id="1017" w:author="GoldenCorpusHarness" w:date="2026-03-28T22:23:47Z">
        <w:r>
          <w:t>1</w:t>
        </w:r>
      </w:ins>
      <w:r>
        <w:t>8</w:t>
      </w:r>
    </w:p>
    <w:p ns2:paraId="4495EA11" ns2:textId="1E35EB2E" w:rsidR="00B55DCA" w:rsidRDefault="00B55DCA">
      <w:pPr>
        <w:pStyle w:val="TOC4"/>
        <w:rPr>
          <w:rFonts w:asciiTheme="minorHAnsi" w:eastAsiaTheme="minorEastAsia" w:hAnsiTheme="minorHAnsi" w:cstheme="minorBidi"/>
          <w:noProof/>
          <w:sz w:val="22"/>
          <w:szCs w:val="22"/>
        </w:rPr>
      </w:pPr>
      <w:del w:id="1018" w:author="GoldenCorpusHarness" w:date="2026-03-28T22:23:47Z">
        <w:r>
          <w:delText>8</w:delText>
        </w:r>
      </w:del>
      <w:ins w:id="1019" w:author="GoldenCorpusHarness" w:date="2026-03-28T22:23:47Z">
        <w:r>
          <w:t>7</w:t>
        </w:r>
      </w:ins>
      <w:r>
        <w:t>.</w:t>
      </w:r>
      <w:del w:id="1020" w:author="GoldenCorpusHarness" w:date="2026-03-28T22:23:47Z">
        <w:r>
          <w:delText>1.1.1Ge</w:delText>
        </w:r>
      </w:del>
      <w:ins w:id="1021" w:author="GoldenCorpusHarness" w:date="2026-03-28T22:23:47Z">
        <w:r>
          <w:t>2Participa</w:t>
        </w:r>
      </w:ins>
      <w:r>
        <w:t>n</w:t>
      </w:r>
      <w:del w:id="1022" w:author="GoldenCorpusHarness" w:date="2026-03-28T22:23:47Z">
        <w:r>
          <w:delText>e</w:delText>
        </w:r>
      </w:del>
      <w:ins w:id="1023" w:author="GoldenCorpusHarness" w:date="2026-03-28T22:23:47Z">
        <w:r>
          <w:t>t Withd</w:t>
        </w:r>
      </w:ins>
      <w:r>
        <w:t>r</w:t>
      </w:r>
      <w:ins w:id="1024" w:author="GoldenCorpusHarness" w:date="2026-03-28T22:23:47Z">
        <w:r>
          <w:t>aw</w:t>
        </w:r>
      </w:ins>
      <w:r>
        <w:t xml:space="preserve">al </w:t>
      </w:r>
      <w:del w:id="1025" w:author="GoldenCorpusHarness" w:date="2026-03-28T22:23:47Z">
        <w:r>
          <w:delText>Inf</w:delText>
        </w:r>
      </w:del>
      <w:ins w:id="1026" w:author="GoldenCorpusHarness" w:date="2026-03-28T22:23:47Z">
        <w:r>
          <w:t>Fr</w:t>
        </w:r>
      </w:ins>
      <w:r>
        <w:t>o</w:t>
      </w:r>
      <w:del w:id="1027" w:author="GoldenCorpusHarness" w:date="2026-03-28T22:23:47Z">
        <w:r>
          <w:delText>r</w:delText>
        </w:r>
      </w:del>
      <w:r>
        <w:t>m</w:t>
      </w:r>
      <w:ins w:id="1028" w:author="GoldenCorpusHarness" w:date="2026-03-28T22:23:47Z">
        <w:r>
          <w:t xml:space="preserve"> th</w:t>
        </w:r>
      </w:ins>
      <w:r>
        <w:t>e</w:t>
      </w:r>
      <w:ins w:id="1029" w:author="GoldenCorpusHarness" w:date="2026-03-28T22:23:47Z">
        <w:r>
          <w:t xml:space="preserve"> Stu</w:t>
        </w:r>
      </w:ins>
      <w:r>
        <w:t>d</w:t>
      </w:r>
      <w:del w:id="1030" w:author="GoldenCorpusHarness" w:date="2026-03-28T22:23:47Z">
        <w:r>
          <w:delText xml:space="preserve"> Consent</w:delText>
        </w:r>
      </w:del>
      <w:ins w:id="1031" w:author="GoldenCorpusHarness" w:date="2026-03-28T22:23:47Z">
        <w:r>
          <w:t>y</w:t>
        </w:r>
      </w:ins>
      <w:r>
        <w:t>1</w:t>
      </w:r>
      <w:del w:id="1032" w:author="GoldenCorpusHarness" w:date="2026-03-28T22:23:47Z">
        <w:r>
          <w:delText>0</w:delText>
        </w:r>
      </w:del>
      <w:ins w:id="1033" w:author="GoldenCorpusHarness" w:date="2026-03-28T22:23:47Z">
        <w:r>
          <w:t>1</w:t>
        </w:r>
      </w:ins>
      <w:r>
        <w:t>9</w:t>
      </w:r>
    </w:p>
    <w:p ns2:paraId="46416BB0" ns2:textId="176AE12B" w:rsidR="00B55DCA" w:rsidRDefault="00B55DCA">
      <w:pPr>
        <w:pStyle w:val="TOC4"/>
        <w:rPr>
          <w:rFonts w:asciiTheme="minorHAnsi" w:eastAsiaTheme="minorEastAsia" w:hAnsiTheme="minorHAnsi" w:cstheme="minorBidi"/>
          <w:noProof/>
          <w:sz w:val="22"/>
          <w:szCs w:val="22"/>
        </w:rPr>
      </w:pPr>
      <w:del w:id="1034" w:author="GoldenCorpusHarness" w:date="2026-03-28T22:23:47Z">
        <w:r>
          <w:delText>8</w:delText>
        </w:r>
      </w:del>
      <w:ins w:id="1035" w:author="GoldenCorpusHarness" w:date="2026-03-28T22:23:47Z">
        <w:r>
          <w:t>7</w:t>
        </w:r>
      </w:ins>
      <w:r>
        <w:t>.</w:t>
      </w:r>
      <w:del w:id="1036" w:author="GoldenCorpusHarness" w:date="2026-03-28T22:23:47Z">
        <w:r>
          <w:delText>1.1.2C</w:delText>
        </w:r>
      </w:del>
      <w:ins w:id="1037" w:author="GoldenCorpusHarness" w:date="2026-03-28T22:23:47Z">
        <w:r>
          <w:t>3L</w:t>
        </w:r>
      </w:ins>
      <w:r>
        <w:t>o</w:t>
      </w:r>
      <w:del w:id="1038" w:author="GoldenCorpusHarness" w:date="2026-03-28T22:23:47Z">
        <w:r>
          <w:delText>n</w:delText>
        </w:r>
      </w:del>
      <w:r>
        <w:t>s</w:t>
      </w:r>
      <w:del w:id="1039" w:author="GoldenCorpusHarness" w:date="2026-03-28T22:23:47Z">
        <w:r>
          <w:delText>en</w:delText>
        </w:r>
      </w:del>
      <w:r>
        <w:t xml:space="preserve">t </w:t>
      </w:r>
      <w:del w:id="1040" w:author="GoldenCorpusHarness" w:date="2026-03-28T22:23:47Z">
        <w:r>
          <w:delText>and</w:delText>
        </w:r>
      </w:del>
      <w:ins w:id="1041" w:author="GoldenCorpusHarness" w:date="2026-03-28T22:23:47Z">
        <w:r>
          <w:t>to</w:t>
        </w:r>
      </w:ins>
      <w:r>
        <w:t xml:space="preserve"> </w:t>
      </w:r>
      <w:del w:id="1042" w:author="GoldenCorpusHarness" w:date="2026-03-28T22:23:47Z">
        <w:r>
          <w:delText>C</w:delText>
        </w:r>
      </w:del>
      <w:ins w:id="1043" w:author="GoldenCorpusHarness" w:date="2026-03-28T22:23:47Z">
        <w:r>
          <w:t>F</w:t>
        </w:r>
      </w:ins>
      <w:r>
        <w:t>oll</w:t>
      </w:r>
      <w:del w:id="1044" w:author="GoldenCorpusHarness" w:date="2026-03-28T22:23:47Z">
        <w:r>
          <w:delText>ecti</w:delText>
        </w:r>
      </w:del>
      <w:r>
        <w:t>o</w:t>
      </w:r>
      <w:del w:id="1045" w:author="GoldenCorpusHarness" w:date="2026-03-28T22:23:47Z">
        <w:r>
          <w:delText>n of S</w:delText>
        </w:r>
      </w:del>
      <w:ins w:id="1046" w:author="GoldenCorpusHarness" w:date="2026-03-28T22:23:47Z">
        <w:r>
          <w:t>w-u</w:t>
        </w:r>
      </w:ins>
      <w:r>
        <w:t>p</w:t>
      </w:r>
      <w:del w:id="1047" w:author="GoldenCorpusHarness" w:date="2026-03-28T22:23:47Z">
        <w:r>
          <w:delText>ecimens for Future Biomedical Research</w:delText>
        </w:r>
      </w:del>
      <w:r>
        <w:t>1</w:t>
      </w:r>
      <w:del w:id="1048" w:author="GoldenCorpusHarness" w:date="2026-03-28T22:23:47Z">
        <w:r>
          <w:delText>0</w:delText>
        </w:r>
      </w:del>
      <w:ins w:id="1049" w:author="GoldenCorpusHarness" w:date="2026-03-28T22:23:47Z">
        <w:r>
          <w:t>1</w:t>
        </w:r>
      </w:ins>
      <w:r>
        <w:t>9</w:t>
      </w:r>
    </w:p>
    <w:p ns2:paraId="56CD0CC9" ns2:textId="1E4F277C" w:rsidR="00B55DCA" w:rsidRDefault="00B55DCA">
      <w:pPr>
        <w:pStyle w:val="TOC3"/>
        <w:rPr>
          <w:rFonts w:asciiTheme="minorHAnsi" w:eastAsiaTheme="minorEastAsia" w:hAnsiTheme="minorHAnsi" w:cstheme="minorBidi"/>
          <w:noProof/>
          <w:sz w:val="22"/>
          <w:szCs w:val="22"/>
        </w:rPr>
      </w:pPr>
      <w:r>
        <w:t>8</w:t>
      </w:r>
      <w:del w:id="1050" w:author="GoldenCorpusHarness" w:date="2026-03-28T22:23:47Z">
        <w:r>
          <w:delText>.</w:delText>
        </w:r>
      </w:del>
      <w:ins w:id="1051" w:author="GoldenCorpusHarness" w:date="2026-03-28T22:23:47Z">
        <w:r>
          <w:t>STUDY ASSESSMENTS AND PROCEDURES</w:t>
        </w:r>
      </w:ins>
      <w:r>
        <w:t>1</w:t>
      </w:r>
      <w:del w:id="1052" w:author="GoldenCorpusHarness" w:date="2026-03-28T22:23:47Z">
        <w:r>
          <w:delText>.</w:delText>
        </w:r>
      </w:del>
      <w:r>
        <w:t>2</w:t>
      </w:r>
      <w:del w:id="1053" w:author="GoldenCorpusHarness" w:date="2026-03-28T22:23:47Z">
        <w:r>
          <w:delText>Inclusion/Exclusion Criteria1</w:delText>
        </w:r>
      </w:del>
      <w:r>
        <w:t>0</w:t>
      </w:r>
      <w:del w:id="1054" w:author="GoldenCorpusHarness" w:date="2026-03-28T22:23:47Z">
        <w:r>
          <w:delText>9</w:delText>
        </w:r>
      </w:del>
    </w:p>
    <w:p ns2:paraId="137070A9" ns2:textId="40021BA8" w:rsidR="00B55DCA" w:rsidRDefault="00B55DCA">
      <w:pPr>
        <w:pStyle w:val="TOC3"/>
        <w:rPr>
          <w:rFonts w:asciiTheme="minorHAnsi" w:eastAsiaTheme="minorEastAsia" w:hAnsiTheme="minorHAnsi" w:cstheme="minorBidi"/>
          <w:noProof/>
          <w:sz w:val="22"/>
          <w:szCs w:val="22"/>
        </w:rPr>
      </w:pPr>
      <w:r>
        <w:t>8.1</w:t>
      </w:r>
      <w:del w:id="1055" w:author="GoldenCorpusHarness" w:date="2026-03-28T22:23:47Z">
        <w:r>
          <w:delText>.3Pa</w:delText>
        </w:r>
      </w:del>
      <w:ins w:id="1056" w:author="GoldenCorpusHarness" w:date="2026-03-28T22:23:47Z">
        <w:r>
          <w:t>Administ</w:t>
        </w:r>
      </w:ins>
      <w:r>
        <w:t>r</w:t>
      </w:r>
      <w:del w:id="1057" w:author="GoldenCorpusHarness" w:date="2026-03-28T22:23:47Z">
        <w:r>
          <w:delText>ticipant Identific</w:delText>
        </w:r>
      </w:del>
      <w:r>
        <w:t>ati</w:t>
      </w:r>
      <w:ins w:id="1058" w:author="GoldenCorpusHarness" w:date="2026-03-28T22:23:47Z">
        <w:r>
          <w:t>ve and General Pr</w:t>
        </w:r>
      </w:ins>
      <w:r>
        <w:t>o</w:t>
      </w:r>
      <w:del w:id="1059" w:author="GoldenCorpusHarness" w:date="2026-03-28T22:23:47Z">
        <w:r>
          <w:delText>n Ca</w:delText>
        </w:r>
      </w:del>
      <w:ins w:id="1060" w:author="GoldenCorpusHarness" w:date="2026-03-28T22:23:47Z">
        <w:r>
          <w:t>cedu</w:t>
        </w:r>
      </w:ins>
      <w:r>
        <w:t>r</w:t>
      </w:r>
      <w:del w:id="1061" w:author="GoldenCorpusHarness" w:date="2026-03-28T22:23:47Z">
        <w:r>
          <w:delText>d</w:delText>
        </w:r>
      </w:del>
      <w:ins w:id="1062" w:author="GoldenCorpusHarness" w:date="2026-03-28T22:23:47Z">
        <w:r>
          <w:t>es</w:t>
        </w:r>
      </w:ins>
      <w:r>
        <w:t>1</w:t>
      </w:r>
      <w:ins w:id="1063" w:author="GoldenCorpusHarness" w:date="2026-03-28T22:23:47Z">
        <w:r>
          <w:t>2</w:t>
        </w:r>
      </w:ins>
      <w:r>
        <w:t>0</w:t>
      </w:r>
      <w:del w:id="1064" w:author="GoldenCorpusHarness" w:date="2026-03-28T22:23:47Z">
        <w:r>
          <w:delText>9</w:delText>
        </w:r>
      </w:del>
    </w:p>
    <w:p ns2:paraId="5B9EBD9D" ns2:textId="7B833E87" w:rsidR="00B55DCA" w:rsidRDefault="00B55DCA">
      <w:pPr>
        <w:pStyle w:val="TOC3"/>
        <w:rPr>
          <w:rFonts w:asciiTheme="minorHAnsi" w:eastAsiaTheme="minorEastAsia" w:hAnsiTheme="minorHAnsi" w:cstheme="minorBidi"/>
          <w:noProof/>
          <w:sz w:val="22"/>
          <w:szCs w:val="22"/>
        </w:rPr>
      </w:pPr>
      <w:r>
        <w:t>8.1.</w:t>
      </w:r>
      <w:del w:id="1065" w:author="GoldenCorpusHarness" w:date="2026-03-28T22:23:47Z">
        <w:r>
          <w:delText>4M</w:delText>
        </w:r>
      </w:del>
      <w:ins w:id="1066" w:author="GoldenCorpusHarness" w:date="2026-03-28T22:23:47Z">
        <w:r>
          <w:t>1Inform</w:t>
        </w:r>
      </w:ins>
      <w:r>
        <w:t>ed</w:t>
      </w:r>
      <w:del w:id="1067" w:author="GoldenCorpusHarness" w:date="2026-03-28T22:23:47Z">
        <w:r>
          <w:delText>ical</w:delText>
        </w:r>
      </w:del>
      <w:r>
        <w:t xml:space="preserve"> </w:t>
      </w:r>
      <w:del w:id="1068" w:author="GoldenCorpusHarness" w:date="2026-03-28T22:23:47Z">
        <w:r>
          <w:delText>Hi</w:delText>
        </w:r>
      </w:del>
      <w:ins w:id="1069" w:author="GoldenCorpusHarness" w:date="2026-03-28T22:23:47Z">
        <w:r>
          <w:t>Con</w:t>
        </w:r>
      </w:ins>
      <w:r>
        <w:t>s</w:t>
      </w:r>
      <w:ins w:id="1070" w:author="GoldenCorpusHarness" w:date="2026-03-28T22:23:47Z">
        <w:r>
          <w:t>en</w:t>
        </w:r>
      </w:ins>
      <w:r>
        <w:t>t</w:t>
      </w:r>
      <w:del w:id="1071" w:author="GoldenCorpusHarness" w:date="2026-03-28T22:23:47Z">
        <w:r>
          <w:delText>ory</w:delText>
        </w:r>
      </w:del>
      <w:r>
        <w:t>1</w:t>
      </w:r>
      <w:del w:id="1072" w:author="GoldenCorpusHarness" w:date="2026-03-28T22:23:47Z">
        <w:r>
          <w:delText>1</w:delText>
        </w:r>
      </w:del>
      <w:ins w:id="1073" w:author="GoldenCorpusHarness" w:date="2026-03-28T22:23:47Z">
        <w:r>
          <w:t>2</w:t>
        </w:r>
      </w:ins>
      <w:r>
        <w:t>0</w:t>
      </w:r>
    </w:p>
    <w:p ns2:paraId="73DD0F0B" ns2:textId="0AB670AF" w:rsidR="00B55DCA" w:rsidRDefault="00B55DCA">
      <w:pPr>
        <w:pStyle w:val="TOC3"/>
        <w:rPr>
          <w:rFonts w:asciiTheme="minorHAnsi" w:eastAsiaTheme="minorEastAsia" w:hAnsiTheme="minorHAnsi" w:cstheme="minorBidi"/>
          <w:noProof/>
          <w:sz w:val="22"/>
          <w:szCs w:val="22"/>
        </w:rPr>
      </w:pPr>
      <w:r>
        <w:t>8.1.</w:t>
      </w:r>
      <w:del w:id="1074" w:author="GoldenCorpusHarness" w:date="2026-03-28T22:23:47Z">
        <w:r>
          <w:delText>5Di</w:delText>
        </w:r>
      </w:del>
      <w:ins w:id="1075" w:author="GoldenCorpusHarness" w:date="2026-03-28T22:23:47Z">
        <w:r>
          <w:t>1.1General Informed Con</w:t>
        </w:r>
      </w:ins>
      <w:r>
        <w:t>se</w:t>
      </w:r>
      <w:del w:id="1076" w:author="GoldenCorpusHarness" w:date="2026-03-28T22:23:47Z">
        <w:r>
          <w:delText>ase Charac</w:delText>
        </w:r>
      </w:del>
      <w:ins w:id="1077" w:author="GoldenCorpusHarness" w:date="2026-03-28T22:23:47Z">
        <w:r>
          <w:t>n</w:t>
        </w:r>
      </w:ins>
      <w:r>
        <w:t>t</w:t>
      </w:r>
      <w:del w:id="1078" w:author="GoldenCorpusHarness" w:date="2026-03-28T22:23:47Z">
        <w:r>
          <w:delText>eristics</w:delText>
        </w:r>
      </w:del>
      <w:r>
        <w:t>1</w:t>
      </w:r>
      <w:ins w:id="1079" w:author="GoldenCorpusHarness" w:date="2026-03-28T22:23:47Z">
        <w:r>
          <w:t>2</w:t>
        </w:r>
      </w:ins>
      <w:r>
        <w:t>1</w:t>
      </w:r>
      <w:del w:id="1080" w:author="GoldenCorpusHarness" w:date="2026-03-28T22:23:47Z">
        <w:r>
          <w:delText>0</w:delText>
        </w:r>
      </w:del>
    </w:p>
    <w:p ns2:paraId="0296FF21" ns2:textId="7971B2B4" w:rsidR="00B55DCA" w:rsidRDefault="00B55DCA">
      <w:pPr>
        <w:pStyle w:val="TOC3"/>
        <w:rPr>
          <w:rFonts w:asciiTheme="minorHAnsi" w:eastAsiaTheme="minorEastAsia" w:hAnsiTheme="minorHAnsi" w:cstheme="minorBidi"/>
          <w:noProof/>
          <w:sz w:val="22"/>
          <w:szCs w:val="22"/>
        </w:rPr>
      </w:pPr>
      <w:r>
        <w:t>8.1.</w:t>
      </w:r>
      <w:del w:id="1081" w:author="GoldenCorpusHarness" w:date="2026-03-28T22:23:47Z">
        <w:r>
          <w:delText>6Pri</w:delText>
        </w:r>
      </w:del>
      <w:ins w:id="1082" w:author="GoldenCorpusHarness" w:date="2026-03-28T22:23:47Z">
        <w:r>
          <w:t>1.2C</w:t>
        </w:r>
      </w:ins>
      <w:r>
        <w:t>o</w:t>
      </w:r>
      <w:del w:id="1083" w:author="GoldenCorpusHarness" w:date="2026-03-28T22:23:47Z">
        <w:r>
          <w:delText>r</w:delText>
        </w:r>
      </w:del>
      <w:ins w:id="1084" w:author="GoldenCorpusHarness" w:date="2026-03-28T22:23:47Z">
        <w:r>
          <w:t>nsent</w:t>
        </w:r>
      </w:ins>
      <w:r>
        <w:t xml:space="preserve"> and Co</w:t>
      </w:r>
      <w:ins w:id="1085" w:author="GoldenCorpusHarness" w:date="2026-03-28T22:23:47Z">
        <w:r>
          <w:t>llectio</w:t>
        </w:r>
      </w:ins>
      <w:r>
        <w:t>n</w:t>
      </w:r>
      <w:ins w:id="1086" w:author="GoldenCorpusHarness" w:date="2026-03-28T22:23:47Z">
        <w:r>
          <w:t xml:space="preserve"> of Spe</w:t>
        </w:r>
      </w:ins>
      <w:r>
        <w:t>c</w:t>
      </w:r>
      <w:ins w:id="1087" w:author="GoldenCorpusHarness" w:date="2026-03-28T22:23:47Z">
        <w:r>
          <w:t>imens for Future Bi</w:t>
        </w:r>
      </w:ins>
      <w:r>
        <w:t>om</w:t>
      </w:r>
      <w:del w:id="1088" w:author="GoldenCorpusHarness" w:date="2026-03-28T22:23:47Z">
        <w:r>
          <w:delText>itant M</w:delText>
        </w:r>
      </w:del>
      <w:r>
        <w:t>edica</w:t>
      </w:r>
      <w:del w:id="1089" w:author="GoldenCorpusHarness" w:date="2026-03-28T22:23:47Z">
        <w:r>
          <w:delText>tions</w:delText>
        </w:r>
      </w:del>
      <w:ins w:id="1090" w:author="GoldenCorpusHarness" w:date="2026-03-28T22:23:47Z">
        <w:r>
          <w:t>l</w:t>
        </w:r>
      </w:ins>
      <w:r>
        <w:t xml:space="preserve"> Re</w:t>
      </w:r>
      <w:del w:id="1091" w:author="GoldenCorpusHarness" w:date="2026-03-28T22:23:47Z">
        <w:r>
          <w:delText>vi</w:delText>
        </w:r>
      </w:del>
      <w:ins w:id="1092" w:author="GoldenCorpusHarness" w:date="2026-03-28T22:23:47Z">
        <w:r>
          <w:t>s</w:t>
        </w:r>
      </w:ins>
      <w:r>
        <w:t>e</w:t>
      </w:r>
      <w:del w:id="1093" w:author="GoldenCorpusHarness" w:date="2026-03-28T22:23:47Z">
        <w:r>
          <w:delText>w</w:delText>
        </w:r>
      </w:del>
      <w:ins w:id="1094" w:author="GoldenCorpusHarness" w:date="2026-03-28T22:23:47Z">
        <w:r>
          <w:t>arch</w:t>
        </w:r>
      </w:ins>
      <w:r>
        <w:t>1</w:t>
      </w:r>
      <w:ins w:id="1095" w:author="GoldenCorpusHarness" w:date="2026-03-28T22:23:47Z">
        <w:r>
          <w:t>2</w:t>
        </w:r>
      </w:ins>
      <w:r>
        <w:t>1</w:t>
      </w:r>
      <w:del w:id="1096" w:author="GoldenCorpusHarness" w:date="2026-03-28T22:23:47Z">
        <w:r>
          <w:delText>1</w:delText>
        </w:r>
      </w:del>
    </w:p>
    <w:p ns2:paraId="75C63847" ns2:textId="667B4C2F" w:rsidR="00B55DCA" w:rsidRDefault="00B55DCA">
      <w:pPr>
        <w:pStyle w:val="TOC4"/>
        <w:rPr>
          <w:rFonts w:asciiTheme="minorHAnsi" w:eastAsiaTheme="minorEastAsia" w:hAnsiTheme="minorHAnsi" w:cstheme="minorBidi"/>
          <w:noProof/>
          <w:sz w:val="22"/>
          <w:szCs w:val="22"/>
        </w:rPr>
      </w:pPr>
      <w:r>
        <w:t>8.1.</w:t>
      </w:r>
      <w:del w:id="1097" w:author="GoldenCorpusHarness" w:date="2026-03-28T22:23:47Z">
        <w:r>
          <w:delText>6.1Prior Medi</w:delText>
        </w:r>
      </w:del>
      <w:ins w:id="1098" w:author="GoldenCorpusHarness" w:date="2026-03-28T22:23:47Z">
        <w:r>
          <w:t>2In</w:t>
        </w:r>
      </w:ins>
      <w:r>
        <w:t>c</w:t>
      </w:r>
      <w:del w:id="1099" w:author="GoldenCorpusHarness" w:date="2026-03-28T22:23:47Z">
        <w:r>
          <w:delText>at</w:delText>
        </w:r>
      </w:del>
      <w:ins w:id="1100" w:author="GoldenCorpusHarness" w:date="2026-03-28T22:23:47Z">
        <w:r>
          <w:t>lus</w:t>
        </w:r>
      </w:ins>
      <w:r>
        <w:t>ion</w:t>
      </w:r>
      <w:ins w:id="1101" w:author="GoldenCorpusHarness" w:date="2026-03-28T22:23:47Z">
        <w:r>
          <w:t>/Exclu</w:t>
        </w:r>
      </w:ins>
      <w:r>
        <w:t>s</w:t>
      </w:r>
      <w:ins w:id="1102" w:author="GoldenCorpusHarness" w:date="2026-03-28T22:23:47Z">
        <w:r>
          <w:t>ion Criteria</w:t>
        </w:r>
      </w:ins>
      <w:r>
        <w:t>1</w:t>
      </w:r>
      <w:ins w:id="1103" w:author="GoldenCorpusHarness" w:date="2026-03-28T22:23:47Z">
        <w:r>
          <w:t>2</w:t>
        </w:r>
      </w:ins>
      <w:r>
        <w:t>1</w:t>
      </w:r>
      <w:del w:id="1104" w:author="GoldenCorpusHarness" w:date="2026-03-28T22:23:47Z">
        <w:r>
          <w:delText>1</w:delText>
        </w:r>
      </w:del>
    </w:p>
    <w:p ns2:paraId="5069EAD7" ns2:textId="53B3A85B" w:rsidR="00B55DCA" w:rsidRDefault="00B55DCA">
      <w:pPr>
        <w:pStyle w:val="TOC4"/>
        <w:rPr>
          <w:rFonts w:asciiTheme="minorHAnsi" w:eastAsiaTheme="minorEastAsia" w:hAnsiTheme="minorHAnsi" w:cstheme="minorBidi"/>
          <w:noProof/>
          <w:sz w:val="22"/>
          <w:szCs w:val="22"/>
        </w:rPr>
      </w:pPr>
      <w:r>
        <w:t>8.1.</w:t>
      </w:r>
      <w:del w:id="1105" w:author="GoldenCorpusHarness" w:date="2026-03-28T22:23:47Z">
        <w:r>
          <w:delText>6.2Con</w:delText>
        </w:r>
      </w:del>
      <w:ins w:id="1106" w:author="GoldenCorpusHarness" w:date="2026-03-28T22:23:47Z">
        <w:r>
          <w:t>3Parti</w:t>
        </w:r>
      </w:ins>
      <w:r>
        <w:t>c</w:t>
      </w:r>
      <w:del w:id="1107" w:author="GoldenCorpusHarness" w:date="2026-03-28T22:23:47Z">
        <w:r>
          <w:delText>om</w:delText>
        </w:r>
      </w:del>
      <w:r>
        <w:t>i</w:t>
      </w:r>
      <w:del w:id="1108" w:author="GoldenCorpusHarness" w:date="2026-03-28T22:23:47Z">
        <w:r>
          <w:delText>t</w:delText>
        </w:r>
      </w:del>
      <w:ins w:id="1109" w:author="GoldenCorpusHarness" w:date="2026-03-28T22:23:47Z">
        <w:r>
          <w:t>p</w:t>
        </w:r>
      </w:ins>
      <w:r>
        <w:t xml:space="preserve">ant </w:t>
      </w:r>
      <w:del w:id="1110" w:author="GoldenCorpusHarness" w:date="2026-03-28T22:23:47Z">
        <w:r>
          <w:delText>M</w:delText>
        </w:r>
      </w:del>
      <w:ins w:id="1111" w:author="GoldenCorpusHarness" w:date="2026-03-28T22:23:47Z">
        <w:r>
          <w:t>Id</w:t>
        </w:r>
      </w:ins>
      <w:r>
        <w:t>e</w:t>
      </w:r>
      <w:del w:id="1112" w:author="GoldenCorpusHarness" w:date="2026-03-28T22:23:47Z">
        <w:r>
          <w:delText>d</w:delText>
        </w:r>
      </w:del>
      <w:ins w:id="1113" w:author="GoldenCorpusHarness" w:date="2026-03-28T22:23:47Z">
        <w:r>
          <w:t>ntif</w:t>
        </w:r>
      </w:ins>
      <w:r>
        <w:t>ication</w:t>
      </w:r>
      <w:del w:id="1114" w:author="GoldenCorpusHarness" w:date="2026-03-28T22:23:47Z">
        <w:r>
          <w:delText>s</w:delText>
        </w:r>
      </w:del>
      <w:ins w:id="1115" w:author="GoldenCorpusHarness" w:date="2026-03-28T22:23:47Z">
        <w:r>
          <w:t xml:space="preserve"> Card</w:t>
        </w:r>
      </w:ins>
      <w:r>
        <w:t>1</w:t>
      </w:r>
      <w:ins w:id="1116" w:author="GoldenCorpusHarness" w:date="2026-03-28T22:23:47Z">
        <w:r>
          <w:t>2</w:t>
        </w:r>
      </w:ins>
      <w:r>
        <w:t>1</w:t>
      </w:r>
      <w:del w:id="1117" w:author="GoldenCorpusHarness" w:date="2026-03-28T22:23:47Z">
        <w:r>
          <w:delText>1</w:delText>
        </w:r>
      </w:del>
    </w:p>
    <w:p ns2:paraId="0A630C01" ns2:textId="16E0434F" w:rsidR="00B55DCA" w:rsidRDefault="00B55DCA">
      <w:pPr>
        <w:pStyle w:val="TOC3"/>
        <w:rPr>
          <w:rFonts w:asciiTheme="minorHAnsi" w:eastAsiaTheme="minorEastAsia" w:hAnsiTheme="minorHAnsi" w:cstheme="minorBidi"/>
          <w:noProof/>
          <w:sz w:val="22"/>
          <w:szCs w:val="22"/>
        </w:rPr>
      </w:pPr>
      <w:r>
        <w:t>8.1.</w:t>
      </w:r>
      <w:del w:id="1118" w:author="GoldenCorpusHarness" w:date="2026-03-28T22:23:47Z">
        <w:r>
          <w:delText>7A</w:delText>
        </w:r>
      </w:del>
      <w:ins w:id="1119" w:author="GoldenCorpusHarness" w:date="2026-03-28T22:23:47Z">
        <w:r>
          <w:t>4Medical Hi</w:t>
        </w:r>
      </w:ins>
      <w:r>
        <w:t>s</w:t>
      </w:r>
      <w:del w:id="1120" w:author="GoldenCorpusHarness" w:date="2026-03-28T22:23:47Z">
        <w:r>
          <w:delText>signmen</w:delText>
        </w:r>
      </w:del>
      <w:r>
        <w:t>t</w:t>
      </w:r>
      <w:del w:id="1121" w:author="GoldenCorpusHarness" w:date="2026-03-28T22:23:47Z">
        <w:r>
          <w:delText xml:space="preserve"> </w:delText>
        </w:r>
      </w:del>
      <w:r>
        <w:t>o</w:t>
      </w:r>
      <w:del w:id="1122" w:author="GoldenCorpusHarness" w:date="2026-03-28T22:23:47Z">
        <w:r>
          <w:delText>f Sc</w:delText>
        </w:r>
      </w:del>
      <w:r>
        <w:t>r</w:t>
      </w:r>
      <w:del w:id="1123" w:author="GoldenCorpusHarness" w:date="2026-03-28T22:23:47Z">
        <w:r>
          <w:delText>eening Number1</w:delText>
        </w:r>
      </w:del>
      <w:ins w:id="1124" w:author="GoldenCorpusHarness" w:date="2026-03-28T22:23:47Z">
        <w:r>
          <w:t>y</w:t>
        </w:r>
      </w:ins>
      <w:r>
        <w:t>12</w:t>
      </w:r>
      <w:ins w:id="1125" w:author="GoldenCorpusHarness" w:date="2026-03-28T22:23:47Z">
        <w:r>
          <w:t>2</w:t>
        </w:r>
      </w:ins>
    </w:p>
    <w:p ns2:paraId="14D04A4C" ns2:textId="73CEB2D2" w:rsidR="00B55DCA" w:rsidRDefault="00B55DCA">
      <w:pPr>
        <w:pStyle w:val="TOC3"/>
        <w:rPr>
          <w:rFonts w:asciiTheme="minorHAnsi" w:eastAsiaTheme="minorEastAsia" w:hAnsiTheme="minorHAnsi" w:cstheme="minorBidi"/>
          <w:noProof/>
          <w:sz w:val="22"/>
          <w:szCs w:val="22"/>
        </w:rPr>
      </w:pPr>
      <w:r>
        <w:t>8.1.</w:t>
      </w:r>
      <w:del w:id="1126" w:author="GoldenCorpusHarness" w:date="2026-03-28T22:23:47Z">
        <w:r>
          <w:delText>8A</w:delText>
        </w:r>
      </w:del>
      <w:ins w:id="1127" w:author="GoldenCorpusHarness" w:date="2026-03-28T22:23:47Z">
        <w:r>
          <w:t>5Di</w:t>
        </w:r>
      </w:ins>
      <w:r>
        <w:t>s</w:t>
      </w:r>
      <w:ins w:id="1128" w:author="GoldenCorpusHarness" w:date="2026-03-28T22:23:47Z">
        <w:r>
          <w:t>ea</w:t>
        </w:r>
      </w:ins>
      <w:r>
        <w:t>s</w:t>
      </w:r>
      <w:ins w:id="1129" w:author="GoldenCorpusHarness" w:date="2026-03-28T22:23:47Z">
        <w:r>
          <w:t>e Character</w:t>
        </w:r>
      </w:ins>
      <w:r>
        <w:t>i</w:t>
      </w:r>
      <w:del w:id="1130" w:author="GoldenCorpusHarness" w:date="2026-03-28T22:23:47Z">
        <w:r>
          <w:delText>gnment of Randomiza</w:delText>
        </w:r>
      </w:del>
      <w:ins w:id="1131" w:author="GoldenCorpusHarness" w:date="2026-03-28T22:23:47Z">
        <w:r>
          <w:t>s</w:t>
        </w:r>
      </w:ins>
      <w:r>
        <w:t>ti</w:t>
      </w:r>
      <w:del w:id="1132" w:author="GoldenCorpusHarness" w:date="2026-03-28T22:23:47Z">
        <w:r>
          <w:delText>on Number1</w:delText>
        </w:r>
      </w:del>
      <w:ins w:id="1133" w:author="GoldenCorpusHarness" w:date="2026-03-28T22:23:47Z">
        <w:r>
          <w:t>cs</w:t>
        </w:r>
      </w:ins>
      <w:r>
        <w:t>12</w:t>
      </w:r>
      <w:ins w:id="1134" w:author="GoldenCorpusHarness" w:date="2026-03-28T22:23:47Z">
        <w:r>
          <w:t>2</w:t>
        </w:r>
      </w:ins>
    </w:p>
    <w:p ns2:paraId="15BF0779" ns2:textId="209BB446" w:rsidR="00B55DCA" w:rsidRDefault="00B55DCA">
      <w:pPr>
        <w:pStyle w:val="TOC3"/>
        <w:rPr>
          <w:rFonts w:asciiTheme="minorHAnsi" w:eastAsiaTheme="minorEastAsia" w:hAnsiTheme="minorHAnsi" w:cstheme="minorBidi"/>
          <w:noProof/>
          <w:sz w:val="22"/>
          <w:szCs w:val="22"/>
        </w:rPr>
      </w:pPr>
      <w:r>
        <w:t>8.1.</w:t>
      </w:r>
      <w:del w:id="1135" w:author="GoldenCorpusHarness" w:date="2026-03-28T22:23:47Z">
        <w:r>
          <w:delText>9S</w:delText>
        </w:r>
      </w:del>
      <w:ins w:id="1136" w:author="GoldenCorpusHarness" w:date="2026-03-28T22:23:47Z">
        <w:r>
          <w:t>6Prior and Concomi</w:t>
        </w:r>
      </w:ins>
      <w:r>
        <w:t>t</w:t>
      </w:r>
      <w:del w:id="1137" w:author="GoldenCorpusHarness" w:date="2026-03-28T22:23:47Z">
        <w:r>
          <w:delText>udy I</w:delText>
        </w:r>
      </w:del>
      <w:ins w:id="1138" w:author="GoldenCorpusHarness" w:date="2026-03-28T22:23:47Z">
        <w:r>
          <w:t>a</w:t>
        </w:r>
      </w:ins>
      <w:r>
        <w:t>nt</w:t>
      </w:r>
      <w:ins w:id="1139" w:author="GoldenCorpusHarness" w:date="2026-03-28T22:23:47Z">
        <w:r>
          <w:t xml:space="preserve"> M</w:t>
        </w:r>
      </w:ins>
      <w:r>
        <w:t>e</w:t>
      </w:r>
      <w:del w:id="1140" w:author="GoldenCorpusHarness" w:date="2026-03-28T22:23:47Z">
        <w:r>
          <w:delText>rvent</w:delText>
        </w:r>
      </w:del>
      <w:ins w:id="1141" w:author="GoldenCorpusHarness" w:date="2026-03-28T22:23:47Z">
        <w:r>
          <w:t>d</w:t>
        </w:r>
      </w:ins>
      <w:r>
        <w:t>i</w:t>
      </w:r>
      <w:del w:id="1142" w:author="GoldenCorpusHarness" w:date="2026-03-28T22:23:47Z">
        <w:r>
          <w:delText>on Administr</w:delText>
        </w:r>
      </w:del>
      <w:ins w:id="1143" w:author="GoldenCorpusHarness" w:date="2026-03-28T22:23:47Z">
        <w:r>
          <w:t>c</w:t>
        </w:r>
      </w:ins>
      <w:r>
        <w:t>ation</w:t>
      </w:r>
      <w:del w:id="1144" w:author="GoldenCorpusHarness" w:date="2026-03-28T22:23:47Z">
        <w:r>
          <w:delText>1</w:delText>
        </w:r>
      </w:del>
      <w:ins w:id="1145" w:author="GoldenCorpusHarness" w:date="2026-03-28T22:23:47Z">
        <w:r>
          <w:t>s Review</w:t>
        </w:r>
      </w:ins>
      <w:r>
        <w:t>12</w:t>
      </w:r>
      <w:ins w:id="1146" w:author="GoldenCorpusHarness" w:date="2026-03-28T22:23:47Z">
        <w:r>
          <w:t>3</w:t>
        </w:r>
      </w:ins>
    </w:p>
    <w:p ns2:paraId="5C8E79D5" ns2:textId="7C9DB8B3" w:rsidR="00B55DCA" w:rsidRDefault="00B55DCA">
      <w:pPr>
        <w:pStyle w:val="TOC4"/>
        <w:rPr>
          <w:rFonts w:asciiTheme="minorHAnsi" w:eastAsiaTheme="minorEastAsia" w:hAnsiTheme="minorHAnsi" w:cstheme="minorBidi"/>
          <w:noProof/>
          <w:sz w:val="22"/>
          <w:szCs w:val="22"/>
        </w:rPr>
      </w:pPr>
      <w:r>
        <w:t>8.1.</w:t>
      </w:r>
      <w:del w:id="1147" w:author="GoldenCorpusHarness" w:date="2026-03-28T22:23:47Z">
        <w:r>
          <w:delText>9</w:delText>
        </w:r>
      </w:del>
      <w:ins w:id="1148" w:author="GoldenCorpusHarness" w:date="2026-03-28T22:23:47Z">
        <w:r>
          <w:t>6</w:t>
        </w:r>
      </w:ins>
      <w:r>
        <w:t>.1</w:t>
      </w:r>
      <w:del w:id="1149" w:author="GoldenCorpusHarness" w:date="2026-03-28T22:23:47Z">
        <w:r>
          <w:delText>T</w:delText>
        </w:r>
      </w:del>
      <w:ins w:id="1150" w:author="GoldenCorpusHarness" w:date="2026-03-28T22:23:47Z">
        <w:r>
          <w:t>Pr</w:t>
        </w:r>
      </w:ins>
      <w:r>
        <w:t>i</w:t>
      </w:r>
      <w:del w:id="1151" w:author="GoldenCorpusHarness" w:date="2026-03-28T22:23:47Z">
        <w:r>
          <w:delText>m</w:delText>
        </w:r>
      </w:del>
      <w:ins w:id="1152" w:author="GoldenCorpusHarness" w:date="2026-03-28T22:23:47Z">
        <w:r>
          <w:t>or Med</w:t>
        </w:r>
      </w:ins>
      <w:r>
        <w:t>i</w:t>
      </w:r>
      <w:del w:id="1153" w:author="GoldenCorpusHarness" w:date="2026-03-28T22:23:47Z">
        <w:r>
          <w:delText>ng of Dose Administr</w:delText>
        </w:r>
      </w:del>
      <w:ins w:id="1154" w:author="GoldenCorpusHarness" w:date="2026-03-28T22:23:47Z">
        <w:r>
          <w:t>c</w:t>
        </w:r>
      </w:ins>
      <w:r>
        <w:t>ation</w:t>
      </w:r>
      <w:ins w:id="1155" w:author="GoldenCorpusHarness" w:date="2026-03-28T22:23:47Z">
        <w:r>
          <w:t>s</w:t>
        </w:r>
      </w:ins>
      <w:r>
        <w:t>1</w:t>
      </w:r>
      <w:del w:id="1156" w:author="GoldenCorpusHarness" w:date="2026-03-28T22:23:47Z">
        <w:r>
          <w:delText>1</w:delText>
        </w:r>
      </w:del>
      <w:ins w:id="1157" w:author="GoldenCorpusHarness" w:date="2026-03-28T22:23:47Z">
        <w:r>
          <w:t>2</w:t>
        </w:r>
      </w:ins>
      <w:r>
        <w:t>3</w:t>
      </w:r>
    </w:p>
    <w:p ns2:paraId="60E4C827" ns2:textId="5D63E810" w:rsidR="00B55DCA" w:rsidRDefault="00B55DCA">
      <w:pPr>
        <w:pStyle w:val="TOC3"/>
        <w:rPr>
          <w:rFonts w:asciiTheme="minorHAnsi" w:eastAsiaTheme="minorEastAsia" w:hAnsiTheme="minorHAnsi" w:cstheme="minorBidi"/>
          <w:noProof/>
          <w:sz w:val="22"/>
          <w:szCs w:val="22"/>
        </w:rPr>
      </w:pPr>
      <w:r>
        <w:t>8.1.</w:t>
      </w:r>
      <w:del w:id="1158" w:author="GoldenCorpusHarness" w:date="2026-03-28T22:23:47Z">
        <w:r>
          <w:delText>10Dis</w:delText>
        </w:r>
      </w:del>
      <w:ins w:id="1159" w:author="GoldenCorpusHarness" w:date="2026-03-28T22:23:47Z">
        <w:r>
          <w:t>6.2Con</w:t>
        </w:r>
      </w:ins>
      <w:r>
        <w:t>co</w:t>
      </w:r>
      <w:ins w:id="1160" w:author="GoldenCorpusHarness" w:date="2026-03-28T22:23:47Z">
        <w:r>
          <w:t>mita</w:t>
        </w:r>
      </w:ins>
      <w:r>
        <w:t>nt</w:t>
      </w:r>
      <w:ins w:id="1161" w:author="GoldenCorpusHarness" w:date="2026-03-28T22:23:47Z">
        <w:r>
          <w:t xml:space="preserve"> Med</w:t>
        </w:r>
      </w:ins>
      <w:r>
        <w:t>i</w:t>
      </w:r>
      <w:del w:id="1162" w:author="GoldenCorpusHarness" w:date="2026-03-28T22:23:47Z">
        <w:r>
          <w:delText>nu</w:delText>
        </w:r>
      </w:del>
      <w:ins w:id="1163" w:author="GoldenCorpusHarness" w:date="2026-03-28T22:23:47Z">
        <w:r>
          <w:t>c</w:t>
        </w:r>
      </w:ins>
      <w:r>
        <w:t>ation</w:t>
      </w:r>
      <w:del w:id="1164" w:author="GoldenCorpusHarness" w:date="2026-03-28T22:23:47Z">
        <w:r>
          <w:delText xml:space="preserve"> and Withdrawal</w:delText>
        </w:r>
      </w:del>
      <w:ins w:id="1165" w:author="GoldenCorpusHarness" w:date="2026-03-28T22:23:47Z">
        <w:r>
          <w:t>s</w:t>
        </w:r>
      </w:ins>
      <w:r>
        <w:t>1</w:t>
      </w:r>
      <w:del w:id="1166" w:author="GoldenCorpusHarness" w:date="2026-03-28T22:23:47Z">
        <w:r>
          <w:delText>1</w:delText>
        </w:r>
      </w:del>
      <w:ins w:id="1167" w:author="GoldenCorpusHarness" w:date="2026-03-28T22:23:47Z">
        <w:r>
          <w:t>2</w:t>
        </w:r>
      </w:ins>
      <w:r>
        <w:t>4</w:t>
      </w:r>
    </w:p>
    <w:p ns2:paraId="43DF6FF6" ns2:textId="1B7E58E3" w:rsidR="00B55DCA" w:rsidRDefault="00B55DCA">
      <w:pPr>
        <w:pStyle w:val="TOC4"/>
        <w:rPr>
          <w:rFonts w:asciiTheme="minorHAnsi" w:eastAsiaTheme="minorEastAsia" w:hAnsiTheme="minorHAnsi" w:cstheme="minorBidi"/>
          <w:noProof/>
          <w:sz w:val="22"/>
          <w:szCs w:val="22"/>
        </w:rPr>
      </w:pPr>
      <w:r>
        <w:t>8.1.</w:t>
      </w:r>
      <w:del w:id="1168" w:author="GoldenCorpusHarness" w:date="2026-03-28T22:23:47Z">
        <w:r>
          <w:delText>10.1W</w:delText>
        </w:r>
      </w:del>
      <w:ins w:id="1169" w:author="GoldenCorpusHarness" w:date="2026-03-28T22:23:47Z">
        <w:r>
          <w:t>7Ass</w:t>
        </w:r>
      </w:ins>
      <w:r>
        <w:t>i</w:t>
      </w:r>
      <w:ins w:id="1170" w:author="GoldenCorpusHarness" w:date="2026-03-28T22:23:47Z">
        <w:r>
          <w:t>gnmen</w:t>
        </w:r>
      </w:ins>
      <w:r>
        <w:t>t</w:t>
      </w:r>
      <w:del w:id="1171" w:author="GoldenCorpusHarness" w:date="2026-03-28T22:23:47Z">
        <w:r>
          <w:delText>hdrawal</w:delText>
        </w:r>
      </w:del>
      <w:r>
        <w:t xml:space="preserve"> </w:t>
      </w:r>
      <w:del w:id="1172" w:author="GoldenCorpusHarness" w:date="2026-03-28T22:23:47Z">
        <w:r>
          <w:delText>Fr</w:delText>
        </w:r>
      </w:del>
      <w:r>
        <w:t>o</w:t>
      </w:r>
      <w:del w:id="1173" w:author="GoldenCorpusHarness" w:date="2026-03-28T22:23:47Z">
        <w:r>
          <w:delText>m</w:delText>
        </w:r>
      </w:del>
      <w:ins w:id="1174" w:author="GoldenCorpusHarness" w:date="2026-03-28T22:23:47Z">
        <w:r>
          <w:t>f</w:t>
        </w:r>
      </w:ins>
      <w:r>
        <w:t xml:space="preserve"> </w:t>
      </w:r>
      <w:del w:id="1175" w:author="GoldenCorpusHarness" w:date="2026-03-28T22:23:47Z">
        <w:r>
          <w:delText>Futu</w:delText>
        </w:r>
      </w:del>
      <w:ins w:id="1176" w:author="GoldenCorpusHarness" w:date="2026-03-28T22:23:47Z">
        <w:r>
          <w:t>Sc</w:t>
        </w:r>
      </w:ins>
      <w:r>
        <w:t>re</w:t>
      </w:r>
      <w:ins w:id="1177" w:author="GoldenCorpusHarness" w:date="2026-03-28T22:23:47Z">
        <w:r>
          <w:t>ening</w:t>
        </w:r>
      </w:ins>
      <w:r>
        <w:t xml:space="preserve"> </w:t>
      </w:r>
      <w:del w:id="1178" w:author="GoldenCorpusHarness" w:date="2026-03-28T22:23:47Z">
        <w:r>
          <w:delText>Bio</w:delText>
        </w:r>
      </w:del>
      <w:ins w:id="1179" w:author="GoldenCorpusHarness" w:date="2026-03-28T22:23:47Z">
        <w:r>
          <w:t>Nu</w:t>
        </w:r>
      </w:ins>
      <w:r>
        <w:t>m</w:t>
      </w:r>
      <w:ins w:id="1180" w:author="GoldenCorpusHarness" w:date="2026-03-28T22:23:47Z">
        <w:r>
          <w:t>b</w:t>
        </w:r>
      </w:ins>
      <w:r>
        <w:t>e</w:t>
      </w:r>
      <w:del w:id="1181" w:author="GoldenCorpusHarness" w:date="2026-03-28T22:23:47Z">
        <w:r>
          <w:delText>dical Resea</w:delText>
        </w:r>
      </w:del>
      <w:r>
        <w:t>r</w:t>
      </w:r>
      <w:del w:id="1182" w:author="GoldenCorpusHarness" w:date="2026-03-28T22:23:47Z">
        <w:r>
          <w:delText>ch</w:delText>
        </w:r>
      </w:del>
      <w:r>
        <w:t>1</w:t>
      </w:r>
      <w:del w:id="1183" w:author="GoldenCorpusHarness" w:date="2026-03-28T22:23:47Z">
        <w:r>
          <w:delText>1</w:delText>
        </w:r>
      </w:del>
      <w:ins w:id="1184" w:author="GoldenCorpusHarness" w:date="2026-03-28T22:23:47Z">
        <w:r>
          <w:t>2</w:t>
        </w:r>
      </w:ins>
      <w:r>
        <w:t>4</w:t>
      </w:r>
    </w:p>
    <w:p ns2:paraId="6DD70A81" ns2:textId="732BBEAD" w:rsidR="00B55DCA" w:rsidRDefault="00B55DCA">
      <w:pPr>
        <w:pStyle w:val="TOC3"/>
        <w:rPr>
          <w:rFonts w:asciiTheme="minorHAnsi" w:eastAsiaTheme="minorEastAsia" w:hAnsiTheme="minorHAnsi" w:cstheme="minorBidi"/>
          <w:noProof/>
          <w:sz w:val="22"/>
          <w:szCs w:val="22"/>
        </w:rPr>
      </w:pPr>
      <w:r>
        <w:t>8.1.</w:t>
      </w:r>
      <w:del w:id="1185" w:author="GoldenCorpusHarness" w:date="2026-03-28T22:23:47Z">
        <w:r>
          <w:delText>11Part</w:delText>
        </w:r>
      </w:del>
      <w:ins w:id="1186" w:author="GoldenCorpusHarness" w:date="2026-03-28T22:23:47Z">
        <w:r>
          <w:t>8Ass</w:t>
        </w:r>
      </w:ins>
      <w:r>
        <w:t>i</w:t>
      </w:r>
      <w:del w:id="1187" w:author="GoldenCorpusHarness" w:date="2026-03-28T22:23:47Z">
        <w:r>
          <w:delText>cipa</w:delText>
        </w:r>
      </w:del>
      <w:ins w:id="1188" w:author="GoldenCorpusHarness" w:date="2026-03-28T22:23:47Z">
        <w:r>
          <w:t>gnme</w:t>
        </w:r>
      </w:ins>
      <w:r>
        <w:t xml:space="preserve">nt </w:t>
      </w:r>
      <w:del w:id="1189" w:author="GoldenCorpusHarness" w:date="2026-03-28T22:23:47Z">
        <w:r>
          <w:delText>Bli</w:delText>
        </w:r>
      </w:del>
      <w:ins w:id="1190" w:author="GoldenCorpusHarness" w:date="2026-03-28T22:23:47Z">
        <w:r>
          <w:t>of Ra</w:t>
        </w:r>
      </w:ins>
      <w:r>
        <w:t>nd</w:t>
      </w:r>
      <w:ins w:id="1191" w:author="GoldenCorpusHarness" w:date="2026-03-28T22:23:47Z">
        <w:r>
          <w:t>om</w:t>
        </w:r>
      </w:ins>
      <w:r>
        <w:t>i</w:t>
      </w:r>
      <w:ins w:id="1192" w:author="GoldenCorpusHarness" w:date="2026-03-28T22:23:47Z">
        <w:r>
          <w:t>zatio</w:t>
        </w:r>
      </w:ins>
      <w:r>
        <w:t>n</w:t>
      </w:r>
      <w:del w:id="1193" w:author="GoldenCorpusHarness" w:date="2026-03-28T22:23:47Z">
        <w:r>
          <w:delText>g/Un</w:delText>
        </w:r>
      </w:del>
      <w:ins w:id="1194" w:author="GoldenCorpusHarness" w:date="2026-03-28T22:23:47Z">
        <w:r>
          <w:t xml:space="preserve"> Num</w:t>
        </w:r>
      </w:ins>
      <w:r>
        <w:t>b</w:t>
      </w:r>
      <w:del w:id="1195" w:author="GoldenCorpusHarness" w:date="2026-03-28T22:23:47Z">
        <w:r>
          <w:delText>linding</w:delText>
        </w:r>
      </w:del>
      <w:ins w:id="1196" w:author="GoldenCorpusHarness" w:date="2026-03-28T22:23:47Z">
        <w:r>
          <w:t>er</w:t>
        </w:r>
      </w:ins>
      <w:r>
        <w:t>1</w:t>
      </w:r>
      <w:del w:id="1197" w:author="GoldenCorpusHarness" w:date="2026-03-28T22:23:47Z">
        <w:r>
          <w:delText>15</w:delText>
        </w:r>
      </w:del>
      <w:ins w:id="1198" w:author="GoldenCorpusHarness" w:date="2026-03-28T22:23:47Z">
        <w:r>
          <w:t>24</w:t>
        </w:r>
      </w:ins>
    </w:p>
    <w:p ns2:paraId="6DBAE468" ns2:textId="5C8797B3" w:rsidR="00B55DCA" w:rsidRDefault="00B55DCA">
      <w:pPr>
        <w:pStyle w:val="TOC3"/>
        <w:rPr>
          <w:rFonts w:asciiTheme="minorHAnsi" w:eastAsiaTheme="minorEastAsia" w:hAnsiTheme="minorHAnsi" w:cstheme="minorBidi"/>
          <w:noProof/>
          <w:sz w:val="22"/>
          <w:szCs w:val="22"/>
        </w:rPr>
      </w:pPr>
      <w:r>
        <w:t>8.1.</w:t>
      </w:r>
      <w:del w:id="1199" w:author="GoldenCorpusHarness" w:date="2026-03-28T22:23:47Z">
        <w:r>
          <w:delText>12Cal</w:delText>
        </w:r>
      </w:del>
      <w:ins w:id="1200" w:author="GoldenCorpusHarness" w:date="2026-03-28T22:23:47Z">
        <w:r>
          <w:t>9Study Intervent</w:t>
        </w:r>
      </w:ins>
      <w:r>
        <w:t>i</w:t>
      </w:r>
      <w:del w:id="1201" w:author="GoldenCorpusHarness" w:date="2026-03-28T22:23:47Z">
        <w:r>
          <w:delText>b</w:delText>
        </w:r>
      </w:del>
      <w:ins w:id="1202" w:author="GoldenCorpusHarness" w:date="2026-03-28T22:23:47Z">
        <w:r>
          <w:t>on Administ</w:t>
        </w:r>
      </w:ins>
      <w:r>
        <w:t>ration</w:t>
      </w:r>
      <w:del w:id="1203" w:author="GoldenCorpusHarness" w:date="2026-03-28T22:23:47Z">
        <w:r>
          <w:delText xml:space="preserve"> of Equipment</w:delText>
        </w:r>
      </w:del>
      <w:r>
        <w:t>1</w:t>
      </w:r>
      <w:del w:id="1204" w:author="GoldenCorpusHarness" w:date="2026-03-28T22:23:47Z">
        <w:r>
          <w:delText>15</w:delText>
        </w:r>
      </w:del>
      <w:ins w:id="1205" w:author="GoldenCorpusHarness" w:date="2026-03-28T22:23:47Z">
        <w:r>
          <w:t>24</w:t>
        </w:r>
      </w:ins>
    </w:p>
    <w:p ns2:paraId="35D95933" ns2:textId="7A131812" w:rsidR="00B55DCA" w:rsidRDefault="00B55DCA">
      <w:pPr>
        <w:pStyle w:val="TOC3"/>
        <w:rPr>
          <w:rFonts w:asciiTheme="minorHAnsi" w:eastAsiaTheme="minorEastAsia" w:hAnsiTheme="minorHAnsi" w:cstheme="minorBidi"/>
          <w:noProof/>
          <w:sz w:val="22"/>
          <w:szCs w:val="22"/>
        </w:rPr>
      </w:pPr>
      <w:r>
        <w:t>8.1.</w:t>
      </w:r>
      <w:ins w:id="1206" w:author="GoldenCorpusHarness" w:date="2026-03-28T22:23:47Z">
        <w:r>
          <w:t>9.</w:t>
        </w:r>
      </w:ins>
      <w:r>
        <w:t>1</w:t>
      </w:r>
      <w:del w:id="1207" w:author="GoldenCorpusHarness" w:date="2026-03-28T22:23:47Z">
        <w:r>
          <w:delText>3P</w:delText>
        </w:r>
      </w:del>
      <w:ins w:id="1208" w:author="GoldenCorpusHarness" w:date="2026-03-28T22:23:47Z">
        <w:r>
          <w:t>Timing of Dose Administr</w:t>
        </w:r>
      </w:ins>
      <w:r>
        <w:t>a</w:t>
      </w:r>
      <w:del w:id="1209" w:author="GoldenCorpusHarness" w:date="2026-03-28T22:23:47Z">
        <w:r>
          <w:delText>r</w:delText>
        </w:r>
      </w:del>
      <w:r>
        <w:t>ti</w:t>
      </w:r>
      <w:del w:id="1210" w:author="GoldenCorpusHarness" w:date="2026-03-28T22:23:47Z">
        <w:r>
          <w:delText>cipa</w:delText>
        </w:r>
      </w:del>
      <w:ins w:id="1211" w:author="GoldenCorpusHarness" w:date="2026-03-28T22:23:47Z">
        <w:r>
          <w:t>o</w:t>
        </w:r>
      </w:ins>
      <w:r>
        <w:t>n</w:t>
      </w:r>
      <w:del w:id="1212" w:author="GoldenCorpusHarness" w:date="2026-03-28T22:23:47Z">
        <w:r>
          <w:delText>ts with Treated HIV</w:delText>
        </w:r>
      </w:del>
      <w:r>
        <w:t>1</w:t>
      </w:r>
      <w:del w:id="1213" w:author="GoldenCorpusHarness" w:date="2026-03-28T22:23:47Z">
        <w:r>
          <w:delText>1</w:delText>
        </w:r>
      </w:del>
      <w:ins w:id="1214" w:author="GoldenCorpusHarness" w:date="2026-03-28T22:23:47Z">
        <w:r>
          <w:t>2</w:t>
        </w:r>
      </w:ins>
      <w:r>
        <w:t>5</w:t>
      </w:r>
    </w:p>
    <w:p ns2:paraId="6E3FD743" ns2:textId="1C387747" w:rsidR="00B55DCA" w:rsidRDefault="00B55DCA">
      <w:pPr>
        <w:pStyle w:val="TOC2"/>
        <w:rPr>
          <w:rFonts w:asciiTheme="minorHAnsi" w:eastAsiaTheme="minorEastAsia" w:hAnsiTheme="minorHAnsi" w:cstheme="minorBidi"/>
          <w:b w:val="0"/>
          <w:noProof/>
          <w:sz w:val="22"/>
          <w:szCs w:val="22"/>
        </w:rPr>
      </w:pPr>
      <w:r>
        <w:t>8.</w:t>
      </w:r>
      <w:del w:id="1215" w:author="GoldenCorpusHarness" w:date="2026-03-28T22:23:47Z">
        <w:r>
          <w:delText>2Eff</w:delText>
        </w:r>
      </w:del>
      <w:ins w:id="1216" w:author="GoldenCorpusHarness" w:date="2026-03-28T22:23:47Z">
        <w:r>
          <w:t>1.10D</w:t>
        </w:r>
      </w:ins>
      <w:r>
        <w:t>i</w:t>
      </w:r>
      <w:ins w:id="1217" w:author="GoldenCorpusHarness" w:date="2026-03-28T22:23:47Z">
        <w:r>
          <w:t>s</w:t>
        </w:r>
      </w:ins>
      <w:r>
        <w:t>c</w:t>
      </w:r>
      <w:ins w:id="1218" w:author="GoldenCorpusHarness" w:date="2026-03-28T22:23:47Z">
        <w:r>
          <w:t>ontinu</w:t>
        </w:r>
      </w:ins>
      <w:r>
        <w:t>a</w:t>
      </w:r>
      <w:del w:id="1219" w:author="GoldenCorpusHarness" w:date="2026-03-28T22:23:47Z">
        <w:r>
          <w:delText>cy/Immu</w:delText>
        </w:r>
      </w:del>
      <w:ins w:id="1220" w:author="GoldenCorpusHarness" w:date="2026-03-28T22:23:47Z">
        <w:r>
          <w:t>tio</w:t>
        </w:r>
      </w:ins>
      <w:r>
        <w:t>n</w:t>
      </w:r>
      <w:del w:id="1221" w:author="GoldenCorpusHarness" w:date="2026-03-28T22:23:47Z">
        <w:r>
          <w:delText>oge</w:delText>
        </w:r>
      </w:del>
      <w:ins w:id="1222" w:author="GoldenCorpusHarness" w:date="2026-03-28T22:23:47Z">
        <w:r>
          <w:t xml:space="preserve"> a</w:t>
        </w:r>
      </w:ins>
      <w:r>
        <w:t>n</w:t>
      </w:r>
      <w:del w:id="1223" w:author="GoldenCorpusHarness" w:date="2026-03-28T22:23:47Z">
        <w:r>
          <w:delText>ic</w:delText>
        </w:r>
      </w:del>
      <w:ins w:id="1224" w:author="GoldenCorpusHarness" w:date="2026-03-28T22:23:47Z">
        <w:r>
          <w:t>d W</w:t>
        </w:r>
      </w:ins>
      <w:r>
        <w:t>it</w:t>
      </w:r>
      <w:del w:id="1225" w:author="GoldenCorpusHarness" w:date="2026-03-28T22:23:47Z">
        <w:r>
          <w:delText>y Assessments</w:delText>
        </w:r>
      </w:del>
      <w:ins w:id="1226" w:author="GoldenCorpusHarness" w:date="2026-03-28T22:23:47Z">
        <w:r>
          <w:t>hdrawal</w:t>
        </w:r>
      </w:ins>
      <w:r>
        <w:t>1</w:t>
      </w:r>
      <w:del w:id="1227" w:author="GoldenCorpusHarness" w:date="2026-03-28T22:23:47Z">
        <w:r>
          <w:delText>15</w:delText>
        </w:r>
      </w:del>
      <w:ins w:id="1228" w:author="GoldenCorpusHarness" w:date="2026-03-28T22:23:47Z">
        <w:r>
          <w:t>26</w:t>
        </w:r>
      </w:ins>
    </w:p>
    <w:p ns2:paraId="22320819" ns2:textId="6FAFC49B" w:rsidR="00B55DCA" w:rsidRDefault="00B55DCA">
      <w:pPr>
        <w:pStyle w:val="TOC3"/>
        <w:rPr>
          <w:rFonts w:asciiTheme="minorHAnsi" w:eastAsiaTheme="minorEastAsia" w:hAnsiTheme="minorHAnsi" w:cstheme="minorBidi"/>
          <w:noProof/>
          <w:sz w:val="22"/>
          <w:szCs w:val="22"/>
        </w:rPr>
      </w:pPr>
      <w:r>
        <w:t>8.</w:t>
      </w:r>
      <w:del w:id="1229" w:author="GoldenCorpusHarness" w:date="2026-03-28T22:23:47Z">
        <w:r>
          <w:delText>2</w:delText>
        </w:r>
      </w:del>
      <w:ins w:id="1230" w:author="GoldenCorpusHarness" w:date="2026-03-28T22:23:47Z">
        <w:r>
          <w:t>1</w:t>
        </w:r>
      </w:ins>
      <w:r>
        <w:t>.1</w:t>
      </w:r>
      <w:del w:id="1231" w:author="GoldenCorpusHarness" w:date="2026-03-28T22:23:47Z">
        <w:r>
          <w:delText>T</w:delText>
        </w:r>
      </w:del>
      <w:ins w:id="1232" w:author="GoldenCorpusHarness" w:date="2026-03-28T22:23:47Z">
        <w:r>
          <w:t>0.1Withdrawal From Futu</w:t>
        </w:r>
      </w:ins>
      <w:r>
        <w:t>re</w:t>
      </w:r>
      <w:del w:id="1233" w:author="GoldenCorpusHarness" w:date="2026-03-28T22:23:47Z">
        <w:r>
          <w:delText>at</w:delText>
        </w:r>
      </w:del>
      <w:ins w:id="1234" w:author="GoldenCorpusHarness" w:date="2026-03-28T22:23:47Z">
        <w:r>
          <w:t xml:space="preserve"> Bio</w:t>
        </w:r>
      </w:ins>
      <w:r>
        <w:t>me</w:t>
      </w:r>
      <w:del w:id="1235" w:author="GoldenCorpusHarness" w:date="2026-03-28T22:23:47Z">
        <w:r>
          <w:delText>nt</w:delText>
        </w:r>
      </w:del>
      <w:ins w:id="1236" w:author="GoldenCorpusHarness" w:date="2026-03-28T22:23:47Z">
        <w:r>
          <w:t>dical</w:t>
        </w:r>
      </w:ins>
      <w:r>
        <w:t xml:space="preserve"> Res</w:t>
      </w:r>
      <w:del w:id="1237" w:author="GoldenCorpusHarness" w:date="2026-03-28T22:23:47Z">
        <w:r>
          <w:delText>pons</w:delText>
        </w:r>
      </w:del>
      <w:r>
        <w:t>e</w:t>
      </w:r>
      <w:del w:id="1238" w:author="GoldenCorpusHarness" w:date="2026-03-28T22:23:47Z">
        <w:r>
          <w:delText xml:space="preserve"> Assessment</w:delText>
        </w:r>
      </w:del>
      <w:ins w:id="1239" w:author="GoldenCorpusHarness" w:date="2026-03-28T22:23:47Z">
        <w:r>
          <w:t>arch</w:t>
        </w:r>
      </w:ins>
      <w:r>
        <w:t>1</w:t>
      </w:r>
      <w:del w:id="1240" w:author="GoldenCorpusHarness" w:date="2026-03-28T22:23:47Z">
        <w:r>
          <w:delText>15</w:delText>
        </w:r>
      </w:del>
      <w:ins w:id="1241" w:author="GoldenCorpusHarness" w:date="2026-03-28T22:23:47Z">
        <w:r>
          <w:t>26</w:t>
        </w:r>
      </w:ins>
    </w:p>
    <w:p ns2:paraId="746D6A24" ns2:textId="2EC6B1B8" w:rsidR="00B55DCA" w:rsidRDefault="00B55DCA">
      <w:pPr>
        <w:pStyle w:val="TOC4"/>
        <w:rPr>
          <w:rFonts w:asciiTheme="minorHAnsi" w:eastAsiaTheme="minorEastAsia" w:hAnsiTheme="minorHAnsi" w:cstheme="minorBidi"/>
          <w:noProof/>
          <w:sz w:val="22"/>
          <w:szCs w:val="22"/>
        </w:rPr>
      </w:pPr>
      <w:r>
        <w:t>8</w:t>
      </w:r>
      <w:del w:id="1242" w:author="GoldenCorpusHarness" w:date="2026-03-28T22:23:47Z">
        <w:r>
          <w:delText>.2</w:delText>
        </w:r>
      </w:del>
      <w:r>
        <w:t>.1.1</w:t>
      </w:r>
      <w:del w:id="1243" w:author="GoldenCorpusHarness" w:date="2026-03-28T22:23:47Z">
        <w:r>
          <w:delText>CLL/SLL Assessme</w:delText>
        </w:r>
      </w:del>
      <w:ins w:id="1244" w:author="GoldenCorpusHarness" w:date="2026-03-28T22:23:47Z">
        <w:r>
          <w:t>1Participa</w:t>
        </w:r>
      </w:ins>
      <w:r>
        <w:t xml:space="preserve">nt </w:t>
      </w:r>
      <w:del w:id="1245" w:author="GoldenCorpusHarness" w:date="2026-03-28T22:23:47Z">
        <w:r>
          <w:delText>Cr</w:delText>
        </w:r>
      </w:del>
      <w:ins w:id="1246" w:author="GoldenCorpusHarness" w:date="2026-03-28T22:23:47Z">
        <w:r>
          <w:t>Bl</w:t>
        </w:r>
      </w:ins>
      <w:r>
        <w:t>i</w:t>
      </w:r>
      <w:del w:id="1247" w:author="GoldenCorpusHarness" w:date="2026-03-28T22:23:47Z">
        <w:r>
          <w:delText>ter</w:delText>
        </w:r>
      </w:del>
      <w:ins w:id="1248" w:author="GoldenCorpusHarness" w:date="2026-03-28T22:23:47Z">
        <w:r>
          <w:t>nd</w:t>
        </w:r>
      </w:ins>
      <w:r>
        <w:t>i</w:t>
      </w:r>
      <w:del w:id="1249" w:author="GoldenCorpusHarness" w:date="2026-03-28T22:23:47Z">
        <w:r>
          <w:delText>a (</w:delText>
        </w:r>
      </w:del>
      <w:ins w:id="1250" w:author="GoldenCorpusHarness" w:date="2026-03-28T22:23:47Z">
        <w:r>
          <w:t>ng/Unbl</w:t>
        </w:r>
      </w:ins>
      <w:r>
        <w:t>i</w:t>
      </w:r>
      <w:del w:id="1251" w:author="GoldenCorpusHarness" w:date="2026-03-28T22:23:47Z">
        <w:r>
          <w:delText>wCLL)</w:delText>
        </w:r>
      </w:del>
      <w:ins w:id="1252" w:author="GoldenCorpusHarness" w:date="2026-03-28T22:23:47Z">
        <w:r>
          <w:t>nding</w:t>
        </w:r>
      </w:ins>
      <w:r>
        <w:t>1</w:t>
      </w:r>
      <w:del w:id="1253" w:author="GoldenCorpusHarness" w:date="2026-03-28T22:23:47Z">
        <w:r>
          <w:delText>16</w:delText>
        </w:r>
      </w:del>
      <w:ins w:id="1254" w:author="GoldenCorpusHarness" w:date="2026-03-28T22:23:47Z">
        <w:r>
          <w:t>27</w:t>
        </w:r>
      </w:ins>
    </w:p>
    <w:p ns2:paraId="248DD6B9" ns2:textId="7F02EE33" w:rsidR="00B55DCA" w:rsidRDefault="00B55DCA">
      <w:pPr>
        <w:pStyle w:val="TOC4"/>
        <w:rPr>
          <w:rFonts w:asciiTheme="minorHAnsi" w:eastAsiaTheme="minorEastAsia" w:hAnsiTheme="minorHAnsi" w:cstheme="minorBidi"/>
          <w:noProof/>
          <w:sz w:val="22"/>
          <w:szCs w:val="22"/>
        </w:rPr>
      </w:pPr>
      <w:r>
        <w:t>8</w:t>
      </w:r>
      <w:del w:id="1255" w:author="GoldenCorpusHarness" w:date="2026-03-28T22:23:47Z">
        <w:r>
          <w:delText>.2</w:delText>
        </w:r>
      </w:del>
      <w:r>
        <w:t>.1.</w:t>
      </w:r>
      <w:ins w:id="1256" w:author="GoldenCorpusHarness" w:date="2026-03-28T22:23:47Z">
        <w:r>
          <w:t>1</w:t>
        </w:r>
      </w:ins>
      <w:r>
        <w:t>2</w:t>
      </w:r>
      <w:del w:id="1257" w:author="GoldenCorpusHarness" w:date="2026-03-28T22:23:47Z">
        <w:r>
          <w:delText>Im</w:delText>
        </w:r>
      </w:del>
      <w:ins w:id="1258" w:author="GoldenCorpusHarness" w:date="2026-03-28T22:23:47Z">
        <w:r>
          <w:t>C</w:t>
        </w:r>
      </w:ins>
      <w:r>
        <w:t>a</w:t>
      </w:r>
      <w:del w:id="1259" w:author="GoldenCorpusHarness" w:date="2026-03-28T22:23:47Z">
        <w:r>
          <w:delText>g</w:delText>
        </w:r>
      </w:del>
      <w:ins w:id="1260" w:author="GoldenCorpusHarness" w:date="2026-03-28T22:23:47Z">
        <w:r>
          <w:t>l</w:t>
        </w:r>
      </w:ins>
      <w:r>
        <w:t>i</w:t>
      </w:r>
      <w:del w:id="1261" w:author="GoldenCorpusHarness" w:date="2026-03-28T22:23:47Z">
        <w:r>
          <w:delText>ng Collec</w:delText>
        </w:r>
      </w:del>
      <w:ins w:id="1262" w:author="GoldenCorpusHarness" w:date="2026-03-28T22:23:47Z">
        <w:r>
          <w:t>bra</w:t>
        </w:r>
      </w:ins>
      <w:r>
        <w:t xml:space="preserve">tion </w:t>
      </w:r>
      <w:del w:id="1263" w:author="GoldenCorpusHarness" w:date="2026-03-28T22:23:47Z">
        <w:r>
          <w:delText>and</w:delText>
        </w:r>
      </w:del>
      <w:ins w:id="1264" w:author="GoldenCorpusHarness" w:date="2026-03-28T22:23:47Z">
        <w:r>
          <w:t>of</w:t>
        </w:r>
      </w:ins>
      <w:r>
        <w:t xml:space="preserve"> </w:t>
      </w:r>
      <w:del w:id="1265" w:author="GoldenCorpusHarness" w:date="2026-03-28T22:23:47Z">
        <w:r>
          <w:delText>Assess</w:delText>
        </w:r>
      </w:del>
      <w:ins w:id="1266" w:author="GoldenCorpusHarness" w:date="2026-03-28T22:23:47Z">
        <w:r>
          <w:t>Equip</w:t>
        </w:r>
      </w:ins>
      <w:r>
        <w:t>ment</w:t>
      </w:r>
      <w:del w:id="1267" w:author="GoldenCorpusHarness" w:date="2026-03-28T22:23:47Z">
        <w:r>
          <w:delText>s</w:delText>
        </w:r>
      </w:del>
      <w:r>
        <w:t>1</w:t>
      </w:r>
      <w:del w:id="1268" w:author="GoldenCorpusHarness" w:date="2026-03-28T22:23:47Z">
        <w:r>
          <w:delText>1</w:delText>
        </w:r>
      </w:del>
      <w:ins w:id="1269" w:author="GoldenCorpusHarness" w:date="2026-03-28T22:23:47Z">
        <w:r>
          <w:t>2</w:t>
        </w:r>
      </w:ins>
      <w:r>
        <w:t>7</w:t>
      </w:r>
    </w:p>
    <w:p ns2:paraId="7073438E" ns2:textId="08D9CF88" w:rsidR="00B55DCA" w:rsidRDefault="00B55DCA">
      <w:pPr>
        <w:pStyle w:val="TOC4"/>
        <w:rPr>
          <w:rFonts w:asciiTheme="minorHAnsi" w:eastAsiaTheme="minorEastAsia" w:hAnsiTheme="minorHAnsi" w:cstheme="minorBidi"/>
          <w:noProof/>
          <w:sz w:val="22"/>
          <w:szCs w:val="22"/>
        </w:rPr>
      </w:pPr>
      <w:r>
        <w:t>8</w:t>
      </w:r>
      <w:del w:id="1270" w:author="GoldenCorpusHarness" w:date="2026-03-28T22:23:47Z">
        <w:r>
          <w:delText>.2</w:delText>
        </w:r>
      </w:del>
      <w:r>
        <w:t>.1.</w:t>
      </w:r>
      <w:ins w:id="1271" w:author="GoldenCorpusHarness" w:date="2026-03-28T22:23:47Z">
        <w:r>
          <w:t>1</w:t>
        </w:r>
      </w:ins>
      <w:r>
        <w:t>3</w:t>
      </w:r>
      <w:del w:id="1272" w:author="GoldenCorpusHarness" w:date="2026-03-28T22:23:47Z">
        <w:r>
          <w:delText>D</w:delText>
        </w:r>
      </w:del>
      <w:ins w:id="1273" w:author="GoldenCorpusHarness" w:date="2026-03-28T22:23:47Z">
        <w:r>
          <w:t>Part</w:t>
        </w:r>
      </w:ins>
      <w:r>
        <w:t>i</w:t>
      </w:r>
      <w:ins w:id="1274" w:author="GoldenCorpusHarness" w:date="2026-03-28T22:23:47Z">
        <w:r>
          <w:t>cipant</w:t>
        </w:r>
      </w:ins>
      <w:r>
        <w:t>s</w:t>
      </w:r>
      <w:ins w:id="1275" w:author="GoldenCorpusHarness" w:date="2026-03-28T22:23:47Z">
        <w:r>
          <w:t xml:space="preserve"> with Tr</w:t>
        </w:r>
      </w:ins>
      <w:r>
        <w:t>ea</w:t>
      </w:r>
      <w:del w:id="1276" w:author="GoldenCorpusHarness" w:date="2026-03-28T22:23:47Z">
        <w:r>
          <w:delText>s</w:delText>
        </w:r>
      </w:del>
      <w:ins w:id="1277" w:author="GoldenCorpusHarness" w:date="2026-03-28T22:23:47Z">
        <w:r>
          <w:t>t</w:t>
        </w:r>
      </w:ins>
      <w:r>
        <w:t>e</w:t>
      </w:r>
      <w:ins w:id="1278" w:author="GoldenCorpusHarness" w:date="2026-03-28T22:23:47Z">
        <w:r>
          <w:t>d</w:t>
        </w:r>
      </w:ins>
      <w:r>
        <w:t xml:space="preserve"> </w:t>
      </w:r>
      <w:del w:id="1279" w:author="GoldenCorpusHarness" w:date="2026-03-28T22:23:47Z">
        <w:r>
          <w:delText>Progression Assessment</w:delText>
        </w:r>
      </w:del>
      <w:ins w:id="1280" w:author="GoldenCorpusHarness" w:date="2026-03-28T22:23:47Z">
        <w:r>
          <w:t>HIV</w:t>
        </w:r>
      </w:ins>
      <w:r>
        <w:t>1</w:t>
      </w:r>
      <w:del w:id="1281" w:author="GoldenCorpusHarness" w:date="2026-03-28T22:23:47Z">
        <w:r>
          <w:delText>1</w:delText>
        </w:r>
      </w:del>
      <w:ins w:id="1282" w:author="GoldenCorpusHarness" w:date="2026-03-28T22:23:47Z">
        <w:r>
          <w:t>2</w:t>
        </w:r>
      </w:ins>
      <w:r>
        <w:t>7</w:t>
      </w:r>
    </w:p>
    <w:p ns2:paraId="10F3A250" ns2:textId="7F426ED2" w:rsidR="00B55DCA" w:rsidRDefault="00B55DCA">
      <w:pPr>
        <w:pStyle w:val="TOC5"/>
        <w:rPr>
          <w:rFonts w:asciiTheme="minorHAnsi" w:eastAsiaTheme="minorEastAsia" w:hAnsiTheme="minorHAnsi" w:cstheme="minorBidi"/>
          <w:noProof/>
          <w:sz w:val="22"/>
          <w:szCs w:val="22"/>
        </w:rPr>
      </w:pPr>
      <w:r>
        <w:t>8.2</w:t>
      </w:r>
      <w:del w:id="1283" w:author="GoldenCorpusHarness" w:date="2026-03-28T22:23:47Z">
        <w:r>
          <w:delText>.1.3.1</w:delText>
        </w:r>
      </w:del>
      <w:ins w:id="1284" w:author="GoldenCorpusHarness" w:date="2026-03-28T22:23:47Z">
        <w:r>
          <w:t>Efficacy/</w:t>
        </w:r>
      </w:ins>
      <w:r>
        <w:t>Im</w:t>
      </w:r>
      <w:del w:id="1285" w:author="GoldenCorpusHarness" w:date="2026-03-28T22:23:47Z">
        <w:r>
          <w:delText>agi</w:delText>
        </w:r>
      </w:del>
      <w:ins w:id="1286" w:author="GoldenCorpusHarness" w:date="2026-03-28T22:23:47Z">
        <w:r>
          <w:t>mu</w:t>
        </w:r>
      </w:ins>
      <w:r>
        <w:t>n</w:t>
      </w:r>
      <w:del w:id="1287" w:author="GoldenCorpusHarness" w:date="2026-03-28T22:23:47Z">
        <w:r>
          <w:delText>g Pr</w:delText>
        </w:r>
      </w:del>
      <w:r>
        <w:t>og</w:t>
      </w:r>
      <w:del w:id="1288" w:author="GoldenCorpusHarness" w:date="2026-03-28T22:23:47Z">
        <w:r>
          <w:delText>r</w:delText>
        </w:r>
      </w:del>
      <w:ins w:id="1289" w:author="GoldenCorpusHarness" w:date="2026-03-28T22:23:47Z">
        <w:r>
          <w:t>enicity Ass</w:t>
        </w:r>
      </w:ins>
      <w:r>
        <w:t>ess</w:t>
      </w:r>
      <w:del w:id="1290" w:author="GoldenCorpusHarness" w:date="2026-03-28T22:23:47Z">
        <w:r>
          <w:delText>io</w:delText>
        </w:r>
      </w:del>
      <w:ins w:id="1291" w:author="GoldenCorpusHarness" w:date="2026-03-28T22:23:47Z">
        <w:r>
          <w:t>me</w:t>
        </w:r>
      </w:ins>
      <w:r>
        <w:t>n</w:t>
      </w:r>
      <w:ins w:id="1292" w:author="GoldenCorpusHarness" w:date="2026-03-28T22:23:47Z">
        <w:r>
          <w:t>ts</w:t>
        </w:r>
      </w:ins>
      <w:r>
        <w:t>1</w:t>
      </w:r>
      <w:del w:id="1293" w:author="GoldenCorpusHarness" w:date="2026-03-28T22:23:47Z">
        <w:r>
          <w:delText>18</w:delText>
        </w:r>
      </w:del>
      <w:ins w:id="1294" w:author="GoldenCorpusHarness" w:date="2026-03-28T22:23:47Z">
        <w:r>
          <w:t>27</w:t>
        </w:r>
      </w:ins>
    </w:p>
    <w:p ns2:paraId="6DA69720" ns2:textId="0E791414" w:rsidR="00B55DCA" w:rsidRDefault="00B55DCA">
      <w:pPr>
        <w:pStyle w:val="TOC5"/>
        <w:rPr>
          <w:rFonts w:asciiTheme="minorHAnsi" w:eastAsiaTheme="minorEastAsia" w:hAnsiTheme="minorHAnsi" w:cstheme="minorBidi"/>
          <w:noProof/>
          <w:sz w:val="22"/>
          <w:szCs w:val="22"/>
        </w:rPr>
      </w:pPr>
      <w:r>
        <w:t>8.2.1</w:t>
      </w:r>
      <w:del w:id="1295" w:author="GoldenCorpusHarness" w:date="2026-03-28T22:23:47Z">
        <w:r>
          <w:delText>.3.2N</w:delText>
        </w:r>
      </w:del>
      <w:ins w:id="1296" w:author="GoldenCorpusHarness" w:date="2026-03-28T22:23:47Z">
        <w:r>
          <w:t>Treatment Resp</w:t>
        </w:r>
      </w:ins>
      <w:r>
        <w:t>on</w:t>
      </w:r>
      <w:del w:id="1297" w:author="GoldenCorpusHarness" w:date="2026-03-28T22:23:47Z">
        <w:r>
          <w:delText>imaging</w:delText>
        </w:r>
      </w:del>
      <w:ins w:id="1298" w:author="GoldenCorpusHarness" w:date="2026-03-28T22:23:47Z">
        <w:r>
          <w:t>se</w:t>
        </w:r>
      </w:ins>
      <w:r>
        <w:t xml:space="preserve"> </w:t>
      </w:r>
      <w:del w:id="1299" w:author="GoldenCorpusHarness" w:date="2026-03-28T22:23:47Z">
        <w:r>
          <w:delText>Progr</w:delText>
        </w:r>
      </w:del>
      <w:ins w:id="1300" w:author="GoldenCorpusHarness" w:date="2026-03-28T22:23:47Z">
        <w:r>
          <w:t>Ass</w:t>
        </w:r>
      </w:ins>
      <w:r>
        <w:t>ess</w:t>
      </w:r>
      <w:del w:id="1301" w:author="GoldenCorpusHarness" w:date="2026-03-28T22:23:47Z">
        <w:r>
          <w:delText>io</w:delText>
        </w:r>
      </w:del>
      <w:ins w:id="1302" w:author="GoldenCorpusHarness" w:date="2026-03-28T22:23:47Z">
        <w:r>
          <w:t>me</w:t>
        </w:r>
      </w:ins>
      <w:r>
        <w:t>n</w:t>
      </w:r>
      <w:ins w:id="1303" w:author="GoldenCorpusHarness" w:date="2026-03-28T22:23:47Z">
        <w:r>
          <w:t>t</w:t>
        </w:r>
      </w:ins>
      <w:r>
        <w:t>1</w:t>
      </w:r>
      <w:del w:id="1304" w:author="GoldenCorpusHarness" w:date="2026-03-28T22:23:47Z">
        <w:r>
          <w:delText>19</w:delText>
        </w:r>
      </w:del>
      <w:ins w:id="1305" w:author="GoldenCorpusHarness" w:date="2026-03-28T22:23:47Z">
        <w:r>
          <w:t>27</w:t>
        </w:r>
      </w:ins>
    </w:p>
    <w:p ns2:paraId="2B008C14" ns2:textId="43A668D9" w:rsidR="00B55DCA" w:rsidRDefault="00B55DCA">
      <w:pPr>
        <w:pStyle w:val="TOC4"/>
        <w:rPr>
          <w:rFonts w:asciiTheme="minorHAnsi" w:eastAsiaTheme="minorEastAsia" w:hAnsiTheme="minorHAnsi" w:cstheme="minorBidi"/>
          <w:noProof/>
          <w:sz w:val="22"/>
          <w:szCs w:val="22"/>
        </w:rPr>
      </w:pPr>
      <w:r>
        <w:t>8.2.1.</w:t>
      </w:r>
      <w:del w:id="1306" w:author="GoldenCorpusHarness" w:date="2026-03-28T22:23:47Z">
        <w:r>
          <w:delText>4</w:delText>
        </w:r>
      </w:del>
      <w:ins w:id="1307" w:author="GoldenCorpusHarness" w:date="2026-03-28T22:23:47Z">
        <w:r>
          <w:t>1</w:t>
        </w:r>
      </w:ins>
      <w:r>
        <w:t xml:space="preserve">CLL/SLL </w:t>
      </w:r>
      <w:ins w:id="1308" w:author="GoldenCorpusHarness" w:date="2026-03-28T22:23:47Z">
        <w:r>
          <w:t xml:space="preserve">Assessment </w:t>
        </w:r>
      </w:ins>
      <w:r>
        <w:t>C</w:t>
      </w:r>
      <w:del w:id="1309" w:author="GoldenCorpusHarness" w:date="2026-03-28T22:23:47Z">
        <w:r>
          <w:delText>onst</w:delText>
        </w:r>
      </w:del>
      <w:ins w:id="1310" w:author="GoldenCorpusHarness" w:date="2026-03-28T22:23:47Z">
        <w:r>
          <w:t>r</w:t>
        </w:r>
      </w:ins>
      <w:r>
        <w:t>it</w:t>
      </w:r>
      <w:del w:id="1311" w:author="GoldenCorpusHarness" w:date="2026-03-28T22:23:47Z">
        <w:r>
          <w:delText>ut</w:delText>
        </w:r>
      </w:del>
      <w:ins w:id="1312" w:author="GoldenCorpusHarness" w:date="2026-03-28T22:23:47Z">
        <w:r>
          <w:t>er</w:t>
        </w:r>
      </w:ins>
      <w:r>
        <w:t>i</w:t>
      </w:r>
      <w:del w:id="1313" w:author="GoldenCorpusHarness" w:date="2026-03-28T22:23:47Z">
        <w:r>
          <w:delText>on</w:delText>
        </w:r>
      </w:del>
      <w:r>
        <w:t>a</w:t>
      </w:r>
      <w:del w:id="1314" w:author="GoldenCorpusHarness" w:date="2026-03-28T22:23:47Z">
        <w:r>
          <w:delText>l</w:delText>
        </w:r>
      </w:del>
      <w:r>
        <w:t xml:space="preserve"> </w:t>
      </w:r>
      <w:del w:id="1315" w:author="GoldenCorpusHarness" w:date="2026-03-28T22:23:47Z">
        <w:r>
          <w:delText>Symptoms</w:delText>
        </w:r>
      </w:del>
      <w:ins w:id="1316" w:author="GoldenCorpusHarness" w:date="2026-03-28T22:23:47Z">
        <w:r>
          <w:t>(iwCLL)</w:t>
        </w:r>
      </w:ins>
      <w:r>
        <w:t>12</w:t>
      </w:r>
      <w:del w:id="1317" w:author="GoldenCorpusHarness" w:date="2026-03-28T22:23:47Z">
        <w:r>
          <w:delText>0</w:delText>
        </w:r>
      </w:del>
      <w:ins w:id="1318" w:author="GoldenCorpusHarness" w:date="2026-03-28T22:23:47Z">
        <w:r>
          <w:t>8</w:t>
        </w:r>
      </w:ins>
    </w:p>
    <w:p ns2:paraId="4F0AB302" ns2:textId="403A889A" w:rsidR="00B55DCA" w:rsidRDefault="00B55DCA">
      <w:pPr>
        <w:pStyle w:val="TOC3"/>
        <w:rPr>
          <w:rFonts w:asciiTheme="minorHAnsi" w:eastAsiaTheme="minorEastAsia" w:hAnsiTheme="minorHAnsi" w:cstheme="minorBidi"/>
          <w:noProof/>
          <w:sz w:val="22"/>
          <w:szCs w:val="22"/>
        </w:rPr>
      </w:pPr>
      <w:r>
        <w:t>8.2.</w:t>
      </w:r>
      <w:ins w:id="1319" w:author="GoldenCorpusHarness" w:date="2026-03-28T22:23:47Z">
        <w:r>
          <w:t>1.</w:t>
        </w:r>
      </w:ins>
      <w:r>
        <w:t>2</w:t>
      </w:r>
      <w:del w:id="1320" w:author="GoldenCorpusHarness" w:date="2026-03-28T22:23:47Z">
        <w:r>
          <w:delText>Qu</w:delText>
        </w:r>
      </w:del>
      <w:ins w:id="1321" w:author="GoldenCorpusHarness" w:date="2026-03-28T22:23:47Z">
        <w:r>
          <w:t>Im</w:t>
        </w:r>
      </w:ins>
      <w:r>
        <w:t>a</w:t>
      </w:r>
      <w:ins w:id="1322" w:author="GoldenCorpusHarness" w:date="2026-03-28T22:23:47Z">
        <w:r>
          <w:t>ging Co</w:t>
        </w:r>
      </w:ins>
      <w:r>
        <w:t>l</w:t>
      </w:r>
      <w:ins w:id="1323" w:author="GoldenCorpusHarness" w:date="2026-03-28T22:23:47Z">
        <w:r>
          <w:t>lect</w:t>
        </w:r>
      </w:ins>
      <w:r>
        <w:t>i</w:t>
      </w:r>
      <w:del w:id="1324" w:author="GoldenCorpusHarness" w:date="2026-03-28T22:23:47Z">
        <w:r>
          <w:delText>ty</w:delText>
        </w:r>
      </w:del>
      <w:ins w:id="1325" w:author="GoldenCorpusHarness" w:date="2026-03-28T22:23:47Z">
        <w:r>
          <w:t>on</w:t>
        </w:r>
      </w:ins>
      <w:r>
        <w:t xml:space="preserve"> </w:t>
      </w:r>
      <w:del w:id="1326" w:author="GoldenCorpusHarness" w:date="2026-03-28T22:23:47Z">
        <w:r>
          <w:delText>of Life</w:delText>
        </w:r>
      </w:del>
      <w:ins w:id="1327" w:author="GoldenCorpusHarness" w:date="2026-03-28T22:23:47Z">
        <w:r>
          <w:t>and</w:t>
        </w:r>
      </w:ins>
      <w:r>
        <w:t xml:space="preserve"> Assessments12</w:t>
      </w:r>
      <w:del w:id="1328" w:author="GoldenCorpusHarness" w:date="2026-03-28T22:23:47Z">
        <w:r>
          <w:delText>0</w:delText>
        </w:r>
      </w:del>
      <w:ins w:id="1329" w:author="GoldenCorpusHarness" w:date="2026-03-28T22:23:47Z">
        <w:r>
          <w:t>9</w:t>
        </w:r>
      </w:ins>
    </w:p>
    <w:p ns2:paraId="68822219" ns2:textId="03F3B4CD" w:rsidR="00B55DCA" w:rsidRDefault="00B55DCA">
      <w:pPr>
        <w:pStyle w:val="TOC4"/>
        <w:rPr>
          <w:rFonts w:asciiTheme="minorHAnsi" w:eastAsiaTheme="minorEastAsia" w:hAnsiTheme="minorHAnsi" w:cstheme="minorBidi"/>
          <w:noProof/>
          <w:sz w:val="22"/>
          <w:szCs w:val="22"/>
        </w:rPr>
      </w:pPr>
      <w:r>
        <w:t>8.2.</w:t>
      </w:r>
      <w:del w:id="1330" w:author="GoldenCorpusHarness" w:date="2026-03-28T22:23:47Z">
        <w:r>
          <w:delText>2</w:delText>
        </w:r>
      </w:del>
      <w:ins w:id="1331" w:author="GoldenCorpusHarness" w:date="2026-03-28T22:23:47Z">
        <w:r>
          <w:t>1</w:t>
        </w:r>
      </w:ins>
      <w:r>
        <w:t>.</w:t>
      </w:r>
      <w:del w:id="1332" w:author="GoldenCorpusHarness" w:date="2026-03-28T22:23:47Z">
        <w:r>
          <w:delText>1</w:delText>
        </w:r>
      </w:del>
      <w:ins w:id="1333" w:author="GoldenCorpusHarness" w:date="2026-03-28T22:23:47Z">
        <w:r>
          <w:t xml:space="preserve">3Disease </w:t>
        </w:r>
      </w:ins>
      <w:r>
        <w:t>P</w:t>
      </w:r>
      <w:del w:id="1334" w:author="GoldenCorpusHarness" w:date="2026-03-28T22:23:47Z">
        <w:r>
          <w:delText>at</w:delText>
        </w:r>
      </w:del>
      <w:ins w:id="1335" w:author="GoldenCorpusHarness" w:date="2026-03-28T22:23:47Z">
        <w:r>
          <w:t>rogress</w:t>
        </w:r>
      </w:ins>
      <w:r>
        <w:t>i</w:t>
      </w:r>
      <w:ins w:id="1336" w:author="GoldenCorpusHarness" w:date="2026-03-28T22:23:47Z">
        <w:r>
          <w:t>on Assessm</w:t>
        </w:r>
      </w:ins>
      <w:r>
        <w:t>ent</w:t>
      </w:r>
      <w:del w:id="1337" w:author="GoldenCorpusHarness" w:date="2026-03-28T22:23:47Z">
        <w:r>
          <w:delText>-reported Outcomes</w:delText>
        </w:r>
      </w:del>
      <w:r>
        <w:t>1</w:t>
      </w:r>
      <w:del w:id="1338" w:author="GoldenCorpusHarness" w:date="2026-03-28T22:23:47Z">
        <w:r>
          <w:delText>21</w:delText>
        </w:r>
      </w:del>
      <w:ins w:id="1339" w:author="GoldenCorpusHarness" w:date="2026-03-28T22:23:47Z">
        <w:r>
          <w:t>30</w:t>
        </w:r>
      </w:ins>
    </w:p>
    <w:p ns2:paraId="63631922" ns2:textId="031F6829" w:rsidR="00B55DCA" w:rsidRDefault="00B55DCA">
      <w:pPr>
        <w:pStyle w:val="TOC2"/>
        <w:rPr>
          <w:rFonts w:asciiTheme="minorHAnsi" w:eastAsiaTheme="minorEastAsia" w:hAnsiTheme="minorHAnsi" w:cstheme="minorBidi"/>
          <w:b w:val="0"/>
          <w:noProof/>
          <w:sz w:val="22"/>
          <w:szCs w:val="22"/>
        </w:rPr>
      </w:pPr>
      <w:r>
        <w:t>8.</w:t>
      </w:r>
      <w:ins w:id="1340" w:author="GoldenCorpusHarness" w:date="2026-03-28T22:23:47Z">
        <w:r>
          <w:t>2.1.</w:t>
        </w:r>
      </w:ins>
      <w:r>
        <w:t>3</w:t>
      </w:r>
      <w:del w:id="1341" w:author="GoldenCorpusHarness" w:date="2026-03-28T22:23:47Z">
        <w:r>
          <w:delText>S</w:delText>
        </w:r>
      </w:del>
      <w:ins w:id="1342" w:author="GoldenCorpusHarness" w:date="2026-03-28T22:23:47Z">
        <w:r>
          <w:t>.1Im</w:t>
        </w:r>
      </w:ins>
      <w:r>
        <w:t>a</w:t>
      </w:r>
      <w:del w:id="1343" w:author="GoldenCorpusHarness" w:date="2026-03-28T22:23:47Z">
        <w:r>
          <w:delText>fety</w:delText>
        </w:r>
      </w:del>
      <w:ins w:id="1344" w:author="GoldenCorpusHarness" w:date="2026-03-28T22:23:47Z">
        <w:r>
          <w:t>ging</w:t>
        </w:r>
      </w:ins>
      <w:r>
        <w:t xml:space="preserve"> </w:t>
      </w:r>
      <w:del w:id="1345" w:author="GoldenCorpusHarness" w:date="2026-03-28T22:23:47Z">
        <w:r>
          <w:delText>Ass</w:delText>
        </w:r>
      </w:del>
      <w:ins w:id="1346" w:author="GoldenCorpusHarness" w:date="2026-03-28T22:23:47Z">
        <w:r>
          <w:t>Progr</w:t>
        </w:r>
      </w:ins>
      <w:r>
        <w:t>ess</w:t>
      </w:r>
      <w:del w:id="1347" w:author="GoldenCorpusHarness" w:date="2026-03-28T22:23:47Z">
        <w:r>
          <w:delText>me</w:delText>
        </w:r>
      </w:del>
      <w:ins w:id="1348" w:author="GoldenCorpusHarness" w:date="2026-03-28T22:23:47Z">
        <w:r>
          <w:t>io</w:t>
        </w:r>
      </w:ins>
      <w:r>
        <w:t>n</w:t>
      </w:r>
      <w:del w:id="1349" w:author="GoldenCorpusHarness" w:date="2026-03-28T22:23:47Z">
        <w:r>
          <w:delText>ts</w:delText>
        </w:r>
      </w:del>
      <w:r>
        <w:t>1</w:t>
      </w:r>
      <w:del w:id="1350" w:author="GoldenCorpusHarness" w:date="2026-03-28T22:23:47Z">
        <w:r>
          <w:delText>21</w:delText>
        </w:r>
      </w:del>
      <w:ins w:id="1351" w:author="GoldenCorpusHarness" w:date="2026-03-28T22:23:47Z">
        <w:r>
          <w:t>30</w:t>
        </w:r>
      </w:ins>
    </w:p>
    <w:p ns2:paraId="6BC81773" ns2:textId="3F3BCF9F" w:rsidR="00B55DCA" w:rsidRDefault="00B55DCA">
      <w:pPr>
        <w:pStyle w:val="TOC3"/>
        <w:rPr>
          <w:rFonts w:asciiTheme="minorHAnsi" w:eastAsiaTheme="minorEastAsia" w:hAnsiTheme="minorHAnsi" w:cstheme="minorBidi"/>
          <w:noProof/>
          <w:sz w:val="22"/>
          <w:szCs w:val="22"/>
        </w:rPr>
      </w:pPr>
      <w:r>
        <w:t>8</w:t>
      </w:r>
      <w:ins w:id="1352" w:author="GoldenCorpusHarness" w:date="2026-03-28T22:23:47Z">
        <w:r>
          <w:t>.2.1</w:t>
        </w:r>
      </w:ins>
      <w:r>
        <w:t>.3.</w:t>
      </w:r>
      <w:del w:id="1353" w:author="GoldenCorpusHarness" w:date="2026-03-28T22:23:47Z">
        <w:r>
          <w:delText>1Phys</w:delText>
        </w:r>
      </w:del>
      <w:ins w:id="1354" w:author="GoldenCorpusHarness" w:date="2026-03-28T22:23:47Z">
        <w:r>
          <w:t>2Non</w:t>
        </w:r>
      </w:ins>
      <w:r>
        <w:t>i</w:t>
      </w:r>
      <w:del w:id="1355" w:author="GoldenCorpusHarness" w:date="2026-03-28T22:23:47Z">
        <w:r>
          <w:delText>c</w:delText>
        </w:r>
      </w:del>
      <w:ins w:id="1356" w:author="GoldenCorpusHarness" w:date="2026-03-28T22:23:47Z">
        <w:r>
          <w:t>m</w:t>
        </w:r>
      </w:ins>
      <w:r>
        <w:t>a</w:t>
      </w:r>
      <w:del w:id="1357" w:author="GoldenCorpusHarness" w:date="2026-03-28T22:23:47Z">
        <w:r>
          <w:delText>l Exam</w:delText>
        </w:r>
      </w:del>
      <w:ins w:id="1358" w:author="GoldenCorpusHarness" w:date="2026-03-28T22:23:47Z">
        <w:r>
          <w:t>g</w:t>
        </w:r>
      </w:ins>
      <w:r>
        <w:t>in</w:t>
      </w:r>
      <w:del w:id="1359" w:author="GoldenCorpusHarness" w:date="2026-03-28T22:23:47Z">
        <w:r>
          <w:delText>at</w:delText>
        </w:r>
      </w:del>
      <w:ins w:id="1360" w:author="GoldenCorpusHarness" w:date="2026-03-28T22:23:47Z">
        <w:r>
          <w:t>g Progress</w:t>
        </w:r>
      </w:ins>
      <w:r>
        <w:t>ion</w:t>
      </w:r>
      <w:del w:id="1361" w:author="GoldenCorpusHarness" w:date="2026-03-28T22:23:47Z">
        <w:r>
          <w:delText>s</w:delText>
        </w:r>
      </w:del>
      <w:r>
        <w:t>1</w:t>
      </w:r>
      <w:ins w:id="1362" w:author="GoldenCorpusHarness" w:date="2026-03-28T22:23:47Z">
        <w:r>
          <w:t>3</w:t>
        </w:r>
      </w:ins>
      <w:r>
        <w:t>2</w:t>
      </w:r>
      <w:del w:id="1363" w:author="GoldenCorpusHarness" w:date="2026-03-28T22:23:47Z">
        <w:r>
          <w:delText>1</w:delText>
        </w:r>
      </w:del>
    </w:p>
    <w:p ns2:paraId="76387868" ns2:textId="68FBDCFC" w:rsidR="00B55DCA" w:rsidRDefault="00B55DCA">
      <w:pPr>
        <w:pStyle w:val="TOC3"/>
        <w:rPr>
          <w:rFonts w:asciiTheme="minorHAnsi" w:eastAsiaTheme="minorEastAsia" w:hAnsiTheme="minorHAnsi" w:cstheme="minorBidi"/>
          <w:noProof/>
          <w:sz w:val="22"/>
          <w:szCs w:val="22"/>
        </w:rPr>
      </w:pPr>
      <w:r>
        <w:t>8.</w:t>
      </w:r>
      <w:del w:id="1364" w:author="GoldenCorpusHarness" w:date="2026-03-28T22:23:47Z">
        <w:r>
          <w:delText>3</w:delText>
        </w:r>
      </w:del>
      <w:ins w:id="1365" w:author="GoldenCorpusHarness" w:date="2026-03-28T22:23:47Z">
        <w:r>
          <w:t>2</w:t>
        </w:r>
      </w:ins>
      <w:r>
        <w:t>.</w:t>
      </w:r>
      <w:del w:id="1366" w:author="GoldenCorpusHarness" w:date="2026-03-28T22:23:47Z">
        <w:r>
          <w:delText>2V</w:delText>
        </w:r>
      </w:del>
      <w:ins w:id="1367" w:author="GoldenCorpusHarness" w:date="2026-03-28T22:23:47Z">
        <w:r>
          <w:t>1.4CLL/SLL Const</w:t>
        </w:r>
      </w:ins>
      <w:r>
        <w:t>it</w:t>
      </w:r>
      <w:ins w:id="1368" w:author="GoldenCorpusHarness" w:date="2026-03-28T22:23:47Z">
        <w:r>
          <w:t>ution</w:t>
        </w:r>
      </w:ins>
      <w:r>
        <w:t>al S</w:t>
      </w:r>
      <w:del w:id="1369" w:author="GoldenCorpusHarness" w:date="2026-03-28T22:23:47Z">
        <w:r>
          <w:delText>ign</w:delText>
        </w:r>
      </w:del>
      <w:ins w:id="1370" w:author="GoldenCorpusHarness" w:date="2026-03-28T22:23:47Z">
        <w:r>
          <w:t>ymptom</w:t>
        </w:r>
      </w:ins>
      <w:r>
        <w:t>s1</w:t>
      </w:r>
      <w:ins w:id="1371" w:author="GoldenCorpusHarness" w:date="2026-03-28T22:23:47Z">
        <w:r>
          <w:t>3</w:t>
        </w:r>
      </w:ins>
      <w:r>
        <w:t>2</w:t>
      </w:r>
      <w:del w:id="1372" w:author="GoldenCorpusHarness" w:date="2026-03-28T22:23:47Z">
        <w:r>
          <w:delText>2</w:delText>
        </w:r>
      </w:del>
    </w:p>
    <w:p ns2:paraId="6F7021B1" ns2:textId="702914CB" w:rsidR="00B55DCA" w:rsidRDefault="00B55DCA">
      <w:pPr>
        <w:pStyle w:val="TOC3"/>
        <w:rPr>
          <w:rFonts w:asciiTheme="minorHAnsi" w:eastAsiaTheme="minorEastAsia" w:hAnsiTheme="minorHAnsi" w:cstheme="minorBidi"/>
          <w:noProof/>
          <w:sz w:val="22"/>
          <w:szCs w:val="22"/>
        </w:rPr>
      </w:pPr>
      <w:r>
        <w:t>8.</w:t>
      </w:r>
      <w:del w:id="1373" w:author="GoldenCorpusHarness" w:date="2026-03-28T22:23:47Z">
        <w:r>
          <w:delText>3</w:delText>
        </w:r>
      </w:del>
      <w:ins w:id="1374" w:author="GoldenCorpusHarness" w:date="2026-03-28T22:23:47Z">
        <w:r>
          <w:t>2</w:t>
        </w:r>
      </w:ins>
      <w:r>
        <w:t>.</w:t>
      </w:r>
      <w:del w:id="1375" w:author="GoldenCorpusHarness" w:date="2026-03-28T22:23:47Z">
        <w:r>
          <w:delText>3E</w:delText>
        </w:r>
      </w:del>
      <w:ins w:id="1376" w:author="GoldenCorpusHarness" w:date="2026-03-28T22:23:47Z">
        <w:r>
          <w:t>2Qua</w:t>
        </w:r>
      </w:ins>
      <w:r>
        <w:t>l</w:t>
      </w:r>
      <w:ins w:id="1377" w:author="GoldenCorpusHarness" w:date="2026-03-28T22:23:47Z">
        <w:r>
          <w:t>ity of Lif</w:t>
        </w:r>
      </w:ins>
      <w:r>
        <w:t>e</w:t>
      </w:r>
      <w:del w:id="1378" w:author="GoldenCorpusHarness" w:date="2026-03-28T22:23:47Z">
        <w:r>
          <w:delText>c</w:delText>
        </w:r>
      </w:del>
      <w:ins w:id="1379" w:author="GoldenCorpusHarness" w:date="2026-03-28T22:23:47Z">
        <w:r>
          <w:t xml:space="preserve"> Assessmen</w:t>
        </w:r>
      </w:ins>
      <w:r>
        <w:t>t</w:t>
      </w:r>
      <w:del w:id="1380" w:author="GoldenCorpusHarness" w:date="2026-03-28T22:23:47Z">
        <w:r>
          <w:delText>rocardiogram</w:delText>
        </w:r>
      </w:del>
      <w:r>
        <w:t>s1</w:t>
      </w:r>
      <w:del w:id="1381" w:author="GoldenCorpusHarness" w:date="2026-03-28T22:23:47Z">
        <w:r>
          <w:delText>22</w:delText>
        </w:r>
      </w:del>
      <w:ins w:id="1382" w:author="GoldenCorpusHarness" w:date="2026-03-28T22:23:47Z">
        <w:r>
          <w:t>33</w:t>
        </w:r>
      </w:ins>
    </w:p>
    <w:p ns2:paraId="3BC98381" ns2:textId="3B57A93E" w:rsidR="00B55DCA" w:rsidRDefault="00B55DCA">
      <w:pPr>
        <w:pStyle w:val="TOC3"/>
        <w:rPr>
          <w:rFonts w:asciiTheme="minorHAnsi" w:eastAsiaTheme="minorEastAsia" w:hAnsiTheme="minorHAnsi" w:cstheme="minorBidi"/>
          <w:noProof/>
          <w:sz w:val="22"/>
          <w:szCs w:val="22"/>
        </w:rPr>
      </w:pPr>
      <w:r>
        <w:t>8.</w:t>
      </w:r>
      <w:del w:id="1383" w:author="GoldenCorpusHarness" w:date="2026-03-28T22:23:47Z">
        <w:r>
          <w:delText>3</w:delText>
        </w:r>
      </w:del>
      <w:ins w:id="1384" w:author="GoldenCorpusHarness" w:date="2026-03-28T22:23:47Z">
        <w:r>
          <w:t>2</w:t>
        </w:r>
      </w:ins>
      <w:r>
        <w:t>.</w:t>
      </w:r>
      <w:del w:id="1385" w:author="GoldenCorpusHarness" w:date="2026-03-28T22:23:47Z">
        <w:r>
          <w:delText>4Eastern Cooper</w:delText>
        </w:r>
      </w:del>
      <w:ins w:id="1386" w:author="GoldenCorpusHarness" w:date="2026-03-28T22:23:47Z">
        <w:r>
          <w:t>2.1P</w:t>
        </w:r>
      </w:ins>
      <w:r>
        <w:t>ati</w:t>
      </w:r>
      <w:del w:id="1387" w:author="GoldenCorpusHarness" w:date="2026-03-28T22:23:47Z">
        <w:r>
          <w:delText>v</w:delText>
        </w:r>
      </w:del>
      <w:r>
        <w:t>e</w:t>
      </w:r>
      <w:ins w:id="1388" w:author="GoldenCorpusHarness" w:date="2026-03-28T22:23:47Z">
        <w:r>
          <w:t>nt-reported</w:t>
        </w:r>
      </w:ins>
      <w:r>
        <w:t xml:space="preserve"> O</w:t>
      </w:r>
      <w:del w:id="1389" w:author="GoldenCorpusHarness" w:date="2026-03-28T22:23:47Z">
        <w:r>
          <w:delText>n</w:delText>
        </w:r>
      </w:del>
      <w:ins w:id="1390" w:author="GoldenCorpusHarness" w:date="2026-03-28T22:23:47Z">
        <w:r>
          <w:t>ut</w:t>
        </w:r>
      </w:ins>
      <w:r>
        <w:t>co</w:t>
      </w:r>
      <w:del w:id="1391" w:author="GoldenCorpusHarness" w:date="2026-03-28T22:23:47Z">
        <w:r>
          <w:delText>logy Group P</w:delText>
        </w:r>
      </w:del>
      <w:ins w:id="1392" w:author="GoldenCorpusHarness" w:date="2026-03-28T22:23:47Z">
        <w:r>
          <w:t>m</w:t>
        </w:r>
      </w:ins>
      <w:r>
        <w:t>e</w:t>
      </w:r>
      <w:del w:id="1393" w:author="GoldenCorpusHarness" w:date="2026-03-28T22:23:47Z">
        <w:r>
          <w:delText>rformance Statu</w:delText>
        </w:r>
      </w:del>
      <w:r>
        <w:t>s1</w:t>
      </w:r>
      <w:del w:id="1394" w:author="GoldenCorpusHarness" w:date="2026-03-28T22:23:47Z">
        <w:r>
          <w:delText>22</w:delText>
        </w:r>
      </w:del>
      <w:ins w:id="1395" w:author="GoldenCorpusHarness" w:date="2026-03-28T22:23:47Z">
        <w:r>
          <w:t>33</w:t>
        </w:r>
      </w:ins>
    </w:p>
    <w:p ns2:paraId="3CC6BD9C" ns2:textId="61D70D43" w:rsidR="00B55DCA" w:rsidRDefault="00B55DCA">
      <w:pPr>
        <w:pStyle w:val="TOC3"/>
        <w:rPr>
          <w:rFonts w:asciiTheme="minorHAnsi" w:eastAsiaTheme="minorEastAsia" w:hAnsiTheme="minorHAnsi" w:cstheme="minorBidi"/>
          <w:noProof/>
          <w:sz w:val="22"/>
          <w:szCs w:val="22"/>
        </w:rPr>
      </w:pPr>
      <w:r>
        <w:t>8.3</w:t>
      </w:r>
      <w:del w:id="1396" w:author="GoldenCorpusHarness" w:date="2026-03-28T22:23:47Z">
        <w:r>
          <w:delText xml:space="preserve">.5Clinical </w:delText>
        </w:r>
      </w:del>
      <w:r>
        <w:t>Safet</w:t>
      </w:r>
      <w:del w:id="1397" w:author="GoldenCorpusHarness" w:date="2026-03-28T22:23:47Z">
        <w:r>
          <w:delText>y Laborator</w:delText>
        </w:r>
      </w:del>
      <w:r>
        <w:t>y Assessments1</w:t>
      </w:r>
      <w:del w:id="1398" w:author="GoldenCorpusHarness" w:date="2026-03-28T22:23:47Z">
        <w:r>
          <w:delText>22</w:delText>
        </w:r>
      </w:del>
      <w:ins w:id="1399" w:author="GoldenCorpusHarness" w:date="2026-03-28T22:23:47Z">
        <w:r>
          <w:t>33</w:t>
        </w:r>
      </w:ins>
    </w:p>
    <w:p ns2:paraId="2F64EA08" ns2:textId="7424F5EE" w:rsidR="00B55DCA" w:rsidRDefault="00B55DCA">
      <w:pPr>
        <w:pStyle w:val="TOC3"/>
        <w:rPr>
          <w:rFonts w:asciiTheme="minorHAnsi" w:eastAsiaTheme="minorEastAsia" w:hAnsiTheme="minorHAnsi" w:cstheme="minorBidi"/>
          <w:noProof/>
          <w:sz w:val="22"/>
          <w:szCs w:val="22"/>
        </w:rPr>
      </w:pPr>
      <w:r>
        <w:t>8.3.</w:t>
      </w:r>
      <w:del w:id="1400" w:author="GoldenCorpusHarness" w:date="2026-03-28T22:23:47Z">
        <w:r>
          <w:delText>6Tumor L</w:delText>
        </w:r>
      </w:del>
      <w:ins w:id="1401" w:author="GoldenCorpusHarness" w:date="2026-03-28T22:23:47Z">
        <w:r>
          <w:t>1Ph</w:t>
        </w:r>
      </w:ins>
      <w:r>
        <w:t>ysi</w:t>
      </w:r>
      <w:ins w:id="1402" w:author="GoldenCorpusHarness" w:date="2026-03-28T22:23:47Z">
        <w:r>
          <w:t>cal Examination</w:t>
        </w:r>
      </w:ins>
      <w:r>
        <w:t>s</w:t>
      </w:r>
      <w:del w:id="1403" w:author="GoldenCorpusHarness" w:date="2026-03-28T22:23:47Z">
        <w:r>
          <w:delText xml:space="preserve"> Syndrome</w:delText>
        </w:r>
      </w:del>
      <w:r>
        <w:t>1</w:t>
      </w:r>
      <w:del w:id="1404" w:author="GoldenCorpusHarness" w:date="2026-03-28T22:23:47Z">
        <w:r>
          <w:delText>2</w:delText>
        </w:r>
      </w:del>
      <w:r>
        <w:t>3</w:t>
      </w:r>
      <w:ins w:id="1405" w:author="GoldenCorpusHarness" w:date="2026-03-28T22:23:47Z">
        <w:r>
          <w:t>3</w:t>
        </w:r>
      </w:ins>
    </w:p>
    <w:p ns2:paraId="4D72FF03" ns2:textId="3C5858E0" w:rsidR="00B55DCA" w:rsidRDefault="00B55DCA">
      <w:pPr>
        <w:pStyle w:val="TOC3"/>
        <w:rPr>
          <w:rFonts w:asciiTheme="minorHAnsi" w:eastAsiaTheme="minorEastAsia" w:hAnsiTheme="minorHAnsi" w:cstheme="minorBidi"/>
          <w:noProof/>
          <w:sz w:val="22"/>
          <w:szCs w:val="22"/>
        </w:rPr>
      </w:pPr>
      <w:r>
        <w:t>8.3.</w:t>
      </w:r>
      <w:del w:id="1406" w:author="GoldenCorpusHarness" w:date="2026-03-28T22:23:47Z">
        <w:r>
          <w:delText>7Pre</w:delText>
        </w:r>
      </w:del>
      <w:ins w:id="1407" w:author="GoldenCorpusHarness" w:date="2026-03-28T22:23:47Z">
        <w:r>
          <w:t>2Vital Si</w:t>
        </w:r>
      </w:ins>
      <w:r>
        <w:t>gn</w:t>
      </w:r>
      <w:del w:id="1408" w:author="GoldenCorpusHarness" w:date="2026-03-28T22:23:47Z">
        <w:r>
          <w:delText>ancy Te</w:delText>
        </w:r>
      </w:del>
      <w:r>
        <w:t>s</w:t>
      </w:r>
      <w:del w:id="1409" w:author="GoldenCorpusHarness" w:date="2026-03-28T22:23:47Z">
        <w:r>
          <w:delText>ting</w:delText>
        </w:r>
      </w:del>
      <w:r>
        <w:t>1</w:t>
      </w:r>
      <w:del w:id="1410" w:author="GoldenCorpusHarness" w:date="2026-03-28T22:23:47Z">
        <w:r>
          <w:delText>2</w:delText>
        </w:r>
      </w:del>
      <w:ins w:id="1411" w:author="GoldenCorpusHarness" w:date="2026-03-28T22:23:47Z">
        <w:r>
          <w:t>3</w:t>
        </w:r>
      </w:ins>
      <w:r>
        <w:t>4</w:t>
      </w:r>
    </w:p>
    <w:p ns2:paraId="4FADE237" ns2:textId="1795FC02" w:rsidR="00B55DCA" w:rsidRDefault="00B55DCA">
      <w:pPr>
        <w:pStyle w:val="TOC2"/>
        <w:rPr>
          <w:rFonts w:asciiTheme="minorHAnsi" w:eastAsiaTheme="minorEastAsia" w:hAnsiTheme="minorHAnsi" w:cstheme="minorBidi"/>
          <w:b w:val="0"/>
          <w:noProof/>
          <w:sz w:val="22"/>
          <w:szCs w:val="22"/>
        </w:rPr>
      </w:pPr>
      <w:r>
        <w:t>8.</w:t>
      </w:r>
      <w:del w:id="1412" w:author="GoldenCorpusHarness" w:date="2026-03-28T22:23:47Z">
        <w:r>
          <w:delText>4A</w:delText>
        </w:r>
      </w:del>
      <w:ins w:id="1413" w:author="GoldenCorpusHarness" w:date="2026-03-28T22:23:47Z">
        <w:r>
          <w:t>3.3Electrocar</w:t>
        </w:r>
      </w:ins>
      <w:r>
        <w:t>d</w:t>
      </w:r>
      <w:del w:id="1414" w:author="GoldenCorpusHarness" w:date="2026-03-28T22:23:47Z">
        <w:r>
          <w:delText>verse Events, Ser</w:delText>
        </w:r>
      </w:del>
      <w:r>
        <w:t>io</w:t>
      </w:r>
      <w:del w:id="1415" w:author="GoldenCorpusHarness" w:date="2026-03-28T22:23:47Z">
        <w:r>
          <w:delText>us Adve</w:delText>
        </w:r>
      </w:del>
      <w:ins w:id="1416" w:author="GoldenCorpusHarness" w:date="2026-03-28T22:23:47Z">
        <w:r>
          <w:t>g</w:t>
        </w:r>
      </w:ins>
      <w:r>
        <w:t>r</w:t>
      </w:r>
      <w:del w:id="1417" w:author="GoldenCorpusHarness" w:date="2026-03-28T22:23:47Z">
        <w:r>
          <w:delText xml:space="preserve">se Events, </w:delText>
        </w:r>
      </w:del>
      <w:r>
        <w:t>a</w:t>
      </w:r>
      <w:del w:id="1418" w:author="GoldenCorpusHarness" w:date="2026-03-28T22:23:47Z">
        <w:r>
          <w:delText>nd Other Reportable Safety Event</w:delText>
        </w:r>
      </w:del>
      <w:ins w:id="1419" w:author="GoldenCorpusHarness" w:date="2026-03-28T22:23:47Z">
        <w:r>
          <w:t>m</w:t>
        </w:r>
      </w:ins>
      <w:r>
        <w:t>s1</w:t>
      </w:r>
      <w:del w:id="1420" w:author="GoldenCorpusHarness" w:date="2026-03-28T22:23:47Z">
        <w:r>
          <w:delText>25</w:delText>
        </w:r>
      </w:del>
      <w:ins w:id="1421" w:author="GoldenCorpusHarness" w:date="2026-03-28T22:23:47Z">
        <w:r>
          <w:t>34</w:t>
        </w:r>
      </w:ins>
    </w:p>
    <w:p ns2:paraId="5CCC46CC" ns2:textId="37888D0E" w:rsidR="00B55DCA" w:rsidRDefault="00B55DCA">
      <w:pPr>
        <w:pStyle w:val="TOC3"/>
        <w:rPr>
          <w:rFonts w:asciiTheme="minorHAnsi" w:eastAsiaTheme="minorEastAsia" w:hAnsiTheme="minorHAnsi" w:cstheme="minorBidi"/>
          <w:noProof/>
          <w:sz w:val="22"/>
          <w:szCs w:val="22"/>
        </w:rPr>
      </w:pPr>
      <w:r>
        <w:t>8.</w:t>
      </w:r>
      <w:ins w:id="1422" w:author="GoldenCorpusHarness" w:date="2026-03-28T22:23:47Z">
        <w:r>
          <w:t>3.</w:t>
        </w:r>
      </w:ins>
      <w:r>
        <w:t>4</w:t>
      </w:r>
      <w:del w:id="1423" w:author="GoldenCorpusHarness" w:date="2026-03-28T22:23:47Z">
        <w:r>
          <w:delText>.1T</w:delText>
        </w:r>
      </w:del>
      <w:ins w:id="1424" w:author="GoldenCorpusHarness" w:date="2026-03-28T22:23:47Z">
        <w:r>
          <w:t>Eastern Cooperat</w:t>
        </w:r>
      </w:ins>
      <w:r>
        <w:t>i</w:t>
      </w:r>
      <w:del w:id="1425" w:author="GoldenCorpusHarness" w:date="2026-03-28T22:23:47Z">
        <w:r>
          <w:delText>m</w:delText>
        </w:r>
      </w:del>
      <w:ins w:id="1426" w:author="GoldenCorpusHarness" w:date="2026-03-28T22:23:47Z">
        <w:r>
          <w:t>v</w:t>
        </w:r>
      </w:ins>
      <w:r>
        <w:t>e</w:t>
      </w:r>
      <w:ins w:id="1427" w:author="GoldenCorpusHarness" w:date="2026-03-28T22:23:47Z">
        <w:r>
          <w:t xml:space="preserve"> Oncology Group</w:t>
        </w:r>
      </w:ins>
      <w:r>
        <w:t xml:space="preserve"> Per</w:t>
      </w:r>
      <w:del w:id="1428" w:author="GoldenCorpusHarness" w:date="2026-03-28T22:23:47Z">
        <w:r>
          <w:delText>iod and Frequency for Collecting AE, SAE, and Other Reportable Safety Event In</w:delText>
        </w:r>
      </w:del>
      <w:r>
        <w:t>forma</w:t>
      </w:r>
      <w:ins w:id="1429" w:author="GoldenCorpusHarness" w:date="2026-03-28T22:23:47Z">
        <w:r>
          <w:t>nce S</w:t>
        </w:r>
      </w:ins>
      <w:r>
        <w:t>t</w:t>
      </w:r>
      <w:del w:id="1430" w:author="GoldenCorpusHarness" w:date="2026-03-28T22:23:47Z">
        <w:r>
          <w:delText>ion</w:delText>
        </w:r>
      </w:del>
      <w:ins w:id="1431" w:author="GoldenCorpusHarness" w:date="2026-03-28T22:23:47Z">
        <w:r>
          <w:t>atus</w:t>
        </w:r>
      </w:ins>
      <w:r>
        <w:t>1</w:t>
      </w:r>
      <w:del w:id="1432" w:author="GoldenCorpusHarness" w:date="2026-03-28T22:23:47Z">
        <w:r>
          <w:delText>26</w:delText>
        </w:r>
      </w:del>
      <w:ins w:id="1433" w:author="GoldenCorpusHarness" w:date="2026-03-28T22:23:47Z">
        <w:r>
          <w:t>34</w:t>
        </w:r>
      </w:ins>
    </w:p>
    <w:p ns2:paraId="23C4F2C0" ns2:textId="2B4955BF" w:rsidR="00B55DCA" w:rsidRDefault="00B55DCA">
      <w:pPr>
        <w:pStyle w:val="TOC3"/>
        <w:rPr>
          <w:rFonts w:asciiTheme="minorHAnsi" w:eastAsiaTheme="minorEastAsia" w:hAnsiTheme="minorHAnsi" w:cstheme="minorBidi"/>
          <w:noProof/>
          <w:sz w:val="22"/>
          <w:szCs w:val="22"/>
        </w:rPr>
      </w:pPr>
      <w:r>
        <w:t>8.</w:t>
      </w:r>
      <w:del w:id="1434" w:author="GoldenCorpusHarness" w:date="2026-03-28T22:23:47Z">
        <w:r>
          <w:delText>4</w:delText>
        </w:r>
      </w:del>
      <w:ins w:id="1435" w:author="GoldenCorpusHarness" w:date="2026-03-28T22:23:47Z">
        <w:r>
          <w:t>3</w:t>
        </w:r>
      </w:ins>
      <w:r>
        <w:t>.</w:t>
      </w:r>
      <w:del w:id="1436" w:author="GoldenCorpusHarness" w:date="2026-03-28T22:23:47Z">
        <w:r>
          <w:delText>2Method of Detect</w:delText>
        </w:r>
      </w:del>
      <w:ins w:id="1437" w:author="GoldenCorpusHarness" w:date="2026-03-28T22:23:47Z">
        <w:r>
          <w:t>5Cl</w:t>
        </w:r>
      </w:ins>
      <w:r>
        <w:t>in</w:t>
      </w:r>
      <w:del w:id="1438" w:author="GoldenCorpusHarness" w:date="2026-03-28T22:23:47Z">
        <w:r>
          <w:delText xml:space="preserve">g AEs, SAEs, </w:delText>
        </w:r>
      </w:del>
      <w:ins w:id="1439" w:author="GoldenCorpusHarness" w:date="2026-03-28T22:23:47Z">
        <w:r>
          <w:t>ic</w:t>
        </w:r>
      </w:ins>
      <w:r>
        <w:t>a</w:t>
      </w:r>
      <w:del w:id="1440" w:author="GoldenCorpusHarness" w:date="2026-03-28T22:23:47Z">
        <w:r>
          <w:delText>nd Other Reportab</w:delText>
        </w:r>
      </w:del>
      <w:r>
        <w:t>l</w:t>
      </w:r>
      <w:del w:id="1441" w:author="GoldenCorpusHarness" w:date="2026-03-28T22:23:47Z">
        <w:r>
          <w:delText>e</w:delText>
        </w:r>
      </w:del>
      <w:r>
        <w:t xml:space="preserve"> Safety </w:t>
      </w:r>
      <w:del w:id="1442" w:author="GoldenCorpusHarness" w:date="2026-03-28T22:23:47Z">
        <w:r>
          <w:delText>Ev</w:delText>
        </w:r>
      </w:del>
      <w:ins w:id="1443" w:author="GoldenCorpusHarness" w:date="2026-03-28T22:23:47Z">
        <w:r>
          <w:t>Laboratory Assessm</w:t>
        </w:r>
      </w:ins>
      <w:r>
        <w:t>ents1</w:t>
      </w:r>
      <w:del w:id="1444" w:author="GoldenCorpusHarness" w:date="2026-03-28T22:23:47Z">
        <w:r>
          <w:delText>28</w:delText>
        </w:r>
      </w:del>
      <w:ins w:id="1445" w:author="GoldenCorpusHarness" w:date="2026-03-28T22:23:47Z">
        <w:r>
          <w:t>34</w:t>
        </w:r>
      </w:ins>
    </w:p>
    <w:p ns2:paraId="55A18624" ns2:textId="574A8003" w:rsidR="00B55DCA" w:rsidRDefault="00B55DCA">
      <w:pPr>
        <w:pStyle w:val="TOC3"/>
        <w:rPr>
          <w:rFonts w:asciiTheme="minorHAnsi" w:eastAsiaTheme="minorEastAsia" w:hAnsiTheme="minorHAnsi" w:cstheme="minorBidi"/>
          <w:noProof/>
          <w:sz w:val="22"/>
          <w:szCs w:val="22"/>
        </w:rPr>
      </w:pPr>
      <w:r>
        <w:t>8.</w:t>
      </w:r>
      <w:del w:id="1446" w:author="GoldenCorpusHarness" w:date="2026-03-28T22:23:47Z">
        <w:r>
          <w:delText>4</w:delText>
        </w:r>
      </w:del>
      <w:ins w:id="1447" w:author="GoldenCorpusHarness" w:date="2026-03-28T22:23:47Z">
        <w:r>
          <w:t>3</w:t>
        </w:r>
      </w:ins>
      <w:r>
        <w:t>.</w:t>
      </w:r>
      <w:del w:id="1448" w:author="GoldenCorpusHarness" w:date="2026-03-28T22:23:47Z">
        <w:r>
          <w:delText>3F</w:delText>
        </w:r>
      </w:del>
      <w:ins w:id="1449" w:author="GoldenCorpusHarness" w:date="2026-03-28T22:23:47Z">
        <w:r>
          <w:t>6Tum</w:t>
        </w:r>
      </w:ins>
      <w:r>
        <w:t>o</w:t>
      </w:r>
      <w:del w:id="1450" w:author="GoldenCorpusHarness" w:date="2026-03-28T22:23:47Z">
        <w:r>
          <w:delText>llow-up</w:delText>
        </w:r>
      </w:del>
      <w:ins w:id="1451" w:author="GoldenCorpusHarness" w:date="2026-03-28T22:23:47Z">
        <w:r>
          <w:t>r</w:t>
        </w:r>
      </w:ins>
      <w:r>
        <w:t xml:space="preserve"> </w:t>
      </w:r>
      <w:del w:id="1452" w:author="GoldenCorpusHarness" w:date="2026-03-28T22:23:47Z">
        <w:r>
          <w:delText>of AE,</w:delText>
        </w:r>
      </w:del>
      <w:ins w:id="1453" w:author="GoldenCorpusHarness" w:date="2026-03-28T22:23:47Z">
        <w:r>
          <w:t>Lysis</w:t>
        </w:r>
      </w:ins>
      <w:r>
        <w:t xml:space="preserve"> S</w:t>
      </w:r>
      <w:del w:id="1454" w:author="GoldenCorpusHarness" w:date="2026-03-28T22:23:47Z">
        <w:r>
          <w:delText>AE, a</w:delText>
        </w:r>
      </w:del>
      <w:ins w:id="1455" w:author="GoldenCorpusHarness" w:date="2026-03-28T22:23:47Z">
        <w:r>
          <w:t>y</w:t>
        </w:r>
      </w:ins>
      <w:r>
        <w:t>nd</w:t>
      </w:r>
      <w:del w:id="1456" w:author="GoldenCorpusHarness" w:date="2026-03-28T22:23:47Z">
        <w:r>
          <w:delText xml:space="preserve"> Oth</w:delText>
        </w:r>
      </w:del>
      <w:ins w:id="1457" w:author="GoldenCorpusHarness" w:date="2026-03-28T22:23:47Z">
        <w:r>
          <w:t>rom</w:t>
        </w:r>
      </w:ins>
      <w:r>
        <w:t>e</w:t>
      </w:r>
      <w:del w:id="1458" w:author="GoldenCorpusHarness" w:date="2026-03-28T22:23:47Z">
        <w:r>
          <w:delText>r Reportable Safety Event Information</w:delText>
        </w:r>
      </w:del>
      <w:r>
        <w:t>1</w:t>
      </w:r>
      <w:del w:id="1459" w:author="GoldenCorpusHarness" w:date="2026-03-28T22:23:47Z">
        <w:r>
          <w:delText>28</w:delText>
        </w:r>
      </w:del>
      <w:ins w:id="1460" w:author="GoldenCorpusHarness" w:date="2026-03-28T22:23:47Z">
        <w:r>
          <w:t>35</w:t>
        </w:r>
      </w:ins>
    </w:p>
    <w:p ns2:paraId="30A3FD7A" ns2:textId="79BDC9E3" w:rsidR="00B55DCA" w:rsidRDefault="00B55DCA">
      <w:pPr>
        <w:pStyle w:val="TOC3"/>
        <w:rPr>
          <w:rFonts w:asciiTheme="minorHAnsi" w:eastAsiaTheme="minorEastAsia" w:hAnsiTheme="minorHAnsi" w:cstheme="minorBidi"/>
          <w:noProof/>
          <w:sz w:val="22"/>
          <w:szCs w:val="22"/>
        </w:rPr>
      </w:pPr>
      <w:r>
        <w:t>8.</w:t>
      </w:r>
      <w:del w:id="1461" w:author="GoldenCorpusHarness" w:date="2026-03-28T22:23:47Z">
        <w:r>
          <w:delText>4</w:delText>
        </w:r>
      </w:del>
      <w:ins w:id="1462" w:author="GoldenCorpusHarness" w:date="2026-03-28T22:23:47Z">
        <w:r>
          <w:t>3</w:t>
        </w:r>
      </w:ins>
      <w:r>
        <w:t>.</w:t>
      </w:r>
      <w:del w:id="1463" w:author="GoldenCorpusHarness" w:date="2026-03-28T22:23:47Z">
        <w:r>
          <w:delText>4R</w:delText>
        </w:r>
      </w:del>
      <w:ins w:id="1464" w:author="GoldenCorpusHarness" w:date="2026-03-28T22:23:47Z">
        <w:r>
          <w:t>7Pr</w:t>
        </w:r>
      </w:ins>
      <w:r>
        <w:t>eg</w:t>
      </w:r>
      <w:del w:id="1465" w:author="GoldenCorpusHarness" w:date="2026-03-28T22:23:47Z">
        <w:r>
          <w:delText>ul</w:delText>
        </w:r>
      </w:del>
      <w:ins w:id="1466" w:author="GoldenCorpusHarness" w:date="2026-03-28T22:23:47Z">
        <w:r>
          <w:t>n</w:t>
        </w:r>
      </w:ins>
      <w:r>
        <w:t>a</w:t>
      </w:r>
      <w:del w:id="1467" w:author="GoldenCorpusHarness" w:date="2026-03-28T22:23:47Z">
        <w:r>
          <w:delText>tor</w:delText>
        </w:r>
      </w:del>
      <w:ins w:id="1468" w:author="GoldenCorpusHarness" w:date="2026-03-28T22:23:47Z">
        <w:r>
          <w:t>nc</w:t>
        </w:r>
      </w:ins>
      <w:r>
        <w:t xml:space="preserve">y </w:t>
      </w:r>
      <w:del w:id="1469" w:author="GoldenCorpusHarness" w:date="2026-03-28T22:23:47Z">
        <w:r>
          <w:delText>R</w:delText>
        </w:r>
      </w:del>
      <w:ins w:id="1470" w:author="GoldenCorpusHarness" w:date="2026-03-28T22:23:47Z">
        <w:r>
          <w:t>T</w:t>
        </w:r>
      </w:ins>
      <w:r>
        <w:t>e</w:t>
      </w:r>
      <w:del w:id="1471" w:author="GoldenCorpusHarness" w:date="2026-03-28T22:23:47Z">
        <w:r>
          <w:delText>por</w:delText>
        </w:r>
      </w:del>
      <w:ins w:id="1472" w:author="GoldenCorpusHarness" w:date="2026-03-28T22:23:47Z">
        <w:r>
          <w:t>s</w:t>
        </w:r>
      </w:ins>
      <w:r>
        <w:t>ting</w:t>
      </w:r>
      <w:del w:id="1473" w:author="GoldenCorpusHarness" w:date="2026-03-28T22:23:47Z">
        <w:r>
          <w:delText xml:space="preserve"> Requirements for SAE</w:delText>
        </w:r>
      </w:del>
      <w:r>
        <w:t>1</w:t>
      </w:r>
      <w:del w:id="1474" w:author="GoldenCorpusHarness" w:date="2026-03-28T22:23:47Z">
        <w:r>
          <w:delText>28</w:delText>
        </w:r>
      </w:del>
      <w:ins w:id="1475" w:author="GoldenCorpusHarness" w:date="2026-03-28T22:23:47Z">
        <w:r>
          <w:t>36</w:t>
        </w:r>
      </w:ins>
    </w:p>
    <w:p ns2:paraId="1E400877" ns2:textId="0006B515" w:rsidR="00B55DCA" w:rsidRDefault="00B55DCA">
      <w:pPr>
        <w:pStyle w:val="TOC3"/>
        <w:rPr>
          <w:rFonts w:asciiTheme="minorHAnsi" w:eastAsiaTheme="minorEastAsia" w:hAnsiTheme="minorHAnsi" w:cstheme="minorBidi"/>
          <w:noProof/>
          <w:sz w:val="22"/>
          <w:szCs w:val="22"/>
        </w:rPr>
      </w:pPr>
      <w:r>
        <w:t>8.</w:t>
      </w:r>
      <w:del w:id="1476" w:author="GoldenCorpusHarness" w:date="2026-03-28T22:23:47Z">
        <w:r>
          <w:delText>4</w:delText>
        </w:r>
      </w:del>
      <w:ins w:id="1477" w:author="GoldenCorpusHarness" w:date="2026-03-28T22:23:47Z">
        <w:r>
          <w:t>3</w:t>
        </w:r>
      </w:ins>
      <w:r>
        <w:t>.</w:t>
      </w:r>
      <w:del w:id="1478" w:author="GoldenCorpusHarness" w:date="2026-03-28T22:23:47Z">
        <w:r>
          <w:delText>5</w:delText>
        </w:r>
      </w:del>
      <w:ins w:id="1479" w:author="GoldenCorpusHarness" w:date="2026-03-28T22:23:47Z">
        <w:r>
          <w:t>8</w:t>
        </w:r>
      </w:ins>
      <w:r>
        <w:t>P</w:t>
      </w:r>
      <w:ins w:id="1480" w:author="GoldenCorpusHarness" w:date="2026-03-28T22:23:47Z">
        <w:r>
          <w:t>hotog</w:t>
        </w:r>
      </w:ins>
      <w:r>
        <w:t>r</w:t>
      </w:r>
      <w:del w:id="1481" w:author="GoldenCorpusHarness" w:date="2026-03-28T22:23:47Z">
        <w:r>
          <w:delText>egn</w:delText>
        </w:r>
      </w:del>
      <w:r>
        <w:t>a</w:t>
      </w:r>
      <w:del w:id="1482" w:author="GoldenCorpusHarness" w:date="2026-03-28T22:23:47Z">
        <w:r>
          <w:delText>ncy</w:delText>
        </w:r>
      </w:del>
      <w:ins w:id="1483" w:author="GoldenCorpusHarness" w:date="2026-03-28T22:23:47Z">
        <w:r>
          <w:t>phs</w:t>
        </w:r>
      </w:ins>
      <w:r>
        <w:t xml:space="preserve"> </w:t>
      </w:r>
      <w:del w:id="1484" w:author="GoldenCorpusHarness" w:date="2026-03-28T22:23:47Z">
        <w:r>
          <w:delText>and</w:delText>
        </w:r>
      </w:del>
      <w:ins w:id="1485" w:author="GoldenCorpusHarness" w:date="2026-03-28T22:23:47Z">
        <w:r>
          <w:t>of</w:t>
        </w:r>
      </w:ins>
      <w:r>
        <w:t xml:space="preserve"> </w:t>
      </w:r>
      <w:del w:id="1486" w:author="GoldenCorpusHarness" w:date="2026-03-28T22:23:47Z">
        <w:r>
          <w:delText>Exposure During Bre</w:delText>
        </w:r>
      </w:del>
      <w:ins w:id="1487" w:author="GoldenCorpusHarness" w:date="2026-03-28T22:23:47Z">
        <w:r>
          <w:t>R</w:t>
        </w:r>
      </w:ins>
      <w:r>
        <w:t>as</w:t>
      </w:r>
      <w:del w:id="1488" w:author="GoldenCorpusHarness" w:date="2026-03-28T22:23:47Z">
        <w:r>
          <w:delText>tfeeding</w:delText>
        </w:r>
      </w:del>
      <w:ins w:id="1489" w:author="GoldenCorpusHarness" w:date="2026-03-28T22:23:47Z">
        <w:r>
          <w:t>h</w:t>
        </w:r>
      </w:ins>
      <w:r>
        <w:t>1</w:t>
      </w:r>
      <w:del w:id="1490" w:author="GoldenCorpusHarness" w:date="2026-03-28T22:23:47Z">
        <w:r>
          <w:delText>29</w:delText>
        </w:r>
      </w:del>
      <w:ins w:id="1491" w:author="GoldenCorpusHarness" w:date="2026-03-28T22:23:47Z">
        <w:r>
          <w:t>37</w:t>
        </w:r>
      </w:ins>
    </w:p>
    <w:p ns2:paraId="19917A3A" ns2:textId="09AF5034" w:rsidR="00B55DCA" w:rsidRDefault="00B55DCA">
      <w:pPr>
        <w:pStyle w:val="TOC3"/>
        <w:rPr>
          <w:rFonts w:asciiTheme="minorHAnsi" w:eastAsiaTheme="minorEastAsia" w:hAnsiTheme="minorHAnsi" w:cstheme="minorBidi"/>
          <w:noProof/>
          <w:sz w:val="22"/>
          <w:szCs w:val="22"/>
        </w:rPr>
      </w:pPr>
      <w:r>
        <w:t>8.4</w:t>
      </w:r>
      <w:del w:id="1492" w:author="GoldenCorpusHarness" w:date="2026-03-28T22:23:47Z">
        <w:r>
          <w:delText>.6Di</w:delText>
        </w:r>
      </w:del>
      <w:ins w:id="1493" w:author="GoldenCorpusHarness" w:date="2026-03-28T22:23:47Z">
        <w:r>
          <w:t>Adver</w:t>
        </w:r>
      </w:ins>
      <w:r>
        <w:t>se</w:t>
      </w:r>
      <w:del w:id="1494" w:author="GoldenCorpusHarness" w:date="2026-03-28T22:23:47Z">
        <w:r>
          <w:delText>ase-related</w:delText>
        </w:r>
      </w:del>
      <w:r>
        <w:t xml:space="preserve"> Events</w:t>
      </w:r>
      <w:ins w:id="1495" w:author="GoldenCorpusHarness" w:date="2026-03-28T22:23:47Z">
        <w:r>
          <w:t>, Serious Adverse Events,</w:t>
        </w:r>
      </w:ins>
      <w:r>
        <w:t xml:space="preserve"> and</w:t>
      </w:r>
      <w:del w:id="1496" w:author="GoldenCorpusHarness" w:date="2026-03-28T22:23:47Z">
        <w:r>
          <w:delText>/</w:delText>
        </w:r>
      </w:del>
      <w:ins w:id="1497" w:author="GoldenCorpusHarness" w:date="2026-03-28T22:23:47Z">
        <w:r>
          <w:t xml:space="preserve"> Other Rep</w:t>
        </w:r>
      </w:ins>
      <w:r>
        <w:t>or</w:t>
      </w:r>
      <w:del w:id="1498" w:author="GoldenCorpusHarness" w:date="2026-03-28T22:23:47Z">
        <w:r>
          <w:delText xml:space="preserve"> Dis</w:delText>
        </w:r>
      </w:del>
      <w:ins w:id="1499" w:author="GoldenCorpusHarness" w:date="2026-03-28T22:23:47Z">
        <w:r>
          <w:t>tabl</w:t>
        </w:r>
      </w:ins>
      <w:r>
        <w:t>e</w:t>
      </w:r>
      <w:del w:id="1500" w:author="GoldenCorpusHarness" w:date="2026-03-28T22:23:47Z">
        <w:r>
          <w:delText>ase-related Outcomes Not Qualifying as AEs or</w:delText>
        </w:r>
      </w:del>
      <w:r>
        <w:t xml:space="preserve"> S</w:t>
      </w:r>
      <w:del w:id="1501" w:author="GoldenCorpusHarness" w:date="2026-03-28T22:23:47Z">
        <w:r>
          <w:delText>A</w:delText>
        </w:r>
      </w:del>
      <w:ins w:id="1502" w:author="GoldenCorpusHarness" w:date="2026-03-28T22:23:47Z">
        <w:r>
          <w:t xml:space="preserve">afety </w:t>
        </w:r>
      </w:ins>
      <w:r>
        <w:t>E</w:t>
      </w:r>
      <w:ins w:id="1503" w:author="GoldenCorpusHarness" w:date="2026-03-28T22:23:47Z">
        <w:r>
          <w:t>vent</w:t>
        </w:r>
      </w:ins>
      <w:r>
        <w:t>s1</w:t>
      </w:r>
      <w:del w:id="1504" w:author="GoldenCorpusHarness" w:date="2026-03-28T22:23:47Z">
        <w:r>
          <w:delText>29</w:delText>
        </w:r>
      </w:del>
      <w:ins w:id="1505" w:author="GoldenCorpusHarness" w:date="2026-03-28T22:23:47Z">
        <w:r>
          <w:t>37</w:t>
        </w:r>
      </w:ins>
    </w:p>
    <w:p ns2:paraId="7D0AB0FF" ns2:textId="42EE8CA2" w:rsidR="00B55DCA" w:rsidRDefault="00B55DCA">
      <w:pPr>
        <w:pStyle w:val="TOC3"/>
        <w:rPr>
          <w:rFonts w:asciiTheme="minorHAnsi" w:eastAsiaTheme="minorEastAsia" w:hAnsiTheme="minorHAnsi" w:cstheme="minorBidi"/>
          <w:noProof/>
          <w:sz w:val="22"/>
          <w:szCs w:val="22"/>
        </w:rPr>
      </w:pPr>
      <w:r>
        <w:t>8.4.</w:t>
      </w:r>
      <w:del w:id="1506" w:author="GoldenCorpusHarness" w:date="2026-03-28T22:23:47Z">
        <w:r>
          <w:delText>7</w:delText>
        </w:r>
      </w:del>
      <w:ins w:id="1507" w:author="GoldenCorpusHarness" w:date="2026-03-28T22:23:47Z">
        <w:r>
          <w:t xml:space="preserve">1Time Period and Frequency for Collecting AE, SAE, and Other Reportable Safety </w:t>
        </w:r>
      </w:ins>
      <w:r>
        <w:t>Event</w:t>
      </w:r>
      <w:del w:id="1508" w:author="GoldenCorpusHarness" w:date="2026-03-28T22:23:47Z">
        <w:r>
          <w:delText>s of Clinical</w:delText>
        </w:r>
      </w:del>
      <w:r>
        <w:t xml:space="preserve"> In</w:t>
      </w:r>
      <w:ins w:id="1509" w:author="GoldenCorpusHarness" w:date="2026-03-28T22:23:47Z">
        <w:r>
          <w:t>forma</w:t>
        </w:r>
      </w:ins>
      <w:r>
        <w:t>t</w:t>
      </w:r>
      <w:del w:id="1510" w:author="GoldenCorpusHarness" w:date="2026-03-28T22:23:47Z">
        <w:r>
          <w:delText>erest</w:delText>
        </w:r>
      </w:del>
      <w:ins w:id="1511" w:author="GoldenCorpusHarness" w:date="2026-03-28T22:23:47Z">
        <w:r>
          <w:t>ion</w:t>
        </w:r>
      </w:ins>
      <w:r>
        <w:t>1</w:t>
      </w:r>
      <w:del w:id="1512" w:author="GoldenCorpusHarness" w:date="2026-03-28T22:23:47Z">
        <w:r>
          <w:delText>29</w:delText>
        </w:r>
      </w:del>
      <w:ins w:id="1513" w:author="GoldenCorpusHarness" w:date="2026-03-28T22:23:47Z">
        <w:r>
          <w:t>38</w:t>
        </w:r>
      </w:ins>
    </w:p>
    <w:p ns2:paraId="1E35341B" ns2:textId="70F02166" w:rsidR="00B55DCA" w:rsidRDefault="00B55DCA">
      <w:pPr>
        <w:pStyle w:val="TOC2"/>
        <w:rPr>
          <w:rFonts w:asciiTheme="minorHAnsi" w:eastAsiaTheme="minorEastAsia" w:hAnsiTheme="minorHAnsi" w:cstheme="minorBidi"/>
          <w:b w:val="0"/>
          <w:noProof/>
          <w:sz w:val="22"/>
          <w:szCs w:val="22"/>
        </w:rPr>
      </w:pPr>
      <w:r>
        <w:t>8.</w:t>
      </w:r>
      <w:del w:id="1514" w:author="GoldenCorpusHarness" w:date="2026-03-28T22:23:47Z">
        <w:r>
          <w:delText>5Tr</w:delText>
        </w:r>
      </w:del>
      <w:ins w:id="1515" w:author="GoldenCorpusHarness" w:date="2026-03-28T22:23:47Z">
        <w:r>
          <w:t>4.2M</w:t>
        </w:r>
      </w:ins>
      <w:r>
        <w:t>e</w:t>
      </w:r>
      <w:del w:id="1516" w:author="GoldenCorpusHarness" w:date="2026-03-28T22:23:47Z">
        <w:r>
          <w:delText>a</w:delText>
        </w:r>
      </w:del>
      <w:r>
        <w:t>t</w:t>
      </w:r>
      <w:del w:id="1517" w:author="GoldenCorpusHarness" w:date="2026-03-28T22:23:47Z">
        <w:r>
          <w:delText>ment</w:delText>
        </w:r>
      </w:del>
      <w:ins w:id="1518" w:author="GoldenCorpusHarness" w:date="2026-03-28T22:23:47Z">
        <w:r>
          <w:t>hod</w:t>
        </w:r>
      </w:ins>
      <w:r>
        <w:t xml:space="preserve"> of </w:t>
      </w:r>
      <w:ins w:id="1519" w:author="GoldenCorpusHarness" w:date="2026-03-28T22:23:47Z">
        <w:r>
          <w:t xml:space="preserve">Detecting AEs, SAEs, and </w:t>
        </w:r>
      </w:ins>
      <w:r>
        <w:t>O</w:t>
      </w:r>
      <w:ins w:id="1520" w:author="GoldenCorpusHarness" w:date="2026-03-28T22:23:47Z">
        <w:r>
          <w:t>ther Reportable Safety E</w:t>
        </w:r>
      </w:ins>
      <w:r>
        <w:t>ve</w:t>
      </w:r>
      <w:del w:id="1521" w:author="GoldenCorpusHarness" w:date="2026-03-28T22:23:47Z">
        <w:r>
          <w:delText>rdo</w:delText>
        </w:r>
      </w:del>
      <w:ins w:id="1522" w:author="GoldenCorpusHarness" w:date="2026-03-28T22:23:47Z">
        <w:r>
          <w:t>nt</w:t>
        </w:r>
      </w:ins>
      <w:r>
        <w:t>s</w:t>
      </w:r>
      <w:del w:id="1523" w:author="GoldenCorpusHarness" w:date="2026-03-28T22:23:47Z">
        <w:r>
          <w:delText>e</w:delText>
        </w:r>
      </w:del>
      <w:r>
        <w:t>1</w:t>
      </w:r>
      <w:del w:id="1524" w:author="GoldenCorpusHarness" w:date="2026-03-28T22:23:47Z">
        <w:r>
          <w:delText>3</w:delText>
        </w:r>
      </w:del>
      <w:ins w:id="1525" w:author="GoldenCorpusHarness" w:date="2026-03-28T22:23:47Z">
        <w:r>
          <w:t>4</w:t>
        </w:r>
      </w:ins>
      <w:r>
        <w:t>0</w:t>
      </w:r>
    </w:p>
    <w:p ns2:paraId="7A1CA0E2" ns2:textId="344C97F8" w:rsidR="00B55DCA" w:rsidRDefault="00B55DCA">
      <w:pPr>
        <w:pStyle w:val="TOC2"/>
        <w:rPr>
          <w:rFonts w:asciiTheme="minorHAnsi" w:eastAsiaTheme="minorEastAsia" w:hAnsiTheme="minorHAnsi" w:cstheme="minorBidi"/>
          <w:b w:val="0"/>
          <w:noProof/>
          <w:sz w:val="22"/>
          <w:szCs w:val="22"/>
        </w:rPr>
      </w:pPr>
      <w:r>
        <w:t>8.</w:t>
      </w:r>
      <w:del w:id="1526" w:author="GoldenCorpusHarness" w:date="2026-03-28T22:23:47Z">
        <w:r>
          <w:delText>6P</w:delText>
        </w:r>
      </w:del>
      <w:ins w:id="1527" w:author="GoldenCorpusHarness" w:date="2026-03-28T22:23:47Z">
        <w:r>
          <w:t>4.3Follow-up of AE, SAE, and Ot</w:t>
        </w:r>
      </w:ins>
      <w:r>
        <w:t>h</w:t>
      </w:r>
      <w:ins w:id="1528" w:author="GoldenCorpusHarness" w:date="2026-03-28T22:23:47Z">
        <w:r>
          <w:t>er Report</w:t>
        </w:r>
      </w:ins>
      <w:r>
        <w:t>a</w:t>
      </w:r>
      <w:ins w:id="1529" w:author="GoldenCorpusHarness" w:date="2026-03-28T22:23:47Z">
        <w:r>
          <w:t>ble Safety Event Info</w:t>
        </w:r>
      </w:ins>
      <w:r>
        <w:t>rma</w:t>
      </w:r>
      <w:del w:id="1530" w:author="GoldenCorpusHarness" w:date="2026-03-28T22:23:47Z">
        <w:r>
          <w:delText>cokine</w:delText>
        </w:r>
      </w:del>
      <w:r>
        <w:t>ti</w:t>
      </w:r>
      <w:del w:id="1531" w:author="GoldenCorpusHarness" w:date="2026-03-28T22:23:47Z">
        <w:r>
          <w:delText>cs</w:delText>
        </w:r>
      </w:del>
      <w:ins w:id="1532" w:author="GoldenCorpusHarness" w:date="2026-03-28T22:23:47Z">
        <w:r>
          <w:t>on</w:t>
        </w:r>
      </w:ins>
      <w:r>
        <w:t>1</w:t>
      </w:r>
      <w:del w:id="1533" w:author="GoldenCorpusHarness" w:date="2026-03-28T22:23:47Z">
        <w:r>
          <w:delText>3</w:delText>
        </w:r>
      </w:del>
      <w:ins w:id="1534" w:author="GoldenCorpusHarness" w:date="2026-03-28T22:23:47Z">
        <w:r>
          <w:t>4</w:t>
        </w:r>
      </w:ins>
      <w:r>
        <w:t>0</w:t>
      </w:r>
    </w:p>
    <w:p ns2:paraId="3754FD55" ns2:textId="2CF22128" w:rsidR="00B55DCA" w:rsidRDefault="00B55DCA">
      <w:pPr>
        <w:pStyle w:val="TOC3"/>
        <w:rPr>
          <w:rFonts w:asciiTheme="minorHAnsi" w:eastAsiaTheme="minorEastAsia" w:hAnsiTheme="minorHAnsi" w:cstheme="minorBidi"/>
          <w:noProof/>
          <w:sz w:val="22"/>
          <w:szCs w:val="22"/>
        </w:rPr>
      </w:pPr>
      <w:r>
        <w:t>8.</w:t>
      </w:r>
      <w:del w:id="1535" w:author="GoldenCorpusHarness" w:date="2026-03-28T22:23:47Z">
        <w:r>
          <w:delText>6</w:delText>
        </w:r>
      </w:del>
      <w:ins w:id="1536" w:author="GoldenCorpusHarness" w:date="2026-03-28T22:23:47Z">
        <w:r>
          <w:t>4</w:t>
        </w:r>
      </w:ins>
      <w:r>
        <w:t>.</w:t>
      </w:r>
      <w:del w:id="1537" w:author="GoldenCorpusHarness" w:date="2026-03-28T22:23:47Z">
        <w:r>
          <w:delText>1B</w:delText>
        </w:r>
      </w:del>
      <w:ins w:id="1538" w:author="GoldenCorpusHarness" w:date="2026-03-28T22:23:47Z">
        <w:r>
          <w:t>4Regu</w:t>
        </w:r>
      </w:ins>
      <w:r>
        <w:t>l</w:t>
      </w:r>
      <w:ins w:id="1539" w:author="GoldenCorpusHarness" w:date="2026-03-28T22:23:47Z">
        <w:r>
          <w:t>at</w:t>
        </w:r>
      </w:ins>
      <w:r>
        <w:t>o</w:t>
      </w:r>
      <w:ins w:id="1540" w:author="GoldenCorpusHarness" w:date="2026-03-28T22:23:47Z">
        <w:r>
          <w:t>ry Rep</w:t>
        </w:r>
      </w:ins>
      <w:r>
        <w:t>o</w:t>
      </w:r>
      <w:del w:id="1541" w:author="GoldenCorpusHarness" w:date="2026-03-28T22:23:47Z">
        <w:r>
          <w:delText>d Collec</w:delText>
        </w:r>
      </w:del>
      <w:ins w:id="1542" w:author="GoldenCorpusHarness" w:date="2026-03-28T22:23:47Z">
        <w:r>
          <w:t>r</w:t>
        </w:r>
      </w:ins>
      <w:r>
        <w:t>ti</w:t>
      </w:r>
      <w:del w:id="1543" w:author="GoldenCorpusHarness" w:date="2026-03-28T22:23:47Z">
        <w:r>
          <w:delText>o</w:delText>
        </w:r>
      </w:del>
      <w:r>
        <w:t>n</w:t>
      </w:r>
      <w:ins w:id="1544" w:author="GoldenCorpusHarness" w:date="2026-03-28T22:23:47Z">
        <w:r>
          <w:t>g Requirements</w:t>
        </w:r>
      </w:ins>
      <w:r>
        <w:t xml:space="preserve"> for </w:t>
      </w:r>
      <w:del w:id="1545" w:author="GoldenCorpusHarness" w:date="2026-03-28T22:23:47Z">
        <w:r>
          <w:delText>Plasma Nemtabrutinib</w:delText>
        </w:r>
      </w:del>
      <w:ins w:id="1546" w:author="GoldenCorpusHarness" w:date="2026-03-28T22:23:47Z">
        <w:r>
          <w:t>SAE</w:t>
        </w:r>
      </w:ins>
      <w:r>
        <w:t>1</w:t>
      </w:r>
      <w:del w:id="1547" w:author="GoldenCorpusHarness" w:date="2026-03-28T22:23:47Z">
        <w:r>
          <w:delText>3</w:delText>
        </w:r>
      </w:del>
      <w:ins w:id="1548" w:author="GoldenCorpusHarness" w:date="2026-03-28T22:23:47Z">
        <w:r>
          <w:t>4</w:t>
        </w:r>
      </w:ins>
      <w:r>
        <w:t>1</w:t>
      </w:r>
    </w:p>
    <w:p ns2:paraId="528769D7" ns2:textId="32784980" w:rsidR="00B55DCA" w:rsidRDefault="00B55DCA">
      <w:pPr>
        <w:pStyle w:val="TOC3"/>
        <w:rPr>
          <w:rFonts w:asciiTheme="minorHAnsi" w:eastAsiaTheme="minorEastAsia" w:hAnsiTheme="minorHAnsi" w:cstheme="minorBidi"/>
          <w:noProof/>
          <w:sz w:val="22"/>
          <w:szCs w:val="22"/>
        </w:rPr>
      </w:pPr>
      <w:r>
        <w:t>8.</w:t>
      </w:r>
      <w:del w:id="1549" w:author="GoldenCorpusHarness" w:date="2026-03-28T22:23:47Z">
        <w:r>
          <w:delText>6</w:delText>
        </w:r>
      </w:del>
      <w:ins w:id="1550" w:author="GoldenCorpusHarness" w:date="2026-03-28T22:23:47Z">
        <w:r>
          <w:t>4</w:t>
        </w:r>
      </w:ins>
      <w:r>
        <w:t>.</w:t>
      </w:r>
      <w:del w:id="1551" w:author="GoldenCorpusHarness" w:date="2026-03-28T22:23:47Z">
        <w:r>
          <w:delText>2Bloo</w:delText>
        </w:r>
      </w:del>
      <w:ins w:id="1552" w:author="GoldenCorpusHarness" w:date="2026-03-28T22:23:47Z">
        <w:r>
          <w:t>5Pregnancy an</w:t>
        </w:r>
      </w:ins>
      <w:r>
        <w:t xml:space="preserve">d </w:t>
      </w:r>
      <w:del w:id="1553" w:author="GoldenCorpusHarness" w:date="2026-03-28T22:23:47Z">
        <w:r>
          <w:delText>C</w:delText>
        </w:r>
      </w:del>
      <w:ins w:id="1554" w:author="GoldenCorpusHarness" w:date="2026-03-28T22:23:47Z">
        <w:r>
          <w:t>Exp</w:t>
        </w:r>
      </w:ins>
      <w:r>
        <w:t>o</w:t>
      </w:r>
      <w:del w:id="1555" w:author="GoldenCorpusHarness" w:date="2026-03-28T22:23:47Z">
        <w:r>
          <w:delText>ll</w:delText>
        </w:r>
      </w:del>
      <w:ins w:id="1556" w:author="GoldenCorpusHarness" w:date="2026-03-28T22:23:47Z">
        <w:r>
          <w:t>sur</w:t>
        </w:r>
      </w:ins>
      <w:r>
        <w:t>e</w:t>
      </w:r>
      <w:del w:id="1557" w:author="GoldenCorpusHarness" w:date="2026-03-28T22:23:47Z">
        <w:r>
          <w:delText>ct</w:delText>
        </w:r>
      </w:del>
      <w:ins w:id="1558" w:author="GoldenCorpusHarness" w:date="2026-03-28T22:23:47Z">
        <w:r>
          <w:t xml:space="preserve"> Dur</w:t>
        </w:r>
      </w:ins>
      <w:r>
        <w:t>i</w:t>
      </w:r>
      <w:del w:id="1559" w:author="GoldenCorpusHarness" w:date="2026-03-28T22:23:47Z">
        <w:r>
          <w:delText>o</w:delText>
        </w:r>
      </w:del>
      <w:r>
        <w:t>n</w:t>
      </w:r>
      <w:ins w:id="1560" w:author="GoldenCorpusHarness" w:date="2026-03-28T22:23:47Z">
        <w:r>
          <w:t>g</w:t>
        </w:r>
      </w:ins>
      <w:r>
        <w:t xml:space="preserve"> </w:t>
      </w:r>
      <w:del w:id="1561" w:author="GoldenCorpusHarness" w:date="2026-03-28T22:23:47Z">
        <w:r>
          <w:delText>fo</w:delText>
        </w:r>
      </w:del>
      <w:ins w:id="1562" w:author="GoldenCorpusHarness" w:date="2026-03-28T22:23:47Z">
        <w:r>
          <w:t>B</w:t>
        </w:r>
      </w:ins>
      <w:r>
        <w:t>r</w:t>
      </w:r>
      <w:del w:id="1563" w:author="GoldenCorpusHarness" w:date="2026-03-28T22:23:47Z">
        <w:r>
          <w:delText xml:space="preserve"> Pl</w:delText>
        </w:r>
      </w:del>
      <w:ins w:id="1564" w:author="GoldenCorpusHarness" w:date="2026-03-28T22:23:47Z">
        <w:r>
          <w:t>e</w:t>
        </w:r>
      </w:ins>
      <w:r>
        <w:t>as</w:t>
      </w:r>
      <w:del w:id="1565" w:author="GoldenCorpusHarness" w:date="2026-03-28T22:23:47Z">
        <w:r>
          <w:delText>ma V</w:delText>
        </w:r>
      </w:del>
      <w:ins w:id="1566" w:author="GoldenCorpusHarness" w:date="2026-03-28T22:23:47Z">
        <w:r>
          <w:t>tf</w:t>
        </w:r>
      </w:ins>
      <w:r>
        <w:t>e</w:t>
      </w:r>
      <w:ins w:id="1567" w:author="GoldenCorpusHarness" w:date="2026-03-28T22:23:47Z">
        <w:r>
          <w:t>edi</w:t>
        </w:r>
      </w:ins>
      <w:r>
        <w:t>n</w:t>
      </w:r>
      <w:del w:id="1568" w:author="GoldenCorpusHarness" w:date="2026-03-28T22:23:47Z">
        <w:r>
          <w:delText xml:space="preserve">etoclax (Part </w:delText>
        </w:r>
      </w:del>
      <w:ins w:id="1569" w:author="GoldenCorpusHarness" w:date="2026-03-28T22:23:47Z">
        <w:r>
          <w:t>g</w:t>
        </w:r>
      </w:ins>
      <w:r>
        <w:t>1</w:t>
      </w:r>
      <w:del w:id="1570" w:author="GoldenCorpusHarness" w:date="2026-03-28T22:23:47Z">
        <w:r>
          <w:delText xml:space="preserve"> Participants Only)</w:delText>
        </w:r>
      </w:del>
      <w:ins w:id="1571" w:author="GoldenCorpusHarness" w:date="2026-03-28T22:23:47Z">
        <w:r>
          <w:t>4</w:t>
        </w:r>
      </w:ins>
      <w:r>
        <w:t>1</w:t>
      </w:r>
      <w:del w:id="1572" w:author="GoldenCorpusHarness" w:date="2026-03-28T22:23:47Z">
        <w:r>
          <w:delText>31</w:delText>
        </w:r>
      </w:del>
    </w:p>
    <w:p ns2:paraId="2FF42D48" ns2:textId="07BD31B4" w:rsidR="00B55DCA" w:rsidRDefault="00B55DCA">
      <w:pPr>
        <w:pStyle w:val="TOC2"/>
        <w:rPr>
          <w:rFonts w:asciiTheme="minorHAnsi" w:eastAsiaTheme="minorEastAsia" w:hAnsiTheme="minorHAnsi" w:cstheme="minorBidi"/>
          <w:b w:val="0"/>
          <w:noProof/>
          <w:sz w:val="22"/>
          <w:szCs w:val="22"/>
        </w:rPr>
      </w:pPr>
      <w:r>
        <w:t>8.</w:t>
      </w:r>
      <w:del w:id="1573" w:author="GoldenCorpusHarness" w:date="2026-03-28T22:23:47Z">
        <w:r>
          <w:delText>7Ph</w:delText>
        </w:r>
      </w:del>
      <w:ins w:id="1574" w:author="GoldenCorpusHarness" w:date="2026-03-28T22:23:47Z">
        <w:r>
          <w:t>4.6Dise</w:t>
        </w:r>
      </w:ins>
      <w:r>
        <w:t>a</w:t>
      </w:r>
      <w:ins w:id="1575" w:author="GoldenCorpusHarness" w:date="2026-03-28T22:23:47Z">
        <w:r>
          <w:t>se-</w:t>
        </w:r>
      </w:ins>
      <w:r>
        <w:t>r</w:t>
      </w:r>
      <w:del w:id="1576" w:author="GoldenCorpusHarness" w:date="2026-03-28T22:23:47Z">
        <w:r>
          <w:delText>m</w:delText>
        </w:r>
      </w:del>
      <w:ins w:id="1577" w:author="GoldenCorpusHarness" w:date="2026-03-28T22:23:47Z">
        <w:r>
          <w:t>el</w:t>
        </w:r>
      </w:ins>
      <w:r>
        <w:t>a</w:t>
      </w:r>
      <w:ins w:id="1578" w:author="GoldenCorpusHarness" w:date="2026-03-28T22:23:47Z">
        <w:r>
          <w:t>ted Events and/or Disease-related Out</w:t>
        </w:r>
      </w:ins>
      <w:r>
        <w:t>co</w:t>
      </w:r>
      <w:del w:id="1579" w:author="GoldenCorpusHarness" w:date="2026-03-28T22:23:47Z">
        <w:r>
          <w:delText>d</w:delText>
        </w:r>
      </w:del>
      <w:ins w:id="1580" w:author="GoldenCorpusHarness" w:date="2026-03-28T22:23:47Z">
        <w:r>
          <w:t>mes Not Qualif</w:t>
        </w:r>
      </w:ins>
      <w:r>
        <w:t>y</w:t>
      </w:r>
      <w:ins w:id="1581" w:author="GoldenCorpusHarness" w:date="2026-03-28T22:23:47Z">
        <w:r>
          <w:t>i</w:t>
        </w:r>
      </w:ins>
      <w:r>
        <w:t>n</w:t>
      </w:r>
      <w:ins w:id="1582" w:author="GoldenCorpusHarness" w:date="2026-03-28T22:23:47Z">
        <w:r>
          <w:t xml:space="preserve">g </w:t>
        </w:r>
      </w:ins>
      <w:r>
        <w:t>a</w:t>
      </w:r>
      <w:del w:id="1583" w:author="GoldenCorpusHarness" w:date="2026-03-28T22:23:47Z">
        <w:r>
          <w:delText>mic</w:delText>
        </w:r>
      </w:del>
      <w:ins w:id="1584" w:author="GoldenCorpusHarness" w:date="2026-03-28T22:23:47Z">
        <w:r>
          <w:t>s AEs or SAE</w:t>
        </w:r>
      </w:ins>
      <w:r>
        <w:t>s1</w:t>
      </w:r>
      <w:del w:id="1585" w:author="GoldenCorpusHarness" w:date="2026-03-28T22:23:47Z">
        <w:r>
          <w:delText>31</w:delText>
        </w:r>
      </w:del>
      <w:ins w:id="1586" w:author="GoldenCorpusHarness" w:date="2026-03-28T22:23:47Z">
        <w:r>
          <w:t>42</w:t>
        </w:r>
      </w:ins>
    </w:p>
    <w:p ns2:paraId="4579E445" ns2:textId="40635524" w:rsidR="00B55DCA" w:rsidRDefault="00B55DCA">
      <w:pPr>
        <w:pStyle w:val="TOC2"/>
        <w:rPr>
          <w:rFonts w:asciiTheme="minorHAnsi" w:eastAsiaTheme="minorEastAsia" w:hAnsiTheme="minorHAnsi" w:cstheme="minorBidi"/>
          <w:b w:val="0"/>
          <w:noProof/>
          <w:sz w:val="22"/>
          <w:szCs w:val="22"/>
        </w:rPr>
      </w:pPr>
      <w:r>
        <w:t>8.</w:t>
      </w:r>
      <w:del w:id="1587" w:author="GoldenCorpusHarness" w:date="2026-03-28T22:23:47Z">
        <w:r>
          <w:delText>8B</w:delText>
        </w:r>
      </w:del>
      <w:ins w:id="1588" w:author="GoldenCorpusHarness" w:date="2026-03-28T22:23:47Z">
        <w:r>
          <w:t>4.7Events of Cl</w:t>
        </w:r>
      </w:ins>
      <w:r>
        <w:t>i</w:t>
      </w:r>
      <w:del w:id="1589" w:author="GoldenCorpusHarness" w:date="2026-03-28T22:23:47Z">
        <w:r>
          <w:delText>om</w:delText>
        </w:r>
      </w:del>
      <w:ins w:id="1590" w:author="GoldenCorpusHarness" w:date="2026-03-28T22:23:47Z">
        <w:r>
          <w:t>nic</w:t>
        </w:r>
      </w:ins>
      <w:r>
        <w:t>a</w:t>
      </w:r>
      <w:del w:id="1591" w:author="GoldenCorpusHarness" w:date="2026-03-28T22:23:47Z">
        <w:r>
          <w:delText>rk</w:delText>
        </w:r>
      </w:del>
      <w:ins w:id="1592" w:author="GoldenCorpusHarness" w:date="2026-03-28T22:23:47Z">
        <w:r>
          <w:t>l Int</w:t>
        </w:r>
      </w:ins>
      <w:r>
        <w:t>er</w:t>
      </w:r>
      <w:ins w:id="1593" w:author="GoldenCorpusHarness" w:date="2026-03-28T22:23:47Z">
        <w:r>
          <w:t>e</w:t>
        </w:r>
      </w:ins>
      <w:r>
        <w:t>s</w:t>
      </w:r>
      <w:ins w:id="1594" w:author="GoldenCorpusHarness" w:date="2026-03-28T22:23:47Z">
        <w:r>
          <w:t>t</w:t>
        </w:r>
      </w:ins>
      <w:r>
        <w:t>1</w:t>
      </w:r>
      <w:del w:id="1595" w:author="GoldenCorpusHarness" w:date="2026-03-28T22:23:47Z">
        <w:r>
          <w:delText>31</w:delText>
        </w:r>
      </w:del>
      <w:ins w:id="1596" w:author="GoldenCorpusHarness" w:date="2026-03-28T22:23:47Z">
        <w:r>
          <w:t>42</w:t>
        </w:r>
      </w:ins>
    </w:p>
    <w:p ns2:paraId="7036FEFC" ns2:textId="716E9F2A" w:rsidR="00B55DCA" w:rsidRDefault="00B55DCA">
      <w:pPr>
        <w:pStyle w:val="TOC3"/>
        <w:rPr>
          <w:rFonts w:asciiTheme="minorHAnsi" w:eastAsiaTheme="minorEastAsia" w:hAnsiTheme="minorHAnsi" w:cstheme="minorBidi"/>
          <w:noProof/>
          <w:sz w:val="22"/>
          <w:szCs w:val="22"/>
        </w:rPr>
      </w:pPr>
      <w:r>
        <w:t>8.</w:t>
      </w:r>
      <w:del w:id="1597" w:author="GoldenCorpusHarness" w:date="2026-03-28T22:23:47Z">
        <w:r>
          <w:delText>8.1Pl</w:delText>
        </w:r>
      </w:del>
      <w:ins w:id="1598" w:author="GoldenCorpusHarness" w:date="2026-03-28T22:23:47Z">
        <w:r>
          <w:t>5Tre</w:t>
        </w:r>
      </w:ins>
      <w:r>
        <w:t>a</w:t>
      </w:r>
      <w:del w:id="1599" w:author="GoldenCorpusHarness" w:date="2026-03-28T22:23:47Z">
        <w:r>
          <w:delText>nned G</w:delText>
        </w:r>
      </w:del>
      <w:ins w:id="1600" w:author="GoldenCorpusHarness" w:date="2026-03-28T22:23:47Z">
        <w:r>
          <w:t>tm</w:t>
        </w:r>
      </w:ins>
      <w:r>
        <w:t>en</w:t>
      </w:r>
      <w:ins w:id="1601" w:author="GoldenCorpusHarness" w:date="2026-03-28T22:23:47Z">
        <w:r>
          <w:t>t of Ov</w:t>
        </w:r>
      </w:ins>
      <w:r>
        <w:t>e</w:t>
      </w:r>
      <w:del w:id="1602" w:author="GoldenCorpusHarness" w:date="2026-03-28T22:23:47Z">
        <w:r>
          <w:delText>tic Analy</w:delText>
        </w:r>
      </w:del>
      <w:ins w:id="1603" w:author="GoldenCorpusHarness" w:date="2026-03-28T22:23:47Z">
        <w:r>
          <w:t>rdo</w:t>
        </w:r>
      </w:ins>
      <w:r>
        <w:t>s</w:t>
      </w:r>
      <w:del w:id="1604" w:author="GoldenCorpusHarness" w:date="2026-03-28T22:23:47Z">
        <w:r>
          <w:delText>is Sampl</w:delText>
        </w:r>
      </w:del>
      <w:r>
        <w:t>e</w:t>
      </w:r>
      <w:del w:id="1605" w:author="GoldenCorpusHarness" w:date="2026-03-28T22:23:47Z">
        <w:r>
          <w:delText xml:space="preserve"> Collection</w:delText>
        </w:r>
      </w:del>
      <w:r>
        <w:t>1</w:t>
      </w:r>
      <w:ins w:id="1606" w:author="GoldenCorpusHarness" w:date="2026-03-28T22:23:47Z">
        <w:r>
          <w:t>4</w:t>
        </w:r>
      </w:ins>
      <w:r>
        <w:t>3</w:t>
      </w:r>
      <w:del w:id="1607" w:author="GoldenCorpusHarness" w:date="2026-03-28T22:23:47Z">
        <w:r>
          <w:delText>2</w:delText>
        </w:r>
      </w:del>
    </w:p>
    <w:p ns2:paraId="08E0F42C" ns2:textId="6C1C3CEA" w:rsidR="00B55DCA" w:rsidRDefault="00B55DCA">
      <w:pPr>
        <w:pStyle w:val="TOC2"/>
        <w:rPr>
          <w:rFonts w:asciiTheme="minorHAnsi" w:eastAsiaTheme="minorEastAsia" w:hAnsiTheme="minorHAnsi" w:cstheme="minorBidi"/>
          <w:b w:val="0"/>
          <w:noProof/>
          <w:sz w:val="22"/>
          <w:szCs w:val="22"/>
        </w:rPr>
      </w:pPr>
      <w:r>
        <w:t>8.</w:t>
      </w:r>
      <w:del w:id="1608" w:author="GoldenCorpusHarness" w:date="2026-03-28T22:23:47Z">
        <w:r>
          <w:delText>9Fu</w:delText>
        </w:r>
      </w:del>
      <w:ins w:id="1609" w:author="GoldenCorpusHarness" w:date="2026-03-28T22:23:47Z">
        <w:r>
          <w:t>6Pharmacokine</w:t>
        </w:r>
      </w:ins>
      <w:r>
        <w:t>t</w:t>
      </w:r>
      <w:del w:id="1610" w:author="GoldenCorpusHarness" w:date="2026-03-28T22:23:47Z">
        <w:r>
          <w:delText>ure Biomed</w:delText>
        </w:r>
      </w:del>
      <w:r>
        <w:t>ic</w:t>
      </w:r>
      <w:del w:id="1611" w:author="GoldenCorpusHarness" w:date="2026-03-28T22:23:47Z">
        <w:r>
          <w:delText>al Re</w:delText>
        </w:r>
      </w:del>
      <w:r>
        <w:t>s</w:t>
      </w:r>
      <w:del w:id="1612" w:author="GoldenCorpusHarness" w:date="2026-03-28T22:23:47Z">
        <w:r>
          <w:delText>earch Sample Collection</w:delText>
        </w:r>
      </w:del>
      <w:r>
        <w:t>1</w:t>
      </w:r>
      <w:ins w:id="1613" w:author="GoldenCorpusHarness" w:date="2026-03-28T22:23:47Z">
        <w:r>
          <w:t>4</w:t>
        </w:r>
      </w:ins>
      <w:r>
        <w:t>3</w:t>
      </w:r>
      <w:del w:id="1614" w:author="GoldenCorpusHarness" w:date="2026-03-28T22:23:47Z">
        <w:r>
          <w:delText>2</w:delText>
        </w:r>
      </w:del>
    </w:p>
    <w:p ns2:paraId="390401BE" ns2:textId="6B2A7A52" w:rsidR="00B55DCA" w:rsidRDefault="00B55DCA">
      <w:pPr>
        <w:pStyle w:val="TOC2"/>
        <w:rPr>
          <w:rFonts w:asciiTheme="minorHAnsi" w:eastAsiaTheme="minorEastAsia" w:hAnsiTheme="minorHAnsi" w:cstheme="minorBidi"/>
          <w:b w:val="0"/>
          <w:noProof/>
          <w:sz w:val="22"/>
          <w:szCs w:val="22"/>
        </w:rPr>
      </w:pPr>
      <w:r>
        <w:t>8.</w:t>
      </w:r>
      <w:ins w:id="1615" w:author="GoldenCorpusHarness" w:date="2026-03-28T22:23:47Z">
        <w:r>
          <w:t>6.</w:t>
        </w:r>
      </w:ins>
      <w:r>
        <w:t>1</w:t>
      </w:r>
      <w:del w:id="1616" w:author="GoldenCorpusHarness" w:date="2026-03-28T22:23:47Z">
        <w:r>
          <w:delText>0M</w:delText>
        </w:r>
      </w:del>
      <w:ins w:id="1617" w:author="GoldenCorpusHarness" w:date="2026-03-28T22:23:47Z">
        <w:r>
          <w:t>Blood Coll</w:t>
        </w:r>
      </w:ins>
      <w:r>
        <w:t>e</w:t>
      </w:r>
      <w:del w:id="1618" w:author="GoldenCorpusHarness" w:date="2026-03-28T22:23:47Z">
        <w:r>
          <w:delText>di</w:delText>
        </w:r>
      </w:del>
      <w:r>
        <w:t>c</w:t>
      </w:r>
      <w:del w:id="1619" w:author="GoldenCorpusHarness" w:date="2026-03-28T22:23:47Z">
        <w:r>
          <w:delText>al Resource Utiliza</w:delText>
        </w:r>
      </w:del>
      <w:r>
        <w:t xml:space="preserve">tion </w:t>
      </w:r>
      <w:ins w:id="1620" w:author="GoldenCorpusHarness" w:date="2026-03-28T22:23:47Z">
        <w:r>
          <w:t>for Pl</w:t>
        </w:r>
      </w:ins>
      <w:r>
        <w:t>a</w:t>
      </w:r>
      <w:ins w:id="1621" w:author="GoldenCorpusHarness" w:date="2026-03-28T22:23:47Z">
        <w:r>
          <w:t>sma Nemtabruti</w:t>
        </w:r>
      </w:ins>
      <w:r>
        <w:t>n</w:t>
      </w:r>
      <w:del w:id="1622" w:author="GoldenCorpusHarness" w:date="2026-03-28T22:23:47Z">
        <w:r>
          <w:delText>d Health Econom</w:delText>
        </w:r>
      </w:del>
      <w:r>
        <w:t>i</w:t>
      </w:r>
      <w:del w:id="1623" w:author="GoldenCorpusHarness" w:date="2026-03-28T22:23:47Z">
        <w:r>
          <w:delText>cs</w:delText>
        </w:r>
      </w:del>
      <w:ins w:id="1624" w:author="GoldenCorpusHarness" w:date="2026-03-28T22:23:47Z">
        <w:r>
          <w:t>b</w:t>
        </w:r>
      </w:ins>
      <w:r>
        <w:t>1</w:t>
      </w:r>
      <w:ins w:id="1625" w:author="GoldenCorpusHarness" w:date="2026-03-28T22:23:47Z">
        <w:r>
          <w:t>4</w:t>
        </w:r>
      </w:ins>
      <w:r>
        <w:t>3</w:t>
      </w:r>
      <w:del w:id="1626" w:author="GoldenCorpusHarness" w:date="2026-03-28T22:23:47Z">
        <w:r>
          <w:delText>2</w:delText>
        </w:r>
      </w:del>
    </w:p>
    <w:p ns2:paraId="69C3B3FB" ns2:textId="60DE7BDC" w:rsidR="00B55DCA" w:rsidRDefault="00B55DCA">
      <w:pPr>
        <w:pStyle w:val="TOC2"/>
        <w:rPr>
          <w:rFonts w:asciiTheme="minorHAnsi" w:eastAsiaTheme="minorEastAsia" w:hAnsiTheme="minorHAnsi" w:cstheme="minorBidi"/>
          <w:b w:val="0"/>
          <w:noProof/>
          <w:sz w:val="22"/>
          <w:szCs w:val="22"/>
        </w:rPr>
      </w:pPr>
      <w:r>
        <w:t>8.</w:t>
      </w:r>
      <w:ins w:id="1627" w:author="GoldenCorpusHarness" w:date="2026-03-28T22:23:47Z">
        <w:r>
          <w:t xml:space="preserve">6.2Blood Collection for Plasma Venetoclax (Part </w:t>
        </w:r>
      </w:ins>
      <w:r>
        <w:t>1</w:t>
      </w:r>
      <w:del w:id="1628" w:author="GoldenCorpusHarness" w:date="2026-03-28T22:23:47Z">
        <w:r>
          <w:delText>1V</w:delText>
        </w:r>
      </w:del>
      <w:ins w:id="1629" w:author="GoldenCorpusHarness" w:date="2026-03-28T22:23:47Z">
        <w:r>
          <w:t xml:space="preserve"> Part</w:t>
        </w:r>
      </w:ins>
      <w:r>
        <w:t>i</w:t>
      </w:r>
      <w:del w:id="1630" w:author="GoldenCorpusHarness" w:date="2026-03-28T22:23:47Z">
        <w:r>
          <w:delText>s</w:delText>
        </w:r>
      </w:del>
      <w:ins w:id="1631" w:author="GoldenCorpusHarness" w:date="2026-03-28T22:23:47Z">
        <w:r>
          <w:t>c</w:t>
        </w:r>
      </w:ins>
      <w:r>
        <w:t>i</w:t>
      </w:r>
      <w:del w:id="1632" w:author="GoldenCorpusHarness" w:date="2026-03-28T22:23:47Z">
        <w:r>
          <w:delText>t Requireme</w:delText>
        </w:r>
      </w:del>
      <w:ins w:id="1633" w:author="GoldenCorpusHarness" w:date="2026-03-28T22:23:47Z">
        <w:r>
          <w:t>pa</w:t>
        </w:r>
      </w:ins>
      <w:r>
        <w:t>nts</w:t>
      </w:r>
      <w:ins w:id="1634" w:author="GoldenCorpusHarness" w:date="2026-03-28T22:23:47Z">
        <w:r>
          <w:t xml:space="preserve"> Only)</w:t>
        </w:r>
      </w:ins>
      <w:r>
        <w:t>1</w:t>
      </w:r>
      <w:ins w:id="1635" w:author="GoldenCorpusHarness" w:date="2026-03-28T22:23:47Z">
        <w:r>
          <w:t>4</w:t>
        </w:r>
      </w:ins>
      <w:r>
        <w:t>3</w:t>
      </w:r>
      <w:del w:id="1636" w:author="GoldenCorpusHarness" w:date="2026-03-28T22:23:47Z">
        <w:r>
          <w:delText>3</w:delText>
        </w:r>
      </w:del>
    </w:p>
    <w:p ns2:paraId="13DC9BD9" ns2:textId="09BC7405" w:rsidR="00B55DCA" w:rsidRDefault="00B55DCA">
      <w:pPr>
        <w:pStyle w:val="TOC3"/>
        <w:rPr>
          <w:rFonts w:asciiTheme="minorHAnsi" w:eastAsiaTheme="minorEastAsia" w:hAnsiTheme="minorHAnsi" w:cstheme="minorBidi"/>
          <w:noProof/>
          <w:sz w:val="22"/>
          <w:szCs w:val="22"/>
        </w:rPr>
      </w:pPr>
      <w:r>
        <w:t>8.</w:t>
      </w:r>
      <w:ins w:id="1637" w:author="GoldenCorpusHarness" w:date="2026-03-28T22:23:47Z">
        <w:r>
          <w:t>7Pharmacodynamics</w:t>
        </w:r>
      </w:ins>
      <w:r>
        <w:t>1</w:t>
      </w:r>
      <w:del w:id="1638" w:author="GoldenCorpusHarness" w:date="2026-03-28T22:23:47Z">
        <w:r>
          <w:delText>1.1Screening133</w:delText>
        </w:r>
      </w:del>
      <w:ins w:id="1639" w:author="GoldenCorpusHarness" w:date="2026-03-28T22:23:47Z">
        <w:r>
          <w:t>44</w:t>
        </w:r>
      </w:ins>
    </w:p>
    <w:p ns2:paraId="11538A62" ns2:textId="65200EC5" w:rsidR="00B55DCA" w:rsidRDefault="00B55DCA">
      <w:pPr>
        <w:pStyle w:val="TOC3"/>
        <w:rPr>
          <w:rFonts w:asciiTheme="minorHAnsi" w:eastAsiaTheme="minorEastAsia" w:hAnsiTheme="minorHAnsi" w:cstheme="minorBidi"/>
          <w:noProof/>
          <w:sz w:val="22"/>
          <w:szCs w:val="22"/>
        </w:rPr>
      </w:pPr>
      <w:r>
        <w:t>8.</w:t>
      </w:r>
      <w:del w:id="1640" w:author="GoldenCorpusHarness" w:date="2026-03-28T22:23:47Z">
        <w:r>
          <w:delText>11.2T</w:delText>
        </w:r>
      </w:del>
      <w:ins w:id="1641" w:author="GoldenCorpusHarness" w:date="2026-03-28T22:23:47Z">
        <w:r>
          <w:t>8Bioma</w:t>
        </w:r>
      </w:ins>
      <w:r>
        <w:t>r</w:t>
      </w:r>
      <w:del w:id="1642" w:author="GoldenCorpusHarness" w:date="2026-03-28T22:23:47Z">
        <w:r>
          <w:delText>eatment P</w:delText>
        </w:r>
      </w:del>
      <w:ins w:id="1643" w:author="GoldenCorpusHarness" w:date="2026-03-28T22:23:47Z">
        <w:r>
          <w:t>k</w:t>
        </w:r>
      </w:ins>
      <w:r>
        <w:t>er</w:t>
      </w:r>
      <w:del w:id="1644" w:author="GoldenCorpusHarness" w:date="2026-03-28T22:23:47Z">
        <w:r>
          <w:delText>iod</w:delText>
        </w:r>
      </w:del>
      <w:ins w:id="1645" w:author="GoldenCorpusHarness" w:date="2026-03-28T22:23:47Z">
        <w:r>
          <w:t>s</w:t>
        </w:r>
      </w:ins>
      <w:r>
        <w:t>1</w:t>
      </w:r>
      <w:del w:id="1646" w:author="GoldenCorpusHarness" w:date="2026-03-28T22:23:47Z">
        <w:r>
          <w:delText>33</w:delText>
        </w:r>
      </w:del>
      <w:ins w:id="1647" w:author="GoldenCorpusHarness" w:date="2026-03-28T22:23:47Z">
        <w:r>
          <w:t>44</w:t>
        </w:r>
      </w:ins>
    </w:p>
    <w:p ns2:paraId="4CF08E11" ns2:textId="56FA95BF" w:rsidR="00B55DCA" w:rsidRDefault="00B55DCA">
      <w:pPr>
        <w:pStyle w:val="TOC3"/>
        <w:rPr>
          <w:rFonts w:asciiTheme="minorHAnsi" w:eastAsiaTheme="minorEastAsia" w:hAnsiTheme="minorHAnsi" w:cstheme="minorBidi"/>
          <w:noProof/>
          <w:sz w:val="22"/>
          <w:szCs w:val="22"/>
        </w:rPr>
      </w:pPr>
      <w:ins w:id="1648" w:author="GoldenCorpusHarness" w:date="2026-03-28T22:23:47Z">
        <w:r>
          <w:t>8.</w:t>
        </w:r>
      </w:ins>
      <w:r>
        <w:t>8.1</w:t>
      </w:r>
      <w:del w:id="1649" w:author="GoldenCorpusHarness" w:date="2026-03-28T22:23:47Z">
        <w:r>
          <w:delText>1.3</w:delText>
        </w:r>
      </w:del>
      <w:r>
        <w:t>P</w:t>
      </w:r>
      <w:ins w:id="1650" w:author="GoldenCorpusHarness" w:date="2026-03-28T22:23:47Z">
        <w:r>
          <w:t>l</w:t>
        </w:r>
      </w:ins>
      <w:r>
        <w:t>a</w:t>
      </w:r>
      <w:del w:id="1651" w:author="GoldenCorpusHarness" w:date="2026-03-28T22:23:47Z">
        <w:r>
          <w:delText>r</w:delText>
        </w:r>
      </w:del>
      <w:ins w:id="1652" w:author="GoldenCorpusHarness" w:date="2026-03-28T22:23:47Z">
        <w:r>
          <w:t>nned Gene</w:t>
        </w:r>
      </w:ins>
      <w:r>
        <w:t>tic</w:t>
      </w:r>
      <w:ins w:id="1653" w:author="GoldenCorpusHarness" w:date="2026-03-28T22:23:47Z">
        <w:r>
          <w:t xml:space="preserve"> Analys</w:t>
        </w:r>
      </w:ins>
      <w:r>
        <w:t>i</w:t>
      </w:r>
      <w:del w:id="1654" w:author="GoldenCorpusHarness" w:date="2026-03-28T22:23:47Z">
        <w:r>
          <w:delText>pant</w:delText>
        </w:r>
      </w:del>
      <w:r>
        <w:t xml:space="preserve">s </w:t>
      </w:r>
      <w:del w:id="1655" w:author="GoldenCorpusHarness" w:date="2026-03-28T22:23:47Z">
        <w:r>
          <w:delText>Dis</w:delText>
        </w:r>
      </w:del>
      <w:ins w:id="1656" w:author="GoldenCorpusHarness" w:date="2026-03-28T22:23:47Z">
        <w:r>
          <w:t>Sample Colle</w:t>
        </w:r>
      </w:ins>
      <w:r>
        <w:t>c</w:t>
      </w:r>
      <w:del w:id="1657" w:author="GoldenCorpusHarness" w:date="2026-03-28T22:23:47Z">
        <w:r>
          <w:delText>ontinued From Study Interven</w:delText>
        </w:r>
      </w:del>
      <w:r>
        <w:t>tion</w:t>
      </w:r>
      <w:del w:id="1658" w:author="GoldenCorpusHarness" w:date="2026-03-28T22:23:47Z">
        <w:r>
          <w:delText xml:space="preserve"> but Continuing to be Monitored in the Study</w:delText>
        </w:r>
      </w:del>
      <w:r>
        <w:t>1</w:t>
      </w:r>
      <w:del w:id="1659" w:author="GoldenCorpusHarness" w:date="2026-03-28T22:23:47Z">
        <w:r>
          <w:delText>33</w:delText>
        </w:r>
      </w:del>
      <w:ins w:id="1660" w:author="GoldenCorpusHarness" w:date="2026-03-28T22:23:47Z">
        <w:r>
          <w:t>44</w:t>
        </w:r>
      </w:ins>
    </w:p>
    <w:p ns2:paraId="4387126B" ns2:textId="53A01E30" w:rsidR="00B55DCA" w:rsidRDefault="00B55DCA">
      <w:pPr>
        <w:pStyle w:val="TOC3"/>
        <w:rPr>
          <w:rFonts w:asciiTheme="minorHAnsi" w:eastAsiaTheme="minorEastAsia" w:hAnsiTheme="minorHAnsi" w:cstheme="minorBidi"/>
          <w:noProof/>
          <w:sz w:val="22"/>
          <w:szCs w:val="22"/>
        </w:rPr>
      </w:pPr>
      <w:r>
        <w:t>8.</w:t>
      </w:r>
      <w:del w:id="1661" w:author="GoldenCorpusHarness" w:date="2026-03-28T22:23:47Z">
        <w:r>
          <w:delText>11.4Pos</w:delText>
        </w:r>
      </w:del>
      <w:ins w:id="1662" w:author="GoldenCorpusHarness" w:date="2026-03-28T22:23:47Z">
        <w:r>
          <w:t>9Fu</w:t>
        </w:r>
      </w:ins>
      <w:r>
        <w:t>t</w:t>
      </w:r>
      <w:del w:id="1663" w:author="GoldenCorpusHarness" w:date="2026-03-28T22:23:47Z">
        <w:r>
          <w:delText>-t</w:delText>
        </w:r>
      </w:del>
      <w:ins w:id="1664" w:author="GoldenCorpusHarness" w:date="2026-03-28T22:23:47Z">
        <w:r>
          <w:t>u</w:t>
        </w:r>
      </w:ins>
      <w:r>
        <w:t>re</w:t>
      </w:r>
      <w:del w:id="1665" w:author="GoldenCorpusHarness" w:date="2026-03-28T22:23:47Z">
        <w:r>
          <w:delText>at</w:delText>
        </w:r>
      </w:del>
      <w:ins w:id="1666" w:author="GoldenCorpusHarness" w:date="2026-03-28T22:23:47Z">
        <w:r>
          <w:t xml:space="preserve"> Bio</w:t>
        </w:r>
      </w:ins>
      <w:r>
        <w:t>me</w:t>
      </w:r>
      <w:ins w:id="1667" w:author="GoldenCorpusHarness" w:date="2026-03-28T22:23:47Z">
        <w:r>
          <w:t>dical Research Sample Collectio</w:t>
        </w:r>
      </w:ins>
      <w:r>
        <w:t>n</w:t>
      </w:r>
      <w:del w:id="1668" w:author="GoldenCorpusHarness" w:date="2026-03-28T22:23:47Z">
        <w:r>
          <w:delText>t Visit</w:delText>
        </w:r>
      </w:del>
      <w:r>
        <w:t>1</w:t>
      </w:r>
      <w:del w:id="1669" w:author="GoldenCorpusHarness" w:date="2026-03-28T22:23:47Z">
        <w:r>
          <w:delText>33</w:delText>
        </w:r>
      </w:del>
      <w:ins w:id="1670" w:author="GoldenCorpusHarness" w:date="2026-03-28T22:23:47Z">
        <w:r>
          <w:t>45</w:t>
        </w:r>
      </w:ins>
    </w:p>
    <w:p ns2:paraId="2FDA7075" ns2:textId="379B56F6" w:rsidR="00B55DCA" w:rsidRDefault="00B55DCA">
      <w:pPr>
        <w:pStyle w:val="TOC4"/>
        <w:rPr>
          <w:rFonts w:asciiTheme="minorHAnsi" w:eastAsiaTheme="minorEastAsia" w:hAnsiTheme="minorHAnsi" w:cstheme="minorBidi"/>
          <w:noProof/>
          <w:sz w:val="22"/>
          <w:szCs w:val="22"/>
        </w:rPr>
      </w:pPr>
      <w:r>
        <w:t>8.1</w:t>
      </w:r>
      <w:del w:id="1671" w:author="GoldenCorpusHarness" w:date="2026-03-28T22:23:47Z">
        <w:r>
          <w:delText>1.4.1S</w:delText>
        </w:r>
      </w:del>
      <w:ins w:id="1672" w:author="GoldenCorpusHarness" w:date="2026-03-28T22:23:47Z">
        <w:r>
          <w:t>0Medic</w:t>
        </w:r>
      </w:ins>
      <w:r>
        <w:t>a</w:t>
      </w:r>
      <w:del w:id="1673" w:author="GoldenCorpusHarness" w:date="2026-03-28T22:23:47Z">
        <w:r>
          <w:delText>f</w:delText>
        </w:r>
      </w:del>
      <w:ins w:id="1674" w:author="GoldenCorpusHarness" w:date="2026-03-28T22:23:47Z">
        <w:r>
          <w:t>l R</w:t>
        </w:r>
      </w:ins>
      <w:r>
        <w:t>e</w:t>
      </w:r>
      <w:ins w:id="1675" w:author="GoldenCorpusHarness" w:date="2026-03-28T22:23:47Z">
        <w:r>
          <w:t>source U</w:t>
        </w:r>
      </w:ins>
      <w:r>
        <w:t>t</w:t>
      </w:r>
      <w:del w:id="1676" w:author="GoldenCorpusHarness" w:date="2026-03-28T22:23:47Z">
        <w:r>
          <w:delText>y</w:delText>
        </w:r>
      </w:del>
      <w:ins w:id="1677" w:author="GoldenCorpusHarness" w:date="2026-03-28T22:23:47Z">
        <w:r>
          <w:t>ilization</w:t>
        </w:r>
      </w:ins>
      <w:r>
        <w:t xml:space="preserve"> </w:t>
      </w:r>
      <w:del w:id="1678" w:author="GoldenCorpusHarness" w:date="2026-03-28T22:23:47Z">
        <w:r>
          <w:delText>F</w:delText>
        </w:r>
      </w:del>
      <w:ins w:id="1679" w:author="GoldenCorpusHarness" w:date="2026-03-28T22:23:47Z">
        <w:r>
          <w:t>and Health Ec</w:t>
        </w:r>
      </w:ins>
      <w:r>
        <w:t>o</w:t>
      </w:r>
      <w:del w:id="1680" w:author="GoldenCorpusHarness" w:date="2026-03-28T22:23:47Z">
        <w:r>
          <w:delText>ll</w:delText>
        </w:r>
      </w:del>
      <w:ins w:id="1681" w:author="GoldenCorpusHarness" w:date="2026-03-28T22:23:47Z">
        <w:r>
          <w:t>n</w:t>
        </w:r>
      </w:ins>
      <w:r>
        <w:t>o</w:t>
      </w:r>
      <w:del w:id="1682" w:author="GoldenCorpusHarness" w:date="2026-03-28T22:23:47Z">
        <w:r>
          <w:delText>w-up V</w:delText>
        </w:r>
      </w:del>
      <w:ins w:id="1683" w:author="GoldenCorpusHarness" w:date="2026-03-28T22:23:47Z">
        <w:r>
          <w:t>m</w:t>
        </w:r>
      </w:ins>
      <w:r>
        <w:t>i</w:t>
      </w:r>
      <w:del w:id="1684" w:author="GoldenCorpusHarness" w:date="2026-03-28T22:23:47Z">
        <w:r>
          <w:delText>sit</w:delText>
        </w:r>
      </w:del>
      <w:ins w:id="1685" w:author="GoldenCorpusHarness" w:date="2026-03-28T22:23:47Z">
        <w:r>
          <w:t>c</w:t>
        </w:r>
      </w:ins>
      <w:r>
        <w:t>s1</w:t>
      </w:r>
      <w:del w:id="1686" w:author="GoldenCorpusHarness" w:date="2026-03-28T22:23:47Z">
        <w:r>
          <w:delText>33</w:delText>
        </w:r>
      </w:del>
      <w:ins w:id="1687" w:author="GoldenCorpusHarness" w:date="2026-03-28T22:23:47Z">
        <w:r>
          <w:t>45</w:t>
        </w:r>
      </w:ins>
    </w:p>
    <w:p ns2:paraId="6A190D52" ns2:textId="549EDBA1" w:rsidR="00B55DCA" w:rsidRDefault="00B55DCA">
      <w:pPr>
        <w:pStyle w:val="TOC4"/>
        <w:rPr>
          <w:rFonts w:asciiTheme="minorHAnsi" w:eastAsiaTheme="minorEastAsia" w:hAnsiTheme="minorHAnsi" w:cstheme="minorBidi"/>
          <w:noProof/>
          <w:sz w:val="22"/>
          <w:szCs w:val="22"/>
        </w:rPr>
      </w:pPr>
      <w:r>
        <w:t>8.11</w:t>
      </w:r>
      <w:del w:id="1688" w:author="GoldenCorpusHarness" w:date="2026-03-28T22:23:47Z">
        <w:r>
          <w:delText xml:space="preserve">.4.2Efficacy Follow-up </w:delText>
        </w:r>
      </w:del>
      <w:r>
        <w:t>Visit</w:t>
      </w:r>
      <w:ins w:id="1689" w:author="GoldenCorpusHarness" w:date="2026-03-28T22:23:47Z">
        <w:r>
          <w:t xml:space="preserve"> Requirement</w:t>
        </w:r>
      </w:ins>
      <w:r>
        <w:t>s1</w:t>
      </w:r>
      <w:del w:id="1690" w:author="GoldenCorpusHarness" w:date="2026-03-28T22:23:47Z">
        <w:r>
          <w:delText>3</w:delText>
        </w:r>
      </w:del>
      <w:r>
        <w:t>4</w:t>
      </w:r>
      <w:ins w:id="1691" w:author="GoldenCorpusHarness" w:date="2026-03-28T22:23:47Z">
        <w:r>
          <w:t>5</w:t>
        </w:r>
      </w:ins>
    </w:p>
    <w:p ns2:paraId="5E20F44E" ns2:textId="36A4648A" w:rsidR="00B55DCA" w:rsidRDefault="00B55DCA">
      <w:pPr>
        <w:pStyle w:val="TOC4"/>
        <w:rPr>
          <w:rFonts w:asciiTheme="minorHAnsi" w:eastAsiaTheme="minorEastAsia" w:hAnsiTheme="minorHAnsi" w:cstheme="minorBidi"/>
          <w:noProof/>
          <w:sz w:val="22"/>
          <w:szCs w:val="22"/>
        </w:rPr>
      </w:pPr>
      <w:r>
        <w:t>8.11.</w:t>
      </w:r>
      <w:ins w:id="1692" w:author="GoldenCorpusHarness" w:date="2026-03-28T22:23:47Z">
        <w:r>
          <w:t>1Screening1</w:t>
        </w:r>
      </w:ins>
      <w:r>
        <w:t>4</w:t>
      </w:r>
      <w:del w:id="1693" w:author="GoldenCorpusHarness" w:date="2026-03-28T22:23:47Z">
        <w:r>
          <w:delText>.3Survival Follow-up Contacts134</w:delText>
        </w:r>
      </w:del>
      <w:ins w:id="1694" w:author="GoldenCorpusHarness" w:date="2026-03-28T22:23:47Z">
        <w:r>
          <w:t>5</w:t>
        </w:r>
      </w:ins>
    </w:p>
    <w:p ns2:paraId="3149354B" ns2:textId="0BBE4B82" w:rsidR="00B55DCA" w:rsidRDefault="00B55DCA">
      <w:pPr>
        <w:pStyle w:val="TOC4"/>
        <w:rPr>
          <w:rFonts w:asciiTheme="minorHAnsi" w:eastAsiaTheme="minorEastAsia" w:hAnsiTheme="minorHAnsi" w:cstheme="minorBidi"/>
          <w:noProof/>
          <w:sz w:val="22"/>
          <w:szCs w:val="22"/>
        </w:rPr>
      </w:pPr>
      <w:r>
        <w:t>8.11.</w:t>
      </w:r>
      <w:del w:id="1695" w:author="GoldenCorpusHarness" w:date="2026-03-28T22:23:47Z">
        <w:r>
          <w:delText>4.4Follow-up</w:delText>
        </w:r>
      </w:del>
      <w:ins w:id="1696" w:author="GoldenCorpusHarness" w:date="2026-03-28T22:23:47Z">
        <w:r>
          <w:t>2Treatment</w:t>
        </w:r>
      </w:ins>
      <w:r>
        <w:t xml:space="preserve"> </w:t>
      </w:r>
      <w:del w:id="1697" w:author="GoldenCorpusHarness" w:date="2026-03-28T22:23:47Z">
        <w:r>
          <w:delText>Aft</w:delText>
        </w:r>
      </w:del>
      <w:ins w:id="1698" w:author="GoldenCorpusHarness" w:date="2026-03-28T22:23:47Z">
        <w:r>
          <w:t>P</w:t>
        </w:r>
      </w:ins>
      <w:r>
        <w:t>er</w:t>
      </w:r>
      <w:del w:id="1699" w:author="GoldenCorpusHarness" w:date="2026-03-28T22:23:47Z">
        <w:r>
          <w:delText xml:space="preserve"> Stem-cell Transplantat</w:delText>
        </w:r>
      </w:del>
      <w:r>
        <w:t>io</w:t>
      </w:r>
      <w:del w:id="1700" w:author="GoldenCorpusHarness" w:date="2026-03-28T22:23:47Z">
        <w:r>
          <w:delText>n</w:delText>
        </w:r>
      </w:del>
      <w:ins w:id="1701" w:author="GoldenCorpusHarness" w:date="2026-03-28T22:23:47Z">
        <w:r>
          <w:t>d</w:t>
        </w:r>
      </w:ins>
      <w:r>
        <w:t>1</w:t>
      </w:r>
      <w:del w:id="1702" w:author="GoldenCorpusHarness" w:date="2026-03-28T22:23:47Z">
        <w:r>
          <w:delText>3</w:delText>
        </w:r>
      </w:del>
      <w:r>
        <w:t>4</w:t>
      </w:r>
      <w:ins w:id="1703" w:author="GoldenCorpusHarness" w:date="2026-03-28T22:23:47Z">
        <w:r>
          <w:t>5</w:t>
        </w:r>
      </w:ins>
    </w:p>
    <w:p ns2:paraId="608E59BB" ns2:textId="214962B4" w:rsidR="00B55DCA" w:rsidRDefault="00B55DCA">
      <w:pPr>
        <w:pStyle w:val="TOC3"/>
        <w:rPr>
          <w:rFonts w:asciiTheme="minorHAnsi" w:eastAsiaTheme="minorEastAsia" w:hAnsiTheme="minorHAnsi" w:cstheme="minorBidi"/>
          <w:noProof/>
          <w:sz w:val="22"/>
          <w:szCs w:val="22"/>
        </w:rPr>
      </w:pPr>
      <w:r>
        <w:t>8.11.</w:t>
      </w:r>
      <w:del w:id="1704" w:author="GoldenCorpusHarness" w:date="2026-03-28T22:23:47Z">
        <w:r>
          <w:delText>5V</w:delText>
        </w:r>
      </w:del>
      <w:ins w:id="1705" w:author="GoldenCorpusHarness" w:date="2026-03-28T22:23:47Z">
        <w:r>
          <w:t>3Part</w:t>
        </w:r>
      </w:ins>
      <w:r>
        <w:t>i</w:t>
      </w:r>
      <w:ins w:id="1706" w:author="GoldenCorpusHarness" w:date="2026-03-28T22:23:47Z">
        <w:r>
          <w:t>cipan</w:t>
        </w:r>
      </w:ins>
      <w:r>
        <w:t>t</w:t>
      </w:r>
      <w:del w:id="1707" w:author="GoldenCorpusHarness" w:date="2026-03-28T22:23:47Z">
        <w:r>
          <w:delText>al</w:delText>
        </w:r>
      </w:del>
      <w:ins w:id="1708" w:author="GoldenCorpusHarness" w:date="2026-03-28T22:23:47Z">
        <w:r>
          <w:t>s Discontinued From</w:t>
        </w:r>
      </w:ins>
      <w:r>
        <w:t xml:space="preserve"> St</w:t>
      </w:r>
      <w:del w:id="1709" w:author="GoldenCorpusHarness" w:date="2026-03-28T22:23:47Z">
        <w:r>
          <w:delText>a</w:delText>
        </w:r>
      </w:del>
      <w:ins w:id="1710" w:author="GoldenCorpusHarness" w:date="2026-03-28T22:23:47Z">
        <w:r>
          <w:t>udy Intervention but Continuing to be Monitored in the S</w:t>
        </w:r>
      </w:ins>
      <w:r>
        <w:t>tu</w:t>
      </w:r>
      <w:del w:id="1711" w:author="GoldenCorpusHarness" w:date="2026-03-28T22:23:47Z">
        <w:r>
          <w:delText>s</w:delText>
        </w:r>
      </w:del>
      <w:ins w:id="1712" w:author="GoldenCorpusHarness" w:date="2026-03-28T22:23:47Z">
        <w:r>
          <w:t>dy</w:t>
        </w:r>
      </w:ins>
      <w:r>
        <w:t>1</w:t>
      </w:r>
      <w:del w:id="1713" w:author="GoldenCorpusHarness" w:date="2026-03-28T22:23:47Z">
        <w:r>
          <w:delText>35</w:delText>
        </w:r>
      </w:del>
      <w:ins w:id="1714" w:author="GoldenCorpusHarness" w:date="2026-03-28T22:23:47Z">
        <w:r>
          <w:t>46</w:t>
        </w:r>
      </w:ins>
    </w:p>
    <w:p ns2:paraId="501552D1" ns2:textId="491472EF" w:rsidR="00B55DCA" w:rsidRDefault="00B55DCA">
      <w:pPr>
        <w:pStyle w:val="TOC1"/>
        <w:rPr>
          <w:rFonts w:asciiTheme="minorHAnsi" w:eastAsiaTheme="minorEastAsia" w:hAnsiTheme="minorHAnsi" w:cstheme="minorBidi"/>
          <w:b w:val="0"/>
          <w:caps w:val="0"/>
          <w:noProof/>
          <w:sz w:val="22"/>
          <w:szCs w:val="22"/>
        </w:rPr>
      </w:pPr>
      <w:del w:id="1715" w:author="GoldenCorpusHarness" w:date="2026-03-28T22:23:47Z">
        <w:r>
          <w:delText>9STATISTICAL</w:delText>
        </w:r>
      </w:del>
      <w:ins w:id="1716" w:author="GoldenCorpusHarness" w:date="2026-03-28T22:23:47Z">
        <w:r>
          <w:t>8.11.4Post-treatment</w:t>
        </w:r>
      </w:ins>
      <w:r>
        <w:t xml:space="preserve"> </w:t>
      </w:r>
      <w:del w:id="1717" w:author="GoldenCorpusHarness" w:date="2026-03-28T22:23:47Z">
        <w:r>
          <w:delText>ANALYSIS PLAN</w:delText>
        </w:r>
      </w:del>
      <w:ins w:id="1718" w:author="GoldenCorpusHarness" w:date="2026-03-28T22:23:47Z">
        <w:r>
          <w:t>Visit</w:t>
        </w:r>
      </w:ins>
      <w:r>
        <w:t>1</w:t>
      </w:r>
      <w:del w:id="1719" w:author="GoldenCorpusHarness" w:date="2026-03-28T22:23:47Z">
        <w:r>
          <w:delText>3</w:delText>
        </w:r>
      </w:del>
      <w:ins w:id="1720" w:author="GoldenCorpusHarness" w:date="2026-03-28T22:23:47Z">
        <w:r>
          <w:t>4</w:t>
        </w:r>
      </w:ins>
      <w:r>
        <w:t>6</w:t>
      </w:r>
    </w:p>
    <w:p ns2:paraId="5D170DBE" ns2:textId="41A719A2" w:rsidR="00B55DCA" w:rsidRDefault="00B55DCA">
      <w:pPr>
        <w:pStyle w:val="TOC2"/>
        <w:rPr>
          <w:rFonts w:asciiTheme="minorHAnsi" w:eastAsiaTheme="minorEastAsia" w:hAnsiTheme="minorHAnsi" w:cstheme="minorBidi"/>
          <w:b w:val="0"/>
          <w:noProof/>
          <w:sz w:val="22"/>
          <w:szCs w:val="22"/>
        </w:rPr>
      </w:pPr>
      <w:del w:id="1721" w:author="GoldenCorpusHarness" w:date="2026-03-28T22:23:47Z">
        <w:r>
          <w:delText>9</w:delText>
        </w:r>
      </w:del>
      <w:ins w:id="1722" w:author="GoldenCorpusHarness" w:date="2026-03-28T22:23:47Z">
        <w:r>
          <w:t>8.11.4</w:t>
        </w:r>
      </w:ins>
      <w:r>
        <w:t>.1S</w:t>
      </w:r>
      <w:ins w:id="1723" w:author="GoldenCorpusHarness" w:date="2026-03-28T22:23:47Z">
        <w:r>
          <w:t>afe</w:t>
        </w:r>
      </w:ins>
      <w:r>
        <w:t>t</w:t>
      </w:r>
      <w:del w:id="1724" w:author="GoldenCorpusHarness" w:date="2026-03-28T22:23:47Z">
        <w:r>
          <w:delText>at</w:delText>
        </w:r>
      </w:del>
      <w:ins w:id="1725" w:author="GoldenCorpusHarness" w:date="2026-03-28T22:23:47Z">
        <w:r>
          <w:t>y Follow-up V</w:t>
        </w:r>
      </w:ins>
      <w:r>
        <w:t>is</w:t>
      </w:r>
      <w:ins w:id="1726" w:author="GoldenCorpusHarness" w:date="2026-03-28T22:23:47Z">
        <w:r>
          <w:t>i</w:t>
        </w:r>
      </w:ins>
      <w:r>
        <w:t>t</w:t>
      </w:r>
      <w:del w:id="1727" w:author="GoldenCorpusHarness" w:date="2026-03-28T22:23:47Z">
        <w:r>
          <w:delText>ical Analy</w:delText>
        </w:r>
      </w:del>
      <w:r>
        <w:t>s</w:t>
      </w:r>
      <w:del w:id="1728" w:author="GoldenCorpusHarness" w:date="2026-03-28T22:23:47Z">
        <w:r>
          <w:delText>is Plan Summary</w:delText>
        </w:r>
      </w:del>
      <w:r>
        <w:t>1</w:t>
      </w:r>
      <w:del w:id="1729" w:author="GoldenCorpusHarness" w:date="2026-03-28T22:23:47Z">
        <w:r>
          <w:delText>3</w:delText>
        </w:r>
      </w:del>
      <w:ins w:id="1730" w:author="GoldenCorpusHarness" w:date="2026-03-28T22:23:47Z">
        <w:r>
          <w:t>4</w:t>
        </w:r>
      </w:ins>
      <w:r>
        <w:t>6</w:t>
      </w:r>
    </w:p>
    <w:p ns2:paraId="5877087D" ns2:textId="458FC533" w:rsidR="00B55DCA" w:rsidRDefault="00B55DCA">
      <w:pPr>
        <w:pStyle w:val="TOC2"/>
        <w:rPr>
          <w:rFonts w:asciiTheme="minorHAnsi" w:eastAsiaTheme="minorEastAsia" w:hAnsiTheme="minorHAnsi" w:cstheme="minorBidi"/>
          <w:b w:val="0"/>
          <w:noProof/>
          <w:sz w:val="22"/>
          <w:szCs w:val="22"/>
        </w:rPr>
      </w:pPr>
      <w:del w:id="1731" w:author="GoldenCorpusHarness" w:date="2026-03-28T22:23:47Z">
        <w:r>
          <w:delText>9</w:delText>
        </w:r>
      </w:del>
      <w:ins w:id="1732" w:author="GoldenCorpusHarness" w:date="2026-03-28T22:23:47Z">
        <w:r>
          <w:t>8.11.4</w:t>
        </w:r>
      </w:ins>
      <w:r>
        <w:t>.2</w:t>
      </w:r>
      <w:del w:id="1733" w:author="GoldenCorpusHarness" w:date="2026-03-28T22:23:47Z">
        <w:r>
          <w:delText>Res</w:delText>
        </w:r>
      </w:del>
      <w:ins w:id="1734" w:author="GoldenCorpusHarness" w:date="2026-03-28T22:23:47Z">
        <w:r>
          <w:t>Efficacy Follow-u</w:t>
        </w:r>
      </w:ins>
      <w:r>
        <w:t>p</w:t>
      </w:r>
      <w:del w:id="1735" w:author="GoldenCorpusHarness" w:date="2026-03-28T22:23:47Z">
        <w:r>
          <w:delText>on</w:delText>
        </w:r>
      </w:del>
      <w:ins w:id="1736" w:author="GoldenCorpusHarness" w:date="2026-03-28T22:23:47Z">
        <w:r>
          <w:t xml:space="preserve"> Vi</w:t>
        </w:r>
      </w:ins>
      <w:r>
        <w:t>si</w:t>
      </w:r>
      <w:del w:id="1737" w:author="GoldenCorpusHarness" w:date="2026-03-28T22:23:47Z">
        <w:r>
          <w:delText>bili</w:delText>
        </w:r>
      </w:del>
      <w:r>
        <w:t>t</w:t>
      </w:r>
      <w:del w:id="1738" w:author="GoldenCorpusHarness" w:date="2026-03-28T22:23:47Z">
        <w:r>
          <w:delText>y for Analy</w:delText>
        </w:r>
      </w:del>
      <w:r>
        <w:t>s</w:t>
      </w:r>
      <w:del w:id="1739" w:author="GoldenCorpusHarness" w:date="2026-03-28T22:23:47Z">
        <w:r>
          <w:delText>es/In-house Blinding</w:delText>
        </w:r>
      </w:del>
      <w:r>
        <w:t>1</w:t>
      </w:r>
      <w:del w:id="1740" w:author="GoldenCorpusHarness" w:date="2026-03-28T22:23:47Z">
        <w:r>
          <w:delText>38</w:delText>
        </w:r>
      </w:del>
      <w:ins w:id="1741" w:author="GoldenCorpusHarness" w:date="2026-03-28T22:23:47Z">
        <w:r>
          <w:t>46</w:t>
        </w:r>
      </w:ins>
    </w:p>
    <w:p ns2:paraId="698D94C6" ns2:textId="4C98E842" w:rsidR="00B55DCA" w:rsidRDefault="00B55DCA">
      <w:pPr>
        <w:pStyle w:val="TOC2"/>
        <w:rPr>
          <w:rFonts w:asciiTheme="minorHAnsi" w:eastAsiaTheme="minorEastAsia" w:hAnsiTheme="minorHAnsi" w:cstheme="minorBidi"/>
          <w:b w:val="0"/>
          <w:noProof/>
          <w:sz w:val="22"/>
          <w:szCs w:val="22"/>
        </w:rPr>
      </w:pPr>
      <w:del w:id="1742" w:author="GoldenCorpusHarness" w:date="2026-03-28T22:23:47Z">
        <w:r>
          <w:delText>9</w:delText>
        </w:r>
      </w:del>
      <w:ins w:id="1743" w:author="GoldenCorpusHarness" w:date="2026-03-28T22:23:47Z">
        <w:r>
          <w:t>8.11.4</w:t>
        </w:r>
      </w:ins>
      <w:r>
        <w:t>.3</w:t>
      </w:r>
      <w:del w:id="1744" w:author="GoldenCorpusHarness" w:date="2026-03-28T22:23:47Z">
        <w:r>
          <w:delText>Hy</w:delText>
        </w:r>
      </w:del>
      <w:ins w:id="1745" w:author="GoldenCorpusHarness" w:date="2026-03-28T22:23:47Z">
        <w:r>
          <w:t>Survival Follow-u</w:t>
        </w:r>
      </w:ins>
      <w:r>
        <w:t>p</w:t>
      </w:r>
      <w:del w:id="1746" w:author="GoldenCorpusHarness" w:date="2026-03-28T22:23:47Z">
        <w:r>
          <w:delText>otheses/Estimati</w:delText>
        </w:r>
      </w:del>
      <w:ins w:id="1747" w:author="GoldenCorpusHarness" w:date="2026-03-28T22:23:47Z">
        <w:r>
          <w:t xml:space="preserve"> C</w:t>
        </w:r>
      </w:ins>
      <w:r>
        <w:t>on</w:t>
      </w:r>
      <w:ins w:id="1748" w:author="GoldenCorpusHarness" w:date="2026-03-28T22:23:47Z">
        <w:r>
          <w:t>tacts</w:t>
        </w:r>
      </w:ins>
      <w:r>
        <w:t>1</w:t>
      </w:r>
      <w:del w:id="1749" w:author="GoldenCorpusHarness" w:date="2026-03-28T22:23:47Z">
        <w:r>
          <w:delText>39</w:delText>
        </w:r>
      </w:del>
      <w:ins w:id="1750" w:author="GoldenCorpusHarness" w:date="2026-03-28T22:23:47Z">
        <w:r>
          <w:t>47</w:t>
        </w:r>
      </w:ins>
    </w:p>
    <w:p ns2:paraId="7791694F" ns2:textId="384583C7" w:rsidR="00B55DCA" w:rsidRDefault="00B55DCA">
      <w:pPr>
        <w:pStyle w:val="TOC2"/>
        <w:rPr>
          <w:rFonts w:asciiTheme="minorHAnsi" w:eastAsiaTheme="minorEastAsia" w:hAnsiTheme="minorHAnsi" w:cstheme="minorBidi"/>
          <w:b w:val="0"/>
          <w:noProof/>
          <w:sz w:val="22"/>
          <w:szCs w:val="22"/>
        </w:rPr>
      </w:pPr>
      <w:del w:id="1751" w:author="GoldenCorpusHarness" w:date="2026-03-28T22:23:47Z">
        <w:r>
          <w:delText>9</w:delText>
        </w:r>
      </w:del>
      <w:ins w:id="1752" w:author="GoldenCorpusHarness" w:date="2026-03-28T22:23:47Z">
        <w:r>
          <w:t>8.11</w:t>
        </w:r>
      </w:ins>
      <w:r>
        <w:t>.4</w:t>
      </w:r>
      <w:ins w:id="1753" w:author="GoldenCorpusHarness" w:date="2026-03-28T22:23:47Z">
        <w:r>
          <w:t xml:space="preserve">.4Follow-up </w:t>
        </w:r>
      </w:ins>
      <w:r>
        <w:t>A</w:t>
      </w:r>
      <w:ins w:id="1754" w:author="GoldenCorpusHarness" w:date="2026-03-28T22:23:47Z">
        <w:r>
          <w:t>fter Stem-cell Tra</w:t>
        </w:r>
      </w:ins>
      <w:r>
        <w:t>n</w:t>
      </w:r>
      <w:ins w:id="1755" w:author="GoldenCorpusHarness" w:date="2026-03-28T22:23:47Z">
        <w:r>
          <w:t>spl</w:t>
        </w:r>
      </w:ins>
      <w:r>
        <w:t>a</w:t>
      </w:r>
      <w:del w:id="1756" w:author="GoldenCorpusHarness" w:date="2026-03-28T22:23:47Z">
        <w:r>
          <w:delText>lysis Endpoi</w:delText>
        </w:r>
      </w:del>
      <w:r>
        <w:t>nt</w:t>
      </w:r>
      <w:del w:id="1757" w:author="GoldenCorpusHarness" w:date="2026-03-28T22:23:47Z">
        <w:r>
          <w:delText>s</w:delText>
        </w:r>
      </w:del>
      <w:ins w:id="1758" w:author="GoldenCorpusHarness" w:date="2026-03-28T22:23:47Z">
        <w:r>
          <w:t>ation</w:t>
        </w:r>
      </w:ins>
      <w:r>
        <w:t>1</w:t>
      </w:r>
      <w:del w:id="1759" w:author="GoldenCorpusHarness" w:date="2026-03-28T22:23:47Z">
        <w:r>
          <w:delText>39</w:delText>
        </w:r>
      </w:del>
      <w:ins w:id="1760" w:author="GoldenCorpusHarness" w:date="2026-03-28T22:23:47Z">
        <w:r>
          <w:t>47</w:t>
        </w:r>
      </w:ins>
    </w:p>
    <w:p ns2:paraId="208205CB" ns2:textId="7FD26A22" w:rsidR="00B55DCA" w:rsidRDefault="00B55DCA">
      <w:pPr>
        <w:pStyle w:val="TOC3"/>
        <w:rPr>
          <w:rFonts w:asciiTheme="minorHAnsi" w:eastAsiaTheme="minorEastAsia" w:hAnsiTheme="minorHAnsi" w:cstheme="minorBidi"/>
          <w:noProof/>
          <w:sz w:val="22"/>
          <w:szCs w:val="22"/>
        </w:rPr>
      </w:pPr>
      <w:del w:id="1761" w:author="GoldenCorpusHarness" w:date="2026-03-28T22:23:47Z">
        <w:r>
          <w:delText>9.4</w:delText>
        </w:r>
      </w:del>
      <w:ins w:id="1762" w:author="GoldenCorpusHarness" w:date="2026-03-28T22:23:47Z">
        <w:r>
          <w:t>8</w:t>
        </w:r>
      </w:ins>
      <w:r>
        <w:t>.1</w:t>
      </w:r>
      <w:del w:id="1763" w:author="GoldenCorpusHarness" w:date="2026-03-28T22:23:47Z">
        <w:r>
          <w:delText>Eff</w:delText>
        </w:r>
      </w:del>
      <w:ins w:id="1764" w:author="GoldenCorpusHarness" w:date="2026-03-28T22:23:47Z">
        <w:r>
          <w:t>1.5V</w:t>
        </w:r>
      </w:ins>
      <w:r>
        <w:t>i</w:t>
      </w:r>
      <w:del w:id="1765" w:author="GoldenCorpusHarness" w:date="2026-03-28T22:23:47Z">
        <w:r>
          <w:delText>c</w:delText>
        </w:r>
      </w:del>
      <w:ins w:id="1766" w:author="GoldenCorpusHarness" w:date="2026-03-28T22:23:47Z">
        <w:r>
          <w:t>t</w:t>
        </w:r>
      </w:ins>
      <w:r>
        <w:t>a</w:t>
      </w:r>
      <w:del w:id="1767" w:author="GoldenCorpusHarness" w:date="2026-03-28T22:23:47Z">
        <w:r>
          <w:delText>cy</w:delText>
        </w:r>
      </w:del>
      <w:ins w:id="1768" w:author="GoldenCorpusHarness" w:date="2026-03-28T22:23:47Z">
        <w:r>
          <w:t>l</w:t>
        </w:r>
      </w:ins>
      <w:r>
        <w:t xml:space="preserve"> </w:t>
      </w:r>
      <w:del w:id="1769" w:author="GoldenCorpusHarness" w:date="2026-03-28T22:23:47Z">
        <w:r>
          <w:delText>Endpoin</w:delText>
        </w:r>
      </w:del>
      <w:ins w:id="1770" w:author="GoldenCorpusHarness" w:date="2026-03-28T22:23:47Z">
        <w:r>
          <w:t>S</w:t>
        </w:r>
      </w:ins>
      <w:r>
        <w:t>t</w:t>
      </w:r>
      <w:ins w:id="1771" w:author="GoldenCorpusHarness" w:date="2026-03-28T22:23:47Z">
        <w:r>
          <w:t>atu</w:t>
        </w:r>
      </w:ins>
      <w:r>
        <w:t>s1</w:t>
      </w:r>
      <w:del w:id="1772" w:author="GoldenCorpusHarness" w:date="2026-03-28T22:23:47Z">
        <w:r>
          <w:delText>39</w:delText>
        </w:r>
      </w:del>
      <w:ins w:id="1773" w:author="GoldenCorpusHarness" w:date="2026-03-28T22:23:47Z">
        <w:r>
          <w:t>47</w:t>
        </w:r>
      </w:ins>
    </w:p>
    <w:p ns2:paraId="37250D98" ns2:textId="4F66B59F" w:rsidR="00B55DCA" w:rsidRDefault="00B55DCA">
      <w:pPr>
        <w:pStyle w:val="TOC3"/>
        <w:rPr>
          <w:rFonts w:asciiTheme="minorHAnsi" w:eastAsiaTheme="minorEastAsia" w:hAnsiTheme="minorHAnsi" w:cstheme="minorBidi"/>
          <w:noProof/>
          <w:sz w:val="22"/>
          <w:szCs w:val="22"/>
        </w:rPr>
      </w:pPr>
      <w:r>
        <w:t>9</w:t>
      </w:r>
      <w:del w:id="1774" w:author="GoldenCorpusHarness" w:date="2026-03-28T22:23:47Z">
        <w:r>
          <w:delText>.4.2</w:delText>
        </w:r>
      </w:del>
      <w:r>
        <w:t>S</w:t>
      </w:r>
      <w:del w:id="1775" w:author="GoldenCorpusHarness" w:date="2026-03-28T22:23:47Z">
        <w:r>
          <w:delText>afety</w:delText>
        </w:r>
      </w:del>
      <w:ins w:id="1776" w:author="GoldenCorpusHarness" w:date="2026-03-28T22:23:47Z">
        <w:r>
          <w:t>TATISTICAL</w:t>
        </w:r>
      </w:ins>
      <w:r>
        <w:t xml:space="preserve"> </w:t>
      </w:r>
      <w:del w:id="1777" w:author="GoldenCorpusHarness" w:date="2026-03-28T22:23:47Z">
        <w:r>
          <w:delText>Endpoints</w:delText>
        </w:r>
      </w:del>
      <w:ins w:id="1778" w:author="GoldenCorpusHarness" w:date="2026-03-28T22:23:47Z">
        <w:r>
          <w:t>ANALYSIS PLAN</w:t>
        </w:r>
      </w:ins>
      <w:r>
        <w:t>14</w:t>
      </w:r>
      <w:del w:id="1779" w:author="GoldenCorpusHarness" w:date="2026-03-28T22:23:47Z">
        <w:r>
          <w:delText>0</w:delText>
        </w:r>
      </w:del>
      <w:ins w:id="1780" w:author="GoldenCorpusHarness" w:date="2026-03-28T22:23:47Z">
        <w:r>
          <w:t>8</w:t>
        </w:r>
      </w:ins>
    </w:p>
    <w:p ns2:paraId="238759AF" ns2:textId="433DC7DF" w:rsidR="00B55DCA" w:rsidRDefault="00B55DCA">
      <w:pPr>
        <w:pStyle w:val="TOC3"/>
        <w:rPr>
          <w:rFonts w:asciiTheme="minorHAnsi" w:eastAsiaTheme="minorEastAsia" w:hAnsiTheme="minorHAnsi" w:cstheme="minorBidi"/>
          <w:noProof/>
          <w:sz w:val="22"/>
          <w:szCs w:val="22"/>
        </w:rPr>
      </w:pPr>
      <w:r>
        <w:t>9.</w:t>
      </w:r>
      <w:del w:id="1781" w:author="GoldenCorpusHarness" w:date="2026-03-28T22:23:47Z">
        <w:r>
          <w:delText>4.3</w:delText>
        </w:r>
      </w:del>
      <w:ins w:id="1782" w:author="GoldenCorpusHarness" w:date="2026-03-28T22:23:47Z">
        <w:r>
          <w:t xml:space="preserve">1Statistical Analysis </w:t>
        </w:r>
      </w:ins>
      <w:r>
        <w:t>P</w:t>
      </w:r>
      <w:del w:id="1783" w:author="GoldenCorpusHarness" w:date="2026-03-28T22:23:47Z">
        <w:r>
          <w:delText>RO</w:delText>
        </w:r>
      </w:del>
      <w:ins w:id="1784" w:author="GoldenCorpusHarness" w:date="2026-03-28T22:23:47Z">
        <w:r>
          <w:t>lan</w:t>
        </w:r>
      </w:ins>
      <w:r>
        <w:t xml:space="preserve"> </w:t>
      </w:r>
      <w:del w:id="1785" w:author="GoldenCorpusHarness" w:date="2026-03-28T22:23:47Z">
        <w:r>
          <w:delText>endpoints</w:delText>
        </w:r>
      </w:del>
      <w:ins w:id="1786" w:author="GoldenCorpusHarness" w:date="2026-03-28T22:23:47Z">
        <w:r>
          <w:t>Summary</w:t>
        </w:r>
      </w:ins>
      <w:r>
        <w:t>14</w:t>
      </w:r>
      <w:del w:id="1787" w:author="GoldenCorpusHarness" w:date="2026-03-28T22:23:47Z">
        <w:r>
          <w:delText>0</w:delText>
        </w:r>
      </w:del>
      <w:ins w:id="1788" w:author="GoldenCorpusHarness" w:date="2026-03-28T22:23:47Z">
        <w:r>
          <w:t>8</w:t>
        </w:r>
      </w:ins>
    </w:p>
    <w:p ns2:paraId="1A8863C5" ns2:textId="00AB9DDF" w:rsidR="00B55DCA" w:rsidRDefault="00B55DCA">
      <w:pPr>
        <w:pStyle w:val="TOC2"/>
        <w:rPr>
          <w:rFonts w:asciiTheme="minorHAnsi" w:eastAsiaTheme="minorEastAsia" w:hAnsiTheme="minorHAnsi" w:cstheme="minorBidi"/>
          <w:b w:val="0"/>
          <w:noProof/>
          <w:sz w:val="22"/>
          <w:szCs w:val="22"/>
        </w:rPr>
      </w:pPr>
      <w:r>
        <w:t>9.</w:t>
      </w:r>
      <w:del w:id="1789" w:author="GoldenCorpusHarness" w:date="2026-03-28T22:23:47Z">
        <w:r>
          <w:delText>5</w:delText>
        </w:r>
      </w:del>
      <w:ins w:id="1790" w:author="GoldenCorpusHarness" w:date="2026-03-28T22:23:47Z">
        <w:r>
          <w:t xml:space="preserve">2Responsibility for </w:t>
        </w:r>
      </w:ins>
      <w:r>
        <w:t>Analys</w:t>
      </w:r>
      <w:ins w:id="1791" w:author="GoldenCorpusHarness" w:date="2026-03-28T22:23:47Z">
        <w:r>
          <w:t>es/In-house Bl</w:t>
        </w:r>
      </w:ins>
      <w:r>
        <w:t>i</w:t>
      </w:r>
      <w:del w:id="1792" w:author="GoldenCorpusHarness" w:date="2026-03-28T22:23:47Z">
        <w:r>
          <w:delText>s Populat</w:delText>
        </w:r>
      </w:del>
      <w:ins w:id="1793" w:author="GoldenCorpusHarness" w:date="2026-03-28T22:23:47Z">
        <w:r>
          <w:t>nd</w:t>
        </w:r>
      </w:ins>
      <w:r>
        <w:t>i</w:t>
      </w:r>
      <w:del w:id="1794" w:author="GoldenCorpusHarness" w:date="2026-03-28T22:23:47Z">
        <w:r>
          <w:delText>o</w:delText>
        </w:r>
      </w:del>
      <w:r>
        <w:t>n</w:t>
      </w:r>
      <w:del w:id="1795" w:author="GoldenCorpusHarness" w:date="2026-03-28T22:23:47Z">
        <w:r>
          <w:delText>s</w:delText>
        </w:r>
      </w:del>
      <w:ins w:id="1796" w:author="GoldenCorpusHarness" w:date="2026-03-28T22:23:47Z">
        <w:r>
          <w:t>g</w:t>
        </w:r>
      </w:ins>
      <w:r>
        <w:t>1</w:t>
      </w:r>
      <w:del w:id="1797" w:author="GoldenCorpusHarness" w:date="2026-03-28T22:23:47Z">
        <w:r>
          <w:delText>40</w:delText>
        </w:r>
      </w:del>
      <w:ins w:id="1798" w:author="GoldenCorpusHarness" w:date="2026-03-28T22:23:47Z">
        <w:r>
          <w:t>51</w:t>
        </w:r>
      </w:ins>
    </w:p>
    <w:p ns2:paraId="7D684432" ns2:textId="1900079A" w:rsidR="00B55DCA" w:rsidRDefault="00B55DCA">
      <w:pPr>
        <w:pStyle w:val="TOC3"/>
        <w:rPr>
          <w:rFonts w:asciiTheme="minorHAnsi" w:eastAsiaTheme="minorEastAsia" w:hAnsiTheme="minorHAnsi" w:cstheme="minorBidi"/>
          <w:noProof/>
          <w:sz w:val="22"/>
          <w:szCs w:val="22"/>
        </w:rPr>
      </w:pPr>
      <w:r>
        <w:t>9.</w:t>
      </w:r>
      <w:del w:id="1799" w:author="GoldenCorpusHarness" w:date="2026-03-28T22:23:47Z">
        <w:r>
          <w:delText>5.1</w:delText>
        </w:r>
      </w:del>
      <w:ins w:id="1800" w:author="GoldenCorpusHarness" w:date="2026-03-28T22:23:47Z">
        <w:r>
          <w:t>3Hypotheses/</w:t>
        </w:r>
      </w:ins>
      <w:r>
        <w:t>E</w:t>
      </w:r>
      <w:del w:id="1801" w:author="GoldenCorpusHarness" w:date="2026-03-28T22:23:47Z">
        <w:r>
          <w:delText>ff</w:delText>
        </w:r>
      </w:del>
      <w:ins w:id="1802" w:author="GoldenCorpusHarness" w:date="2026-03-28T22:23:47Z">
        <w:r>
          <w:t>st</w:t>
        </w:r>
      </w:ins>
      <w:r>
        <w:t>i</w:t>
      </w:r>
      <w:del w:id="1803" w:author="GoldenCorpusHarness" w:date="2026-03-28T22:23:47Z">
        <w:r>
          <w:delText>cacy Analysis Popul</w:delText>
        </w:r>
      </w:del>
      <w:ins w:id="1804" w:author="GoldenCorpusHarness" w:date="2026-03-28T22:23:47Z">
        <w:r>
          <w:t>m</w:t>
        </w:r>
      </w:ins>
      <w:r>
        <w:t>ation</w:t>
      </w:r>
      <w:del w:id="1805" w:author="GoldenCorpusHarness" w:date="2026-03-28T22:23:47Z">
        <w:r>
          <w:delText>s</w:delText>
        </w:r>
      </w:del>
      <w:r>
        <w:t>1</w:t>
      </w:r>
      <w:del w:id="1806" w:author="GoldenCorpusHarness" w:date="2026-03-28T22:23:47Z">
        <w:r>
          <w:delText>40</w:delText>
        </w:r>
      </w:del>
      <w:ins w:id="1807" w:author="GoldenCorpusHarness" w:date="2026-03-28T22:23:47Z">
        <w:r>
          <w:t>51</w:t>
        </w:r>
      </w:ins>
    </w:p>
    <w:p ns2:paraId="240D24E2" ns2:textId="0D9E1ABB" w:rsidR="00B55DCA" w:rsidRDefault="00B55DCA">
      <w:pPr>
        <w:pStyle w:val="TOC3"/>
        <w:rPr>
          <w:rFonts w:asciiTheme="minorHAnsi" w:eastAsiaTheme="minorEastAsia" w:hAnsiTheme="minorHAnsi" w:cstheme="minorBidi"/>
          <w:noProof/>
          <w:sz w:val="22"/>
          <w:szCs w:val="22"/>
        </w:rPr>
      </w:pPr>
      <w:r>
        <w:t>9.</w:t>
      </w:r>
      <w:del w:id="1808" w:author="GoldenCorpusHarness" w:date="2026-03-28T22:23:47Z">
        <w:r>
          <w:delText xml:space="preserve">5.2Safety </w:delText>
        </w:r>
      </w:del>
      <w:ins w:id="1809" w:author="GoldenCorpusHarness" w:date="2026-03-28T22:23:47Z">
        <w:r>
          <w:t>4</w:t>
        </w:r>
      </w:ins>
      <w:r>
        <w:t xml:space="preserve">Analysis </w:t>
      </w:r>
      <w:del w:id="1810" w:author="GoldenCorpusHarness" w:date="2026-03-28T22:23:47Z">
        <w:r>
          <w:delText>P</w:delText>
        </w:r>
      </w:del>
      <w:ins w:id="1811" w:author="GoldenCorpusHarness" w:date="2026-03-28T22:23:47Z">
        <w:r>
          <w:t>Endp</w:t>
        </w:r>
      </w:ins>
      <w:r>
        <w:t>o</w:t>
      </w:r>
      <w:del w:id="1812" w:author="GoldenCorpusHarness" w:date="2026-03-28T22:23:47Z">
        <w:r>
          <w:delText>pula</w:delText>
        </w:r>
      </w:del>
      <w:ins w:id="1813" w:author="GoldenCorpusHarness" w:date="2026-03-28T22:23:47Z">
        <w:r>
          <w:t>in</w:t>
        </w:r>
      </w:ins>
      <w:r>
        <w:t>t</w:t>
      </w:r>
      <w:del w:id="1814" w:author="GoldenCorpusHarness" w:date="2026-03-28T22:23:47Z">
        <w:r>
          <w:delText>ion</w:delText>
        </w:r>
      </w:del>
      <w:r>
        <w:t>s1</w:t>
      </w:r>
      <w:del w:id="1815" w:author="GoldenCorpusHarness" w:date="2026-03-28T22:23:47Z">
        <w:r>
          <w:delText>40</w:delText>
        </w:r>
      </w:del>
      <w:ins w:id="1816" w:author="GoldenCorpusHarness" w:date="2026-03-28T22:23:47Z">
        <w:r>
          <w:t>52</w:t>
        </w:r>
      </w:ins>
    </w:p>
    <w:p ns2:paraId="274CA92D" ns2:textId="0F3BCF15" w:rsidR="00B55DCA" w:rsidRDefault="00B55DCA">
      <w:pPr>
        <w:pStyle w:val="TOC3"/>
        <w:rPr>
          <w:rFonts w:asciiTheme="minorHAnsi" w:eastAsiaTheme="minorEastAsia" w:hAnsiTheme="minorHAnsi" w:cstheme="minorBidi"/>
          <w:noProof/>
          <w:sz w:val="22"/>
          <w:szCs w:val="22"/>
        </w:rPr>
      </w:pPr>
      <w:r>
        <w:t>9.</w:t>
      </w:r>
      <w:del w:id="1817" w:author="GoldenCorpusHarness" w:date="2026-03-28T22:23:47Z">
        <w:r>
          <w:delText>5</w:delText>
        </w:r>
      </w:del>
      <w:ins w:id="1818" w:author="GoldenCorpusHarness" w:date="2026-03-28T22:23:47Z">
        <w:r>
          <w:t>4</w:t>
        </w:r>
      </w:ins>
      <w:r>
        <w:t>.</w:t>
      </w:r>
      <w:del w:id="1819" w:author="GoldenCorpusHarness" w:date="2026-03-28T22:23:47Z">
        <w:r>
          <w:delText>3PRO</w:delText>
        </w:r>
      </w:del>
      <w:ins w:id="1820" w:author="GoldenCorpusHarness" w:date="2026-03-28T22:23:47Z">
        <w:r>
          <w:t>1Efficacy</w:t>
        </w:r>
      </w:ins>
      <w:r>
        <w:t xml:space="preserve"> </w:t>
      </w:r>
      <w:del w:id="1821" w:author="GoldenCorpusHarness" w:date="2026-03-28T22:23:47Z">
        <w:r>
          <w:delText>A</w:delText>
        </w:r>
      </w:del>
      <w:ins w:id="1822" w:author="GoldenCorpusHarness" w:date="2026-03-28T22:23:47Z">
        <w:r>
          <w:t>E</w:t>
        </w:r>
      </w:ins>
      <w:r>
        <w:t>n</w:t>
      </w:r>
      <w:del w:id="1823" w:author="GoldenCorpusHarness" w:date="2026-03-28T22:23:47Z">
        <w:r>
          <w:delText>alys</w:delText>
        </w:r>
      </w:del>
      <w:ins w:id="1824" w:author="GoldenCorpusHarness" w:date="2026-03-28T22:23:47Z">
        <w:r>
          <w:t>dpo</w:t>
        </w:r>
      </w:ins>
      <w:r>
        <w:t>i</w:t>
      </w:r>
      <w:del w:id="1825" w:author="GoldenCorpusHarness" w:date="2026-03-28T22:23:47Z">
        <w:r>
          <w:delText>s Popula</w:delText>
        </w:r>
      </w:del>
      <w:ins w:id="1826" w:author="GoldenCorpusHarness" w:date="2026-03-28T22:23:47Z">
        <w:r>
          <w:t>n</w:t>
        </w:r>
      </w:ins>
      <w:r>
        <w:t>t</w:t>
      </w:r>
      <w:del w:id="1827" w:author="GoldenCorpusHarness" w:date="2026-03-28T22:23:47Z">
        <w:r>
          <w:delText>ion</w:delText>
        </w:r>
      </w:del>
      <w:r>
        <w:t>s1</w:t>
      </w:r>
      <w:del w:id="1828" w:author="GoldenCorpusHarness" w:date="2026-03-28T22:23:47Z">
        <w:r>
          <w:delText>41</w:delText>
        </w:r>
      </w:del>
      <w:ins w:id="1829" w:author="GoldenCorpusHarness" w:date="2026-03-28T22:23:47Z">
        <w:r>
          <w:t>52</w:t>
        </w:r>
      </w:ins>
    </w:p>
    <w:p ns2:paraId="4302EA3B" ns2:textId="029EB0F2" w:rsidR="00B55DCA" w:rsidRDefault="00B55DCA">
      <w:pPr>
        <w:pStyle w:val="TOC2"/>
        <w:rPr>
          <w:rFonts w:asciiTheme="minorHAnsi" w:eastAsiaTheme="minorEastAsia" w:hAnsiTheme="minorHAnsi" w:cstheme="minorBidi"/>
          <w:b w:val="0"/>
          <w:noProof/>
          <w:sz w:val="22"/>
          <w:szCs w:val="22"/>
        </w:rPr>
      </w:pPr>
      <w:r>
        <w:t>9.</w:t>
      </w:r>
      <w:del w:id="1830" w:author="GoldenCorpusHarness" w:date="2026-03-28T22:23:47Z">
        <w:r>
          <w:delText>6</w:delText>
        </w:r>
      </w:del>
      <w:ins w:id="1831" w:author="GoldenCorpusHarness" w:date="2026-03-28T22:23:47Z">
        <w:r>
          <w:t>4.2</w:t>
        </w:r>
      </w:ins>
      <w:r>
        <w:t>S</w:t>
      </w:r>
      <w:del w:id="1832" w:author="GoldenCorpusHarness" w:date="2026-03-28T22:23:47Z">
        <w:r>
          <w:delText>t</w:delText>
        </w:r>
      </w:del>
      <w:r>
        <w:t>a</w:t>
      </w:r>
      <w:del w:id="1833" w:author="GoldenCorpusHarness" w:date="2026-03-28T22:23:47Z">
        <w:r>
          <w:delText>tistical M</w:delText>
        </w:r>
      </w:del>
      <w:ins w:id="1834" w:author="GoldenCorpusHarness" w:date="2026-03-28T22:23:47Z">
        <w:r>
          <w:t>f</w:t>
        </w:r>
      </w:ins>
      <w:r>
        <w:t>et</w:t>
      </w:r>
      <w:del w:id="1835" w:author="GoldenCorpusHarness" w:date="2026-03-28T22:23:47Z">
        <w:r>
          <w:delText>h</w:delText>
        </w:r>
      </w:del>
      <w:ins w:id="1836" w:author="GoldenCorpusHarness" w:date="2026-03-28T22:23:47Z">
        <w:r>
          <w:t>y Endp</w:t>
        </w:r>
      </w:ins>
      <w:r>
        <w:t>o</w:t>
      </w:r>
      <w:del w:id="1837" w:author="GoldenCorpusHarness" w:date="2026-03-28T22:23:47Z">
        <w:r>
          <w:delText>d</w:delText>
        </w:r>
      </w:del>
      <w:ins w:id="1838" w:author="GoldenCorpusHarness" w:date="2026-03-28T22:23:47Z">
        <w:r>
          <w:t>int</w:t>
        </w:r>
      </w:ins>
      <w:r>
        <w:t>s1</w:t>
      </w:r>
      <w:del w:id="1839" w:author="GoldenCorpusHarness" w:date="2026-03-28T22:23:47Z">
        <w:r>
          <w:delText>41</w:delText>
        </w:r>
      </w:del>
      <w:ins w:id="1840" w:author="GoldenCorpusHarness" w:date="2026-03-28T22:23:47Z">
        <w:r>
          <w:t>52</w:t>
        </w:r>
      </w:ins>
    </w:p>
    <w:p ns2:paraId="61E0ACD4" ns2:textId="5781C909" w:rsidR="00B55DCA" w:rsidRDefault="00B55DCA">
      <w:pPr>
        <w:pStyle w:val="TOC3"/>
        <w:rPr>
          <w:rFonts w:asciiTheme="minorHAnsi" w:eastAsiaTheme="minorEastAsia" w:hAnsiTheme="minorHAnsi" w:cstheme="minorBidi"/>
          <w:noProof/>
          <w:sz w:val="22"/>
          <w:szCs w:val="22"/>
        </w:rPr>
      </w:pPr>
      <w:r>
        <w:t>9.</w:t>
      </w:r>
      <w:del w:id="1841" w:author="GoldenCorpusHarness" w:date="2026-03-28T22:23:47Z">
        <w:r>
          <w:delText>6</w:delText>
        </w:r>
      </w:del>
      <w:ins w:id="1842" w:author="GoldenCorpusHarness" w:date="2026-03-28T22:23:47Z">
        <w:r>
          <w:t>4</w:t>
        </w:r>
      </w:ins>
      <w:r>
        <w:t>.</w:t>
      </w:r>
      <w:del w:id="1843" w:author="GoldenCorpusHarness" w:date="2026-03-28T22:23:47Z">
        <w:r>
          <w:delText>1S</w:delText>
        </w:r>
      </w:del>
      <w:ins w:id="1844" w:author="GoldenCorpusHarness" w:date="2026-03-28T22:23:47Z">
        <w:r>
          <w:t>3PRO endpoin</w:t>
        </w:r>
      </w:ins>
      <w:r>
        <w:t>t</w:t>
      </w:r>
      <w:del w:id="1845" w:author="GoldenCorpusHarness" w:date="2026-03-28T22:23:47Z">
        <w:r>
          <w:delText>atistical Methods for Efficacy Analyse</w:delText>
        </w:r>
      </w:del>
      <w:r>
        <w:t>s1</w:t>
      </w:r>
      <w:del w:id="1846" w:author="GoldenCorpusHarness" w:date="2026-03-28T22:23:47Z">
        <w:r>
          <w:delText>41</w:delText>
        </w:r>
      </w:del>
      <w:ins w:id="1847" w:author="GoldenCorpusHarness" w:date="2026-03-28T22:23:47Z">
        <w:r>
          <w:t>52</w:t>
        </w:r>
      </w:ins>
    </w:p>
    <w:p ns2:paraId="0353213A" ns2:textId="50913ED0" w:rsidR="00B55DCA" w:rsidRDefault="00B55DCA">
      <w:pPr>
        <w:pStyle w:val="TOC4"/>
        <w:rPr>
          <w:rFonts w:asciiTheme="minorHAnsi" w:eastAsiaTheme="minorEastAsia" w:hAnsiTheme="minorHAnsi" w:cstheme="minorBidi"/>
          <w:noProof/>
          <w:sz w:val="22"/>
          <w:szCs w:val="22"/>
        </w:rPr>
      </w:pPr>
      <w:r>
        <w:t>9.</w:t>
      </w:r>
      <w:del w:id="1848" w:author="GoldenCorpusHarness" w:date="2026-03-28T22:23:47Z">
        <w:r>
          <w:delText>6.1.1</w:delText>
        </w:r>
      </w:del>
      <w:ins w:id="1849" w:author="GoldenCorpusHarness" w:date="2026-03-28T22:23:47Z">
        <w:r>
          <w:t xml:space="preserve">5Analysis </w:t>
        </w:r>
      </w:ins>
      <w:r>
        <w:t>P</w:t>
      </w:r>
      <w:del w:id="1850" w:author="GoldenCorpusHarness" w:date="2026-03-28T22:23:47Z">
        <w:r>
          <w:delText>r</w:delText>
        </w:r>
      </w:del>
      <w:r>
        <w:t>o</w:t>
      </w:r>
      <w:del w:id="1851" w:author="GoldenCorpusHarness" w:date="2026-03-28T22:23:47Z">
        <w:r>
          <w:delText>gress</w:delText>
        </w:r>
      </w:del>
      <w:ins w:id="1852" w:author="GoldenCorpusHarness" w:date="2026-03-28T22:23:47Z">
        <w:r>
          <w:t>pulat</w:t>
        </w:r>
      </w:ins>
      <w:r>
        <w:t>ion</w:t>
      </w:r>
      <w:del w:id="1853" w:author="GoldenCorpusHarness" w:date="2026-03-28T22:23:47Z">
        <w:r>
          <w:delText>-free Survival</w:delText>
        </w:r>
      </w:del>
      <w:ins w:id="1854" w:author="GoldenCorpusHarness" w:date="2026-03-28T22:23:47Z">
        <w:r>
          <w:t>s</w:t>
        </w:r>
      </w:ins>
      <w:r>
        <w:t>1</w:t>
      </w:r>
      <w:del w:id="1855" w:author="GoldenCorpusHarness" w:date="2026-03-28T22:23:47Z">
        <w:r>
          <w:delText>42</w:delText>
        </w:r>
      </w:del>
      <w:ins w:id="1856" w:author="GoldenCorpusHarness" w:date="2026-03-28T22:23:47Z">
        <w:r>
          <w:t>53</w:t>
        </w:r>
      </w:ins>
    </w:p>
    <w:p ns2:paraId="272E6A3D" ns2:textId="09534677" w:rsidR="00B55DCA" w:rsidRDefault="00B55DCA">
      <w:pPr>
        <w:pStyle w:val="TOC4"/>
        <w:rPr>
          <w:rFonts w:asciiTheme="minorHAnsi" w:eastAsiaTheme="minorEastAsia" w:hAnsiTheme="minorHAnsi" w:cstheme="minorBidi"/>
          <w:noProof/>
          <w:sz w:val="22"/>
          <w:szCs w:val="22"/>
        </w:rPr>
      </w:pPr>
      <w:r>
        <w:t>9.</w:t>
      </w:r>
      <w:del w:id="1857" w:author="GoldenCorpusHarness" w:date="2026-03-28T22:23:47Z">
        <w:r>
          <w:delText>6</w:delText>
        </w:r>
      </w:del>
      <w:ins w:id="1858" w:author="GoldenCorpusHarness" w:date="2026-03-28T22:23:47Z">
        <w:r>
          <w:t>5</w:t>
        </w:r>
      </w:ins>
      <w:r>
        <w:t>.1</w:t>
      </w:r>
      <w:del w:id="1859" w:author="GoldenCorpusHarness" w:date="2026-03-28T22:23:47Z">
        <w:r>
          <w:delText>.2U</w:delText>
        </w:r>
      </w:del>
      <w:ins w:id="1860" w:author="GoldenCorpusHarness" w:date="2026-03-28T22:23:47Z">
        <w:r>
          <w:t>Efficacy A</w:t>
        </w:r>
      </w:ins>
      <w:r>
        <w:t>n</w:t>
      </w:r>
      <w:del w:id="1861" w:author="GoldenCorpusHarness" w:date="2026-03-28T22:23:47Z">
        <w:r>
          <w:delText>de</w:delText>
        </w:r>
      </w:del>
      <w:ins w:id="1862" w:author="GoldenCorpusHarness" w:date="2026-03-28T22:23:47Z">
        <w:r>
          <w:t>alysis Popula</w:t>
        </w:r>
      </w:ins>
      <w:r>
        <w:t>t</w:t>
      </w:r>
      <w:del w:id="1863" w:author="GoldenCorpusHarness" w:date="2026-03-28T22:23:47Z">
        <w:r>
          <w:delText>ectable MRD</w:delText>
        </w:r>
      </w:del>
      <w:ins w:id="1864" w:author="GoldenCorpusHarness" w:date="2026-03-28T22:23:47Z">
        <w:r>
          <w:t>ions</w:t>
        </w:r>
      </w:ins>
      <w:r>
        <w:t>1</w:t>
      </w:r>
      <w:del w:id="1865" w:author="GoldenCorpusHarness" w:date="2026-03-28T22:23:47Z">
        <w:r>
          <w:delText>44</w:delText>
        </w:r>
      </w:del>
      <w:ins w:id="1866" w:author="GoldenCorpusHarness" w:date="2026-03-28T22:23:47Z">
        <w:r>
          <w:t>53</w:t>
        </w:r>
      </w:ins>
    </w:p>
    <w:p ns2:paraId="3AAE7A88" ns2:textId="3D7918B1" w:rsidR="00B55DCA" w:rsidRDefault="00B55DCA">
      <w:pPr>
        <w:pStyle w:val="TOC4"/>
        <w:rPr>
          <w:rFonts w:asciiTheme="minorHAnsi" w:eastAsiaTheme="minorEastAsia" w:hAnsiTheme="minorHAnsi" w:cstheme="minorBidi"/>
          <w:noProof/>
          <w:sz w:val="22"/>
          <w:szCs w:val="22"/>
        </w:rPr>
      </w:pPr>
      <w:r>
        <w:t>9.</w:t>
      </w:r>
      <w:del w:id="1867" w:author="GoldenCorpusHarness" w:date="2026-03-28T22:23:47Z">
        <w:r>
          <w:delText>6</w:delText>
        </w:r>
      </w:del>
      <w:ins w:id="1868" w:author="GoldenCorpusHarness" w:date="2026-03-28T22:23:47Z">
        <w:r>
          <w:t>5</w:t>
        </w:r>
      </w:ins>
      <w:r>
        <w:t>.</w:t>
      </w:r>
      <w:del w:id="1869" w:author="GoldenCorpusHarness" w:date="2026-03-28T22:23:47Z">
        <w:r>
          <w:delText>1.3Ov</w:delText>
        </w:r>
      </w:del>
      <w:ins w:id="1870" w:author="GoldenCorpusHarness" w:date="2026-03-28T22:23:47Z">
        <w:r>
          <w:t>2Saf</w:t>
        </w:r>
      </w:ins>
      <w:r>
        <w:t>e</w:t>
      </w:r>
      <w:del w:id="1871" w:author="GoldenCorpusHarness" w:date="2026-03-28T22:23:47Z">
        <w:r>
          <w:delText>r</w:delText>
        </w:r>
      </w:del>
      <w:ins w:id="1872" w:author="GoldenCorpusHarness" w:date="2026-03-28T22:23:47Z">
        <w:r>
          <w:t>ty An</w:t>
        </w:r>
      </w:ins>
      <w:r>
        <w:t>al</w:t>
      </w:r>
      <w:ins w:id="1873" w:author="GoldenCorpusHarness" w:date="2026-03-28T22:23:47Z">
        <w:r>
          <w:t>ysis Popu</w:t>
        </w:r>
      </w:ins>
      <w:r>
        <w:t>l</w:t>
      </w:r>
      <w:del w:id="1874" w:author="GoldenCorpusHarness" w:date="2026-03-28T22:23:47Z">
        <w:r>
          <w:delText xml:space="preserve"> Surv</w:delText>
        </w:r>
      </w:del>
      <w:ins w:id="1875" w:author="GoldenCorpusHarness" w:date="2026-03-28T22:23:47Z">
        <w:r>
          <w:t>at</w:t>
        </w:r>
      </w:ins>
      <w:r>
        <w:t>i</w:t>
      </w:r>
      <w:del w:id="1876" w:author="GoldenCorpusHarness" w:date="2026-03-28T22:23:47Z">
        <w:r>
          <w:delText>val</w:delText>
        </w:r>
      </w:del>
      <w:ins w:id="1877" w:author="GoldenCorpusHarness" w:date="2026-03-28T22:23:47Z">
        <w:r>
          <w:t>ons</w:t>
        </w:r>
      </w:ins>
      <w:r>
        <w:t>1</w:t>
      </w:r>
      <w:del w:id="1878" w:author="GoldenCorpusHarness" w:date="2026-03-28T22:23:47Z">
        <w:r>
          <w:delText>44</w:delText>
        </w:r>
      </w:del>
      <w:ins w:id="1879" w:author="GoldenCorpusHarness" w:date="2026-03-28T22:23:47Z">
        <w:r>
          <w:t>53</w:t>
        </w:r>
      </w:ins>
    </w:p>
    <w:p ns2:paraId="529F921D" ns2:textId="37B14097" w:rsidR="00B55DCA" w:rsidRDefault="00B55DCA">
      <w:pPr>
        <w:pStyle w:val="TOC4"/>
        <w:rPr>
          <w:rFonts w:asciiTheme="minorHAnsi" w:eastAsiaTheme="minorEastAsia" w:hAnsiTheme="minorHAnsi" w:cstheme="minorBidi"/>
          <w:noProof/>
          <w:sz w:val="22"/>
          <w:szCs w:val="22"/>
        </w:rPr>
      </w:pPr>
      <w:r>
        <w:t>9.</w:t>
      </w:r>
      <w:del w:id="1880" w:author="GoldenCorpusHarness" w:date="2026-03-28T22:23:47Z">
        <w:r>
          <w:delText>6</w:delText>
        </w:r>
      </w:del>
      <w:ins w:id="1881" w:author="GoldenCorpusHarness" w:date="2026-03-28T22:23:47Z">
        <w:r>
          <w:t>5</w:t>
        </w:r>
      </w:ins>
      <w:r>
        <w:t>.</w:t>
      </w:r>
      <w:del w:id="1882" w:author="GoldenCorpusHarness" w:date="2026-03-28T22:23:47Z">
        <w:r>
          <w:delText>1.4</w:delText>
        </w:r>
      </w:del>
      <w:ins w:id="1883" w:author="GoldenCorpusHarness" w:date="2026-03-28T22:23:47Z">
        <w:r>
          <w:t>3PR</w:t>
        </w:r>
      </w:ins>
      <w:r>
        <w:t>O</w:t>
      </w:r>
      <w:del w:id="1884" w:author="GoldenCorpusHarness" w:date="2026-03-28T22:23:47Z">
        <w:r>
          <w:delText>bjec</w:delText>
        </w:r>
      </w:del>
      <w:ins w:id="1885" w:author="GoldenCorpusHarness" w:date="2026-03-28T22:23:47Z">
        <w:r>
          <w:t xml:space="preserve"> Analysis Popula</w:t>
        </w:r>
      </w:ins>
      <w:r>
        <w:t>ti</w:t>
      </w:r>
      <w:del w:id="1886" w:author="GoldenCorpusHarness" w:date="2026-03-28T22:23:47Z">
        <w:r>
          <w:delText>ve Resp</w:delText>
        </w:r>
      </w:del>
      <w:r>
        <w:t>ons</w:t>
      </w:r>
      <w:del w:id="1887" w:author="GoldenCorpusHarness" w:date="2026-03-28T22:23:47Z">
        <w:r>
          <w:delText>e</w:delText>
        </w:r>
      </w:del>
      <w:r>
        <w:t>1</w:t>
      </w:r>
      <w:del w:id="1888" w:author="GoldenCorpusHarness" w:date="2026-03-28T22:23:47Z">
        <w:r>
          <w:delText>4</w:delText>
        </w:r>
      </w:del>
      <w:r>
        <w:t>5</w:t>
      </w:r>
      <w:ins w:id="1889" w:author="GoldenCorpusHarness" w:date="2026-03-28T22:23:47Z">
        <w:r>
          <w:t>3</w:t>
        </w:r>
      </w:ins>
    </w:p>
    <w:p ns2:paraId="4EB55327" ns2:textId="34A8535E" w:rsidR="00B55DCA" w:rsidRDefault="00B55DCA">
      <w:pPr>
        <w:pStyle w:val="TOC4"/>
        <w:rPr>
          <w:rFonts w:asciiTheme="minorHAnsi" w:eastAsiaTheme="minorEastAsia" w:hAnsiTheme="minorHAnsi" w:cstheme="minorBidi"/>
          <w:noProof/>
          <w:sz w:val="22"/>
          <w:szCs w:val="22"/>
        </w:rPr>
      </w:pPr>
      <w:r>
        <w:t>9.6</w:t>
      </w:r>
      <w:del w:id="1890" w:author="GoldenCorpusHarness" w:date="2026-03-28T22:23:47Z">
        <w:r>
          <w:delText>.1.5Dur</w:delText>
        </w:r>
      </w:del>
      <w:ins w:id="1891" w:author="GoldenCorpusHarness" w:date="2026-03-28T22:23:47Z">
        <w:r>
          <w:t>St</w:t>
        </w:r>
      </w:ins>
      <w:r>
        <w:t>ati</w:t>
      </w:r>
      <w:ins w:id="1892" w:author="GoldenCorpusHarness" w:date="2026-03-28T22:23:47Z">
        <w:r>
          <w:t>stical Meth</w:t>
        </w:r>
      </w:ins>
      <w:r>
        <w:t>o</w:t>
      </w:r>
      <w:del w:id="1893" w:author="GoldenCorpusHarness" w:date="2026-03-28T22:23:47Z">
        <w:r>
          <w:delText>n of Re</w:delText>
        </w:r>
      </w:del>
      <w:ins w:id="1894" w:author="GoldenCorpusHarness" w:date="2026-03-28T22:23:47Z">
        <w:r>
          <w:t>d</w:t>
        </w:r>
      </w:ins>
      <w:r>
        <w:t>s</w:t>
      </w:r>
      <w:del w:id="1895" w:author="GoldenCorpusHarness" w:date="2026-03-28T22:23:47Z">
        <w:r>
          <w:delText>ponse</w:delText>
        </w:r>
      </w:del>
      <w:r>
        <w:t>1</w:t>
      </w:r>
      <w:ins w:id="1896" w:author="GoldenCorpusHarness" w:date="2026-03-28T22:23:47Z">
        <w:r>
          <w:t>5</w:t>
        </w:r>
      </w:ins>
      <w:r>
        <w:t>4</w:t>
      </w:r>
      <w:del w:id="1897" w:author="GoldenCorpusHarness" w:date="2026-03-28T22:23:47Z">
        <w:r>
          <w:delText>5</w:delText>
        </w:r>
      </w:del>
    </w:p>
    <w:p ns2:paraId="1D43D93C" ns2:textId="6450D579" w:rsidR="00B55DCA" w:rsidRDefault="00B55DCA">
      <w:pPr>
        <w:pStyle w:val="TOC4"/>
        <w:rPr>
          <w:rFonts w:asciiTheme="minorHAnsi" w:eastAsiaTheme="minorEastAsia" w:hAnsiTheme="minorHAnsi" w:cstheme="minorBidi"/>
          <w:noProof/>
          <w:sz w:val="22"/>
          <w:szCs w:val="22"/>
        </w:rPr>
      </w:pPr>
      <w:r>
        <w:t>9.6.1</w:t>
      </w:r>
      <w:del w:id="1898" w:author="GoldenCorpusHarness" w:date="2026-03-28T22:23:47Z">
        <w:r>
          <w:delText>.6An</w:delText>
        </w:r>
      </w:del>
      <w:ins w:id="1899" w:author="GoldenCorpusHarness" w:date="2026-03-28T22:23:47Z">
        <w:r>
          <w:t>Statistic</w:t>
        </w:r>
      </w:ins>
      <w:r>
        <w:t>al</w:t>
      </w:r>
      <w:del w:id="1900" w:author="GoldenCorpusHarness" w:date="2026-03-28T22:23:47Z">
        <w:r>
          <w:delText>y</w:delText>
        </w:r>
      </w:del>
      <w:ins w:id="1901" w:author="GoldenCorpusHarness" w:date="2026-03-28T22:23:47Z">
        <w:r>
          <w:t xml:space="preserve"> Method</w:t>
        </w:r>
      </w:ins>
      <w:r>
        <w:t>s</w:t>
      </w:r>
      <w:del w:id="1902" w:author="GoldenCorpusHarness" w:date="2026-03-28T22:23:47Z">
        <w:r>
          <w:delText>is Strategy</w:delText>
        </w:r>
      </w:del>
      <w:r>
        <w:t xml:space="preserve"> for</w:t>
      </w:r>
      <w:del w:id="1903" w:author="GoldenCorpusHarness" w:date="2026-03-28T22:23:47Z">
        <w:r>
          <w:delText xml:space="preserve"> Key</w:delText>
        </w:r>
      </w:del>
      <w:r>
        <w:t xml:space="preserve"> Efficacy </w:t>
      </w:r>
      <w:del w:id="1904" w:author="GoldenCorpusHarness" w:date="2026-03-28T22:23:47Z">
        <w:r>
          <w:delText>E</w:delText>
        </w:r>
      </w:del>
      <w:ins w:id="1905" w:author="GoldenCorpusHarness" w:date="2026-03-28T22:23:47Z">
        <w:r>
          <w:t>A</w:t>
        </w:r>
      </w:ins>
      <w:r>
        <w:t>n</w:t>
      </w:r>
      <w:del w:id="1906" w:author="GoldenCorpusHarness" w:date="2026-03-28T22:23:47Z">
        <w:r>
          <w:delText>dpoint</w:delText>
        </w:r>
      </w:del>
      <w:ins w:id="1907" w:author="GoldenCorpusHarness" w:date="2026-03-28T22:23:47Z">
        <w:r>
          <w:t>alyse</w:t>
        </w:r>
      </w:ins>
      <w:r>
        <w:t>s1</w:t>
      </w:r>
      <w:ins w:id="1908" w:author="GoldenCorpusHarness" w:date="2026-03-28T22:23:47Z">
        <w:r>
          <w:t>5</w:t>
        </w:r>
      </w:ins>
      <w:r>
        <w:t>4</w:t>
      </w:r>
      <w:del w:id="1909" w:author="GoldenCorpusHarness" w:date="2026-03-28T22:23:47Z">
        <w:r>
          <w:delText>5</w:delText>
        </w:r>
      </w:del>
    </w:p>
    <w:p ns2:paraId="4EF19303" ns2:textId="483D63C3" w:rsidR="00B55DCA" w:rsidRDefault="00B55DCA">
      <w:pPr>
        <w:pStyle w:val="TOC3"/>
        <w:rPr>
          <w:rFonts w:asciiTheme="minorHAnsi" w:eastAsiaTheme="minorEastAsia" w:hAnsiTheme="minorHAnsi" w:cstheme="minorBidi"/>
          <w:noProof/>
          <w:sz w:val="22"/>
          <w:szCs w:val="22"/>
        </w:rPr>
      </w:pPr>
      <w:r>
        <w:t>9.6.</w:t>
      </w:r>
      <w:del w:id="1910" w:author="GoldenCorpusHarness" w:date="2026-03-28T22:23:47Z">
        <w:r>
          <w:delText>2</w:delText>
        </w:r>
      </w:del>
      <w:ins w:id="1911" w:author="GoldenCorpusHarness" w:date="2026-03-28T22:23:47Z">
        <w:r>
          <w:t xml:space="preserve">1.1Progression-free </w:t>
        </w:r>
      </w:ins>
      <w:r>
        <w:t>S</w:t>
      </w:r>
      <w:del w:id="1912" w:author="GoldenCorpusHarness" w:date="2026-03-28T22:23:47Z">
        <w:r>
          <w:delText>tat</w:delText>
        </w:r>
      </w:del>
      <w:ins w:id="1913" w:author="GoldenCorpusHarness" w:date="2026-03-28T22:23:47Z">
        <w:r>
          <w:t>urv</w:t>
        </w:r>
      </w:ins>
      <w:r>
        <w:t>i</w:t>
      </w:r>
      <w:del w:id="1914" w:author="GoldenCorpusHarness" w:date="2026-03-28T22:23:47Z">
        <w:r>
          <w:delText>stic</w:delText>
        </w:r>
      </w:del>
      <w:ins w:id="1915" w:author="GoldenCorpusHarness" w:date="2026-03-28T22:23:47Z">
        <w:r>
          <w:t>v</w:t>
        </w:r>
      </w:ins>
      <w:r>
        <w:t>al</w:t>
      </w:r>
      <w:del w:id="1916" w:author="GoldenCorpusHarness" w:date="2026-03-28T22:23:47Z">
        <w:r>
          <w:delText xml:space="preserve"> Methods for Safety Analyses</w:delText>
        </w:r>
      </w:del>
      <w:r>
        <w:t>1</w:t>
      </w:r>
      <w:ins w:id="1917" w:author="GoldenCorpusHarness" w:date="2026-03-28T22:23:47Z">
        <w:r>
          <w:t>5</w:t>
        </w:r>
      </w:ins>
      <w:r>
        <w:t>4</w:t>
      </w:r>
      <w:del w:id="1918" w:author="GoldenCorpusHarness" w:date="2026-03-28T22:23:47Z">
        <w:r>
          <w:delText>6</w:delText>
        </w:r>
      </w:del>
    </w:p>
    <w:p ns2:paraId="24A1A71E" ns2:textId="13F48FC6" w:rsidR="00B55DCA" w:rsidRDefault="00B55DCA">
      <w:pPr>
        <w:pStyle w:val="TOC3"/>
        <w:rPr>
          <w:rFonts w:asciiTheme="minorHAnsi" w:eastAsiaTheme="minorEastAsia" w:hAnsiTheme="minorHAnsi" w:cstheme="minorBidi"/>
          <w:noProof/>
          <w:sz w:val="22"/>
          <w:szCs w:val="22"/>
        </w:rPr>
      </w:pPr>
      <w:r>
        <w:t>9.6.</w:t>
      </w:r>
      <w:del w:id="1919" w:author="GoldenCorpusHarness" w:date="2026-03-28T22:23:47Z">
        <w:r>
          <w:delText>3S</w:delText>
        </w:r>
      </w:del>
      <w:ins w:id="1920" w:author="GoldenCorpusHarness" w:date="2026-03-28T22:23:47Z">
        <w:r>
          <w:t>1.2Undetec</w:t>
        </w:r>
      </w:ins>
      <w:r>
        <w:t>ta</w:t>
      </w:r>
      <w:del w:id="1921" w:author="GoldenCorpusHarness" w:date="2026-03-28T22:23:47Z">
        <w:r>
          <w:delText>tistica</w:delText>
        </w:r>
      </w:del>
      <w:ins w:id="1922" w:author="GoldenCorpusHarness" w:date="2026-03-28T22:23:47Z">
        <w:r>
          <w:t>b</w:t>
        </w:r>
      </w:ins>
      <w:r>
        <w:t>l</w:t>
      </w:r>
      <w:ins w:id="1923" w:author="GoldenCorpusHarness" w:date="2026-03-28T22:23:47Z">
        <w:r>
          <w:t>e</w:t>
        </w:r>
      </w:ins>
      <w:r>
        <w:t xml:space="preserve"> M</w:t>
      </w:r>
      <w:del w:id="1924" w:author="GoldenCorpusHarness" w:date="2026-03-28T22:23:47Z">
        <w:r>
          <w:delText>ethods for P</w:delText>
        </w:r>
      </w:del>
      <w:r>
        <w:t>R</w:t>
      </w:r>
      <w:del w:id="1925" w:author="GoldenCorpusHarness" w:date="2026-03-28T22:23:47Z">
        <w:r>
          <w:delText>O Analyses</w:delText>
        </w:r>
      </w:del>
      <w:ins w:id="1926" w:author="GoldenCorpusHarness" w:date="2026-03-28T22:23:47Z">
        <w:r>
          <w:t>D</w:t>
        </w:r>
      </w:ins>
      <w:r>
        <w:t>1</w:t>
      </w:r>
      <w:del w:id="1927" w:author="GoldenCorpusHarness" w:date="2026-03-28T22:23:47Z">
        <w:r>
          <w:delText>48</w:delText>
        </w:r>
      </w:del>
      <w:ins w:id="1928" w:author="GoldenCorpusHarness" w:date="2026-03-28T22:23:47Z">
        <w:r>
          <w:t>57</w:t>
        </w:r>
      </w:ins>
    </w:p>
    <w:p ns2:paraId="6894F93F" ns2:textId="0B2536BF" w:rsidR="00B55DCA" w:rsidRDefault="00B55DCA">
      <w:pPr>
        <w:pStyle w:val="TOC3"/>
        <w:rPr>
          <w:rFonts w:asciiTheme="minorHAnsi" w:eastAsiaTheme="minorEastAsia" w:hAnsiTheme="minorHAnsi" w:cstheme="minorBidi"/>
          <w:noProof/>
          <w:sz w:val="22"/>
          <w:szCs w:val="22"/>
        </w:rPr>
      </w:pPr>
      <w:r>
        <w:t>9.6.</w:t>
      </w:r>
      <w:del w:id="1929" w:author="GoldenCorpusHarness" w:date="2026-03-28T22:23:47Z">
        <w:r>
          <w:delText>4</w:delText>
        </w:r>
      </w:del>
      <w:ins w:id="1930" w:author="GoldenCorpusHarness" w:date="2026-03-28T22:23:47Z">
        <w:r>
          <w:t xml:space="preserve">1.3Overall </w:t>
        </w:r>
      </w:ins>
      <w:r>
        <w:t>Su</w:t>
      </w:r>
      <w:del w:id="1931" w:author="GoldenCorpusHarness" w:date="2026-03-28T22:23:47Z">
        <w:r>
          <w:delText>mm</w:delText>
        </w:r>
      </w:del>
      <w:ins w:id="1932" w:author="GoldenCorpusHarness" w:date="2026-03-28T22:23:47Z">
        <w:r>
          <w:t>rviv</w:t>
        </w:r>
      </w:ins>
      <w:r>
        <w:t>a</w:t>
      </w:r>
      <w:del w:id="1933" w:author="GoldenCorpusHarness" w:date="2026-03-28T22:23:47Z">
        <w:r>
          <w:delText>ries of Base</w:delText>
        </w:r>
      </w:del>
      <w:r>
        <w:t>l</w:t>
      </w:r>
      <w:del w:id="1934" w:author="GoldenCorpusHarness" w:date="2026-03-28T22:23:47Z">
        <w:r>
          <w:delText>ine Characteristics and Demographics</w:delText>
        </w:r>
      </w:del>
      <w:r>
        <w:t>1</w:t>
      </w:r>
      <w:del w:id="1935" w:author="GoldenCorpusHarness" w:date="2026-03-28T22:23:47Z">
        <w:r>
          <w:delText>48</w:delText>
        </w:r>
      </w:del>
      <w:ins w:id="1936" w:author="GoldenCorpusHarness" w:date="2026-03-28T22:23:47Z">
        <w:r>
          <w:t>57</w:t>
        </w:r>
      </w:ins>
    </w:p>
    <w:p ns2:paraId="362ACD70" ns2:textId="339EC215" w:rsidR="00B55DCA" w:rsidRDefault="00B55DCA">
      <w:pPr>
        <w:pStyle w:val="TOC2"/>
        <w:rPr>
          <w:rFonts w:asciiTheme="minorHAnsi" w:eastAsiaTheme="minorEastAsia" w:hAnsiTheme="minorHAnsi" w:cstheme="minorBidi"/>
          <w:b w:val="0"/>
          <w:noProof/>
          <w:sz w:val="22"/>
          <w:szCs w:val="22"/>
        </w:rPr>
      </w:pPr>
      <w:r>
        <w:t>9.</w:t>
      </w:r>
      <w:del w:id="1937" w:author="GoldenCorpusHarness" w:date="2026-03-28T22:23:47Z">
        <w:r>
          <w:delText>7I</w:delText>
        </w:r>
      </w:del>
      <w:ins w:id="1938" w:author="GoldenCorpusHarness" w:date="2026-03-28T22:23:47Z">
        <w:r>
          <w:t>6.1.4Objective Respo</w:t>
        </w:r>
      </w:ins>
      <w:r>
        <w:t>n</w:t>
      </w:r>
      <w:del w:id="1939" w:author="GoldenCorpusHarness" w:date="2026-03-28T22:23:47Z">
        <w:r>
          <w:delText>terim Analy</w:delText>
        </w:r>
      </w:del>
      <w:r>
        <w:t>se</w:t>
      </w:r>
      <w:del w:id="1940" w:author="GoldenCorpusHarness" w:date="2026-03-28T22:23:47Z">
        <w:r>
          <w:delText>s</w:delText>
        </w:r>
      </w:del>
      <w:r>
        <w:t>1</w:t>
      </w:r>
      <w:del w:id="1941" w:author="GoldenCorpusHarness" w:date="2026-03-28T22:23:47Z">
        <w:r>
          <w:delText>49</w:delText>
        </w:r>
      </w:del>
      <w:ins w:id="1942" w:author="GoldenCorpusHarness" w:date="2026-03-28T22:23:47Z">
        <w:r>
          <w:t>57</w:t>
        </w:r>
      </w:ins>
    </w:p>
    <w:p ns2:paraId="23181C94" ns2:textId="6F13A664" w:rsidR="00B55DCA" w:rsidRDefault="00B55DCA">
      <w:pPr>
        <w:pStyle w:val="TOC3"/>
        <w:rPr>
          <w:rFonts w:asciiTheme="minorHAnsi" w:eastAsiaTheme="minorEastAsia" w:hAnsiTheme="minorHAnsi" w:cstheme="minorBidi"/>
          <w:noProof/>
          <w:sz w:val="22"/>
          <w:szCs w:val="22"/>
        </w:rPr>
      </w:pPr>
      <w:r>
        <w:t>9.</w:t>
      </w:r>
      <w:del w:id="1943" w:author="GoldenCorpusHarness" w:date="2026-03-28T22:23:47Z">
        <w:r>
          <w:delText>7</w:delText>
        </w:r>
      </w:del>
      <w:ins w:id="1944" w:author="GoldenCorpusHarness" w:date="2026-03-28T22:23:47Z">
        <w:r>
          <w:t>6</w:t>
        </w:r>
      </w:ins>
      <w:r>
        <w:t>.1</w:t>
      </w:r>
      <w:del w:id="1945" w:author="GoldenCorpusHarness" w:date="2026-03-28T22:23:47Z">
        <w:r>
          <w:delText>P</w:delText>
        </w:r>
      </w:del>
      <w:ins w:id="1946" w:author="GoldenCorpusHarness" w:date="2026-03-28T22:23:47Z">
        <w:r>
          <w:t>.5Dur</w:t>
        </w:r>
      </w:ins>
      <w:r>
        <w:t>a</w:t>
      </w:r>
      <w:del w:id="1947" w:author="GoldenCorpusHarness" w:date="2026-03-28T22:23:47Z">
        <w:r>
          <w:delText>r</w:delText>
        </w:r>
      </w:del>
      <w:r>
        <w:t>t</w:t>
      </w:r>
      <w:ins w:id="1948" w:author="GoldenCorpusHarness" w:date="2026-03-28T22:23:47Z">
        <w:r>
          <w:t>ion</w:t>
        </w:r>
      </w:ins>
      <w:r>
        <w:t xml:space="preserve"> </w:t>
      </w:r>
      <w:ins w:id="1949" w:author="GoldenCorpusHarness" w:date="2026-03-28T22:23:47Z">
        <w:r>
          <w:t>of Response</w:t>
        </w:r>
      </w:ins>
      <w:r>
        <w:t>1</w:t>
      </w:r>
      <w:del w:id="1950" w:author="GoldenCorpusHarness" w:date="2026-03-28T22:23:47Z">
        <w:r>
          <w:delText xml:space="preserve"> Safety Interim Analysis149</w:delText>
        </w:r>
      </w:del>
      <w:ins w:id="1951" w:author="GoldenCorpusHarness" w:date="2026-03-28T22:23:47Z">
        <w:r>
          <w:t>57</w:t>
        </w:r>
      </w:ins>
    </w:p>
    <w:p ns2:paraId="6F0D19E7" ns2:textId="0FD75CD6" w:rsidR="00B55DCA" w:rsidRDefault="00B55DCA">
      <w:pPr>
        <w:pStyle w:val="TOC3"/>
        <w:rPr>
          <w:rFonts w:asciiTheme="minorHAnsi" w:eastAsiaTheme="minorEastAsia" w:hAnsiTheme="minorHAnsi" w:cstheme="minorBidi"/>
          <w:noProof/>
          <w:sz w:val="22"/>
          <w:szCs w:val="22"/>
        </w:rPr>
      </w:pPr>
      <w:r>
        <w:t>9.</w:t>
      </w:r>
      <w:del w:id="1952" w:author="GoldenCorpusHarness" w:date="2026-03-28T22:23:47Z">
        <w:r>
          <w:delText>7</w:delText>
        </w:r>
      </w:del>
      <w:ins w:id="1953" w:author="GoldenCorpusHarness" w:date="2026-03-28T22:23:47Z">
        <w:r>
          <w:t>6</w:t>
        </w:r>
      </w:ins>
      <w:r>
        <w:t>.</w:t>
      </w:r>
      <w:del w:id="1954" w:author="GoldenCorpusHarness" w:date="2026-03-28T22:23:47Z">
        <w:r>
          <w:delText>2P</w:delText>
        </w:r>
      </w:del>
      <w:ins w:id="1955" w:author="GoldenCorpusHarness" w:date="2026-03-28T22:23:47Z">
        <w:r>
          <w:t>1.6An</w:t>
        </w:r>
      </w:ins>
      <w:r>
        <w:t>a</w:t>
      </w:r>
      <w:ins w:id="1956" w:author="GoldenCorpusHarness" w:date="2026-03-28T22:23:47Z">
        <w:r>
          <w:t>lysis St</w:t>
        </w:r>
      </w:ins>
      <w:r>
        <w:t>r</w:t>
      </w:r>
      <w:ins w:id="1957" w:author="GoldenCorpusHarness" w:date="2026-03-28T22:23:47Z">
        <w:r>
          <w:t>a</w:t>
        </w:r>
      </w:ins>
      <w:r>
        <w:t>t</w:t>
      </w:r>
      <w:ins w:id="1958" w:author="GoldenCorpusHarness" w:date="2026-03-28T22:23:47Z">
        <w:r>
          <w:t>egy</w:t>
        </w:r>
      </w:ins>
      <w:r>
        <w:t xml:space="preserve"> </w:t>
      </w:r>
      <w:del w:id="1959" w:author="GoldenCorpusHarness" w:date="2026-03-28T22:23:47Z">
        <w:r>
          <w:delText>2</w:delText>
        </w:r>
      </w:del>
      <w:ins w:id="1960" w:author="GoldenCorpusHarness" w:date="2026-03-28T22:23:47Z">
        <w:r>
          <w:t>for Key</w:t>
        </w:r>
      </w:ins>
      <w:r>
        <w:t xml:space="preserve"> Efficacy </w:t>
      </w:r>
      <w:del w:id="1961" w:author="GoldenCorpusHarness" w:date="2026-03-28T22:23:47Z">
        <w:r>
          <w:delText>I</w:delText>
        </w:r>
      </w:del>
      <w:ins w:id="1962" w:author="GoldenCorpusHarness" w:date="2026-03-28T22:23:47Z">
        <w:r>
          <w:t>Endpoi</w:t>
        </w:r>
      </w:ins>
      <w:r>
        <w:t>nt</w:t>
      </w:r>
      <w:del w:id="1963" w:author="GoldenCorpusHarness" w:date="2026-03-28T22:23:47Z">
        <w:r>
          <w:delText>erim Analysi</w:delText>
        </w:r>
      </w:del>
      <w:r>
        <w:t>s1</w:t>
      </w:r>
      <w:del w:id="1964" w:author="GoldenCorpusHarness" w:date="2026-03-28T22:23:47Z">
        <w:r>
          <w:delText>49</w:delText>
        </w:r>
      </w:del>
      <w:ins w:id="1965" w:author="GoldenCorpusHarness" w:date="2026-03-28T22:23:47Z">
        <w:r>
          <w:t>58</w:t>
        </w:r>
      </w:ins>
    </w:p>
    <w:p ns2:paraId="64A79F56" ns2:textId="3BADD58C" w:rsidR="00B55DCA" w:rsidRDefault="00B55DCA">
      <w:pPr>
        <w:pStyle w:val="TOC3"/>
        <w:rPr>
          <w:rFonts w:asciiTheme="minorHAnsi" w:eastAsiaTheme="minorEastAsia" w:hAnsiTheme="minorHAnsi" w:cstheme="minorBidi"/>
          <w:noProof/>
          <w:sz w:val="22"/>
          <w:szCs w:val="22"/>
        </w:rPr>
      </w:pPr>
      <w:r>
        <w:t>9.</w:t>
      </w:r>
      <w:del w:id="1966" w:author="GoldenCorpusHarness" w:date="2026-03-28T22:23:47Z">
        <w:r>
          <w:delText>7</w:delText>
        </w:r>
      </w:del>
      <w:ins w:id="1967" w:author="GoldenCorpusHarness" w:date="2026-03-28T22:23:47Z">
        <w:r>
          <w:t>6</w:t>
        </w:r>
      </w:ins>
      <w:r>
        <w:t>.</w:t>
      </w:r>
      <w:del w:id="1968" w:author="GoldenCorpusHarness" w:date="2026-03-28T22:23:47Z">
        <w:r>
          <w:delText>3P</w:delText>
        </w:r>
      </w:del>
      <w:ins w:id="1969" w:author="GoldenCorpusHarness" w:date="2026-03-28T22:23:47Z">
        <w:r>
          <w:t>2St</w:t>
        </w:r>
      </w:ins>
      <w:r>
        <w:t>a</w:t>
      </w:r>
      <w:ins w:id="1970" w:author="GoldenCorpusHarness" w:date="2026-03-28T22:23:47Z">
        <w:r>
          <w:t>tistical Methods fo</w:t>
        </w:r>
      </w:ins>
      <w:r>
        <w:t>r</w:t>
      </w:r>
      <w:del w:id="1971" w:author="GoldenCorpusHarness" w:date="2026-03-28T22:23:47Z">
        <w:r>
          <w:delText>t 2</w:delText>
        </w:r>
      </w:del>
      <w:r>
        <w:t xml:space="preserve"> Safety </w:t>
      </w:r>
      <w:del w:id="1972" w:author="GoldenCorpusHarness" w:date="2026-03-28T22:23:47Z">
        <w:r>
          <w:delText xml:space="preserve">Interim </w:delText>
        </w:r>
      </w:del>
      <w:r>
        <w:t>Analys</w:t>
      </w:r>
      <w:del w:id="1973" w:author="GoldenCorpusHarness" w:date="2026-03-28T22:23:47Z">
        <w:r>
          <w:delText>i</w:delText>
        </w:r>
      </w:del>
      <w:ins w:id="1974" w:author="GoldenCorpusHarness" w:date="2026-03-28T22:23:47Z">
        <w:r>
          <w:t>e</w:t>
        </w:r>
      </w:ins>
      <w:r>
        <w:t>s15</w:t>
      </w:r>
      <w:del w:id="1975" w:author="GoldenCorpusHarness" w:date="2026-03-28T22:23:47Z">
        <w:r>
          <w:delText>1</w:delText>
        </w:r>
      </w:del>
      <w:ins w:id="1976" w:author="GoldenCorpusHarness" w:date="2026-03-28T22:23:47Z">
        <w:r>
          <w:t>9</w:t>
        </w:r>
      </w:ins>
    </w:p>
    <w:p ns2:paraId="0D98A027" ns2:textId="7F5C1CDF" w:rsidR="00B55DCA" w:rsidRDefault="00B55DCA">
      <w:pPr>
        <w:pStyle w:val="TOC2"/>
        <w:rPr>
          <w:rFonts w:asciiTheme="minorHAnsi" w:eastAsiaTheme="minorEastAsia" w:hAnsiTheme="minorHAnsi" w:cstheme="minorBidi"/>
          <w:b w:val="0"/>
          <w:noProof/>
          <w:sz w:val="22"/>
          <w:szCs w:val="22"/>
        </w:rPr>
      </w:pPr>
      <w:r>
        <w:t>9.</w:t>
      </w:r>
      <w:del w:id="1977" w:author="GoldenCorpusHarness" w:date="2026-03-28T22:23:47Z">
        <w:r>
          <w:delText>8Mul</w:delText>
        </w:r>
      </w:del>
      <w:ins w:id="1978" w:author="GoldenCorpusHarness" w:date="2026-03-28T22:23:47Z">
        <w:r>
          <w:t>6.3Sta</w:t>
        </w:r>
      </w:ins>
      <w:r>
        <w:t>ti</w:t>
      </w:r>
      <w:del w:id="1979" w:author="GoldenCorpusHarness" w:date="2026-03-28T22:23:47Z">
        <w:r>
          <w:delText>pl</w:delText>
        </w:r>
      </w:del>
      <w:ins w:id="1980" w:author="GoldenCorpusHarness" w:date="2026-03-28T22:23:47Z">
        <w:r>
          <w:t>st</w:t>
        </w:r>
      </w:ins>
      <w:r>
        <w:t>ic</w:t>
      </w:r>
      <w:del w:id="1981" w:author="GoldenCorpusHarness" w:date="2026-03-28T22:23:47Z">
        <w:r>
          <w:delText>i</w:delText>
        </w:r>
      </w:del>
      <w:ins w:id="1982" w:author="GoldenCorpusHarness" w:date="2026-03-28T22:23:47Z">
        <w:r>
          <w:t>al Me</w:t>
        </w:r>
      </w:ins>
      <w:r>
        <w:t>t</w:t>
      </w:r>
      <w:ins w:id="1983" w:author="GoldenCorpusHarness" w:date="2026-03-28T22:23:47Z">
        <w:r>
          <w:t>hods for PRO Anal</w:t>
        </w:r>
      </w:ins>
      <w:r>
        <w:t>y</w:t>
      </w:r>
      <w:ins w:id="1984" w:author="GoldenCorpusHarness" w:date="2026-03-28T22:23:47Z">
        <w:r>
          <w:t>ses</w:t>
        </w:r>
      </w:ins>
      <w:r>
        <w:t>1</w:t>
      </w:r>
      <w:del w:id="1985" w:author="GoldenCorpusHarness" w:date="2026-03-28T22:23:47Z">
        <w:r>
          <w:delText>51</w:delText>
        </w:r>
      </w:del>
      <w:ins w:id="1986" w:author="GoldenCorpusHarness" w:date="2026-03-28T22:23:47Z">
        <w:r>
          <w:t>60</w:t>
        </w:r>
      </w:ins>
    </w:p>
    <w:p ns2:paraId="3344BFF3" ns2:textId="78FBFD1D" w:rsidR="00B55DCA" w:rsidRDefault="00B55DCA">
      <w:pPr>
        <w:pStyle w:val="TOC3"/>
        <w:rPr>
          <w:rFonts w:asciiTheme="minorHAnsi" w:eastAsiaTheme="minorEastAsia" w:hAnsiTheme="minorHAnsi" w:cstheme="minorBidi"/>
          <w:noProof/>
          <w:sz w:val="22"/>
          <w:szCs w:val="22"/>
        </w:rPr>
      </w:pPr>
      <w:r>
        <w:t>9.</w:t>
      </w:r>
      <w:del w:id="1987" w:author="GoldenCorpusHarness" w:date="2026-03-28T22:23:47Z">
        <w:r>
          <w:delText>8</w:delText>
        </w:r>
      </w:del>
      <w:ins w:id="1988" w:author="GoldenCorpusHarness" w:date="2026-03-28T22:23:47Z">
        <w:r>
          <w:t>6</w:t>
        </w:r>
      </w:ins>
      <w:r>
        <w:t>.</w:t>
      </w:r>
      <w:del w:id="1989" w:author="GoldenCorpusHarness" w:date="2026-03-28T22:23:47Z">
        <w:r>
          <w:delText>1M</w:delText>
        </w:r>
      </w:del>
      <w:ins w:id="1990" w:author="GoldenCorpusHarness" w:date="2026-03-28T22:23:47Z">
        <w:r>
          <w:t>4S</w:t>
        </w:r>
      </w:ins>
      <w:r>
        <w:t>u</w:t>
      </w:r>
      <w:ins w:id="1991" w:author="GoldenCorpusHarness" w:date="2026-03-28T22:23:47Z">
        <w:r>
          <w:t>mmaries of Base</w:t>
        </w:r>
      </w:ins>
      <w:r>
        <w:t>l</w:t>
      </w:r>
      <w:ins w:id="1992" w:author="GoldenCorpusHarness" w:date="2026-03-28T22:23:47Z">
        <w:r>
          <w:t>ine Characteris</w:t>
        </w:r>
      </w:ins>
      <w:r>
        <w:t>ti</w:t>
      </w:r>
      <w:ins w:id="1993" w:author="GoldenCorpusHarness" w:date="2026-03-28T22:23:47Z">
        <w:r>
          <w:t>cs and Demogra</w:t>
        </w:r>
      </w:ins>
      <w:r>
        <w:t>p</w:t>
      </w:r>
      <w:del w:id="1994" w:author="GoldenCorpusHarness" w:date="2026-03-28T22:23:47Z">
        <w:r>
          <w:delText>l</w:delText>
        </w:r>
      </w:del>
      <w:ins w:id="1995" w:author="GoldenCorpusHarness" w:date="2026-03-28T22:23:47Z">
        <w:r>
          <w:t>h</w:t>
        </w:r>
      </w:ins>
      <w:r>
        <w:t>ic</w:t>
      </w:r>
      <w:del w:id="1996" w:author="GoldenCorpusHarness" w:date="2026-03-28T22:23:47Z">
        <w:r>
          <w:delText xml:space="preserve">ity for Part </w:delText>
        </w:r>
      </w:del>
      <w:ins w:id="1997" w:author="GoldenCorpusHarness" w:date="2026-03-28T22:23:47Z">
        <w:r>
          <w:t>s</w:t>
        </w:r>
      </w:ins>
      <w:r>
        <w:t>1</w:t>
      </w:r>
      <w:ins w:id="1998" w:author="GoldenCorpusHarness" w:date="2026-03-28T22:23:47Z">
        <w:r>
          <w:t>6</w:t>
        </w:r>
      </w:ins>
      <w:r>
        <w:t>1</w:t>
      </w:r>
      <w:del w:id="1999" w:author="GoldenCorpusHarness" w:date="2026-03-28T22:23:47Z">
        <w:r>
          <w:delText>51</w:delText>
        </w:r>
      </w:del>
    </w:p>
    <w:p ns2:paraId="6F84A790" ns2:textId="012FB9C4" w:rsidR="00B55DCA" w:rsidRDefault="00B55DCA">
      <w:pPr>
        <w:pStyle w:val="TOC3"/>
        <w:rPr>
          <w:rFonts w:asciiTheme="minorHAnsi" w:eastAsiaTheme="minorEastAsia" w:hAnsiTheme="minorHAnsi" w:cstheme="minorBidi"/>
          <w:noProof/>
          <w:sz w:val="22"/>
          <w:szCs w:val="22"/>
        </w:rPr>
      </w:pPr>
      <w:r>
        <w:t>9.</w:t>
      </w:r>
      <w:del w:id="2000" w:author="GoldenCorpusHarness" w:date="2026-03-28T22:23:47Z">
        <w:r>
          <w:delText>8.2Mu</w:delText>
        </w:r>
      </w:del>
      <w:ins w:id="2001" w:author="GoldenCorpusHarness" w:date="2026-03-28T22:23:47Z">
        <w:r>
          <w:t>7Interim Ana</w:t>
        </w:r>
      </w:ins>
      <w:r>
        <w:t>l</w:t>
      </w:r>
      <w:del w:id="2002" w:author="GoldenCorpusHarness" w:date="2026-03-28T22:23:47Z">
        <w:r>
          <w:delText>tiplicit</w:delText>
        </w:r>
      </w:del>
      <w:r>
        <w:t>y</w:t>
      </w:r>
      <w:del w:id="2003" w:author="GoldenCorpusHarness" w:date="2026-03-28T22:23:47Z">
        <w:r>
          <w:delText xml:space="preserve"> for Part 2</w:delText>
        </w:r>
      </w:del>
      <w:ins w:id="2004" w:author="GoldenCorpusHarness" w:date="2026-03-28T22:23:47Z">
        <w:r>
          <w:t>ses</w:t>
        </w:r>
      </w:ins>
      <w:r>
        <w:t>1</w:t>
      </w:r>
      <w:del w:id="2005" w:author="GoldenCorpusHarness" w:date="2026-03-28T22:23:47Z">
        <w:r>
          <w:delText>5</w:delText>
        </w:r>
      </w:del>
      <w:ins w:id="2006" w:author="GoldenCorpusHarness" w:date="2026-03-28T22:23:47Z">
        <w:r>
          <w:t>6</w:t>
        </w:r>
      </w:ins>
      <w:r>
        <w:t>1</w:t>
      </w:r>
    </w:p>
    <w:p ns2:paraId="4F1D3ACB" ns2:textId="1F72AF86" w:rsidR="00B55DCA" w:rsidRDefault="00B55DCA">
      <w:pPr>
        <w:pStyle w:val="TOC4"/>
        <w:rPr>
          <w:rFonts w:asciiTheme="minorHAnsi" w:eastAsiaTheme="minorEastAsia" w:hAnsiTheme="minorHAnsi" w:cstheme="minorBidi"/>
          <w:noProof/>
          <w:sz w:val="22"/>
          <w:szCs w:val="22"/>
        </w:rPr>
      </w:pPr>
      <w:r>
        <w:t>9.</w:t>
      </w:r>
      <w:del w:id="2007" w:author="GoldenCorpusHarness" w:date="2026-03-28T22:23:47Z">
        <w:r>
          <w:delText>8.2</w:delText>
        </w:r>
      </w:del>
      <w:ins w:id="2008" w:author="GoldenCorpusHarness" w:date="2026-03-28T22:23:47Z">
        <w:r>
          <w:t>7</w:t>
        </w:r>
      </w:ins>
      <w:r>
        <w:t>.1</w:t>
      </w:r>
      <w:del w:id="2009" w:author="GoldenCorpusHarness" w:date="2026-03-28T22:23:47Z">
        <w:r>
          <w:delText>Und</w:delText>
        </w:r>
      </w:del>
      <w:ins w:id="2010" w:author="GoldenCorpusHarness" w:date="2026-03-28T22:23:47Z">
        <w:r>
          <w:t>Part 1 Saf</w:t>
        </w:r>
      </w:ins>
      <w:r>
        <w:t>et</w:t>
      </w:r>
      <w:ins w:id="2011" w:author="GoldenCorpusHarness" w:date="2026-03-28T22:23:47Z">
        <w:r>
          <w:t>y Int</w:t>
        </w:r>
      </w:ins>
      <w:r>
        <w:t>e</w:t>
      </w:r>
      <w:del w:id="2012" w:author="GoldenCorpusHarness" w:date="2026-03-28T22:23:47Z">
        <w:r>
          <w:delText>ct</w:delText>
        </w:r>
      </w:del>
      <w:ins w:id="2013" w:author="GoldenCorpusHarness" w:date="2026-03-28T22:23:47Z">
        <w:r>
          <w:t>rim An</w:t>
        </w:r>
      </w:ins>
      <w:r>
        <w:t>a</w:t>
      </w:r>
      <w:del w:id="2014" w:author="GoldenCorpusHarness" w:date="2026-03-28T22:23:47Z">
        <w:r>
          <w:delText>b</w:delText>
        </w:r>
      </w:del>
      <w:r>
        <w:t>l</w:t>
      </w:r>
      <w:del w:id="2015" w:author="GoldenCorpusHarness" w:date="2026-03-28T22:23:47Z">
        <w:r>
          <w:delText>e MRD</w:delText>
        </w:r>
      </w:del>
      <w:ins w:id="2016" w:author="GoldenCorpusHarness" w:date="2026-03-28T22:23:47Z">
        <w:r>
          <w:t>ysis</w:t>
        </w:r>
      </w:ins>
      <w:r>
        <w:t>1</w:t>
      </w:r>
      <w:del w:id="2017" w:author="GoldenCorpusHarness" w:date="2026-03-28T22:23:47Z">
        <w:r>
          <w:delText>53</w:delText>
        </w:r>
      </w:del>
      <w:ins w:id="2018" w:author="GoldenCorpusHarness" w:date="2026-03-28T22:23:47Z">
        <w:r>
          <w:t>61</w:t>
        </w:r>
      </w:ins>
    </w:p>
    <w:p ns2:paraId="2F6564C6" ns2:textId="2BD754AA" w:rsidR="00B55DCA" w:rsidRDefault="00B55DCA">
      <w:pPr>
        <w:pStyle w:val="TOC4"/>
        <w:rPr>
          <w:rFonts w:asciiTheme="minorHAnsi" w:eastAsiaTheme="minorEastAsia" w:hAnsiTheme="minorHAnsi" w:cstheme="minorBidi"/>
          <w:noProof/>
          <w:sz w:val="22"/>
          <w:szCs w:val="22"/>
        </w:rPr>
      </w:pPr>
      <w:r>
        <w:t>9.</w:t>
      </w:r>
      <w:del w:id="2019" w:author="GoldenCorpusHarness" w:date="2026-03-28T22:23:47Z">
        <w:r>
          <w:delText>8.2</w:delText>
        </w:r>
      </w:del>
      <w:ins w:id="2020" w:author="GoldenCorpusHarness" w:date="2026-03-28T22:23:47Z">
        <w:r>
          <w:t>7</w:t>
        </w:r>
      </w:ins>
      <w:r>
        <w:t>.2P</w:t>
      </w:r>
      <w:ins w:id="2021" w:author="GoldenCorpusHarness" w:date="2026-03-28T22:23:47Z">
        <w:r>
          <w:t>a</w:t>
        </w:r>
      </w:ins>
      <w:r>
        <w:t>r</w:t>
      </w:r>
      <w:del w:id="2022" w:author="GoldenCorpusHarness" w:date="2026-03-28T22:23:47Z">
        <w:r>
          <w:delText>og</w:delText>
        </w:r>
      </w:del>
      <w:ins w:id="2023" w:author="GoldenCorpusHarness" w:date="2026-03-28T22:23:47Z">
        <w:r>
          <w:t>t 2 Efficacy Inte</w:t>
        </w:r>
      </w:ins>
      <w:r>
        <w:t>r</w:t>
      </w:r>
      <w:del w:id="2024" w:author="GoldenCorpusHarness" w:date="2026-03-28T22:23:47Z">
        <w:r>
          <w:delText>es</w:delText>
        </w:r>
      </w:del>
      <w:ins w:id="2025" w:author="GoldenCorpusHarness" w:date="2026-03-28T22:23:47Z">
        <w:r>
          <w:t>im Analy</w:t>
        </w:r>
      </w:ins>
      <w:r>
        <w:t>si</w:t>
      </w:r>
      <w:del w:id="2026" w:author="GoldenCorpusHarness" w:date="2026-03-28T22:23:47Z">
        <w:r>
          <w:delText>on-free Survival</w:delText>
        </w:r>
      </w:del>
      <w:ins w:id="2027" w:author="GoldenCorpusHarness" w:date="2026-03-28T22:23:47Z">
        <w:r>
          <w:t>s</w:t>
        </w:r>
      </w:ins>
      <w:r>
        <w:t>1</w:t>
      </w:r>
      <w:del w:id="2028" w:author="GoldenCorpusHarness" w:date="2026-03-28T22:23:47Z">
        <w:r>
          <w:delText>53</w:delText>
        </w:r>
      </w:del>
      <w:ins w:id="2029" w:author="GoldenCorpusHarness" w:date="2026-03-28T22:23:47Z">
        <w:r>
          <w:t>61</w:t>
        </w:r>
      </w:ins>
    </w:p>
    <w:p ns2:paraId="5FD7D067" ns2:textId="2EF82827" w:rsidR="00B55DCA" w:rsidRDefault="00B55DCA">
      <w:pPr>
        <w:pStyle w:val="TOC4"/>
        <w:rPr>
          <w:rFonts w:asciiTheme="minorHAnsi" w:eastAsiaTheme="minorEastAsia" w:hAnsiTheme="minorHAnsi" w:cstheme="minorBidi"/>
          <w:noProof/>
          <w:sz w:val="22"/>
          <w:szCs w:val="22"/>
        </w:rPr>
      </w:pPr>
      <w:r>
        <w:t>9.</w:t>
      </w:r>
      <w:del w:id="2030" w:author="GoldenCorpusHarness" w:date="2026-03-28T22:23:47Z">
        <w:r>
          <w:delText>8.2</w:delText>
        </w:r>
      </w:del>
      <w:ins w:id="2031" w:author="GoldenCorpusHarness" w:date="2026-03-28T22:23:47Z">
        <w:r>
          <w:t>7</w:t>
        </w:r>
      </w:ins>
      <w:r>
        <w:t>.3</w:t>
      </w:r>
      <w:del w:id="2032" w:author="GoldenCorpusHarness" w:date="2026-03-28T22:23:47Z">
        <w:r>
          <w:delText>Ov</w:delText>
        </w:r>
      </w:del>
      <w:ins w:id="2033" w:author="GoldenCorpusHarness" w:date="2026-03-28T22:23:47Z">
        <w:r>
          <w:t>Part 2 Safety Int</w:t>
        </w:r>
      </w:ins>
      <w:r>
        <w:t>er</w:t>
      </w:r>
      <w:ins w:id="2034" w:author="GoldenCorpusHarness" w:date="2026-03-28T22:23:47Z">
        <w:r>
          <w:t>im An</w:t>
        </w:r>
      </w:ins>
      <w:r>
        <w:t>al</w:t>
      </w:r>
      <w:del w:id="2035" w:author="GoldenCorpusHarness" w:date="2026-03-28T22:23:47Z">
        <w:r>
          <w:delText>l Surv</w:delText>
        </w:r>
      </w:del>
      <w:ins w:id="2036" w:author="GoldenCorpusHarness" w:date="2026-03-28T22:23:47Z">
        <w:r>
          <w:t>ys</w:t>
        </w:r>
      </w:ins>
      <w:r>
        <w:t>i</w:t>
      </w:r>
      <w:del w:id="2037" w:author="GoldenCorpusHarness" w:date="2026-03-28T22:23:47Z">
        <w:r>
          <w:delText>val</w:delText>
        </w:r>
      </w:del>
      <w:ins w:id="2038" w:author="GoldenCorpusHarness" w:date="2026-03-28T22:23:47Z">
        <w:r>
          <w:t>s</w:t>
        </w:r>
      </w:ins>
      <w:r>
        <w:t>1</w:t>
      </w:r>
      <w:del w:id="2039" w:author="GoldenCorpusHarness" w:date="2026-03-28T22:23:47Z">
        <w:r>
          <w:delText>55</w:delText>
        </w:r>
      </w:del>
      <w:ins w:id="2040" w:author="GoldenCorpusHarness" w:date="2026-03-28T22:23:47Z">
        <w:r>
          <w:t>63</w:t>
        </w:r>
      </w:ins>
    </w:p>
    <w:p ns2:paraId="7562DC67" ns2:textId="026018DA" w:rsidR="00B55DCA" w:rsidRDefault="00B55DCA">
      <w:pPr>
        <w:pStyle w:val="TOC4"/>
        <w:rPr>
          <w:rFonts w:asciiTheme="minorHAnsi" w:eastAsiaTheme="minorEastAsia" w:hAnsiTheme="minorHAnsi" w:cstheme="minorBidi"/>
          <w:noProof/>
          <w:sz w:val="22"/>
          <w:szCs w:val="22"/>
        </w:rPr>
      </w:pPr>
      <w:r>
        <w:t>9.8</w:t>
      </w:r>
      <w:del w:id="2041" w:author="GoldenCorpusHarness" w:date="2026-03-28T22:23:47Z">
        <w:r>
          <w:delText>.2.4Objec</w:delText>
        </w:r>
      </w:del>
      <w:ins w:id="2042" w:author="GoldenCorpusHarness" w:date="2026-03-28T22:23:47Z">
        <w:r>
          <w:t>Mul</w:t>
        </w:r>
      </w:ins>
      <w:r>
        <w:t>ti</w:t>
      </w:r>
      <w:del w:id="2043" w:author="GoldenCorpusHarness" w:date="2026-03-28T22:23:47Z">
        <w:r>
          <w:delText>ve Res</w:delText>
        </w:r>
      </w:del>
      <w:r>
        <w:t>p</w:t>
      </w:r>
      <w:del w:id="2044" w:author="GoldenCorpusHarness" w:date="2026-03-28T22:23:47Z">
        <w:r>
          <w:delText>onse</w:delText>
        </w:r>
      </w:del>
      <w:ins w:id="2045" w:author="GoldenCorpusHarness" w:date="2026-03-28T22:23:47Z">
        <w:r>
          <w:t>licity</w:t>
        </w:r>
      </w:ins>
      <w:r>
        <w:t>1</w:t>
      </w:r>
      <w:del w:id="2046" w:author="GoldenCorpusHarness" w:date="2026-03-28T22:23:47Z">
        <w:r>
          <w:delText>57</w:delText>
        </w:r>
      </w:del>
      <w:ins w:id="2047" w:author="GoldenCorpusHarness" w:date="2026-03-28T22:23:47Z">
        <w:r>
          <w:t>63</w:t>
        </w:r>
      </w:ins>
    </w:p>
    <w:p ns2:paraId="6CAE4537" ns2:textId="5FE67E4D" w:rsidR="00B55DCA" w:rsidRDefault="00B55DCA">
      <w:pPr>
        <w:pStyle w:val="TOC4"/>
        <w:rPr>
          <w:rFonts w:asciiTheme="minorHAnsi" w:eastAsiaTheme="minorEastAsia" w:hAnsiTheme="minorHAnsi" w:cstheme="minorBidi"/>
          <w:noProof/>
          <w:sz w:val="22"/>
          <w:szCs w:val="22"/>
        </w:rPr>
      </w:pPr>
      <w:r>
        <w:t>9.8.</w:t>
      </w:r>
      <w:del w:id="2048" w:author="GoldenCorpusHarness" w:date="2026-03-28T22:23:47Z">
        <w:r>
          <w:delText>2.5Safe</w:delText>
        </w:r>
      </w:del>
      <w:ins w:id="2049" w:author="GoldenCorpusHarness" w:date="2026-03-28T22:23:47Z">
        <w:r>
          <w:t>1Multiplici</w:t>
        </w:r>
      </w:ins>
      <w:r>
        <w:t xml:space="preserve">ty </w:t>
      </w:r>
      <w:del w:id="2050" w:author="GoldenCorpusHarness" w:date="2026-03-28T22:23:47Z">
        <w:r>
          <w:delText>An</w:delText>
        </w:r>
      </w:del>
      <w:ins w:id="2051" w:author="GoldenCorpusHarness" w:date="2026-03-28T22:23:47Z">
        <w:r>
          <w:t>for P</w:t>
        </w:r>
      </w:ins>
      <w:r>
        <w:t>a</w:t>
      </w:r>
      <w:del w:id="2052" w:author="GoldenCorpusHarness" w:date="2026-03-28T22:23:47Z">
        <w:r>
          <w:delText>lyses</w:delText>
        </w:r>
      </w:del>
      <w:ins w:id="2053" w:author="GoldenCorpusHarness" w:date="2026-03-28T22:23:47Z">
        <w:r>
          <w:t xml:space="preserve">rt </w:t>
        </w:r>
      </w:ins>
      <w:r>
        <w:t>1</w:t>
      </w:r>
      <w:del w:id="2054" w:author="GoldenCorpusHarness" w:date="2026-03-28T22:23:47Z">
        <w:r>
          <w:delText>57</w:delText>
        </w:r>
      </w:del>
      <w:ins w:id="2055" w:author="GoldenCorpusHarness" w:date="2026-03-28T22:23:47Z">
        <w:r>
          <w:t>163</w:t>
        </w:r>
      </w:ins>
    </w:p>
    <w:p ns2:paraId="74A23B19" ns2:textId="698ECEF8" w:rsidR="00B55DCA" w:rsidRDefault="00B55DCA">
      <w:pPr>
        <w:pStyle w:val="TOC2"/>
        <w:rPr>
          <w:rFonts w:asciiTheme="minorHAnsi" w:eastAsiaTheme="minorEastAsia" w:hAnsiTheme="minorHAnsi" w:cstheme="minorBidi"/>
          <w:b w:val="0"/>
          <w:noProof/>
          <w:sz w:val="22"/>
          <w:szCs w:val="22"/>
        </w:rPr>
      </w:pPr>
      <w:r>
        <w:t>9.</w:t>
      </w:r>
      <w:del w:id="2056" w:author="GoldenCorpusHarness" w:date="2026-03-28T22:23:47Z">
        <w:r>
          <w:delText>9Sam</w:delText>
        </w:r>
      </w:del>
      <w:ins w:id="2057" w:author="GoldenCorpusHarness" w:date="2026-03-28T22:23:47Z">
        <w:r>
          <w:t>8.2Multi</w:t>
        </w:r>
      </w:ins>
      <w:r>
        <w:t>pl</w:t>
      </w:r>
      <w:del w:id="2058" w:author="GoldenCorpusHarness" w:date="2026-03-28T22:23:47Z">
        <w:r>
          <w:delText>e</w:delText>
        </w:r>
      </w:del>
      <w:ins w:id="2059" w:author="GoldenCorpusHarness" w:date="2026-03-28T22:23:47Z">
        <w:r>
          <w:t>icity</w:t>
        </w:r>
      </w:ins>
      <w:r>
        <w:t xml:space="preserve"> </w:t>
      </w:r>
      <w:del w:id="2060" w:author="GoldenCorpusHarness" w:date="2026-03-28T22:23:47Z">
        <w:r>
          <w:delText>Size and</w:delText>
        </w:r>
      </w:del>
      <w:ins w:id="2061" w:author="GoldenCorpusHarness" w:date="2026-03-28T22:23:47Z">
        <w:r>
          <w:t>for</w:t>
        </w:r>
      </w:ins>
      <w:r>
        <w:t xml:space="preserve"> P</w:t>
      </w:r>
      <w:del w:id="2062" w:author="GoldenCorpusHarness" w:date="2026-03-28T22:23:47Z">
        <w:r>
          <w:delText>owe</w:delText>
        </w:r>
      </w:del>
      <w:ins w:id="2063" w:author="GoldenCorpusHarness" w:date="2026-03-28T22:23:47Z">
        <w:r>
          <w:t>a</w:t>
        </w:r>
      </w:ins>
      <w:r>
        <w:t>r</w:t>
      </w:r>
      <w:ins w:id="2064" w:author="GoldenCorpusHarness" w:date="2026-03-28T22:23:47Z">
        <w:r>
          <w:t>t</w:t>
        </w:r>
      </w:ins>
      <w:r>
        <w:t xml:space="preserve"> </w:t>
      </w:r>
      <w:del w:id="2065" w:author="GoldenCorpusHarness" w:date="2026-03-28T22:23:47Z">
        <w:r>
          <w:delText>Calculations</w:delText>
        </w:r>
      </w:del>
      <w:ins w:id="2066" w:author="GoldenCorpusHarness" w:date="2026-03-28T22:23:47Z">
        <w:r>
          <w:t>2</w:t>
        </w:r>
      </w:ins>
      <w:r>
        <w:t>1</w:t>
      </w:r>
      <w:del w:id="2067" w:author="GoldenCorpusHarness" w:date="2026-03-28T22:23:47Z">
        <w:r>
          <w:delText>57</w:delText>
        </w:r>
      </w:del>
      <w:ins w:id="2068" w:author="GoldenCorpusHarness" w:date="2026-03-28T22:23:47Z">
        <w:r>
          <w:t>63</w:t>
        </w:r>
      </w:ins>
    </w:p>
    <w:p ns2:paraId="0EC2327C" ns2:textId="22144927" w:rsidR="00B55DCA" w:rsidRDefault="00B55DCA">
      <w:pPr>
        <w:pStyle w:val="TOC2"/>
        <w:rPr>
          <w:rFonts w:asciiTheme="minorHAnsi" w:eastAsiaTheme="minorEastAsia" w:hAnsiTheme="minorHAnsi" w:cstheme="minorBidi"/>
          <w:b w:val="0"/>
          <w:noProof/>
          <w:sz w:val="22"/>
          <w:szCs w:val="22"/>
        </w:rPr>
      </w:pPr>
      <w:r>
        <w:t>9.</w:t>
      </w:r>
      <w:ins w:id="2069" w:author="GoldenCorpusHarness" w:date="2026-03-28T22:23:47Z">
        <w:r>
          <w:t>8.2.</w:t>
        </w:r>
      </w:ins>
      <w:r>
        <w:t>1</w:t>
      </w:r>
      <w:del w:id="2070" w:author="GoldenCorpusHarness" w:date="2026-03-28T22:23:47Z">
        <w:r>
          <w:delText>0Su</w:delText>
        </w:r>
      </w:del>
      <w:ins w:id="2071" w:author="GoldenCorpusHarness" w:date="2026-03-28T22:23:47Z">
        <w:r>
          <w:t>Undetecta</w:t>
        </w:r>
      </w:ins>
      <w:r>
        <w:t>b</w:t>
      </w:r>
      <w:del w:id="2072" w:author="GoldenCorpusHarness" w:date="2026-03-28T22:23:47Z">
        <w:r>
          <w:delText>group</w:delText>
        </w:r>
      </w:del>
      <w:ins w:id="2073" w:author="GoldenCorpusHarness" w:date="2026-03-28T22:23:47Z">
        <w:r>
          <w:t>le</w:t>
        </w:r>
      </w:ins>
      <w:r>
        <w:t xml:space="preserve"> </w:t>
      </w:r>
      <w:del w:id="2074" w:author="GoldenCorpusHarness" w:date="2026-03-28T22:23:47Z">
        <w:r>
          <w:delText>Analyses</w:delText>
        </w:r>
      </w:del>
      <w:ins w:id="2075" w:author="GoldenCorpusHarness" w:date="2026-03-28T22:23:47Z">
        <w:r>
          <w:t>MRD</w:t>
        </w:r>
      </w:ins>
      <w:r>
        <w:t>1</w:t>
      </w:r>
      <w:del w:id="2076" w:author="GoldenCorpusHarness" w:date="2026-03-28T22:23:47Z">
        <w:r>
          <w:delText>58</w:delText>
        </w:r>
      </w:del>
      <w:ins w:id="2077" w:author="GoldenCorpusHarness" w:date="2026-03-28T22:23:47Z">
        <w:r>
          <w:t>64</w:t>
        </w:r>
      </w:ins>
    </w:p>
    <w:p ns2:paraId="4B177106" ns2:textId="2A10D8FD" w:rsidR="00B55DCA" w:rsidRDefault="00B55DCA">
      <w:pPr>
        <w:pStyle w:val="TOC2"/>
        <w:rPr>
          <w:rFonts w:asciiTheme="minorHAnsi" w:eastAsiaTheme="minorEastAsia" w:hAnsiTheme="minorHAnsi" w:cstheme="minorBidi"/>
          <w:b w:val="0"/>
          <w:noProof/>
          <w:sz w:val="22"/>
          <w:szCs w:val="22"/>
        </w:rPr>
      </w:pPr>
      <w:r>
        <w:t>9.</w:t>
      </w:r>
      <w:del w:id="2078" w:author="GoldenCorpusHarness" w:date="2026-03-28T22:23:47Z">
        <w:r>
          <w:delText>11C</w:delText>
        </w:r>
      </w:del>
      <w:ins w:id="2079" w:author="GoldenCorpusHarness" w:date="2026-03-28T22:23:47Z">
        <w:r>
          <w:t>8.2.2Pr</w:t>
        </w:r>
      </w:ins>
      <w:r>
        <w:t>o</w:t>
      </w:r>
      <w:del w:id="2080" w:author="GoldenCorpusHarness" w:date="2026-03-28T22:23:47Z">
        <w:r>
          <w:delText>mplianc</w:delText>
        </w:r>
      </w:del>
      <w:ins w:id="2081" w:author="GoldenCorpusHarness" w:date="2026-03-28T22:23:47Z">
        <w:r>
          <w:t>gr</w:t>
        </w:r>
      </w:ins>
      <w:r>
        <w:t>e</w:t>
      </w:r>
      <w:del w:id="2082" w:author="GoldenCorpusHarness" w:date="2026-03-28T22:23:47Z">
        <w:r>
          <w:delText xml:space="preserve"> (Medicat</w:delText>
        </w:r>
      </w:del>
      <w:ins w:id="2083" w:author="GoldenCorpusHarness" w:date="2026-03-28T22:23:47Z">
        <w:r>
          <w:t>ss</w:t>
        </w:r>
      </w:ins>
      <w:r>
        <w:t>ion</w:t>
      </w:r>
      <w:del w:id="2084" w:author="GoldenCorpusHarness" w:date="2026-03-28T22:23:47Z">
        <w:r>
          <w:delText xml:space="preserve"> Adhe</w:delText>
        </w:r>
      </w:del>
      <w:ins w:id="2085" w:author="GoldenCorpusHarness" w:date="2026-03-28T22:23:47Z">
        <w:r>
          <w:t>-f</w:t>
        </w:r>
      </w:ins>
      <w:r>
        <w:t>re</w:t>
      </w:r>
      <w:del w:id="2086" w:author="GoldenCorpusHarness" w:date="2026-03-28T22:23:47Z">
        <w:r>
          <w:delText>nc</w:delText>
        </w:r>
      </w:del>
      <w:r>
        <w:t>e</w:t>
      </w:r>
      <w:del w:id="2087" w:author="GoldenCorpusHarness" w:date="2026-03-28T22:23:47Z">
        <w:r>
          <w:delText>)</w:delText>
        </w:r>
      </w:del>
      <w:ins w:id="2088" w:author="GoldenCorpusHarness" w:date="2026-03-28T22:23:47Z">
        <w:r>
          <w:t xml:space="preserve"> Survival</w:t>
        </w:r>
      </w:ins>
      <w:r>
        <w:t>16</w:t>
      </w:r>
      <w:del w:id="2089" w:author="GoldenCorpusHarness" w:date="2026-03-28T22:23:47Z">
        <w:r>
          <w:delText>0</w:delText>
        </w:r>
      </w:del>
      <w:ins w:id="2090" w:author="GoldenCorpusHarness" w:date="2026-03-28T22:23:47Z">
        <w:r>
          <w:t>5</w:t>
        </w:r>
      </w:ins>
    </w:p>
    <w:p ns2:paraId="5D57D2F0" ns2:textId="05538D48" w:rsidR="00B55DCA" w:rsidRDefault="00B55DCA">
      <w:pPr>
        <w:pStyle w:val="TOC2"/>
        <w:rPr>
          <w:rFonts w:asciiTheme="minorHAnsi" w:eastAsiaTheme="minorEastAsia" w:hAnsiTheme="minorHAnsi" w:cstheme="minorBidi"/>
          <w:b w:val="0"/>
          <w:noProof/>
          <w:sz w:val="22"/>
          <w:szCs w:val="22"/>
        </w:rPr>
      </w:pPr>
      <w:r>
        <w:t>9.</w:t>
      </w:r>
      <w:del w:id="2091" w:author="GoldenCorpusHarness" w:date="2026-03-28T22:23:47Z">
        <w:r>
          <w:delText>1</w:delText>
        </w:r>
      </w:del>
      <w:ins w:id="2092" w:author="GoldenCorpusHarness" w:date="2026-03-28T22:23:47Z">
        <w:r>
          <w:t>8.</w:t>
        </w:r>
      </w:ins>
      <w:r>
        <w:t>2</w:t>
      </w:r>
      <w:del w:id="2093" w:author="GoldenCorpusHarness" w:date="2026-03-28T22:23:47Z">
        <w:r>
          <w:delText>Ext</w:delText>
        </w:r>
      </w:del>
      <w:ins w:id="2094" w:author="GoldenCorpusHarness" w:date="2026-03-28T22:23:47Z">
        <w:r>
          <w:t>.3Ov</w:t>
        </w:r>
      </w:ins>
      <w:r>
        <w:t>e</w:t>
      </w:r>
      <w:del w:id="2095" w:author="GoldenCorpusHarness" w:date="2026-03-28T22:23:47Z">
        <w:r>
          <w:delText>nt</w:delText>
        </w:r>
      </w:del>
      <w:ins w:id="2096" w:author="GoldenCorpusHarness" w:date="2026-03-28T22:23:47Z">
        <w:r>
          <w:t>rall</w:t>
        </w:r>
      </w:ins>
      <w:r>
        <w:t xml:space="preserve"> </w:t>
      </w:r>
      <w:del w:id="2097" w:author="GoldenCorpusHarness" w:date="2026-03-28T22:23:47Z">
        <w:r>
          <w:delText>of Expos</w:delText>
        </w:r>
      </w:del>
      <w:ins w:id="2098" w:author="GoldenCorpusHarness" w:date="2026-03-28T22:23:47Z">
        <w:r>
          <w:t>S</w:t>
        </w:r>
      </w:ins>
      <w:r>
        <w:t>ur</w:t>
      </w:r>
      <w:del w:id="2099" w:author="GoldenCorpusHarness" w:date="2026-03-28T22:23:47Z">
        <w:r>
          <w:delText>e</w:delText>
        </w:r>
      </w:del>
      <w:ins w:id="2100" w:author="GoldenCorpusHarness" w:date="2026-03-28T22:23:47Z">
        <w:r>
          <w:t>vival</w:t>
        </w:r>
      </w:ins>
      <w:r>
        <w:t>16</w:t>
      </w:r>
      <w:del w:id="2101" w:author="GoldenCorpusHarness" w:date="2026-03-28T22:23:47Z">
        <w:r>
          <w:delText>0</w:delText>
        </w:r>
      </w:del>
      <w:ins w:id="2102" w:author="GoldenCorpusHarness" w:date="2026-03-28T22:23:47Z">
        <w:r>
          <w:t>7</w:t>
        </w:r>
      </w:ins>
    </w:p>
    <w:p ns2:paraId="0D442046" ns2:textId="684C8208" w:rsidR="00B55DCA" w:rsidRDefault="00B55DCA">
      <w:pPr>
        <w:pStyle w:val="TOC1"/>
        <w:rPr>
          <w:rFonts w:asciiTheme="minorHAnsi" w:eastAsiaTheme="minorEastAsia" w:hAnsiTheme="minorHAnsi" w:cstheme="minorBidi"/>
          <w:b w:val="0"/>
          <w:caps w:val="0"/>
          <w:noProof/>
          <w:sz w:val="22"/>
          <w:szCs w:val="22"/>
        </w:rPr>
      </w:pPr>
      <w:del w:id="2103" w:author="GoldenCorpusHarness" w:date="2026-03-28T22:23:47Z">
        <w:r>
          <w:delText>10SUPP</w:delText>
        </w:r>
      </w:del>
      <w:ins w:id="2104" w:author="GoldenCorpusHarness" w:date="2026-03-28T22:23:47Z">
        <w:r>
          <w:t>9.8.2.4</w:t>
        </w:r>
      </w:ins>
      <w:r>
        <w:t>O</w:t>
      </w:r>
      <w:ins w:id="2105" w:author="GoldenCorpusHarness" w:date="2026-03-28T22:23:47Z">
        <w:r>
          <w:t xml:space="preserve">bjective </w:t>
        </w:r>
      </w:ins>
      <w:r>
        <w:t>R</w:t>
      </w:r>
      <w:del w:id="2106" w:author="GoldenCorpusHarness" w:date="2026-03-28T22:23:47Z">
        <w:r>
          <w:delText>TING DOCUMENTATION AND OPERATIONAL CONSIDERATIONS</w:delText>
        </w:r>
      </w:del>
      <w:ins w:id="2107" w:author="GoldenCorpusHarness" w:date="2026-03-28T22:23:47Z">
        <w:r>
          <w:t>esponse</w:t>
        </w:r>
      </w:ins>
      <w:r>
        <w:t>16</w:t>
      </w:r>
      <w:del w:id="2108" w:author="GoldenCorpusHarness" w:date="2026-03-28T22:23:47Z">
        <w:r>
          <w:delText>1</w:delText>
        </w:r>
      </w:del>
      <w:ins w:id="2109" w:author="GoldenCorpusHarness" w:date="2026-03-28T22:23:47Z">
        <w:r>
          <w:t>9</w:t>
        </w:r>
      </w:ins>
    </w:p>
    <w:p ns2:paraId="0996E42A" ns2:textId="20EEC258" w:rsidR="00B55DCA" w:rsidRDefault="00B55DCA">
      <w:pPr>
        <w:pStyle w:val="TOC2"/>
        <w:rPr>
          <w:rFonts w:asciiTheme="minorHAnsi" w:eastAsiaTheme="minorEastAsia" w:hAnsiTheme="minorHAnsi" w:cstheme="minorBidi"/>
          <w:b w:val="0"/>
          <w:noProof/>
          <w:sz w:val="22"/>
          <w:szCs w:val="22"/>
        </w:rPr>
      </w:pPr>
      <w:del w:id="2110" w:author="GoldenCorpusHarness" w:date="2026-03-28T22:23:47Z">
        <w:r>
          <w:delText>10</w:delText>
        </w:r>
      </w:del>
      <w:ins w:id="2111" w:author="GoldenCorpusHarness" w:date="2026-03-28T22:23:47Z">
        <w:r>
          <w:t>9</w:t>
        </w:r>
      </w:ins>
      <w:r>
        <w:t>.</w:t>
      </w:r>
      <w:del w:id="2112" w:author="GoldenCorpusHarness" w:date="2026-03-28T22:23:47Z">
        <w:r>
          <w:delText>1</w:delText>
        </w:r>
      </w:del>
      <w:ins w:id="2113" w:author="GoldenCorpusHarness" w:date="2026-03-28T22:23:47Z">
        <w:r>
          <w:t xml:space="preserve">8.2.5Safety </w:t>
        </w:r>
      </w:ins>
      <w:r>
        <w:t>A</w:t>
      </w:r>
      <w:del w:id="2114" w:author="GoldenCorpusHarness" w:date="2026-03-28T22:23:47Z">
        <w:r>
          <w:delText>ppe</w:delText>
        </w:r>
      </w:del>
      <w:r>
        <w:t>n</w:t>
      </w:r>
      <w:del w:id="2115" w:author="GoldenCorpusHarness" w:date="2026-03-28T22:23:47Z">
        <w:r>
          <w:delText>dix 1: Regulatory, Ethic</w:delText>
        </w:r>
      </w:del>
      <w:r>
        <w:t>al</w:t>
      </w:r>
      <w:del w:id="2116" w:author="GoldenCorpusHarness" w:date="2026-03-28T22:23:47Z">
        <w:r>
          <w:delText>, and Stud</w:delText>
        </w:r>
      </w:del>
      <w:r>
        <w:t>y</w:t>
      </w:r>
      <w:del w:id="2117" w:author="GoldenCorpusHarness" w:date="2026-03-28T22:23:47Z">
        <w:r>
          <w:delText xml:space="preserve"> Ov</w:delText>
        </w:r>
      </w:del>
      <w:ins w:id="2118" w:author="GoldenCorpusHarness" w:date="2026-03-28T22:23:47Z">
        <w:r>
          <w:t>s</w:t>
        </w:r>
      </w:ins>
      <w:r>
        <w:t>e</w:t>
      </w:r>
      <w:del w:id="2119" w:author="GoldenCorpusHarness" w:date="2026-03-28T22:23:47Z">
        <w:r>
          <w:delText>rsight Consideration</w:delText>
        </w:r>
      </w:del>
      <w:r>
        <w:t>s16</w:t>
      </w:r>
      <w:del w:id="2120" w:author="GoldenCorpusHarness" w:date="2026-03-28T22:23:47Z">
        <w:r>
          <w:delText>1</w:delText>
        </w:r>
      </w:del>
      <w:ins w:id="2121" w:author="GoldenCorpusHarness" w:date="2026-03-28T22:23:47Z">
        <w:r>
          <w:t>9</w:t>
        </w:r>
      </w:ins>
    </w:p>
    <w:p ns2:paraId="7CBBE4B7" ns2:textId="495F22CC" w:rsidR="00B55DCA" w:rsidRDefault="00B55DCA">
      <w:pPr>
        <w:pStyle w:val="TOC3"/>
        <w:rPr>
          <w:rFonts w:asciiTheme="minorHAnsi" w:eastAsiaTheme="minorEastAsia" w:hAnsiTheme="minorHAnsi" w:cstheme="minorBidi"/>
          <w:noProof/>
          <w:sz w:val="22"/>
          <w:szCs w:val="22"/>
        </w:rPr>
      </w:pPr>
      <w:del w:id="2122" w:author="GoldenCorpusHarness" w:date="2026-03-28T22:23:47Z">
        <w:r>
          <w:delText>10</w:delText>
        </w:r>
      </w:del>
      <w:ins w:id="2123" w:author="GoldenCorpusHarness" w:date="2026-03-28T22:23:47Z">
        <w:r>
          <w:t>9</w:t>
        </w:r>
      </w:ins>
      <w:r>
        <w:t>.</w:t>
      </w:r>
      <w:del w:id="2124" w:author="GoldenCorpusHarness" w:date="2026-03-28T22:23:47Z">
        <w:r>
          <w:delText>1.1Cod</w:delText>
        </w:r>
      </w:del>
      <w:ins w:id="2125" w:author="GoldenCorpusHarness" w:date="2026-03-28T22:23:47Z">
        <w:r>
          <w:t>9Sampl</w:t>
        </w:r>
      </w:ins>
      <w:r>
        <w:t xml:space="preserve">e </w:t>
      </w:r>
      <w:del w:id="2126" w:author="GoldenCorpusHarness" w:date="2026-03-28T22:23:47Z">
        <w:r>
          <w:delText>of</w:delText>
        </w:r>
      </w:del>
      <w:ins w:id="2127" w:author="GoldenCorpusHarness" w:date="2026-03-28T22:23:47Z">
        <w:r>
          <w:t>Size</w:t>
        </w:r>
      </w:ins>
      <w:r>
        <w:t xml:space="preserve"> </w:t>
      </w:r>
      <w:del w:id="2128" w:author="GoldenCorpusHarness" w:date="2026-03-28T22:23:47Z">
        <w:r>
          <w:delText>Co</w:delText>
        </w:r>
      </w:del>
      <w:ins w:id="2129" w:author="GoldenCorpusHarness" w:date="2026-03-28T22:23:47Z">
        <w:r>
          <w:t>a</w:t>
        </w:r>
      </w:ins>
      <w:r>
        <w:t>nd</w:t>
      </w:r>
      <w:del w:id="2130" w:author="GoldenCorpusHarness" w:date="2026-03-28T22:23:47Z">
        <w:r>
          <w:delText>uct</w:delText>
        </w:r>
      </w:del>
      <w:r>
        <w:t xml:space="preserve"> </w:t>
      </w:r>
      <w:del w:id="2131" w:author="GoldenCorpusHarness" w:date="2026-03-28T22:23:47Z">
        <w:r>
          <w:delText>f</w:delText>
        </w:r>
      </w:del>
      <w:ins w:id="2132" w:author="GoldenCorpusHarness" w:date="2026-03-28T22:23:47Z">
        <w:r>
          <w:t>P</w:t>
        </w:r>
      </w:ins>
      <w:r>
        <w:t>o</w:t>
      </w:r>
      <w:ins w:id="2133" w:author="GoldenCorpusHarness" w:date="2026-03-28T22:23:47Z">
        <w:r>
          <w:t>we</w:t>
        </w:r>
      </w:ins>
      <w:r>
        <w:t>r C</w:t>
      </w:r>
      <w:del w:id="2134" w:author="GoldenCorpusHarness" w:date="2026-03-28T22:23:47Z">
        <w:r>
          <w:delText>linic</w:delText>
        </w:r>
      </w:del>
      <w:r>
        <w:t>al</w:t>
      </w:r>
      <w:del w:id="2135" w:author="GoldenCorpusHarness" w:date="2026-03-28T22:23:47Z">
        <w:r>
          <w:delText xml:space="preserve"> Tr</w:delText>
        </w:r>
      </w:del>
      <w:ins w:id="2136" w:author="GoldenCorpusHarness" w:date="2026-03-28T22:23:47Z">
        <w:r>
          <w:t>culat</w:t>
        </w:r>
      </w:ins>
      <w:r>
        <w:t>i</w:t>
      </w:r>
      <w:del w:id="2137" w:author="GoldenCorpusHarness" w:date="2026-03-28T22:23:47Z">
        <w:r>
          <w:delText>al</w:delText>
        </w:r>
      </w:del>
      <w:ins w:id="2138" w:author="GoldenCorpusHarness" w:date="2026-03-28T22:23:47Z">
        <w:r>
          <w:t>on</w:t>
        </w:r>
      </w:ins>
      <w:r>
        <w:t>s16</w:t>
      </w:r>
      <w:del w:id="2139" w:author="GoldenCorpusHarness" w:date="2026-03-28T22:23:47Z">
        <w:r>
          <w:delText>1</w:delText>
        </w:r>
      </w:del>
      <w:ins w:id="2140" w:author="GoldenCorpusHarness" w:date="2026-03-28T22:23:47Z">
        <w:r>
          <w:t>9</w:t>
        </w:r>
      </w:ins>
    </w:p>
    <w:p ns2:paraId="4F4228EE" ns2:textId="386A9EF7" w:rsidR="00B55DCA" w:rsidRDefault="00B55DCA">
      <w:pPr>
        <w:pStyle w:val="TOC3"/>
        <w:rPr>
          <w:rFonts w:asciiTheme="minorHAnsi" w:eastAsiaTheme="minorEastAsia" w:hAnsiTheme="minorHAnsi" w:cstheme="minorBidi"/>
          <w:noProof/>
          <w:sz w:val="22"/>
          <w:szCs w:val="22"/>
        </w:rPr>
      </w:pPr>
      <w:ins w:id="2141" w:author="GoldenCorpusHarness" w:date="2026-03-28T22:23:47Z">
        <w:r>
          <w:t>9.</w:t>
        </w:r>
      </w:ins>
      <w:r>
        <w:t>10</w:t>
      </w:r>
      <w:del w:id="2142" w:author="GoldenCorpusHarness" w:date="2026-03-28T22:23:47Z">
        <w:r>
          <w:delText>.1.2Fi</w:delText>
        </w:r>
      </w:del>
      <w:ins w:id="2143" w:author="GoldenCorpusHarness" w:date="2026-03-28T22:23:47Z">
        <w:r>
          <w:t>Subgroup A</w:t>
        </w:r>
      </w:ins>
      <w:r>
        <w:t>na</w:t>
      </w:r>
      <w:del w:id="2144" w:author="GoldenCorpusHarness" w:date="2026-03-28T22:23:47Z">
        <w:r>
          <w:delText>ncia</w:delText>
        </w:r>
      </w:del>
      <w:r>
        <w:t>l</w:t>
      </w:r>
      <w:del w:id="2145" w:author="GoldenCorpusHarness" w:date="2026-03-28T22:23:47Z">
        <w:r>
          <w:delText xml:space="preserve"> Di</w:delText>
        </w:r>
      </w:del>
      <w:ins w:id="2146" w:author="GoldenCorpusHarness" w:date="2026-03-28T22:23:47Z">
        <w:r>
          <w:t>y</w:t>
        </w:r>
      </w:ins>
      <w:r>
        <w:t>s</w:t>
      </w:r>
      <w:del w:id="2147" w:author="GoldenCorpusHarness" w:date="2026-03-28T22:23:47Z">
        <w:r>
          <w:delText>clo</w:delText>
        </w:r>
      </w:del>
      <w:ins w:id="2148" w:author="GoldenCorpusHarness" w:date="2026-03-28T22:23:47Z">
        <w:r>
          <w:t>e</w:t>
        </w:r>
      </w:ins>
      <w:r>
        <w:t>s</w:t>
      </w:r>
      <w:del w:id="2149" w:author="GoldenCorpusHarness" w:date="2026-03-28T22:23:47Z">
        <w:r>
          <w:delText>ure</w:delText>
        </w:r>
      </w:del>
      <w:r>
        <w:t>1</w:t>
      </w:r>
      <w:del w:id="2150" w:author="GoldenCorpusHarness" w:date="2026-03-28T22:23:47Z">
        <w:r>
          <w:delText>65</w:delText>
        </w:r>
      </w:del>
      <w:ins w:id="2151" w:author="GoldenCorpusHarness" w:date="2026-03-28T22:23:47Z">
        <w:r>
          <w:t>70</w:t>
        </w:r>
      </w:ins>
    </w:p>
    <w:p ns2:paraId="38291465" ns2:textId="4C423486" w:rsidR="00B55DCA" w:rsidRDefault="00B55DCA">
      <w:pPr>
        <w:pStyle w:val="TOC3"/>
        <w:rPr>
          <w:rFonts w:asciiTheme="minorHAnsi" w:eastAsiaTheme="minorEastAsia" w:hAnsiTheme="minorHAnsi" w:cstheme="minorBidi"/>
          <w:noProof/>
          <w:sz w:val="22"/>
          <w:szCs w:val="22"/>
        </w:rPr>
      </w:pPr>
      <w:del w:id="2152" w:author="GoldenCorpusHarness" w:date="2026-03-28T22:23:47Z">
        <w:r>
          <w:delText>10</w:delText>
        </w:r>
      </w:del>
      <w:ins w:id="2153" w:author="GoldenCorpusHarness" w:date="2026-03-28T22:23:47Z">
        <w:r>
          <w:t>9</w:t>
        </w:r>
      </w:ins>
      <w:r>
        <w:t>.1</w:t>
      </w:r>
      <w:del w:id="2154" w:author="GoldenCorpusHarness" w:date="2026-03-28T22:23:47Z">
        <w:r>
          <w:delText>.3D</w:delText>
        </w:r>
      </w:del>
      <w:ins w:id="2155" w:author="GoldenCorpusHarness" w:date="2026-03-28T22:23:47Z">
        <w:r>
          <w:t>1Compli</w:t>
        </w:r>
      </w:ins>
      <w:r>
        <w:t>a</w:t>
      </w:r>
      <w:del w:id="2156" w:author="GoldenCorpusHarness" w:date="2026-03-28T22:23:47Z">
        <w:r>
          <w:delText>t</w:delText>
        </w:r>
      </w:del>
      <w:ins w:id="2157" w:author="GoldenCorpusHarness" w:date="2026-03-28T22:23:47Z">
        <w:r>
          <w:t>nce (Medic</w:t>
        </w:r>
      </w:ins>
      <w:r>
        <w:t>a</w:t>
      </w:r>
      <w:del w:id="2158" w:author="GoldenCorpusHarness" w:date="2026-03-28T22:23:47Z">
        <w:r>
          <w:delText xml:space="preserve"> Protec</w:delText>
        </w:r>
      </w:del>
      <w:r>
        <w:t>tion</w:t>
      </w:r>
      <w:ins w:id="2159" w:author="GoldenCorpusHarness" w:date="2026-03-28T22:23:47Z">
        <w:r>
          <w:t xml:space="preserve"> Adherence)</w:t>
        </w:r>
      </w:ins>
      <w:r>
        <w:t>1</w:t>
      </w:r>
      <w:del w:id="2160" w:author="GoldenCorpusHarness" w:date="2026-03-28T22:23:47Z">
        <w:r>
          <w:delText>65</w:delText>
        </w:r>
      </w:del>
      <w:ins w:id="2161" w:author="GoldenCorpusHarness" w:date="2026-03-28T22:23:47Z">
        <w:r>
          <w:t>71</w:t>
        </w:r>
      </w:ins>
    </w:p>
    <w:p ns2:paraId="1B0029AE" ns2:textId="016CDA95" w:rsidR="00B55DCA" w:rsidRDefault="00B55DCA">
      <w:pPr>
        <w:pStyle w:val="TOC4"/>
        <w:rPr>
          <w:rFonts w:asciiTheme="minorHAnsi" w:eastAsiaTheme="minorEastAsia" w:hAnsiTheme="minorHAnsi" w:cstheme="minorBidi"/>
          <w:noProof/>
          <w:sz w:val="22"/>
          <w:szCs w:val="22"/>
        </w:rPr>
      </w:pPr>
      <w:del w:id="2162" w:author="GoldenCorpusHarness" w:date="2026-03-28T22:23:47Z">
        <w:r>
          <w:delText>10</w:delText>
        </w:r>
      </w:del>
      <w:ins w:id="2163" w:author="GoldenCorpusHarness" w:date="2026-03-28T22:23:47Z">
        <w:r>
          <w:t>9</w:t>
        </w:r>
      </w:ins>
      <w:r>
        <w:t>.1</w:t>
      </w:r>
      <w:del w:id="2164" w:author="GoldenCorpusHarness" w:date="2026-03-28T22:23:47Z">
        <w:r>
          <w:delText>.3.1Confid</w:delText>
        </w:r>
      </w:del>
      <w:ins w:id="2165" w:author="GoldenCorpusHarness" w:date="2026-03-28T22:23:47Z">
        <w:r>
          <w:t>2Ext</w:t>
        </w:r>
      </w:ins>
      <w:r>
        <w:t>ent</w:t>
      </w:r>
      <w:del w:id="2166" w:author="GoldenCorpusHarness" w:date="2026-03-28T22:23:47Z">
        <w:r>
          <w:delText>iality</w:delText>
        </w:r>
      </w:del>
      <w:r>
        <w:t xml:space="preserve"> of </w:t>
      </w:r>
      <w:del w:id="2167" w:author="GoldenCorpusHarness" w:date="2026-03-28T22:23:47Z">
        <w:r>
          <w:delText>Data</w:delText>
        </w:r>
      </w:del>
      <w:ins w:id="2168" w:author="GoldenCorpusHarness" w:date="2026-03-28T22:23:47Z">
        <w:r>
          <w:t>Exposure</w:t>
        </w:r>
      </w:ins>
      <w:r>
        <w:t>1</w:t>
      </w:r>
      <w:del w:id="2169" w:author="GoldenCorpusHarness" w:date="2026-03-28T22:23:47Z">
        <w:r>
          <w:delText>65</w:delText>
        </w:r>
      </w:del>
      <w:ins w:id="2170" w:author="GoldenCorpusHarness" w:date="2026-03-28T22:23:47Z">
        <w:r>
          <w:t>71</w:t>
        </w:r>
      </w:ins>
    </w:p>
    <w:p ns2:paraId="704BBA85" ns2:textId="51E23827" w:rsidR="00B55DCA" w:rsidRDefault="00B55DCA">
      <w:pPr>
        <w:pStyle w:val="TOC4"/>
        <w:rPr>
          <w:rFonts w:asciiTheme="minorHAnsi" w:eastAsiaTheme="minorEastAsia" w:hAnsiTheme="minorHAnsi" w:cstheme="minorBidi"/>
          <w:noProof/>
          <w:sz w:val="22"/>
          <w:szCs w:val="22"/>
        </w:rPr>
      </w:pPr>
      <w:r>
        <w:t>10</w:t>
      </w:r>
      <w:del w:id="2171" w:author="GoldenCorpusHarness" w:date="2026-03-28T22:23:47Z">
        <w:r>
          <w:delText>.</w:delText>
        </w:r>
      </w:del>
      <w:ins w:id="2172" w:author="GoldenCorpusHarness" w:date="2026-03-28T22:23:47Z">
        <w:r>
          <w:t>SUPPORTING DOCUMENTATION AND OPERATIONAL CONSIDERATIONS</w:t>
        </w:r>
      </w:ins>
      <w:r>
        <w:t>1</w:t>
      </w:r>
      <w:del w:id="2173" w:author="GoldenCorpusHarness" w:date="2026-03-28T22:23:47Z">
        <w:r>
          <w:delText>.3.</w:delText>
        </w:r>
      </w:del>
      <w:ins w:id="2174" w:author="GoldenCorpusHarness" w:date="2026-03-28T22:23:47Z">
        <w:r>
          <w:t>7</w:t>
        </w:r>
      </w:ins>
      <w:r>
        <w:t>2</w:t>
      </w:r>
      <w:del w:id="2175" w:author="GoldenCorpusHarness" w:date="2026-03-28T22:23:47Z">
        <w:r>
          <w:delText>Confidentiality of Participant Records166</w:delText>
        </w:r>
      </w:del>
    </w:p>
    <w:p ns2:paraId="243F7701" ns2:textId="048A04E1" w:rsidR="00B55DCA" w:rsidRDefault="00B55DCA">
      <w:pPr>
        <w:pStyle w:val="TOC4"/>
        <w:rPr>
          <w:rFonts w:asciiTheme="minorHAnsi" w:eastAsiaTheme="minorEastAsia" w:hAnsiTheme="minorHAnsi" w:cstheme="minorBidi"/>
          <w:noProof/>
          <w:sz w:val="22"/>
          <w:szCs w:val="22"/>
        </w:rPr>
      </w:pPr>
      <w:r>
        <w:t>10.1</w:t>
      </w:r>
      <w:del w:id="2176" w:author="GoldenCorpusHarness" w:date="2026-03-28T22:23:47Z">
        <w:r>
          <w:delText>.3.3</w:delText>
        </w:r>
      </w:del>
      <w:ins w:id="2177" w:author="GoldenCorpusHarness" w:date="2026-03-28T22:23:47Z">
        <w:r>
          <w:t xml:space="preserve">Appendix 1: Regulatory, Ethical, and Study Oversight </w:t>
        </w:r>
      </w:ins>
      <w:r>
        <w:t>Con</w:t>
      </w:r>
      <w:del w:id="2178" w:author="GoldenCorpusHarness" w:date="2026-03-28T22:23:47Z">
        <w:r>
          <w:delText>f</w:delText>
        </w:r>
      </w:del>
      <w:ins w:id="2179" w:author="GoldenCorpusHarness" w:date="2026-03-28T22:23:47Z">
        <w:r>
          <w:t>s</w:t>
        </w:r>
      </w:ins>
      <w:r>
        <w:t>ide</w:t>
      </w:r>
      <w:del w:id="2180" w:author="GoldenCorpusHarness" w:date="2026-03-28T22:23:47Z">
        <w:r>
          <w:delText>ntiality of IRB/IEC Info</w:delText>
        </w:r>
      </w:del>
      <w:r>
        <w:t>r</w:t>
      </w:r>
      <w:del w:id="2181" w:author="GoldenCorpusHarness" w:date="2026-03-28T22:23:47Z">
        <w:r>
          <w:delText>m</w:delText>
        </w:r>
      </w:del>
      <w:r>
        <w:t>ation</w:t>
      </w:r>
      <w:ins w:id="2182" w:author="GoldenCorpusHarness" w:date="2026-03-28T22:23:47Z">
        <w:r>
          <w:t>s</w:t>
        </w:r>
      </w:ins>
      <w:r>
        <w:t>1</w:t>
      </w:r>
      <w:del w:id="2183" w:author="GoldenCorpusHarness" w:date="2026-03-28T22:23:47Z">
        <w:r>
          <w:delText>66</w:delText>
        </w:r>
      </w:del>
      <w:ins w:id="2184" w:author="GoldenCorpusHarness" w:date="2026-03-28T22:23:47Z">
        <w:r>
          <w:t>72</w:t>
        </w:r>
      </w:ins>
    </w:p>
    <w:p ns2:paraId="31C5306A" ns2:textId="3B160E0E" w:rsidR="00B55DCA" w:rsidRDefault="00B55DCA">
      <w:pPr>
        <w:pStyle w:val="TOC3"/>
        <w:rPr>
          <w:rFonts w:asciiTheme="minorHAnsi" w:eastAsiaTheme="minorEastAsia" w:hAnsiTheme="minorHAnsi" w:cstheme="minorBidi"/>
          <w:noProof/>
          <w:sz w:val="22"/>
          <w:szCs w:val="22"/>
        </w:rPr>
      </w:pPr>
      <w:r>
        <w:t>10.1.</w:t>
      </w:r>
      <w:del w:id="2185" w:author="GoldenCorpusHarness" w:date="2026-03-28T22:23:47Z">
        <w:r>
          <w:delText>4</w:delText>
        </w:r>
      </w:del>
      <w:ins w:id="2186" w:author="GoldenCorpusHarness" w:date="2026-03-28T22:23:47Z">
        <w:r>
          <w:t>1</w:t>
        </w:r>
      </w:ins>
      <w:r>
        <w:t>Co</w:t>
      </w:r>
      <w:del w:id="2187" w:author="GoldenCorpusHarness" w:date="2026-03-28T22:23:47Z">
        <w:r>
          <w:delText>mmitt</w:delText>
        </w:r>
      </w:del>
      <w:ins w:id="2188" w:author="GoldenCorpusHarness" w:date="2026-03-28T22:23:47Z">
        <w:r>
          <w:t>d</w:t>
        </w:r>
      </w:ins>
      <w:r>
        <w:t>e</w:t>
      </w:r>
      <w:del w:id="2189" w:author="GoldenCorpusHarness" w:date="2026-03-28T22:23:47Z">
        <w:r>
          <w:delText>es</w:delText>
        </w:r>
      </w:del>
      <w:r>
        <w:t xml:space="preserve"> </w:t>
      </w:r>
      <w:del w:id="2190" w:author="GoldenCorpusHarness" w:date="2026-03-28T22:23:47Z">
        <w:r>
          <w:delText>Str</w:delText>
        </w:r>
      </w:del>
      <w:ins w:id="2191" w:author="GoldenCorpusHarness" w:date="2026-03-28T22:23:47Z">
        <w:r>
          <w:t>of Cond</w:t>
        </w:r>
      </w:ins>
      <w:r>
        <w:t>uct</w:t>
      </w:r>
      <w:del w:id="2192" w:author="GoldenCorpusHarness" w:date="2026-03-28T22:23:47Z">
        <w:r>
          <w:delText>u</w:delText>
        </w:r>
      </w:del>
      <w:ins w:id="2193" w:author="GoldenCorpusHarness" w:date="2026-03-28T22:23:47Z">
        <w:r>
          <w:t xml:space="preserve"> fo</w:t>
        </w:r>
      </w:ins>
      <w:r>
        <w:t>r</w:t>
      </w:r>
      <w:del w:id="2194" w:author="GoldenCorpusHarness" w:date="2026-03-28T22:23:47Z">
        <w:r>
          <w:delText>e</w:delText>
        </w:r>
      </w:del>
      <w:ins w:id="2195" w:author="GoldenCorpusHarness" w:date="2026-03-28T22:23:47Z">
        <w:r>
          <w:t xml:space="preserve"> Clinical Trials</w:t>
        </w:r>
      </w:ins>
      <w:r>
        <w:t>1</w:t>
      </w:r>
      <w:del w:id="2196" w:author="GoldenCorpusHarness" w:date="2026-03-28T22:23:47Z">
        <w:r>
          <w:delText>66</w:delText>
        </w:r>
      </w:del>
      <w:ins w:id="2197" w:author="GoldenCorpusHarness" w:date="2026-03-28T22:23:47Z">
        <w:r>
          <w:t>72</w:t>
        </w:r>
      </w:ins>
    </w:p>
    <w:p ns2:paraId="74DF1E2F" ns2:textId="45F33FB7" w:rsidR="00B55DCA" w:rsidRDefault="00B55DCA">
      <w:pPr>
        <w:pStyle w:val="TOC4"/>
        <w:rPr>
          <w:rFonts w:asciiTheme="minorHAnsi" w:eastAsiaTheme="minorEastAsia" w:hAnsiTheme="minorHAnsi" w:cstheme="minorBidi"/>
          <w:noProof/>
          <w:sz w:val="22"/>
          <w:szCs w:val="22"/>
        </w:rPr>
      </w:pPr>
      <w:r>
        <w:t>10.1.</w:t>
      </w:r>
      <w:del w:id="2198" w:author="GoldenCorpusHarness" w:date="2026-03-28T22:23:47Z">
        <w:r>
          <w:delText>4.1Exe</w:delText>
        </w:r>
      </w:del>
      <w:ins w:id="2199" w:author="GoldenCorpusHarness" w:date="2026-03-28T22:23:47Z">
        <w:r>
          <w:t>2Finan</w:t>
        </w:r>
      </w:ins>
      <w:r>
        <w:t>c</w:t>
      </w:r>
      <w:ins w:id="2200" w:author="GoldenCorpusHarness" w:date="2026-03-28T22:23:47Z">
        <w:r>
          <w:t>ial Disclos</w:t>
        </w:r>
      </w:ins>
      <w:r>
        <w:t>u</w:t>
      </w:r>
      <w:del w:id="2201" w:author="GoldenCorpusHarness" w:date="2026-03-28T22:23:47Z">
        <w:r>
          <w:delText>tive Ove</w:delText>
        </w:r>
      </w:del>
      <w:r>
        <w:t>r</w:t>
      </w:r>
      <w:del w:id="2202" w:author="GoldenCorpusHarness" w:date="2026-03-28T22:23:47Z">
        <w:r>
          <w:delText>sight Committe</w:delText>
        </w:r>
      </w:del>
      <w:r>
        <w:t>e1</w:t>
      </w:r>
      <w:ins w:id="2203" w:author="GoldenCorpusHarness" w:date="2026-03-28T22:23:47Z">
        <w:r>
          <w:t>7</w:t>
        </w:r>
      </w:ins>
      <w:r>
        <w:t>6</w:t>
      </w:r>
      <w:del w:id="2204" w:author="GoldenCorpusHarness" w:date="2026-03-28T22:23:47Z">
        <w:r>
          <w:delText>6</w:delText>
        </w:r>
      </w:del>
    </w:p>
    <w:p ns2:paraId="2E95DC73" ns2:textId="4B21B81D" w:rsidR="00B55DCA" w:rsidRDefault="00B55DCA">
      <w:pPr>
        <w:pStyle w:val="TOC4"/>
        <w:rPr>
          <w:rFonts w:asciiTheme="minorHAnsi" w:eastAsiaTheme="minorEastAsia" w:hAnsiTheme="minorHAnsi" w:cstheme="minorBidi"/>
          <w:noProof/>
          <w:sz w:val="22"/>
          <w:szCs w:val="22"/>
        </w:rPr>
      </w:pPr>
      <w:r>
        <w:t>10.1.</w:t>
      </w:r>
      <w:del w:id="2205" w:author="GoldenCorpusHarness" w:date="2026-03-28T22:23:47Z">
        <w:r>
          <w:delText xml:space="preserve">4.2External </w:delText>
        </w:r>
      </w:del>
      <w:ins w:id="2206" w:author="GoldenCorpusHarness" w:date="2026-03-28T22:23:47Z">
        <w:r>
          <w:t>3</w:t>
        </w:r>
      </w:ins>
      <w:r>
        <w:t xml:space="preserve">Data </w:t>
      </w:r>
      <w:del w:id="2207" w:author="GoldenCorpusHarness" w:date="2026-03-28T22:23:47Z">
        <w:r>
          <w:delText>M</w:delText>
        </w:r>
      </w:del>
      <w:ins w:id="2208" w:author="GoldenCorpusHarness" w:date="2026-03-28T22:23:47Z">
        <w:r>
          <w:t>Protecti</w:t>
        </w:r>
      </w:ins>
      <w:r>
        <w:t>on</w:t>
      </w:r>
      <w:del w:id="2209" w:author="GoldenCorpusHarness" w:date="2026-03-28T22:23:47Z">
        <w:r>
          <w:delText>itoring Committee</w:delText>
        </w:r>
      </w:del>
      <w:r>
        <w:t>1</w:t>
      </w:r>
      <w:ins w:id="2210" w:author="GoldenCorpusHarness" w:date="2026-03-28T22:23:47Z">
        <w:r>
          <w:t>7</w:t>
        </w:r>
      </w:ins>
      <w:r>
        <w:t>6</w:t>
      </w:r>
      <w:del w:id="2211" w:author="GoldenCorpusHarness" w:date="2026-03-28T22:23:47Z">
        <w:r>
          <w:delText>6</w:delText>
        </w:r>
      </w:del>
    </w:p>
    <w:p ns2:paraId="4636E67E" ns2:textId="2297F1D7" w:rsidR="00B55DCA" w:rsidRDefault="00B55DCA">
      <w:pPr>
        <w:pStyle w:val="TOC3"/>
        <w:rPr>
          <w:rFonts w:asciiTheme="minorHAnsi" w:eastAsiaTheme="minorEastAsia" w:hAnsiTheme="minorHAnsi" w:cstheme="minorBidi"/>
          <w:noProof/>
          <w:sz w:val="22"/>
          <w:szCs w:val="22"/>
        </w:rPr>
      </w:pPr>
      <w:r>
        <w:t>10.1.</w:t>
      </w:r>
      <w:del w:id="2212" w:author="GoldenCorpusHarness" w:date="2026-03-28T22:23:47Z">
        <w:r>
          <w:delText>5Pub</w:delText>
        </w:r>
      </w:del>
      <w:ins w:id="2213" w:author="GoldenCorpusHarness" w:date="2026-03-28T22:23:47Z">
        <w:r>
          <w:t>3.1Confidentia</w:t>
        </w:r>
      </w:ins>
      <w:r>
        <w:t>li</w:t>
      </w:r>
      <w:del w:id="2214" w:author="GoldenCorpusHarness" w:date="2026-03-28T22:23:47Z">
        <w:r>
          <w:delText>c</w:delText>
        </w:r>
      </w:del>
      <w:ins w:id="2215" w:author="GoldenCorpusHarness" w:date="2026-03-28T22:23:47Z">
        <w:r>
          <w:t>ty of D</w:t>
        </w:r>
      </w:ins>
      <w:r>
        <w:t>at</w:t>
      </w:r>
      <w:del w:id="2216" w:author="GoldenCorpusHarness" w:date="2026-03-28T22:23:47Z">
        <w:r>
          <w:delText>ion Policy</w:delText>
        </w:r>
      </w:del>
      <w:ins w:id="2217" w:author="GoldenCorpusHarness" w:date="2026-03-28T22:23:47Z">
        <w:r>
          <w:t>a</w:t>
        </w:r>
      </w:ins>
      <w:r>
        <w:t>1</w:t>
      </w:r>
      <w:ins w:id="2218" w:author="GoldenCorpusHarness" w:date="2026-03-28T22:23:47Z">
        <w:r>
          <w:t>7</w:t>
        </w:r>
      </w:ins>
      <w:r>
        <w:t>6</w:t>
      </w:r>
      <w:del w:id="2219" w:author="GoldenCorpusHarness" w:date="2026-03-28T22:23:47Z">
        <w:r>
          <w:delText>7</w:delText>
        </w:r>
      </w:del>
    </w:p>
    <w:p ns2:paraId="43354AE3" ns2:textId="65E0F085" w:rsidR="00B55DCA" w:rsidRDefault="00B55DCA">
      <w:pPr>
        <w:pStyle w:val="TOC3"/>
        <w:rPr>
          <w:rFonts w:asciiTheme="minorHAnsi" w:eastAsiaTheme="minorEastAsia" w:hAnsiTheme="minorHAnsi" w:cstheme="minorBidi"/>
          <w:noProof/>
          <w:sz w:val="22"/>
          <w:szCs w:val="22"/>
        </w:rPr>
      </w:pPr>
      <w:r>
        <w:t>10.1.</w:t>
      </w:r>
      <w:del w:id="2220" w:author="GoldenCorpusHarness" w:date="2026-03-28T22:23:47Z">
        <w:r>
          <w:delText>6</w:delText>
        </w:r>
      </w:del>
      <w:ins w:id="2221" w:author="GoldenCorpusHarness" w:date="2026-03-28T22:23:47Z">
        <w:r>
          <w:t>3.2</w:t>
        </w:r>
      </w:ins>
      <w:r>
        <w:t>Co</w:t>
      </w:r>
      <w:del w:id="2222" w:author="GoldenCorpusHarness" w:date="2026-03-28T22:23:47Z">
        <w:r>
          <w:delText>mp</w:delText>
        </w:r>
      </w:del>
      <w:ins w:id="2223" w:author="GoldenCorpusHarness" w:date="2026-03-28T22:23:47Z">
        <w:r>
          <w:t>nfidentia</w:t>
        </w:r>
      </w:ins>
      <w:r>
        <w:t>li</w:t>
      </w:r>
      <w:ins w:id="2224" w:author="GoldenCorpusHarness" w:date="2026-03-28T22:23:47Z">
        <w:r>
          <w:t>ty of Particip</w:t>
        </w:r>
      </w:ins>
      <w:r>
        <w:t>an</w:t>
      </w:r>
      <w:del w:id="2225" w:author="GoldenCorpusHarness" w:date="2026-03-28T22:23:47Z">
        <w:r>
          <w:delText>ce wi</w:delText>
        </w:r>
      </w:del>
      <w:r>
        <w:t>t</w:t>
      </w:r>
      <w:del w:id="2226" w:author="GoldenCorpusHarness" w:date="2026-03-28T22:23:47Z">
        <w:r>
          <w:delText>h Study</w:delText>
        </w:r>
      </w:del>
      <w:r>
        <w:t xml:space="preserve"> Re</w:t>
      </w:r>
      <w:del w:id="2227" w:author="GoldenCorpusHarness" w:date="2026-03-28T22:23:47Z">
        <w:r>
          <w:delText>gist</w:delText>
        </w:r>
      </w:del>
      <w:ins w:id="2228" w:author="GoldenCorpusHarness" w:date="2026-03-28T22:23:47Z">
        <w:r>
          <w:t>co</w:t>
        </w:r>
      </w:ins>
      <w:r>
        <w:t>r</w:t>
      </w:r>
      <w:del w:id="2229" w:author="GoldenCorpusHarness" w:date="2026-03-28T22:23:47Z">
        <w:r>
          <w:delText>ation an</w:delText>
        </w:r>
      </w:del>
      <w:r>
        <w:t>d</w:t>
      </w:r>
      <w:del w:id="2230" w:author="GoldenCorpusHarness" w:date="2026-03-28T22:23:47Z">
        <w:r>
          <w:delText xml:space="preserve"> Results Posting Requirement</w:delText>
        </w:r>
      </w:del>
      <w:r>
        <w:t>s1</w:t>
      </w:r>
      <w:del w:id="2231" w:author="GoldenCorpusHarness" w:date="2026-03-28T22:23:47Z">
        <w:r>
          <w:delText>6</w:delText>
        </w:r>
      </w:del>
      <w:r>
        <w:t>7</w:t>
      </w:r>
      <w:ins w:id="2232" w:author="GoldenCorpusHarness" w:date="2026-03-28T22:23:47Z">
        <w:r>
          <w:t>7</w:t>
        </w:r>
      </w:ins>
    </w:p>
    <w:p ns2:paraId="6E86BB82" ns2:textId="4F1E2E54" w:rsidR="00B55DCA" w:rsidRDefault="00B55DCA">
      <w:pPr>
        <w:pStyle w:val="TOC3"/>
        <w:rPr>
          <w:rFonts w:asciiTheme="minorHAnsi" w:eastAsiaTheme="minorEastAsia" w:hAnsiTheme="minorHAnsi" w:cstheme="minorBidi"/>
          <w:noProof/>
          <w:sz w:val="22"/>
          <w:szCs w:val="22"/>
        </w:rPr>
      </w:pPr>
      <w:r>
        <w:t>10.1.</w:t>
      </w:r>
      <w:del w:id="2233" w:author="GoldenCorpusHarness" w:date="2026-03-28T22:23:47Z">
        <w:r>
          <w:delText>7</w:delText>
        </w:r>
      </w:del>
      <w:ins w:id="2234" w:author="GoldenCorpusHarness" w:date="2026-03-28T22:23:47Z">
        <w:r>
          <w:t>3.3</w:t>
        </w:r>
      </w:ins>
      <w:r>
        <w:t>Co</w:t>
      </w:r>
      <w:del w:id="2235" w:author="GoldenCorpusHarness" w:date="2026-03-28T22:23:47Z">
        <w:r>
          <w:delText>mpl</w:delText>
        </w:r>
      </w:del>
      <w:ins w:id="2236" w:author="GoldenCorpusHarness" w:date="2026-03-28T22:23:47Z">
        <w:r>
          <w:t>nf</w:t>
        </w:r>
      </w:ins>
      <w:r>
        <w:t>i</w:t>
      </w:r>
      <w:del w:id="2237" w:author="GoldenCorpusHarness" w:date="2026-03-28T22:23:47Z">
        <w:r>
          <w:delText>ance with Law, Au</w:delText>
        </w:r>
      </w:del>
      <w:r>
        <w:t>d</w:t>
      </w:r>
      <w:del w:id="2238" w:author="GoldenCorpusHarness" w:date="2026-03-28T22:23:47Z">
        <w:r>
          <w:delText>it, and Debarm</w:delText>
        </w:r>
      </w:del>
      <w:r>
        <w:t>ent</w:t>
      </w:r>
      <w:ins w:id="2239" w:author="GoldenCorpusHarness" w:date="2026-03-28T22:23:47Z">
        <w:r>
          <w:t>iality of IRB/IEC Information</w:t>
        </w:r>
      </w:ins>
      <w:r>
        <w:t>1</w:t>
      </w:r>
      <w:del w:id="2240" w:author="GoldenCorpusHarness" w:date="2026-03-28T22:23:47Z">
        <w:r>
          <w:delText>6</w:delText>
        </w:r>
      </w:del>
      <w:r>
        <w:t>7</w:t>
      </w:r>
      <w:ins w:id="2241" w:author="GoldenCorpusHarness" w:date="2026-03-28T22:23:47Z">
        <w:r>
          <w:t>7</w:t>
        </w:r>
      </w:ins>
    </w:p>
    <w:p ns2:paraId="41D44A49" ns2:textId="12775768" w:rsidR="00B55DCA" w:rsidRDefault="00B55DCA">
      <w:pPr>
        <w:pStyle w:val="TOC3"/>
        <w:rPr>
          <w:rFonts w:asciiTheme="minorHAnsi" w:eastAsiaTheme="minorEastAsia" w:hAnsiTheme="minorHAnsi" w:cstheme="minorBidi"/>
          <w:noProof/>
          <w:sz w:val="22"/>
          <w:szCs w:val="22"/>
        </w:rPr>
      </w:pPr>
      <w:r>
        <w:t>10.1.</w:t>
      </w:r>
      <w:del w:id="2242" w:author="GoldenCorpusHarness" w:date="2026-03-28T22:23:47Z">
        <w:r>
          <w:delText>8Data Qual</w:delText>
        </w:r>
      </w:del>
      <w:ins w:id="2243" w:author="GoldenCorpusHarness" w:date="2026-03-28T22:23:47Z">
        <w:r>
          <w:t>4Comm</w:t>
        </w:r>
      </w:ins>
      <w:r>
        <w:t>it</w:t>
      </w:r>
      <w:del w:id="2244" w:author="GoldenCorpusHarness" w:date="2026-03-28T22:23:47Z">
        <w:r>
          <w:delText>y</w:delText>
        </w:r>
      </w:del>
      <w:ins w:id="2245" w:author="GoldenCorpusHarness" w:date="2026-03-28T22:23:47Z">
        <w:r>
          <w:t>tees</w:t>
        </w:r>
      </w:ins>
      <w:r>
        <w:t xml:space="preserve"> </w:t>
      </w:r>
      <w:del w:id="2246" w:author="GoldenCorpusHarness" w:date="2026-03-28T22:23:47Z">
        <w:r>
          <w:delText>Ass</w:delText>
        </w:r>
      </w:del>
      <w:ins w:id="2247" w:author="GoldenCorpusHarness" w:date="2026-03-28T22:23:47Z">
        <w:r>
          <w:t>Struct</w:t>
        </w:r>
      </w:ins>
      <w:r>
        <w:t>ur</w:t>
      </w:r>
      <w:del w:id="2248" w:author="GoldenCorpusHarness" w:date="2026-03-28T22:23:47Z">
        <w:r>
          <w:delText>anc</w:delText>
        </w:r>
      </w:del>
      <w:r>
        <w:t>e1</w:t>
      </w:r>
      <w:del w:id="2249" w:author="GoldenCorpusHarness" w:date="2026-03-28T22:23:47Z">
        <w:r>
          <w:delText>68</w:delText>
        </w:r>
      </w:del>
      <w:ins w:id="2250" w:author="GoldenCorpusHarness" w:date="2026-03-28T22:23:47Z">
        <w:r>
          <w:t>77</w:t>
        </w:r>
      </w:ins>
    </w:p>
    <w:p ns2:paraId="0832A744" ns2:textId="1188C7D7" w:rsidR="00B55DCA" w:rsidRDefault="00B55DCA">
      <w:pPr>
        <w:pStyle w:val="TOC3"/>
        <w:rPr>
          <w:rFonts w:asciiTheme="minorHAnsi" w:eastAsiaTheme="minorEastAsia" w:hAnsiTheme="minorHAnsi" w:cstheme="minorBidi"/>
          <w:noProof/>
          <w:sz w:val="22"/>
          <w:szCs w:val="22"/>
        </w:rPr>
      </w:pPr>
      <w:r>
        <w:t>10.1.</w:t>
      </w:r>
      <w:del w:id="2251" w:author="GoldenCorpusHarness" w:date="2026-03-28T22:23:47Z">
        <w:r>
          <w:delText>9So</w:delText>
        </w:r>
      </w:del>
      <w:ins w:id="2252" w:author="GoldenCorpusHarness" w:date="2026-03-28T22:23:47Z">
        <w:r>
          <w:t>4.1Exec</w:t>
        </w:r>
      </w:ins>
      <w:r>
        <w:t>u</w:t>
      </w:r>
      <w:del w:id="2253" w:author="GoldenCorpusHarness" w:date="2026-03-28T22:23:47Z">
        <w:r>
          <w:delText>rc</w:delText>
        </w:r>
      </w:del>
      <w:ins w:id="2254" w:author="GoldenCorpusHarness" w:date="2026-03-28T22:23:47Z">
        <w:r>
          <w:t>tiv</w:t>
        </w:r>
      </w:ins>
      <w:r>
        <w:t xml:space="preserve">e </w:t>
      </w:r>
      <w:del w:id="2255" w:author="GoldenCorpusHarness" w:date="2026-03-28T22:23:47Z">
        <w:r>
          <w:delText>D</w:delText>
        </w:r>
      </w:del>
      <w:ins w:id="2256" w:author="GoldenCorpusHarness" w:date="2026-03-28T22:23:47Z">
        <w:r>
          <w:t>Oversight C</w:t>
        </w:r>
      </w:ins>
      <w:r>
        <w:t>o</w:t>
      </w:r>
      <w:del w:id="2257" w:author="GoldenCorpusHarness" w:date="2026-03-28T22:23:47Z">
        <w:r>
          <w:delText>cu</w:delText>
        </w:r>
      </w:del>
      <w:r>
        <w:t>m</w:t>
      </w:r>
      <w:ins w:id="2258" w:author="GoldenCorpusHarness" w:date="2026-03-28T22:23:47Z">
        <w:r>
          <w:t>mitt</w:t>
        </w:r>
      </w:ins>
      <w:r>
        <w:t>e</w:t>
      </w:r>
      <w:del w:id="2259" w:author="GoldenCorpusHarness" w:date="2026-03-28T22:23:47Z">
        <w:r>
          <w:delText>nts</w:delText>
        </w:r>
      </w:del>
      <w:ins w:id="2260" w:author="GoldenCorpusHarness" w:date="2026-03-28T22:23:47Z">
        <w:r>
          <w:t>e</w:t>
        </w:r>
      </w:ins>
      <w:r>
        <w:t>1</w:t>
      </w:r>
      <w:del w:id="2261" w:author="GoldenCorpusHarness" w:date="2026-03-28T22:23:47Z">
        <w:r>
          <w:delText>69</w:delText>
        </w:r>
      </w:del>
      <w:ins w:id="2262" w:author="GoldenCorpusHarness" w:date="2026-03-28T22:23:47Z">
        <w:r>
          <w:t>77</w:t>
        </w:r>
      </w:ins>
    </w:p>
    <w:p ns2:paraId="1A479FE4" ns2:textId="1EA515D7" w:rsidR="00B55DCA" w:rsidRDefault="00B55DCA">
      <w:pPr>
        <w:pStyle w:val="TOC3"/>
        <w:rPr>
          <w:rFonts w:asciiTheme="minorHAnsi" w:eastAsiaTheme="minorEastAsia" w:hAnsiTheme="minorHAnsi" w:cstheme="minorBidi"/>
          <w:noProof/>
          <w:sz w:val="22"/>
          <w:szCs w:val="22"/>
        </w:rPr>
      </w:pPr>
      <w:r>
        <w:t>10.1.</w:t>
      </w:r>
      <w:del w:id="2263" w:author="GoldenCorpusHarness" w:date="2026-03-28T22:23:47Z">
        <w:r>
          <w:delText>10S</w:delText>
        </w:r>
      </w:del>
      <w:ins w:id="2264" w:author="GoldenCorpusHarness" w:date="2026-03-28T22:23:47Z">
        <w:r>
          <w:t>4.2Ex</w:t>
        </w:r>
      </w:ins>
      <w:r>
        <w:t>t</w:t>
      </w:r>
      <w:del w:id="2265" w:author="GoldenCorpusHarness" w:date="2026-03-28T22:23:47Z">
        <w:r>
          <w:delText>udy</w:delText>
        </w:r>
      </w:del>
      <w:ins w:id="2266" w:author="GoldenCorpusHarness" w:date="2026-03-28T22:23:47Z">
        <w:r>
          <w:t>ernal</w:t>
        </w:r>
      </w:ins>
      <w:r>
        <w:t xml:space="preserve"> </w:t>
      </w:r>
      <w:ins w:id="2267" w:author="GoldenCorpusHarness" w:date="2026-03-28T22:23:47Z">
        <w:r>
          <w:t>D</w:t>
        </w:r>
      </w:ins>
      <w:r>
        <w:t>a</w:t>
      </w:r>
      <w:ins w:id="2268" w:author="GoldenCorpusHarness" w:date="2026-03-28T22:23:47Z">
        <w:r>
          <w:t>ta Mo</w:t>
        </w:r>
      </w:ins>
      <w:r>
        <w:t>n</w:t>
      </w:r>
      <w:del w:id="2269" w:author="GoldenCorpusHarness" w:date="2026-03-28T22:23:47Z">
        <w:r>
          <w:delText>d S</w:delText>
        </w:r>
      </w:del>
      <w:r>
        <w:t>it</w:t>
      </w:r>
      <w:del w:id="2270" w:author="GoldenCorpusHarness" w:date="2026-03-28T22:23:47Z">
        <w:r>
          <w:delText>e</w:delText>
        </w:r>
      </w:del>
      <w:ins w:id="2271" w:author="GoldenCorpusHarness" w:date="2026-03-28T22:23:47Z">
        <w:r>
          <w:t>oring</w:t>
        </w:r>
      </w:ins>
      <w:r>
        <w:t xml:space="preserve"> C</w:t>
      </w:r>
      <w:del w:id="2272" w:author="GoldenCorpusHarness" w:date="2026-03-28T22:23:47Z">
        <w:r>
          <w:delText>l</w:delText>
        </w:r>
      </w:del>
      <w:r>
        <w:t>o</w:t>
      </w:r>
      <w:del w:id="2273" w:author="GoldenCorpusHarness" w:date="2026-03-28T22:23:47Z">
        <w:r>
          <w:delText>sur</w:delText>
        </w:r>
      </w:del>
      <w:ins w:id="2274" w:author="GoldenCorpusHarness" w:date="2026-03-28T22:23:47Z">
        <w:r>
          <w:t>mmitte</w:t>
        </w:r>
      </w:ins>
      <w:r>
        <w:t>e1</w:t>
      </w:r>
      <w:del w:id="2275" w:author="GoldenCorpusHarness" w:date="2026-03-28T22:23:47Z">
        <w:r>
          <w:delText>69</w:delText>
        </w:r>
      </w:del>
      <w:ins w:id="2276" w:author="GoldenCorpusHarness" w:date="2026-03-28T22:23:47Z">
        <w:r>
          <w:t>77</w:t>
        </w:r>
      </w:ins>
    </w:p>
    <w:p ns2:paraId="48CDAC8B" ns2:textId="17D5F6DC" w:rsidR="00B55DCA" w:rsidRDefault="00B55DCA">
      <w:pPr>
        <w:pStyle w:val="TOC2"/>
        <w:rPr>
          <w:rFonts w:asciiTheme="minorHAnsi" w:eastAsiaTheme="minorEastAsia" w:hAnsiTheme="minorHAnsi" w:cstheme="minorBidi"/>
          <w:b w:val="0"/>
          <w:noProof/>
          <w:sz w:val="22"/>
          <w:szCs w:val="22"/>
        </w:rPr>
      </w:pPr>
      <w:r>
        <w:t>10.</w:t>
      </w:r>
      <w:del w:id="2277" w:author="GoldenCorpusHarness" w:date="2026-03-28T22:23:47Z">
        <w:r>
          <w:delText>2Appendix 2: C</w:delText>
        </w:r>
      </w:del>
      <w:ins w:id="2278" w:author="GoldenCorpusHarness" w:date="2026-03-28T22:23:47Z">
        <w:r>
          <w:t>1.5Pub</w:t>
        </w:r>
      </w:ins>
      <w:r>
        <w:t>l</w:t>
      </w:r>
      <w:del w:id="2279" w:author="GoldenCorpusHarness" w:date="2026-03-28T22:23:47Z">
        <w:r>
          <w:delText>in</w:delText>
        </w:r>
      </w:del>
      <w:r>
        <w:t>ica</w:t>
      </w:r>
      <w:ins w:id="2280" w:author="GoldenCorpusHarness" w:date="2026-03-28T22:23:47Z">
        <w:r>
          <w:t>tion Po</w:t>
        </w:r>
      </w:ins>
      <w:r>
        <w:t>l</w:t>
      </w:r>
      <w:del w:id="2281" w:author="GoldenCorpusHarness" w:date="2026-03-28T22:23:47Z">
        <w:r>
          <w:delText xml:space="preserve"> Laborator</w:delText>
        </w:r>
      </w:del>
      <w:ins w:id="2282" w:author="GoldenCorpusHarness" w:date="2026-03-28T22:23:47Z">
        <w:r>
          <w:t>ic</w:t>
        </w:r>
      </w:ins>
      <w:r>
        <w:t>y</w:t>
      </w:r>
      <w:del w:id="2283" w:author="GoldenCorpusHarness" w:date="2026-03-28T22:23:47Z">
        <w:r>
          <w:delText xml:space="preserve"> Tests</w:delText>
        </w:r>
      </w:del>
      <w:r>
        <w:t>17</w:t>
      </w:r>
      <w:del w:id="2284" w:author="GoldenCorpusHarness" w:date="2026-03-28T22:23:47Z">
        <w:r>
          <w:delText>0</w:delText>
        </w:r>
      </w:del>
      <w:ins w:id="2285" w:author="GoldenCorpusHarness" w:date="2026-03-28T22:23:47Z">
        <w:r>
          <w:t>8</w:t>
        </w:r>
      </w:ins>
    </w:p>
    <w:p ns2:paraId="15612B9D" ns2:textId="7F11EA58" w:rsidR="00B55DCA" w:rsidRDefault="00B55DCA">
      <w:pPr>
        <w:pStyle w:val="TOC2"/>
        <w:rPr>
          <w:rFonts w:asciiTheme="minorHAnsi" w:eastAsiaTheme="minorEastAsia" w:hAnsiTheme="minorHAnsi" w:cstheme="minorBidi"/>
          <w:b w:val="0"/>
          <w:noProof/>
          <w:sz w:val="22"/>
          <w:szCs w:val="22"/>
        </w:rPr>
      </w:pPr>
      <w:r>
        <w:t>10.</w:t>
      </w:r>
      <w:del w:id="2286" w:author="GoldenCorpusHarness" w:date="2026-03-28T22:23:47Z">
        <w:r>
          <w:delText>3A</w:delText>
        </w:r>
      </w:del>
      <w:ins w:id="2287" w:author="GoldenCorpusHarness" w:date="2026-03-28T22:23:47Z">
        <w:r>
          <w:t>1.6Com</w:t>
        </w:r>
      </w:ins>
      <w:r>
        <w:t>p</w:t>
      </w:r>
      <w:del w:id="2288" w:author="GoldenCorpusHarness" w:date="2026-03-28T22:23:47Z">
        <w:r>
          <w:delText>pe</w:delText>
        </w:r>
      </w:del>
      <w:ins w:id="2289" w:author="GoldenCorpusHarness" w:date="2026-03-28T22:23:47Z">
        <w:r>
          <w:t>lia</w:t>
        </w:r>
      </w:ins>
      <w:r>
        <w:t>n</w:t>
      </w:r>
      <w:del w:id="2290" w:author="GoldenCorpusHarness" w:date="2026-03-28T22:23:47Z">
        <w:r>
          <w:delText>dix 3: Advers</w:delText>
        </w:r>
      </w:del>
      <w:ins w:id="2291" w:author="GoldenCorpusHarness" w:date="2026-03-28T22:23:47Z">
        <w:r>
          <w:t>c</w:t>
        </w:r>
      </w:ins>
      <w:r>
        <w:t xml:space="preserve">e </w:t>
      </w:r>
      <w:del w:id="2292" w:author="GoldenCorpusHarness" w:date="2026-03-28T22:23:47Z">
        <w:r>
          <w:delText>Ev</w:delText>
        </w:r>
      </w:del>
      <w:ins w:id="2293" w:author="GoldenCorpusHarness" w:date="2026-03-28T22:23:47Z">
        <w:r>
          <w:t>with Study R</w:t>
        </w:r>
      </w:ins>
      <w:r>
        <w:t>e</w:t>
      </w:r>
      <w:del w:id="2294" w:author="GoldenCorpusHarness" w:date="2026-03-28T22:23:47Z">
        <w:r>
          <w:delText>n</w:delText>
        </w:r>
      </w:del>
      <w:ins w:id="2295" w:author="GoldenCorpusHarness" w:date="2026-03-28T22:23:47Z">
        <w:r>
          <w:t>gis</w:t>
        </w:r>
      </w:ins>
      <w:r>
        <w:t>t</w:t>
      </w:r>
      <w:del w:id="2296" w:author="GoldenCorpusHarness" w:date="2026-03-28T22:23:47Z">
        <w:r>
          <w:delText>s: Defini</w:delText>
        </w:r>
      </w:del>
      <w:ins w:id="2297" w:author="GoldenCorpusHarness" w:date="2026-03-28T22:23:47Z">
        <w:r>
          <w:t>ra</w:t>
        </w:r>
      </w:ins>
      <w:r>
        <w:t>tion</w:t>
      </w:r>
      <w:del w:id="2298" w:author="GoldenCorpusHarness" w:date="2026-03-28T22:23:47Z">
        <w:r>
          <w:delText>s and Procedures for Recording, Evaluating, Follow-up,</w:delText>
        </w:r>
      </w:del>
      <w:r>
        <w:t xml:space="preserve"> and Re</w:t>
      </w:r>
      <w:del w:id="2299" w:author="GoldenCorpusHarness" w:date="2026-03-28T22:23:47Z">
        <w:r>
          <w:delText>p</w:delText>
        </w:r>
      </w:del>
      <w:ins w:id="2300" w:author="GoldenCorpusHarness" w:date="2026-03-28T22:23:47Z">
        <w:r>
          <w:t>sults P</w:t>
        </w:r>
      </w:ins>
      <w:r>
        <w:t>o</w:t>
      </w:r>
      <w:del w:id="2301" w:author="GoldenCorpusHarness" w:date="2026-03-28T22:23:47Z">
        <w:r>
          <w:delText>r</w:delText>
        </w:r>
      </w:del>
      <w:ins w:id="2302" w:author="GoldenCorpusHarness" w:date="2026-03-28T22:23:47Z">
        <w:r>
          <w:t>s</w:t>
        </w:r>
      </w:ins>
      <w:r>
        <w:t>ting</w:t>
      </w:r>
      <w:ins w:id="2303" w:author="GoldenCorpusHarness" w:date="2026-03-28T22:23:47Z">
        <w:r>
          <w:t xml:space="preserve"> Requirements</w:t>
        </w:r>
      </w:ins>
      <w:r>
        <w:t>17</w:t>
      </w:r>
      <w:del w:id="2304" w:author="GoldenCorpusHarness" w:date="2026-03-28T22:23:47Z">
        <w:r>
          <w:delText>2</w:delText>
        </w:r>
      </w:del>
      <w:ins w:id="2305" w:author="GoldenCorpusHarness" w:date="2026-03-28T22:23:47Z">
        <w:r>
          <w:t>8</w:t>
        </w:r>
      </w:ins>
    </w:p>
    <w:p ns2:paraId="4BD2D4B7" ns2:textId="32F1ADF2" w:rsidR="00B55DCA" w:rsidRDefault="00B55DCA">
      <w:pPr>
        <w:pStyle w:val="TOC3"/>
        <w:rPr>
          <w:rFonts w:asciiTheme="minorHAnsi" w:eastAsiaTheme="minorEastAsia" w:hAnsiTheme="minorHAnsi" w:cstheme="minorBidi"/>
          <w:noProof/>
          <w:sz w:val="22"/>
          <w:szCs w:val="22"/>
        </w:rPr>
      </w:pPr>
      <w:r>
        <w:t>10.</w:t>
      </w:r>
      <w:del w:id="2306" w:author="GoldenCorpusHarness" w:date="2026-03-28T22:23:47Z">
        <w:r>
          <w:delText>3</w:delText>
        </w:r>
      </w:del>
      <w:ins w:id="2307" w:author="GoldenCorpusHarness" w:date="2026-03-28T22:23:47Z">
        <w:r>
          <w:t>1</w:t>
        </w:r>
      </w:ins>
      <w:r>
        <w:t>.</w:t>
      </w:r>
      <w:del w:id="2308" w:author="GoldenCorpusHarness" w:date="2026-03-28T22:23:47Z">
        <w:r>
          <w:delText>1D</w:delText>
        </w:r>
      </w:del>
      <w:ins w:id="2309" w:author="GoldenCorpusHarness" w:date="2026-03-28T22:23:47Z">
        <w:r>
          <w:t>7Complianc</w:t>
        </w:r>
      </w:ins>
      <w:r>
        <w:t>e</w:t>
      </w:r>
      <w:del w:id="2310" w:author="GoldenCorpusHarness" w:date="2026-03-28T22:23:47Z">
        <w:r>
          <w:delText>fin</w:delText>
        </w:r>
      </w:del>
      <w:ins w:id="2311" w:author="GoldenCorpusHarness" w:date="2026-03-28T22:23:47Z">
        <w:r>
          <w:t xml:space="preserve"> w</w:t>
        </w:r>
      </w:ins>
      <w:r>
        <w:t>it</w:t>
      </w:r>
      <w:del w:id="2312" w:author="GoldenCorpusHarness" w:date="2026-03-28T22:23:47Z">
        <w:r>
          <w:delText>ions</w:delText>
        </w:r>
      </w:del>
      <w:ins w:id="2313" w:author="GoldenCorpusHarness" w:date="2026-03-28T22:23:47Z">
        <w:r>
          <w:t>h</w:t>
        </w:r>
      </w:ins>
      <w:r>
        <w:t xml:space="preserve"> </w:t>
      </w:r>
      <w:del w:id="2314" w:author="GoldenCorpusHarness" w:date="2026-03-28T22:23:47Z">
        <w:r>
          <w:delText>of</w:delText>
        </w:r>
      </w:del>
      <w:ins w:id="2315" w:author="GoldenCorpusHarness" w:date="2026-03-28T22:23:47Z">
        <w:r>
          <w:t>Law,</w:t>
        </w:r>
      </w:ins>
      <w:r>
        <w:t xml:space="preserve"> </w:t>
      </w:r>
      <w:del w:id="2316" w:author="GoldenCorpusHarness" w:date="2026-03-28T22:23:47Z">
        <w:r>
          <w:delText>Me</w:delText>
        </w:r>
      </w:del>
      <w:ins w:id="2317" w:author="GoldenCorpusHarness" w:date="2026-03-28T22:23:47Z">
        <w:r>
          <w:t>Au</w:t>
        </w:r>
      </w:ins>
      <w:r>
        <w:t>di</w:t>
      </w:r>
      <w:del w:id="2318" w:author="GoldenCorpusHarness" w:date="2026-03-28T22:23:47Z">
        <w:r>
          <w:delText>ca</w:delText>
        </w:r>
      </w:del>
      <w:r>
        <w:t>t</w:t>
      </w:r>
      <w:del w:id="2319" w:author="GoldenCorpusHarness" w:date="2026-03-28T22:23:47Z">
        <w:r>
          <w:delText>ion Error, Misuse</w:delText>
        </w:r>
      </w:del>
      <w:r>
        <w:t xml:space="preserve">, and </w:t>
      </w:r>
      <w:del w:id="2320" w:author="GoldenCorpusHarness" w:date="2026-03-28T22:23:47Z">
        <w:r>
          <w:delText>A</w:delText>
        </w:r>
      </w:del>
      <w:ins w:id="2321" w:author="GoldenCorpusHarness" w:date="2026-03-28T22:23:47Z">
        <w:r>
          <w:t>De</w:t>
        </w:r>
      </w:ins>
      <w:r>
        <w:t>b</w:t>
      </w:r>
      <w:del w:id="2322" w:author="GoldenCorpusHarness" w:date="2026-03-28T22:23:47Z">
        <w:r>
          <w:delText>us</w:delText>
        </w:r>
      </w:del>
      <w:ins w:id="2323" w:author="GoldenCorpusHarness" w:date="2026-03-28T22:23:47Z">
        <w:r>
          <w:t>arm</w:t>
        </w:r>
      </w:ins>
      <w:r>
        <w:t>e</w:t>
      </w:r>
      <w:ins w:id="2324" w:author="GoldenCorpusHarness" w:date="2026-03-28T22:23:47Z">
        <w:r>
          <w:t>nt</w:t>
        </w:r>
      </w:ins>
      <w:r>
        <w:t>17</w:t>
      </w:r>
      <w:del w:id="2325" w:author="GoldenCorpusHarness" w:date="2026-03-28T22:23:47Z">
        <w:r>
          <w:delText>2</w:delText>
        </w:r>
      </w:del>
      <w:ins w:id="2326" w:author="GoldenCorpusHarness" w:date="2026-03-28T22:23:47Z">
        <w:r>
          <w:t>8</w:t>
        </w:r>
      </w:ins>
    </w:p>
    <w:p ns2:paraId="72375089" ns2:textId="4F217738" w:rsidR="00B55DCA" w:rsidRDefault="00B55DCA">
      <w:pPr>
        <w:pStyle w:val="TOC3"/>
        <w:rPr>
          <w:rFonts w:asciiTheme="minorHAnsi" w:eastAsiaTheme="minorEastAsia" w:hAnsiTheme="minorHAnsi" w:cstheme="minorBidi"/>
          <w:noProof/>
          <w:sz w:val="22"/>
          <w:szCs w:val="22"/>
        </w:rPr>
      </w:pPr>
      <w:r>
        <w:t>10.</w:t>
      </w:r>
      <w:del w:id="2327" w:author="GoldenCorpusHarness" w:date="2026-03-28T22:23:47Z">
        <w:r>
          <w:delText>3</w:delText>
        </w:r>
      </w:del>
      <w:ins w:id="2328" w:author="GoldenCorpusHarness" w:date="2026-03-28T22:23:47Z">
        <w:r>
          <w:t>1</w:t>
        </w:r>
      </w:ins>
      <w:r>
        <w:t>.</w:t>
      </w:r>
      <w:del w:id="2329" w:author="GoldenCorpusHarness" w:date="2026-03-28T22:23:47Z">
        <w:r>
          <w:delText>2</w:delText>
        </w:r>
      </w:del>
      <w:ins w:id="2330" w:author="GoldenCorpusHarness" w:date="2026-03-28T22:23:47Z">
        <w:r>
          <w:t>8</w:t>
        </w:r>
      </w:ins>
      <w:r>
        <w:t>D</w:t>
      </w:r>
      <w:del w:id="2331" w:author="GoldenCorpusHarness" w:date="2026-03-28T22:23:47Z">
        <w:r>
          <w:delText>efin</w:delText>
        </w:r>
      </w:del>
      <w:ins w:id="2332" w:author="GoldenCorpusHarness" w:date="2026-03-28T22:23:47Z">
        <w:r>
          <w:t>ata Qual</w:t>
        </w:r>
      </w:ins>
      <w:r>
        <w:t>it</w:t>
      </w:r>
      <w:del w:id="2333" w:author="GoldenCorpusHarness" w:date="2026-03-28T22:23:47Z">
        <w:r>
          <w:delText>ion of</w:delText>
        </w:r>
      </w:del>
      <w:ins w:id="2334" w:author="GoldenCorpusHarness" w:date="2026-03-28T22:23:47Z">
        <w:r>
          <w:t>y</w:t>
        </w:r>
      </w:ins>
      <w:r>
        <w:t xml:space="preserve"> A</w:t>
      </w:r>
      <w:del w:id="2335" w:author="GoldenCorpusHarness" w:date="2026-03-28T22:23:47Z">
        <w:r>
          <w:delText>E</w:delText>
        </w:r>
      </w:del>
      <w:ins w:id="2336" w:author="GoldenCorpusHarness" w:date="2026-03-28T22:23:47Z">
        <w:r>
          <w:t>ssurance</w:t>
        </w:r>
      </w:ins>
      <w:r>
        <w:t>17</w:t>
      </w:r>
      <w:del w:id="2337" w:author="GoldenCorpusHarness" w:date="2026-03-28T22:23:47Z">
        <w:r>
          <w:delText>2</w:delText>
        </w:r>
      </w:del>
      <w:ins w:id="2338" w:author="GoldenCorpusHarness" w:date="2026-03-28T22:23:47Z">
        <w:r>
          <w:t>9</w:t>
        </w:r>
      </w:ins>
    </w:p>
    <w:p ns2:paraId="4F1992BA" ns2:textId="141A778D" w:rsidR="00B55DCA" w:rsidRDefault="00B55DCA">
      <w:pPr>
        <w:pStyle w:val="TOC3"/>
        <w:rPr>
          <w:rFonts w:asciiTheme="minorHAnsi" w:eastAsiaTheme="minorEastAsia" w:hAnsiTheme="minorHAnsi" w:cstheme="minorBidi"/>
          <w:noProof/>
          <w:sz w:val="22"/>
          <w:szCs w:val="22"/>
        </w:rPr>
      </w:pPr>
      <w:r>
        <w:t>10.</w:t>
      </w:r>
      <w:del w:id="2339" w:author="GoldenCorpusHarness" w:date="2026-03-28T22:23:47Z">
        <w:r>
          <w:delText>3</w:delText>
        </w:r>
      </w:del>
      <w:ins w:id="2340" w:author="GoldenCorpusHarness" w:date="2026-03-28T22:23:47Z">
        <w:r>
          <w:t>1</w:t>
        </w:r>
      </w:ins>
      <w:r>
        <w:t>.</w:t>
      </w:r>
      <w:del w:id="2341" w:author="GoldenCorpusHarness" w:date="2026-03-28T22:23:47Z">
        <w:r>
          <w:delText>3</w:delText>
        </w:r>
      </w:del>
      <w:ins w:id="2342" w:author="GoldenCorpusHarness" w:date="2026-03-28T22:23:47Z">
        <w:r>
          <w:t xml:space="preserve">9Source </w:t>
        </w:r>
      </w:ins>
      <w:r>
        <w:t>D</w:t>
      </w:r>
      <w:ins w:id="2343" w:author="GoldenCorpusHarness" w:date="2026-03-28T22:23:47Z">
        <w:r>
          <w:t>ocum</w:t>
        </w:r>
      </w:ins>
      <w:r>
        <w:t>e</w:t>
      </w:r>
      <w:del w:id="2344" w:author="GoldenCorpusHarness" w:date="2026-03-28T22:23:47Z">
        <w:r>
          <w:delText>fi</w:delText>
        </w:r>
      </w:del>
      <w:r>
        <w:t>n</w:t>
      </w:r>
      <w:del w:id="2345" w:author="GoldenCorpusHarness" w:date="2026-03-28T22:23:47Z">
        <w:r>
          <w:delText>i</w:delText>
        </w:r>
      </w:del>
      <w:r>
        <w:t>t</w:t>
      </w:r>
      <w:del w:id="2346" w:author="GoldenCorpusHarness" w:date="2026-03-28T22:23:47Z">
        <w:r>
          <w:delText>ion of SAE</w:delText>
        </w:r>
      </w:del>
      <w:ins w:id="2347" w:author="GoldenCorpusHarness" w:date="2026-03-28T22:23:47Z">
        <w:r>
          <w:t>s</w:t>
        </w:r>
      </w:ins>
      <w:r>
        <w:t>1</w:t>
      </w:r>
      <w:del w:id="2348" w:author="GoldenCorpusHarness" w:date="2026-03-28T22:23:47Z">
        <w:r>
          <w:delText>73</w:delText>
        </w:r>
      </w:del>
      <w:ins w:id="2349" w:author="GoldenCorpusHarness" w:date="2026-03-28T22:23:47Z">
        <w:r>
          <w:t>80</w:t>
        </w:r>
      </w:ins>
    </w:p>
    <w:p ns2:paraId="231EC642" ns2:textId="23C7DFEC" w:rsidR="00B55DCA" w:rsidRDefault="00B55DCA">
      <w:pPr>
        <w:pStyle w:val="TOC3"/>
        <w:rPr>
          <w:rFonts w:asciiTheme="minorHAnsi" w:eastAsiaTheme="minorEastAsia" w:hAnsiTheme="minorHAnsi" w:cstheme="minorBidi"/>
          <w:noProof/>
          <w:sz w:val="22"/>
          <w:szCs w:val="22"/>
        </w:rPr>
      </w:pPr>
      <w:r>
        <w:t>10.</w:t>
      </w:r>
      <w:del w:id="2350" w:author="GoldenCorpusHarness" w:date="2026-03-28T22:23:47Z">
        <w:r>
          <w:delText>3</w:delText>
        </w:r>
      </w:del>
      <w:ins w:id="2351" w:author="GoldenCorpusHarness" w:date="2026-03-28T22:23:47Z">
        <w:r>
          <w:t>1</w:t>
        </w:r>
      </w:ins>
      <w:r>
        <w:t>.</w:t>
      </w:r>
      <w:del w:id="2352" w:author="GoldenCorpusHarness" w:date="2026-03-28T22:23:47Z">
        <w:r>
          <w:delText>4A</w:delText>
        </w:r>
      </w:del>
      <w:ins w:id="2353" w:author="GoldenCorpusHarness" w:date="2026-03-28T22:23:47Z">
        <w:r>
          <w:t>10Stu</w:t>
        </w:r>
      </w:ins>
      <w:r>
        <w:t>d</w:t>
      </w:r>
      <w:ins w:id="2354" w:author="GoldenCorpusHarness" w:date="2026-03-28T22:23:47Z">
        <w:r>
          <w:t>y an</w:t>
        </w:r>
      </w:ins>
      <w:r>
        <w:t>d</w:t>
      </w:r>
      <w:ins w:id="2355" w:author="GoldenCorpusHarness" w:date="2026-03-28T22:23:47Z">
        <w:r>
          <w:t xml:space="preserve"> S</w:t>
        </w:r>
      </w:ins>
      <w:r>
        <w:t>it</w:t>
      </w:r>
      <w:del w:id="2356" w:author="GoldenCorpusHarness" w:date="2026-03-28T22:23:47Z">
        <w:r>
          <w:delText>ional Events Reported in th</w:delText>
        </w:r>
      </w:del>
      <w:r>
        <w:t xml:space="preserve">e </w:t>
      </w:r>
      <w:del w:id="2357" w:author="GoldenCorpusHarness" w:date="2026-03-28T22:23:47Z">
        <w:r>
          <w:delText>Sam</w:delText>
        </w:r>
      </w:del>
      <w:ins w:id="2358" w:author="GoldenCorpusHarness" w:date="2026-03-28T22:23:47Z">
        <w:r>
          <w:t>Closur</w:t>
        </w:r>
      </w:ins>
      <w:r>
        <w:t>e</w:t>
      </w:r>
      <w:del w:id="2359" w:author="GoldenCorpusHarness" w:date="2026-03-28T22:23:47Z">
        <w:r>
          <w:delText xml:space="preserve"> Manner as SAE</w:delText>
        </w:r>
      </w:del>
      <w:r>
        <w:t>1</w:t>
      </w:r>
      <w:del w:id="2360" w:author="GoldenCorpusHarness" w:date="2026-03-28T22:23:47Z">
        <w:r>
          <w:delText>74</w:delText>
        </w:r>
      </w:del>
      <w:ins w:id="2361" w:author="GoldenCorpusHarness" w:date="2026-03-28T22:23:47Z">
        <w:r>
          <w:t>80</w:t>
        </w:r>
      </w:ins>
    </w:p>
    <w:p ns2:paraId="6EA89FE6" ns2:textId="5F44E17C" w:rsidR="00B55DCA" w:rsidRDefault="00B55DCA">
      <w:pPr>
        <w:pStyle w:val="TOC3"/>
        <w:rPr>
          <w:rFonts w:asciiTheme="minorHAnsi" w:eastAsiaTheme="minorEastAsia" w:hAnsiTheme="minorHAnsi" w:cstheme="minorBidi"/>
          <w:noProof/>
          <w:sz w:val="22"/>
          <w:szCs w:val="22"/>
        </w:rPr>
      </w:pPr>
      <w:r>
        <w:t>10.</w:t>
      </w:r>
      <w:del w:id="2362" w:author="GoldenCorpusHarness" w:date="2026-03-28T22:23:47Z">
        <w:r>
          <w:delText>3.5R</w:delText>
        </w:r>
      </w:del>
      <w:ins w:id="2363" w:author="GoldenCorpusHarness" w:date="2026-03-28T22:23:47Z">
        <w:r>
          <w:t>2App</w:t>
        </w:r>
      </w:ins>
      <w:r>
        <w:t>e</w:t>
      </w:r>
      <w:ins w:id="2364" w:author="GoldenCorpusHarness" w:date="2026-03-28T22:23:47Z">
        <w:r>
          <w:t>ndix 2: Clini</w:t>
        </w:r>
      </w:ins>
      <w:r>
        <w:t>c</w:t>
      </w:r>
      <w:ins w:id="2365" w:author="GoldenCorpusHarness" w:date="2026-03-28T22:23:47Z">
        <w:r>
          <w:t>al Lab</w:t>
        </w:r>
      </w:ins>
      <w:r>
        <w:t>or</w:t>
      </w:r>
      <w:del w:id="2366" w:author="GoldenCorpusHarness" w:date="2026-03-28T22:23:47Z">
        <w:r>
          <w:delText>ding</w:delText>
        </w:r>
      </w:del>
      <w:ins w:id="2367" w:author="GoldenCorpusHarness" w:date="2026-03-28T22:23:47Z">
        <w:r>
          <w:t>atory</w:t>
        </w:r>
      </w:ins>
      <w:r>
        <w:t xml:space="preserve"> </w:t>
      </w:r>
      <w:del w:id="2368" w:author="GoldenCorpusHarness" w:date="2026-03-28T22:23:47Z">
        <w:r>
          <w:delText>AE and SAE</w:delText>
        </w:r>
      </w:del>
      <w:ins w:id="2369" w:author="GoldenCorpusHarness" w:date="2026-03-28T22:23:47Z">
        <w:r>
          <w:t>Tests</w:t>
        </w:r>
      </w:ins>
      <w:r>
        <w:t>1</w:t>
      </w:r>
      <w:del w:id="2370" w:author="GoldenCorpusHarness" w:date="2026-03-28T22:23:47Z">
        <w:r>
          <w:delText>75</w:delText>
        </w:r>
      </w:del>
      <w:ins w:id="2371" w:author="GoldenCorpusHarness" w:date="2026-03-28T22:23:47Z">
        <w:r>
          <w:t>81</w:t>
        </w:r>
      </w:ins>
    </w:p>
    <w:p ns2:paraId="560B3729" ns2:textId="1CE73E42" w:rsidR="00B55DCA" w:rsidRDefault="00B55DCA">
      <w:pPr>
        <w:pStyle w:val="TOC3"/>
        <w:rPr>
          <w:rFonts w:asciiTheme="minorHAnsi" w:eastAsiaTheme="minorEastAsia" w:hAnsiTheme="minorHAnsi" w:cstheme="minorBidi"/>
          <w:noProof/>
          <w:sz w:val="22"/>
          <w:szCs w:val="22"/>
        </w:rPr>
      </w:pPr>
      <w:r>
        <w:t>10.3</w:t>
      </w:r>
      <w:del w:id="2372" w:author="GoldenCorpusHarness" w:date="2026-03-28T22:23:47Z">
        <w:r>
          <w:delText>.6</w:delText>
        </w:r>
      </w:del>
      <w:ins w:id="2373" w:author="GoldenCorpusHarness" w:date="2026-03-28T22:23:47Z">
        <w:r>
          <w:t xml:space="preserve">Appendix 3: Adverse Events: Definitions and Procedures for Recording, Evaluating, Follow-up, and </w:t>
        </w:r>
      </w:ins>
      <w:r>
        <w:t>Reporting</w:t>
      </w:r>
      <w:del w:id="2374" w:author="GoldenCorpusHarness" w:date="2026-03-28T22:23:47Z">
        <w:r>
          <w:delText xml:space="preserve"> of AEs, SAEs, and Other Reportable Safety Events to the Sponsor</w:delText>
        </w:r>
      </w:del>
      <w:r>
        <w:t>1</w:t>
      </w:r>
      <w:del w:id="2375" w:author="GoldenCorpusHarness" w:date="2026-03-28T22:23:47Z">
        <w:r>
          <w:delText>7</w:delText>
        </w:r>
      </w:del>
      <w:r>
        <w:t>8</w:t>
      </w:r>
      <w:ins w:id="2376" w:author="GoldenCorpusHarness" w:date="2026-03-28T22:23:47Z">
        <w:r>
          <w:t>3</w:t>
        </w:r>
      </w:ins>
    </w:p>
    <w:p ns2:paraId="074FFC6F" ns2:textId="154A16A3" w:rsidR="00B55DCA" w:rsidRDefault="00B55DCA">
      <w:pPr>
        <w:pStyle w:val="TOC2"/>
        <w:rPr>
          <w:rFonts w:asciiTheme="minorHAnsi" w:eastAsiaTheme="minorEastAsia" w:hAnsiTheme="minorHAnsi" w:cstheme="minorBidi"/>
          <w:b w:val="0"/>
          <w:noProof/>
          <w:sz w:val="22"/>
          <w:szCs w:val="22"/>
        </w:rPr>
      </w:pPr>
      <w:r>
        <w:t>10.</w:t>
      </w:r>
      <w:del w:id="2377" w:author="GoldenCorpusHarness" w:date="2026-03-28T22:23:47Z">
        <w:r>
          <w:delText xml:space="preserve">4Appendix 4: Medical Device and Drug–Device Combination Products: Product Quality Complaints/Malfunctions: </w:delText>
        </w:r>
      </w:del>
      <w:ins w:id="2378" w:author="GoldenCorpusHarness" w:date="2026-03-28T22:23:47Z">
        <w:r>
          <w:t>3.1</w:t>
        </w:r>
      </w:ins>
      <w:r>
        <w:t>Definitions</w:t>
      </w:r>
      <w:ins w:id="2379" w:author="GoldenCorpusHarness" w:date="2026-03-28T22:23:47Z">
        <w:r>
          <w:t xml:space="preserve"> of Medication Error</w:t>
        </w:r>
      </w:ins>
      <w:r>
        <w:t xml:space="preserve">, </w:t>
      </w:r>
      <w:del w:id="2380" w:author="GoldenCorpusHarness" w:date="2026-03-28T22:23:47Z">
        <w:r>
          <w:delText>R</w:delText>
        </w:r>
      </w:del>
      <w:ins w:id="2381" w:author="GoldenCorpusHarness" w:date="2026-03-28T22:23:47Z">
        <w:r>
          <w:t>Misus</w:t>
        </w:r>
      </w:ins>
      <w:r>
        <w:t>e</w:t>
      </w:r>
      <w:del w:id="2382" w:author="GoldenCorpusHarness" w:date="2026-03-28T22:23:47Z">
        <w:r>
          <w:delText>cording</w:delText>
        </w:r>
      </w:del>
      <w:r>
        <w:t xml:space="preserve">, and </w:t>
      </w:r>
      <w:del w:id="2383" w:author="GoldenCorpusHarness" w:date="2026-03-28T22:23:47Z">
        <w:r>
          <w:delText>Follow-</w:delText>
        </w:r>
      </w:del>
      <w:ins w:id="2384" w:author="GoldenCorpusHarness" w:date="2026-03-28T22:23:47Z">
        <w:r>
          <w:t>Ab</w:t>
        </w:r>
      </w:ins>
      <w:r>
        <w:t>u</w:t>
      </w:r>
      <w:del w:id="2385" w:author="GoldenCorpusHarness" w:date="2026-03-28T22:23:47Z">
        <w:r>
          <w:delText>p</w:delText>
        </w:r>
      </w:del>
      <w:ins w:id="2386" w:author="GoldenCorpusHarness" w:date="2026-03-28T22:23:47Z">
        <w:r>
          <w:t>se</w:t>
        </w:r>
      </w:ins>
      <w:r>
        <w:t>18</w:t>
      </w:r>
      <w:del w:id="2387" w:author="GoldenCorpusHarness" w:date="2026-03-28T22:23:47Z">
        <w:r>
          <w:delText>0</w:delText>
        </w:r>
      </w:del>
      <w:ins w:id="2388" w:author="GoldenCorpusHarness" w:date="2026-03-28T22:23:47Z">
        <w:r>
          <w:t>3</w:t>
        </w:r>
      </w:ins>
    </w:p>
    <w:p ns2:paraId="2293EE51" ns2:textId="66539D81" w:rsidR="00B55DCA" w:rsidRDefault="00B55DCA">
      <w:pPr>
        <w:pStyle w:val="TOC2"/>
        <w:rPr>
          <w:rFonts w:asciiTheme="minorHAnsi" w:eastAsiaTheme="minorEastAsia" w:hAnsiTheme="minorHAnsi" w:cstheme="minorBidi"/>
          <w:b w:val="0"/>
          <w:noProof/>
          <w:sz w:val="22"/>
          <w:szCs w:val="22"/>
        </w:rPr>
      </w:pPr>
      <w:r>
        <w:t>10.</w:t>
      </w:r>
      <w:del w:id="2389" w:author="GoldenCorpusHarness" w:date="2026-03-28T22:23:47Z">
        <w:r>
          <w:delText>5App</w:delText>
        </w:r>
      </w:del>
      <w:ins w:id="2390" w:author="GoldenCorpusHarness" w:date="2026-03-28T22:23:47Z">
        <w:r>
          <w:t>3.2D</w:t>
        </w:r>
      </w:ins>
      <w:r>
        <w:t>e</w:t>
      </w:r>
      <w:ins w:id="2391" w:author="GoldenCorpusHarness" w:date="2026-03-28T22:23:47Z">
        <w:r>
          <w:t>fi</w:t>
        </w:r>
      </w:ins>
      <w:r>
        <w:t>n</w:t>
      </w:r>
      <w:del w:id="2392" w:author="GoldenCorpusHarness" w:date="2026-03-28T22:23:47Z">
        <w:r>
          <w:delText>d</w:delText>
        </w:r>
      </w:del>
      <w:r>
        <w:t>i</w:t>
      </w:r>
      <w:del w:id="2393" w:author="GoldenCorpusHarness" w:date="2026-03-28T22:23:47Z">
        <w:r>
          <w:delText>x 5: C</w:delText>
        </w:r>
      </w:del>
      <w:ins w:id="2394" w:author="GoldenCorpusHarness" w:date="2026-03-28T22:23:47Z">
        <w:r>
          <w:t>ti</w:t>
        </w:r>
      </w:ins>
      <w:r>
        <w:t>on</w:t>
      </w:r>
      <w:del w:id="2395" w:author="GoldenCorpusHarness" w:date="2026-03-28T22:23:47Z">
        <w:r>
          <w:delText>traceptive</w:delText>
        </w:r>
      </w:del>
      <w:r>
        <w:t xml:space="preserve"> </w:t>
      </w:r>
      <w:del w:id="2396" w:author="GoldenCorpusHarness" w:date="2026-03-28T22:23:47Z">
        <w:r>
          <w:delText>Guidance</w:delText>
        </w:r>
      </w:del>
      <w:ins w:id="2397" w:author="GoldenCorpusHarness" w:date="2026-03-28T22:23:47Z">
        <w:r>
          <w:t>of AE</w:t>
        </w:r>
      </w:ins>
      <w:r>
        <w:t>18</w:t>
      </w:r>
      <w:del w:id="2398" w:author="GoldenCorpusHarness" w:date="2026-03-28T22:23:47Z">
        <w:r>
          <w:delText>1</w:delText>
        </w:r>
      </w:del>
      <w:ins w:id="2399" w:author="GoldenCorpusHarness" w:date="2026-03-28T22:23:47Z">
        <w:r>
          <w:t>3</w:t>
        </w:r>
      </w:ins>
    </w:p>
    <w:p ns2:paraId="202A518D" ns2:textId="171823D7" w:rsidR="00B55DCA" w:rsidRDefault="00B55DCA">
      <w:pPr>
        <w:pStyle w:val="TOC3"/>
        <w:rPr>
          <w:rFonts w:asciiTheme="minorHAnsi" w:eastAsiaTheme="minorEastAsia" w:hAnsiTheme="minorHAnsi" w:cstheme="minorBidi"/>
          <w:noProof/>
          <w:sz w:val="22"/>
          <w:szCs w:val="22"/>
        </w:rPr>
      </w:pPr>
      <w:r>
        <w:t>10.</w:t>
      </w:r>
      <w:del w:id="2400" w:author="GoldenCorpusHarness" w:date="2026-03-28T22:23:47Z">
        <w:r>
          <w:delText>5</w:delText>
        </w:r>
      </w:del>
      <w:ins w:id="2401" w:author="GoldenCorpusHarness" w:date="2026-03-28T22:23:47Z">
        <w:r>
          <w:t>3</w:t>
        </w:r>
      </w:ins>
      <w:r>
        <w:t>.</w:t>
      </w:r>
      <w:del w:id="2402" w:author="GoldenCorpusHarness" w:date="2026-03-28T22:23:47Z">
        <w:r>
          <w:delText>1</w:delText>
        </w:r>
      </w:del>
      <w:ins w:id="2403" w:author="GoldenCorpusHarness" w:date="2026-03-28T22:23:47Z">
        <w:r>
          <w:t>3</w:t>
        </w:r>
      </w:ins>
      <w:r>
        <w:t>Definition</w:t>
      </w:r>
      <w:del w:id="2404" w:author="GoldenCorpusHarness" w:date="2026-03-28T22:23:47Z">
        <w:r>
          <w:delText>s</w:delText>
        </w:r>
      </w:del>
      <w:ins w:id="2405" w:author="GoldenCorpusHarness" w:date="2026-03-28T22:23:47Z">
        <w:r>
          <w:t xml:space="preserve"> of SAE</w:t>
        </w:r>
      </w:ins>
      <w:r>
        <w:t>18</w:t>
      </w:r>
      <w:del w:id="2406" w:author="GoldenCorpusHarness" w:date="2026-03-28T22:23:47Z">
        <w:r>
          <w:delText>1</w:delText>
        </w:r>
      </w:del>
      <w:ins w:id="2407" w:author="GoldenCorpusHarness" w:date="2026-03-28T22:23:47Z">
        <w:r>
          <w:t>4</w:t>
        </w:r>
      </w:ins>
    </w:p>
    <w:p ns2:paraId="12874393" ns2:textId="5B0CDDD3" w:rsidR="00B55DCA" w:rsidRDefault="00B55DCA">
      <w:pPr>
        <w:pStyle w:val="TOC3"/>
        <w:rPr>
          <w:rFonts w:asciiTheme="minorHAnsi" w:eastAsiaTheme="minorEastAsia" w:hAnsiTheme="minorHAnsi" w:cstheme="minorBidi"/>
          <w:noProof/>
          <w:sz w:val="22"/>
          <w:szCs w:val="22"/>
        </w:rPr>
      </w:pPr>
      <w:r>
        <w:t>10.</w:t>
      </w:r>
      <w:del w:id="2408" w:author="GoldenCorpusHarness" w:date="2026-03-28T22:23:47Z">
        <w:r>
          <w:delText>5</w:delText>
        </w:r>
      </w:del>
      <w:ins w:id="2409" w:author="GoldenCorpusHarness" w:date="2026-03-28T22:23:47Z">
        <w:r>
          <w:t>3</w:t>
        </w:r>
      </w:ins>
      <w:r>
        <w:t>.</w:t>
      </w:r>
      <w:del w:id="2410" w:author="GoldenCorpusHarness" w:date="2026-03-28T22:23:47Z">
        <w:r>
          <w:delText>2C</w:delText>
        </w:r>
      </w:del>
      <w:ins w:id="2411" w:author="GoldenCorpusHarness" w:date="2026-03-28T22:23:47Z">
        <w:r>
          <w:t>4Definiti</w:t>
        </w:r>
      </w:ins>
      <w:r>
        <w:t>on</w:t>
      </w:r>
      <w:ins w:id="2412" w:author="GoldenCorpusHarness" w:date="2026-03-28T22:23:47Z">
        <w:r>
          <w:t xml:space="preserve"> of a Suspec</w:t>
        </w:r>
      </w:ins>
      <w:r>
        <w:t>t</w:t>
      </w:r>
      <w:ins w:id="2413" w:author="GoldenCorpusHarness" w:date="2026-03-28T22:23:47Z">
        <w:r>
          <w:t>ed Unexpected Se</w:t>
        </w:r>
      </w:ins>
      <w:r>
        <w:t>r</w:t>
      </w:r>
      <w:del w:id="2414" w:author="GoldenCorpusHarness" w:date="2026-03-28T22:23:47Z">
        <w:r>
          <w:delText>ac</w:delText>
        </w:r>
      </w:del>
      <w:ins w:id="2415" w:author="GoldenCorpusHarness" w:date="2026-03-28T22:23:47Z">
        <w:r>
          <w:t>ious Adv</w:t>
        </w:r>
      </w:ins>
      <w:r>
        <w:t>e</w:t>
      </w:r>
      <w:del w:id="2416" w:author="GoldenCorpusHarness" w:date="2026-03-28T22:23:47Z">
        <w:r>
          <w:delText>ptiv</w:delText>
        </w:r>
      </w:del>
      <w:ins w:id="2417" w:author="GoldenCorpusHarness" w:date="2026-03-28T22:23:47Z">
        <w:r>
          <w:t>rs</w:t>
        </w:r>
      </w:ins>
      <w:r>
        <w:t>e Re</w:t>
      </w:r>
      <w:del w:id="2418" w:author="GoldenCorpusHarness" w:date="2026-03-28T22:23:47Z">
        <w:r>
          <w:delText>qu</w:delText>
        </w:r>
      </w:del>
      <w:ins w:id="2419" w:author="GoldenCorpusHarness" w:date="2026-03-28T22:23:47Z">
        <w:r>
          <w:t>act</w:t>
        </w:r>
      </w:ins>
      <w:r>
        <w:t>i</w:t>
      </w:r>
      <w:del w:id="2420" w:author="GoldenCorpusHarness" w:date="2026-03-28T22:23:47Z">
        <w:r>
          <w:delText>reme</w:delText>
        </w:r>
      </w:del>
      <w:ins w:id="2421" w:author="GoldenCorpusHarness" w:date="2026-03-28T22:23:47Z">
        <w:r>
          <w:t>o</w:t>
        </w:r>
      </w:ins>
      <w:r>
        <w:t>n</w:t>
      </w:r>
      <w:del w:id="2422" w:author="GoldenCorpusHarness" w:date="2026-03-28T22:23:47Z">
        <w:r>
          <w:delText>ts</w:delText>
        </w:r>
      </w:del>
      <w:ins w:id="2423" w:author="GoldenCorpusHarness" w:date="2026-03-28T22:23:47Z">
        <w:r>
          <w:t xml:space="preserve"> (SUSAR)</w:t>
        </w:r>
      </w:ins>
      <w:r>
        <w:t>18</w:t>
      </w:r>
      <w:del w:id="2424" w:author="GoldenCorpusHarness" w:date="2026-03-28T22:23:47Z">
        <w:r>
          <w:delText>2</w:delText>
        </w:r>
      </w:del>
      <w:ins w:id="2425" w:author="GoldenCorpusHarness" w:date="2026-03-28T22:23:47Z">
        <w:r>
          <w:t>5</w:t>
        </w:r>
      </w:ins>
    </w:p>
    <w:p ns2:paraId="6A381E77" ns2:textId="1C234A6B" w:rsidR="00B55DCA" w:rsidRDefault="00B55DCA">
      <w:pPr>
        <w:pStyle w:val="TOC2"/>
        <w:rPr>
          <w:rFonts w:asciiTheme="minorHAnsi" w:eastAsiaTheme="minorEastAsia" w:hAnsiTheme="minorHAnsi" w:cstheme="minorBidi"/>
          <w:b w:val="0"/>
          <w:noProof/>
          <w:sz w:val="22"/>
          <w:szCs w:val="22"/>
        </w:rPr>
      </w:pPr>
      <w:r>
        <w:t>10.</w:t>
      </w:r>
      <w:del w:id="2426" w:author="GoldenCorpusHarness" w:date="2026-03-28T22:23:47Z">
        <w:r>
          <w:delText>6</w:delText>
        </w:r>
      </w:del>
      <w:ins w:id="2427" w:author="GoldenCorpusHarness" w:date="2026-03-28T22:23:47Z">
        <w:r>
          <w:t>3.5</w:t>
        </w:r>
      </w:ins>
      <w:r>
        <w:t>A</w:t>
      </w:r>
      <w:del w:id="2428" w:author="GoldenCorpusHarness" w:date="2026-03-28T22:23:47Z">
        <w:r>
          <w:delText>ppen</w:delText>
        </w:r>
      </w:del>
      <w:ins w:id="2429" w:author="GoldenCorpusHarness" w:date="2026-03-28T22:23:47Z">
        <w:r>
          <w:t>d</w:t>
        </w:r>
      </w:ins>
      <w:r>
        <w:t>di</w:t>
      </w:r>
      <w:del w:id="2430" w:author="GoldenCorpusHarness" w:date="2026-03-28T22:23:47Z">
        <w:r>
          <w:delText>x 6: Collec</w:delText>
        </w:r>
      </w:del>
      <w:r>
        <w:t>tion</w:t>
      </w:r>
      <w:ins w:id="2431" w:author="GoldenCorpusHarness" w:date="2026-03-28T22:23:47Z">
        <w:r>
          <w:t>al</w:t>
        </w:r>
      </w:ins>
      <w:r>
        <w:t xml:space="preserve"> </w:t>
      </w:r>
      <w:ins w:id="2432" w:author="GoldenCorpusHarness" w:date="2026-03-28T22:23:47Z">
        <w:r>
          <w:t>Events Reported in the S</w:t>
        </w:r>
      </w:ins>
      <w:r>
        <w:t>a</w:t>
      </w:r>
      <w:del w:id="2433" w:author="GoldenCorpusHarness" w:date="2026-03-28T22:23:47Z">
        <w:r>
          <w:delText>nd</w:delText>
        </w:r>
      </w:del>
      <w:ins w:id="2434" w:author="GoldenCorpusHarness" w:date="2026-03-28T22:23:47Z">
        <w:r>
          <w:t>me</w:t>
        </w:r>
      </w:ins>
      <w:r>
        <w:t xml:space="preserve"> Man</w:t>
      </w:r>
      <w:ins w:id="2435" w:author="GoldenCorpusHarness" w:date="2026-03-28T22:23:47Z">
        <w:r>
          <w:t xml:space="preserve">ner </w:t>
        </w:r>
      </w:ins>
      <w:r>
        <w:t>a</w:t>
      </w:r>
      <w:del w:id="2436" w:author="GoldenCorpusHarness" w:date="2026-03-28T22:23:47Z">
        <w:r>
          <w:delText>gement of</w:delText>
        </w:r>
      </w:del>
      <w:ins w:id="2437" w:author="GoldenCorpusHarness" w:date="2026-03-28T22:23:47Z">
        <w:r>
          <w:t>s</w:t>
        </w:r>
      </w:ins>
      <w:r>
        <w:t xml:space="preserve"> S</w:t>
      </w:r>
      <w:del w:id="2438" w:author="GoldenCorpusHarness" w:date="2026-03-28T22:23:47Z">
        <w:r>
          <w:delText>pecimens for Future Biomedical Research</w:delText>
        </w:r>
      </w:del>
      <w:ins w:id="2439" w:author="GoldenCorpusHarness" w:date="2026-03-28T22:23:47Z">
        <w:r>
          <w:t>AE</w:t>
        </w:r>
      </w:ins>
      <w:r>
        <w:t>18</w:t>
      </w:r>
      <w:del w:id="2440" w:author="GoldenCorpusHarness" w:date="2026-03-28T22:23:47Z">
        <w:r>
          <w:delText>3</w:delText>
        </w:r>
      </w:del>
      <w:ins w:id="2441" w:author="GoldenCorpusHarness" w:date="2026-03-28T22:23:47Z">
        <w:r>
          <w:t>5</w:t>
        </w:r>
      </w:ins>
    </w:p>
    <w:p ns2:paraId="05F5A0B0" ns2:textId="4C43E4D9" w:rsidR="00B55DCA" w:rsidRDefault="00B55DCA">
      <w:pPr>
        <w:pStyle w:val="TOC2"/>
        <w:rPr>
          <w:rFonts w:asciiTheme="minorHAnsi" w:eastAsiaTheme="minorEastAsia" w:hAnsiTheme="minorHAnsi" w:cstheme="minorBidi"/>
          <w:b w:val="0"/>
          <w:noProof/>
          <w:sz w:val="22"/>
          <w:szCs w:val="22"/>
        </w:rPr>
      </w:pPr>
      <w:r>
        <w:t>10.</w:t>
      </w:r>
      <w:del w:id="2442" w:author="GoldenCorpusHarness" w:date="2026-03-28T22:23:47Z">
        <w:r>
          <w:delText>7</w:delText>
        </w:r>
      </w:del>
      <w:ins w:id="2443" w:author="GoldenCorpusHarness" w:date="2026-03-28T22:23:47Z">
        <w:r>
          <w:t xml:space="preserve">3.6Recording </w:t>
        </w:r>
      </w:ins>
      <w:r>
        <w:t>A</w:t>
      </w:r>
      <w:del w:id="2444" w:author="GoldenCorpusHarness" w:date="2026-03-28T22:23:47Z">
        <w:r>
          <w:delText>ppe</w:delText>
        </w:r>
      </w:del>
      <w:ins w:id="2445" w:author="GoldenCorpusHarness" w:date="2026-03-28T22:23:47Z">
        <w:r>
          <w:t>E a</w:t>
        </w:r>
      </w:ins>
      <w:r>
        <w:t>nd</w:t>
      </w:r>
      <w:del w:id="2446" w:author="GoldenCorpusHarness" w:date="2026-03-28T22:23:47Z">
        <w:r>
          <w:delText>ix 7:</w:delText>
        </w:r>
      </w:del>
      <w:r>
        <w:t xml:space="preserve"> </w:t>
      </w:r>
      <w:del w:id="2447" w:author="GoldenCorpusHarness" w:date="2026-03-28T22:23:47Z">
        <w:r>
          <w:delText>Country-specific Requirements</w:delText>
        </w:r>
      </w:del>
      <w:ins w:id="2448" w:author="GoldenCorpusHarness" w:date="2026-03-28T22:23:47Z">
        <w:r>
          <w:t>SAE</w:t>
        </w:r>
      </w:ins>
      <w:r>
        <w:t>18</w:t>
      </w:r>
      <w:del w:id="2449" w:author="GoldenCorpusHarness" w:date="2026-03-28T22:23:47Z">
        <w:r>
          <w:delText>7</w:delText>
        </w:r>
      </w:del>
      <w:ins w:id="2450" w:author="GoldenCorpusHarness" w:date="2026-03-28T22:23:47Z">
        <w:r>
          <w:t>6</w:t>
        </w:r>
      </w:ins>
    </w:p>
    <w:p ns2:paraId="3B22312A" ns2:textId="778107C6" w:rsidR="00B55DCA" w:rsidRDefault="00B55DCA">
      <w:pPr>
        <w:pStyle w:val="TOC3"/>
        <w:rPr>
          <w:rFonts w:asciiTheme="minorHAnsi" w:eastAsiaTheme="minorEastAsia" w:hAnsiTheme="minorHAnsi" w:cstheme="minorBidi"/>
          <w:noProof/>
          <w:sz w:val="22"/>
          <w:szCs w:val="22"/>
        </w:rPr>
      </w:pPr>
      <w:r>
        <w:t>10.</w:t>
      </w:r>
      <w:ins w:id="2451" w:author="GoldenCorpusHarness" w:date="2026-03-28T22:23:47Z">
        <w:r>
          <w:t>3.</w:t>
        </w:r>
      </w:ins>
      <w:r>
        <w:t>7</w:t>
      </w:r>
      <w:del w:id="2452" w:author="GoldenCorpusHarness" w:date="2026-03-28T22:23:47Z">
        <w:r>
          <w:delText>.1</w:delText>
        </w:r>
      </w:del>
      <w:ins w:id="2453" w:author="GoldenCorpusHarness" w:date="2026-03-28T22:23:47Z">
        <w:r>
          <w:t xml:space="preserve">Reporting of </w:t>
        </w:r>
      </w:ins>
      <w:r>
        <w:t>A</w:t>
      </w:r>
      <w:ins w:id="2454" w:author="GoldenCorpusHarness" w:date="2026-03-28T22:23:47Z">
        <w:r>
          <w:t>Es, SAEs, and Othe</w:t>
        </w:r>
      </w:ins>
      <w:r>
        <w:t>r</w:t>
      </w:r>
      <w:del w:id="2455" w:author="GoldenCorpusHarness" w:date="2026-03-28T22:23:47Z">
        <w:r>
          <w:delText>g</w:delText>
        </w:r>
      </w:del>
      <w:ins w:id="2456" w:author="GoldenCorpusHarness" w:date="2026-03-28T22:23:47Z">
        <w:r>
          <w:t xml:space="preserve"> Reportable Safety Ev</w:t>
        </w:r>
      </w:ins>
      <w:r>
        <w:t>ent</w:t>
      </w:r>
      <w:del w:id="2457" w:author="GoldenCorpusHarness" w:date="2026-03-28T22:23:47Z">
        <w:r>
          <w:delText>i</w:delText>
        </w:r>
      </w:del>
      <w:ins w:id="2458" w:author="GoldenCorpusHarness" w:date="2026-03-28T22:23:47Z">
        <w:r>
          <w:t>s to the Spo</w:t>
        </w:r>
      </w:ins>
      <w:r>
        <w:t>n</w:t>
      </w:r>
      <w:del w:id="2459" w:author="GoldenCorpusHarness" w:date="2026-03-28T22:23:47Z">
        <w:r>
          <w:delText>a</w:delText>
        </w:r>
      </w:del>
      <w:ins w:id="2460" w:author="GoldenCorpusHarness" w:date="2026-03-28T22:23:47Z">
        <w:r>
          <w:t>sor</w:t>
        </w:r>
      </w:ins>
      <w:r>
        <w:t>18</w:t>
      </w:r>
      <w:del w:id="2461" w:author="GoldenCorpusHarness" w:date="2026-03-28T22:23:47Z">
        <w:r>
          <w:delText>7</w:delText>
        </w:r>
      </w:del>
      <w:ins w:id="2462" w:author="GoldenCorpusHarness" w:date="2026-03-28T22:23:47Z">
        <w:r>
          <w:t>9</w:t>
        </w:r>
      </w:ins>
    </w:p>
    <w:p ns2:paraId="29C4FF10" ns2:textId="71FE92F7" w:rsidR="00B55DCA" w:rsidRDefault="00B55DCA">
      <w:pPr>
        <w:pStyle w:val="TOC3"/>
        <w:rPr>
          <w:rFonts w:asciiTheme="minorHAnsi" w:eastAsiaTheme="minorEastAsia" w:hAnsiTheme="minorHAnsi" w:cstheme="minorBidi"/>
          <w:noProof/>
          <w:sz w:val="22"/>
          <w:szCs w:val="22"/>
        </w:rPr>
      </w:pPr>
      <w:r>
        <w:t>10.</w:t>
      </w:r>
      <w:del w:id="2463" w:author="GoldenCorpusHarness" w:date="2026-03-28T22:23:47Z">
        <w:r>
          <w:delText>7.2</w:delText>
        </w:r>
      </w:del>
      <w:ins w:id="2464" w:author="GoldenCorpusHarness" w:date="2026-03-28T22:23:47Z">
        <w:r>
          <w:t xml:space="preserve">4Appendix 4: Medical Device and Drug–Device </w:t>
        </w:r>
      </w:ins>
      <w:r>
        <w:t>C</w:t>
      </w:r>
      <w:del w:id="2465" w:author="GoldenCorpusHarness" w:date="2026-03-28T22:23:47Z">
        <w:r>
          <w:delText>h</w:delText>
        </w:r>
      </w:del>
      <w:ins w:id="2466" w:author="GoldenCorpusHarness" w:date="2026-03-28T22:23:47Z">
        <w:r>
          <w:t>omb</w:t>
        </w:r>
      </w:ins>
      <w:r>
        <w:t>ina</w:t>
      </w:r>
      <w:ins w:id="2467" w:author="GoldenCorpusHarness" w:date="2026-03-28T22:23:47Z">
        <w:r>
          <w:t>tion Products: Product Quality Complaints/Malfunctions: Definitions, Recording, and Follow-up</w:t>
        </w:r>
      </w:ins>
      <w:r>
        <w:t>1</w:t>
      </w:r>
      <w:del w:id="2468" w:author="GoldenCorpusHarness" w:date="2026-03-28T22:23:47Z">
        <w:r>
          <w:delText>87</w:delText>
        </w:r>
      </w:del>
      <w:ins w:id="2469" w:author="GoldenCorpusHarness" w:date="2026-03-28T22:23:47Z">
        <w:r>
          <w:t>91</w:t>
        </w:r>
      </w:ins>
    </w:p>
    <w:p ns2:paraId="0579C462" ns2:textId="72901063" w:rsidR="00B55DCA" w:rsidRDefault="00B55DCA">
      <w:pPr>
        <w:pStyle w:val="TOC3"/>
        <w:rPr>
          <w:rFonts w:asciiTheme="minorHAnsi" w:eastAsiaTheme="minorEastAsia" w:hAnsiTheme="minorHAnsi" w:cstheme="minorBidi"/>
          <w:noProof/>
          <w:sz w:val="22"/>
          <w:szCs w:val="22"/>
        </w:rPr>
      </w:pPr>
      <w:r>
        <w:t>10.</w:t>
      </w:r>
      <w:del w:id="2470" w:author="GoldenCorpusHarness" w:date="2026-03-28T22:23:47Z">
        <w:r>
          <w:delText>7.3F</w:delText>
        </w:r>
      </w:del>
      <w:ins w:id="2471" w:author="GoldenCorpusHarness" w:date="2026-03-28T22:23:47Z">
        <w:r>
          <w:t>5Appendix 5: Cont</w:t>
        </w:r>
      </w:ins>
      <w:r>
        <w:t>r</w:t>
      </w:r>
      <w:ins w:id="2472" w:author="GoldenCorpusHarness" w:date="2026-03-28T22:23:47Z">
        <w:r>
          <w:t>aceptive Guid</w:t>
        </w:r>
      </w:ins>
      <w:r>
        <w:t>ance1</w:t>
      </w:r>
      <w:del w:id="2473" w:author="GoldenCorpusHarness" w:date="2026-03-28T22:23:47Z">
        <w:r>
          <w:delText>87</w:delText>
        </w:r>
      </w:del>
      <w:ins w:id="2474" w:author="GoldenCorpusHarness" w:date="2026-03-28T22:23:47Z">
        <w:r>
          <w:t>92</w:t>
        </w:r>
      </w:ins>
    </w:p>
    <w:p ns2:paraId="2B6FA697" ns2:textId="0E42745E" w:rsidR="00B55DCA" w:rsidRDefault="00B55DCA">
      <w:pPr>
        <w:pStyle w:val="TOC3"/>
        <w:rPr>
          <w:rFonts w:asciiTheme="minorHAnsi" w:eastAsiaTheme="minorEastAsia" w:hAnsiTheme="minorHAnsi" w:cstheme="minorBidi"/>
          <w:noProof/>
          <w:sz w:val="22"/>
          <w:szCs w:val="22"/>
        </w:rPr>
      </w:pPr>
      <w:r>
        <w:t>10.</w:t>
      </w:r>
      <w:del w:id="2475" w:author="GoldenCorpusHarness" w:date="2026-03-28T22:23:47Z">
        <w:r>
          <w:delText>7</w:delText>
        </w:r>
      </w:del>
      <w:ins w:id="2476" w:author="GoldenCorpusHarness" w:date="2026-03-28T22:23:47Z">
        <w:r>
          <w:t>5</w:t>
        </w:r>
      </w:ins>
      <w:r>
        <w:t>.</w:t>
      </w:r>
      <w:del w:id="2477" w:author="GoldenCorpusHarness" w:date="2026-03-28T22:23:47Z">
        <w:r>
          <w:delText>4G</w:delText>
        </w:r>
      </w:del>
      <w:ins w:id="2478" w:author="GoldenCorpusHarness" w:date="2026-03-28T22:23:47Z">
        <w:r>
          <w:t>1D</w:t>
        </w:r>
      </w:ins>
      <w:r>
        <w:t>e</w:t>
      </w:r>
      <w:del w:id="2479" w:author="GoldenCorpusHarness" w:date="2026-03-28T22:23:47Z">
        <w:r>
          <w:delText>rma</w:delText>
        </w:r>
      </w:del>
      <w:ins w:id="2480" w:author="GoldenCorpusHarness" w:date="2026-03-28T22:23:47Z">
        <w:r>
          <w:t>fi</w:t>
        </w:r>
      </w:ins>
      <w:r>
        <w:t>n</w:t>
      </w:r>
      <w:del w:id="2481" w:author="GoldenCorpusHarness" w:date="2026-03-28T22:23:47Z">
        <w:r>
          <w:delText>y</w:delText>
        </w:r>
      </w:del>
      <w:ins w:id="2482" w:author="GoldenCorpusHarness" w:date="2026-03-28T22:23:47Z">
        <w:r>
          <w:t>itions</w:t>
        </w:r>
      </w:ins>
      <w:r>
        <w:t>1</w:t>
      </w:r>
      <w:del w:id="2483" w:author="GoldenCorpusHarness" w:date="2026-03-28T22:23:47Z">
        <w:r>
          <w:delText>88</w:delText>
        </w:r>
      </w:del>
      <w:ins w:id="2484" w:author="GoldenCorpusHarness" w:date="2026-03-28T22:23:47Z">
        <w:r>
          <w:t>92</w:t>
        </w:r>
      </w:ins>
    </w:p>
    <w:p ns2:paraId="7556B12A" ns2:textId="20D54070" w:rsidR="00B55DCA" w:rsidRDefault="00B55DCA">
      <w:pPr>
        <w:pStyle w:val="TOC3"/>
        <w:rPr>
          <w:rFonts w:asciiTheme="minorHAnsi" w:eastAsiaTheme="minorEastAsia" w:hAnsiTheme="minorHAnsi" w:cstheme="minorBidi"/>
          <w:noProof/>
          <w:sz w:val="22"/>
          <w:szCs w:val="22"/>
        </w:rPr>
      </w:pPr>
      <w:r>
        <w:t>10.</w:t>
      </w:r>
      <w:del w:id="2485" w:author="GoldenCorpusHarness" w:date="2026-03-28T22:23:47Z">
        <w:r>
          <w:delText>7</w:delText>
        </w:r>
      </w:del>
      <w:ins w:id="2486" w:author="GoldenCorpusHarness" w:date="2026-03-28T22:23:47Z">
        <w:r>
          <w:t>5</w:t>
        </w:r>
      </w:ins>
      <w:r>
        <w:t>.</w:t>
      </w:r>
      <w:del w:id="2487" w:author="GoldenCorpusHarness" w:date="2026-03-28T22:23:47Z">
        <w:r>
          <w:delText>5I</w:delText>
        </w:r>
      </w:del>
      <w:ins w:id="2488" w:author="GoldenCorpusHarness" w:date="2026-03-28T22:23:47Z">
        <w:r>
          <w:t>2Con</w:t>
        </w:r>
      </w:ins>
      <w:r>
        <w:t>t</w:t>
      </w:r>
      <w:ins w:id="2489" w:author="GoldenCorpusHarness" w:date="2026-03-28T22:23:47Z">
        <w:r>
          <w:t>r</w:t>
        </w:r>
      </w:ins>
      <w:r>
        <w:t>a</w:t>
      </w:r>
      <w:ins w:id="2490" w:author="GoldenCorpusHarness" w:date="2026-03-28T22:23:47Z">
        <w:r>
          <w:t>ceptive Requirements For Study Participants Who Are Ab</w:t>
        </w:r>
      </w:ins>
      <w:r>
        <w:t>l</w:t>
      </w:r>
      <w:del w:id="2491" w:author="GoldenCorpusHarness" w:date="2026-03-28T22:23:47Z">
        <w:r>
          <w:delText>y</w:delText>
        </w:r>
      </w:del>
      <w:ins w:id="2492" w:author="GoldenCorpusHarness" w:date="2026-03-28T22:23:47Z">
        <w:r>
          <w:t>e To Become Pregnant</w:t>
        </w:r>
      </w:ins>
      <w:r>
        <w:t>1</w:t>
      </w:r>
      <w:del w:id="2493" w:author="GoldenCorpusHarness" w:date="2026-03-28T22:23:47Z">
        <w:r>
          <w:delText>8</w:delText>
        </w:r>
      </w:del>
      <w:r>
        <w:t>9</w:t>
      </w:r>
      <w:ins w:id="2494" w:author="GoldenCorpusHarness" w:date="2026-03-28T22:23:47Z">
        <w:r>
          <w:t>3</w:t>
        </w:r>
      </w:ins>
    </w:p>
    <w:p ns2:paraId="19D78EF2" ns2:textId="653252A6" w:rsidR="00B55DCA" w:rsidRDefault="00B55DCA">
      <w:pPr>
        <w:pStyle w:val="TOC3"/>
        <w:rPr>
          <w:rFonts w:asciiTheme="minorHAnsi" w:eastAsiaTheme="minorEastAsia" w:hAnsiTheme="minorHAnsi" w:cstheme="minorBidi"/>
          <w:noProof/>
          <w:sz w:val="22"/>
          <w:szCs w:val="22"/>
        </w:rPr>
      </w:pPr>
      <w:r>
        <w:t>10.</w:t>
      </w:r>
      <w:del w:id="2495" w:author="GoldenCorpusHarness" w:date="2026-03-28T22:23:47Z">
        <w:r>
          <w:delText>7.</w:delText>
        </w:r>
      </w:del>
      <w:r>
        <w:t>6</w:t>
      </w:r>
      <w:ins w:id="2496" w:author="GoldenCorpusHarness" w:date="2026-03-28T22:23:47Z">
        <w:r>
          <w:t xml:space="preserve">Appendix 6: Collection and Management of Specimens for Future </w:t>
        </w:r>
      </w:ins>
      <w:r>
        <w:t>B</w:t>
      </w:r>
      <w:ins w:id="2497" w:author="GoldenCorpusHarness" w:date="2026-03-28T22:23:47Z">
        <w:r>
          <w:t>iomedical Resea</w:t>
        </w:r>
      </w:ins>
      <w:r>
        <w:t>r</w:t>
      </w:r>
      <w:del w:id="2498" w:author="GoldenCorpusHarness" w:date="2026-03-28T22:23:47Z">
        <w:r>
          <w:delText>azil</w:delText>
        </w:r>
      </w:del>
      <w:ins w:id="2499" w:author="GoldenCorpusHarness" w:date="2026-03-28T22:23:47Z">
        <w:r>
          <w:t>ch</w:t>
        </w:r>
      </w:ins>
      <w:r>
        <w:t>19</w:t>
      </w:r>
      <w:del w:id="2500" w:author="GoldenCorpusHarness" w:date="2026-03-28T22:23:47Z">
        <w:r>
          <w:delText>0</w:delText>
        </w:r>
      </w:del>
      <w:ins w:id="2501" w:author="GoldenCorpusHarness" w:date="2026-03-28T22:23:47Z">
        <w:r>
          <w:t>4</w:t>
        </w:r>
      </w:ins>
    </w:p>
    <w:p ns2:paraId="7D93A8F6" ns2:textId="5D091808" w:rsidR="00B55DCA" w:rsidRDefault="00B55DCA">
      <w:pPr>
        <w:pStyle w:val="TOC3"/>
        <w:rPr>
          <w:rFonts w:asciiTheme="minorHAnsi" w:eastAsiaTheme="minorEastAsia" w:hAnsiTheme="minorHAnsi" w:cstheme="minorBidi"/>
          <w:noProof/>
          <w:sz w:val="22"/>
          <w:szCs w:val="22"/>
        </w:rPr>
      </w:pPr>
      <w:r>
        <w:t>10.7</w:t>
      </w:r>
      <w:del w:id="2502" w:author="GoldenCorpusHarness" w:date="2026-03-28T22:23:47Z">
        <w:r>
          <w:delText>.</w:delText>
        </w:r>
      </w:del>
      <w:ins w:id="2503" w:author="GoldenCorpusHarness" w:date="2026-03-28T22:23:47Z">
        <w:r>
          <w:t xml:space="preserve">Appendix </w:t>
        </w:r>
      </w:ins>
      <w:r>
        <w:t>7</w:t>
      </w:r>
      <w:del w:id="2504" w:author="GoldenCorpusHarness" w:date="2026-03-28T22:23:47Z">
        <w:r>
          <w:delText>P</w:delText>
        </w:r>
      </w:del>
      <w:ins w:id="2505" w:author="GoldenCorpusHarness" w:date="2026-03-28T22:23:47Z">
        <w:r>
          <w:t>: C</w:t>
        </w:r>
      </w:ins>
      <w:r>
        <w:t>o</w:t>
      </w:r>
      <w:ins w:id="2506" w:author="GoldenCorpusHarness" w:date="2026-03-28T22:23:47Z">
        <w:r>
          <w:t>unt</w:t>
        </w:r>
      </w:ins>
      <w:r>
        <w:t>r</w:t>
      </w:r>
      <w:ins w:id="2507" w:author="GoldenCorpusHarness" w:date="2026-03-28T22:23:47Z">
        <w:r>
          <w:t>y-specific Requiremen</w:t>
        </w:r>
      </w:ins>
      <w:r>
        <w:t>t</w:t>
      </w:r>
      <w:del w:id="2508" w:author="GoldenCorpusHarness" w:date="2026-03-28T22:23:47Z">
        <w:r>
          <w:delText>ugal</w:delText>
        </w:r>
      </w:del>
      <w:ins w:id="2509" w:author="GoldenCorpusHarness" w:date="2026-03-28T22:23:47Z">
        <w:r>
          <w:t>s</w:t>
        </w:r>
      </w:ins>
      <w:r>
        <w:t>19</w:t>
      </w:r>
      <w:del w:id="2510" w:author="GoldenCorpusHarness" w:date="2026-03-28T22:23:47Z">
        <w:r>
          <w:delText>1</w:delText>
        </w:r>
      </w:del>
      <w:ins w:id="2511" w:author="GoldenCorpusHarness" w:date="2026-03-28T22:23:47Z">
        <w:r>
          <w:t>9</w:t>
        </w:r>
      </w:ins>
    </w:p>
    <w:p ns2:paraId="24C5D769" ns2:textId="29E55FD8" w:rsidR="00B55DCA" w:rsidRDefault="00B55DCA">
      <w:pPr>
        <w:pStyle w:val="TOC3"/>
        <w:rPr>
          <w:rFonts w:asciiTheme="minorHAnsi" w:eastAsiaTheme="minorEastAsia" w:hAnsiTheme="minorHAnsi" w:cstheme="minorBidi"/>
          <w:noProof/>
          <w:sz w:val="22"/>
          <w:szCs w:val="22"/>
        </w:rPr>
      </w:pPr>
      <w:r>
        <w:t>10.7.</w:t>
      </w:r>
      <w:del w:id="2512" w:author="GoldenCorpusHarness" w:date="2026-03-28T22:23:47Z">
        <w:r>
          <w:delText>8Spa</w:delText>
        </w:r>
      </w:del>
      <w:ins w:id="2513" w:author="GoldenCorpusHarness" w:date="2026-03-28T22:23:47Z">
        <w:r>
          <w:t>1Argent</w:t>
        </w:r>
      </w:ins>
      <w:r>
        <w:t>in</w:t>
      </w:r>
      <w:ins w:id="2514" w:author="GoldenCorpusHarness" w:date="2026-03-28T22:23:47Z">
        <w:r>
          <w:t>a</w:t>
        </w:r>
      </w:ins>
      <w:r>
        <w:t>19</w:t>
      </w:r>
      <w:del w:id="2515" w:author="GoldenCorpusHarness" w:date="2026-03-28T22:23:47Z">
        <w:r>
          <w:delText>1</w:delText>
        </w:r>
      </w:del>
      <w:ins w:id="2516" w:author="GoldenCorpusHarness" w:date="2026-03-28T22:23:47Z">
        <w:r>
          <w:t>9</w:t>
        </w:r>
      </w:ins>
    </w:p>
    <w:p ns2:paraId="54E59C4D" ns2:textId="0F7B85AB" w:rsidR="00B55DCA" w:rsidRDefault="00B55DCA">
      <w:pPr>
        <w:pStyle w:val="TOC3"/>
        <w:rPr>
          <w:rFonts w:asciiTheme="minorHAnsi" w:eastAsiaTheme="minorEastAsia" w:hAnsiTheme="minorHAnsi" w:cstheme="minorBidi"/>
          <w:noProof/>
          <w:sz w:val="22"/>
          <w:szCs w:val="22"/>
        </w:rPr>
      </w:pPr>
      <w:r>
        <w:t>10.7.</w:t>
      </w:r>
      <w:del w:id="2517" w:author="GoldenCorpusHarness" w:date="2026-03-28T22:23:47Z">
        <w:r>
          <w:delText>9United K</w:delText>
        </w:r>
      </w:del>
      <w:ins w:id="2518" w:author="GoldenCorpusHarness" w:date="2026-03-28T22:23:47Z">
        <w:r>
          <w:t>2Ch</w:t>
        </w:r>
      </w:ins>
      <w:r>
        <w:t>in</w:t>
      </w:r>
      <w:del w:id="2519" w:author="GoldenCorpusHarness" w:date="2026-03-28T22:23:47Z">
        <w:r>
          <w:delText>gdom</w:delText>
        </w:r>
      </w:del>
      <w:ins w:id="2520" w:author="GoldenCorpusHarness" w:date="2026-03-28T22:23:47Z">
        <w:r>
          <w:t>a</w:t>
        </w:r>
      </w:ins>
      <w:r>
        <w:t>19</w:t>
      </w:r>
      <w:del w:id="2521" w:author="GoldenCorpusHarness" w:date="2026-03-28T22:23:47Z">
        <w:r>
          <w:delText>2</w:delText>
        </w:r>
      </w:del>
      <w:ins w:id="2522" w:author="GoldenCorpusHarness" w:date="2026-03-28T22:23:47Z">
        <w:r>
          <w:t>9</w:t>
        </w:r>
      </w:ins>
    </w:p>
    <w:p ns2:paraId="07AA28EB" ns2:textId="4A74DD68" w:rsidR="00B55DCA" w:rsidRDefault="00B55DCA">
      <w:pPr>
        <w:pStyle w:val="TOC2"/>
        <w:rPr>
          <w:rFonts w:asciiTheme="minorHAnsi" w:eastAsiaTheme="minorEastAsia" w:hAnsiTheme="minorHAnsi" w:cstheme="minorBidi"/>
          <w:b w:val="0"/>
          <w:noProof/>
          <w:sz w:val="22"/>
          <w:szCs w:val="22"/>
        </w:rPr>
      </w:pPr>
      <w:r>
        <w:t>10.</w:t>
      </w:r>
      <w:del w:id="2523" w:author="GoldenCorpusHarness" w:date="2026-03-28T22:23:47Z">
        <w:r>
          <w:delText>8Appendix 8: Examples of Inhibito</w:delText>
        </w:r>
      </w:del>
      <w:ins w:id="2524" w:author="GoldenCorpusHarness" w:date="2026-03-28T22:23:47Z">
        <w:r>
          <w:t>7.3F</w:t>
        </w:r>
      </w:ins>
      <w:r>
        <w:t>r</w:t>
      </w:r>
      <w:del w:id="2525" w:author="GoldenCorpusHarness" w:date="2026-03-28T22:23:47Z">
        <w:r>
          <w:delText xml:space="preserve">s </w:delText>
        </w:r>
      </w:del>
      <w:r>
        <w:t>an</w:t>
      </w:r>
      <w:del w:id="2526" w:author="GoldenCorpusHarness" w:date="2026-03-28T22:23:47Z">
        <w:r>
          <w:delText>d Indu</w:delText>
        </w:r>
      </w:del>
      <w:r>
        <w:t>ce</w:t>
      </w:r>
      <w:del w:id="2527" w:author="GoldenCorpusHarness" w:date="2026-03-28T22:23:47Z">
        <w:r>
          <w:delText>rs for CYP3A Enzyme and Substrates and Inhibitors for P-glycoprotein</w:delText>
        </w:r>
      </w:del>
      <w:ins w:id="2528" w:author="GoldenCorpusHarness" w:date="2026-03-28T22:23:47Z">
        <w:r>
          <w:t>20</w:t>
        </w:r>
      </w:ins>
      <w:r>
        <w:t>1</w:t>
      </w:r>
      <w:del w:id="2529" w:author="GoldenCorpusHarness" w:date="2026-03-28T22:23:47Z">
        <w:r>
          <w:delText>93</w:delText>
        </w:r>
      </w:del>
    </w:p>
    <w:p ns2:paraId="25F064E9" ns2:textId="676C9739" w:rsidR="00B55DCA" w:rsidRDefault="00B55DCA">
      <w:pPr>
        <w:pStyle w:val="TOC3"/>
        <w:rPr>
          <w:rFonts w:asciiTheme="minorHAnsi" w:eastAsiaTheme="minorEastAsia" w:hAnsiTheme="minorHAnsi" w:cstheme="minorBidi"/>
          <w:noProof/>
          <w:sz w:val="22"/>
          <w:szCs w:val="22"/>
        </w:rPr>
      </w:pPr>
      <w:r>
        <w:t>10.</w:t>
      </w:r>
      <w:del w:id="2530" w:author="GoldenCorpusHarness" w:date="2026-03-28T22:23:47Z">
        <w:r>
          <w:delText>8</w:delText>
        </w:r>
      </w:del>
      <w:ins w:id="2531" w:author="GoldenCorpusHarness" w:date="2026-03-28T22:23:47Z">
        <w:r>
          <w:t>7</w:t>
        </w:r>
      </w:ins>
      <w:r>
        <w:t>.</w:t>
      </w:r>
      <w:del w:id="2532" w:author="GoldenCorpusHarness" w:date="2026-03-28T22:23:47Z">
        <w:r>
          <w:delText>1Potential Drug Int</w:delText>
        </w:r>
      </w:del>
      <w:ins w:id="2533" w:author="GoldenCorpusHarness" w:date="2026-03-28T22:23:47Z">
        <w:r>
          <w:t>4G</w:t>
        </w:r>
      </w:ins>
      <w:r>
        <w:t>er</w:t>
      </w:r>
      <w:ins w:id="2534" w:author="GoldenCorpusHarness" w:date="2026-03-28T22:23:47Z">
        <w:r>
          <w:t>m</w:t>
        </w:r>
      </w:ins>
      <w:r>
        <w:t>a</w:t>
      </w:r>
      <w:del w:id="2535" w:author="GoldenCorpusHarness" w:date="2026-03-28T22:23:47Z">
        <w:r>
          <w:delText>ctio</w:delText>
        </w:r>
      </w:del>
      <w:r>
        <w:t>n</w:t>
      </w:r>
      <w:del w:id="2536" w:author="GoldenCorpusHarness" w:date="2026-03-28T22:23:47Z">
        <w:r>
          <w:delText>s for Nemtabrutinib193</w:delText>
        </w:r>
      </w:del>
      <w:ins w:id="2537" w:author="GoldenCorpusHarness" w:date="2026-03-28T22:23:47Z">
        <w:r>
          <w:t>y202</w:t>
        </w:r>
      </w:ins>
    </w:p>
    <w:p ns2:paraId="125C1890" ns2:textId="08BA1EB0" w:rsidR="00B55DCA" w:rsidRDefault="00B55DCA">
      <w:pPr>
        <w:pStyle w:val="TOC4"/>
        <w:rPr>
          <w:rFonts w:asciiTheme="minorHAnsi" w:eastAsiaTheme="minorEastAsia" w:hAnsiTheme="minorHAnsi" w:cstheme="minorBidi"/>
          <w:noProof/>
          <w:sz w:val="22"/>
          <w:szCs w:val="22"/>
        </w:rPr>
      </w:pPr>
      <w:r>
        <w:t>10.</w:t>
      </w:r>
      <w:del w:id="2538" w:author="GoldenCorpusHarness" w:date="2026-03-28T22:23:47Z">
        <w:r>
          <w:delText>8</w:delText>
        </w:r>
      </w:del>
      <w:ins w:id="2539" w:author="GoldenCorpusHarness" w:date="2026-03-28T22:23:47Z">
        <w:r>
          <w:t>7</w:t>
        </w:r>
      </w:ins>
      <w:r>
        <w:t>.</w:t>
      </w:r>
      <w:del w:id="2540" w:author="GoldenCorpusHarness" w:date="2026-03-28T22:23:47Z">
        <w:r>
          <w:delText>1.1Ex</w:delText>
        </w:r>
      </w:del>
      <w:ins w:id="2541" w:author="GoldenCorpusHarness" w:date="2026-03-28T22:23:47Z">
        <w:r>
          <w:t>5It</w:t>
        </w:r>
      </w:ins>
      <w:r>
        <w:t>a</w:t>
      </w:r>
      <w:del w:id="2542" w:author="GoldenCorpusHarness" w:date="2026-03-28T22:23:47Z">
        <w:r>
          <w:delText>mp</w:delText>
        </w:r>
      </w:del>
      <w:r>
        <w:t>l</w:t>
      </w:r>
      <w:del w:id="2543" w:author="GoldenCorpusHarness" w:date="2026-03-28T22:23:47Z">
        <w:r>
          <w:delText>es of CYP3A Strong Inducers193</w:delText>
        </w:r>
      </w:del>
      <w:ins w:id="2544" w:author="GoldenCorpusHarness" w:date="2026-03-28T22:23:47Z">
        <w:r>
          <w:t>y202</w:t>
        </w:r>
      </w:ins>
    </w:p>
    <w:p ns2:paraId="7226FE96" ns2:textId="3C42F387" w:rsidR="00B55DCA" w:rsidRDefault="00B55DCA">
      <w:pPr>
        <w:pStyle w:val="TOC4"/>
        <w:rPr>
          <w:rFonts w:asciiTheme="minorHAnsi" w:eastAsiaTheme="minorEastAsia" w:hAnsiTheme="minorHAnsi" w:cstheme="minorBidi"/>
          <w:noProof/>
          <w:sz w:val="22"/>
          <w:szCs w:val="22"/>
        </w:rPr>
      </w:pPr>
      <w:r>
        <w:t>10.</w:t>
      </w:r>
      <w:del w:id="2545" w:author="GoldenCorpusHarness" w:date="2026-03-28T22:23:47Z">
        <w:r>
          <w:delText>8</w:delText>
        </w:r>
      </w:del>
      <w:ins w:id="2546" w:author="GoldenCorpusHarness" w:date="2026-03-28T22:23:47Z">
        <w:r>
          <w:t>7</w:t>
        </w:r>
      </w:ins>
      <w:r>
        <w:t>.</w:t>
      </w:r>
      <w:del w:id="2547" w:author="GoldenCorpusHarness" w:date="2026-03-28T22:23:47Z">
        <w:r>
          <w:delText>1.</w:delText>
        </w:r>
      </w:del>
      <w:ins w:id="2548" w:author="GoldenCorpusHarness" w:date="2026-03-28T22:23:47Z">
        <w:r>
          <w:t>6Brazil</w:t>
        </w:r>
      </w:ins>
      <w:r>
        <w:t>2</w:t>
      </w:r>
      <w:del w:id="2549" w:author="GoldenCorpusHarness" w:date="2026-03-28T22:23:47Z">
        <w:r>
          <w:delText>Examples of CYP</w:delText>
        </w:r>
      </w:del>
      <w:ins w:id="2550" w:author="GoldenCorpusHarness" w:date="2026-03-28T22:23:47Z">
        <w:r>
          <w:t>0</w:t>
        </w:r>
      </w:ins>
      <w:r>
        <w:t>3</w:t>
      </w:r>
      <w:del w:id="2551" w:author="GoldenCorpusHarness" w:date="2026-03-28T22:23:47Z">
        <w:r>
          <w:delText>A Strong Inhibitors193</w:delText>
        </w:r>
      </w:del>
    </w:p>
    <w:p ns2:paraId="5D01BC1F" ns2:textId="1CE99578" w:rsidR="00B55DCA" w:rsidRDefault="00B55DCA">
      <w:pPr>
        <w:pStyle w:val="TOC4"/>
        <w:rPr>
          <w:rFonts w:asciiTheme="minorHAnsi" w:eastAsiaTheme="minorEastAsia" w:hAnsiTheme="minorHAnsi" w:cstheme="minorBidi"/>
          <w:noProof/>
          <w:sz w:val="22"/>
          <w:szCs w:val="22"/>
        </w:rPr>
      </w:pPr>
      <w:r>
        <w:t>10.</w:t>
      </w:r>
      <w:del w:id="2552" w:author="GoldenCorpusHarness" w:date="2026-03-28T22:23:47Z">
        <w:r>
          <w:delText>8</w:delText>
        </w:r>
      </w:del>
      <w:ins w:id="2553" w:author="GoldenCorpusHarness" w:date="2026-03-28T22:23:47Z">
        <w:r>
          <w:t>7</w:t>
        </w:r>
      </w:ins>
      <w:r>
        <w:t>.</w:t>
      </w:r>
      <w:del w:id="2554" w:author="GoldenCorpusHarness" w:date="2026-03-28T22:23:47Z">
        <w:r>
          <w:delText>1.3Examples of In Vivo Substrates f</w:delText>
        </w:r>
      </w:del>
      <w:ins w:id="2555" w:author="GoldenCorpusHarness" w:date="2026-03-28T22:23:47Z">
        <w:r>
          <w:t>7P</w:t>
        </w:r>
      </w:ins>
      <w:r>
        <w:t>or</w:t>
      </w:r>
      <w:del w:id="2556" w:author="GoldenCorpusHarness" w:date="2026-03-28T22:23:47Z">
        <w:r>
          <w:delText xml:space="preserve"> P-</w:delText>
        </w:r>
      </w:del>
      <w:ins w:id="2557" w:author="GoldenCorpusHarness" w:date="2026-03-28T22:23:47Z">
        <w:r>
          <w:t>tu</w:t>
        </w:r>
      </w:ins>
      <w:r>
        <w:t>g</w:t>
      </w:r>
      <w:ins w:id="2558" w:author="GoldenCorpusHarness" w:date="2026-03-28T22:23:47Z">
        <w:r>
          <w:t>a</w:t>
        </w:r>
      </w:ins>
      <w:r>
        <w:t>l</w:t>
      </w:r>
      <w:del w:id="2559" w:author="GoldenCorpusHarness" w:date="2026-03-28T22:23:47Z">
        <w:r>
          <w:delText>ycoprotein With Narrow Therapeutic Index19</w:delText>
        </w:r>
      </w:del>
      <w:ins w:id="2560" w:author="GoldenCorpusHarness" w:date="2026-03-28T22:23:47Z">
        <w:r>
          <w:t>20</w:t>
        </w:r>
      </w:ins>
      <w:r>
        <w:t>4</w:t>
      </w:r>
    </w:p>
    <w:p ns2:paraId="269AE660" ns2:textId="78D76C8C" w:rsidR="00B55DCA" w:rsidRDefault="00B55DCA">
      <w:pPr>
        <w:pStyle w:val="TOC3"/>
        <w:rPr>
          <w:rFonts w:asciiTheme="minorHAnsi" w:eastAsiaTheme="minorEastAsia" w:hAnsiTheme="minorHAnsi" w:cstheme="minorBidi"/>
          <w:noProof/>
          <w:sz w:val="22"/>
          <w:szCs w:val="22"/>
        </w:rPr>
      </w:pPr>
      <w:r>
        <w:t>10.</w:t>
      </w:r>
      <w:ins w:id="2561" w:author="GoldenCorpusHarness" w:date="2026-03-28T22:23:47Z">
        <w:r>
          <w:t>7.</w:t>
        </w:r>
      </w:ins>
      <w:r>
        <w:t>8</w:t>
      </w:r>
      <w:del w:id="2562" w:author="GoldenCorpusHarness" w:date="2026-03-28T22:23:47Z">
        <w:r>
          <w:delText>.</w:delText>
        </w:r>
      </w:del>
      <w:ins w:id="2563" w:author="GoldenCorpusHarness" w:date="2026-03-28T22:23:47Z">
        <w:r>
          <w:t>Spain</w:t>
        </w:r>
      </w:ins>
      <w:r>
        <w:t>2</w:t>
      </w:r>
      <w:del w:id="2564" w:author="GoldenCorpusHarness" w:date="2026-03-28T22:23:47Z">
        <w:r>
          <w:delText>Potential Drug Interactions for Venetoclax19</w:delText>
        </w:r>
      </w:del>
      <w:ins w:id="2565" w:author="GoldenCorpusHarness" w:date="2026-03-28T22:23:47Z">
        <w:r>
          <w:t>0</w:t>
        </w:r>
      </w:ins>
      <w:r>
        <w:t>4</w:t>
      </w:r>
    </w:p>
    <w:p ns2:paraId="1F84C70B" ns2:textId="19D7280D" w:rsidR="00B55DCA" w:rsidRDefault="00B55DCA">
      <w:pPr>
        <w:pStyle w:val="TOC4"/>
        <w:rPr>
          <w:rFonts w:asciiTheme="minorHAnsi" w:eastAsiaTheme="minorEastAsia" w:hAnsiTheme="minorHAnsi" w:cstheme="minorBidi"/>
          <w:noProof/>
          <w:sz w:val="22"/>
          <w:szCs w:val="22"/>
        </w:rPr>
      </w:pPr>
      <w:r>
        <w:t>10.</w:t>
      </w:r>
      <w:del w:id="2566" w:author="GoldenCorpusHarness" w:date="2026-03-28T22:23:47Z">
        <w:r>
          <w:delText>8</w:delText>
        </w:r>
      </w:del>
      <w:ins w:id="2567" w:author="GoldenCorpusHarness" w:date="2026-03-28T22:23:47Z">
        <w:r>
          <w:t>7</w:t>
        </w:r>
      </w:ins>
      <w:r>
        <w:t>.</w:t>
      </w:r>
      <w:del w:id="2568" w:author="GoldenCorpusHarness" w:date="2026-03-28T22:23:47Z">
        <w:r>
          <w:delText>2.1Examples of I</w:delText>
        </w:r>
      </w:del>
      <w:ins w:id="2569" w:author="GoldenCorpusHarness" w:date="2026-03-28T22:23:47Z">
        <w:r>
          <w:t>9U</w:t>
        </w:r>
      </w:ins>
      <w:r>
        <w:t>n</w:t>
      </w:r>
      <w:del w:id="2570" w:author="GoldenCorpusHarness" w:date="2026-03-28T22:23:47Z">
        <w:r>
          <w:delText xml:space="preserve"> Vivo CYP3A Inhib</w:delText>
        </w:r>
      </w:del>
      <w:r>
        <w:t>it</w:t>
      </w:r>
      <w:ins w:id="2571" w:author="GoldenCorpusHarness" w:date="2026-03-28T22:23:47Z">
        <w:r>
          <w:t>ed Kingd</w:t>
        </w:r>
      </w:ins>
      <w:r>
        <w:t>o</w:t>
      </w:r>
      <w:del w:id="2572" w:author="GoldenCorpusHarness" w:date="2026-03-28T22:23:47Z">
        <w:r>
          <w:delText>rs19</w:delText>
        </w:r>
      </w:del>
      <w:ins w:id="2573" w:author="GoldenCorpusHarness" w:date="2026-03-28T22:23:47Z">
        <w:r>
          <w:t>m20</w:t>
        </w:r>
      </w:ins>
      <w:r>
        <w:t>4</w:t>
      </w:r>
    </w:p>
    <w:p ns2:paraId="43D4C67D" ns2:textId="24970517" w:rsidR="00B55DCA" w:rsidRDefault="00B55DCA">
      <w:pPr>
        <w:pStyle w:val="TOC4"/>
        <w:rPr>
          <w:rFonts w:asciiTheme="minorHAnsi" w:eastAsiaTheme="minorEastAsia" w:hAnsiTheme="minorHAnsi" w:cstheme="minorBidi"/>
          <w:noProof/>
          <w:sz w:val="22"/>
          <w:szCs w:val="22"/>
        </w:rPr>
      </w:pPr>
      <w:r>
        <w:t>10.</w:t>
      </w:r>
      <w:del w:id="2574" w:author="GoldenCorpusHarness" w:date="2026-03-28T22:23:47Z">
        <w:r>
          <w:delText>8</w:delText>
        </w:r>
      </w:del>
      <w:ins w:id="2575" w:author="GoldenCorpusHarness" w:date="2026-03-28T22:23:47Z">
        <w:r>
          <w:t>7</w:t>
        </w:r>
      </w:ins>
      <w:r>
        <w:t>.</w:t>
      </w:r>
      <w:ins w:id="2576" w:author="GoldenCorpusHarness" w:date="2026-03-28T22:23:47Z">
        <w:r>
          <w:t>10South Africa</w:t>
        </w:r>
      </w:ins>
      <w:r>
        <w:t>2</w:t>
      </w:r>
      <w:del w:id="2577" w:author="GoldenCorpusHarness" w:date="2026-03-28T22:23:47Z">
        <w:r>
          <w:delText>.2Examples of In Vivo CYP3A Inducers194</w:delText>
        </w:r>
      </w:del>
      <w:ins w:id="2578" w:author="GoldenCorpusHarness" w:date="2026-03-28T22:23:47Z">
        <w:r>
          <w:t>05</w:t>
        </w:r>
      </w:ins>
    </w:p>
    <w:p ns2:paraId="54CF8CEA" ns2:textId="7C071B6A" w:rsidR="00B55DCA" w:rsidRDefault="00B55DCA">
      <w:pPr>
        <w:pStyle w:val="TOC4"/>
        <w:rPr>
          <w:rFonts w:asciiTheme="minorHAnsi" w:eastAsiaTheme="minorEastAsia" w:hAnsiTheme="minorHAnsi" w:cstheme="minorBidi"/>
          <w:noProof/>
          <w:sz w:val="22"/>
          <w:szCs w:val="22"/>
        </w:rPr>
      </w:pPr>
      <w:r>
        <w:t>10.</w:t>
      </w:r>
      <w:del w:id="2579" w:author="GoldenCorpusHarness" w:date="2026-03-28T22:23:47Z">
        <w:r>
          <w:delText>8</w:delText>
        </w:r>
      </w:del>
      <w:ins w:id="2580" w:author="GoldenCorpusHarness" w:date="2026-03-28T22:23:47Z">
        <w:r>
          <w:t>7</w:t>
        </w:r>
      </w:ins>
      <w:r>
        <w:t>.</w:t>
      </w:r>
      <w:ins w:id="2581" w:author="GoldenCorpusHarness" w:date="2026-03-28T22:23:47Z">
        <w:r>
          <w:t>11EEA Requirements</w:t>
        </w:r>
      </w:ins>
      <w:r>
        <w:t>2</w:t>
      </w:r>
      <w:del w:id="2582" w:author="GoldenCorpusHarness" w:date="2026-03-28T22:23:47Z">
        <w:r>
          <w:delText>.3Examples of In Vivo Inhibitors for P-glycoprotein19</w:delText>
        </w:r>
      </w:del>
      <w:ins w:id="2583" w:author="GoldenCorpusHarness" w:date="2026-03-28T22:23:47Z">
        <w:r>
          <w:t>0</w:t>
        </w:r>
      </w:ins>
      <w:r>
        <w:t>5</w:t>
      </w:r>
    </w:p>
    <w:p ns2:paraId="395DCF3D" ns2:textId="099ECB07" w:rsidR="00B55DCA" w:rsidRDefault="00B55DCA">
      <w:pPr>
        <w:pStyle w:val="TOC4"/>
        <w:rPr>
          <w:rFonts w:asciiTheme="minorHAnsi" w:eastAsiaTheme="minorEastAsia" w:hAnsiTheme="minorHAnsi" w:cstheme="minorBidi"/>
          <w:noProof/>
          <w:sz w:val="22"/>
          <w:szCs w:val="22"/>
        </w:rPr>
      </w:pPr>
      <w:r>
        <w:t>10.8</w:t>
      </w:r>
      <w:del w:id="2584" w:author="GoldenCorpusHarness" w:date="2026-03-28T22:23:47Z">
        <w:r>
          <w:delText>.2.4</w:delText>
        </w:r>
      </w:del>
      <w:ins w:id="2585" w:author="GoldenCorpusHarness" w:date="2026-03-28T22:23:47Z">
        <w:r>
          <w:t xml:space="preserve">Appendix 8: </w:t>
        </w:r>
      </w:ins>
      <w:r>
        <w:t>Examples of In</w:t>
      </w:r>
      <w:ins w:id="2586" w:author="GoldenCorpusHarness" w:date="2026-03-28T22:23:47Z">
        <w:r>
          <w:t>hibitors</w:t>
        </w:r>
      </w:ins>
      <w:r>
        <w:t xml:space="preserve"> </w:t>
      </w:r>
      <w:del w:id="2587" w:author="GoldenCorpusHarness" w:date="2026-03-28T22:23:47Z">
        <w:r>
          <w:delText>Viv</w:delText>
        </w:r>
      </w:del>
      <w:ins w:id="2588" w:author="GoldenCorpusHarness" w:date="2026-03-28T22:23:47Z">
        <w:r>
          <w:t>and Inducers f</w:t>
        </w:r>
      </w:ins>
      <w:r>
        <w:t>o</w:t>
      </w:r>
      <w:ins w:id="2589" w:author="GoldenCorpusHarness" w:date="2026-03-28T22:23:47Z">
        <w:r>
          <w:t>r CYP3A Enzyme and</w:t>
        </w:r>
      </w:ins>
      <w:r>
        <w:t xml:space="preserve"> Substrate</w:t>
      </w:r>
      <w:ins w:id="2590" w:author="GoldenCorpusHarness" w:date="2026-03-28T22:23:47Z">
        <w:r>
          <w:t>s and Inhibitor</w:t>
        </w:r>
      </w:ins>
      <w:r>
        <w:t>s for P-glycoprotein</w:t>
      </w:r>
      <w:del w:id="2591" w:author="GoldenCorpusHarness" w:date="2026-03-28T22:23:47Z">
        <w:r>
          <w:delText>195</w:delText>
        </w:r>
      </w:del>
      <w:ins w:id="2592" w:author="GoldenCorpusHarness" w:date="2026-03-28T22:23:47Z">
        <w:r>
          <w:t>206</w:t>
        </w:r>
      </w:ins>
    </w:p>
    <w:p ns2:paraId="5EE43605" ns2:textId="77423D9A" w:rsidR="00B55DCA" w:rsidRDefault="00B55DCA">
      <w:pPr>
        <w:pStyle w:val="TOC2"/>
        <w:rPr>
          <w:rFonts w:asciiTheme="minorHAnsi" w:eastAsiaTheme="minorEastAsia" w:hAnsiTheme="minorHAnsi" w:cstheme="minorBidi"/>
          <w:b w:val="0"/>
          <w:noProof/>
          <w:sz w:val="22"/>
          <w:szCs w:val="22"/>
        </w:rPr>
      </w:pPr>
      <w:r>
        <w:t>10.</w:t>
      </w:r>
      <w:del w:id="2593" w:author="GoldenCorpusHarness" w:date="2026-03-28T22:23:47Z">
        <w:r>
          <w:delText>9App</w:delText>
        </w:r>
      </w:del>
      <w:ins w:id="2594" w:author="GoldenCorpusHarness" w:date="2026-03-28T22:23:47Z">
        <w:r>
          <w:t>8.1Pot</w:t>
        </w:r>
      </w:ins>
      <w:r>
        <w:t>en</w:t>
      </w:r>
      <w:del w:id="2595" w:author="GoldenCorpusHarness" w:date="2026-03-28T22:23:47Z">
        <w:r>
          <w:delText>d</w:delText>
        </w:r>
      </w:del>
      <w:ins w:id="2596" w:author="GoldenCorpusHarness" w:date="2026-03-28T22:23:47Z">
        <w:r>
          <w:t>t</w:t>
        </w:r>
      </w:ins>
      <w:r>
        <w:t>i</w:t>
      </w:r>
      <w:del w:id="2597" w:author="GoldenCorpusHarness" w:date="2026-03-28T22:23:47Z">
        <w:r>
          <w:delText>x</w:delText>
        </w:r>
      </w:del>
      <w:ins w:id="2598" w:author="GoldenCorpusHarness" w:date="2026-03-28T22:23:47Z">
        <w:r>
          <w:t>al</w:t>
        </w:r>
      </w:ins>
      <w:r>
        <w:t xml:space="preserve"> </w:t>
      </w:r>
      <w:del w:id="2599" w:author="GoldenCorpusHarness" w:date="2026-03-28T22:23:47Z">
        <w:r>
          <w:delText>9:</w:delText>
        </w:r>
      </w:del>
      <w:ins w:id="2600" w:author="GoldenCorpusHarness" w:date="2026-03-28T22:23:47Z">
        <w:r>
          <w:t>Drug</w:t>
        </w:r>
      </w:ins>
      <w:r>
        <w:t xml:space="preserve"> </w:t>
      </w:r>
      <w:del w:id="2601" w:author="GoldenCorpusHarness" w:date="2026-03-28T22:23:47Z">
        <w:r>
          <w:delText>Eas</w:delText>
        </w:r>
      </w:del>
      <w:ins w:id="2602" w:author="GoldenCorpusHarness" w:date="2026-03-28T22:23:47Z">
        <w:r>
          <w:t>In</w:t>
        </w:r>
      </w:ins>
      <w:r>
        <w:t>ter</w:t>
      </w:r>
      <w:del w:id="2603" w:author="GoldenCorpusHarness" w:date="2026-03-28T22:23:47Z">
        <w:r>
          <w:delText>n Cooper</w:delText>
        </w:r>
      </w:del>
      <w:r>
        <w:t>a</w:t>
      </w:r>
      <w:ins w:id="2604" w:author="GoldenCorpusHarness" w:date="2026-03-28T22:23:47Z">
        <w:r>
          <w:t>c</w:t>
        </w:r>
      </w:ins>
      <w:r>
        <w:t>ti</w:t>
      </w:r>
      <w:del w:id="2605" w:author="GoldenCorpusHarness" w:date="2026-03-28T22:23:47Z">
        <w:r>
          <w:delText>v</w:delText>
        </w:r>
      </w:del>
      <w:ins w:id="2606" w:author="GoldenCorpusHarness" w:date="2026-03-28T22:23:47Z">
        <w:r>
          <w:t>ons for N</w:t>
        </w:r>
      </w:ins>
      <w:r>
        <w:t>e</w:t>
      </w:r>
      <w:del w:id="2607" w:author="GoldenCorpusHarness" w:date="2026-03-28T22:23:47Z">
        <w:r>
          <w:delText xml:space="preserve"> O</w:delText>
        </w:r>
      </w:del>
      <w:ins w:id="2608" w:author="GoldenCorpusHarness" w:date="2026-03-28T22:23:47Z">
        <w:r>
          <w:t>mtabruti</w:t>
        </w:r>
      </w:ins>
      <w:r>
        <w:t>n</w:t>
      </w:r>
      <w:del w:id="2609" w:author="GoldenCorpusHarness" w:date="2026-03-28T22:23:47Z">
        <w:r>
          <w:delText>cology Group19</w:delText>
        </w:r>
      </w:del>
      <w:ins w:id="2610" w:author="GoldenCorpusHarness" w:date="2026-03-28T22:23:47Z">
        <w:r>
          <w:t>ib20</w:t>
        </w:r>
      </w:ins>
      <w:r>
        <w:t>6</w:t>
      </w:r>
    </w:p>
    <w:p ns2:paraId="73F93601" ns2:textId="5700A075" w:rsidR="00B55DCA" w:rsidRDefault="00B55DCA">
      <w:pPr>
        <w:pStyle w:val="TOC2"/>
        <w:rPr>
          <w:rFonts w:asciiTheme="minorHAnsi" w:eastAsiaTheme="minorEastAsia" w:hAnsiTheme="minorHAnsi" w:cstheme="minorBidi"/>
          <w:b w:val="0"/>
          <w:noProof/>
          <w:sz w:val="22"/>
          <w:szCs w:val="22"/>
        </w:rPr>
      </w:pPr>
      <w:r>
        <w:t>10.</w:t>
      </w:r>
      <w:ins w:id="2611" w:author="GoldenCorpusHarness" w:date="2026-03-28T22:23:47Z">
        <w:r>
          <w:t>8.</w:t>
        </w:r>
      </w:ins>
      <w:r>
        <w:t>1</w:t>
      </w:r>
      <w:del w:id="2612" w:author="GoldenCorpusHarness" w:date="2026-03-28T22:23:47Z">
        <w:r>
          <w:delText>0</w:delText>
        </w:r>
      </w:del>
      <w:ins w:id="2613" w:author="GoldenCorpusHarness" w:date="2026-03-28T22:23:47Z">
        <w:r>
          <w:t>.1Examples of CYP3</w:t>
        </w:r>
      </w:ins>
      <w:r>
        <w:t>A</w:t>
      </w:r>
      <w:del w:id="2614" w:author="GoldenCorpusHarness" w:date="2026-03-28T22:23:47Z">
        <w:r>
          <w:delText>ppe</w:delText>
        </w:r>
      </w:del>
      <w:ins w:id="2615" w:author="GoldenCorpusHarness" w:date="2026-03-28T22:23:47Z">
        <w:r>
          <w:t xml:space="preserve"> Strong I</w:t>
        </w:r>
      </w:ins>
      <w:r>
        <w:t>nd</w:t>
      </w:r>
      <w:del w:id="2616" w:author="GoldenCorpusHarness" w:date="2026-03-28T22:23:47Z">
        <w:r>
          <w:delText>ix 1</w:delText>
        </w:r>
      </w:del>
      <w:ins w:id="2617" w:author="GoldenCorpusHarness" w:date="2026-03-28T22:23:47Z">
        <w:r>
          <w:t>ucers2</w:t>
        </w:r>
      </w:ins>
      <w:r>
        <w:t>0</w:t>
      </w:r>
      <w:del w:id="2618" w:author="GoldenCorpusHarness" w:date="2026-03-28T22:23:47Z">
        <w:r>
          <w:delText>: Treatment Response Assessment for CLL and SLL197</w:delText>
        </w:r>
      </w:del>
      <w:ins w:id="2619" w:author="GoldenCorpusHarness" w:date="2026-03-28T22:23:47Z">
        <w:r>
          <w:t>6</w:t>
        </w:r>
      </w:ins>
    </w:p>
    <w:p ns2:paraId="3A99BC8D" ns2:textId="408D6E63" w:rsidR="00B55DCA" w:rsidRDefault="00B55DCA">
      <w:pPr>
        <w:pStyle w:val="TOC3"/>
        <w:rPr>
          <w:rFonts w:asciiTheme="minorHAnsi" w:eastAsiaTheme="minorEastAsia" w:hAnsiTheme="minorHAnsi" w:cstheme="minorBidi"/>
          <w:noProof/>
          <w:sz w:val="22"/>
          <w:szCs w:val="22"/>
        </w:rPr>
      </w:pPr>
      <w:r>
        <w:t>10.</w:t>
      </w:r>
      <w:del w:id="2620" w:author="GoldenCorpusHarness" w:date="2026-03-28T22:23:47Z">
        <w:r>
          <w:delText>10</w:delText>
        </w:r>
      </w:del>
      <w:ins w:id="2621" w:author="GoldenCorpusHarness" w:date="2026-03-28T22:23:47Z">
        <w:r>
          <w:t>8</w:t>
        </w:r>
      </w:ins>
      <w:r>
        <w:t>.1</w:t>
      </w:r>
      <w:del w:id="2622" w:author="GoldenCorpusHarness" w:date="2026-03-28T22:23:47Z">
        <w:r>
          <w:delText>iwCLL</w:delText>
        </w:r>
      </w:del>
      <w:ins w:id="2623" w:author="GoldenCorpusHarness" w:date="2026-03-28T22:23:47Z">
        <w:r>
          <w:t>.2Examples of</w:t>
        </w:r>
      </w:ins>
      <w:r>
        <w:t xml:space="preserve"> C</w:t>
      </w:r>
      <w:ins w:id="2624" w:author="GoldenCorpusHarness" w:date="2026-03-28T22:23:47Z">
        <w:r>
          <w:t>YP3A St</w:t>
        </w:r>
      </w:ins>
      <w:r>
        <w:t>r</w:t>
      </w:r>
      <w:ins w:id="2625" w:author="GoldenCorpusHarness" w:date="2026-03-28T22:23:47Z">
        <w:r>
          <w:t>ong Inhib</w:t>
        </w:r>
      </w:ins>
      <w:r>
        <w:t>it</w:t>
      </w:r>
      <w:del w:id="2626" w:author="GoldenCorpusHarness" w:date="2026-03-28T22:23:47Z">
        <w:r>
          <w:delText>e</w:delText>
        </w:r>
      </w:del>
      <w:ins w:id="2627" w:author="GoldenCorpusHarness" w:date="2026-03-28T22:23:47Z">
        <w:r>
          <w:t>o</w:t>
        </w:r>
      </w:ins>
      <w:r>
        <w:t>r</w:t>
      </w:r>
      <w:del w:id="2628" w:author="GoldenCorpusHarness" w:date="2026-03-28T22:23:47Z">
        <w:r>
          <w:delText>ia197</w:delText>
        </w:r>
      </w:del>
      <w:ins w:id="2629" w:author="GoldenCorpusHarness" w:date="2026-03-28T22:23:47Z">
        <w:r>
          <w:t>s206</w:t>
        </w:r>
      </w:ins>
    </w:p>
    <w:p ns2:paraId="36E32E30" ns2:textId="4ED72819" w:rsidR="00B55DCA" w:rsidRDefault="00B55DCA">
      <w:pPr>
        <w:pStyle w:val="TOC4"/>
        <w:rPr>
          <w:rFonts w:asciiTheme="minorHAnsi" w:eastAsiaTheme="minorEastAsia" w:hAnsiTheme="minorHAnsi" w:cstheme="minorBidi"/>
          <w:noProof/>
          <w:sz w:val="22"/>
          <w:szCs w:val="22"/>
        </w:rPr>
      </w:pPr>
      <w:r>
        <w:t>10.</w:t>
      </w:r>
      <w:del w:id="2630" w:author="GoldenCorpusHarness" w:date="2026-03-28T22:23:47Z">
        <w:r>
          <w:delText>10</w:delText>
        </w:r>
      </w:del>
      <w:ins w:id="2631" w:author="GoldenCorpusHarness" w:date="2026-03-28T22:23:47Z">
        <w:r>
          <w:t>8</w:t>
        </w:r>
      </w:ins>
      <w:r>
        <w:t>.1.</w:t>
      </w:r>
      <w:del w:id="2632" w:author="GoldenCorpusHarness" w:date="2026-03-28T22:23:47Z">
        <w:r>
          <w:delText>1O</w:delText>
        </w:r>
      </w:del>
      <w:ins w:id="2633" w:author="GoldenCorpusHarness" w:date="2026-03-28T22:23:47Z">
        <w:r>
          <w:t>3Examples of In Vi</w:t>
        </w:r>
      </w:ins>
      <w:r>
        <w:t>v</w:t>
      </w:r>
      <w:ins w:id="2634" w:author="GoldenCorpusHarness" w:date="2026-03-28T22:23:47Z">
        <w:r>
          <w:t>o Substrates for P-glycoprotein With Narrow Th</w:t>
        </w:r>
      </w:ins>
      <w:r>
        <w:t>er</w:t>
      </w:r>
      <w:del w:id="2635" w:author="GoldenCorpusHarness" w:date="2026-03-28T22:23:47Z">
        <w:r>
          <w:delText>v</w:delText>
        </w:r>
      </w:del>
      <w:ins w:id="2636" w:author="GoldenCorpusHarness" w:date="2026-03-28T22:23:47Z">
        <w:r>
          <w:t>apeut</w:t>
        </w:r>
      </w:ins>
      <w:r>
        <w:t>i</w:t>
      </w:r>
      <w:ins w:id="2637" w:author="GoldenCorpusHarness" w:date="2026-03-28T22:23:47Z">
        <w:r>
          <w:t>c Ind</w:t>
        </w:r>
      </w:ins>
      <w:r>
        <w:t>e</w:t>
      </w:r>
      <w:del w:id="2638" w:author="GoldenCorpusHarness" w:date="2026-03-28T22:23:47Z">
        <w:r>
          <w:delText>w19</w:delText>
        </w:r>
      </w:del>
      <w:ins w:id="2639" w:author="GoldenCorpusHarness" w:date="2026-03-28T22:23:47Z">
        <w:r>
          <w:t>x20</w:t>
        </w:r>
      </w:ins>
      <w:r>
        <w:t>7</w:t>
      </w:r>
    </w:p>
    <w:p ns2:paraId="446FAD6C" ns2:textId="5A71E58C" w:rsidR="00B55DCA" w:rsidRDefault="00B55DCA">
      <w:pPr>
        <w:pStyle w:val="TOC4"/>
        <w:rPr>
          <w:rFonts w:asciiTheme="minorHAnsi" w:eastAsiaTheme="minorEastAsia" w:hAnsiTheme="minorHAnsi" w:cstheme="minorBidi"/>
          <w:noProof/>
          <w:sz w:val="22"/>
          <w:szCs w:val="22"/>
        </w:rPr>
      </w:pPr>
      <w:r>
        <w:t>10.</w:t>
      </w:r>
      <w:del w:id="2640" w:author="GoldenCorpusHarness" w:date="2026-03-28T22:23:47Z">
        <w:r>
          <w:delText>10.1</w:delText>
        </w:r>
      </w:del>
      <w:ins w:id="2641" w:author="GoldenCorpusHarness" w:date="2026-03-28T22:23:47Z">
        <w:r>
          <w:t>8</w:t>
        </w:r>
      </w:ins>
      <w:r>
        <w:t>.2</w:t>
      </w:r>
      <w:del w:id="2642" w:author="GoldenCorpusHarness" w:date="2026-03-28T22:23:47Z">
        <w:r>
          <w:delText>Ana</w:delText>
        </w:r>
      </w:del>
      <w:ins w:id="2643" w:author="GoldenCorpusHarness" w:date="2026-03-28T22:23:47Z">
        <w:r>
          <w:t>Po</w:t>
        </w:r>
      </w:ins>
      <w:r>
        <w:t>t</w:t>
      </w:r>
      <w:del w:id="2644" w:author="GoldenCorpusHarness" w:date="2026-03-28T22:23:47Z">
        <w:r>
          <w:delText>omic Disease Assessm</w:delText>
        </w:r>
      </w:del>
      <w:r>
        <w:t>ent</w:t>
      </w:r>
      <w:del w:id="2645" w:author="GoldenCorpusHarness" w:date="2026-03-28T22:23:47Z">
        <w:r>
          <w:delText>19</w:delText>
        </w:r>
      </w:del>
      <w:ins w:id="2646" w:author="GoldenCorpusHarness" w:date="2026-03-28T22:23:47Z">
        <w:r>
          <w:t>ial Drug Interactions for Venetoclax20</w:t>
        </w:r>
      </w:ins>
      <w:r>
        <w:t>7</w:t>
      </w:r>
    </w:p>
    <w:p ns2:paraId="0B5CD4BD" ns2:textId="765E8C7D" w:rsidR="00B55DCA" w:rsidRDefault="00B55DCA">
      <w:pPr>
        <w:pStyle w:val="TOC5"/>
        <w:rPr>
          <w:rFonts w:asciiTheme="minorHAnsi" w:eastAsiaTheme="minorEastAsia" w:hAnsiTheme="minorHAnsi" w:cstheme="minorBidi"/>
          <w:noProof/>
          <w:sz w:val="22"/>
          <w:szCs w:val="22"/>
        </w:rPr>
      </w:pPr>
      <w:r>
        <w:t>10.</w:t>
      </w:r>
      <w:del w:id="2647" w:author="GoldenCorpusHarness" w:date="2026-03-28T22:23:47Z">
        <w:r>
          <w:delText>10.1</w:delText>
        </w:r>
      </w:del>
      <w:ins w:id="2648" w:author="GoldenCorpusHarness" w:date="2026-03-28T22:23:47Z">
        <w:r>
          <w:t>8</w:t>
        </w:r>
      </w:ins>
      <w:r>
        <w:t>.2.1</w:t>
      </w:r>
      <w:del w:id="2649" w:author="GoldenCorpusHarness" w:date="2026-03-28T22:23:47Z">
        <w:r>
          <w:delText>Screening (B</w:delText>
        </w:r>
      </w:del>
      <w:ins w:id="2650" w:author="GoldenCorpusHarness" w:date="2026-03-28T22:23:47Z">
        <w:r>
          <w:t>Ex</w:t>
        </w:r>
      </w:ins>
      <w:r>
        <w:t>a</w:t>
      </w:r>
      <w:del w:id="2651" w:author="GoldenCorpusHarness" w:date="2026-03-28T22:23:47Z">
        <w:r>
          <w:delText>se</w:delText>
        </w:r>
      </w:del>
      <w:ins w:id="2652" w:author="GoldenCorpusHarness" w:date="2026-03-28T22:23:47Z">
        <w:r>
          <w:t>mp</w:t>
        </w:r>
      </w:ins>
      <w:r>
        <w:t>l</w:t>
      </w:r>
      <w:del w:id="2653" w:author="GoldenCorpusHarness" w:date="2026-03-28T22:23:47Z">
        <w:r>
          <w:delText>ine) Ass</w:delText>
        </w:r>
      </w:del>
      <w:r>
        <w:t>es</w:t>
      </w:r>
      <w:ins w:id="2654" w:author="GoldenCorpusHarness" w:date="2026-03-28T22:23:47Z">
        <w:r>
          <w:t xml:space="preserve"> of In Vivo CYP3A Inhibitor</w:t>
        </w:r>
      </w:ins>
      <w:r>
        <w:t>s</w:t>
      </w:r>
      <w:del w:id="2655" w:author="GoldenCorpusHarness" w:date="2026-03-28T22:23:47Z">
        <w:r>
          <w:delText>ment19</w:delText>
        </w:r>
      </w:del>
      <w:ins w:id="2656" w:author="GoldenCorpusHarness" w:date="2026-03-28T22:23:47Z">
        <w:r>
          <w:t>20</w:t>
        </w:r>
      </w:ins>
      <w:r>
        <w:t>7</w:t>
      </w:r>
    </w:p>
    <w:p ns2:paraId="035A1B99" ns2:textId="6876CC38" w:rsidR="00B55DCA" w:rsidRDefault="00B55DCA">
      <w:pPr>
        <w:pStyle w:val="TOC5"/>
        <w:rPr>
          <w:rFonts w:asciiTheme="minorHAnsi" w:eastAsiaTheme="minorEastAsia" w:hAnsiTheme="minorHAnsi" w:cstheme="minorBidi"/>
          <w:noProof/>
          <w:sz w:val="22"/>
          <w:szCs w:val="22"/>
        </w:rPr>
      </w:pPr>
      <w:r>
        <w:t>10.</w:t>
      </w:r>
      <w:del w:id="2657" w:author="GoldenCorpusHarness" w:date="2026-03-28T22:23:47Z">
        <w:r>
          <w:delText>10.1</w:delText>
        </w:r>
      </w:del>
      <w:ins w:id="2658" w:author="GoldenCorpusHarness" w:date="2026-03-28T22:23:47Z">
        <w:r>
          <w:t>8</w:t>
        </w:r>
      </w:ins>
      <w:r>
        <w:t>.2.2</w:t>
      </w:r>
      <w:del w:id="2659" w:author="GoldenCorpusHarness" w:date="2026-03-28T22:23:47Z">
        <w:r>
          <w:delText>Post-b</w:delText>
        </w:r>
      </w:del>
      <w:ins w:id="2660" w:author="GoldenCorpusHarness" w:date="2026-03-28T22:23:47Z">
        <w:r>
          <w:t>Ex</w:t>
        </w:r>
      </w:ins>
      <w:r>
        <w:t>a</w:t>
      </w:r>
      <w:del w:id="2661" w:author="GoldenCorpusHarness" w:date="2026-03-28T22:23:47Z">
        <w:r>
          <w:delText>se</w:delText>
        </w:r>
      </w:del>
      <w:ins w:id="2662" w:author="GoldenCorpusHarness" w:date="2026-03-28T22:23:47Z">
        <w:r>
          <w:t>mp</w:t>
        </w:r>
      </w:ins>
      <w:r>
        <w:t>l</w:t>
      </w:r>
      <w:del w:id="2663" w:author="GoldenCorpusHarness" w:date="2026-03-28T22:23:47Z">
        <w:r>
          <w:delText>ine Ass</w:delText>
        </w:r>
      </w:del>
      <w:r>
        <w:t>es</w:t>
      </w:r>
      <w:ins w:id="2664" w:author="GoldenCorpusHarness" w:date="2026-03-28T22:23:47Z">
        <w:r>
          <w:t xml:space="preserve"> of In Vivo CYP3A Inducer</w:t>
        </w:r>
      </w:ins>
      <w:r>
        <w:t>s</w:t>
      </w:r>
      <w:del w:id="2665" w:author="GoldenCorpusHarness" w:date="2026-03-28T22:23:47Z">
        <w:r>
          <w:delText>ment199</w:delText>
        </w:r>
      </w:del>
      <w:ins w:id="2666" w:author="GoldenCorpusHarness" w:date="2026-03-28T22:23:47Z">
        <w:r>
          <w:t>207</w:t>
        </w:r>
      </w:ins>
    </w:p>
    <w:p ns2:paraId="32E17441" ns2:textId="53948D87" w:rsidR="00B55DCA" w:rsidRDefault="00B55DCA">
      <w:pPr>
        <w:pStyle w:val="TOC4"/>
        <w:rPr>
          <w:rFonts w:asciiTheme="minorHAnsi" w:eastAsiaTheme="minorEastAsia" w:hAnsiTheme="minorHAnsi" w:cstheme="minorBidi"/>
          <w:noProof/>
          <w:sz w:val="22"/>
          <w:szCs w:val="22"/>
        </w:rPr>
      </w:pPr>
      <w:r>
        <w:t>10.</w:t>
      </w:r>
      <w:del w:id="2667" w:author="GoldenCorpusHarness" w:date="2026-03-28T22:23:47Z">
        <w:r>
          <w:delText>10</w:delText>
        </w:r>
      </w:del>
      <w:ins w:id="2668" w:author="GoldenCorpusHarness" w:date="2026-03-28T22:23:47Z">
        <w:r>
          <w:t>8</w:t>
        </w:r>
      </w:ins>
      <w:r>
        <w:t>.</w:t>
      </w:r>
      <w:del w:id="2669" w:author="GoldenCorpusHarness" w:date="2026-03-28T22:23:47Z">
        <w:r>
          <w:delText>1</w:delText>
        </w:r>
      </w:del>
      <w:ins w:id="2670" w:author="GoldenCorpusHarness" w:date="2026-03-28T22:23:47Z">
        <w:r>
          <w:t>2</w:t>
        </w:r>
      </w:ins>
      <w:r>
        <w:t>.3</w:t>
      </w:r>
      <w:del w:id="2671" w:author="GoldenCorpusHarness" w:date="2026-03-28T22:23:47Z">
        <w:r>
          <w:delText>Over</w:delText>
        </w:r>
      </w:del>
      <w:ins w:id="2672" w:author="GoldenCorpusHarness" w:date="2026-03-28T22:23:47Z">
        <w:r>
          <w:t>Ex</w:t>
        </w:r>
      </w:ins>
      <w:r>
        <w:t>a</w:t>
      </w:r>
      <w:ins w:id="2673" w:author="GoldenCorpusHarness" w:date="2026-03-28T22:23:47Z">
        <w:r>
          <w:t>mp</w:t>
        </w:r>
      </w:ins>
      <w:r>
        <w:t>l</w:t>
      </w:r>
      <w:del w:id="2674" w:author="GoldenCorpusHarness" w:date="2026-03-28T22:23:47Z">
        <w:r>
          <w:delText>l R</w:delText>
        </w:r>
      </w:del>
      <w:r>
        <w:t>es</w:t>
      </w:r>
      <w:ins w:id="2675" w:author="GoldenCorpusHarness" w:date="2026-03-28T22:23:47Z">
        <w:r>
          <w:t xml:space="preserve"> of In Vivo Inhibitors for P-glyco</w:t>
        </w:r>
      </w:ins>
      <w:r>
        <w:t>p</w:t>
      </w:r>
      <w:ins w:id="2676" w:author="GoldenCorpusHarness" w:date="2026-03-28T22:23:47Z">
        <w:r>
          <w:t>r</w:t>
        </w:r>
      </w:ins>
      <w:r>
        <w:t>o</w:t>
      </w:r>
      <w:ins w:id="2677" w:author="GoldenCorpusHarness" w:date="2026-03-28T22:23:47Z">
        <w:r>
          <w:t>tei</w:t>
        </w:r>
      </w:ins>
      <w:r>
        <w:t>n</w:t>
      </w:r>
      <w:del w:id="2678" w:author="GoldenCorpusHarness" w:date="2026-03-28T22:23:47Z">
        <w:r>
          <w:delText>se</w:delText>
        </w:r>
      </w:del>
      <w:r>
        <w:t>20</w:t>
      </w:r>
      <w:del w:id="2679" w:author="GoldenCorpusHarness" w:date="2026-03-28T22:23:47Z">
        <w:r>
          <w:delText>4</w:delText>
        </w:r>
      </w:del>
      <w:ins w:id="2680" w:author="GoldenCorpusHarness" w:date="2026-03-28T22:23:47Z">
        <w:r>
          <w:t>8</w:t>
        </w:r>
      </w:ins>
    </w:p>
    <w:p ns2:paraId="0E35B9E2" ns2:textId="46B72442" w:rsidR="00B55DCA" w:rsidRDefault="00B55DCA">
      <w:pPr>
        <w:pStyle w:val="TOC4"/>
        <w:rPr>
          <w:rFonts w:asciiTheme="minorHAnsi" w:eastAsiaTheme="minorEastAsia" w:hAnsiTheme="minorHAnsi" w:cstheme="minorBidi"/>
          <w:noProof/>
          <w:sz w:val="22"/>
          <w:szCs w:val="22"/>
        </w:rPr>
      </w:pPr>
      <w:r>
        <w:t>10.</w:t>
      </w:r>
      <w:del w:id="2681" w:author="GoldenCorpusHarness" w:date="2026-03-28T22:23:47Z">
        <w:r>
          <w:delText>10</w:delText>
        </w:r>
      </w:del>
      <w:ins w:id="2682" w:author="GoldenCorpusHarness" w:date="2026-03-28T22:23:47Z">
        <w:r>
          <w:t>8</w:t>
        </w:r>
      </w:ins>
      <w:r>
        <w:t>.</w:t>
      </w:r>
      <w:del w:id="2683" w:author="GoldenCorpusHarness" w:date="2026-03-28T22:23:47Z">
        <w:r>
          <w:delText>1</w:delText>
        </w:r>
      </w:del>
      <w:ins w:id="2684" w:author="GoldenCorpusHarness" w:date="2026-03-28T22:23:47Z">
        <w:r>
          <w:t>2</w:t>
        </w:r>
      </w:ins>
      <w:r>
        <w:t>.4</w:t>
      </w:r>
      <w:ins w:id="2685" w:author="GoldenCorpusHarness" w:date="2026-03-28T22:23:47Z">
        <w:r>
          <w:t>Examples of In V</w:t>
        </w:r>
      </w:ins>
      <w:r>
        <w:t>i</w:t>
      </w:r>
      <w:del w:id="2686" w:author="GoldenCorpusHarness" w:date="2026-03-28T22:23:47Z">
        <w:r>
          <w:delText>wCLL</w:delText>
        </w:r>
      </w:del>
      <w:ins w:id="2687" w:author="GoldenCorpusHarness" w:date="2026-03-28T22:23:47Z">
        <w:r>
          <w:t>vo</w:t>
        </w:r>
      </w:ins>
      <w:r>
        <w:t xml:space="preserve"> Su</w:t>
      </w:r>
      <w:del w:id="2688" w:author="GoldenCorpusHarness" w:date="2026-03-28T22:23:47Z">
        <w:r>
          <w:delText>mm</w:delText>
        </w:r>
      </w:del>
      <w:ins w:id="2689" w:author="GoldenCorpusHarness" w:date="2026-03-28T22:23:47Z">
        <w:r>
          <w:t>bstr</w:t>
        </w:r>
      </w:ins>
      <w:r>
        <w:t>a</w:t>
      </w:r>
      <w:ins w:id="2690" w:author="GoldenCorpusHarness" w:date="2026-03-28T22:23:47Z">
        <w:r>
          <w:t>tes fo</w:t>
        </w:r>
      </w:ins>
      <w:r>
        <w:t>r</w:t>
      </w:r>
      <w:ins w:id="2691" w:author="GoldenCorpusHarness" w:date="2026-03-28T22:23:47Z">
        <w:r>
          <w:t xml:space="preserve"> P-gl</w:t>
        </w:r>
      </w:ins>
      <w:r>
        <w:t>y</w:t>
      </w:r>
      <w:del w:id="2692" w:author="GoldenCorpusHarness" w:date="2026-03-28T22:23:47Z">
        <w:r>
          <w:delText xml:space="preserve"> Tabl</w:delText>
        </w:r>
      </w:del>
      <w:ins w:id="2693" w:author="GoldenCorpusHarness" w:date="2026-03-28T22:23:47Z">
        <w:r>
          <w:t>coprot</w:t>
        </w:r>
      </w:ins>
      <w:r>
        <w:t>e</w:t>
      </w:r>
      <w:ins w:id="2694" w:author="GoldenCorpusHarness" w:date="2026-03-28T22:23:47Z">
        <w:r>
          <w:t>in</w:t>
        </w:r>
      </w:ins>
      <w:r>
        <w:t>20</w:t>
      </w:r>
      <w:del w:id="2695" w:author="GoldenCorpusHarness" w:date="2026-03-28T22:23:47Z">
        <w:r>
          <w:delText>6</w:delText>
        </w:r>
      </w:del>
      <w:ins w:id="2696" w:author="GoldenCorpusHarness" w:date="2026-03-28T22:23:47Z">
        <w:r>
          <w:t>8</w:t>
        </w:r>
      </w:ins>
    </w:p>
    <w:p ns2:paraId="3E28C587" ns2:textId="3E3A5472" w:rsidR="00B55DCA" w:rsidRDefault="00B55DCA">
      <w:pPr>
        <w:pStyle w:val="TOC2"/>
        <w:rPr>
          <w:rFonts w:asciiTheme="minorHAnsi" w:eastAsiaTheme="minorEastAsia" w:hAnsiTheme="minorHAnsi" w:cstheme="minorBidi"/>
          <w:b w:val="0"/>
          <w:noProof/>
          <w:sz w:val="22"/>
          <w:szCs w:val="22"/>
        </w:rPr>
      </w:pPr>
      <w:r>
        <w:t>10.</w:t>
      </w:r>
      <w:del w:id="2697" w:author="GoldenCorpusHarness" w:date="2026-03-28T22:23:47Z">
        <w:r>
          <w:delText>11</w:delText>
        </w:r>
      </w:del>
      <w:ins w:id="2698" w:author="GoldenCorpusHarness" w:date="2026-03-28T22:23:47Z">
        <w:r>
          <w:t>9</w:t>
        </w:r>
      </w:ins>
      <w:r>
        <w:t xml:space="preserve">Appendix </w:t>
      </w:r>
      <w:del w:id="2699" w:author="GoldenCorpusHarness" w:date="2026-03-28T22:23:47Z">
        <w:r>
          <w:delText>11</w:delText>
        </w:r>
      </w:del>
      <w:ins w:id="2700" w:author="GoldenCorpusHarness" w:date="2026-03-28T22:23:47Z">
        <w:r>
          <w:t>9</w:t>
        </w:r>
      </w:ins>
      <w:r>
        <w:t xml:space="preserve">: </w:t>
      </w:r>
      <w:del w:id="2701" w:author="GoldenCorpusHarness" w:date="2026-03-28T22:23:47Z">
        <w:r>
          <w:delText>iwCLL Cri</w:delText>
        </w:r>
      </w:del>
      <w:ins w:id="2702" w:author="GoldenCorpusHarness" w:date="2026-03-28T22:23:47Z">
        <w:r>
          <w:t>Eas</w:t>
        </w:r>
      </w:ins>
      <w:r>
        <w:t>ter</w:t>
      </w:r>
      <w:del w:id="2703" w:author="GoldenCorpusHarness" w:date="2026-03-28T22:23:47Z">
        <w:r>
          <w:delText>ia</w:delText>
        </w:r>
      </w:del>
      <w:ins w:id="2704" w:author="GoldenCorpusHarness" w:date="2026-03-28T22:23:47Z">
        <w:r>
          <w:t>n</w:t>
        </w:r>
      </w:ins>
      <w:r>
        <w:t xml:space="preserve"> </w:t>
      </w:r>
      <w:del w:id="2705" w:author="GoldenCorpusHarness" w:date="2026-03-28T22:23:47Z">
        <w:r>
          <w:delText>f</w:delText>
        </w:r>
      </w:del>
      <w:ins w:id="2706" w:author="GoldenCorpusHarness" w:date="2026-03-28T22:23:47Z">
        <w:r>
          <w:t>C</w:t>
        </w:r>
      </w:ins>
      <w:r>
        <w:t>o</w:t>
      </w:r>
      <w:ins w:id="2707" w:author="GoldenCorpusHarness" w:date="2026-03-28T22:23:47Z">
        <w:r>
          <w:t>ope</w:t>
        </w:r>
      </w:ins>
      <w:r>
        <w:t>r</w:t>
      </w:r>
      <w:del w:id="2708" w:author="GoldenCorpusHarness" w:date="2026-03-28T22:23:47Z">
        <w:r>
          <w:delText xml:space="preserve"> Assessment of Hem</w:delText>
        </w:r>
      </w:del>
      <w:r>
        <w:t>at</w:t>
      </w:r>
      <w:ins w:id="2709" w:author="GoldenCorpusHarness" w:date="2026-03-28T22:23:47Z">
        <w:r>
          <w:t>ive Onc</w:t>
        </w:r>
      </w:ins>
      <w:r>
        <w:t>olog</w:t>
      </w:r>
      <w:del w:id="2710" w:author="GoldenCorpusHarness" w:date="2026-03-28T22:23:47Z">
        <w:r>
          <w:delText>ic</w:delText>
        </w:r>
      </w:del>
      <w:ins w:id="2711" w:author="GoldenCorpusHarness" w:date="2026-03-28T22:23:47Z">
        <w:r>
          <w:t>y</w:t>
        </w:r>
      </w:ins>
      <w:r>
        <w:t xml:space="preserve"> </w:t>
      </w:r>
      <w:del w:id="2712" w:author="GoldenCorpusHarness" w:date="2026-03-28T22:23:47Z">
        <w:r>
          <w:delText>T</w:delText>
        </w:r>
      </w:del>
      <w:ins w:id="2713" w:author="GoldenCorpusHarness" w:date="2026-03-28T22:23:47Z">
        <w:r>
          <w:t>Gr</w:t>
        </w:r>
      </w:ins>
      <w:r>
        <w:t>o</w:t>
      </w:r>
      <w:del w:id="2714" w:author="GoldenCorpusHarness" w:date="2026-03-28T22:23:47Z">
        <w:r>
          <w:delText>xicities in CLL Partici</w:delText>
        </w:r>
      </w:del>
      <w:ins w:id="2715" w:author="GoldenCorpusHarness" w:date="2026-03-28T22:23:47Z">
        <w:r>
          <w:t>u</w:t>
        </w:r>
      </w:ins>
      <w:r>
        <w:t>p</w:t>
      </w:r>
      <w:del w:id="2716" w:author="GoldenCorpusHarness" w:date="2026-03-28T22:23:47Z">
        <w:r>
          <w:delText>ants</w:delText>
        </w:r>
      </w:del>
      <w:r>
        <w:t>20</w:t>
      </w:r>
      <w:del w:id="2717" w:author="GoldenCorpusHarness" w:date="2026-03-28T22:23:47Z">
        <w:r>
          <w:delText>8</w:delText>
        </w:r>
      </w:del>
      <w:ins w:id="2718" w:author="GoldenCorpusHarness" w:date="2026-03-28T22:23:47Z">
        <w:r>
          <w:t>9</w:t>
        </w:r>
      </w:ins>
    </w:p>
    <w:p ns2:paraId="3D2EAF40" ns2:textId="174C3BB0" w:rsidR="00B55DCA" w:rsidRDefault="00B55DCA">
      <w:pPr>
        <w:pStyle w:val="TOC2"/>
        <w:rPr>
          <w:rFonts w:asciiTheme="minorHAnsi" w:eastAsiaTheme="minorEastAsia" w:hAnsiTheme="minorHAnsi" w:cstheme="minorBidi"/>
          <w:b w:val="0"/>
          <w:noProof/>
          <w:sz w:val="22"/>
          <w:szCs w:val="22"/>
        </w:rPr>
      </w:pPr>
      <w:r>
        <w:t>10.1</w:t>
      </w:r>
      <w:del w:id="2719" w:author="GoldenCorpusHarness" w:date="2026-03-28T22:23:47Z">
        <w:r>
          <w:delText>2</w:delText>
        </w:r>
      </w:del>
      <w:ins w:id="2720" w:author="GoldenCorpusHarness" w:date="2026-03-28T22:23:47Z">
        <w:r>
          <w:t>0</w:t>
        </w:r>
      </w:ins>
      <w:r>
        <w:t>Appendix 1</w:t>
      </w:r>
      <w:del w:id="2721" w:author="GoldenCorpusHarness" w:date="2026-03-28T22:23:47Z">
        <w:r>
          <w:delText>2</w:delText>
        </w:r>
      </w:del>
      <w:ins w:id="2722" w:author="GoldenCorpusHarness" w:date="2026-03-28T22:23:47Z">
        <w:r>
          <w:t>0</w:t>
        </w:r>
      </w:ins>
      <w:r>
        <w:t xml:space="preserve">: </w:t>
      </w:r>
      <w:del w:id="2723" w:author="GoldenCorpusHarness" w:date="2026-03-28T22:23:47Z">
        <w:r>
          <w:delText>Dis</w:delText>
        </w:r>
      </w:del>
      <w:ins w:id="2724" w:author="GoldenCorpusHarness" w:date="2026-03-28T22:23:47Z">
        <w:r>
          <w:t>Tr</w:t>
        </w:r>
      </w:ins>
      <w:r>
        <w:t>ea</w:t>
      </w:r>
      <w:ins w:id="2725" w:author="GoldenCorpusHarness" w:date="2026-03-28T22:23:47Z">
        <w:r>
          <w:t>tment Respon</w:t>
        </w:r>
      </w:ins>
      <w:r>
        <w:t xml:space="preserve">se </w:t>
      </w:r>
      <w:ins w:id="2726" w:author="GoldenCorpusHarness" w:date="2026-03-28T22:23:47Z">
        <w:r>
          <w:t xml:space="preserve">Assessment for CLL and </w:t>
        </w:r>
      </w:ins>
      <w:r>
        <w:t>S</w:t>
      </w:r>
      <w:del w:id="2727" w:author="GoldenCorpusHarness" w:date="2026-03-28T22:23:47Z">
        <w:r>
          <w:delText>taging</w:delText>
        </w:r>
      </w:del>
      <w:ins w:id="2728" w:author="GoldenCorpusHarness" w:date="2026-03-28T22:23:47Z">
        <w:r>
          <w:t>LL</w:t>
        </w:r>
      </w:ins>
      <w:r>
        <w:t>2</w:t>
      </w:r>
      <w:ins w:id="2729" w:author="GoldenCorpusHarness" w:date="2026-03-28T22:23:47Z">
        <w:r>
          <w:t>1</w:t>
        </w:r>
      </w:ins>
      <w:r>
        <w:t>0</w:t>
      </w:r>
      <w:del w:id="2730" w:author="GoldenCorpusHarness" w:date="2026-03-28T22:23:47Z">
        <w:r>
          <w:delText>9</w:delText>
        </w:r>
      </w:del>
    </w:p>
    <w:p ns2:paraId="4305F09C" ns2:textId="1B0571CB" w:rsidR="00B55DCA" w:rsidRDefault="00B55DCA">
      <w:pPr>
        <w:pStyle w:val="TOC3"/>
        <w:rPr>
          <w:rFonts w:asciiTheme="minorHAnsi" w:eastAsiaTheme="minorEastAsia" w:hAnsiTheme="minorHAnsi" w:cstheme="minorBidi"/>
          <w:noProof/>
          <w:sz w:val="22"/>
          <w:szCs w:val="22"/>
        </w:rPr>
      </w:pPr>
      <w:r>
        <w:t>10.1</w:t>
      </w:r>
      <w:del w:id="2731" w:author="GoldenCorpusHarness" w:date="2026-03-28T22:23:47Z">
        <w:r>
          <w:delText>2</w:delText>
        </w:r>
      </w:del>
      <w:ins w:id="2732" w:author="GoldenCorpusHarness" w:date="2026-03-28T22:23:47Z">
        <w:r>
          <w:t>0</w:t>
        </w:r>
      </w:ins>
      <w:r>
        <w:t>.1</w:t>
      </w:r>
      <w:del w:id="2733" w:author="GoldenCorpusHarness" w:date="2026-03-28T22:23:47Z">
        <w:r>
          <w:delText>R</w:delText>
        </w:r>
      </w:del>
      <w:ins w:id="2734" w:author="GoldenCorpusHarness" w:date="2026-03-28T22:23:47Z">
        <w:r>
          <w:t>iwCLL Criteri</w:t>
        </w:r>
      </w:ins>
      <w:r>
        <w:t>a</w:t>
      </w:r>
      <w:del w:id="2735" w:author="GoldenCorpusHarness" w:date="2026-03-28T22:23:47Z">
        <w:r>
          <w:delText>i and Binet Staging</w:delText>
        </w:r>
      </w:del>
      <w:r>
        <w:t>2</w:t>
      </w:r>
      <w:ins w:id="2736" w:author="GoldenCorpusHarness" w:date="2026-03-28T22:23:47Z">
        <w:r>
          <w:t>1</w:t>
        </w:r>
      </w:ins>
      <w:r>
        <w:t>0</w:t>
      </w:r>
      <w:del w:id="2737" w:author="GoldenCorpusHarness" w:date="2026-03-28T22:23:47Z">
        <w:r>
          <w:delText>9</w:delText>
        </w:r>
      </w:del>
    </w:p>
    <w:p ns2:paraId="55EC59A7" ns2:textId="565F9541" w:rsidR="00B55DCA" w:rsidRDefault="00B55DCA">
      <w:pPr>
        <w:pStyle w:val="TOC3"/>
        <w:rPr>
          <w:rFonts w:asciiTheme="minorHAnsi" w:eastAsiaTheme="minorEastAsia" w:hAnsiTheme="minorHAnsi" w:cstheme="minorBidi"/>
          <w:noProof/>
          <w:sz w:val="22"/>
          <w:szCs w:val="22"/>
        </w:rPr>
      </w:pPr>
      <w:r>
        <w:t>10.1</w:t>
      </w:r>
      <w:del w:id="2738" w:author="GoldenCorpusHarness" w:date="2026-03-28T22:23:47Z">
        <w:r>
          <w:delText>2</w:delText>
        </w:r>
      </w:del>
      <w:ins w:id="2739" w:author="GoldenCorpusHarness" w:date="2026-03-28T22:23:47Z">
        <w:r>
          <w:t>0</w:t>
        </w:r>
      </w:ins>
      <w:r>
        <w:t>.</w:t>
      </w:r>
      <w:del w:id="2740" w:author="GoldenCorpusHarness" w:date="2026-03-28T22:23:47Z">
        <w:r>
          <w:delText>2Lugano Crit</w:delText>
        </w:r>
      </w:del>
      <w:ins w:id="2741" w:author="GoldenCorpusHarness" w:date="2026-03-28T22:23:47Z">
        <w:r>
          <w:t>1.1Ov</w:t>
        </w:r>
      </w:ins>
      <w:r>
        <w:t>er</w:t>
      </w:r>
      <w:ins w:id="2742" w:author="GoldenCorpusHarness" w:date="2026-03-28T22:23:47Z">
        <w:r>
          <w:t>v</w:t>
        </w:r>
      </w:ins>
      <w:r>
        <w:t>i</w:t>
      </w:r>
      <w:del w:id="2743" w:author="GoldenCorpusHarness" w:date="2026-03-28T22:23:47Z">
        <w:r>
          <w:delText>a</w:delText>
        </w:r>
      </w:del>
      <w:ins w:id="2744" w:author="GoldenCorpusHarness" w:date="2026-03-28T22:23:47Z">
        <w:r>
          <w:t>ew</w:t>
        </w:r>
      </w:ins>
      <w:r>
        <w:t>210</w:t>
      </w:r>
    </w:p>
    <w:p ns2:paraId="6738325C" ns2:textId="77FD1BF2" w:rsidR="00B55DCA" w:rsidRDefault="00B55DCA">
      <w:pPr>
        <w:pStyle w:val="TOC2"/>
        <w:rPr>
          <w:rFonts w:asciiTheme="minorHAnsi" w:eastAsiaTheme="minorEastAsia" w:hAnsiTheme="minorHAnsi" w:cstheme="minorBidi"/>
          <w:b w:val="0"/>
          <w:noProof/>
          <w:sz w:val="22"/>
          <w:szCs w:val="22"/>
        </w:rPr>
      </w:pPr>
      <w:r>
        <w:t>10.1</w:t>
      </w:r>
      <w:del w:id="2745" w:author="GoldenCorpusHarness" w:date="2026-03-28T22:23:47Z">
        <w:r>
          <w:delText>3</w:delText>
        </w:r>
      </w:del>
      <w:ins w:id="2746" w:author="GoldenCorpusHarness" w:date="2026-03-28T22:23:47Z">
        <w:r>
          <w:t>0.1.2</w:t>
        </w:r>
      </w:ins>
      <w:r>
        <w:t>A</w:t>
      </w:r>
      <w:del w:id="2747" w:author="GoldenCorpusHarness" w:date="2026-03-28T22:23:47Z">
        <w:r>
          <w:delText>pp</w:delText>
        </w:r>
      </w:del>
      <w:ins w:id="2748" w:author="GoldenCorpusHarness" w:date="2026-03-28T22:23:47Z">
        <w:r>
          <w:t>natomic Disease Assessm</w:t>
        </w:r>
      </w:ins>
      <w:r>
        <w:t>en</w:t>
      </w:r>
      <w:del w:id="2749" w:author="GoldenCorpusHarness" w:date="2026-03-28T22:23:47Z">
        <w:r>
          <w:delText>dix 13: Specified Approved Ri</w:delText>
        </w:r>
      </w:del>
      <w:r>
        <w:t>t</w:t>
      </w:r>
      <w:del w:id="2750" w:author="GoldenCorpusHarness" w:date="2026-03-28T22:23:47Z">
        <w:r>
          <w:delText>uximab Biosimilars</w:delText>
        </w:r>
      </w:del>
      <w:r>
        <w:t>21</w:t>
      </w:r>
      <w:del w:id="2751" w:author="GoldenCorpusHarness" w:date="2026-03-28T22:23:47Z">
        <w:r>
          <w:delText>1</w:delText>
        </w:r>
      </w:del>
      <w:ins w:id="2752" w:author="GoldenCorpusHarness" w:date="2026-03-28T22:23:47Z">
        <w:r>
          <w:t>0</w:t>
        </w:r>
      </w:ins>
    </w:p>
    <w:p ns2:paraId="71F0D354" ns2:textId="667FCE9E" w:rsidR="00B55DCA" w:rsidRDefault="00B55DCA">
      <w:pPr>
        <w:pStyle w:val="TOC2"/>
        <w:rPr>
          <w:rFonts w:asciiTheme="minorHAnsi" w:eastAsiaTheme="minorEastAsia" w:hAnsiTheme="minorHAnsi" w:cstheme="minorBidi"/>
          <w:b w:val="0"/>
          <w:noProof/>
          <w:sz w:val="22"/>
          <w:szCs w:val="22"/>
        </w:rPr>
      </w:pPr>
      <w:r>
        <w:t>10.1</w:t>
      </w:r>
      <w:del w:id="2753" w:author="GoldenCorpusHarness" w:date="2026-03-28T22:23:47Z">
        <w:r>
          <w:delText>4App</w:delText>
        </w:r>
      </w:del>
      <w:ins w:id="2754" w:author="GoldenCorpusHarness" w:date="2026-03-28T22:23:47Z">
        <w:r>
          <w:t>0.1.2.1Scre</w:t>
        </w:r>
      </w:ins>
      <w:r>
        <w:t>en</w:t>
      </w:r>
      <w:del w:id="2755" w:author="GoldenCorpusHarness" w:date="2026-03-28T22:23:47Z">
        <w:r>
          <w:delText>d</w:delText>
        </w:r>
      </w:del>
      <w:r>
        <w:t>i</w:t>
      </w:r>
      <w:del w:id="2756" w:author="GoldenCorpusHarness" w:date="2026-03-28T22:23:47Z">
        <w:r>
          <w:delText>x</w:delText>
        </w:r>
      </w:del>
      <w:ins w:id="2757" w:author="GoldenCorpusHarness" w:date="2026-03-28T22:23:47Z">
        <w:r>
          <w:t>ng</w:t>
        </w:r>
      </w:ins>
      <w:r>
        <w:t xml:space="preserve"> </w:t>
      </w:r>
      <w:del w:id="2758" w:author="GoldenCorpusHarness" w:date="2026-03-28T22:23:47Z">
        <w:r>
          <w:delText>14:</w:delText>
        </w:r>
      </w:del>
      <w:ins w:id="2759" w:author="GoldenCorpusHarness" w:date="2026-03-28T22:23:47Z">
        <w:r>
          <w:t>(Baseline)</w:t>
        </w:r>
      </w:ins>
      <w:r>
        <w:t xml:space="preserve"> </w:t>
      </w:r>
      <w:del w:id="2760" w:author="GoldenCorpusHarness" w:date="2026-03-28T22:23:47Z">
        <w:r>
          <w:delText>Sa</w:delText>
        </w:r>
      </w:del>
      <w:ins w:id="2761" w:author="GoldenCorpusHarness" w:date="2026-03-28T22:23:47Z">
        <w:r>
          <w:t>Assess</w:t>
        </w:r>
      </w:ins>
      <w:r>
        <w:t>m</w:t>
      </w:r>
      <w:del w:id="2762" w:author="GoldenCorpusHarness" w:date="2026-03-28T22:23:47Z">
        <w:r>
          <w:delText>pl</w:delText>
        </w:r>
      </w:del>
      <w:r>
        <w:t>e</w:t>
      </w:r>
      <w:del w:id="2763" w:author="GoldenCorpusHarness" w:date="2026-03-28T22:23:47Z">
        <w:r>
          <w:delText xml:space="preserve"> Collec</w:delText>
        </w:r>
      </w:del>
      <w:ins w:id="2764" w:author="GoldenCorpusHarness" w:date="2026-03-28T22:23:47Z">
        <w:r>
          <w:t>n</w:t>
        </w:r>
      </w:ins>
      <w:r>
        <w:t>t</w:t>
      </w:r>
      <w:del w:id="2765" w:author="GoldenCorpusHarness" w:date="2026-03-28T22:23:47Z">
        <w:r>
          <w:delText>ion</w:delText>
        </w:r>
      </w:del>
      <w:r>
        <w:t>21</w:t>
      </w:r>
      <w:del w:id="2766" w:author="GoldenCorpusHarness" w:date="2026-03-28T22:23:47Z">
        <w:r>
          <w:delText>2</w:delText>
        </w:r>
      </w:del>
      <w:ins w:id="2767" w:author="GoldenCorpusHarness" w:date="2026-03-28T22:23:47Z">
        <w:r>
          <w:t>1</w:t>
        </w:r>
      </w:ins>
    </w:p>
    <w:p ns2:paraId="3EE82A89" ns2:textId="3C7ABB93" w:rsidR="00B55DCA" w:rsidRDefault="00B55DCA">
      <w:pPr>
        <w:pStyle w:val="TOC2"/>
        <w:rPr>
          <w:rFonts w:asciiTheme="minorHAnsi" w:eastAsiaTheme="minorEastAsia" w:hAnsiTheme="minorHAnsi" w:cstheme="minorBidi"/>
          <w:b w:val="0"/>
          <w:noProof/>
          <w:sz w:val="22"/>
          <w:szCs w:val="22"/>
        </w:rPr>
      </w:pPr>
      <w:r>
        <w:t>10.1</w:t>
      </w:r>
      <w:del w:id="2768" w:author="GoldenCorpusHarness" w:date="2026-03-28T22:23:47Z">
        <w:r>
          <w:delText>5</w:delText>
        </w:r>
      </w:del>
      <w:ins w:id="2769" w:author="GoldenCorpusHarness" w:date="2026-03-28T22:23:47Z">
        <w:r>
          <w:t xml:space="preserve">0.1.2.2Postbaseline </w:t>
        </w:r>
      </w:ins>
      <w:r>
        <w:t>A</w:t>
      </w:r>
      <w:del w:id="2770" w:author="GoldenCorpusHarness" w:date="2026-03-28T22:23:47Z">
        <w:r>
          <w:delText>pp</w:delText>
        </w:r>
      </w:del>
      <w:ins w:id="2771" w:author="GoldenCorpusHarness" w:date="2026-03-28T22:23:47Z">
        <w:r>
          <w:t>ssessm</w:t>
        </w:r>
      </w:ins>
      <w:r>
        <w:t>en</w:t>
      </w:r>
      <w:del w:id="2772" w:author="GoldenCorpusHarness" w:date="2026-03-28T22:23:47Z">
        <w:r>
          <w:delText>dix 15: Abbrevia</w:delText>
        </w:r>
      </w:del>
      <w:r>
        <w:t>t</w:t>
      </w:r>
      <w:del w:id="2773" w:author="GoldenCorpusHarness" w:date="2026-03-28T22:23:47Z">
        <w:r>
          <w:delText>ions</w:delText>
        </w:r>
      </w:del>
      <w:r>
        <w:t>21</w:t>
      </w:r>
      <w:del w:id="2774" w:author="GoldenCorpusHarness" w:date="2026-03-28T22:23:47Z">
        <w:r>
          <w:delText>3</w:delText>
        </w:r>
      </w:del>
      <w:ins w:id="2775" w:author="GoldenCorpusHarness" w:date="2026-03-28T22:23:47Z">
        <w:r>
          <w:t>2</w:t>
        </w:r>
      </w:ins>
    </w:p>
    <w:p ns2:paraId="6BB4AEB2" ns2:textId="03A773F5" w:rsidR="00B55DCA" w:rsidRDefault="00B55DCA">
      <w:pPr>
        <w:pStyle w:val="TOC1"/>
        <w:rPr>
          <w:rFonts w:asciiTheme="minorHAnsi" w:eastAsiaTheme="minorEastAsia" w:hAnsiTheme="minorHAnsi" w:cstheme="minorBidi"/>
          <w:b w:val="0"/>
          <w:caps w:val="0"/>
          <w:noProof/>
          <w:sz w:val="22"/>
          <w:szCs w:val="22"/>
        </w:rPr>
      </w:pPr>
      <w:r>
        <w:t>1</w:t>
      </w:r>
      <w:ins w:id="2776" w:author="GoldenCorpusHarness" w:date="2026-03-28T22:23:47Z">
        <w:r>
          <w:t>0.</w:t>
        </w:r>
      </w:ins>
      <w:r>
        <w:t>1</w:t>
      </w:r>
      <w:ins w:id="2777" w:author="GoldenCorpusHarness" w:date="2026-03-28T22:23:47Z">
        <w:r>
          <w:t xml:space="preserve">0.1.3Overall </w:t>
        </w:r>
      </w:ins>
      <w:r>
        <w:t>Re</w:t>
      </w:r>
      <w:del w:id="2778" w:author="GoldenCorpusHarness" w:date="2026-03-28T22:23:47Z">
        <w:r>
          <w:delText>f</w:delText>
        </w:r>
      </w:del>
      <w:ins w:id="2779" w:author="GoldenCorpusHarness" w:date="2026-03-28T22:23:47Z">
        <w:r>
          <w:t>spons</w:t>
        </w:r>
      </w:ins>
      <w:r>
        <w:t>e</w:t>
      </w:r>
      <w:del w:id="2780" w:author="GoldenCorpusHarness" w:date="2026-03-28T22:23:47Z">
        <w:r>
          <w:delText>rences</w:delText>
        </w:r>
      </w:del>
      <w:r>
        <w:t>2</w:t>
      </w:r>
      <w:del w:id="2781" w:author="GoldenCorpusHarness" w:date="2026-03-28T22:23:47Z">
        <w:r>
          <w:delText>20</w:delText>
        </w:r>
      </w:del>
      <w:ins w:id="2782" w:author="GoldenCorpusHarness" w:date="2026-03-28T22:23:47Z">
        <w:r>
          <w:t>17</w:t>
        </w:r>
      </w:ins>
    </w:p>
    <w:p ns2:paraId="0A749D0D" ns2:textId="6EC65A12" w:rsidR="00F52CD5" w:rsidRPr="00872851" w:rsidRDefault="00F52CD5" w:rsidP="00F87ACB">
      <w:pPr>
        <w:pStyle w:val="TOC1"/>
        <w:rPr>
          <w:sz w:val="2"/>
          <w:szCs w:val="2"/>
        </w:rPr>
      </w:pPr>
      <w:ins w:id="2783" w:author="GoldenCorpusHarness" w:date="2026-03-28T22:23:47Z">
        <w:r>
          <w:t>10.10.1.4iwCLL Summary Table221</w:t>
        </w:r>
      </w:ins>
    </w:p>
    <w:p ns2:paraId="36B9BD83" ns2:textId="77777777" w:rsidR="00504DA3" w:rsidRDefault="00895D30" w:rsidP="00414240">
      <w:pPr>
        <w:pStyle w:val="Heading1NoTOC"/>
        <w:pageBreakBefore/>
      </w:pPr>
      <w:ins w:id="2784" w:author="GoldenCorpusHarness" w:date="2026-03-28T22:23:47Z">
        <w:r>
          <w:t>10.11Appendix 11: iwC</w:t>
        </w:r>
      </w:ins>
      <w:r>
        <w:t>L</w:t>
      </w:r>
      <w:del w:id="2785" w:author="GoldenCorpusHarness" w:date="2026-03-28T22:23:47Z">
        <w:r>
          <w:delText>IST</w:delText>
        </w:r>
      </w:del>
      <w:ins w:id="2786" w:author="GoldenCorpusHarness" w:date="2026-03-28T22:23:47Z">
        <w:r>
          <w:t>L</w:t>
        </w:r>
      </w:ins>
      <w:r>
        <w:t xml:space="preserve"> </w:t>
      </w:r>
      <w:del w:id="2787" w:author="GoldenCorpusHarness" w:date="2026-03-28T22:23:47Z">
        <w:r>
          <w:delText>OF</w:delText>
        </w:r>
      </w:del>
      <w:ins w:id="2788" w:author="GoldenCorpusHarness" w:date="2026-03-28T22:23:47Z">
        <w:r>
          <w:t>Criteria for Assessment of Hematologic</w:t>
        </w:r>
      </w:ins>
      <w:r>
        <w:t xml:space="preserve"> T</w:t>
      </w:r>
      <w:del w:id="2789" w:author="GoldenCorpusHarness" w:date="2026-03-28T22:23:47Z">
        <w:r>
          <w:delText>AB</w:delText>
        </w:r>
      </w:del>
      <w:ins w:id="2790" w:author="GoldenCorpusHarness" w:date="2026-03-28T22:23:47Z">
        <w:r>
          <w:t>oxicities in C</w:t>
        </w:r>
      </w:ins>
      <w:r>
        <w:t>L</w:t>
      </w:r>
      <w:del w:id="2791" w:author="GoldenCorpusHarness" w:date="2026-03-28T22:23:47Z">
        <w:r>
          <w:delText>ES</w:delText>
        </w:r>
      </w:del>
      <w:ins w:id="2792" w:author="GoldenCorpusHarness" w:date="2026-03-28T22:23:47Z">
        <w:r>
          <w:t>L Participants222</w:t>
        </w:r>
      </w:ins>
    </w:p>
    <w:p ns2:paraId="6491E5C4" ns2:textId="73320254" w:rsidR="00B55DCA" w:rsidRDefault="00B55DCA">
      <w:pPr>
        <w:pStyle w:val="TableofFigures"/>
        <w:rPr>
          <w:rFonts w:asciiTheme="minorHAnsi" w:eastAsiaTheme="minorEastAsia" w:hAnsiTheme="minorHAnsi" w:cstheme="minorBidi"/>
          <w:sz w:val="22"/>
          <w:szCs w:val="22"/>
        </w:rPr>
      </w:pPr>
      <w:del w:id="2793" w:author="GoldenCorpusHarness" w:date="2026-03-28T22:23:47Z">
        <w:r>
          <w:delText>T</w:delText>
        </w:r>
      </w:del>
      <w:ins w:id="2794" w:author="GoldenCorpusHarness" w:date="2026-03-28T22:23:47Z">
        <w:r>
          <w:t>10.12Appendix 12: Dise</w:t>
        </w:r>
      </w:ins>
      <w:r>
        <w:t>a</w:t>
      </w:r>
      <w:del w:id="2795" w:author="GoldenCorpusHarness" w:date="2026-03-28T22:23:47Z">
        <w:r>
          <w:delText>ble 1Schedul</w:delText>
        </w:r>
      </w:del>
      <w:ins w:id="2796" w:author="GoldenCorpusHarness" w:date="2026-03-28T22:23:47Z">
        <w:r>
          <w:t>s</w:t>
        </w:r>
      </w:ins>
      <w:r>
        <w:t xml:space="preserve">e </w:t>
      </w:r>
      <w:del w:id="2797" w:author="GoldenCorpusHarness" w:date="2026-03-28T22:23:47Z">
        <w:r>
          <w:delText>of Assessmen</w:delText>
        </w:r>
      </w:del>
      <w:ins w:id="2798" w:author="GoldenCorpusHarness" w:date="2026-03-28T22:23:47Z">
        <w:r>
          <w:t>S</w:t>
        </w:r>
      </w:ins>
      <w:r>
        <w:t>t</w:t>
      </w:r>
      <w:del w:id="2799" w:author="GoldenCorpusHarness" w:date="2026-03-28T22:23:47Z">
        <w:r>
          <w:delText>s: P</w:delText>
        </w:r>
      </w:del>
      <w:r>
        <w:t>a</w:t>
      </w:r>
      <w:del w:id="2800" w:author="GoldenCorpusHarness" w:date="2026-03-28T22:23:47Z">
        <w:r>
          <w:delText>rt 1 and Part 2 (Treatment Group) Screen</w:delText>
        </w:r>
      </w:del>
      <w:ins w:id="2801" w:author="GoldenCorpusHarness" w:date="2026-03-28T22:23:47Z">
        <w:r>
          <w:t>g</w:t>
        </w:r>
      </w:ins>
      <w:r>
        <w:t>ing</w:t>
      </w:r>
      <w:del w:id="2802" w:author="GoldenCorpusHarness" w:date="2026-03-28T22:23:47Z">
        <w:r>
          <w:delText xml:space="preserve"> and Treatment Phase</w:delText>
        </w:r>
      </w:del>
      <w:r>
        <w:t>2</w:t>
      </w:r>
      <w:del w:id="2803" w:author="GoldenCorpusHarness" w:date="2026-03-28T22:23:47Z">
        <w:r>
          <w:delText>5</w:delText>
        </w:r>
      </w:del>
      <w:ins w:id="2804" w:author="GoldenCorpusHarness" w:date="2026-03-28T22:23:47Z">
        <w:r>
          <w:t>23</w:t>
        </w:r>
      </w:ins>
    </w:p>
    <w:p ns2:paraId="4C286C4A" ns2:textId="01868EA0" w:rsidR="00B55DCA" w:rsidRDefault="00B55DCA">
      <w:pPr>
        <w:pStyle w:val="TableofFigures"/>
        <w:rPr>
          <w:rFonts w:asciiTheme="minorHAnsi" w:eastAsiaTheme="minorEastAsia" w:hAnsiTheme="minorHAnsi" w:cstheme="minorBidi"/>
          <w:sz w:val="22"/>
          <w:szCs w:val="22"/>
        </w:rPr>
      </w:pPr>
      <w:del w:id="2805" w:author="GoldenCorpusHarness" w:date="2026-03-28T22:23:47Z">
        <w:r>
          <w:delText>T</w:delText>
        </w:r>
      </w:del>
      <w:ins w:id="2806" w:author="GoldenCorpusHarness" w:date="2026-03-28T22:23:47Z">
        <w:r>
          <w:t>10.12.1R</w:t>
        </w:r>
      </w:ins>
      <w:r>
        <w:t>a</w:t>
      </w:r>
      <w:del w:id="2807" w:author="GoldenCorpusHarness" w:date="2026-03-28T22:23:47Z">
        <w:r>
          <w:delText>ble 2Schedule of Assessments: Part 2 (Comparator Group) Screen</w:delText>
        </w:r>
      </w:del>
      <w:r>
        <w:t>i</w:t>
      </w:r>
      <w:del w:id="2808" w:author="GoldenCorpusHarness" w:date="2026-03-28T22:23:47Z">
        <w:r>
          <w:delText>ng</w:delText>
        </w:r>
      </w:del>
      <w:r>
        <w:t xml:space="preserve"> and </w:t>
      </w:r>
      <w:del w:id="2809" w:author="GoldenCorpusHarness" w:date="2026-03-28T22:23:47Z">
        <w:r>
          <w:delText>Tr</w:delText>
        </w:r>
      </w:del>
      <w:ins w:id="2810" w:author="GoldenCorpusHarness" w:date="2026-03-28T22:23:47Z">
        <w:r>
          <w:t>Bin</w:t>
        </w:r>
      </w:ins>
      <w:r>
        <w:t>e</w:t>
      </w:r>
      <w:del w:id="2811" w:author="GoldenCorpusHarness" w:date="2026-03-28T22:23:47Z">
        <w:r>
          <w:delText>atmen</w:delText>
        </w:r>
      </w:del>
      <w:r>
        <w:t xml:space="preserve">t </w:t>
      </w:r>
      <w:del w:id="2812" w:author="GoldenCorpusHarness" w:date="2026-03-28T22:23:47Z">
        <w:r>
          <w:delText>Ph</w:delText>
        </w:r>
      </w:del>
      <w:ins w:id="2813" w:author="GoldenCorpusHarness" w:date="2026-03-28T22:23:47Z">
        <w:r>
          <w:t>St</w:t>
        </w:r>
      </w:ins>
      <w:r>
        <w:t>a</w:t>
      </w:r>
      <w:del w:id="2814" w:author="GoldenCorpusHarness" w:date="2026-03-28T22:23:47Z">
        <w:r>
          <w:delText>se</w:delText>
        </w:r>
      </w:del>
      <w:ins w:id="2815" w:author="GoldenCorpusHarness" w:date="2026-03-28T22:23:47Z">
        <w:r>
          <w:t>ging22</w:t>
        </w:r>
      </w:ins>
      <w:r>
        <w:t>3</w:t>
      </w:r>
      <w:del w:id="2816" w:author="GoldenCorpusHarness" w:date="2026-03-28T22:23:47Z">
        <w:r>
          <w:delText>0</w:delText>
        </w:r>
      </w:del>
    </w:p>
    <w:p ns2:paraId="45CF35CA" ns2:textId="63AB19ED" w:rsidR="00B55DCA" w:rsidRDefault="00B55DCA">
      <w:pPr>
        <w:pStyle w:val="TableofFigures"/>
        <w:rPr>
          <w:rFonts w:asciiTheme="minorHAnsi" w:eastAsiaTheme="minorEastAsia" w:hAnsiTheme="minorHAnsi" w:cstheme="minorBidi"/>
          <w:sz w:val="22"/>
          <w:szCs w:val="22"/>
        </w:rPr>
      </w:pPr>
      <w:del w:id="2817" w:author="GoldenCorpusHarness" w:date="2026-03-28T22:23:47Z">
        <w:r>
          <w:delText>T</w:delText>
        </w:r>
      </w:del>
      <w:ins w:id="2818" w:author="GoldenCorpusHarness" w:date="2026-03-28T22:23:47Z">
        <w:r>
          <w:t>10.12.2Lug</w:t>
        </w:r>
      </w:ins>
      <w:r>
        <w:t>a</w:t>
      </w:r>
      <w:del w:id="2819" w:author="GoldenCorpusHarness" w:date="2026-03-28T22:23:47Z">
        <w:r>
          <w:delText>ble 3Schedule</w:delText>
        </w:r>
      </w:del>
      <w:ins w:id="2820" w:author="GoldenCorpusHarness" w:date="2026-03-28T22:23:47Z">
        <w:r>
          <w:t>no</w:t>
        </w:r>
      </w:ins>
      <w:r>
        <w:t xml:space="preserve"> </w:t>
      </w:r>
      <w:del w:id="2821" w:author="GoldenCorpusHarness" w:date="2026-03-28T22:23:47Z">
        <w:r>
          <w:delText>of Assessments: Pa</w:delText>
        </w:r>
      </w:del>
      <w:ins w:id="2822" w:author="GoldenCorpusHarness" w:date="2026-03-28T22:23:47Z">
        <w:r>
          <w:t>C</w:t>
        </w:r>
      </w:ins>
      <w:r>
        <w:t>r</w:t>
      </w:r>
      <w:del w:id="2823" w:author="GoldenCorpusHarness" w:date="2026-03-28T22:23:47Z">
        <w:r>
          <w:delText>t 2 (Comparator Group) R</w:delText>
        </w:r>
      </w:del>
      <w:r>
        <w:t>it</w:t>
      </w:r>
      <w:del w:id="2824" w:author="GoldenCorpusHarness" w:date="2026-03-28T22:23:47Z">
        <w:r>
          <w:delText>ux</w:delText>
        </w:r>
      </w:del>
      <w:ins w:id="2825" w:author="GoldenCorpusHarness" w:date="2026-03-28T22:23:47Z">
        <w:r>
          <w:t>er</w:t>
        </w:r>
      </w:ins>
      <w:r>
        <w:t>i</w:t>
      </w:r>
      <w:del w:id="2826" w:author="GoldenCorpusHarness" w:date="2026-03-28T22:23:47Z">
        <w:r>
          <w:delText>m</w:delText>
        </w:r>
      </w:del>
      <w:r>
        <w:t>a</w:t>
      </w:r>
      <w:del w:id="2827" w:author="GoldenCorpusHarness" w:date="2026-03-28T22:23:47Z">
        <w:r>
          <w:delText>b Dosing35</w:delText>
        </w:r>
      </w:del>
      <w:ins w:id="2828" w:author="GoldenCorpusHarness" w:date="2026-03-28T22:23:47Z">
        <w:r>
          <w:t>224</w:t>
        </w:r>
      </w:ins>
    </w:p>
    <w:p ns2:paraId="394F573B" ns2:textId="35B280FF" w:rsidR="00B55DCA" w:rsidRDefault="00B55DCA">
      <w:pPr>
        <w:pStyle w:val="TableofFigures"/>
        <w:rPr>
          <w:rFonts w:asciiTheme="minorHAnsi" w:eastAsiaTheme="minorEastAsia" w:hAnsiTheme="minorHAnsi" w:cstheme="minorBidi"/>
          <w:sz w:val="22"/>
          <w:szCs w:val="22"/>
        </w:rPr>
      </w:pPr>
      <w:del w:id="2829" w:author="GoldenCorpusHarness" w:date="2026-03-28T22:23:47Z">
        <w:r>
          <w:delText>T</w:delText>
        </w:r>
      </w:del>
      <w:ins w:id="2830" w:author="GoldenCorpusHarness" w:date="2026-03-28T22:23:47Z">
        <w:r>
          <w:t>10.13Appendix 13: Specified Approved Rituxim</w:t>
        </w:r>
      </w:ins>
      <w:r>
        <w:t>ab</w:t>
      </w:r>
      <w:ins w:id="2831" w:author="GoldenCorpusHarness" w:date="2026-03-28T22:23:47Z">
        <w:r>
          <w:t xml:space="preserve"> Biosimi</w:t>
        </w:r>
      </w:ins>
      <w:r>
        <w:t>l</w:t>
      </w:r>
      <w:del w:id="2832" w:author="GoldenCorpusHarness" w:date="2026-03-28T22:23:47Z">
        <w:r>
          <w:delText>e 4Study Schedule of Activitie</w:delText>
        </w:r>
      </w:del>
      <w:ins w:id="2833" w:author="GoldenCorpusHarness" w:date="2026-03-28T22:23:47Z">
        <w:r>
          <w:t>ar</w:t>
        </w:r>
      </w:ins>
      <w:r>
        <w:t>s</w:t>
      </w:r>
      <w:del w:id="2834" w:author="GoldenCorpusHarness" w:date="2026-03-28T22:23:47Z">
        <w:r>
          <w:delText>: Vital Status36</w:delText>
        </w:r>
      </w:del>
      <w:ins w:id="2835" w:author="GoldenCorpusHarness" w:date="2026-03-28T22:23:47Z">
        <w:r>
          <w:t>225</w:t>
        </w:r>
      </w:ins>
    </w:p>
    <w:p ns2:paraId="33D24BE6" ns2:textId="4809321A" w:rsidR="00B55DCA" w:rsidRDefault="00B55DCA">
      <w:pPr>
        <w:pStyle w:val="TableofFigures"/>
        <w:rPr>
          <w:rFonts w:asciiTheme="minorHAnsi" w:eastAsiaTheme="minorEastAsia" w:hAnsiTheme="minorHAnsi" w:cstheme="minorBidi"/>
          <w:sz w:val="22"/>
          <w:szCs w:val="22"/>
        </w:rPr>
      </w:pPr>
      <w:del w:id="2836" w:author="GoldenCorpusHarness" w:date="2026-03-28T22:23:47Z">
        <w:r>
          <w:delText>T</w:delText>
        </w:r>
      </w:del>
      <w:ins w:id="2837" w:author="GoldenCorpusHarness" w:date="2026-03-28T22:23:47Z">
        <w:r>
          <w:t>10.14Appendix 14: S</w:t>
        </w:r>
      </w:ins>
      <w:r>
        <w:t>a</w:t>
      </w:r>
      <w:del w:id="2838" w:author="GoldenCorpusHarness" w:date="2026-03-28T22:23:47Z">
        <w:r>
          <w:delText>b</w:delText>
        </w:r>
      </w:del>
      <w:ins w:id="2839" w:author="GoldenCorpusHarness" w:date="2026-03-28T22:23:47Z">
        <w:r>
          <w:t>mp</w:t>
        </w:r>
      </w:ins>
      <w:r>
        <w:t xml:space="preserve">le </w:t>
      </w:r>
      <w:del w:id="2840" w:author="GoldenCorpusHarness" w:date="2026-03-28T22:23:47Z">
        <w:r>
          <w:delText>5D</w:delText>
        </w:r>
      </w:del>
      <w:ins w:id="2841" w:author="GoldenCorpusHarness" w:date="2026-03-28T22:23:47Z">
        <w:r>
          <w:t>C</w:t>
        </w:r>
      </w:ins>
      <w:r>
        <w:t>o</w:t>
      </w:r>
      <w:del w:id="2842" w:author="GoldenCorpusHarness" w:date="2026-03-28T22:23:47Z">
        <w:r>
          <w:delText>se-finding Ru</w:delText>
        </w:r>
      </w:del>
      <w:ins w:id="2843" w:author="GoldenCorpusHarness" w:date="2026-03-28T22:23:47Z">
        <w:r>
          <w:t>l</w:t>
        </w:r>
      </w:ins>
      <w:r>
        <w:t>le</w:t>
      </w:r>
      <w:del w:id="2844" w:author="GoldenCorpusHarness" w:date="2026-03-28T22:23:47Z">
        <w:r>
          <w:delText>s Per mTPI Des</w:delText>
        </w:r>
      </w:del>
      <w:ins w:id="2845" w:author="GoldenCorpusHarness" w:date="2026-03-28T22:23:47Z">
        <w:r>
          <w:t>ct</w:t>
        </w:r>
      </w:ins>
      <w:r>
        <w:t>i</w:t>
      </w:r>
      <w:del w:id="2846" w:author="GoldenCorpusHarness" w:date="2026-03-28T22:23:47Z">
        <w:r>
          <w:delText>g</w:delText>
        </w:r>
      </w:del>
      <w:ins w:id="2847" w:author="GoldenCorpusHarness" w:date="2026-03-28T22:23:47Z">
        <w:r>
          <w:t>o</w:t>
        </w:r>
      </w:ins>
      <w:r>
        <w:t>n</w:t>
      </w:r>
      <w:ins w:id="2848" w:author="GoldenCorpusHarness" w:date="2026-03-28T22:23:47Z">
        <w:r>
          <w:t>22</w:t>
        </w:r>
      </w:ins>
      <w:r>
        <w:t>6</w:t>
      </w:r>
      <w:del w:id="2849" w:author="GoldenCorpusHarness" w:date="2026-03-28T22:23:47Z">
        <w:r>
          <w:delText>4</w:delText>
        </w:r>
      </w:del>
    </w:p>
    <w:p ns2:paraId="25B68BC0" ns2:textId="357B453B" w:rsidR="00B55DCA" w:rsidRDefault="00B55DCA">
      <w:pPr>
        <w:pStyle w:val="TableofFigures"/>
        <w:rPr>
          <w:rFonts w:asciiTheme="minorHAnsi" w:eastAsiaTheme="minorEastAsia" w:hAnsiTheme="minorHAnsi" w:cstheme="minorBidi"/>
          <w:sz w:val="22"/>
          <w:szCs w:val="22"/>
        </w:rPr>
      </w:pPr>
      <w:del w:id="2850" w:author="GoldenCorpusHarness" w:date="2026-03-28T22:23:47Z">
        <w:r>
          <w:delText>T</w:delText>
        </w:r>
      </w:del>
      <w:ins w:id="2851" w:author="GoldenCorpusHarness" w:date="2026-03-28T22:23:47Z">
        <w:r>
          <w:t>10.15Appendix 15: Abbrevi</w:t>
        </w:r>
      </w:ins>
      <w:r>
        <w:t>a</w:t>
      </w:r>
      <w:del w:id="2852" w:author="GoldenCorpusHarness" w:date="2026-03-28T22:23:47Z">
        <w:r>
          <w:delText>ble 6Adequate Organ Func</w:delText>
        </w:r>
      </w:del>
      <w:r>
        <w:t>tion</w:t>
      </w:r>
      <w:del w:id="2853" w:author="GoldenCorpusHarness" w:date="2026-03-28T22:23:47Z">
        <w:r>
          <w:delText xml:space="preserve"> Laboratory Value</w:delText>
        </w:r>
      </w:del>
      <w:r>
        <w:t>s</w:t>
      </w:r>
      <w:ins w:id="2854" w:author="GoldenCorpusHarness" w:date="2026-03-28T22:23:47Z">
        <w:r>
          <w:t>22</w:t>
        </w:r>
      </w:ins>
      <w:r>
        <w:t>7</w:t>
      </w:r>
      <w:del w:id="2855" w:author="GoldenCorpusHarness" w:date="2026-03-28T22:23:47Z">
        <w:r>
          <w:delText>0</w:delText>
        </w:r>
      </w:del>
    </w:p>
    <w:p ns2:paraId="671C0C61" ns2:textId="1C5F4168" w:rsidR="00B55DCA" w:rsidRDefault="00B55DCA">
      <w:pPr>
        <w:pStyle w:val="TableofFigures"/>
        <w:rPr>
          <w:rFonts w:asciiTheme="minorHAnsi" w:eastAsiaTheme="minorEastAsia" w:hAnsiTheme="minorHAnsi" w:cstheme="minorBidi"/>
          <w:sz w:val="22"/>
          <w:szCs w:val="22"/>
        </w:rPr>
      </w:pPr>
      <w:del w:id="2856" w:author="GoldenCorpusHarness" w:date="2026-03-28T22:23:47Z">
        <w:r>
          <w:delText>Tabl</w:delText>
        </w:r>
      </w:del>
      <w:ins w:id="2857" w:author="GoldenCorpusHarness" w:date="2026-03-28T22:23:47Z">
        <w:r>
          <w:t>11R</w:t>
        </w:r>
      </w:ins>
      <w:r>
        <w:t>e</w:t>
      </w:r>
      <w:del w:id="2858" w:author="GoldenCorpusHarness" w:date="2026-03-28T22:23:47Z">
        <w:r>
          <w:delText xml:space="preserve"> 7Study Int</w:delText>
        </w:r>
      </w:del>
      <w:ins w:id="2859" w:author="GoldenCorpusHarness" w:date="2026-03-28T22:23:47Z">
        <w:r>
          <w:t>f</w:t>
        </w:r>
      </w:ins>
      <w:r>
        <w:t>er</w:t>
      </w:r>
      <w:del w:id="2860" w:author="GoldenCorpusHarness" w:date="2026-03-28T22:23:47Z">
        <w:r>
          <w:delText>v</w:delText>
        </w:r>
      </w:del>
      <w:r>
        <w:t>en</w:t>
      </w:r>
      <w:del w:id="2861" w:author="GoldenCorpusHarness" w:date="2026-03-28T22:23:47Z">
        <w:r>
          <w:delText>tion</w:delText>
        </w:r>
      </w:del>
      <w:ins w:id="2862" w:author="GoldenCorpusHarness" w:date="2026-03-28T22:23:47Z">
        <w:r>
          <w:t>ce</w:t>
        </w:r>
      </w:ins>
      <w:r>
        <w:t>s</w:t>
      </w:r>
      <w:del w:id="2863" w:author="GoldenCorpusHarness" w:date="2026-03-28T22:23:47Z">
        <w:r>
          <w:delText>77</w:delText>
        </w:r>
      </w:del>
      <w:ins w:id="2864" w:author="GoldenCorpusHarness" w:date="2026-03-28T22:23:47Z">
        <w:r>
          <w:t>234</w:t>
        </w:r>
      </w:ins>
    </w:p>
    <w:p ns2:paraId="3A13D7F4" ns2:textId="4988CEFE" w:rsidR="00B55DCA" w:rsidRDefault="00B55DCA">
      <w:pPr>
        <w:pStyle w:val="TableofFigures"/>
        <w:rPr>
          <w:rFonts w:asciiTheme="minorHAnsi" w:eastAsiaTheme="minorEastAsia" w:hAnsiTheme="minorHAnsi" w:cstheme="minorBidi"/>
          <w:sz w:val="22"/>
          <w:szCs w:val="22"/>
        </w:rPr>
      </w:pPr>
      <w:del w:id="2865" w:author="GoldenCorpusHarness" w:date="2026-03-28T22:23:47Z">
        <w:r>
          <w:delText>Table 8Recommended TLS Prophylaxis and Monitoring Based on Tumor Burden in Participants with CLL/SLL88</w:delText>
        </w:r>
      </w:del>
    </w:p>
    <w:p ns2:paraId="26508901" ns2:textId="455BE4F9" w:rsidR="00B55DCA" w:rsidRDefault="00B55DCA">
      <w:pPr>
        <w:pStyle w:val="TableofFigures"/>
        <w:rPr>
          <w:rFonts w:asciiTheme="minorHAnsi" w:eastAsiaTheme="minorEastAsia" w:hAnsiTheme="minorHAnsi" w:cstheme="minorBidi"/>
          <w:sz w:val="22"/>
          <w:szCs w:val="22"/>
        </w:rPr>
      </w:pPr>
      <w:ins w:id="2866" w:author="GoldenCorpusHarness" w:date="2026-03-28T22:23:47Z">
        <w:r>
          <w:t>LIS</w:t>
        </w:r>
      </w:ins>
      <w:r>
        <w:t>T</w:t>
      </w:r>
      <w:del w:id="2867" w:author="GoldenCorpusHarness" w:date="2026-03-28T22:23:47Z">
        <w:r>
          <w:delText>able</w:delText>
        </w:r>
      </w:del>
      <w:r>
        <w:t xml:space="preserve"> </w:t>
      </w:r>
      <w:del w:id="2868" w:author="GoldenCorpusHarness" w:date="2026-03-28T22:23:47Z">
        <w:r>
          <w:delText>9Dosing</w:delText>
        </w:r>
      </w:del>
      <w:ins w:id="2869" w:author="GoldenCorpusHarness" w:date="2026-03-28T22:23:47Z">
        <w:r>
          <w:t>OF</w:t>
        </w:r>
      </w:ins>
      <w:r>
        <w:t xml:space="preserve"> </w:t>
      </w:r>
      <w:ins w:id="2870" w:author="GoldenCorpusHarness" w:date="2026-03-28T22:23:47Z">
        <w:r>
          <w:t>TABLE</w:t>
        </w:r>
      </w:ins>
      <w:r>
        <w:t>S</w:t>
      </w:r>
      <w:del w:id="2871" w:author="GoldenCorpusHarness" w:date="2026-03-28T22:23:47Z">
        <w:r>
          <w:delText>chedule for Venetoclax Ramp-up in Participants with CLL/SLL90</w:delText>
        </w:r>
      </w:del>
    </w:p>
    <w:p ns2:paraId="7AA4AB46" ns2:textId="10D4F35A" w:rsidR="00B55DCA" w:rsidRDefault="00B55DCA">
      <w:pPr>
        <w:pStyle w:val="TableofFigures"/>
        <w:rPr>
          <w:rFonts w:asciiTheme="minorHAnsi" w:eastAsiaTheme="minorEastAsia" w:hAnsiTheme="minorHAnsi" w:cstheme="minorBidi"/>
          <w:sz w:val="22"/>
          <w:szCs w:val="22"/>
        </w:rPr>
      </w:pPr>
      <w:r>
        <w:t>Table 1</w:t>
      </w:r>
      <w:del w:id="2872" w:author="GoldenCorpusHarness" w:date="2026-03-28T22:23:47Z">
        <w:r>
          <w:delText>0D</w:delText>
        </w:r>
      </w:del>
      <w:ins w:id="2873" w:author="GoldenCorpusHarness" w:date="2026-03-28T22:23:47Z">
        <w:r>
          <w:t xml:space="preserve">Schedule </w:t>
        </w:r>
      </w:ins>
      <w:r>
        <w:t>o</w:t>
      </w:r>
      <w:ins w:id="2874" w:author="GoldenCorpusHarness" w:date="2026-03-28T22:23:47Z">
        <w:r>
          <w:t>f As</w:t>
        </w:r>
      </w:ins>
      <w:r>
        <w:t>se</w:t>
      </w:r>
      <w:ins w:id="2875" w:author="GoldenCorpusHarness" w:date="2026-03-28T22:23:47Z">
        <w:r>
          <w:t>ssments:</w:t>
        </w:r>
      </w:ins>
      <w:r>
        <w:t xml:space="preserve"> </w:t>
      </w:r>
      <w:del w:id="2876" w:author="GoldenCorpusHarness" w:date="2026-03-28T22:23:47Z">
        <w:r>
          <w:delText>Mo</w:delText>
        </w:r>
      </w:del>
      <w:ins w:id="2877" w:author="GoldenCorpusHarness" w:date="2026-03-28T22:23:47Z">
        <w:r>
          <w:t>Part 1 an</w:t>
        </w:r>
      </w:ins>
      <w:r>
        <w:t>d</w:t>
      </w:r>
      <w:del w:id="2878" w:author="GoldenCorpusHarness" w:date="2026-03-28T22:23:47Z">
        <w:r>
          <w:delText>ific</w:delText>
        </w:r>
      </w:del>
      <w:ins w:id="2879" w:author="GoldenCorpusHarness" w:date="2026-03-28T22:23:47Z">
        <w:r>
          <w:t xml:space="preserve"> Part 2 (Tre</w:t>
        </w:r>
      </w:ins>
      <w:r>
        <w:t>at</w:t>
      </w:r>
      <w:del w:id="2880" w:author="GoldenCorpusHarness" w:date="2026-03-28T22:23:47Z">
        <w:r>
          <w:delText>i</w:delText>
        </w:r>
      </w:del>
      <w:ins w:id="2881" w:author="GoldenCorpusHarness" w:date="2026-03-28T22:23:47Z">
        <w:r>
          <w:t>ment Gr</w:t>
        </w:r>
      </w:ins>
      <w:r>
        <w:t>o</w:t>
      </w:r>
      <w:ins w:id="2882" w:author="GoldenCorpusHarness" w:date="2026-03-28T22:23:47Z">
        <w:r>
          <w:t>up) Scree</w:t>
        </w:r>
      </w:ins>
      <w:r>
        <w:t>n</w:t>
      </w:r>
      <w:del w:id="2883" w:author="GoldenCorpusHarness" w:date="2026-03-28T22:23:47Z">
        <w:r>
          <w:delText>s for Nemtabrut</w:delText>
        </w:r>
      </w:del>
      <w:r>
        <w:t>in</w:t>
      </w:r>
      <w:del w:id="2884" w:author="GoldenCorpusHarness" w:date="2026-03-28T22:23:47Z">
        <w:r>
          <w:delText>ib from 45 m</w:delText>
        </w:r>
      </w:del>
      <w:r>
        <w:t xml:space="preserve">g </w:t>
      </w:r>
      <w:del w:id="2885" w:author="GoldenCorpusHarness" w:date="2026-03-28T22:23:47Z">
        <w:r>
          <w:delText>QD92</w:delText>
        </w:r>
      </w:del>
      <w:ins w:id="2886" w:author="GoldenCorpusHarness" w:date="2026-03-28T22:23:47Z">
        <w:r>
          <w:t>and Treatment Phase34</w:t>
        </w:r>
      </w:ins>
    </w:p>
    <w:p ns2:paraId="1A4B9A50" ns2:textId="22656F73" w:rsidR="00B55DCA" w:rsidRDefault="00B55DCA">
      <w:pPr>
        <w:pStyle w:val="TableofFigures"/>
        <w:rPr>
          <w:rFonts w:asciiTheme="minorHAnsi" w:eastAsiaTheme="minorEastAsia" w:hAnsiTheme="minorHAnsi" w:cstheme="minorBidi"/>
          <w:sz w:val="22"/>
          <w:szCs w:val="22"/>
        </w:rPr>
      </w:pPr>
      <w:r>
        <w:t xml:space="preserve">Table </w:t>
      </w:r>
      <w:del w:id="2887" w:author="GoldenCorpusHarness" w:date="2026-03-28T22:23:47Z">
        <w:r>
          <w:delText>11D</w:delText>
        </w:r>
      </w:del>
      <w:ins w:id="2888" w:author="GoldenCorpusHarness" w:date="2026-03-28T22:23:47Z">
        <w:r>
          <w:t xml:space="preserve">2Schedule </w:t>
        </w:r>
      </w:ins>
      <w:r>
        <w:t>o</w:t>
      </w:r>
      <w:ins w:id="2889" w:author="GoldenCorpusHarness" w:date="2026-03-28T22:23:47Z">
        <w:r>
          <w:t>f As</w:t>
        </w:r>
      </w:ins>
      <w:r>
        <w:t>se</w:t>
      </w:r>
      <w:ins w:id="2890" w:author="GoldenCorpusHarness" w:date="2026-03-28T22:23:47Z">
        <w:r>
          <w:t>ssments:</w:t>
        </w:r>
      </w:ins>
      <w:r>
        <w:t xml:space="preserve"> </w:t>
      </w:r>
      <w:del w:id="2891" w:author="GoldenCorpusHarness" w:date="2026-03-28T22:23:47Z">
        <w:r>
          <w:delText>M</w:delText>
        </w:r>
      </w:del>
      <w:ins w:id="2892" w:author="GoldenCorpusHarness" w:date="2026-03-28T22:23:47Z">
        <w:r>
          <w:t>Part 2 (C</w:t>
        </w:r>
      </w:ins>
      <w:r>
        <w:t>o</w:t>
      </w:r>
      <w:del w:id="2893" w:author="GoldenCorpusHarness" w:date="2026-03-28T22:23:47Z">
        <w:r>
          <w:delText>dific</w:delText>
        </w:r>
      </w:del>
      <w:ins w:id="2894" w:author="GoldenCorpusHarness" w:date="2026-03-28T22:23:47Z">
        <w:r>
          <w:t>mpar</w:t>
        </w:r>
      </w:ins>
      <w:r>
        <w:t>at</w:t>
      </w:r>
      <w:del w:id="2895" w:author="GoldenCorpusHarness" w:date="2026-03-28T22:23:47Z">
        <w:r>
          <w:delText>ions f</w:delText>
        </w:r>
      </w:del>
      <w:r>
        <w:t xml:space="preserve">or </w:t>
      </w:r>
      <w:del w:id="2896" w:author="GoldenCorpusHarness" w:date="2026-03-28T22:23:47Z">
        <w:r>
          <w:delText>N</w:delText>
        </w:r>
      </w:del>
      <w:ins w:id="2897" w:author="GoldenCorpusHarness" w:date="2026-03-28T22:23:47Z">
        <w:r>
          <w:t>Group) Scr</w:t>
        </w:r>
      </w:ins>
      <w:r>
        <w:t>e</w:t>
      </w:r>
      <w:del w:id="2898" w:author="GoldenCorpusHarness" w:date="2026-03-28T22:23:47Z">
        <w:r>
          <w:delText>mtabrut</w:delText>
        </w:r>
      </w:del>
      <w:ins w:id="2899" w:author="GoldenCorpusHarness" w:date="2026-03-28T22:23:47Z">
        <w:r>
          <w:t>en</w:t>
        </w:r>
      </w:ins>
      <w:r>
        <w:t>in</w:t>
      </w:r>
      <w:del w:id="2900" w:author="GoldenCorpusHarness" w:date="2026-03-28T22:23:47Z">
        <w:r>
          <w:delText>ib from 65 m</w:delText>
        </w:r>
      </w:del>
      <w:r>
        <w:t xml:space="preserve">g </w:t>
      </w:r>
      <w:del w:id="2901" w:author="GoldenCorpusHarness" w:date="2026-03-28T22:23:47Z">
        <w:r>
          <w:delText>QD92</w:delText>
        </w:r>
      </w:del>
      <w:ins w:id="2902" w:author="GoldenCorpusHarness" w:date="2026-03-28T22:23:47Z">
        <w:r>
          <w:t>and Treatment Phase40</w:t>
        </w:r>
      </w:ins>
    </w:p>
    <w:p ns2:paraId="616BA888" ns2:textId="29718DEA" w:rsidR="00B55DCA" w:rsidRDefault="00B55DCA">
      <w:pPr>
        <w:pStyle w:val="TableofFigures"/>
        <w:rPr>
          <w:rFonts w:asciiTheme="minorHAnsi" w:eastAsiaTheme="minorEastAsia" w:hAnsiTheme="minorHAnsi" w:cstheme="minorBidi"/>
          <w:sz w:val="22"/>
          <w:szCs w:val="22"/>
        </w:rPr>
      </w:pPr>
      <w:r>
        <w:t xml:space="preserve">Table </w:t>
      </w:r>
      <w:del w:id="2903" w:author="GoldenCorpusHarness" w:date="2026-03-28T22:23:47Z">
        <w:r>
          <w:delText>1</w:delText>
        </w:r>
      </w:del>
      <w:ins w:id="2904" w:author="GoldenCorpusHarness" w:date="2026-03-28T22:23:47Z">
        <w:r>
          <w:t xml:space="preserve">3Schedule of Assessments: Part </w:t>
        </w:r>
      </w:ins>
      <w:r>
        <w:t>2</w:t>
      </w:r>
      <w:ins w:id="2905" w:author="GoldenCorpusHarness" w:date="2026-03-28T22:23:47Z">
        <w:r>
          <w:t xml:space="preserve"> (Comparator Group) Rituximab (or Rituximab Biosimilar) </w:t>
        </w:r>
      </w:ins>
      <w:r>
        <w:t>Dos</w:t>
      </w:r>
      <w:del w:id="2906" w:author="GoldenCorpusHarness" w:date="2026-03-28T22:23:47Z">
        <w:r>
          <w:delText>e Delays/Reductions for Nemtabrut</w:delText>
        </w:r>
      </w:del>
      <w:r>
        <w:t>in</w:t>
      </w:r>
      <w:del w:id="2907" w:author="GoldenCorpusHarness" w:date="2026-03-28T22:23:47Z">
        <w:r>
          <w:delText>ib-related Nonhematolo</w:delText>
        </w:r>
      </w:del>
      <w:r>
        <w:t>g</w:t>
      </w:r>
      <w:del w:id="2908" w:author="GoldenCorpusHarness" w:date="2026-03-28T22:23:47Z">
        <w:r>
          <w:delText>ical and Nonskin Toxicity93</w:delText>
        </w:r>
      </w:del>
      <w:ins w:id="2909" w:author="GoldenCorpusHarness" w:date="2026-03-28T22:23:47Z">
        <w:r>
          <w:t>45</w:t>
        </w:r>
      </w:ins>
    </w:p>
    <w:p ns2:paraId="7A2D4F75" ns2:textId="30C1E885" w:rsidR="00B55DCA" w:rsidRDefault="00B55DCA">
      <w:pPr>
        <w:pStyle w:val="TableofFigures"/>
        <w:rPr>
          <w:rFonts w:asciiTheme="minorHAnsi" w:eastAsiaTheme="minorEastAsia" w:hAnsiTheme="minorHAnsi" w:cstheme="minorBidi"/>
          <w:sz w:val="22"/>
          <w:szCs w:val="22"/>
        </w:rPr>
      </w:pPr>
      <w:r>
        <w:t xml:space="preserve">Table </w:t>
      </w:r>
      <w:del w:id="2910" w:author="GoldenCorpusHarness" w:date="2026-03-28T22:23:47Z">
        <w:r>
          <w:delText>13Dose</w:delText>
        </w:r>
      </w:del>
      <w:ins w:id="2911" w:author="GoldenCorpusHarness" w:date="2026-03-28T22:23:47Z">
        <w:r>
          <w:t>4Study</w:t>
        </w:r>
      </w:ins>
      <w:r>
        <w:t xml:space="preserve"> </w:t>
      </w:r>
      <w:del w:id="2912" w:author="GoldenCorpusHarness" w:date="2026-03-28T22:23:47Z">
        <w:r>
          <w:delText>Delays/R</w:delText>
        </w:r>
      </w:del>
      <w:ins w:id="2913" w:author="GoldenCorpusHarness" w:date="2026-03-28T22:23:47Z">
        <w:r>
          <w:t>Sch</w:t>
        </w:r>
      </w:ins>
      <w:r>
        <w:t>edu</w:t>
      </w:r>
      <w:ins w:id="2914" w:author="GoldenCorpusHarness" w:date="2026-03-28T22:23:47Z">
        <w:r>
          <w:t>le of A</w:t>
        </w:r>
      </w:ins>
      <w:r>
        <w:t>cti</w:t>
      </w:r>
      <w:del w:id="2915" w:author="GoldenCorpusHarness" w:date="2026-03-28T22:23:47Z">
        <w:r>
          <w:delText>ons for Nemtabru</w:delText>
        </w:r>
      </w:del>
      <w:ins w:id="2916" w:author="GoldenCorpusHarness" w:date="2026-03-28T22:23:47Z">
        <w:r>
          <w:t>vi</w:t>
        </w:r>
      </w:ins>
      <w:r>
        <w:t>ti</w:t>
      </w:r>
      <w:del w:id="2917" w:author="GoldenCorpusHarness" w:date="2026-03-28T22:23:47Z">
        <w:r>
          <w:delText>nib-r</w:delText>
        </w:r>
      </w:del>
      <w:r>
        <w:t>e</w:t>
      </w:r>
      <w:del w:id="2918" w:author="GoldenCorpusHarness" w:date="2026-03-28T22:23:47Z">
        <w:r>
          <w:delText>lated</w:delText>
        </w:r>
      </w:del>
      <w:ins w:id="2919" w:author="GoldenCorpusHarness" w:date="2026-03-28T22:23:47Z">
        <w:r>
          <w:t>s:</w:t>
        </w:r>
      </w:ins>
      <w:r>
        <w:t xml:space="preserve"> </w:t>
      </w:r>
      <w:del w:id="2920" w:author="GoldenCorpusHarness" w:date="2026-03-28T22:23:47Z">
        <w:r>
          <w:delText>Hemat</w:delText>
        </w:r>
      </w:del>
      <w:ins w:id="2921" w:author="GoldenCorpusHarness" w:date="2026-03-28T22:23:47Z">
        <w:r>
          <w:t>F</w:t>
        </w:r>
      </w:ins>
      <w:r>
        <w:t>ol</w:t>
      </w:r>
      <w:ins w:id="2922" w:author="GoldenCorpusHarness" w:date="2026-03-28T22:23:47Z">
        <w:r>
          <w:t>l</w:t>
        </w:r>
      </w:ins>
      <w:r>
        <w:t>o</w:t>
      </w:r>
      <w:del w:id="2923" w:author="GoldenCorpusHarness" w:date="2026-03-28T22:23:47Z">
        <w:r>
          <w:delText>gical Toxicity for</w:delText>
        </w:r>
      </w:del>
      <w:ins w:id="2924" w:author="GoldenCorpusHarness" w:date="2026-03-28T22:23:47Z">
        <w:r>
          <w:t>w-up</w:t>
        </w:r>
      </w:ins>
      <w:r>
        <w:t xml:space="preserve"> P</w:t>
      </w:r>
      <w:ins w:id="2925" w:author="GoldenCorpusHarness" w:date="2026-03-28T22:23:47Z">
        <w:r>
          <w:t>h</w:t>
        </w:r>
      </w:ins>
      <w:r>
        <w:t>a</w:t>
      </w:r>
      <w:del w:id="2926" w:author="GoldenCorpusHarness" w:date="2026-03-28T22:23:47Z">
        <w:r>
          <w:delText>rticipant</w:delText>
        </w:r>
      </w:del>
      <w:r>
        <w:t>s</w:t>
      </w:r>
      <w:del w:id="2927" w:author="GoldenCorpusHarness" w:date="2026-03-28T22:23:47Z">
        <w:r>
          <w:delText xml:space="preserve"> with CLL9</w:delText>
        </w:r>
      </w:del>
      <w:ins w:id="2928" w:author="GoldenCorpusHarness" w:date="2026-03-28T22:23:47Z">
        <w:r>
          <w:t>e</w:t>
        </w:r>
      </w:ins>
      <w:r>
        <w:t>4</w:t>
      </w:r>
      <w:ins w:id="2929" w:author="GoldenCorpusHarness" w:date="2026-03-28T22:23:47Z">
        <w:r>
          <w:t>6</w:t>
        </w:r>
      </w:ins>
    </w:p>
    <w:p ns2:paraId="374E247B" ns2:textId="54B59429" w:rsidR="00B55DCA" w:rsidRDefault="00B55DCA">
      <w:pPr>
        <w:pStyle w:val="TableofFigures"/>
        <w:rPr>
          <w:rFonts w:asciiTheme="minorHAnsi" w:eastAsiaTheme="minorEastAsia" w:hAnsiTheme="minorHAnsi" w:cstheme="minorBidi"/>
          <w:sz w:val="22"/>
          <w:szCs w:val="22"/>
        </w:rPr>
      </w:pPr>
      <w:r>
        <w:t>Table</w:t>
      </w:r>
      <w:del w:id="2930" w:author="GoldenCorpusHarness" w:date="2026-03-28T22:23:47Z">
        <w:r>
          <w:delText xml:space="preserve"> 14</w:delText>
        </w:r>
      </w:del>
      <w:ins w:id="2931" w:author="GoldenCorpusHarness" w:date="2026-03-28T22:23:47Z">
        <w:r>
          <w:t xml:space="preserve"> 5</w:t>
        </w:r>
      </w:ins>
      <w:r>
        <w:t>Dose</w:t>
      </w:r>
      <w:ins w:id="2932" w:author="GoldenCorpusHarness" w:date="2026-03-28T22:23:47Z">
        <w:r>
          <w:t>-finding Rules Per mTPI</w:t>
        </w:r>
      </w:ins>
      <w:r>
        <w:t xml:space="preserve"> De</w:t>
      </w:r>
      <w:del w:id="2933" w:author="GoldenCorpusHarness" w:date="2026-03-28T22:23:47Z">
        <w:r>
          <w:delText>lay</w:delText>
        </w:r>
      </w:del>
      <w:r>
        <w:t>s</w:t>
      </w:r>
      <w:del w:id="2934" w:author="GoldenCorpusHarness" w:date="2026-03-28T22:23:47Z">
        <w:r>
          <w:delText>/Reduct</w:delText>
        </w:r>
      </w:del>
      <w:r>
        <w:t>i</w:t>
      </w:r>
      <w:del w:id="2935" w:author="GoldenCorpusHarness" w:date="2026-03-28T22:23:47Z">
        <w:r>
          <w:delText>o</w:delText>
        </w:r>
      </w:del>
      <w:ins w:id="2936" w:author="GoldenCorpusHarness" w:date="2026-03-28T22:23:47Z">
        <w:r>
          <w:t>g</w:t>
        </w:r>
      </w:ins>
      <w:r>
        <w:t>n</w:t>
      </w:r>
      <w:del w:id="2937" w:author="GoldenCorpusHarness" w:date="2026-03-28T22:23:47Z">
        <w:r>
          <w:delText>s of Nemtabrutinib for Drug-related Hematological Toxicity for Participants with SLL96</w:delText>
        </w:r>
      </w:del>
      <w:ins w:id="2938" w:author="GoldenCorpusHarness" w:date="2026-03-28T22:23:47Z">
        <w:r>
          <w:t>75</w:t>
        </w:r>
      </w:ins>
    </w:p>
    <w:p ns2:paraId="4BDA4897" ns2:textId="3DCE56DF" w:rsidR="00B55DCA" w:rsidRDefault="00B55DCA">
      <w:pPr>
        <w:pStyle w:val="TableofFigures"/>
        <w:rPr>
          <w:rFonts w:asciiTheme="minorHAnsi" w:eastAsiaTheme="minorEastAsia" w:hAnsiTheme="minorHAnsi" w:cstheme="minorBidi"/>
          <w:sz w:val="22"/>
          <w:szCs w:val="22"/>
        </w:rPr>
      </w:pPr>
      <w:r>
        <w:t xml:space="preserve">Table </w:t>
      </w:r>
      <w:del w:id="2939" w:author="GoldenCorpusHarness" w:date="2026-03-28T22:23:47Z">
        <w:r>
          <w:delText>15Dos</w:delText>
        </w:r>
      </w:del>
      <w:ins w:id="2940" w:author="GoldenCorpusHarness" w:date="2026-03-28T22:23:47Z">
        <w:r>
          <w:t>6Adequat</w:t>
        </w:r>
      </w:ins>
      <w:r>
        <w:t xml:space="preserve">e </w:t>
      </w:r>
      <w:del w:id="2941" w:author="GoldenCorpusHarness" w:date="2026-03-28T22:23:47Z">
        <w:r>
          <w:delText>Modifi</w:delText>
        </w:r>
      </w:del>
      <w:ins w:id="2942" w:author="GoldenCorpusHarness" w:date="2026-03-28T22:23:47Z">
        <w:r>
          <w:t>Organ Fun</w:t>
        </w:r>
      </w:ins>
      <w:r>
        <w:t>c</w:t>
      </w:r>
      <w:del w:id="2943" w:author="GoldenCorpusHarness" w:date="2026-03-28T22:23:47Z">
        <w:r>
          <w:delText>a</w:delText>
        </w:r>
      </w:del>
      <w:r>
        <w:t xml:space="preserve">tion </w:t>
      </w:r>
      <w:del w:id="2944" w:author="GoldenCorpusHarness" w:date="2026-03-28T22:23:47Z">
        <w:r>
          <w:delText>f</w:delText>
        </w:r>
      </w:del>
      <w:ins w:id="2945" w:author="GoldenCorpusHarness" w:date="2026-03-28T22:23:47Z">
        <w:r>
          <w:t>Lab</w:t>
        </w:r>
      </w:ins>
      <w:r>
        <w:t>or</w:t>
      </w:r>
      <w:del w:id="2946" w:author="GoldenCorpusHarness" w:date="2026-03-28T22:23:47Z">
        <w:r>
          <w:delText xml:space="preserve"> Nemtabrutinib-rel</w:delText>
        </w:r>
      </w:del>
      <w:r>
        <w:t>at</w:t>
      </w:r>
      <w:del w:id="2947" w:author="GoldenCorpusHarness" w:date="2026-03-28T22:23:47Z">
        <w:r>
          <w:delText>ed</w:delText>
        </w:r>
      </w:del>
      <w:ins w:id="2948" w:author="GoldenCorpusHarness" w:date="2026-03-28T22:23:47Z">
        <w:r>
          <w:t>ory</w:t>
        </w:r>
      </w:ins>
      <w:r>
        <w:t xml:space="preserve"> </w:t>
      </w:r>
      <w:del w:id="2949" w:author="GoldenCorpusHarness" w:date="2026-03-28T22:23:47Z">
        <w:r>
          <w:delText>Skin Toxiciti</w:delText>
        </w:r>
      </w:del>
      <w:ins w:id="2950" w:author="GoldenCorpusHarness" w:date="2026-03-28T22:23:47Z">
        <w:r>
          <w:t>Valu</w:t>
        </w:r>
      </w:ins>
      <w:r>
        <w:t>es</w:t>
      </w:r>
      <w:del w:id="2951" w:author="GoldenCorpusHarness" w:date="2026-03-28T22:23:47Z">
        <w:r>
          <w:delText>97</w:delText>
        </w:r>
      </w:del>
      <w:ins w:id="2952" w:author="GoldenCorpusHarness" w:date="2026-03-28T22:23:47Z">
        <w:r>
          <w:t>82</w:t>
        </w:r>
      </w:ins>
    </w:p>
    <w:p ns2:paraId="101FB4C1" ns2:textId="71730CDB" w:rsidR="00B55DCA" w:rsidRDefault="00B55DCA">
      <w:pPr>
        <w:pStyle w:val="TableofFigures"/>
        <w:rPr>
          <w:rFonts w:asciiTheme="minorHAnsi" w:eastAsiaTheme="minorEastAsia" w:hAnsiTheme="minorHAnsi" w:cstheme="minorBidi"/>
          <w:sz w:val="22"/>
          <w:szCs w:val="22"/>
        </w:rPr>
      </w:pPr>
      <w:r>
        <w:t>Table</w:t>
      </w:r>
      <w:ins w:id="2953" w:author="GoldenCorpusHarness" w:date="2026-03-28T22:23:47Z">
        <w:r>
          <w:t xml:space="preserve"> 7Study</w:t>
        </w:r>
      </w:ins>
      <w:r>
        <w:t xml:space="preserve"> </w:t>
      </w:r>
      <w:del w:id="2954" w:author="GoldenCorpusHarness" w:date="2026-03-28T22:23:47Z">
        <w:r>
          <w:delText>16Dos</w:delText>
        </w:r>
      </w:del>
      <w:ins w:id="2955" w:author="GoldenCorpusHarness" w:date="2026-03-28T22:23:47Z">
        <w:r>
          <w:t>Int</w:t>
        </w:r>
      </w:ins>
      <w:r>
        <w:t>e</w:t>
      </w:r>
      <w:del w:id="2956" w:author="GoldenCorpusHarness" w:date="2026-03-28T22:23:47Z">
        <w:r>
          <w:delText xml:space="preserve"> D</w:delText>
        </w:r>
      </w:del>
      <w:ins w:id="2957" w:author="GoldenCorpusHarness" w:date="2026-03-28T22:23:47Z">
        <w:r>
          <w:t>rv</w:t>
        </w:r>
      </w:ins>
      <w:r>
        <w:t>e</w:t>
      </w:r>
      <w:del w:id="2958" w:author="GoldenCorpusHarness" w:date="2026-03-28T22:23:47Z">
        <w:r>
          <w:delText>lays/Reduc</w:delText>
        </w:r>
      </w:del>
      <w:ins w:id="2959" w:author="GoldenCorpusHarness" w:date="2026-03-28T22:23:47Z">
        <w:r>
          <w:t>n</w:t>
        </w:r>
      </w:ins>
      <w:r>
        <w:t>tions</w:t>
      </w:r>
      <w:del w:id="2960" w:author="GoldenCorpusHarness" w:date="2026-03-28T22:23:47Z">
        <w:r>
          <w:delText xml:space="preserve"> for Venetoclax-related Toxicities in CLL/SLL</w:delText>
        </w:r>
      </w:del>
      <w:r>
        <w:t>9</w:t>
      </w:r>
      <w:del w:id="2961" w:author="GoldenCorpusHarness" w:date="2026-03-28T22:23:47Z">
        <w:r>
          <w:delText>8</w:delText>
        </w:r>
      </w:del>
      <w:ins w:id="2962" w:author="GoldenCorpusHarness" w:date="2026-03-28T22:23:47Z">
        <w:r>
          <w:t>0</w:t>
        </w:r>
      </w:ins>
    </w:p>
    <w:p ns2:paraId="2B66192C" ns2:textId="4A461B3B" w:rsidR="00B55DCA" w:rsidRDefault="00B55DCA">
      <w:pPr>
        <w:pStyle w:val="TableofFigures"/>
        <w:rPr>
          <w:rFonts w:asciiTheme="minorHAnsi" w:eastAsiaTheme="minorEastAsia" w:hAnsiTheme="minorHAnsi" w:cstheme="minorBidi"/>
          <w:sz w:val="22"/>
          <w:szCs w:val="22"/>
        </w:rPr>
      </w:pPr>
      <w:r>
        <w:t>Table</w:t>
      </w:r>
      <w:ins w:id="2963" w:author="GoldenCorpusHarness" w:date="2026-03-28T22:23:47Z">
        <w:r>
          <w:t xml:space="preserve"> 8TLS</w:t>
        </w:r>
      </w:ins>
      <w:r>
        <w:t xml:space="preserve"> </w:t>
      </w:r>
      <w:del w:id="2964" w:author="GoldenCorpusHarness" w:date="2026-03-28T22:23:47Z">
        <w:r>
          <w:delText>17D</w:delText>
        </w:r>
      </w:del>
      <w:ins w:id="2965" w:author="GoldenCorpusHarness" w:date="2026-03-28T22:23:47Z">
        <w:r>
          <w:t>Pr</w:t>
        </w:r>
      </w:ins>
      <w:r>
        <w:t>o</w:t>
      </w:r>
      <w:ins w:id="2966" w:author="GoldenCorpusHarness" w:date="2026-03-28T22:23:47Z">
        <w:r>
          <w:t>phylaxi</w:t>
        </w:r>
      </w:ins>
      <w:r>
        <w:t>s</w:t>
      </w:r>
      <w:del w:id="2967" w:author="GoldenCorpusHarness" w:date="2026-03-28T22:23:47Z">
        <w:r>
          <w:delText>e</w:delText>
        </w:r>
      </w:del>
      <w:r>
        <w:t xml:space="preserve"> </w:t>
      </w:r>
      <w:del w:id="2968" w:author="GoldenCorpusHarness" w:date="2026-03-28T22:23:47Z">
        <w:r>
          <w:delText>Re</w:delText>
        </w:r>
      </w:del>
      <w:ins w:id="2969" w:author="GoldenCorpusHarness" w:date="2026-03-28T22:23:47Z">
        <w:r>
          <w:t>an</w:t>
        </w:r>
      </w:ins>
      <w:r>
        <w:t>d</w:t>
      </w:r>
      <w:del w:id="2970" w:author="GoldenCorpusHarness" w:date="2026-03-28T22:23:47Z">
        <w:r>
          <w:delText>ucti</w:delText>
        </w:r>
      </w:del>
      <w:ins w:id="2971" w:author="GoldenCorpusHarness" w:date="2026-03-28T22:23:47Z">
        <w:r>
          <w:t xml:space="preserve"> M</w:t>
        </w:r>
      </w:ins>
      <w:r>
        <w:t>on</w:t>
      </w:r>
      <w:del w:id="2972" w:author="GoldenCorpusHarness" w:date="2026-03-28T22:23:47Z">
        <w:r>
          <w:delText xml:space="preserve"> for Toxic</w:delText>
        </w:r>
      </w:del>
      <w:r>
        <w:t>it</w:t>
      </w:r>
      <w:del w:id="2973" w:author="GoldenCorpusHarness" w:date="2026-03-28T22:23:47Z">
        <w:r>
          <w:delText>y Du</w:delText>
        </w:r>
      </w:del>
      <w:ins w:id="2974" w:author="GoldenCorpusHarness" w:date="2026-03-28T22:23:47Z">
        <w:r>
          <w:t>o</w:t>
        </w:r>
      </w:ins>
      <w:r>
        <w:t xml:space="preserve">ring </w:t>
      </w:r>
      <w:del w:id="2975" w:author="GoldenCorpusHarness" w:date="2026-03-28T22:23:47Z">
        <w:r>
          <w:delText>V</w:delText>
        </w:r>
      </w:del>
      <w:ins w:id="2976" w:author="GoldenCorpusHarness" w:date="2026-03-28T22:23:47Z">
        <w:r>
          <w:t>Based on Tumor Burd</w:t>
        </w:r>
      </w:ins>
      <w:r>
        <w:t>en</w:t>
      </w:r>
      <w:del w:id="2977" w:author="GoldenCorpusHarness" w:date="2026-03-28T22:23:47Z">
        <w:r>
          <w:delText>etoclax Treatment</w:delText>
        </w:r>
      </w:del>
      <w:r>
        <w:t xml:space="preserve"> in</w:t>
      </w:r>
      <w:ins w:id="2978" w:author="GoldenCorpusHarness" w:date="2026-03-28T22:23:47Z">
        <w:r>
          <w:t xml:space="preserve"> Participants with</w:t>
        </w:r>
      </w:ins>
      <w:r>
        <w:t xml:space="preserve"> CLL/SLL</w:t>
      </w:r>
      <w:del w:id="2979" w:author="GoldenCorpusHarness" w:date="2026-03-28T22:23:47Z">
        <w:r>
          <w:delText>99</w:delText>
        </w:r>
      </w:del>
      <w:ins w:id="2980" w:author="GoldenCorpusHarness" w:date="2026-03-28T22:23:47Z">
        <w:r>
          <w:t>100</w:t>
        </w:r>
      </w:ins>
    </w:p>
    <w:p ns2:paraId="06E06449" ns2:textId="5F40A220" w:rsidR="00B55DCA" w:rsidRDefault="00B55DCA">
      <w:pPr>
        <w:pStyle w:val="TableofFigures"/>
        <w:rPr>
          <w:rFonts w:asciiTheme="minorHAnsi" w:eastAsiaTheme="minorEastAsia" w:hAnsiTheme="minorHAnsi" w:cstheme="minorBidi"/>
          <w:sz w:val="22"/>
          <w:szCs w:val="22"/>
        </w:rPr>
      </w:pPr>
      <w:r>
        <w:t>Table</w:t>
      </w:r>
      <w:ins w:id="2981" w:author="GoldenCorpusHarness" w:date="2026-03-28T22:23:47Z">
        <w:r>
          <w:t xml:space="preserve"> 9Dosing</w:t>
        </w:r>
      </w:ins>
      <w:r>
        <w:t xml:space="preserve"> </w:t>
      </w:r>
      <w:del w:id="2982" w:author="GoldenCorpusHarness" w:date="2026-03-28T22:23:47Z">
        <w:r>
          <w:delText>18Manag</w:delText>
        </w:r>
      </w:del>
      <w:ins w:id="2983" w:author="GoldenCorpusHarness" w:date="2026-03-28T22:23:47Z">
        <w:r>
          <w:t>Sch</w:t>
        </w:r>
      </w:ins>
      <w:r>
        <w:t>e</w:t>
      </w:r>
      <w:del w:id="2984" w:author="GoldenCorpusHarness" w:date="2026-03-28T22:23:47Z">
        <w:r>
          <w:delText>m</w:delText>
        </w:r>
      </w:del>
      <w:ins w:id="2985" w:author="GoldenCorpusHarness" w:date="2026-03-28T22:23:47Z">
        <w:r>
          <w:t>dul</w:t>
        </w:r>
      </w:ins>
      <w:r>
        <w:t>e</w:t>
      </w:r>
      <w:del w:id="2986" w:author="GoldenCorpusHarness" w:date="2026-03-28T22:23:47Z">
        <w:r>
          <w:delText>nt</w:delText>
        </w:r>
      </w:del>
      <w:r>
        <w:t xml:space="preserve"> </w:t>
      </w:r>
      <w:ins w:id="2987" w:author="GoldenCorpusHarness" w:date="2026-03-28T22:23:47Z">
        <w:r>
          <w:t>f</w:t>
        </w:r>
      </w:ins>
      <w:r>
        <w:t>o</w:t>
      </w:r>
      <w:del w:id="2988" w:author="GoldenCorpusHarness" w:date="2026-03-28T22:23:47Z">
        <w:r>
          <w:delText>f Potential</w:delText>
        </w:r>
      </w:del>
      <w:ins w:id="2989" w:author="GoldenCorpusHarness" w:date="2026-03-28T22:23:47Z">
        <w:r>
          <w:t>r</w:t>
        </w:r>
      </w:ins>
      <w:r>
        <w:t xml:space="preserve"> Venetoclax </w:t>
      </w:r>
      <w:del w:id="2990" w:author="GoldenCorpusHarness" w:date="2026-03-28T22:23:47Z">
        <w:r>
          <w:delText>I</w:delText>
        </w:r>
      </w:del>
      <w:ins w:id="2991" w:author="GoldenCorpusHarness" w:date="2026-03-28T22:23:47Z">
        <w:r>
          <w:t>Ramp-up in Participa</w:t>
        </w:r>
      </w:ins>
      <w:r>
        <w:t>nt</w:t>
      </w:r>
      <w:del w:id="2992" w:author="GoldenCorpusHarness" w:date="2026-03-28T22:23:47Z">
        <w:r>
          <w:delText>eraction</w:delText>
        </w:r>
      </w:del>
      <w:r>
        <w:t xml:space="preserve">s with </w:t>
      </w:r>
      <w:ins w:id="2993" w:author="GoldenCorpusHarness" w:date="2026-03-28T22:23:47Z">
        <w:r>
          <w:t>CLL/</w:t>
        </w:r>
      </w:ins>
      <w:r>
        <w:t>S</w:t>
      </w:r>
      <w:del w:id="2994" w:author="GoldenCorpusHarness" w:date="2026-03-28T22:23:47Z">
        <w:r>
          <w:delText>trong or Moderate CYP3A and P-gp Inhibitors</w:delText>
        </w:r>
      </w:del>
      <w:ins w:id="2995" w:author="GoldenCorpusHarness" w:date="2026-03-28T22:23:47Z">
        <w:r>
          <w:t>LL</w:t>
        </w:r>
      </w:ins>
      <w:r>
        <w:t>10</w:t>
      </w:r>
      <w:del w:id="2996" w:author="GoldenCorpusHarness" w:date="2026-03-28T22:23:47Z">
        <w:r>
          <w:delText>0</w:delText>
        </w:r>
      </w:del>
      <w:ins w:id="2997" w:author="GoldenCorpusHarness" w:date="2026-03-28T22:23:47Z">
        <w:r>
          <w:t>2</w:t>
        </w:r>
      </w:ins>
    </w:p>
    <w:p ns2:paraId="6973F9F1" ns2:textId="50995CC5" w:rsidR="00B55DCA" w:rsidRDefault="00B55DCA">
      <w:pPr>
        <w:pStyle w:val="TableofFigures"/>
        <w:rPr>
          <w:rFonts w:asciiTheme="minorHAnsi" w:eastAsiaTheme="minorEastAsia" w:hAnsiTheme="minorHAnsi" w:cstheme="minorBidi"/>
          <w:sz w:val="22"/>
          <w:szCs w:val="22"/>
        </w:rPr>
      </w:pPr>
      <w:r>
        <w:t>Table</w:t>
      </w:r>
      <w:ins w:id="2998" w:author="GoldenCorpusHarness" w:date="2026-03-28T22:23:47Z">
        <w:r>
          <w:t xml:space="preserve"> 10Dose</w:t>
        </w:r>
      </w:ins>
      <w:r>
        <w:t xml:space="preserve"> </w:t>
      </w:r>
      <w:del w:id="2999" w:author="GoldenCorpusHarness" w:date="2026-03-28T22:23:47Z">
        <w:r>
          <w:delText>19</w:delText>
        </w:r>
      </w:del>
      <w:r>
        <w:t>M</w:t>
      </w:r>
      <w:del w:id="3000" w:author="GoldenCorpusHarness" w:date="2026-03-28T22:23:47Z">
        <w:r>
          <w:delText xml:space="preserve">anagement </w:delText>
        </w:r>
      </w:del>
      <w:r>
        <w:t>o</w:t>
      </w:r>
      <w:ins w:id="3001" w:author="GoldenCorpusHarness" w:date="2026-03-28T22:23:47Z">
        <w:r>
          <w:t>di</w:t>
        </w:r>
      </w:ins>
      <w:r>
        <w:t>f</w:t>
      </w:r>
      <w:del w:id="3002" w:author="GoldenCorpusHarness" w:date="2026-03-28T22:23:47Z">
        <w:r>
          <w:delText xml:space="preserve"> Tox</w:delText>
        </w:r>
      </w:del>
      <w:r>
        <w:t>ic</w:t>
      </w:r>
      <w:del w:id="3003" w:author="GoldenCorpusHarness" w:date="2026-03-28T22:23:47Z">
        <w:r>
          <w:delText>ity when Attribu</w:delText>
        </w:r>
      </w:del>
      <w:ins w:id="3004" w:author="GoldenCorpusHarness" w:date="2026-03-28T22:23:47Z">
        <w:r>
          <w:t>a</w:t>
        </w:r>
      </w:ins>
      <w:r>
        <w:t>tion</w:t>
      </w:r>
      <w:del w:id="3005" w:author="GoldenCorpusHarness" w:date="2026-03-28T22:23:47Z">
        <w:r>
          <w:delText xml:space="preserve"> to One Drug i</w:delText>
        </w:r>
      </w:del>
      <w:r>
        <w:t xml:space="preserve">s </w:t>
      </w:r>
      <w:del w:id="3006" w:author="GoldenCorpusHarness" w:date="2026-03-28T22:23:47Z">
        <w:r>
          <w:delText>n</w:delText>
        </w:r>
      </w:del>
      <w:ins w:id="3007" w:author="GoldenCorpusHarness" w:date="2026-03-28T22:23:47Z">
        <w:r>
          <w:t>f</w:t>
        </w:r>
      </w:ins>
      <w:r>
        <w:t>o</w:t>
      </w:r>
      <w:del w:id="3008" w:author="GoldenCorpusHarness" w:date="2026-03-28T22:23:47Z">
        <w:r>
          <w:delText>t Ce</w:delText>
        </w:r>
      </w:del>
      <w:r>
        <w:t>r</w:t>
      </w:r>
      <w:del w:id="3009" w:author="GoldenCorpusHarness" w:date="2026-03-28T22:23:47Z">
        <w:r>
          <w:delText>tain (Hematological) (SLL):</w:delText>
        </w:r>
      </w:del>
      <w:r>
        <w:t xml:space="preserve"> Nemtabrutinib </w:t>
      </w:r>
      <w:del w:id="3010" w:author="GoldenCorpusHarness" w:date="2026-03-28T22:23:47Z">
        <w:r>
          <w:delText>an</w:delText>
        </w:r>
      </w:del>
      <w:ins w:id="3011" w:author="GoldenCorpusHarness" w:date="2026-03-28T22:23:47Z">
        <w:r>
          <w:t>from 45 mg q</w:t>
        </w:r>
      </w:ins>
      <w:r>
        <w:t>d</w:t>
      </w:r>
      <w:del w:id="3012" w:author="GoldenCorpusHarness" w:date="2026-03-28T22:23:47Z">
        <w:r>
          <w:delText xml:space="preserve"> Venetoclax</w:delText>
        </w:r>
      </w:del>
      <w:r>
        <w:t>10</w:t>
      </w:r>
      <w:del w:id="3013" w:author="GoldenCorpusHarness" w:date="2026-03-28T22:23:47Z">
        <w:r>
          <w:delText>0</w:delText>
        </w:r>
      </w:del>
      <w:ins w:id="3014" w:author="GoldenCorpusHarness" w:date="2026-03-28T22:23:47Z">
        <w:r>
          <w:t>3</w:t>
        </w:r>
      </w:ins>
    </w:p>
    <w:p ns2:paraId="21487FF3" ns2:textId="2C3089CE" w:rsidR="00B55DCA" w:rsidRDefault="00B55DCA">
      <w:pPr>
        <w:pStyle w:val="TableofFigures"/>
        <w:rPr>
          <w:rFonts w:asciiTheme="minorHAnsi" w:eastAsiaTheme="minorEastAsia" w:hAnsiTheme="minorHAnsi" w:cstheme="minorBidi"/>
          <w:sz w:val="22"/>
          <w:szCs w:val="22"/>
        </w:rPr>
      </w:pPr>
      <w:r>
        <w:t>Table</w:t>
      </w:r>
      <w:ins w:id="3015" w:author="GoldenCorpusHarness" w:date="2026-03-28T22:23:47Z">
        <w:r>
          <w:t xml:space="preserve"> 11Dose</w:t>
        </w:r>
      </w:ins>
      <w:r>
        <w:t xml:space="preserve"> </w:t>
      </w:r>
      <w:del w:id="3016" w:author="GoldenCorpusHarness" w:date="2026-03-28T22:23:47Z">
        <w:r>
          <w:delText>20</w:delText>
        </w:r>
      </w:del>
      <w:r>
        <w:t>M</w:t>
      </w:r>
      <w:del w:id="3017" w:author="GoldenCorpusHarness" w:date="2026-03-28T22:23:47Z">
        <w:r>
          <w:delText xml:space="preserve">anagement </w:delText>
        </w:r>
      </w:del>
      <w:r>
        <w:t>o</w:t>
      </w:r>
      <w:ins w:id="3018" w:author="GoldenCorpusHarness" w:date="2026-03-28T22:23:47Z">
        <w:r>
          <w:t>di</w:t>
        </w:r>
      </w:ins>
      <w:r>
        <w:t>f</w:t>
      </w:r>
      <w:del w:id="3019" w:author="GoldenCorpusHarness" w:date="2026-03-28T22:23:47Z">
        <w:r>
          <w:delText xml:space="preserve"> Tox</w:delText>
        </w:r>
      </w:del>
      <w:r>
        <w:t>ic</w:t>
      </w:r>
      <w:del w:id="3020" w:author="GoldenCorpusHarness" w:date="2026-03-28T22:23:47Z">
        <w:r>
          <w:delText>ity when Attribu</w:delText>
        </w:r>
      </w:del>
      <w:ins w:id="3021" w:author="GoldenCorpusHarness" w:date="2026-03-28T22:23:47Z">
        <w:r>
          <w:t>a</w:t>
        </w:r>
      </w:ins>
      <w:r>
        <w:t>tion</w:t>
      </w:r>
      <w:del w:id="3022" w:author="GoldenCorpusHarness" w:date="2026-03-28T22:23:47Z">
        <w:r>
          <w:delText xml:space="preserve"> to One Drug i</w:delText>
        </w:r>
      </w:del>
      <w:r>
        <w:t xml:space="preserve">s </w:t>
      </w:r>
      <w:del w:id="3023" w:author="GoldenCorpusHarness" w:date="2026-03-28T22:23:47Z">
        <w:r>
          <w:delText>n</w:delText>
        </w:r>
      </w:del>
      <w:ins w:id="3024" w:author="GoldenCorpusHarness" w:date="2026-03-28T22:23:47Z">
        <w:r>
          <w:t>f</w:t>
        </w:r>
      </w:ins>
      <w:r>
        <w:t>o</w:t>
      </w:r>
      <w:del w:id="3025" w:author="GoldenCorpusHarness" w:date="2026-03-28T22:23:47Z">
        <w:r>
          <w:delText>t Ce</w:delText>
        </w:r>
      </w:del>
      <w:r>
        <w:t>r</w:t>
      </w:r>
      <w:del w:id="3026" w:author="GoldenCorpusHarness" w:date="2026-03-28T22:23:47Z">
        <w:r>
          <w:delText>tain (Hematological) (CLL):</w:delText>
        </w:r>
      </w:del>
      <w:r>
        <w:t xml:space="preserve"> Nemtabrutinib </w:t>
      </w:r>
      <w:del w:id="3027" w:author="GoldenCorpusHarness" w:date="2026-03-28T22:23:47Z">
        <w:r>
          <w:delText>an</w:delText>
        </w:r>
      </w:del>
      <w:ins w:id="3028" w:author="GoldenCorpusHarness" w:date="2026-03-28T22:23:47Z">
        <w:r>
          <w:t>from 65 mg q</w:t>
        </w:r>
      </w:ins>
      <w:r>
        <w:t>d</w:t>
      </w:r>
      <w:del w:id="3029" w:author="GoldenCorpusHarness" w:date="2026-03-28T22:23:47Z">
        <w:r>
          <w:delText xml:space="preserve"> Venetoclax</w:delText>
        </w:r>
      </w:del>
      <w:r>
        <w:t>10</w:t>
      </w:r>
      <w:del w:id="3030" w:author="GoldenCorpusHarness" w:date="2026-03-28T22:23:47Z">
        <w:r>
          <w:delText>2</w:delText>
        </w:r>
      </w:del>
      <w:ins w:id="3031" w:author="GoldenCorpusHarness" w:date="2026-03-28T22:23:47Z">
        <w:r>
          <w:t>3</w:t>
        </w:r>
      </w:ins>
    </w:p>
    <w:p ns2:paraId="7561483E" ns2:textId="6675A9B3" w:rsidR="00B55DCA" w:rsidRDefault="00B55DCA">
      <w:pPr>
        <w:pStyle w:val="TableofFigures"/>
        <w:rPr>
          <w:rFonts w:asciiTheme="minorHAnsi" w:eastAsiaTheme="minorEastAsia" w:hAnsiTheme="minorHAnsi" w:cstheme="minorBidi"/>
          <w:sz w:val="22"/>
          <w:szCs w:val="22"/>
        </w:rPr>
      </w:pPr>
      <w:r>
        <w:t>Table</w:t>
      </w:r>
      <w:ins w:id="3032" w:author="GoldenCorpusHarness" w:date="2026-03-28T22:23:47Z">
        <w:r>
          <w:t xml:space="preserve"> 12Dose</w:t>
        </w:r>
      </w:ins>
      <w:r>
        <w:t xml:space="preserve"> </w:t>
      </w:r>
      <w:del w:id="3033" w:author="GoldenCorpusHarness" w:date="2026-03-28T22:23:47Z">
        <w:r>
          <w:delText>21M</w:delText>
        </w:r>
      </w:del>
      <w:ins w:id="3034" w:author="GoldenCorpusHarness" w:date="2026-03-28T22:23:47Z">
        <w:r>
          <w:t>Del</w:t>
        </w:r>
      </w:ins>
      <w:r>
        <w:t>a</w:t>
      </w:r>
      <w:del w:id="3035" w:author="GoldenCorpusHarness" w:date="2026-03-28T22:23:47Z">
        <w:r>
          <w:delText>nag</w:delText>
        </w:r>
      </w:del>
      <w:ins w:id="3036" w:author="GoldenCorpusHarness" w:date="2026-03-28T22:23:47Z">
        <w:r>
          <w:t>ys/R</w:t>
        </w:r>
      </w:ins>
      <w:r>
        <w:t>e</w:t>
      </w:r>
      <w:del w:id="3037" w:author="GoldenCorpusHarness" w:date="2026-03-28T22:23:47Z">
        <w:r>
          <w:delText>ment of Toxi</w:delText>
        </w:r>
      </w:del>
      <w:ins w:id="3038" w:author="GoldenCorpusHarness" w:date="2026-03-28T22:23:47Z">
        <w:r>
          <w:t>du</w:t>
        </w:r>
      </w:ins>
      <w:r>
        <w:t>c</w:t>
      </w:r>
      <w:del w:id="3039" w:author="GoldenCorpusHarness" w:date="2026-03-28T22:23:47Z">
        <w:r>
          <w:delText>ity when Attribu</w:delText>
        </w:r>
      </w:del>
      <w:r>
        <w:t>tion</w:t>
      </w:r>
      <w:del w:id="3040" w:author="GoldenCorpusHarness" w:date="2026-03-28T22:23:47Z">
        <w:r>
          <w:delText xml:space="preserve"> to One Drug i</w:delText>
        </w:r>
      </w:del>
      <w:r>
        <w:t xml:space="preserve">s </w:t>
      </w:r>
      <w:del w:id="3041" w:author="GoldenCorpusHarness" w:date="2026-03-28T22:23:47Z">
        <w:r>
          <w:delText>N</w:delText>
        </w:r>
      </w:del>
      <w:ins w:id="3042" w:author="GoldenCorpusHarness" w:date="2026-03-28T22:23:47Z">
        <w:r>
          <w:t>f</w:t>
        </w:r>
      </w:ins>
      <w:r>
        <w:t>o</w:t>
      </w:r>
      <w:del w:id="3043" w:author="GoldenCorpusHarness" w:date="2026-03-28T22:23:47Z">
        <w:r>
          <w:delText>t Ce</w:delText>
        </w:r>
      </w:del>
      <w:r>
        <w:t>r</w:t>
      </w:r>
      <w:del w:id="3044" w:author="GoldenCorpusHarness" w:date="2026-03-28T22:23:47Z">
        <w:r>
          <w:delText>tain (Non-hematologic):</w:delText>
        </w:r>
      </w:del>
      <w:r>
        <w:t xml:space="preserve"> Nemtabrutinib</w:t>
      </w:r>
      <w:ins w:id="3045" w:author="GoldenCorpusHarness" w:date="2026-03-28T22:23:47Z">
        <w:r>
          <w:t>-related Nonhematological</w:t>
        </w:r>
      </w:ins>
      <w:r>
        <w:t xml:space="preserve"> and </w:t>
      </w:r>
      <w:del w:id="3046" w:author="GoldenCorpusHarness" w:date="2026-03-28T22:23:47Z">
        <w:r>
          <w:delText>Ve</w:delText>
        </w:r>
      </w:del>
      <w:ins w:id="3047" w:author="GoldenCorpusHarness" w:date="2026-03-28T22:23:47Z">
        <w:r>
          <w:t>No</w:t>
        </w:r>
      </w:ins>
      <w:r>
        <w:t>n</w:t>
      </w:r>
      <w:del w:id="3048" w:author="GoldenCorpusHarness" w:date="2026-03-28T22:23:47Z">
        <w:r>
          <w:delText>e</w:delText>
        </w:r>
      </w:del>
      <w:ins w:id="3049" w:author="GoldenCorpusHarness" w:date="2026-03-28T22:23:47Z">
        <w:r>
          <w:t>skin Toxici</w:t>
        </w:r>
      </w:ins>
      <w:r>
        <w:t>t</w:t>
      </w:r>
      <w:del w:id="3050" w:author="GoldenCorpusHarness" w:date="2026-03-28T22:23:47Z">
        <w:r>
          <w:delText>oclax</w:delText>
        </w:r>
      </w:del>
      <w:ins w:id="3051" w:author="GoldenCorpusHarness" w:date="2026-03-28T22:23:47Z">
        <w:r>
          <w:t>y</w:t>
        </w:r>
      </w:ins>
      <w:r>
        <w:t>10</w:t>
      </w:r>
      <w:del w:id="3052" w:author="GoldenCorpusHarness" w:date="2026-03-28T22:23:47Z">
        <w:r>
          <w:delText>3</w:delText>
        </w:r>
      </w:del>
      <w:ins w:id="3053" w:author="GoldenCorpusHarness" w:date="2026-03-28T22:23:47Z">
        <w:r>
          <w:t>4</w:t>
        </w:r>
      </w:ins>
    </w:p>
    <w:p ns2:paraId="301D70DB" ns2:textId="201745A5" w:rsidR="00B55DCA" w:rsidRDefault="00B55DCA">
      <w:pPr>
        <w:pStyle w:val="TableofFigures"/>
        <w:rPr>
          <w:rFonts w:asciiTheme="minorHAnsi" w:eastAsiaTheme="minorEastAsia" w:hAnsiTheme="minorHAnsi" w:cstheme="minorBidi"/>
          <w:sz w:val="22"/>
          <w:szCs w:val="22"/>
        </w:rPr>
      </w:pPr>
      <w:r>
        <w:t>Table</w:t>
      </w:r>
      <w:del w:id="3054" w:author="GoldenCorpusHarness" w:date="2026-03-28T22:23:47Z">
        <w:r>
          <w:delText xml:space="preserve"> 22</w:delText>
        </w:r>
      </w:del>
      <w:ins w:id="3055" w:author="GoldenCorpusHarness" w:date="2026-03-28T22:23:47Z">
        <w:r>
          <w:t xml:space="preserve"> 13</w:t>
        </w:r>
      </w:ins>
      <w:r>
        <w:t>Dos</w:t>
      </w:r>
      <w:del w:id="3056" w:author="GoldenCorpusHarness" w:date="2026-03-28T22:23:47Z">
        <w:r>
          <w:delText>ag</w:delText>
        </w:r>
      </w:del>
      <w:r>
        <w:t xml:space="preserve">e </w:t>
      </w:r>
      <w:del w:id="3057" w:author="GoldenCorpusHarness" w:date="2026-03-28T22:23:47Z">
        <w:r>
          <w:delText>Mo</w:delText>
        </w:r>
      </w:del>
      <w:ins w:id="3058" w:author="GoldenCorpusHarness" w:date="2026-03-28T22:23:47Z">
        <w:r>
          <w:t>Delays/Re</w:t>
        </w:r>
      </w:ins>
      <w:r>
        <w:t>d</w:t>
      </w:r>
      <w:del w:id="3059" w:author="GoldenCorpusHarness" w:date="2026-03-28T22:23:47Z">
        <w:r>
          <w:delText>ifi</w:delText>
        </w:r>
      </w:del>
      <w:ins w:id="3060" w:author="GoldenCorpusHarness" w:date="2026-03-28T22:23:47Z">
        <w:r>
          <w:t>u</w:t>
        </w:r>
      </w:ins>
      <w:r>
        <w:t>c</w:t>
      </w:r>
      <w:del w:id="3061" w:author="GoldenCorpusHarness" w:date="2026-03-28T22:23:47Z">
        <w:r>
          <w:delText>a</w:delText>
        </w:r>
      </w:del>
      <w:r>
        <w:t xml:space="preserve">tions </w:t>
      </w:r>
      <w:ins w:id="3062" w:author="GoldenCorpusHarness" w:date="2026-03-28T22:23:47Z">
        <w:r>
          <w:t>f</w:t>
        </w:r>
      </w:ins>
      <w:r>
        <w:t>o</w:t>
      </w:r>
      <w:del w:id="3063" w:author="GoldenCorpusHarness" w:date="2026-03-28T22:23:47Z">
        <w:r>
          <w:delText>f</w:delText>
        </w:r>
      </w:del>
      <w:ins w:id="3064" w:author="GoldenCorpusHarness" w:date="2026-03-28T22:23:47Z">
        <w:r>
          <w:t>r</w:t>
        </w:r>
      </w:ins>
      <w:r>
        <w:t xml:space="preserve"> </w:t>
      </w:r>
      <w:del w:id="3065" w:author="GoldenCorpusHarness" w:date="2026-03-28T22:23:47Z">
        <w:r>
          <w:delText>R</w:delText>
        </w:r>
      </w:del>
      <w:ins w:id="3066" w:author="GoldenCorpusHarness" w:date="2026-03-28T22:23:47Z">
        <w:r>
          <w:t>Nemtabrutinib-related Hematological Toxic</w:t>
        </w:r>
      </w:ins>
      <w:r>
        <w:t>it</w:t>
      </w:r>
      <w:del w:id="3067" w:author="GoldenCorpusHarness" w:date="2026-03-28T22:23:47Z">
        <w:r>
          <w:delText>uximab</w:delText>
        </w:r>
      </w:del>
      <w:ins w:id="3068" w:author="GoldenCorpusHarness" w:date="2026-03-28T22:23:47Z">
        <w:r>
          <w:t>y</w:t>
        </w:r>
      </w:ins>
      <w:r>
        <w:t xml:space="preserve"> for </w:t>
      </w:r>
      <w:del w:id="3069" w:author="GoldenCorpusHarness" w:date="2026-03-28T22:23:47Z">
        <w:r>
          <w:delText>Adve</w:delText>
        </w:r>
      </w:del>
      <w:ins w:id="3070" w:author="GoldenCorpusHarness" w:date="2026-03-28T22:23:47Z">
        <w:r>
          <w:t>Pa</w:t>
        </w:r>
      </w:ins>
      <w:r>
        <w:t>r</w:t>
      </w:r>
      <w:del w:id="3071" w:author="GoldenCorpusHarness" w:date="2026-03-28T22:23:47Z">
        <w:r>
          <w:delText>se Reac</w:delText>
        </w:r>
      </w:del>
      <w:r>
        <w:t>ti</w:t>
      </w:r>
      <w:del w:id="3072" w:author="GoldenCorpusHarness" w:date="2026-03-28T22:23:47Z">
        <w:r>
          <w:delText>o</w:delText>
        </w:r>
      </w:del>
      <w:ins w:id="3073" w:author="GoldenCorpusHarness" w:date="2026-03-28T22:23:47Z">
        <w:r>
          <w:t>cipa</w:t>
        </w:r>
      </w:ins>
      <w:r>
        <w:t>n</w:t>
      </w:r>
      <w:ins w:id="3074" w:author="GoldenCorpusHarness" w:date="2026-03-28T22:23:47Z">
        <w:r>
          <w:t>t</w:t>
        </w:r>
      </w:ins>
      <w:r>
        <w:t>s</w:t>
      </w:r>
      <w:ins w:id="3075" w:author="GoldenCorpusHarness" w:date="2026-03-28T22:23:47Z">
        <w:r>
          <w:t xml:space="preserve"> with CLL</w:t>
        </w:r>
      </w:ins>
      <w:r>
        <w:t>10</w:t>
      </w:r>
      <w:del w:id="3076" w:author="GoldenCorpusHarness" w:date="2026-03-28T22:23:47Z">
        <w:r>
          <w:delText>4</w:delText>
        </w:r>
      </w:del>
      <w:ins w:id="3077" w:author="GoldenCorpusHarness" w:date="2026-03-28T22:23:47Z">
        <w:r>
          <w:t>5</w:t>
        </w:r>
      </w:ins>
    </w:p>
    <w:p ns2:paraId="747F3E9F" ns2:textId="1D6F2D70" w:rsidR="00B55DCA" w:rsidRDefault="00B55DCA">
      <w:pPr>
        <w:pStyle w:val="TableofFigures"/>
        <w:rPr>
          <w:rFonts w:asciiTheme="minorHAnsi" w:eastAsiaTheme="minorEastAsia" w:hAnsiTheme="minorHAnsi" w:cstheme="minorBidi"/>
          <w:sz w:val="22"/>
          <w:szCs w:val="22"/>
        </w:rPr>
      </w:pPr>
      <w:r>
        <w:t>Table</w:t>
      </w:r>
      <w:ins w:id="3078" w:author="GoldenCorpusHarness" w:date="2026-03-28T22:23:47Z">
        <w:r>
          <w:t xml:space="preserve"> 14Dose</w:t>
        </w:r>
      </w:ins>
      <w:r>
        <w:t xml:space="preserve"> </w:t>
      </w:r>
      <w:del w:id="3079" w:author="GoldenCorpusHarness" w:date="2026-03-28T22:23:47Z">
        <w:r>
          <w:delText>23Indivi</w:delText>
        </w:r>
      </w:del>
      <w:ins w:id="3080" w:author="GoldenCorpusHarness" w:date="2026-03-28T22:23:47Z">
        <w:r>
          <w:t>Delays/Re</w:t>
        </w:r>
      </w:ins>
      <w:r>
        <w:t>du</w:t>
      </w:r>
      <w:ins w:id="3081" w:author="GoldenCorpusHarness" w:date="2026-03-28T22:23:47Z">
        <w:r>
          <w:t>ctions of Nemtabrutinib for Drug-related Hematologic</w:t>
        </w:r>
      </w:ins>
      <w:r>
        <w:t xml:space="preserve">al </w:t>
      </w:r>
      <w:del w:id="3082" w:author="GoldenCorpusHarness" w:date="2026-03-28T22:23:47Z">
        <w:r>
          <w:delText>V</w:delText>
        </w:r>
      </w:del>
      <w:ins w:id="3083" w:author="GoldenCorpusHarness" w:date="2026-03-28T22:23:47Z">
        <w:r>
          <w:t>Toxicity for P</w:t>
        </w:r>
      </w:ins>
      <w:r>
        <w:t>ar</w:t>
      </w:r>
      <w:ins w:id="3084" w:author="GoldenCorpusHarness" w:date="2026-03-28T22:23:47Z">
        <w:r>
          <w:t>t</w:t>
        </w:r>
      </w:ins>
      <w:r>
        <w:t>i</w:t>
      </w:r>
      <w:ins w:id="3085" w:author="GoldenCorpusHarness" w:date="2026-03-28T22:23:47Z">
        <w:r>
          <w:t>cip</w:t>
        </w:r>
      </w:ins>
      <w:r>
        <w:t>a</w:t>
      </w:r>
      <w:del w:id="3086" w:author="GoldenCorpusHarness" w:date="2026-03-28T22:23:47Z">
        <w:r>
          <w:delText>ble</w:delText>
        </w:r>
      </w:del>
      <w:ins w:id="3087" w:author="GoldenCorpusHarness" w:date="2026-03-28T22:23:47Z">
        <w:r>
          <w:t>nts with</w:t>
        </w:r>
      </w:ins>
      <w:r>
        <w:t xml:space="preserve"> S</w:t>
      </w:r>
      <w:del w:id="3088" w:author="GoldenCorpusHarness" w:date="2026-03-28T22:23:47Z">
        <w:r>
          <w:delText>core</w:delText>
        </w:r>
      </w:del>
      <w:ins w:id="3089" w:author="GoldenCorpusHarness" w:date="2026-03-28T22:23:47Z">
        <w:r>
          <w:t>LL</w:t>
        </w:r>
      </w:ins>
      <w:r>
        <w:t>1</w:t>
      </w:r>
      <w:del w:id="3090" w:author="GoldenCorpusHarness" w:date="2026-03-28T22:23:47Z">
        <w:r>
          <w:delText>11</w:delText>
        </w:r>
      </w:del>
      <w:ins w:id="3091" w:author="GoldenCorpusHarness" w:date="2026-03-28T22:23:47Z">
        <w:r>
          <w:t>07</w:t>
        </w:r>
      </w:ins>
    </w:p>
    <w:p ns2:paraId="50925B63" ns2:textId="1ACF65F4" w:rsidR="00B55DCA" w:rsidRDefault="00B55DCA">
      <w:pPr>
        <w:pStyle w:val="TableofFigures"/>
        <w:rPr>
          <w:rFonts w:asciiTheme="minorHAnsi" w:eastAsiaTheme="minorEastAsia" w:hAnsiTheme="minorHAnsi" w:cstheme="minorBidi"/>
          <w:sz w:val="22"/>
          <w:szCs w:val="22"/>
        </w:rPr>
      </w:pPr>
      <w:r>
        <w:t>Table</w:t>
      </w:r>
      <w:ins w:id="3092" w:author="GoldenCorpusHarness" w:date="2026-03-28T22:23:47Z">
        <w:r>
          <w:t xml:space="preserve"> 15Dose</w:t>
        </w:r>
      </w:ins>
      <w:r>
        <w:t xml:space="preserve"> </w:t>
      </w:r>
      <w:del w:id="3093" w:author="GoldenCorpusHarness" w:date="2026-03-28T22:23:47Z">
        <w:r>
          <w:delText>24S</w:delText>
        </w:r>
      </w:del>
      <w:ins w:id="3094" w:author="GoldenCorpusHarness" w:date="2026-03-28T22:23:47Z">
        <w:r>
          <w:t>Modifi</w:t>
        </w:r>
      </w:ins>
      <w:r>
        <w:t>c</w:t>
      </w:r>
      <w:ins w:id="3095" w:author="GoldenCorpusHarness" w:date="2026-03-28T22:23:47Z">
        <w:r>
          <w:t>ation for Nemtabrutinib-</w:t>
        </w:r>
      </w:ins>
      <w:r>
        <w:t>re</w:t>
      </w:r>
      <w:ins w:id="3096" w:author="GoldenCorpusHarness" w:date="2026-03-28T22:23:47Z">
        <w:r>
          <w:t>lat</w:t>
        </w:r>
      </w:ins>
      <w:r>
        <w:t>e</w:t>
      </w:r>
      <w:del w:id="3097" w:author="GoldenCorpusHarness" w:date="2026-03-28T22:23:47Z">
        <w:r>
          <w:delText>n</w:delText>
        </w:r>
      </w:del>
      <w:ins w:id="3098" w:author="GoldenCorpusHarness" w:date="2026-03-28T22:23:47Z">
        <w:r>
          <w:t>d Sk</w:t>
        </w:r>
      </w:ins>
      <w:r>
        <w:t>in</w:t>
      </w:r>
      <w:del w:id="3099" w:author="GoldenCorpusHarness" w:date="2026-03-28T22:23:47Z">
        <w:r>
          <w:delText>g</w:delText>
        </w:r>
      </w:del>
      <w:r>
        <w:t xml:space="preserve"> </w:t>
      </w:r>
      <w:del w:id="3100" w:author="GoldenCorpusHarness" w:date="2026-03-28T22:23:47Z">
        <w:r>
          <w:delText>R</w:delText>
        </w:r>
      </w:del>
      <w:ins w:id="3101" w:author="GoldenCorpusHarness" w:date="2026-03-28T22:23:47Z">
        <w:r>
          <w:t>Tox</w:t>
        </w:r>
      </w:ins>
      <w:r>
        <w:t>i</w:t>
      </w:r>
      <w:ins w:id="3102" w:author="GoldenCorpusHarness" w:date="2026-03-28T22:23:47Z">
        <w:r>
          <w:t>citie</w:t>
        </w:r>
      </w:ins>
      <w:r>
        <w:t>s</w:t>
      </w:r>
      <w:del w:id="3103" w:author="GoldenCorpusHarness" w:date="2026-03-28T22:23:47Z">
        <w:r>
          <w:delText>k Score</w:delText>
        </w:r>
      </w:del>
      <w:r>
        <w:t>11</w:t>
      </w:r>
      <w:del w:id="3104" w:author="GoldenCorpusHarness" w:date="2026-03-28T22:23:47Z">
        <w:r>
          <w:delText>1</w:delText>
        </w:r>
      </w:del>
      <w:ins w:id="3105" w:author="GoldenCorpusHarness" w:date="2026-03-28T22:23:47Z">
        <w:r>
          <w:t>0</w:t>
        </w:r>
      </w:ins>
    </w:p>
    <w:p ns2:paraId="19C8C819" ns2:textId="40546F00" w:rsidR="00B55DCA" w:rsidRDefault="00B55DCA">
      <w:pPr>
        <w:pStyle w:val="TableofFigures"/>
        <w:rPr>
          <w:rFonts w:asciiTheme="minorHAnsi" w:eastAsiaTheme="minorEastAsia" w:hAnsiTheme="minorHAnsi" w:cstheme="minorBidi"/>
          <w:sz w:val="22"/>
          <w:szCs w:val="22"/>
        </w:rPr>
      </w:pPr>
      <w:r>
        <w:t>Table</w:t>
      </w:r>
      <w:ins w:id="3106" w:author="GoldenCorpusHarness" w:date="2026-03-28T22:23:47Z">
        <w:r>
          <w:t xml:space="preserve"> 16Dose</w:t>
        </w:r>
      </w:ins>
      <w:r>
        <w:t xml:space="preserve"> </w:t>
      </w:r>
      <w:del w:id="3107" w:author="GoldenCorpusHarness" w:date="2026-03-28T22:23:47Z">
        <w:r>
          <w:delText>25</w:delText>
        </w:r>
      </w:del>
      <w:r>
        <w:t>De</w:t>
      </w:r>
      <w:del w:id="3108" w:author="GoldenCorpusHarness" w:date="2026-03-28T22:23:47Z">
        <w:r>
          <w:delText>fini</w:delText>
        </w:r>
      </w:del>
      <w:ins w:id="3109" w:author="GoldenCorpusHarness" w:date="2026-03-28T22:23:47Z">
        <w:r>
          <w:t>lays/Reduc</w:t>
        </w:r>
      </w:ins>
      <w:r>
        <w:t xml:space="preserve">tions </w:t>
      </w:r>
      <w:del w:id="3110" w:author="GoldenCorpusHarness" w:date="2026-03-28T22:23:47Z">
        <w:r>
          <w:delText>o</w:delText>
        </w:r>
      </w:del>
      <w:r>
        <w:t>f</w:t>
      </w:r>
      <w:del w:id="3111" w:author="GoldenCorpusHarness" w:date="2026-03-28T22:23:47Z">
        <w:r>
          <w:delText xml:space="preserve"> Laboratory and Clinical Tum</w:delText>
        </w:r>
      </w:del>
      <w:r>
        <w:t xml:space="preserve">or </w:t>
      </w:r>
      <w:del w:id="3112" w:author="GoldenCorpusHarness" w:date="2026-03-28T22:23:47Z">
        <w:r>
          <w:delText>Lys</w:delText>
        </w:r>
      </w:del>
      <w:ins w:id="3113" w:author="GoldenCorpusHarness" w:date="2026-03-28T22:23:47Z">
        <w:r>
          <w:t>Venetoclax-related Tox</w:t>
        </w:r>
      </w:ins>
      <w:r>
        <w:t>i</w:t>
      </w:r>
      <w:ins w:id="3114" w:author="GoldenCorpusHarness" w:date="2026-03-28T22:23:47Z">
        <w:r>
          <w:t>citie</w:t>
        </w:r>
      </w:ins>
      <w:r>
        <w:t xml:space="preserve">s </w:t>
      </w:r>
      <w:ins w:id="3115" w:author="GoldenCorpusHarness" w:date="2026-03-28T22:23:47Z">
        <w:r>
          <w:t>in CLL/</w:t>
        </w:r>
      </w:ins>
      <w:r>
        <w:t>S</w:t>
      </w:r>
      <w:del w:id="3116" w:author="GoldenCorpusHarness" w:date="2026-03-28T22:23:47Z">
        <w:r>
          <w:delText>yndrome</w:delText>
        </w:r>
      </w:del>
      <w:ins w:id="3117" w:author="GoldenCorpusHarness" w:date="2026-03-28T22:23:47Z">
        <w:r>
          <w:t>LL</w:t>
        </w:r>
      </w:ins>
      <w:r>
        <w:t>1</w:t>
      </w:r>
      <w:del w:id="3118" w:author="GoldenCorpusHarness" w:date="2026-03-28T22:23:47Z">
        <w:r>
          <w:delText>24</w:delText>
        </w:r>
      </w:del>
      <w:ins w:id="3119" w:author="GoldenCorpusHarness" w:date="2026-03-28T22:23:47Z">
        <w:r>
          <w:t>11</w:t>
        </w:r>
      </w:ins>
    </w:p>
    <w:p ns2:paraId="46B12679" ns2:textId="0C0DAA4C" w:rsidR="00B55DCA" w:rsidRDefault="00B55DCA">
      <w:pPr>
        <w:pStyle w:val="TableofFigures"/>
        <w:rPr>
          <w:rFonts w:asciiTheme="minorHAnsi" w:eastAsiaTheme="minorEastAsia" w:hAnsiTheme="minorHAnsi" w:cstheme="minorBidi"/>
          <w:sz w:val="22"/>
          <w:szCs w:val="22"/>
        </w:rPr>
      </w:pPr>
      <w:r>
        <w:t xml:space="preserve">Table </w:t>
      </w:r>
      <w:del w:id="3120" w:author="GoldenCorpusHarness" w:date="2026-03-28T22:23:47Z">
        <w:r>
          <w:delText>26</w:delText>
        </w:r>
      </w:del>
      <w:ins w:id="3121" w:author="GoldenCorpusHarness" w:date="2026-03-28T22:23:47Z">
        <w:r>
          <w:t xml:space="preserve">17Dose </w:t>
        </w:r>
      </w:ins>
      <w:r>
        <w:t>Re</w:t>
      </w:r>
      <w:del w:id="3122" w:author="GoldenCorpusHarness" w:date="2026-03-28T22:23:47Z">
        <w:r>
          <w:delText>por</w:delText>
        </w:r>
      </w:del>
      <w:ins w:id="3123" w:author="GoldenCorpusHarness" w:date="2026-03-28T22:23:47Z">
        <w:r>
          <w:t>duc</w:t>
        </w:r>
      </w:ins>
      <w:r>
        <w:t>ti</w:t>
      </w:r>
      <w:ins w:id="3124" w:author="GoldenCorpusHarness" w:date="2026-03-28T22:23:47Z">
        <w:r>
          <w:t>o</w:t>
        </w:r>
      </w:ins>
      <w:r>
        <w:t>n</w:t>
      </w:r>
      <w:del w:id="3125" w:author="GoldenCorpusHarness" w:date="2026-03-28T22:23:47Z">
        <w:r>
          <w:delText>g Periods and Time Frames</w:delText>
        </w:r>
      </w:del>
      <w:r>
        <w:t xml:space="preserve"> for </w:t>
      </w:r>
      <w:del w:id="3126" w:author="GoldenCorpusHarness" w:date="2026-03-28T22:23:47Z">
        <w:r>
          <w:delText>Adv</w:delText>
        </w:r>
      </w:del>
      <w:ins w:id="3127" w:author="GoldenCorpusHarness" w:date="2026-03-28T22:23:47Z">
        <w:r>
          <w:t>Toxicity During V</w:t>
        </w:r>
      </w:ins>
      <w:r>
        <w:t>e</w:t>
      </w:r>
      <w:ins w:id="3128" w:author="GoldenCorpusHarness" w:date="2026-03-28T22:23:47Z">
        <w:r>
          <w:t>netoclax T</w:t>
        </w:r>
      </w:ins>
      <w:r>
        <w:t>r</w:t>
      </w:r>
      <w:del w:id="3129" w:author="GoldenCorpusHarness" w:date="2026-03-28T22:23:47Z">
        <w:r>
          <w:delText>s</w:delText>
        </w:r>
      </w:del>
      <w:r>
        <w:t>e</w:t>
      </w:r>
      <w:del w:id="3130" w:author="GoldenCorpusHarness" w:date="2026-03-28T22:23:47Z">
        <w:r>
          <w:delText xml:space="preserve"> Ev</w:delText>
        </w:r>
      </w:del>
      <w:ins w:id="3131" w:author="GoldenCorpusHarness" w:date="2026-03-28T22:23:47Z">
        <w:r>
          <w:t>atm</w:t>
        </w:r>
      </w:ins>
      <w:r>
        <w:t>ent</w:t>
      </w:r>
      <w:del w:id="3132" w:author="GoldenCorpusHarness" w:date="2026-03-28T22:23:47Z">
        <w:r>
          <w:delText>s</w:delText>
        </w:r>
      </w:del>
      <w:r>
        <w:t xml:space="preserve"> </w:t>
      </w:r>
      <w:del w:id="3133" w:author="GoldenCorpusHarness" w:date="2026-03-28T22:23:47Z">
        <w:r>
          <w:delText>a</w:delText>
        </w:r>
      </w:del>
      <w:ins w:id="3134" w:author="GoldenCorpusHarness" w:date="2026-03-28T22:23:47Z">
        <w:r>
          <w:t>i</w:t>
        </w:r>
      </w:ins>
      <w:r>
        <w:t>n</w:t>
      </w:r>
      <w:del w:id="3135" w:author="GoldenCorpusHarness" w:date="2026-03-28T22:23:47Z">
        <w:r>
          <w:delText>d</w:delText>
        </w:r>
      </w:del>
      <w:r>
        <w:t xml:space="preserve"> </w:t>
      </w:r>
      <w:del w:id="3136" w:author="GoldenCorpusHarness" w:date="2026-03-28T22:23:47Z">
        <w:r>
          <w:delText xml:space="preserve">Other Reportable </w:delText>
        </w:r>
      </w:del>
      <w:ins w:id="3137" w:author="GoldenCorpusHarness" w:date="2026-03-28T22:23:47Z">
        <w:r>
          <w:t>CLL/</w:t>
        </w:r>
      </w:ins>
      <w:r>
        <w:t>S</w:t>
      </w:r>
      <w:del w:id="3138" w:author="GoldenCorpusHarness" w:date="2026-03-28T22:23:47Z">
        <w:r>
          <w:delText>afety Events</w:delText>
        </w:r>
      </w:del>
      <w:ins w:id="3139" w:author="GoldenCorpusHarness" w:date="2026-03-28T22:23:47Z">
        <w:r>
          <w:t>LL1</w:t>
        </w:r>
      </w:ins>
      <w:r>
        <w:t>12</w:t>
      </w:r>
      <w:del w:id="3140" w:author="GoldenCorpusHarness" w:date="2026-03-28T22:23:47Z">
        <w:r>
          <w:delText>7</w:delText>
        </w:r>
      </w:del>
    </w:p>
    <w:p ns2:paraId="151DBD10" ns2:textId="517045F3" w:rsidR="00B55DCA" w:rsidRDefault="00B55DCA">
      <w:pPr>
        <w:pStyle w:val="TableofFigures"/>
        <w:rPr>
          <w:rFonts w:asciiTheme="minorHAnsi" w:eastAsiaTheme="minorEastAsia" w:hAnsiTheme="minorHAnsi" w:cstheme="minorBidi"/>
          <w:sz w:val="22"/>
          <w:szCs w:val="22"/>
        </w:rPr>
      </w:pPr>
      <w:r>
        <w:t>Table</w:t>
      </w:r>
      <w:del w:id="3141" w:author="GoldenCorpusHarness" w:date="2026-03-28T22:23:47Z">
        <w:r>
          <w:delText xml:space="preserve"> 27Key El</w:delText>
        </w:r>
      </w:del>
      <w:ins w:id="3142" w:author="GoldenCorpusHarness" w:date="2026-03-28T22:23:47Z">
        <w:r>
          <w:t xml:space="preserve"> 18Manag</w:t>
        </w:r>
      </w:ins>
      <w:r>
        <w:t>ement</w:t>
      </w:r>
      <w:del w:id="3143" w:author="GoldenCorpusHarness" w:date="2026-03-28T22:23:47Z">
        <w:r>
          <w:delText>s</w:delText>
        </w:r>
      </w:del>
      <w:r>
        <w:t xml:space="preserve"> of </w:t>
      </w:r>
      <w:ins w:id="3144" w:author="GoldenCorpusHarness" w:date="2026-03-28T22:23:47Z">
        <w:r>
          <w:t>Potential Venetoclax Interactions wi</w:t>
        </w:r>
      </w:ins>
      <w:r>
        <w:t>th</w:t>
      </w:r>
      <w:del w:id="3145" w:author="GoldenCorpusHarness" w:date="2026-03-28T22:23:47Z">
        <w:r>
          <w:delText>e</w:delText>
        </w:r>
      </w:del>
      <w:r>
        <w:t xml:space="preserve"> St</w:t>
      </w:r>
      <w:ins w:id="3146" w:author="GoldenCorpusHarness" w:date="2026-03-28T22:23:47Z">
        <w:r>
          <w:t>rong or Moder</w:t>
        </w:r>
      </w:ins>
      <w:r>
        <w:t>at</w:t>
      </w:r>
      <w:del w:id="3147" w:author="GoldenCorpusHarness" w:date="2026-03-28T22:23:47Z">
        <w:r>
          <w:delText>istic</w:delText>
        </w:r>
      </w:del>
      <w:ins w:id="3148" w:author="GoldenCorpusHarness" w:date="2026-03-28T22:23:47Z">
        <w:r>
          <w:t xml:space="preserve">e CYP3A </w:t>
        </w:r>
      </w:ins>
      <w:r>
        <w:t>a</w:t>
      </w:r>
      <w:del w:id="3149" w:author="GoldenCorpusHarness" w:date="2026-03-28T22:23:47Z">
        <w:r>
          <w:delText>l A</w:delText>
        </w:r>
      </w:del>
      <w:r>
        <w:t>n</w:t>
      </w:r>
      <w:del w:id="3150" w:author="GoldenCorpusHarness" w:date="2026-03-28T22:23:47Z">
        <w:r>
          <w:delText>alysis</w:delText>
        </w:r>
      </w:del>
      <w:ins w:id="3151" w:author="GoldenCorpusHarness" w:date="2026-03-28T22:23:47Z">
        <w:r>
          <w:t>d</w:t>
        </w:r>
      </w:ins>
      <w:r>
        <w:t xml:space="preserve"> P</w:t>
      </w:r>
      <w:del w:id="3152" w:author="GoldenCorpusHarness" w:date="2026-03-28T22:23:47Z">
        <w:r>
          <w:delText>la</w:delText>
        </w:r>
      </w:del>
      <w:ins w:id="3153" w:author="GoldenCorpusHarness" w:date="2026-03-28T22:23:47Z">
        <w:r>
          <w:t>-gp I</w:t>
        </w:r>
      </w:ins>
      <w:r>
        <w:t>n</w:t>
      </w:r>
      <w:ins w:id="3154" w:author="GoldenCorpusHarness" w:date="2026-03-28T22:23:47Z">
        <w:r>
          <w:t>hibitors1</w:t>
        </w:r>
      </w:ins>
      <w:r>
        <w:t>13</w:t>
      </w:r>
      <w:del w:id="3155" w:author="GoldenCorpusHarness" w:date="2026-03-28T22:23:47Z">
        <w:r>
          <w:delText>6</w:delText>
        </w:r>
      </w:del>
    </w:p>
    <w:p ns2:paraId="30EABEC5" ns2:textId="5E0FF59B" w:rsidR="00B55DCA" w:rsidRDefault="00B55DCA">
      <w:pPr>
        <w:pStyle w:val="TableofFigures"/>
        <w:rPr>
          <w:rFonts w:asciiTheme="minorHAnsi" w:eastAsiaTheme="minorEastAsia" w:hAnsiTheme="minorHAnsi" w:cstheme="minorBidi"/>
          <w:sz w:val="22"/>
          <w:szCs w:val="22"/>
        </w:rPr>
      </w:pPr>
      <w:r>
        <w:t xml:space="preserve">Table </w:t>
      </w:r>
      <w:del w:id="3156" w:author="GoldenCorpusHarness" w:date="2026-03-28T22:23:47Z">
        <w:r>
          <w:delText>28</w:delText>
        </w:r>
      </w:del>
      <w:ins w:id="3157" w:author="GoldenCorpusHarness" w:date="2026-03-28T22:23:47Z">
        <w:r>
          <w:t xml:space="preserve">19Management of Toxicity when Attribution to One Drug is not </w:t>
        </w:r>
      </w:ins>
      <w:r>
        <w:t>Ce</w:t>
      </w:r>
      <w:del w:id="3158" w:author="GoldenCorpusHarness" w:date="2026-03-28T22:23:47Z">
        <w:r>
          <w:delText>nso</w:delText>
        </w:r>
      </w:del>
      <w:r>
        <w:t>r</w:t>
      </w:r>
      <w:ins w:id="3159" w:author="GoldenCorpusHarness" w:date="2026-03-28T22:23:47Z">
        <w:r>
          <w:t>ta</w:t>
        </w:r>
      </w:ins>
      <w:r>
        <w:t>in</w:t>
      </w:r>
      <w:del w:id="3160" w:author="GoldenCorpusHarness" w:date="2026-03-28T22:23:47Z">
        <w:r>
          <w:delText>g</w:delText>
        </w:r>
      </w:del>
      <w:r>
        <w:t xml:space="preserve"> </w:t>
      </w:r>
      <w:del w:id="3161" w:author="GoldenCorpusHarness" w:date="2026-03-28T22:23:47Z">
        <w:r>
          <w:delText>Rul</w:delText>
        </w:r>
      </w:del>
      <w:ins w:id="3162" w:author="GoldenCorpusHarness" w:date="2026-03-28T22:23:47Z">
        <w:r>
          <w:t>(H</w:t>
        </w:r>
      </w:ins>
      <w:r>
        <w:t>e</w:t>
      </w:r>
      <w:del w:id="3163" w:author="GoldenCorpusHarness" w:date="2026-03-28T22:23:47Z">
        <w:r>
          <w:delText>s for Pri</w:delText>
        </w:r>
      </w:del>
      <w:r>
        <w:t>ma</w:t>
      </w:r>
      <w:ins w:id="3164" w:author="GoldenCorpusHarness" w:date="2026-03-28T22:23:47Z">
        <w:r>
          <w:t>tological) (SLL): Nemtab</w:t>
        </w:r>
      </w:ins>
      <w:r>
        <w:t>r</w:t>
      </w:r>
      <w:del w:id="3165" w:author="GoldenCorpusHarness" w:date="2026-03-28T22:23:47Z">
        <w:r>
          <w:delText>y</w:delText>
        </w:r>
      </w:del>
      <w:ins w:id="3166" w:author="GoldenCorpusHarness" w:date="2026-03-28T22:23:47Z">
        <w:r>
          <w:t>utinib</w:t>
        </w:r>
      </w:ins>
      <w:r>
        <w:t xml:space="preserve"> and </w:t>
      </w:r>
      <w:del w:id="3167" w:author="GoldenCorpusHarness" w:date="2026-03-28T22:23:47Z">
        <w:r>
          <w:delText>S</w:delText>
        </w:r>
      </w:del>
      <w:ins w:id="3168" w:author="GoldenCorpusHarness" w:date="2026-03-28T22:23:47Z">
        <w:r>
          <w:t>V</w:t>
        </w:r>
      </w:ins>
      <w:r>
        <w:t>en</w:t>
      </w:r>
      <w:del w:id="3169" w:author="GoldenCorpusHarness" w:date="2026-03-28T22:23:47Z">
        <w:r>
          <w:delText>si</w:delText>
        </w:r>
      </w:del>
      <w:ins w:id="3170" w:author="GoldenCorpusHarness" w:date="2026-03-28T22:23:47Z">
        <w:r>
          <w:t>e</w:t>
        </w:r>
      </w:ins>
      <w:r>
        <w:t>t</w:t>
      </w:r>
      <w:del w:id="3171" w:author="GoldenCorpusHarness" w:date="2026-03-28T22:23:47Z">
        <w:r>
          <w:delText>ivity An</w:delText>
        </w:r>
      </w:del>
      <w:ins w:id="3172" w:author="GoldenCorpusHarness" w:date="2026-03-28T22:23:47Z">
        <w:r>
          <w:t>ocl</w:t>
        </w:r>
      </w:ins>
      <w:r>
        <w:t>a</w:t>
      </w:r>
      <w:del w:id="3173" w:author="GoldenCorpusHarness" w:date="2026-03-28T22:23:47Z">
        <w:r>
          <w:delText>lyses of Progression-free Survival</w:delText>
        </w:r>
      </w:del>
      <w:ins w:id="3174" w:author="GoldenCorpusHarness" w:date="2026-03-28T22:23:47Z">
        <w:r>
          <w:t>x</w:t>
        </w:r>
      </w:ins>
      <w:r>
        <w:t>1</w:t>
      </w:r>
      <w:del w:id="3175" w:author="GoldenCorpusHarness" w:date="2026-03-28T22:23:47Z">
        <w:r>
          <w:delText>4</w:delText>
        </w:r>
      </w:del>
      <w:ins w:id="3176" w:author="GoldenCorpusHarness" w:date="2026-03-28T22:23:47Z">
        <w:r>
          <w:t>1</w:t>
        </w:r>
      </w:ins>
      <w:r>
        <w:t>3</w:t>
      </w:r>
    </w:p>
    <w:p ns2:paraId="38A548A2" ns2:textId="79A16E94" w:rsidR="00B55DCA" w:rsidRDefault="00B55DCA">
      <w:pPr>
        <w:pStyle w:val="TableofFigures"/>
        <w:rPr>
          <w:rFonts w:asciiTheme="minorHAnsi" w:eastAsiaTheme="minorEastAsia" w:hAnsiTheme="minorHAnsi" w:cstheme="minorBidi"/>
          <w:sz w:val="22"/>
          <w:szCs w:val="22"/>
        </w:rPr>
      </w:pPr>
      <w:r>
        <w:t>Table 2</w:t>
      </w:r>
      <w:del w:id="3177" w:author="GoldenCorpusHarness" w:date="2026-03-28T22:23:47Z">
        <w:r>
          <w:delText>9</w:delText>
        </w:r>
      </w:del>
      <w:ins w:id="3178" w:author="GoldenCorpusHarness" w:date="2026-03-28T22:23:47Z">
        <w:r>
          <w:t xml:space="preserve">0Management of Toxicity when Attribution to One Drug is not </w:t>
        </w:r>
      </w:ins>
      <w:r>
        <w:t>Ce</w:t>
      </w:r>
      <w:del w:id="3179" w:author="GoldenCorpusHarness" w:date="2026-03-28T22:23:47Z">
        <w:r>
          <w:delText>nso</w:delText>
        </w:r>
      </w:del>
      <w:r>
        <w:t>r</w:t>
      </w:r>
      <w:ins w:id="3180" w:author="GoldenCorpusHarness" w:date="2026-03-28T22:23:47Z">
        <w:r>
          <w:t>ta</w:t>
        </w:r>
      </w:ins>
      <w:r>
        <w:t>in</w:t>
      </w:r>
      <w:ins w:id="3181" w:author="GoldenCorpusHarness" w:date="2026-03-28T22:23:47Z">
        <w:r>
          <w:t xml:space="preserve"> (Hematolo</w:t>
        </w:r>
      </w:ins>
      <w:r>
        <w:t>g</w:t>
      </w:r>
      <w:ins w:id="3182" w:author="GoldenCorpusHarness" w:date="2026-03-28T22:23:47Z">
        <w:r>
          <w:t>ical)</w:t>
        </w:r>
      </w:ins>
      <w:r>
        <w:t xml:space="preserve"> </w:t>
      </w:r>
      <w:del w:id="3183" w:author="GoldenCorpusHarness" w:date="2026-03-28T22:23:47Z">
        <w:r>
          <w:delText>R</w:delText>
        </w:r>
      </w:del>
      <w:ins w:id="3184" w:author="GoldenCorpusHarness" w:date="2026-03-28T22:23:47Z">
        <w:r>
          <w:t>(CLL): Nemtabr</w:t>
        </w:r>
      </w:ins>
      <w:r>
        <w:t>u</w:t>
      </w:r>
      <w:ins w:id="3185" w:author="GoldenCorpusHarness" w:date="2026-03-28T22:23:47Z">
        <w:r>
          <w:t>tinib and Venetoc</w:t>
        </w:r>
      </w:ins>
      <w:r>
        <w:t>l</w:t>
      </w:r>
      <w:del w:id="3186" w:author="GoldenCorpusHarness" w:date="2026-03-28T22:23:47Z">
        <w:r>
          <w:delText>es for DOR</w:delText>
        </w:r>
      </w:del>
      <w:ins w:id="3187" w:author="GoldenCorpusHarness" w:date="2026-03-28T22:23:47Z">
        <w:r>
          <w:t>ax1</w:t>
        </w:r>
      </w:ins>
      <w:r>
        <w:t>14</w:t>
      </w:r>
      <w:del w:id="3188" w:author="GoldenCorpusHarness" w:date="2026-03-28T22:23:47Z">
        <w:r>
          <w:delText>5</w:delText>
        </w:r>
      </w:del>
    </w:p>
    <w:p ns2:paraId="37E04A1D" ns2:textId="57069F91" w:rsidR="00B55DCA" w:rsidRDefault="00B55DCA">
      <w:pPr>
        <w:pStyle w:val="TableofFigures"/>
        <w:rPr>
          <w:rFonts w:asciiTheme="minorHAnsi" w:eastAsiaTheme="minorEastAsia" w:hAnsiTheme="minorHAnsi" w:cstheme="minorBidi"/>
          <w:sz w:val="22"/>
          <w:szCs w:val="22"/>
        </w:rPr>
      </w:pPr>
      <w:r>
        <w:t xml:space="preserve">Table </w:t>
      </w:r>
      <w:del w:id="3189" w:author="GoldenCorpusHarness" w:date="2026-03-28T22:23:47Z">
        <w:r>
          <w:delText>30A</w:delText>
        </w:r>
      </w:del>
      <w:ins w:id="3190" w:author="GoldenCorpusHarness" w:date="2026-03-28T22:23:47Z">
        <w:r>
          <w:t>21Ma</w:t>
        </w:r>
      </w:ins>
      <w:r>
        <w:t>na</w:t>
      </w:r>
      <w:del w:id="3191" w:author="GoldenCorpusHarness" w:date="2026-03-28T22:23:47Z">
        <w:r>
          <w:delText>l</w:delText>
        </w:r>
      </w:del>
      <w:ins w:id="3192" w:author="GoldenCorpusHarness" w:date="2026-03-28T22:23:47Z">
        <w:r>
          <w:t>gement of Toxicit</w:t>
        </w:r>
      </w:ins>
      <w:r>
        <w:t>y</w:t>
      </w:r>
      <w:del w:id="3193" w:author="GoldenCorpusHarness" w:date="2026-03-28T22:23:47Z">
        <w:r>
          <w:delText>s</w:delText>
        </w:r>
      </w:del>
      <w:ins w:id="3194" w:author="GoldenCorpusHarness" w:date="2026-03-28T22:23:47Z">
        <w:r>
          <w:t xml:space="preserve"> when Attribution to One Drug </w:t>
        </w:r>
      </w:ins>
      <w:r>
        <w:t xml:space="preserve">is </w:t>
      </w:r>
      <w:del w:id="3195" w:author="GoldenCorpusHarness" w:date="2026-03-28T22:23:47Z">
        <w:r>
          <w:delText>S</w:delText>
        </w:r>
      </w:del>
      <w:ins w:id="3196" w:author="GoldenCorpusHarness" w:date="2026-03-28T22:23:47Z">
        <w:r>
          <w:t>No</w:t>
        </w:r>
      </w:ins>
      <w:r>
        <w:t>t</w:t>
      </w:r>
      <w:ins w:id="3197" w:author="GoldenCorpusHarness" w:date="2026-03-28T22:23:47Z">
        <w:r>
          <w:t xml:space="preserve"> Ce</w:t>
        </w:r>
      </w:ins>
      <w:r>
        <w:t>r</w:t>
      </w:r>
      <w:ins w:id="3198" w:author="GoldenCorpusHarness" w:date="2026-03-28T22:23:47Z">
        <w:r>
          <w:t>tain (Non-hem</w:t>
        </w:r>
      </w:ins>
      <w:r>
        <w:t>at</w:t>
      </w:r>
      <w:del w:id="3199" w:author="GoldenCorpusHarness" w:date="2026-03-28T22:23:47Z">
        <w:r>
          <w:delText>e</w:delText>
        </w:r>
      </w:del>
      <w:ins w:id="3200" w:author="GoldenCorpusHarness" w:date="2026-03-28T22:23:47Z">
        <w:r>
          <w:t>olo</w:t>
        </w:r>
      </w:ins>
      <w:r>
        <w:t>g</w:t>
      </w:r>
      <w:del w:id="3201" w:author="GoldenCorpusHarness" w:date="2026-03-28T22:23:47Z">
        <w:r>
          <w:delText>y for Key Eff</w:delText>
        </w:r>
      </w:del>
      <w:r>
        <w:t>ic</w:t>
      </w:r>
      <w:ins w:id="3202" w:author="GoldenCorpusHarness" w:date="2026-03-28T22:23:47Z">
        <w:r>
          <w:t>): Nemt</w:t>
        </w:r>
      </w:ins>
      <w:r>
        <w:t>a</w:t>
      </w:r>
      <w:del w:id="3203" w:author="GoldenCorpusHarness" w:date="2026-03-28T22:23:47Z">
        <w:r>
          <w:delText>cy</w:delText>
        </w:r>
      </w:del>
      <w:ins w:id="3204" w:author="GoldenCorpusHarness" w:date="2026-03-28T22:23:47Z">
        <w:r>
          <w:t>brutinib and</w:t>
        </w:r>
      </w:ins>
      <w:r>
        <w:t xml:space="preserve"> V</w:t>
      </w:r>
      <w:ins w:id="3205" w:author="GoldenCorpusHarness" w:date="2026-03-28T22:23:47Z">
        <w:r>
          <w:t>enetocl</w:t>
        </w:r>
      </w:ins>
      <w:r>
        <w:t>a</w:t>
      </w:r>
      <w:del w:id="3206" w:author="GoldenCorpusHarness" w:date="2026-03-28T22:23:47Z">
        <w:r>
          <w:delText>riables</w:delText>
        </w:r>
      </w:del>
      <w:ins w:id="3207" w:author="GoldenCorpusHarness" w:date="2026-03-28T22:23:47Z">
        <w:r>
          <w:t>x</w:t>
        </w:r>
      </w:ins>
      <w:r>
        <w:t>1</w:t>
      </w:r>
      <w:del w:id="3208" w:author="GoldenCorpusHarness" w:date="2026-03-28T22:23:47Z">
        <w:r>
          <w:delText>4</w:delText>
        </w:r>
      </w:del>
      <w:ins w:id="3209" w:author="GoldenCorpusHarness" w:date="2026-03-28T22:23:47Z">
        <w:r>
          <w:t>1</w:t>
        </w:r>
      </w:ins>
      <w:r>
        <w:t>6</w:t>
      </w:r>
    </w:p>
    <w:p ns2:paraId="32881D84" ns2:textId="7546724F" w:rsidR="00B55DCA" w:rsidRDefault="00B55DCA">
      <w:pPr>
        <w:pStyle w:val="TableofFigures"/>
        <w:rPr>
          <w:rFonts w:asciiTheme="minorHAnsi" w:eastAsiaTheme="minorEastAsia" w:hAnsiTheme="minorHAnsi" w:cstheme="minorBidi"/>
          <w:sz w:val="22"/>
          <w:szCs w:val="22"/>
        </w:rPr>
      </w:pPr>
      <w:r>
        <w:t xml:space="preserve">Table </w:t>
      </w:r>
      <w:del w:id="3210" w:author="GoldenCorpusHarness" w:date="2026-03-28T22:23:47Z">
        <w:r>
          <w:delText>31A</w:delText>
        </w:r>
      </w:del>
      <w:ins w:id="3211" w:author="GoldenCorpusHarness" w:date="2026-03-28T22:23:47Z">
        <w:r>
          <w:t>22Dosage Modificatio</w:t>
        </w:r>
      </w:ins>
      <w:r>
        <w:t>n</w:t>
      </w:r>
      <w:ins w:id="3212" w:author="GoldenCorpusHarness" w:date="2026-03-28T22:23:47Z">
        <w:r>
          <w:t>s of Rituxim</w:t>
        </w:r>
      </w:ins>
      <w:r>
        <w:t>a</w:t>
      </w:r>
      <w:del w:id="3213" w:author="GoldenCorpusHarness" w:date="2026-03-28T22:23:47Z">
        <w:r>
          <w:delText>ly</w:delText>
        </w:r>
      </w:del>
      <w:ins w:id="3214" w:author="GoldenCorpusHarness" w:date="2026-03-28T22:23:47Z">
        <w:r>
          <w:t>b or Bio</w:t>
        </w:r>
      </w:ins>
      <w:r>
        <w:t>si</w:t>
      </w:r>
      <w:del w:id="3215" w:author="GoldenCorpusHarness" w:date="2026-03-28T22:23:47Z">
        <w:r>
          <w:delText>s St</w:delText>
        </w:r>
      </w:del>
      <w:ins w:id="3216" w:author="GoldenCorpusHarness" w:date="2026-03-28T22:23:47Z">
        <w:r>
          <w:t>mila</w:t>
        </w:r>
      </w:ins>
      <w:r>
        <w:t>r</w:t>
      </w:r>
      <w:del w:id="3217" w:author="GoldenCorpusHarness" w:date="2026-03-28T22:23:47Z">
        <w:r>
          <w:delText>ategy</w:delText>
        </w:r>
      </w:del>
      <w:r>
        <w:t xml:space="preserve"> for </w:t>
      </w:r>
      <w:del w:id="3218" w:author="GoldenCorpusHarness" w:date="2026-03-28T22:23:47Z">
        <w:r>
          <w:delText>Safety Paramet</w:delText>
        </w:r>
      </w:del>
      <w:ins w:id="3219" w:author="GoldenCorpusHarness" w:date="2026-03-28T22:23:47Z">
        <w:r>
          <w:t>Adv</w:t>
        </w:r>
      </w:ins>
      <w:r>
        <w:t>ers</w:t>
      </w:r>
      <w:ins w:id="3220" w:author="GoldenCorpusHarness" w:date="2026-03-28T22:23:47Z">
        <w:r>
          <w:t>e Reactions</w:t>
        </w:r>
      </w:ins>
      <w:r>
        <w:t>1</w:t>
      </w:r>
      <w:del w:id="3221" w:author="GoldenCorpusHarness" w:date="2026-03-28T22:23:47Z">
        <w:r>
          <w:delText>48</w:delText>
        </w:r>
      </w:del>
      <w:ins w:id="3222" w:author="GoldenCorpusHarness" w:date="2026-03-28T22:23:47Z">
        <w:r>
          <w:t>16</w:t>
        </w:r>
      </w:ins>
    </w:p>
    <w:p ns2:paraId="2AE128C5" ns2:textId="4DCB9B53" w:rsidR="00B55DCA" w:rsidRDefault="00B55DCA">
      <w:pPr>
        <w:pStyle w:val="TableofFigures"/>
        <w:rPr>
          <w:rFonts w:asciiTheme="minorHAnsi" w:eastAsiaTheme="minorEastAsia" w:hAnsiTheme="minorHAnsi" w:cstheme="minorBidi"/>
          <w:sz w:val="22"/>
          <w:szCs w:val="22"/>
        </w:rPr>
      </w:pPr>
      <w:r>
        <w:t>Table</w:t>
      </w:r>
      <w:del w:id="3223" w:author="GoldenCorpusHarness" w:date="2026-03-28T22:23:47Z">
        <w:r>
          <w:delText xml:space="preserve"> </w:delText>
        </w:r>
      </w:del>
      <w:ins w:id="3224" w:author="GoldenCorpusHarness" w:date="2026-03-28T22:23:47Z">
        <w:r>
          <w:t xml:space="preserve"> 2</w:t>
        </w:r>
      </w:ins>
      <w:r>
        <w:t>3</w:t>
      </w:r>
      <w:del w:id="3225" w:author="GoldenCorpusHarness" w:date="2026-03-28T22:23:47Z">
        <w:r>
          <w:delText>2Summ</w:delText>
        </w:r>
      </w:del>
      <w:ins w:id="3226" w:author="GoldenCorpusHarness" w:date="2026-03-28T22:23:47Z">
        <w:r>
          <w:t>Diagnostic Cl</w:t>
        </w:r>
      </w:ins>
      <w:r>
        <w:t>ar</w:t>
      </w:r>
      <w:del w:id="3227" w:author="GoldenCorpusHarness" w:date="2026-03-28T22:23:47Z">
        <w:r>
          <w:delText>y</w:delText>
        </w:r>
      </w:del>
      <w:ins w:id="3228" w:author="GoldenCorpusHarness" w:date="2026-03-28T22:23:47Z">
        <w:r>
          <w:t>ification</w:t>
        </w:r>
      </w:ins>
      <w:r>
        <w:t xml:space="preserve"> of </w:t>
      </w:r>
      <w:del w:id="3229" w:author="GoldenCorpusHarness" w:date="2026-03-28T22:23:47Z">
        <w:r>
          <w:delText>Int</w:delText>
        </w:r>
      </w:del>
      <w:ins w:id="3230" w:author="GoldenCorpusHarness" w:date="2026-03-28T22:23:47Z">
        <w:r>
          <w:t>CLL V</w:t>
        </w:r>
      </w:ins>
      <w:r>
        <w:t>er</w:t>
      </w:r>
      <w:del w:id="3231" w:author="GoldenCorpusHarness" w:date="2026-03-28T22:23:47Z">
        <w:r>
          <w:delText>im and Final Analy</w:delText>
        </w:r>
      </w:del>
      <w:r>
        <w:t>s</w:t>
      </w:r>
      <w:del w:id="3232" w:author="GoldenCorpusHarness" w:date="2026-03-28T22:23:47Z">
        <w:r>
          <w:delText>e</w:delText>
        </w:r>
      </w:del>
      <w:ins w:id="3233" w:author="GoldenCorpusHarness" w:date="2026-03-28T22:23:47Z">
        <w:r>
          <w:t>u</w:t>
        </w:r>
      </w:ins>
      <w:r>
        <w:t>s S</w:t>
      </w:r>
      <w:del w:id="3234" w:author="GoldenCorpusHarness" w:date="2026-03-28T22:23:47Z">
        <w:r>
          <w:delText>trategy</w:delText>
        </w:r>
      </w:del>
      <w:ins w:id="3235" w:author="GoldenCorpusHarness" w:date="2026-03-28T22:23:47Z">
        <w:r>
          <w:t>LL</w:t>
        </w:r>
      </w:ins>
      <w:r>
        <w:t>1</w:t>
      </w:r>
      <w:del w:id="3236" w:author="GoldenCorpusHarness" w:date="2026-03-28T22:23:47Z">
        <w:r>
          <w:delText>50</w:delText>
        </w:r>
      </w:del>
      <w:ins w:id="3237" w:author="GoldenCorpusHarness" w:date="2026-03-28T22:23:47Z">
        <w:r>
          <w:t>22</w:t>
        </w:r>
      </w:ins>
    </w:p>
    <w:p ns2:paraId="1AE5E2EA" ns2:textId="3592501A" w:rsidR="00B55DCA" w:rsidRDefault="00B55DCA">
      <w:pPr>
        <w:pStyle w:val="TableofFigures"/>
        <w:rPr>
          <w:rFonts w:asciiTheme="minorHAnsi" w:eastAsiaTheme="minorEastAsia" w:hAnsiTheme="minorHAnsi" w:cstheme="minorBidi"/>
          <w:sz w:val="22"/>
          <w:szCs w:val="22"/>
        </w:rPr>
      </w:pPr>
      <w:r>
        <w:t xml:space="preserve">Table </w:t>
      </w:r>
      <w:del w:id="3238" w:author="GoldenCorpusHarness" w:date="2026-03-28T22:23:47Z">
        <w:r>
          <w:delText>33Power a</w:delText>
        </w:r>
      </w:del>
      <w:ins w:id="3239" w:author="GoldenCorpusHarness" w:date="2026-03-28T22:23:47Z">
        <w:r>
          <w:t>24I</w:t>
        </w:r>
      </w:ins>
      <w:r>
        <w:t>nd</w:t>
      </w:r>
      <w:ins w:id="3240" w:author="GoldenCorpusHarness" w:date="2026-03-28T22:23:47Z">
        <w:r>
          <w:t>ividual</w:t>
        </w:r>
      </w:ins>
      <w:r>
        <w:t xml:space="preserve"> </w:t>
      </w:r>
      <w:del w:id="3241" w:author="GoldenCorpusHarness" w:date="2026-03-28T22:23:47Z">
        <w:r>
          <w:delText>App</w:delText>
        </w:r>
      </w:del>
      <w:ins w:id="3242" w:author="GoldenCorpusHarness" w:date="2026-03-28T22:23:47Z">
        <w:r>
          <w:t>Va</w:t>
        </w:r>
      </w:ins>
      <w:r>
        <w:t>r</w:t>
      </w:r>
      <w:del w:id="3243" w:author="GoldenCorpusHarness" w:date="2026-03-28T22:23:47Z">
        <w:r>
          <w:delText>ox</w:delText>
        </w:r>
      </w:del>
      <w:r>
        <w:t>i</w:t>
      </w:r>
      <w:del w:id="3244" w:author="GoldenCorpusHarness" w:date="2026-03-28T22:23:47Z">
        <w:r>
          <w:delText>mate Undetect</w:delText>
        </w:r>
      </w:del>
      <w:r>
        <w:t xml:space="preserve">able </w:t>
      </w:r>
      <w:del w:id="3245" w:author="GoldenCorpusHarness" w:date="2026-03-28T22:23:47Z">
        <w:r>
          <w:delText>MRD Rate Diffe</w:delText>
        </w:r>
      </w:del>
      <w:ins w:id="3246" w:author="GoldenCorpusHarness" w:date="2026-03-28T22:23:47Z">
        <w:r>
          <w:t>Sco</w:t>
        </w:r>
      </w:ins>
      <w:r>
        <w:t>re</w:t>
      </w:r>
      <w:del w:id="3247" w:author="GoldenCorpusHarness" w:date="2026-03-28T22:23:47Z">
        <w:r>
          <w:delText>nce Required to Demonstrate Efficacy</w:delText>
        </w:r>
      </w:del>
      <w:r>
        <w:t>1</w:t>
      </w:r>
      <w:del w:id="3248" w:author="GoldenCorpusHarness" w:date="2026-03-28T22:23:47Z">
        <w:r>
          <w:delText>5</w:delText>
        </w:r>
      </w:del>
      <w:ins w:id="3249" w:author="GoldenCorpusHarness" w:date="2026-03-28T22:23:47Z">
        <w:r>
          <w:t>2</w:t>
        </w:r>
      </w:ins>
      <w:r>
        <w:t>3</w:t>
      </w:r>
    </w:p>
    <w:p ns2:paraId="003EDA38" ns2:textId="4E98C177" w:rsidR="00B55DCA" w:rsidRDefault="00B55DCA">
      <w:pPr>
        <w:pStyle w:val="TableofFigures"/>
        <w:rPr>
          <w:rFonts w:asciiTheme="minorHAnsi" w:eastAsiaTheme="minorEastAsia" w:hAnsiTheme="minorHAnsi" w:cstheme="minorBidi"/>
          <w:sz w:val="22"/>
          <w:szCs w:val="22"/>
        </w:rPr>
      </w:pPr>
      <w:r>
        <w:t xml:space="preserve">Table </w:t>
      </w:r>
      <w:del w:id="3250" w:author="GoldenCorpusHarness" w:date="2026-03-28T22:23:47Z">
        <w:r>
          <w:delText>34Effi</w:delText>
        </w:r>
      </w:del>
      <w:ins w:id="3251" w:author="GoldenCorpusHarness" w:date="2026-03-28T22:23:47Z">
        <w:r>
          <w:t>25S</w:t>
        </w:r>
      </w:ins>
      <w:r>
        <w:t>c</w:t>
      </w:r>
      <w:del w:id="3252" w:author="GoldenCorpusHarness" w:date="2026-03-28T22:23:47Z">
        <w:r>
          <w:delText>acy Boundaries and Properties for Progression-f</w:delText>
        </w:r>
      </w:del>
      <w:r>
        <w:t>ree</w:t>
      </w:r>
      <w:ins w:id="3253" w:author="GoldenCorpusHarness" w:date="2026-03-28T22:23:47Z">
        <w:r>
          <w:t>ning Risk</w:t>
        </w:r>
      </w:ins>
      <w:r>
        <w:t xml:space="preserve"> S</w:t>
      </w:r>
      <w:del w:id="3254" w:author="GoldenCorpusHarness" w:date="2026-03-28T22:23:47Z">
        <w:r>
          <w:delText>u</w:delText>
        </w:r>
      </w:del>
      <w:ins w:id="3255" w:author="GoldenCorpusHarness" w:date="2026-03-28T22:23:47Z">
        <w:r>
          <w:t>co</w:t>
        </w:r>
      </w:ins>
      <w:r>
        <w:t>r</w:t>
      </w:r>
      <w:del w:id="3256" w:author="GoldenCorpusHarness" w:date="2026-03-28T22:23:47Z">
        <w:r>
          <w:delText>vival Analys</w:delText>
        </w:r>
      </w:del>
      <w:r>
        <w:t>e</w:t>
      </w:r>
      <w:del w:id="3257" w:author="GoldenCorpusHarness" w:date="2026-03-28T22:23:47Z">
        <w:r>
          <w:delText>s</w:delText>
        </w:r>
      </w:del>
      <w:r>
        <w:t>1</w:t>
      </w:r>
      <w:del w:id="3258" w:author="GoldenCorpusHarness" w:date="2026-03-28T22:23:47Z">
        <w:r>
          <w:delText>54</w:delText>
        </w:r>
      </w:del>
      <w:ins w:id="3259" w:author="GoldenCorpusHarness" w:date="2026-03-28T22:23:47Z">
        <w:r>
          <w:t>23</w:t>
        </w:r>
      </w:ins>
    </w:p>
    <w:p ns2:paraId="06463418" ns2:textId="6CF45D2D" w:rsidR="00B55DCA" w:rsidRDefault="00B55DCA">
      <w:pPr>
        <w:pStyle w:val="TableofFigures"/>
        <w:rPr>
          <w:rFonts w:asciiTheme="minorHAnsi" w:eastAsiaTheme="minorEastAsia" w:hAnsiTheme="minorHAnsi" w:cstheme="minorBidi"/>
          <w:sz w:val="22"/>
          <w:szCs w:val="22"/>
        </w:rPr>
      </w:pPr>
      <w:r>
        <w:t xml:space="preserve">Table </w:t>
      </w:r>
      <w:del w:id="3260" w:author="GoldenCorpusHarness" w:date="2026-03-28T22:23:47Z">
        <w:r>
          <w:delText>35Ef</w:delText>
        </w:r>
      </w:del>
      <w:ins w:id="3261" w:author="GoldenCorpusHarness" w:date="2026-03-28T22:23:47Z">
        <w:r>
          <w:t>26De</w:t>
        </w:r>
      </w:ins>
      <w:r>
        <w:t>fi</w:t>
      </w:r>
      <w:del w:id="3262" w:author="GoldenCorpusHarness" w:date="2026-03-28T22:23:47Z">
        <w:r>
          <w:delText>c</w:delText>
        </w:r>
      </w:del>
      <w:ins w:id="3263" w:author="GoldenCorpusHarness" w:date="2026-03-28T22:23:47Z">
        <w:r>
          <w:t>nitions of L</w:t>
        </w:r>
      </w:ins>
      <w:r>
        <w:t>a</w:t>
      </w:r>
      <w:del w:id="3264" w:author="GoldenCorpusHarness" w:date="2026-03-28T22:23:47Z">
        <w:r>
          <w:delText>c</w:delText>
        </w:r>
      </w:del>
      <w:ins w:id="3265" w:author="GoldenCorpusHarness" w:date="2026-03-28T22:23:47Z">
        <w:r>
          <w:t>borator</w:t>
        </w:r>
      </w:ins>
      <w:r>
        <w:t>y</w:t>
      </w:r>
      <w:del w:id="3266" w:author="GoldenCorpusHarness" w:date="2026-03-28T22:23:47Z">
        <w:r>
          <w:delText xml:space="preserve"> Boundaries</w:delText>
        </w:r>
      </w:del>
      <w:r>
        <w:t xml:space="preserve"> and </w:t>
      </w:r>
      <w:del w:id="3267" w:author="GoldenCorpusHarness" w:date="2026-03-28T22:23:47Z">
        <w:r>
          <w:delText>Propert</w:delText>
        </w:r>
      </w:del>
      <w:ins w:id="3268" w:author="GoldenCorpusHarness" w:date="2026-03-28T22:23:47Z">
        <w:r>
          <w:t>Cl</w:t>
        </w:r>
      </w:ins>
      <w:r>
        <w:t>i</w:t>
      </w:r>
      <w:del w:id="3269" w:author="GoldenCorpusHarness" w:date="2026-03-28T22:23:47Z">
        <w:r>
          <w:delText>es</w:delText>
        </w:r>
      </w:del>
      <w:ins w:id="3270" w:author="GoldenCorpusHarness" w:date="2026-03-28T22:23:47Z">
        <w:r>
          <w:t>nical</w:t>
        </w:r>
      </w:ins>
      <w:r>
        <w:t xml:space="preserve"> </w:t>
      </w:r>
      <w:del w:id="3271" w:author="GoldenCorpusHarness" w:date="2026-03-28T22:23:47Z">
        <w:r>
          <w:delText>f</w:delText>
        </w:r>
      </w:del>
      <w:ins w:id="3272" w:author="GoldenCorpusHarness" w:date="2026-03-28T22:23:47Z">
        <w:r>
          <w:t>Tum</w:t>
        </w:r>
      </w:ins>
      <w:r>
        <w:t xml:space="preserve">or </w:t>
      </w:r>
      <w:del w:id="3273" w:author="GoldenCorpusHarness" w:date="2026-03-28T22:23:47Z">
        <w:r>
          <w:delText>Overall</w:delText>
        </w:r>
      </w:del>
      <w:ins w:id="3274" w:author="GoldenCorpusHarness" w:date="2026-03-28T22:23:47Z">
        <w:r>
          <w:t>Lysis</w:t>
        </w:r>
      </w:ins>
      <w:r>
        <w:t xml:space="preserve"> S</w:t>
      </w:r>
      <w:del w:id="3275" w:author="GoldenCorpusHarness" w:date="2026-03-28T22:23:47Z">
        <w:r>
          <w:delText>u</w:delText>
        </w:r>
      </w:del>
      <w:ins w:id="3276" w:author="GoldenCorpusHarness" w:date="2026-03-28T22:23:47Z">
        <w:r>
          <w:t>ynd</w:t>
        </w:r>
      </w:ins>
      <w:r>
        <w:t>r</w:t>
      </w:r>
      <w:del w:id="3277" w:author="GoldenCorpusHarness" w:date="2026-03-28T22:23:47Z">
        <w:r>
          <w:delText>vival Analys</w:delText>
        </w:r>
      </w:del>
      <w:ins w:id="3278" w:author="GoldenCorpusHarness" w:date="2026-03-28T22:23:47Z">
        <w:r>
          <w:t>om</w:t>
        </w:r>
      </w:ins>
      <w:r>
        <w:t>e</w:t>
      </w:r>
      <w:del w:id="3279" w:author="GoldenCorpusHarness" w:date="2026-03-28T22:23:47Z">
        <w:r>
          <w:delText>s</w:delText>
        </w:r>
      </w:del>
      <w:r>
        <w:t>1</w:t>
      </w:r>
      <w:del w:id="3280" w:author="GoldenCorpusHarness" w:date="2026-03-28T22:23:47Z">
        <w:r>
          <w:delText>5</w:delText>
        </w:r>
      </w:del>
      <w:ins w:id="3281" w:author="GoldenCorpusHarness" w:date="2026-03-28T22:23:47Z">
        <w:r>
          <w:t>3</w:t>
        </w:r>
      </w:ins>
      <w:r>
        <w:t>6</w:t>
      </w:r>
    </w:p>
    <w:p ns2:paraId="4E493477" ns2:textId="507B1B45" w:rsidR="00B55DCA" w:rsidRDefault="00B55DCA">
      <w:pPr>
        <w:pStyle w:val="TableofFigures"/>
        <w:rPr>
          <w:rFonts w:asciiTheme="minorHAnsi" w:eastAsiaTheme="minorEastAsia" w:hAnsiTheme="minorHAnsi" w:cstheme="minorBidi"/>
          <w:sz w:val="22"/>
          <w:szCs w:val="22"/>
        </w:rPr>
      </w:pPr>
      <w:r>
        <w:t>Table</w:t>
      </w:r>
      <w:ins w:id="3282" w:author="GoldenCorpusHarness" w:date="2026-03-28T22:23:47Z">
        <w:r>
          <w:t xml:space="preserve"> 27Reporting</w:t>
        </w:r>
      </w:ins>
      <w:r>
        <w:t xml:space="preserve"> </w:t>
      </w:r>
      <w:del w:id="3283" w:author="GoldenCorpusHarness" w:date="2026-03-28T22:23:47Z">
        <w:r>
          <w:delText>36</w:delText>
        </w:r>
      </w:del>
      <w:r>
        <w:t>P</w:t>
      </w:r>
      <w:del w:id="3284" w:author="GoldenCorpusHarness" w:date="2026-03-28T22:23:47Z">
        <w:r>
          <w:delText>ow</w:delText>
        </w:r>
      </w:del>
      <w:r>
        <w:t>er</w:t>
      </w:r>
      <w:ins w:id="3285" w:author="GoldenCorpusHarness" w:date="2026-03-28T22:23:47Z">
        <w:r>
          <w:t>iods</w:t>
        </w:r>
      </w:ins>
      <w:r>
        <w:t xml:space="preserve"> and </w:t>
      </w:r>
      <w:del w:id="3286" w:author="GoldenCorpusHarness" w:date="2026-03-28T22:23:47Z">
        <w:r>
          <w:delText>Approx</w:delText>
        </w:r>
      </w:del>
      <w:ins w:id="3287" w:author="GoldenCorpusHarness" w:date="2026-03-28T22:23:47Z">
        <w:r>
          <w:t>T</w:t>
        </w:r>
      </w:ins>
      <w:r>
        <w:t>im</w:t>
      </w:r>
      <w:del w:id="3288" w:author="GoldenCorpusHarness" w:date="2026-03-28T22:23:47Z">
        <w:r>
          <w:delText>at</w:delText>
        </w:r>
      </w:del>
      <w:r>
        <w:t xml:space="preserve">e </w:t>
      </w:r>
      <w:del w:id="3289" w:author="GoldenCorpusHarness" w:date="2026-03-28T22:23:47Z">
        <w:r>
          <w:delText>ORR</w:delText>
        </w:r>
      </w:del>
      <w:ins w:id="3290" w:author="GoldenCorpusHarness" w:date="2026-03-28T22:23:47Z">
        <w:r>
          <w:t>Frames</w:t>
        </w:r>
      </w:ins>
      <w:r>
        <w:t xml:space="preserve"> </w:t>
      </w:r>
      <w:del w:id="3291" w:author="GoldenCorpusHarness" w:date="2026-03-28T22:23:47Z">
        <w:r>
          <w:delText>Di</w:delText>
        </w:r>
      </w:del>
      <w:r>
        <w:t>f</w:t>
      </w:r>
      <w:del w:id="3292" w:author="GoldenCorpusHarness" w:date="2026-03-28T22:23:47Z">
        <w:r>
          <w:delText>f</w:delText>
        </w:r>
      </w:del>
      <w:ins w:id="3293" w:author="GoldenCorpusHarness" w:date="2026-03-28T22:23:47Z">
        <w:r>
          <w:t>or Adv</w:t>
        </w:r>
      </w:ins>
      <w:r>
        <w:t>er</w:t>
      </w:r>
      <w:ins w:id="3294" w:author="GoldenCorpusHarness" w:date="2026-03-28T22:23:47Z">
        <w:r>
          <w:t>se Ev</w:t>
        </w:r>
      </w:ins>
      <w:r>
        <w:t>en</w:t>
      </w:r>
      <w:del w:id="3295" w:author="GoldenCorpusHarness" w:date="2026-03-28T22:23:47Z">
        <w:r>
          <w:delText>c</w:delText>
        </w:r>
      </w:del>
      <w:ins w:id="3296" w:author="GoldenCorpusHarness" w:date="2026-03-28T22:23:47Z">
        <w:r>
          <w:t>ts and Oth</w:t>
        </w:r>
      </w:ins>
      <w:r>
        <w:t>e</w:t>
      </w:r>
      <w:ins w:id="3297" w:author="GoldenCorpusHarness" w:date="2026-03-28T22:23:47Z">
        <w:r>
          <w:t>r</w:t>
        </w:r>
      </w:ins>
      <w:r>
        <w:t xml:space="preserve"> Re</w:t>
      </w:r>
      <w:del w:id="3298" w:author="GoldenCorpusHarness" w:date="2026-03-28T22:23:47Z">
        <w:r>
          <w:delText>qui</w:delText>
        </w:r>
      </w:del>
      <w:ins w:id="3299" w:author="GoldenCorpusHarness" w:date="2026-03-28T22:23:47Z">
        <w:r>
          <w:t>po</w:t>
        </w:r>
      </w:ins>
      <w:r>
        <w:t>r</w:t>
      </w:r>
      <w:del w:id="3300" w:author="GoldenCorpusHarness" w:date="2026-03-28T22:23:47Z">
        <w:r>
          <w:delText xml:space="preserve">ed </w:delText>
        </w:r>
      </w:del>
      <w:r>
        <w:t>t</w:t>
      </w:r>
      <w:del w:id="3301" w:author="GoldenCorpusHarness" w:date="2026-03-28T22:23:47Z">
        <w:r>
          <w:delText>o Demonstr</w:delText>
        </w:r>
      </w:del>
      <w:r>
        <w:t>a</w:t>
      </w:r>
      <w:del w:id="3302" w:author="GoldenCorpusHarness" w:date="2026-03-28T22:23:47Z">
        <w:r>
          <w:delText>t</w:delText>
        </w:r>
      </w:del>
      <w:ins w:id="3303" w:author="GoldenCorpusHarness" w:date="2026-03-28T22:23:47Z">
        <w:r>
          <w:t>bl</w:t>
        </w:r>
      </w:ins>
      <w:r>
        <w:t xml:space="preserve">e </w:t>
      </w:r>
      <w:ins w:id="3304" w:author="GoldenCorpusHarness" w:date="2026-03-28T22:23:47Z">
        <w:r>
          <w:t xml:space="preserve">Safety </w:t>
        </w:r>
      </w:ins>
      <w:r>
        <w:t>E</w:t>
      </w:r>
      <w:del w:id="3305" w:author="GoldenCorpusHarness" w:date="2026-03-28T22:23:47Z">
        <w:r>
          <w:delText>fficacy</w:delText>
        </w:r>
      </w:del>
      <w:ins w:id="3306" w:author="GoldenCorpusHarness" w:date="2026-03-28T22:23:47Z">
        <w:r>
          <w:t>vents</w:t>
        </w:r>
      </w:ins>
      <w:r>
        <w:t>1</w:t>
      </w:r>
      <w:del w:id="3307" w:author="GoldenCorpusHarness" w:date="2026-03-28T22:23:47Z">
        <w:r>
          <w:delText>57</w:delText>
        </w:r>
      </w:del>
      <w:ins w:id="3308" w:author="GoldenCorpusHarness" w:date="2026-03-28T22:23:47Z">
        <w:r>
          <w:t>39</w:t>
        </w:r>
      </w:ins>
    </w:p>
    <w:p ns2:paraId="696EA6D6" ns2:textId="17682066" w:rsidR="00B55DCA" w:rsidRDefault="00B55DCA">
      <w:pPr>
        <w:pStyle w:val="TableofFigures"/>
        <w:rPr>
          <w:rFonts w:asciiTheme="minorHAnsi" w:eastAsiaTheme="minorEastAsia" w:hAnsiTheme="minorHAnsi" w:cstheme="minorBidi"/>
          <w:sz w:val="22"/>
          <w:szCs w:val="22"/>
        </w:rPr>
      </w:pPr>
      <w:r>
        <w:t xml:space="preserve">Table </w:t>
      </w:r>
      <w:del w:id="3309" w:author="GoldenCorpusHarness" w:date="2026-03-28T22:23:47Z">
        <w:r>
          <w:delText>37Protocol-r</w:delText>
        </w:r>
      </w:del>
      <w:ins w:id="3310" w:author="GoldenCorpusHarness" w:date="2026-03-28T22:23:47Z">
        <w:r>
          <w:t>28K</w:t>
        </w:r>
      </w:ins>
      <w:r>
        <w:t>e</w:t>
      </w:r>
      <w:del w:id="3311" w:author="GoldenCorpusHarness" w:date="2026-03-28T22:23:47Z">
        <w:r>
          <w:delText>quired Safet</w:delText>
        </w:r>
      </w:del>
      <w:r>
        <w:t xml:space="preserve">y </w:t>
      </w:r>
      <w:del w:id="3312" w:author="GoldenCorpusHarness" w:date="2026-03-28T22:23:47Z">
        <w:r>
          <w:delText>Laboratory Ass</w:delText>
        </w:r>
      </w:del>
      <w:ins w:id="3313" w:author="GoldenCorpusHarness" w:date="2026-03-28T22:23:47Z">
        <w:r>
          <w:t>El</w:t>
        </w:r>
      </w:ins>
      <w:r>
        <w:t>e</w:t>
      </w:r>
      <w:del w:id="3314" w:author="GoldenCorpusHarness" w:date="2026-03-28T22:23:47Z">
        <w:r>
          <w:delText>ss</w:delText>
        </w:r>
      </w:del>
      <w:r>
        <w:t>ments</w:t>
      </w:r>
      <w:ins w:id="3315" w:author="GoldenCorpusHarness" w:date="2026-03-28T22:23:47Z">
        <w:r>
          <w:t xml:space="preserve"> of the Statistical Analysis Plan</w:t>
        </w:r>
      </w:ins>
      <w:r>
        <w:t>1</w:t>
      </w:r>
      <w:del w:id="3316" w:author="GoldenCorpusHarness" w:date="2026-03-28T22:23:47Z">
        <w:r>
          <w:delText>70</w:delText>
        </w:r>
      </w:del>
      <w:ins w:id="3317" w:author="GoldenCorpusHarness" w:date="2026-03-28T22:23:47Z">
        <w:r>
          <w:t>49</w:t>
        </w:r>
      </w:ins>
    </w:p>
    <w:p ns2:paraId="55033F20" ns2:textId="3E9AB033" w:rsidR="00B55DCA" w:rsidRDefault="00B55DCA">
      <w:pPr>
        <w:pStyle w:val="TableofFigures"/>
        <w:rPr>
          <w:rFonts w:asciiTheme="minorHAnsi" w:eastAsiaTheme="minorEastAsia" w:hAnsiTheme="minorHAnsi" w:cstheme="minorBidi"/>
          <w:sz w:val="22"/>
          <w:szCs w:val="22"/>
        </w:rPr>
      </w:pPr>
      <w:r>
        <w:t>Table</w:t>
      </w:r>
      <w:ins w:id="3318" w:author="GoldenCorpusHarness" w:date="2026-03-28T22:23:47Z">
        <w:r>
          <w:t xml:space="preserve"> 29Censoring</w:t>
        </w:r>
      </w:ins>
      <w:r>
        <w:t xml:space="preserve"> </w:t>
      </w:r>
      <w:del w:id="3319" w:author="GoldenCorpusHarness" w:date="2026-03-28T22:23:47Z">
        <w:r>
          <w:delText>38L</w:delText>
        </w:r>
      </w:del>
      <w:ins w:id="3320" w:author="GoldenCorpusHarness" w:date="2026-03-28T22:23:47Z">
        <w:r>
          <w:t>Rules for Primar</w:t>
        </w:r>
      </w:ins>
      <w:r>
        <w:t>y</w:t>
      </w:r>
      <w:del w:id="3321" w:author="GoldenCorpusHarness" w:date="2026-03-28T22:23:47Z">
        <w:r>
          <w:delText>mph</w:delText>
        </w:r>
      </w:del>
      <w:r>
        <w:t xml:space="preserve"> </w:t>
      </w:r>
      <w:del w:id="3322" w:author="GoldenCorpusHarness" w:date="2026-03-28T22:23:47Z">
        <w:r>
          <w:delText>N</w:delText>
        </w:r>
      </w:del>
      <w:ins w:id="3323" w:author="GoldenCorpusHarness" w:date="2026-03-28T22:23:47Z">
        <w:r>
          <w:t xml:space="preserve">and Sensitivity Analyses </w:t>
        </w:r>
      </w:ins>
      <w:r>
        <w:t>o</w:t>
      </w:r>
      <w:del w:id="3324" w:author="GoldenCorpusHarness" w:date="2026-03-28T22:23:47Z">
        <w:r>
          <w:delText>d</w:delText>
        </w:r>
      </w:del>
      <w:ins w:id="3325" w:author="GoldenCorpusHarness" w:date="2026-03-28T22:23:47Z">
        <w:r>
          <w:t>f Progression-fre</w:t>
        </w:r>
      </w:ins>
      <w:r>
        <w:t xml:space="preserve">e </w:t>
      </w:r>
      <w:del w:id="3326" w:author="GoldenCorpusHarness" w:date="2026-03-28T22:23:47Z">
        <w:r>
          <w:delText>Response20</w:delText>
        </w:r>
      </w:del>
      <w:ins w:id="3327" w:author="GoldenCorpusHarness" w:date="2026-03-28T22:23:47Z">
        <w:r>
          <w:t>Survival</w:t>
        </w:r>
      </w:ins>
      <w:r>
        <w:t>1</w:t>
      </w:r>
      <w:ins w:id="3328" w:author="GoldenCorpusHarness" w:date="2026-03-28T22:23:47Z">
        <w:r>
          <w:t>56</w:t>
        </w:r>
      </w:ins>
    </w:p>
    <w:p ns2:paraId="7899913A" ns2:textId="443A2293" w:rsidR="00B55DCA" w:rsidRDefault="00B55DCA">
      <w:pPr>
        <w:pStyle w:val="TableofFigures"/>
        <w:rPr>
          <w:rFonts w:asciiTheme="minorHAnsi" w:eastAsiaTheme="minorEastAsia" w:hAnsiTheme="minorHAnsi" w:cstheme="minorBidi"/>
          <w:sz w:val="22"/>
          <w:szCs w:val="22"/>
        </w:rPr>
      </w:pPr>
      <w:r>
        <w:t>Table</w:t>
      </w:r>
      <w:ins w:id="3329" w:author="GoldenCorpusHarness" w:date="2026-03-28T22:23:47Z">
        <w:r>
          <w:t xml:space="preserve"> 30Censoring</w:t>
        </w:r>
      </w:ins>
      <w:r>
        <w:t xml:space="preserve"> </w:t>
      </w:r>
      <w:del w:id="3330" w:author="GoldenCorpusHarness" w:date="2026-03-28T22:23:47Z">
        <w:r>
          <w:delText>39Liv</w:delText>
        </w:r>
      </w:del>
      <w:ins w:id="3331" w:author="GoldenCorpusHarness" w:date="2026-03-28T22:23:47Z">
        <w:r>
          <w:t>Rul</w:t>
        </w:r>
      </w:ins>
      <w:r>
        <w:t>e</w:t>
      </w:r>
      <w:ins w:id="3332" w:author="GoldenCorpusHarness" w:date="2026-03-28T22:23:47Z">
        <w:r>
          <w:t>s fo</w:t>
        </w:r>
      </w:ins>
      <w:r>
        <w:t xml:space="preserve">r </w:t>
      </w:r>
      <w:del w:id="3333" w:author="GoldenCorpusHarness" w:date="2026-03-28T22:23:47Z">
        <w:r>
          <w:delText xml:space="preserve">and Spleen </w:delText>
        </w:r>
      </w:del>
      <w:ins w:id="3334" w:author="GoldenCorpusHarness" w:date="2026-03-28T22:23:47Z">
        <w:r>
          <w:t>DO</w:t>
        </w:r>
      </w:ins>
      <w:r>
        <w:t>R</w:t>
      </w:r>
      <w:del w:id="3335" w:author="GoldenCorpusHarness" w:date="2026-03-28T22:23:47Z">
        <w:r>
          <w:delText>esponses202</w:delText>
        </w:r>
      </w:del>
      <w:ins w:id="3336" w:author="GoldenCorpusHarness" w:date="2026-03-28T22:23:47Z">
        <w:r>
          <w:t>158</w:t>
        </w:r>
      </w:ins>
    </w:p>
    <w:p ns2:paraId="36655FC6" ns2:textId="432BFCCD" w:rsidR="00B55DCA" w:rsidRDefault="00B55DCA">
      <w:pPr>
        <w:pStyle w:val="TableofFigures"/>
        <w:rPr>
          <w:rFonts w:asciiTheme="minorHAnsi" w:eastAsiaTheme="minorEastAsia" w:hAnsiTheme="minorHAnsi" w:cstheme="minorBidi"/>
          <w:sz w:val="22"/>
          <w:szCs w:val="22"/>
        </w:rPr>
      </w:pPr>
      <w:r>
        <w:t>Table</w:t>
      </w:r>
      <w:ins w:id="3337" w:author="GoldenCorpusHarness" w:date="2026-03-28T22:23:47Z">
        <w:r>
          <w:t xml:space="preserve"> 31Analysis</w:t>
        </w:r>
      </w:ins>
      <w:r>
        <w:t xml:space="preserve"> </w:t>
      </w:r>
      <w:del w:id="3338" w:author="GoldenCorpusHarness" w:date="2026-03-28T22:23:47Z">
        <w:r>
          <w:delText>40Response C</w:delText>
        </w:r>
      </w:del>
      <w:ins w:id="3339" w:author="GoldenCorpusHarness" w:date="2026-03-28T22:23:47Z">
        <w:r>
          <w:t>St</w:t>
        </w:r>
      </w:ins>
      <w:r>
        <w:t>r</w:t>
      </w:r>
      <w:del w:id="3340" w:author="GoldenCorpusHarness" w:date="2026-03-28T22:23:47Z">
        <w:r>
          <w:delText>i</w:delText>
        </w:r>
      </w:del>
      <w:ins w:id="3341" w:author="GoldenCorpusHarness" w:date="2026-03-28T22:23:47Z">
        <w:r>
          <w:t>a</w:t>
        </w:r>
      </w:ins>
      <w:r>
        <w:t>te</w:t>
      </w:r>
      <w:del w:id="3342" w:author="GoldenCorpusHarness" w:date="2026-03-28T22:23:47Z">
        <w:r>
          <w:delText>ria</w:delText>
        </w:r>
      </w:del>
      <w:ins w:id="3343" w:author="GoldenCorpusHarness" w:date="2026-03-28T22:23:47Z">
        <w:r>
          <w:t>gy</w:t>
        </w:r>
      </w:ins>
      <w:r>
        <w:t xml:space="preserve"> for </w:t>
      </w:r>
      <w:del w:id="3344" w:author="GoldenCorpusHarness" w:date="2026-03-28T22:23:47Z">
        <w:r>
          <w:delText>Chron</w:delText>
        </w:r>
      </w:del>
      <w:ins w:id="3345" w:author="GoldenCorpusHarness" w:date="2026-03-28T22:23:47Z">
        <w:r>
          <w:t>Key Eff</w:t>
        </w:r>
      </w:ins>
      <w:r>
        <w:t>ic</w:t>
      </w:r>
      <w:del w:id="3346" w:author="GoldenCorpusHarness" w:date="2026-03-28T22:23:47Z">
        <w:r>
          <w:delText xml:space="preserve"> Lympho</w:delText>
        </w:r>
      </w:del>
      <w:ins w:id="3347" w:author="GoldenCorpusHarness" w:date="2026-03-28T22:23:47Z">
        <w:r>
          <w:t>a</w:t>
        </w:r>
      </w:ins>
      <w:r>
        <w:t>cy</w:t>
      </w:r>
      <w:del w:id="3348" w:author="GoldenCorpusHarness" w:date="2026-03-28T22:23:47Z">
        <w:r>
          <w:delText>tic</w:delText>
        </w:r>
      </w:del>
      <w:r>
        <w:t xml:space="preserve"> </w:t>
      </w:r>
      <w:del w:id="3349" w:author="GoldenCorpusHarness" w:date="2026-03-28T22:23:47Z">
        <w:r>
          <w:delText>Leukem</w:delText>
        </w:r>
      </w:del>
      <w:ins w:id="3350" w:author="GoldenCorpusHarness" w:date="2026-03-28T22:23:47Z">
        <w:r>
          <w:t>Var</w:t>
        </w:r>
      </w:ins>
      <w:r>
        <w:t>ia</w:t>
      </w:r>
      <w:del w:id="3351" w:author="GoldenCorpusHarness" w:date="2026-03-28T22:23:47Z">
        <w:r>
          <w:delText>207</w:delText>
        </w:r>
      </w:del>
      <w:ins w:id="3352" w:author="GoldenCorpusHarness" w:date="2026-03-28T22:23:47Z">
        <w:r>
          <w:t>bles158</w:t>
        </w:r>
      </w:ins>
    </w:p>
    <w:p ns2:paraId="6A17F296" ns2:textId="144D3068" w:rsidR="00B55DCA" w:rsidRDefault="00B55DCA">
      <w:pPr>
        <w:pStyle w:val="TableofFigures"/>
        <w:rPr>
          <w:rFonts w:asciiTheme="minorHAnsi" w:eastAsiaTheme="minorEastAsia" w:hAnsiTheme="minorHAnsi" w:cstheme="minorBidi"/>
          <w:sz w:val="22"/>
          <w:szCs w:val="22"/>
        </w:rPr>
      </w:pPr>
      <w:r>
        <w:t>Table</w:t>
      </w:r>
      <w:ins w:id="3353" w:author="GoldenCorpusHarness" w:date="2026-03-28T22:23:47Z">
        <w:r>
          <w:t xml:space="preserve"> 32Analysis</w:t>
        </w:r>
      </w:ins>
      <w:r>
        <w:t xml:space="preserve"> </w:t>
      </w:r>
      <w:del w:id="3354" w:author="GoldenCorpusHarness" w:date="2026-03-28T22:23:47Z">
        <w:r>
          <w:delText>41Ch</w:delText>
        </w:r>
      </w:del>
      <w:ins w:id="3355" w:author="GoldenCorpusHarness" w:date="2026-03-28T22:23:47Z">
        <w:r>
          <w:t>St</w:t>
        </w:r>
      </w:ins>
      <w:r>
        <w:t>r</w:t>
      </w:r>
      <w:del w:id="3356" w:author="GoldenCorpusHarness" w:date="2026-03-28T22:23:47Z">
        <w:r>
          <w:delText>onic Lymphocytic Leukemia Hem</w:delText>
        </w:r>
      </w:del>
      <w:r>
        <w:t>at</w:t>
      </w:r>
      <w:ins w:id="3357" w:author="GoldenCorpusHarness" w:date="2026-03-28T22:23:47Z">
        <w:r>
          <w:t>egy f</w:t>
        </w:r>
      </w:ins>
      <w:r>
        <w:t>o</w:t>
      </w:r>
      <w:del w:id="3358" w:author="GoldenCorpusHarness" w:date="2026-03-28T22:23:47Z">
        <w:r>
          <w:delText>logic</w:delText>
        </w:r>
      </w:del>
      <w:ins w:id="3359" w:author="GoldenCorpusHarness" w:date="2026-03-28T22:23:47Z">
        <w:r>
          <w:t>r</w:t>
        </w:r>
      </w:ins>
      <w:r>
        <w:t xml:space="preserve"> </w:t>
      </w:r>
      <w:del w:id="3360" w:author="GoldenCorpusHarness" w:date="2026-03-28T22:23:47Z">
        <w:r>
          <w:delText>Toxici</w:delText>
        </w:r>
      </w:del>
      <w:ins w:id="3361" w:author="GoldenCorpusHarness" w:date="2026-03-28T22:23:47Z">
        <w:r>
          <w:t>Safe</w:t>
        </w:r>
      </w:ins>
      <w:r>
        <w:t>ty</w:t>
      </w:r>
      <w:del w:id="3362" w:author="GoldenCorpusHarness" w:date="2026-03-28T22:23:47Z">
        <w:r>
          <w:delText>2</w:delText>
        </w:r>
      </w:del>
      <w:ins w:id="3363" w:author="GoldenCorpusHarness" w:date="2026-03-28T22:23:47Z">
        <w:r>
          <w:t xml:space="preserve"> Parameters16</w:t>
        </w:r>
      </w:ins>
      <w:r>
        <w:t>0</w:t>
      </w:r>
      <w:del w:id="3364" w:author="GoldenCorpusHarness" w:date="2026-03-28T22:23:47Z">
        <w:r>
          <w:delText>8</w:delText>
        </w:r>
      </w:del>
    </w:p>
    <w:p ns2:paraId="33C26585" ns2:textId="0F8E732C" w:rsidR="00B55DCA" w:rsidRDefault="00B55DCA">
      <w:pPr>
        <w:pStyle w:val="TableofFigures"/>
        <w:rPr>
          <w:rFonts w:asciiTheme="minorHAnsi" w:eastAsiaTheme="minorEastAsia" w:hAnsiTheme="minorHAnsi" w:cstheme="minorBidi"/>
          <w:sz w:val="22"/>
          <w:szCs w:val="22"/>
        </w:rPr>
      </w:pPr>
      <w:r>
        <w:t>Table</w:t>
      </w:r>
      <w:ins w:id="3365" w:author="GoldenCorpusHarness" w:date="2026-03-28T22:23:47Z">
        <w:r>
          <w:t xml:space="preserve"> 33Summary</w:t>
        </w:r>
      </w:ins>
      <w:r>
        <w:t xml:space="preserve"> </w:t>
      </w:r>
      <w:del w:id="3366" w:author="GoldenCorpusHarness" w:date="2026-03-28T22:23:47Z">
        <w:r>
          <w:delText>42R</w:delText>
        </w:r>
      </w:del>
      <w:ins w:id="3367" w:author="GoldenCorpusHarness" w:date="2026-03-28T22:23:47Z">
        <w:r>
          <w:t xml:space="preserve">of Interim </w:t>
        </w:r>
      </w:ins>
      <w:r>
        <w:t>a</w:t>
      </w:r>
      <w:ins w:id="3368" w:author="GoldenCorpusHarness" w:date="2026-03-28T22:23:47Z">
        <w:r>
          <w:t>nd F</w:t>
        </w:r>
      </w:ins>
      <w:r>
        <w:t>i</w:t>
      </w:r>
      <w:ins w:id="3369" w:author="GoldenCorpusHarness" w:date="2026-03-28T22:23:47Z">
        <w:r>
          <w:t>nal Analyses</w:t>
        </w:r>
      </w:ins>
      <w:r>
        <w:t xml:space="preserve"> St</w:t>
      </w:r>
      <w:ins w:id="3370" w:author="GoldenCorpusHarness" w:date="2026-03-28T22:23:47Z">
        <w:r>
          <w:t>r</w:t>
        </w:r>
      </w:ins>
      <w:r>
        <w:t>a</w:t>
      </w:r>
      <w:del w:id="3371" w:author="GoldenCorpusHarness" w:date="2026-03-28T22:23:47Z">
        <w:r>
          <w:delText>ging Sys</w:delText>
        </w:r>
      </w:del>
      <w:r>
        <w:t>te</w:t>
      </w:r>
      <w:del w:id="3372" w:author="GoldenCorpusHarness" w:date="2026-03-28T22:23:47Z">
        <w:r>
          <w:delText>m</w:delText>
        </w:r>
      </w:del>
      <w:ins w:id="3373" w:author="GoldenCorpusHarness" w:date="2026-03-28T22:23:47Z">
        <w:r>
          <w:t>gy16</w:t>
        </w:r>
      </w:ins>
      <w:r>
        <w:t>2</w:t>
      </w:r>
      <w:del w:id="3374" w:author="GoldenCorpusHarness" w:date="2026-03-28T22:23:47Z">
        <w:r>
          <w:delText>09</w:delText>
        </w:r>
      </w:del>
    </w:p>
    <w:p ns2:paraId="43BD70EA" ns2:textId="516FC78D" w:rsidR="00B55DCA" w:rsidRDefault="00B55DCA">
      <w:pPr>
        <w:pStyle w:val="TableofFigures"/>
        <w:rPr>
          <w:rFonts w:asciiTheme="minorHAnsi" w:eastAsiaTheme="minorEastAsia" w:hAnsiTheme="minorHAnsi" w:cstheme="minorBidi"/>
          <w:sz w:val="22"/>
          <w:szCs w:val="22"/>
        </w:rPr>
      </w:pPr>
      <w:r>
        <w:t>Table</w:t>
      </w:r>
      <w:ins w:id="3375" w:author="GoldenCorpusHarness" w:date="2026-03-28T22:23:47Z">
        <w:r>
          <w:t xml:space="preserve"> 34Power</w:t>
        </w:r>
      </w:ins>
      <w:r>
        <w:t xml:space="preserve"> </w:t>
      </w:r>
      <w:del w:id="3376" w:author="GoldenCorpusHarness" w:date="2026-03-28T22:23:47Z">
        <w:r>
          <w:delText>43B</w:delText>
        </w:r>
      </w:del>
      <w:ins w:id="3377" w:author="GoldenCorpusHarness" w:date="2026-03-28T22:23:47Z">
        <w:r>
          <w:t>and Approx</w:t>
        </w:r>
      </w:ins>
      <w:r>
        <w:t>i</w:t>
      </w:r>
      <w:ins w:id="3378" w:author="GoldenCorpusHarness" w:date="2026-03-28T22:23:47Z">
        <w:r>
          <w:t>mate U</w:t>
        </w:r>
      </w:ins>
      <w:r>
        <w:t>n</w:t>
      </w:r>
      <w:ins w:id="3379" w:author="GoldenCorpusHarness" w:date="2026-03-28T22:23:47Z">
        <w:r>
          <w:t>d</w:t>
        </w:r>
      </w:ins>
      <w:r>
        <w:t>et</w:t>
      </w:r>
      <w:del w:id="3380" w:author="GoldenCorpusHarness" w:date="2026-03-28T22:23:47Z">
        <w:r>
          <w:delText xml:space="preserve"> S</w:delText>
        </w:r>
      </w:del>
      <w:ins w:id="3381" w:author="GoldenCorpusHarness" w:date="2026-03-28T22:23:47Z">
        <w:r>
          <w:t>ec</w:t>
        </w:r>
      </w:ins>
      <w:r>
        <w:t>ta</w:t>
      </w:r>
      <w:del w:id="3382" w:author="GoldenCorpusHarness" w:date="2026-03-28T22:23:47Z">
        <w:r>
          <w:delText>g</w:delText>
        </w:r>
      </w:del>
      <w:ins w:id="3383" w:author="GoldenCorpusHarness" w:date="2026-03-28T22:23:47Z">
        <w:r>
          <w:t>ble MRD Rate D</w:t>
        </w:r>
      </w:ins>
      <w:r>
        <w:t>i</w:t>
      </w:r>
      <w:ins w:id="3384" w:author="GoldenCorpusHarness" w:date="2026-03-28T22:23:47Z">
        <w:r>
          <w:t>ffere</w:t>
        </w:r>
      </w:ins>
      <w:r>
        <w:t>n</w:t>
      </w:r>
      <w:del w:id="3385" w:author="GoldenCorpusHarness" w:date="2026-03-28T22:23:47Z">
        <w:r>
          <w:delText>g</w:delText>
        </w:r>
      </w:del>
      <w:ins w:id="3386" w:author="GoldenCorpusHarness" w:date="2026-03-28T22:23:47Z">
        <w:r>
          <w:t>ce</w:t>
        </w:r>
      </w:ins>
      <w:r>
        <w:t xml:space="preserve"> </w:t>
      </w:r>
      <w:del w:id="3387" w:author="GoldenCorpusHarness" w:date="2026-03-28T22:23:47Z">
        <w:r>
          <w:delText>Sy</w:delText>
        </w:r>
      </w:del>
      <w:ins w:id="3388" w:author="GoldenCorpusHarness" w:date="2026-03-28T22:23:47Z">
        <w:r>
          <w:t>Required to Demon</w:t>
        </w:r>
      </w:ins>
      <w:r>
        <w:t>st</w:t>
      </w:r>
      <w:ins w:id="3389" w:author="GoldenCorpusHarness" w:date="2026-03-28T22:23:47Z">
        <w:r>
          <w:t>rat</w:t>
        </w:r>
      </w:ins>
      <w:r>
        <w:t>e</w:t>
      </w:r>
      <w:del w:id="3390" w:author="GoldenCorpusHarness" w:date="2026-03-28T22:23:47Z">
        <w:r>
          <w:delText>m209</w:delText>
        </w:r>
      </w:del>
      <w:ins w:id="3391" w:author="GoldenCorpusHarness" w:date="2026-03-28T22:23:47Z">
        <w:r>
          <w:t xml:space="preserve"> Efficacy165</w:t>
        </w:r>
      </w:ins>
    </w:p>
    <w:p ns2:paraId="55A1936E" ns2:textId="19B2875C" w:rsidR="00B55DCA" w:rsidRDefault="00B55DCA">
      <w:pPr>
        <w:pStyle w:val="TableofFigures"/>
        <w:rPr>
          <w:rFonts w:asciiTheme="minorHAnsi" w:eastAsiaTheme="minorEastAsia" w:hAnsiTheme="minorHAnsi" w:cstheme="minorBidi"/>
          <w:sz w:val="22"/>
          <w:szCs w:val="22"/>
        </w:rPr>
      </w:pPr>
      <w:r>
        <w:t>Table</w:t>
      </w:r>
      <w:ins w:id="3392" w:author="GoldenCorpusHarness" w:date="2026-03-28T22:23:47Z">
        <w:r>
          <w:t xml:space="preserve"> 35Efficacy</w:t>
        </w:r>
      </w:ins>
      <w:r>
        <w:t xml:space="preserve"> </w:t>
      </w:r>
      <w:del w:id="3393" w:author="GoldenCorpusHarness" w:date="2026-03-28T22:23:47Z">
        <w:r>
          <w:delText>44S</w:delText>
        </w:r>
      </w:del>
      <w:ins w:id="3394" w:author="GoldenCorpusHarness" w:date="2026-03-28T22:23:47Z">
        <w:r>
          <w:t>Boundaries and Proper</w:t>
        </w:r>
      </w:ins>
      <w:r>
        <w:t>t</w:t>
      </w:r>
      <w:del w:id="3395" w:author="GoldenCorpusHarness" w:date="2026-03-28T22:23:47Z">
        <w:r>
          <w:delText>ag</w:delText>
        </w:r>
      </w:del>
      <w:r>
        <w:t>i</w:t>
      </w:r>
      <w:del w:id="3396" w:author="GoldenCorpusHarness" w:date="2026-03-28T22:23:47Z">
        <w:r>
          <w:delText>ng</w:delText>
        </w:r>
      </w:del>
      <w:ins w:id="3397" w:author="GoldenCorpusHarness" w:date="2026-03-28T22:23:47Z">
        <w:r>
          <w:t>es</w:t>
        </w:r>
      </w:ins>
      <w:r>
        <w:t xml:space="preserve"> for Pr</w:t>
      </w:r>
      <w:ins w:id="3398" w:author="GoldenCorpusHarness" w:date="2026-03-28T22:23:47Z">
        <w:r>
          <w:t>ogress</w:t>
        </w:r>
      </w:ins>
      <w:r>
        <w:t>i</w:t>
      </w:r>
      <w:del w:id="3399" w:author="GoldenCorpusHarness" w:date="2026-03-28T22:23:47Z">
        <w:r>
          <w:delText>ma</w:delText>
        </w:r>
      </w:del>
      <w:ins w:id="3400" w:author="GoldenCorpusHarness" w:date="2026-03-28T22:23:47Z">
        <w:r>
          <w:t>on-f</w:t>
        </w:r>
      </w:ins>
      <w:r>
        <w:t>r</w:t>
      </w:r>
      <w:del w:id="3401" w:author="GoldenCorpusHarness" w:date="2026-03-28T22:23:47Z">
        <w:r>
          <w:delText>y</w:delText>
        </w:r>
      </w:del>
      <w:ins w:id="3402" w:author="GoldenCorpusHarness" w:date="2026-03-28T22:23:47Z">
        <w:r>
          <w:t>ee</w:t>
        </w:r>
      </w:ins>
      <w:r>
        <w:t xml:space="preserve"> </w:t>
      </w:r>
      <w:del w:id="3403" w:author="GoldenCorpusHarness" w:date="2026-03-28T22:23:47Z">
        <w:r>
          <w:delText>Nod</w:delText>
        </w:r>
      </w:del>
      <w:ins w:id="3404" w:author="GoldenCorpusHarness" w:date="2026-03-28T22:23:47Z">
        <w:r>
          <w:t>Surviv</w:t>
        </w:r>
      </w:ins>
      <w:r>
        <w:t xml:space="preserve">al </w:t>
      </w:r>
      <w:del w:id="3405" w:author="GoldenCorpusHarness" w:date="2026-03-28T22:23:47Z">
        <w:r>
          <w:delText>L</w:delText>
        </w:r>
      </w:del>
      <w:ins w:id="3406" w:author="GoldenCorpusHarness" w:date="2026-03-28T22:23:47Z">
        <w:r>
          <w:t>Anal</w:t>
        </w:r>
      </w:ins>
      <w:r>
        <w:t>y</w:t>
      </w:r>
      <w:del w:id="3407" w:author="GoldenCorpusHarness" w:date="2026-03-28T22:23:47Z">
        <w:r>
          <w:delText>mphoma</w:delText>
        </w:r>
      </w:del>
      <w:r>
        <w:t>s</w:t>
      </w:r>
      <w:del w:id="3408" w:author="GoldenCorpusHarness" w:date="2026-03-28T22:23:47Z">
        <w:r>
          <w:delText>2</w:delText>
        </w:r>
      </w:del>
      <w:ins w:id="3409" w:author="GoldenCorpusHarness" w:date="2026-03-28T22:23:47Z">
        <w:r>
          <w:t>es</w:t>
        </w:r>
      </w:ins>
      <w:r>
        <w:t>1</w:t>
      </w:r>
      <w:del w:id="3410" w:author="GoldenCorpusHarness" w:date="2026-03-28T22:23:47Z">
        <w:r>
          <w:delText>0</w:delText>
        </w:r>
      </w:del>
      <w:ins w:id="3411" w:author="GoldenCorpusHarness" w:date="2026-03-28T22:23:47Z">
        <w:r>
          <w:t>65</w:t>
        </w:r>
      </w:ins>
    </w:p>
    <w:p ns2:paraId="32A1B54F" ns2:textId="5FEBD4C2" w:rsidR="00B55DCA" w:rsidRDefault="00B55DCA">
      <w:pPr>
        <w:pStyle w:val="TableofFigures"/>
        <w:rPr>
          <w:rFonts w:asciiTheme="minorHAnsi" w:eastAsiaTheme="minorEastAsia" w:hAnsiTheme="minorHAnsi" w:cstheme="minorBidi"/>
          <w:sz w:val="22"/>
          <w:szCs w:val="22"/>
        </w:rPr>
      </w:pPr>
      <w:r>
        <w:t>Table</w:t>
      </w:r>
      <w:ins w:id="3412" w:author="GoldenCorpusHarness" w:date="2026-03-28T22:23:47Z">
        <w:r>
          <w:t xml:space="preserve"> 36Efficacy</w:t>
        </w:r>
      </w:ins>
      <w:r>
        <w:t xml:space="preserve"> </w:t>
      </w:r>
      <w:del w:id="3413" w:author="GoldenCorpusHarness" w:date="2026-03-28T22:23:47Z">
        <w:r>
          <w:delText>45S</w:delText>
        </w:r>
      </w:del>
      <w:ins w:id="3414" w:author="GoldenCorpusHarness" w:date="2026-03-28T22:23:47Z">
        <w:r>
          <w:t>Bound</w:t>
        </w:r>
      </w:ins>
      <w:r>
        <w:t>a</w:t>
      </w:r>
      <w:del w:id="3415" w:author="GoldenCorpusHarness" w:date="2026-03-28T22:23:47Z">
        <w:r>
          <w:delText>m</w:delText>
        </w:r>
      </w:del>
      <w:ins w:id="3416" w:author="GoldenCorpusHarness" w:date="2026-03-28T22:23:47Z">
        <w:r>
          <w:t>ries and Pro</w:t>
        </w:r>
      </w:ins>
      <w:r>
        <w:t>p</w:t>
      </w:r>
      <w:del w:id="3417" w:author="GoldenCorpusHarness" w:date="2026-03-28T22:23:47Z">
        <w:r>
          <w:delText>l</w:delText>
        </w:r>
      </w:del>
      <w:r>
        <w:t>e</w:t>
      </w:r>
      <w:del w:id="3418" w:author="GoldenCorpusHarness" w:date="2026-03-28T22:23:47Z">
        <w:r>
          <w:delText xml:space="preserve"> Collec</w:delText>
        </w:r>
      </w:del>
      <w:ins w:id="3419" w:author="GoldenCorpusHarness" w:date="2026-03-28T22:23:47Z">
        <w:r>
          <w:t>r</w:t>
        </w:r>
      </w:ins>
      <w:r>
        <w:t>ti</w:t>
      </w:r>
      <w:del w:id="3420" w:author="GoldenCorpusHarness" w:date="2026-03-28T22:23:47Z">
        <w:r>
          <w:delText>on</w:delText>
        </w:r>
      </w:del>
      <w:ins w:id="3421" w:author="GoldenCorpusHarness" w:date="2026-03-28T22:23:47Z">
        <w:r>
          <w:t>es</w:t>
        </w:r>
      </w:ins>
      <w:r>
        <w:t xml:space="preserve"> for </w:t>
      </w:r>
      <w:del w:id="3422" w:author="GoldenCorpusHarness" w:date="2026-03-28T22:23:47Z">
        <w:r>
          <w:delText>P</w:delText>
        </w:r>
      </w:del>
      <w:ins w:id="3423" w:author="GoldenCorpusHarness" w:date="2026-03-28T22:23:47Z">
        <w:r>
          <w:t>Over</w:t>
        </w:r>
      </w:ins>
      <w:r>
        <w:t>a</w:t>
      </w:r>
      <w:ins w:id="3424" w:author="GoldenCorpusHarness" w:date="2026-03-28T22:23:47Z">
        <w:r>
          <w:t>ll Su</w:t>
        </w:r>
      </w:ins>
      <w:r>
        <w:t>r</w:t>
      </w:r>
      <w:del w:id="3425" w:author="GoldenCorpusHarness" w:date="2026-03-28T22:23:47Z">
        <w:r>
          <w:delText>t</w:delText>
        </w:r>
      </w:del>
      <w:ins w:id="3426" w:author="GoldenCorpusHarness" w:date="2026-03-28T22:23:47Z">
        <w:r>
          <w:t>vival</w:t>
        </w:r>
      </w:ins>
      <w:r>
        <w:t xml:space="preserve"> </w:t>
      </w:r>
      <w:del w:id="3427" w:author="GoldenCorpusHarness" w:date="2026-03-28T22:23:47Z">
        <w:r>
          <w:delText>2 P</w:delText>
        </w:r>
      </w:del>
      <w:ins w:id="3428" w:author="GoldenCorpusHarness" w:date="2026-03-28T22:23:47Z">
        <w:r>
          <w:t>An</w:t>
        </w:r>
      </w:ins>
      <w:r>
        <w:t>a</w:t>
      </w:r>
      <w:del w:id="3429" w:author="GoldenCorpusHarness" w:date="2026-03-28T22:23:47Z">
        <w:r>
          <w:delText>rticipant</w:delText>
        </w:r>
      </w:del>
      <w:ins w:id="3430" w:author="GoldenCorpusHarness" w:date="2026-03-28T22:23:47Z">
        <w:r>
          <w:t>ly</w:t>
        </w:r>
      </w:ins>
      <w:r>
        <w:t>s</w:t>
      </w:r>
      <w:del w:id="3431" w:author="GoldenCorpusHarness" w:date="2026-03-28T22:23:47Z">
        <w:r>
          <w:delText>2</w:delText>
        </w:r>
      </w:del>
      <w:ins w:id="3432" w:author="GoldenCorpusHarness" w:date="2026-03-28T22:23:47Z">
        <w:r>
          <w:t>es</w:t>
        </w:r>
      </w:ins>
      <w:r>
        <w:t>1</w:t>
      </w:r>
      <w:del w:id="3433" w:author="GoldenCorpusHarness" w:date="2026-03-28T22:23:47Z">
        <w:r>
          <w:delText>2</w:delText>
        </w:r>
      </w:del>
      <w:ins w:id="3434" w:author="GoldenCorpusHarness" w:date="2026-03-28T22:23:47Z">
        <w:r>
          <w:t>68</w:t>
        </w:r>
      </w:ins>
    </w:p>
    <w:p ns2:paraId="59D1F96B" ns2:textId="550D1D83" w:rsidR="000E6EE0" w:rsidRPr="00866EC4" w:rsidRDefault="000E6EE0" w:rsidP="002C608E">
      <w:pPr>
        <w:pStyle w:val="Paragraph"/>
        <w:spacing w:before="0" w:after="0"/>
        <w:rPr>
          <w:bCs/>
        </w:rPr>
      </w:pPr>
      <w:ins w:id="3435" w:author="GoldenCorpusHarness" w:date="2026-03-28T22:23:47Z">
        <w:r>
          <w:t>Table 37Power and Approximate ORR Difference Required to Demonstrate Efficacy169</w:t>
        </w:r>
      </w:ins>
    </w:p>
    <w:p ns2:paraId="675A5862" ns2:textId="77777777" w:rsidR="000E6EE0" w:rsidRDefault="008F7EB8" w:rsidP="00414240">
      <w:pPr>
        <w:pStyle w:val="Heading1NoTOC"/>
        <w:pageBreakBefore/>
      </w:pPr>
      <w:ins w:id="3436" w:author="GoldenCorpusHarness" w:date="2026-03-28T22:23:47Z">
        <w:r>
          <w:t xml:space="preserve">Table 38Protocol-required Safety </w:t>
        </w:r>
      </w:ins>
      <w:r>
        <w:t>L</w:t>
      </w:r>
      <w:del w:id="3437" w:author="GoldenCorpusHarness" w:date="2026-03-28T22:23:47Z">
        <w:r>
          <w:delText>IST</w:delText>
        </w:r>
      </w:del>
      <w:ins w:id="3438" w:author="GoldenCorpusHarness" w:date="2026-03-28T22:23:47Z">
        <w:r>
          <w:t>aboratory</w:t>
        </w:r>
      </w:ins>
      <w:r>
        <w:t xml:space="preserve"> </w:t>
      </w:r>
      <w:del w:id="3439" w:author="GoldenCorpusHarness" w:date="2026-03-28T22:23:47Z">
        <w:r>
          <w:delText>OF FIGURES</w:delText>
        </w:r>
      </w:del>
      <w:ins w:id="3440" w:author="GoldenCorpusHarness" w:date="2026-03-28T22:23:47Z">
        <w:r>
          <w:t>Assessments182</w:t>
        </w:r>
      </w:ins>
    </w:p>
    <w:p ns2:paraId="2AA8F28E" ns2:textId="10E67D42" w:rsidR="00B55DCA" w:rsidRDefault="00B55DCA">
      <w:pPr>
        <w:pStyle w:val="TableofFigures"/>
        <w:rPr>
          <w:rFonts w:asciiTheme="minorHAnsi" w:eastAsiaTheme="minorEastAsia" w:hAnsiTheme="minorHAnsi" w:cstheme="minorBidi"/>
          <w:sz w:val="22"/>
          <w:szCs w:val="22"/>
        </w:rPr>
      </w:pPr>
      <w:del w:id="3441" w:author="GoldenCorpusHarness" w:date="2026-03-28T22:23:47Z">
        <w:r>
          <w:delText>Figur</w:delText>
        </w:r>
      </w:del>
      <w:ins w:id="3442" w:author="GoldenCorpusHarness" w:date="2026-03-28T22:23:47Z">
        <w:r>
          <w:t>Tabl</w:t>
        </w:r>
      </w:ins>
      <w:r>
        <w:t>e</w:t>
      </w:r>
      <w:del w:id="3443" w:author="GoldenCorpusHarness" w:date="2026-03-28T22:23:47Z">
        <w:r>
          <w:delText xml:space="preserve"> 1Part</w:delText>
        </w:r>
      </w:del>
      <w:r>
        <w:t xml:space="preserve"> </w:t>
      </w:r>
      <w:del w:id="3444" w:author="GoldenCorpusHarness" w:date="2026-03-28T22:23:47Z">
        <w:r>
          <w:delText>1</w:delText>
        </w:r>
      </w:del>
      <w:ins w:id="3445" w:author="GoldenCorpusHarness" w:date="2026-03-28T22:23:47Z">
        <w:r>
          <w:t>39Lymph</w:t>
        </w:r>
      </w:ins>
      <w:r>
        <w:t xml:space="preserve"> </w:t>
      </w:r>
      <w:del w:id="3446" w:author="GoldenCorpusHarness" w:date="2026-03-28T22:23:47Z">
        <w:r>
          <w:delText>(D</w:delText>
        </w:r>
      </w:del>
      <w:ins w:id="3447" w:author="GoldenCorpusHarness" w:date="2026-03-28T22:23:47Z">
        <w:r>
          <w:t>N</w:t>
        </w:r>
      </w:ins>
      <w:r>
        <w:t>o</w:t>
      </w:r>
      <w:ins w:id="3448" w:author="GoldenCorpusHarness" w:date="2026-03-28T22:23:47Z">
        <w:r>
          <w:t>de Respon</w:t>
        </w:r>
      </w:ins>
      <w:r>
        <w:t>se</w:t>
      </w:r>
      <w:del w:id="3449" w:author="GoldenCorpusHarness" w:date="2026-03-28T22:23:47Z">
        <w:r>
          <w:delText xml:space="preserve"> Escalation and Confirmation) Study Schema</w:delText>
        </w:r>
      </w:del>
      <w:r>
        <w:t>2</w:t>
      </w:r>
      <w:del w:id="3450" w:author="GoldenCorpusHarness" w:date="2026-03-28T22:23:47Z">
        <w:r>
          <w:delText>3</w:delText>
        </w:r>
      </w:del>
      <w:ins w:id="3451" w:author="GoldenCorpusHarness" w:date="2026-03-28T22:23:47Z">
        <w:r>
          <w:t>14</w:t>
        </w:r>
      </w:ins>
    </w:p>
    <w:p ns2:paraId="2E6E08CE" ns2:textId="193AF071" w:rsidR="00B55DCA" w:rsidRDefault="00B55DCA">
      <w:pPr>
        <w:pStyle w:val="TableofFigures"/>
        <w:rPr>
          <w:rFonts w:asciiTheme="minorHAnsi" w:eastAsiaTheme="minorEastAsia" w:hAnsiTheme="minorHAnsi" w:cstheme="minorBidi"/>
          <w:sz w:val="22"/>
          <w:szCs w:val="22"/>
        </w:rPr>
      </w:pPr>
      <w:del w:id="3452" w:author="GoldenCorpusHarness" w:date="2026-03-28T22:23:47Z">
        <w:r>
          <w:delText>F</w:delText>
        </w:r>
      </w:del>
      <w:ins w:id="3453" w:author="GoldenCorpusHarness" w:date="2026-03-28T22:23:47Z">
        <w:r>
          <w:t>Table 40L</w:t>
        </w:r>
      </w:ins>
      <w:r>
        <w:t>i</w:t>
      </w:r>
      <w:del w:id="3454" w:author="GoldenCorpusHarness" w:date="2026-03-28T22:23:47Z">
        <w:r>
          <w:delText>gu</w:delText>
        </w:r>
      </w:del>
      <w:ins w:id="3455" w:author="GoldenCorpusHarness" w:date="2026-03-28T22:23:47Z">
        <w:r>
          <w:t>ve</w:t>
        </w:r>
      </w:ins>
      <w:r>
        <w:t>r</w:t>
      </w:r>
      <w:del w:id="3456" w:author="GoldenCorpusHarness" w:date="2026-03-28T22:23:47Z">
        <w:r>
          <w:delText>e 2P</w:delText>
        </w:r>
      </w:del>
      <w:ins w:id="3457" w:author="GoldenCorpusHarness" w:date="2026-03-28T22:23:47Z">
        <w:r>
          <w:t xml:space="preserve"> </w:t>
        </w:r>
      </w:ins>
      <w:r>
        <w:t>a</w:t>
      </w:r>
      <w:del w:id="3458" w:author="GoldenCorpusHarness" w:date="2026-03-28T22:23:47Z">
        <w:r>
          <w:delText>rt 2</w:delText>
        </w:r>
      </w:del>
      <w:ins w:id="3459" w:author="GoldenCorpusHarness" w:date="2026-03-28T22:23:47Z">
        <w:r>
          <w:t>nd</w:t>
        </w:r>
      </w:ins>
      <w:r>
        <w:t xml:space="preserve"> S</w:t>
      </w:r>
      <w:del w:id="3460" w:author="GoldenCorpusHarness" w:date="2026-03-28T22:23:47Z">
        <w:r>
          <w:delText>tudy</w:delText>
        </w:r>
      </w:del>
      <w:ins w:id="3461" w:author="GoldenCorpusHarness" w:date="2026-03-28T22:23:47Z">
        <w:r>
          <w:t>pleen</w:t>
        </w:r>
      </w:ins>
      <w:r>
        <w:t xml:space="preserve"> </w:t>
      </w:r>
      <w:del w:id="3462" w:author="GoldenCorpusHarness" w:date="2026-03-28T22:23:47Z">
        <w:r>
          <w:delText>Sch</w:delText>
        </w:r>
      </w:del>
      <w:ins w:id="3463" w:author="GoldenCorpusHarness" w:date="2026-03-28T22:23:47Z">
        <w:r>
          <w:t>R</w:t>
        </w:r>
      </w:ins>
      <w:r>
        <w:t>e</w:t>
      </w:r>
      <w:del w:id="3464" w:author="GoldenCorpusHarness" w:date="2026-03-28T22:23:47Z">
        <w:r>
          <w:delText>ma</w:delText>
        </w:r>
      </w:del>
      <w:ins w:id="3465" w:author="GoldenCorpusHarness" w:date="2026-03-28T22:23:47Z">
        <w:r>
          <w:t>sponses</w:t>
        </w:r>
      </w:ins>
      <w:r>
        <w:t>2</w:t>
      </w:r>
      <w:del w:id="3466" w:author="GoldenCorpusHarness" w:date="2026-03-28T22:23:47Z">
        <w:r>
          <w:delText>4</w:delText>
        </w:r>
      </w:del>
      <w:ins w:id="3467" w:author="GoldenCorpusHarness" w:date="2026-03-28T22:23:47Z">
        <w:r>
          <w:t>16</w:t>
        </w:r>
      </w:ins>
    </w:p>
    <w:p ns2:paraId="4E548ACC" ns2:textId="7C70A404" w:rsidR="00B55DCA" w:rsidRDefault="00B55DCA">
      <w:pPr>
        <w:pStyle w:val="TableofFigures"/>
        <w:rPr>
          <w:rFonts w:asciiTheme="minorHAnsi" w:eastAsiaTheme="minorEastAsia" w:hAnsiTheme="minorHAnsi" w:cstheme="minorBidi"/>
          <w:sz w:val="22"/>
          <w:szCs w:val="22"/>
        </w:rPr>
      </w:pPr>
      <w:del w:id="3468" w:author="GoldenCorpusHarness" w:date="2026-03-28T22:23:47Z">
        <w:r>
          <w:delText>Figur</w:delText>
        </w:r>
      </w:del>
      <w:ins w:id="3469" w:author="GoldenCorpusHarness" w:date="2026-03-28T22:23:47Z">
        <w:r>
          <w:t>Tabl</w:t>
        </w:r>
      </w:ins>
      <w:r>
        <w:t>e</w:t>
      </w:r>
      <w:del w:id="3470" w:author="GoldenCorpusHarness" w:date="2026-03-28T22:23:47Z">
        <w:r>
          <w:delText xml:space="preserve"> 3D</w:delText>
        </w:r>
      </w:del>
      <w:ins w:id="3471" w:author="GoldenCorpusHarness" w:date="2026-03-28T22:23:47Z">
        <w:r>
          <w:t xml:space="preserve"> 41R</w:t>
        </w:r>
      </w:ins>
      <w:r>
        <w:t>e</w:t>
      </w:r>
      <w:del w:id="3472" w:author="GoldenCorpusHarness" w:date="2026-03-28T22:23:47Z">
        <w:r>
          <w:delText>ci</w:delText>
        </w:r>
      </w:del>
      <w:r>
        <w:t>s</w:t>
      </w:r>
      <w:del w:id="3473" w:author="GoldenCorpusHarness" w:date="2026-03-28T22:23:47Z">
        <w:r>
          <w:delText>i</w:delText>
        </w:r>
      </w:del>
      <w:ins w:id="3474" w:author="GoldenCorpusHarness" w:date="2026-03-28T22:23:47Z">
        <w:r>
          <w:t>p</w:t>
        </w:r>
      </w:ins>
      <w:r>
        <w:t>on</w:t>
      </w:r>
      <w:del w:id="3475" w:author="GoldenCorpusHarness" w:date="2026-03-28T22:23:47Z">
        <w:r>
          <w:delText>-Making Process when Disea</w:delText>
        </w:r>
      </w:del>
      <w:r>
        <w:t xml:space="preserve">se </w:t>
      </w:r>
      <w:del w:id="3476" w:author="GoldenCorpusHarness" w:date="2026-03-28T22:23:47Z">
        <w:r>
          <w:delText>P</w:delText>
        </w:r>
      </w:del>
      <w:ins w:id="3477" w:author="GoldenCorpusHarness" w:date="2026-03-28T22:23:47Z">
        <w:r>
          <w:t>Criteria for Ch</w:t>
        </w:r>
      </w:ins>
      <w:r>
        <w:t>ro</w:t>
      </w:r>
      <w:del w:id="3478" w:author="GoldenCorpusHarness" w:date="2026-03-28T22:23:47Z">
        <w:r>
          <w:delText>gress</w:delText>
        </w:r>
      </w:del>
      <w:ins w:id="3479" w:author="GoldenCorpusHarness" w:date="2026-03-28T22:23:47Z">
        <w:r>
          <w:t>n</w:t>
        </w:r>
      </w:ins>
      <w:r>
        <w:t>i</w:t>
      </w:r>
      <w:ins w:id="3480" w:author="GoldenCorpusHarness" w:date="2026-03-28T22:23:47Z">
        <w:r>
          <w:t>c Lymph</w:t>
        </w:r>
      </w:ins>
      <w:r>
        <w:t>o</w:t>
      </w:r>
      <w:del w:id="3481" w:author="GoldenCorpusHarness" w:date="2026-03-28T22:23:47Z">
        <w:r>
          <w:delText>n Iden</w:delText>
        </w:r>
      </w:del>
      <w:ins w:id="3482" w:author="GoldenCorpusHarness" w:date="2026-03-28T22:23:47Z">
        <w:r>
          <w:t>cy</w:t>
        </w:r>
      </w:ins>
      <w:r>
        <w:t>ti</w:t>
      </w:r>
      <w:del w:id="3483" w:author="GoldenCorpusHarness" w:date="2026-03-28T22:23:47Z">
        <w:r>
          <w:delText>f</w:delText>
        </w:r>
      </w:del>
      <w:ins w:id="3484" w:author="GoldenCorpusHarness" w:date="2026-03-28T22:23:47Z">
        <w:r>
          <w:t>c Leukem</w:t>
        </w:r>
      </w:ins>
      <w:r>
        <w:t>i</w:t>
      </w:r>
      <w:del w:id="3485" w:author="GoldenCorpusHarness" w:date="2026-03-28T22:23:47Z">
        <w:r>
          <w:delText>ed on Im</w:delText>
        </w:r>
      </w:del>
      <w:r>
        <w:t>a</w:t>
      </w:r>
      <w:del w:id="3486" w:author="GoldenCorpusHarness" w:date="2026-03-28T22:23:47Z">
        <w:r>
          <w:delText>ging is Observed by the Investigator</w:delText>
        </w:r>
      </w:del>
      <w:ins w:id="3487" w:author="GoldenCorpusHarness" w:date="2026-03-28T22:23:47Z">
        <w:r>
          <w:t>22</w:t>
        </w:r>
      </w:ins>
      <w:r>
        <w:t>1</w:t>
      </w:r>
      <w:del w:id="3488" w:author="GoldenCorpusHarness" w:date="2026-03-28T22:23:47Z">
        <w:r>
          <w:delText>19</w:delText>
        </w:r>
      </w:del>
    </w:p>
    <w:p ns2:paraId="1C5D8449" ns2:textId="06DEE207" w:rsidR="00B55DCA" w:rsidRDefault="00B55DCA">
      <w:pPr>
        <w:pStyle w:val="TableofFigures"/>
        <w:rPr>
          <w:rFonts w:asciiTheme="minorHAnsi" w:eastAsiaTheme="minorEastAsia" w:hAnsiTheme="minorHAnsi" w:cstheme="minorBidi"/>
          <w:sz w:val="22"/>
          <w:szCs w:val="22"/>
        </w:rPr>
      </w:pPr>
      <w:del w:id="3489" w:author="GoldenCorpusHarness" w:date="2026-03-28T22:23:47Z">
        <w:r>
          <w:delText>Figur</w:delText>
        </w:r>
      </w:del>
      <w:ins w:id="3490" w:author="GoldenCorpusHarness" w:date="2026-03-28T22:23:47Z">
        <w:r>
          <w:t>Tabl</w:t>
        </w:r>
      </w:ins>
      <w:r>
        <w:t>e 4</w:t>
      </w:r>
      <w:del w:id="3491" w:author="GoldenCorpusHarness" w:date="2026-03-28T22:23:47Z">
        <w:r>
          <w:delText>Mul</w:delText>
        </w:r>
      </w:del>
      <w:ins w:id="3492" w:author="GoldenCorpusHarness" w:date="2026-03-28T22:23:47Z">
        <w:r>
          <w:t>2Chronic Lymphocy</w:t>
        </w:r>
      </w:ins>
      <w:r>
        <w:t>ti</w:t>
      </w:r>
      <w:del w:id="3493" w:author="GoldenCorpusHarness" w:date="2026-03-28T22:23:47Z">
        <w:r>
          <w:delText>p</w:delText>
        </w:r>
      </w:del>
      <w:ins w:id="3494" w:author="GoldenCorpusHarness" w:date="2026-03-28T22:23:47Z">
        <w:r>
          <w:t>c Leukemia Hemato</w:t>
        </w:r>
      </w:ins>
      <w:r>
        <w:t>l</w:t>
      </w:r>
      <w:ins w:id="3495" w:author="GoldenCorpusHarness" w:date="2026-03-28T22:23:47Z">
        <w:r>
          <w:t>ogic Tox</w:t>
        </w:r>
      </w:ins>
      <w:r>
        <w:t>icity</w:t>
      </w:r>
      <w:del w:id="3496" w:author="GoldenCorpusHarness" w:date="2026-03-28T22:23:47Z">
        <w:r>
          <w:delText xml:space="preserve"> Diagram for Type-I Error Control15</w:delText>
        </w:r>
      </w:del>
      <w:r>
        <w:t>2</w:t>
      </w:r>
      <w:ins w:id="3497" w:author="GoldenCorpusHarness" w:date="2026-03-28T22:23:47Z">
        <w:r>
          <w:t>22</w:t>
        </w:r>
      </w:ins>
    </w:p>
    <w:p ns2:paraId="43B52AA8" ns2:textId="74022230" w:rsidR="000E6EE0" w:rsidRPr="004F0CB6" w:rsidRDefault="000E6EE0" w:rsidP="002C608E">
      <w:pPr>
        <w:pStyle w:val="Paragraph"/>
        <w:spacing w:before="0" w:after="0"/>
        <w:rPr>
          <w:bCs/>
        </w:rPr>
      </w:pPr>
      <w:ins w:id="3498" w:author="GoldenCorpusHarness" w:date="2026-03-28T22:23:47Z">
        <w:r>
          <w:t>Table 43Rai Staging System223</w:t>
        </w:r>
      </w:ins>
    </w:p>
    <w:p ns2:paraId="18323A7D" ns2:textId="77777777" w:rsidR="007E18C4" w:rsidRDefault="00895D30" w:rsidP="006C197E">
      <w:pPr>
        <w:pStyle w:val="Heading1"/>
        <w:pageBreakBefore/>
        <w:ind w:left="475" w:hanging="475"/>
      </w:pPr>
      <w:del w:id="3499" w:author="GoldenCorpusHarness" w:date="2026-03-28T22:23:47Z">
        <w:r>
          <w:delText>PRO</w:delText>
        </w:r>
      </w:del>
      <w:r>
        <w:t>T</w:t>
      </w:r>
      <w:del w:id="3500" w:author="GoldenCorpusHarness" w:date="2026-03-28T22:23:47Z">
        <w:r>
          <w:delText>OCOL</w:delText>
        </w:r>
      </w:del>
      <w:ins w:id="3501" w:author="GoldenCorpusHarness" w:date="2026-03-28T22:23:47Z">
        <w:r>
          <w:t>able 44Binet</w:t>
        </w:r>
      </w:ins>
      <w:r>
        <w:t xml:space="preserve"> S</w:t>
      </w:r>
      <w:del w:id="3502" w:author="GoldenCorpusHarness" w:date="2026-03-28T22:23:47Z">
        <w:r>
          <w:delText>UMMARY</w:delText>
        </w:r>
      </w:del>
      <w:ins w:id="3503" w:author="GoldenCorpusHarness" w:date="2026-03-28T22:23:47Z">
        <w:r>
          <w:t>taging System223</w:t>
        </w:r>
      </w:ins>
    </w:p>
    <w:p ns2:paraId="59FA7D83" ns2:textId="77777777" w:rsidR="006C197E" w:rsidRDefault="00895D30" w:rsidP="006C197E">
      <w:pPr>
        <w:pStyle w:val="Heading2"/>
      </w:pPr>
      <w:ins w:id="3504" w:author="GoldenCorpusHarness" w:date="2026-03-28T22:23:47Z">
        <w:r>
          <w:t>Table 45</w:t>
        </w:r>
      </w:ins>
      <w:r>
        <w:t>S</w:t>
      </w:r>
      <w:ins w:id="3505" w:author="GoldenCorpusHarness" w:date="2026-03-28T22:23:47Z">
        <w:r>
          <w:t>taging for Primar</w:t>
        </w:r>
      </w:ins>
      <w:r>
        <w:t>y</w:t>
      </w:r>
      <w:del w:id="3506" w:author="GoldenCorpusHarness" w:date="2026-03-28T22:23:47Z">
        <w:r>
          <w:delText>n</w:delText>
        </w:r>
      </w:del>
      <w:ins w:id="3507" w:author="GoldenCorpusHarness" w:date="2026-03-28T22:23:47Z">
        <w:r>
          <w:t xml:space="preserve"> N</w:t>
        </w:r>
      </w:ins>
      <w:r>
        <w:t>o</w:t>
      </w:r>
      <w:ins w:id="3508" w:author="GoldenCorpusHarness" w:date="2026-03-28T22:23:47Z">
        <w:r>
          <w:t>dal Lym</w:t>
        </w:r>
      </w:ins>
      <w:r>
        <w:t>p</w:t>
      </w:r>
      <w:ins w:id="3509" w:author="GoldenCorpusHarness" w:date="2026-03-28T22:23:47Z">
        <w:r>
          <w:t>homa</w:t>
        </w:r>
      </w:ins>
      <w:r>
        <w:t>s</w:t>
      </w:r>
      <w:del w:id="3510" w:author="GoldenCorpusHarness" w:date="2026-03-28T22:23:47Z">
        <w:r>
          <w:delText>is</w:delText>
        </w:r>
      </w:del>
      <w:ins w:id="3511" w:author="GoldenCorpusHarness" w:date="2026-03-28T22:23:47Z">
        <w:r>
          <w:t>224</w:t>
        </w:r>
      </w:ins>
    </w:p>
    <w:p ns2:paraId="79ADFBF4" ns2:textId="77777777" w:rsidR="008E7E57" w:rsidRDefault="008F7EB8" w:rsidP="006C197E">
      <w:pPr>
        <w:pStyle w:val="Paragraph"/>
      </w:pPr>
      <w:del w:id="3512" w:author="GoldenCorpusHarness" w:date="2026-03-28T22:23:47Z">
        <w:r>
          <w:delText xml:space="preserve">Protocol </w:delText>
        </w:r>
      </w:del>
      <w:r>
        <w:t>T</w:t>
      </w:r>
      <w:del w:id="3513" w:author="GoldenCorpusHarness" w:date="2026-03-28T22:23:47Z">
        <w:r>
          <w:delText>it</w:delText>
        </w:r>
      </w:del>
      <w:ins w:id="3514" w:author="GoldenCorpusHarness" w:date="2026-03-28T22:23:47Z">
        <w:r>
          <w:t>ab</w:t>
        </w:r>
      </w:ins>
      <w:r>
        <w:t>le</w:t>
      </w:r>
      <w:del w:id="3515" w:author="GoldenCorpusHarness" w:date="2026-03-28T22:23:47Z">
        <w:r>
          <w:delText>:</w:delText>
        </w:r>
      </w:del>
      <w:r>
        <w:t xml:space="preserve"> </w:t>
      </w:r>
      <w:del w:id="3516" w:author="GoldenCorpusHarness" w:date="2026-03-28T22:23:47Z">
        <w:r>
          <w:delText>A Ph</w:delText>
        </w:r>
      </w:del>
      <w:ins w:id="3517" w:author="GoldenCorpusHarness" w:date="2026-03-28T22:23:47Z">
        <w:r>
          <w:t>46S</w:t>
        </w:r>
      </w:ins>
      <w:r>
        <w:t>a</w:t>
      </w:r>
      <w:del w:id="3518" w:author="GoldenCorpusHarness" w:date="2026-03-28T22:23:47Z">
        <w:r>
          <w:delText>s</w:delText>
        </w:r>
      </w:del>
      <w:ins w:id="3519" w:author="GoldenCorpusHarness" w:date="2026-03-28T22:23:47Z">
        <w:r>
          <w:t>mpl</w:t>
        </w:r>
      </w:ins>
      <w:r>
        <w:t>e</w:t>
      </w:r>
      <w:del w:id="3520" w:author="GoldenCorpusHarness" w:date="2026-03-28T22:23:47Z">
        <w:r>
          <w:delText xml:space="preserve"> 3, Open-label, Randomized Study to</w:delText>
        </w:r>
      </w:del>
      <w:r>
        <w:t xml:space="preserve"> Co</w:t>
      </w:r>
      <w:del w:id="3521" w:author="GoldenCorpusHarness" w:date="2026-03-28T22:23:47Z">
        <w:r>
          <w:delText>mp</w:delText>
        </w:r>
      </w:del>
      <w:ins w:id="3522" w:author="GoldenCorpusHarness" w:date="2026-03-28T22:23:47Z">
        <w:r>
          <w:t>llection for P</w:t>
        </w:r>
      </w:ins>
      <w:r>
        <w:t>ar</w:t>
      </w:r>
      <w:del w:id="3523" w:author="GoldenCorpusHarness" w:date="2026-03-28T22:23:47Z">
        <w:r>
          <w:delText>e</w:delText>
        </w:r>
      </w:del>
      <w:ins w:id="3524" w:author="GoldenCorpusHarness" w:date="2026-03-28T22:23:47Z">
        <w:r>
          <w:t>t</w:t>
        </w:r>
      </w:ins>
      <w:r>
        <w:t xml:space="preserve"> </w:t>
      </w:r>
      <w:del w:id="3525" w:author="GoldenCorpusHarness" w:date="2026-03-28T22:23:47Z">
        <w:r>
          <w:delText>the Efficacy and Safety of Nemtabrutinib (MK-10</w:delText>
        </w:r>
      </w:del>
      <w:r>
        <w:t>2</w:t>
      </w:r>
      <w:del w:id="3526" w:author="GoldenCorpusHarness" w:date="2026-03-28T22:23:47Z">
        <w:r>
          <w:delText>6) Plus Venetoclax Versus Venetoclax Plus Rituximab in</w:delText>
        </w:r>
      </w:del>
      <w:r>
        <w:t xml:space="preserve"> Participants</w:t>
      </w:r>
      <w:del w:id="3527" w:author="GoldenCorpusHarness" w:date="2026-03-28T22:23:47Z">
        <w:r>
          <w:delText xml:space="preserve"> With Relapsed/Refractory Chronic Lymphocytic Leukemia/Small Lymphocytic Lymphoma Following at Least 1 Prior Therapy (BELLWAVE-010)</w:delText>
        </w:r>
      </w:del>
      <w:ins w:id="3528" w:author="GoldenCorpusHarness" w:date="2026-03-28T22:23:47Z">
        <w:r>
          <w:t>226</w:t>
        </w:r>
      </w:ins>
    </w:p>
    <w:p ns2:paraId="22A7B907" ns2:textId="77777777" w:rsidR="008E7E57" w:rsidRDefault="008F7EB8" w:rsidP="006C197E">
      <w:pPr>
        <w:pStyle w:val="Paragraph"/>
      </w:pPr>
      <w:del w:id="3529" w:author="GoldenCorpusHarness" w:date="2026-03-28T22:23:47Z">
        <w:r>
          <w:delText>Short Title: Phase 3 Study of Nemtabrutinib Plus Venetoclax vs VR in 2L+ R/R CLL/SLL</w:delText>
        </w:r>
      </w:del>
    </w:p>
    <w:p ns2:paraId="1771FEE9" ns2:textId="77777777" w:rsidR="008E7E57" w:rsidRDefault="008F7EB8" w:rsidP="006C197E">
      <w:pPr>
        <w:pStyle w:val="Paragraph"/>
      </w:pPr>
      <w:del w:id="3530" w:author="GoldenCorpusHarness" w:date="2026-03-28T22:23:47Z">
        <w:r>
          <w:delText>Acronym:</w:delText>
        </w:r>
      </w:del>
      <w:ins w:id="3531" w:author="GoldenCorpusHarness" w:date="2026-03-28T22:23:47Z">
        <w:r>
          <w:t>LIST</w:t>
        </w:r>
      </w:ins>
      <w:r>
        <w:t xml:space="preserve"> </w:t>
      </w:r>
      <w:del w:id="3532" w:author="GoldenCorpusHarness" w:date="2026-03-28T22:23:47Z">
        <w:r>
          <w:delText>MK-1026-010</w:delText>
        </w:r>
      </w:del>
      <w:ins w:id="3533" w:author="GoldenCorpusHarness" w:date="2026-03-28T22:23:47Z">
        <w:r>
          <w:t>OF</w:t>
        </w:r>
      </w:ins>
      <w:r>
        <w:t xml:space="preserve"> </w:t>
      </w:r>
      <w:del w:id="3534" w:author="GoldenCorpusHarness" w:date="2026-03-28T22:23:47Z">
        <w:r>
          <w:delText>(B</w:delText>
        </w:r>
      </w:del>
      <w:ins w:id="3535" w:author="GoldenCorpusHarness" w:date="2026-03-28T22:23:47Z">
        <w:r>
          <w:t>FIGUR</w:t>
        </w:r>
      </w:ins>
      <w:r>
        <w:t>E</w:t>
      </w:r>
      <w:del w:id="3536" w:author="GoldenCorpusHarness" w:date="2026-03-28T22:23:47Z">
        <w:r>
          <w:delText>LLWAVE-010)</w:delText>
        </w:r>
      </w:del>
      <w:ins w:id="3537" w:author="GoldenCorpusHarness" w:date="2026-03-28T22:23:47Z">
        <w:r>
          <w:t>S</w:t>
        </w:r>
      </w:ins>
    </w:p>
    <w:p ns2:paraId="0B4D016C" ns2:textId="77777777" w:rsidR="008E7E57" w:rsidRPr="008E7E57" w:rsidRDefault="00895D30" w:rsidP="00195CA9">
      <w:pPr>
        <w:pStyle w:val="ParagraphBold"/>
        <w:keepNext/>
        <w:rPr>
          <w:bCs/>
        </w:rPr>
      </w:pPr>
      <w:del w:id="3538" w:author="GoldenCorpusHarness" w:date="2026-03-28T22:23:47Z">
        <w:r>
          <w:delText>Hyp</w:delText>
        </w:r>
      </w:del>
      <w:ins w:id="3539" w:author="GoldenCorpusHarness" w:date="2026-03-28T22:23:47Z">
        <w:r>
          <w:t>Figure 1Part 1 (D</w:t>
        </w:r>
      </w:ins>
      <w:r>
        <w:t>o</w:t>
      </w:r>
      <w:del w:id="3540" w:author="GoldenCorpusHarness" w:date="2026-03-28T22:23:47Z">
        <w:r>
          <w:delText>the</w:delText>
        </w:r>
      </w:del>
      <w:r>
        <w:t>se</w:t>
      </w:r>
      <w:ins w:id="3541" w:author="GoldenCorpusHarness" w:date="2026-03-28T22:23:47Z">
        <w:r>
          <w:t xml:space="preserve"> E</w:t>
        </w:r>
      </w:ins>
      <w:r>
        <w:t>s</w:t>
      </w:r>
      <w:del w:id="3542" w:author="GoldenCorpusHarness" w:date="2026-03-28T22:23:47Z">
        <w:r>
          <w:delText>, Obje</w:delText>
        </w:r>
      </w:del>
      <w:r>
        <w:t>c</w:t>
      </w:r>
      <w:ins w:id="3543" w:author="GoldenCorpusHarness" w:date="2026-03-28T22:23:47Z">
        <w:r>
          <w:t>ala</w:t>
        </w:r>
      </w:ins>
      <w:r>
        <w:t>ti</w:t>
      </w:r>
      <w:del w:id="3544" w:author="GoldenCorpusHarness" w:date="2026-03-28T22:23:47Z">
        <w:r>
          <w:delText>ves,</w:delText>
        </w:r>
      </w:del>
      <w:ins w:id="3545" w:author="GoldenCorpusHarness" w:date="2026-03-28T22:23:47Z">
        <w:r>
          <w:t>on</w:t>
        </w:r>
      </w:ins>
      <w:r>
        <w:t xml:space="preserve"> and </w:t>
      </w:r>
      <w:del w:id="3546" w:author="GoldenCorpusHarness" w:date="2026-03-28T22:23:47Z">
        <w:r>
          <w:delText>E</w:delText>
        </w:r>
      </w:del>
      <w:ins w:id="3547" w:author="GoldenCorpusHarness" w:date="2026-03-28T22:23:47Z">
        <w:r>
          <w:t>Co</w:t>
        </w:r>
      </w:ins>
      <w:r>
        <w:t>n</w:t>
      </w:r>
      <w:ins w:id="3548" w:author="GoldenCorpusHarness" w:date="2026-03-28T22:23:47Z">
        <w:r>
          <w:t>firmation) Stu</w:t>
        </w:r>
      </w:ins>
      <w:r>
        <w:t>d</w:t>
      </w:r>
      <w:del w:id="3549" w:author="GoldenCorpusHarness" w:date="2026-03-28T22:23:47Z">
        <w:r>
          <w:delText>points:</w:delText>
        </w:r>
      </w:del>
      <w:ins w:id="3550" w:author="GoldenCorpusHarness" w:date="2026-03-28T22:23:47Z">
        <w:r>
          <w:t>y Schema32</w:t>
        </w:r>
      </w:ins>
    </w:p>
    <w:p ns2:paraId="624ADE5E" ns2:textId="77777777" w:rsidR="001F7049" w:rsidRDefault="00895D30" w:rsidP="001F7049">
      <w:pPr>
        <w:pStyle w:val="Paragraph"/>
      </w:pPr>
      <w:del w:id="3551" w:author="GoldenCorpusHarness" w:date="2026-03-28T22:23:47Z">
        <w:r>
          <w:delText>H</w:delText>
        </w:r>
      </w:del>
      <w:ins w:id="3552" w:author="GoldenCorpusHarness" w:date="2026-03-28T22:23:47Z">
        <w:r>
          <w:t>Figure 2Part 2 Stud</w:t>
        </w:r>
      </w:ins>
      <w:r>
        <w:t>y</w:t>
      </w:r>
      <w:del w:id="3553" w:author="GoldenCorpusHarness" w:date="2026-03-28T22:23:47Z">
        <w:r>
          <w:delText>pot</w:delText>
        </w:r>
      </w:del>
      <w:ins w:id="3554" w:author="GoldenCorpusHarness" w:date="2026-03-28T22:23:47Z">
        <w:r>
          <w:t xml:space="preserve"> Sc</w:t>
        </w:r>
      </w:ins>
      <w:r>
        <w:t>he</w:t>
      </w:r>
      <w:del w:id="3555" w:author="GoldenCorpusHarness" w:date="2026-03-28T22:23:47Z">
        <w:r>
          <w:delText xml:space="preserve">ses </w:delText>
        </w:r>
      </w:del>
      <w:ins w:id="3556" w:author="GoldenCorpusHarness" w:date="2026-03-28T22:23:47Z">
        <w:r>
          <w:t>m</w:t>
        </w:r>
      </w:ins>
      <w:r>
        <w:t>a</w:t>
      </w:r>
      <w:del w:id="3557" w:author="GoldenCorpusHarness" w:date="2026-03-28T22:23:47Z">
        <w:r>
          <w:delText>re aligned with objectives in the Objectives and Endpoints table.</w:delText>
        </w:r>
      </w:del>
      <w:ins w:id="3558" w:author="GoldenCorpusHarness" w:date="2026-03-28T22:23:47Z">
        <w:r>
          <w:t>33</w:t>
        </w:r>
      </w:ins>
    </w:p>
    <w:p ns2:paraId="6D41B501" ns2:textId="77777777" w:rsidR="00F73545" w:rsidRDefault="00895D30" w:rsidP="004F71EB">
      <w:pPr>
        <w:pStyle w:val="Paragraph"/>
      </w:pPr>
      <w:del w:id="3559" w:author="GoldenCorpusHarness" w:date="2026-03-28T22:23:47Z">
        <w:r>
          <w:delText>I</w:delText>
        </w:r>
      </w:del>
      <w:ins w:id="3560" w:author="GoldenCorpusHarness" w:date="2026-03-28T22:23:47Z">
        <w:r>
          <w:t>Figure 3Decision-Making Process whe</w:t>
        </w:r>
      </w:ins>
      <w:r>
        <w:t xml:space="preserve">n </w:t>
      </w:r>
      <w:del w:id="3561" w:author="GoldenCorpusHarness" w:date="2026-03-28T22:23:47Z">
        <w:r>
          <w:delText>part</w:delText>
        </w:r>
      </w:del>
      <w:ins w:id="3562" w:author="GoldenCorpusHarness" w:date="2026-03-28T22:23:47Z">
        <w:r>
          <w:t>D</w:t>
        </w:r>
      </w:ins>
      <w:r>
        <w:t>i</w:t>
      </w:r>
      <w:del w:id="3563" w:author="GoldenCorpusHarness" w:date="2026-03-28T22:23:47Z">
        <w:r>
          <w:delText>cipant</w:delText>
        </w:r>
      </w:del>
      <w:r>
        <w:t>s</w:t>
      </w:r>
      <w:del w:id="3564" w:author="GoldenCorpusHarness" w:date="2026-03-28T22:23:47Z">
        <w:r>
          <w:delText xml:space="preserve"> aged at l</w:delText>
        </w:r>
      </w:del>
      <w:r>
        <w:t>eas</w:t>
      </w:r>
      <w:del w:id="3565" w:author="GoldenCorpusHarness" w:date="2026-03-28T22:23:47Z">
        <w:r>
          <w:delText>t</w:delText>
        </w:r>
      </w:del>
      <w:ins w:id="3566" w:author="GoldenCorpusHarness" w:date="2026-03-28T22:23:47Z">
        <w:r>
          <w:t>e</w:t>
        </w:r>
      </w:ins>
      <w:r>
        <w:t xml:space="preserve"> </w:t>
      </w:r>
      <w:del w:id="3567" w:author="GoldenCorpusHarness" w:date="2026-03-28T22:23:47Z">
        <w:r>
          <w:delText>18 yea</w:delText>
        </w:r>
      </w:del>
      <w:ins w:id="3568" w:author="GoldenCorpusHarness" w:date="2026-03-28T22:23:47Z">
        <w:r>
          <w:t>P</w:t>
        </w:r>
      </w:ins>
      <w:r>
        <w:t>r</w:t>
      </w:r>
      <w:del w:id="3569" w:author="GoldenCorpusHarness" w:date="2026-03-28T22:23:47Z">
        <w:r>
          <w:delText xml:space="preserve">s with </w:delText>
        </w:r>
      </w:del>
      <w:ins w:id="3570" w:author="GoldenCorpusHarness" w:date="2026-03-28T22:23:47Z">
        <w:r>
          <w:t>og</w:t>
        </w:r>
      </w:ins>
      <w:r>
        <w:t>re</w:t>
      </w:r>
      <w:del w:id="3571" w:author="GoldenCorpusHarness" w:date="2026-03-28T22:23:47Z">
        <w:r>
          <w:delText>lap</w:delText>
        </w:r>
      </w:del>
      <w:r>
        <w:t>s</w:t>
      </w:r>
      <w:ins w:id="3572" w:author="GoldenCorpusHarness" w:date="2026-03-28T22:23:47Z">
        <w:r>
          <w:t>sion Identifi</w:t>
        </w:r>
      </w:ins>
      <w:r>
        <w:t>ed o</w:t>
      </w:r>
      <w:ins w:id="3573" w:author="GoldenCorpusHarness" w:date="2026-03-28T22:23:47Z">
        <w:r>
          <w:t>n Imaging is Obse</w:t>
        </w:r>
      </w:ins>
      <w:r>
        <w:t>r</w:t>
      </w:r>
      <w:del w:id="3574" w:author="GoldenCorpusHarness" w:date="2026-03-28T22:23:47Z">
        <w:r>
          <w:delText xml:space="preserve"> refractory CLL/SLL who ha</w:delText>
        </w:r>
      </w:del>
      <w:r>
        <w:t>v</w:t>
      </w:r>
      <w:del w:id="3575" w:author="GoldenCorpusHarness" w:date="2026-03-28T22:23:47Z">
        <w:r>
          <w:delText>e fail</w:delText>
        </w:r>
      </w:del>
      <w:r>
        <w:t xml:space="preserve">ed </w:t>
      </w:r>
      <w:del w:id="3576" w:author="GoldenCorpusHarness" w:date="2026-03-28T22:23:47Z">
        <w:r>
          <w:delText>at least 1 prior line of</w:delText>
        </w:r>
      </w:del>
      <w:ins w:id="3577" w:author="GoldenCorpusHarness" w:date="2026-03-28T22:23:47Z">
        <w:r>
          <w:t>by</w:t>
        </w:r>
      </w:ins>
      <w:r>
        <w:t xml:space="preserve"> the</w:t>
      </w:r>
      <w:ins w:id="3578" w:author="GoldenCorpusHarness" w:date="2026-03-28T22:23:47Z">
        <w:r>
          <w:t xml:space="preserve"> Investigato</w:t>
        </w:r>
      </w:ins>
      <w:r>
        <w:t>r</w:t>
      </w:r>
      <w:del w:id="3579" w:author="GoldenCorpusHarness" w:date="2026-03-28T22:23:47Z">
        <w:r>
          <w:delText>apy:</w:delText>
        </w:r>
      </w:del>
      <w:ins w:id="3580" w:author="GoldenCorpusHarness" w:date="2026-03-28T22:23:47Z">
        <w:r>
          <w:t>131</w:t>
        </w:r>
      </w:ins>
    </w:p>
    <w:p ns2:paraId="2401677D" ns2:textId="77777777" w:rsidR="00AC5953" w:rsidRPr="00A705F5" w:rsidRDefault="00AC5953" w:rsidP="00A705F5">
      <w:pPr>
        <w:pStyle w:val="Paragraph"/>
        <w:keepNext/>
        <w:spacing w:before="0" w:after="0" w:line="20" w:lineRule="exact"/>
        <w:rPr>
          <w:sz w:val="2"/>
          <w:szCs w:val="2"/>
        </w:rPr>
      </w:pPr>
      <w:ins w:id="3581" w:author="GoldenCorpusHarness" w:date="2026-03-28T22:23:47Z">
        <w:r>
          <w:t>Figure 4Multiplicity Diagram for Type-I Error Control164</w:t>
        </w:r>
      </w:ins>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3117E4" ns2:paraId="747AFBAA" ns2:textId="77777777" w:rsidTr="004F71EB">
        <w:trPr>
          <w:cantSplit/>
        </w:trPr>
        <w:tc>
          <w:tcPr>
            <w:tcW w:w="4493" w:type="dxa"/>
          </w:tcPr>
          <w:p ns2:paraId="64EBF648" ns2:textId="77777777" w:rsidR="00AC5953" w:rsidRPr="006B45B8" w:rsidRDefault="00895D30" w:rsidP="006E7BD1">
            <w:pPr>
              <w:pStyle w:val="TableLeft"/>
              <w:keepNext/>
              <w:rPr>
                <w:b/>
                <w:bCs w:val="0"/>
              </w:rPr>
            </w:pPr>
            <w:r w:rsidRPr="006B45B8">
              <w:rPr>
                <w:b/>
                <w:bCs w:val="0"/>
              </w:rPr>
              <w:t>Primary Objective</w:t>
            </w:r>
          </w:p>
        </w:tc>
        <w:tc>
          <w:tcPr>
            <w:tcW w:w="4493" w:type="dxa"/>
          </w:tcPr>
          <w:p ns2:paraId="4B541A1F" ns2:textId="77777777" w:rsidR="00AC5953" w:rsidRPr="006B45B8" w:rsidRDefault="00895D30" w:rsidP="006E7BD1">
            <w:pPr>
              <w:pStyle w:val="TableLeft"/>
              <w:keepNext/>
              <w:rPr>
                <w:b/>
                <w:bCs w:val="0"/>
              </w:rPr>
            </w:pPr>
            <w:r w:rsidRPr="006B45B8">
              <w:rPr>
                <w:b/>
                <w:bCs w:val="0"/>
              </w:rPr>
              <w:t>Primary Endpoint</w:t>
            </w:r>
          </w:p>
        </w:tc>
      </w:tr>
      <w:tr w:rsidR="003117E4" ns2:paraId="2F757B9B" ns2:textId="77777777" w:rsidTr="004F71EB">
        <w:trPr>
          <w:cantSplit/>
        </w:trPr>
        <w:tc>
          <w:tcPr>
            <w:tcW w:w="4493" w:type="dxa"/>
          </w:tcPr>
          <w:p ns2:paraId="2D1591E2" ns2:textId="77777777" w:rsidR="007F1B16" w:rsidRDefault="00895D30">
            <w:pPr>
              <w:rPr>
                <w:sz w:val="20"/>
                <w:szCs w:val="20"/>
              </w:rPr>
            </w:pPr>
            <w:r w:rsidRPr="000162B5">
              <w:t>Objective (Part 1): To evaluate the safety and tolerability and to confirm the dose of nemtabrutinib in combination with venetoclax</w:t>
            </w:r>
          </w:p>
          <w:p ns2:paraId="2F8A5EF3" ns2:textId="77777777" w:rsidR="007F1B16" w:rsidRDefault="007F1B16" w:rsidP="007F1B16"/>
        </w:tc>
        <w:tc>
          <w:tcPr>
            <w:tcW w:w="4493" w:type="dxa"/>
          </w:tcPr>
          <w:p ns2:paraId="0CC9E70B" ns2:textId="77777777" w:rsidR="007F1B16" w:rsidRDefault="00895D30" w:rsidP="000162B5">
            <w:pPr>
              <w:pStyle w:val="TableLeft"/>
            </w:pPr>
            <w:r>
              <w:rPr>
                <w:rFonts w:eastAsia="Times New Roman" w:cs="Times New Roman"/>
                <w:bCs w:val="0"/>
              </w:rPr>
              <w:t xml:space="preserve">- </w:t>
            </w:r>
            <w:r>
              <w:t>DLTs</w:t>
            </w:r>
          </w:p>
          <w:p ns2:paraId="38B15841" ns2:textId="77777777" w:rsidR="007F1B16" w:rsidRDefault="00895D30" w:rsidP="000162B5">
            <w:pPr>
              <w:pStyle w:val="TableLeft"/>
            </w:pPr>
            <w:r>
              <w:t>- AEs</w:t>
            </w:r>
          </w:p>
          <w:p ns2:paraId="59876C16" ns2:textId="77777777" w:rsidR="007F1B16" w:rsidRDefault="00895D30">
            <w:pPr>
              <w:rPr>
                <w:sz w:val="20"/>
                <w:szCs w:val="20"/>
              </w:rPr>
            </w:pPr>
            <w:r>
              <w:t>- Study intervention discontinuations due to AEs</w:t>
            </w:r>
          </w:p>
          <w:p ns2:paraId="3B4A60EF" ns2:textId="77777777" w:rsidR="007F1B16" w:rsidRDefault="007F1B16" w:rsidP="007F1B16">
            <w:pPr>
              <w:pStyle w:val="TableLeft"/>
            </w:pPr>
          </w:p>
        </w:tc>
      </w:tr>
      <w:tr w:rsidR="003117E4" ns2:paraId="2DFED3CD" ns2:textId="77777777" w:rsidTr="004F71EB">
        <w:trPr>
          <w:cantSplit/>
        </w:trPr>
        <w:tc>
          <w:tcPr>
            <w:tcW w:w="4493" w:type="dxa"/>
          </w:tcPr>
          <w:p ns2:paraId="0693857E" ns2:textId="77777777" w:rsidR="007F1B16" w:rsidRDefault="00895D30" w:rsidP="000162B5">
            <w:pPr>
              <w:pStyle w:val="TableLeft"/>
            </w:pPr>
            <w:r>
              <w:t>Objective (Part 2): To compare nemtabrutinib + venetoclax to VR with respect to PFS per 2018 iwCLL criteria, as assessed by BICR</w:t>
            </w:r>
          </w:p>
          <w:p ns2:paraId="120ACA55" ns2:textId="77777777" w:rsidR="007F1B16" w:rsidRDefault="00895D30">
            <w:pPr>
              <w:rPr>
                <w:sz w:val="20"/>
                <w:szCs w:val="20"/>
              </w:rPr>
            </w:pPr>
            <w:r>
              <w:t>Hypothesis (H1): Nemtabrutinib + venetoclax is superior to VR with respect to PFS per 2018 iwCLL criteria as assessed by BICR</w:t>
            </w:r>
          </w:p>
          <w:p ns2:paraId="4300C82A" ns2:textId="77777777" w:rsidR="007F1B16" w:rsidRDefault="007F1B16" w:rsidP="007F1B16">
            <w:pPr>
              <w:pStyle w:val="TableLeft"/>
            </w:pPr>
          </w:p>
        </w:tc>
        <w:tc>
          <w:tcPr>
            <w:tcW w:w="4493" w:type="dxa"/>
          </w:tcPr>
          <w:p ns2:paraId="100BD052" ns2:textId="77777777" w:rsidR="007F1B16" w:rsidRDefault="00895D30">
            <w:pPr>
              <w:rPr>
                <w:sz w:val="20"/>
                <w:szCs w:val="20"/>
              </w:rPr>
            </w:pPr>
            <w:r>
              <w:t xml:space="preserve">- </w:t>
            </w:r>
            <w:r w:rsidRPr="000162B5">
              <w:t>PFS, defined as the time from randomization to the first documented disease progression or death due to any cause, whichever occurs first</w:t>
            </w:r>
          </w:p>
          <w:p ns2:paraId="3043A432" ns2:textId="77777777" w:rsidR="007F1B16" w:rsidRDefault="007F1B16" w:rsidP="007F1B16"/>
        </w:tc>
      </w:tr>
      <w:tr w:rsidR="003117E4" ns2:paraId="4C126E20" ns2:textId="77777777" w:rsidTr="004F71EB">
        <w:trPr>
          <w:cantSplit/>
        </w:trPr>
        <w:tc>
          <w:tcPr>
            <w:tcW w:w="4493" w:type="dxa"/>
          </w:tcPr>
          <w:p ns2:paraId="24103DCF" ns2:textId="77777777" w:rsidR="00AC5953" w:rsidRPr="006B45B8" w:rsidRDefault="00895D30" w:rsidP="006E7BD1">
            <w:pPr>
              <w:pStyle w:val="TableLeft"/>
              <w:keepNext/>
              <w:rPr>
                <w:b/>
                <w:bCs w:val="0"/>
              </w:rPr>
            </w:pPr>
            <w:r w:rsidRPr="006B45B8">
              <w:rPr>
                <w:b/>
                <w:bCs w:val="0"/>
              </w:rPr>
              <w:t>Secondary Objective</w:t>
            </w:r>
            <w:r w:rsidR="0027580E" w:rsidRPr="006B45B8">
              <w:rPr>
                <w:b/>
                <w:bCs w:val="0"/>
              </w:rPr>
              <w:t>s</w:t>
            </w:r>
          </w:p>
        </w:tc>
        <w:tc>
          <w:tcPr>
            <w:tcW w:w="4493" w:type="dxa"/>
          </w:tcPr>
          <w:p ns2:paraId="1E1FFBFA" ns2:textId="77777777" w:rsidR="00AC5953" w:rsidRPr="006B45B8" w:rsidRDefault="00895D30" w:rsidP="006E7BD1">
            <w:pPr>
              <w:pStyle w:val="TableLeft"/>
              <w:keepNext/>
              <w:rPr>
                <w:b/>
                <w:bCs w:val="0"/>
              </w:rPr>
            </w:pPr>
            <w:r w:rsidRPr="006B45B8">
              <w:rPr>
                <w:b/>
                <w:bCs w:val="0"/>
              </w:rPr>
              <w:t>Secondary Endpoint</w:t>
            </w:r>
            <w:r w:rsidR="0027580E" w:rsidRPr="006B45B8">
              <w:rPr>
                <w:b/>
                <w:bCs w:val="0"/>
              </w:rPr>
              <w:t>s</w:t>
            </w:r>
          </w:p>
        </w:tc>
      </w:tr>
      <w:tr w:rsidR="003117E4" ns2:paraId="10C2E5B4" ns2:textId="77777777" w:rsidTr="004F71EB">
        <w:trPr>
          <w:cantSplit/>
        </w:trPr>
        <w:tc>
          <w:tcPr>
            <w:tcW w:w="4493" w:type="dxa"/>
          </w:tcPr>
          <w:p ns2:paraId="6474D803" ns2:textId="77777777" w:rsidR="007F1B16" w:rsidRDefault="00895D30" w:rsidP="00A537C6">
            <w:pPr>
              <w:pStyle w:val="TableLeft"/>
            </w:pPr>
            <w:r>
              <w:t>Objective (Part 2): To compare nemtabrutinib + venetoclax to VR with respect to undetectable MRD rate in bone marrow at month 14 as assessed by central laboratory</w:t>
            </w:r>
          </w:p>
          <w:p ns2:paraId="7854C326" ns2:textId="77777777" w:rsidR="007F1B16" w:rsidRDefault="00895D30">
            <w:pPr>
              <w:rPr>
                <w:sz w:val="20"/>
                <w:szCs w:val="20"/>
              </w:rPr>
            </w:pPr>
            <w:r>
              <w:t>Hypothesis (H2): Nemtabrutinib + venetoclax is superior to VR with respect to undetectable MRD rate in bone marrow at month 14 as assessed by central laboratory</w:t>
            </w:r>
          </w:p>
          <w:p ns2:paraId="66CF7287" ns2:textId="77777777" w:rsidR="007F1B16" w:rsidRPr="006B45B8" w:rsidRDefault="007F1B16" w:rsidP="007F1B16">
            <w:pPr>
              <w:pStyle w:val="TableLeft"/>
            </w:pPr>
          </w:p>
        </w:tc>
        <w:tc>
          <w:tcPr>
            <w:tcW w:w="4493" w:type="dxa"/>
          </w:tcPr>
          <w:p ns2:paraId="4759E851" ns2:textId="2BFCD3F5" w:rsidR="00DC1982" w:rsidRDefault="00895D30">
            <w:pPr>
              <w:rPr>
                <w:sz w:val="20"/>
                <w:szCs w:val="20"/>
              </w:rPr>
            </w:pPr>
            <w:r>
              <w:t xml:space="preserve">- </w:t>
            </w:r>
            <w:r w:rsidRPr="00A537C6">
              <w:t>Undetectable MRD, defined as &lt;1 leukemic cell per 10,000 cells (MRD &lt;10</w:t>
            </w:r>
            <w:r w:rsidRPr="00F47B89">
              <w:rPr>
                <w:vertAlign w:val="superscript"/>
              </w:rPr>
              <w:t xml:space="preserve"> </w:t>
            </w:r>
            <w:r>
              <w:rPr>
                <w:vertAlign w:val="superscript"/>
              </w:rPr>
              <w:t>-</w:t>
            </w:r>
            <w:r w:rsidRPr="001D0B89">
              <w:rPr>
                <w:vertAlign w:val="superscript"/>
              </w:rPr>
              <w:t>4</w:t>
            </w:r>
            <w:r w:rsidRPr="00A537C6">
              <w:t>) in bone marrow</w:t>
            </w:r>
          </w:p>
          <w:p ns2:paraId="4EEA621E" ns2:textId="77777777" w:rsidR="007F1B16" w:rsidRPr="006B45B8" w:rsidRDefault="007F1B16" w:rsidP="007F1B16"/>
        </w:tc>
      </w:tr>
      <w:tr w:rsidR="003117E4" ns2:paraId="442CB1D4" ns2:textId="77777777" w:rsidTr="004F71EB">
        <w:trPr>
          <w:cantSplit/>
        </w:trPr>
        <w:tc>
          <w:tcPr>
            <w:tcW w:w="4493" w:type="dxa"/>
          </w:tcPr>
          <w:p ns2:paraId="718FCF7E" ns2:textId="77777777" w:rsidR="007F1B16" w:rsidRDefault="00895D30" w:rsidP="00A537C6">
            <w:pPr>
              <w:pStyle w:val="TableLeft"/>
            </w:pPr>
            <w:r>
              <w:t>Objective (Part 2): To compare nemtabrutinib + venetoclax to VR with respect to OS</w:t>
            </w:r>
          </w:p>
          <w:p ns2:paraId="4441B34B" ns2:textId="77777777" w:rsidR="007F1B16" w:rsidRDefault="00895D30">
            <w:pPr>
              <w:rPr>
                <w:sz w:val="20"/>
                <w:szCs w:val="20"/>
              </w:rPr>
            </w:pPr>
            <w:r>
              <w:t>Hypothesis (H3): Nemtabrutinib + venetoclax is superior to VR with respect to OS</w:t>
            </w:r>
          </w:p>
          <w:p ns2:paraId="27881E03" ns2:textId="77777777" w:rsidR="007F1B16" w:rsidRDefault="007F1B16" w:rsidP="007F1B16">
            <w:pPr>
              <w:pStyle w:val="TableLeft"/>
            </w:pPr>
          </w:p>
        </w:tc>
        <w:tc>
          <w:tcPr>
            <w:tcW w:w="4493" w:type="dxa"/>
          </w:tcPr>
          <w:p ns2:paraId="4149A921" ns2:textId="4F09F614" w:rsidR="007F1B16" w:rsidRDefault="00895D30">
            <w:pPr>
              <w:rPr>
                <w:sz w:val="20"/>
                <w:szCs w:val="20"/>
              </w:rPr>
            </w:pPr>
            <w:r>
              <w:t xml:space="preserve">- </w:t>
            </w:r>
            <w:r w:rsidRPr="00A537C6">
              <w:t>OS, defined as the time from randomization to death due to any cause</w:t>
            </w:r>
          </w:p>
          <w:p ns2:paraId="500E0042" ns2:textId="77777777" w:rsidR="007F1B16" w:rsidRDefault="007F1B16" w:rsidP="007F1B16"/>
        </w:tc>
      </w:tr>
      <w:tr w:rsidR="003117E4" ns2:paraId="29794561" ns2:textId="77777777" w:rsidTr="004F71EB">
        <w:trPr>
          <w:cantSplit/>
        </w:trPr>
        <w:tc>
          <w:tcPr>
            <w:tcW w:w="4493" w:type="dxa"/>
          </w:tcPr>
          <w:p ns2:paraId="3517FDE6" ns2:textId="77777777" w:rsidR="007F1B16" w:rsidRDefault="00895D30" w:rsidP="00A537C6">
            <w:pPr>
              <w:pStyle w:val="TableLeft"/>
            </w:pPr>
            <w:r>
              <w:t>Objective (Part 2): To compare nemtabrutinib + venetoclax to VR with respect to ORR per iwCLL criteria 2018 as assessed by BICR</w:t>
            </w:r>
          </w:p>
          <w:p ns2:paraId="2D05B478" ns2:textId="77777777" w:rsidR="007F1B16" w:rsidRDefault="00895D30">
            <w:pPr>
              <w:rPr>
                <w:sz w:val="20"/>
                <w:szCs w:val="20"/>
              </w:rPr>
            </w:pPr>
            <w:r>
              <w:t>Hypothesis (H4): Nemtabrutinib + venetoclax is superior to VR with respect to ORR per 2018 iwCLL criteria as assessed by BICR</w:t>
            </w:r>
          </w:p>
          <w:p ns2:paraId="4EE9183E" ns2:textId="77777777" w:rsidR="007F1B16" w:rsidRDefault="007F1B16" w:rsidP="007F1B16">
            <w:pPr>
              <w:pStyle w:val="TableLeft"/>
            </w:pPr>
          </w:p>
        </w:tc>
        <w:tc>
          <w:tcPr>
            <w:tcW w:w="4493" w:type="dxa"/>
          </w:tcPr>
          <w:p ns2:paraId="6891362B" ns2:textId="510B5C27" w:rsidR="007F1B16" w:rsidRDefault="00895D30">
            <w:pPr>
              <w:rPr>
                <w:sz w:val="20"/>
                <w:szCs w:val="20"/>
              </w:rPr>
            </w:pPr>
            <w:r>
              <w:t xml:space="preserve">- </w:t>
            </w:r>
            <w:r w:rsidRPr="00A537C6">
              <w:t>OR, defined as CR, CRi, nPR, or PR</w:t>
            </w:r>
          </w:p>
          <w:p ns2:paraId="2EC3D2C3" ns2:textId="77777777" w:rsidR="007F1B16" w:rsidRDefault="007F1B16" w:rsidP="007F1B16"/>
        </w:tc>
      </w:tr>
      <w:tr w:rsidR="003117E4" ns2:paraId="1ACF4231" ns2:textId="77777777" w:rsidTr="004F71EB">
        <w:trPr>
          <w:cantSplit/>
        </w:trPr>
        <w:tc>
          <w:tcPr>
            <w:tcW w:w="4493" w:type="dxa"/>
          </w:tcPr>
          <w:p ns2:paraId="2C67591B" ns2:textId="77777777" w:rsidR="007F1B16" w:rsidRDefault="00895D30">
            <w:pPr>
              <w:rPr>
                <w:sz w:val="20"/>
                <w:szCs w:val="20"/>
              </w:rPr>
            </w:pPr>
            <w:r w:rsidRPr="00A537C6">
              <w:t>Objective (Part 2): To evaluate DOR per 2018 iwCLL criteria as assessed by BICR</w:t>
            </w:r>
          </w:p>
          <w:p ns2:paraId="13D2237F" ns2:textId="77777777" w:rsidR="007F1B16" w:rsidRDefault="007F1B16" w:rsidP="007F1B16"/>
        </w:tc>
        <w:tc>
          <w:tcPr>
            <w:tcW w:w="4493" w:type="dxa"/>
          </w:tcPr>
          <w:p ns2:paraId="21EFEA97" ns2:textId="43E83084" w:rsidR="007F1B16" w:rsidRDefault="00895D30">
            <w:pPr>
              <w:rPr>
                <w:sz w:val="20"/>
                <w:szCs w:val="20"/>
              </w:rPr>
            </w:pPr>
            <w:r>
              <w:t xml:space="preserve">- </w:t>
            </w:r>
            <w:r w:rsidRPr="00A537C6">
              <w:t>DOR, defined as the time from the first documented evidence of CR, CRi, nPR, or PR that led to response until disease progression or death due to any cause, whichever occurs first</w:t>
            </w:r>
          </w:p>
          <w:p ns2:paraId="000D5700" ns2:textId="77777777" w:rsidR="007F1B16" w:rsidRDefault="007F1B16" w:rsidP="007F1B16"/>
        </w:tc>
      </w:tr>
      <w:tr w:rsidR="003117E4" ns2:paraId="1444D5FD" ns2:textId="77777777" w:rsidTr="004F71EB">
        <w:trPr>
          <w:cantSplit/>
        </w:trPr>
        <w:tc>
          <w:tcPr>
            <w:tcW w:w="4493" w:type="dxa"/>
          </w:tcPr>
          <w:p ns2:paraId="1C2B0535" ns2:textId="77777777" w:rsidR="007F1B16" w:rsidRDefault="00895D30">
            <w:pPr>
              <w:rPr>
                <w:sz w:val="20"/>
                <w:szCs w:val="20"/>
              </w:rPr>
            </w:pPr>
            <w:r w:rsidRPr="00A537C6">
              <w:t>Objective (Part 2): To evaluate the safety and tolerability of nemtabrutinib + venetoclax</w:t>
            </w:r>
          </w:p>
          <w:p ns2:paraId="3973743B" ns2:textId="77777777" w:rsidR="007F1B16" w:rsidRPr="00A537C6" w:rsidRDefault="007F1B16" w:rsidP="007F1B16"/>
        </w:tc>
        <w:tc>
          <w:tcPr>
            <w:tcW w:w="4493" w:type="dxa"/>
          </w:tcPr>
          <w:p ns2:paraId="7DE982D1" ns2:textId="77777777" w:rsidR="007F1B16" w:rsidRDefault="00895D30" w:rsidP="00A537C6">
            <w:pPr>
              <w:pStyle w:val="TableLeft"/>
            </w:pPr>
            <w:r>
              <w:rPr>
                <w:rFonts w:eastAsia="Times New Roman" w:cs="Times New Roman"/>
                <w:bCs w:val="0"/>
              </w:rPr>
              <w:t xml:space="preserve">- </w:t>
            </w:r>
            <w:r>
              <w:t>AEs</w:t>
            </w:r>
          </w:p>
          <w:p ns2:paraId="72E47B04" ns2:textId="23267C00" w:rsidR="007F1B16" w:rsidRDefault="00895D30">
            <w:pPr>
              <w:rPr>
                <w:sz w:val="20"/>
                <w:szCs w:val="20"/>
              </w:rPr>
            </w:pPr>
            <w:r>
              <w:t>- Study intervention discontinuations due to AEs</w:t>
            </w:r>
          </w:p>
          <w:p ns2:paraId="34935C33" ns2:textId="77777777" w:rsidR="007F1B16" w:rsidRDefault="007F1B16" w:rsidP="007F1B16">
            <w:pPr>
              <w:pStyle w:val="TableLeft"/>
            </w:pPr>
          </w:p>
        </w:tc>
      </w:tr>
    </w:tbl>
    <w:p ns2:paraId="2FD20D00" ns2:textId="77777777" w:rsidR="00BC458A" w:rsidRPr="00A705F5" w:rsidRDefault="00BC458A" w:rsidP="00A705F5">
      <w:pPr>
        <w:pStyle w:val="Paragraph"/>
        <w:spacing w:before="0" w:after="0" w:line="20" w:lineRule="exact"/>
        <w:rPr>
          <w:sz w:val="2"/>
          <w:szCs w:val="2"/>
        </w:rPr>
      </w:pPr>
      <w:ins w:id="3582" w:author="GoldenCorpusHarness" w:date="2026-03-28T22:23:47Z">
        <w:r>
          <w:t>PROTOCOL SUMMARY</w:t>
        </w:r>
      </w:ins>
    </w:p>
    <w:p ns2:paraId="2849746B" ns2:textId="77777777" w:rsidR="008E7E57" w:rsidRPr="004A3AAB" w:rsidRDefault="00895D30" w:rsidP="004F71EB">
      <w:pPr>
        <w:pStyle w:val="ParagraphBold"/>
        <w:keepNext/>
        <w:pageBreakBefore/>
        <w:spacing w:before="240"/>
        <w:rPr>
          <w:bCs/>
        </w:rPr>
      </w:pPr>
      <w:del w:id="3583" w:author="GoldenCorpusHarness" w:date="2026-03-28T22:23:47Z">
        <w:r>
          <w:delText>Overall De</w:delText>
        </w:r>
      </w:del>
      <w:ins w:id="3584" w:author="GoldenCorpusHarness" w:date="2026-03-28T22:23:47Z">
        <w:r>
          <w:t>Synop</w:t>
        </w:r>
      </w:ins>
      <w:r>
        <w:t>si</w:t>
      </w:r>
      <w:del w:id="3585" w:author="GoldenCorpusHarness" w:date="2026-03-28T22:23:47Z">
        <w:r>
          <w:delText>gn:</w:delText>
        </w:r>
      </w:del>
      <w:ins w:id="3586" w:author="GoldenCorpusHarness" w:date="2026-03-28T22:23:47Z">
        <w:r>
          <w:t>s</w:t>
        </w:r>
      </w:ins>
    </w:p>
    <w:tbl>
      <w:tblPr>
        <w:tblW w:w="5000" w:type="pct"/>
        <w:tblLook w:val="04A0" w:firstRow="1" w:lastRow="0" w:firstColumn="1" w:lastColumn="0" w:noHBand="0" w:noVBand="1"/>
      </w:tblPr>
      <w:tblGrid>
        <w:gridCol w:w="4495"/>
        <w:gridCol w:w="4495"/>
      </w:tblGrid>
      <w:tr w:rsidR="003117E4" ns2:paraId="7A82DF79" ns2:textId="77777777" w:rsidTr="00BF4392">
        <w:tc>
          <w:tcPr>
            <w:tcW w:w="2500" w:type="pct"/>
            <w:tcBorders>
              <w:top w:val="single" w:sz="4" w:space="0" w:color="auto"/>
              <w:left w:val="single" w:sz="4" w:space="0" w:color="auto"/>
              <w:bottom w:val="single" w:sz="4" w:space="0" w:color="auto"/>
              <w:right w:val="single" w:sz="4" w:space="0" w:color="auto"/>
            </w:tcBorders>
          </w:tcPr>
          <w:p ns2:paraId="25040849" ns2:textId="77777777" w:rsidR="004A3AAB" w:rsidRDefault="00895D30" w:rsidP="006B45B8">
            <w:pPr>
              <w:pStyle w:val="TableLeft"/>
            </w:pPr>
            <w:r w:rsidRPr="004A3AAB">
              <w:t>Study Phase</w:t>
            </w:r>
          </w:p>
        </w:tc>
        <w:tc>
          <w:tcPr>
            <w:tcW w:w="2500" w:type="pct"/>
            <w:tcBorders>
              <w:top w:val="single" w:sz="4" w:space="0" w:color="auto"/>
              <w:left w:val="single" w:sz="4" w:space="0" w:color="auto"/>
              <w:bottom w:val="single" w:sz="4" w:space="0" w:color="auto"/>
              <w:right w:val="single" w:sz="4" w:space="0" w:color="auto"/>
            </w:tcBorders>
          </w:tcPr>
          <w:p ns2:paraId="26BEA313" ns2:textId="77777777" w:rsidR="005C0171" w:rsidRDefault="00895D30" w:rsidP="006B45B8">
            <w:pPr>
              <w:pStyle w:val="TableLeft"/>
            </w:pPr>
            <w:r>
              <w:t>Phase 3</w:t>
            </w:r>
          </w:p>
        </w:tc>
      </w:tr>
      <w:tr w:rsidR="003117E4" ns2:paraId="4D1E3067" ns2:textId="77777777" w:rsidTr="00BF4392">
        <w:tc>
          <w:tcPr>
            <w:tcW w:w="2500" w:type="pct"/>
            <w:tcBorders>
              <w:top w:val="single" w:sz="4" w:space="0" w:color="auto"/>
              <w:left w:val="single" w:sz="4" w:space="0" w:color="auto"/>
              <w:bottom w:val="single" w:sz="4" w:space="0" w:color="auto"/>
              <w:right w:val="single" w:sz="4" w:space="0" w:color="auto"/>
            </w:tcBorders>
          </w:tcPr>
          <w:p ns2:paraId="09C4216B" ns2:textId="77777777" w:rsidR="004A3AAB" w:rsidRDefault="00895D30" w:rsidP="006B45B8">
            <w:pPr>
              <w:pStyle w:val="TableLeft"/>
            </w:pPr>
            <w:r w:rsidRPr="004A3AAB">
              <w:t>Primary Purpose</w:t>
            </w:r>
          </w:p>
        </w:tc>
        <w:tc>
          <w:tcPr>
            <w:tcW w:w="2500" w:type="pct"/>
            <w:tcBorders>
              <w:top w:val="single" w:sz="4" w:space="0" w:color="auto"/>
              <w:left w:val="single" w:sz="4" w:space="0" w:color="auto"/>
              <w:bottom w:val="single" w:sz="4" w:space="0" w:color="auto"/>
              <w:right w:val="single" w:sz="4" w:space="0" w:color="auto"/>
            </w:tcBorders>
          </w:tcPr>
          <w:p ns2:paraId="4442AE1C" ns2:textId="77777777" w:rsidR="00343594" w:rsidRDefault="00895D30" w:rsidP="006B45B8">
            <w:pPr>
              <w:pStyle w:val="TableLeft"/>
            </w:pPr>
            <w:r>
              <w:t>Treatment</w:t>
            </w:r>
          </w:p>
        </w:tc>
      </w:tr>
      <w:tr w:rsidR="003117E4" ns2:paraId="00C23E03" ns2:textId="77777777" w:rsidTr="00BF4392">
        <w:tc>
          <w:tcPr>
            <w:tcW w:w="2500" w:type="pct"/>
            <w:tcBorders>
              <w:top w:val="single" w:sz="4" w:space="0" w:color="auto"/>
              <w:left w:val="single" w:sz="4" w:space="0" w:color="auto"/>
              <w:bottom w:val="single" w:sz="4" w:space="0" w:color="auto"/>
              <w:right w:val="single" w:sz="4" w:space="0" w:color="auto"/>
            </w:tcBorders>
          </w:tcPr>
          <w:p ns2:paraId="1A33BD28" ns2:textId="77777777" w:rsidR="004A3AAB" w:rsidRDefault="00895D30" w:rsidP="006B45B8">
            <w:pPr>
              <w:pStyle w:val="TableLeft"/>
            </w:pPr>
            <w:r w:rsidRPr="004A3AAB">
              <w:t>Indication</w:t>
            </w:r>
          </w:p>
        </w:tc>
        <w:tc>
          <w:tcPr>
            <w:tcW w:w="2500" w:type="pct"/>
            <w:tcBorders>
              <w:top w:val="single" w:sz="4" w:space="0" w:color="auto"/>
              <w:left w:val="single" w:sz="4" w:space="0" w:color="auto"/>
              <w:bottom w:val="single" w:sz="4" w:space="0" w:color="auto"/>
              <w:right w:val="single" w:sz="4" w:space="0" w:color="auto"/>
            </w:tcBorders>
          </w:tcPr>
          <w:p ns2:paraId="4DEC63EC" ns2:textId="77777777" w:rsidR="005C0171" w:rsidRDefault="00895D30" w:rsidP="006B45B8">
            <w:pPr>
              <w:pStyle w:val="TableLeft"/>
            </w:pPr>
            <w:r>
              <w:t>Chronic lymphocytic leukaemia</w:t>
            </w:r>
          </w:p>
        </w:tc>
      </w:tr>
      <w:tr w:rsidR="003117E4" ns2:paraId="7CEC91B4" ns2:textId="77777777" w:rsidTr="00BF4392">
        <w:tc>
          <w:tcPr>
            <w:tcW w:w="2500" w:type="pct"/>
            <w:tcBorders>
              <w:top w:val="single" w:sz="4" w:space="0" w:color="auto"/>
              <w:left w:val="single" w:sz="4" w:space="0" w:color="auto"/>
              <w:bottom w:val="single" w:sz="4" w:space="0" w:color="auto"/>
              <w:right w:val="single" w:sz="4" w:space="0" w:color="auto"/>
            </w:tcBorders>
          </w:tcPr>
          <w:p ns2:paraId="36D1B46F" ns2:textId="77777777" w:rsidR="004A3AAB" w:rsidRDefault="00895D30" w:rsidP="006B45B8">
            <w:pPr>
              <w:pStyle w:val="TableLeft"/>
            </w:pPr>
            <w:r w:rsidRPr="004A3AAB">
              <w:t>Population</w:t>
            </w:r>
          </w:p>
        </w:tc>
        <w:tc>
          <w:tcPr>
            <w:tcW w:w="2500" w:type="pct"/>
            <w:tcBorders>
              <w:top w:val="single" w:sz="4" w:space="0" w:color="auto"/>
              <w:left w:val="single" w:sz="4" w:space="0" w:color="auto"/>
              <w:bottom w:val="single" w:sz="4" w:space="0" w:color="auto"/>
              <w:right w:val="single" w:sz="4" w:space="0" w:color="auto"/>
            </w:tcBorders>
          </w:tcPr>
          <w:p ns2:paraId="2603DAC5" ns2:textId="77777777" w:rsidR="00E71A6D" w:rsidRDefault="00895D30" w:rsidP="006B45B8">
            <w:pPr>
              <w:pStyle w:val="TableLeft"/>
            </w:pPr>
            <w:r w:rsidRPr="00DC5938">
              <w:t>CLL/SLL</w:t>
            </w:r>
          </w:p>
        </w:tc>
      </w:tr>
      <w:tr w:rsidR="003117E4" ns2:paraId="5E54532F" ns2:textId="77777777" w:rsidTr="00BF4392">
        <w:tc>
          <w:tcPr>
            <w:tcW w:w="2500" w:type="pct"/>
            <w:tcBorders>
              <w:top w:val="single" w:sz="4" w:space="0" w:color="auto"/>
              <w:left w:val="single" w:sz="4" w:space="0" w:color="auto"/>
              <w:bottom w:val="single" w:sz="4" w:space="0" w:color="auto"/>
              <w:right w:val="single" w:sz="4" w:space="0" w:color="auto"/>
            </w:tcBorders>
          </w:tcPr>
          <w:p ns2:paraId="1A9E93F0" ns2:textId="77777777" w:rsidR="004A3AAB" w:rsidRDefault="00895D30" w:rsidP="006B45B8">
            <w:pPr>
              <w:pStyle w:val="TableLeft"/>
            </w:pPr>
            <w:r w:rsidRPr="004A3AAB">
              <w:t>Study Type</w:t>
            </w:r>
          </w:p>
        </w:tc>
        <w:tc>
          <w:tcPr>
            <w:tcW w:w="2500" w:type="pct"/>
            <w:tcBorders>
              <w:top w:val="single" w:sz="4" w:space="0" w:color="auto"/>
              <w:left w:val="single" w:sz="4" w:space="0" w:color="auto"/>
              <w:bottom w:val="single" w:sz="4" w:space="0" w:color="auto"/>
              <w:right w:val="single" w:sz="4" w:space="0" w:color="auto"/>
            </w:tcBorders>
          </w:tcPr>
          <w:p ns2:paraId="509E273E" ns2:textId="77777777" w:rsidR="00343594" w:rsidRDefault="00895D30" w:rsidP="006B45B8">
            <w:pPr>
              <w:pStyle w:val="TableLeft"/>
            </w:pPr>
            <w:r>
              <w:t>Interventional</w:t>
            </w:r>
          </w:p>
        </w:tc>
      </w:tr>
      <w:tr w:rsidR="003117E4" ns2:paraId="33426C72" ns2:textId="77777777" w:rsidTr="00BF4392">
        <w:tc>
          <w:tcPr>
            <w:tcW w:w="2500" w:type="pct"/>
            <w:tcBorders>
              <w:top w:val="single" w:sz="4" w:space="0" w:color="auto"/>
              <w:left w:val="single" w:sz="4" w:space="0" w:color="auto"/>
              <w:bottom w:val="single" w:sz="4" w:space="0" w:color="auto"/>
              <w:right w:val="single" w:sz="4" w:space="0" w:color="auto"/>
            </w:tcBorders>
          </w:tcPr>
          <w:p ns2:paraId="64080DDC" ns2:textId="77777777" w:rsidR="004A3AAB" w:rsidRDefault="00895D30" w:rsidP="006B45B8">
            <w:pPr>
              <w:pStyle w:val="TableLeft"/>
            </w:pPr>
            <w:r w:rsidRPr="004A3AAB">
              <w:t>Intervention Model</w:t>
            </w:r>
          </w:p>
        </w:tc>
        <w:tc>
          <w:tcPr>
            <w:tcW w:w="2500" w:type="pct"/>
            <w:tcBorders>
              <w:top w:val="single" w:sz="4" w:space="0" w:color="auto"/>
              <w:left w:val="single" w:sz="4" w:space="0" w:color="auto"/>
              <w:bottom w:val="single" w:sz="4" w:space="0" w:color="auto"/>
              <w:right w:val="single" w:sz="4" w:space="0" w:color="auto"/>
            </w:tcBorders>
          </w:tcPr>
          <w:p ns2:paraId="24089E52" ns2:textId="77777777" w:rsidR="00343594" w:rsidRDefault="00895D30" w:rsidP="006B45B8">
            <w:pPr>
              <w:pStyle w:val="TableLeft"/>
            </w:pPr>
            <w:r>
              <w:t>Parallel</w:t>
            </w:r>
          </w:p>
          <w:p ns2:paraId="79AE6AC1" ns2:textId="77777777" w:rsidR="005C0171" w:rsidRDefault="00895D30" w:rsidP="006B45B8">
            <w:pPr>
              <w:pStyle w:val="TableLeft"/>
            </w:pPr>
            <w:r w:rsidRPr="001802E5">
              <w:rPr>
                <w:rStyle w:val="SuggestedOptional"/>
                <w:color w:val="auto"/>
              </w:rPr>
              <w:t>This is a</w:t>
            </w:r>
            <w:r w:rsidRPr="00343594">
              <w:t xml:space="preserve"> </w:t>
            </w:r>
            <w:r>
              <w:t>multi site</w:t>
            </w:r>
            <w:r w:rsidRPr="00343594">
              <w:t xml:space="preserve"> </w:t>
            </w:r>
            <w:r w:rsidRPr="001802E5">
              <w:rPr>
                <w:rStyle w:val="SuggestedOptional"/>
                <w:color w:val="auto"/>
              </w:rPr>
              <w:t>study.</w:t>
            </w:r>
          </w:p>
        </w:tc>
      </w:tr>
      <w:tr w:rsidR="003117E4" ns2:paraId="1F768E02" ns2:textId="77777777" w:rsidTr="00BF4392">
        <w:tc>
          <w:tcPr>
            <w:tcW w:w="2500" w:type="pct"/>
            <w:tcBorders>
              <w:top w:val="single" w:sz="4" w:space="0" w:color="auto"/>
              <w:left w:val="single" w:sz="4" w:space="0" w:color="auto"/>
              <w:bottom w:val="single" w:sz="4" w:space="0" w:color="auto"/>
              <w:right w:val="single" w:sz="4" w:space="0" w:color="auto"/>
            </w:tcBorders>
          </w:tcPr>
          <w:p ns2:paraId="16470E7C" ns2:textId="77777777" w:rsidR="004A3AAB" w:rsidRPr="004A3AAB" w:rsidRDefault="00895D30" w:rsidP="006B45B8">
            <w:pPr>
              <w:pStyle w:val="TableLeft"/>
            </w:pPr>
            <w:r w:rsidRPr="004A3AAB">
              <w:t>Type of Control</w:t>
            </w:r>
          </w:p>
        </w:tc>
        <w:tc>
          <w:tcPr>
            <w:tcW w:w="2500" w:type="pct"/>
            <w:tcBorders>
              <w:top w:val="single" w:sz="4" w:space="0" w:color="auto"/>
              <w:left w:val="single" w:sz="4" w:space="0" w:color="auto"/>
              <w:bottom w:val="single" w:sz="4" w:space="0" w:color="auto"/>
              <w:right w:val="single" w:sz="4" w:space="0" w:color="auto"/>
            </w:tcBorders>
          </w:tcPr>
          <w:p ns2:paraId="3F035FF2" ns2:textId="77777777" w:rsidR="000F3F14" w:rsidRDefault="00895D30" w:rsidP="006B45B8">
            <w:pPr>
              <w:pStyle w:val="TableLeft"/>
            </w:pPr>
            <w:r>
              <w:t>Active Control Without Placebo</w:t>
            </w:r>
            <w:r w:rsidR="00BC0268">
              <w:t xml:space="preserve"> </w:t>
            </w:r>
          </w:p>
          <w:p ns2:paraId="7F84A9E4" ns2:textId="77777777" w:rsidR="006E1015" w:rsidRDefault="006E1015" w:rsidP="006B45B8">
            <w:pPr>
              <w:pStyle w:val="TableLeft"/>
              <w:rPr>
                <w:sz w:val="20"/>
                <w:szCs w:val="20"/>
              </w:rPr>
            </w:pPr>
          </w:p>
        </w:tc>
      </w:tr>
      <w:tr w:rsidR="003117E4" ns2:paraId="518FD648" ns2:textId="77777777" w:rsidTr="00BF4392">
        <w:tc>
          <w:tcPr>
            <w:tcW w:w="2500" w:type="pct"/>
            <w:tcBorders>
              <w:top w:val="single" w:sz="4" w:space="0" w:color="auto"/>
              <w:left w:val="single" w:sz="4" w:space="0" w:color="auto"/>
              <w:bottom w:val="single" w:sz="4" w:space="0" w:color="auto"/>
              <w:right w:val="single" w:sz="4" w:space="0" w:color="auto"/>
            </w:tcBorders>
          </w:tcPr>
          <w:p ns2:paraId="2232B812" ns2:textId="77777777" w:rsidR="004A3AAB" w:rsidRPr="004A3AAB" w:rsidRDefault="00895D30" w:rsidP="006B45B8">
            <w:pPr>
              <w:pStyle w:val="TableLeft"/>
            </w:pPr>
            <w:r w:rsidRPr="004A3AAB">
              <w:t>Study Blinding</w:t>
            </w:r>
          </w:p>
        </w:tc>
        <w:tc>
          <w:tcPr>
            <w:tcW w:w="2500" w:type="pct"/>
            <w:tcBorders>
              <w:top w:val="single" w:sz="4" w:space="0" w:color="auto"/>
              <w:left w:val="single" w:sz="4" w:space="0" w:color="auto"/>
              <w:bottom w:val="single" w:sz="4" w:space="0" w:color="auto"/>
              <w:right w:val="single" w:sz="4" w:space="0" w:color="auto"/>
            </w:tcBorders>
          </w:tcPr>
          <w:p ns2:paraId="0ECC601C" ns2:textId="77777777" w:rsidR="00E71A6D" w:rsidRDefault="00895D30" w:rsidP="006B45B8">
            <w:pPr>
              <w:pStyle w:val="TableLeft"/>
            </w:pPr>
            <w:r>
              <w:t>Unblinded open-label</w:t>
            </w:r>
            <w:r w:rsidR="00BC0268">
              <w:t xml:space="preserve"> </w:t>
            </w:r>
          </w:p>
        </w:tc>
      </w:tr>
      <w:tr w:rsidR="003117E4" ns2:paraId="4C6554DB" ns2:textId="77777777" w:rsidTr="00BF4392">
        <w:tc>
          <w:tcPr>
            <w:tcW w:w="2500" w:type="pct"/>
            <w:tcBorders>
              <w:top w:val="single" w:sz="4" w:space="0" w:color="auto"/>
              <w:left w:val="single" w:sz="4" w:space="0" w:color="auto"/>
              <w:bottom w:val="single" w:sz="4" w:space="0" w:color="auto"/>
              <w:right w:val="single" w:sz="4" w:space="0" w:color="auto"/>
            </w:tcBorders>
          </w:tcPr>
          <w:p ns2:paraId="161C6645" ns2:textId="77777777" w:rsidR="004A3AAB" w:rsidRPr="004A3AAB" w:rsidRDefault="00895D30" w:rsidP="006B45B8">
            <w:pPr>
              <w:pStyle w:val="TableLeft"/>
            </w:pPr>
            <w:r w:rsidRPr="004A3AAB">
              <w:t>Blinding Roles</w:t>
            </w:r>
          </w:p>
        </w:tc>
        <w:tc>
          <w:tcPr>
            <w:tcW w:w="2500" w:type="pct"/>
            <w:tcBorders>
              <w:top w:val="single" w:sz="4" w:space="0" w:color="auto"/>
              <w:left w:val="single" w:sz="4" w:space="0" w:color="auto"/>
              <w:bottom w:val="single" w:sz="4" w:space="0" w:color="auto"/>
              <w:right w:val="single" w:sz="4" w:space="0" w:color="auto"/>
            </w:tcBorders>
          </w:tcPr>
          <w:p ns2:paraId="5A8C1DF0" ns2:textId="77777777" w:rsidR="00E71A6D" w:rsidRDefault="00895D30" w:rsidP="006B45B8">
            <w:pPr>
              <w:pStyle w:val="TableLeft"/>
            </w:pPr>
            <w:r>
              <w:t>Outcomes Assessor</w:t>
            </w:r>
            <w:r w:rsidR="00BC0268">
              <w:t xml:space="preserve"> </w:t>
            </w:r>
          </w:p>
        </w:tc>
      </w:tr>
      <w:tr w:rsidR="003117E4" ns2:paraId="26B0D7BF" ns2:textId="77777777" w:rsidTr="00BF4392">
        <w:tc>
          <w:tcPr>
            <w:tcW w:w="2500" w:type="pct"/>
            <w:tcBorders>
              <w:top w:val="single" w:sz="4" w:space="0" w:color="auto"/>
              <w:left w:val="single" w:sz="4" w:space="0" w:color="auto"/>
              <w:bottom w:val="single" w:sz="4" w:space="0" w:color="auto"/>
              <w:right w:val="single" w:sz="4" w:space="0" w:color="auto"/>
            </w:tcBorders>
          </w:tcPr>
          <w:p ns2:paraId="66753923" ns2:textId="77777777" w:rsidR="004A3AAB" w:rsidRPr="004A3AAB" w:rsidRDefault="00895D30" w:rsidP="006B45B8">
            <w:pPr>
              <w:pStyle w:val="TableLeft"/>
            </w:pPr>
            <w:r w:rsidRPr="004A3AAB">
              <w:t>Estimated Duration of Study</w:t>
            </w:r>
          </w:p>
        </w:tc>
        <w:tc>
          <w:tcPr>
            <w:tcW w:w="2500" w:type="pct"/>
            <w:tcBorders>
              <w:top w:val="single" w:sz="4" w:space="0" w:color="auto"/>
              <w:left w:val="single" w:sz="4" w:space="0" w:color="auto"/>
              <w:bottom w:val="single" w:sz="4" w:space="0" w:color="auto"/>
              <w:right w:val="single" w:sz="4" w:space="0" w:color="auto"/>
            </w:tcBorders>
          </w:tcPr>
          <w:p ns2:paraId="3A1DDCEA" ns2:textId="77777777" w:rsidR="00EC48FB" w:rsidRDefault="008F7EB8" w:rsidP="006B45B8">
            <w:pPr>
              <w:pStyle w:val="TableLeft"/>
            </w:pPr>
            <w:r w:rsidRPr="00EC48FB">
              <w:t xml:space="preserve">The Sponsor estimates that the study will require approximately </w:t>
            </w:r>
            <w:r w:rsidR="00F10DC3" w:rsidRPr="001802E5">
              <w:rPr>
                <w:rStyle w:val="ParagraphChar"/>
              </w:rPr>
              <w:t xml:space="preserve">10 </w:t>
            </w:r>
            <w:r w:rsidRPr="00142AA4">
              <w:rPr>
                <w:rStyle w:val="SuggestedOptional"/>
                <w:color w:val="auto"/>
              </w:rPr>
              <w:t>years</w:t>
            </w:r>
            <w:r w:rsidRPr="00142AA4">
              <w:t xml:space="preserve"> f</w:t>
            </w:r>
            <w:r w:rsidRPr="00EC48FB">
              <w:t>rom the time the first participant (or their legally acceptable representative) provides documented informed consent until the last participant’s last study-related contact.</w:t>
            </w:r>
          </w:p>
        </w:tc>
      </w:tr>
      <w:tr w:rsidR="003117E4" ns2:paraId="27E9B846" ns2:textId="77777777" w:rsidTr="00BF4392">
        <w:trPr>
          <w:hidden/>
        </w:trPr>
        <w:tc>
          <w:tcPr>
            <w:tcW w:w="2500" w:type="pct"/>
            <w:tcBorders>
              <w:top w:val="single" w:sz="4" w:space="0" w:color="auto"/>
              <w:left w:val="nil"/>
              <w:bottom w:val="nil"/>
              <w:right w:val="nil"/>
            </w:tcBorders>
          </w:tcPr>
          <w:p ns2:paraId="695192F3" ns2:textId="77777777" w:rsidR="004A3AAB" w:rsidRPr="005C0171" w:rsidRDefault="004A3AAB" w:rsidP="006B45B8">
            <w:pPr>
              <w:pStyle w:val="TableLeft"/>
              <w:rPr>
                <w:rStyle w:val="Instructions"/>
              </w:rPr>
            </w:pPr>
          </w:p>
        </w:tc>
        <w:tc>
          <w:tcPr>
            <w:tcW w:w="2500" w:type="pct"/>
            <w:tcBorders>
              <w:top w:val="single" w:sz="4" w:space="0" w:color="auto"/>
              <w:left w:val="nil"/>
              <w:bottom w:val="nil"/>
              <w:right w:val="nil"/>
            </w:tcBorders>
          </w:tcPr>
          <w:p ns2:paraId="797F68F0" ns2:textId="77777777" w:rsidR="004A3AAB" w:rsidRPr="005C0171" w:rsidRDefault="004A3AAB" w:rsidP="006B45B8">
            <w:pPr>
              <w:pStyle w:val="TableLeft"/>
              <w:rPr>
                <w:rStyle w:val="Instructions"/>
              </w:rPr>
            </w:pPr>
          </w:p>
        </w:tc>
      </w:tr>
    </w:tbl>
    <w:p ns2:paraId="5C5EE898" ns2:textId="77777777" w:rsidR="004F71EB" w:rsidRDefault="004F71EB" w:rsidP="004F71EB">
      <w:pPr>
        <w:pStyle w:val="ListEnd"/>
      </w:pPr>
      <w:ins w:id="3587" w:author="GoldenCorpusHarness" w:date="2026-03-28T22:23:47Z">
        <w:r>
          <w:t>Short Title: Phase 3 Study of Nemtabrutinib Plus Venetoclax vs VR in 2L+ R/R CLL/SLL</w:t>
        </w:r>
      </w:ins>
    </w:p>
    <w:p ns2:paraId="4C4F1D49" ns2:textId="145A042D" w:rsidR="004A3AAB" w:rsidRPr="00C20DFE" w:rsidRDefault="00895D30" w:rsidP="00142AA4">
      <w:pPr>
        <w:pStyle w:val="ParagraphBold"/>
        <w:keepNext/>
        <w:spacing w:before="0"/>
      </w:pPr>
      <w:del w:id="3588" w:author="GoldenCorpusHarness" w:date="2026-03-28T22:23:47Z">
        <w:r>
          <w:delText>Nu</w:delText>
        </w:r>
      </w:del>
      <w:ins w:id="3589" w:author="GoldenCorpusHarness" w:date="2026-03-28T22:23:47Z">
        <w:r>
          <w:t>Acrony</w:t>
        </w:r>
      </w:ins>
      <w:r>
        <w:t>m</w:t>
      </w:r>
      <w:del w:id="3590" w:author="GoldenCorpusHarness" w:date="2026-03-28T22:23:47Z">
        <w:r>
          <w:delText>ber</w:delText>
        </w:r>
      </w:del>
      <w:ins w:id="3591" w:author="GoldenCorpusHarness" w:date="2026-03-28T22:23:47Z">
        <w:r>
          <w:t>:</w:t>
        </w:r>
      </w:ins>
      <w:r>
        <w:t xml:space="preserve"> </w:t>
      </w:r>
      <w:del w:id="3592" w:author="GoldenCorpusHarness" w:date="2026-03-28T22:23:47Z">
        <w:r>
          <w:delText>of</w:delText>
        </w:r>
      </w:del>
      <w:ins w:id="3593" w:author="GoldenCorpusHarness" w:date="2026-03-28T22:23:47Z">
        <w:r>
          <w:t>MK-1026-010</w:t>
        </w:r>
      </w:ins>
      <w:r>
        <w:t xml:space="preserve"> </w:t>
      </w:r>
      <w:del w:id="3594" w:author="GoldenCorpusHarness" w:date="2026-03-28T22:23:47Z">
        <w:r>
          <w:delText>Participants:</w:delText>
        </w:r>
      </w:del>
      <w:ins w:id="3595" w:author="GoldenCorpusHarness" w:date="2026-03-28T22:23:47Z">
        <w:r>
          <w:t>(BELLWAVE-010)</w:t>
        </w:r>
      </w:ins>
    </w:p>
    <w:p ns2:paraId="12235AC8" ns2:textId="77777777" w:rsidR="001802E5" w:rsidRDefault="00F10DC3" w:rsidP="001802E5">
      <w:pPr>
        <w:pStyle w:val="Paragraph"/>
        <w:rPr>
          <w:bCs/>
        </w:rPr>
      </w:pPr>
      <w:del w:id="3596" w:author="GoldenCorpusHarness" w:date="2026-03-28T22:23:47Z">
        <w:r>
          <w:delText>In Par</w:delText>
        </w:r>
      </w:del>
      <w:ins w:id="3597" w:author="GoldenCorpusHarness" w:date="2026-03-28T22:23:47Z">
        <w:r>
          <w:t>Hypo</w:t>
        </w:r>
      </w:ins>
      <w:r>
        <w:t>t</w:t>
      </w:r>
      <w:del w:id="3598" w:author="GoldenCorpusHarness" w:date="2026-03-28T22:23:47Z">
        <w:r>
          <w:delText xml:space="preserve"> 1 (do</w:delText>
        </w:r>
      </w:del>
      <w:ins w:id="3599" w:author="GoldenCorpusHarness" w:date="2026-03-28T22:23:47Z">
        <w:r>
          <w:t>he</w:t>
        </w:r>
      </w:ins>
      <w:r>
        <w:t>se</w:t>
      </w:r>
      <w:ins w:id="3600" w:author="GoldenCorpusHarness" w:date="2026-03-28T22:23:47Z">
        <w:r>
          <w:t>s,</w:t>
        </w:r>
      </w:ins>
      <w:r>
        <w:t xml:space="preserve"> </w:t>
      </w:r>
      <w:ins w:id="3601" w:author="GoldenCorpusHarness" w:date="2026-03-28T22:23:47Z">
        <w:r>
          <w:t>Objectiv</w:t>
        </w:r>
      </w:ins>
      <w:r>
        <w:t>es</w:t>
      </w:r>
      <w:del w:id="3602" w:author="GoldenCorpusHarness" w:date="2026-03-28T22:23:47Z">
        <w:r>
          <w:delText>calation</w:delText>
        </w:r>
      </w:del>
      <w:ins w:id="3603" w:author="GoldenCorpusHarness" w:date="2026-03-28T22:23:47Z">
        <w:r>
          <w:t>,</w:t>
        </w:r>
      </w:ins>
      <w:r>
        <w:t xml:space="preserve"> and </w:t>
      </w:r>
      <w:del w:id="3604" w:author="GoldenCorpusHarness" w:date="2026-03-28T22:23:47Z">
        <w:r>
          <w:delText>c</w:delText>
        </w:r>
      </w:del>
      <w:ins w:id="3605" w:author="GoldenCorpusHarness" w:date="2026-03-28T22:23:47Z">
        <w:r>
          <w:t>Endp</w:t>
        </w:r>
      </w:ins>
      <w:r>
        <w:t>o</w:t>
      </w:r>
      <w:del w:id="3606" w:author="GoldenCorpusHarness" w:date="2026-03-28T22:23:47Z">
        <w:r>
          <w:delText>nf</w:delText>
        </w:r>
      </w:del>
      <w:r>
        <w:t>i</w:t>
      </w:r>
      <w:del w:id="3607" w:author="GoldenCorpusHarness" w:date="2026-03-28T22:23:47Z">
        <w:r>
          <w:delText>rmation), up to 30 participa</w:delText>
        </w:r>
      </w:del>
      <w:r>
        <w:t>nts</w:t>
      </w:r>
      <w:del w:id="3608" w:author="GoldenCorpusHarness" w:date="2026-03-28T22:23:47Z">
        <w:r>
          <w:delText xml:space="preserve"> will be enrolled and treated with 45 mg or 65 mg nemtabrutinib in combination with venetoclax. In Part 2, approximately 690 participants will be randomized to nemtabrutinib plus venetoclax or venetoclax plus rituximab (VR) (or rituximab biosimilar). Overall, approximately 720 participants will be enrolled in the study.</w:delText>
        </w:r>
      </w:del>
      <w:ins w:id="3609" w:author="GoldenCorpusHarness" w:date="2026-03-28T22:23:47Z">
        <w:r>
          <w:t>:</w:t>
        </w:r>
      </w:ins>
    </w:p>
    <w:p ns2:paraId="715E554A" ns2:textId="77777777" w:rsidR="00B84E64" w:rsidRDefault="00895D30" w:rsidP="004F71EB">
      <w:pPr>
        <w:pStyle w:val="ParagraphBold"/>
        <w:keepNext/>
        <w:pageBreakBefore/>
        <w:rPr>
          <w:bCs/>
        </w:rPr>
      </w:pPr>
      <w:del w:id="3610" w:author="GoldenCorpusHarness" w:date="2026-03-28T22:23:47Z">
        <w:r>
          <w:delText>I</w:delText>
        </w:r>
      </w:del>
      <w:ins w:id="3611" w:author="GoldenCorpusHarness" w:date="2026-03-28T22:23:47Z">
        <w:r>
          <w:t>Hypotheses are alig</w:t>
        </w:r>
      </w:ins>
      <w:r>
        <w:t>n</w:t>
      </w:r>
      <w:ins w:id="3612" w:author="GoldenCorpusHarness" w:date="2026-03-28T22:23:47Z">
        <w:r>
          <w:t>ed wi</w:t>
        </w:r>
      </w:ins>
      <w:r>
        <w:t>t</w:t>
      </w:r>
      <w:ins w:id="3613" w:author="GoldenCorpusHarness" w:date="2026-03-28T22:23:47Z">
        <w:r>
          <w:t>h obj</w:t>
        </w:r>
      </w:ins>
      <w:r>
        <w:t>e</w:t>
      </w:r>
      <w:del w:id="3614" w:author="GoldenCorpusHarness" w:date="2026-03-28T22:23:47Z">
        <w:r>
          <w:delText>r</w:delText>
        </w:r>
      </w:del>
      <w:ins w:id="3615" w:author="GoldenCorpusHarness" w:date="2026-03-28T22:23:47Z">
        <w:r>
          <w:t>cti</w:t>
        </w:r>
      </w:ins>
      <w:r>
        <w:t>ve</w:t>
      </w:r>
      <w:ins w:id="3616" w:author="GoldenCorpusHarness" w:date="2026-03-28T22:23:47Z">
        <w:r>
          <w:t>s i</w:t>
        </w:r>
      </w:ins>
      <w:r>
        <w:t>n</w:t>
      </w:r>
      <w:ins w:id="3617" w:author="GoldenCorpusHarness" w:date="2026-03-28T22:23:47Z">
        <w:r>
          <w:t xml:space="preserve"> the Objec</w:t>
        </w:r>
      </w:ins>
      <w:r>
        <w:t>ti</w:t>
      </w:r>
      <w:del w:id="3618" w:author="GoldenCorpusHarness" w:date="2026-03-28T22:23:47Z">
        <w:r>
          <w:delText>on Group</w:delText>
        </w:r>
      </w:del>
      <w:ins w:id="3619" w:author="GoldenCorpusHarness" w:date="2026-03-28T22:23:47Z">
        <w:r>
          <w:t>ve</w:t>
        </w:r>
      </w:ins>
      <w:r>
        <w:t xml:space="preserve">s and </w:t>
      </w:r>
      <w:del w:id="3620" w:author="GoldenCorpusHarness" w:date="2026-03-28T22:23:47Z">
        <w:r>
          <w:delText>Dur</w:delText>
        </w:r>
      </w:del>
      <w:ins w:id="3621" w:author="GoldenCorpusHarness" w:date="2026-03-28T22:23:47Z">
        <w:r>
          <w:t>Endpoints t</w:t>
        </w:r>
      </w:ins>
      <w:r>
        <w:t>a</w:t>
      </w:r>
      <w:del w:id="3622" w:author="GoldenCorpusHarness" w:date="2026-03-28T22:23:47Z">
        <w:r>
          <w:delText>tion:</w:delText>
        </w:r>
      </w:del>
      <w:ins w:id="3623" w:author="GoldenCorpusHarness" w:date="2026-03-28T22:23:47Z">
        <w:r>
          <w:t>ble.</w:t>
        </w:r>
      </w:ins>
    </w:p>
    <w:p ns2:paraId="4AFADF49" ns2:textId="77777777" w:rsidR="00C719BA" w:rsidRPr="007C4C19" w:rsidRDefault="00C719BA" w:rsidP="00427B80">
      <w:pPr>
        <w:pStyle w:val="Paragraph"/>
        <w:spacing w:before="0" w:after="0" w:line="20" w:lineRule="exact"/>
        <w:rPr>
          <w:sz w:val="2"/>
          <w:szCs w:val="2"/>
        </w:rPr>
      </w:pPr>
      <w:ins w:id="3624" w:author="GoldenCorpusHarness" w:date="2026-03-28T22:23:47Z">
        <w:r>
          <w:t>In participants aged at least 18 years with relapsed or refractory CLL/SLL who have failed at least 1 prior line of therapy:</w:t>
        </w:r>
      </w:ins>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600" w:firstRow="0" w:lastRow="0" w:firstColumn="0" w:lastColumn="0" w:noHBand="1" w:noVBand="1"/>
      </w:tblPr>
      <w:tblGrid>
        <w:gridCol w:w="1191"/>
        <w:gridCol w:w="1492"/>
        <w:gridCol w:w="1179"/>
        <w:gridCol w:w="1053"/>
        <w:gridCol w:w="1428"/>
        <w:gridCol w:w="1571"/>
        <w:gridCol w:w="1072"/>
      </w:tblGrid>
      <w:tr w:rsidR="003117E4" ns2:paraId="475D128C" ns2:textId="77777777" w:rsidTr="004F71EB">
        <w:trPr>
          <w:cantSplit/>
          <w:tblHeader/>
        </w:trPr>
        <w:tc>
          <w:tcPr>
            <w:tcW w:w="1191" w:type="dxa"/>
          </w:tcPr>
          <w:p ns2:paraId="1554C079" ns2:textId="77777777" w:rsidR="00C719BA" w:rsidRPr="006B39C5" w:rsidRDefault="00895D30" w:rsidP="004F71EB">
            <w:pPr>
              <w:pStyle w:val="TableCellLeft10pt"/>
              <w:keepNext w:val="0"/>
              <w:keepLines w:val="0"/>
              <w:rPr>
                <w:b/>
                <w:bCs/>
              </w:rPr>
            </w:pPr>
            <w:r w:rsidRPr="006B39C5">
              <w:rPr>
                <w:b/>
                <w:bCs/>
              </w:rPr>
              <w:t>Arm Name</w:t>
            </w:r>
          </w:p>
        </w:tc>
        <w:tc>
          <w:tcPr>
            <w:tcW w:w="1492" w:type="dxa"/>
          </w:tcPr>
          <w:p ns2:paraId="6F68AA56" ns2:textId="77777777" w:rsidR="00C719BA" w:rsidRPr="006B39C5" w:rsidRDefault="00895D30" w:rsidP="004F71EB">
            <w:pPr>
              <w:pStyle w:val="TableCellLeft10pt"/>
              <w:keepNext w:val="0"/>
              <w:keepLines w:val="0"/>
              <w:rPr>
                <w:b/>
                <w:bCs/>
              </w:rPr>
            </w:pPr>
            <w:r w:rsidRPr="006B39C5">
              <w:rPr>
                <w:b/>
                <w:bCs/>
              </w:rPr>
              <w:t>Intervention Name</w:t>
            </w:r>
          </w:p>
        </w:tc>
        <w:tc>
          <w:tcPr>
            <w:tcW w:w="1179" w:type="dxa"/>
          </w:tcPr>
          <w:p ns2:paraId="1D5B90EB" ns2:textId="77777777" w:rsidR="00C719BA" w:rsidRPr="006B39C5" w:rsidRDefault="00895D30" w:rsidP="004F71EB">
            <w:pPr>
              <w:pStyle w:val="TableCellLeft10pt"/>
              <w:keepNext w:val="0"/>
              <w:keepLines w:val="0"/>
              <w:rPr>
                <w:b/>
                <w:bCs/>
              </w:rPr>
            </w:pPr>
            <w:r w:rsidRPr="006B39C5">
              <w:rPr>
                <w:b/>
                <w:bCs/>
              </w:rPr>
              <w:t>Unit Dose Strength(s)</w:t>
            </w:r>
          </w:p>
        </w:tc>
        <w:tc>
          <w:tcPr>
            <w:tcW w:w="1053" w:type="dxa"/>
          </w:tcPr>
          <w:p ns2:paraId="5CD33B98" ns2:textId="77777777" w:rsidR="00C719BA" w:rsidRPr="006B39C5" w:rsidRDefault="00895D30" w:rsidP="004F71EB">
            <w:pPr>
              <w:pStyle w:val="TableCellLeft10pt"/>
              <w:keepNext w:val="0"/>
              <w:keepLines w:val="0"/>
              <w:rPr>
                <w:b/>
                <w:bCs/>
              </w:rPr>
            </w:pPr>
            <w:r w:rsidRPr="006B39C5">
              <w:rPr>
                <w:b/>
                <w:bCs/>
              </w:rPr>
              <w:t>Dosage Level(s)</w:t>
            </w:r>
          </w:p>
        </w:tc>
        <w:tc>
          <w:tcPr>
            <w:tcW w:w="1428" w:type="dxa"/>
          </w:tcPr>
          <w:p ns2:paraId="2EA22736" ns2:textId="77777777" w:rsidR="00C719BA" w:rsidRPr="006B39C5" w:rsidRDefault="00895D30" w:rsidP="004F71EB">
            <w:pPr>
              <w:pStyle w:val="TableCellLeft10pt"/>
              <w:keepNext w:val="0"/>
              <w:keepLines w:val="0"/>
              <w:ind w:right="-89"/>
              <w:rPr>
                <w:b/>
                <w:bCs/>
              </w:rPr>
            </w:pPr>
            <w:r w:rsidRPr="006B39C5">
              <w:rPr>
                <w:b/>
                <w:bCs/>
              </w:rPr>
              <w:t>Route of Administration</w:t>
            </w:r>
          </w:p>
        </w:tc>
        <w:tc>
          <w:tcPr>
            <w:tcW w:w="1571" w:type="dxa"/>
          </w:tcPr>
          <w:p ns2:paraId="1DC71929" ns2:textId="77777777" w:rsidR="00C719BA" w:rsidRPr="006B39C5" w:rsidRDefault="00895D30" w:rsidP="004F71EB">
            <w:pPr>
              <w:pStyle w:val="TableCellLeft10pt"/>
              <w:keepNext w:val="0"/>
              <w:keepLines w:val="0"/>
              <w:rPr>
                <w:b/>
                <w:bCs/>
              </w:rPr>
            </w:pPr>
            <w:r w:rsidRPr="006B39C5">
              <w:rPr>
                <w:b/>
                <w:bCs/>
              </w:rPr>
              <w:t>Regimen/</w:t>
            </w:r>
            <w:r w:rsidR="00335DF2" w:rsidRPr="006B39C5">
              <w:rPr>
                <w:b/>
                <w:bCs/>
              </w:rPr>
              <w:t>‌</w:t>
            </w:r>
            <w:r w:rsidRPr="006B39C5">
              <w:rPr>
                <w:b/>
                <w:bCs/>
              </w:rPr>
              <w:t>Treatment Period/</w:t>
            </w:r>
            <w:r w:rsidR="00335DF2" w:rsidRPr="006B39C5">
              <w:rPr>
                <w:b/>
                <w:bCs/>
              </w:rPr>
              <w:t>‌</w:t>
            </w:r>
            <w:r w:rsidRPr="006B39C5">
              <w:rPr>
                <w:b/>
                <w:bCs/>
              </w:rPr>
              <w:t>Vaccination Regimen</w:t>
            </w:r>
          </w:p>
        </w:tc>
        <w:tc>
          <w:tcPr>
            <w:tcW w:w="1072" w:type="dxa"/>
          </w:tcPr>
          <w:p ns2:paraId="7A1D0BDD" ns2:textId="77777777" w:rsidR="00C719BA" w:rsidRPr="006B39C5" w:rsidRDefault="00895D30" w:rsidP="004F71EB">
            <w:pPr>
              <w:pStyle w:val="TableCellLeft10pt"/>
              <w:keepNext w:val="0"/>
              <w:keepLines w:val="0"/>
              <w:rPr>
                <w:b/>
                <w:bCs/>
              </w:rPr>
            </w:pPr>
            <w:r w:rsidRPr="006B39C5">
              <w:rPr>
                <w:b/>
                <w:bCs/>
              </w:rPr>
              <w:t>Use</w:t>
            </w:r>
          </w:p>
        </w:tc>
      </w:tr>
      <w:tr w:rsidR="003117E4" ns2:paraId="2A05667B" ns2:textId="77777777" w:rsidTr="004F71EB">
        <w:trPr>
          <w:cantSplit/>
        </w:trPr>
        <w:tc>
          <w:tcPr>
            <w:tcW w:w="1191" w:type="dxa"/>
          </w:tcPr>
          <w:p ns2:paraId="589D690A" ns2:textId="5D5FEFC5" w:rsidR="00E71A6D" w:rsidRDefault="00895D30" w:rsidP="004F71EB">
            <w:r w:rsidRPr="001C63C0">
              <w:rPr>
                <w:sz w:val="20"/>
                <w:szCs w:val="20"/>
              </w:rPr>
              <w:t>Treatment Group</w:t>
            </w:r>
          </w:p>
        </w:tc>
        <w:tc>
          <w:tcPr>
            <w:tcW w:w="1492" w:type="dxa"/>
          </w:tcPr>
          <w:p ns2:paraId="29D378DB" ns2:textId="1CC8EC16" w:rsidR="00E71A6D" w:rsidRDefault="00895D30" w:rsidP="004F71EB">
            <w:r w:rsidRPr="001C63C0">
              <w:rPr>
                <w:sz w:val="20"/>
                <w:szCs w:val="20"/>
              </w:rPr>
              <w:t>Nemtabrutinib</w:t>
            </w:r>
          </w:p>
        </w:tc>
        <w:tc>
          <w:tcPr>
            <w:tcW w:w="1179" w:type="dxa"/>
          </w:tcPr>
          <w:p ns2:paraId="30D02354" ns2:textId="43584656" w:rsidR="00E71A6D" w:rsidRDefault="00895D30" w:rsidP="004F71EB">
            <w:r w:rsidRPr="001C63C0">
              <w:rPr>
                <w:sz w:val="20"/>
                <w:szCs w:val="20"/>
              </w:rPr>
              <w:t>5 and 20 mg</w:t>
            </w:r>
          </w:p>
        </w:tc>
        <w:tc>
          <w:tcPr>
            <w:tcW w:w="1053" w:type="dxa"/>
          </w:tcPr>
          <w:p ns2:paraId="3BE82914" ns2:textId="77070F5B" w:rsidR="00E71A6D" w:rsidRDefault="00895D30" w:rsidP="004F71EB">
            <w:r w:rsidRPr="001C63C0">
              <w:rPr>
                <w:sz w:val="20"/>
                <w:szCs w:val="20"/>
              </w:rPr>
              <w:t>45 mg</w:t>
            </w:r>
          </w:p>
        </w:tc>
        <w:tc>
          <w:tcPr>
            <w:tcW w:w="1428" w:type="dxa"/>
          </w:tcPr>
          <w:p ns2:paraId="547CBCC1" ns2:textId="77777777" w:rsidR="00DE6F20" w:rsidRPr="006B39C5" w:rsidRDefault="00895D30" w:rsidP="004F71EB">
            <w:pPr>
              <w:pStyle w:val="TableCellLeft10pt"/>
              <w:keepNext w:val="0"/>
              <w:keepLines w:val="0"/>
            </w:pPr>
            <w:r>
              <w:t>Oral</w:t>
            </w:r>
          </w:p>
        </w:tc>
        <w:tc>
          <w:tcPr>
            <w:tcW w:w="1571" w:type="dxa"/>
          </w:tcPr>
          <w:p ns2:paraId="506225CF" ns2:textId="1C48A869" w:rsidR="00E71A6D" w:rsidRDefault="00895D30" w:rsidP="004F71EB">
            <w:r w:rsidRPr="001C63C0">
              <w:rPr>
                <w:sz w:val="20"/>
                <w:szCs w:val="20"/>
              </w:rPr>
              <w:t>Daily, at least 10 hours after venetoclax administration, until DP, unacceptable toxicity, discontinuation criteria met, or 2 years post C2D1</w:t>
            </w:r>
          </w:p>
        </w:tc>
        <w:tc>
          <w:tcPr>
            <w:tcW w:w="1072" w:type="dxa"/>
          </w:tcPr>
          <w:p ns2:paraId="60514D0A" ns2:textId="77777777" w:rsidR="00DE6F20" w:rsidRPr="006B39C5" w:rsidRDefault="00895D30" w:rsidP="004F71EB">
            <w:pPr>
              <w:pStyle w:val="TableCellLeft10pt"/>
              <w:keepNext w:val="0"/>
              <w:keepLines w:val="0"/>
            </w:pPr>
            <w:r>
              <w:t>Test Product</w:t>
            </w:r>
          </w:p>
        </w:tc>
      </w:tr>
      <w:tr w:rsidR="003117E4" ns2:paraId="14EE668C" ns2:textId="77777777" w:rsidTr="004F71EB">
        <w:trPr>
          <w:cantSplit/>
        </w:trPr>
        <w:tc>
          <w:tcPr>
            <w:tcW w:w="1191" w:type="dxa"/>
          </w:tcPr>
          <w:p ns2:paraId="2C393B1A" ns2:textId="01DEB105" w:rsidR="00E71A6D" w:rsidRDefault="00895D30" w:rsidP="004F71EB">
            <w:r w:rsidRPr="001C63C0">
              <w:rPr>
                <w:sz w:val="20"/>
                <w:szCs w:val="20"/>
              </w:rPr>
              <w:t>Treatment Group</w:t>
            </w:r>
          </w:p>
        </w:tc>
        <w:tc>
          <w:tcPr>
            <w:tcW w:w="1492" w:type="dxa"/>
          </w:tcPr>
          <w:p ns2:paraId="2A9D13B0" ns2:textId="795246E5" w:rsidR="00E71A6D" w:rsidRDefault="00895D30" w:rsidP="004F71EB">
            <w:r w:rsidRPr="001C63C0">
              <w:rPr>
                <w:sz w:val="20"/>
                <w:szCs w:val="20"/>
              </w:rPr>
              <w:t>Nemtabrutinib</w:t>
            </w:r>
          </w:p>
        </w:tc>
        <w:tc>
          <w:tcPr>
            <w:tcW w:w="1179" w:type="dxa"/>
          </w:tcPr>
          <w:p ns2:paraId="6709061A" ns2:textId="618A2F69" w:rsidR="00E71A6D" w:rsidRDefault="00895D30" w:rsidP="004F71EB">
            <w:r w:rsidRPr="001C63C0">
              <w:rPr>
                <w:sz w:val="20"/>
                <w:szCs w:val="20"/>
              </w:rPr>
              <w:t>5 and 20 mg</w:t>
            </w:r>
          </w:p>
        </w:tc>
        <w:tc>
          <w:tcPr>
            <w:tcW w:w="1053" w:type="dxa"/>
          </w:tcPr>
          <w:p ns2:paraId="603BF201" ns2:textId="19B35254" w:rsidR="00E71A6D" w:rsidRDefault="00895D30" w:rsidP="004F71EB">
            <w:r w:rsidRPr="001C63C0">
              <w:rPr>
                <w:sz w:val="20"/>
                <w:szCs w:val="20"/>
              </w:rPr>
              <w:t>65 mg</w:t>
            </w:r>
          </w:p>
        </w:tc>
        <w:tc>
          <w:tcPr>
            <w:tcW w:w="1428" w:type="dxa"/>
          </w:tcPr>
          <w:p ns2:paraId="76BFF30A" ns2:textId="77777777" w:rsidR="00DE6F20" w:rsidRPr="006B39C5" w:rsidRDefault="00895D30" w:rsidP="004F71EB">
            <w:pPr>
              <w:pStyle w:val="TableCellLeft10pt"/>
              <w:keepNext w:val="0"/>
              <w:keepLines w:val="0"/>
            </w:pPr>
            <w:r>
              <w:t>Oral</w:t>
            </w:r>
          </w:p>
        </w:tc>
        <w:tc>
          <w:tcPr>
            <w:tcW w:w="1571" w:type="dxa"/>
          </w:tcPr>
          <w:p ns2:paraId="3CDBCF4D" ns2:textId="427E809B" w:rsidR="00E71A6D" w:rsidRDefault="00895D30" w:rsidP="004F71EB">
            <w:r w:rsidRPr="001C63C0">
              <w:rPr>
                <w:rFonts w:eastAsia="MS Gothic"/>
                <w:sz w:val="20"/>
                <w:szCs w:val="20"/>
              </w:rPr>
              <w:t>Daily, at least 10 hours after venetoclax administration, until DP, unacceptable toxicity, discontinuation criteria met, or 2 years post C2D1</w:t>
            </w:r>
          </w:p>
        </w:tc>
        <w:tc>
          <w:tcPr>
            <w:tcW w:w="1072" w:type="dxa"/>
          </w:tcPr>
          <w:p ns2:paraId="57ACA2CD" ns2:textId="77777777" w:rsidR="00DE6F20" w:rsidRPr="006B39C5" w:rsidRDefault="00895D30" w:rsidP="004F71EB">
            <w:pPr>
              <w:pStyle w:val="TableCellLeft10pt"/>
              <w:keepNext w:val="0"/>
              <w:keepLines w:val="0"/>
            </w:pPr>
            <w:r>
              <w:t>Test Product</w:t>
            </w:r>
          </w:p>
        </w:tc>
      </w:tr>
      <w:tr w:rsidR="003117E4" ns2:paraId="4DE2FB8B" ns2:textId="77777777" w:rsidTr="004F71EB">
        <w:trPr>
          <w:cantSplit/>
        </w:trPr>
        <w:tc>
          <w:tcPr>
            <w:tcW w:w="1191" w:type="dxa"/>
          </w:tcPr>
          <w:p ns2:paraId="18E0B4B2" ns2:textId="14C0464A" w:rsidR="00E71A6D" w:rsidRDefault="00895D30" w:rsidP="004F71EB">
            <w:r w:rsidRPr="001C63C0">
              <w:rPr>
                <w:sz w:val="20"/>
                <w:szCs w:val="20"/>
              </w:rPr>
              <w:t>Treatment Group</w:t>
            </w:r>
          </w:p>
        </w:tc>
        <w:tc>
          <w:tcPr>
            <w:tcW w:w="1492" w:type="dxa"/>
          </w:tcPr>
          <w:p ns2:paraId="7F80CE1A" ns2:textId="1EF74EBC" w:rsidR="00E71A6D" w:rsidRDefault="00895D30" w:rsidP="004F71EB">
            <w:r w:rsidRPr="001C63C0">
              <w:rPr>
                <w:sz w:val="20"/>
                <w:szCs w:val="20"/>
              </w:rPr>
              <w:t>Venetoclax</w:t>
            </w:r>
          </w:p>
        </w:tc>
        <w:tc>
          <w:tcPr>
            <w:tcW w:w="1179" w:type="dxa"/>
          </w:tcPr>
          <w:p ns2:paraId="0B6FB98E" ns2:textId="388CD632" w:rsidR="00E71A6D" w:rsidRDefault="00895D30" w:rsidP="004F71EB">
            <w:r w:rsidRPr="001C63C0">
              <w:rPr>
                <w:sz w:val="20"/>
                <w:szCs w:val="20"/>
              </w:rPr>
              <w:t>10, 50, and 100 mg</w:t>
            </w:r>
          </w:p>
        </w:tc>
        <w:tc>
          <w:tcPr>
            <w:tcW w:w="1053" w:type="dxa"/>
          </w:tcPr>
          <w:p ns2:paraId="582E24AC" ns2:textId="7146DD54" w:rsidR="00E71A6D" w:rsidRDefault="00895D30" w:rsidP="004F71EB">
            <w:r w:rsidRPr="001C63C0">
              <w:rPr>
                <w:sz w:val="20"/>
                <w:szCs w:val="20"/>
              </w:rPr>
              <w:t>20 mg up to 400 mg per day</w:t>
            </w:r>
          </w:p>
        </w:tc>
        <w:tc>
          <w:tcPr>
            <w:tcW w:w="1428" w:type="dxa"/>
          </w:tcPr>
          <w:p ns2:paraId="7D41BB23" ns2:textId="77777777" w:rsidR="00DE6F20" w:rsidRPr="006B39C5" w:rsidRDefault="00895D30" w:rsidP="004F71EB">
            <w:pPr>
              <w:pStyle w:val="TableCellLeft10pt"/>
              <w:keepNext w:val="0"/>
              <w:keepLines w:val="0"/>
            </w:pPr>
            <w:r>
              <w:t>Oral</w:t>
            </w:r>
          </w:p>
        </w:tc>
        <w:tc>
          <w:tcPr>
            <w:tcW w:w="1571" w:type="dxa"/>
          </w:tcPr>
          <w:p ns2:paraId="5DB53A0E" ns2:textId="7F33A1EA" w:rsidR="00E71A6D" w:rsidRDefault="00895D30" w:rsidP="004F71EB">
            <w:r w:rsidRPr="001C63C0">
              <w:rPr>
                <w:sz w:val="20"/>
                <w:szCs w:val="20"/>
              </w:rPr>
              <w:t>Daily morning dosing, until DP, unacceptable toxicity, discontinuation criteria met, or 2 years post C2D1</w:t>
            </w:r>
          </w:p>
        </w:tc>
        <w:tc>
          <w:tcPr>
            <w:tcW w:w="1072" w:type="dxa"/>
          </w:tcPr>
          <w:p ns2:paraId="0C810D2C" ns2:textId="77777777" w:rsidR="00DE6F20" w:rsidRPr="006B39C5" w:rsidRDefault="00895D30" w:rsidP="004F71EB">
            <w:pPr>
              <w:pStyle w:val="TableCellLeft10pt"/>
              <w:keepNext w:val="0"/>
              <w:keepLines w:val="0"/>
            </w:pPr>
            <w:r>
              <w:t>Test Product</w:t>
            </w:r>
          </w:p>
        </w:tc>
      </w:tr>
      <w:tr w:rsidR="003117E4" ns2:paraId="000C2811" ns2:textId="77777777" w:rsidTr="004F71EB">
        <w:trPr>
          <w:cantSplit/>
        </w:trPr>
        <w:tc>
          <w:tcPr>
            <w:tcW w:w="1191" w:type="dxa"/>
          </w:tcPr>
          <w:p ns2:paraId="17D8E3EE" ns2:textId="04640FCE" w:rsidR="00E71A6D" w:rsidRDefault="00895D30" w:rsidP="004F71EB">
            <w:r w:rsidRPr="001C63C0">
              <w:rPr>
                <w:sz w:val="20"/>
                <w:szCs w:val="20"/>
              </w:rPr>
              <w:t>Comparator Group</w:t>
            </w:r>
          </w:p>
        </w:tc>
        <w:tc>
          <w:tcPr>
            <w:tcW w:w="1492" w:type="dxa"/>
          </w:tcPr>
          <w:p ns2:paraId="76ACF288" ns2:textId="3801341B" w:rsidR="00E71A6D" w:rsidRDefault="00895D30" w:rsidP="004F71EB">
            <w:r w:rsidRPr="001C63C0">
              <w:rPr>
                <w:sz w:val="20"/>
                <w:szCs w:val="20"/>
              </w:rPr>
              <w:t>Venetoclax (in combination with rituximab)</w:t>
            </w:r>
          </w:p>
        </w:tc>
        <w:tc>
          <w:tcPr>
            <w:tcW w:w="1179" w:type="dxa"/>
          </w:tcPr>
          <w:p ns2:paraId="63E139C6" ns2:textId="5C6E55F8" w:rsidR="00E71A6D" w:rsidRDefault="00895D30" w:rsidP="004F71EB">
            <w:r w:rsidRPr="001C63C0">
              <w:rPr>
                <w:sz w:val="20"/>
                <w:szCs w:val="20"/>
              </w:rPr>
              <w:t>10, 50, and 100 mg</w:t>
            </w:r>
          </w:p>
        </w:tc>
        <w:tc>
          <w:tcPr>
            <w:tcW w:w="1053" w:type="dxa"/>
          </w:tcPr>
          <w:p ns2:paraId="52725033" ns2:textId="7D2787C3" w:rsidR="00E71A6D" w:rsidRDefault="00895D30" w:rsidP="004F71EB">
            <w:r w:rsidRPr="001C63C0">
              <w:rPr>
                <w:sz w:val="20"/>
                <w:szCs w:val="20"/>
              </w:rPr>
              <w:t>20 mg up to 400 mg per day</w:t>
            </w:r>
          </w:p>
        </w:tc>
        <w:tc>
          <w:tcPr>
            <w:tcW w:w="1428" w:type="dxa"/>
          </w:tcPr>
          <w:p ns2:paraId="067B8441" ns2:textId="77777777" w:rsidR="00DE6F20" w:rsidRPr="006B39C5" w:rsidRDefault="00895D30" w:rsidP="004F71EB">
            <w:pPr>
              <w:pStyle w:val="TableCellLeft10pt"/>
              <w:keepNext w:val="0"/>
              <w:keepLines w:val="0"/>
            </w:pPr>
            <w:r>
              <w:t>Oral</w:t>
            </w:r>
          </w:p>
        </w:tc>
        <w:tc>
          <w:tcPr>
            <w:tcW w:w="1571" w:type="dxa"/>
          </w:tcPr>
          <w:p ns2:paraId="4B8D6F47" ns2:textId="1BA63438" w:rsidR="00E71A6D" w:rsidRDefault="00895D30" w:rsidP="004F71EB">
            <w:r w:rsidRPr="001C63C0">
              <w:rPr>
                <w:sz w:val="20"/>
                <w:szCs w:val="20"/>
              </w:rPr>
              <w:t>Daily morning dosing, until DP, unacceptable toxicity, discontinuation criteria met, or 2 years post C2D1</w:t>
            </w:r>
          </w:p>
        </w:tc>
        <w:tc>
          <w:tcPr>
            <w:tcW w:w="1072" w:type="dxa"/>
          </w:tcPr>
          <w:p ns2:paraId="0BF2E371" ns2:textId="77777777" w:rsidR="00DE6F20" w:rsidRPr="006B39C5" w:rsidRDefault="00895D30" w:rsidP="004F71EB">
            <w:pPr>
              <w:pStyle w:val="TableCellLeft10pt"/>
              <w:keepNext w:val="0"/>
              <w:keepLines w:val="0"/>
            </w:pPr>
            <w:r>
              <w:t>Comparator</w:t>
            </w:r>
          </w:p>
        </w:tc>
      </w:tr>
      <w:tr w:rsidR="003117E4" ns2:paraId="52616238" ns2:textId="77777777" w:rsidTr="004F71EB">
        <w:trPr>
          <w:cantSplit/>
        </w:trPr>
        <w:tc>
          <w:tcPr>
            <w:tcW w:w="1191" w:type="dxa"/>
          </w:tcPr>
          <w:p ns2:paraId="6D69C8A0" ns2:textId="65695BA2" w:rsidR="00E71A6D" w:rsidRDefault="00895D30" w:rsidP="004F71EB">
            <w:r w:rsidRPr="001C63C0">
              <w:rPr>
                <w:sz w:val="20"/>
                <w:szCs w:val="20"/>
              </w:rPr>
              <w:t>Comparator Group</w:t>
            </w:r>
          </w:p>
        </w:tc>
        <w:tc>
          <w:tcPr>
            <w:tcW w:w="1492" w:type="dxa"/>
          </w:tcPr>
          <w:p ns2:paraId="0E4281AA" ns2:textId="1A34AA07" w:rsidR="00E71A6D" w:rsidRDefault="00895D30" w:rsidP="004F71EB">
            <w:r w:rsidRPr="001C63C0">
              <w:rPr>
                <w:sz w:val="20"/>
                <w:szCs w:val="20"/>
              </w:rPr>
              <w:t>Rituximab (in combination with venetoclax)</w:t>
            </w:r>
          </w:p>
        </w:tc>
        <w:tc>
          <w:tcPr>
            <w:tcW w:w="1179" w:type="dxa"/>
          </w:tcPr>
          <w:p ns2:paraId="22FBF827" ns2:textId="77777777" w:rsidR="003B3470" w:rsidRPr="001C63C0" w:rsidRDefault="00895D30" w:rsidP="004F71EB">
            <w:pPr>
              <w:pStyle w:val="TableCellLeft10pt"/>
              <w:keepNext w:val="0"/>
              <w:keepLines w:val="0"/>
              <w:rPr>
                <w:szCs w:val="20"/>
              </w:rPr>
            </w:pPr>
            <w:r w:rsidRPr="001C63C0">
              <w:rPr>
                <w:szCs w:val="20"/>
              </w:rPr>
              <w:t>100 mg/10 mL</w:t>
            </w:r>
          </w:p>
          <w:p ns2:paraId="376BC690" ns2:textId="77777777" w:rsidR="003B3470" w:rsidRPr="001C63C0" w:rsidRDefault="00895D30" w:rsidP="004F71EB">
            <w:pPr>
              <w:pStyle w:val="TableCellLeft10pt"/>
              <w:keepNext w:val="0"/>
              <w:keepLines w:val="0"/>
              <w:rPr>
                <w:szCs w:val="20"/>
              </w:rPr>
            </w:pPr>
            <w:r w:rsidRPr="001C63C0">
              <w:rPr>
                <w:szCs w:val="20"/>
              </w:rPr>
              <w:t>500 mg/50 mL</w:t>
            </w:r>
          </w:p>
          <w:p ns2:paraId="1DE520D4" ns2:textId="40A55D60" w:rsidR="00E71A6D" w:rsidRDefault="00895D30" w:rsidP="004F71EB">
            <w:r w:rsidRPr="001C63C0">
              <w:rPr>
                <w:sz w:val="20"/>
                <w:szCs w:val="20"/>
              </w:rPr>
              <w:t>(10 mg/mL)</w:t>
            </w:r>
          </w:p>
        </w:tc>
        <w:tc>
          <w:tcPr>
            <w:tcW w:w="1053" w:type="dxa"/>
          </w:tcPr>
          <w:p ns2:paraId="7A29297F" ns2:textId="4AC9C255" w:rsidR="00E71A6D" w:rsidRDefault="00895D30" w:rsidP="004F71EB">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tc>
        <w:tc>
          <w:tcPr>
            <w:tcW w:w="1428" w:type="dxa"/>
          </w:tcPr>
          <w:p ns2:paraId="1829EE17" ns2:textId="77777777" w:rsidR="00DE6F20" w:rsidRPr="006B39C5" w:rsidRDefault="00895D30" w:rsidP="004F71EB">
            <w:pPr>
              <w:pStyle w:val="TableCellLeft10pt"/>
              <w:keepNext w:val="0"/>
              <w:keepLines w:val="0"/>
            </w:pPr>
            <w:r>
              <w:t>IV Infusion</w:t>
            </w:r>
          </w:p>
        </w:tc>
        <w:tc>
          <w:tcPr>
            <w:tcW w:w="1571" w:type="dxa"/>
          </w:tcPr>
          <w:p ns2:paraId="1B9FB310" ns2:textId="5BA27BA0" w:rsidR="00E71A6D" w:rsidRDefault="00895D30" w:rsidP="004F71EB">
            <w:r w:rsidRPr="001C63C0">
              <w:rPr>
                <w:sz w:val="20"/>
                <w:szCs w:val="20"/>
              </w:rPr>
              <w:t>Once per 28-day cycle, for 6 total cycles</w:t>
            </w:r>
          </w:p>
        </w:tc>
        <w:tc>
          <w:tcPr>
            <w:tcW w:w="1072" w:type="dxa"/>
          </w:tcPr>
          <w:p ns2:paraId="58A523F5" ns2:textId="77777777" w:rsidR="00DE6F20" w:rsidRPr="006B39C5" w:rsidRDefault="00895D30" w:rsidP="004F71EB">
            <w:pPr>
              <w:pStyle w:val="TableCellLeft10pt"/>
              <w:keepNext w:val="0"/>
              <w:keepLines w:val="0"/>
            </w:pPr>
            <w:r>
              <w:t>Comparator</w:t>
            </w:r>
          </w:p>
        </w:tc>
      </w:tr>
      <w:tr w:rsidR="003117E4" ns2:paraId="2DEC4368" ns2:textId="77777777" w:rsidTr="004F71EB">
        <w:trPr>
          <w:cantSplit/>
        </w:trPr>
        <w:tc>
          <w:tcPr>
            <w:tcW w:w="1191" w:type="dxa"/>
          </w:tcPr>
          <w:p ns2:paraId="7D01CD9D" ns2:textId="5321C18F" w:rsidR="00E71A6D" w:rsidRDefault="00895D30" w:rsidP="004F71EB">
            <w:r w:rsidRPr="001C63C0">
              <w:rPr>
                <w:sz w:val="20"/>
                <w:szCs w:val="20"/>
              </w:rPr>
              <w:t>Comparator Group</w:t>
            </w:r>
          </w:p>
        </w:tc>
        <w:tc>
          <w:tcPr>
            <w:tcW w:w="1492" w:type="dxa"/>
          </w:tcPr>
          <w:p ns2:paraId="493A06FB" ns2:textId="11455A48" w:rsidR="00E71A6D" w:rsidRDefault="00895D30" w:rsidP="004F71EB">
            <w:r w:rsidRPr="001C63C0">
              <w:rPr>
                <w:sz w:val="20"/>
                <w:szCs w:val="20"/>
              </w:rPr>
              <w:t>Biosimilar of rituximab (in combination with venetoclax)</w:t>
            </w:r>
          </w:p>
        </w:tc>
        <w:tc>
          <w:tcPr>
            <w:tcW w:w="1179" w:type="dxa"/>
          </w:tcPr>
          <w:p ns2:paraId="4652CB03" ns2:textId="77777777" w:rsidR="003B3470" w:rsidRPr="001C63C0" w:rsidRDefault="00895D30" w:rsidP="004F71EB">
            <w:pPr>
              <w:pStyle w:val="TableCellLeft10pt"/>
              <w:keepNext w:val="0"/>
              <w:keepLines w:val="0"/>
              <w:rPr>
                <w:szCs w:val="20"/>
              </w:rPr>
            </w:pPr>
            <w:r w:rsidRPr="001C63C0">
              <w:rPr>
                <w:szCs w:val="20"/>
              </w:rPr>
              <w:t>100 mg/10 mL</w:t>
            </w:r>
          </w:p>
          <w:p ns2:paraId="714308DB" ns2:textId="77777777" w:rsidR="003B3470" w:rsidRPr="001C63C0" w:rsidRDefault="00895D30" w:rsidP="004F71EB">
            <w:pPr>
              <w:pStyle w:val="TableCellLeft10pt"/>
              <w:keepNext w:val="0"/>
              <w:keepLines w:val="0"/>
              <w:rPr>
                <w:szCs w:val="20"/>
              </w:rPr>
            </w:pPr>
            <w:r w:rsidRPr="001C63C0">
              <w:rPr>
                <w:szCs w:val="20"/>
              </w:rPr>
              <w:t>500 mg/50 mL</w:t>
            </w:r>
          </w:p>
          <w:p ns2:paraId="39E080EF" ns2:textId="3521B9C4" w:rsidR="00E71A6D" w:rsidRDefault="00895D30" w:rsidP="004F71EB">
            <w:r w:rsidRPr="001C63C0">
              <w:rPr>
                <w:sz w:val="20"/>
                <w:szCs w:val="20"/>
              </w:rPr>
              <w:t>(10 mg/mL)</w:t>
            </w:r>
          </w:p>
        </w:tc>
        <w:tc>
          <w:tcPr>
            <w:tcW w:w="1053" w:type="dxa"/>
          </w:tcPr>
          <w:p ns2:paraId="74BF12E8" ns2:textId="29BAD1C3" w:rsidR="00E71A6D" w:rsidRDefault="00895D30" w:rsidP="004F71EB">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tc>
        <w:tc>
          <w:tcPr>
            <w:tcW w:w="1428" w:type="dxa"/>
          </w:tcPr>
          <w:p ns2:paraId="6145566D" ns2:textId="77777777" w:rsidR="00DE6F20" w:rsidRPr="006B39C5" w:rsidRDefault="00895D30" w:rsidP="004F71EB">
            <w:pPr>
              <w:pStyle w:val="TableCellLeft10pt"/>
              <w:keepNext w:val="0"/>
              <w:keepLines w:val="0"/>
            </w:pPr>
            <w:r>
              <w:t>IV Infusion</w:t>
            </w:r>
          </w:p>
        </w:tc>
        <w:tc>
          <w:tcPr>
            <w:tcW w:w="1571" w:type="dxa"/>
          </w:tcPr>
          <w:p ns2:paraId="3C116F16" ns2:textId="68726394" w:rsidR="00E71A6D" w:rsidRDefault="00895D30" w:rsidP="004F71EB">
            <w:r w:rsidRPr="001C63C0">
              <w:rPr>
                <w:sz w:val="20"/>
                <w:szCs w:val="20"/>
              </w:rPr>
              <w:t>Once per 28-day cycle, for 6 total cycles</w:t>
            </w:r>
          </w:p>
        </w:tc>
        <w:tc>
          <w:tcPr>
            <w:tcW w:w="1072" w:type="dxa"/>
          </w:tcPr>
          <w:p ns2:paraId="03DF7085" ns2:textId="77777777" w:rsidR="00DE6F20" w:rsidRPr="006B39C5" w:rsidRDefault="00895D30" w:rsidP="004F71EB">
            <w:pPr>
              <w:pStyle w:val="TableCellLeft10pt"/>
              <w:keepNext w:val="0"/>
              <w:keepLines w:val="0"/>
            </w:pPr>
            <w:r>
              <w:t>Comparator</w:t>
            </w:r>
          </w:p>
        </w:tc>
      </w:tr>
      <w:tr w:rsidR="003117E4" ns2:paraId="4B39C712" ns2:textId="77777777" w:rsidTr="004F71EB">
        <w:trPr>
          <w:cantSplit/>
        </w:trPr>
        <w:tc>
          <w:tcPr>
            <w:tcW w:w="1191" w:type="dxa"/>
          </w:tcPr>
          <w:p ns2:paraId="5BE2C33F" ns2:textId="1A190E90" w:rsidR="00E71A6D" w:rsidRDefault="00895D30" w:rsidP="004F71EB">
            <w:r w:rsidRPr="001C63C0">
              <w:rPr>
                <w:sz w:val="20"/>
                <w:szCs w:val="20"/>
              </w:rPr>
              <w:t>Comparator Group</w:t>
            </w:r>
          </w:p>
        </w:tc>
        <w:tc>
          <w:tcPr>
            <w:tcW w:w="1492" w:type="dxa"/>
          </w:tcPr>
          <w:p ns2:paraId="25693941" ns2:textId="010BACFC" w:rsidR="00E71A6D" w:rsidRDefault="00895D30" w:rsidP="004F71EB">
            <w:r w:rsidRPr="001C63C0">
              <w:rPr>
                <w:sz w:val="20"/>
                <w:szCs w:val="20"/>
              </w:rPr>
              <w:t>Truxima (biosimilar of rituximab) in combination with venetoclax</w:t>
            </w:r>
          </w:p>
        </w:tc>
        <w:tc>
          <w:tcPr>
            <w:tcW w:w="1179" w:type="dxa"/>
          </w:tcPr>
          <w:p ns2:paraId="0E2FA3DD" ns2:textId="77777777" w:rsidR="003B3470" w:rsidRPr="001C63C0" w:rsidRDefault="00895D30" w:rsidP="004F71EB">
            <w:pPr>
              <w:pStyle w:val="TableCellLeft10pt"/>
              <w:keepNext w:val="0"/>
              <w:keepLines w:val="0"/>
              <w:rPr>
                <w:szCs w:val="20"/>
              </w:rPr>
            </w:pPr>
            <w:r w:rsidRPr="001C63C0">
              <w:rPr>
                <w:szCs w:val="20"/>
              </w:rPr>
              <w:t>100 mg/10 mL</w:t>
            </w:r>
          </w:p>
          <w:p ns2:paraId="54AE1AE5" ns2:textId="77777777" w:rsidR="003B3470" w:rsidRPr="001C63C0" w:rsidRDefault="00895D30" w:rsidP="004F71EB">
            <w:pPr>
              <w:pStyle w:val="TableCellLeft10pt"/>
              <w:keepNext w:val="0"/>
              <w:keepLines w:val="0"/>
              <w:rPr>
                <w:szCs w:val="20"/>
              </w:rPr>
            </w:pPr>
            <w:r w:rsidRPr="001C63C0">
              <w:rPr>
                <w:szCs w:val="20"/>
              </w:rPr>
              <w:t>500 mg/50 mL</w:t>
            </w:r>
          </w:p>
          <w:p ns2:paraId="437C93E7" ns2:textId="4DDB8232" w:rsidR="00E71A6D" w:rsidRDefault="00895D30" w:rsidP="004F71EB">
            <w:r w:rsidRPr="001C63C0">
              <w:rPr>
                <w:sz w:val="20"/>
                <w:szCs w:val="20"/>
              </w:rPr>
              <w:t>(10 mg/mL)</w:t>
            </w:r>
          </w:p>
        </w:tc>
        <w:tc>
          <w:tcPr>
            <w:tcW w:w="1053" w:type="dxa"/>
          </w:tcPr>
          <w:p ns2:paraId="1D42D76B" ns2:textId="60446154" w:rsidR="00E71A6D" w:rsidRDefault="00895D30" w:rsidP="004F71EB">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tc>
        <w:tc>
          <w:tcPr>
            <w:tcW w:w="1428" w:type="dxa"/>
          </w:tcPr>
          <w:p ns2:paraId="284ED6D3" ns2:textId="77777777" w:rsidR="00DE6F20" w:rsidRPr="006B39C5" w:rsidRDefault="00895D30" w:rsidP="004F71EB">
            <w:pPr>
              <w:pStyle w:val="TableCellLeft10pt"/>
              <w:keepNext w:val="0"/>
              <w:keepLines w:val="0"/>
            </w:pPr>
            <w:r>
              <w:t>IV Infusion</w:t>
            </w:r>
          </w:p>
        </w:tc>
        <w:tc>
          <w:tcPr>
            <w:tcW w:w="1571" w:type="dxa"/>
          </w:tcPr>
          <w:p ns2:paraId="739423E8" ns2:textId="4DA86E91" w:rsidR="00E71A6D" w:rsidRDefault="00895D30" w:rsidP="004F71EB">
            <w:r w:rsidRPr="001C63C0">
              <w:rPr>
                <w:sz w:val="20"/>
                <w:szCs w:val="20"/>
              </w:rPr>
              <w:t>Once per 28-day cycle, for 6 total cycles</w:t>
            </w:r>
          </w:p>
        </w:tc>
        <w:tc>
          <w:tcPr>
            <w:tcW w:w="1072" w:type="dxa"/>
          </w:tcPr>
          <w:p ns2:paraId="15327185" ns2:textId="77777777" w:rsidR="00DE6F20" w:rsidRPr="006B39C5" w:rsidRDefault="00895D30" w:rsidP="004F71EB">
            <w:pPr>
              <w:pStyle w:val="TableCellLeft10pt"/>
              <w:keepNext w:val="0"/>
              <w:keepLines w:val="0"/>
            </w:pPr>
            <w:r>
              <w:t>Comparator</w:t>
            </w:r>
          </w:p>
        </w:tc>
      </w:tr>
    </w:tbl>
    <w:p ns2:paraId="0296C985" ns2:textId="77777777" w:rsidR="002270BF" w:rsidRPr="00FF11FF" w:rsidRDefault="002270BF" w:rsidP="00427B80">
      <w:pPr>
        <w:pStyle w:val="Paragraph"/>
        <w:spacing w:before="0" w:after="0" w:line="20" w:lineRule="exact"/>
        <w:rPr>
          <w:sz w:val="2"/>
          <w:szCs w:val="2"/>
        </w:rPr>
      </w:pPr>
    </w:p>
    <w:p ns2:paraId="6DBDADD5" ns2:textId="219AB49C" w:rsidR="003E08F0" w:rsidRPr="00310333" w:rsidRDefault="003E08F0" w:rsidP="004F71EB">
      <w:pPr>
        <w:pStyle w:val="Paragraph"/>
        <w:rPr>
          <w:rStyle w:val="SuggestedOptional"/>
          <w:color w:val="auto"/>
        </w:rPr>
      </w:pPr>
    </w:p>
    <w:tbl>
      <w:tblPr>
        <w:tblW w:w="5000" w:type="pct"/>
        <w:tblLook w:val="04A0" w:firstRow="1" w:lastRow="0" w:firstColumn="1" w:lastColumn="0" w:noHBand="0" w:noVBand="1"/>
      </w:tblPr>
      <w:tblGrid>
        <w:gridCol w:w="4495"/>
        <w:gridCol w:w="4495"/>
      </w:tblGrid>
      <w:tr w:rsidR="003117E4" ns2:paraId="5BFBE0CB" ns2:textId="77777777" w:rsidTr="00487578">
        <w:tc>
          <w:tcPr>
            <w:tcW w:w="2500" w:type="pct"/>
            <w:tcBorders>
              <w:top w:val="single" w:sz="4" w:space="0" w:color="auto"/>
              <w:left w:val="single" w:sz="4" w:space="0" w:color="auto"/>
              <w:bottom w:val="single" w:sz="4" w:space="0" w:color="auto"/>
              <w:right w:val="single" w:sz="4" w:space="0" w:color="auto"/>
            </w:tcBorders>
          </w:tcPr>
          <w:p ns2:paraId="20C2BF44" ns2:textId="77777777" w:rsidR="00585564" w:rsidRDefault="00895D30" w:rsidP="006B45B8">
            <w:pPr>
              <w:pStyle w:val="TableLeft"/>
            </w:pPr>
            <w:r w:rsidRPr="00585564">
              <w:t>Total Number of Intervention Groups/Arms</w:t>
            </w:r>
          </w:p>
        </w:tc>
        <w:tc>
          <w:tcPr>
            <w:tcW w:w="2500" w:type="pct"/>
            <w:tcBorders>
              <w:top w:val="single" w:sz="4" w:space="0" w:color="auto"/>
              <w:left w:val="single" w:sz="4" w:space="0" w:color="auto"/>
              <w:bottom w:val="single" w:sz="4" w:space="0" w:color="auto"/>
              <w:right w:val="single" w:sz="4" w:space="0" w:color="auto"/>
            </w:tcBorders>
          </w:tcPr>
          <w:p ns2:paraId="6A305A0F" ns2:textId="77777777" w:rsidR="00E71A6D" w:rsidRDefault="00895D30" w:rsidP="006B45B8">
            <w:pPr>
              <w:pStyle w:val="TableLeft"/>
            </w:pPr>
            <w:r>
              <w:t>2</w:t>
            </w:r>
          </w:p>
        </w:tc>
      </w:tr>
      <w:tr w:rsidR="003117E4" ns2:paraId="1175EE3E" ns2:textId="77777777" w:rsidTr="00487578">
        <w:tc>
          <w:tcPr>
            <w:tcW w:w="2500" w:type="pct"/>
            <w:tcBorders>
              <w:top w:val="single" w:sz="4" w:space="0" w:color="auto"/>
              <w:left w:val="single" w:sz="4" w:space="0" w:color="auto"/>
              <w:bottom w:val="single" w:sz="4" w:space="0" w:color="auto"/>
              <w:right w:val="single" w:sz="4" w:space="0" w:color="auto"/>
            </w:tcBorders>
          </w:tcPr>
          <w:p ns2:paraId="68EBA270" ns2:textId="77777777" w:rsidR="00585564" w:rsidRDefault="00895D30" w:rsidP="006B45B8">
            <w:pPr>
              <w:pStyle w:val="TableLeft"/>
            </w:pPr>
            <w:r w:rsidRPr="00585564">
              <w:t>Duration of Participation</w:t>
            </w:r>
          </w:p>
        </w:tc>
        <w:tc>
          <w:tcPr>
            <w:tcW w:w="2500" w:type="pct"/>
            <w:tcBorders>
              <w:top w:val="single" w:sz="4" w:space="0" w:color="auto"/>
              <w:left w:val="single" w:sz="4" w:space="0" w:color="auto"/>
              <w:bottom w:val="single" w:sz="4" w:space="0" w:color="auto"/>
              <w:right w:val="single" w:sz="4" w:space="0" w:color="auto"/>
            </w:tcBorders>
          </w:tcPr>
          <w:p ns2:paraId="32C38299" ns2:textId="77777777" w:rsidR="00E71A6D" w:rsidRDefault="00895D30" w:rsidP="0034025B">
            <w:pPr>
              <w:pStyle w:val="Paragraph"/>
              <w:spacing w:after="60"/>
            </w:pPr>
            <w:r w:rsidRPr="008D398C">
              <w:t xml:space="preserve">Each participant will participate in the study from the </w:t>
            </w:r>
            <w:r>
              <w:t xml:space="preserve">time the participant provides documented informed consent </w:t>
            </w:r>
            <w:r w:rsidRPr="008D398C">
              <w:t xml:space="preserve">through the final contact. After a screening phase of </w:t>
            </w:r>
            <w:r>
              <w:t>up to 42</w:t>
            </w:r>
            <w:r w:rsidRPr="008D398C">
              <w:t xml:space="preserve"> days, each participant will receive assigned intervention </w:t>
            </w:r>
            <w:r>
              <w:t>as defined in the protocol</w:t>
            </w:r>
            <w:r w:rsidRPr="008D398C">
              <w:t>. After the end</w:t>
            </w:r>
            <w:r>
              <w:t xml:space="preserve"> </w:t>
            </w:r>
            <w:r w:rsidRPr="008D398C">
              <w:t>of</w:t>
            </w:r>
            <w:r>
              <w:t xml:space="preserve"> </w:t>
            </w:r>
            <w:r w:rsidRPr="008D398C">
              <w:t>treatmen</w:t>
            </w:r>
            <w:r>
              <w:t>t,</w:t>
            </w:r>
            <w:r w:rsidRPr="008D398C">
              <w:t xml:space="preserve"> each participant will be followed for </w:t>
            </w:r>
            <w:r>
              <w:t>30</w:t>
            </w:r>
            <w:r w:rsidRPr="008D398C">
              <w:t xml:space="preserve"> day</w:t>
            </w:r>
            <w:r>
              <w:t>s for safety. Participants will then enter either efficacy follow-up (for those who withdraw from treatment without disease progression and have not received new anticancer therapy) or survival follow-up</w:t>
            </w:r>
          </w:p>
        </w:tc>
      </w:tr>
      <w:tr w:rsidR="003117E4" ns2:paraId="4E4B6EE0" ns2:textId="77777777" w:rsidTr="00487578">
        <w:trPr>
          <w:hidden/>
        </w:trPr>
        <w:tc>
          <w:tcPr>
            <w:tcW w:w="2500" w:type="pct"/>
            <w:tcBorders>
              <w:top w:val="single" w:sz="4" w:space="0" w:color="auto"/>
              <w:left w:val="nil"/>
              <w:bottom w:val="nil"/>
              <w:right w:val="nil"/>
            </w:tcBorders>
          </w:tcPr>
          <w:p ns2:paraId="74417F03" ns2:textId="77777777" w:rsidR="00585564" w:rsidRPr="00C478D6" w:rsidRDefault="00585564" w:rsidP="006B45B8">
            <w:pPr>
              <w:pStyle w:val="TableLeft"/>
              <w:rPr>
                <w:rStyle w:val="Instructions"/>
              </w:rPr>
            </w:pPr>
          </w:p>
        </w:tc>
        <w:tc>
          <w:tcPr>
            <w:tcW w:w="2500" w:type="pct"/>
            <w:tcBorders>
              <w:top w:val="single" w:sz="4" w:space="0" w:color="auto"/>
              <w:left w:val="nil"/>
              <w:bottom w:val="nil"/>
              <w:right w:val="nil"/>
            </w:tcBorders>
          </w:tcPr>
          <w:p ns2:paraId="0FB282AA" ns2:textId="77777777" w:rsidR="00585564" w:rsidRPr="00C478D6" w:rsidRDefault="00585564" w:rsidP="006B45B8">
            <w:pPr>
              <w:pStyle w:val="TableLeft"/>
              <w:rPr>
                <w:rStyle w:val="Instructions"/>
              </w:rPr>
            </w:pPr>
          </w:p>
        </w:tc>
      </w:tr>
    </w:tbl>
    <w:p ns2:paraId="7BFB1662" ns2:textId="77777777" w:rsidR="004F71EB" w:rsidRDefault="004F71EB" w:rsidP="004F71EB">
      <w:pPr>
        <w:pStyle w:val="ListEnd"/>
      </w:pPr>
      <w:ins w:id="3625" w:author="GoldenCorpusHarness" w:date="2026-03-28T22:23:47Z">
        <w:r>
          <w:t>Overall Design:</w:t>
        </w:r>
      </w:ins>
    </w:p>
    <w:p ns2:paraId="3EE96D47" ns2:textId="00D16422" w:rsidR="00C0003F" w:rsidRPr="00C20DFE" w:rsidRDefault="00895D30" w:rsidP="00142AA4">
      <w:pPr>
        <w:pStyle w:val="ParagraphBold"/>
        <w:keepNext/>
        <w:spacing w:before="0"/>
      </w:pPr>
      <w:r w:rsidRPr="00C20DFE">
        <w:t>Study Governance Committees:</w:t>
      </w:r>
    </w:p>
    <w:tbl>
      <w:tblPr>
        <w:tblW w:w="5000" w:type="pct"/>
        <w:tblLook w:val="04A0" w:firstRow="1" w:lastRow="0" w:firstColumn="1" w:lastColumn="0" w:noHBand="0" w:noVBand="1"/>
      </w:tblPr>
      <w:tblGrid>
        <w:gridCol w:w="4495"/>
        <w:gridCol w:w="4495"/>
      </w:tblGrid>
      <w:tr w:rsidR="003117E4" ns2:paraId="2C028A52" ns2:textId="77777777" w:rsidTr="00487578">
        <w:tc>
          <w:tcPr>
            <w:tcW w:w="2500" w:type="pct"/>
            <w:tcBorders>
              <w:top w:val="single" w:sz="4" w:space="0" w:color="auto"/>
              <w:left w:val="single" w:sz="4" w:space="0" w:color="auto"/>
              <w:bottom w:val="single" w:sz="4" w:space="0" w:color="auto"/>
              <w:right w:val="single" w:sz="4" w:space="0" w:color="auto"/>
            </w:tcBorders>
          </w:tcPr>
          <w:p ns2:paraId="1C1217D5" ns2:textId="77777777" w:rsidR="00121C3D" w:rsidRDefault="00895D30" w:rsidP="006B45B8">
            <w:pPr>
              <w:pStyle w:val="TableLeft"/>
            </w:pPr>
            <w:r w:rsidRPr="00482BC1">
              <w:t>Executive Oversight Committee</w:t>
            </w:r>
          </w:p>
        </w:tc>
        <w:tc>
          <w:tcPr>
            <w:tcW w:w="2500" w:type="pct"/>
            <w:tcBorders>
              <w:top w:val="single" w:sz="4" w:space="0" w:color="auto"/>
              <w:left w:val="single" w:sz="4" w:space="0" w:color="auto"/>
              <w:bottom w:val="single" w:sz="4" w:space="0" w:color="auto"/>
              <w:right w:val="single" w:sz="4" w:space="0" w:color="auto"/>
            </w:tcBorders>
          </w:tcPr>
          <w:p ns2:paraId="7D291473" ns2:textId="77777777" w:rsidR="00E71A6D" w:rsidRDefault="00895D30" w:rsidP="006B45B8">
            <w:pPr>
              <w:pStyle w:val="TableLeft"/>
            </w:pPr>
            <w:r>
              <w:t>Yes</w:t>
            </w:r>
            <w:r w:rsidR="00BC0268">
              <w:t xml:space="preserve"> </w:t>
            </w:r>
          </w:p>
        </w:tc>
      </w:tr>
      <w:tr w:rsidR="003117E4" ns2:paraId="1B807961" ns2:textId="77777777" w:rsidTr="00487578">
        <w:tc>
          <w:tcPr>
            <w:tcW w:w="2500" w:type="pct"/>
            <w:tcBorders>
              <w:top w:val="single" w:sz="4" w:space="0" w:color="auto"/>
              <w:left w:val="single" w:sz="4" w:space="0" w:color="auto"/>
              <w:bottom w:val="single" w:sz="4" w:space="0" w:color="auto"/>
              <w:right w:val="single" w:sz="4" w:space="0" w:color="auto"/>
            </w:tcBorders>
          </w:tcPr>
          <w:p ns2:paraId="78814015" ns2:textId="77777777" w:rsidR="00121C3D" w:rsidRDefault="00895D30" w:rsidP="006B45B8">
            <w:pPr>
              <w:pStyle w:val="TableLeft"/>
            </w:pPr>
            <w:r w:rsidRPr="00121C3D">
              <w:t>Data Monitoring Committee</w:t>
            </w:r>
          </w:p>
        </w:tc>
        <w:tc>
          <w:tcPr>
            <w:tcW w:w="2500" w:type="pct"/>
            <w:tcBorders>
              <w:top w:val="single" w:sz="4" w:space="0" w:color="auto"/>
              <w:left w:val="single" w:sz="4" w:space="0" w:color="auto"/>
              <w:bottom w:val="single" w:sz="4" w:space="0" w:color="auto"/>
              <w:right w:val="single" w:sz="4" w:space="0" w:color="auto"/>
            </w:tcBorders>
          </w:tcPr>
          <w:p ns2:paraId="11844CBC" ns2:textId="77777777" w:rsidR="00E71A6D" w:rsidRDefault="00895D30" w:rsidP="006B45B8">
            <w:pPr>
              <w:pStyle w:val="TableLeft"/>
            </w:pPr>
            <w:r>
              <w:rPr>
                <w:rFonts w:eastAsiaTheme="minorHAnsi"/>
              </w:rPr>
              <w:t>Yes</w:t>
            </w:r>
            <w:r w:rsidR="00BC0268">
              <w:rPr>
                <w:rFonts w:eastAsiaTheme="minorHAnsi"/>
              </w:rPr>
              <w:t xml:space="preserve"> </w:t>
            </w:r>
          </w:p>
        </w:tc>
      </w:tr>
      <w:tr w:rsidR="003117E4" ns2:paraId="230A4FFB" ns2:textId="77777777" w:rsidTr="00487578">
        <w:tc>
          <w:tcPr>
            <w:tcW w:w="2500" w:type="pct"/>
            <w:tcBorders>
              <w:top w:val="single" w:sz="4" w:space="0" w:color="auto"/>
              <w:left w:val="single" w:sz="4" w:space="0" w:color="auto"/>
              <w:bottom w:val="single" w:sz="4" w:space="0" w:color="auto"/>
              <w:right w:val="single" w:sz="4" w:space="0" w:color="auto"/>
            </w:tcBorders>
          </w:tcPr>
          <w:p ns2:paraId="2ABD30BE" ns2:textId="77777777" w:rsidR="00121C3D" w:rsidRDefault="00895D30" w:rsidP="006B45B8">
            <w:pPr>
              <w:pStyle w:val="TableLeft"/>
            </w:pPr>
            <w:r w:rsidRPr="00121C3D">
              <w:t>Clinical Adjudication Committee</w:t>
            </w:r>
          </w:p>
        </w:tc>
        <w:tc>
          <w:tcPr>
            <w:tcW w:w="2500" w:type="pct"/>
            <w:tcBorders>
              <w:top w:val="single" w:sz="4" w:space="0" w:color="auto"/>
              <w:left w:val="single" w:sz="4" w:space="0" w:color="auto"/>
              <w:bottom w:val="single" w:sz="4" w:space="0" w:color="auto"/>
              <w:right w:val="single" w:sz="4" w:space="0" w:color="auto"/>
            </w:tcBorders>
          </w:tcPr>
          <w:p ns2:paraId="3703ACD6" ns2:textId="77777777" w:rsidR="00E71A6D" w:rsidRDefault="00895D30" w:rsidP="006B45B8">
            <w:pPr>
              <w:pStyle w:val="TableLeft"/>
            </w:pPr>
            <w:r>
              <w:t>No</w:t>
            </w:r>
            <w:r w:rsidR="00BC0268">
              <w:t xml:space="preserve"> </w:t>
            </w:r>
          </w:p>
        </w:tc>
      </w:tr>
      <w:tr w:rsidR="003117E4" ns2:paraId="7335F9A3" ns2:textId="77777777" w:rsidTr="00487578">
        <w:trPr>
          <w:hidden/>
        </w:trPr>
        <w:tc>
          <w:tcPr>
            <w:tcW w:w="2500" w:type="pct"/>
            <w:tcBorders>
              <w:top w:val="single" w:sz="4" w:space="0" w:color="auto"/>
              <w:left w:val="nil"/>
              <w:bottom w:val="nil"/>
              <w:right w:val="nil"/>
            </w:tcBorders>
          </w:tcPr>
          <w:p ns2:paraId="5DAB1989" ns2:textId="77777777" w:rsidR="00121C3D" w:rsidRPr="00121C3D" w:rsidRDefault="00121C3D" w:rsidP="006B45B8">
            <w:pPr>
              <w:pStyle w:val="TableLeft"/>
              <w:rPr>
                <w:rStyle w:val="Instructions"/>
              </w:rPr>
            </w:pPr>
          </w:p>
        </w:tc>
        <w:tc>
          <w:tcPr>
            <w:tcW w:w="2500" w:type="pct"/>
            <w:tcBorders>
              <w:top w:val="single" w:sz="4" w:space="0" w:color="auto"/>
              <w:left w:val="nil"/>
              <w:bottom w:val="nil"/>
              <w:right w:val="nil"/>
            </w:tcBorders>
          </w:tcPr>
          <w:p ns2:paraId="07FF964F" ns2:textId="77777777" w:rsidR="00121C3D" w:rsidRPr="00121C3D" w:rsidRDefault="00121C3D" w:rsidP="006B45B8">
            <w:pPr>
              <w:pStyle w:val="TableLeft"/>
              <w:rPr>
                <w:rStyle w:val="Instructions"/>
              </w:rPr>
            </w:pPr>
          </w:p>
        </w:tc>
      </w:tr>
    </w:tbl>
    <w:p ns2:paraId="501F02CF" ns2:textId="77777777" w:rsidR="004F71EB" w:rsidRDefault="004F71EB" w:rsidP="004F71EB">
      <w:pPr>
        <w:pStyle w:val="ListEnd"/>
        <w:rPr>
          <w:rStyle w:val="SuggestedOptional"/>
          <w:color w:val="auto"/>
        </w:rPr>
      </w:pPr>
      <w:ins w:id="3626" w:author="GoldenCorpusHarness" w:date="2026-03-28T22:23:47Z">
        <w:r>
          <w:t>Number of Participants:</w:t>
        </w:r>
      </w:ins>
    </w:p>
    <w:p ns2:paraId="78B6D11B" ns2:textId="38DB4CD3" w:rsidR="006E3E98" w:rsidRPr="00D42085" w:rsidRDefault="00895D30" w:rsidP="006C197E">
      <w:pPr>
        <w:pStyle w:val="Paragraph"/>
        <w:rPr>
          <w:rStyle w:val="SuggestedOptional"/>
          <w:color w:val="auto"/>
        </w:rPr>
      </w:pPr>
      <w:del w:id="3627" w:author="GoldenCorpusHarness" w:date="2026-03-28T22:23:47Z">
        <w:r>
          <w:delText>Stud</w:delText>
        </w:r>
      </w:del>
      <w:ins w:id="3628" w:author="GoldenCorpusHarness" w:date="2026-03-28T22:23:47Z">
        <w:r>
          <w:t>In Part 1 (dose escalation and confirmation), up to 30 participants will be enrolled and treated with 45 mg or 65 mg nemtabrutinib in combination with venetoclax. Following implementation of Protocol Amendment 4, an additional 15 participants will be enrolled into Part 1 to receive 45 mg qd nemtabrutinib in combination with venetoclax to provide additional safet</w:t>
        </w:r>
      </w:ins>
      <w:r>
        <w:t xml:space="preserve">y </w:t>
      </w:r>
      <w:del w:id="3629" w:author="GoldenCorpusHarness" w:date="2026-03-28T22:23:47Z">
        <w:r>
          <w:delText>governance considerations are outlined in Appendix</w:delText>
        </w:r>
      </w:del>
      <w:ins w:id="3630" w:author="GoldenCorpusHarness" w:date="2026-03-28T22:23:47Z">
        <w:r>
          <w:t>and PK data at this dose level. In Part 2, approximately 690 participants will be randomized to nemtabrutinib plus venetoclax or venetoclax plus rituximab (VR) (or rituximab biosimilar). Overall, approximately 735</w:t>
        </w:r>
      </w:ins>
      <w:r>
        <w:t xml:space="preserve"> </w:t>
      </w:r>
      <w:del w:id="3631" w:author="GoldenCorpusHarness" w:date="2026-03-28T22:23:47Z">
        <w:r>
          <w:delText>1</w:delText>
        </w:r>
      </w:del>
      <w:ins w:id="3632" w:author="GoldenCorpusHarness" w:date="2026-03-28T22:23:47Z">
        <w:r>
          <w:t>participants will be enrolled in the study</w:t>
        </w:r>
      </w:ins>
      <w:r>
        <w:t>.</w:t>
      </w:r>
    </w:p>
    <w:p ns2:paraId="1880F26C" ns2:textId="77777777" w:rsidR="000F4150" w:rsidRDefault="008F7EB8" w:rsidP="0010085D">
      <w:pPr>
        <w:pStyle w:val="Paragraph"/>
      </w:pPr>
      <w:del w:id="3633" w:author="GoldenCorpusHarness" w:date="2026-03-28T22:23:47Z">
        <w:r>
          <w:delText>S</w:delText>
        </w:r>
      </w:del>
      <w:ins w:id="3634" w:author="GoldenCorpusHarness" w:date="2026-03-28T22:23:47Z">
        <w:r>
          <w:t>In</w:t>
        </w:r>
      </w:ins>
      <w:r>
        <w:t>t</w:t>
      </w:r>
      <w:ins w:id="3635" w:author="GoldenCorpusHarness" w:date="2026-03-28T22:23:47Z">
        <w:r>
          <w:t>ervention Gro</w:t>
        </w:r>
      </w:ins>
      <w:r>
        <w:t>u</w:t>
      </w:r>
      <w:del w:id="3636" w:author="GoldenCorpusHarness" w:date="2026-03-28T22:23:47Z">
        <w:r>
          <w:delText>dy Acce</w:delText>
        </w:r>
      </w:del>
      <w:r>
        <w:t>p</w:t>
      </w:r>
      <w:del w:id="3637" w:author="GoldenCorpusHarness" w:date="2026-03-28T22:23:47Z">
        <w:r>
          <w:delText>t</w:delText>
        </w:r>
      </w:del>
      <w:r>
        <w:t xml:space="preserve">s </w:t>
      </w:r>
      <w:del w:id="3638" w:author="GoldenCorpusHarness" w:date="2026-03-28T22:23:47Z">
        <w:r>
          <w:delText>He</w:delText>
        </w:r>
      </w:del>
      <w:r>
        <w:t>a</w:t>
      </w:r>
      <w:del w:id="3639" w:author="GoldenCorpusHarness" w:date="2026-03-28T22:23:47Z">
        <w:r>
          <w:delText>lthy</w:delText>
        </w:r>
      </w:del>
      <w:ins w:id="3640" w:author="GoldenCorpusHarness" w:date="2026-03-28T22:23:47Z">
        <w:r>
          <w:t>nd</w:t>
        </w:r>
      </w:ins>
      <w:r>
        <w:t xml:space="preserve"> </w:t>
      </w:r>
      <w:del w:id="3641" w:author="GoldenCorpusHarness" w:date="2026-03-28T22:23:47Z">
        <w:r>
          <w:delText>P</w:delText>
        </w:r>
      </w:del>
      <w:ins w:id="3642" w:author="GoldenCorpusHarness" w:date="2026-03-28T22:23:47Z">
        <w:r>
          <w:t>Dur</w:t>
        </w:r>
      </w:ins>
      <w:r>
        <w:t>a</w:t>
      </w:r>
      <w:del w:id="3643" w:author="GoldenCorpusHarness" w:date="2026-03-28T22:23:47Z">
        <w:r>
          <w:delText>r</w:delText>
        </w:r>
      </w:del>
      <w:r>
        <w:t>ti</w:t>
      </w:r>
      <w:del w:id="3644" w:author="GoldenCorpusHarness" w:date="2026-03-28T22:23:47Z">
        <w:r>
          <w:delText>cipa</w:delText>
        </w:r>
      </w:del>
      <w:ins w:id="3645" w:author="GoldenCorpusHarness" w:date="2026-03-28T22:23:47Z">
        <w:r>
          <w:t>o</w:t>
        </w:r>
      </w:ins>
      <w:r>
        <w:t>n</w:t>
      </w:r>
      <w:del w:id="3646" w:author="GoldenCorpusHarness" w:date="2026-03-28T22:23:47Z">
        <w:r>
          <w:delText>ts</w:delText>
        </w:r>
      </w:del>
      <w:r>
        <w:t>:</w:t>
      </w:r>
      <w:del w:id="3647" w:author="GoldenCorpusHarness" w:date="2026-03-28T22:23:47Z">
        <w:r>
          <w:delText xml:space="preserve"> No</w:delText>
        </w:r>
      </w:del>
    </w:p>
    <w:p ns2:paraId="25E0C538" ns2:textId="77777777" w:rsidR="000F4150" w:rsidRPr="00D42085" w:rsidRDefault="00895D30" w:rsidP="006C197E">
      <w:pPr>
        <w:pStyle w:val="Paragraph"/>
        <w:rPr>
          <w:rStyle w:val="SuggestedOptional"/>
          <w:color w:val="auto"/>
        </w:rPr>
      </w:pPr>
      <w:del w:id="3648" w:author="GoldenCorpusHarness" w:date="2026-03-28T22:23:47Z">
        <w:r>
          <w:delText>A list of abbreviations is in Appendix 15.</w:delText>
        </w:r>
      </w:del>
    </w:p>
    <w:p ns2:paraId="3AFAC0B9" ns2:textId="77777777" w:rsidR="00E4762A" w:rsidRDefault="00895D30" w:rsidP="00E4762A">
      <w:pPr>
        <w:pStyle w:val="Heading2"/>
        <w:pageBreakBefore/>
      </w:pPr>
      <w:bookmarkStart w:id="6" w:name="_Toc140132345"/>
      <w:r>
        <w:t>Schema</w:t>
      </w:r>
      <w:bookmarkEnd w:id="6"/>
    </w:p>
    <w:p ns2:paraId="53194F6C" ns2:textId="17FE1260" w:rsidR="00B826E1" w:rsidRPr="004F71EB" w:rsidRDefault="00895D30" w:rsidP="004F71EB">
      <w:pPr>
        <w:pStyle w:val="Paragraph"/>
      </w:pPr>
      <w:del w:id="3649" w:author="GoldenCorpusHarness" w:date="2026-03-28T22:23:47Z">
        <w:r>
          <w:delText>The study design for Part 1 is depicted in Figure 1. The study design for Part 2 is depicted in Figure 2.</w:delText>
        </w:r>
      </w:del>
    </w:p>
    <w:p ns2:paraId="0D08D34E" ns2:textId="77777777" w:rsidR="00B826E1" w:rsidRPr="00142AA4" w:rsidRDefault="00895D30" w:rsidP="00817756">
      <w:pPr>
        <w:pStyle w:val="Heading3"/>
        <w:rPr>
          <w:rStyle w:val="SuggestedOptional"/>
          <w:color w:val="auto"/>
        </w:rPr>
      </w:pPr>
      <w:ins w:id="3650" w:author="GoldenCorpusHarness" w:date="2026-03-28T22:23:47Z">
        <w:r>
          <w:t>C=Cycle; D=Day; D</w:t>
        </w:r>
      </w:ins>
      <w:r>
        <w:t>P</w:t>
      </w:r>
      <w:ins w:id="3651" w:author="GoldenCorpusHarness" w:date="2026-03-28T22:23:47Z">
        <w:r>
          <w:t>=disease progression; FMF1=final m</w:t>
        </w:r>
      </w:ins>
      <w:r>
        <w:t>ar</w:t>
      </w:r>
      <w:ins w:id="3652" w:author="GoldenCorpusHarness" w:date="2026-03-28T22:23:47Z">
        <w:r>
          <w:t>ke</w:t>
        </w:r>
      </w:ins>
      <w:r>
        <w:t xml:space="preserve">t </w:t>
      </w:r>
      <w:ins w:id="3653" w:author="GoldenCorpusHarness" w:date="2026-03-28T22:23:47Z">
        <w:r>
          <w:t xml:space="preserve">formulation </w:t>
        </w:r>
      </w:ins>
      <w:r>
        <w:t>1</w:t>
      </w:r>
      <w:ins w:id="3654" w:author="GoldenCorpusHarness" w:date="2026-03-28T22:23:47Z">
        <w:r>
          <w:t>;</w:t>
        </w:r>
      </w:ins>
      <w:r>
        <w:t xml:space="preserve"> </w:t>
      </w:r>
      <w:del w:id="3655" w:author="GoldenCorpusHarness" w:date="2026-03-28T22:23:47Z">
        <w:r>
          <w:delText>Sche</w:delText>
        </w:r>
      </w:del>
      <w:ins w:id="3656" w:author="GoldenCorpusHarness" w:date="2026-03-28T22:23:47Z">
        <w:r>
          <w:t xml:space="preserve">FMF2=final </w:t>
        </w:r>
      </w:ins>
      <w:r>
        <w:t>ma</w:t>
      </w:r>
      <w:ins w:id="3657" w:author="GoldenCorpusHarness" w:date="2026-03-28T22:23:47Z">
        <w:r>
          <w:t>rket formulation 2; IV=intravenous.</w:t>
        </w:r>
      </w:ins>
    </w:p>
    <w:p ns2:paraId="269F0E7C" ns2:textId="3DD538E8" w:rsidR="00B826E1" w:rsidRPr="00142AA4" w:rsidRDefault="00895D30" w:rsidP="004F71EB">
      <w:pPr>
        <w:pStyle w:val="Caption"/>
        <w:rPr>
          <w:rStyle w:val="SuggestedOptional"/>
          <w:rFonts w:eastAsia="MS Gothic"/>
          <w:color w:val="auto"/>
        </w:rPr>
      </w:pPr>
      <w:bookmarkStart w:id="8" w:name="_Ref129263534"/>
      <w:bookmarkStart w:id="9" w:name="_Toc140132653"/>
      <w:r w:rsidRPr="00142AA4">
        <w:t>Figure </w:t>
      </w:r>
      <w:r w:rsidR="00B55DCA">
        <w:rPr>
          <w:noProof/>
        </w:rPr>
        <w:t>1</w:t>
      </w:r>
      <w:bookmarkEnd w:id="8"/>
      <w:r w:rsidRPr="00142AA4">
        <w:rPr>
          <w:rStyle w:val="SuggestedOptional"/>
          <w:rFonts w:eastAsia="MS Gothic"/>
          <w:color w:val="auto"/>
        </w:rPr>
        <w:tab/>
        <w:t>Part 1 (</w:t>
      </w:r>
      <w:r w:rsidRPr="004F71EB">
        <w:rPr>
          <w:rStyle w:val="SuggestedOptional"/>
          <w:rFonts w:eastAsia="MS Gothic"/>
          <w:color w:val="auto"/>
        </w:rPr>
        <w:t>Dose</w:t>
      </w:r>
      <w:r w:rsidRPr="00142AA4">
        <w:rPr>
          <w:rStyle w:val="SuggestedOptional"/>
          <w:rFonts w:eastAsia="MS Gothic"/>
          <w:color w:val="auto"/>
        </w:rPr>
        <w:t xml:space="preserve"> Escalation and Confirmation) Study Schema</w:t>
      </w:r>
      <w:bookmarkEnd w:id="9"/>
    </w:p>
    <w:p ns2:paraId="3EFB78E6" ns2:textId="77777777" w:rsidR="00B826E1" w:rsidRPr="00142AA4" w:rsidRDefault="00895D30" w:rsidP="00DE3165">
      <w:pPr>
        <w:pStyle w:val="Paragraph"/>
        <w:rPr>
          <w:rStyle w:val="SuggestedOptional"/>
          <w:color w:val="auto"/>
        </w:rPr>
      </w:pPr>
      <w:r w:rsidRPr="003B0156">
        <w:rPr>
          <w:noProof/>
        </w:rPr>
        <w:drawing>
          <ns3:inline distT="0" distB="0" distL="0" distR="0" ns4:anchorId="22508D36" ns4:editId="07461362">
            <ns3:extent cx="5715000" cy="2592541"/>
            <ns3:effectExtent l="0" t="0" r="0" b="0"/>
            <ns3:docPr id="4" name="Picture 4" descr="Graphical user interface&#10;&#10;Description automatically generated with medium confidence"/>
            <ns3:cNvGraphicFramePr>
              <ns5:graphicFrameLocks noChangeAspect="1"/>
            </ns3:cNvGraphicFramePr>
            <ns5:graphic>
              <ns5:graphicData uri="http://schemas.openxmlformats.org/drawingml/2006/picture">
                <ns6:pic>
                  <ns6:nvPicPr>
                    <ns6:cNvPr id="4" name="Picture 4" descr="Graphical user interface&#10;&#10;Description automatically generated with medium confidence"/>
                    <ns6:cNvPicPr/>
                  </ns6:nvPicPr>
                  <ns6:blipFill>
                    <ns5:blip ns7:embed="rId11"/>
                    <ns5:stretch>
                      <ns5:fillRect/>
                    </ns5:stretch>
                  </ns6:blipFill>
                  <ns6:spPr>
                    <ns5:xfrm>
                      <ns5:off x="0" y="0"/>
                      <ns5:ext cx="5715000" cy="2592541"/>
                    </ns5:xfrm>
                    <ns5:prstGeom prst="rect">
                      <ns5:avLst/>
                    </ns5:prstGeom>
                  </ns6:spPr>
                </ns6:pic>
              </ns5:graphicData>
            </ns5:graphic>
          </ns3:inline>
        </w:drawing>
      </w:r>
    </w:p>
    <w:p ns2:paraId="5059DED4" ns2:textId="77777777" w:rsidR="00B826E1" w:rsidRPr="00142AA4" w:rsidRDefault="00895D30" w:rsidP="00817756">
      <w:pPr>
        <w:pStyle w:val="TableFootnote"/>
        <w:rPr>
          <w:rStyle w:val="SuggestedOptional"/>
          <w:color w:val="auto"/>
        </w:rPr>
      </w:pPr>
      <w:del w:id="3658" w:author="GoldenCorpusHarness" w:date="2026-03-28T22:23:47Z">
        <w:r>
          <w:delText>Th</w:delText>
        </w:r>
      </w:del>
      <w:ins w:id="3659" w:author="GoldenCorpusHarness" w:date="2026-03-28T22:23:47Z">
        <w:r>
          <w:t>Study Governanc</w:t>
        </w:r>
      </w:ins>
      <w:r>
        <w:t xml:space="preserve">e </w:t>
      </w:r>
      <w:del w:id="3660" w:author="GoldenCorpusHarness" w:date="2026-03-28T22:23:47Z">
        <w:r>
          <w:delText>DLT evalua</w:delText>
        </w:r>
      </w:del>
      <w:ins w:id="3661" w:author="GoldenCorpusHarness" w:date="2026-03-28T22:23:47Z">
        <w:r>
          <w:t>Commi</w:t>
        </w:r>
      </w:ins>
      <w:r>
        <w:t>t</w:t>
      </w:r>
      <w:del w:id="3662" w:author="GoldenCorpusHarness" w:date="2026-03-28T22:23:47Z">
        <w:r>
          <w:delText>ion period is 8 w</w:delText>
        </w:r>
      </w:del>
      <w:ins w:id="3663" w:author="GoldenCorpusHarness" w:date="2026-03-28T22:23:47Z">
        <w:r>
          <w:t>t</w:t>
        </w:r>
      </w:ins>
      <w:r>
        <w:t>ee</w:t>
      </w:r>
      <w:del w:id="3664" w:author="GoldenCorpusHarness" w:date="2026-03-28T22:23:47Z">
        <w:r>
          <w:delText>k</w:delText>
        </w:r>
      </w:del>
      <w:r>
        <w:t>s</w:t>
      </w:r>
      <w:del w:id="3665" w:author="GoldenCorpusHarness" w:date="2026-03-28T22:23:47Z">
        <w:r>
          <w:delText xml:space="preserve"> from C2D1 (the start of venetoclax).</w:delText>
        </w:r>
      </w:del>
      <w:ins w:id="3666" w:author="GoldenCorpusHarness" w:date="2026-03-28T22:23:47Z">
        <w:r>
          <w:t>:</w:t>
        </w:r>
      </w:ins>
    </w:p>
    <w:p ns2:paraId="22C64B9A" ns2:textId="77777777" w:rsidR="00B826E1" w:rsidRPr="00142AA4" w:rsidRDefault="00895D30" w:rsidP="00817756">
      <w:pPr>
        <w:pStyle w:val="TableFootnote"/>
        <w:rPr>
          <w:rStyle w:val="SuggestedOptional"/>
          <w:color w:val="auto"/>
        </w:rPr>
      </w:pPr>
      <w:r w:rsidRPr="00142AA4">
        <w:rPr>
          <w:rStyle w:val="SuggestedOptional"/>
          <w:color w:val="auto"/>
        </w:rPr>
        <w:t>2L+=second-line plus; C2D1=Cycle 2 Day 1; CLL=chronic lymphocytic leukemia; DLT=dose-limiting toxicity; N=number; QD=quaque die (daily); SLL=small lymphocytic leukemia; W=week.</w:t>
      </w:r>
    </w:p>
    <w:p ns2:paraId="2C4F0B98" ns2:textId="77777777" w:rsidR="00B826E1" w:rsidRPr="00142AA4" w:rsidRDefault="00B826E1" w:rsidP="00DE3165">
      <w:pPr>
        <w:pStyle w:val="Paragraph"/>
        <w:rPr>
          <w:rStyle w:val="SuggestedOptional"/>
          <w:color w:val="auto"/>
        </w:rPr>
      </w:pPr>
    </w:p>
    <w:p ns2:paraId="6F7C85FB" ns2:textId="77777777" w:rsidR="00B826E1" w:rsidRDefault="00895D30" w:rsidP="00817756">
      <w:pPr>
        <w:pStyle w:val="Heading3"/>
      </w:pPr>
      <w:del w:id="3667" w:author="GoldenCorpusHarness" w:date="2026-03-28T22:23:47Z">
        <w:r>
          <w:delText>P</w:delText>
        </w:r>
      </w:del>
      <w:ins w:id="3668" w:author="GoldenCorpusHarness" w:date="2026-03-28T22:23:47Z">
        <w:r>
          <w:t xml:space="preserve">Study governance considerations </w:t>
        </w:r>
      </w:ins>
      <w:r>
        <w:t>ar</w:t>
      </w:r>
      <w:ins w:id="3669" w:author="GoldenCorpusHarness" w:date="2026-03-28T22:23:47Z">
        <w:r>
          <w:t>e ou</w:t>
        </w:r>
      </w:ins>
      <w:r>
        <w:t>t</w:t>
      </w:r>
      <w:ins w:id="3670" w:author="GoldenCorpusHarness" w:date="2026-03-28T22:23:47Z">
        <w:r>
          <w:t>lined</w:t>
        </w:r>
      </w:ins>
      <w:r>
        <w:t xml:space="preserve"> </w:t>
      </w:r>
      <w:del w:id="3671" w:author="GoldenCorpusHarness" w:date="2026-03-28T22:23:47Z">
        <w:r>
          <w:delText>2</w:delText>
        </w:r>
      </w:del>
      <w:ins w:id="3672" w:author="GoldenCorpusHarness" w:date="2026-03-28T22:23:47Z">
        <w:r>
          <w:t>in</w:t>
        </w:r>
      </w:ins>
      <w:r>
        <w:t xml:space="preserve"> </w:t>
      </w:r>
      <w:del w:id="3673" w:author="GoldenCorpusHarness" w:date="2026-03-28T22:23:47Z">
        <w:r>
          <w:delText>Sch</w:delText>
        </w:r>
      </w:del>
      <w:ins w:id="3674" w:author="GoldenCorpusHarness" w:date="2026-03-28T22:23:47Z">
        <w:r>
          <w:t>App</w:t>
        </w:r>
      </w:ins>
      <w:r>
        <w:t>e</w:t>
      </w:r>
      <w:del w:id="3675" w:author="GoldenCorpusHarness" w:date="2026-03-28T22:23:47Z">
        <w:r>
          <w:delText>ma</w:delText>
        </w:r>
      </w:del>
      <w:ins w:id="3676" w:author="GoldenCorpusHarness" w:date="2026-03-28T22:23:47Z">
        <w:r>
          <w:t>ndix 1.</w:t>
        </w:r>
      </w:ins>
    </w:p>
    <w:p ns2:paraId="172CDE21" ns2:textId="2EBE1D79" w:rsidR="00B826E1" w:rsidRDefault="00895D30" w:rsidP="00D06F41">
      <w:pPr>
        <w:pStyle w:val="Caption"/>
      </w:pPr>
      <w:del w:id="3677" w:author="GoldenCorpusHarness" w:date="2026-03-28T22:23:47Z">
        <w:r>
          <w:delText xml:space="preserve">Figure 2Part 2 </w:delText>
        </w:r>
      </w:del>
      <w:r>
        <w:t xml:space="preserve">Study </w:t>
      </w:r>
      <w:del w:id="3678" w:author="GoldenCorpusHarness" w:date="2026-03-28T22:23:47Z">
        <w:r>
          <w:delText>S</w:delText>
        </w:r>
      </w:del>
      <w:ins w:id="3679" w:author="GoldenCorpusHarness" w:date="2026-03-28T22:23:47Z">
        <w:r>
          <w:t>A</w:t>
        </w:r>
      </w:ins>
      <w:r>
        <w:t>c</w:t>
      </w:r>
      <w:ins w:id="3680" w:author="GoldenCorpusHarness" w:date="2026-03-28T22:23:47Z">
        <w:r>
          <w:t>cepts Healt</w:t>
        </w:r>
      </w:ins>
      <w:r>
        <w:t>h</w:t>
      </w:r>
      <w:del w:id="3681" w:author="GoldenCorpusHarness" w:date="2026-03-28T22:23:47Z">
        <w:r>
          <w:delText>em</w:delText>
        </w:r>
      </w:del>
      <w:ins w:id="3682" w:author="GoldenCorpusHarness" w:date="2026-03-28T22:23:47Z">
        <w:r>
          <w:t>y P</w:t>
        </w:r>
      </w:ins>
      <w:r>
        <w:t>a</w:t>
      </w:r>
      <w:ins w:id="3683" w:author="GoldenCorpusHarness" w:date="2026-03-28T22:23:47Z">
        <w:r>
          <w:t>rticipants: No</w:t>
        </w:r>
      </w:ins>
    </w:p>
    <w:p ns2:paraId="2F5259DA" ns2:textId="77777777" w:rsidR="00B826E1" w:rsidRDefault="00895D30" w:rsidP="00DE3165">
      <w:pPr>
        <w:pStyle w:val="Paragraph"/>
        <w:rPr>
          <w:rStyle w:val="SuggestedOptional"/>
        </w:rPr>
      </w:pPr>
      <w:ins w:id="3684" w:author="GoldenCorpusHarness" w:date="2026-03-28T22:23:47Z">
        <w:r>
          <w:t>A list of abbreviations is in Appendix 15.</w:t>
        </w:r>
      </w:ins>
    </w:p>
    <w:p ns2:paraId="054DCD13" ns2:textId="77777777" w:rsidR="00B826E1" w:rsidRPr="00142AA4" w:rsidRDefault="00895D30" w:rsidP="00817756">
      <w:pPr>
        <w:pStyle w:val="TableFootnote"/>
        <w:rPr>
          <w:rStyle w:val="SuggestedOptional"/>
          <w:color w:val="auto"/>
        </w:rPr>
      </w:pPr>
      <w:del w:id="3685" w:author="GoldenCorpusHarness" w:date="2026-03-28T22:23:47Z">
        <w:r>
          <w:delText>2L+=second-line plus; BTK=Bruton’s tyrosine kinase; C=cycle; D=day; CLL=</w:delText>
        </w:r>
      </w:del>
      <w:ins w:id="3686" w:author="GoldenCorpusHarness" w:date="2026-03-28T22:23:47Z">
        <w:r>
          <w:t>S</w:t>
        </w:r>
      </w:ins>
      <w:r>
        <w:t>ch</w:t>
      </w:r>
      <w:del w:id="3687" w:author="GoldenCorpusHarness" w:date="2026-03-28T22:23:47Z">
        <w:r>
          <w:delText>ronic lymphocytic leuk</w:delText>
        </w:r>
      </w:del>
      <w:r>
        <w:t>em</w:t>
      </w:r>
      <w:del w:id="3688" w:author="GoldenCorpusHarness" w:date="2026-03-28T22:23:47Z">
        <w:r>
          <w:delText>i</w:delText>
        </w:r>
      </w:del>
      <w:r>
        <w:t>a</w:t>
      </w:r>
      <w:del w:id="3689" w:author="GoldenCorpusHarness" w:date="2026-03-28T22:23:47Z">
        <w:r>
          <w:delText>; IGHV=immunoglobulin variable heavy chain; Max=maximum; N=number; SLL=small lymphocytic leukemia; US=United States; W=week; vs=versus.</w:delText>
        </w:r>
      </w:del>
    </w:p>
    <w:p ns2:paraId="016E0C32" ns2:textId="77777777" w:rsidR="00E4762A" w:rsidRPr="00757414" w:rsidRDefault="00E4762A" w:rsidP="00757414">
      <w:pPr>
        <w:pStyle w:val="Paragraph"/>
        <w:spacing w:before="0" w:after="0" w:line="20" w:lineRule="exact"/>
        <w:rPr>
          <w:bCs/>
          <w:sz w:val="2"/>
        </w:rPr>
      </w:pPr>
      <w:ins w:id="3690" w:author="GoldenCorpusHarness" w:date="2026-03-28T22:23:47Z">
        <w:r>
          <w:t>The study design for Part 1 is depicted in Figure 1. The study design for Part 2 is depicted in Figure 2.</w:t>
        </w:r>
      </w:ins>
    </w:p>
    <w:p ns2:paraId="75D69A26" ns2:textId="77777777" w:rsidR="00E4762A" w:rsidRPr="00757414" w:rsidRDefault="00E4762A" w:rsidP="00757414">
      <w:pPr>
        <w:pStyle w:val="Paragraph"/>
        <w:spacing w:before="0" w:after="0" w:line="20" w:lineRule="exact"/>
        <w:rPr>
          <w:bCs/>
          <w:sz w:val="2"/>
        </w:rPr>
        <w:sectPr w:rsidR="00E4762A" w:rsidRPr="00757414" w:rsidSect="0097492E">
          <w:headerReference w:type="even" ns7:id="rId13"/>
          <w:headerReference w:type="default" ns7:id="rId14"/>
          <w:footerReference w:type="even" ns7:id="rId15"/>
          <w:footerReference w:type="default" ns7:id="rId16"/>
          <w:headerReference w:type="first" ns7:id="rId17"/>
          <w:footerReference w:type="first" ns7:id="rId18"/>
          <w:pgSz w:w="12240" w:h="15840"/>
          <w:pgMar w:top="1440" w:right="1440" w:bottom="1440" w:left="1800" w:header="720" w:footer="720" w:gutter="0"/>
          <w:cols w:space="708"/>
          <w:docGrid w:linePitch="360"/>
        </w:sectPr>
      </w:pPr>
      <w:ins w:id="3691" w:author="GoldenCorpusHarness" w:date="2026-03-28T22:23:47Z">
        <w:r>
          <w:t>Part 1 Schema</w:t>
        </w:r>
      </w:ins>
    </w:p>
    <w:p ns2:paraId="44E4A8A7" ns2:textId="77777777" w:rsidR="00E4762A" w:rsidRDefault="00895D30" w:rsidP="00E4762A">
      <w:pPr>
        <w:pStyle w:val="Heading2"/>
      </w:pPr>
      <w:ins w:id="3692" w:author="GoldenCorpusHarness" w:date="2026-03-28T22:23:47Z">
        <w:r>
          <w:t xml:space="preserve">Figure 1Part 1 (Dose Escalation and Confirmation) Study </w:t>
        </w:r>
      </w:ins>
      <w:r>
        <w:t>Sche</w:t>
      </w:r>
      <w:del w:id="3693" w:author="GoldenCorpusHarness" w:date="2026-03-28T22:23:47Z">
        <w:r>
          <w:delText>dule of Activities</w:delText>
        </w:r>
      </w:del>
      <w:ins w:id="3694" w:author="GoldenCorpusHarness" w:date="2026-03-28T22:23:47Z">
        <w:r>
          <w:t>ma</w:t>
        </w:r>
      </w:ins>
    </w:p>
    <w:p ns2:paraId="1326F5FF" ns2:textId="77777777" w:rsidR="00817756" w:rsidRPr="00817756" w:rsidRDefault="00895D30" w:rsidP="00817756">
      <w:pPr>
        <w:pStyle w:val="Heading3"/>
        <w:widowControl w:val="0"/>
      </w:pPr>
      <w:del w:id="3695" w:author="GoldenCorpusHarness" w:date="2026-03-28T22:23:47Z">
        <w:r>
          <w:delText>Nemtabrutinib Treatment Group (Part 1 and Part 2) Schedule of Assessments: Screening and Treatment Phase</w:delText>
        </w:r>
      </w:del>
    </w:p>
    <w:p ns2:paraId="05395393" ns2:textId="00599D50" w:rsidR="009602AE" w:rsidRPr="00817756" w:rsidRDefault="00895D30" w:rsidP="00D06F41">
      <w:pPr>
        <w:pStyle w:val="Caption"/>
        <w:rPr>
          <w:rStyle w:val="SuggestedOptional"/>
          <w:color w:val="auto"/>
        </w:rPr>
      </w:pPr>
      <w:r>
        <w:t>T</w:t>
      </w:r>
      <w:del w:id="3696" w:author="GoldenCorpusHarness" w:date="2026-03-28T22:23:47Z">
        <w:r>
          <w:delText>able 1Sc</w:delText>
        </w:r>
      </w:del>
      <w:r>
        <w:t>he</w:t>
      </w:r>
      <w:ins w:id="3697" w:author="GoldenCorpusHarness" w:date="2026-03-28T22:23:47Z">
        <w:r>
          <w:t xml:space="preserve"> DLT evaluation perio</w:t>
        </w:r>
      </w:ins>
      <w:r>
        <w:t>d</w:t>
      </w:r>
      <w:del w:id="3698" w:author="GoldenCorpusHarness" w:date="2026-03-28T22:23:47Z">
        <w:r>
          <w:delText>ul</w:delText>
        </w:r>
      </w:del>
      <w:ins w:id="3699" w:author="GoldenCorpusHarness" w:date="2026-03-28T22:23:47Z">
        <w:r>
          <w:t xml:space="preserve"> is 8 w</w:t>
        </w:r>
      </w:ins>
      <w:r>
        <w:t>e</w:t>
      </w:r>
      <w:ins w:id="3700" w:author="GoldenCorpusHarness" w:date="2026-03-28T22:23:47Z">
        <w:r>
          <w:t>eks from C2D1 (the start</w:t>
        </w:r>
      </w:ins>
      <w:r>
        <w:t xml:space="preserve"> of </w:t>
      </w:r>
      <w:del w:id="3701" w:author="GoldenCorpusHarness" w:date="2026-03-28T22:23:47Z">
        <w:r>
          <w:delText>Assessm</w:delText>
        </w:r>
      </w:del>
      <w:ins w:id="3702" w:author="GoldenCorpusHarness" w:date="2026-03-28T22:23:47Z">
        <w:r>
          <w:t>v</w:t>
        </w:r>
      </w:ins>
      <w:r>
        <w:t>en</w:t>
      </w:r>
      <w:ins w:id="3703" w:author="GoldenCorpusHarness" w:date="2026-03-28T22:23:47Z">
        <w:r>
          <w:t>e</w:t>
        </w:r>
      </w:ins>
      <w:r>
        <w:t>t</w:t>
      </w:r>
      <w:del w:id="3704" w:author="GoldenCorpusHarness" w:date="2026-03-28T22:23:47Z">
        <w:r>
          <w:delText>s: P</w:delText>
        </w:r>
      </w:del>
      <w:ins w:id="3705" w:author="GoldenCorpusHarness" w:date="2026-03-28T22:23:47Z">
        <w:r>
          <w:t>ocl</w:t>
        </w:r>
      </w:ins>
      <w:r>
        <w:t>a</w:t>
      </w:r>
      <w:del w:id="3706" w:author="GoldenCorpusHarness" w:date="2026-03-28T22:23:47Z">
        <w:r>
          <w:delText>rt 1 and Part 2 (Treatment Group</w:delText>
        </w:r>
      </w:del>
      <w:ins w:id="3707" w:author="GoldenCorpusHarness" w:date="2026-03-28T22:23:47Z">
        <w:r>
          <w:t>x</w:t>
        </w:r>
      </w:ins>
      <w:r>
        <w:t>)</w:t>
      </w:r>
      <w:del w:id="3708" w:author="GoldenCorpusHarness" w:date="2026-03-28T22:23:47Z">
        <w:r>
          <w:delText xml:space="preserve"> Screening and Treatment Phase</w:delText>
        </w:r>
      </w:del>
      <w:ins w:id="3709" w:author="GoldenCorpusHarness" w:date="2026-03-28T22:23:47Z">
        <w:r>
          <w:t>.</w:t>
        </w:r>
      </w:ins>
    </w:p>
    <w:tbl>
      <w:tblPr>
        <w:tblW w:w="5033" w:type="pct"/>
        <w:tblLayout w:type="fixed"/>
        <w:tblLook w:val="01E0" w:firstRow="1" w:lastRow="1" w:firstColumn="1" w:lastColumn="1" w:noHBand="0" w:noVBand="0"/>
      </w:tblPr>
      <w:tblGrid>
        <w:gridCol w:w="1890"/>
        <w:gridCol w:w="835"/>
        <w:gridCol w:w="412"/>
        <w:gridCol w:w="418"/>
        <w:gridCol w:w="419"/>
        <w:gridCol w:w="420"/>
        <w:gridCol w:w="419"/>
        <w:gridCol w:w="419"/>
        <w:gridCol w:w="419"/>
        <w:gridCol w:w="420"/>
        <w:gridCol w:w="419"/>
        <w:gridCol w:w="1240"/>
        <w:gridCol w:w="1377"/>
        <w:gridCol w:w="3928"/>
      </w:tblGrid>
      <w:tr w:rsidR="003117E4" ns2:paraId="524250D8" ns2:textId="77777777" w:rsidTr="00D06F41">
        <w:trPr>
          <w:cantSplit/>
          <w:trHeight w:val="263"/>
          <w:tblHeader/>
        </w:trPr>
        <w:tc>
          <w:tcPr>
            <w:tcW w:w="1890" w:type="dxa"/>
            <w:tcBorders>
              <w:top w:val="single" w:sz="4" w:space="0" w:color="auto"/>
              <w:left w:val="single" w:sz="4" w:space="0" w:color="auto"/>
              <w:bottom w:val="single" w:sz="6" w:space="0" w:color="auto"/>
              <w:right w:val="single" w:sz="6" w:space="0" w:color="auto"/>
            </w:tcBorders>
            <w:vAlign w:val="center"/>
          </w:tcPr>
          <w:p ns2:paraId="0347D452" ns2:textId="77777777" w:rsidR="009602AE" w:rsidRPr="00341B8E" w:rsidRDefault="00895D30" w:rsidP="00FB4E58">
            <w:pPr>
              <w:pStyle w:val="TableText0"/>
              <w:keepNext w:val="0"/>
              <w:widowControl w:val="0"/>
              <w:rPr>
                <w:b/>
                <w:bCs/>
                <w:sz w:val="18"/>
                <w:szCs w:val="18"/>
              </w:rPr>
            </w:pPr>
            <w:r w:rsidRPr="00341B8E">
              <w:rPr>
                <w:b/>
                <w:bCs/>
                <w:sz w:val="18"/>
                <w:szCs w:val="18"/>
              </w:rPr>
              <w:t>Study</w:t>
            </w:r>
            <w:r w:rsidRPr="00341B8E">
              <w:rPr>
                <w:sz w:val="18"/>
                <w:szCs w:val="18"/>
              </w:rPr>
              <w:t xml:space="preserve"> </w:t>
            </w:r>
            <w:r w:rsidRPr="00341B8E">
              <w:rPr>
                <w:b/>
                <w:bCs/>
                <w:sz w:val="18"/>
                <w:szCs w:val="18"/>
              </w:rPr>
              <w:t>Period</w:t>
            </w:r>
            <w:r w:rsidRPr="00341B8E">
              <w:rPr>
                <w:sz w:val="18"/>
                <w:szCs w:val="18"/>
              </w:rPr>
              <w:t>:</w:t>
            </w:r>
          </w:p>
        </w:tc>
        <w:tc>
          <w:tcPr>
            <w:tcW w:w="835" w:type="dxa"/>
            <w:tcBorders>
              <w:top w:val="single" w:sz="4" w:space="0" w:color="auto"/>
              <w:left w:val="single" w:sz="6" w:space="0" w:color="auto"/>
              <w:bottom w:val="single" w:sz="6" w:space="0" w:color="auto"/>
              <w:right w:val="single" w:sz="6" w:space="0" w:color="auto"/>
            </w:tcBorders>
            <w:vAlign w:val="center"/>
          </w:tcPr>
          <w:p ns2:paraId="75A8FDD1" ns2:textId="77777777" w:rsidR="009602AE" w:rsidRPr="00341B8E" w:rsidRDefault="00895D30" w:rsidP="00FB4E58">
            <w:pPr>
              <w:pStyle w:val="TableText0"/>
              <w:keepNext w:val="0"/>
              <w:widowControl w:val="0"/>
              <w:ind w:left="-79" w:right="-104"/>
              <w:jc w:val="center"/>
              <w:rPr>
                <w:sz w:val="18"/>
                <w:szCs w:val="18"/>
              </w:rPr>
            </w:pPr>
            <w:r w:rsidRPr="00341B8E">
              <w:rPr>
                <w:b/>
                <w:bCs/>
                <w:sz w:val="18"/>
                <w:szCs w:val="18"/>
              </w:rPr>
              <w:t>Screening</w:t>
            </w:r>
          </w:p>
        </w:tc>
        <w:tc>
          <w:tcPr>
            <w:tcW w:w="6382" w:type="dxa"/>
            <w:gridSpan w:val="11"/>
            <w:tcBorders>
              <w:top w:val="single" w:sz="4" w:space="0" w:color="auto"/>
              <w:left w:val="single" w:sz="6" w:space="0" w:color="auto"/>
              <w:bottom w:val="single" w:sz="6" w:space="0" w:color="auto"/>
              <w:right w:val="single" w:sz="4" w:space="0" w:color="auto"/>
            </w:tcBorders>
          </w:tcPr>
          <w:p ns2:paraId="6F1E2553" ns2:textId="77777777" w:rsidR="009602AE" w:rsidRPr="003F3AD9" w:rsidRDefault="00895D30" w:rsidP="00FB4E58">
            <w:pPr>
              <w:pStyle w:val="TableText0"/>
              <w:keepNext w:val="0"/>
              <w:widowControl w:val="0"/>
              <w:ind w:left="-38" w:right="-105"/>
              <w:jc w:val="center"/>
              <w:rPr>
                <w:b/>
                <w:bCs/>
                <w:sz w:val="18"/>
                <w:szCs w:val="18"/>
              </w:rPr>
            </w:pPr>
            <w:r w:rsidRPr="00341B8E">
              <w:rPr>
                <w:b/>
                <w:bCs/>
                <w:sz w:val="18"/>
                <w:szCs w:val="18"/>
              </w:rPr>
              <w:t>Treatment</w:t>
            </w:r>
            <w:r>
              <w:rPr>
                <w:b/>
                <w:bCs/>
                <w:sz w:val="18"/>
                <w:szCs w:val="18"/>
              </w:rPr>
              <w:t xml:space="preserve"> Phase</w:t>
            </w:r>
          </w:p>
        </w:tc>
        <w:tc>
          <w:tcPr>
            <w:tcW w:w="3928" w:type="dxa"/>
            <w:tcBorders>
              <w:top w:val="single" w:sz="4" w:space="0" w:color="auto"/>
              <w:left w:val="single" w:sz="6" w:space="0" w:color="auto"/>
              <w:bottom w:val="single" w:sz="4" w:space="0" w:color="auto"/>
              <w:right w:val="single" w:sz="4" w:space="0" w:color="auto"/>
            </w:tcBorders>
            <w:vAlign w:val="center"/>
          </w:tcPr>
          <w:p ns2:paraId="728ACF5E" ns2:textId="77777777" w:rsidR="009602AE" w:rsidRDefault="00895D30" w:rsidP="00FB4E58">
            <w:pPr>
              <w:pStyle w:val="TableText0"/>
              <w:keepNext w:val="0"/>
              <w:widowControl w:val="0"/>
              <w:rPr>
                <w:sz w:val="18"/>
                <w:szCs w:val="18"/>
              </w:rPr>
            </w:pPr>
            <w:r w:rsidRPr="00341B8E">
              <w:rPr>
                <w:b/>
                <w:bCs/>
                <w:sz w:val="18"/>
                <w:szCs w:val="18"/>
              </w:rPr>
              <w:t>Notes</w:t>
            </w:r>
          </w:p>
        </w:tc>
      </w:tr>
      <w:tr w:rsidR="003117E4" ns2:paraId="6263CA27" ns2:textId="77777777" w:rsidTr="00D06F41">
        <w:trPr>
          <w:cantSplit/>
          <w:trHeight w:val="263"/>
          <w:tblHeader/>
        </w:trPr>
        <w:tc>
          <w:tcPr>
            <w:tcW w:w="1890" w:type="dxa"/>
            <w:tcBorders>
              <w:top w:val="nil"/>
              <w:left w:val="single" w:sz="4" w:space="0" w:color="auto"/>
              <w:bottom w:val="single" w:sz="6" w:space="0" w:color="auto"/>
              <w:right w:val="single" w:sz="6" w:space="0" w:color="auto"/>
            </w:tcBorders>
            <w:vAlign w:val="center"/>
          </w:tcPr>
          <w:p ns2:paraId="55244682" ns2:textId="77777777" w:rsidR="009602AE" w:rsidRPr="00341B8E" w:rsidRDefault="00895D30" w:rsidP="00FB4E58">
            <w:pPr>
              <w:pStyle w:val="TableText0"/>
              <w:keepNext w:val="0"/>
              <w:widowControl w:val="0"/>
              <w:rPr>
                <w:b/>
                <w:bCs/>
                <w:sz w:val="18"/>
                <w:szCs w:val="18"/>
              </w:rPr>
            </w:pPr>
            <w:r w:rsidRPr="00341B8E">
              <w:rPr>
                <w:b/>
                <w:bCs/>
                <w:sz w:val="18"/>
                <w:szCs w:val="18"/>
              </w:rPr>
              <w:t>Cycle</w:t>
            </w:r>
          </w:p>
        </w:tc>
        <w:tc>
          <w:tcPr>
            <w:tcW w:w="835" w:type="dxa"/>
            <w:tcBorders>
              <w:top w:val="nil"/>
              <w:left w:val="single" w:sz="6" w:space="0" w:color="auto"/>
              <w:bottom w:val="single" w:sz="6" w:space="0" w:color="auto"/>
              <w:right w:val="single" w:sz="6" w:space="0" w:color="auto"/>
            </w:tcBorders>
            <w:vAlign w:val="center"/>
          </w:tcPr>
          <w:p ns2:paraId="6BB1D379" ns2:textId="77777777" w:rsidR="009602AE" w:rsidRPr="00341B8E" w:rsidRDefault="009602AE"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ns2:paraId="200AB887"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C1</w:t>
            </w:r>
          </w:p>
        </w:tc>
        <w:tc>
          <w:tcPr>
            <w:tcW w:w="1676" w:type="dxa"/>
            <w:gridSpan w:val="4"/>
            <w:tcBorders>
              <w:top w:val="single" w:sz="6" w:space="0" w:color="auto"/>
              <w:left w:val="single" w:sz="6" w:space="0" w:color="auto"/>
              <w:bottom w:val="single" w:sz="6" w:space="0" w:color="auto"/>
              <w:right w:val="single" w:sz="6" w:space="0" w:color="auto"/>
            </w:tcBorders>
            <w:vAlign w:val="center"/>
          </w:tcPr>
          <w:p ns2:paraId="5655D85A"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w:t>
            </w:r>
            <w:r>
              <w:rPr>
                <w:b/>
                <w:bCs/>
                <w:sz w:val="18"/>
                <w:szCs w:val="18"/>
              </w:rPr>
              <w:t>2</w:t>
            </w:r>
          </w:p>
        </w:tc>
        <w:tc>
          <w:tcPr>
            <w:tcW w:w="419" w:type="dxa"/>
            <w:tcBorders>
              <w:top w:val="single" w:sz="6" w:space="0" w:color="auto"/>
              <w:left w:val="single" w:sz="6" w:space="0" w:color="auto"/>
              <w:bottom w:val="single" w:sz="6" w:space="0" w:color="auto"/>
              <w:right w:val="single" w:sz="6" w:space="0" w:color="auto"/>
            </w:tcBorders>
            <w:vAlign w:val="center"/>
          </w:tcPr>
          <w:p ns2:paraId="3659CF36"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C3</w:t>
            </w:r>
          </w:p>
        </w:tc>
        <w:tc>
          <w:tcPr>
            <w:tcW w:w="419" w:type="dxa"/>
            <w:tcBorders>
              <w:top w:val="single" w:sz="6" w:space="0" w:color="auto"/>
              <w:left w:val="single" w:sz="6" w:space="0" w:color="auto"/>
              <w:bottom w:val="single" w:sz="6" w:space="0" w:color="auto"/>
              <w:right w:val="single" w:sz="6" w:space="0" w:color="auto"/>
            </w:tcBorders>
            <w:vAlign w:val="center"/>
          </w:tcPr>
          <w:p ns2:paraId="2E6F0E47"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C4</w:t>
            </w:r>
          </w:p>
        </w:tc>
        <w:tc>
          <w:tcPr>
            <w:tcW w:w="420" w:type="dxa"/>
            <w:tcBorders>
              <w:top w:val="single" w:sz="6" w:space="0" w:color="auto"/>
              <w:left w:val="single" w:sz="6" w:space="0" w:color="auto"/>
              <w:bottom w:val="single" w:sz="6" w:space="0" w:color="auto"/>
              <w:right w:val="single" w:sz="6" w:space="0" w:color="auto"/>
            </w:tcBorders>
            <w:vAlign w:val="center"/>
          </w:tcPr>
          <w:p ns2:paraId="75839474"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C5</w:t>
            </w:r>
          </w:p>
        </w:tc>
        <w:tc>
          <w:tcPr>
            <w:tcW w:w="419" w:type="dxa"/>
            <w:tcBorders>
              <w:top w:val="single" w:sz="6" w:space="0" w:color="auto"/>
              <w:left w:val="single" w:sz="6" w:space="0" w:color="auto"/>
              <w:bottom w:val="single" w:sz="6" w:space="0" w:color="auto"/>
              <w:right w:val="single" w:sz="6" w:space="0" w:color="auto"/>
            </w:tcBorders>
            <w:vAlign w:val="center"/>
          </w:tcPr>
          <w:p ns2:paraId="53E31E1A"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C6</w:t>
            </w:r>
          </w:p>
        </w:tc>
        <w:tc>
          <w:tcPr>
            <w:tcW w:w="2617" w:type="dxa"/>
            <w:gridSpan w:val="2"/>
            <w:tcBorders>
              <w:top w:val="single" w:sz="6" w:space="0" w:color="auto"/>
              <w:left w:val="single" w:sz="6" w:space="0" w:color="auto"/>
              <w:bottom w:val="single" w:sz="6" w:space="0" w:color="auto"/>
              <w:right w:val="single" w:sz="4" w:space="0" w:color="auto"/>
            </w:tcBorders>
            <w:vAlign w:val="center"/>
          </w:tcPr>
          <w:p ns2:paraId="4B069DF1" ns2:textId="77777777" w:rsidR="009602AE" w:rsidRPr="00753DF9" w:rsidRDefault="00895D30" w:rsidP="00FB4E58">
            <w:pPr>
              <w:pStyle w:val="TableText0"/>
              <w:keepNext w:val="0"/>
              <w:widowControl w:val="0"/>
              <w:ind w:left="-116" w:right="-111"/>
              <w:jc w:val="center"/>
              <w:rPr>
                <w:b/>
                <w:sz w:val="18"/>
                <w:szCs w:val="18"/>
              </w:rPr>
            </w:pPr>
            <w:r w:rsidRPr="00753DF9">
              <w:rPr>
                <w:b/>
                <w:sz w:val="18"/>
                <w:szCs w:val="18"/>
              </w:rPr>
              <w:t>C7 onwards until disease progression or 2 years post</w:t>
            </w:r>
            <w:r>
              <w:rPr>
                <w:b/>
                <w:sz w:val="18"/>
                <w:szCs w:val="18"/>
              </w:rPr>
              <w:t xml:space="preserve"> </w:t>
            </w:r>
            <w:r w:rsidRPr="00753DF9">
              <w:rPr>
                <w:b/>
                <w:sz w:val="18"/>
                <w:szCs w:val="18"/>
              </w:rPr>
              <w:t>C2D1</w:t>
            </w:r>
          </w:p>
        </w:tc>
        <w:tc>
          <w:tcPr>
            <w:tcW w:w="3928" w:type="dxa"/>
            <w:vMerge w:val="restart"/>
            <w:tcBorders>
              <w:top w:val="single" w:sz="4" w:space="0" w:color="auto"/>
              <w:left w:val="single" w:sz="6" w:space="0" w:color="auto"/>
              <w:bottom w:val="single" w:sz="6" w:space="0" w:color="auto"/>
              <w:right w:val="single" w:sz="4" w:space="0" w:color="auto"/>
            </w:tcBorders>
          </w:tcPr>
          <w:p ns2:paraId="57E5FFDD" ns2:textId="77777777" w:rsidR="009602AE" w:rsidRDefault="00895D30" w:rsidP="00FB4E58">
            <w:pPr>
              <w:pStyle w:val="TableText0"/>
              <w:keepNext w:val="0"/>
              <w:widowControl w:val="0"/>
              <w:ind w:right="-111"/>
              <w:rPr>
                <w:sz w:val="18"/>
                <w:szCs w:val="18"/>
              </w:rPr>
            </w:pPr>
            <w:r>
              <w:rPr>
                <w:sz w:val="18"/>
                <w:szCs w:val="18"/>
              </w:rPr>
              <w:t>Screening period is up to 42 days before allocation (Part 1)/randomization (Part 2). Each cycle consists of 4 weeks (28 calendar days).</w:t>
            </w:r>
          </w:p>
          <w:p ns2:paraId="2D95AEE8" ns2:textId="77777777" w:rsidR="009602AE" w:rsidRPr="00341B8E" w:rsidRDefault="00895D30" w:rsidP="00FB4E58">
            <w:pPr>
              <w:pStyle w:val="TableText0"/>
              <w:keepNext w:val="0"/>
              <w:widowControl w:val="0"/>
              <w:ind w:right="-111"/>
              <w:rPr>
                <w:sz w:val="18"/>
                <w:szCs w:val="18"/>
              </w:rPr>
            </w:pPr>
            <w:r w:rsidRPr="00E66728">
              <w:rPr>
                <w:rFonts w:eastAsia="Times New Roman"/>
                <w:sz w:val="18"/>
                <w:szCs w:val="18"/>
              </w:rPr>
              <w:t xml:space="preserve">Screening period can be extended with Sponsor approval to allow prognostic profiling to be performed prior to randomization (see Section 8.1.5 </w:t>
            </w:r>
            <w:r>
              <w:rPr>
                <w:rFonts w:eastAsia="Times New Roman"/>
                <w:sz w:val="18"/>
                <w:szCs w:val="18"/>
              </w:rPr>
              <w:t xml:space="preserve">and Section 8.11.1 </w:t>
            </w:r>
            <w:r w:rsidRPr="00E66728">
              <w:rPr>
                <w:rFonts w:eastAsia="Times New Roman"/>
                <w:sz w:val="18"/>
                <w:szCs w:val="18"/>
              </w:rPr>
              <w:t>for details).</w:t>
            </w:r>
          </w:p>
        </w:tc>
      </w:tr>
      <w:tr w:rsidR="003117E4" ns2:paraId="410D5015" ns2:textId="77777777" w:rsidTr="00D06F41">
        <w:trPr>
          <w:cantSplit/>
          <w:trHeight w:val="263"/>
          <w:tblHeader/>
        </w:trPr>
        <w:tc>
          <w:tcPr>
            <w:tcW w:w="1890" w:type="dxa"/>
            <w:tcBorders>
              <w:top w:val="nil"/>
              <w:left w:val="single" w:sz="4" w:space="0" w:color="auto"/>
              <w:bottom w:val="single" w:sz="6" w:space="0" w:color="auto"/>
              <w:right w:val="single" w:sz="6" w:space="0" w:color="auto"/>
            </w:tcBorders>
            <w:vAlign w:val="center"/>
            <w:hideMark/>
          </w:tcPr>
          <w:p ns2:paraId="294F2C23" ns2:textId="77777777" w:rsidR="009602AE" w:rsidRPr="00341B8E" w:rsidRDefault="00895D30" w:rsidP="00FB4E58">
            <w:pPr>
              <w:pStyle w:val="TableText0"/>
              <w:keepNext w:val="0"/>
              <w:widowControl w:val="0"/>
              <w:rPr>
                <w:b/>
                <w:bCs/>
                <w:sz w:val="18"/>
                <w:szCs w:val="18"/>
              </w:rPr>
            </w:pPr>
            <w:r w:rsidRPr="00341B8E">
              <w:rPr>
                <w:b/>
                <w:bCs/>
                <w:sz w:val="18"/>
                <w:szCs w:val="18"/>
              </w:rPr>
              <w:t>Week</w:t>
            </w:r>
          </w:p>
        </w:tc>
        <w:tc>
          <w:tcPr>
            <w:tcW w:w="835" w:type="dxa"/>
            <w:tcBorders>
              <w:top w:val="nil"/>
              <w:left w:val="single" w:sz="6" w:space="0" w:color="auto"/>
              <w:bottom w:val="single" w:sz="6" w:space="0" w:color="auto"/>
              <w:right w:val="single" w:sz="6" w:space="0" w:color="auto"/>
            </w:tcBorders>
            <w:vAlign w:val="center"/>
          </w:tcPr>
          <w:p ns2:paraId="5D5CF8C1" ns2:textId="77777777" w:rsidR="009602AE" w:rsidRPr="00341B8E" w:rsidRDefault="009602AE"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ns2:paraId="52BFED3D"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W1</w:t>
            </w:r>
          </w:p>
        </w:tc>
        <w:tc>
          <w:tcPr>
            <w:tcW w:w="418" w:type="dxa"/>
            <w:tcBorders>
              <w:top w:val="single" w:sz="6" w:space="0" w:color="auto"/>
              <w:left w:val="single" w:sz="6" w:space="0" w:color="auto"/>
              <w:bottom w:val="single" w:sz="6" w:space="0" w:color="auto"/>
              <w:right w:val="single" w:sz="6" w:space="0" w:color="auto"/>
            </w:tcBorders>
            <w:vAlign w:val="center"/>
          </w:tcPr>
          <w:p ns2:paraId="27FD10EF"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W5</w:t>
            </w:r>
          </w:p>
        </w:tc>
        <w:tc>
          <w:tcPr>
            <w:tcW w:w="419" w:type="dxa"/>
            <w:tcBorders>
              <w:top w:val="single" w:sz="6" w:space="0" w:color="auto"/>
              <w:left w:val="single" w:sz="6" w:space="0" w:color="auto"/>
              <w:bottom w:val="single" w:sz="6" w:space="0" w:color="auto"/>
              <w:right w:val="single" w:sz="6" w:space="0" w:color="auto"/>
            </w:tcBorders>
            <w:vAlign w:val="center"/>
          </w:tcPr>
          <w:p ns2:paraId="327F5726"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W6</w:t>
            </w:r>
          </w:p>
        </w:tc>
        <w:tc>
          <w:tcPr>
            <w:tcW w:w="420" w:type="dxa"/>
            <w:tcBorders>
              <w:top w:val="single" w:sz="6" w:space="0" w:color="auto"/>
              <w:left w:val="single" w:sz="6" w:space="0" w:color="auto"/>
              <w:bottom w:val="single" w:sz="6" w:space="0" w:color="auto"/>
              <w:right w:val="single" w:sz="6" w:space="0" w:color="auto"/>
            </w:tcBorders>
            <w:vAlign w:val="center"/>
          </w:tcPr>
          <w:p ns2:paraId="5A3F1ABB"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W7</w:t>
            </w:r>
          </w:p>
        </w:tc>
        <w:tc>
          <w:tcPr>
            <w:tcW w:w="419" w:type="dxa"/>
            <w:tcBorders>
              <w:top w:val="single" w:sz="6" w:space="0" w:color="auto"/>
              <w:left w:val="single" w:sz="6" w:space="0" w:color="auto"/>
              <w:bottom w:val="single" w:sz="6" w:space="0" w:color="auto"/>
              <w:right w:val="single" w:sz="6" w:space="0" w:color="auto"/>
            </w:tcBorders>
            <w:vAlign w:val="center"/>
            <w:hideMark/>
          </w:tcPr>
          <w:p ns2:paraId="41F14E2D"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W8</w:t>
            </w:r>
          </w:p>
        </w:tc>
        <w:tc>
          <w:tcPr>
            <w:tcW w:w="419" w:type="dxa"/>
            <w:tcBorders>
              <w:top w:val="single" w:sz="6" w:space="0" w:color="auto"/>
              <w:left w:val="single" w:sz="6" w:space="0" w:color="auto"/>
              <w:bottom w:val="single" w:sz="6" w:space="0" w:color="auto"/>
              <w:right w:val="single" w:sz="6" w:space="0" w:color="auto"/>
            </w:tcBorders>
            <w:vAlign w:val="center"/>
          </w:tcPr>
          <w:p ns2:paraId="6150F0CF"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W9</w:t>
            </w:r>
          </w:p>
        </w:tc>
        <w:tc>
          <w:tcPr>
            <w:tcW w:w="419" w:type="dxa"/>
            <w:tcBorders>
              <w:top w:val="single" w:sz="6" w:space="0" w:color="auto"/>
              <w:left w:val="single" w:sz="6" w:space="0" w:color="auto"/>
              <w:bottom w:val="single" w:sz="6" w:space="0" w:color="auto"/>
              <w:right w:val="single" w:sz="6" w:space="0" w:color="auto"/>
            </w:tcBorders>
            <w:vAlign w:val="center"/>
            <w:hideMark/>
          </w:tcPr>
          <w:p ns2:paraId="79331494"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W13</w:t>
            </w:r>
          </w:p>
        </w:tc>
        <w:tc>
          <w:tcPr>
            <w:tcW w:w="420" w:type="dxa"/>
            <w:tcBorders>
              <w:top w:val="single" w:sz="6" w:space="0" w:color="auto"/>
              <w:left w:val="single" w:sz="6" w:space="0" w:color="auto"/>
              <w:bottom w:val="single" w:sz="6" w:space="0" w:color="auto"/>
              <w:right w:val="single" w:sz="6" w:space="0" w:color="auto"/>
            </w:tcBorders>
            <w:vAlign w:val="center"/>
            <w:hideMark/>
          </w:tcPr>
          <w:p ns2:paraId="37A97ABC"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W17</w:t>
            </w:r>
          </w:p>
        </w:tc>
        <w:tc>
          <w:tcPr>
            <w:tcW w:w="419" w:type="dxa"/>
            <w:tcBorders>
              <w:top w:val="single" w:sz="6" w:space="0" w:color="auto"/>
              <w:left w:val="single" w:sz="6" w:space="0" w:color="auto"/>
              <w:bottom w:val="single" w:sz="6" w:space="0" w:color="auto"/>
              <w:right w:val="single" w:sz="6" w:space="0" w:color="auto"/>
            </w:tcBorders>
            <w:vAlign w:val="center"/>
            <w:hideMark/>
          </w:tcPr>
          <w:p ns2:paraId="7BD659A2"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W21</w:t>
            </w:r>
          </w:p>
        </w:tc>
        <w:tc>
          <w:tcPr>
            <w:tcW w:w="2617" w:type="dxa"/>
            <w:gridSpan w:val="2"/>
            <w:tcBorders>
              <w:top w:val="single" w:sz="6" w:space="0" w:color="auto"/>
              <w:left w:val="single" w:sz="6" w:space="0" w:color="auto"/>
              <w:bottom w:val="single" w:sz="6" w:space="0" w:color="auto"/>
              <w:right w:val="single" w:sz="4" w:space="0" w:color="auto"/>
            </w:tcBorders>
            <w:vAlign w:val="center"/>
          </w:tcPr>
          <w:p ns2:paraId="693985CC" ns2:textId="77777777" w:rsidR="009602AE" w:rsidRPr="00753DF9" w:rsidRDefault="00895D30" w:rsidP="00FB4E58">
            <w:pPr>
              <w:pStyle w:val="TableText0"/>
              <w:keepNext w:val="0"/>
              <w:widowControl w:val="0"/>
              <w:ind w:left="-116" w:right="-111"/>
              <w:jc w:val="center"/>
              <w:rPr>
                <w:b/>
                <w:sz w:val="18"/>
                <w:szCs w:val="18"/>
              </w:rPr>
            </w:pPr>
            <w:r w:rsidRPr="00753DF9">
              <w:rPr>
                <w:b/>
                <w:sz w:val="18"/>
                <w:szCs w:val="18"/>
              </w:rPr>
              <w:t>W25 onwards until disease progression or 2 years post</w:t>
            </w:r>
            <w:r>
              <w:rPr>
                <w:b/>
                <w:sz w:val="18"/>
                <w:szCs w:val="18"/>
              </w:rPr>
              <w:t xml:space="preserve"> </w:t>
            </w:r>
            <w:r w:rsidRPr="00753DF9">
              <w:rPr>
                <w:b/>
                <w:sz w:val="18"/>
                <w:szCs w:val="18"/>
              </w:rPr>
              <w:t>C2D1</w:t>
            </w:r>
          </w:p>
        </w:tc>
        <w:tc>
          <w:tcPr>
            <w:tcW w:w="3928" w:type="dxa"/>
            <w:vMerge/>
            <w:tcBorders>
              <w:bottom w:val="single" w:sz="6" w:space="0" w:color="auto"/>
              <w:right w:val="single" w:sz="4" w:space="0" w:color="auto"/>
            </w:tcBorders>
            <w:vAlign w:val="center"/>
          </w:tcPr>
          <w:p ns2:paraId="5ECEDD51" ns2:textId="77777777" w:rsidR="009602AE" w:rsidRPr="00341B8E" w:rsidRDefault="009602AE" w:rsidP="00FB4E58">
            <w:pPr>
              <w:pStyle w:val="TableText0"/>
              <w:keepNext w:val="0"/>
              <w:widowControl w:val="0"/>
              <w:ind w:left="-116" w:right="-111"/>
              <w:rPr>
                <w:sz w:val="18"/>
                <w:szCs w:val="18"/>
              </w:rPr>
            </w:pPr>
          </w:p>
        </w:tc>
      </w:tr>
      <w:tr w:rsidR="003117E4" ns2:paraId="01A45133" ns2:textId="77777777" w:rsidTr="00D06F41">
        <w:trPr>
          <w:cantSplit/>
          <w:tblHeader/>
        </w:trPr>
        <w:tc>
          <w:tcPr>
            <w:tcW w:w="1890" w:type="dxa"/>
            <w:tcBorders>
              <w:top w:val="single" w:sz="6" w:space="0" w:color="auto"/>
              <w:left w:val="single" w:sz="4" w:space="0" w:color="auto"/>
              <w:bottom w:val="single" w:sz="6" w:space="0" w:color="auto"/>
              <w:right w:val="single" w:sz="6" w:space="0" w:color="auto"/>
            </w:tcBorders>
            <w:vAlign w:val="center"/>
            <w:hideMark/>
          </w:tcPr>
          <w:p ns2:paraId="36C5FF6F" ns2:textId="77777777" w:rsidR="009602AE" w:rsidRPr="006B398A" w:rsidRDefault="00895D30" w:rsidP="00FB4E58">
            <w:pPr>
              <w:pStyle w:val="TableText0"/>
              <w:keepNext w:val="0"/>
              <w:widowControl w:val="0"/>
              <w:rPr>
                <w:b/>
                <w:sz w:val="18"/>
                <w:szCs w:val="18"/>
              </w:rPr>
            </w:pPr>
            <w:r w:rsidRPr="006B398A">
              <w:rPr>
                <w:b/>
                <w:sz w:val="18"/>
                <w:szCs w:val="18"/>
              </w:rPr>
              <w:t>Day</w:t>
            </w:r>
          </w:p>
        </w:tc>
        <w:tc>
          <w:tcPr>
            <w:tcW w:w="835" w:type="dxa"/>
            <w:tcBorders>
              <w:top w:val="single" w:sz="6" w:space="0" w:color="auto"/>
              <w:left w:val="single" w:sz="6" w:space="0" w:color="auto"/>
              <w:bottom w:val="single" w:sz="6" w:space="0" w:color="auto"/>
              <w:right w:val="single" w:sz="6" w:space="0" w:color="auto"/>
            </w:tcBorders>
            <w:vAlign w:val="center"/>
          </w:tcPr>
          <w:p ns2:paraId="64E51BF0" ns2:textId="77777777" w:rsidR="009602AE" w:rsidRPr="00341B8E" w:rsidRDefault="009602AE"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ns2:paraId="446DC57E"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8" w:type="dxa"/>
            <w:tcBorders>
              <w:top w:val="single" w:sz="6" w:space="0" w:color="auto"/>
              <w:left w:val="single" w:sz="6" w:space="0" w:color="auto"/>
              <w:bottom w:val="single" w:sz="6" w:space="0" w:color="auto"/>
              <w:right w:val="single" w:sz="6" w:space="0" w:color="auto"/>
            </w:tcBorders>
            <w:vAlign w:val="center"/>
          </w:tcPr>
          <w:p ns2:paraId="423E3D8D"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tcPr>
          <w:p ns2:paraId="68CC2EB3"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w:t>
            </w:r>
            <w:r>
              <w:rPr>
                <w:b/>
                <w:bCs/>
                <w:sz w:val="18"/>
                <w:szCs w:val="18"/>
              </w:rPr>
              <w:t>8</w:t>
            </w:r>
          </w:p>
        </w:tc>
        <w:tc>
          <w:tcPr>
            <w:tcW w:w="420" w:type="dxa"/>
            <w:tcBorders>
              <w:top w:val="single" w:sz="6" w:space="0" w:color="auto"/>
              <w:left w:val="single" w:sz="6" w:space="0" w:color="auto"/>
              <w:bottom w:val="single" w:sz="6" w:space="0" w:color="auto"/>
              <w:right w:val="single" w:sz="6" w:space="0" w:color="auto"/>
            </w:tcBorders>
            <w:vAlign w:val="center"/>
          </w:tcPr>
          <w:p ns2:paraId="7C28791E"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w:t>
            </w:r>
            <w:r>
              <w:rPr>
                <w:b/>
                <w:bCs/>
                <w:sz w:val="18"/>
                <w:szCs w:val="18"/>
              </w:rPr>
              <w:t>15</w:t>
            </w:r>
          </w:p>
        </w:tc>
        <w:tc>
          <w:tcPr>
            <w:tcW w:w="419" w:type="dxa"/>
            <w:tcBorders>
              <w:top w:val="single" w:sz="6" w:space="0" w:color="auto"/>
              <w:left w:val="single" w:sz="6" w:space="0" w:color="auto"/>
              <w:bottom w:val="single" w:sz="6" w:space="0" w:color="auto"/>
              <w:right w:val="single" w:sz="6" w:space="0" w:color="auto"/>
            </w:tcBorders>
            <w:vAlign w:val="center"/>
            <w:hideMark/>
          </w:tcPr>
          <w:p ns2:paraId="37BB69E9"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w:t>
            </w:r>
            <w:r>
              <w:rPr>
                <w:b/>
                <w:bCs/>
                <w:sz w:val="18"/>
                <w:szCs w:val="18"/>
              </w:rPr>
              <w:t>22</w:t>
            </w:r>
          </w:p>
        </w:tc>
        <w:tc>
          <w:tcPr>
            <w:tcW w:w="419" w:type="dxa"/>
            <w:tcBorders>
              <w:top w:val="single" w:sz="6" w:space="0" w:color="auto"/>
              <w:left w:val="single" w:sz="6" w:space="0" w:color="auto"/>
              <w:bottom w:val="single" w:sz="6" w:space="0" w:color="auto"/>
              <w:right w:val="single" w:sz="6" w:space="0" w:color="auto"/>
            </w:tcBorders>
            <w:vAlign w:val="center"/>
          </w:tcPr>
          <w:p ns2:paraId="2BDAECC8"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hideMark/>
          </w:tcPr>
          <w:p ns2:paraId="08BA8608"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20" w:type="dxa"/>
            <w:tcBorders>
              <w:top w:val="single" w:sz="6" w:space="0" w:color="auto"/>
              <w:left w:val="single" w:sz="6" w:space="0" w:color="auto"/>
              <w:bottom w:val="single" w:sz="6" w:space="0" w:color="auto"/>
              <w:right w:val="single" w:sz="6" w:space="0" w:color="auto"/>
            </w:tcBorders>
            <w:vAlign w:val="center"/>
            <w:hideMark/>
          </w:tcPr>
          <w:p ns2:paraId="76B49E6B"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hideMark/>
          </w:tcPr>
          <w:p ns2:paraId="0A2E73F3"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1240" w:type="dxa"/>
            <w:tcBorders>
              <w:top w:val="single" w:sz="6" w:space="0" w:color="auto"/>
              <w:left w:val="single" w:sz="6" w:space="0" w:color="auto"/>
              <w:bottom w:val="single" w:sz="6" w:space="0" w:color="auto"/>
              <w:right w:val="single" w:sz="6" w:space="0" w:color="auto"/>
            </w:tcBorders>
            <w:vAlign w:val="center"/>
          </w:tcPr>
          <w:p ns2:paraId="3322D52B" ns2:textId="77777777" w:rsidR="009602AE" w:rsidRPr="00341B8E" w:rsidRDefault="009602AE" w:rsidP="00FB4E58">
            <w:pPr>
              <w:pStyle w:val="TableText0"/>
              <w:keepNext w:val="0"/>
              <w:widowControl w:val="0"/>
              <w:ind w:left="-116" w:right="-111"/>
              <w:jc w:val="center"/>
              <w:rPr>
                <w:sz w:val="18"/>
                <w:szCs w:val="18"/>
              </w:rPr>
            </w:pPr>
          </w:p>
        </w:tc>
        <w:tc>
          <w:tcPr>
            <w:tcW w:w="1377" w:type="dxa"/>
            <w:tcBorders>
              <w:top w:val="single" w:sz="6" w:space="0" w:color="auto"/>
              <w:left w:val="single" w:sz="6" w:space="0" w:color="auto"/>
              <w:bottom w:val="single" w:sz="6" w:space="0" w:color="auto"/>
              <w:right w:val="single" w:sz="6" w:space="0" w:color="auto"/>
            </w:tcBorders>
            <w:vAlign w:val="center"/>
          </w:tcPr>
          <w:p ns2:paraId="5A58ACAF" ns2:textId="77777777" w:rsidR="009602AE" w:rsidRPr="00341B8E" w:rsidRDefault="009602AE" w:rsidP="00FB4E58">
            <w:pPr>
              <w:pStyle w:val="TableText0"/>
              <w:keepNext w:val="0"/>
              <w:widowControl w:val="0"/>
              <w:ind w:left="-116" w:right="-111"/>
              <w:jc w:val="center"/>
              <w:rPr>
                <w:sz w:val="18"/>
                <w:szCs w:val="18"/>
              </w:rPr>
            </w:pPr>
          </w:p>
        </w:tc>
        <w:tc>
          <w:tcPr>
            <w:tcW w:w="3928" w:type="dxa"/>
            <w:vMerge/>
            <w:tcBorders>
              <w:bottom w:val="single" w:sz="6" w:space="0" w:color="auto"/>
              <w:right w:val="single" w:sz="4" w:space="0" w:color="auto"/>
            </w:tcBorders>
            <w:vAlign w:val="center"/>
            <w:hideMark/>
          </w:tcPr>
          <w:p ns2:paraId="16E59C27" ns2:textId="77777777" w:rsidR="009602AE" w:rsidRPr="00341B8E" w:rsidRDefault="009602AE" w:rsidP="00FB4E58">
            <w:pPr>
              <w:pStyle w:val="TableText0"/>
              <w:keepNext w:val="0"/>
              <w:widowControl w:val="0"/>
              <w:ind w:left="-116" w:right="-111"/>
              <w:rPr>
                <w:sz w:val="18"/>
                <w:szCs w:val="18"/>
              </w:rPr>
            </w:pPr>
          </w:p>
        </w:tc>
      </w:tr>
      <w:tr w:rsidR="003117E4" ns2:paraId="1ED0ECFF" ns2:textId="77777777" w:rsidTr="00D06F41">
        <w:trPr>
          <w:cantSplit/>
          <w:tblHeader/>
        </w:trPr>
        <w:tc>
          <w:tcPr>
            <w:tcW w:w="1890" w:type="dxa"/>
            <w:tcBorders>
              <w:top w:val="single" w:sz="6" w:space="0" w:color="auto"/>
              <w:left w:val="single" w:sz="4" w:space="0" w:color="auto"/>
              <w:bottom w:val="single" w:sz="6" w:space="0" w:color="auto"/>
              <w:right w:val="single" w:sz="6" w:space="0" w:color="auto"/>
            </w:tcBorders>
            <w:vAlign w:val="center"/>
            <w:hideMark/>
          </w:tcPr>
          <w:p ns2:paraId="17CBBA84" ns2:textId="77777777" w:rsidR="009602AE" w:rsidRPr="00341B8E" w:rsidRDefault="00895D30" w:rsidP="00FB4E58">
            <w:pPr>
              <w:pStyle w:val="TableText0"/>
              <w:keepNext w:val="0"/>
              <w:widowControl w:val="0"/>
              <w:ind w:right="-151"/>
              <w:rPr>
                <w:b/>
                <w:bCs/>
                <w:sz w:val="18"/>
                <w:szCs w:val="18"/>
              </w:rPr>
            </w:pPr>
            <w:r w:rsidRPr="00341B8E">
              <w:rPr>
                <w:b/>
                <w:bCs/>
                <w:sz w:val="18"/>
                <w:szCs w:val="18"/>
              </w:rPr>
              <w:t>Visit Number/Frequency:</w:t>
            </w:r>
          </w:p>
        </w:tc>
        <w:tc>
          <w:tcPr>
            <w:tcW w:w="835" w:type="dxa"/>
            <w:tcBorders>
              <w:top w:val="single" w:sz="6" w:space="0" w:color="auto"/>
              <w:left w:val="single" w:sz="6" w:space="0" w:color="auto"/>
              <w:bottom w:val="single" w:sz="6" w:space="0" w:color="auto"/>
              <w:right w:val="single" w:sz="6" w:space="0" w:color="auto"/>
            </w:tcBorders>
            <w:vAlign w:val="center"/>
            <w:hideMark/>
          </w:tcPr>
          <w:p ns2:paraId="7DBF1B23" ns2:textId="77777777" w:rsidR="009602AE" w:rsidRPr="00341B8E" w:rsidRDefault="00895D30" w:rsidP="00FB4E58">
            <w:pPr>
              <w:pStyle w:val="TableText0"/>
              <w:keepNext w:val="0"/>
              <w:widowControl w:val="0"/>
              <w:ind w:left="-79" w:right="-104"/>
              <w:jc w:val="center"/>
              <w:rPr>
                <w:b/>
                <w:bCs/>
                <w:sz w:val="18"/>
                <w:szCs w:val="18"/>
              </w:rPr>
            </w:pPr>
            <w:r w:rsidRPr="00341B8E">
              <w:rPr>
                <w:b/>
                <w:bCs/>
                <w:sz w:val="18"/>
                <w:szCs w:val="18"/>
              </w:rPr>
              <w:t>1</w:t>
            </w:r>
          </w:p>
        </w:tc>
        <w:tc>
          <w:tcPr>
            <w:tcW w:w="412" w:type="dxa"/>
            <w:tcBorders>
              <w:top w:val="single" w:sz="6" w:space="0" w:color="auto"/>
              <w:left w:val="single" w:sz="6" w:space="0" w:color="auto"/>
              <w:bottom w:val="single" w:sz="6" w:space="0" w:color="auto"/>
              <w:right w:val="single" w:sz="6" w:space="0" w:color="auto"/>
            </w:tcBorders>
            <w:vAlign w:val="center"/>
          </w:tcPr>
          <w:p ns2:paraId="27811A78"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2</w:t>
            </w:r>
          </w:p>
        </w:tc>
        <w:tc>
          <w:tcPr>
            <w:tcW w:w="418" w:type="dxa"/>
            <w:tcBorders>
              <w:top w:val="single" w:sz="6" w:space="0" w:color="auto"/>
              <w:left w:val="single" w:sz="6" w:space="0" w:color="auto"/>
              <w:bottom w:val="single" w:sz="6" w:space="0" w:color="auto"/>
              <w:right w:val="single" w:sz="6" w:space="0" w:color="auto"/>
            </w:tcBorders>
            <w:vAlign w:val="center"/>
          </w:tcPr>
          <w:p ns2:paraId="1EE13C7F"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ns2:paraId="41DA91E1"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4</w:t>
            </w:r>
          </w:p>
        </w:tc>
        <w:tc>
          <w:tcPr>
            <w:tcW w:w="420" w:type="dxa"/>
            <w:tcBorders>
              <w:top w:val="single" w:sz="6" w:space="0" w:color="auto"/>
              <w:left w:val="single" w:sz="6" w:space="0" w:color="auto"/>
              <w:bottom w:val="single" w:sz="6" w:space="0" w:color="auto"/>
              <w:right w:val="single" w:sz="6" w:space="0" w:color="auto"/>
            </w:tcBorders>
            <w:vAlign w:val="center"/>
          </w:tcPr>
          <w:p ns2:paraId="791B31FC"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5</w:t>
            </w:r>
          </w:p>
        </w:tc>
        <w:tc>
          <w:tcPr>
            <w:tcW w:w="419" w:type="dxa"/>
            <w:tcBorders>
              <w:top w:val="single" w:sz="6" w:space="0" w:color="auto"/>
              <w:left w:val="single" w:sz="6" w:space="0" w:color="auto"/>
              <w:bottom w:val="single" w:sz="6" w:space="0" w:color="auto"/>
              <w:right w:val="single" w:sz="6" w:space="0" w:color="auto"/>
            </w:tcBorders>
            <w:vAlign w:val="center"/>
            <w:hideMark/>
          </w:tcPr>
          <w:p ns2:paraId="23599B2B"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6</w:t>
            </w:r>
          </w:p>
        </w:tc>
        <w:tc>
          <w:tcPr>
            <w:tcW w:w="419" w:type="dxa"/>
            <w:tcBorders>
              <w:top w:val="single" w:sz="6" w:space="0" w:color="auto"/>
              <w:left w:val="single" w:sz="6" w:space="0" w:color="auto"/>
              <w:bottom w:val="single" w:sz="6" w:space="0" w:color="auto"/>
              <w:right w:val="single" w:sz="6" w:space="0" w:color="auto"/>
            </w:tcBorders>
            <w:vAlign w:val="center"/>
          </w:tcPr>
          <w:p ns2:paraId="3FA27599"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7</w:t>
            </w:r>
          </w:p>
        </w:tc>
        <w:tc>
          <w:tcPr>
            <w:tcW w:w="419" w:type="dxa"/>
            <w:tcBorders>
              <w:top w:val="single" w:sz="6" w:space="0" w:color="auto"/>
              <w:left w:val="single" w:sz="6" w:space="0" w:color="auto"/>
              <w:bottom w:val="single" w:sz="6" w:space="0" w:color="auto"/>
              <w:right w:val="single" w:sz="6" w:space="0" w:color="auto"/>
            </w:tcBorders>
            <w:vAlign w:val="center"/>
            <w:hideMark/>
          </w:tcPr>
          <w:p ns2:paraId="5686322B"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9</w:t>
            </w:r>
          </w:p>
        </w:tc>
        <w:tc>
          <w:tcPr>
            <w:tcW w:w="420" w:type="dxa"/>
            <w:tcBorders>
              <w:top w:val="single" w:sz="6" w:space="0" w:color="auto"/>
              <w:left w:val="single" w:sz="6" w:space="0" w:color="auto"/>
              <w:bottom w:val="single" w:sz="6" w:space="0" w:color="auto"/>
              <w:right w:val="single" w:sz="6" w:space="0" w:color="auto"/>
            </w:tcBorders>
            <w:vAlign w:val="center"/>
            <w:hideMark/>
          </w:tcPr>
          <w:p ns2:paraId="753F6F50"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10</w:t>
            </w:r>
          </w:p>
        </w:tc>
        <w:tc>
          <w:tcPr>
            <w:tcW w:w="419" w:type="dxa"/>
            <w:tcBorders>
              <w:top w:val="single" w:sz="6" w:space="0" w:color="auto"/>
              <w:left w:val="single" w:sz="6" w:space="0" w:color="auto"/>
              <w:bottom w:val="single" w:sz="6" w:space="0" w:color="auto"/>
              <w:right w:val="single" w:sz="6" w:space="0" w:color="auto"/>
            </w:tcBorders>
            <w:vAlign w:val="center"/>
            <w:hideMark/>
          </w:tcPr>
          <w:p ns2:paraId="1D9E4C25"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11</w:t>
            </w:r>
          </w:p>
        </w:tc>
        <w:tc>
          <w:tcPr>
            <w:tcW w:w="1240" w:type="dxa"/>
            <w:tcBorders>
              <w:top w:val="single" w:sz="6" w:space="0" w:color="auto"/>
              <w:left w:val="single" w:sz="6" w:space="0" w:color="auto"/>
              <w:bottom w:val="single" w:sz="6" w:space="0" w:color="auto"/>
              <w:right w:val="single" w:sz="6" w:space="0" w:color="auto"/>
            </w:tcBorders>
            <w:vAlign w:val="center"/>
          </w:tcPr>
          <w:p ns2:paraId="5CDBF97D"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Q4W</w:t>
            </w:r>
          </w:p>
        </w:tc>
        <w:tc>
          <w:tcPr>
            <w:tcW w:w="1377" w:type="dxa"/>
            <w:tcBorders>
              <w:top w:val="single" w:sz="6" w:space="0" w:color="auto"/>
              <w:left w:val="single" w:sz="6" w:space="0" w:color="auto"/>
              <w:bottom w:val="single" w:sz="6" w:space="0" w:color="auto"/>
              <w:right w:val="single" w:sz="6" w:space="0" w:color="auto"/>
            </w:tcBorders>
            <w:vAlign w:val="center"/>
            <w:hideMark/>
          </w:tcPr>
          <w:p ns2:paraId="7DFF0646"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Q12W</w:t>
            </w:r>
          </w:p>
        </w:tc>
        <w:tc>
          <w:tcPr>
            <w:tcW w:w="3928" w:type="dxa"/>
            <w:vMerge/>
            <w:tcBorders>
              <w:bottom w:val="single" w:sz="6" w:space="0" w:color="auto"/>
              <w:right w:val="single" w:sz="4" w:space="0" w:color="auto"/>
            </w:tcBorders>
            <w:vAlign w:val="center"/>
            <w:hideMark/>
          </w:tcPr>
          <w:p ns2:paraId="3BA0B1C7" ns2:textId="77777777" w:rsidR="009602AE" w:rsidRPr="00341B8E" w:rsidRDefault="009602AE" w:rsidP="00FB4E58">
            <w:pPr>
              <w:pStyle w:val="TableText0"/>
              <w:keepNext w:val="0"/>
              <w:widowControl w:val="0"/>
              <w:ind w:left="-116" w:right="-111"/>
              <w:rPr>
                <w:sz w:val="18"/>
                <w:szCs w:val="18"/>
              </w:rPr>
            </w:pPr>
          </w:p>
        </w:tc>
      </w:tr>
      <w:tr w:rsidR="003117E4" ns2:paraId="329DA0FC" ns2:textId="77777777" w:rsidTr="00D06F41">
        <w:trPr>
          <w:cantSplit/>
          <w:trHeight w:val="273"/>
          <w:tblHeader/>
        </w:trPr>
        <w:tc>
          <w:tcPr>
            <w:tcW w:w="1890" w:type="dxa"/>
            <w:tcBorders>
              <w:top w:val="single" w:sz="6" w:space="0" w:color="auto"/>
              <w:left w:val="single" w:sz="4" w:space="0" w:color="auto"/>
              <w:bottom w:val="single" w:sz="6" w:space="0" w:color="auto"/>
              <w:right w:val="single" w:sz="6" w:space="0" w:color="auto"/>
            </w:tcBorders>
            <w:vAlign w:val="center"/>
            <w:hideMark/>
          </w:tcPr>
          <w:p ns2:paraId="5020B3F9" ns2:textId="77777777" w:rsidR="009602AE" w:rsidRPr="00341B8E" w:rsidRDefault="00895D30" w:rsidP="00FB4E58">
            <w:pPr>
              <w:pStyle w:val="TableText0"/>
              <w:keepNext w:val="0"/>
              <w:widowControl w:val="0"/>
              <w:rPr>
                <w:b/>
                <w:bCs/>
                <w:sz w:val="18"/>
                <w:szCs w:val="18"/>
              </w:rPr>
            </w:pPr>
            <w:r w:rsidRPr="00341B8E">
              <w:rPr>
                <w:b/>
                <w:bCs/>
                <w:sz w:val="18"/>
                <w:szCs w:val="18"/>
              </w:rPr>
              <w:t>Window (days):</w:t>
            </w:r>
          </w:p>
        </w:tc>
        <w:tc>
          <w:tcPr>
            <w:tcW w:w="835" w:type="dxa"/>
            <w:tcBorders>
              <w:top w:val="single" w:sz="6" w:space="0" w:color="auto"/>
              <w:left w:val="single" w:sz="6" w:space="0" w:color="auto"/>
              <w:bottom w:val="single" w:sz="6" w:space="0" w:color="auto"/>
              <w:right w:val="single" w:sz="6" w:space="0" w:color="auto"/>
            </w:tcBorders>
            <w:vAlign w:val="center"/>
            <w:hideMark/>
          </w:tcPr>
          <w:p ns2:paraId="11A54049" ns2:textId="77777777" w:rsidR="009602AE" w:rsidRPr="00341B8E" w:rsidRDefault="00895D30" w:rsidP="00FB4E58">
            <w:pPr>
              <w:pStyle w:val="TableText0"/>
              <w:keepNext w:val="0"/>
              <w:widowControl w:val="0"/>
              <w:ind w:left="-79" w:right="-104"/>
              <w:jc w:val="center"/>
              <w:rPr>
                <w:b/>
                <w:bCs/>
                <w:sz w:val="18"/>
                <w:szCs w:val="18"/>
              </w:rPr>
            </w:pPr>
            <w:r w:rsidRPr="00341B8E">
              <w:rPr>
                <w:b/>
                <w:bCs/>
                <w:sz w:val="18"/>
                <w:szCs w:val="18"/>
              </w:rPr>
              <w:t>-42 to 1</w:t>
            </w:r>
          </w:p>
        </w:tc>
        <w:tc>
          <w:tcPr>
            <w:tcW w:w="412" w:type="dxa"/>
            <w:tcBorders>
              <w:top w:val="single" w:sz="6" w:space="0" w:color="auto"/>
              <w:left w:val="single" w:sz="6" w:space="0" w:color="auto"/>
              <w:bottom w:val="single" w:sz="6" w:space="0" w:color="auto"/>
              <w:right w:val="single" w:sz="6" w:space="0" w:color="auto"/>
            </w:tcBorders>
            <w:vAlign w:val="center"/>
          </w:tcPr>
          <w:p ns2:paraId="0B9FE86B" ns2:textId="77777777" w:rsidR="009602AE" w:rsidRPr="00341B8E" w:rsidRDefault="00895D30" w:rsidP="00FB4E58">
            <w:pPr>
              <w:pStyle w:val="TableText0"/>
              <w:keepNext w:val="0"/>
              <w:widowControl w:val="0"/>
              <w:jc w:val="center"/>
              <w:rPr>
                <w:b/>
                <w:bCs/>
                <w:sz w:val="18"/>
                <w:szCs w:val="18"/>
              </w:rPr>
            </w:pPr>
            <w:r>
              <w:rPr>
                <w:b/>
                <w:bCs/>
                <w:sz w:val="18"/>
                <w:szCs w:val="18"/>
              </w:rPr>
              <w:t>0</w:t>
            </w:r>
          </w:p>
        </w:tc>
        <w:tc>
          <w:tcPr>
            <w:tcW w:w="418" w:type="dxa"/>
            <w:tcBorders>
              <w:top w:val="single" w:sz="6" w:space="0" w:color="auto"/>
              <w:left w:val="single" w:sz="6" w:space="0" w:color="auto"/>
              <w:bottom w:val="single" w:sz="6" w:space="0" w:color="auto"/>
              <w:right w:val="single" w:sz="6" w:space="0" w:color="auto"/>
            </w:tcBorders>
            <w:vAlign w:val="center"/>
          </w:tcPr>
          <w:p ns2:paraId="10A417AE"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ns2:paraId="022D3AA4"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20" w:type="dxa"/>
            <w:tcBorders>
              <w:top w:val="single" w:sz="6" w:space="0" w:color="auto"/>
              <w:left w:val="single" w:sz="6" w:space="0" w:color="auto"/>
              <w:bottom w:val="single" w:sz="6" w:space="0" w:color="auto"/>
              <w:right w:val="single" w:sz="6" w:space="0" w:color="auto"/>
            </w:tcBorders>
            <w:vAlign w:val="center"/>
          </w:tcPr>
          <w:p ns2:paraId="1C2F638C"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ns2:paraId="610AADA7"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ns2:paraId="71B4CE8F"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ns2:paraId="40653D8F"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20" w:type="dxa"/>
            <w:tcBorders>
              <w:top w:val="single" w:sz="6" w:space="0" w:color="auto"/>
              <w:left w:val="single" w:sz="6" w:space="0" w:color="auto"/>
              <w:bottom w:val="single" w:sz="6" w:space="0" w:color="auto"/>
              <w:right w:val="single" w:sz="6" w:space="0" w:color="auto"/>
            </w:tcBorders>
            <w:vAlign w:val="center"/>
            <w:hideMark/>
          </w:tcPr>
          <w:p ns2:paraId="06F7694D"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ns2:paraId="5C8F53FC"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1240" w:type="dxa"/>
            <w:tcBorders>
              <w:top w:val="single" w:sz="6" w:space="0" w:color="auto"/>
              <w:left w:val="single" w:sz="6" w:space="0" w:color="auto"/>
              <w:bottom w:val="single" w:sz="6" w:space="0" w:color="auto"/>
              <w:right w:val="single" w:sz="6" w:space="0" w:color="auto"/>
            </w:tcBorders>
            <w:vAlign w:val="center"/>
          </w:tcPr>
          <w:p ns2:paraId="0195E06A"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1377" w:type="dxa"/>
            <w:tcBorders>
              <w:top w:val="single" w:sz="6" w:space="0" w:color="auto"/>
              <w:left w:val="single" w:sz="6" w:space="0" w:color="auto"/>
              <w:bottom w:val="single" w:sz="6" w:space="0" w:color="auto"/>
              <w:right w:val="single" w:sz="6" w:space="0" w:color="auto"/>
            </w:tcBorders>
            <w:vAlign w:val="center"/>
            <w:hideMark/>
          </w:tcPr>
          <w:p ns2:paraId="6DCEEB44" ns2:textId="77777777" w:rsidR="009602AE" w:rsidRPr="00341B8E" w:rsidRDefault="00895D30" w:rsidP="00FB4E58">
            <w:pPr>
              <w:pStyle w:val="TableText0"/>
              <w:keepNext w:val="0"/>
              <w:widowControl w:val="0"/>
              <w:jc w:val="center"/>
              <w:rPr>
                <w:b/>
                <w:bCs/>
                <w:sz w:val="18"/>
                <w:szCs w:val="18"/>
              </w:rPr>
            </w:pPr>
            <w:r w:rsidRPr="00341B8E">
              <w:rPr>
                <w:b/>
                <w:bCs/>
                <w:sz w:val="18"/>
                <w:szCs w:val="18"/>
              </w:rPr>
              <w:t>±7</w:t>
            </w:r>
          </w:p>
        </w:tc>
        <w:tc>
          <w:tcPr>
            <w:tcW w:w="3928" w:type="dxa"/>
            <w:tcBorders>
              <w:top w:val="single" w:sz="6" w:space="0" w:color="auto"/>
              <w:left w:val="single" w:sz="6" w:space="0" w:color="auto"/>
              <w:bottom w:val="single" w:sz="6" w:space="0" w:color="auto"/>
              <w:right w:val="single" w:sz="4" w:space="0" w:color="auto"/>
            </w:tcBorders>
          </w:tcPr>
          <w:p ns2:paraId="362488B7" ns2:textId="77777777" w:rsidR="009602AE" w:rsidRPr="00341B8E" w:rsidRDefault="009602AE" w:rsidP="00FB4E58">
            <w:pPr>
              <w:pStyle w:val="TableText0"/>
              <w:keepNext w:val="0"/>
              <w:widowControl w:val="0"/>
              <w:rPr>
                <w:sz w:val="18"/>
                <w:szCs w:val="18"/>
              </w:rPr>
            </w:pPr>
          </w:p>
        </w:tc>
      </w:tr>
      <w:tr w:rsidR="003117E4" ns2:paraId="76A13363" ns2: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ns2:paraId="6435A87B" ns2:textId="77777777" w:rsidR="009602AE" w:rsidRPr="00341B8E" w:rsidRDefault="00895D30" w:rsidP="00FB4E58">
            <w:pPr>
              <w:pStyle w:val="TableText0"/>
              <w:keepNext w:val="0"/>
              <w:widowControl w:val="0"/>
              <w:rPr>
                <w:sz w:val="18"/>
                <w:szCs w:val="18"/>
              </w:rPr>
            </w:pPr>
            <w:r w:rsidRPr="00341B8E">
              <w:rPr>
                <w:b/>
                <w:bCs/>
                <w:sz w:val="18"/>
                <w:szCs w:val="18"/>
              </w:rPr>
              <w:t>Administrative</w:t>
            </w:r>
            <w:r w:rsidRPr="00341B8E">
              <w:rPr>
                <w:sz w:val="18"/>
                <w:szCs w:val="18"/>
              </w:rPr>
              <w:t xml:space="preserve"> </w:t>
            </w:r>
            <w:r w:rsidRPr="00341B8E">
              <w:rPr>
                <w:b/>
                <w:bCs/>
                <w:sz w:val="18"/>
                <w:szCs w:val="18"/>
              </w:rPr>
              <w:t>Procedures</w:t>
            </w:r>
          </w:p>
        </w:tc>
        <w:tc>
          <w:tcPr>
            <w:tcW w:w="835" w:type="dxa"/>
            <w:tcBorders>
              <w:top w:val="single" w:sz="4" w:space="0" w:color="auto"/>
              <w:left w:val="nil"/>
              <w:bottom w:val="single" w:sz="4" w:space="0" w:color="auto"/>
              <w:right w:val="nil"/>
            </w:tcBorders>
            <w:vAlign w:val="center"/>
          </w:tcPr>
          <w:p ns2:paraId="798D54B7"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3DF7EF1C"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6B9CDE1C"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7C01C94F"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6B94E6B0"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4A62EC0B"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0063072"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187D6613"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1DC1A685"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291DF7F6" ns2:textId="77777777" w:rsidR="009602AE" w:rsidRPr="00341B8E" w:rsidRDefault="009602AE" w:rsidP="00FB4E58">
            <w:pPr>
              <w:pStyle w:val="TableText0"/>
              <w:keepNext w:val="0"/>
              <w:widowControl w:val="0"/>
              <w:rPr>
                <w:sz w:val="18"/>
                <w:szCs w:val="18"/>
              </w:rPr>
            </w:pPr>
          </w:p>
        </w:tc>
        <w:tc>
          <w:tcPr>
            <w:tcW w:w="1240" w:type="dxa"/>
            <w:tcBorders>
              <w:top w:val="single" w:sz="6" w:space="0" w:color="auto"/>
              <w:left w:val="nil"/>
              <w:bottom w:val="single" w:sz="4" w:space="0" w:color="auto"/>
              <w:right w:val="nil"/>
            </w:tcBorders>
            <w:vAlign w:val="center"/>
          </w:tcPr>
          <w:p ns2:paraId="7DBE6251" ns2:textId="77777777" w:rsidR="009602AE" w:rsidRPr="00341B8E" w:rsidRDefault="009602AE" w:rsidP="00FB4E58">
            <w:pPr>
              <w:pStyle w:val="TableText0"/>
              <w:keepNext w:val="0"/>
              <w:widowControl w:val="0"/>
              <w:rPr>
                <w:sz w:val="18"/>
                <w:szCs w:val="18"/>
              </w:rPr>
            </w:pPr>
          </w:p>
        </w:tc>
        <w:tc>
          <w:tcPr>
            <w:tcW w:w="1377" w:type="dxa"/>
            <w:tcBorders>
              <w:top w:val="single" w:sz="6" w:space="0" w:color="auto"/>
              <w:left w:val="nil"/>
              <w:bottom w:val="single" w:sz="4" w:space="0" w:color="auto"/>
              <w:right w:val="single" w:sz="6" w:space="0" w:color="auto"/>
            </w:tcBorders>
            <w:vAlign w:val="center"/>
          </w:tcPr>
          <w:p ns2:paraId="0BCEC859"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16E8A8D2" ns2:textId="77777777" w:rsidR="009602AE" w:rsidRPr="00341B8E" w:rsidRDefault="009602AE" w:rsidP="00FB4E58">
            <w:pPr>
              <w:pStyle w:val="TableText0"/>
              <w:keepNext w:val="0"/>
              <w:widowControl w:val="0"/>
              <w:rPr>
                <w:sz w:val="18"/>
                <w:szCs w:val="18"/>
              </w:rPr>
            </w:pPr>
          </w:p>
        </w:tc>
      </w:tr>
      <w:tr w:rsidR="003117E4" ns2:paraId="0235B945"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213D5886" ns2:textId="77777777" w:rsidR="009602AE" w:rsidRPr="00341B8E" w:rsidRDefault="00895D30" w:rsidP="00FB4E58">
            <w:pPr>
              <w:pStyle w:val="TableText0"/>
              <w:keepNext w:val="0"/>
              <w:widowControl w:val="0"/>
              <w:ind w:right="-103"/>
              <w:rPr>
                <w:sz w:val="18"/>
                <w:szCs w:val="18"/>
              </w:rPr>
            </w:pPr>
            <w:r w:rsidRPr="00341B8E">
              <w:rPr>
                <w:sz w:val="18"/>
                <w:szCs w:val="18"/>
              </w:rPr>
              <w:t>Informed Consent</w:t>
            </w:r>
          </w:p>
        </w:tc>
        <w:tc>
          <w:tcPr>
            <w:tcW w:w="835" w:type="dxa"/>
            <w:tcBorders>
              <w:top w:val="single" w:sz="4" w:space="0" w:color="auto"/>
              <w:left w:val="single" w:sz="6" w:space="0" w:color="auto"/>
              <w:bottom w:val="single" w:sz="4" w:space="0" w:color="auto"/>
              <w:right w:val="single" w:sz="6" w:space="0" w:color="auto"/>
            </w:tcBorders>
            <w:vAlign w:val="center"/>
            <w:hideMark/>
          </w:tcPr>
          <w:p ns2:paraId="4979D463"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1D5AD49"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5D65A2C2"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F21D321"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6FAD6CFB"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B3ACAC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981F5DB"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9C1AA01"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35A39ADE"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078FA75"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1C2D431B"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0F742C2B"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76CF1A6D" ns2:textId="77777777" w:rsidR="009602AE" w:rsidRPr="00341B8E" w:rsidRDefault="00895D30" w:rsidP="00FB4E58">
            <w:pPr>
              <w:pStyle w:val="TableText0"/>
              <w:keepNext w:val="0"/>
              <w:widowControl w:val="0"/>
              <w:ind w:right="-111"/>
              <w:rPr>
                <w:sz w:val="18"/>
                <w:szCs w:val="18"/>
              </w:rPr>
            </w:pPr>
            <w:r>
              <w:rPr>
                <w:sz w:val="18"/>
                <w:szCs w:val="18"/>
              </w:rPr>
              <w:t>Documented i</w:t>
            </w:r>
            <w:r w:rsidRPr="00341B8E">
              <w:rPr>
                <w:sz w:val="18"/>
                <w:szCs w:val="18"/>
              </w:rPr>
              <w:t xml:space="preserve">nformed consent must be obtained </w:t>
            </w:r>
            <w:r>
              <w:rPr>
                <w:sz w:val="18"/>
                <w:szCs w:val="18"/>
              </w:rPr>
              <w:t>before</w:t>
            </w:r>
            <w:r w:rsidRPr="00341B8E">
              <w:rPr>
                <w:sz w:val="18"/>
                <w:szCs w:val="18"/>
              </w:rPr>
              <w:t xml:space="preserve"> any protocol-specific procedures.</w:t>
            </w:r>
            <w:r w:rsidR="004E1D43">
              <w:rPr>
                <w:sz w:val="18"/>
                <w:szCs w:val="18"/>
              </w:rPr>
              <w:t xml:space="preserve"> Treatment beyond progression requires separate consent as described in Section 8.1.1.1.</w:t>
            </w:r>
          </w:p>
        </w:tc>
      </w:tr>
      <w:tr w:rsidR="003117E4" ns2:paraId="16CFC4D3"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62112E4F" ns2:textId="77777777" w:rsidR="009602AE" w:rsidRPr="00341B8E" w:rsidRDefault="00895D30" w:rsidP="00FB4E58">
            <w:pPr>
              <w:pStyle w:val="TableText0"/>
              <w:keepNext w:val="0"/>
              <w:widowControl w:val="0"/>
              <w:ind w:right="-103"/>
              <w:rPr>
                <w:sz w:val="18"/>
                <w:szCs w:val="18"/>
              </w:rPr>
            </w:pPr>
            <w:r w:rsidRPr="00341B8E">
              <w:rPr>
                <w:sz w:val="18"/>
                <w:szCs w:val="18"/>
              </w:rPr>
              <w:t>Informed Consent for Future Biomedical Research</w:t>
            </w:r>
          </w:p>
        </w:tc>
        <w:tc>
          <w:tcPr>
            <w:tcW w:w="835" w:type="dxa"/>
            <w:tcBorders>
              <w:top w:val="single" w:sz="4" w:space="0" w:color="auto"/>
              <w:left w:val="single" w:sz="6" w:space="0" w:color="auto"/>
              <w:bottom w:val="single" w:sz="4" w:space="0" w:color="auto"/>
              <w:right w:val="single" w:sz="6" w:space="0" w:color="auto"/>
            </w:tcBorders>
            <w:vAlign w:val="center"/>
            <w:hideMark/>
          </w:tcPr>
          <w:p ns2:paraId="482A66EA"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1DBB042A"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2A9B7AFA"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9C999BF"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361BEE75"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897CF93"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30328C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B3FFCC2"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0D08D98"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BD4E85F"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01E34A93"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07B09683"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1C8AE068" ns2:textId="77777777" w:rsidR="009602AE" w:rsidRPr="00341B8E" w:rsidRDefault="00895D30" w:rsidP="00FB4E58">
            <w:pPr>
              <w:pStyle w:val="TableText0"/>
              <w:keepNext w:val="0"/>
              <w:widowControl w:val="0"/>
              <w:ind w:right="-111"/>
              <w:rPr>
                <w:sz w:val="18"/>
                <w:szCs w:val="18"/>
              </w:rPr>
            </w:pPr>
            <w:r w:rsidRPr="00341B8E">
              <w:rPr>
                <w:sz w:val="18"/>
                <w:szCs w:val="18"/>
              </w:rPr>
              <w:t>This is optional for the participant.</w:t>
            </w:r>
          </w:p>
        </w:tc>
      </w:tr>
      <w:tr w:rsidR="003117E4" ns2:paraId="028E6CA7"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3BBE8F15" ns2:textId="77777777" w:rsidR="009602AE" w:rsidRPr="00341B8E" w:rsidRDefault="00895D30" w:rsidP="00FB4E58">
            <w:pPr>
              <w:pStyle w:val="TableText0"/>
              <w:keepNext w:val="0"/>
              <w:widowControl w:val="0"/>
              <w:ind w:right="-103"/>
              <w:rPr>
                <w:sz w:val="18"/>
                <w:szCs w:val="18"/>
              </w:rPr>
            </w:pPr>
            <w:r w:rsidRPr="00341B8E">
              <w:rPr>
                <w:sz w:val="18"/>
                <w:szCs w:val="18"/>
              </w:rPr>
              <w:t>Inclusion/Exclusion Criteria</w:t>
            </w:r>
          </w:p>
        </w:tc>
        <w:tc>
          <w:tcPr>
            <w:tcW w:w="835" w:type="dxa"/>
            <w:tcBorders>
              <w:top w:val="single" w:sz="4" w:space="0" w:color="auto"/>
              <w:left w:val="single" w:sz="6" w:space="0" w:color="auto"/>
              <w:bottom w:val="single" w:sz="4" w:space="0" w:color="auto"/>
              <w:right w:val="single" w:sz="6" w:space="0" w:color="auto"/>
            </w:tcBorders>
            <w:vAlign w:val="center"/>
            <w:hideMark/>
          </w:tcPr>
          <w:p ns2:paraId="1883F23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18EFA7AF"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D00A28A"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C686A4A"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2CC270C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A6D383E"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B1373F9"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454DBF2"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6868724"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1FB3AB5"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0E08084D"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65331D94"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7502AC07" ns2:textId="77777777" w:rsidR="009602AE" w:rsidRPr="00341B8E" w:rsidRDefault="00895D30" w:rsidP="00FB4E58">
            <w:pPr>
              <w:pStyle w:val="TableText0"/>
              <w:keepNext w:val="0"/>
              <w:widowControl w:val="0"/>
              <w:ind w:right="-111"/>
              <w:rPr>
                <w:sz w:val="18"/>
                <w:szCs w:val="18"/>
              </w:rPr>
            </w:pPr>
            <w:r w:rsidRPr="00341B8E">
              <w:rPr>
                <w:sz w:val="18"/>
                <w:szCs w:val="18"/>
              </w:rPr>
              <w:t xml:space="preserve">See Section 5.1 and </w:t>
            </w:r>
            <w:r>
              <w:rPr>
                <w:sz w:val="18"/>
                <w:szCs w:val="18"/>
              </w:rPr>
              <w:t xml:space="preserve">Section </w:t>
            </w:r>
            <w:r w:rsidRPr="00341B8E">
              <w:rPr>
                <w:sz w:val="18"/>
                <w:szCs w:val="18"/>
              </w:rPr>
              <w:t>5.2.</w:t>
            </w:r>
          </w:p>
        </w:tc>
      </w:tr>
      <w:tr w:rsidR="003117E4" ns2:paraId="681241DD"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2CEAE98F" ns2:textId="77777777" w:rsidR="009602AE" w:rsidRPr="00341B8E" w:rsidRDefault="00895D30" w:rsidP="00FB4E58">
            <w:pPr>
              <w:pStyle w:val="TableText0"/>
              <w:keepNext w:val="0"/>
              <w:widowControl w:val="0"/>
              <w:ind w:right="-103"/>
              <w:rPr>
                <w:sz w:val="18"/>
                <w:szCs w:val="18"/>
              </w:rPr>
            </w:pPr>
            <w:r w:rsidRPr="00341B8E">
              <w:rPr>
                <w:sz w:val="18"/>
                <w:szCs w:val="18"/>
              </w:rPr>
              <w:t>Participant Identification Card</w:t>
            </w:r>
          </w:p>
        </w:tc>
        <w:tc>
          <w:tcPr>
            <w:tcW w:w="835" w:type="dxa"/>
            <w:tcBorders>
              <w:top w:val="single" w:sz="4" w:space="0" w:color="auto"/>
              <w:left w:val="single" w:sz="6" w:space="0" w:color="auto"/>
              <w:bottom w:val="single" w:sz="4" w:space="0" w:color="auto"/>
              <w:right w:val="single" w:sz="6" w:space="0" w:color="auto"/>
            </w:tcBorders>
            <w:vAlign w:val="center"/>
            <w:hideMark/>
          </w:tcPr>
          <w:p ns2:paraId="4B0ED0D8"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126EBA4D" ns2:textId="77777777" w:rsidR="009602AE" w:rsidRPr="00341B8E" w:rsidRDefault="00895D30"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3CEDC88E"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933CC5A"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2333473A"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1404E32"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B048AA4"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8476B15"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6E3B7C5"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90DC60F"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50742C90"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13DE8341"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5A5E2084" ns2:textId="77777777" w:rsidR="009602AE" w:rsidRPr="00341B8E" w:rsidRDefault="00895D30" w:rsidP="00FB4E58">
            <w:pPr>
              <w:pStyle w:val="TableText0"/>
              <w:keepNext w:val="0"/>
              <w:widowControl w:val="0"/>
              <w:ind w:right="-111"/>
              <w:rPr>
                <w:sz w:val="18"/>
                <w:szCs w:val="18"/>
              </w:rPr>
            </w:pPr>
            <w:r w:rsidRPr="00341B8E">
              <w:rPr>
                <w:sz w:val="18"/>
                <w:szCs w:val="18"/>
              </w:rPr>
              <w:t>At Visit 2,</w:t>
            </w:r>
            <w:r>
              <w:rPr>
                <w:sz w:val="18"/>
                <w:szCs w:val="18"/>
              </w:rPr>
              <w:t xml:space="preserve"> the </w:t>
            </w:r>
            <w:r w:rsidRPr="004917C5">
              <w:rPr>
                <w:sz w:val="18"/>
                <w:szCs w:val="18"/>
              </w:rPr>
              <w:t>allocation</w:t>
            </w:r>
            <w:r>
              <w:rPr>
                <w:sz w:val="18"/>
                <w:szCs w:val="18"/>
              </w:rPr>
              <w:t xml:space="preserve"> (Part 1)/randomization (Part 2) number is added to the ID card</w:t>
            </w:r>
            <w:r w:rsidRPr="00341B8E">
              <w:rPr>
                <w:sz w:val="18"/>
                <w:szCs w:val="18"/>
              </w:rPr>
              <w:t>.</w:t>
            </w:r>
          </w:p>
        </w:tc>
      </w:tr>
      <w:tr w:rsidR="003117E4" ns2:paraId="15A09904"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1F75BA4A" ns2:textId="77777777" w:rsidR="009602AE" w:rsidRPr="00341B8E" w:rsidRDefault="00895D30" w:rsidP="00FB4E58">
            <w:pPr>
              <w:pStyle w:val="TableText0"/>
              <w:keepNext w:val="0"/>
              <w:widowControl w:val="0"/>
              <w:ind w:right="-103"/>
              <w:rPr>
                <w:sz w:val="18"/>
                <w:szCs w:val="18"/>
              </w:rPr>
            </w:pPr>
            <w:r w:rsidRPr="00341B8E">
              <w:rPr>
                <w:sz w:val="18"/>
                <w:szCs w:val="18"/>
              </w:rPr>
              <w:t>Demography and Medical History</w:t>
            </w:r>
          </w:p>
        </w:tc>
        <w:tc>
          <w:tcPr>
            <w:tcW w:w="835" w:type="dxa"/>
            <w:tcBorders>
              <w:top w:val="single" w:sz="4" w:space="0" w:color="auto"/>
              <w:left w:val="single" w:sz="6" w:space="0" w:color="auto"/>
              <w:bottom w:val="single" w:sz="4" w:space="0" w:color="auto"/>
              <w:right w:val="single" w:sz="6" w:space="0" w:color="auto"/>
            </w:tcBorders>
            <w:vAlign w:val="center"/>
            <w:hideMark/>
          </w:tcPr>
          <w:p ns2:paraId="02787E28"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38C6CC4"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1D3589CD"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9F44BD9"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C0E9D8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7BDE169"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A7D8124"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BD00FA1"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7F46D42"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7102151"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50DAFDF0"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7C4CAE09"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24BD84E9" ns2:textId="77777777" w:rsidR="009602AE" w:rsidRPr="00341B8E" w:rsidRDefault="00895D30" w:rsidP="00FB4E58">
            <w:pPr>
              <w:pStyle w:val="TableText0"/>
              <w:keepNext w:val="0"/>
              <w:widowControl w:val="0"/>
              <w:ind w:right="-111"/>
              <w:rPr>
                <w:sz w:val="18"/>
                <w:szCs w:val="18"/>
              </w:rPr>
            </w:pPr>
            <w:r w:rsidRPr="00341B8E">
              <w:rPr>
                <w:sz w:val="18"/>
                <w:szCs w:val="18"/>
              </w:rPr>
              <w:t xml:space="preserve">See </w:t>
            </w:r>
            <w:r w:rsidRPr="00C8797A">
              <w:rPr>
                <w:sz w:val="18"/>
                <w:szCs w:val="18"/>
              </w:rPr>
              <w:t>Section 8.1.4 for</w:t>
            </w:r>
            <w:r w:rsidRPr="00341B8E">
              <w:rPr>
                <w:sz w:val="18"/>
                <w:szCs w:val="18"/>
              </w:rPr>
              <w:t xml:space="preserve"> specific requirements.</w:t>
            </w:r>
          </w:p>
        </w:tc>
      </w:tr>
      <w:tr w:rsidR="003117E4" ns2:paraId="1301E5F2"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4D1AF509" ns2:textId="77777777" w:rsidR="009602AE" w:rsidRPr="00341B8E" w:rsidRDefault="00895D30" w:rsidP="00FB4E58">
            <w:pPr>
              <w:pStyle w:val="TableText0"/>
              <w:keepNext w:val="0"/>
              <w:widowControl w:val="0"/>
              <w:ind w:right="-103"/>
              <w:rPr>
                <w:sz w:val="18"/>
                <w:szCs w:val="18"/>
              </w:rPr>
            </w:pPr>
            <w:r w:rsidRPr="00341B8E">
              <w:rPr>
                <w:sz w:val="18"/>
                <w:szCs w:val="18"/>
              </w:rPr>
              <w:t>Prior/Concomitant Medication</w:t>
            </w:r>
          </w:p>
        </w:tc>
        <w:tc>
          <w:tcPr>
            <w:tcW w:w="835" w:type="dxa"/>
            <w:tcBorders>
              <w:top w:val="single" w:sz="4" w:space="0" w:color="auto"/>
              <w:left w:val="single" w:sz="6" w:space="0" w:color="auto"/>
              <w:bottom w:val="single" w:sz="4" w:space="0" w:color="auto"/>
              <w:right w:val="single" w:sz="6" w:space="0" w:color="auto"/>
            </w:tcBorders>
            <w:vAlign w:val="center"/>
            <w:hideMark/>
          </w:tcPr>
          <w:p ns2:paraId="1E373828"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477220DC"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006378F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3240B1A"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18CA8B7D"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2D55EE40"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54A1DB83"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606F1302"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203910CA"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4845DFC9"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4" w:space="0" w:color="auto"/>
            </w:tcBorders>
            <w:vAlign w:val="center"/>
          </w:tcPr>
          <w:p ns2:paraId="3BA70A05" ns2:textId="77777777" w:rsidR="009602AE" w:rsidRPr="00341B8E" w:rsidRDefault="00895D30" w:rsidP="00FB4E58">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659264" behindDoc="0" locked="0" layoutInCell="1" allowOverlap="1" ns4:anchorId="4E55F96F" ns4:editId="534EED91">
                      <ns3:simplePos x="0" y="0"/>
                      <ns3:positionH relativeFrom="column">
                        <ns3:posOffset>6350</ns3:posOffset>
                      </ns3:positionH>
                      <ns3:positionV relativeFrom="paragraph">
                        <ns3:posOffset>111760</ns3:posOffset>
                      </ns3:positionV>
                      <ns3:extent cx="1561465" cy="0"/>
                      <ns3:effectExtent l="38100" t="76200" r="19685" b="95250"/>
                      <ns3:wrapNone/>
                      <ns3:docPr id="10" name="Straight Arrow Connector 10"/>
                      <ns3:cNvGraphicFramePr/>
                      <ns5:graphic>
                        <ns5:graphicData uri="http://schemas.microsoft.com/office/word/2010/wordprocessingShape">
                          <ns8:wsp>
                            <ns8:cNvCnPr/>
                            <ns8:spPr>
                              <ns5:xfrm>
                                <ns5:off x="0" y="0"/>
                                <ns5:ext cx="1561465"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type id="_x0000_t32" coordsize="21600,21600" ns10:spt="32" ns10:oned="t" path="m,l21600,21600e" filled="f">
                      <ns9:path arrowok="t" fillok="f" ns10:connecttype="none"/>
                      <ns10:lock ns9:ext="edit" shapetype="t"/>
                    </ns9:shapetype>
                    <ns9:shape id="Straight Arrow Connector 10" ns10:spid="_x0000_s1025" type="#_x0000_t32" style="width:122.95pt;height:0;margin-top:8.8pt;margin-left:0.5pt;mso-height-percent:0;mso-height-relative:margin;mso-width-percent:0;mso-width-relative:margin;mso-wrap-distance-bottom:0;mso-wrap-distance-left:9pt;mso-wrap-distance-right:9pt;mso-wrap-distance-top:0;position:absolute;v-text-anchor:top;z-index:251658240"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12384027" ns2:textId="77777777" w:rsidR="009602AE" w:rsidRPr="00341B8E" w:rsidRDefault="00895D30" w:rsidP="00FB4E58">
            <w:pPr>
              <w:pStyle w:val="TableText0"/>
              <w:keepNext w:val="0"/>
              <w:widowControl w:val="0"/>
              <w:ind w:right="-111"/>
              <w:rPr>
                <w:sz w:val="18"/>
                <w:szCs w:val="18"/>
              </w:rPr>
            </w:pPr>
            <w:r w:rsidRPr="00A8789E">
              <w:rPr>
                <w:sz w:val="18"/>
                <w:szCs w:val="18"/>
              </w:rPr>
              <w:t>See Section 8.1.</w:t>
            </w:r>
            <w:r>
              <w:rPr>
                <w:sz w:val="18"/>
                <w:szCs w:val="18"/>
              </w:rPr>
              <w:t>6</w:t>
            </w:r>
            <w:r w:rsidRPr="00A8789E">
              <w:rPr>
                <w:sz w:val="18"/>
                <w:szCs w:val="18"/>
              </w:rPr>
              <w:t xml:space="preserve"> for specific screening requirements</w:t>
            </w:r>
            <w:r>
              <w:rPr>
                <w:sz w:val="18"/>
                <w:szCs w:val="18"/>
              </w:rPr>
              <w:t>.</w:t>
            </w:r>
            <w:r w:rsidRPr="00A8789E">
              <w:rPr>
                <w:sz w:val="18"/>
                <w:szCs w:val="18"/>
              </w:rPr>
              <w:t xml:space="preserve"> </w:t>
            </w:r>
            <w:r w:rsidRPr="00C8797A">
              <w:rPr>
                <w:sz w:val="18"/>
                <w:szCs w:val="18"/>
              </w:rPr>
              <w:t>See Section 6.5.1 for</w:t>
            </w:r>
            <w:r w:rsidRPr="00341B8E">
              <w:rPr>
                <w:sz w:val="18"/>
                <w:szCs w:val="18"/>
              </w:rPr>
              <w:t xml:space="preserve"> prohibited medications.</w:t>
            </w:r>
            <w:r w:rsidRPr="00C330AD">
              <w:rPr>
                <w:sz w:val="18"/>
                <w:szCs w:val="18"/>
              </w:rPr>
              <w:t xml:space="preserve"> If </w:t>
            </w:r>
            <w:r>
              <w:rPr>
                <w:sz w:val="18"/>
                <w:szCs w:val="18"/>
              </w:rPr>
              <w:t xml:space="preserve">concomitant </w:t>
            </w:r>
            <w:r w:rsidRPr="00C330AD">
              <w:rPr>
                <w:sz w:val="18"/>
                <w:szCs w:val="18"/>
              </w:rPr>
              <w:t>anticoagulant/</w:t>
            </w:r>
            <w:r>
              <w:rPr>
                <w:sz w:val="18"/>
                <w:szCs w:val="18"/>
              </w:rPr>
              <w:t xml:space="preserve"> </w:t>
            </w:r>
            <w:r w:rsidRPr="00C330AD">
              <w:rPr>
                <w:sz w:val="18"/>
                <w:szCs w:val="18"/>
              </w:rPr>
              <w:t>antiplatelet therapy is used, participants should be monitored for signs/symptoms of bleeding</w:t>
            </w:r>
            <w:r w:rsidRPr="00341B8E">
              <w:rPr>
                <w:sz w:val="18"/>
                <w:szCs w:val="18"/>
              </w:rPr>
              <w:t>.</w:t>
            </w:r>
          </w:p>
        </w:tc>
      </w:tr>
      <w:tr w:rsidR="003117E4" ns2:paraId="18DC2BCE"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4ADF3D38" ns2:textId="77777777" w:rsidR="009602AE" w:rsidRPr="00341B8E" w:rsidRDefault="00895D30" w:rsidP="00FB4E58">
            <w:pPr>
              <w:pStyle w:val="TableText0"/>
              <w:keepNext w:val="0"/>
              <w:widowControl w:val="0"/>
              <w:ind w:right="-103"/>
              <w:rPr>
                <w:sz w:val="18"/>
                <w:szCs w:val="18"/>
              </w:rPr>
            </w:pPr>
            <w:r w:rsidRPr="00341B8E">
              <w:rPr>
                <w:sz w:val="18"/>
                <w:szCs w:val="18"/>
              </w:rPr>
              <w:t>Baseline Disease Characteristics</w:t>
            </w:r>
          </w:p>
        </w:tc>
        <w:tc>
          <w:tcPr>
            <w:tcW w:w="835" w:type="dxa"/>
            <w:tcBorders>
              <w:top w:val="single" w:sz="4" w:space="0" w:color="auto"/>
              <w:left w:val="single" w:sz="6" w:space="0" w:color="auto"/>
              <w:bottom w:val="single" w:sz="4" w:space="0" w:color="auto"/>
              <w:right w:val="single" w:sz="6" w:space="0" w:color="auto"/>
            </w:tcBorders>
            <w:vAlign w:val="center"/>
            <w:hideMark/>
          </w:tcPr>
          <w:p ns2:paraId="713C720B"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36F014FF"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3623E00"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AF144CA"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4E8DB76"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438352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B5BF99A"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2835A05"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42139D2"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9B41C7C"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4DB589CD"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4874659F"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346B7109" ns2:textId="77777777" w:rsidR="009602AE" w:rsidRPr="00341B8E" w:rsidRDefault="00895D30" w:rsidP="00FB4E58">
            <w:pPr>
              <w:pStyle w:val="TableText0"/>
              <w:keepNext w:val="0"/>
              <w:widowControl w:val="0"/>
              <w:ind w:right="-111"/>
              <w:rPr>
                <w:sz w:val="18"/>
                <w:szCs w:val="18"/>
              </w:rPr>
            </w:pPr>
            <w:r w:rsidRPr="00341B8E">
              <w:rPr>
                <w:sz w:val="18"/>
                <w:szCs w:val="18"/>
              </w:rPr>
              <w:t>Assessments to include symptoms, prognostic profile, BTK-C481 mutations status, and staging</w:t>
            </w:r>
            <w:r>
              <w:rPr>
                <w:sz w:val="18"/>
                <w:szCs w:val="18"/>
              </w:rPr>
              <w:t xml:space="preserve"> as defined in Section 8.1.5</w:t>
            </w:r>
            <w:r w:rsidRPr="00341B8E">
              <w:rPr>
                <w:sz w:val="18"/>
                <w:szCs w:val="18"/>
              </w:rPr>
              <w:t>.</w:t>
            </w:r>
          </w:p>
        </w:tc>
      </w:tr>
      <w:tr w:rsidR="003117E4" ns2:paraId="72F35B4D"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518946E4" ns2:textId="77777777" w:rsidR="009602AE" w:rsidRPr="00341B8E" w:rsidRDefault="00895D30" w:rsidP="00FB4E58">
            <w:pPr>
              <w:pStyle w:val="TableText0"/>
              <w:keepNext w:val="0"/>
              <w:widowControl w:val="0"/>
              <w:ind w:right="-103"/>
              <w:rPr>
                <w:sz w:val="18"/>
                <w:szCs w:val="18"/>
              </w:rPr>
            </w:pPr>
            <w:r>
              <w:rPr>
                <w:sz w:val="18"/>
                <w:szCs w:val="18"/>
              </w:rPr>
              <w:t xml:space="preserve">Allocation/ </w:t>
            </w:r>
            <w:r w:rsidRPr="00341B8E">
              <w:rPr>
                <w:sz w:val="18"/>
                <w:szCs w:val="18"/>
              </w:rPr>
              <w:t>Randomization</w:t>
            </w:r>
          </w:p>
        </w:tc>
        <w:tc>
          <w:tcPr>
            <w:tcW w:w="835" w:type="dxa"/>
            <w:tcBorders>
              <w:top w:val="single" w:sz="4" w:space="0" w:color="auto"/>
              <w:left w:val="single" w:sz="6" w:space="0" w:color="auto"/>
              <w:bottom w:val="single" w:sz="4" w:space="0" w:color="auto"/>
              <w:right w:val="single" w:sz="6" w:space="0" w:color="auto"/>
            </w:tcBorders>
            <w:vAlign w:val="center"/>
          </w:tcPr>
          <w:p ns2:paraId="1A71767E" ns2:textId="77777777" w:rsidR="009602AE" w:rsidRPr="00341B8E" w:rsidRDefault="009602AE" w:rsidP="00FB4E58">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0DDB7533" ns2:textId="77777777" w:rsidR="009602AE" w:rsidRPr="00341B8E" w:rsidRDefault="00895D30" w:rsidP="00FB4E58">
            <w:pPr>
              <w:pStyle w:val="TableText0"/>
              <w:keepNext w:val="0"/>
              <w:widowControl w:val="0"/>
              <w:jc w:val="center"/>
              <w:rPr>
                <w:rStyle w:val="CommentReference"/>
                <w:sz w:val="18"/>
                <w:szCs w:val="18"/>
              </w:rPr>
            </w:pPr>
            <w:r w:rsidRPr="00341B8E">
              <w:rPr>
                <w:rStyle w:val="CommentReference"/>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372BEC8F"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B1F0B48"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6100A11F"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032058A"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A0B72D2"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440CD83"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3518F1A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8FB966C"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06C65F4A"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03425A40"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238CFDDA" ns2:textId="77777777" w:rsidR="009602AE" w:rsidRPr="00341B8E" w:rsidRDefault="00895D30" w:rsidP="00FB4E58">
            <w:pPr>
              <w:pStyle w:val="TableText0"/>
              <w:keepNext w:val="0"/>
              <w:widowControl w:val="0"/>
              <w:ind w:right="-111"/>
              <w:rPr>
                <w:sz w:val="18"/>
                <w:szCs w:val="18"/>
              </w:rPr>
            </w:pPr>
            <w:r>
              <w:rPr>
                <w:sz w:val="18"/>
                <w:szCs w:val="18"/>
              </w:rPr>
              <w:t>Allocation (Part 1)/r</w:t>
            </w:r>
            <w:r w:rsidRPr="00D877ED">
              <w:rPr>
                <w:sz w:val="18"/>
                <w:szCs w:val="18"/>
              </w:rPr>
              <w:t xml:space="preserve">andomization </w:t>
            </w:r>
            <w:r>
              <w:rPr>
                <w:sz w:val="18"/>
                <w:szCs w:val="18"/>
              </w:rPr>
              <w:t xml:space="preserve">(Part 2) </w:t>
            </w:r>
            <w:r w:rsidRPr="00D877ED">
              <w:rPr>
                <w:sz w:val="18"/>
                <w:szCs w:val="18"/>
              </w:rPr>
              <w:t>can occur no more than 3 days before C1D1.</w:t>
            </w:r>
            <w:r>
              <w:rPr>
                <w:sz w:val="18"/>
                <w:szCs w:val="18"/>
              </w:rPr>
              <w:t xml:space="preserve"> </w:t>
            </w:r>
          </w:p>
        </w:tc>
      </w:tr>
      <w:tr w:rsidR="003117E4" ns2:paraId="35A4FDA1" ns2: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ns2:paraId="7D029846" ns2:textId="77777777" w:rsidR="009602AE" w:rsidRPr="00341B8E" w:rsidRDefault="00895D30" w:rsidP="00FB4E58">
            <w:pPr>
              <w:pStyle w:val="TableText0"/>
              <w:widowControl w:val="0"/>
              <w:ind w:right="-102"/>
              <w:rPr>
                <w:b/>
                <w:bCs/>
                <w:sz w:val="18"/>
                <w:szCs w:val="18"/>
              </w:rPr>
            </w:pPr>
            <w:r w:rsidRPr="00341B8E">
              <w:rPr>
                <w:rFonts w:eastAsia="MS Gothic"/>
                <w:b/>
                <w:bCs/>
                <w:sz w:val="18"/>
                <w:szCs w:val="18"/>
              </w:rPr>
              <w:t>Efficacy Assessments</w:t>
            </w:r>
          </w:p>
        </w:tc>
        <w:tc>
          <w:tcPr>
            <w:tcW w:w="835" w:type="dxa"/>
            <w:tcBorders>
              <w:top w:val="single" w:sz="4" w:space="0" w:color="auto"/>
              <w:left w:val="nil"/>
              <w:bottom w:val="single" w:sz="4" w:space="0" w:color="auto"/>
              <w:right w:val="nil"/>
            </w:tcBorders>
            <w:vAlign w:val="center"/>
          </w:tcPr>
          <w:p ns2:paraId="6798A6A5"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663DF376"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71B1E8CE"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13D191A"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2FF8D46F"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77FA85EE"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60F0F2F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16A60982"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7AC78BE7"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44F084A"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vAlign w:val="center"/>
          </w:tcPr>
          <w:p ns2:paraId="76FDE3F5"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ns2:paraId="051F2F7C"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186D56BB" ns2:textId="77777777" w:rsidR="009602AE" w:rsidRPr="00341B8E" w:rsidRDefault="00895D30" w:rsidP="00FB4E58">
            <w:pPr>
              <w:pStyle w:val="TableText0"/>
              <w:keepNext w:val="0"/>
              <w:widowControl w:val="0"/>
              <w:ind w:right="-111"/>
              <w:rPr>
                <w:sz w:val="18"/>
                <w:szCs w:val="18"/>
              </w:rPr>
            </w:pPr>
            <w:r w:rsidRPr="00341B8E">
              <w:rPr>
                <w:sz w:val="18"/>
                <w:szCs w:val="18"/>
              </w:rPr>
              <w:t xml:space="preserve">All assessments </w:t>
            </w:r>
            <w:r>
              <w:rPr>
                <w:sz w:val="18"/>
                <w:szCs w:val="18"/>
              </w:rPr>
              <w:t>are to</w:t>
            </w:r>
            <w:r w:rsidRPr="00341B8E">
              <w:rPr>
                <w:sz w:val="18"/>
                <w:szCs w:val="18"/>
              </w:rPr>
              <w:t xml:space="preserve"> be performed </w:t>
            </w:r>
            <w:r>
              <w:rPr>
                <w:sz w:val="18"/>
                <w:szCs w:val="18"/>
              </w:rPr>
              <w:t>before</w:t>
            </w:r>
            <w:r w:rsidRPr="00341B8E">
              <w:rPr>
                <w:sz w:val="18"/>
                <w:szCs w:val="18"/>
              </w:rPr>
              <w:t xml:space="preserve"> dosing.</w:t>
            </w:r>
          </w:p>
        </w:tc>
      </w:tr>
      <w:tr w:rsidR="003117E4" ns2:paraId="17E4F79B" ns2: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hideMark/>
          </w:tcPr>
          <w:p ns2:paraId="15A2DE16" ns2:textId="77777777" w:rsidR="009602AE" w:rsidRPr="00341B8E" w:rsidRDefault="00895D30" w:rsidP="00FB4E58">
            <w:pPr>
              <w:pStyle w:val="TableText0"/>
              <w:widowControl w:val="0"/>
              <w:ind w:right="-102"/>
              <w:rPr>
                <w:sz w:val="18"/>
                <w:szCs w:val="18"/>
              </w:rPr>
            </w:pPr>
            <w:r w:rsidRPr="00341B8E">
              <w:rPr>
                <w:rFonts w:eastAsia="MS Gothic"/>
                <w:sz w:val="18"/>
                <w:szCs w:val="18"/>
              </w:rPr>
              <w:t>Treatment Response Assessments</w:t>
            </w:r>
          </w:p>
        </w:tc>
        <w:tc>
          <w:tcPr>
            <w:tcW w:w="835" w:type="dxa"/>
            <w:tcBorders>
              <w:top w:val="single" w:sz="4" w:space="0" w:color="auto"/>
              <w:left w:val="single" w:sz="4" w:space="0" w:color="auto"/>
              <w:bottom w:val="single" w:sz="4" w:space="0" w:color="auto"/>
              <w:right w:val="single" w:sz="4" w:space="0" w:color="auto"/>
            </w:tcBorders>
            <w:vAlign w:val="center"/>
            <w:hideMark/>
          </w:tcPr>
          <w:p ns2:paraId="242EA83E" ns2:textId="77777777" w:rsidR="009602AE" w:rsidRPr="00341B8E" w:rsidRDefault="00895D30" w:rsidP="00FB4E58">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ns2:paraId="2CF9197B"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single" w:sz="4" w:space="0" w:color="auto"/>
              <w:bottom w:val="single" w:sz="4" w:space="0" w:color="auto"/>
              <w:right w:val="single" w:sz="4" w:space="0" w:color="auto"/>
            </w:tcBorders>
            <w:vAlign w:val="center"/>
          </w:tcPr>
          <w:p ns2:paraId="6B535E0B"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ns2:paraId="784BCE71"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4" w:space="0" w:color="auto"/>
              <w:bottom w:val="single" w:sz="4" w:space="0" w:color="auto"/>
              <w:right w:val="single" w:sz="4" w:space="0" w:color="auto"/>
            </w:tcBorders>
            <w:vAlign w:val="center"/>
          </w:tcPr>
          <w:p ns2:paraId="0F3BCE66"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ns2:paraId="0469D096"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ns2:paraId="6A73C070"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hideMark/>
          </w:tcPr>
          <w:p ns2:paraId="75AA807F"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ns2:paraId="291072FC"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nil"/>
            </w:tcBorders>
            <w:vAlign w:val="center"/>
          </w:tcPr>
          <w:p ns2:paraId="77180848"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7002B115"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32506771" ns2:textId="77777777" w:rsidR="009602AE" w:rsidRPr="00341B8E" w:rsidRDefault="00895D30" w:rsidP="00FB4E58">
            <w:pPr>
              <w:pStyle w:val="TableText0"/>
              <w:keepNext w:val="0"/>
              <w:widowControl w:val="0"/>
              <w:jc w:val="center"/>
              <w:rPr>
                <w:sz w:val="18"/>
                <w:szCs w:val="18"/>
              </w:rPr>
            </w:pPr>
            <w:r w:rsidRPr="00341B8E">
              <w:rPr>
                <w:sz w:val="18"/>
                <w:szCs w:val="18"/>
              </w:rPr>
              <w:t>X</w:t>
            </w:r>
            <w:r>
              <w:rPr>
                <w:sz w:val="18"/>
                <w:szCs w:val="18"/>
              </w:rPr>
              <w:t xml:space="preserve"> –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ns2:paraId="519D3AC8" ns2:textId="77777777" w:rsidR="009602AE" w:rsidRPr="00341B8E" w:rsidRDefault="00895D30" w:rsidP="00FB4E58">
            <w:pPr>
              <w:pStyle w:val="TableText0"/>
              <w:keepNext w:val="0"/>
              <w:widowControl w:val="0"/>
              <w:ind w:right="-111"/>
              <w:rPr>
                <w:sz w:val="18"/>
                <w:szCs w:val="18"/>
              </w:rPr>
            </w:pPr>
            <w:r w:rsidRPr="008C72FE">
              <w:rPr>
                <w:sz w:val="18"/>
                <w:szCs w:val="18"/>
              </w:rPr>
              <w:t xml:space="preserve">Assessments to include PE, hematology, </w:t>
            </w:r>
            <w:r w:rsidRPr="009A6415">
              <w:rPr>
                <w:sz w:val="18"/>
                <w:szCs w:val="18"/>
              </w:rPr>
              <w:t xml:space="preserve">CT (neck, chest, abdomen, and pelvis), </w:t>
            </w:r>
            <w:r w:rsidRPr="008C72FE">
              <w:rPr>
                <w:sz w:val="18"/>
                <w:szCs w:val="18"/>
              </w:rPr>
              <w:t>constitutional symptoms</w:t>
            </w:r>
            <w:r w:rsidRPr="009A6415">
              <w:rPr>
                <w:sz w:val="18"/>
                <w:szCs w:val="18"/>
              </w:rPr>
              <w:t xml:space="preserve">, </w:t>
            </w:r>
            <w:r>
              <w:rPr>
                <w:sz w:val="18"/>
                <w:szCs w:val="18"/>
              </w:rPr>
              <w:t>BM</w:t>
            </w:r>
            <w:r w:rsidRPr="008C72FE">
              <w:rPr>
                <w:sz w:val="18"/>
                <w:szCs w:val="18"/>
              </w:rPr>
              <w:t xml:space="preserve"> aspirate </w:t>
            </w:r>
            <w:r>
              <w:rPr>
                <w:sz w:val="18"/>
                <w:szCs w:val="18"/>
              </w:rPr>
              <w:t>and biopsy (</w:t>
            </w:r>
            <w:r w:rsidRPr="008C72FE">
              <w:rPr>
                <w:sz w:val="18"/>
                <w:szCs w:val="18"/>
              </w:rPr>
              <w:t xml:space="preserve">optional at screening and </w:t>
            </w:r>
            <w:r>
              <w:rPr>
                <w:sz w:val="18"/>
                <w:szCs w:val="18"/>
              </w:rPr>
              <w:t xml:space="preserve">required </w:t>
            </w:r>
            <w:r w:rsidRPr="008C72FE">
              <w:rPr>
                <w:sz w:val="18"/>
                <w:szCs w:val="18"/>
              </w:rPr>
              <w:t>in the event of CR</w:t>
            </w:r>
            <w:r w:rsidRPr="009A6415">
              <w:rPr>
                <w:sz w:val="18"/>
                <w:szCs w:val="18"/>
              </w:rPr>
              <w:t>).</w:t>
            </w:r>
            <w:r w:rsidRPr="00A8789E">
              <w:rPr>
                <w:sz w:val="18"/>
                <w:szCs w:val="18"/>
              </w:rPr>
              <w:t xml:space="preserve"> See Section 8.2</w:t>
            </w:r>
            <w:r>
              <w:rPr>
                <w:sz w:val="18"/>
                <w:szCs w:val="18"/>
              </w:rPr>
              <w:t>.1</w:t>
            </w:r>
            <w:r w:rsidRPr="00A8789E">
              <w:rPr>
                <w:sz w:val="18"/>
                <w:szCs w:val="18"/>
              </w:rPr>
              <w:t xml:space="preserve"> </w:t>
            </w:r>
            <w:r>
              <w:rPr>
                <w:sz w:val="18"/>
                <w:szCs w:val="18"/>
              </w:rPr>
              <w:t>AND</w:t>
            </w:r>
            <w:r w:rsidRPr="00A8789E">
              <w:rPr>
                <w:sz w:val="18"/>
                <w:szCs w:val="18"/>
              </w:rPr>
              <w:t xml:space="preserve"> </w:t>
            </w:r>
            <w:r>
              <w:rPr>
                <w:sz w:val="18"/>
                <w:szCs w:val="18"/>
              </w:rPr>
              <w:t>Appendix 14</w:t>
            </w:r>
            <w:r w:rsidRPr="00A8789E">
              <w:rPr>
                <w:sz w:val="18"/>
                <w:szCs w:val="18"/>
              </w:rPr>
              <w:t xml:space="preserve"> for specific requirements</w:t>
            </w:r>
            <w:r>
              <w:rPr>
                <w:sz w:val="18"/>
                <w:szCs w:val="18"/>
              </w:rPr>
              <w:t>.</w:t>
            </w:r>
          </w:p>
        </w:tc>
      </w:tr>
      <w:tr w:rsidR="003117E4" ns2:paraId="36A9A7EE" ns2: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hideMark/>
          </w:tcPr>
          <w:p ns2:paraId="45FBACD5" ns2:textId="77777777" w:rsidR="009602AE" w:rsidRPr="00C8797A" w:rsidRDefault="00895D30" w:rsidP="00FB4E58">
            <w:pPr>
              <w:pStyle w:val="TableText0"/>
              <w:keepNext w:val="0"/>
              <w:widowControl w:val="0"/>
              <w:ind w:right="-103"/>
              <w:rPr>
                <w:sz w:val="18"/>
                <w:szCs w:val="18"/>
              </w:rPr>
            </w:pPr>
            <w:r w:rsidRPr="00C8797A">
              <w:rPr>
                <w:sz w:val="18"/>
                <w:szCs w:val="18"/>
              </w:rPr>
              <w:t xml:space="preserve">Assessment of </w:t>
            </w:r>
            <w:r>
              <w:rPr>
                <w:sz w:val="18"/>
                <w:szCs w:val="18"/>
              </w:rPr>
              <w:t xml:space="preserve">Constitutional </w:t>
            </w:r>
            <w:r w:rsidRPr="00C8797A">
              <w:rPr>
                <w:sz w:val="18"/>
                <w:szCs w:val="18"/>
              </w:rPr>
              <w:t>Symptoms</w:t>
            </w:r>
          </w:p>
        </w:tc>
        <w:tc>
          <w:tcPr>
            <w:tcW w:w="835" w:type="dxa"/>
            <w:tcBorders>
              <w:top w:val="single" w:sz="4" w:space="0" w:color="auto"/>
              <w:left w:val="single" w:sz="4" w:space="0" w:color="auto"/>
              <w:bottom w:val="single" w:sz="4" w:space="0" w:color="auto"/>
              <w:right w:val="single" w:sz="4" w:space="0" w:color="auto"/>
            </w:tcBorders>
            <w:vAlign w:val="center"/>
            <w:hideMark/>
          </w:tcPr>
          <w:p ns2:paraId="632231B5" ns2:textId="77777777" w:rsidR="009602AE" w:rsidRPr="00C8797A" w:rsidRDefault="00895D30" w:rsidP="00FB4E58">
            <w:pPr>
              <w:pStyle w:val="TableText0"/>
              <w:keepNext w:val="0"/>
              <w:widowControl w:val="0"/>
              <w:jc w:val="center"/>
              <w:rPr>
                <w:rFonts w:eastAsia="MS Gothic"/>
                <w:sz w:val="18"/>
                <w:szCs w:val="18"/>
              </w:rPr>
            </w:pPr>
            <w:r w:rsidRPr="00C8797A">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ns2:paraId="31D9CDCA"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8" w:type="dxa"/>
            <w:tcBorders>
              <w:top w:val="single" w:sz="4" w:space="0" w:color="auto"/>
              <w:left w:val="single" w:sz="4" w:space="0" w:color="auto"/>
              <w:bottom w:val="single" w:sz="4" w:space="0" w:color="auto"/>
              <w:right w:val="single" w:sz="4" w:space="0" w:color="auto"/>
            </w:tcBorders>
            <w:vAlign w:val="center"/>
          </w:tcPr>
          <w:p ns2:paraId="0BB87A7B"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3F3F67B9" ns2:textId="77777777" w:rsidR="009602AE" w:rsidRPr="00C8797A" w:rsidRDefault="009602AE" w:rsidP="00FB4E58">
            <w:pPr>
              <w:pStyle w:val="TableText0"/>
              <w:keepNext w:val="0"/>
              <w:widowControl w:val="0"/>
              <w:jc w:val="center"/>
              <w:rPr>
                <w:sz w:val="18"/>
                <w:szCs w:val="18"/>
              </w:rPr>
            </w:pPr>
          </w:p>
        </w:tc>
        <w:tc>
          <w:tcPr>
            <w:tcW w:w="420" w:type="dxa"/>
            <w:tcBorders>
              <w:top w:val="single" w:sz="4" w:space="0" w:color="auto"/>
              <w:left w:val="single" w:sz="4" w:space="0" w:color="auto"/>
              <w:bottom w:val="single" w:sz="4" w:space="0" w:color="auto"/>
              <w:right w:val="single" w:sz="4" w:space="0" w:color="auto"/>
            </w:tcBorders>
            <w:vAlign w:val="center"/>
          </w:tcPr>
          <w:p ns2:paraId="7E7AF008" ns2:textId="77777777" w:rsidR="009602AE" w:rsidRPr="00C8797A" w:rsidRDefault="009602AE" w:rsidP="00FB4E58">
            <w:pPr>
              <w:pStyle w:val="TableText0"/>
              <w:keepNext w:val="0"/>
              <w:widowControl w:val="0"/>
              <w:jc w:val="center"/>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ns2:paraId="4D575C37" ns2:textId="77777777" w:rsidR="009602AE" w:rsidRPr="00C8797A" w:rsidRDefault="009602AE" w:rsidP="00FB4E58">
            <w:pPr>
              <w:pStyle w:val="TableText0"/>
              <w:keepNext w:val="0"/>
              <w:widowControl w:val="0"/>
              <w:jc w:val="center"/>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ns2:paraId="2B7986D1"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ns2:paraId="7035DBC9"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ns2:paraId="5D3DA262"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nil"/>
            </w:tcBorders>
            <w:vAlign w:val="center"/>
          </w:tcPr>
          <w:p ns2:paraId="208B66E4"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1EF6F1C7" ns2:textId="77777777" w:rsidR="009602AE" w:rsidRPr="00C8797A"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02A61492" ns2:textId="77777777" w:rsidR="009602AE" w:rsidRPr="00C8797A" w:rsidRDefault="00895D30" w:rsidP="00FB4E58">
            <w:pPr>
              <w:pStyle w:val="TableText0"/>
              <w:keepNext w:val="0"/>
              <w:widowControl w:val="0"/>
              <w:jc w:val="center"/>
              <w:rPr>
                <w:sz w:val="18"/>
                <w:szCs w:val="18"/>
              </w:rPr>
            </w:pPr>
            <w:r w:rsidRPr="00C8797A">
              <w:rPr>
                <w:sz w:val="18"/>
                <w:szCs w:val="18"/>
              </w:rPr>
              <w:t>X</w:t>
            </w:r>
            <w:r>
              <w:rPr>
                <w:sz w:val="18"/>
                <w:szCs w:val="18"/>
              </w:rPr>
              <w:t xml:space="preserve"> –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ns2:paraId="386FDE23" ns2:textId="77777777" w:rsidR="009602AE" w:rsidRPr="00C8797A" w:rsidRDefault="00895D30" w:rsidP="00FB4E58">
            <w:pPr>
              <w:pStyle w:val="TableText0"/>
              <w:keepNext w:val="0"/>
              <w:widowControl w:val="0"/>
              <w:ind w:right="-111"/>
              <w:rPr>
                <w:sz w:val="18"/>
                <w:szCs w:val="18"/>
              </w:rPr>
            </w:pPr>
            <w:r w:rsidRPr="00C8797A">
              <w:rPr>
                <w:sz w:val="18"/>
                <w:szCs w:val="18"/>
              </w:rPr>
              <w:t xml:space="preserve">See Section 8.2.1.4 for </w:t>
            </w:r>
            <w:r>
              <w:rPr>
                <w:sz w:val="18"/>
                <w:szCs w:val="18"/>
              </w:rPr>
              <w:t>details</w:t>
            </w:r>
            <w:r w:rsidRPr="00C8797A">
              <w:rPr>
                <w:sz w:val="18"/>
                <w:szCs w:val="18"/>
              </w:rPr>
              <w:t>.</w:t>
            </w:r>
          </w:p>
        </w:tc>
      </w:tr>
      <w:tr w:rsidR="003117E4" ns2:paraId="3D37DEE0" ns2: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tcPr>
          <w:p ns2:paraId="259C1D52" ns2:textId="77777777" w:rsidR="009602AE" w:rsidRPr="00C8797A" w:rsidRDefault="00895D30" w:rsidP="00FB4E58">
            <w:pPr>
              <w:pStyle w:val="TableText0"/>
              <w:keepNext w:val="0"/>
              <w:widowControl w:val="0"/>
              <w:ind w:right="-103"/>
              <w:rPr>
                <w:sz w:val="18"/>
                <w:szCs w:val="18"/>
              </w:rPr>
            </w:pPr>
            <w:r w:rsidRPr="00341B8E">
              <w:rPr>
                <w:sz w:val="18"/>
                <w:szCs w:val="18"/>
              </w:rPr>
              <w:t>Vital Status</w:t>
            </w:r>
          </w:p>
        </w:tc>
        <w:tc>
          <w:tcPr>
            <w:tcW w:w="835" w:type="dxa"/>
            <w:tcBorders>
              <w:top w:val="single" w:sz="4" w:space="0" w:color="auto"/>
              <w:left w:val="single" w:sz="4" w:space="0" w:color="auto"/>
              <w:bottom w:val="single" w:sz="4" w:space="0" w:color="auto"/>
              <w:right w:val="single" w:sz="4" w:space="0" w:color="auto"/>
            </w:tcBorders>
            <w:vAlign w:val="center"/>
          </w:tcPr>
          <w:p ns2:paraId="711D8DAE" ns2:textId="77777777" w:rsidR="009602AE" w:rsidRPr="00C8797A" w:rsidRDefault="009602AE" w:rsidP="00FB4E58">
            <w:pPr>
              <w:pStyle w:val="TableText0"/>
              <w:keepNext w:val="0"/>
              <w:widowControl w:val="0"/>
              <w:rPr>
                <w:sz w:val="18"/>
                <w:szCs w:val="18"/>
              </w:rPr>
            </w:pPr>
          </w:p>
        </w:tc>
        <w:tc>
          <w:tcPr>
            <w:tcW w:w="6382" w:type="dxa"/>
            <w:gridSpan w:val="11"/>
            <w:tcBorders>
              <w:top w:val="single" w:sz="4" w:space="0" w:color="auto"/>
              <w:left w:val="single" w:sz="4" w:space="0" w:color="auto"/>
              <w:bottom w:val="single" w:sz="4" w:space="0" w:color="auto"/>
              <w:right w:val="single" w:sz="6" w:space="0" w:color="auto"/>
            </w:tcBorders>
            <w:vAlign w:val="center"/>
          </w:tcPr>
          <w:p ns2:paraId="15D14393" ns2:textId="77777777" w:rsidR="009602AE" w:rsidRPr="00C8797A" w:rsidRDefault="00895D30" w:rsidP="00FB4E58">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661312" behindDoc="0" locked="0" layoutInCell="1" allowOverlap="1" ns4:anchorId="15FCB024" ns4:editId="19FE0E1A">
                      <ns3:simplePos x="0" y="0"/>
                      <ns3:positionH relativeFrom="column">
                        <ns3:posOffset>-46355</ns3:posOffset>
                      </ns3:positionH>
                      <ns3:positionV relativeFrom="paragraph">
                        <ns3:posOffset>67310</ns3:posOffset>
                      </ns3:positionV>
                      <ns3:extent cx="4015740" cy="13970"/>
                      <ns3:effectExtent l="38100" t="76200" r="3810" b="100330"/>
                      <ns3:wrapNone/>
                      <ns3:docPr id="11" name="Straight Arrow Connector 11"/>
                      <ns3:cNvGraphicFramePr/>
                      <ns5:graphic>
                        <ns5:graphicData uri="http://schemas.microsoft.com/office/word/2010/wordprocessingShape">
                          <ns8:wsp>
                            <ns8:cNvCnPr/>
                            <ns8:spPr>
                              <ns5:xfrm flipV="1">
                                <ns5:off x="0" y="0"/>
                                <ns5:ext cx="401574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1" ns10:spid="_x0000_s1026" type="#_x0000_t32" style="width:316.2pt;height:1.1pt;margin-top:5.3pt;margin-left:-3.65pt;flip:y;mso-height-percent:0;mso-height-relative:margin;mso-width-percent:0;mso-width-relative:margin;mso-wrap-distance-bottom:0;mso-wrap-distance-left:9pt;mso-wrap-distance-right:9pt;mso-wrap-distance-top:0;position:absolute;v-text-anchor:top;z-index:251660288"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181A1F85" ns2:textId="77777777" w:rsidR="009602AE" w:rsidRPr="00C8797A" w:rsidRDefault="00895D30" w:rsidP="00FB4E58">
            <w:pPr>
              <w:pStyle w:val="TableText0"/>
              <w:keepNext w:val="0"/>
              <w:widowControl w:val="0"/>
              <w:ind w:right="-111"/>
              <w:rPr>
                <w:sz w:val="18"/>
                <w:szCs w:val="18"/>
              </w:rPr>
            </w:pPr>
            <w:r w:rsidRPr="00341B8E">
              <w:rPr>
                <w:sz w:val="18"/>
                <w:szCs w:val="18"/>
              </w:rPr>
              <w:t>Survival information (vital status) may be requested at any time during the study.</w:t>
            </w:r>
          </w:p>
        </w:tc>
      </w:tr>
      <w:tr w:rsidR="003117E4" ns2:paraId="294C8781" ns2:textId="77777777" w:rsidTr="00D06F41">
        <w:trPr>
          <w:cantSplit/>
          <w:trHeight w:val="322"/>
        </w:trPr>
        <w:tc>
          <w:tcPr>
            <w:tcW w:w="1890" w:type="dxa"/>
            <w:tcBorders>
              <w:top w:val="single" w:sz="4" w:space="0" w:color="auto"/>
              <w:left w:val="single" w:sz="4" w:space="0" w:color="auto"/>
              <w:bottom w:val="single" w:sz="4" w:space="0" w:color="auto"/>
              <w:right w:val="nil"/>
            </w:tcBorders>
            <w:vAlign w:val="center"/>
            <w:hideMark/>
          </w:tcPr>
          <w:p ns2:paraId="236DFBA3" ns2:textId="77777777" w:rsidR="009602AE" w:rsidRPr="00052329" w:rsidRDefault="00895D30" w:rsidP="00FB4E58">
            <w:pPr>
              <w:pStyle w:val="TableText0"/>
              <w:keepNext w:val="0"/>
              <w:widowControl w:val="0"/>
              <w:ind w:right="-103"/>
              <w:rPr>
                <w:b/>
                <w:bCs/>
                <w:sz w:val="18"/>
                <w:szCs w:val="18"/>
              </w:rPr>
            </w:pPr>
            <w:r w:rsidRPr="00052329">
              <w:rPr>
                <w:b/>
                <w:bCs/>
                <w:sz w:val="18"/>
                <w:szCs w:val="18"/>
              </w:rPr>
              <w:t>Patient-reported Outcomes</w:t>
            </w:r>
          </w:p>
        </w:tc>
        <w:tc>
          <w:tcPr>
            <w:tcW w:w="835" w:type="dxa"/>
            <w:tcBorders>
              <w:top w:val="single" w:sz="4" w:space="0" w:color="auto"/>
              <w:left w:val="nil"/>
              <w:bottom w:val="single" w:sz="4" w:space="0" w:color="auto"/>
              <w:right w:val="nil"/>
            </w:tcBorders>
            <w:vAlign w:val="center"/>
          </w:tcPr>
          <w:p ns2:paraId="4D5B61E6"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45C78B8C"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13414F4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4B8B3354"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363D03DE"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DCA3A22"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32250611"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1667A3D"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636C5B9C"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4F036DA0"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ns2:paraId="519179ED"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ns2:paraId="54FF5B07"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nil"/>
              <w:right w:val="single" w:sz="4" w:space="0" w:color="auto"/>
            </w:tcBorders>
            <w:vAlign w:val="center"/>
          </w:tcPr>
          <w:p ns2:paraId="635404E4" ns2:textId="77777777" w:rsidR="009602AE" w:rsidRPr="00341B8E" w:rsidRDefault="00895D30" w:rsidP="00FB4E58">
            <w:pPr>
              <w:pStyle w:val="TableText0"/>
              <w:keepNext w:val="0"/>
              <w:widowControl w:val="0"/>
              <w:ind w:right="-111"/>
              <w:rPr>
                <w:sz w:val="18"/>
                <w:szCs w:val="18"/>
              </w:rPr>
            </w:pPr>
            <w:r w:rsidRPr="00D438C6">
              <w:rPr>
                <w:b/>
                <w:bCs/>
                <w:sz w:val="18"/>
                <w:szCs w:val="18"/>
              </w:rPr>
              <w:t>PROs will be completed in Part 2 participants only.</w:t>
            </w:r>
            <w:r>
              <w:rPr>
                <w:sz w:val="18"/>
                <w:szCs w:val="18"/>
              </w:rPr>
              <w:t xml:space="preserve"> </w:t>
            </w:r>
            <w:r w:rsidRPr="0006183C">
              <w:rPr>
                <w:sz w:val="18"/>
                <w:szCs w:val="18"/>
              </w:rPr>
              <w:t xml:space="preserve">PROs must be completed </w:t>
            </w:r>
            <w:r>
              <w:rPr>
                <w:sz w:val="18"/>
                <w:szCs w:val="18"/>
              </w:rPr>
              <w:t>before</w:t>
            </w:r>
            <w:r w:rsidRPr="0006183C">
              <w:rPr>
                <w:sz w:val="18"/>
                <w:szCs w:val="18"/>
              </w:rPr>
              <w:t xml:space="preserve"> other assessments.</w:t>
            </w:r>
          </w:p>
        </w:tc>
      </w:tr>
      <w:tr w:rsidR="003117E4" ns2:paraId="24F1EB37"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77F7302F" ns2:textId="77777777" w:rsidR="009602AE" w:rsidRPr="00341B8E" w:rsidRDefault="00895D30" w:rsidP="00FB4E58">
            <w:pPr>
              <w:pStyle w:val="TableText0"/>
              <w:keepNext w:val="0"/>
              <w:widowControl w:val="0"/>
              <w:ind w:right="-103"/>
              <w:rPr>
                <w:sz w:val="18"/>
                <w:szCs w:val="18"/>
              </w:rPr>
            </w:pPr>
            <w:r w:rsidRPr="00341B8E">
              <w:rPr>
                <w:sz w:val="18"/>
                <w:szCs w:val="18"/>
              </w:rPr>
              <w:t>EORTC QLQ-C30</w:t>
            </w:r>
          </w:p>
        </w:tc>
        <w:tc>
          <w:tcPr>
            <w:tcW w:w="835" w:type="dxa"/>
            <w:tcBorders>
              <w:top w:val="single" w:sz="4" w:space="0" w:color="auto"/>
              <w:left w:val="single" w:sz="6" w:space="0" w:color="auto"/>
              <w:bottom w:val="single" w:sz="4" w:space="0" w:color="auto"/>
              <w:right w:val="single" w:sz="6" w:space="0" w:color="auto"/>
            </w:tcBorders>
            <w:vAlign w:val="center"/>
          </w:tcPr>
          <w:p ns2:paraId="6100707C"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68E83729"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2F99123D"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1E5D68AE"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085AFBC"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23B36E94"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5A5EED9"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39C8B9F6"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ns2:paraId="6492DA4C"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ns2:paraId="70CD7DD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val="restart"/>
            <w:tcBorders>
              <w:top w:val="single" w:sz="4" w:space="0" w:color="auto"/>
              <w:left w:val="single" w:sz="4" w:space="0" w:color="auto"/>
              <w:right w:val="single" w:sz="4" w:space="0" w:color="auto"/>
            </w:tcBorders>
            <w:vAlign w:val="center"/>
          </w:tcPr>
          <w:p ns2:paraId="1661479F" ns2:textId="77777777" w:rsidR="009602AE" w:rsidRPr="00341B8E" w:rsidRDefault="009602AE" w:rsidP="00FB4E58">
            <w:pPr>
              <w:pStyle w:val="TableText0"/>
              <w:keepNext w:val="0"/>
              <w:widowControl w:val="0"/>
              <w:rPr>
                <w:sz w:val="18"/>
                <w:szCs w:val="18"/>
              </w:rPr>
            </w:pPr>
          </w:p>
        </w:tc>
        <w:tc>
          <w:tcPr>
            <w:tcW w:w="1377" w:type="dxa"/>
            <w:vMerge w:val="restart"/>
            <w:tcBorders>
              <w:top w:val="single" w:sz="4" w:space="0" w:color="auto"/>
              <w:left w:val="single" w:sz="4" w:space="0" w:color="auto"/>
              <w:right w:val="single" w:sz="4" w:space="0" w:color="auto"/>
            </w:tcBorders>
            <w:vAlign w:val="center"/>
            <w:hideMark/>
          </w:tcPr>
          <w:p ns2:paraId="2D056053" ns2:textId="77777777" w:rsidR="009602AE" w:rsidRPr="00341B8E" w:rsidRDefault="00895D30" w:rsidP="00FB4E58">
            <w:pPr>
              <w:pStyle w:val="TableText0"/>
              <w:keepNext w:val="0"/>
              <w:widowControl w:val="0"/>
              <w:jc w:val="center"/>
              <w:rPr>
                <w:sz w:val="18"/>
                <w:szCs w:val="18"/>
              </w:rPr>
            </w:pPr>
            <w:r w:rsidRPr="00341B8E">
              <w:rPr>
                <w:sz w:val="18"/>
                <w:szCs w:val="18"/>
              </w:rPr>
              <w:t>X</w:t>
            </w:r>
            <w:r>
              <w:rPr>
                <w:sz w:val="18"/>
                <w:szCs w:val="18"/>
              </w:rPr>
              <w:t>– starting C7 (W25)</w:t>
            </w:r>
          </w:p>
        </w:tc>
        <w:tc>
          <w:tcPr>
            <w:tcW w:w="3928" w:type="dxa"/>
            <w:vMerge w:val="restart"/>
            <w:tcBorders>
              <w:top w:val="single" w:sz="4" w:space="0" w:color="auto"/>
              <w:left w:val="single" w:sz="4" w:space="0" w:color="auto"/>
              <w:right w:val="single" w:sz="4" w:space="0" w:color="auto"/>
            </w:tcBorders>
            <w:vAlign w:val="center"/>
            <w:hideMark/>
          </w:tcPr>
          <w:p ns2:paraId="424D2785" ns2:textId="77777777" w:rsidR="009602AE" w:rsidRPr="00341B8E" w:rsidRDefault="00895D30" w:rsidP="00FB4E58">
            <w:pPr>
              <w:pStyle w:val="TableText0"/>
              <w:keepNext w:val="0"/>
              <w:widowControl w:val="0"/>
              <w:ind w:right="-111"/>
              <w:rPr>
                <w:sz w:val="18"/>
                <w:szCs w:val="18"/>
              </w:rPr>
            </w:pPr>
            <w:r w:rsidRPr="005210B0">
              <w:rPr>
                <w:sz w:val="18"/>
                <w:szCs w:val="18"/>
              </w:rPr>
              <w:t>See Section 8.2.2 for specific requirements and the order</w:t>
            </w:r>
            <w:r>
              <w:rPr>
                <w:sz w:val="18"/>
                <w:szCs w:val="18"/>
              </w:rPr>
              <w:t xml:space="preserve"> in which</w:t>
            </w:r>
            <w:r w:rsidRPr="005210B0">
              <w:rPr>
                <w:sz w:val="18"/>
                <w:szCs w:val="18"/>
              </w:rPr>
              <w:t xml:space="preserve"> the questionnaires should be completed</w:t>
            </w:r>
            <w:r>
              <w:rPr>
                <w:sz w:val="18"/>
                <w:szCs w:val="18"/>
              </w:rPr>
              <w:t>.</w:t>
            </w:r>
            <w:r w:rsidRPr="005210B0">
              <w:rPr>
                <w:sz w:val="18"/>
                <w:szCs w:val="18"/>
              </w:rPr>
              <w:t xml:space="preserve"> </w:t>
            </w:r>
          </w:p>
        </w:tc>
      </w:tr>
      <w:tr w:rsidR="003117E4" ns2:paraId="718BD8FD"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6FD964E9" ns2:textId="77777777" w:rsidR="009602AE" w:rsidRPr="00341B8E" w:rsidRDefault="00895D30" w:rsidP="00FB4E58">
            <w:pPr>
              <w:pStyle w:val="TableText0"/>
              <w:keepNext w:val="0"/>
              <w:widowControl w:val="0"/>
              <w:ind w:right="-103"/>
              <w:rPr>
                <w:sz w:val="18"/>
                <w:szCs w:val="18"/>
              </w:rPr>
            </w:pPr>
            <w:r w:rsidRPr="00341B8E">
              <w:rPr>
                <w:sz w:val="18"/>
                <w:szCs w:val="18"/>
              </w:rPr>
              <w:t>EORTC QLQ CLL17</w:t>
            </w:r>
          </w:p>
        </w:tc>
        <w:tc>
          <w:tcPr>
            <w:tcW w:w="835" w:type="dxa"/>
            <w:tcBorders>
              <w:top w:val="single" w:sz="4" w:space="0" w:color="auto"/>
              <w:left w:val="single" w:sz="6" w:space="0" w:color="auto"/>
              <w:bottom w:val="single" w:sz="4" w:space="0" w:color="auto"/>
              <w:right w:val="single" w:sz="6" w:space="0" w:color="auto"/>
            </w:tcBorders>
            <w:vAlign w:val="center"/>
          </w:tcPr>
          <w:p ns2:paraId="020126E0"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013D05F8"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1D1A9D1E"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210A3DD8"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20F345C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2FC884E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A9F441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0B03B7A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ns2:paraId="28A85D2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ns2:paraId="5E0972F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ns2:paraId="2B8C1525" ns2:textId="77777777" w:rsidR="009602AE" w:rsidRPr="00341B8E" w:rsidRDefault="009602AE"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hideMark/>
          </w:tcPr>
          <w:p ns2:paraId="3813F4BF" ns2:textId="77777777" w:rsidR="009602AE" w:rsidRPr="00341B8E" w:rsidRDefault="009602AE"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hideMark/>
          </w:tcPr>
          <w:p ns2:paraId="70A12816" ns2:textId="77777777" w:rsidR="009602AE" w:rsidRPr="00341B8E" w:rsidRDefault="009602AE" w:rsidP="00FB4E58">
            <w:pPr>
              <w:pStyle w:val="TableText0"/>
              <w:keepNext w:val="0"/>
              <w:widowControl w:val="0"/>
              <w:ind w:right="-111"/>
              <w:rPr>
                <w:sz w:val="18"/>
                <w:szCs w:val="18"/>
              </w:rPr>
            </w:pPr>
          </w:p>
        </w:tc>
      </w:tr>
      <w:tr w:rsidR="003117E4" ns2:paraId="21FC5CB5"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1D104BA3" ns2:textId="77777777" w:rsidR="009602AE" w:rsidRPr="00341B8E" w:rsidRDefault="00895D30" w:rsidP="00FB4E58">
            <w:pPr>
              <w:pStyle w:val="TableText0"/>
              <w:keepNext w:val="0"/>
              <w:widowControl w:val="0"/>
              <w:ind w:right="-103"/>
              <w:rPr>
                <w:sz w:val="18"/>
                <w:szCs w:val="18"/>
              </w:rPr>
            </w:pPr>
            <w:r w:rsidRPr="00341B8E">
              <w:rPr>
                <w:sz w:val="18"/>
                <w:szCs w:val="18"/>
              </w:rPr>
              <w:t>EQ-5D-5L</w:t>
            </w:r>
          </w:p>
        </w:tc>
        <w:tc>
          <w:tcPr>
            <w:tcW w:w="835" w:type="dxa"/>
            <w:tcBorders>
              <w:top w:val="single" w:sz="4" w:space="0" w:color="auto"/>
              <w:left w:val="single" w:sz="6" w:space="0" w:color="auto"/>
              <w:bottom w:val="single" w:sz="4" w:space="0" w:color="auto"/>
              <w:right w:val="single" w:sz="6" w:space="0" w:color="auto"/>
            </w:tcBorders>
            <w:vAlign w:val="center"/>
          </w:tcPr>
          <w:p ns2:paraId="15326B15"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4A42C75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EE53B39"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3B1E00E1"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914854B"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734A41A5"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2C54803"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6568524F"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ns2:paraId="6E2A9BE2"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ns2:paraId="73AB0F4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ns2:paraId="04752F05" ns2:textId="77777777" w:rsidR="009602AE" w:rsidRPr="00341B8E" w:rsidRDefault="009602AE"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hideMark/>
          </w:tcPr>
          <w:p ns2:paraId="1E9996C7" ns2:textId="77777777" w:rsidR="009602AE" w:rsidRPr="00341B8E" w:rsidRDefault="009602AE"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hideMark/>
          </w:tcPr>
          <w:p ns2:paraId="053A2078" ns2:textId="77777777" w:rsidR="009602AE" w:rsidRPr="00341B8E" w:rsidRDefault="009602AE" w:rsidP="00FB4E58">
            <w:pPr>
              <w:pStyle w:val="TableText0"/>
              <w:keepNext w:val="0"/>
              <w:widowControl w:val="0"/>
              <w:ind w:right="-111"/>
              <w:rPr>
                <w:sz w:val="18"/>
                <w:szCs w:val="18"/>
              </w:rPr>
            </w:pPr>
          </w:p>
        </w:tc>
      </w:tr>
      <w:tr w:rsidR="003117E4" ns2:paraId="355FE9F8"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697D5FAC" ns2:textId="77777777" w:rsidR="009602AE" w:rsidRPr="00341B8E" w:rsidRDefault="00895D30" w:rsidP="00FB4E58">
            <w:pPr>
              <w:pStyle w:val="TableText0"/>
              <w:keepNext w:val="0"/>
              <w:widowControl w:val="0"/>
              <w:ind w:right="-103"/>
              <w:rPr>
                <w:sz w:val="18"/>
                <w:szCs w:val="18"/>
              </w:rPr>
            </w:pPr>
            <w:r>
              <w:rPr>
                <w:rFonts w:eastAsia="Times New Roman"/>
                <w:sz w:val="18"/>
                <w:szCs w:val="18"/>
              </w:rPr>
              <w:t>FACT-G (Item GP5)</w:t>
            </w:r>
          </w:p>
        </w:tc>
        <w:tc>
          <w:tcPr>
            <w:tcW w:w="835" w:type="dxa"/>
            <w:tcBorders>
              <w:top w:val="single" w:sz="4" w:space="0" w:color="auto"/>
              <w:left w:val="single" w:sz="6" w:space="0" w:color="auto"/>
              <w:bottom w:val="single" w:sz="4" w:space="0" w:color="auto"/>
              <w:right w:val="single" w:sz="6" w:space="0" w:color="auto"/>
            </w:tcBorders>
            <w:vAlign w:val="center"/>
          </w:tcPr>
          <w:p ns2:paraId="09CC341C"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79F7DBDA"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4BA378D"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6F1F1B7"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6AD2DCFC"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67491C7"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1095E3A"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4F70B63B"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tcPr>
          <w:p ns2:paraId="320BC323"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0849D70E"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ns2:paraId="13CBF68D" ns2:textId="77777777" w:rsidR="009602AE" w:rsidRPr="00341B8E" w:rsidRDefault="009602AE"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tcPr>
          <w:p ns2:paraId="12BE371F" ns2:textId="77777777" w:rsidR="009602AE" w:rsidRPr="00341B8E" w:rsidRDefault="009602AE"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tcPr>
          <w:p ns2:paraId="26556712" ns2:textId="77777777" w:rsidR="009602AE" w:rsidRPr="00341B8E" w:rsidRDefault="009602AE" w:rsidP="00FB4E58">
            <w:pPr>
              <w:pStyle w:val="TableText0"/>
              <w:keepNext w:val="0"/>
              <w:widowControl w:val="0"/>
              <w:ind w:right="-111"/>
              <w:rPr>
                <w:sz w:val="18"/>
                <w:szCs w:val="18"/>
              </w:rPr>
            </w:pPr>
          </w:p>
        </w:tc>
      </w:tr>
      <w:tr w:rsidR="003117E4" ns2:paraId="664F4D7F"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3B9F8D0F" ns2:textId="77777777" w:rsidR="009602AE" w:rsidRPr="00341B8E" w:rsidRDefault="00895D30" w:rsidP="00FB4E58">
            <w:pPr>
              <w:pStyle w:val="TableText0"/>
              <w:keepNext w:val="0"/>
              <w:widowControl w:val="0"/>
              <w:ind w:right="-103"/>
              <w:rPr>
                <w:sz w:val="18"/>
                <w:szCs w:val="18"/>
              </w:rPr>
            </w:pPr>
            <w:r w:rsidRPr="00341B8E">
              <w:rPr>
                <w:sz w:val="18"/>
                <w:szCs w:val="18"/>
              </w:rPr>
              <w:t>Health Resource Utilization</w:t>
            </w:r>
          </w:p>
        </w:tc>
        <w:tc>
          <w:tcPr>
            <w:tcW w:w="835" w:type="dxa"/>
            <w:tcBorders>
              <w:top w:val="single" w:sz="4" w:space="0" w:color="auto"/>
              <w:left w:val="single" w:sz="6" w:space="0" w:color="auto"/>
              <w:bottom w:val="single" w:sz="4" w:space="0" w:color="auto"/>
              <w:right w:val="single" w:sz="6" w:space="0" w:color="auto"/>
            </w:tcBorders>
            <w:vAlign w:val="center"/>
          </w:tcPr>
          <w:p ns2:paraId="72F35A9A" ns2:textId="77777777" w:rsidR="009602AE" w:rsidRPr="00341B8E" w:rsidRDefault="009602AE" w:rsidP="00FB4E58">
            <w:pPr>
              <w:pStyle w:val="TableText0"/>
              <w:keepNext w:val="0"/>
              <w:widowControl w:val="0"/>
              <w:rPr>
                <w:sz w:val="18"/>
                <w:szCs w:val="18"/>
              </w:rPr>
            </w:pPr>
          </w:p>
        </w:tc>
        <w:tc>
          <w:tcPr>
            <w:tcW w:w="6382" w:type="dxa"/>
            <w:gridSpan w:val="11"/>
            <w:tcBorders>
              <w:top w:val="single" w:sz="4" w:space="0" w:color="auto"/>
              <w:left w:val="single" w:sz="6" w:space="0" w:color="auto"/>
              <w:bottom w:val="single" w:sz="4" w:space="0" w:color="auto"/>
              <w:right w:val="single" w:sz="4" w:space="0" w:color="auto"/>
            </w:tcBorders>
            <w:vAlign w:val="center"/>
          </w:tcPr>
          <w:p ns2:paraId="7CE7C432" ns2:textId="77777777" w:rsidR="009602AE" w:rsidRPr="00341B8E" w:rsidRDefault="00895D30" w:rsidP="00FB4E58">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663360" behindDoc="0" locked="0" layoutInCell="1" allowOverlap="1" ns4:anchorId="426FB7B0" ns4:editId="52E6B646">
                      <ns3:simplePos x="0" y="0"/>
                      <ns3:positionH relativeFrom="column">
                        <ns3:posOffset>-56515</ns3:posOffset>
                      </ns3:positionH>
                      <ns3:positionV relativeFrom="paragraph">
                        <ns3:posOffset>39370</ns3:posOffset>
                      </ns3:positionV>
                      <ns3:extent cx="4015740" cy="13970"/>
                      <ns3:effectExtent l="38100" t="76200" r="3810" b="100330"/>
                      <ns3:wrapNone/>
                      <ns3:docPr id="13" name="Straight Arrow Connector 13"/>
                      <ns3:cNvGraphicFramePr/>
                      <ns5:graphic>
                        <ns5:graphicData uri="http://schemas.microsoft.com/office/word/2010/wordprocessingShape">
                          <ns8:wsp>
                            <ns8:cNvCnPr/>
                            <ns8:spPr>
                              <ns5:xfrm flipV="1">
                                <ns5:off x="0" y="0"/>
                                <ns5:ext cx="401574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3" ns10:spid="_x0000_s1027" type="#_x0000_t32" style="width:316.2pt;height:1.1pt;margin-top:3.1pt;margin-left:-4.45pt;flip:y;mso-height-percent:0;mso-height-relative:margin;mso-width-percent:0;mso-width-relative:margin;mso-wrap-distance-bottom:0;mso-wrap-distance-left:9pt;mso-wrap-distance-right:9pt;mso-wrap-distance-top:0;position:absolute;v-text-anchor:top;z-index:251662336" fillcolor="this" stroked="t" strokecolor="black" strokeweight="0.75pt">
                      <ns9:stroke startarrow="block" endarrow="block"/>
                    </ns9:shape>
                  </w:pict>
                </ns1:Fallback>
              </ns1:AlternateContent>
            </w:r>
          </w:p>
        </w:tc>
        <w:tc>
          <w:tcPr>
            <w:tcW w:w="3928" w:type="dxa"/>
            <w:tcBorders>
              <w:top w:val="single" w:sz="4" w:space="0" w:color="auto"/>
              <w:left w:val="single" w:sz="4" w:space="0" w:color="auto"/>
              <w:bottom w:val="single" w:sz="4" w:space="0" w:color="auto"/>
              <w:right w:val="single" w:sz="4" w:space="0" w:color="auto"/>
            </w:tcBorders>
            <w:vAlign w:val="center"/>
            <w:hideMark/>
          </w:tcPr>
          <w:p ns2:paraId="625EB4EA" ns2:textId="77777777" w:rsidR="009602AE" w:rsidRPr="00341B8E" w:rsidRDefault="00895D30" w:rsidP="00FB4E58">
            <w:pPr>
              <w:pStyle w:val="TableText0"/>
              <w:keepNext w:val="0"/>
              <w:widowControl w:val="0"/>
              <w:ind w:right="-111"/>
              <w:rPr>
                <w:sz w:val="18"/>
                <w:szCs w:val="18"/>
              </w:rPr>
            </w:pPr>
            <w:r>
              <w:rPr>
                <w:sz w:val="18"/>
                <w:szCs w:val="18"/>
              </w:rPr>
              <w:t>See Section 8.10 for specific requirements.</w:t>
            </w:r>
          </w:p>
        </w:tc>
      </w:tr>
      <w:tr w:rsidR="003117E4" ns2:paraId="65D60484" ns2: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ns2:paraId="0B5CEED6" ns2:textId="77777777" w:rsidR="009602AE" w:rsidRPr="00777244" w:rsidRDefault="00895D30" w:rsidP="00FB4E58">
            <w:pPr>
              <w:pStyle w:val="TableText0"/>
              <w:keepNext w:val="0"/>
              <w:widowControl w:val="0"/>
              <w:ind w:right="-103"/>
              <w:rPr>
                <w:b/>
                <w:bCs/>
                <w:sz w:val="18"/>
                <w:szCs w:val="18"/>
              </w:rPr>
            </w:pPr>
            <w:r w:rsidRPr="00777244">
              <w:rPr>
                <w:b/>
                <w:bCs/>
                <w:sz w:val="18"/>
                <w:szCs w:val="18"/>
              </w:rPr>
              <w:t>Safety Assessments</w:t>
            </w:r>
          </w:p>
        </w:tc>
        <w:tc>
          <w:tcPr>
            <w:tcW w:w="835" w:type="dxa"/>
            <w:tcBorders>
              <w:top w:val="single" w:sz="4" w:space="0" w:color="auto"/>
              <w:left w:val="nil"/>
              <w:bottom w:val="single" w:sz="4" w:space="0" w:color="auto"/>
              <w:right w:val="nil"/>
            </w:tcBorders>
            <w:vAlign w:val="center"/>
          </w:tcPr>
          <w:p ns2:paraId="07433839"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38D0AA30"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381DD83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6BFC9B95"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54E988A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1E2C73AB"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2A5E2A69"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798DB5F7"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4C8AAAEF"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7ECC635E"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vAlign w:val="center"/>
          </w:tcPr>
          <w:p ns2:paraId="020D1778"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ns2:paraId="4B4A160F"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743D1185" ns2:textId="77777777" w:rsidR="009602AE" w:rsidRPr="00341B8E" w:rsidRDefault="00895D30" w:rsidP="00FB4E58">
            <w:pPr>
              <w:pStyle w:val="TableText0"/>
              <w:keepNext w:val="0"/>
              <w:widowControl w:val="0"/>
              <w:ind w:right="-111"/>
              <w:rPr>
                <w:sz w:val="18"/>
                <w:szCs w:val="18"/>
              </w:rPr>
            </w:pPr>
            <w:r w:rsidRPr="00341B8E">
              <w:rPr>
                <w:sz w:val="18"/>
                <w:szCs w:val="18"/>
              </w:rPr>
              <w:t xml:space="preserve">All assessments should be performed </w:t>
            </w:r>
            <w:r>
              <w:rPr>
                <w:sz w:val="18"/>
                <w:szCs w:val="18"/>
              </w:rPr>
              <w:t>before</w:t>
            </w:r>
            <w:r w:rsidRPr="00341B8E">
              <w:rPr>
                <w:sz w:val="18"/>
                <w:szCs w:val="18"/>
              </w:rPr>
              <w:t xml:space="preserve"> dosing.</w:t>
            </w:r>
          </w:p>
        </w:tc>
      </w:tr>
      <w:tr w:rsidR="003117E4" ns2:paraId="186418F0"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5E7816B1" ns2:textId="77777777" w:rsidR="009602AE" w:rsidRPr="00341B8E" w:rsidRDefault="00895D30" w:rsidP="00FB4E58">
            <w:pPr>
              <w:pStyle w:val="TableText0"/>
              <w:keepNext w:val="0"/>
              <w:widowControl w:val="0"/>
              <w:ind w:right="-103"/>
              <w:rPr>
                <w:sz w:val="18"/>
                <w:szCs w:val="18"/>
              </w:rPr>
            </w:pPr>
            <w:r w:rsidRPr="00341B8E">
              <w:rPr>
                <w:sz w:val="18"/>
                <w:szCs w:val="18"/>
              </w:rPr>
              <w:t>Full Physical Examination</w:t>
            </w:r>
          </w:p>
        </w:tc>
        <w:tc>
          <w:tcPr>
            <w:tcW w:w="835" w:type="dxa"/>
            <w:tcBorders>
              <w:top w:val="single" w:sz="4" w:space="0" w:color="auto"/>
              <w:left w:val="single" w:sz="6" w:space="0" w:color="auto"/>
              <w:bottom w:val="single" w:sz="4" w:space="0" w:color="auto"/>
              <w:right w:val="single" w:sz="6" w:space="0" w:color="auto"/>
            </w:tcBorders>
            <w:vAlign w:val="center"/>
            <w:hideMark/>
          </w:tcPr>
          <w:p ns2:paraId="400B5CDE"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0EF67EF4"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21710300"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78CDEDC"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24E58D1"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2B21AEC"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5BFB723"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6E186AA"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4F81680"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C841852"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72A5EA3D" ns2:textId="77777777" w:rsidR="009602AE" w:rsidRPr="00341B8E" w:rsidRDefault="009602AE"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62180817" ns2:textId="77777777" w:rsidR="009602AE" w:rsidRPr="00341B8E" w:rsidRDefault="009602AE"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4EFB43C7" ns2:textId="77777777" w:rsidR="009602AE" w:rsidRPr="00341B8E" w:rsidRDefault="00895D30" w:rsidP="00FB4E58">
            <w:pPr>
              <w:pStyle w:val="TableText0"/>
              <w:keepNext w:val="0"/>
              <w:widowControl w:val="0"/>
              <w:ind w:right="-111"/>
              <w:rPr>
                <w:sz w:val="18"/>
                <w:szCs w:val="18"/>
              </w:rPr>
            </w:pPr>
            <w:r w:rsidRPr="00A91440">
              <w:rPr>
                <w:sz w:val="18"/>
                <w:szCs w:val="18"/>
              </w:rPr>
              <w:t>See Section 8.3.1 for specific requirements</w:t>
            </w:r>
            <w:r>
              <w:rPr>
                <w:sz w:val="18"/>
                <w:szCs w:val="18"/>
              </w:rPr>
              <w:t>.</w:t>
            </w:r>
          </w:p>
        </w:tc>
      </w:tr>
      <w:tr w:rsidR="003117E4" ns2:paraId="0733FC7B"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531D7B64" ns2:textId="77777777" w:rsidR="009602AE" w:rsidRPr="00341B8E" w:rsidRDefault="00895D30" w:rsidP="00FB4E58">
            <w:pPr>
              <w:pStyle w:val="TableText0"/>
              <w:keepNext w:val="0"/>
              <w:widowControl w:val="0"/>
              <w:ind w:right="-103"/>
              <w:rPr>
                <w:sz w:val="18"/>
                <w:szCs w:val="18"/>
              </w:rPr>
            </w:pPr>
            <w:r w:rsidRPr="00341B8E">
              <w:rPr>
                <w:sz w:val="18"/>
                <w:szCs w:val="18"/>
              </w:rPr>
              <w:t>Directed Physical Examination</w:t>
            </w:r>
          </w:p>
        </w:tc>
        <w:tc>
          <w:tcPr>
            <w:tcW w:w="835" w:type="dxa"/>
            <w:tcBorders>
              <w:top w:val="single" w:sz="4" w:space="0" w:color="auto"/>
              <w:left w:val="single" w:sz="6" w:space="0" w:color="auto"/>
              <w:bottom w:val="single" w:sz="4" w:space="0" w:color="auto"/>
              <w:right w:val="single" w:sz="6" w:space="0" w:color="auto"/>
            </w:tcBorders>
            <w:vAlign w:val="center"/>
          </w:tcPr>
          <w:p ns2:paraId="2D137AC1" ns2:textId="77777777" w:rsidR="009602AE" w:rsidRPr="00341B8E" w:rsidRDefault="009602AE" w:rsidP="00FB4E58">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5F590645" ns2:textId="77777777" w:rsidR="009602AE" w:rsidRPr="00341B8E" w:rsidRDefault="00895D30"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5525BD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399E141"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163639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0CF05DC4"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C49EDCF"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3B351496"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7E639807"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4DCC471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30CF4133" ns2:textId="77777777" w:rsidR="009602AE" w:rsidRPr="00341B8E" w:rsidRDefault="00895D30" w:rsidP="00FB4E58">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ns2:paraId="1A051C31" ns2:textId="77777777" w:rsidR="009602AE" w:rsidRPr="00341B8E" w:rsidRDefault="009602AE"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51175566" ns2:textId="77777777" w:rsidR="009602AE" w:rsidRPr="00341B8E" w:rsidRDefault="00895D30" w:rsidP="00FB4E58">
            <w:pPr>
              <w:pStyle w:val="TableText0"/>
              <w:keepNext w:val="0"/>
              <w:widowControl w:val="0"/>
              <w:ind w:right="-111"/>
              <w:rPr>
                <w:sz w:val="18"/>
                <w:szCs w:val="18"/>
              </w:rPr>
            </w:pPr>
            <w:r w:rsidRPr="00341B8E">
              <w:rPr>
                <w:sz w:val="18"/>
                <w:szCs w:val="18"/>
              </w:rPr>
              <w:t>Review of new clinically significant abnormal findings.</w:t>
            </w:r>
            <w:r>
              <w:rPr>
                <w:sz w:val="18"/>
                <w:szCs w:val="18"/>
              </w:rPr>
              <w:t xml:space="preserve"> See Section 8.3.1 for specific requirements.</w:t>
            </w:r>
          </w:p>
        </w:tc>
      </w:tr>
      <w:tr w:rsidR="003117E4" ns2:paraId="6414BCB6"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7069A6AA" ns2:textId="77777777" w:rsidR="009602AE" w:rsidRPr="00341B8E" w:rsidRDefault="00895D30" w:rsidP="00FB4E58">
            <w:pPr>
              <w:pStyle w:val="TableText0"/>
              <w:keepNext w:val="0"/>
              <w:widowControl w:val="0"/>
              <w:rPr>
                <w:sz w:val="18"/>
                <w:szCs w:val="18"/>
              </w:rPr>
            </w:pPr>
            <w:r w:rsidRPr="00341B8E">
              <w:rPr>
                <w:sz w:val="18"/>
                <w:szCs w:val="18"/>
              </w:rPr>
              <w:t>Height</w:t>
            </w:r>
          </w:p>
        </w:tc>
        <w:tc>
          <w:tcPr>
            <w:tcW w:w="835" w:type="dxa"/>
            <w:tcBorders>
              <w:top w:val="single" w:sz="4" w:space="0" w:color="auto"/>
              <w:left w:val="single" w:sz="6" w:space="0" w:color="auto"/>
              <w:bottom w:val="single" w:sz="4" w:space="0" w:color="auto"/>
              <w:right w:val="single" w:sz="6" w:space="0" w:color="auto"/>
            </w:tcBorders>
            <w:vAlign w:val="center"/>
            <w:hideMark/>
          </w:tcPr>
          <w:p ns2:paraId="202BB980"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48783326"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464F15DE"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306B00D"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29CCABA"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419F98B"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387174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094A0BC"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20E73101"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04FABA2"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6B784F80" ns2:textId="77777777" w:rsidR="009602AE" w:rsidRPr="00341B8E" w:rsidRDefault="009602AE"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018EBFB0" ns2:textId="77777777" w:rsidR="009602AE" w:rsidRPr="00341B8E" w:rsidRDefault="009602AE"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5C5C82DA" ns2:textId="77777777" w:rsidR="009602AE" w:rsidRPr="00341B8E" w:rsidRDefault="009602AE" w:rsidP="00FB4E58">
            <w:pPr>
              <w:pStyle w:val="TableText0"/>
              <w:keepNext w:val="0"/>
              <w:widowControl w:val="0"/>
              <w:ind w:right="-111"/>
              <w:rPr>
                <w:sz w:val="18"/>
                <w:szCs w:val="18"/>
              </w:rPr>
            </w:pPr>
          </w:p>
        </w:tc>
      </w:tr>
      <w:tr w:rsidR="003117E4" ns2:paraId="7D5D9F0E"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0A987D6B" ns2:textId="77777777" w:rsidR="009602AE" w:rsidRPr="00341B8E" w:rsidRDefault="00895D30" w:rsidP="00FB4E58">
            <w:pPr>
              <w:pStyle w:val="TableText0"/>
              <w:keepNext w:val="0"/>
              <w:widowControl w:val="0"/>
              <w:rPr>
                <w:sz w:val="18"/>
                <w:szCs w:val="18"/>
              </w:rPr>
            </w:pPr>
            <w:r w:rsidRPr="00341B8E">
              <w:rPr>
                <w:sz w:val="18"/>
                <w:szCs w:val="18"/>
              </w:rPr>
              <w:t>Weight</w:t>
            </w:r>
          </w:p>
        </w:tc>
        <w:tc>
          <w:tcPr>
            <w:tcW w:w="835" w:type="dxa"/>
            <w:tcBorders>
              <w:top w:val="single" w:sz="4" w:space="0" w:color="auto"/>
              <w:left w:val="single" w:sz="6" w:space="0" w:color="auto"/>
              <w:bottom w:val="single" w:sz="4" w:space="0" w:color="auto"/>
              <w:right w:val="single" w:sz="6" w:space="0" w:color="auto"/>
            </w:tcBorders>
            <w:vAlign w:val="center"/>
            <w:hideMark/>
          </w:tcPr>
          <w:p ns2:paraId="1710298C"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21691C3"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16E2BEA2"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13B809B2"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658B80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64988728"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A860696"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12B78867"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25F89E14"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4DD523C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04C98FB0" ns2:textId="77777777" w:rsidR="009602AE" w:rsidRPr="00341B8E" w:rsidRDefault="009602AE"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439A0DFB" ns2:textId="77777777" w:rsidR="009602AE" w:rsidRPr="00341B8E" w:rsidRDefault="00895D30" w:rsidP="00FB4E58">
            <w:pPr>
              <w:pStyle w:val="TableText0"/>
              <w:keepNext w:val="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tcPr>
          <w:p ns2:paraId="0817351F" ns2:textId="77777777" w:rsidR="009602AE" w:rsidRPr="00341B8E" w:rsidRDefault="009602AE" w:rsidP="00FB4E58">
            <w:pPr>
              <w:pStyle w:val="TableText0"/>
              <w:keepNext w:val="0"/>
              <w:widowControl w:val="0"/>
              <w:ind w:right="-111"/>
              <w:rPr>
                <w:sz w:val="18"/>
                <w:szCs w:val="18"/>
              </w:rPr>
            </w:pPr>
          </w:p>
        </w:tc>
      </w:tr>
      <w:tr w:rsidR="003117E4" ns2:paraId="40F6B8E4"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0BABD027" ns2:textId="77777777" w:rsidR="009602AE" w:rsidRPr="00341B8E" w:rsidRDefault="00895D30" w:rsidP="00C40F39">
            <w:pPr>
              <w:pStyle w:val="TableText0"/>
              <w:widowControl w:val="0"/>
              <w:rPr>
                <w:sz w:val="18"/>
                <w:szCs w:val="18"/>
              </w:rPr>
            </w:pPr>
            <w:r w:rsidRPr="00341B8E">
              <w:rPr>
                <w:sz w:val="18"/>
                <w:szCs w:val="18"/>
              </w:rPr>
              <w:t>ECOG PS</w:t>
            </w:r>
          </w:p>
        </w:tc>
        <w:tc>
          <w:tcPr>
            <w:tcW w:w="835" w:type="dxa"/>
            <w:tcBorders>
              <w:top w:val="single" w:sz="4" w:space="0" w:color="auto"/>
              <w:left w:val="single" w:sz="6" w:space="0" w:color="auto"/>
              <w:bottom w:val="single" w:sz="4" w:space="0" w:color="auto"/>
              <w:right w:val="single" w:sz="6" w:space="0" w:color="auto"/>
            </w:tcBorders>
            <w:vAlign w:val="center"/>
            <w:hideMark/>
          </w:tcPr>
          <w:p ns2:paraId="595D2994" ns2:textId="77777777" w:rsidR="009602AE" w:rsidRPr="00341B8E" w:rsidRDefault="00895D30" w:rsidP="00C40F39">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611028E" ns2:textId="77777777" w:rsidR="009602AE" w:rsidRPr="00341B8E" w:rsidRDefault="00895D30" w:rsidP="00C40F39">
            <w:pPr>
              <w:pStyle w:val="TableText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359C0217" ns2:textId="77777777" w:rsidR="009602AE" w:rsidRPr="00341B8E" w:rsidRDefault="00895D30"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3D08F38A" ns2:textId="77777777" w:rsidR="009602AE" w:rsidRPr="00341B8E" w:rsidRDefault="009602AE" w:rsidP="00C40F39">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B73BE0A" ns2:textId="77777777" w:rsidR="009602AE" w:rsidRPr="00341B8E" w:rsidRDefault="009602AE" w:rsidP="00C40F39">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424E555B" ns2:textId="77777777" w:rsidR="009602AE" w:rsidRPr="00341B8E" w:rsidRDefault="009602AE" w:rsidP="00C40F39">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22D6816" ns2:textId="77777777" w:rsidR="009602AE" w:rsidRPr="00341B8E" w:rsidRDefault="00895D30"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32FF00A4" ns2:textId="77777777" w:rsidR="009602AE" w:rsidRPr="00341B8E" w:rsidRDefault="00895D30" w:rsidP="00C40F39">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7BC85596" ns2:textId="77777777" w:rsidR="009602AE" w:rsidRPr="00341B8E" w:rsidRDefault="00895D30"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4F885CAB" ns2:textId="77777777" w:rsidR="009602AE" w:rsidRPr="00341B8E" w:rsidRDefault="00895D30" w:rsidP="00C40F39">
            <w:pPr>
              <w:pStyle w:val="TableText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3D57EBA8" ns2:textId="77777777" w:rsidR="009602AE" w:rsidRPr="00341B8E" w:rsidRDefault="009602AE" w:rsidP="00C40F39">
            <w:pPr>
              <w:pStyle w:val="TableText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70F85635" ns2:textId="77777777" w:rsidR="009602AE" w:rsidRPr="00341B8E" w:rsidRDefault="00895D30" w:rsidP="00C40F39">
            <w:pPr>
              <w:pStyle w:val="TableText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ns2:paraId="021028B7" ns2:textId="77777777" w:rsidR="009602AE" w:rsidRPr="00341B8E" w:rsidRDefault="00895D30" w:rsidP="00C40F39">
            <w:pPr>
              <w:pStyle w:val="TableText0"/>
              <w:widowControl w:val="0"/>
              <w:ind w:right="-111"/>
              <w:rPr>
                <w:sz w:val="18"/>
                <w:szCs w:val="18"/>
              </w:rPr>
            </w:pPr>
            <w:r w:rsidRPr="00341B8E">
              <w:rPr>
                <w:sz w:val="18"/>
                <w:szCs w:val="18"/>
              </w:rPr>
              <w:t xml:space="preserve">Screening assessment to be performed within 7 days of treatment </w:t>
            </w:r>
            <w:r>
              <w:rPr>
                <w:sz w:val="18"/>
                <w:szCs w:val="18"/>
              </w:rPr>
              <w:t>allocation (Part1)/randomization (Part2)</w:t>
            </w:r>
            <w:r w:rsidRPr="00341B8E">
              <w:rPr>
                <w:sz w:val="18"/>
                <w:szCs w:val="18"/>
              </w:rPr>
              <w:t>.</w:t>
            </w:r>
          </w:p>
        </w:tc>
      </w:tr>
      <w:tr w:rsidR="003117E4" ns2:paraId="44BEE1FB"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541FD673" ns2:textId="77777777" w:rsidR="009602AE" w:rsidRPr="00341B8E" w:rsidRDefault="00895D30" w:rsidP="00FB4E58">
            <w:pPr>
              <w:pStyle w:val="TableText0"/>
              <w:widowControl w:val="0"/>
              <w:rPr>
                <w:sz w:val="18"/>
                <w:szCs w:val="18"/>
              </w:rPr>
            </w:pPr>
            <w:r w:rsidRPr="00341B8E">
              <w:rPr>
                <w:rFonts w:eastAsia="MS Gothic"/>
                <w:sz w:val="18"/>
                <w:szCs w:val="18"/>
              </w:rPr>
              <w:t xml:space="preserve">Vital Signs </w:t>
            </w:r>
          </w:p>
        </w:tc>
        <w:tc>
          <w:tcPr>
            <w:tcW w:w="835" w:type="dxa"/>
            <w:tcBorders>
              <w:top w:val="single" w:sz="4" w:space="0" w:color="auto"/>
              <w:left w:val="single" w:sz="6" w:space="0" w:color="auto"/>
              <w:bottom w:val="single" w:sz="4" w:space="0" w:color="auto"/>
              <w:right w:val="single" w:sz="6" w:space="0" w:color="auto"/>
            </w:tcBorders>
            <w:vAlign w:val="center"/>
            <w:hideMark/>
          </w:tcPr>
          <w:p ns2:paraId="6472DF87" ns2:textId="77777777" w:rsidR="009602AE" w:rsidRPr="00341B8E" w:rsidRDefault="00895D30" w:rsidP="00FB4E58">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25F63182" ns2:textId="77777777" w:rsidR="009602AE" w:rsidRPr="00341B8E" w:rsidRDefault="00895D30" w:rsidP="00FB4E58">
            <w:pPr>
              <w:pStyle w:val="TableText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0D61E8B" ns2:textId="77777777" w:rsidR="009602AE" w:rsidRPr="00341B8E" w:rsidRDefault="00895D30" w:rsidP="00FB4E58">
            <w:pPr>
              <w:pStyle w:val="TableText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15E9DED" ns2:textId="77777777" w:rsidR="009602AE" w:rsidRPr="00341B8E" w:rsidRDefault="009602AE" w:rsidP="00FB4E58">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5DD6870" ns2: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19FC5447" ns2: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039D521" ns2:textId="77777777" w:rsidR="009602AE" w:rsidRPr="00341B8E" w:rsidRDefault="00895D30" w:rsidP="00FB4E58">
            <w:pPr>
              <w:pStyle w:val="TableText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45B20258" ns2:textId="77777777" w:rsidR="009602AE" w:rsidRPr="00341B8E" w:rsidRDefault="00895D30" w:rsidP="00FB4E58">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5910BC04" ns2:textId="77777777" w:rsidR="009602AE" w:rsidRPr="00341B8E" w:rsidRDefault="00895D30" w:rsidP="00FB4E58">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7209C9B4" ns2:textId="77777777" w:rsidR="009602AE" w:rsidRPr="00341B8E" w:rsidRDefault="00895D30" w:rsidP="00FB4E58">
            <w:pPr>
              <w:pStyle w:val="TableText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7C8BFFF0" ns2:textId="77777777" w:rsidR="009602AE" w:rsidRPr="00341B8E" w:rsidRDefault="00895D30" w:rsidP="00FB4E58">
            <w:pPr>
              <w:pStyle w:val="TableText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ns2:paraId="21E69CA4" ns2:textId="77777777" w:rsidR="009602AE" w:rsidRPr="00341B8E" w:rsidRDefault="009602AE" w:rsidP="00FB4E58">
            <w:pPr>
              <w:pStyle w:val="TableText0"/>
              <w:widowControl w:val="0"/>
              <w:jc w:val="center"/>
              <w:rPr>
                <w:rFonts w:eastAsia="MS Gothic"/>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2713FC32" ns2:textId="77777777" w:rsidR="009602AE" w:rsidRPr="00341B8E" w:rsidRDefault="00895D30" w:rsidP="00FB4E58">
            <w:pPr>
              <w:pStyle w:val="TableText0"/>
              <w:widowControl w:val="0"/>
              <w:ind w:right="-111"/>
              <w:rPr>
                <w:rFonts w:eastAsia="MS Gothic"/>
                <w:sz w:val="18"/>
                <w:szCs w:val="18"/>
              </w:rPr>
            </w:pPr>
            <w:r w:rsidRPr="00341B8E">
              <w:rPr>
                <w:rFonts w:eastAsia="MS Gothic"/>
                <w:sz w:val="18"/>
                <w:szCs w:val="18"/>
              </w:rPr>
              <w:t xml:space="preserve">Temperature, respiration rate, pulse, and blood pressure. </w:t>
            </w:r>
          </w:p>
        </w:tc>
      </w:tr>
      <w:tr w:rsidR="003117E4" ns2:paraId="2B385865"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69F02F86" ns2:textId="77777777" w:rsidR="009602AE" w:rsidRPr="00341B8E" w:rsidRDefault="00895D30" w:rsidP="00FB4E58">
            <w:pPr>
              <w:pStyle w:val="TableText0"/>
              <w:widowControl w:val="0"/>
              <w:rPr>
                <w:rFonts w:eastAsia="MS Gothic"/>
                <w:sz w:val="18"/>
                <w:szCs w:val="18"/>
              </w:rPr>
            </w:pPr>
            <w:r w:rsidRPr="00341B8E">
              <w:rPr>
                <w:sz w:val="18"/>
                <w:szCs w:val="18"/>
              </w:rPr>
              <w:t>12-lead ECG</w:t>
            </w:r>
          </w:p>
        </w:tc>
        <w:tc>
          <w:tcPr>
            <w:tcW w:w="835" w:type="dxa"/>
            <w:tcBorders>
              <w:top w:val="single" w:sz="4" w:space="0" w:color="auto"/>
              <w:left w:val="single" w:sz="6" w:space="0" w:color="auto"/>
              <w:bottom w:val="single" w:sz="4" w:space="0" w:color="auto"/>
              <w:right w:val="single" w:sz="6" w:space="0" w:color="auto"/>
            </w:tcBorders>
            <w:vAlign w:val="center"/>
          </w:tcPr>
          <w:p ns2:paraId="3E5C239D" ns2:textId="77777777" w:rsidR="009602AE" w:rsidRPr="00341B8E" w:rsidRDefault="00895D30" w:rsidP="00FB4E58">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FCF0224" ns2:textId="77777777" w:rsidR="009602AE" w:rsidRDefault="00895D30" w:rsidP="00FB4E58">
            <w:pPr>
              <w:pStyle w:val="TableText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392238C" ns2:textId="77777777" w:rsidR="009602A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86AB775" ns2:textId="77777777" w:rsidR="009602AE" w:rsidRPr="00341B8E" w:rsidRDefault="009602AE" w:rsidP="00FB4E58">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10CD840" ns2: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4D0D370" ns2: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A4C2E66" ns2:textId="77777777" w:rsidR="009602A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79D0088" ns2:textId="77777777" w:rsidR="009602AE" w:rsidRPr="00341B8E" w:rsidRDefault="00895D30" w:rsidP="00FB4E58">
            <w:pPr>
              <w:pStyle w:val="TableText0"/>
              <w:widowControl w:val="0"/>
              <w:jc w:val="center"/>
              <w:rPr>
                <w:sz w:val="18"/>
                <w:szCs w:val="18"/>
              </w:rPr>
            </w:pPr>
            <w:r>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3D2A3673" ns2: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777B9D7" ns2:textId="77777777" w:rsidR="009602AE" w:rsidRPr="00341B8E" w:rsidRDefault="009602AE" w:rsidP="00FB4E58">
            <w:pPr>
              <w:pStyle w:val="TableText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67211B56" ns2:textId="77777777" w:rsidR="009602AE" w:rsidRDefault="00895D30" w:rsidP="00FB4E58">
            <w:pPr>
              <w:pStyle w:val="TableText0"/>
              <w:widowControl w:val="0"/>
              <w:jc w:val="center"/>
              <w:rPr>
                <w:sz w:val="18"/>
                <w:szCs w:val="18"/>
              </w:rPr>
            </w:pPr>
            <w:r>
              <w:rPr>
                <w:rFonts w:eastAsia="Times New Roman"/>
                <w:sz w:val="18"/>
                <w:szCs w:val="18"/>
              </w:rPr>
              <w:t>C7 only</w:t>
            </w:r>
          </w:p>
        </w:tc>
        <w:tc>
          <w:tcPr>
            <w:tcW w:w="1377" w:type="dxa"/>
            <w:tcBorders>
              <w:top w:val="single" w:sz="4" w:space="0" w:color="auto"/>
              <w:left w:val="single" w:sz="6" w:space="0" w:color="auto"/>
              <w:bottom w:val="single" w:sz="4" w:space="0" w:color="auto"/>
              <w:right w:val="single" w:sz="6" w:space="0" w:color="auto"/>
            </w:tcBorders>
            <w:vAlign w:val="center"/>
          </w:tcPr>
          <w:p ns2:paraId="7C228EDA" ns2:textId="77777777" w:rsidR="009602AE" w:rsidRPr="00341B8E" w:rsidRDefault="009602AE" w:rsidP="00FB4E58">
            <w:pPr>
              <w:pStyle w:val="TableText0"/>
              <w:widowControl w:val="0"/>
              <w:jc w:val="center"/>
              <w:rPr>
                <w:rFonts w:eastAsia="MS Gothic"/>
                <w:sz w:val="18"/>
                <w:szCs w:val="18"/>
              </w:rPr>
            </w:pPr>
          </w:p>
        </w:tc>
        <w:tc>
          <w:tcPr>
            <w:tcW w:w="3928" w:type="dxa"/>
            <w:tcBorders>
              <w:top w:val="single" w:sz="4" w:space="0" w:color="auto"/>
              <w:left w:val="single" w:sz="6" w:space="0" w:color="auto"/>
              <w:bottom w:val="single" w:sz="4" w:space="0" w:color="auto"/>
              <w:right w:val="single" w:sz="4" w:space="0" w:color="auto"/>
            </w:tcBorders>
          </w:tcPr>
          <w:p ns2:paraId="54CF2E84" ns2:textId="77777777" w:rsidR="009602AE" w:rsidRPr="00341B8E" w:rsidRDefault="00895D30" w:rsidP="00FB4E58">
            <w:pPr>
              <w:pStyle w:val="TableText0"/>
              <w:widowControl w:val="0"/>
              <w:ind w:right="-111"/>
              <w:rPr>
                <w:rFonts w:eastAsia="MS Gothic"/>
                <w:sz w:val="18"/>
                <w:szCs w:val="18"/>
              </w:rPr>
            </w:pPr>
            <w:r>
              <w:rPr>
                <w:rFonts w:eastAsia="Times New Roman"/>
                <w:sz w:val="18"/>
                <w:szCs w:val="18"/>
              </w:rPr>
              <w:t>After Cycle 7</w:t>
            </w:r>
            <w:r w:rsidRPr="00E66728">
              <w:rPr>
                <w:rFonts w:eastAsia="Times New Roman"/>
                <w:sz w:val="18"/>
                <w:szCs w:val="18"/>
              </w:rPr>
              <w:t xml:space="preserve"> ECG is only required where clinically indicated</w:t>
            </w:r>
            <w:r>
              <w:rPr>
                <w:rFonts w:eastAsia="Times New Roman"/>
                <w:sz w:val="18"/>
                <w:szCs w:val="18"/>
              </w:rPr>
              <w:t>.</w:t>
            </w:r>
          </w:p>
        </w:tc>
      </w:tr>
      <w:tr w:rsidR="003117E4" ns2:paraId="687D111D" ns2: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tcPr>
          <w:p ns2:paraId="2BA3D763" ns2:textId="77777777" w:rsidR="009602AE" w:rsidRPr="00341B8E" w:rsidRDefault="00895D30" w:rsidP="00FB4E58">
            <w:pPr>
              <w:pStyle w:val="TableText0"/>
              <w:keepNext w:val="0"/>
              <w:widowControl w:val="0"/>
              <w:rPr>
                <w:sz w:val="18"/>
                <w:szCs w:val="18"/>
              </w:rPr>
            </w:pPr>
            <w:r>
              <w:rPr>
                <w:sz w:val="18"/>
                <w:szCs w:val="18"/>
              </w:rPr>
              <w:t>AE/SAE Review</w:t>
            </w:r>
          </w:p>
        </w:tc>
        <w:tc>
          <w:tcPr>
            <w:tcW w:w="835" w:type="dxa"/>
            <w:tcBorders>
              <w:top w:val="single" w:sz="4" w:space="0" w:color="auto"/>
              <w:left w:val="single" w:sz="4" w:space="0" w:color="auto"/>
              <w:bottom w:val="single" w:sz="4" w:space="0" w:color="auto"/>
              <w:right w:val="single" w:sz="4" w:space="0" w:color="auto"/>
            </w:tcBorders>
            <w:vAlign w:val="center"/>
          </w:tcPr>
          <w:p ns2:paraId="478AA963" ns2:textId="77777777" w:rsidR="009602AE" w:rsidRPr="00341B8E" w:rsidRDefault="00895D30" w:rsidP="00FB4E58">
            <w:pPr>
              <w:pStyle w:val="TableText0"/>
              <w:keepNext w:val="0"/>
              <w:widowControl w:val="0"/>
              <w:jc w:val="center"/>
              <w:rPr>
                <w:sz w:val="18"/>
                <w:szCs w:val="18"/>
              </w:rPr>
            </w:pPr>
            <w:r>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ns2:paraId="2D910C30" ns2:textId="77777777" w:rsidR="009602AE" w:rsidRPr="00341B8E" w:rsidRDefault="00895D30"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4" w:space="0" w:color="auto"/>
              <w:bottom w:val="single" w:sz="4" w:space="0" w:color="auto"/>
              <w:right w:val="single" w:sz="4" w:space="0" w:color="auto"/>
            </w:tcBorders>
            <w:vAlign w:val="center"/>
          </w:tcPr>
          <w:p ns2:paraId="308D6362" ns2: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3B2A6731" ns2:textId="77777777" w:rsidR="009602AE" w:rsidRPr="00341B8E" w:rsidRDefault="00895D30" w:rsidP="00FB4E58">
            <w:pPr>
              <w:pStyle w:val="TableText0"/>
              <w:keepNext w:val="0"/>
              <w:widowControl w:val="0"/>
              <w:jc w:val="center"/>
              <w:rPr>
                <w:sz w:val="18"/>
                <w:szCs w:val="18"/>
              </w:rPr>
            </w:pPr>
            <w:r>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ns2:paraId="64C58C4E" ns2: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09A46D72" ns2: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0407717B" ns2: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2C991E9A" ns2:textId="77777777" w:rsidR="009602AE" w:rsidRPr="00341B8E" w:rsidRDefault="00895D30" w:rsidP="00FB4E58">
            <w:pPr>
              <w:pStyle w:val="TableText0"/>
              <w:keepNext w:val="0"/>
              <w:widowControl w:val="0"/>
              <w:jc w:val="center"/>
              <w:rPr>
                <w:sz w:val="18"/>
                <w:szCs w:val="18"/>
              </w:rPr>
            </w:pPr>
            <w:r>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ns2:paraId="0937C627" ns2: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3BB96F3B" ns2:textId="77777777" w:rsidR="009602AE" w:rsidRPr="00341B8E" w:rsidRDefault="00895D30" w:rsidP="00FB4E58">
            <w:pPr>
              <w:pStyle w:val="TableText0"/>
              <w:keepNext w:val="0"/>
              <w:widowControl w:val="0"/>
              <w:jc w:val="center"/>
              <w:rPr>
                <w:sz w:val="18"/>
                <w:szCs w:val="18"/>
              </w:rPr>
            </w:pPr>
            <w:r>
              <w:rPr>
                <w:sz w:val="18"/>
                <w:szCs w:val="18"/>
              </w:rPr>
              <w:t>X</w:t>
            </w:r>
          </w:p>
        </w:tc>
        <w:tc>
          <w:tcPr>
            <w:tcW w:w="1240" w:type="dxa"/>
            <w:tcBorders>
              <w:top w:val="single" w:sz="4" w:space="0" w:color="auto"/>
              <w:left w:val="single" w:sz="4" w:space="0" w:color="auto"/>
              <w:bottom w:val="single" w:sz="4" w:space="0" w:color="auto"/>
              <w:right w:val="single" w:sz="4" w:space="0" w:color="auto"/>
            </w:tcBorders>
            <w:vAlign w:val="center"/>
          </w:tcPr>
          <w:p ns2:paraId="53ECF297" ns2:textId="77777777" w:rsidR="009602AE" w:rsidRPr="003D51A0" w:rsidRDefault="00895D30" w:rsidP="00FB4E58">
            <w:pPr>
              <w:pStyle w:val="TableText0"/>
              <w:keepNext w:val="0"/>
              <w:widowControl w:val="0"/>
              <w:jc w:val="center"/>
              <w:rPr>
                <w:sz w:val="18"/>
                <w:szCs w:val="18"/>
              </w:rPr>
            </w:pPr>
            <w:r w:rsidRPr="003D51A0">
              <w:rPr>
                <w:sz w:val="18"/>
                <w:szCs w:val="18"/>
              </w:rPr>
              <w:t>X</w:t>
            </w:r>
          </w:p>
        </w:tc>
        <w:tc>
          <w:tcPr>
            <w:tcW w:w="1377" w:type="dxa"/>
            <w:tcBorders>
              <w:top w:val="single" w:sz="4" w:space="0" w:color="auto"/>
              <w:left w:val="single" w:sz="4" w:space="0" w:color="auto"/>
              <w:bottom w:val="single" w:sz="4" w:space="0" w:color="auto"/>
              <w:right w:val="single" w:sz="4" w:space="0" w:color="auto"/>
            </w:tcBorders>
            <w:vAlign w:val="center"/>
          </w:tcPr>
          <w:p ns2:paraId="4423619F" ns2:textId="77777777" w:rsidR="009602AE" w:rsidRPr="003D51A0" w:rsidRDefault="009602AE" w:rsidP="00FB4E58">
            <w:pPr>
              <w:pStyle w:val="TableText0"/>
              <w:keepNext w:val="0"/>
              <w:widowControl w:val="0"/>
              <w:jc w:val="center"/>
              <w:rPr>
                <w:sz w:val="18"/>
                <w:szCs w:val="18"/>
              </w:rPr>
            </w:pPr>
          </w:p>
        </w:tc>
        <w:tc>
          <w:tcPr>
            <w:tcW w:w="3928" w:type="dxa"/>
            <w:tcBorders>
              <w:top w:val="single" w:sz="4" w:space="0" w:color="auto"/>
              <w:left w:val="single" w:sz="4" w:space="0" w:color="auto"/>
              <w:bottom w:val="single" w:sz="4" w:space="0" w:color="auto"/>
              <w:right w:val="single" w:sz="4" w:space="0" w:color="auto"/>
            </w:tcBorders>
            <w:vAlign w:val="center"/>
          </w:tcPr>
          <w:p ns2:paraId="1C64F7A4" ns2:textId="77777777" w:rsidR="009602AE" w:rsidRPr="00341B8E" w:rsidRDefault="00895D30" w:rsidP="00FB4E58">
            <w:pPr>
              <w:pStyle w:val="TableText0"/>
              <w:keepNext w:val="0"/>
              <w:widowControl w:val="0"/>
              <w:ind w:right="-111"/>
              <w:rPr>
                <w:sz w:val="18"/>
                <w:szCs w:val="18"/>
              </w:rPr>
            </w:pPr>
            <w:r w:rsidRPr="00341B8E">
              <w:rPr>
                <w:sz w:val="18"/>
                <w:szCs w:val="18"/>
              </w:rPr>
              <w:t>Record all AEs</w:t>
            </w:r>
            <w:r>
              <w:rPr>
                <w:sz w:val="18"/>
                <w:szCs w:val="18"/>
              </w:rPr>
              <w:t>/SAEs</w:t>
            </w:r>
            <w:r w:rsidRPr="00341B8E">
              <w:rPr>
                <w:sz w:val="18"/>
                <w:szCs w:val="18"/>
              </w:rPr>
              <w:t xml:space="preserve"> </w:t>
            </w:r>
            <w:r>
              <w:rPr>
                <w:sz w:val="18"/>
                <w:szCs w:val="18"/>
              </w:rPr>
              <w:t>from the time of treatment allocation (Part1)/randomization (Part2)</w:t>
            </w:r>
            <w:r w:rsidRPr="00341B8E">
              <w:rPr>
                <w:sz w:val="18"/>
                <w:szCs w:val="18"/>
              </w:rPr>
              <w:t xml:space="preserve">. </w:t>
            </w:r>
            <w:r>
              <w:rPr>
                <w:sz w:val="18"/>
                <w:szCs w:val="18"/>
              </w:rPr>
              <w:t>See Section 8.4.1 for details.</w:t>
            </w:r>
          </w:p>
        </w:tc>
      </w:tr>
      <w:tr w:rsidR="003117E4" ns2:paraId="19A61600" ns2: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ns2:paraId="21066AC4" ns2:textId="77777777" w:rsidR="009602AE" w:rsidRPr="00CB31E7" w:rsidRDefault="00895D30" w:rsidP="00FB4E58">
            <w:pPr>
              <w:pStyle w:val="TableText0"/>
              <w:keepNext w:val="0"/>
              <w:widowControl w:val="0"/>
              <w:rPr>
                <w:b/>
                <w:bCs/>
                <w:sz w:val="18"/>
                <w:szCs w:val="18"/>
              </w:rPr>
            </w:pPr>
            <w:r w:rsidRPr="00CB31E7">
              <w:rPr>
                <w:b/>
                <w:bCs/>
                <w:sz w:val="18"/>
                <w:szCs w:val="18"/>
              </w:rPr>
              <w:t>Laboratory Procedures</w:t>
            </w:r>
          </w:p>
        </w:tc>
        <w:tc>
          <w:tcPr>
            <w:tcW w:w="835" w:type="dxa"/>
            <w:tcBorders>
              <w:top w:val="single" w:sz="4" w:space="0" w:color="auto"/>
              <w:left w:val="nil"/>
              <w:bottom w:val="single" w:sz="4" w:space="0" w:color="auto"/>
              <w:right w:val="nil"/>
            </w:tcBorders>
            <w:vAlign w:val="center"/>
          </w:tcPr>
          <w:p ns2:paraId="0E3AA3E5"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7AAE2EA0"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073FB74D"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3267AC29"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4E447AA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34227019"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28334C9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30E3112"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627D4ED0"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7C456224"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ns2:paraId="0CD30474"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ns2:paraId="165E95E8"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45A9AEDC" ns2:textId="77777777" w:rsidR="009602AE" w:rsidRPr="00341B8E" w:rsidRDefault="00895D30" w:rsidP="00FB4E58">
            <w:pPr>
              <w:pStyle w:val="TableText0"/>
              <w:keepNext w:val="0"/>
              <w:widowControl w:val="0"/>
              <w:ind w:right="-111"/>
              <w:rPr>
                <w:sz w:val="18"/>
                <w:szCs w:val="18"/>
              </w:rPr>
            </w:pPr>
            <w:r w:rsidRPr="00341B8E">
              <w:rPr>
                <w:sz w:val="18"/>
                <w:szCs w:val="18"/>
              </w:rPr>
              <w:t>All laboratory samples will be analyzed at the local laboratories.</w:t>
            </w:r>
            <w:r>
              <w:t xml:space="preserve"> </w:t>
            </w:r>
            <w:r w:rsidRPr="005210B0">
              <w:rPr>
                <w:sz w:val="18"/>
                <w:szCs w:val="18"/>
              </w:rPr>
              <w:t xml:space="preserve">Samples are required </w:t>
            </w:r>
            <w:r>
              <w:rPr>
                <w:sz w:val="18"/>
                <w:szCs w:val="18"/>
              </w:rPr>
              <w:t>before</w:t>
            </w:r>
            <w:r w:rsidRPr="005210B0">
              <w:rPr>
                <w:sz w:val="18"/>
                <w:szCs w:val="18"/>
              </w:rPr>
              <w:t xml:space="preserve"> dosing unless otherwise indicated</w:t>
            </w:r>
            <w:r>
              <w:rPr>
                <w:sz w:val="18"/>
                <w:szCs w:val="18"/>
              </w:rPr>
              <w:t>.</w:t>
            </w:r>
          </w:p>
        </w:tc>
      </w:tr>
      <w:tr w:rsidR="003117E4" ns2:paraId="33F0189A"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13A6BCF1" ns2:textId="77777777" w:rsidR="00A01912" w:rsidRPr="00341B8E" w:rsidRDefault="00895D30" w:rsidP="00A01912">
            <w:pPr>
              <w:pStyle w:val="TableText0"/>
              <w:keepNext w:val="0"/>
              <w:widowControl w:val="0"/>
              <w:rPr>
                <w:sz w:val="18"/>
                <w:szCs w:val="18"/>
              </w:rPr>
            </w:pPr>
            <w:r w:rsidRPr="00341B8E">
              <w:rPr>
                <w:sz w:val="18"/>
                <w:szCs w:val="18"/>
              </w:rPr>
              <w:t>Hematology, Serum Chemistry</w:t>
            </w:r>
          </w:p>
        </w:tc>
        <w:tc>
          <w:tcPr>
            <w:tcW w:w="835" w:type="dxa"/>
            <w:tcBorders>
              <w:top w:val="single" w:sz="4" w:space="0" w:color="auto"/>
              <w:left w:val="single" w:sz="6" w:space="0" w:color="auto"/>
              <w:bottom w:val="single" w:sz="4" w:space="0" w:color="auto"/>
              <w:right w:val="single" w:sz="6" w:space="0" w:color="auto"/>
            </w:tcBorders>
            <w:vAlign w:val="center"/>
            <w:hideMark/>
          </w:tcPr>
          <w:p ns2:paraId="7EAB3334" ns2: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08D840F0" ns2:textId="77777777" w:rsidR="00A01912" w:rsidRPr="00754DBC" w:rsidRDefault="00895D30" w:rsidP="00A01912">
            <w:pPr>
              <w:pStyle w:val="TableText0"/>
              <w:keepNext w:val="0"/>
              <w:widowControl w:val="0"/>
              <w:jc w:val="center"/>
              <w:rPr>
                <w:sz w:val="18"/>
                <w:szCs w:val="18"/>
              </w:rPr>
            </w:pPr>
            <w:r w:rsidRPr="00754DBC">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6B3FF227" ns2:textId="77777777" w:rsidR="00A01912" w:rsidRPr="00754DBC" w:rsidRDefault="00895D30" w:rsidP="00A01912">
            <w:pPr>
              <w:pStyle w:val="TableText0"/>
              <w:keepNext w:val="0"/>
              <w:widowControl w:val="0"/>
              <w:jc w:val="center"/>
              <w:rPr>
                <w:sz w:val="18"/>
                <w:szCs w:val="18"/>
              </w:rPr>
            </w:pPr>
            <w:r w:rsidRPr="00754DBC">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F39C080" ns2:textId="77777777" w:rsidR="00A01912" w:rsidRPr="00754DBC" w:rsidRDefault="00895D30" w:rsidP="00A01912">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359AAB91" ns2:textId="77777777" w:rsidR="00A01912" w:rsidRPr="00754DBC"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09B4B4F1" ns2:textId="77777777" w:rsidR="00A01912" w:rsidRPr="00754DBC"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48E3E2A" ns2:textId="77777777" w:rsidR="00A01912" w:rsidRPr="00754DBC" w:rsidRDefault="00895D30" w:rsidP="00A01912">
            <w:pPr>
              <w:pStyle w:val="TableText0"/>
              <w:keepNext w:val="0"/>
              <w:widowControl w:val="0"/>
              <w:jc w:val="center"/>
              <w:rPr>
                <w:sz w:val="18"/>
                <w:szCs w:val="18"/>
              </w:rPr>
            </w:pPr>
            <w:r w:rsidRPr="00754DBC">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0FF3CF71"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1769D109"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5184F579"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74CA0D6D" ns2: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ns2:paraId="06721313" ns2:textId="77777777" w:rsidR="00A01912" w:rsidRPr="00341B8E"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615278C5" ns2:textId="77777777" w:rsidR="00A01912" w:rsidRPr="00341B8E" w:rsidRDefault="00895D30" w:rsidP="00A01912">
            <w:pPr>
              <w:pStyle w:val="TableText0"/>
              <w:keepNext w:val="0"/>
              <w:widowControl w:val="0"/>
              <w:ind w:right="-111"/>
              <w:rPr>
                <w:sz w:val="18"/>
                <w:szCs w:val="18"/>
              </w:rPr>
            </w:pPr>
            <w:r w:rsidRPr="00341B8E">
              <w:rPr>
                <w:sz w:val="18"/>
                <w:szCs w:val="18"/>
              </w:rPr>
              <w:t xml:space="preserve">Screening samples must be taken within 7 days of treatment </w:t>
            </w:r>
            <w:r>
              <w:rPr>
                <w:sz w:val="18"/>
                <w:szCs w:val="18"/>
              </w:rPr>
              <w:t>allocation (Part 1)/randomization (Part 2)</w:t>
            </w:r>
            <w:r w:rsidRPr="00341B8E">
              <w:rPr>
                <w:sz w:val="18"/>
                <w:szCs w:val="18"/>
              </w:rPr>
              <w:t>.</w:t>
            </w:r>
            <w:r>
              <w:rPr>
                <w:sz w:val="18"/>
                <w:szCs w:val="18"/>
              </w:rPr>
              <w:t xml:space="preserve"> </w:t>
            </w:r>
            <w:r w:rsidRPr="00341B8E">
              <w:rPr>
                <w:sz w:val="18"/>
                <w:szCs w:val="18"/>
              </w:rPr>
              <w:t>See Appendix 2 for parameters.</w:t>
            </w:r>
            <w:r>
              <w:rPr>
                <w:sz w:val="18"/>
                <w:szCs w:val="18"/>
              </w:rPr>
              <w:t xml:space="preserve"> </w:t>
            </w:r>
          </w:p>
        </w:tc>
      </w:tr>
      <w:tr w:rsidR="003117E4" ns2:paraId="50188985"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1CEC892A" ns2:textId="77777777" w:rsidR="00A01912" w:rsidRPr="00341B8E" w:rsidRDefault="00895D30" w:rsidP="00A01912">
            <w:pPr>
              <w:pStyle w:val="TableText0"/>
              <w:keepNext w:val="0"/>
              <w:widowControl w:val="0"/>
              <w:rPr>
                <w:sz w:val="18"/>
                <w:szCs w:val="18"/>
              </w:rPr>
            </w:pPr>
            <w:r w:rsidRPr="00341B8E">
              <w:rPr>
                <w:sz w:val="18"/>
                <w:szCs w:val="18"/>
              </w:rPr>
              <w:t xml:space="preserve">Tumor Lysis </w:t>
            </w:r>
            <w:r>
              <w:rPr>
                <w:sz w:val="18"/>
                <w:szCs w:val="18"/>
              </w:rPr>
              <w:t xml:space="preserve">Syndrome </w:t>
            </w:r>
            <w:r w:rsidRPr="00341B8E">
              <w:rPr>
                <w:sz w:val="18"/>
                <w:szCs w:val="18"/>
              </w:rPr>
              <w:t xml:space="preserve">Monitoring </w:t>
            </w:r>
          </w:p>
        </w:tc>
        <w:tc>
          <w:tcPr>
            <w:tcW w:w="835" w:type="dxa"/>
            <w:tcBorders>
              <w:top w:val="single" w:sz="4" w:space="0" w:color="auto"/>
              <w:left w:val="single" w:sz="6" w:space="0" w:color="auto"/>
              <w:bottom w:val="single" w:sz="4" w:space="0" w:color="auto"/>
              <w:right w:val="single" w:sz="6" w:space="0" w:color="auto"/>
            </w:tcBorders>
            <w:vAlign w:val="center"/>
          </w:tcPr>
          <w:p ns2:paraId="3956D318"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52ED1A75"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6D1CD311"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5DA27D8"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1D3735E7"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A1BADBE"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42E52F29"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D4F0944"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C235996"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33087EA" ns2: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37DAED3B" ns2: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64CBC660" ns2:textId="77777777" w:rsidR="00A01912" w:rsidRPr="00341B8E"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788637D3" ns2:textId="1A89B91C" w:rsidR="00A01912" w:rsidRPr="00666878" w:rsidRDefault="00895D30" w:rsidP="00A01912">
            <w:pPr>
              <w:pStyle w:val="TableText0"/>
              <w:keepNext w:val="0"/>
              <w:widowControl w:val="0"/>
              <w:ind w:right="-111"/>
              <w:rPr>
                <w:sz w:val="18"/>
                <w:szCs w:val="18"/>
              </w:rPr>
            </w:pPr>
            <w:r w:rsidRPr="005210B0">
              <w:rPr>
                <w:sz w:val="18"/>
                <w:szCs w:val="18"/>
              </w:rPr>
              <w:t xml:space="preserve">See Section </w:t>
            </w:r>
            <w:r>
              <w:rPr>
                <w:sz w:val="18"/>
                <w:szCs w:val="18"/>
              </w:rPr>
              <w:t>6.5.3</w:t>
            </w:r>
            <w:r w:rsidRPr="005210B0">
              <w:rPr>
                <w:sz w:val="18"/>
                <w:szCs w:val="18"/>
              </w:rPr>
              <w:t xml:space="preserve"> for specific requirements</w:t>
            </w:r>
            <w:r>
              <w:rPr>
                <w:sz w:val="18"/>
                <w:szCs w:val="18"/>
              </w:rPr>
              <w:t>.</w:t>
            </w:r>
            <w:r w:rsidRPr="36C8B642">
              <w:rPr>
                <w:rFonts w:eastAsia="Times New Roman"/>
                <w:sz w:val="18"/>
                <w:szCs w:val="18"/>
              </w:rPr>
              <w:t xml:space="preserve"> Hematology and chemistry samples </w:t>
            </w:r>
            <w:r>
              <w:rPr>
                <w:rFonts w:eastAsia="Times New Roman"/>
                <w:sz w:val="18"/>
                <w:szCs w:val="18"/>
              </w:rPr>
              <w:t>are required as defined in</w:t>
            </w:r>
            <w:r w:rsidRPr="00A17C97">
              <w:rPr>
                <w:rFonts w:eastAsia="Times New Roman"/>
                <w:sz w:val="18"/>
                <w:szCs w:val="18"/>
              </w:rPr>
              <w:t xml:space="preserve"> </w:t>
            </w:r>
            <w:r w:rsidR="00B55DCA" w:rsidRPr="00B55DCA">
              <w:rPr>
                <w:sz w:val="18"/>
                <w:szCs w:val="18"/>
              </w:rPr>
              <w:t xml:space="preserve">Table </w:t>
            </w:r>
            <w:r w:rsidR="00B55DCA" w:rsidRPr="00B55DCA">
              <w:rPr>
                <w:noProof/>
                <w:sz w:val="18"/>
                <w:szCs w:val="18"/>
              </w:rPr>
              <w:t>8</w:t>
            </w:r>
            <w:r>
              <w:rPr>
                <w:rFonts w:eastAsia="Times New Roman"/>
                <w:sz w:val="18"/>
                <w:szCs w:val="18"/>
              </w:rPr>
              <w:t>.</w:t>
            </w:r>
          </w:p>
        </w:tc>
      </w:tr>
      <w:tr w:rsidR="003117E4" ns2:paraId="22851685"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5860947F" ns2:textId="77777777" w:rsidR="00A01912" w:rsidRPr="00341B8E" w:rsidRDefault="00895D30" w:rsidP="00A01912">
            <w:pPr>
              <w:pStyle w:val="TableText0"/>
              <w:keepNext w:val="0"/>
              <w:widowControl w:val="0"/>
              <w:rPr>
                <w:sz w:val="18"/>
                <w:szCs w:val="18"/>
              </w:rPr>
            </w:pPr>
            <w:r w:rsidRPr="00341B8E">
              <w:rPr>
                <w:rFonts w:eastAsia="MS Gothic"/>
                <w:sz w:val="18"/>
                <w:szCs w:val="18"/>
              </w:rPr>
              <w:t>Urinalysis</w:t>
            </w:r>
          </w:p>
        </w:tc>
        <w:tc>
          <w:tcPr>
            <w:tcW w:w="835" w:type="dxa"/>
            <w:tcBorders>
              <w:top w:val="single" w:sz="4" w:space="0" w:color="auto"/>
              <w:left w:val="single" w:sz="6" w:space="0" w:color="auto"/>
              <w:bottom w:val="single" w:sz="4" w:space="0" w:color="auto"/>
              <w:right w:val="single" w:sz="6" w:space="0" w:color="auto"/>
            </w:tcBorders>
            <w:vAlign w:val="center"/>
          </w:tcPr>
          <w:p ns2:paraId="0C2DBC88"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ns2:paraId="51A67290" ns2:textId="77777777" w:rsidR="00A01912" w:rsidRPr="00341B8E" w:rsidRDefault="00895D30" w:rsidP="00A01912">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665408" behindDoc="0" locked="0" layoutInCell="1" allowOverlap="1" ns4:anchorId="77EB8560" ns4:editId="2168ADEF">
                      <ns3:simplePos x="0" y="0"/>
                      <ns3:positionH relativeFrom="column">
                        <ns3:posOffset>-52705</ns3:posOffset>
                      </ns3:positionH>
                      <ns3:positionV relativeFrom="paragraph">
                        <ns3:posOffset>77470</ns3:posOffset>
                      </ns3:positionV>
                      <ns3:extent cx="4015740" cy="13970"/>
                      <ns3:effectExtent l="38100" t="76200" r="3810" b="100330"/>
                      <ns3:wrapNone/>
                      <ns3:docPr id="18" name="Straight Arrow Connector 18"/>
                      <ns3:cNvGraphicFramePr/>
                      <ns5:graphic>
                        <ns5:graphicData uri="http://schemas.microsoft.com/office/word/2010/wordprocessingShape">
                          <ns8:wsp>
                            <ns8:cNvCnPr/>
                            <ns8:spPr>
                              <ns5:xfrm flipV="1">
                                <ns5:off x="0" y="0"/>
                                <ns5:ext cx="401574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8" ns10:spid="_x0000_s1028" type="#_x0000_t32" style="width:316.2pt;height:1.1pt;margin-top:6.1pt;margin-left:-4.15pt;flip:y;mso-height-percent:0;mso-height-relative:margin;mso-width-percent:0;mso-width-relative:margin;mso-wrap-distance-bottom:0;mso-wrap-distance-left:9pt;mso-wrap-distance-right:9pt;mso-wrap-distance-top:0;position:absolute;v-text-anchor:top;z-index:251664384"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7985F140" ns2:textId="77777777" w:rsidR="00A01912" w:rsidRPr="00666878" w:rsidRDefault="00895D30" w:rsidP="00A01912">
            <w:pPr>
              <w:pStyle w:val="TableText0"/>
              <w:keepNext w:val="0"/>
              <w:widowControl w:val="0"/>
              <w:ind w:right="-111"/>
              <w:rPr>
                <w:sz w:val="18"/>
                <w:szCs w:val="18"/>
              </w:rPr>
            </w:pPr>
            <w:r w:rsidRPr="00341B8E">
              <w:rPr>
                <w:sz w:val="18"/>
                <w:szCs w:val="18"/>
              </w:rPr>
              <w:t xml:space="preserve">Screening samples must be taken within 7 days of treatment </w:t>
            </w:r>
            <w:r>
              <w:rPr>
                <w:sz w:val="18"/>
                <w:szCs w:val="18"/>
              </w:rPr>
              <w:t>allocation (Part 1)/randomization (Part 2)</w:t>
            </w:r>
            <w:r w:rsidRPr="00341B8E">
              <w:rPr>
                <w:sz w:val="18"/>
                <w:szCs w:val="18"/>
              </w:rPr>
              <w:t xml:space="preserve">. </w:t>
            </w:r>
            <w:r w:rsidRPr="00341B8E">
              <w:rPr>
                <w:sz w:val="18"/>
                <w:szCs w:val="18"/>
              </w:rPr>
              <w:br/>
              <w:t>Postscreening sample only required if clinically indicated.</w:t>
            </w:r>
            <w:r>
              <w:rPr>
                <w:sz w:val="18"/>
                <w:szCs w:val="18"/>
              </w:rPr>
              <w:t xml:space="preserve"> See Appendix 2 for parameters.</w:t>
            </w:r>
          </w:p>
        </w:tc>
      </w:tr>
      <w:tr w:rsidR="003117E4" ns2:paraId="74087DC0"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66BD9FF1" ns2:textId="77777777" w:rsidR="00A01912" w:rsidRPr="00341B8E" w:rsidRDefault="00895D30" w:rsidP="00A01912">
            <w:pPr>
              <w:pStyle w:val="TableText0"/>
              <w:keepNext w:val="0"/>
              <w:widowControl w:val="0"/>
              <w:rPr>
                <w:sz w:val="18"/>
                <w:szCs w:val="18"/>
              </w:rPr>
            </w:pPr>
            <w:r w:rsidRPr="00341B8E">
              <w:rPr>
                <w:rFonts w:eastAsia="MS Gothic"/>
                <w:sz w:val="18"/>
                <w:szCs w:val="18"/>
              </w:rPr>
              <w:t>INR or PT, aPTT</w:t>
            </w:r>
          </w:p>
        </w:tc>
        <w:tc>
          <w:tcPr>
            <w:tcW w:w="835" w:type="dxa"/>
            <w:tcBorders>
              <w:top w:val="single" w:sz="4" w:space="0" w:color="auto"/>
              <w:left w:val="single" w:sz="6" w:space="0" w:color="auto"/>
              <w:bottom w:val="single" w:sz="4" w:space="0" w:color="auto"/>
              <w:right w:val="single" w:sz="6" w:space="0" w:color="auto"/>
            </w:tcBorders>
            <w:vAlign w:val="center"/>
            <w:hideMark/>
          </w:tcPr>
          <w:p ns2:paraId="13ADC02A" ns2: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ns2:paraId="0BB1B60C" ns2:textId="77777777" w:rsidR="00A01912" w:rsidRPr="00341B8E" w:rsidRDefault="00895D30" w:rsidP="00A01912">
            <w:pPr>
              <w:pStyle w:val="TableText0"/>
              <w:keepNext w:val="0"/>
              <w:widowControl w:val="0"/>
              <w:rPr>
                <w:sz w:val="18"/>
                <w:szCs w:val="18"/>
              </w:rPr>
            </w:pPr>
            <w:r>
              <w:rPr>
                <w:noProof/>
                <w:sz w:val="18"/>
                <w:szCs w:val="18"/>
              </w:rPr>
              <ns1:AlternateContent>
                <ns1:Choice Requires="wps">
                  <w:drawing>
                    <ns3:anchor distT="0" distB="0" distL="114300" distR="114300" simplePos="0" relativeHeight="251667456" behindDoc="0" locked="0" layoutInCell="1" allowOverlap="1" ns4:anchorId="47E57F9E" ns4:editId="4A5DA96A">
                      <ns3:simplePos x="0" y="0"/>
                      <ns3:positionH relativeFrom="column">
                        <ns3:posOffset>-59690</ns3:posOffset>
                      </ns3:positionH>
                      <ns3:positionV relativeFrom="paragraph">
                        <ns3:posOffset>99060</ns3:posOffset>
                      </ns3:positionV>
                      <ns3:extent cx="4015740" cy="13970"/>
                      <ns3:effectExtent l="38100" t="76200" r="3810" b="100330"/>
                      <ns3:wrapNone/>
                      <ns3:docPr id="19" name="Straight Arrow Connector 19"/>
                      <ns3:cNvGraphicFramePr/>
                      <ns5:graphic>
                        <ns5:graphicData uri="http://schemas.microsoft.com/office/word/2010/wordprocessingShape">
                          <ns8:wsp>
                            <ns8:cNvCnPr/>
                            <ns8:spPr>
                              <ns5:xfrm flipV="1">
                                <ns5:off x="0" y="0"/>
                                <ns5:ext cx="401574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9" ns10:spid="_x0000_s1029" type="#_x0000_t32" style="width:316.2pt;height:1.1pt;margin-top:7.8pt;margin-left:-4.7pt;flip:y;mso-height-percent:0;mso-height-relative:margin;mso-width-percent:0;mso-width-relative:margin;mso-wrap-distance-bottom:0;mso-wrap-distance-left:9pt;mso-wrap-distance-right:9pt;mso-wrap-distance-top:0;position:absolute;v-text-anchor:top;z-index:251666432"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hideMark/>
          </w:tcPr>
          <w:p ns2:paraId="3BA192F9" ns2:textId="77777777" w:rsidR="00A01912" w:rsidRDefault="00895D30" w:rsidP="00A01912">
            <w:pPr>
              <w:pStyle w:val="TableText0"/>
              <w:keepNext w:val="0"/>
              <w:widowControl w:val="0"/>
              <w:ind w:right="-111"/>
              <w:rPr>
                <w:sz w:val="18"/>
                <w:szCs w:val="18"/>
              </w:rPr>
            </w:pPr>
            <w:r w:rsidRPr="00341B8E">
              <w:rPr>
                <w:sz w:val="18"/>
                <w:szCs w:val="18"/>
              </w:rPr>
              <w:t xml:space="preserve">Screening samples must be taken within 7 days of treatment </w:t>
            </w:r>
            <w:r>
              <w:rPr>
                <w:sz w:val="18"/>
                <w:szCs w:val="18"/>
              </w:rPr>
              <w:t>allocation (Part 1)/randomization (Part 2)</w:t>
            </w:r>
            <w:r w:rsidRPr="00341B8E">
              <w:rPr>
                <w:sz w:val="18"/>
                <w:szCs w:val="18"/>
              </w:rPr>
              <w:t>.</w:t>
            </w:r>
          </w:p>
          <w:p ns2:paraId="40901F2B" ns2:textId="77777777" w:rsidR="00A01912" w:rsidRPr="00341B8E" w:rsidRDefault="00895D30" w:rsidP="00A01912">
            <w:pPr>
              <w:pStyle w:val="TableText0"/>
              <w:keepNext w:val="0"/>
              <w:widowControl w:val="0"/>
              <w:ind w:right="-111"/>
              <w:rPr>
                <w:sz w:val="18"/>
                <w:szCs w:val="18"/>
              </w:rPr>
            </w:pPr>
            <w:r w:rsidRPr="00341B8E">
              <w:rPr>
                <w:sz w:val="18"/>
                <w:szCs w:val="18"/>
              </w:rPr>
              <w:t>Postscreening sample only required if clinically indicated.</w:t>
            </w:r>
          </w:p>
        </w:tc>
      </w:tr>
      <w:tr w:rsidR="003117E4" ns2:paraId="4FDAE551"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04CD1362" ns2:textId="77777777" w:rsidR="00A01912" w:rsidRPr="00341B8E" w:rsidRDefault="00895D30" w:rsidP="00A01912">
            <w:pPr>
              <w:pStyle w:val="TableText0"/>
              <w:keepNext w:val="0"/>
              <w:widowControl w:val="0"/>
              <w:ind w:right="-103"/>
              <w:rPr>
                <w:sz w:val="18"/>
                <w:szCs w:val="18"/>
              </w:rPr>
            </w:pPr>
            <w:r w:rsidRPr="00341B8E">
              <w:rPr>
                <w:rFonts w:eastAsia="MS Gothic"/>
                <w:sz w:val="18"/>
                <w:szCs w:val="18"/>
              </w:rPr>
              <w:t>Pregnancy Test (</w:t>
            </w:r>
            <w:r>
              <w:rPr>
                <w:rFonts w:eastAsia="MS Gothic"/>
                <w:sz w:val="18"/>
                <w:szCs w:val="18"/>
              </w:rPr>
              <w:t>P</w:t>
            </w:r>
            <w:r w:rsidRPr="00341B8E">
              <w:rPr>
                <w:rFonts w:eastAsia="MS Gothic"/>
                <w:sz w:val="18"/>
                <w:szCs w:val="18"/>
              </w:rPr>
              <w:t xml:space="preserve">OCBP </w:t>
            </w:r>
            <w:r>
              <w:rPr>
                <w:rFonts w:eastAsia="MS Gothic"/>
                <w:sz w:val="18"/>
                <w:szCs w:val="18"/>
              </w:rPr>
              <w:t>O</w:t>
            </w:r>
            <w:r w:rsidRPr="00341B8E">
              <w:rPr>
                <w:rFonts w:eastAsia="MS Gothic"/>
                <w:sz w:val="18"/>
                <w:szCs w:val="18"/>
              </w:rPr>
              <w:t>nly)</w:t>
            </w:r>
          </w:p>
        </w:tc>
        <w:tc>
          <w:tcPr>
            <w:tcW w:w="835" w:type="dxa"/>
            <w:tcBorders>
              <w:top w:val="single" w:sz="4" w:space="0" w:color="auto"/>
              <w:left w:val="single" w:sz="6" w:space="0" w:color="auto"/>
              <w:bottom w:val="single" w:sz="4" w:space="0" w:color="auto"/>
              <w:right w:val="single" w:sz="6" w:space="0" w:color="auto"/>
            </w:tcBorders>
            <w:vAlign w:val="center"/>
            <w:hideMark/>
          </w:tcPr>
          <w:p ns2:paraId="4A6D47FB" ns2: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5D6F368F"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0E8CE5A4"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4E528850"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F4446B2"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0958E825"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2CE7FE0"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370C8333"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761218A9"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2F49032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1F09ED05"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ns2:paraId="5AD69F19" ns2:textId="77777777" w:rsidR="00A01912" w:rsidRPr="00341B8E" w:rsidRDefault="00A01912" w:rsidP="00A01912">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76A26A74" ns2:textId="77777777" w:rsidR="00A01912" w:rsidRPr="00341B8E" w:rsidRDefault="00895D30" w:rsidP="00A01912">
            <w:pPr>
              <w:pStyle w:val="TableText0"/>
              <w:keepNext w:val="0"/>
              <w:widowControl w:val="0"/>
              <w:ind w:right="-111"/>
              <w:rPr>
                <w:sz w:val="18"/>
                <w:szCs w:val="18"/>
              </w:rPr>
            </w:pPr>
            <w:r w:rsidRPr="00312A2E">
              <w:rPr>
                <w:sz w:val="18"/>
                <w:szCs w:val="18"/>
              </w:rPr>
              <w:t xml:space="preserve">See Section 5.1, inclusion criterion </w:t>
            </w:r>
            <w:r>
              <w:rPr>
                <w:sz w:val="18"/>
                <w:szCs w:val="18"/>
              </w:rPr>
              <w:t xml:space="preserve">14 </w:t>
            </w:r>
            <w:r w:rsidRPr="00312A2E">
              <w:rPr>
                <w:sz w:val="18"/>
                <w:szCs w:val="18"/>
              </w:rPr>
              <w:t>for eligibility requirements and Section 8.3.7 for specific on</w:t>
            </w:r>
            <w:r>
              <w:rPr>
                <w:sz w:val="18"/>
                <w:szCs w:val="18"/>
              </w:rPr>
              <w:t>-</w:t>
            </w:r>
            <w:r w:rsidRPr="00312A2E">
              <w:rPr>
                <w:sz w:val="18"/>
                <w:szCs w:val="18"/>
              </w:rPr>
              <w:t>study requirements</w:t>
            </w:r>
            <w:r>
              <w:rPr>
                <w:sz w:val="18"/>
                <w:szCs w:val="18"/>
              </w:rPr>
              <w:t xml:space="preserve">. </w:t>
            </w:r>
            <w:r w:rsidRPr="008E3F90">
              <w:rPr>
                <w:sz w:val="18"/>
                <w:szCs w:val="18"/>
              </w:rPr>
              <w:t>See Appendix 7 for country-specific requirements.</w:t>
            </w:r>
          </w:p>
        </w:tc>
      </w:tr>
      <w:tr w:rsidR="003117E4" ns2:paraId="78813383"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1B9C33F6" ns2:textId="77777777" w:rsidR="00A01912" w:rsidRPr="00341B8E" w:rsidRDefault="00895D30" w:rsidP="00A01912">
            <w:pPr>
              <w:pStyle w:val="TableText0"/>
              <w:widowControl w:val="0"/>
              <w:ind w:right="-103"/>
              <w:rPr>
                <w:sz w:val="18"/>
                <w:szCs w:val="18"/>
              </w:rPr>
            </w:pPr>
            <w:r>
              <w:rPr>
                <w:sz w:val="18"/>
                <w:szCs w:val="18"/>
              </w:rPr>
              <w:t>β</w:t>
            </w:r>
            <w:r w:rsidRPr="00341B8E">
              <w:rPr>
                <w:sz w:val="18"/>
                <w:szCs w:val="18"/>
              </w:rPr>
              <w:t>2 Microglobulin</w:t>
            </w:r>
          </w:p>
        </w:tc>
        <w:tc>
          <w:tcPr>
            <w:tcW w:w="835" w:type="dxa"/>
            <w:tcBorders>
              <w:top w:val="single" w:sz="4" w:space="0" w:color="auto"/>
              <w:left w:val="single" w:sz="6" w:space="0" w:color="auto"/>
              <w:bottom w:val="single" w:sz="4" w:space="0" w:color="auto"/>
              <w:right w:val="single" w:sz="6" w:space="0" w:color="auto"/>
            </w:tcBorders>
            <w:vAlign w:val="center"/>
            <w:hideMark/>
          </w:tcPr>
          <w:p ns2:paraId="52822E8C" ns2:textId="77777777" w:rsidR="00A01912" w:rsidRPr="00341B8E" w:rsidRDefault="00895D30" w:rsidP="00A01912">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74083F4" ns2:textId="77777777" w:rsidR="00A01912" w:rsidRPr="00341B8E" w:rsidRDefault="00A01912" w:rsidP="00A01912">
            <w:pPr>
              <w:pStyle w:val="TableText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1131257" ns2: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3B36042" ns2:textId="77777777" w:rsidR="00A01912" w:rsidRPr="00341B8E" w:rsidRDefault="00A01912" w:rsidP="00A01912">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538096D9" ns2: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727D8A1" ns2: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EAE4B24" ns2: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1F8575D4" ns2:textId="77777777" w:rsidR="00A01912" w:rsidRPr="00341B8E" w:rsidRDefault="00895D30" w:rsidP="00A01912">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5E060002" ns2: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73B3D32" ns2:textId="77777777" w:rsidR="00A01912" w:rsidRPr="00341B8E" w:rsidRDefault="00A01912" w:rsidP="00A01912">
            <w:pPr>
              <w:pStyle w:val="TableText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26A7734B" ns2:textId="77777777" w:rsidR="00A01912" w:rsidRPr="00341B8E" w:rsidRDefault="00A01912" w:rsidP="00A01912">
            <w:pPr>
              <w:pStyle w:val="TableText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00FECCB5" ns2:textId="77777777" w:rsidR="00A01912" w:rsidRPr="00341B8E" w:rsidRDefault="00895D30" w:rsidP="00A01912">
            <w:pPr>
              <w:pStyle w:val="TableText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tcPr>
          <w:p ns2:paraId="49FFE1AB" ns2:textId="77777777" w:rsidR="00A01912" w:rsidRPr="00341B8E" w:rsidRDefault="00895D30" w:rsidP="00A01912">
            <w:pPr>
              <w:pStyle w:val="TableText0"/>
              <w:widowControl w:val="0"/>
              <w:rPr>
                <w:sz w:val="18"/>
                <w:szCs w:val="18"/>
              </w:rPr>
            </w:pPr>
            <w:r w:rsidRPr="000A7FC1">
              <w:rPr>
                <w:sz w:val="18"/>
                <w:szCs w:val="18"/>
              </w:rPr>
              <w:t>See Section 8.2.1.1 for specific requirements</w:t>
            </w:r>
            <w:r>
              <w:rPr>
                <w:sz w:val="18"/>
                <w:szCs w:val="18"/>
              </w:rPr>
              <w:t>.</w:t>
            </w:r>
          </w:p>
        </w:tc>
      </w:tr>
      <w:tr w:rsidR="003117E4" ns2:paraId="00FD2CAF"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0FA21E75" ns2:textId="77777777" w:rsidR="00A01912" w:rsidRPr="00341B8E" w:rsidRDefault="00895D30" w:rsidP="00A01912">
            <w:pPr>
              <w:pStyle w:val="TableText0"/>
              <w:keepNext w:val="0"/>
              <w:widowControl w:val="0"/>
              <w:ind w:right="-103"/>
              <w:rPr>
                <w:sz w:val="18"/>
                <w:szCs w:val="18"/>
              </w:rPr>
            </w:pPr>
            <w:r w:rsidRPr="00341B8E">
              <w:rPr>
                <w:sz w:val="18"/>
                <w:szCs w:val="18"/>
              </w:rPr>
              <w:t>Serum Immunoglobulin</w:t>
            </w:r>
          </w:p>
        </w:tc>
        <w:tc>
          <w:tcPr>
            <w:tcW w:w="835" w:type="dxa"/>
            <w:tcBorders>
              <w:top w:val="single" w:sz="4" w:space="0" w:color="auto"/>
              <w:left w:val="single" w:sz="6" w:space="0" w:color="auto"/>
              <w:bottom w:val="single" w:sz="4" w:space="0" w:color="auto"/>
              <w:right w:val="single" w:sz="6" w:space="0" w:color="auto"/>
            </w:tcBorders>
            <w:vAlign w:val="center"/>
            <w:hideMark/>
          </w:tcPr>
          <w:p ns2:paraId="59771757" ns2: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48C73E38"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1EAACD7A"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99980B6"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30EB9338"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87BA1A9"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9F5B3D4"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020080EB"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685E73FC"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A9488BB" ns2: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7F4E33EA" ns2: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762A8ADF" ns2:textId="77777777" w:rsidR="00A01912" w:rsidRPr="00341B8E" w:rsidRDefault="00895D30" w:rsidP="00A01912">
            <w:pPr>
              <w:pStyle w:val="TableText0"/>
              <w:keepNext w:val="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ns2:paraId="591E7862" ns2:textId="77777777" w:rsidR="00A01912" w:rsidRPr="00341B8E" w:rsidRDefault="00895D30" w:rsidP="00A01912">
            <w:pPr>
              <w:pStyle w:val="TableText0"/>
              <w:keepNext w:val="0"/>
              <w:widowControl w:val="0"/>
              <w:rPr>
                <w:sz w:val="18"/>
                <w:szCs w:val="18"/>
              </w:rPr>
            </w:pPr>
            <w:r w:rsidRPr="00312A2E">
              <w:rPr>
                <w:sz w:val="18"/>
                <w:szCs w:val="18"/>
              </w:rPr>
              <w:t>See Section 8.2.1.1 for specific requirements.</w:t>
            </w:r>
          </w:p>
        </w:tc>
      </w:tr>
      <w:tr w:rsidR="003117E4" ns2:paraId="7CB395A0"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0BA7EA54" ns2:textId="77777777" w:rsidR="00A01912" w:rsidRPr="00341B8E" w:rsidRDefault="00895D30" w:rsidP="00A01912">
            <w:pPr>
              <w:pStyle w:val="TableText0"/>
              <w:widowControl w:val="0"/>
              <w:ind w:right="-103"/>
              <w:rPr>
                <w:sz w:val="18"/>
                <w:szCs w:val="18"/>
              </w:rPr>
            </w:pPr>
            <w:r w:rsidRPr="00341B8E">
              <w:rPr>
                <w:sz w:val="18"/>
                <w:szCs w:val="18"/>
              </w:rPr>
              <w:t>Infection Testing (HCV, HBV, HIV)</w:t>
            </w:r>
          </w:p>
        </w:tc>
        <w:tc>
          <w:tcPr>
            <w:tcW w:w="835" w:type="dxa"/>
            <w:tcBorders>
              <w:top w:val="single" w:sz="4" w:space="0" w:color="auto"/>
              <w:left w:val="single" w:sz="6" w:space="0" w:color="auto"/>
              <w:bottom w:val="single" w:sz="4" w:space="0" w:color="auto"/>
              <w:right w:val="single" w:sz="6" w:space="0" w:color="auto"/>
            </w:tcBorders>
            <w:vAlign w:val="center"/>
          </w:tcPr>
          <w:p ns2:paraId="43D54732" ns2:textId="77777777" w:rsidR="00A01912" w:rsidRPr="00341B8E" w:rsidRDefault="00895D30" w:rsidP="00A01912">
            <w:pPr>
              <w:pStyle w:val="TableText0"/>
              <w:widowControl w:val="0"/>
              <w:jc w:val="center"/>
              <w:rPr>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ns2:paraId="681934B9" ns2:textId="77777777" w:rsidR="00A01912" w:rsidRDefault="00895D30" w:rsidP="00A01912">
            <w:pPr>
              <w:pStyle w:val="TableText0"/>
              <w:widowControl w:val="0"/>
              <w:jc w:val="center"/>
              <w:rPr>
                <w:sz w:val="18"/>
                <w:szCs w:val="18"/>
              </w:rPr>
            </w:pPr>
            <w:r w:rsidRPr="00341B8E">
              <w:rPr>
                <w:sz w:val="18"/>
                <w:szCs w:val="18"/>
              </w:rPr>
              <w:t xml:space="preserve">Participants with </w:t>
            </w:r>
            <w:r>
              <w:rPr>
                <w:sz w:val="18"/>
                <w:szCs w:val="18"/>
              </w:rPr>
              <w:t>current or prior</w:t>
            </w:r>
            <w:r w:rsidRPr="00341B8E">
              <w:rPr>
                <w:sz w:val="18"/>
                <w:szCs w:val="18"/>
              </w:rPr>
              <w:t xml:space="preserve"> HBV</w:t>
            </w:r>
            <w:r>
              <w:rPr>
                <w:sz w:val="18"/>
                <w:szCs w:val="18"/>
              </w:rPr>
              <w:t xml:space="preserve"> infection</w:t>
            </w:r>
            <w:r w:rsidRPr="00341B8E">
              <w:rPr>
                <w:sz w:val="18"/>
                <w:szCs w:val="18"/>
              </w:rPr>
              <w:t>, monitoring is required Q12W</w:t>
            </w:r>
          </w:p>
          <w:p ns2:paraId="2A08806A" ns2:textId="77777777" w:rsidR="00A01912" w:rsidRPr="00341B8E" w:rsidRDefault="00895D30" w:rsidP="00A01912">
            <w:pPr>
              <w:pStyle w:val="TableText0"/>
              <w:widowControl w:val="0"/>
              <w:jc w:val="center"/>
              <w:rPr>
                <w:sz w:val="18"/>
                <w:szCs w:val="18"/>
              </w:rPr>
            </w:pPr>
            <w:r>
              <w:rPr>
                <w:noProof/>
                <w:sz w:val="18"/>
                <w:szCs w:val="18"/>
              </w:rPr>
              <ns1:AlternateContent>
                <ns1:Choice Requires="wps">
                  <w:drawing>
                    <ns3:anchor distT="0" distB="0" distL="114300" distR="114300" simplePos="0" relativeHeight="251669504" behindDoc="0" locked="0" layoutInCell="1" allowOverlap="1" ns4:anchorId="06391942" ns4:editId="578AB2F8">
                      <ns3:simplePos x="0" y="0"/>
                      <ns3:positionH relativeFrom="column">
                        <ns3:posOffset>-66040</ns3:posOffset>
                      </ns3:positionH>
                      <ns3:positionV relativeFrom="paragraph">
                        <ns3:posOffset>41910</ns3:posOffset>
                      </ns3:positionV>
                      <ns3:extent cx="4015740" cy="13970"/>
                      <ns3:effectExtent l="38100" t="76200" r="3810" b="100330"/>
                      <ns3:wrapNone/>
                      <ns3:docPr id="20" name="Straight Arrow Connector 20"/>
                      <ns3:cNvGraphicFramePr/>
                      <ns5:graphic>
                        <ns5:graphicData uri="http://schemas.microsoft.com/office/word/2010/wordprocessingShape">
                          <ns8:wsp>
                            <ns8:cNvCnPr/>
                            <ns8:spPr>
                              <ns5:xfrm flipV="1">
                                <ns5:off x="0" y="0"/>
                                <ns5:ext cx="401574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0" ns10:spid="_x0000_s1030" type="#_x0000_t32" style="width:316.2pt;height:1.1pt;margin-top:3.3pt;margin-left:-5.2pt;flip:y;mso-height-percent:0;mso-height-relative:margin;mso-width-percent:0;mso-width-relative:margin;mso-wrap-distance-bottom:0;mso-wrap-distance-left:9pt;mso-wrap-distance-right:9pt;mso-wrap-distance-top:0;position:absolute;v-text-anchor:top;z-index:251668480"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233328DE" ns2:textId="77777777" w:rsidR="00A01912" w:rsidRPr="00341B8E" w:rsidRDefault="00895D30" w:rsidP="00A01912">
            <w:pPr>
              <w:pStyle w:val="TableText0"/>
              <w:widowControl w:val="0"/>
              <w:rPr>
                <w:sz w:val="18"/>
                <w:szCs w:val="18"/>
              </w:rPr>
            </w:pPr>
            <w:r w:rsidRPr="002255BF">
              <w:rPr>
                <w:sz w:val="18"/>
                <w:szCs w:val="18"/>
              </w:rPr>
              <w:t>See Section 5.1, inclusion criteria 8, 9, and 10 for eligibility requirements and Section 8.3.5 for specific on</w:t>
            </w:r>
            <w:r>
              <w:rPr>
                <w:sz w:val="18"/>
                <w:szCs w:val="18"/>
              </w:rPr>
              <w:t>-</w:t>
            </w:r>
            <w:r w:rsidRPr="002255BF">
              <w:rPr>
                <w:sz w:val="18"/>
                <w:szCs w:val="18"/>
              </w:rPr>
              <w:t>study monitoring</w:t>
            </w:r>
            <w:r>
              <w:rPr>
                <w:sz w:val="18"/>
                <w:szCs w:val="18"/>
              </w:rPr>
              <w:t xml:space="preserve"> requirements. </w:t>
            </w:r>
            <w:r w:rsidRPr="008E3F90">
              <w:rPr>
                <w:sz w:val="18"/>
                <w:szCs w:val="18"/>
              </w:rPr>
              <w:t>See Appendix 7 for country-specific requirements.</w:t>
            </w:r>
          </w:p>
        </w:tc>
      </w:tr>
      <w:tr w:rsidR="003117E4" ns2:paraId="78442846" ns2: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ns2:paraId="1080182F" ns2:textId="77777777" w:rsidR="00A01912" w:rsidRPr="00754DBC" w:rsidRDefault="00895D30" w:rsidP="00A01912">
            <w:pPr>
              <w:pStyle w:val="TableText0"/>
              <w:keepNext w:val="0"/>
              <w:widowControl w:val="0"/>
              <w:ind w:right="-103"/>
              <w:rPr>
                <w:b/>
                <w:bCs/>
                <w:sz w:val="18"/>
                <w:szCs w:val="18"/>
              </w:rPr>
            </w:pPr>
            <w:r w:rsidRPr="00754DBC">
              <w:rPr>
                <w:rFonts w:eastAsia="MS Gothic"/>
                <w:b/>
                <w:bCs/>
                <w:sz w:val="18"/>
                <w:szCs w:val="18"/>
              </w:rPr>
              <w:t>Pharmacokinetic/ Pharmacodynamics/ Biomarkers</w:t>
            </w:r>
          </w:p>
        </w:tc>
        <w:tc>
          <w:tcPr>
            <w:tcW w:w="835" w:type="dxa"/>
            <w:tcBorders>
              <w:top w:val="single" w:sz="4" w:space="0" w:color="auto"/>
              <w:left w:val="nil"/>
              <w:bottom w:val="single" w:sz="4" w:space="0" w:color="auto"/>
              <w:right w:val="nil"/>
            </w:tcBorders>
            <w:vAlign w:val="center"/>
          </w:tcPr>
          <w:p ns2:paraId="1D2C7CB2" ns2: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4EB8864A" ns2:textId="77777777" w:rsidR="00A01912" w:rsidRPr="00341B8E" w:rsidRDefault="00A01912" w:rsidP="00A01912">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1804A59E"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055264FC" ns2:textId="77777777" w:rsidR="00A01912" w:rsidRPr="00341B8E" w:rsidRDefault="00A01912" w:rsidP="00A01912">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44F8CF12"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182CAFDF"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0563B8AF"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DB0CDAA" ns2:textId="77777777" w:rsidR="00A01912" w:rsidRPr="00341B8E" w:rsidRDefault="00A01912" w:rsidP="00A01912">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62CEE685"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366E6E82" ns2:textId="77777777" w:rsidR="00A01912" w:rsidRPr="00341B8E" w:rsidRDefault="00A01912" w:rsidP="00A01912">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ns2:paraId="4592442C" ns2:textId="77777777" w:rsidR="00A01912" w:rsidRPr="00341B8E" w:rsidRDefault="00A01912" w:rsidP="00A01912">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ns2:paraId="174E28C0" ns2:textId="77777777" w:rsidR="00A01912" w:rsidRPr="00341B8E" w:rsidRDefault="00A01912" w:rsidP="00A01912">
            <w:pPr>
              <w:pStyle w:val="TableText0"/>
              <w:keepNext w:val="0"/>
              <w:widowControl w:val="0"/>
              <w:ind w:right="-111"/>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2C7DFC48" ns2:textId="060E8B90" w:rsidR="00A01912" w:rsidRPr="00341B8E" w:rsidRDefault="00895D30" w:rsidP="00A01912">
            <w:pPr>
              <w:pStyle w:val="TableText0"/>
              <w:keepNext w:val="0"/>
              <w:widowControl w:val="0"/>
              <w:ind w:right="-111"/>
              <w:rPr>
                <w:sz w:val="18"/>
                <w:szCs w:val="18"/>
              </w:rPr>
            </w:pPr>
            <w:r w:rsidRPr="00F07133">
              <w:rPr>
                <w:sz w:val="18"/>
                <w:szCs w:val="18"/>
              </w:rPr>
              <w:t>All PK/</w:t>
            </w:r>
            <w:r>
              <w:rPr>
                <w:sz w:val="18"/>
                <w:szCs w:val="18"/>
              </w:rPr>
              <w:t>b</w:t>
            </w:r>
            <w:r w:rsidRPr="00F07133">
              <w:rPr>
                <w:sz w:val="18"/>
                <w:szCs w:val="18"/>
              </w:rPr>
              <w:t>iomarker samples will be analyzed at the central laboratories.</w:t>
            </w:r>
            <w:r>
              <w:rPr>
                <w:sz w:val="18"/>
                <w:szCs w:val="18"/>
              </w:rPr>
              <w:t xml:space="preserve"> See Section 8.8 for further details</w:t>
            </w:r>
            <w:r w:rsidR="00487CCB">
              <w:rPr>
                <w:sz w:val="18"/>
                <w:szCs w:val="18"/>
              </w:rPr>
              <w:t xml:space="preserve"> and Appendix 7 for country-specific requirements</w:t>
            </w:r>
            <w:r>
              <w:rPr>
                <w:sz w:val="18"/>
                <w:szCs w:val="18"/>
              </w:rPr>
              <w:t>.</w:t>
            </w:r>
          </w:p>
        </w:tc>
      </w:tr>
      <w:tr w:rsidR="003117E4" ns2:paraId="22611D19"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69CA08A0" ns2:textId="77777777" w:rsidR="00A01912" w:rsidRPr="00727AA5" w:rsidRDefault="00895D30" w:rsidP="00A01912">
            <w:pPr>
              <w:pStyle w:val="TableText0"/>
              <w:keepNext w:val="0"/>
              <w:widowControl w:val="0"/>
              <w:ind w:right="-103"/>
              <w:rPr>
                <w:b/>
                <w:bCs/>
                <w:sz w:val="18"/>
                <w:szCs w:val="18"/>
              </w:rPr>
            </w:pPr>
            <w:r w:rsidRPr="00727AA5">
              <w:rPr>
                <w:b/>
                <w:bCs/>
                <w:sz w:val="18"/>
                <w:szCs w:val="18"/>
              </w:rPr>
              <w:t>Part 1 Participants</w:t>
            </w:r>
          </w:p>
        </w:tc>
        <w:tc>
          <w:tcPr>
            <w:tcW w:w="835" w:type="dxa"/>
            <w:tcBorders>
              <w:top w:val="single" w:sz="4" w:space="0" w:color="auto"/>
              <w:left w:val="single" w:sz="6" w:space="0" w:color="auto"/>
              <w:bottom w:val="single" w:sz="4" w:space="0" w:color="auto"/>
              <w:right w:val="single" w:sz="6" w:space="0" w:color="auto"/>
            </w:tcBorders>
            <w:vAlign w:val="center"/>
          </w:tcPr>
          <w:p ns2:paraId="06B9E46E" ns2: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247CFE91"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6A3ED9C3"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8350CEC"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63D6F9B"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DEF7E27"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7C766EC"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7C453E3"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61D2F15F"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482B568" ns2:textId="77777777" w:rsidR="00A01912" w:rsidRPr="00341B8E" w:rsidRDefault="00A01912" w:rsidP="00A01912">
            <w:pPr>
              <w:pStyle w:val="TableText0"/>
              <w:keepNext w:val="0"/>
              <w:widowControl w:val="0"/>
              <w:jc w:val="center"/>
              <w:rPr>
                <w:sz w:val="18"/>
                <w:szCs w:val="18"/>
              </w:rPr>
            </w:pP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55764633" ns2:textId="77777777" w:rsidR="00A01912" w:rsidRPr="00341B8E" w:rsidRDefault="00A01912" w:rsidP="00A01912">
            <w:pPr>
              <w:pStyle w:val="TableText0"/>
              <w:keepNext w:val="0"/>
              <w:widowControl w:val="0"/>
              <w:ind w:right="-111"/>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356FF043" ns2:textId="77777777" w:rsidR="00A01912" w:rsidRPr="006A2DD7" w:rsidRDefault="00A01912" w:rsidP="00A01912">
            <w:pPr>
              <w:pStyle w:val="TableText0"/>
              <w:keepNext w:val="0"/>
              <w:widowControl w:val="0"/>
              <w:ind w:right="-111"/>
              <w:rPr>
                <w:sz w:val="18"/>
                <w:szCs w:val="18"/>
              </w:rPr>
            </w:pPr>
          </w:p>
        </w:tc>
      </w:tr>
      <w:tr w:rsidR="003117E4" ns2:paraId="0FCB5CC3"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02A60AFF" ns2:textId="77777777" w:rsidR="00A01912" w:rsidRPr="00341B8E" w:rsidRDefault="00895D30" w:rsidP="00A01912">
            <w:pPr>
              <w:pStyle w:val="TableText0"/>
              <w:keepNext w:val="0"/>
              <w:widowControl w:val="0"/>
              <w:ind w:right="-103"/>
              <w:rPr>
                <w:sz w:val="18"/>
                <w:szCs w:val="18"/>
              </w:rPr>
            </w:pPr>
            <w:r>
              <w:rPr>
                <w:sz w:val="18"/>
                <w:szCs w:val="18"/>
              </w:rPr>
              <w:t xml:space="preserve">Nemtabrutinib </w:t>
            </w:r>
            <w:r w:rsidRPr="00341B8E">
              <w:rPr>
                <w:sz w:val="18"/>
                <w:szCs w:val="18"/>
              </w:rPr>
              <w:t>Blood PK Sample</w:t>
            </w:r>
          </w:p>
        </w:tc>
        <w:tc>
          <w:tcPr>
            <w:tcW w:w="835" w:type="dxa"/>
            <w:tcBorders>
              <w:top w:val="single" w:sz="4" w:space="0" w:color="auto"/>
              <w:left w:val="single" w:sz="6" w:space="0" w:color="auto"/>
              <w:bottom w:val="single" w:sz="4" w:space="0" w:color="auto"/>
              <w:right w:val="single" w:sz="6" w:space="0" w:color="auto"/>
            </w:tcBorders>
            <w:vAlign w:val="center"/>
          </w:tcPr>
          <w:p ns2:paraId="370093FB" ns2: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2C39D8A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42387E2B"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C4CFDC2"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0AFAF8E"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6EEE9746"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22E5D94"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57C8D39A"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4E6A96CF"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6A285133"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27BFEEBD" ns2:textId="77777777" w:rsidR="00A01912" w:rsidRPr="00341B8E" w:rsidRDefault="00895D30" w:rsidP="00A01912">
            <w:pPr>
              <w:pStyle w:val="TableText0"/>
              <w:keepNext w:val="0"/>
              <w:widowControl w:val="0"/>
              <w:ind w:right="-111"/>
              <w:jc w:val="center"/>
              <w:rPr>
                <w:sz w:val="18"/>
                <w:szCs w:val="18"/>
              </w:rPr>
            </w:pPr>
            <w:r>
              <w:rPr>
                <w:sz w:val="18"/>
                <w:szCs w:val="18"/>
              </w:rPr>
              <w:t xml:space="preserve">C7, </w:t>
            </w:r>
            <w:r w:rsidRPr="00341B8E">
              <w:rPr>
                <w:sz w:val="18"/>
                <w:szCs w:val="18"/>
              </w:rPr>
              <w:t>C12 and C18 only</w:t>
            </w:r>
          </w:p>
        </w:tc>
        <w:tc>
          <w:tcPr>
            <w:tcW w:w="3928" w:type="dxa"/>
            <w:tcBorders>
              <w:top w:val="single" w:sz="4" w:space="0" w:color="auto"/>
              <w:left w:val="single" w:sz="6" w:space="0" w:color="auto"/>
              <w:bottom w:val="single" w:sz="4" w:space="0" w:color="auto"/>
              <w:right w:val="single" w:sz="4" w:space="0" w:color="auto"/>
            </w:tcBorders>
            <w:vAlign w:val="center"/>
            <w:hideMark/>
          </w:tcPr>
          <w:p ns2:paraId="0936A101" ns2:textId="77777777" w:rsidR="00A01912" w:rsidRPr="00341B8E" w:rsidRDefault="00895D30" w:rsidP="00A01912">
            <w:pPr>
              <w:pStyle w:val="TableText0"/>
              <w:keepNext w:val="0"/>
              <w:widowControl w:val="0"/>
              <w:ind w:right="-111"/>
              <w:rPr>
                <w:sz w:val="18"/>
                <w:szCs w:val="18"/>
              </w:rPr>
            </w:pPr>
            <w:r w:rsidRPr="006A2DD7">
              <w:rPr>
                <w:sz w:val="18"/>
                <w:szCs w:val="18"/>
              </w:rPr>
              <w:t>See Section 8.6.1 for specific requirements</w:t>
            </w:r>
            <w:r>
              <w:rPr>
                <w:sz w:val="18"/>
                <w:szCs w:val="18"/>
              </w:rPr>
              <w:t>.</w:t>
            </w:r>
            <w:r w:rsidRPr="006A2DD7">
              <w:rPr>
                <w:sz w:val="18"/>
                <w:szCs w:val="18"/>
              </w:rPr>
              <w:t xml:space="preserve"> </w:t>
            </w:r>
          </w:p>
        </w:tc>
      </w:tr>
      <w:tr w:rsidR="003117E4" ns2:paraId="546AEF6D"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07B25D90" ns2:textId="77777777" w:rsidR="00A01912" w:rsidRDefault="00895D30" w:rsidP="00A01912">
            <w:pPr>
              <w:pStyle w:val="TableText0"/>
              <w:keepNext w:val="0"/>
              <w:widowControl w:val="0"/>
              <w:ind w:right="-103"/>
              <w:rPr>
                <w:sz w:val="18"/>
                <w:szCs w:val="18"/>
              </w:rPr>
            </w:pPr>
            <w:r>
              <w:rPr>
                <w:sz w:val="18"/>
                <w:szCs w:val="18"/>
              </w:rPr>
              <w:t xml:space="preserve">Venetoclax </w:t>
            </w:r>
            <w:r w:rsidRPr="00341B8E">
              <w:rPr>
                <w:sz w:val="18"/>
                <w:szCs w:val="18"/>
              </w:rPr>
              <w:t>Blood PK Sample</w:t>
            </w:r>
          </w:p>
        </w:tc>
        <w:tc>
          <w:tcPr>
            <w:tcW w:w="835" w:type="dxa"/>
            <w:tcBorders>
              <w:top w:val="single" w:sz="4" w:space="0" w:color="auto"/>
              <w:left w:val="single" w:sz="6" w:space="0" w:color="auto"/>
              <w:bottom w:val="single" w:sz="4" w:space="0" w:color="auto"/>
              <w:right w:val="single" w:sz="6" w:space="0" w:color="auto"/>
            </w:tcBorders>
            <w:vAlign w:val="center"/>
          </w:tcPr>
          <w:p ns2:paraId="60BC240B" ns2: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2CBFA5D2"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4F492B60" ns2:textId="77777777" w:rsidR="00A01912" w:rsidRPr="00341B8E" w:rsidRDefault="00895D30"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4511E3A8"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5A577F71"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9C102F7"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C9BB3AB" ns2:textId="77777777" w:rsidR="00A01912" w:rsidRPr="00341B8E" w:rsidRDefault="00895D30"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C487D36" ns2:textId="77777777" w:rsidR="00A01912" w:rsidRPr="00341B8E" w:rsidRDefault="00895D30" w:rsidP="00A01912">
            <w:pPr>
              <w:pStyle w:val="TableText0"/>
              <w:keepNext w:val="0"/>
              <w:widowControl w:val="0"/>
              <w:jc w:val="center"/>
              <w:rPr>
                <w:sz w:val="18"/>
                <w:szCs w:val="18"/>
              </w:rPr>
            </w:pPr>
            <w:r>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33F87582" ns2:textId="77777777" w:rsidR="00A01912" w:rsidRPr="00341B8E" w:rsidRDefault="00895D30"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5DC0BD7D" ns2:textId="77777777" w:rsidR="00A01912" w:rsidRPr="00341B8E" w:rsidRDefault="00895D30" w:rsidP="00A01912">
            <w:pPr>
              <w:pStyle w:val="TableText0"/>
              <w:keepNext w:val="0"/>
              <w:widowControl w:val="0"/>
              <w:jc w:val="center"/>
              <w:rPr>
                <w:sz w:val="18"/>
                <w:szCs w:val="18"/>
              </w:rPr>
            </w:pPr>
            <w:r>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46324644" ns2:textId="77777777" w:rsidR="00A01912" w:rsidRPr="00341B8E" w:rsidRDefault="00895D30" w:rsidP="00A01912">
            <w:pPr>
              <w:pStyle w:val="TableText0"/>
              <w:keepNext w:val="0"/>
              <w:widowControl w:val="0"/>
              <w:ind w:right="-111"/>
              <w:jc w:val="center"/>
              <w:rPr>
                <w:sz w:val="18"/>
                <w:szCs w:val="18"/>
              </w:rPr>
            </w:pPr>
            <w:r>
              <w:rPr>
                <w:sz w:val="18"/>
                <w:szCs w:val="18"/>
              </w:rPr>
              <w:t xml:space="preserve">C7, </w:t>
            </w:r>
            <w:r w:rsidRPr="00341B8E">
              <w:rPr>
                <w:sz w:val="18"/>
                <w:szCs w:val="18"/>
              </w:rPr>
              <w:t>C12 and C18 only</w:t>
            </w:r>
          </w:p>
        </w:tc>
        <w:tc>
          <w:tcPr>
            <w:tcW w:w="3928" w:type="dxa"/>
            <w:tcBorders>
              <w:top w:val="single" w:sz="4" w:space="0" w:color="auto"/>
              <w:left w:val="single" w:sz="6" w:space="0" w:color="auto"/>
              <w:bottom w:val="single" w:sz="4" w:space="0" w:color="auto"/>
              <w:right w:val="single" w:sz="4" w:space="0" w:color="auto"/>
            </w:tcBorders>
            <w:vAlign w:val="center"/>
          </w:tcPr>
          <w:p ns2:paraId="11BE8116" ns2:textId="77777777" w:rsidR="00A01912" w:rsidRPr="006A2DD7" w:rsidRDefault="00895D30" w:rsidP="00A01912">
            <w:pPr>
              <w:pStyle w:val="TableText0"/>
              <w:keepNext w:val="0"/>
              <w:widowControl w:val="0"/>
              <w:ind w:right="-111"/>
              <w:rPr>
                <w:sz w:val="18"/>
                <w:szCs w:val="18"/>
              </w:rPr>
            </w:pPr>
            <w:r w:rsidRPr="006A2DD7">
              <w:rPr>
                <w:sz w:val="18"/>
                <w:szCs w:val="18"/>
              </w:rPr>
              <w:t>See Section 8.6.</w:t>
            </w:r>
            <w:r>
              <w:rPr>
                <w:sz w:val="18"/>
                <w:szCs w:val="18"/>
              </w:rPr>
              <w:t>2</w:t>
            </w:r>
            <w:r w:rsidRPr="006A2DD7">
              <w:rPr>
                <w:sz w:val="18"/>
                <w:szCs w:val="18"/>
              </w:rPr>
              <w:t xml:space="preserve"> for specific requirements</w:t>
            </w:r>
            <w:r>
              <w:rPr>
                <w:sz w:val="18"/>
                <w:szCs w:val="18"/>
              </w:rPr>
              <w:t>.</w:t>
            </w:r>
          </w:p>
        </w:tc>
      </w:tr>
      <w:tr w:rsidR="003117E4" ns2:paraId="32605EA3"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256FF88C" ns2:textId="77777777" w:rsidR="00A01912" w:rsidRPr="00AE1362" w:rsidRDefault="00895D30" w:rsidP="00A01912">
            <w:pPr>
              <w:pStyle w:val="TableText0"/>
              <w:keepNext w:val="0"/>
              <w:widowControl w:val="0"/>
              <w:ind w:right="-103"/>
              <w:rPr>
                <w:sz w:val="18"/>
                <w:szCs w:val="18"/>
              </w:rPr>
            </w:pPr>
            <w:r>
              <w:rPr>
                <w:sz w:val="18"/>
                <w:szCs w:val="18"/>
              </w:rPr>
              <w:t>Blood for Serum Biomarkers</w:t>
            </w:r>
          </w:p>
        </w:tc>
        <w:tc>
          <w:tcPr>
            <w:tcW w:w="835" w:type="dxa"/>
            <w:tcBorders>
              <w:top w:val="single" w:sz="4" w:space="0" w:color="auto"/>
              <w:left w:val="single" w:sz="6" w:space="0" w:color="auto"/>
              <w:bottom w:val="single" w:sz="4" w:space="0" w:color="auto"/>
              <w:right w:val="single" w:sz="6" w:space="0" w:color="auto"/>
            </w:tcBorders>
            <w:vAlign w:val="center"/>
          </w:tcPr>
          <w:p ns2:paraId="539EE56E" ns2: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11D48D3F" ns2:textId="77777777" w:rsidR="00A01912" w:rsidRPr="00AE1362"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223B6D06" ns2:textId="77777777" w:rsidR="00A01912" w:rsidRPr="00546381" w:rsidRDefault="00895D30" w:rsidP="00A01912">
            <w:pPr>
              <w:pStyle w:val="TableText0"/>
              <w:keepNext w:val="0"/>
              <w:widowControl w:val="0"/>
              <w:jc w:val="center"/>
              <w:rPr>
                <w:sz w:val="18"/>
                <w:szCs w:val="18"/>
              </w:rPr>
            </w:pPr>
            <w:r w:rsidRPr="00546381">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5CD24F6D" ns2:textId="77777777" w:rsidR="00A01912" w:rsidRPr="00546381"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B3DF70C" ns2:textId="77777777" w:rsidR="00A01912" w:rsidRPr="00546381"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33B30CB" ns2:textId="77777777" w:rsidR="00A01912" w:rsidRPr="00546381"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0CBC6BE" ns2:textId="77777777" w:rsidR="00A01912" w:rsidRPr="00546381" w:rsidRDefault="00895D30" w:rsidP="00A01912">
            <w:pPr>
              <w:pStyle w:val="TableText0"/>
              <w:keepNext w:val="0"/>
              <w:widowControl w:val="0"/>
              <w:jc w:val="center"/>
              <w:rPr>
                <w:sz w:val="18"/>
                <w:szCs w:val="18"/>
              </w:rPr>
            </w:pPr>
            <w:r w:rsidRPr="00546381">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54944F8C" ns2:textId="77777777" w:rsidR="00A01912" w:rsidRPr="00546381"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58BC96AF" ns2:textId="77777777" w:rsidR="00A01912" w:rsidRPr="00546381"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5ED95D5" ns2:textId="77777777" w:rsidR="00A01912" w:rsidRPr="00546381" w:rsidRDefault="00895D30" w:rsidP="00A01912">
            <w:pPr>
              <w:pStyle w:val="TableText0"/>
              <w:keepNext w:val="0"/>
              <w:widowControl w:val="0"/>
              <w:jc w:val="center"/>
              <w:rPr>
                <w:sz w:val="18"/>
                <w:szCs w:val="18"/>
              </w:rPr>
            </w:pPr>
            <w:r w:rsidRPr="00546381">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1699F98D" ns2:textId="63A22EB0" w:rsidR="00A01912" w:rsidRPr="00D561B8" w:rsidRDefault="00895D30" w:rsidP="00A01912">
            <w:pPr>
              <w:pStyle w:val="TableText0"/>
              <w:keepNext w:val="0"/>
              <w:widowControl w:val="0"/>
              <w:ind w:right="-111"/>
              <w:jc w:val="center"/>
              <w:rPr>
                <w:sz w:val="18"/>
                <w:szCs w:val="18"/>
              </w:rPr>
            </w:pPr>
            <w:r>
              <w:rPr>
                <w:sz w:val="18"/>
                <w:szCs w:val="18"/>
              </w:rPr>
              <w:t>C9, C12, C15, C18, C21, C24, and C27</w:t>
            </w:r>
            <w:r w:rsidRPr="00341B8E">
              <w:rPr>
                <w:sz w:val="18"/>
                <w:szCs w:val="18"/>
              </w:rPr>
              <w:t xml:space="preserve"> only</w:t>
            </w:r>
          </w:p>
        </w:tc>
        <w:tc>
          <w:tcPr>
            <w:tcW w:w="3928" w:type="dxa"/>
            <w:tcBorders>
              <w:top w:val="single" w:sz="4" w:space="0" w:color="auto"/>
              <w:left w:val="single" w:sz="6" w:space="0" w:color="auto"/>
              <w:right w:val="single" w:sz="4" w:space="0" w:color="auto"/>
            </w:tcBorders>
            <w:vAlign w:val="center"/>
          </w:tcPr>
          <w:p ns2:paraId="2C0762A7" ns2:textId="77777777" w:rsidR="00A01912" w:rsidRPr="00AE1362" w:rsidRDefault="00895D30" w:rsidP="00A01912">
            <w:pPr>
              <w:pStyle w:val="TableText0"/>
              <w:widowControl w:val="0"/>
              <w:ind w:right="-111"/>
              <w:rPr>
                <w:sz w:val="18"/>
                <w:szCs w:val="18"/>
              </w:rPr>
            </w:pPr>
            <w:bookmarkStart w:id="16" w:name="_Hlk133839107"/>
            <w:r>
              <w:rPr>
                <w:sz w:val="18"/>
                <w:szCs w:val="18"/>
              </w:rPr>
              <w:t>At Sponsor’s discretion, s</w:t>
            </w:r>
            <w:r w:rsidRPr="00102DD8">
              <w:rPr>
                <w:sz w:val="18"/>
                <w:szCs w:val="18"/>
              </w:rPr>
              <w:t>ample collections may be discontinued at selected sites.</w:t>
            </w:r>
            <w:r>
              <w:rPr>
                <w:sz w:val="18"/>
                <w:szCs w:val="18"/>
              </w:rPr>
              <w:t xml:space="preserve"> </w:t>
            </w:r>
            <w:bookmarkEnd w:id="16"/>
          </w:p>
        </w:tc>
      </w:tr>
      <w:tr w:rsidR="003117E4" ns2:paraId="37BC601B"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361B4F02" ns2:textId="77777777" w:rsidR="00A01912" w:rsidRPr="00AE1362" w:rsidRDefault="00895D30" w:rsidP="00A01912">
            <w:pPr>
              <w:pStyle w:val="TableText0"/>
              <w:keepNext w:val="0"/>
              <w:widowControl w:val="0"/>
              <w:ind w:right="-103"/>
              <w:rPr>
                <w:sz w:val="18"/>
                <w:szCs w:val="18"/>
              </w:rPr>
            </w:pPr>
            <w:r w:rsidRPr="00341B8E">
              <w:rPr>
                <w:sz w:val="18"/>
                <w:szCs w:val="18"/>
              </w:rPr>
              <w:t xml:space="preserve">Blood for Genetic Analysis </w:t>
            </w:r>
          </w:p>
        </w:tc>
        <w:tc>
          <w:tcPr>
            <w:tcW w:w="835" w:type="dxa"/>
            <w:tcBorders>
              <w:top w:val="single" w:sz="4" w:space="0" w:color="auto"/>
              <w:left w:val="single" w:sz="6" w:space="0" w:color="auto"/>
              <w:bottom w:val="single" w:sz="4" w:space="0" w:color="auto"/>
              <w:right w:val="single" w:sz="6" w:space="0" w:color="auto"/>
            </w:tcBorders>
            <w:vAlign w:val="center"/>
          </w:tcPr>
          <w:p ns2:paraId="50B2D79E" ns2: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7806A4B5" ns2:textId="77777777" w:rsidR="00A01912" w:rsidRPr="00AE1362"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31E9AB91"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C679E3C"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5E2E455A"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0277AB8"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59BA355"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ED5E073"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E107D43"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9A232F3" ns2:textId="77777777" w:rsidR="00A01912" w:rsidRPr="00F2262B" w:rsidRDefault="00A01912" w:rsidP="00A01912">
            <w:pPr>
              <w:pStyle w:val="TableText0"/>
              <w:keepNext w:val="0"/>
              <w:widowControl w:val="0"/>
              <w:rPr>
                <w:strike/>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5E899CA5" ns2:textId="77777777" w:rsidR="00A01912" w:rsidRPr="00F2262B" w:rsidRDefault="00A01912" w:rsidP="00A01912">
            <w:pPr>
              <w:pStyle w:val="TableText0"/>
              <w:keepNext w:val="0"/>
              <w:widowControl w:val="0"/>
              <w:rPr>
                <w:strike/>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604B5642" ns2:textId="77777777" w:rsidR="00A01912" w:rsidRPr="00F2262B" w:rsidRDefault="00A01912" w:rsidP="00A01912">
            <w:pPr>
              <w:pStyle w:val="TableText0"/>
              <w:keepNext w:val="0"/>
              <w:widowControl w:val="0"/>
              <w:ind w:right="-111"/>
              <w:rPr>
                <w:strike/>
                <w:sz w:val="18"/>
                <w:szCs w:val="18"/>
              </w:rPr>
            </w:pPr>
          </w:p>
        </w:tc>
        <w:tc>
          <w:tcPr>
            <w:tcW w:w="3928" w:type="dxa"/>
            <w:tcBorders>
              <w:top w:val="single" w:sz="4" w:space="0" w:color="auto"/>
              <w:left w:val="single" w:sz="6" w:space="0" w:color="auto"/>
              <w:right w:val="single" w:sz="4" w:space="0" w:color="auto"/>
            </w:tcBorders>
            <w:vAlign w:val="center"/>
          </w:tcPr>
          <w:p ns2:paraId="45390688" ns2:textId="77777777" w:rsidR="00A01912" w:rsidRPr="008E74D0" w:rsidRDefault="00A01912" w:rsidP="00A01912">
            <w:pPr>
              <w:pStyle w:val="TableText0"/>
              <w:keepNext w:val="0"/>
              <w:widowControl w:val="0"/>
              <w:ind w:right="-111"/>
              <w:rPr>
                <w:sz w:val="18"/>
                <w:szCs w:val="18"/>
              </w:rPr>
            </w:pPr>
          </w:p>
        </w:tc>
      </w:tr>
      <w:tr w:rsidR="003117E4" ns2:paraId="0F3BECBB"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50BFB756" ns2:textId="77777777" w:rsidR="00A01912" w:rsidRPr="00AE1362" w:rsidRDefault="00895D30" w:rsidP="00A01912">
            <w:pPr>
              <w:pStyle w:val="TableText0"/>
              <w:keepNext w:val="0"/>
              <w:widowControl w:val="0"/>
              <w:ind w:right="-103"/>
              <w:rPr>
                <w:sz w:val="18"/>
                <w:szCs w:val="18"/>
              </w:rPr>
            </w:pPr>
            <w:r w:rsidRPr="00F51677">
              <w:rPr>
                <w:b/>
                <w:bCs/>
                <w:sz w:val="18"/>
                <w:szCs w:val="18"/>
              </w:rPr>
              <w:t xml:space="preserve">Part </w:t>
            </w:r>
            <w:r>
              <w:rPr>
                <w:b/>
                <w:bCs/>
                <w:sz w:val="18"/>
                <w:szCs w:val="18"/>
              </w:rPr>
              <w:t>2</w:t>
            </w:r>
            <w:r w:rsidRPr="00F51677">
              <w:rPr>
                <w:b/>
                <w:bCs/>
                <w:sz w:val="18"/>
                <w:szCs w:val="18"/>
              </w:rPr>
              <w:t xml:space="preserve"> Participants</w:t>
            </w:r>
          </w:p>
        </w:tc>
        <w:tc>
          <w:tcPr>
            <w:tcW w:w="835" w:type="dxa"/>
            <w:tcBorders>
              <w:top w:val="single" w:sz="4" w:space="0" w:color="auto"/>
              <w:left w:val="single" w:sz="6" w:space="0" w:color="auto"/>
              <w:bottom w:val="single" w:sz="4" w:space="0" w:color="auto"/>
              <w:right w:val="single" w:sz="6" w:space="0" w:color="auto"/>
            </w:tcBorders>
            <w:vAlign w:val="center"/>
          </w:tcPr>
          <w:p ns2:paraId="65E93BAD" ns2: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3FA34918" ns2:textId="77777777" w:rsidR="00A01912" w:rsidRPr="00AE1362"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7637F11C"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B29C5BE"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6C93EC8D"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1E6D7F6"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FF799DD"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8D66E2F"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54DC2B6"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3339E73" ns2:textId="77777777" w:rsidR="00A01912" w:rsidRPr="00F2262B" w:rsidRDefault="00A01912" w:rsidP="00A01912">
            <w:pPr>
              <w:pStyle w:val="TableText0"/>
              <w:keepNext w:val="0"/>
              <w:widowControl w:val="0"/>
              <w:rPr>
                <w:strike/>
                <w:sz w:val="18"/>
                <w:szCs w:val="18"/>
              </w:rPr>
            </w:pPr>
          </w:p>
        </w:tc>
        <w:tc>
          <w:tcPr>
            <w:tcW w:w="1240" w:type="dxa"/>
            <w:tcBorders>
              <w:top w:val="single" w:sz="4" w:space="0" w:color="auto"/>
              <w:left w:val="single" w:sz="6" w:space="0" w:color="auto"/>
              <w:bottom w:val="single" w:sz="4" w:space="0" w:color="auto"/>
              <w:right w:val="single" w:sz="6" w:space="0" w:color="auto"/>
            </w:tcBorders>
          </w:tcPr>
          <w:p ns2:paraId="7E5295EA" ns2:textId="77777777" w:rsidR="00A01912" w:rsidRPr="00F2262B" w:rsidRDefault="00A01912" w:rsidP="00A01912">
            <w:pPr>
              <w:pStyle w:val="TableText0"/>
              <w:keepNext w:val="0"/>
              <w:widowControl w:val="0"/>
              <w:rPr>
                <w:strike/>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414E20AD" ns2:textId="77777777" w:rsidR="00A01912" w:rsidRPr="00F2262B" w:rsidRDefault="00A01912" w:rsidP="00A01912">
            <w:pPr>
              <w:pStyle w:val="TableText0"/>
              <w:keepNext w:val="0"/>
              <w:widowControl w:val="0"/>
              <w:ind w:right="-111"/>
              <w:rPr>
                <w:strike/>
                <w:sz w:val="18"/>
                <w:szCs w:val="18"/>
              </w:rPr>
            </w:pPr>
          </w:p>
        </w:tc>
        <w:tc>
          <w:tcPr>
            <w:tcW w:w="3928" w:type="dxa"/>
            <w:tcBorders>
              <w:top w:val="single" w:sz="4" w:space="0" w:color="auto"/>
              <w:left w:val="single" w:sz="6" w:space="0" w:color="auto"/>
              <w:right w:val="single" w:sz="4" w:space="0" w:color="auto"/>
            </w:tcBorders>
            <w:vAlign w:val="center"/>
          </w:tcPr>
          <w:p ns2:paraId="6D4871A0" ns2:textId="77777777" w:rsidR="00A01912" w:rsidRPr="008E74D0" w:rsidRDefault="00A01912" w:rsidP="00A01912">
            <w:pPr>
              <w:pStyle w:val="TableText0"/>
              <w:widowControl w:val="0"/>
              <w:ind w:right="-111"/>
              <w:rPr>
                <w:sz w:val="18"/>
                <w:szCs w:val="18"/>
              </w:rPr>
            </w:pPr>
          </w:p>
        </w:tc>
      </w:tr>
      <w:tr w:rsidR="003117E4" ns2:paraId="79F07452"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08F5811A" ns2:textId="77777777" w:rsidR="00A01912" w:rsidRPr="00AE1362" w:rsidRDefault="00895D30" w:rsidP="00A01912">
            <w:pPr>
              <w:pStyle w:val="TableText0"/>
              <w:keepNext w:val="0"/>
              <w:widowControl w:val="0"/>
              <w:ind w:right="-103"/>
              <w:rPr>
                <w:sz w:val="18"/>
                <w:szCs w:val="18"/>
              </w:rPr>
            </w:pPr>
            <w:r>
              <w:rPr>
                <w:sz w:val="18"/>
                <w:szCs w:val="18"/>
              </w:rPr>
              <w:t xml:space="preserve">Nemtabrutinib </w:t>
            </w:r>
            <w:r w:rsidRPr="00341B8E">
              <w:rPr>
                <w:sz w:val="18"/>
                <w:szCs w:val="18"/>
              </w:rPr>
              <w:t>Blood PK Sample</w:t>
            </w:r>
          </w:p>
        </w:tc>
        <w:tc>
          <w:tcPr>
            <w:tcW w:w="835" w:type="dxa"/>
            <w:tcBorders>
              <w:top w:val="single" w:sz="4" w:space="0" w:color="auto"/>
              <w:left w:val="single" w:sz="6" w:space="0" w:color="auto"/>
              <w:bottom w:val="single" w:sz="4" w:space="0" w:color="auto"/>
              <w:right w:val="single" w:sz="6" w:space="0" w:color="auto"/>
            </w:tcBorders>
            <w:vAlign w:val="center"/>
          </w:tcPr>
          <w:p ns2:paraId="4D667AA4" ns2: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6F7BC842" ns2:textId="77777777" w:rsidR="00A01912" w:rsidRPr="00AE1362"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ABE6E47" ns2: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699A5FB"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F8188B0"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765C78B"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6A4DFDD" ns2: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E2CD5E2" ns2: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19162C93" ns2: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2B8C56B" ns2: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057A4E53" ns2:textId="77777777" w:rsidR="00A01912" w:rsidRPr="00F2262B" w:rsidRDefault="00895D30" w:rsidP="00A01912">
            <w:pPr>
              <w:pStyle w:val="TableText0"/>
              <w:keepNext w:val="0"/>
              <w:widowControl w:val="0"/>
              <w:ind w:right="-111"/>
              <w:jc w:val="center"/>
              <w:rPr>
                <w:strike/>
                <w:sz w:val="18"/>
                <w:szCs w:val="18"/>
              </w:rPr>
            </w:pPr>
            <w:r>
              <w:rPr>
                <w:sz w:val="18"/>
                <w:szCs w:val="18"/>
              </w:rPr>
              <w:t xml:space="preserve">C7, </w:t>
            </w:r>
            <w:r w:rsidRPr="00341B8E">
              <w:rPr>
                <w:sz w:val="18"/>
                <w:szCs w:val="18"/>
              </w:rPr>
              <w:t>C12 and C18 only</w:t>
            </w:r>
          </w:p>
        </w:tc>
        <w:tc>
          <w:tcPr>
            <w:tcW w:w="3928" w:type="dxa"/>
            <w:tcBorders>
              <w:top w:val="single" w:sz="4" w:space="0" w:color="auto"/>
              <w:left w:val="single" w:sz="6" w:space="0" w:color="auto"/>
              <w:right w:val="single" w:sz="4" w:space="0" w:color="auto"/>
            </w:tcBorders>
            <w:vAlign w:val="center"/>
          </w:tcPr>
          <w:p ns2:paraId="401B7F53" ns2:textId="77777777" w:rsidR="00A01912" w:rsidRPr="008E74D0" w:rsidRDefault="00895D30" w:rsidP="00A01912">
            <w:pPr>
              <w:pStyle w:val="TableText0"/>
              <w:widowControl w:val="0"/>
              <w:ind w:right="-111"/>
              <w:rPr>
                <w:sz w:val="18"/>
                <w:szCs w:val="18"/>
              </w:rPr>
            </w:pPr>
            <w:r w:rsidRPr="006A2DD7">
              <w:rPr>
                <w:sz w:val="18"/>
                <w:szCs w:val="18"/>
              </w:rPr>
              <w:t>See Section 8.6.1 for specific requirements</w:t>
            </w:r>
            <w:r>
              <w:rPr>
                <w:sz w:val="18"/>
                <w:szCs w:val="18"/>
              </w:rPr>
              <w:t>.</w:t>
            </w:r>
            <w:r w:rsidRPr="006A2DD7">
              <w:rPr>
                <w:sz w:val="18"/>
                <w:szCs w:val="18"/>
              </w:rPr>
              <w:t xml:space="preserve"> </w:t>
            </w:r>
          </w:p>
        </w:tc>
      </w:tr>
      <w:tr w:rsidR="003117E4" ns2:paraId="316A0AB8"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18AB7543" ns2:textId="77777777" w:rsidR="00A01912" w:rsidRDefault="00895D30" w:rsidP="00A01912">
            <w:pPr>
              <w:pStyle w:val="TableText0"/>
              <w:keepNext w:val="0"/>
              <w:widowControl w:val="0"/>
              <w:ind w:right="-103"/>
              <w:rPr>
                <w:sz w:val="18"/>
                <w:szCs w:val="18"/>
              </w:rPr>
            </w:pPr>
            <w:r w:rsidRPr="00AE1362">
              <w:rPr>
                <w:sz w:val="18"/>
                <w:szCs w:val="18"/>
              </w:rPr>
              <w:t xml:space="preserve">Blood for </w:t>
            </w:r>
            <w:r>
              <w:rPr>
                <w:sz w:val="18"/>
                <w:szCs w:val="18"/>
              </w:rPr>
              <w:t xml:space="preserve">deletion </w:t>
            </w:r>
            <w:r w:rsidRPr="00AE1362">
              <w:rPr>
                <w:sz w:val="18"/>
                <w:szCs w:val="18"/>
              </w:rPr>
              <w:t>17p</w:t>
            </w:r>
            <w:r>
              <w:rPr>
                <w:sz w:val="18"/>
                <w:szCs w:val="18"/>
              </w:rPr>
              <w:t xml:space="preserve"> and 11q </w:t>
            </w:r>
            <w:r w:rsidRPr="00AE1362">
              <w:rPr>
                <w:sz w:val="18"/>
                <w:szCs w:val="18"/>
              </w:rPr>
              <w:t xml:space="preserve">Status </w:t>
            </w:r>
            <w:r>
              <w:rPr>
                <w:sz w:val="18"/>
                <w:szCs w:val="18"/>
              </w:rPr>
              <w:t>(FISH)</w:t>
            </w:r>
          </w:p>
        </w:tc>
        <w:tc>
          <w:tcPr>
            <w:tcW w:w="835" w:type="dxa"/>
            <w:tcBorders>
              <w:top w:val="single" w:sz="4" w:space="0" w:color="auto"/>
              <w:left w:val="single" w:sz="6" w:space="0" w:color="auto"/>
              <w:bottom w:val="single" w:sz="4" w:space="0" w:color="auto"/>
              <w:right w:val="single" w:sz="6" w:space="0" w:color="auto"/>
            </w:tcBorders>
            <w:vAlign w:val="center"/>
          </w:tcPr>
          <w:p ns2:paraId="04BE4E68" ns2:textId="77777777" w:rsidR="00A01912" w:rsidRPr="00AE1362" w:rsidRDefault="00895D30" w:rsidP="00A01912">
            <w:pPr>
              <w:pStyle w:val="TableText0"/>
              <w:keepNext w:val="0"/>
              <w:widowControl w:val="0"/>
              <w:jc w:val="center"/>
              <w:rPr>
                <w:sz w:val="18"/>
                <w:szCs w:val="18"/>
              </w:rPr>
            </w:pPr>
            <w:r w:rsidRPr="00AE1362">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13D28EB3"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0FB9353C"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F3BE7DB"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83AAB14"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DC1F509"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4E21AC8"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12A538E" ns2:textId="77777777" w:rsidR="00A01912" w:rsidRPr="00341B8E" w:rsidRDefault="00A01912" w:rsidP="00A01912">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5FD453D0"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FA03B9C" ns2:textId="77777777" w:rsidR="00A01912" w:rsidRPr="00341B8E" w:rsidRDefault="00A01912" w:rsidP="00A01912">
            <w:pPr>
              <w:pStyle w:val="TableText0"/>
              <w:keepNext w:val="0"/>
              <w:widowControl w:val="0"/>
              <w:rPr>
                <w:sz w:val="18"/>
                <w:szCs w:val="18"/>
              </w:rPr>
            </w:pP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711BC2D6" ns2:textId="77777777" w:rsidR="00A01912" w:rsidRDefault="00A01912" w:rsidP="00A01912">
            <w:pPr>
              <w:pStyle w:val="TableText0"/>
              <w:keepNext w:val="0"/>
              <w:widowControl w:val="0"/>
              <w:ind w:right="-111"/>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510E6CA0" ns2:textId="77777777" w:rsidR="00A01912" w:rsidRPr="006A2DD7" w:rsidRDefault="00895D30" w:rsidP="00A01912">
            <w:pPr>
              <w:pStyle w:val="TableText0"/>
              <w:widowControl w:val="0"/>
              <w:ind w:right="-111"/>
              <w:rPr>
                <w:sz w:val="18"/>
                <w:szCs w:val="18"/>
              </w:rPr>
            </w:pPr>
            <w:r>
              <w:rPr>
                <w:sz w:val="18"/>
                <w:szCs w:val="18"/>
              </w:rPr>
              <w:t>S</w:t>
            </w:r>
            <w:r w:rsidRPr="00102DD8">
              <w:rPr>
                <w:sz w:val="18"/>
                <w:szCs w:val="18"/>
              </w:rPr>
              <w:t>ee Appendix 1</w:t>
            </w:r>
            <w:r>
              <w:rPr>
                <w:sz w:val="18"/>
                <w:szCs w:val="18"/>
              </w:rPr>
              <w:t>4</w:t>
            </w:r>
            <w:r w:rsidRPr="00102DD8">
              <w:rPr>
                <w:sz w:val="18"/>
                <w:szCs w:val="18"/>
              </w:rPr>
              <w:t xml:space="preserve"> for specific requirements.</w:t>
            </w:r>
          </w:p>
        </w:tc>
      </w:tr>
      <w:tr w:rsidR="003117E4" ns2:paraId="24EE3678"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4C2A1174" ns2:textId="77777777" w:rsidR="00A01912" w:rsidRPr="00341B8E" w:rsidRDefault="00895D30" w:rsidP="00A01912">
            <w:pPr>
              <w:pStyle w:val="TableText0"/>
              <w:keepNext w:val="0"/>
              <w:widowControl w:val="0"/>
              <w:ind w:right="-103"/>
              <w:rPr>
                <w:sz w:val="18"/>
                <w:szCs w:val="18"/>
              </w:rPr>
            </w:pPr>
            <w:r w:rsidRPr="00341B8E">
              <w:rPr>
                <w:sz w:val="18"/>
                <w:szCs w:val="18"/>
              </w:rPr>
              <w:t xml:space="preserve">Blood for Genetic Analysis </w:t>
            </w:r>
          </w:p>
        </w:tc>
        <w:tc>
          <w:tcPr>
            <w:tcW w:w="835" w:type="dxa"/>
            <w:tcBorders>
              <w:top w:val="single" w:sz="4" w:space="0" w:color="auto"/>
              <w:left w:val="single" w:sz="6" w:space="0" w:color="auto"/>
              <w:bottom w:val="single" w:sz="4" w:space="0" w:color="auto"/>
              <w:right w:val="single" w:sz="6" w:space="0" w:color="auto"/>
            </w:tcBorders>
            <w:vAlign w:val="center"/>
          </w:tcPr>
          <w:p ns2:paraId="04EC7C77" ns2: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7F6F953A" ns2:textId="77777777" w:rsidR="00A01912" w:rsidRPr="00341B8E"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6BCD484"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531D54C"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23D09C81"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510B6D1"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D421B03"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C130693"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0F00FFD"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4A24DE7" ns2: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21936D76" ns2:textId="77777777" w:rsidR="00A01912" w:rsidRPr="00341B8E" w:rsidRDefault="00A01912" w:rsidP="00A01912">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2FDB19D7" ns2:textId="77777777" w:rsidR="00A01912" w:rsidRPr="00341B8E" w:rsidRDefault="00A01912" w:rsidP="00A01912">
            <w:pPr>
              <w:pStyle w:val="TableText0"/>
              <w:keepNext w:val="0"/>
              <w:widowControl w:val="0"/>
              <w:ind w:right="-111"/>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037B1C02" ns2:textId="77777777" w:rsidR="00A01912" w:rsidRPr="00341B8E" w:rsidRDefault="00A01912" w:rsidP="00A01912">
            <w:pPr>
              <w:pStyle w:val="TableText0"/>
              <w:keepNext w:val="0"/>
              <w:widowControl w:val="0"/>
              <w:ind w:right="-111"/>
              <w:rPr>
                <w:sz w:val="18"/>
                <w:szCs w:val="18"/>
              </w:rPr>
            </w:pPr>
          </w:p>
        </w:tc>
      </w:tr>
      <w:tr w:rsidR="003117E4" ns2:paraId="5CF117C0"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61AC66D8" ns2:textId="77777777" w:rsidR="00A01912" w:rsidRPr="00341B8E" w:rsidRDefault="00895D30" w:rsidP="00A01912">
            <w:pPr>
              <w:pStyle w:val="TableText0"/>
              <w:keepNext w:val="0"/>
              <w:widowControl w:val="0"/>
              <w:ind w:right="-103"/>
              <w:rPr>
                <w:sz w:val="18"/>
                <w:szCs w:val="18"/>
              </w:rPr>
            </w:pPr>
            <w:r>
              <w:rPr>
                <w:sz w:val="18"/>
                <w:szCs w:val="18"/>
              </w:rPr>
              <w:t>Blood for Genomic Profiling</w:t>
            </w:r>
          </w:p>
        </w:tc>
        <w:tc>
          <w:tcPr>
            <w:tcW w:w="835" w:type="dxa"/>
            <w:tcBorders>
              <w:top w:val="single" w:sz="4" w:space="0" w:color="auto"/>
              <w:left w:val="single" w:sz="6" w:space="0" w:color="auto"/>
              <w:bottom w:val="single" w:sz="4" w:space="0" w:color="auto"/>
              <w:right w:val="single" w:sz="6" w:space="0" w:color="auto"/>
            </w:tcBorders>
            <w:vAlign w:val="center"/>
            <w:hideMark/>
          </w:tcPr>
          <w:p ns2:paraId="2DF250B9"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440FA465" ns2:textId="77777777" w:rsidR="00A01912" w:rsidRPr="00341B8E"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272292B5"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462DF53"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01E6E7D"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A816449"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0F12B2C"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F120B21"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241CA28"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0F519DA" ns2:textId="77777777" w:rsidR="00A01912" w:rsidRPr="00341B8E" w:rsidRDefault="00A01912" w:rsidP="00A01912">
            <w:pPr>
              <w:pStyle w:val="TableText0"/>
              <w:keepNext w:val="0"/>
              <w:widowControl w:val="0"/>
              <w:jc w:val="center"/>
              <w:rPr>
                <w:sz w:val="18"/>
                <w:szCs w:val="18"/>
              </w:rPr>
            </w:pPr>
          </w:p>
        </w:tc>
        <w:tc>
          <w:tcPr>
            <w:tcW w:w="2617" w:type="dxa"/>
            <w:gridSpan w:val="2"/>
            <w:tcBorders>
              <w:top w:val="single" w:sz="4" w:space="0" w:color="auto"/>
              <w:left w:val="single" w:sz="6" w:space="0" w:color="auto"/>
              <w:bottom w:val="single" w:sz="4" w:space="0" w:color="auto"/>
              <w:right w:val="single" w:sz="4" w:space="0" w:color="auto"/>
            </w:tcBorders>
            <w:vAlign w:val="center"/>
          </w:tcPr>
          <w:p ns2:paraId="45ED9850" ns2:textId="77777777" w:rsidR="00A01912" w:rsidRPr="00341B8E" w:rsidRDefault="00895D30" w:rsidP="00A01912">
            <w:pPr>
              <w:pStyle w:val="TableText0"/>
              <w:keepNext w:val="0"/>
              <w:widowControl w:val="0"/>
              <w:ind w:left="-104" w:right="-109"/>
              <w:jc w:val="center"/>
              <w:rPr>
                <w:sz w:val="18"/>
                <w:szCs w:val="18"/>
              </w:rPr>
            </w:pPr>
            <w:r w:rsidRPr="00DF4308">
              <w:rPr>
                <w:sz w:val="18"/>
                <w:szCs w:val="18"/>
              </w:rPr>
              <w:t>C7, C13, and C19 for CLL participants only</w:t>
            </w:r>
          </w:p>
        </w:tc>
        <w:tc>
          <w:tcPr>
            <w:tcW w:w="3928" w:type="dxa"/>
            <w:tcBorders>
              <w:top w:val="single" w:sz="4" w:space="0" w:color="auto"/>
              <w:left w:val="single" w:sz="4" w:space="0" w:color="auto"/>
              <w:bottom w:val="single" w:sz="4" w:space="0" w:color="auto"/>
              <w:right w:val="single" w:sz="4" w:space="0" w:color="auto"/>
            </w:tcBorders>
            <w:vAlign w:val="center"/>
            <w:hideMark/>
          </w:tcPr>
          <w:p ns2:paraId="46F916EB" ns2:textId="77777777" w:rsidR="00A01912" w:rsidRPr="00341B8E" w:rsidRDefault="00895D30" w:rsidP="00A01912">
            <w:pPr>
              <w:pStyle w:val="TableText0"/>
              <w:keepNext w:val="0"/>
              <w:widowControl w:val="0"/>
              <w:ind w:right="-111"/>
              <w:rPr>
                <w:sz w:val="18"/>
                <w:szCs w:val="18"/>
              </w:rPr>
            </w:pPr>
            <w:r w:rsidRPr="00102DD8">
              <w:rPr>
                <w:sz w:val="18"/>
                <w:szCs w:val="18"/>
              </w:rPr>
              <w:t>Collection and timepoints are indication specific, see Appendix 1</w:t>
            </w:r>
            <w:r>
              <w:rPr>
                <w:sz w:val="18"/>
                <w:szCs w:val="18"/>
              </w:rPr>
              <w:t>4</w:t>
            </w:r>
            <w:r w:rsidRPr="00102DD8">
              <w:rPr>
                <w:sz w:val="18"/>
                <w:szCs w:val="18"/>
              </w:rPr>
              <w:t xml:space="preserve"> for specific requirements.</w:t>
            </w:r>
          </w:p>
        </w:tc>
      </w:tr>
      <w:tr w:rsidR="003117E4" ns2:paraId="0B631813"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28290D8C" ns2:textId="77777777" w:rsidR="00A01912" w:rsidRPr="00341B8E" w:rsidRDefault="00895D30" w:rsidP="00A01912">
            <w:pPr>
              <w:pStyle w:val="TableText0"/>
              <w:widowControl w:val="0"/>
              <w:ind w:right="-103"/>
              <w:rPr>
                <w:sz w:val="18"/>
                <w:szCs w:val="18"/>
              </w:rPr>
            </w:pPr>
            <w:r w:rsidRPr="00102DD8">
              <w:rPr>
                <w:sz w:val="18"/>
                <w:szCs w:val="18"/>
              </w:rPr>
              <w:t>Bone marrow aspirate for biomarkers</w:t>
            </w:r>
          </w:p>
        </w:tc>
        <w:tc>
          <w:tcPr>
            <w:tcW w:w="835" w:type="dxa"/>
            <w:tcBorders>
              <w:top w:val="single" w:sz="4" w:space="0" w:color="auto"/>
              <w:left w:val="single" w:sz="6" w:space="0" w:color="auto"/>
              <w:bottom w:val="single" w:sz="4" w:space="0" w:color="auto"/>
              <w:right w:val="single" w:sz="6" w:space="0" w:color="auto"/>
            </w:tcBorders>
            <w:vAlign w:val="center"/>
          </w:tcPr>
          <w:p ns2:paraId="49F983CF" ns2:textId="77777777" w:rsidR="00A01912" w:rsidRDefault="00895D30" w:rsidP="00A01912">
            <w:pPr>
              <w:pStyle w:val="TableText0"/>
              <w:widowControl w:val="0"/>
              <w:jc w:val="center"/>
              <w:rPr>
                <w:sz w:val="18"/>
                <w:szCs w:val="18"/>
              </w:rPr>
            </w:pPr>
            <w:r>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04426EC6" ns2:textId="77777777" w:rsidR="00A01912" w:rsidRPr="00341B8E" w:rsidRDefault="00A01912" w:rsidP="00A01912">
            <w:pPr>
              <w:pStyle w:val="TableText0"/>
              <w:widowControl w:val="0"/>
              <w:jc w:val="center"/>
              <w:rPr>
                <w:sz w:val="18"/>
                <w:szCs w:val="18"/>
              </w:rPr>
            </w:pPr>
          </w:p>
        </w:tc>
        <w:tc>
          <w:tcPr>
            <w:tcW w:w="5970" w:type="dxa"/>
            <w:gridSpan w:val="10"/>
            <w:tcBorders>
              <w:top w:val="single" w:sz="4" w:space="0" w:color="auto"/>
              <w:left w:val="single" w:sz="6" w:space="0" w:color="auto"/>
              <w:bottom w:val="single" w:sz="4" w:space="0" w:color="auto"/>
              <w:right w:val="single" w:sz="4" w:space="0" w:color="auto"/>
            </w:tcBorders>
            <w:vAlign w:val="center"/>
          </w:tcPr>
          <w:p ns2:paraId="03A05BDA" ns2:textId="77777777" w:rsidR="00A01912" w:rsidRPr="00341B8E" w:rsidRDefault="00895D30" w:rsidP="00A01912">
            <w:pPr>
              <w:pStyle w:val="TableText0"/>
              <w:widowControl w:val="0"/>
              <w:jc w:val="center"/>
              <w:rPr>
                <w:sz w:val="18"/>
                <w:szCs w:val="18"/>
              </w:rPr>
            </w:pPr>
            <w:r>
              <w:rPr>
                <w:noProof/>
                <w:sz w:val="18"/>
                <w:szCs w:val="18"/>
              </w:rPr>
              <ns1:AlternateContent>
                <ns1:Choice Requires="wps">
                  <w:drawing>
                    <ns3:anchor distT="0" distB="0" distL="114300" distR="114300" simplePos="0" relativeHeight="251673600" behindDoc="0" locked="0" layoutInCell="1" allowOverlap="1" ns4:anchorId="7F00C48F" ns4:editId="5B819470">
                      <ns3:simplePos x="0" y="0"/>
                      <ns3:positionH relativeFrom="column">
                        <ns3:posOffset>-35560</ns3:posOffset>
                      </ns3:positionH>
                      <ns3:positionV relativeFrom="paragraph">
                        <ns3:posOffset>80010</ns3:posOffset>
                      </ns3:positionV>
                      <ns3:extent cx="3749040" cy="0"/>
                      <ns3:effectExtent l="38100" t="76200" r="22860" b="95250"/>
                      <ns3:wrapNone/>
                      <ns3:docPr id="3" name="Straight Arrow Connector 3"/>
                      <ns3:cNvGraphicFramePr/>
                      <ns5:graphic>
                        <ns5:graphicData uri="http://schemas.microsoft.com/office/word/2010/wordprocessingShape">
                          <ns8:wsp>
                            <ns8:cNvCnPr/>
                            <ns8:spPr>
                              <ns5:xfrm>
                                <ns5:off x="0" y="0"/>
                                <ns5:ext cx="374904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 ns10:spid="_x0000_s1031" type="#_x0000_t32" style="width:295.2pt;height:0;margin-top:6.3pt;margin-left:-2.8pt;mso-height-percent:0;mso-height-relative:margin;mso-width-percent:0;mso-width-relative:margin;mso-wrap-distance-bottom:0;mso-wrap-distance-left:9pt;mso-wrap-distance-right:9pt;mso-wrap-distance-top:0;position:absolute;v-text-anchor:top;z-index:251672576"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39F07D55" ns2:textId="77777777" w:rsidR="00A01912" w:rsidRDefault="00895D30" w:rsidP="00A01912">
            <w:pPr>
              <w:pStyle w:val="TableText0"/>
              <w:widowControl w:val="0"/>
              <w:ind w:right="-111"/>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p ns2:paraId="5A04F620" ns2:textId="77777777" w:rsidR="00A01912" w:rsidRDefault="00895D30" w:rsidP="00A01912">
            <w:pPr>
              <w:pStyle w:val="TableText0"/>
              <w:widowControl w:val="0"/>
              <w:ind w:right="-111"/>
              <w:rPr>
                <w:sz w:val="18"/>
                <w:szCs w:val="18"/>
              </w:rPr>
            </w:pPr>
            <w:r>
              <w:rPr>
                <w:sz w:val="18"/>
                <w:szCs w:val="18"/>
              </w:rPr>
              <w:t>Mandatory collection is required 14 months after C1D1</w:t>
            </w:r>
          </w:p>
        </w:tc>
      </w:tr>
      <w:tr w:rsidR="003117E4" ns2:paraId="0818C4B8"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739F3A56" ns2:textId="77777777" w:rsidR="00A01912" w:rsidRPr="00341B8E" w:rsidRDefault="00895D30" w:rsidP="00A01912">
            <w:pPr>
              <w:pStyle w:val="TableText0"/>
              <w:keepNext w:val="0"/>
              <w:widowControl w:val="0"/>
              <w:ind w:right="-103"/>
              <w:rPr>
                <w:sz w:val="18"/>
                <w:szCs w:val="18"/>
              </w:rPr>
            </w:pPr>
            <w:r w:rsidRPr="00102DD8">
              <w:rPr>
                <w:sz w:val="18"/>
                <w:szCs w:val="18"/>
              </w:rPr>
              <w:t>Archival or newly obtained tissue collection</w:t>
            </w:r>
          </w:p>
        </w:tc>
        <w:tc>
          <w:tcPr>
            <w:tcW w:w="835" w:type="dxa"/>
            <w:tcBorders>
              <w:top w:val="single" w:sz="4" w:space="0" w:color="auto"/>
              <w:left w:val="single" w:sz="6" w:space="0" w:color="auto"/>
              <w:bottom w:val="single" w:sz="4" w:space="0" w:color="auto"/>
              <w:right w:val="single" w:sz="6" w:space="0" w:color="auto"/>
            </w:tcBorders>
            <w:vAlign w:val="center"/>
          </w:tcPr>
          <w:p ns2:paraId="3E8DE03D" ns2:textId="77777777" w:rsidR="00A01912" w:rsidRDefault="00895D30" w:rsidP="00A01912">
            <w:pPr>
              <w:pStyle w:val="TableText0"/>
              <w:keepNext w:val="0"/>
              <w:widowControl w:val="0"/>
              <w:jc w:val="center"/>
              <w:rPr>
                <w:sz w:val="18"/>
                <w:szCs w:val="18"/>
              </w:rPr>
            </w:pPr>
            <w:r>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3E06CAF"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3B65E53"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64D6D71"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36C7958"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377F105"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B6634AA"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AFF5485"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05A4869"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298B2AB" ns2: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4" w:space="0" w:color="auto"/>
            </w:tcBorders>
            <w:vAlign w:val="center"/>
          </w:tcPr>
          <w:p ns2:paraId="170B31C0" ns2: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4" w:space="0" w:color="auto"/>
            </w:tcBorders>
            <w:vAlign w:val="center"/>
          </w:tcPr>
          <w:p ns2:paraId="23804E3F" ns2:textId="77777777" w:rsidR="00A01912" w:rsidRPr="00341B8E"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0C4682E8" ns2:textId="77777777" w:rsidR="00A01912" w:rsidRDefault="00895D30" w:rsidP="00A01912">
            <w:pPr>
              <w:pStyle w:val="TableText0"/>
              <w:keepNext w:val="0"/>
              <w:widowControl w:val="0"/>
              <w:ind w:right="-111"/>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1BF5EB46"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393F706E" ns2:textId="77777777" w:rsidR="00A01912" w:rsidRPr="00341B8E" w:rsidRDefault="00895D30" w:rsidP="00A01912">
            <w:pPr>
              <w:pStyle w:val="TableText0"/>
              <w:keepNext w:val="0"/>
              <w:widowControl w:val="0"/>
              <w:ind w:right="-103"/>
              <w:rPr>
                <w:sz w:val="18"/>
                <w:szCs w:val="18"/>
              </w:rPr>
            </w:pPr>
            <w:r>
              <w:rPr>
                <w:sz w:val="18"/>
                <w:szCs w:val="18"/>
              </w:rPr>
              <w:t xml:space="preserve">Blood for MRD Biomarker Analysis </w:t>
            </w:r>
          </w:p>
        </w:tc>
        <w:tc>
          <w:tcPr>
            <w:tcW w:w="835" w:type="dxa"/>
            <w:tcBorders>
              <w:top w:val="single" w:sz="4" w:space="0" w:color="auto"/>
              <w:left w:val="single" w:sz="6" w:space="0" w:color="auto"/>
              <w:bottom w:val="single" w:sz="4" w:space="0" w:color="auto"/>
              <w:right w:val="single" w:sz="6" w:space="0" w:color="auto"/>
            </w:tcBorders>
            <w:vAlign w:val="center"/>
          </w:tcPr>
          <w:p ns2:paraId="51C8FE88"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26D987B1" ns2:textId="77777777" w:rsidR="00A01912" w:rsidRPr="00341B8E" w:rsidRDefault="00A01912" w:rsidP="00A01912">
            <w:pPr>
              <w:pStyle w:val="TableText0"/>
              <w:keepNext w:val="0"/>
              <w:widowControl w:val="0"/>
              <w:jc w:val="center"/>
              <w:rPr>
                <w:sz w:val="18"/>
                <w:szCs w:val="18"/>
              </w:rPr>
            </w:pPr>
          </w:p>
        </w:tc>
        <w:tc>
          <w:tcPr>
            <w:tcW w:w="5970" w:type="dxa"/>
            <w:gridSpan w:val="10"/>
            <w:tcBorders>
              <w:top w:val="single" w:sz="4" w:space="0" w:color="auto"/>
              <w:left w:val="single" w:sz="6" w:space="0" w:color="auto"/>
              <w:bottom w:val="single" w:sz="4" w:space="0" w:color="auto"/>
              <w:right w:val="single" w:sz="6" w:space="0" w:color="auto"/>
            </w:tcBorders>
            <w:vAlign w:val="center"/>
          </w:tcPr>
          <w:p ns2:paraId="02375471" ns2:textId="77777777" w:rsidR="00A01912" w:rsidRPr="00980ABF" w:rsidRDefault="00895D30" w:rsidP="00A01912">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671552" behindDoc="0" locked="0" layoutInCell="1" allowOverlap="1" ns4:anchorId="15287B82" ns4:editId="4D16F681">
                      <ns3:simplePos x="0" y="0"/>
                      <ns3:positionH relativeFrom="column">
                        <ns3:posOffset>-52070</ns3:posOffset>
                      </ns3:positionH>
                      <ns3:positionV relativeFrom="paragraph">
                        <ns3:posOffset>104775</ns3:posOffset>
                      </ns3:positionV>
                      <ns3:extent cx="3749040" cy="0"/>
                      <ns3:effectExtent l="38100" t="76200" r="22860" b="95250"/>
                      <ns3:wrapNone/>
                      <ns3:docPr id="23" name="Straight Arrow Connector 23"/>
                      <ns3:cNvGraphicFramePr/>
                      <ns5:graphic>
                        <ns5:graphicData uri="http://schemas.microsoft.com/office/word/2010/wordprocessingShape">
                          <ns8:wsp>
                            <ns8:cNvCnPr/>
                            <ns8:spPr>
                              <ns5:xfrm>
                                <ns5:off x="0" y="0"/>
                                <ns5:ext cx="374904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3" ns10:spid="_x0000_s1032" type="#_x0000_t32" style="width:295.2pt;height:0;margin-top:8.25pt;margin-left:-4.1pt;mso-height-percent:0;mso-height-relative:margin;mso-width-percent:0;mso-width-relative:margin;mso-wrap-distance-bottom:0;mso-wrap-distance-left:9pt;mso-wrap-distance-right:9pt;mso-wrap-distance-top:0;position:absolute;v-text-anchor:top;z-index:251670528"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1FAF1CF0" ns2:textId="77777777" w:rsidR="00A01912" w:rsidRPr="00341B8E" w:rsidRDefault="00895D30" w:rsidP="00A01912">
            <w:pPr>
              <w:pStyle w:val="TableText0"/>
              <w:keepNext w:val="0"/>
              <w:widowControl w:val="0"/>
              <w:ind w:right="-111"/>
              <w:rPr>
                <w:sz w:val="18"/>
                <w:szCs w:val="18"/>
              </w:rPr>
            </w:pPr>
            <w:r>
              <w:rPr>
                <w:sz w:val="18"/>
                <w:szCs w:val="18"/>
              </w:rPr>
              <w:t xml:space="preserve">See Section 8.2.1.1 AND Appendix 14 for specific requirements. </w:t>
            </w:r>
          </w:p>
        </w:tc>
      </w:tr>
      <w:tr w:rsidR="003117E4" ns2:paraId="6FF1710B" ns2:textId="77777777" w:rsidTr="00D06F41">
        <w:trPr>
          <w:cantSplit/>
          <w:trHeight w:val="273"/>
        </w:trPr>
        <w:tc>
          <w:tcPr>
            <w:tcW w:w="1890" w:type="dxa"/>
            <w:tcBorders>
              <w:top w:val="single" w:sz="4" w:space="0" w:color="auto"/>
              <w:left w:val="single" w:sz="4" w:space="0" w:color="auto"/>
              <w:bottom w:val="single" w:sz="4" w:space="0" w:color="auto"/>
            </w:tcBorders>
            <w:vAlign w:val="center"/>
          </w:tcPr>
          <w:p ns2:paraId="444F9CDE" ns2:textId="77777777" w:rsidR="00A01912" w:rsidRPr="00341B8E" w:rsidRDefault="00895D30" w:rsidP="00A01912">
            <w:pPr>
              <w:pStyle w:val="TableText0"/>
              <w:keepNext w:val="0"/>
              <w:widowControl w:val="0"/>
              <w:rPr>
                <w:sz w:val="18"/>
                <w:szCs w:val="18"/>
              </w:rPr>
            </w:pPr>
            <w:r w:rsidRPr="00496CD6">
              <w:rPr>
                <w:rFonts w:eastAsia="MS Gothic"/>
                <w:b/>
                <w:bCs/>
                <w:sz w:val="18"/>
                <w:szCs w:val="18"/>
              </w:rPr>
              <w:t>Study Intervention</w:t>
            </w:r>
            <w:r>
              <w:rPr>
                <w:rFonts w:eastAsia="MS Gothic"/>
                <w:b/>
                <w:bCs/>
                <w:sz w:val="18"/>
                <w:szCs w:val="18"/>
              </w:rPr>
              <w:t xml:space="preserve"> Administration</w:t>
            </w:r>
          </w:p>
        </w:tc>
        <w:tc>
          <w:tcPr>
            <w:tcW w:w="835" w:type="dxa"/>
            <w:tcBorders>
              <w:top w:val="single" w:sz="4" w:space="0" w:color="auto"/>
              <w:bottom w:val="single" w:sz="4" w:space="0" w:color="auto"/>
            </w:tcBorders>
            <w:vAlign w:val="center"/>
          </w:tcPr>
          <w:p ns2:paraId="3D41D295"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bottom w:val="single" w:sz="4" w:space="0" w:color="auto"/>
            </w:tcBorders>
            <w:vAlign w:val="center"/>
          </w:tcPr>
          <w:p ns2:paraId="2138611E"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bottom w:val="single" w:sz="4" w:space="0" w:color="auto"/>
            </w:tcBorders>
            <w:vAlign w:val="center"/>
          </w:tcPr>
          <w:p ns2:paraId="0AF27E37"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ns2:paraId="13E0ADF1"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bottom w:val="single" w:sz="4" w:space="0" w:color="auto"/>
            </w:tcBorders>
            <w:vAlign w:val="center"/>
          </w:tcPr>
          <w:p ns2:paraId="2D7DC59A"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ns2:paraId="4D12709F"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ns2:paraId="57776F22"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ns2:paraId="1BEF505C"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bottom w:val="single" w:sz="4" w:space="0" w:color="auto"/>
            </w:tcBorders>
            <w:vAlign w:val="center"/>
          </w:tcPr>
          <w:p ns2:paraId="46EA8734"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ns2:paraId="2E51AF0F" ns2: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bottom w:val="single" w:sz="4" w:space="0" w:color="auto"/>
            </w:tcBorders>
          </w:tcPr>
          <w:p ns2:paraId="0EB58BC6" ns2: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bottom w:val="single" w:sz="4" w:space="0" w:color="auto"/>
              <w:right w:val="single" w:sz="6" w:space="0" w:color="auto"/>
            </w:tcBorders>
            <w:vAlign w:val="center"/>
          </w:tcPr>
          <w:p ns2:paraId="65BFDCAE" ns2: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0C81F06E" ns2:textId="77777777" w:rsidR="00A01912" w:rsidRPr="00341B8E" w:rsidRDefault="00A01912" w:rsidP="00A01912">
            <w:pPr>
              <w:pStyle w:val="TableText0"/>
              <w:keepNext w:val="0"/>
              <w:widowControl w:val="0"/>
              <w:rPr>
                <w:sz w:val="18"/>
                <w:szCs w:val="18"/>
              </w:rPr>
            </w:pPr>
          </w:p>
        </w:tc>
      </w:tr>
      <w:tr w:rsidR="003117E4" ns2:paraId="0EBBC50E"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1C8A9EF8" ns2:textId="77777777" w:rsidR="00A01912" w:rsidRPr="00341B8E" w:rsidRDefault="00895D30" w:rsidP="00A01912">
            <w:pPr>
              <w:pStyle w:val="TableText0"/>
              <w:keepNext w:val="0"/>
              <w:widowControl w:val="0"/>
              <w:ind w:right="-103"/>
              <w:rPr>
                <w:sz w:val="18"/>
                <w:szCs w:val="18"/>
              </w:rPr>
            </w:pPr>
            <w:r w:rsidRPr="00284BC2">
              <w:rPr>
                <w:sz w:val="18"/>
                <w:szCs w:val="18"/>
              </w:rPr>
              <w:t xml:space="preserve">Nemtabrutinib Dispensing </w:t>
            </w:r>
          </w:p>
        </w:tc>
        <w:tc>
          <w:tcPr>
            <w:tcW w:w="835" w:type="dxa"/>
            <w:tcBorders>
              <w:top w:val="single" w:sz="4" w:space="0" w:color="auto"/>
              <w:left w:val="single" w:sz="6" w:space="0" w:color="auto"/>
              <w:bottom w:val="single" w:sz="4" w:space="0" w:color="auto"/>
              <w:right w:val="single" w:sz="6" w:space="0" w:color="auto"/>
            </w:tcBorders>
            <w:vAlign w:val="center"/>
          </w:tcPr>
          <w:p ns2:paraId="0D016032"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08D41850"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4BB566BD"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9334AEA"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FCD95DA"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CFA916D"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3A9FC8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B48CF01"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333A5A04"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09C20A5"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609D47EF" ns2: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ns2:paraId="0CDD8E8B" ns2: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2AB2217F" ns2:textId="77777777" w:rsidR="00A01912" w:rsidRPr="00341B8E" w:rsidRDefault="00895D30" w:rsidP="00A01912">
            <w:pPr>
              <w:pStyle w:val="TableText0"/>
              <w:keepNext w:val="0"/>
              <w:widowControl w:val="0"/>
              <w:ind w:right="-111"/>
              <w:rPr>
                <w:sz w:val="18"/>
                <w:szCs w:val="18"/>
              </w:rPr>
            </w:pPr>
            <w:r w:rsidRPr="006E1150">
              <w:rPr>
                <w:sz w:val="18"/>
                <w:szCs w:val="18"/>
              </w:rPr>
              <w:t>See Section 8.1.9.1 for specific requirements</w:t>
            </w:r>
            <w:r>
              <w:rPr>
                <w:sz w:val="18"/>
                <w:szCs w:val="18"/>
              </w:rPr>
              <w:t>.</w:t>
            </w:r>
            <w:r w:rsidRPr="006E1150">
              <w:rPr>
                <w:sz w:val="18"/>
                <w:szCs w:val="18"/>
              </w:rPr>
              <w:t xml:space="preserve"> </w:t>
            </w:r>
          </w:p>
        </w:tc>
      </w:tr>
      <w:tr w:rsidR="003117E4" ns2:paraId="53B28672"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54835B3D" ns2:textId="77777777" w:rsidR="00A01912" w:rsidRPr="00341B8E" w:rsidRDefault="00895D30" w:rsidP="00A01912">
            <w:pPr>
              <w:pStyle w:val="TableText0"/>
              <w:keepNext w:val="0"/>
              <w:widowControl w:val="0"/>
              <w:ind w:right="-103"/>
              <w:rPr>
                <w:sz w:val="18"/>
                <w:szCs w:val="18"/>
              </w:rPr>
            </w:pPr>
            <w:r w:rsidRPr="00284BC2">
              <w:rPr>
                <w:sz w:val="18"/>
                <w:szCs w:val="18"/>
              </w:rPr>
              <w:t>Nemtabrutinib Return Compliance</w:t>
            </w:r>
          </w:p>
        </w:tc>
        <w:tc>
          <w:tcPr>
            <w:tcW w:w="835" w:type="dxa"/>
            <w:tcBorders>
              <w:top w:val="single" w:sz="4" w:space="0" w:color="auto"/>
              <w:left w:val="single" w:sz="6" w:space="0" w:color="auto"/>
              <w:bottom w:val="single" w:sz="4" w:space="0" w:color="auto"/>
              <w:right w:val="single" w:sz="6" w:space="0" w:color="auto"/>
            </w:tcBorders>
            <w:vAlign w:val="center"/>
          </w:tcPr>
          <w:p ns2:paraId="4E5012FE"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70F58053"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1548D921"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26BE8CE6"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7301916"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B3F506A"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6FCA9E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60DFF7E"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120F6E0D"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4FDA423"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418ED47E" ns2: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ns2:paraId="1F7AB054" ns2: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40CB5617" ns2:textId="77777777" w:rsidR="00A01912" w:rsidRPr="00341B8E" w:rsidRDefault="00A01912" w:rsidP="00A01912">
            <w:pPr>
              <w:pStyle w:val="TableText0"/>
              <w:keepNext w:val="0"/>
              <w:widowControl w:val="0"/>
              <w:ind w:right="-111"/>
              <w:rPr>
                <w:sz w:val="18"/>
                <w:szCs w:val="18"/>
              </w:rPr>
            </w:pPr>
          </w:p>
        </w:tc>
      </w:tr>
      <w:tr w:rsidR="003117E4" ns2:paraId="725B9BDD"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02DCB84E" ns2:textId="77777777" w:rsidR="00A01912" w:rsidRPr="00341B8E" w:rsidRDefault="00895D30" w:rsidP="00A01912">
            <w:pPr>
              <w:pStyle w:val="TableText0"/>
              <w:keepNext w:val="0"/>
              <w:widowControl w:val="0"/>
              <w:ind w:right="-103"/>
              <w:rPr>
                <w:sz w:val="18"/>
                <w:szCs w:val="18"/>
              </w:rPr>
            </w:pPr>
            <w:r w:rsidRPr="00341B8E">
              <w:rPr>
                <w:sz w:val="18"/>
                <w:szCs w:val="18"/>
              </w:rPr>
              <w:t>Venetoclax Dispensing</w:t>
            </w:r>
          </w:p>
        </w:tc>
        <w:tc>
          <w:tcPr>
            <w:tcW w:w="835" w:type="dxa"/>
            <w:tcBorders>
              <w:top w:val="single" w:sz="4" w:space="0" w:color="auto"/>
              <w:left w:val="single" w:sz="6" w:space="0" w:color="auto"/>
              <w:bottom w:val="single" w:sz="4" w:space="0" w:color="auto"/>
              <w:right w:val="single" w:sz="6" w:space="0" w:color="auto"/>
            </w:tcBorders>
            <w:vAlign w:val="center"/>
          </w:tcPr>
          <w:p ns2:paraId="68974999"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0EEF5472"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0E874613" ns2:textId="77777777" w:rsidR="00A01912" w:rsidRPr="00341B8E" w:rsidRDefault="00895D30" w:rsidP="00A01912">
            <w:pPr>
              <w:pStyle w:val="TableText0"/>
              <w:keepNext w:val="0"/>
              <w:widowControl w:val="0"/>
              <w:jc w:val="center"/>
              <w:rPr>
                <w:sz w:val="18"/>
                <w:szCs w:val="18"/>
              </w:rPr>
            </w:pPr>
            <w:r w:rsidRPr="00284BC2">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6980444"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0E89BD7"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6AF59C1"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0130201" ns2:textId="77777777" w:rsidR="00A01912" w:rsidRPr="00341B8E" w:rsidRDefault="00895D30" w:rsidP="00A01912">
            <w:pPr>
              <w:pStyle w:val="TableText0"/>
              <w:keepNext w:val="0"/>
              <w:widowControl w:val="0"/>
              <w:jc w:val="center"/>
              <w:rPr>
                <w:sz w:val="18"/>
                <w:szCs w:val="18"/>
              </w:rPr>
            </w:pPr>
            <w:r w:rsidRPr="00284BC2">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4409F60" ns2:textId="77777777" w:rsidR="00A01912" w:rsidRPr="00341B8E" w:rsidRDefault="00895D30" w:rsidP="00A01912">
            <w:pPr>
              <w:pStyle w:val="TableText0"/>
              <w:keepNext w:val="0"/>
              <w:widowControl w:val="0"/>
              <w:jc w:val="center"/>
              <w:rPr>
                <w:sz w:val="18"/>
                <w:szCs w:val="18"/>
              </w:rPr>
            </w:pPr>
            <w:r w:rsidRPr="00221363">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6E2F1CDC"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20731CA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7B1E3E4D" ns2: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ns2:paraId="52490CCD" ns2: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577D05FD" ns2:textId="77777777" w:rsidR="00A01912" w:rsidRPr="00341B8E" w:rsidRDefault="00895D30" w:rsidP="00A01912">
            <w:pPr>
              <w:pStyle w:val="TableText0"/>
              <w:keepNext w:val="0"/>
              <w:widowControl w:val="0"/>
              <w:ind w:right="-111"/>
              <w:rPr>
                <w:sz w:val="18"/>
                <w:szCs w:val="18"/>
              </w:rPr>
            </w:pPr>
            <w:r w:rsidRPr="006E1150">
              <w:rPr>
                <w:sz w:val="18"/>
                <w:szCs w:val="18"/>
              </w:rPr>
              <w:t>See Section 8.1.9.1 for specific requirements</w:t>
            </w:r>
            <w:r>
              <w:rPr>
                <w:sz w:val="18"/>
                <w:szCs w:val="18"/>
              </w:rPr>
              <w:t>.</w:t>
            </w:r>
            <w:r w:rsidRPr="006E1150">
              <w:rPr>
                <w:sz w:val="18"/>
                <w:szCs w:val="18"/>
              </w:rPr>
              <w:t xml:space="preserve"> </w:t>
            </w:r>
          </w:p>
        </w:tc>
      </w:tr>
      <w:tr w:rsidR="003117E4" ns2:paraId="57A65E4F"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3F776F23" ns2:textId="77777777" w:rsidR="00A01912" w:rsidRPr="00341B8E" w:rsidRDefault="00895D30" w:rsidP="00A01912">
            <w:pPr>
              <w:pStyle w:val="TableText0"/>
              <w:keepNext w:val="0"/>
              <w:widowControl w:val="0"/>
              <w:ind w:right="-103"/>
              <w:rPr>
                <w:sz w:val="18"/>
                <w:szCs w:val="18"/>
              </w:rPr>
            </w:pPr>
            <w:r w:rsidRPr="00341B8E">
              <w:rPr>
                <w:sz w:val="18"/>
                <w:szCs w:val="18"/>
              </w:rPr>
              <w:t>Venetoclax Return Compliance</w:t>
            </w:r>
          </w:p>
        </w:tc>
        <w:tc>
          <w:tcPr>
            <w:tcW w:w="835" w:type="dxa"/>
            <w:tcBorders>
              <w:top w:val="single" w:sz="4" w:space="0" w:color="auto"/>
              <w:left w:val="single" w:sz="6" w:space="0" w:color="auto"/>
              <w:bottom w:val="single" w:sz="4" w:space="0" w:color="auto"/>
              <w:right w:val="single" w:sz="6" w:space="0" w:color="auto"/>
            </w:tcBorders>
            <w:vAlign w:val="center"/>
          </w:tcPr>
          <w:p ns2:paraId="63EF634F"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71C1C67B"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1E85565"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920CF25"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3AB794E9"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FD879A6"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EBFA854"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39A95BE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3136BDE0"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1C1F0CE0"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6E3DA053" ns2: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ns2:paraId="4D3C7DC6" ns2: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24B1E4E1" ns2:textId="77777777" w:rsidR="00A01912" w:rsidRPr="00341B8E" w:rsidRDefault="00A01912" w:rsidP="00A01912">
            <w:pPr>
              <w:pStyle w:val="TableText0"/>
              <w:keepNext w:val="0"/>
              <w:widowControl w:val="0"/>
              <w:rPr>
                <w:sz w:val="18"/>
                <w:szCs w:val="18"/>
              </w:rPr>
            </w:pPr>
          </w:p>
        </w:tc>
      </w:tr>
      <w:tr w:rsidR="003117E4" ns2:paraId="653672AE" ns2:textId="77777777" w:rsidTr="00D06F41">
        <w:trPr>
          <w:cantSplit/>
          <w:trHeight w:val="273"/>
        </w:trPr>
        <w:tc>
          <w:tcPr>
            <w:tcW w:w="13035" w:type="dxa"/>
            <w:gridSpan w:val="14"/>
            <w:tcBorders>
              <w:top w:val="single" w:sz="4" w:space="0" w:color="auto"/>
              <w:left w:val="single" w:sz="4" w:space="0" w:color="auto"/>
              <w:bottom w:val="single" w:sz="4" w:space="0" w:color="auto"/>
              <w:right w:val="single" w:sz="4" w:space="0" w:color="auto"/>
            </w:tcBorders>
            <w:vAlign w:val="center"/>
          </w:tcPr>
          <w:p ns2:paraId="247CDCFC" ns2:textId="77777777" w:rsidR="00A01912" w:rsidRPr="00341B8E" w:rsidRDefault="00895D30" w:rsidP="00A01912">
            <w:pPr>
              <w:pStyle w:val="TableText0"/>
              <w:keepNext w:val="0"/>
              <w:widowControl w:val="0"/>
              <w:rPr>
                <w:sz w:val="18"/>
                <w:szCs w:val="18"/>
              </w:rPr>
            </w:pPr>
            <w:r w:rsidRPr="00475CD7">
              <w:rPr>
                <w:sz w:val="16"/>
                <w:szCs w:val="16"/>
              </w:rPr>
              <w:t xml:space="preserve">AE=adverse event; aPTT=activated partial thromboplastin time; </w:t>
            </w:r>
            <w:r>
              <w:rPr>
                <w:sz w:val="16"/>
                <w:szCs w:val="16"/>
              </w:rPr>
              <w:t xml:space="preserve">BM=bone marrow; </w:t>
            </w:r>
            <w:r w:rsidRPr="00475CD7">
              <w:rPr>
                <w:sz w:val="16"/>
                <w:szCs w:val="16"/>
              </w:rPr>
              <w:t xml:space="preserve">BTK=Bruton's tyrosine kinase; C=cycle; CLL=chronic lymphocytic leukemia; CR=complete response; CT=computed tomography; D=day; DNA=deoxyribonucleic acid; ECG=electrocardiogram; ECOG PS=Eastern Cooperative Oncology Group performance </w:t>
            </w:r>
            <w:r>
              <w:rPr>
                <w:sz w:val="16"/>
                <w:szCs w:val="16"/>
              </w:rPr>
              <w:t>status</w:t>
            </w:r>
            <w:r w:rsidRPr="00475CD7">
              <w:rPr>
                <w:sz w:val="16"/>
                <w:szCs w:val="16"/>
              </w:rPr>
              <w:t xml:space="preserve">; EORTC=Eastern Cooperative Oncology Group; EQ-5D=EuroQol-5D; </w:t>
            </w:r>
            <w:r w:rsidRPr="00D438C6">
              <w:rPr>
                <w:rFonts w:eastAsia="Times New Roman"/>
                <w:sz w:val="16"/>
                <w:szCs w:val="16"/>
              </w:rPr>
              <w:t>FACT=Functional Assessment of Cancer Therapy;</w:t>
            </w:r>
            <w:r>
              <w:rPr>
                <w:rFonts w:eastAsia="Times New Roman"/>
                <w:sz w:val="18"/>
                <w:szCs w:val="18"/>
              </w:rPr>
              <w:t xml:space="preserve"> </w:t>
            </w:r>
            <w:r w:rsidRPr="00475CD7">
              <w:rPr>
                <w:sz w:val="16"/>
                <w:szCs w:val="16"/>
              </w:rPr>
              <w:t xml:space="preserve">HBV=Hepatitis B virus; HCV=Hepatitis C virus; HIV=human immunodeficiency virus; ID=identification; IGHV=immunoglobulin heavy chain gene; INR=international normalized ratio; MRD=minimal residual disease; PE=physical examination; PK=pharmacokinetic; </w:t>
            </w:r>
            <w:r>
              <w:rPr>
                <w:sz w:val="16"/>
                <w:szCs w:val="16"/>
              </w:rPr>
              <w:t>P</w:t>
            </w:r>
            <w:r w:rsidRPr="00475CD7">
              <w:rPr>
                <w:sz w:val="16"/>
                <w:szCs w:val="16"/>
              </w:rPr>
              <w:t>OCBP=</w:t>
            </w:r>
            <w:r>
              <w:rPr>
                <w:sz w:val="16"/>
                <w:szCs w:val="16"/>
              </w:rPr>
              <w:t>participants</w:t>
            </w:r>
            <w:r w:rsidRPr="00475CD7">
              <w:rPr>
                <w:sz w:val="16"/>
                <w:szCs w:val="16"/>
              </w:rPr>
              <w:t xml:space="preserve"> of childbearing potential</w:t>
            </w:r>
            <w:r>
              <w:rPr>
                <w:sz w:val="16"/>
                <w:szCs w:val="16"/>
              </w:rPr>
              <w:t>;</w:t>
            </w:r>
            <w:r w:rsidRPr="00475CD7">
              <w:rPr>
                <w:sz w:val="16"/>
                <w:szCs w:val="16"/>
              </w:rPr>
              <w:t xml:space="preserve"> PRO=patient-reported outcome; PT=prothrombin time; Q4W=every 4 weeks; Q12W=every 12 weeks; Q24W=every 24 weeks; QLQ=quality of life questionnaire; RNA=ribonucleic acid; SAE=serious adverse events;</w:t>
            </w:r>
            <w:r>
              <w:rPr>
                <w:sz w:val="16"/>
                <w:szCs w:val="16"/>
              </w:rPr>
              <w:t xml:space="preserve"> </w:t>
            </w:r>
            <w:r w:rsidRPr="00475CD7">
              <w:rPr>
                <w:sz w:val="16"/>
                <w:szCs w:val="16"/>
              </w:rPr>
              <w:t>W=week</w:t>
            </w:r>
            <w:r>
              <w:rPr>
                <w:sz w:val="16"/>
                <w:szCs w:val="16"/>
              </w:rPr>
              <w:t>.</w:t>
            </w:r>
          </w:p>
        </w:tc>
      </w:tr>
    </w:tbl>
    <w:p ns2:paraId="74DA73D2" ns2:textId="77777777" w:rsidR="009602AE" w:rsidRDefault="009602AE" w:rsidP="00817756">
      <w:pPr>
        <w:pStyle w:val="Paragraph"/>
      </w:pPr>
    </w:p>
    <w:p ns2:paraId="7B9A2DBB" ns2:textId="77777777" w:rsidR="009602AE" w:rsidRPr="00FE5EC8" w:rsidRDefault="00895D30" w:rsidP="00817756">
      <w:pPr>
        <w:pStyle w:val="Heading3"/>
        <w:pageBreakBefore/>
        <w:widowControl w:val="0"/>
        <w:ind w:left="958" w:hanging="958"/>
      </w:pPr>
      <w:del w:id="3710" w:author="GoldenCorpusHarness" w:date="2026-03-28T22:23:47Z">
        <w:r>
          <w:delText>Venetoclax/Rituximab Comparator Group (</w:delText>
        </w:r>
      </w:del>
      <w:r>
        <w:t>Part 2</w:t>
      </w:r>
      <w:del w:id="3711" w:author="GoldenCorpusHarness" w:date="2026-03-28T22:23:47Z">
        <w:r>
          <w:delText>)</w:delText>
        </w:r>
      </w:del>
      <w:r>
        <w:t xml:space="preserve"> Sche</w:t>
      </w:r>
      <w:del w:id="3712" w:author="GoldenCorpusHarness" w:date="2026-03-28T22:23:47Z">
        <w:r>
          <w:delText xml:space="preserve">dule of Activities: Screening </w:delText>
        </w:r>
      </w:del>
      <w:ins w:id="3713" w:author="GoldenCorpusHarness" w:date="2026-03-28T22:23:47Z">
        <w:r>
          <w:t>m</w:t>
        </w:r>
      </w:ins>
      <w:r>
        <w:t>a</w:t>
      </w:r>
      <w:del w:id="3714" w:author="GoldenCorpusHarness" w:date="2026-03-28T22:23:47Z">
        <w:r>
          <w:delText>nd Treatment</w:delText>
        </w:r>
      </w:del>
    </w:p>
    <w:p ns2:paraId="64D9553E" ns2:textId="19F32B93" w:rsidR="009602AE" w:rsidRPr="00817756" w:rsidRDefault="00895D30" w:rsidP="00D06F41">
      <w:pPr>
        <w:pStyle w:val="Caption"/>
        <w:rPr>
          <w:rStyle w:val="SuggestedOptional"/>
          <w:color w:val="auto"/>
        </w:rPr>
      </w:pPr>
      <w:del w:id="3715" w:author="GoldenCorpusHarness" w:date="2026-03-28T22:23:47Z">
        <w:r>
          <w:delText>Tabl</w:delText>
        </w:r>
      </w:del>
      <w:ins w:id="3716" w:author="GoldenCorpusHarness" w:date="2026-03-28T22:23:47Z">
        <w:r>
          <w:t>Figur</w:t>
        </w:r>
      </w:ins>
      <w:r>
        <w:t>e 2</w:t>
      </w:r>
      <w:del w:id="3717" w:author="GoldenCorpusHarness" w:date="2026-03-28T22:23:47Z">
        <w:r>
          <w:delText xml:space="preserve">Schedule of Assessments: </w:delText>
        </w:r>
      </w:del>
      <w:r>
        <w:t xml:space="preserve">Part 2 </w:t>
      </w:r>
      <w:del w:id="3718" w:author="GoldenCorpusHarness" w:date="2026-03-28T22:23:47Z">
        <w:r>
          <w:delText>(Compara</w:delText>
        </w:r>
      </w:del>
      <w:ins w:id="3719" w:author="GoldenCorpusHarness" w:date="2026-03-28T22:23:47Z">
        <w:r>
          <w:t>S</w:t>
        </w:r>
      </w:ins>
      <w:r>
        <w:t>t</w:t>
      </w:r>
      <w:del w:id="3720" w:author="GoldenCorpusHarness" w:date="2026-03-28T22:23:47Z">
        <w:r>
          <w:delText>or Gro</w:delText>
        </w:r>
      </w:del>
      <w:r>
        <w:t>u</w:t>
      </w:r>
      <w:del w:id="3721" w:author="GoldenCorpusHarness" w:date="2026-03-28T22:23:47Z">
        <w:r>
          <w:delText>p)</w:delText>
        </w:r>
      </w:del>
      <w:ins w:id="3722" w:author="GoldenCorpusHarness" w:date="2026-03-28T22:23:47Z">
        <w:r>
          <w:t>dy</w:t>
        </w:r>
      </w:ins>
      <w:r>
        <w:t xml:space="preserve"> Sc</w:t>
      </w:r>
      <w:del w:id="3723" w:author="GoldenCorpusHarness" w:date="2026-03-28T22:23:47Z">
        <w:r>
          <w:delText>r</w:delText>
        </w:r>
      </w:del>
      <w:ins w:id="3724" w:author="GoldenCorpusHarness" w:date="2026-03-28T22:23:47Z">
        <w:r>
          <w:t>h</w:t>
        </w:r>
      </w:ins>
      <w:r>
        <w:t>e</w:t>
      </w:r>
      <w:del w:id="3725" w:author="GoldenCorpusHarness" w:date="2026-03-28T22:23:47Z">
        <w:r>
          <w:delText xml:space="preserve">ening </w:delText>
        </w:r>
      </w:del>
      <w:ins w:id="3726" w:author="GoldenCorpusHarness" w:date="2026-03-28T22:23:47Z">
        <w:r>
          <w:t>m</w:t>
        </w:r>
      </w:ins>
      <w:r>
        <w:t>a</w:t>
      </w:r>
      <w:del w:id="3727" w:author="GoldenCorpusHarness" w:date="2026-03-28T22:23:47Z">
        <w:r>
          <w:delText>nd Treatment Phase</w:delText>
        </w:r>
      </w:del>
    </w:p>
    <w:tbl>
      <w:tblPr>
        <w:tblStyle w:val="TableGrid"/>
        <w:tblW w:w="5033" w:type="pct"/>
        <w:tblLook w:val="04A0" w:firstRow="1" w:lastRow="0" w:firstColumn="1" w:lastColumn="0" w:noHBand="0" w:noVBand="1"/>
      </w:tblPr>
      <w:tblGrid>
        <w:gridCol w:w="2374"/>
        <w:gridCol w:w="934"/>
        <w:gridCol w:w="444"/>
        <w:gridCol w:w="467"/>
        <w:gridCol w:w="481"/>
        <w:gridCol w:w="481"/>
        <w:gridCol w:w="606"/>
        <w:gridCol w:w="566"/>
        <w:gridCol w:w="566"/>
        <w:gridCol w:w="566"/>
        <w:gridCol w:w="566"/>
        <w:gridCol w:w="1040"/>
        <w:gridCol w:w="1132"/>
        <w:gridCol w:w="2812"/>
      </w:tblGrid>
      <w:tr w:rsidR="003117E4" ns2:paraId="1CDEE057" ns2:textId="77777777" w:rsidTr="00A01912">
        <w:trPr>
          <w:tblHeader/>
        </w:trPr>
        <w:tc>
          <w:tcPr>
            <w:tcW w:w="2374" w:type="dxa"/>
            <w:vAlign w:val="center"/>
          </w:tcPr>
          <w:p ns2:paraId="00A82489" ns2:textId="77777777" w:rsidR="009602AE" w:rsidRPr="00902CFE" w:rsidRDefault="00895D30" w:rsidP="00FB4E58">
            <w:pPr>
              <w:ind w:right="-131"/>
              <w:rPr>
                <w:b/>
                <w:bCs/>
                <w:sz w:val="18"/>
                <w:szCs w:val="18"/>
              </w:rPr>
            </w:pPr>
            <w:r w:rsidRPr="00902CFE">
              <w:rPr>
                <w:b/>
                <w:bCs/>
                <w:sz w:val="18"/>
                <w:szCs w:val="18"/>
              </w:rPr>
              <w:t>Study Period:</w:t>
            </w:r>
          </w:p>
        </w:tc>
        <w:tc>
          <w:tcPr>
            <w:tcW w:w="934" w:type="dxa"/>
            <w:vAlign w:val="center"/>
          </w:tcPr>
          <w:p ns2:paraId="4D8E5CA8" ns2:textId="77777777" w:rsidR="009602AE" w:rsidRPr="00554456" w:rsidRDefault="00895D30" w:rsidP="00FB4E58">
            <w:pPr>
              <w:ind w:left="-69" w:right="-32"/>
              <w:rPr>
                <w:sz w:val="18"/>
                <w:szCs w:val="18"/>
              </w:rPr>
            </w:pPr>
            <w:r w:rsidRPr="00902CFE">
              <w:rPr>
                <w:b/>
                <w:bCs/>
                <w:sz w:val="18"/>
                <w:szCs w:val="18"/>
              </w:rPr>
              <w:t>Screening</w:t>
            </w:r>
          </w:p>
        </w:tc>
        <w:tc>
          <w:tcPr>
            <w:tcW w:w="6915" w:type="dxa"/>
            <w:gridSpan w:val="11"/>
            <w:vAlign w:val="center"/>
          </w:tcPr>
          <w:p ns2:paraId="69857E68" ns2:textId="77777777" w:rsidR="009602AE" w:rsidRPr="00902CFE" w:rsidRDefault="00895D30" w:rsidP="00FB4E58">
            <w:pPr>
              <w:ind w:left="-105" w:right="-110"/>
              <w:jc w:val="center"/>
              <w:rPr>
                <w:b/>
                <w:bCs/>
                <w:sz w:val="18"/>
                <w:szCs w:val="18"/>
              </w:rPr>
            </w:pPr>
            <w:r w:rsidRPr="00902CFE">
              <w:rPr>
                <w:b/>
                <w:bCs/>
                <w:sz w:val="18"/>
                <w:szCs w:val="18"/>
              </w:rPr>
              <w:t>Treatment Phase</w:t>
            </w:r>
          </w:p>
        </w:tc>
        <w:tc>
          <w:tcPr>
            <w:tcW w:w="2812" w:type="dxa"/>
          </w:tcPr>
          <w:p ns2:paraId="414F5E3B" ns2:textId="77777777" w:rsidR="009602AE" w:rsidRPr="00902CFE" w:rsidRDefault="00895D30" w:rsidP="00FB4E58">
            <w:pPr>
              <w:rPr>
                <w:sz w:val="18"/>
                <w:szCs w:val="18"/>
              </w:rPr>
            </w:pPr>
            <w:r w:rsidRPr="008303C9">
              <w:rPr>
                <w:b/>
                <w:bCs/>
                <w:sz w:val="18"/>
                <w:szCs w:val="18"/>
              </w:rPr>
              <w:t>Notes</w:t>
            </w:r>
          </w:p>
        </w:tc>
      </w:tr>
      <w:tr w:rsidR="003117E4" ns2:paraId="37B234A6" ns2:textId="77777777" w:rsidTr="00A01912">
        <w:trPr>
          <w:tblHeader/>
        </w:trPr>
        <w:tc>
          <w:tcPr>
            <w:tcW w:w="2374" w:type="dxa"/>
            <w:vAlign w:val="center"/>
          </w:tcPr>
          <w:p ns2:paraId="2D513A74" ns2:textId="77777777" w:rsidR="009602AE" w:rsidRPr="00554456" w:rsidRDefault="00895D30" w:rsidP="00FB4E58">
            <w:pPr>
              <w:ind w:right="-131"/>
              <w:rPr>
                <w:sz w:val="18"/>
                <w:szCs w:val="18"/>
              </w:rPr>
            </w:pPr>
            <w:r w:rsidRPr="00902CFE">
              <w:rPr>
                <w:b/>
                <w:bCs/>
                <w:sz w:val="18"/>
                <w:szCs w:val="18"/>
              </w:rPr>
              <w:t>Cycle</w:t>
            </w:r>
          </w:p>
        </w:tc>
        <w:tc>
          <w:tcPr>
            <w:tcW w:w="934" w:type="dxa"/>
          </w:tcPr>
          <w:p ns2:paraId="203C4D9B" ns2:textId="77777777" w:rsidR="009602AE" w:rsidRPr="00554456" w:rsidRDefault="009602AE" w:rsidP="00FB4E58">
            <w:pPr>
              <w:ind w:left="-69" w:right="-32"/>
              <w:rPr>
                <w:sz w:val="18"/>
                <w:szCs w:val="18"/>
              </w:rPr>
            </w:pPr>
          </w:p>
        </w:tc>
        <w:tc>
          <w:tcPr>
            <w:tcW w:w="1873" w:type="dxa"/>
            <w:gridSpan w:val="4"/>
            <w:vAlign w:val="center"/>
          </w:tcPr>
          <w:p ns2:paraId="447A0881" ns2:textId="77777777" w:rsidR="009602AE" w:rsidRPr="00554456" w:rsidRDefault="00895D30" w:rsidP="00FB4E58">
            <w:pPr>
              <w:jc w:val="center"/>
              <w:rPr>
                <w:sz w:val="18"/>
                <w:szCs w:val="18"/>
              </w:rPr>
            </w:pPr>
            <w:r w:rsidRPr="00902CFE">
              <w:rPr>
                <w:b/>
                <w:bCs/>
                <w:sz w:val="18"/>
                <w:szCs w:val="18"/>
              </w:rPr>
              <w:t>C1</w:t>
            </w:r>
          </w:p>
        </w:tc>
        <w:tc>
          <w:tcPr>
            <w:tcW w:w="606" w:type="dxa"/>
            <w:vAlign w:val="center"/>
          </w:tcPr>
          <w:p ns2:paraId="18A5047F" ns2:textId="77777777" w:rsidR="009602AE" w:rsidRPr="00554456" w:rsidRDefault="00895D30" w:rsidP="00FB4E58">
            <w:pPr>
              <w:jc w:val="center"/>
              <w:rPr>
                <w:sz w:val="18"/>
                <w:szCs w:val="18"/>
              </w:rPr>
            </w:pPr>
            <w:r w:rsidRPr="00902CFE">
              <w:rPr>
                <w:b/>
                <w:bCs/>
                <w:sz w:val="18"/>
                <w:szCs w:val="18"/>
              </w:rPr>
              <w:t>C2</w:t>
            </w:r>
          </w:p>
        </w:tc>
        <w:tc>
          <w:tcPr>
            <w:tcW w:w="566" w:type="dxa"/>
            <w:vAlign w:val="center"/>
          </w:tcPr>
          <w:p ns2:paraId="0DAA487E" ns2:textId="77777777" w:rsidR="009602AE" w:rsidRPr="00554456" w:rsidRDefault="00895D30" w:rsidP="00FB4E58">
            <w:pPr>
              <w:jc w:val="center"/>
              <w:rPr>
                <w:sz w:val="18"/>
                <w:szCs w:val="18"/>
              </w:rPr>
            </w:pPr>
            <w:r w:rsidRPr="00902CFE">
              <w:rPr>
                <w:b/>
                <w:bCs/>
                <w:sz w:val="18"/>
                <w:szCs w:val="18"/>
              </w:rPr>
              <w:t>C3</w:t>
            </w:r>
          </w:p>
        </w:tc>
        <w:tc>
          <w:tcPr>
            <w:tcW w:w="566" w:type="dxa"/>
            <w:vAlign w:val="center"/>
          </w:tcPr>
          <w:p ns2:paraId="58ABC0C5" ns2:textId="77777777" w:rsidR="009602AE" w:rsidRPr="00554456" w:rsidRDefault="00895D30" w:rsidP="00FB4E58">
            <w:pPr>
              <w:jc w:val="center"/>
              <w:rPr>
                <w:sz w:val="18"/>
                <w:szCs w:val="18"/>
              </w:rPr>
            </w:pPr>
            <w:r w:rsidRPr="00902CFE">
              <w:rPr>
                <w:b/>
                <w:bCs/>
                <w:sz w:val="18"/>
                <w:szCs w:val="18"/>
              </w:rPr>
              <w:t>C4</w:t>
            </w:r>
          </w:p>
        </w:tc>
        <w:tc>
          <w:tcPr>
            <w:tcW w:w="566" w:type="dxa"/>
            <w:vAlign w:val="center"/>
          </w:tcPr>
          <w:p ns2:paraId="500F2BD8" ns2:textId="77777777" w:rsidR="009602AE" w:rsidRPr="00554456" w:rsidRDefault="00895D30" w:rsidP="00FB4E58">
            <w:pPr>
              <w:ind w:left="-104" w:right="-152"/>
              <w:jc w:val="center"/>
              <w:rPr>
                <w:sz w:val="18"/>
                <w:szCs w:val="18"/>
              </w:rPr>
            </w:pPr>
            <w:r w:rsidRPr="00902CFE">
              <w:rPr>
                <w:b/>
                <w:bCs/>
                <w:sz w:val="18"/>
                <w:szCs w:val="18"/>
              </w:rPr>
              <w:t>C5</w:t>
            </w:r>
          </w:p>
        </w:tc>
        <w:tc>
          <w:tcPr>
            <w:tcW w:w="566" w:type="dxa"/>
            <w:vAlign w:val="center"/>
          </w:tcPr>
          <w:p ns2:paraId="7111D4FB" ns2:textId="77777777" w:rsidR="009602AE" w:rsidRPr="00554456" w:rsidRDefault="00895D30" w:rsidP="00FB4E58">
            <w:pPr>
              <w:ind w:left="-104" w:right="-152"/>
              <w:jc w:val="center"/>
              <w:rPr>
                <w:sz w:val="18"/>
                <w:szCs w:val="18"/>
              </w:rPr>
            </w:pPr>
            <w:r w:rsidRPr="00902CFE">
              <w:rPr>
                <w:b/>
                <w:bCs/>
                <w:sz w:val="18"/>
                <w:szCs w:val="18"/>
              </w:rPr>
              <w:t>C6</w:t>
            </w:r>
          </w:p>
        </w:tc>
        <w:tc>
          <w:tcPr>
            <w:tcW w:w="2172" w:type="dxa"/>
            <w:gridSpan w:val="2"/>
            <w:vAlign w:val="center"/>
          </w:tcPr>
          <w:p ns2:paraId="5424A761" ns2:textId="77777777" w:rsidR="009602AE" w:rsidRPr="00D561B8" w:rsidRDefault="00895D30" w:rsidP="00FB4E58">
            <w:pPr>
              <w:ind w:left="-105" w:right="-110"/>
              <w:jc w:val="center"/>
              <w:rPr>
                <w:sz w:val="18"/>
                <w:szCs w:val="18"/>
              </w:rPr>
            </w:pPr>
            <w:r w:rsidRPr="00D561B8">
              <w:rPr>
                <w:b/>
                <w:sz w:val="18"/>
                <w:szCs w:val="18"/>
              </w:rPr>
              <w:t>C7 onwards until disease progression or 2 years post</w:t>
            </w:r>
            <w:r>
              <w:rPr>
                <w:b/>
                <w:sz w:val="18"/>
                <w:szCs w:val="18"/>
              </w:rPr>
              <w:t xml:space="preserve"> </w:t>
            </w:r>
            <w:r w:rsidRPr="00D561B8">
              <w:rPr>
                <w:b/>
                <w:sz w:val="18"/>
                <w:szCs w:val="18"/>
              </w:rPr>
              <w:t>C1D1</w:t>
            </w:r>
          </w:p>
        </w:tc>
        <w:tc>
          <w:tcPr>
            <w:tcW w:w="2812" w:type="dxa"/>
            <w:vMerge w:val="restart"/>
          </w:tcPr>
          <w:p ns2:paraId="1D361A5E" ns2:textId="77777777" w:rsidR="009602AE" w:rsidRDefault="00895D30" w:rsidP="00FB4E58">
            <w:pPr>
              <w:ind w:right="-111"/>
              <w:rPr>
                <w:sz w:val="18"/>
                <w:szCs w:val="18"/>
              </w:rPr>
            </w:pPr>
            <w:r w:rsidRPr="00902CFE">
              <w:rPr>
                <w:sz w:val="18"/>
                <w:szCs w:val="18"/>
              </w:rPr>
              <w:t xml:space="preserve">Screening period is up to 42 days </w:t>
            </w:r>
            <w:r>
              <w:rPr>
                <w:sz w:val="18"/>
                <w:szCs w:val="18"/>
              </w:rPr>
              <w:t>before</w:t>
            </w:r>
            <w:r w:rsidRPr="00902CFE">
              <w:rPr>
                <w:sz w:val="18"/>
                <w:szCs w:val="18"/>
              </w:rPr>
              <w:t xml:space="preserve"> randomization. Each cycle consists of 4 weeks (28 calendar days).</w:t>
            </w:r>
          </w:p>
          <w:p ns2:paraId="3F9E51BA" ns2:textId="77777777" w:rsidR="009602AE" w:rsidRPr="00554456" w:rsidRDefault="00895D30" w:rsidP="00FB4E58">
            <w:pPr>
              <w:ind w:right="-111"/>
              <w:rPr>
                <w:sz w:val="18"/>
                <w:szCs w:val="18"/>
              </w:rPr>
            </w:pPr>
            <w:r w:rsidRPr="005A7583">
              <w:rPr>
                <w:sz w:val="18"/>
                <w:szCs w:val="18"/>
              </w:rPr>
              <w:t>Screening period can be extended with Sponsor approval to allow prognostic profiling to be performed prior to randomization (see Section 8.1.5 and Section 8.11.1 for details).</w:t>
            </w:r>
          </w:p>
        </w:tc>
      </w:tr>
      <w:tr w:rsidR="003117E4" ns2:paraId="21344B21" ns2:textId="77777777" w:rsidTr="00A01912">
        <w:trPr>
          <w:tblHeader/>
        </w:trPr>
        <w:tc>
          <w:tcPr>
            <w:tcW w:w="2374" w:type="dxa"/>
            <w:vAlign w:val="center"/>
          </w:tcPr>
          <w:p ns2:paraId="4A9A833E" ns2:textId="77777777" w:rsidR="009602AE" w:rsidRPr="00554456" w:rsidRDefault="00895D30" w:rsidP="00FB4E58">
            <w:pPr>
              <w:ind w:right="-131"/>
              <w:rPr>
                <w:sz w:val="18"/>
                <w:szCs w:val="18"/>
              </w:rPr>
            </w:pPr>
            <w:r w:rsidRPr="00902CFE">
              <w:rPr>
                <w:b/>
                <w:bCs/>
                <w:sz w:val="18"/>
                <w:szCs w:val="18"/>
              </w:rPr>
              <w:t>Week</w:t>
            </w:r>
          </w:p>
        </w:tc>
        <w:tc>
          <w:tcPr>
            <w:tcW w:w="934" w:type="dxa"/>
          </w:tcPr>
          <w:p ns2:paraId="24A9D18B" ns2:textId="77777777" w:rsidR="009602AE" w:rsidRPr="00554456" w:rsidRDefault="009602AE" w:rsidP="00FB4E58">
            <w:pPr>
              <w:ind w:left="-69" w:right="-32"/>
              <w:rPr>
                <w:sz w:val="18"/>
                <w:szCs w:val="18"/>
              </w:rPr>
            </w:pPr>
          </w:p>
        </w:tc>
        <w:tc>
          <w:tcPr>
            <w:tcW w:w="444" w:type="dxa"/>
            <w:vAlign w:val="center"/>
          </w:tcPr>
          <w:p ns2:paraId="21D88A2E" ns2:textId="77777777" w:rsidR="009602AE" w:rsidRPr="00554456" w:rsidRDefault="00895D30" w:rsidP="00FB4E58">
            <w:pPr>
              <w:ind w:left="-78" w:right="-77"/>
              <w:jc w:val="center"/>
              <w:rPr>
                <w:sz w:val="18"/>
                <w:szCs w:val="18"/>
              </w:rPr>
            </w:pPr>
            <w:r w:rsidRPr="00902CFE">
              <w:rPr>
                <w:b/>
                <w:bCs/>
                <w:sz w:val="18"/>
                <w:szCs w:val="18"/>
              </w:rPr>
              <w:t>W1</w:t>
            </w:r>
          </w:p>
        </w:tc>
        <w:tc>
          <w:tcPr>
            <w:tcW w:w="467" w:type="dxa"/>
            <w:vAlign w:val="center"/>
          </w:tcPr>
          <w:p ns2:paraId="0B39C188" ns2:textId="77777777" w:rsidR="009602AE" w:rsidRPr="00554456" w:rsidRDefault="00895D30" w:rsidP="00FB4E58">
            <w:pPr>
              <w:ind w:left="-78" w:right="-77"/>
              <w:jc w:val="center"/>
              <w:rPr>
                <w:sz w:val="18"/>
                <w:szCs w:val="18"/>
              </w:rPr>
            </w:pPr>
            <w:r w:rsidRPr="00902CFE">
              <w:rPr>
                <w:b/>
                <w:bCs/>
                <w:sz w:val="18"/>
                <w:szCs w:val="18"/>
              </w:rPr>
              <w:t>W2</w:t>
            </w:r>
          </w:p>
        </w:tc>
        <w:tc>
          <w:tcPr>
            <w:tcW w:w="481" w:type="dxa"/>
            <w:vAlign w:val="center"/>
          </w:tcPr>
          <w:p ns2:paraId="41C24870" ns2:textId="77777777" w:rsidR="009602AE" w:rsidRPr="00554456" w:rsidRDefault="00895D30" w:rsidP="00FB4E58">
            <w:pPr>
              <w:ind w:left="-78" w:right="-77"/>
              <w:jc w:val="center"/>
              <w:rPr>
                <w:sz w:val="18"/>
                <w:szCs w:val="18"/>
              </w:rPr>
            </w:pPr>
            <w:r w:rsidRPr="00902CFE">
              <w:rPr>
                <w:b/>
                <w:bCs/>
                <w:sz w:val="18"/>
                <w:szCs w:val="18"/>
              </w:rPr>
              <w:t>W3</w:t>
            </w:r>
          </w:p>
        </w:tc>
        <w:tc>
          <w:tcPr>
            <w:tcW w:w="481" w:type="dxa"/>
            <w:vAlign w:val="center"/>
          </w:tcPr>
          <w:p ns2:paraId="5561B5D8" ns2:textId="77777777" w:rsidR="009602AE" w:rsidRPr="00554456" w:rsidRDefault="00895D30" w:rsidP="00FB4E58">
            <w:pPr>
              <w:ind w:left="-78" w:right="-77"/>
              <w:jc w:val="center"/>
              <w:rPr>
                <w:sz w:val="18"/>
                <w:szCs w:val="18"/>
              </w:rPr>
            </w:pPr>
            <w:r w:rsidRPr="00902CFE">
              <w:rPr>
                <w:b/>
                <w:bCs/>
                <w:sz w:val="18"/>
                <w:szCs w:val="18"/>
              </w:rPr>
              <w:t>W4</w:t>
            </w:r>
          </w:p>
        </w:tc>
        <w:tc>
          <w:tcPr>
            <w:tcW w:w="606" w:type="dxa"/>
            <w:vAlign w:val="center"/>
          </w:tcPr>
          <w:p ns2:paraId="208A1269" ns2:textId="77777777" w:rsidR="009602AE" w:rsidRPr="00554456" w:rsidRDefault="00895D30" w:rsidP="00FB4E58">
            <w:pPr>
              <w:ind w:left="-78" w:right="-77"/>
              <w:jc w:val="center"/>
              <w:rPr>
                <w:sz w:val="18"/>
                <w:szCs w:val="18"/>
              </w:rPr>
            </w:pPr>
            <w:r w:rsidRPr="00902CFE">
              <w:rPr>
                <w:b/>
                <w:bCs/>
                <w:sz w:val="18"/>
                <w:szCs w:val="18"/>
              </w:rPr>
              <w:t>W5</w:t>
            </w:r>
          </w:p>
        </w:tc>
        <w:tc>
          <w:tcPr>
            <w:tcW w:w="566" w:type="dxa"/>
            <w:vAlign w:val="center"/>
          </w:tcPr>
          <w:p ns2:paraId="6BF1120B" ns2:textId="77777777" w:rsidR="009602AE" w:rsidRPr="00554456" w:rsidRDefault="00895D30" w:rsidP="00FB4E58">
            <w:pPr>
              <w:ind w:left="-78" w:right="-77"/>
              <w:jc w:val="center"/>
              <w:rPr>
                <w:sz w:val="18"/>
                <w:szCs w:val="18"/>
              </w:rPr>
            </w:pPr>
            <w:r w:rsidRPr="00902CFE">
              <w:rPr>
                <w:b/>
                <w:bCs/>
                <w:sz w:val="18"/>
                <w:szCs w:val="18"/>
              </w:rPr>
              <w:t>W9</w:t>
            </w:r>
          </w:p>
        </w:tc>
        <w:tc>
          <w:tcPr>
            <w:tcW w:w="566" w:type="dxa"/>
            <w:vAlign w:val="center"/>
          </w:tcPr>
          <w:p ns2:paraId="1A4E3047" ns2:textId="77777777" w:rsidR="009602AE" w:rsidRPr="00554456" w:rsidRDefault="00895D30" w:rsidP="00FB4E58">
            <w:pPr>
              <w:ind w:left="-78" w:right="-77"/>
              <w:jc w:val="center"/>
              <w:rPr>
                <w:sz w:val="18"/>
                <w:szCs w:val="18"/>
              </w:rPr>
            </w:pPr>
            <w:r w:rsidRPr="00902CFE">
              <w:rPr>
                <w:b/>
                <w:bCs/>
                <w:sz w:val="18"/>
                <w:szCs w:val="18"/>
              </w:rPr>
              <w:t>W13</w:t>
            </w:r>
          </w:p>
        </w:tc>
        <w:tc>
          <w:tcPr>
            <w:tcW w:w="566" w:type="dxa"/>
            <w:vAlign w:val="center"/>
          </w:tcPr>
          <w:p ns2:paraId="449EC612" ns2:textId="77777777" w:rsidR="009602AE" w:rsidRPr="00554456" w:rsidRDefault="00895D30" w:rsidP="00FB4E58">
            <w:pPr>
              <w:ind w:left="-104" w:right="-152"/>
              <w:jc w:val="center"/>
              <w:rPr>
                <w:sz w:val="18"/>
                <w:szCs w:val="18"/>
              </w:rPr>
            </w:pPr>
            <w:r w:rsidRPr="00902CFE">
              <w:rPr>
                <w:b/>
                <w:bCs/>
                <w:sz w:val="18"/>
                <w:szCs w:val="18"/>
              </w:rPr>
              <w:t>W17</w:t>
            </w:r>
          </w:p>
        </w:tc>
        <w:tc>
          <w:tcPr>
            <w:tcW w:w="566" w:type="dxa"/>
            <w:vAlign w:val="center"/>
          </w:tcPr>
          <w:p ns2:paraId="1A2175CF" ns2:textId="77777777" w:rsidR="009602AE" w:rsidRPr="00554456" w:rsidRDefault="00895D30" w:rsidP="00FB4E58">
            <w:pPr>
              <w:ind w:left="-104" w:right="-152"/>
              <w:jc w:val="center"/>
              <w:rPr>
                <w:sz w:val="18"/>
                <w:szCs w:val="18"/>
              </w:rPr>
            </w:pPr>
            <w:r w:rsidRPr="00902CFE">
              <w:rPr>
                <w:b/>
                <w:bCs/>
                <w:sz w:val="18"/>
                <w:szCs w:val="18"/>
              </w:rPr>
              <w:t>W21</w:t>
            </w:r>
          </w:p>
        </w:tc>
        <w:tc>
          <w:tcPr>
            <w:tcW w:w="2172" w:type="dxa"/>
            <w:gridSpan w:val="2"/>
            <w:vAlign w:val="center"/>
          </w:tcPr>
          <w:p ns2:paraId="10B154CD" ns2:textId="77777777" w:rsidR="009602AE" w:rsidRPr="00D561B8" w:rsidRDefault="00895D30" w:rsidP="00FB4E58">
            <w:pPr>
              <w:ind w:left="-105" w:right="-110"/>
              <w:jc w:val="center"/>
              <w:rPr>
                <w:sz w:val="18"/>
                <w:szCs w:val="18"/>
              </w:rPr>
            </w:pPr>
            <w:r w:rsidRPr="00D561B8">
              <w:rPr>
                <w:b/>
                <w:sz w:val="18"/>
                <w:szCs w:val="18"/>
              </w:rPr>
              <w:t>W25 onwards until disease progression or 2 years post</w:t>
            </w:r>
            <w:r>
              <w:rPr>
                <w:b/>
                <w:sz w:val="18"/>
                <w:szCs w:val="18"/>
              </w:rPr>
              <w:t xml:space="preserve"> </w:t>
            </w:r>
            <w:r w:rsidRPr="00D561B8">
              <w:rPr>
                <w:b/>
                <w:sz w:val="18"/>
                <w:szCs w:val="18"/>
              </w:rPr>
              <w:t>C1D1</w:t>
            </w:r>
          </w:p>
        </w:tc>
        <w:tc>
          <w:tcPr>
            <w:tcW w:w="2812" w:type="dxa"/>
            <w:vMerge/>
          </w:tcPr>
          <w:p ns2:paraId="7E0F04B3" ns2:textId="77777777" w:rsidR="009602AE" w:rsidRPr="00554456" w:rsidRDefault="009602AE" w:rsidP="00FB4E58">
            <w:pPr>
              <w:rPr>
                <w:sz w:val="18"/>
                <w:szCs w:val="18"/>
              </w:rPr>
            </w:pPr>
          </w:p>
        </w:tc>
      </w:tr>
      <w:tr w:rsidR="003117E4" ns2:paraId="68CA9F23" ns2:textId="77777777" w:rsidTr="00A01912">
        <w:trPr>
          <w:tblHeader/>
        </w:trPr>
        <w:tc>
          <w:tcPr>
            <w:tcW w:w="2374" w:type="dxa"/>
            <w:vAlign w:val="center"/>
          </w:tcPr>
          <w:p ns2:paraId="6E32ED74" ns2:textId="77777777" w:rsidR="009602AE" w:rsidRPr="00554456" w:rsidRDefault="00895D30" w:rsidP="00FB4E58">
            <w:pPr>
              <w:ind w:right="-131"/>
              <w:rPr>
                <w:sz w:val="18"/>
                <w:szCs w:val="18"/>
              </w:rPr>
            </w:pPr>
            <w:r w:rsidRPr="00902CFE">
              <w:rPr>
                <w:b/>
                <w:bCs/>
                <w:sz w:val="18"/>
                <w:szCs w:val="18"/>
              </w:rPr>
              <w:t>Day</w:t>
            </w:r>
          </w:p>
        </w:tc>
        <w:tc>
          <w:tcPr>
            <w:tcW w:w="934" w:type="dxa"/>
          </w:tcPr>
          <w:p ns2:paraId="32CC6B62" ns2:textId="77777777" w:rsidR="009602AE" w:rsidRPr="00554456" w:rsidRDefault="009602AE" w:rsidP="00FB4E58">
            <w:pPr>
              <w:ind w:left="-69" w:right="-32"/>
              <w:jc w:val="center"/>
              <w:rPr>
                <w:sz w:val="18"/>
                <w:szCs w:val="18"/>
              </w:rPr>
            </w:pPr>
          </w:p>
        </w:tc>
        <w:tc>
          <w:tcPr>
            <w:tcW w:w="444" w:type="dxa"/>
            <w:vAlign w:val="center"/>
          </w:tcPr>
          <w:p ns2:paraId="67406C56" ns2:textId="77777777" w:rsidR="009602AE" w:rsidRPr="00554456" w:rsidRDefault="00895D30" w:rsidP="00FB4E58">
            <w:pPr>
              <w:ind w:left="-78" w:right="-77"/>
              <w:jc w:val="center"/>
              <w:rPr>
                <w:sz w:val="18"/>
                <w:szCs w:val="18"/>
              </w:rPr>
            </w:pPr>
            <w:r w:rsidRPr="00902CFE">
              <w:rPr>
                <w:b/>
                <w:bCs/>
                <w:sz w:val="18"/>
                <w:szCs w:val="18"/>
              </w:rPr>
              <w:t>D1</w:t>
            </w:r>
          </w:p>
        </w:tc>
        <w:tc>
          <w:tcPr>
            <w:tcW w:w="467" w:type="dxa"/>
            <w:vAlign w:val="center"/>
          </w:tcPr>
          <w:p ns2:paraId="2D890200" ns2:textId="77777777" w:rsidR="009602AE" w:rsidRPr="00554456" w:rsidRDefault="00895D30" w:rsidP="00FB4E58">
            <w:pPr>
              <w:ind w:left="-78" w:right="-77"/>
              <w:jc w:val="center"/>
              <w:rPr>
                <w:sz w:val="18"/>
                <w:szCs w:val="18"/>
              </w:rPr>
            </w:pPr>
            <w:r w:rsidRPr="00902CFE">
              <w:rPr>
                <w:b/>
                <w:bCs/>
                <w:sz w:val="18"/>
                <w:szCs w:val="18"/>
              </w:rPr>
              <w:t>D8</w:t>
            </w:r>
          </w:p>
        </w:tc>
        <w:tc>
          <w:tcPr>
            <w:tcW w:w="481" w:type="dxa"/>
            <w:vAlign w:val="center"/>
          </w:tcPr>
          <w:p ns2:paraId="7C1E7CE8" ns2:textId="77777777" w:rsidR="009602AE" w:rsidRPr="00554456" w:rsidRDefault="00895D30" w:rsidP="00FB4E58">
            <w:pPr>
              <w:ind w:left="-78" w:right="-77"/>
              <w:jc w:val="center"/>
              <w:rPr>
                <w:sz w:val="18"/>
                <w:szCs w:val="18"/>
              </w:rPr>
            </w:pPr>
            <w:r w:rsidRPr="00902CFE">
              <w:rPr>
                <w:b/>
                <w:bCs/>
                <w:sz w:val="18"/>
                <w:szCs w:val="18"/>
              </w:rPr>
              <w:t>D15</w:t>
            </w:r>
          </w:p>
        </w:tc>
        <w:tc>
          <w:tcPr>
            <w:tcW w:w="481" w:type="dxa"/>
            <w:vAlign w:val="center"/>
          </w:tcPr>
          <w:p ns2:paraId="38AAD85A" ns2:textId="77777777" w:rsidR="009602AE" w:rsidRPr="00554456" w:rsidRDefault="00895D30" w:rsidP="00FB4E58">
            <w:pPr>
              <w:ind w:left="-78" w:right="-77"/>
              <w:jc w:val="center"/>
              <w:rPr>
                <w:sz w:val="18"/>
                <w:szCs w:val="18"/>
              </w:rPr>
            </w:pPr>
            <w:r w:rsidRPr="00902CFE">
              <w:rPr>
                <w:b/>
                <w:bCs/>
                <w:sz w:val="18"/>
                <w:szCs w:val="18"/>
              </w:rPr>
              <w:t>D22</w:t>
            </w:r>
          </w:p>
        </w:tc>
        <w:tc>
          <w:tcPr>
            <w:tcW w:w="606" w:type="dxa"/>
            <w:vAlign w:val="center"/>
          </w:tcPr>
          <w:p ns2:paraId="0D3AC925" ns2:textId="77777777" w:rsidR="009602AE" w:rsidRPr="00554456" w:rsidRDefault="00895D30" w:rsidP="00FB4E58">
            <w:pPr>
              <w:ind w:left="-78" w:right="-77"/>
              <w:jc w:val="center"/>
              <w:rPr>
                <w:sz w:val="18"/>
                <w:szCs w:val="18"/>
              </w:rPr>
            </w:pPr>
            <w:r w:rsidRPr="00902CFE">
              <w:rPr>
                <w:b/>
                <w:bCs/>
                <w:sz w:val="18"/>
                <w:szCs w:val="18"/>
              </w:rPr>
              <w:t>D1</w:t>
            </w:r>
          </w:p>
        </w:tc>
        <w:tc>
          <w:tcPr>
            <w:tcW w:w="566" w:type="dxa"/>
            <w:vAlign w:val="center"/>
          </w:tcPr>
          <w:p ns2:paraId="234338C1" ns2:textId="77777777" w:rsidR="009602AE" w:rsidRPr="00554456" w:rsidRDefault="00895D30" w:rsidP="00FB4E58">
            <w:pPr>
              <w:ind w:left="-78" w:right="-77"/>
              <w:jc w:val="center"/>
              <w:rPr>
                <w:sz w:val="18"/>
                <w:szCs w:val="18"/>
              </w:rPr>
            </w:pPr>
            <w:r w:rsidRPr="00902CFE">
              <w:rPr>
                <w:b/>
                <w:bCs/>
                <w:sz w:val="18"/>
                <w:szCs w:val="18"/>
              </w:rPr>
              <w:t>D1</w:t>
            </w:r>
          </w:p>
        </w:tc>
        <w:tc>
          <w:tcPr>
            <w:tcW w:w="566" w:type="dxa"/>
            <w:vAlign w:val="center"/>
          </w:tcPr>
          <w:p ns2:paraId="64E51350" ns2:textId="77777777" w:rsidR="009602AE" w:rsidRPr="00554456" w:rsidRDefault="00895D30" w:rsidP="00FB4E58">
            <w:pPr>
              <w:ind w:left="-78" w:right="-77"/>
              <w:jc w:val="center"/>
              <w:rPr>
                <w:sz w:val="18"/>
                <w:szCs w:val="18"/>
              </w:rPr>
            </w:pPr>
            <w:r w:rsidRPr="00902CFE">
              <w:rPr>
                <w:b/>
                <w:bCs/>
                <w:sz w:val="18"/>
                <w:szCs w:val="18"/>
              </w:rPr>
              <w:t>D1</w:t>
            </w:r>
          </w:p>
        </w:tc>
        <w:tc>
          <w:tcPr>
            <w:tcW w:w="566" w:type="dxa"/>
            <w:vAlign w:val="center"/>
          </w:tcPr>
          <w:p ns2:paraId="4322BDAD" ns2:textId="77777777" w:rsidR="009602AE" w:rsidRPr="00554456" w:rsidRDefault="00895D30" w:rsidP="00FB4E58">
            <w:pPr>
              <w:ind w:left="-104" w:right="-152"/>
              <w:jc w:val="center"/>
              <w:rPr>
                <w:sz w:val="18"/>
                <w:szCs w:val="18"/>
              </w:rPr>
            </w:pPr>
            <w:r w:rsidRPr="00902CFE">
              <w:rPr>
                <w:b/>
                <w:bCs/>
                <w:sz w:val="18"/>
                <w:szCs w:val="18"/>
              </w:rPr>
              <w:t>D1</w:t>
            </w:r>
          </w:p>
        </w:tc>
        <w:tc>
          <w:tcPr>
            <w:tcW w:w="566" w:type="dxa"/>
            <w:vAlign w:val="center"/>
          </w:tcPr>
          <w:p ns2:paraId="26D378FB" ns2:textId="77777777" w:rsidR="009602AE" w:rsidRPr="00554456" w:rsidRDefault="00895D30" w:rsidP="00FB4E58">
            <w:pPr>
              <w:ind w:left="-104" w:right="-152"/>
              <w:jc w:val="center"/>
              <w:rPr>
                <w:sz w:val="18"/>
                <w:szCs w:val="18"/>
              </w:rPr>
            </w:pPr>
            <w:r w:rsidRPr="00902CFE">
              <w:rPr>
                <w:b/>
                <w:bCs/>
                <w:sz w:val="18"/>
                <w:szCs w:val="18"/>
              </w:rPr>
              <w:t>D1</w:t>
            </w:r>
          </w:p>
        </w:tc>
        <w:tc>
          <w:tcPr>
            <w:tcW w:w="1040" w:type="dxa"/>
            <w:vAlign w:val="center"/>
          </w:tcPr>
          <w:p ns2:paraId="19D4F493" ns2:textId="77777777" w:rsidR="009602AE" w:rsidRPr="00554456" w:rsidRDefault="009602AE" w:rsidP="00FB4E58">
            <w:pPr>
              <w:jc w:val="center"/>
              <w:rPr>
                <w:sz w:val="18"/>
                <w:szCs w:val="18"/>
              </w:rPr>
            </w:pPr>
          </w:p>
        </w:tc>
        <w:tc>
          <w:tcPr>
            <w:tcW w:w="1132" w:type="dxa"/>
            <w:vAlign w:val="center"/>
          </w:tcPr>
          <w:p ns2:paraId="19B77882" ns2:textId="77777777" w:rsidR="009602AE" w:rsidRPr="00554456" w:rsidRDefault="009602AE" w:rsidP="00FB4E58">
            <w:pPr>
              <w:jc w:val="center"/>
              <w:rPr>
                <w:sz w:val="18"/>
                <w:szCs w:val="18"/>
              </w:rPr>
            </w:pPr>
          </w:p>
        </w:tc>
        <w:tc>
          <w:tcPr>
            <w:tcW w:w="2812" w:type="dxa"/>
            <w:vMerge/>
          </w:tcPr>
          <w:p ns2:paraId="2E96C32F" ns2:textId="77777777" w:rsidR="009602AE" w:rsidRPr="00554456" w:rsidRDefault="009602AE" w:rsidP="00FB4E58">
            <w:pPr>
              <w:rPr>
                <w:sz w:val="18"/>
                <w:szCs w:val="18"/>
              </w:rPr>
            </w:pPr>
          </w:p>
        </w:tc>
      </w:tr>
      <w:tr w:rsidR="003117E4" ns2:paraId="21FCD80C" ns2:textId="77777777" w:rsidTr="00A01912">
        <w:trPr>
          <w:tblHeader/>
        </w:trPr>
        <w:tc>
          <w:tcPr>
            <w:tcW w:w="2374" w:type="dxa"/>
            <w:vAlign w:val="center"/>
          </w:tcPr>
          <w:p ns2:paraId="40480357" ns2:textId="77777777" w:rsidR="009602AE" w:rsidRPr="00554456" w:rsidRDefault="00895D30" w:rsidP="00FB4E58">
            <w:pPr>
              <w:ind w:right="-131"/>
              <w:rPr>
                <w:sz w:val="18"/>
                <w:szCs w:val="18"/>
              </w:rPr>
            </w:pPr>
            <w:r w:rsidRPr="00902CFE">
              <w:rPr>
                <w:b/>
                <w:bCs/>
                <w:sz w:val="18"/>
                <w:szCs w:val="18"/>
              </w:rPr>
              <w:t>Visit</w:t>
            </w:r>
            <w:r w:rsidRPr="00902CFE">
              <w:rPr>
                <w:sz w:val="18"/>
                <w:szCs w:val="18"/>
              </w:rPr>
              <w:t xml:space="preserve"> </w:t>
            </w:r>
            <w:r w:rsidRPr="00066722">
              <w:rPr>
                <w:b/>
                <w:bCs/>
                <w:sz w:val="18"/>
                <w:szCs w:val="18"/>
              </w:rPr>
              <w:t>Number/Frequency:</w:t>
            </w:r>
          </w:p>
        </w:tc>
        <w:tc>
          <w:tcPr>
            <w:tcW w:w="934" w:type="dxa"/>
            <w:vAlign w:val="center"/>
          </w:tcPr>
          <w:p ns2:paraId="25B50396" ns2:textId="77777777" w:rsidR="009602AE" w:rsidRPr="00554456" w:rsidRDefault="00895D30" w:rsidP="00FB4E58">
            <w:pPr>
              <w:ind w:left="-69" w:right="-32"/>
              <w:jc w:val="center"/>
              <w:rPr>
                <w:sz w:val="18"/>
                <w:szCs w:val="18"/>
              </w:rPr>
            </w:pPr>
            <w:r w:rsidRPr="00902CFE">
              <w:rPr>
                <w:b/>
                <w:bCs/>
                <w:sz w:val="18"/>
                <w:szCs w:val="18"/>
              </w:rPr>
              <w:t>1</w:t>
            </w:r>
          </w:p>
        </w:tc>
        <w:tc>
          <w:tcPr>
            <w:tcW w:w="444" w:type="dxa"/>
            <w:vAlign w:val="center"/>
          </w:tcPr>
          <w:p ns2:paraId="2C57694F" ns2:textId="77777777" w:rsidR="009602AE" w:rsidRPr="00554456" w:rsidRDefault="00895D30" w:rsidP="00FB4E58">
            <w:pPr>
              <w:ind w:left="-78" w:right="-77"/>
              <w:jc w:val="center"/>
              <w:rPr>
                <w:sz w:val="18"/>
                <w:szCs w:val="18"/>
              </w:rPr>
            </w:pPr>
            <w:r w:rsidRPr="00902CFE">
              <w:rPr>
                <w:b/>
                <w:bCs/>
                <w:sz w:val="18"/>
                <w:szCs w:val="18"/>
              </w:rPr>
              <w:t>2</w:t>
            </w:r>
          </w:p>
        </w:tc>
        <w:tc>
          <w:tcPr>
            <w:tcW w:w="467" w:type="dxa"/>
            <w:vAlign w:val="center"/>
          </w:tcPr>
          <w:p ns2:paraId="306FD10B" ns2:textId="77777777" w:rsidR="009602AE" w:rsidRPr="00554456" w:rsidRDefault="00895D30" w:rsidP="00FB4E58">
            <w:pPr>
              <w:ind w:left="-78" w:right="-77"/>
              <w:jc w:val="center"/>
              <w:rPr>
                <w:sz w:val="18"/>
                <w:szCs w:val="18"/>
              </w:rPr>
            </w:pPr>
            <w:r w:rsidRPr="00902CFE">
              <w:rPr>
                <w:b/>
                <w:bCs/>
                <w:sz w:val="18"/>
                <w:szCs w:val="18"/>
              </w:rPr>
              <w:t>3</w:t>
            </w:r>
          </w:p>
        </w:tc>
        <w:tc>
          <w:tcPr>
            <w:tcW w:w="481" w:type="dxa"/>
            <w:vAlign w:val="center"/>
          </w:tcPr>
          <w:p ns2:paraId="4CB36890" ns2:textId="77777777" w:rsidR="009602AE" w:rsidRPr="00554456" w:rsidRDefault="00895D30" w:rsidP="00FB4E58">
            <w:pPr>
              <w:ind w:left="-78" w:right="-77"/>
              <w:jc w:val="center"/>
              <w:rPr>
                <w:sz w:val="18"/>
                <w:szCs w:val="18"/>
              </w:rPr>
            </w:pPr>
            <w:r w:rsidRPr="00902CFE">
              <w:rPr>
                <w:b/>
                <w:bCs/>
                <w:sz w:val="18"/>
                <w:szCs w:val="18"/>
              </w:rPr>
              <w:t>4</w:t>
            </w:r>
          </w:p>
        </w:tc>
        <w:tc>
          <w:tcPr>
            <w:tcW w:w="481" w:type="dxa"/>
            <w:vAlign w:val="center"/>
          </w:tcPr>
          <w:p ns2:paraId="19BF46CA" ns2:textId="77777777" w:rsidR="009602AE" w:rsidRPr="00554456" w:rsidRDefault="00895D30" w:rsidP="00FB4E58">
            <w:pPr>
              <w:ind w:left="-78" w:right="-77"/>
              <w:jc w:val="center"/>
              <w:rPr>
                <w:sz w:val="18"/>
                <w:szCs w:val="18"/>
              </w:rPr>
            </w:pPr>
            <w:r w:rsidRPr="00902CFE">
              <w:rPr>
                <w:b/>
                <w:bCs/>
                <w:sz w:val="18"/>
                <w:szCs w:val="18"/>
              </w:rPr>
              <w:t>5</w:t>
            </w:r>
          </w:p>
        </w:tc>
        <w:tc>
          <w:tcPr>
            <w:tcW w:w="606" w:type="dxa"/>
            <w:vAlign w:val="center"/>
          </w:tcPr>
          <w:p ns2:paraId="5A0B6B21" ns2:textId="77777777" w:rsidR="009602AE" w:rsidRPr="00554456" w:rsidRDefault="00895D30" w:rsidP="00FB4E58">
            <w:pPr>
              <w:ind w:left="-78" w:right="-77"/>
              <w:jc w:val="center"/>
              <w:rPr>
                <w:sz w:val="18"/>
                <w:szCs w:val="18"/>
              </w:rPr>
            </w:pPr>
            <w:r w:rsidRPr="00902CFE">
              <w:rPr>
                <w:b/>
                <w:bCs/>
                <w:sz w:val="18"/>
                <w:szCs w:val="18"/>
              </w:rPr>
              <w:t>6</w:t>
            </w:r>
          </w:p>
        </w:tc>
        <w:tc>
          <w:tcPr>
            <w:tcW w:w="566" w:type="dxa"/>
            <w:vAlign w:val="center"/>
          </w:tcPr>
          <w:p ns2:paraId="0319B03A" ns2:textId="77777777" w:rsidR="009602AE" w:rsidRPr="00554456" w:rsidRDefault="00895D30" w:rsidP="00FB4E58">
            <w:pPr>
              <w:ind w:left="-78" w:right="-77"/>
              <w:jc w:val="center"/>
              <w:rPr>
                <w:sz w:val="18"/>
                <w:szCs w:val="18"/>
              </w:rPr>
            </w:pPr>
            <w:r w:rsidRPr="00902CFE">
              <w:rPr>
                <w:b/>
                <w:bCs/>
                <w:sz w:val="18"/>
                <w:szCs w:val="18"/>
              </w:rPr>
              <w:t>7</w:t>
            </w:r>
          </w:p>
        </w:tc>
        <w:tc>
          <w:tcPr>
            <w:tcW w:w="566" w:type="dxa"/>
            <w:vAlign w:val="center"/>
          </w:tcPr>
          <w:p ns2:paraId="0B8A4F61" ns2:textId="77777777" w:rsidR="009602AE" w:rsidRPr="00554456" w:rsidRDefault="00895D30" w:rsidP="00FB4E58">
            <w:pPr>
              <w:ind w:left="-78" w:right="-77"/>
              <w:jc w:val="center"/>
              <w:rPr>
                <w:sz w:val="18"/>
                <w:szCs w:val="18"/>
              </w:rPr>
            </w:pPr>
            <w:r w:rsidRPr="00902CFE">
              <w:rPr>
                <w:b/>
                <w:bCs/>
                <w:sz w:val="18"/>
                <w:szCs w:val="18"/>
              </w:rPr>
              <w:t>8</w:t>
            </w:r>
          </w:p>
        </w:tc>
        <w:tc>
          <w:tcPr>
            <w:tcW w:w="566" w:type="dxa"/>
            <w:vAlign w:val="center"/>
          </w:tcPr>
          <w:p ns2:paraId="5413F975" ns2:textId="77777777" w:rsidR="009602AE" w:rsidRPr="00554456" w:rsidRDefault="00895D30" w:rsidP="00FB4E58">
            <w:pPr>
              <w:ind w:left="-104" w:right="-152"/>
              <w:jc w:val="center"/>
              <w:rPr>
                <w:sz w:val="18"/>
                <w:szCs w:val="18"/>
              </w:rPr>
            </w:pPr>
            <w:r w:rsidRPr="00902CFE">
              <w:rPr>
                <w:b/>
                <w:bCs/>
                <w:sz w:val="18"/>
                <w:szCs w:val="18"/>
              </w:rPr>
              <w:t>9</w:t>
            </w:r>
          </w:p>
        </w:tc>
        <w:tc>
          <w:tcPr>
            <w:tcW w:w="566" w:type="dxa"/>
            <w:vAlign w:val="center"/>
          </w:tcPr>
          <w:p ns2:paraId="1D55D756" ns2:textId="77777777" w:rsidR="009602AE" w:rsidRPr="00554456" w:rsidRDefault="00895D30" w:rsidP="00FB4E58">
            <w:pPr>
              <w:ind w:left="-104" w:right="-152"/>
              <w:jc w:val="center"/>
              <w:rPr>
                <w:sz w:val="18"/>
                <w:szCs w:val="18"/>
              </w:rPr>
            </w:pPr>
            <w:r w:rsidRPr="00902CFE">
              <w:rPr>
                <w:b/>
                <w:bCs/>
                <w:sz w:val="18"/>
                <w:szCs w:val="18"/>
              </w:rPr>
              <w:t>10</w:t>
            </w:r>
          </w:p>
        </w:tc>
        <w:tc>
          <w:tcPr>
            <w:tcW w:w="1040" w:type="dxa"/>
            <w:vAlign w:val="center"/>
          </w:tcPr>
          <w:p ns2:paraId="0132C0A2" ns2:textId="77777777" w:rsidR="009602AE" w:rsidRPr="00554456" w:rsidRDefault="00895D30" w:rsidP="00FB4E58">
            <w:pPr>
              <w:jc w:val="center"/>
              <w:rPr>
                <w:sz w:val="18"/>
                <w:szCs w:val="18"/>
              </w:rPr>
            </w:pPr>
            <w:r w:rsidRPr="00902CFE">
              <w:rPr>
                <w:b/>
                <w:bCs/>
                <w:sz w:val="18"/>
                <w:szCs w:val="18"/>
              </w:rPr>
              <w:t>Q4W</w:t>
            </w:r>
          </w:p>
        </w:tc>
        <w:tc>
          <w:tcPr>
            <w:tcW w:w="1132" w:type="dxa"/>
            <w:vAlign w:val="center"/>
          </w:tcPr>
          <w:p ns2:paraId="1314B7C8" ns2:textId="77777777" w:rsidR="009602AE" w:rsidRPr="00554456" w:rsidRDefault="00895D30" w:rsidP="00FB4E58">
            <w:pPr>
              <w:jc w:val="center"/>
              <w:rPr>
                <w:sz w:val="18"/>
                <w:szCs w:val="18"/>
              </w:rPr>
            </w:pPr>
            <w:r w:rsidRPr="00902CFE">
              <w:rPr>
                <w:b/>
                <w:bCs/>
                <w:sz w:val="18"/>
                <w:szCs w:val="18"/>
              </w:rPr>
              <w:t>Q12W</w:t>
            </w:r>
          </w:p>
        </w:tc>
        <w:tc>
          <w:tcPr>
            <w:tcW w:w="2812" w:type="dxa"/>
            <w:vMerge/>
          </w:tcPr>
          <w:p ns2:paraId="1CDB3E97" ns2:textId="77777777" w:rsidR="009602AE" w:rsidRPr="00554456" w:rsidRDefault="009602AE" w:rsidP="00FB4E58">
            <w:pPr>
              <w:rPr>
                <w:sz w:val="18"/>
                <w:szCs w:val="18"/>
              </w:rPr>
            </w:pPr>
          </w:p>
        </w:tc>
      </w:tr>
      <w:tr w:rsidR="003117E4" ns2:paraId="1D712CEE" ns2:textId="77777777" w:rsidTr="00A01912">
        <w:trPr>
          <w:tblHeader/>
        </w:trPr>
        <w:tc>
          <w:tcPr>
            <w:tcW w:w="2374" w:type="dxa"/>
            <w:tcBorders>
              <w:bottom w:val="single" w:sz="4" w:space="0" w:color="auto"/>
            </w:tcBorders>
          </w:tcPr>
          <w:p ns2:paraId="7BF9147E" ns2:textId="77777777" w:rsidR="009602AE" w:rsidRPr="00554456" w:rsidRDefault="00895D30" w:rsidP="00FB4E58">
            <w:pPr>
              <w:ind w:right="-131"/>
              <w:rPr>
                <w:sz w:val="18"/>
                <w:szCs w:val="18"/>
              </w:rPr>
            </w:pPr>
            <w:r w:rsidRPr="00902CFE">
              <w:rPr>
                <w:b/>
                <w:bCs/>
                <w:sz w:val="18"/>
                <w:szCs w:val="18"/>
              </w:rPr>
              <w:t>Window (days):</w:t>
            </w:r>
          </w:p>
        </w:tc>
        <w:tc>
          <w:tcPr>
            <w:tcW w:w="934" w:type="dxa"/>
            <w:tcBorders>
              <w:bottom w:val="single" w:sz="4" w:space="0" w:color="auto"/>
            </w:tcBorders>
            <w:vAlign w:val="center"/>
          </w:tcPr>
          <w:p ns2:paraId="1D941CF3" ns2:textId="77777777" w:rsidR="009602AE" w:rsidRPr="00554456" w:rsidRDefault="00895D30" w:rsidP="00FB4E58">
            <w:pPr>
              <w:ind w:left="-69" w:right="-32"/>
              <w:jc w:val="center"/>
              <w:rPr>
                <w:sz w:val="18"/>
                <w:szCs w:val="18"/>
              </w:rPr>
            </w:pPr>
            <w:r w:rsidRPr="00902CFE">
              <w:rPr>
                <w:b/>
                <w:bCs/>
                <w:sz w:val="18"/>
                <w:szCs w:val="18"/>
              </w:rPr>
              <w:t>-42 to 1</w:t>
            </w:r>
          </w:p>
        </w:tc>
        <w:tc>
          <w:tcPr>
            <w:tcW w:w="444" w:type="dxa"/>
            <w:tcBorders>
              <w:bottom w:val="single" w:sz="4" w:space="0" w:color="auto"/>
            </w:tcBorders>
            <w:vAlign w:val="center"/>
          </w:tcPr>
          <w:p ns2:paraId="56275930" ns2:textId="77777777" w:rsidR="009602AE" w:rsidRPr="00554456" w:rsidRDefault="00895D30" w:rsidP="00FB4E58">
            <w:pPr>
              <w:ind w:left="-78" w:right="-77"/>
              <w:jc w:val="center"/>
              <w:rPr>
                <w:sz w:val="18"/>
                <w:szCs w:val="18"/>
              </w:rPr>
            </w:pPr>
            <w:r w:rsidRPr="00902CFE">
              <w:rPr>
                <w:b/>
                <w:bCs/>
                <w:sz w:val="18"/>
                <w:szCs w:val="18"/>
              </w:rPr>
              <w:t>0</w:t>
            </w:r>
          </w:p>
        </w:tc>
        <w:tc>
          <w:tcPr>
            <w:tcW w:w="467" w:type="dxa"/>
            <w:tcBorders>
              <w:bottom w:val="single" w:sz="4" w:space="0" w:color="auto"/>
            </w:tcBorders>
            <w:vAlign w:val="center"/>
          </w:tcPr>
          <w:p ns2:paraId="3E956825" ns2:textId="77777777" w:rsidR="009602AE" w:rsidRPr="00554456" w:rsidRDefault="00895D30" w:rsidP="00FB4E58">
            <w:pPr>
              <w:ind w:left="-78" w:right="-77"/>
              <w:jc w:val="center"/>
              <w:rPr>
                <w:sz w:val="18"/>
                <w:szCs w:val="18"/>
              </w:rPr>
            </w:pPr>
            <w:r w:rsidRPr="00902CFE">
              <w:rPr>
                <w:b/>
                <w:bCs/>
                <w:sz w:val="18"/>
                <w:szCs w:val="18"/>
              </w:rPr>
              <w:t>±3</w:t>
            </w:r>
          </w:p>
        </w:tc>
        <w:tc>
          <w:tcPr>
            <w:tcW w:w="481" w:type="dxa"/>
            <w:tcBorders>
              <w:bottom w:val="single" w:sz="4" w:space="0" w:color="auto"/>
            </w:tcBorders>
            <w:vAlign w:val="center"/>
          </w:tcPr>
          <w:p ns2:paraId="04C927E4" ns2:textId="77777777" w:rsidR="009602AE" w:rsidRPr="00554456" w:rsidRDefault="00895D30" w:rsidP="00FB4E58">
            <w:pPr>
              <w:ind w:left="-78" w:right="-77"/>
              <w:jc w:val="center"/>
              <w:rPr>
                <w:sz w:val="18"/>
                <w:szCs w:val="18"/>
              </w:rPr>
            </w:pPr>
            <w:r w:rsidRPr="00902CFE">
              <w:rPr>
                <w:b/>
                <w:bCs/>
                <w:sz w:val="18"/>
                <w:szCs w:val="18"/>
              </w:rPr>
              <w:t>±3</w:t>
            </w:r>
          </w:p>
        </w:tc>
        <w:tc>
          <w:tcPr>
            <w:tcW w:w="481" w:type="dxa"/>
            <w:tcBorders>
              <w:bottom w:val="single" w:sz="4" w:space="0" w:color="auto"/>
            </w:tcBorders>
            <w:vAlign w:val="center"/>
          </w:tcPr>
          <w:p ns2:paraId="340BFE24" ns2:textId="77777777" w:rsidR="009602AE" w:rsidRPr="00554456" w:rsidRDefault="00895D30" w:rsidP="00FB4E58">
            <w:pPr>
              <w:ind w:left="-78" w:right="-77"/>
              <w:jc w:val="center"/>
              <w:rPr>
                <w:sz w:val="18"/>
                <w:szCs w:val="18"/>
              </w:rPr>
            </w:pPr>
            <w:r w:rsidRPr="00902CFE">
              <w:rPr>
                <w:b/>
                <w:bCs/>
                <w:sz w:val="18"/>
                <w:szCs w:val="18"/>
              </w:rPr>
              <w:t>±3</w:t>
            </w:r>
          </w:p>
        </w:tc>
        <w:tc>
          <w:tcPr>
            <w:tcW w:w="606" w:type="dxa"/>
            <w:tcBorders>
              <w:bottom w:val="single" w:sz="4" w:space="0" w:color="auto"/>
            </w:tcBorders>
            <w:vAlign w:val="center"/>
          </w:tcPr>
          <w:p ns2:paraId="4B217A47" ns2:textId="77777777" w:rsidR="009602AE" w:rsidRPr="00554456" w:rsidRDefault="00895D30" w:rsidP="00FB4E58">
            <w:pPr>
              <w:ind w:left="-78" w:right="-77"/>
              <w:jc w:val="center"/>
              <w:rPr>
                <w:sz w:val="18"/>
                <w:szCs w:val="18"/>
              </w:rPr>
            </w:pPr>
            <w:r w:rsidRPr="00902CFE">
              <w:rPr>
                <w:b/>
                <w:bCs/>
                <w:sz w:val="18"/>
                <w:szCs w:val="18"/>
              </w:rPr>
              <w:t>±3</w:t>
            </w:r>
          </w:p>
        </w:tc>
        <w:tc>
          <w:tcPr>
            <w:tcW w:w="566" w:type="dxa"/>
            <w:tcBorders>
              <w:bottom w:val="single" w:sz="4" w:space="0" w:color="auto"/>
            </w:tcBorders>
            <w:vAlign w:val="center"/>
          </w:tcPr>
          <w:p ns2:paraId="5E5CCF68" ns2:textId="77777777" w:rsidR="009602AE" w:rsidRPr="00554456" w:rsidRDefault="00895D30" w:rsidP="00FB4E58">
            <w:pPr>
              <w:ind w:left="-78" w:right="-77"/>
              <w:jc w:val="center"/>
              <w:rPr>
                <w:sz w:val="18"/>
                <w:szCs w:val="18"/>
              </w:rPr>
            </w:pPr>
            <w:r w:rsidRPr="00902CFE">
              <w:rPr>
                <w:b/>
                <w:bCs/>
                <w:sz w:val="18"/>
                <w:szCs w:val="18"/>
              </w:rPr>
              <w:t>±3</w:t>
            </w:r>
          </w:p>
        </w:tc>
        <w:tc>
          <w:tcPr>
            <w:tcW w:w="566" w:type="dxa"/>
            <w:tcBorders>
              <w:bottom w:val="single" w:sz="4" w:space="0" w:color="auto"/>
            </w:tcBorders>
            <w:vAlign w:val="center"/>
          </w:tcPr>
          <w:p ns2:paraId="298DABEA" ns2:textId="77777777" w:rsidR="009602AE" w:rsidRPr="00554456" w:rsidRDefault="00895D30" w:rsidP="00FB4E58">
            <w:pPr>
              <w:ind w:left="-78" w:right="-77"/>
              <w:jc w:val="center"/>
              <w:rPr>
                <w:sz w:val="18"/>
                <w:szCs w:val="18"/>
              </w:rPr>
            </w:pPr>
            <w:r w:rsidRPr="00902CFE">
              <w:rPr>
                <w:b/>
                <w:bCs/>
                <w:sz w:val="18"/>
                <w:szCs w:val="18"/>
              </w:rPr>
              <w:t>±3</w:t>
            </w:r>
          </w:p>
        </w:tc>
        <w:tc>
          <w:tcPr>
            <w:tcW w:w="566" w:type="dxa"/>
            <w:tcBorders>
              <w:bottom w:val="single" w:sz="4" w:space="0" w:color="auto"/>
            </w:tcBorders>
            <w:vAlign w:val="center"/>
          </w:tcPr>
          <w:p ns2:paraId="3B08EF66" ns2:textId="77777777" w:rsidR="009602AE" w:rsidRPr="00554456" w:rsidRDefault="00895D30" w:rsidP="00FB4E58">
            <w:pPr>
              <w:ind w:left="-104" w:right="-152"/>
              <w:jc w:val="center"/>
              <w:rPr>
                <w:sz w:val="18"/>
                <w:szCs w:val="18"/>
              </w:rPr>
            </w:pPr>
            <w:r w:rsidRPr="00902CFE">
              <w:rPr>
                <w:b/>
                <w:bCs/>
                <w:sz w:val="18"/>
                <w:szCs w:val="18"/>
              </w:rPr>
              <w:t>±3</w:t>
            </w:r>
          </w:p>
        </w:tc>
        <w:tc>
          <w:tcPr>
            <w:tcW w:w="566" w:type="dxa"/>
            <w:tcBorders>
              <w:bottom w:val="single" w:sz="4" w:space="0" w:color="auto"/>
            </w:tcBorders>
            <w:vAlign w:val="center"/>
          </w:tcPr>
          <w:p ns2:paraId="60D4E927" ns2:textId="77777777" w:rsidR="009602AE" w:rsidRPr="00554456" w:rsidRDefault="00895D30" w:rsidP="00FB4E58">
            <w:pPr>
              <w:ind w:left="-104" w:right="-152"/>
              <w:jc w:val="center"/>
              <w:rPr>
                <w:sz w:val="18"/>
                <w:szCs w:val="18"/>
              </w:rPr>
            </w:pPr>
            <w:r w:rsidRPr="00902CFE">
              <w:rPr>
                <w:b/>
                <w:bCs/>
                <w:sz w:val="18"/>
                <w:szCs w:val="18"/>
              </w:rPr>
              <w:t>±3</w:t>
            </w:r>
          </w:p>
        </w:tc>
        <w:tc>
          <w:tcPr>
            <w:tcW w:w="1040" w:type="dxa"/>
            <w:tcBorders>
              <w:bottom w:val="single" w:sz="4" w:space="0" w:color="auto"/>
            </w:tcBorders>
            <w:vAlign w:val="center"/>
          </w:tcPr>
          <w:p ns2:paraId="630179D9" ns2:textId="77777777" w:rsidR="009602AE" w:rsidRPr="00554456" w:rsidRDefault="00895D30" w:rsidP="00FB4E58">
            <w:pPr>
              <w:jc w:val="center"/>
              <w:rPr>
                <w:sz w:val="18"/>
                <w:szCs w:val="18"/>
              </w:rPr>
            </w:pPr>
            <w:r w:rsidRPr="00902CFE">
              <w:rPr>
                <w:b/>
                <w:bCs/>
                <w:sz w:val="18"/>
                <w:szCs w:val="18"/>
              </w:rPr>
              <w:t>±3</w:t>
            </w:r>
          </w:p>
        </w:tc>
        <w:tc>
          <w:tcPr>
            <w:tcW w:w="1132" w:type="dxa"/>
            <w:tcBorders>
              <w:bottom w:val="single" w:sz="4" w:space="0" w:color="auto"/>
            </w:tcBorders>
            <w:vAlign w:val="center"/>
          </w:tcPr>
          <w:p ns2:paraId="4AAC5D43" ns2:textId="77777777" w:rsidR="009602AE" w:rsidRPr="00554456" w:rsidRDefault="00895D30" w:rsidP="00FB4E58">
            <w:pPr>
              <w:jc w:val="center"/>
              <w:rPr>
                <w:sz w:val="18"/>
                <w:szCs w:val="18"/>
              </w:rPr>
            </w:pPr>
            <w:r w:rsidRPr="00902CFE">
              <w:rPr>
                <w:b/>
                <w:bCs/>
                <w:sz w:val="18"/>
                <w:szCs w:val="18"/>
              </w:rPr>
              <w:t>±7</w:t>
            </w:r>
          </w:p>
        </w:tc>
        <w:tc>
          <w:tcPr>
            <w:tcW w:w="2812" w:type="dxa"/>
            <w:vMerge/>
          </w:tcPr>
          <w:p ns2:paraId="5182AE9A" ns2:textId="77777777" w:rsidR="009602AE" w:rsidRPr="00554456" w:rsidRDefault="009602AE" w:rsidP="00FB4E58">
            <w:pPr>
              <w:rPr>
                <w:sz w:val="18"/>
                <w:szCs w:val="18"/>
              </w:rPr>
            </w:pPr>
          </w:p>
        </w:tc>
      </w:tr>
      <w:tr w:rsidR="003117E4" ns2:paraId="4F274301" ns2:textId="77777777" w:rsidTr="00A01912">
        <w:tc>
          <w:tcPr>
            <w:tcW w:w="2374" w:type="dxa"/>
            <w:tcBorders>
              <w:right w:val="nil"/>
            </w:tcBorders>
          </w:tcPr>
          <w:p ns2:paraId="19D557EB" ns2:textId="77777777" w:rsidR="009602AE" w:rsidRPr="00554456" w:rsidRDefault="00895D30" w:rsidP="00FB4E58">
            <w:pPr>
              <w:rPr>
                <w:sz w:val="18"/>
                <w:szCs w:val="18"/>
              </w:rPr>
            </w:pPr>
            <w:r w:rsidRPr="00902CFE">
              <w:rPr>
                <w:b/>
                <w:bCs/>
                <w:sz w:val="18"/>
                <w:szCs w:val="18"/>
              </w:rPr>
              <w:t>Administrative Procedures</w:t>
            </w:r>
          </w:p>
        </w:tc>
        <w:tc>
          <w:tcPr>
            <w:tcW w:w="934" w:type="dxa"/>
            <w:tcBorders>
              <w:left w:val="nil"/>
              <w:right w:val="nil"/>
            </w:tcBorders>
          </w:tcPr>
          <w:p ns2:paraId="289A815A" ns2:textId="77777777" w:rsidR="009602AE" w:rsidRPr="00554456" w:rsidRDefault="009602AE" w:rsidP="00FB4E58">
            <w:pPr>
              <w:rPr>
                <w:sz w:val="18"/>
                <w:szCs w:val="18"/>
              </w:rPr>
            </w:pPr>
          </w:p>
        </w:tc>
        <w:tc>
          <w:tcPr>
            <w:tcW w:w="444" w:type="dxa"/>
            <w:tcBorders>
              <w:left w:val="nil"/>
              <w:right w:val="nil"/>
            </w:tcBorders>
          </w:tcPr>
          <w:p ns2:paraId="4A612F43" ns2:textId="77777777" w:rsidR="009602AE" w:rsidRPr="00554456" w:rsidRDefault="009602AE" w:rsidP="00FB4E58">
            <w:pPr>
              <w:rPr>
                <w:sz w:val="18"/>
                <w:szCs w:val="18"/>
              </w:rPr>
            </w:pPr>
          </w:p>
        </w:tc>
        <w:tc>
          <w:tcPr>
            <w:tcW w:w="467" w:type="dxa"/>
            <w:tcBorders>
              <w:left w:val="nil"/>
              <w:right w:val="nil"/>
            </w:tcBorders>
          </w:tcPr>
          <w:p ns2:paraId="0D5F07D1" ns2:textId="77777777" w:rsidR="009602AE" w:rsidRPr="00554456" w:rsidRDefault="009602AE" w:rsidP="00FB4E58">
            <w:pPr>
              <w:rPr>
                <w:sz w:val="18"/>
                <w:szCs w:val="18"/>
              </w:rPr>
            </w:pPr>
          </w:p>
        </w:tc>
        <w:tc>
          <w:tcPr>
            <w:tcW w:w="481" w:type="dxa"/>
            <w:tcBorders>
              <w:left w:val="nil"/>
              <w:right w:val="nil"/>
            </w:tcBorders>
          </w:tcPr>
          <w:p ns2:paraId="11BB94AD" ns2:textId="77777777" w:rsidR="009602AE" w:rsidRPr="00554456" w:rsidRDefault="009602AE" w:rsidP="00FB4E58">
            <w:pPr>
              <w:rPr>
                <w:sz w:val="18"/>
                <w:szCs w:val="18"/>
              </w:rPr>
            </w:pPr>
          </w:p>
        </w:tc>
        <w:tc>
          <w:tcPr>
            <w:tcW w:w="481" w:type="dxa"/>
            <w:tcBorders>
              <w:left w:val="nil"/>
              <w:right w:val="nil"/>
            </w:tcBorders>
          </w:tcPr>
          <w:p ns2:paraId="644369B7" ns2:textId="77777777" w:rsidR="009602AE" w:rsidRPr="00554456" w:rsidRDefault="009602AE" w:rsidP="00FB4E58">
            <w:pPr>
              <w:rPr>
                <w:sz w:val="18"/>
                <w:szCs w:val="18"/>
              </w:rPr>
            </w:pPr>
          </w:p>
        </w:tc>
        <w:tc>
          <w:tcPr>
            <w:tcW w:w="606" w:type="dxa"/>
            <w:tcBorders>
              <w:left w:val="nil"/>
              <w:right w:val="nil"/>
            </w:tcBorders>
          </w:tcPr>
          <w:p ns2:paraId="093B8C84" ns2:textId="77777777" w:rsidR="009602AE" w:rsidRPr="00554456" w:rsidRDefault="009602AE" w:rsidP="00FB4E58">
            <w:pPr>
              <w:rPr>
                <w:sz w:val="18"/>
                <w:szCs w:val="18"/>
              </w:rPr>
            </w:pPr>
          </w:p>
        </w:tc>
        <w:tc>
          <w:tcPr>
            <w:tcW w:w="566" w:type="dxa"/>
            <w:tcBorders>
              <w:left w:val="nil"/>
              <w:right w:val="nil"/>
            </w:tcBorders>
          </w:tcPr>
          <w:p ns2:paraId="4C8A612B" ns2:textId="77777777" w:rsidR="009602AE" w:rsidRPr="00554456" w:rsidRDefault="009602AE" w:rsidP="00FB4E58">
            <w:pPr>
              <w:rPr>
                <w:sz w:val="18"/>
                <w:szCs w:val="18"/>
              </w:rPr>
            </w:pPr>
          </w:p>
        </w:tc>
        <w:tc>
          <w:tcPr>
            <w:tcW w:w="566" w:type="dxa"/>
            <w:tcBorders>
              <w:left w:val="nil"/>
              <w:right w:val="nil"/>
            </w:tcBorders>
          </w:tcPr>
          <w:p ns2:paraId="73BE97D1" ns2:textId="77777777" w:rsidR="009602AE" w:rsidRPr="00554456" w:rsidRDefault="009602AE" w:rsidP="00FB4E58">
            <w:pPr>
              <w:rPr>
                <w:sz w:val="18"/>
                <w:szCs w:val="18"/>
              </w:rPr>
            </w:pPr>
          </w:p>
        </w:tc>
        <w:tc>
          <w:tcPr>
            <w:tcW w:w="566" w:type="dxa"/>
            <w:tcBorders>
              <w:left w:val="nil"/>
              <w:right w:val="nil"/>
            </w:tcBorders>
          </w:tcPr>
          <w:p ns2:paraId="71D32E06" ns2:textId="77777777" w:rsidR="009602AE" w:rsidRPr="00554456" w:rsidRDefault="009602AE" w:rsidP="00FB4E58">
            <w:pPr>
              <w:rPr>
                <w:sz w:val="18"/>
                <w:szCs w:val="18"/>
              </w:rPr>
            </w:pPr>
          </w:p>
        </w:tc>
        <w:tc>
          <w:tcPr>
            <w:tcW w:w="566" w:type="dxa"/>
            <w:tcBorders>
              <w:left w:val="nil"/>
              <w:right w:val="nil"/>
            </w:tcBorders>
          </w:tcPr>
          <w:p ns2:paraId="4D999B2F" ns2:textId="77777777" w:rsidR="009602AE" w:rsidRPr="00554456" w:rsidRDefault="009602AE" w:rsidP="00FB4E58">
            <w:pPr>
              <w:rPr>
                <w:sz w:val="18"/>
                <w:szCs w:val="18"/>
              </w:rPr>
            </w:pPr>
          </w:p>
        </w:tc>
        <w:tc>
          <w:tcPr>
            <w:tcW w:w="1040" w:type="dxa"/>
            <w:tcBorders>
              <w:left w:val="nil"/>
              <w:right w:val="nil"/>
            </w:tcBorders>
          </w:tcPr>
          <w:p ns2:paraId="18E32F6C" ns2:textId="77777777" w:rsidR="009602AE" w:rsidRPr="00554456" w:rsidRDefault="009602AE" w:rsidP="00FB4E58">
            <w:pPr>
              <w:rPr>
                <w:sz w:val="18"/>
                <w:szCs w:val="18"/>
              </w:rPr>
            </w:pPr>
          </w:p>
        </w:tc>
        <w:tc>
          <w:tcPr>
            <w:tcW w:w="1132" w:type="dxa"/>
            <w:tcBorders>
              <w:left w:val="nil"/>
            </w:tcBorders>
          </w:tcPr>
          <w:p ns2:paraId="5E9EF170" ns2:textId="77777777" w:rsidR="009602AE" w:rsidRPr="00554456" w:rsidRDefault="009602AE" w:rsidP="00FB4E58">
            <w:pPr>
              <w:rPr>
                <w:sz w:val="18"/>
                <w:szCs w:val="18"/>
              </w:rPr>
            </w:pPr>
          </w:p>
        </w:tc>
        <w:tc>
          <w:tcPr>
            <w:tcW w:w="2812" w:type="dxa"/>
          </w:tcPr>
          <w:p ns2:paraId="12A1402A" ns2:textId="77777777" w:rsidR="009602AE" w:rsidRPr="00554456" w:rsidRDefault="009602AE" w:rsidP="00FB4E58">
            <w:pPr>
              <w:rPr>
                <w:sz w:val="18"/>
                <w:szCs w:val="18"/>
              </w:rPr>
            </w:pPr>
          </w:p>
        </w:tc>
      </w:tr>
      <w:tr w:rsidR="003117E4" ns2:paraId="78461940" ns2:textId="77777777" w:rsidTr="00A01912">
        <w:tc>
          <w:tcPr>
            <w:tcW w:w="2374" w:type="dxa"/>
            <w:vAlign w:val="center"/>
          </w:tcPr>
          <w:p ns2:paraId="30425C99" ns2:textId="77777777" w:rsidR="009602AE" w:rsidRPr="00554456" w:rsidRDefault="00895D30" w:rsidP="00FB4E58">
            <w:pPr>
              <w:rPr>
                <w:sz w:val="18"/>
                <w:szCs w:val="18"/>
              </w:rPr>
            </w:pPr>
            <w:r w:rsidRPr="00902CFE">
              <w:rPr>
                <w:sz w:val="18"/>
                <w:szCs w:val="18"/>
              </w:rPr>
              <w:t>Informed Consent</w:t>
            </w:r>
          </w:p>
        </w:tc>
        <w:tc>
          <w:tcPr>
            <w:tcW w:w="934" w:type="dxa"/>
            <w:vAlign w:val="center"/>
          </w:tcPr>
          <w:p ns2:paraId="7CE72E3F" ns2:textId="77777777" w:rsidR="009602AE" w:rsidRPr="00554456" w:rsidRDefault="00895D30" w:rsidP="00FB4E58">
            <w:pPr>
              <w:jc w:val="center"/>
              <w:rPr>
                <w:sz w:val="18"/>
                <w:szCs w:val="18"/>
              </w:rPr>
            </w:pPr>
            <w:r w:rsidRPr="00902CFE">
              <w:rPr>
                <w:sz w:val="18"/>
                <w:szCs w:val="18"/>
              </w:rPr>
              <w:t>X</w:t>
            </w:r>
          </w:p>
        </w:tc>
        <w:tc>
          <w:tcPr>
            <w:tcW w:w="444" w:type="dxa"/>
          </w:tcPr>
          <w:p ns2:paraId="4BE630D4" ns2:textId="77777777" w:rsidR="009602AE" w:rsidRPr="00554456" w:rsidRDefault="009602AE" w:rsidP="00FB4E58">
            <w:pPr>
              <w:rPr>
                <w:sz w:val="18"/>
                <w:szCs w:val="18"/>
              </w:rPr>
            </w:pPr>
          </w:p>
        </w:tc>
        <w:tc>
          <w:tcPr>
            <w:tcW w:w="467" w:type="dxa"/>
          </w:tcPr>
          <w:p ns2:paraId="58EC1E4A" ns2:textId="77777777" w:rsidR="009602AE" w:rsidRPr="00554456" w:rsidRDefault="009602AE" w:rsidP="00FB4E58">
            <w:pPr>
              <w:rPr>
                <w:sz w:val="18"/>
                <w:szCs w:val="18"/>
              </w:rPr>
            </w:pPr>
          </w:p>
        </w:tc>
        <w:tc>
          <w:tcPr>
            <w:tcW w:w="481" w:type="dxa"/>
          </w:tcPr>
          <w:p ns2:paraId="7552DE96" ns2:textId="77777777" w:rsidR="009602AE" w:rsidRPr="00554456" w:rsidRDefault="009602AE" w:rsidP="00FB4E58">
            <w:pPr>
              <w:rPr>
                <w:sz w:val="18"/>
                <w:szCs w:val="18"/>
              </w:rPr>
            </w:pPr>
          </w:p>
        </w:tc>
        <w:tc>
          <w:tcPr>
            <w:tcW w:w="481" w:type="dxa"/>
          </w:tcPr>
          <w:p ns2:paraId="07321B4E" ns2:textId="77777777" w:rsidR="009602AE" w:rsidRPr="00554456" w:rsidRDefault="009602AE" w:rsidP="00FB4E58">
            <w:pPr>
              <w:rPr>
                <w:sz w:val="18"/>
                <w:szCs w:val="18"/>
              </w:rPr>
            </w:pPr>
          </w:p>
        </w:tc>
        <w:tc>
          <w:tcPr>
            <w:tcW w:w="606" w:type="dxa"/>
          </w:tcPr>
          <w:p ns2:paraId="284E27B9" ns2:textId="77777777" w:rsidR="009602AE" w:rsidRPr="00554456" w:rsidRDefault="009602AE" w:rsidP="00FB4E58">
            <w:pPr>
              <w:rPr>
                <w:sz w:val="18"/>
                <w:szCs w:val="18"/>
              </w:rPr>
            </w:pPr>
          </w:p>
        </w:tc>
        <w:tc>
          <w:tcPr>
            <w:tcW w:w="566" w:type="dxa"/>
          </w:tcPr>
          <w:p ns2:paraId="5956BA60" ns2:textId="77777777" w:rsidR="009602AE" w:rsidRPr="00554456" w:rsidRDefault="009602AE" w:rsidP="00FB4E58">
            <w:pPr>
              <w:rPr>
                <w:sz w:val="18"/>
                <w:szCs w:val="18"/>
              </w:rPr>
            </w:pPr>
          </w:p>
        </w:tc>
        <w:tc>
          <w:tcPr>
            <w:tcW w:w="566" w:type="dxa"/>
          </w:tcPr>
          <w:p ns2:paraId="6F38CA5E" ns2:textId="77777777" w:rsidR="009602AE" w:rsidRPr="00554456" w:rsidRDefault="009602AE" w:rsidP="00FB4E58">
            <w:pPr>
              <w:rPr>
                <w:sz w:val="18"/>
                <w:szCs w:val="18"/>
              </w:rPr>
            </w:pPr>
          </w:p>
        </w:tc>
        <w:tc>
          <w:tcPr>
            <w:tcW w:w="566" w:type="dxa"/>
          </w:tcPr>
          <w:p ns2:paraId="70B85BA7" ns2:textId="77777777" w:rsidR="009602AE" w:rsidRPr="00554456" w:rsidRDefault="009602AE" w:rsidP="00FB4E58">
            <w:pPr>
              <w:rPr>
                <w:sz w:val="18"/>
                <w:szCs w:val="18"/>
              </w:rPr>
            </w:pPr>
          </w:p>
        </w:tc>
        <w:tc>
          <w:tcPr>
            <w:tcW w:w="566" w:type="dxa"/>
          </w:tcPr>
          <w:p ns2:paraId="6BA0F7E6" ns2:textId="77777777" w:rsidR="009602AE" w:rsidRPr="00554456" w:rsidRDefault="009602AE" w:rsidP="00FB4E58">
            <w:pPr>
              <w:rPr>
                <w:sz w:val="18"/>
                <w:szCs w:val="18"/>
              </w:rPr>
            </w:pPr>
          </w:p>
        </w:tc>
        <w:tc>
          <w:tcPr>
            <w:tcW w:w="1040" w:type="dxa"/>
          </w:tcPr>
          <w:p ns2:paraId="1953117E" ns2:textId="77777777" w:rsidR="009602AE" w:rsidRPr="00554456" w:rsidRDefault="009602AE" w:rsidP="00FB4E58">
            <w:pPr>
              <w:rPr>
                <w:sz w:val="18"/>
                <w:szCs w:val="18"/>
              </w:rPr>
            </w:pPr>
          </w:p>
        </w:tc>
        <w:tc>
          <w:tcPr>
            <w:tcW w:w="1132" w:type="dxa"/>
          </w:tcPr>
          <w:p ns2:paraId="22D2C7A5" ns2:textId="77777777" w:rsidR="009602AE" w:rsidRPr="00554456" w:rsidRDefault="009602AE" w:rsidP="00FB4E58">
            <w:pPr>
              <w:rPr>
                <w:sz w:val="18"/>
                <w:szCs w:val="18"/>
              </w:rPr>
            </w:pPr>
          </w:p>
        </w:tc>
        <w:tc>
          <w:tcPr>
            <w:tcW w:w="2812" w:type="dxa"/>
            <w:vAlign w:val="center"/>
          </w:tcPr>
          <w:p ns2:paraId="0B41D99D" ns2:textId="77777777" w:rsidR="009602AE" w:rsidRPr="00554456" w:rsidRDefault="00895D30" w:rsidP="00FB4E58">
            <w:pPr>
              <w:ind w:right="-111"/>
              <w:rPr>
                <w:sz w:val="18"/>
                <w:szCs w:val="18"/>
              </w:rPr>
            </w:pPr>
            <w:r w:rsidRPr="00902CFE">
              <w:rPr>
                <w:sz w:val="18"/>
                <w:szCs w:val="18"/>
              </w:rPr>
              <w:t xml:space="preserve">Informed consent must be obtained </w:t>
            </w:r>
            <w:r>
              <w:rPr>
                <w:sz w:val="18"/>
                <w:szCs w:val="18"/>
              </w:rPr>
              <w:t>before</w:t>
            </w:r>
            <w:r w:rsidRPr="00902CFE">
              <w:rPr>
                <w:sz w:val="18"/>
                <w:szCs w:val="18"/>
              </w:rPr>
              <w:t xml:space="preserve"> any protocol-specific procedures.</w:t>
            </w:r>
          </w:p>
        </w:tc>
      </w:tr>
      <w:tr w:rsidR="003117E4" ns2:paraId="11BCD9AE" ns2:textId="77777777" w:rsidTr="00A01912">
        <w:tc>
          <w:tcPr>
            <w:tcW w:w="2374" w:type="dxa"/>
            <w:vAlign w:val="center"/>
          </w:tcPr>
          <w:p ns2:paraId="34439573" ns2:textId="77777777" w:rsidR="009602AE" w:rsidRPr="00554456" w:rsidRDefault="00895D30" w:rsidP="00FB4E58">
            <w:pPr>
              <w:rPr>
                <w:sz w:val="18"/>
                <w:szCs w:val="18"/>
              </w:rPr>
            </w:pPr>
            <w:r w:rsidRPr="00902CFE">
              <w:rPr>
                <w:sz w:val="18"/>
                <w:szCs w:val="18"/>
              </w:rPr>
              <w:t>Informed Consent for Future Biomedical Research</w:t>
            </w:r>
          </w:p>
        </w:tc>
        <w:tc>
          <w:tcPr>
            <w:tcW w:w="934" w:type="dxa"/>
            <w:vAlign w:val="center"/>
          </w:tcPr>
          <w:p ns2:paraId="1FC93785" ns2:textId="77777777" w:rsidR="009602AE" w:rsidRPr="00554456" w:rsidRDefault="00895D30" w:rsidP="00FB4E58">
            <w:pPr>
              <w:jc w:val="center"/>
              <w:rPr>
                <w:sz w:val="18"/>
                <w:szCs w:val="18"/>
              </w:rPr>
            </w:pPr>
            <w:r w:rsidRPr="00902CFE">
              <w:rPr>
                <w:sz w:val="18"/>
                <w:szCs w:val="18"/>
              </w:rPr>
              <w:t>X</w:t>
            </w:r>
          </w:p>
        </w:tc>
        <w:tc>
          <w:tcPr>
            <w:tcW w:w="444" w:type="dxa"/>
          </w:tcPr>
          <w:p ns2:paraId="05639B86" ns2:textId="77777777" w:rsidR="009602AE" w:rsidRPr="00554456" w:rsidRDefault="009602AE" w:rsidP="00FB4E58">
            <w:pPr>
              <w:rPr>
                <w:sz w:val="18"/>
                <w:szCs w:val="18"/>
              </w:rPr>
            </w:pPr>
          </w:p>
        </w:tc>
        <w:tc>
          <w:tcPr>
            <w:tcW w:w="467" w:type="dxa"/>
          </w:tcPr>
          <w:p ns2:paraId="59520B9E" ns2:textId="77777777" w:rsidR="009602AE" w:rsidRPr="00554456" w:rsidRDefault="009602AE" w:rsidP="00FB4E58">
            <w:pPr>
              <w:rPr>
                <w:sz w:val="18"/>
                <w:szCs w:val="18"/>
              </w:rPr>
            </w:pPr>
          </w:p>
        </w:tc>
        <w:tc>
          <w:tcPr>
            <w:tcW w:w="481" w:type="dxa"/>
          </w:tcPr>
          <w:p ns2:paraId="3B947F1F" ns2:textId="77777777" w:rsidR="009602AE" w:rsidRPr="00554456" w:rsidRDefault="009602AE" w:rsidP="00FB4E58">
            <w:pPr>
              <w:rPr>
                <w:sz w:val="18"/>
                <w:szCs w:val="18"/>
              </w:rPr>
            </w:pPr>
          </w:p>
        </w:tc>
        <w:tc>
          <w:tcPr>
            <w:tcW w:w="481" w:type="dxa"/>
          </w:tcPr>
          <w:p ns2:paraId="4ADD901E" ns2:textId="77777777" w:rsidR="009602AE" w:rsidRPr="00554456" w:rsidRDefault="009602AE" w:rsidP="00FB4E58">
            <w:pPr>
              <w:rPr>
                <w:sz w:val="18"/>
                <w:szCs w:val="18"/>
              </w:rPr>
            </w:pPr>
          </w:p>
        </w:tc>
        <w:tc>
          <w:tcPr>
            <w:tcW w:w="606" w:type="dxa"/>
          </w:tcPr>
          <w:p ns2:paraId="30EEB028" ns2:textId="77777777" w:rsidR="009602AE" w:rsidRPr="00554456" w:rsidRDefault="009602AE" w:rsidP="00FB4E58">
            <w:pPr>
              <w:rPr>
                <w:sz w:val="18"/>
                <w:szCs w:val="18"/>
              </w:rPr>
            </w:pPr>
          </w:p>
        </w:tc>
        <w:tc>
          <w:tcPr>
            <w:tcW w:w="566" w:type="dxa"/>
          </w:tcPr>
          <w:p ns2:paraId="4FE8BF87" ns2:textId="77777777" w:rsidR="009602AE" w:rsidRPr="00554456" w:rsidRDefault="009602AE" w:rsidP="00FB4E58">
            <w:pPr>
              <w:rPr>
                <w:sz w:val="18"/>
                <w:szCs w:val="18"/>
              </w:rPr>
            </w:pPr>
          </w:p>
        </w:tc>
        <w:tc>
          <w:tcPr>
            <w:tcW w:w="566" w:type="dxa"/>
          </w:tcPr>
          <w:p ns2:paraId="2F088572" ns2:textId="77777777" w:rsidR="009602AE" w:rsidRPr="00554456" w:rsidRDefault="009602AE" w:rsidP="00FB4E58">
            <w:pPr>
              <w:rPr>
                <w:sz w:val="18"/>
                <w:szCs w:val="18"/>
              </w:rPr>
            </w:pPr>
          </w:p>
        </w:tc>
        <w:tc>
          <w:tcPr>
            <w:tcW w:w="566" w:type="dxa"/>
          </w:tcPr>
          <w:p ns2:paraId="74F4335D" ns2:textId="77777777" w:rsidR="009602AE" w:rsidRPr="00554456" w:rsidRDefault="009602AE" w:rsidP="00FB4E58">
            <w:pPr>
              <w:rPr>
                <w:sz w:val="18"/>
                <w:szCs w:val="18"/>
              </w:rPr>
            </w:pPr>
          </w:p>
        </w:tc>
        <w:tc>
          <w:tcPr>
            <w:tcW w:w="566" w:type="dxa"/>
          </w:tcPr>
          <w:p ns2:paraId="57636587" ns2:textId="77777777" w:rsidR="009602AE" w:rsidRPr="00554456" w:rsidRDefault="009602AE" w:rsidP="00FB4E58">
            <w:pPr>
              <w:rPr>
                <w:sz w:val="18"/>
                <w:szCs w:val="18"/>
              </w:rPr>
            </w:pPr>
          </w:p>
        </w:tc>
        <w:tc>
          <w:tcPr>
            <w:tcW w:w="1040" w:type="dxa"/>
          </w:tcPr>
          <w:p ns2:paraId="1B3AD7DE" ns2:textId="77777777" w:rsidR="009602AE" w:rsidRPr="00554456" w:rsidRDefault="009602AE" w:rsidP="00FB4E58">
            <w:pPr>
              <w:rPr>
                <w:sz w:val="18"/>
                <w:szCs w:val="18"/>
              </w:rPr>
            </w:pPr>
          </w:p>
        </w:tc>
        <w:tc>
          <w:tcPr>
            <w:tcW w:w="1132" w:type="dxa"/>
          </w:tcPr>
          <w:p ns2:paraId="3B7821BC" ns2:textId="77777777" w:rsidR="009602AE" w:rsidRPr="00554456" w:rsidRDefault="009602AE" w:rsidP="00FB4E58">
            <w:pPr>
              <w:rPr>
                <w:sz w:val="18"/>
                <w:szCs w:val="18"/>
              </w:rPr>
            </w:pPr>
          </w:p>
        </w:tc>
        <w:tc>
          <w:tcPr>
            <w:tcW w:w="2812" w:type="dxa"/>
            <w:vAlign w:val="center"/>
          </w:tcPr>
          <w:p ns2:paraId="0AB30B15" ns2:textId="77777777" w:rsidR="009602AE" w:rsidRPr="00554456" w:rsidRDefault="00895D30" w:rsidP="00FB4E58">
            <w:pPr>
              <w:ind w:right="-111"/>
              <w:rPr>
                <w:sz w:val="18"/>
                <w:szCs w:val="18"/>
              </w:rPr>
            </w:pPr>
            <w:r w:rsidRPr="00902CFE">
              <w:rPr>
                <w:sz w:val="18"/>
                <w:szCs w:val="18"/>
              </w:rPr>
              <w:t>This is optional for the participant.</w:t>
            </w:r>
          </w:p>
        </w:tc>
      </w:tr>
      <w:tr w:rsidR="003117E4" ns2:paraId="2C17A089" ns2:textId="77777777" w:rsidTr="00A01912">
        <w:tc>
          <w:tcPr>
            <w:tcW w:w="2374" w:type="dxa"/>
            <w:vAlign w:val="center"/>
          </w:tcPr>
          <w:p ns2:paraId="14F7B2C4" ns2:textId="77777777" w:rsidR="009602AE" w:rsidRPr="00554456" w:rsidRDefault="00895D30" w:rsidP="00FB4E58">
            <w:pPr>
              <w:rPr>
                <w:sz w:val="18"/>
                <w:szCs w:val="18"/>
              </w:rPr>
            </w:pPr>
            <w:r w:rsidRPr="00902CFE">
              <w:rPr>
                <w:sz w:val="18"/>
                <w:szCs w:val="18"/>
              </w:rPr>
              <w:t>Inclusion/Exclusion Criteria</w:t>
            </w:r>
          </w:p>
        </w:tc>
        <w:tc>
          <w:tcPr>
            <w:tcW w:w="934" w:type="dxa"/>
            <w:vAlign w:val="center"/>
          </w:tcPr>
          <w:p ns2:paraId="7D91D8C6" ns2:textId="77777777" w:rsidR="009602AE" w:rsidRPr="00554456" w:rsidRDefault="00895D30" w:rsidP="00FB4E58">
            <w:pPr>
              <w:jc w:val="center"/>
              <w:rPr>
                <w:sz w:val="18"/>
                <w:szCs w:val="18"/>
              </w:rPr>
            </w:pPr>
            <w:r w:rsidRPr="00902CFE">
              <w:rPr>
                <w:sz w:val="18"/>
                <w:szCs w:val="18"/>
              </w:rPr>
              <w:t>X</w:t>
            </w:r>
          </w:p>
        </w:tc>
        <w:tc>
          <w:tcPr>
            <w:tcW w:w="444" w:type="dxa"/>
          </w:tcPr>
          <w:p ns2:paraId="5F362062" ns2:textId="77777777" w:rsidR="009602AE" w:rsidRPr="00554456" w:rsidRDefault="009602AE" w:rsidP="00FB4E58">
            <w:pPr>
              <w:rPr>
                <w:sz w:val="18"/>
                <w:szCs w:val="18"/>
              </w:rPr>
            </w:pPr>
          </w:p>
        </w:tc>
        <w:tc>
          <w:tcPr>
            <w:tcW w:w="467" w:type="dxa"/>
          </w:tcPr>
          <w:p ns2:paraId="3A854491" ns2:textId="77777777" w:rsidR="009602AE" w:rsidRPr="00554456" w:rsidRDefault="009602AE" w:rsidP="00FB4E58">
            <w:pPr>
              <w:rPr>
                <w:sz w:val="18"/>
                <w:szCs w:val="18"/>
              </w:rPr>
            </w:pPr>
          </w:p>
        </w:tc>
        <w:tc>
          <w:tcPr>
            <w:tcW w:w="481" w:type="dxa"/>
          </w:tcPr>
          <w:p ns2:paraId="25A436E9" ns2:textId="77777777" w:rsidR="009602AE" w:rsidRPr="00554456" w:rsidRDefault="009602AE" w:rsidP="00FB4E58">
            <w:pPr>
              <w:rPr>
                <w:sz w:val="18"/>
                <w:szCs w:val="18"/>
              </w:rPr>
            </w:pPr>
          </w:p>
        </w:tc>
        <w:tc>
          <w:tcPr>
            <w:tcW w:w="481" w:type="dxa"/>
          </w:tcPr>
          <w:p ns2:paraId="27DB4005" ns2:textId="77777777" w:rsidR="009602AE" w:rsidRPr="00554456" w:rsidRDefault="009602AE" w:rsidP="00FB4E58">
            <w:pPr>
              <w:rPr>
                <w:sz w:val="18"/>
                <w:szCs w:val="18"/>
              </w:rPr>
            </w:pPr>
          </w:p>
        </w:tc>
        <w:tc>
          <w:tcPr>
            <w:tcW w:w="606" w:type="dxa"/>
          </w:tcPr>
          <w:p ns2:paraId="2133BC36" ns2:textId="77777777" w:rsidR="009602AE" w:rsidRPr="00554456" w:rsidRDefault="009602AE" w:rsidP="00FB4E58">
            <w:pPr>
              <w:rPr>
                <w:sz w:val="18"/>
                <w:szCs w:val="18"/>
              </w:rPr>
            </w:pPr>
          </w:p>
        </w:tc>
        <w:tc>
          <w:tcPr>
            <w:tcW w:w="566" w:type="dxa"/>
          </w:tcPr>
          <w:p ns2:paraId="58C82687" ns2:textId="77777777" w:rsidR="009602AE" w:rsidRPr="00554456" w:rsidRDefault="009602AE" w:rsidP="00FB4E58">
            <w:pPr>
              <w:rPr>
                <w:sz w:val="18"/>
                <w:szCs w:val="18"/>
              </w:rPr>
            </w:pPr>
          </w:p>
        </w:tc>
        <w:tc>
          <w:tcPr>
            <w:tcW w:w="566" w:type="dxa"/>
          </w:tcPr>
          <w:p ns2:paraId="117AEAC1" ns2:textId="77777777" w:rsidR="009602AE" w:rsidRPr="00554456" w:rsidRDefault="009602AE" w:rsidP="00FB4E58">
            <w:pPr>
              <w:rPr>
                <w:sz w:val="18"/>
                <w:szCs w:val="18"/>
              </w:rPr>
            </w:pPr>
          </w:p>
        </w:tc>
        <w:tc>
          <w:tcPr>
            <w:tcW w:w="566" w:type="dxa"/>
          </w:tcPr>
          <w:p ns2:paraId="338C9C32" ns2:textId="77777777" w:rsidR="009602AE" w:rsidRPr="00554456" w:rsidRDefault="009602AE" w:rsidP="00FB4E58">
            <w:pPr>
              <w:rPr>
                <w:sz w:val="18"/>
                <w:szCs w:val="18"/>
              </w:rPr>
            </w:pPr>
          </w:p>
        </w:tc>
        <w:tc>
          <w:tcPr>
            <w:tcW w:w="566" w:type="dxa"/>
          </w:tcPr>
          <w:p ns2:paraId="3450F8D7" ns2:textId="77777777" w:rsidR="009602AE" w:rsidRPr="00554456" w:rsidRDefault="009602AE" w:rsidP="00FB4E58">
            <w:pPr>
              <w:rPr>
                <w:sz w:val="18"/>
                <w:szCs w:val="18"/>
              </w:rPr>
            </w:pPr>
          </w:p>
        </w:tc>
        <w:tc>
          <w:tcPr>
            <w:tcW w:w="1040" w:type="dxa"/>
          </w:tcPr>
          <w:p ns2:paraId="21671F4F" ns2:textId="77777777" w:rsidR="009602AE" w:rsidRPr="00554456" w:rsidRDefault="009602AE" w:rsidP="00FB4E58">
            <w:pPr>
              <w:rPr>
                <w:sz w:val="18"/>
                <w:szCs w:val="18"/>
              </w:rPr>
            </w:pPr>
          </w:p>
        </w:tc>
        <w:tc>
          <w:tcPr>
            <w:tcW w:w="1132" w:type="dxa"/>
          </w:tcPr>
          <w:p ns2:paraId="0C28CCF4" ns2:textId="77777777" w:rsidR="009602AE" w:rsidRPr="00554456" w:rsidRDefault="009602AE" w:rsidP="00FB4E58">
            <w:pPr>
              <w:rPr>
                <w:sz w:val="18"/>
                <w:szCs w:val="18"/>
              </w:rPr>
            </w:pPr>
          </w:p>
        </w:tc>
        <w:tc>
          <w:tcPr>
            <w:tcW w:w="2812" w:type="dxa"/>
            <w:vAlign w:val="center"/>
          </w:tcPr>
          <w:p ns2:paraId="144B6969" ns2:textId="77777777" w:rsidR="009602AE" w:rsidRPr="00554456" w:rsidRDefault="00895D30" w:rsidP="00FB4E58">
            <w:pPr>
              <w:ind w:right="-111"/>
              <w:rPr>
                <w:sz w:val="18"/>
                <w:szCs w:val="18"/>
              </w:rPr>
            </w:pPr>
            <w:r w:rsidRPr="00902CFE">
              <w:rPr>
                <w:sz w:val="18"/>
                <w:szCs w:val="18"/>
              </w:rPr>
              <w:t xml:space="preserve">See Section 5.1 and </w:t>
            </w:r>
            <w:r>
              <w:rPr>
                <w:sz w:val="18"/>
                <w:szCs w:val="18"/>
              </w:rPr>
              <w:t xml:space="preserve">Section </w:t>
            </w:r>
            <w:r w:rsidRPr="00902CFE">
              <w:rPr>
                <w:sz w:val="18"/>
                <w:szCs w:val="18"/>
              </w:rPr>
              <w:t>5.2.</w:t>
            </w:r>
          </w:p>
        </w:tc>
      </w:tr>
      <w:tr w:rsidR="003117E4" ns2:paraId="1E007E72" ns2:textId="77777777" w:rsidTr="00A01912">
        <w:tc>
          <w:tcPr>
            <w:tcW w:w="2374" w:type="dxa"/>
            <w:vAlign w:val="center"/>
          </w:tcPr>
          <w:p ns2:paraId="217674DF" ns2:textId="77777777" w:rsidR="009602AE" w:rsidRPr="00554456" w:rsidRDefault="00895D30" w:rsidP="00FB4E58">
            <w:pPr>
              <w:rPr>
                <w:sz w:val="18"/>
                <w:szCs w:val="18"/>
              </w:rPr>
            </w:pPr>
            <w:r w:rsidRPr="00902CFE">
              <w:rPr>
                <w:sz w:val="18"/>
                <w:szCs w:val="18"/>
              </w:rPr>
              <w:t>Participant Identification Card</w:t>
            </w:r>
          </w:p>
        </w:tc>
        <w:tc>
          <w:tcPr>
            <w:tcW w:w="934" w:type="dxa"/>
            <w:vAlign w:val="center"/>
          </w:tcPr>
          <w:p ns2:paraId="586E6554" ns2:textId="77777777" w:rsidR="009602AE" w:rsidRPr="00554456" w:rsidRDefault="00895D30" w:rsidP="00FB4E58">
            <w:pPr>
              <w:jc w:val="center"/>
              <w:rPr>
                <w:sz w:val="18"/>
                <w:szCs w:val="18"/>
              </w:rPr>
            </w:pPr>
            <w:r w:rsidRPr="00902CFE">
              <w:rPr>
                <w:sz w:val="18"/>
                <w:szCs w:val="18"/>
              </w:rPr>
              <w:t>X</w:t>
            </w:r>
          </w:p>
        </w:tc>
        <w:tc>
          <w:tcPr>
            <w:tcW w:w="444" w:type="dxa"/>
            <w:vAlign w:val="center"/>
          </w:tcPr>
          <w:p ns2:paraId="1E322AF3"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05A6612E" ns2:textId="77777777" w:rsidR="009602AE" w:rsidRPr="00554456" w:rsidRDefault="009602AE" w:rsidP="00FB4E58">
            <w:pPr>
              <w:jc w:val="center"/>
              <w:rPr>
                <w:sz w:val="18"/>
                <w:szCs w:val="18"/>
              </w:rPr>
            </w:pPr>
          </w:p>
        </w:tc>
        <w:tc>
          <w:tcPr>
            <w:tcW w:w="481" w:type="dxa"/>
            <w:vAlign w:val="center"/>
          </w:tcPr>
          <w:p ns2:paraId="5AEADE54" ns2:textId="77777777" w:rsidR="009602AE" w:rsidRPr="00554456" w:rsidRDefault="009602AE" w:rsidP="00FB4E58">
            <w:pPr>
              <w:jc w:val="center"/>
              <w:rPr>
                <w:sz w:val="18"/>
                <w:szCs w:val="18"/>
              </w:rPr>
            </w:pPr>
          </w:p>
        </w:tc>
        <w:tc>
          <w:tcPr>
            <w:tcW w:w="481" w:type="dxa"/>
            <w:vAlign w:val="center"/>
          </w:tcPr>
          <w:p ns2:paraId="7F601454" ns2:textId="77777777" w:rsidR="009602AE" w:rsidRPr="00554456" w:rsidRDefault="009602AE" w:rsidP="00FB4E58">
            <w:pPr>
              <w:jc w:val="center"/>
              <w:rPr>
                <w:sz w:val="18"/>
                <w:szCs w:val="18"/>
              </w:rPr>
            </w:pPr>
          </w:p>
        </w:tc>
        <w:tc>
          <w:tcPr>
            <w:tcW w:w="606" w:type="dxa"/>
            <w:vAlign w:val="center"/>
          </w:tcPr>
          <w:p ns2:paraId="23F8D639" ns2:textId="77777777" w:rsidR="009602AE" w:rsidRPr="00554456" w:rsidRDefault="009602AE" w:rsidP="00FB4E58">
            <w:pPr>
              <w:jc w:val="center"/>
              <w:rPr>
                <w:sz w:val="18"/>
                <w:szCs w:val="18"/>
              </w:rPr>
            </w:pPr>
          </w:p>
        </w:tc>
        <w:tc>
          <w:tcPr>
            <w:tcW w:w="566" w:type="dxa"/>
            <w:vAlign w:val="center"/>
          </w:tcPr>
          <w:p ns2:paraId="1C3F1E5A" ns2:textId="77777777" w:rsidR="009602AE" w:rsidRPr="00554456" w:rsidRDefault="009602AE" w:rsidP="00FB4E58">
            <w:pPr>
              <w:jc w:val="center"/>
              <w:rPr>
                <w:sz w:val="18"/>
                <w:szCs w:val="18"/>
              </w:rPr>
            </w:pPr>
          </w:p>
        </w:tc>
        <w:tc>
          <w:tcPr>
            <w:tcW w:w="566" w:type="dxa"/>
            <w:vAlign w:val="center"/>
          </w:tcPr>
          <w:p ns2:paraId="3C7C2DC6" ns2:textId="77777777" w:rsidR="009602AE" w:rsidRPr="00554456" w:rsidRDefault="009602AE" w:rsidP="00FB4E58">
            <w:pPr>
              <w:jc w:val="center"/>
              <w:rPr>
                <w:sz w:val="18"/>
                <w:szCs w:val="18"/>
              </w:rPr>
            </w:pPr>
          </w:p>
        </w:tc>
        <w:tc>
          <w:tcPr>
            <w:tcW w:w="566" w:type="dxa"/>
            <w:vAlign w:val="center"/>
          </w:tcPr>
          <w:p ns2:paraId="02F4DEEC" ns2:textId="77777777" w:rsidR="009602AE" w:rsidRPr="00554456" w:rsidRDefault="009602AE" w:rsidP="00FB4E58">
            <w:pPr>
              <w:jc w:val="center"/>
              <w:rPr>
                <w:sz w:val="18"/>
                <w:szCs w:val="18"/>
              </w:rPr>
            </w:pPr>
          </w:p>
        </w:tc>
        <w:tc>
          <w:tcPr>
            <w:tcW w:w="566" w:type="dxa"/>
            <w:vAlign w:val="center"/>
          </w:tcPr>
          <w:p ns2:paraId="0718BCFC" ns2:textId="77777777" w:rsidR="009602AE" w:rsidRPr="00554456" w:rsidRDefault="009602AE" w:rsidP="00FB4E58">
            <w:pPr>
              <w:jc w:val="center"/>
              <w:rPr>
                <w:sz w:val="18"/>
                <w:szCs w:val="18"/>
              </w:rPr>
            </w:pPr>
          </w:p>
        </w:tc>
        <w:tc>
          <w:tcPr>
            <w:tcW w:w="1040" w:type="dxa"/>
          </w:tcPr>
          <w:p ns2:paraId="5B16BA55" ns2:textId="77777777" w:rsidR="009602AE" w:rsidRPr="00554456" w:rsidRDefault="009602AE" w:rsidP="00FB4E58">
            <w:pPr>
              <w:rPr>
                <w:sz w:val="18"/>
                <w:szCs w:val="18"/>
              </w:rPr>
            </w:pPr>
          </w:p>
        </w:tc>
        <w:tc>
          <w:tcPr>
            <w:tcW w:w="1132" w:type="dxa"/>
          </w:tcPr>
          <w:p ns2:paraId="11F734DA" ns2:textId="77777777" w:rsidR="009602AE" w:rsidRPr="00554456" w:rsidRDefault="009602AE" w:rsidP="00FB4E58">
            <w:pPr>
              <w:rPr>
                <w:sz w:val="18"/>
                <w:szCs w:val="18"/>
              </w:rPr>
            </w:pPr>
          </w:p>
        </w:tc>
        <w:tc>
          <w:tcPr>
            <w:tcW w:w="2812" w:type="dxa"/>
            <w:vAlign w:val="center"/>
          </w:tcPr>
          <w:p ns2:paraId="53B33B8D" ns2:textId="77777777" w:rsidR="009602AE" w:rsidRPr="00554456" w:rsidRDefault="00895D30" w:rsidP="00FB4E58">
            <w:pPr>
              <w:ind w:right="-111"/>
              <w:rPr>
                <w:sz w:val="18"/>
                <w:szCs w:val="18"/>
              </w:rPr>
            </w:pPr>
            <w:r w:rsidRPr="00902CFE">
              <w:rPr>
                <w:sz w:val="18"/>
                <w:szCs w:val="18"/>
              </w:rPr>
              <w:t>At Visit 2, the randomization number is added to the ID card.</w:t>
            </w:r>
          </w:p>
        </w:tc>
      </w:tr>
      <w:tr w:rsidR="003117E4" ns2:paraId="2DF1895E" ns2:textId="77777777" w:rsidTr="00A01912">
        <w:tc>
          <w:tcPr>
            <w:tcW w:w="2374" w:type="dxa"/>
            <w:vAlign w:val="center"/>
          </w:tcPr>
          <w:p ns2:paraId="13FF9650" ns2:textId="77777777" w:rsidR="009602AE" w:rsidRPr="00554456" w:rsidRDefault="00895D30" w:rsidP="00FB4E58">
            <w:pPr>
              <w:rPr>
                <w:sz w:val="18"/>
                <w:szCs w:val="18"/>
              </w:rPr>
            </w:pPr>
            <w:r w:rsidRPr="00902CFE">
              <w:rPr>
                <w:sz w:val="18"/>
                <w:szCs w:val="18"/>
              </w:rPr>
              <w:t>Demography and Medical History</w:t>
            </w:r>
          </w:p>
        </w:tc>
        <w:tc>
          <w:tcPr>
            <w:tcW w:w="934" w:type="dxa"/>
          </w:tcPr>
          <w:p ns2:paraId="4F3625B2" ns2:textId="77777777" w:rsidR="009602AE" w:rsidRPr="00554456" w:rsidRDefault="00895D30" w:rsidP="00FB4E58">
            <w:pPr>
              <w:jc w:val="center"/>
              <w:rPr>
                <w:sz w:val="18"/>
                <w:szCs w:val="18"/>
              </w:rPr>
            </w:pPr>
            <w:r w:rsidRPr="00902CFE">
              <w:rPr>
                <w:sz w:val="18"/>
                <w:szCs w:val="18"/>
              </w:rPr>
              <w:t>X</w:t>
            </w:r>
          </w:p>
        </w:tc>
        <w:tc>
          <w:tcPr>
            <w:tcW w:w="444" w:type="dxa"/>
            <w:vAlign w:val="center"/>
          </w:tcPr>
          <w:p ns2:paraId="6B510510" ns2:textId="77777777" w:rsidR="009602AE" w:rsidRPr="00554456" w:rsidRDefault="009602AE" w:rsidP="00FB4E58">
            <w:pPr>
              <w:jc w:val="center"/>
              <w:rPr>
                <w:sz w:val="18"/>
                <w:szCs w:val="18"/>
              </w:rPr>
            </w:pPr>
          </w:p>
        </w:tc>
        <w:tc>
          <w:tcPr>
            <w:tcW w:w="467" w:type="dxa"/>
            <w:vAlign w:val="center"/>
          </w:tcPr>
          <w:p ns2:paraId="1E3C2A21" ns2:textId="77777777" w:rsidR="009602AE" w:rsidRPr="00554456" w:rsidRDefault="009602AE" w:rsidP="00FB4E58">
            <w:pPr>
              <w:jc w:val="center"/>
              <w:rPr>
                <w:sz w:val="18"/>
                <w:szCs w:val="18"/>
              </w:rPr>
            </w:pPr>
          </w:p>
        </w:tc>
        <w:tc>
          <w:tcPr>
            <w:tcW w:w="481" w:type="dxa"/>
            <w:vAlign w:val="center"/>
          </w:tcPr>
          <w:p ns2:paraId="0528FC73" ns2:textId="77777777" w:rsidR="009602AE" w:rsidRPr="00554456" w:rsidRDefault="009602AE" w:rsidP="00FB4E58">
            <w:pPr>
              <w:jc w:val="center"/>
              <w:rPr>
                <w:sz w:val="18"/>
                <w:szCs w:val="18"/>
              </w:rPr>
            </w:pPr>
          </w:p>
        </w:tc>
        <w:tc>
          <w:tcPr>
            <w:tcW w:w="481" w:type="dxa"/>
            <w:vAlign w:val="center"/>
          </w:tcPr>
          <w:p ns2:paraId="10696DB2" ns2:textId="77777777" w:rsidR="009602AE" w:rsidRPr="00554456" w:rsidRDefault="009602AE" w:rsidP="00FB4E58">
            <w:pPr>
              <w:jc w:val="center"/>
              <w:rPr>
                <w:sz w:val="18"/>
                <w:szCs w:val="18"/>
              </w:rPr>
            </w:pPr>
          </w:p>
        </w:tc>
        <w:tc>
          <w:tcPr>
            <w:tcW w:w="606" w:type="dxa"/>
            <w:vAlign w:val="center"/>
          </w:tcPr>
          <w:p ns2:paraId="37A1F5B2" ns2:textId="77777777" w:rsidR="009602AE" w:rsidRPr="00554456" w:rsidRDefault="009602AE" w:rsidP="00FB4E58">
            <w:pPr>
              <w:jc w:val="center"/>
              <w:rPr>
                <w:sz w:val="18"/>
                <w:szCs w:val="18"/>
              </w:rPr>
            </w:pPr>
          </w:p>
        </w:tc>
        <w:tc>
          <w:tcPr>
            <w:tcW w:w="566" w:type="dxa"/>
            <w:vAlign w:val="center"/>
          </w:tcPr>
          <w:p ns2:paraId="5B5B71B3" ns2:textId="77777777" w:rsidR="009602AE" w:rsidRPr="00554456" w:rsidRDefault="009602AE" w:rsidP="00FB4E58">
            <w:pPr>
              <w:jc w:val="center"/>
              <w:rPr>
                <w:sz w:val="18"/>
                <w:szCs w:val="18"/>
              </w:rPr>
            </w:pPr>
          </w:p>
        </w:tc>
        <w:tc>
          <w:tcPr>
            <w:tcW w:w="566" w:type="dxa"/>
            <w:vAlign w:val="center"/>
          </w:tcPr>
          <w:p ns2:paraId="5E25B72B" ns2:textId="77777777" w:rsidR="009602AE" w:rsidRPr="00554456" w:rsidRDefault="009602AE" w:rsidP="00FB4E58">
            <w:pPr>
              <w:jc w:val="center"/>
              <w:rPr>
                <w:sz w:val="18"/>
                <w:szCs w:val="18"/>
              </w:rPr>
            </w:pPr>
          </w:p>
        </w:tc>
        <w:tc>
          <w:tcPr>
            <w:tcW w:w="566" w:type="dxa"/>
            <w:vAlign w:val="center"/>
          </w:tcPr>
          <w:p ns2:paraId="67F0CFF9" ns2:textId="77777777" w:rsidR="009602AE" w:rsidRPr="00554456" w:rsidRDefault="009602AE" w:rsidP="00FB4E58">
            <w:pPr>
              <w:jc w:val="center"/>
              <w:rPr>
                <w:sz w:val="18"/>
                <w:szCs w:val="18"/>
              </w:rPr>
            </w:pPr>
          </w:p>
        </w:tc>
        <w:tc>
          <w:tcPr>
            <w:tcW w:w="566" w:type="dxa"/>
            <w:vAlign w:val="center"/>
          </w:tcPr>
          <w:p ns2:paraId="1C677E1E" ns2:textId="77777777" w:rsidR="009602AE" w:rsidRPr="00554456" w:rsidRDefault="009602AE" w:rsidP="00FB4E58">
            <w:pPr>
              <w:jc w:val="center"/>
              <w:rPr>
                <w:sz w:val="18"/>
                <w:szCs w:val="18"/>
              </w:rPr>
            </w:pPr>
          </w:p>
        </w:tc>
        <w:tc>
          <w:tcPr>
            <w:tcW w:w="1040" w:type="dxa"/>
          </w:tcPr>
          <w:p ns2:paraId="495E05A3" ns2:textId="77777777" w:rsidR="009602AE" w:rsidRPr="00554456" w:rsidRDefault="009602AE" w:rsidP="00FB4E58">
            <w:pPr>
              <w:rPr>
                <w:sz w:val="18"/>
                <w:szCs w:val="18"/>
              </w:rPr>
            </w:pPr>
          </w:p>
        </w:tc>
        <w:tc>
          <w:tcPr>
            <w:tcW w:w="1132" w:type="dxa"/>
          </w:tcPr>
          <w:p ns2:paraId="370B15A8" ns2:textId="77777777" w:rsidR="009602AE" w:rsidRPr="00554456" w:rsidRDefault="009602AE" w:rsidP="00FB4E58">
            <w:pPr>
              <w:rPr>
                <w:sz w:val="18"/>
                <w:szCs w:val="18"/>
              </w:rPr>
            </w:pPr>
          </w:p>
        </w:tc>
        <w:tc>
          <w:tcPr>
            <w:tcW w:w="2812" w:type="dxa"/>
          </w:tcPr>
          <w:p ns2:paraId="3F4AA6E6" ns2:textId="77777777" w:rsidR="009602AE" w:rsidRPr="00554456" w:rsidRDefault="00895D30" w:rsidP="00FB4E58">
            <w:pPr>
              <w:ind w:right="-111"/>
              <w:rPr>
                <w:sz w:val="18"/>
                <w:szCs w:val="18"/>
              </w:rPr>
            </w:pPr>
            <w:r w:rsidRPr="00902CFE">
              <w:rPr>
                <w:sz w:val="18"/>
                <w:szCs w:val="18"/>
              </w:rPr>
              <w:t>See Section 8.1.4 for specific requirements.</w:t>
            </w:r>
          </w:p>
        </w:tc>
      </w:tr>
      <w:tr w:rsidR="003117E4" ns2:paraId="3E1AFFB2" ns2:textId="77777777" w:rsidTr="00A01912">
        <w:tc>
          <w:tcPr>
            <w:tcW w:w="2374" w:type="dxa"/>
            <w:vAlign w:val="center"/>
          </w:tcPr>
          <w:p ns2:paraId="262F9D63" ns2:textId="77777777" w:rsidR="009602AE" w:rsidRPr="00554456" w:rsidRDefault="00895D30" w:rsidP="00FB4E58">
            <w:pPr>
              <w:rPr>
                <w:sz w:val="18"/>
                <w:szCs w:val="18"/>
              </w:rPr>
            </w:pPr>
            <w:r w:rsidRPr="00902CFE">
              <w:rPr>
                <w:sz w:val="18"/>
                <w:szCs w:val="18"/>
              </w:rPr>
              <w:t>Prior/Concomitant Medication</w:t>
            </w:r>
          </w:p>
        </w:tc>
        <w:tc>
          <w:tcPr>
            <w:tcW w:w="934" w:type="dxa"/>
            <w:vAlign w:val="center"/>
          </w:tcPr>
          <w:p ns2:paraId="0BB5A853" ns2:textId="77777777" w:rsidR="009602AE" w:rsidRPr="00554456" w:rsidRDefault="00895D30" w:rsidP="00FB4E58">
            <w:pPr>
              <w:jc w:val="center"/>
              <w:rPr>
                <w:sz w:val="18"/>
                <w:szCs w:val="18"/>
              </w:rPr>
            </w:pPr>
            <w:r w:rsidRPr="00902CFE">
              <w:rPr>
                <w:sz w:val="18"/>
                <w:szCs w:val="18"/>
              </w:rPr>
              <w:t>X</w:t>
            </w:r>
          </w:p>
        </w:tc>
        <w:tc>
          <w:tcPr>
            <w:tcW w:w="444" w:type="dxa"/>
            <w:vAlign w:val="center"/>
          </w:tcPr>
          <w:p ns2:paraId="530724F5"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5421BCAB" ns2:textId="77777777" w:rsidR="009602AE" w:rsidRPr="00554456" w:rsidRDefault="00895D30" w:rsidP="00FB4E58">
            <w:pPr>
              <w:jc w:val="center"/>
              <w:rPr>
                <w:sz w:val="18"/>
                <w:szCs w:val="18"/>
              </w:rPr>
            </w:pPr>
            <w:r w:rsidRPr="00902CFE">
              <w:rPr>
                <w:sz w:val="18"/>
                <w:szCs w:val="18"/>
              </w:rPr>
              <w:t>X</w:t>
            </w:r>
          </w:p>
        </w:tc>
        <w:tc>
          <w:tcPr>
            <w:tcW w:w="481" w:type="dxa"/>
            <w:vAlign w:val="center"/>
          </w:tcPr>
          <w:p ns2:paraId="2D4FDB04" ns2:textId="77777777" w:rsidR="009602AE" w:rsidRPr="00554456" w:rsidRDefault="00895D30" w:rsidP="00FB4E58">
            <w:pPr>
              <w:jc w:val="center"/>
              <w:rPr>
                <w:sz w:val="18"/>
                <w:szCs w:val="18"/>
              </w:rPr>
            </w:pPr>
            <w:r w:rsidRPr="00902CFE">
              <w:rPr>
                <w:sz w:val="18"/>
                <w:szCs w:val="18"/>
              </w:rPr>
              <w:t>X</w:t>
            </w:r>
          </w:p>
        </w:tc>
        <w:tc>
          <w:tcPr>
            <w:tcW w:w="481" w:type="dxa"/>
            <w:vAlign w:val="center"/>
          </w:tcPr>
          <w:p ns2:paraId="6B91FBB2" ns2:textId="77777777" w:rsidR="009602AE" w:rsidRPr="00554456" w:rsidRDefault="00895D30" w:rsidP="00FB4E58">
            <w:pPr>
              <w:jc w:val="center"/>
              <w:rPr>
                <w:sz w:val="18"/>
                <w:szCs w:val="18"/>
              </w:rPr>
            </w:pPr>
            <w:r w:rsidRPr="00902CFE">
              <w:rPr>
                <w:sz w:val="18"/>
                <w:szCs w:val="18"/>
              </w:rPr>
              <w:t>X</w:t>
            </w:r>
          </w:p>
        </w:tc>
        <w:tc>
          <w:tcPr>
            <w:tcW w:w="606" w:type="dxa"/>
            <w:vAlign w:val="center"/>
          </w:tcPr>
          <w:p ns2:paraId="5A71D44C"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5BEA5288"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476D0CF6"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D97263D"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AA2C913" ns2:textId="77777777" w:rsidR="009602AE" w:rsidRPr="00554456" w:rsidRDefault="00895D30" w:rsidP="00FB4E58">
            <w:pPr>
              <w:jc w:val="center"/>
              <w:rPr>
                <w:sz w:val="18"/>
                <w:szCs w:val="18"/>
              </w:rPr>
            </w:pPr>
            <w:r w:rsidRPr="00902CFE">
              <w:rPr>
                <w:sz w:val="18"/>
                <w:szCs w:val="18"/>
              </w:rPr>
              <w:t>X</w:t>
            </w:r>
          </w:p>
        </w:tc>
        <w:tc>
          <w:tcPr>
            <w:tcW w:w="2172" w:type="dxa"/>
            <w:gridSpan w:val="2"/>
            <w:vAlign w:val="center"/>
          </w:tcPr>
          <w:p ns2:paraId="0208D2B8" ns2:textId="77777777" w:rsidR="009602AE" w:rsidRPr="00554456" w:rsidRDefault="00895D30" w:rsidP="00FB4E58">
            <w:pPr>
              <w:jc w:val="center"/>
              <w:rPr>
                <w:sz w:val="18"/>
                <w:szCs w:val="18"/>
              </w:rPr>
            </w:pPr>
            <w:r>
              <w:rPr>
                <w:noProof/>
                <w:sz w:val="18"/>
                <w:szCs w:val="18"/>
              </w:rPr>
              <ns1:AlternateContent>
                <ns1:Choice Requires="wps">
                  <w:drawing>
                    <ns3:anchor distT="0" distB="0" distL="114300" distR="114300" simplePos="0" relativeHeight="251681792" behindDoc="0" locked="0" layoutInCell="1" allowOverlap="1" ns4:anchorId="04FB8942" ns4:editId="40CD6D03">
                      <ns3:simplePos x="0" y="0"/>
                      <ns3:positionH relativeFrom="column">
                        <ns3:posOffset>-23495</ns3:posOffset>
                      </ns3:positionH>
                      <ns3:positionV relativeFrom="paragraph">
                        <ns3:posOffset>67310</ns3:posOffset>
                      </ns3:positionV>
                      <ns3:extent cx="1294130" cy="0"/>
                      <ns3:effectExtent l="38100" t="76200" r="20320" b="95250"/>
                      <ns3:wrapNone/>
                      <ns3:docPr id="5" name="Straight Arrow Connector 5"/>
                      <ns3:cNvGraphicFramePr/>
                      <ns5:graphic>
                        <ns5:graphicData uri="http://schemas.microsoft.com/office/word/2010/wordprocessingShape">
                          <ns8:wsp>
                            <ns8:cNvCnPr/>
                            <ns8:spPr>
                              <ns5:xfrm>
                                <ns5:off x="0" y="0"/>
                                <ns5:ext cx="129413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5" ns10:spid="_x0000_s1033" type="#_x0000_t32" style="width:101.9pt;height:0;margin-top:5.3pt;margin-left:-1.85pt;mso-height-percent:0;mso-height-relative:margin;mso-width-percent:0;mso-width-relative:margin;mso-wrap-distance-bottom:0;mso-wrap-distance-left:9pt;mso-wrap-distance-right:9pt;mso-wrap-distance-top:0;position:absolute;v-text-anchor:top;z-index:251680768" fillcolor="this" stroked="t" strokecolor="black" strokeweight="0.75pt">
                      <ns9:stroke startarrow="block" endarrow="block"/>
                    </ns9:shape>
                  </w:pict>
                </ns1:Fallback>
              </ns1:AlternateContent>
            </w:r>
          </w:p>
        </w:tc>
        <w:tc>
          <w:tcPr>
            <w:tcW w:w="2812" w:type="dxa"/>
          </w:tcPr>
          <w:p ns2:paraId="27889724" ns2:textId="77777777" w:rsidR="009602AE" w:rsidRPr="00554456" w:rsidRDefault="00895D30" w:rsidP="00FB4E58">
            <w:pPr>
              <w:rPr>
                <w:sz w:val="18"/>
                <w:szCs w:val="18"/>
              </w:rPr>
            </w:pPr>
            <w:r w:rsidRPr="00902CFE">
              <w:rPr>
                <w:sz w:val="18"/>
                <w:szCs w:val="18"/>
              </w:rPr>
              <w:t>See Section 8.1.</w:t>
            </w:r>
            <w:r>
              <w:rPr>
                <w:sz w:val="18"/>
                <w:szCs w:val="18"/>
              </w:rPr>
              <w:t>6</w:t>
            </w:r>
            <w:r w:rsidRPr="00902CFE">
              <w:rPr>
                <w:sz w:val="18"/>
                <w:szCs w:val="18"/>
              </w:rPr>
              <w:t xml:space="preserve"> for specific screening requirements. See Section 6.5.1 for prohibited medications.</w:t>
            </w:r>
          </w:p>
        </w:tc>
      </w:tr>
      <w:tr w:rsidR="003117E4" ns2:paraId="44D2920A" ns2:textId="77777777" w:rsidTr="00A01912">
        <w:tc>
          <w:tcPr>
            <w:tcW w:w="2374" w:type="dxa"/>
            <w:vAlign w:val="center"/>
          </w:tcPr>
          <w:p ns2:paraId="2CD02250" ns2:textId="77777777" w:rsidR="009602AE" w:rsidRPr="00554456" w:rsidRDefault="00895D30" w:rsidP="00FB4E58">
            <w:pPr>
              <w:rPr>
                <w:sz w:val="18"/>
                <w:szCs w:val="18"/>
              </w:rPr>
            </w:pPr>
            <w:r w:rsidRPr="00902CFE">
              <w:rPr>
                <w:sz w:val="18"/>
                <w:szCs w:val="18"/>
              </w:rPr>
              <w:t>Baseline Disease Characteristics</w:t>
            </w:r>
          </w:p>
        </w:tc>
        <w:tc>
          <w:tcPr>
            <w:tcW w:w="934" w:type="dxa"/>
            <w:vAlign w:val="center"/>
          </w:tcPr>
          <w:p ns2:paraId="47C117F3" ns2:textId="77777777" w:rsidR="009602AE" w:rsidRPr="00554456" w:rsidRDefault="00895D30" w:rsidP="00FB4E58">
            <w:pPr>
              <w:jc w:val="center"/>
              <w:rPr>
                <w:sz w:val="18"/>
                <w:szCs w:val="18"/>
              </w:rPr>
            </w:pPr>
            <w:r w:rsidRPr="00902CFE">
              <w:rPr>
                <w:sz w:val="18"/>
                <w:szCs w:val="18"/>
              </w:rPr>
              <w:t>X</w:t>
            </w:r>
          </w:p>
        </w:tc>
        <w:tc>
          <w:tcPr>
            <w:tcW w:w="444" w:type="dxa"/>
            <w:vAlign w:val="center"/>
          </w:tcPr>
          <w:p ns2:paraId="55C0AAA8" ns2:textId="77777777" w:rsidR="009602AE" w:rsidRPr="00554456" w:rsidRDefault="009602AE" w:rsidP="00FB4E58">
            <w:pPr>
              <w:jc w:val="center"/>
              <w:rPr>
                <w:sz w:val="18"/>
                <w:szCs w:val="18"/>
              </w:rPr>
            </w:pPr>
          </w:p>
        </w:tc>
        <w:tc>
          <w:tcPr>
            <w:tcW w:w="467" w:type="dxa"/>
            <w:vAlign w:val="center"/>
          </w:tcPr>
          <w:p ns2:paraId="5B5FBFA7" ns2:textId="77777777" w:rsidR="009602AE" w:rsidRPr="00554456" w:rsidRDefault="009602AE" w:rsidP="00FB4E58">
            <w:pPr>
              <w:jc w:val="center"/>
              <w:rPr>
                <w:sz w:val="18"/>
                <w:szCs w:val="18"/>
              </w:rPr>
            </w:pPr>
          </w:p>
        </w:tc>
        <w:tc>
          <w:tcPr>
            <w:tcW w:w="481" w:type="dxa"/>
            <w:vAlign w:val="center"/>
          </w:tcPr>
          <w:p ns2:paraId="03485498" ns2:textId="77777777" w:rsidR="009602AE" w:rsidRPr="00554456" w:rsidRDefault="009602AE" w:rsidP="00FB4E58">
            <w:pPr>
              <w:jc w:val="center"/>
              <w:rPr>
                <w:sz w:val="18"/>
                <w:szCs w:val="18"/>
              </w:rPr>
            </w:pPr>
          </w:p>
        </w:tc>
        <w:tc>
          <w:tcPr>
            <w:tcW w:w="481" w:type="dxa"/>
            <w:vAlign w:val="center"/>
          </w:tcPr>
          <w:p ns2:paraId="08E2066A" ns2:textId="77777777" w:rsidR="009602AE" w:rsidRPr="00554456" w:rsidRDefault="009602AE" w:rsidP="00FB4E58">
            <w:pPr>
              <w:jc w:val="center"/>
              <w:rPr>
                <w:sz w:val="18"/>
                <w:szCs w:val="18"/>
              </w:rPr>
            </w:pPr>
          </w:p>
        </w:tc>
        <w:tc>
          <w:tcPr>
            <w:tcW w:w="606" w:type="dxa"/>
            <w:vAlign w:val="center"/>
          </w:tcPr>
          <w:p ns2:paraId="621CD704" ns2:textId="77777777" w:rsidR="009602AE" w:rsidRPr="00554456" w:rsidRDefault="009602AE" w:rsidP="00FB4E58">
            <w:pPr>
              <w:jc w:val="center"/>
              <w:rPr>
                <w:sz w:val="18"/>
                <w:szCs w:val="18"/>
              </w:rPr>
            </w:pPr>
          </w:p>
        </w:tc>
        <w:tc>
          <w:tcPr>
            <w:tcW w:w="566" w:type="dxa"/>
            <w:vAlign w:val="center"/>
          </w:tcPr>
          <w:p ns2:paraId="0771A25E" ns2:textId="77777777" w:rsidR="009602AE" w:rsidRPr="00554456" w:rsidRDefault="009602AE" w:rsidP="00FB4E58">
            <w:pPr>
              <w:jc w:val="center"/>
              <w:rPr>
                <w:sz w:val="18"/>
                <w:szCs w:val="18"/>
              </w:rPr>
            </w:pPr>
          </w:p>
        </w:tc>
        <w:tc>
          <w:tcPr>
            <w:tcW w:w="566" w:type="dxa"/>
            <w:vAlign w:val="center"/>
          </w:tcPr>
          <w:p ns2:paraId="2D6EA640" ns2:textId="77777777" w:rsidR="009602AE" w:rsidRPr="00554456" w:rsidRDefault="009602AE" w:rsidP="00FB4E58">
            <w:pPr>
              <w:jc w:val="center"/>
              <w:rPr>
                <w:sz w:val="18"/>
                <w:szCs w:val="18"/>
              </w:rPr>
            </w:pPr>
          </w:p>
        </w:tc>
        <w:tc>
          <w:tcPr>
            <w:tcW w:w="566" w:type="dxa"/>
            <w:vAlign w:val="center"/>
          </w:tcPr>
          <w:p ns2:paraId="08EC9E46" ns2:textId="77777777" w:rsidR="009602AE" w:rsidRPr="00554456" w:rsidRDefault="009602AE" w:rsidP="00FB4E58">
            <w:pPr>
              <w:jc w:val="center"/>
              <w:rPr>
                <w:sz w:val="18"/>
                <w:szCs w:val="18"/>
              </w:rPr>
            </w:pPr>
          </w:p>
        </w:tc>
        <w:tc>
          <w:tcPr>
            <w:tcW w:w="566" w:type="dxa"/>
            <w:vAlign w:val="center"/>
          </w:tcPr>
          <w:p ns2:paraId="78809FAB" ns2:textId="77777777" w:rsidR="009602AE" w:rsidRPr="00554456" w:rsidRDefault="009602AE" w:rsidP="00FB4E58">
            <w:pPr>
              <w:jc w:val="center"/>
              <w:rPr>
                <w:sz w:val="18"/>
                <w:szCs w:val="18"/>
              </w:rPr>
            </w:pPr>
          </w:p>
        </w:tc>
        <w:tc>
          <w:tcPr>
            <w:tcW w:w="1040" w:type="dxa"/>
          </w:tcPr>
          <w:p ns2:paraId="797A64D2" ns2:textId="77777777" w:rsidR="009602AE" w:rsidRPr="00554456" w:rsidRDefault="009602AE" w:rsidP="00FB4E58">
            <w:pPr>
              <w:rPr>
                <w:sz w:val="18"/>
                <w:szCs w:val="18"/>
              </w:rPr>
            </w:pPr>
          </w:p>
        </w:tc>
        <w:tc>
          <w:tcPr>
            <w:tcW w:w="1132" w:type="dxa"/>
          </w:tcPr>
          <w:p ns2:paraId="677AB64F" ns2:textId="77777777" w:rsidR="009602AE" w:rsidRPr="00554456" w:rsidRDefault="009602AE" w:rsidP="00FB4E58">
            <w:pPr>
              <w:rPr>
                <w:sz w:val="18"/>
                <w:szCs w:val="18"/>
              </w:rPr>
            </w:pPr>
          </w:p>
        </w:tc>
        <w:tc>
          <w:tcPr>
            <w:tcW w:w="2812" w:type="dxa"/>
          </w:tcPr>
          <w:p ns2:paraId="69B0F5CC" ns2:textId="77777777" w:rsidR="009602AE" w:rsidRPr="00554456" w:rsidRDefault="00895D30" w:rsidP="00FB4E58">
            <w:pPr>
              <w:ind w:right="-111"/>
              <w:rPr>
                <w:sz w:val="18"/>
                <w:szCs w:val="18"/>
              </w:rPr>
            </w:pPr>
            <w:r w:rsidRPr="00902CFE">
              <w:rPr>
                <w:sz w:val="18"/>
                <w:szCs w:val="18"/>
              </w:rPr>
              <w:t>Assessments to include symptoms, prognostic profile, BTK-C481 mutations status, and staging</w:t>
            </w:r>
            <w:r>
              <w:rPr>
                <w:sz w:val="18"/>
                <w:szCs w:val="18"/>
              </w:rPr>
              <w:t xml:space="preserve"> as defined in Section 8.1.5</w:t>
            </w:r>
            <w:r w:rsidRPr="00341B8E">
              <w:rPr>
                <w:sz w:val="18"/>
                <w:szCs w:val="18"/>
              </w:rPr>
              <w:t>.</w:t>
            </w:r>
          </w:p>
        </w:tc>
      </w:tr>
      <w:tr w:rsidR="003117E4" ns2:paraId="3B59885B" ns2:textId="77777777" w:rsidTr="00A01912">
        <w:tc>
          <w:tcPr>
            <w:tcW w:w="2374" w:type="dxa"/>
            <w:tcBorders>
              <w:bottom w:val="single" w:sz="4" w:space="0" w:color="auto"/>
            </w:tcBorders>
            <w:vAlign w:val="center"/>
          </w:tcPr>
          <w:p ns2:paraId="5D3957EE" ns2:textId="77777777" w:rsidR="009602AE" w:rsidRPr="00902CFE" w:rsidRDefault="00895D30" w:rsidP="00FB4E58">
            <w:pPr>
              <w:rPr>
                <w:sz w:val="18"/>
                <w:szCs w:val="18"/>
              </w:rPr>
            </w:pPr>
            <w:r w:rsidRPr="00902CFE">
              <w:rPr>
                <w:sz w:val="18"/>
                <w:szCs w:val="18"/>
              </w:rPr>
              <w:t>Randomization</w:t>
            </w:r>
          </w:p>
        </w:tc>
        <w:tc>
          <w:tcPr>
            <w:tcW w:w="934" w:type="dxa"/>
            <w:tcBorders>
              <w:bottom w:val="single" w:sz="4" w:space="0" w:color="auto"/>
            </w:tcBorders>
            <w:vAlign w:val="center"/>
          </w:tcPr>
          <w:p ns2:paraId="7BEF3E8B" ns2:textId="77777777" w:rsidR="009602AE" w:rsidRPr="00902CFE" w:rsidRDefault="009602AE" w:rsidP="00FB4E58">
            <w:pPr>
              <w:rPr>
                <w:sz w:val="18"/>
                <w:szCs w:val="18"/>
              </w:rPr>
            </w:pPr>
          </w:p>
        </w:tc>
        <w:tc>
          <w:tcPr>
            <w:tcW w:w="444" w:type="dxa"/>
            <w:tcBorders>
              <w:bottom w:val="single" w:sz="4" w:space="0" w:color="auto"/>
            </w:tcBorders>
            <w:vAlign w:val="center"/>
          </w:tcPr>
          <w:p ns2:paraId="243F48B8" ns2:textId="77777777" w:rsidR="009602AE" w:rsidRPr="00554456" w:rsidRDefault="00895D30" w:rsidP="00FB4E58">
            <w:pPr>
              <w:jc w:val="center"/>
              <w:rPr>
                <w:sz w:val="18"/>
                <w:szCs w:val="18"/>
              </w:rPr>
            </w:pPr>
            <w:r w:rsidRPr="00902CFE">
              <w:rPr>
                <w:sz w:val="18"/>
                <w:szCs w:val="18"/>
              </w:rPr>
              <w:t>X</w:t>
            </w:r>
          </w:p>
        </w:tc>
        <w:tc>
          <w:tcPr>
            <w:tcW w:w="467" w:type="dxa"/>
            <w:tcBorders>
              <w:bottom w:val="single" w:sz="4" w:space="0" w:color="auto"/>
            </w:tcBorders>
            <w:vAlign w:val="center"/>
          </w:tcPr>
          <w:p ns2:paraId="2AD575D0" ns2:textId="77777777" w:rsidR="009602AE" w:rsidRPr="00554456" w:rsidRDefault="009602AE" w:rsidP="00FB4E58">
            <w:pPr>
              <w:jc w:val="center"/>
              <w:rPr>
                <w:sz w:val="18"/>
                <w:szCs w:val="18"/>
              </w:rPr>
            </w:pPr>
          </w:p>
        </w:tc>
        <w:tc>
          <w:tcPr>
            <w:tcW w:w="481" w:type="dxa"/>
            <w:tcBorders>
              <w:bottom w:val="single" w:sz="4" w:space="0" w:color="auto"/>
            </w:tcBorders>
            <w:vAlign w:val="center"/>
          </w:tcPr>
          <w:p ns2:paraId="5A158487" ns2:textId="77777777" w:rsidR="009602AE" w:rsidRPr="00554456" w:rsidRDefault="009602AE" w:rsidP="00FB4E58">
            <w:pPr>
              <w:jc w:val="center"/>
              <w:rPr>
                <w:sz w:val="18"/>
                <w:szCs w:val="18"/>
              </w:rPr>
            </w:pPr>
          </w:p>
        </w:tc>
        <w:tc>
          <w:tcPr>
            <w:tcW w:w="481" w:type="dxa"/>
            <w:tcBorders>
              <w:bottom w:val="single" w:sz="4" w:space="0" w:color="auto"/>
            </w:tcBorders>
            <w:vAlign w:val="center"/>
          </w:tcPr>
          <w:p ns2:paraId="068A1254" ns2:textId="77777777" w:rsidR="009602AE" w:rsidRPr="00554456" w:rsidRDefault="009602AE" w:rsidP="00FB4E58">
            <w:pPr>
              <w:jc w:val="center"/>
              <w:rPr>
                <w:sz w:val="18"/>
                <w:szCs w:val="18"/>
              </w:rPr>
            </w:pPr>
          </w:p>
        </w:tc>
        <w:tc>
          <w:tcPr>
            <w:tcW w:w="606" w:type="dxa"/>
            <w:tcBorders>
              <w:bottom w:val="single" w:sz="4" w:space="0" w:color="auto"/>
            </w:tcBorders>
            <w:vAlign w:val="center"/>
          </w:tcPr>
          <w:p ns2:paraId="79EDC77A" ns2:textId="77777777" w:rsidR="009602AE" w:rsidRPr="00554456" w:rsidRDefault="009602AE" w:rsidP="00FB4E58">
            <w:pPr>
              <w:jc w:val="center"/>
              <w:rPr>
                <w:sz w:val="18"/>
                <w:szCs w:val="18"/>
              </w:rPr>
            </w:pPr>
          </w:p>
        </w:tc>
        <w:tc>
          <w:tcPr>
            <w:tcW w:w="566" w:type="dxa"/>
            <w:tcBorders>
              <w:bottom w:val="single" w:sz="4" w:space="0" w:color="auto"/>
            </w:tcBorders>
            <w:vAlign w:val="center"/>
          </w:tcPr>
          <w:p ns2:paraId="320A7E8B" ns2:textId="77777777" w:rsidR="009602AE" w:rsidRPr="00554456" w:rsidRDefault="009602AE" w:rsidP="00FB4E58">
            <w:pPr>
              <w:jc w:val="center"/>
              <w:rPr>
                <w:sz w:val="18"/>
                <w:szCs w:val="18"/>
              </w:rPr>
            </w:pPr>
          </w:p>
        </w:tc>
        <w:tc>
          <w:tcPr>
            <w:tcW w:w="566" w:type="dxa"/>
            <w:tcBorders>
              <w:bottom w:val="single" w:sz="4" w:space="0" w:color="auto"/>
            </w:tcBorders>
            <w:vAlign w:val="center"/>
          </w:tcPr>
          <w:p ns2:paraId="57A571A3" ns2:textId="77777777" w:rsidR="009602AE" w:rsidRPr="00554456" w:rsidRDefault="009602AE" w:rsidP="00FB4E58">
            <w:pPr>
              <w:jc w:val="center"/>
              <w:rPr>
                <w:sz w:val="18"/>
                <w:szCs w:val="18"/>
              </w:rPr>
            </w:pPr>
          </w:p>
        </w:tc>
        <w:tc>
          <w:tcPr>
            <w:tcW w:w="566" w:type="dxa"/>
            <w:tcBorders>
              <w:bottom w:val="single" w:sz="4" w:space="0" w:color="auto"/>
            </w:tcBorders>
            <w:vAlign w:val="center"/>
          </w:tcPr>
          <w:p ns2:paraId="01055D93" ns2:textId="77777777" w:rsidR="009602AE" w:rsidRPr="00554456" w:rsidRDefault="009602AE" w:rsidP="00FB4E58">
            <w:pPr>
              <w:jc w:val="center"/>
              <w:rPr>
                <w:sz w:val="18"/>
                <w:szCs w:val="18"/>
              </w:rPr>
            </w:pPr>
          </w:p>
        </w:tc>
        <w:tc>
          <w:tcPr>
            <w:tcW w:w="566" w:type="dxa"/>
            <w:tcBorders>
              <w:bottom w:val="single" w:sz="4" w:space="0" w:color="auto"/>
            </w:tcBorders>
            <w:vAlign w:val="center"/>
          </w:tcPr>
          <w:p ns2:paraId="45E37E55" ns2:textId="77777777" w:rsidR="009602AE" w:rsidRPr="00554456" w:rsidRDefault="009602AE" w:rsidP="00FB4E58">
            <w:pPr>
              <w:jc w:val="center"/>
              <w:rPr>
                <w:sz w:val="18"/>
                <w:szCs w:val="18"/>
              </w:rPr>
            </w:pPr>
          </w:p>
        </w:tc>
        <w:tc>
          <w:tcPr>
            <w:tcW w:w="1040" w:type="dxa"/>
            <w:tcBorders>
              <w:bottom w:val="single" w:sz="4" w:space="0" w:color="auto"/>
            </w:tcBorders>
          </w:tcPr>
          <w:p ns2:paraId="437269FB" ns2:textId="77777777" w:rsidR="009602AE" w:rsidRPr="00554456" w:rsidRDefault="009602AE" w:rsidP="00FB4E58">
            <w:pPr>
              <w:rPr>
                <w:sz w:val="18"/>
                <w:szCs w:val="18"/>
              </w:rPr>
            </w:pPr>
          </w:p>
        </w:tc>
        <w:tc>
          <w:tcPr>
            <w:tcW w:w="1132" w:type="dxa"/>
            <w:tcBorders>
              <w:bottom w:val="single" w:sz="4" w:space="0" w:color="auto"/>
            </w:tcBorders>
          </w:tcPr>
          <w:p ns2:paraId="1758A517" ns2:textId="77777777" w:rsidR="009602AE" w:rsidRPr="00554456" w:rsidRDefault="009602AE" w:rsidP="00FB4E58">
            <w:pPr>
              <w:rPr>
                <w:sz w:val="18"/>
                <w:szCs w:val="18"/>
              </w:rPr>
            </w:pPr>
          </w:p>
        </w:tc>
        <w:tc>
          <w:tcPr>
            <w:tcW w:w="2812" w:type="dxa"/>
          </w:tcPr>
          <w:p ns2:paraId="3EC23434" ns2:textId="77777777" w:rsidR="009602AE" w:rsidRPr="00902CFE" w:rsidRDefault="00895D30" w:rsidP="00FB4E58">
            <w:pPr>
              <w:ind w:right="-111"/>
              <w:rPr>
                <w:sz w:val="18"/>
                <w:szCs w:val="18"/>
              </w:rPr>
            </w:pPr>
            <w:r w:rsidRPr="00902CFE">
              <w:rPr>
                <w:sz w:val="18"/>
                <w:szCs w:val="18"/>
              </w:rPr>
              <w:t>Randomization can occur no more than 3 days before C1D1.</w:t>
            </w:r>
          </w:p>
        </w:tc>
      </w:tr>
      <w:tr w:rsidR="003117E4" ns2:paraId="0107178E" ns2:textId="77777777" w:rsidTr="00A01912">
        <w:tc>
          <w:tcPr>
            <w:tcW w:w="2374" w:type="dxa"/>
            <w:tcBorders>
              <w:right w:val="nil"/>
            </w:tcBorders>
            <w:vAlign w:val="center"/>
          </w:tcPr>
          <w:p ns2:paraId="74D0E040" ns2:textId="77777777" w:rsidR="009602AE" w:rsidRPr="00902CFE" w:rsidRDefault="00895D30" w:rsidP="00D06F41">
            <w:pPr>
              <w:keepNext/>
              <w:rPr>
                <w:sz w:val="18"/>
                <w:szCs w:val="18"/>
              </w:rPr>
            </w:pPr>
            <w:r w:rsidRPr="00902CFE">
              <w:rPr>
                <w:b/>
                <w:bCs/>
                <w:sz w:val="18"/>
                <w:szCs w:val="18"/>
              </w:rPr>
              <w:t>Efficacy Assessments</w:t>
            </w:r>
          </w:p>
        </w:tc>
        <w:tc>
          <w:tcPr>
            <w:tcW w:w="934" w:type="dxa"/>
            <w:tcBorders>
              <w:left w:val="nil"/>
              <w:right w:val="nil"/>
            </w:tcBorders>
            <w:vAlign w:val="center"/>
          </w:tcPr>
          <w:p ns2:paraId="0C37E540" ns2:textId="77777777" w:rsidR="009602AE" w:rsidRPr="00902CFE" w:rsidRDefault="009602AE" w:rsidP="00FB4E58">
            <w:pPr>
              <w:rPr>
                <w:sz w:val="18"/>
                <w:szCs w:val="18"/>
              </w:rPr>
            </w:pPr>
          </w:p>
        </w:tc>
        <w:tc>
          <w:tcPr>
            <w:tcW w:w="444" w:type="dxa"/>
            <w:tcBorders>
              <w:left w:val="nil"/>
              <w:right w:val="nil"/>
            </w:tcBorders>
          </w:tcPr>
          <w:p ns2:paraId="57626E3D" ns2:textId="77777777" w:rsidR="009602AE" w:rsidRPr="00554456" w:rsidRDefault="009602AE" w:rsidP="00FB4E58">
            <w:pPr>
              <w:rPr>
                <w:sz w:val="18"/>
                <w:szCs w:val="18"/>
              </w:rPr>
            </w:pPr>
          </w:p>
        </w:tc>
        <w:tc>
          <w:tcPr>
            <w:tcW w:w="467" w:type="dxa"/>
            <w:tcBorders>
              <w:left w:val="nil"/>
              <w:right w:val="nil"/>
            </w:tcBorders>
          </w:tcPr>
          <w:p ns2:paraId="762BF785" ns2:textId="77777777" w:rsidR="009602AE" w:rsidRPr="00554456" w:rsidRDefault="009602AE" w:rsidP="00FB4E58">
            <w:pPr>
              <w:rPr>
                <w:sz w:val="18"/>
                <w:szCs w:val="18"/>
              </w:rPr>
            </w:pPr>
          </w:p>
        </w:tc>
        <w:tc>
          <w:tcPr>
            <w:tcW w:w="481" w:type="dxa"/>
            <w:tcBorders>
              <w:left w:val="nil"/>
              <w:right w:val="nil"/>
            </w:tcBorders>
          </w:tcPr>
          <w:p ns2:paraId="0FC38F99" ns2:textId="77777777" w:rsidR="009602AE" w:rsidRPr="00554456" w:rsidRDefault="009602AE" w:rsidP="00FB4E58">
            <w:pPr>
              <w:rPr>
                <w:sz w:val="18"/>
                <w:szCs w:val="18"/>
              </w:rPr>
            </w:pPr>
          </w:p>
        </w:tc>
        <w:tc>
          <w:tcPr>
            <w:tcW w:w="481" w:type="dxa"/>
            <w:tcBorders>
              <w:left w:val="nil"/>
              <w:right w:val="nil"/>
            </w:tcBorders>
          </w:tcPr>
          <w:p ns2:paraId="5C6891CF" ns2:textId="77777777" w:rsidR="009602AE" w:rsidRPr="00554456" w:rsidRDefault="009602AE" w:rsidP="00FB4E58">
            <w:pPr>
              <w:rPr>
                <w:sz w:val="18"/>
                <w:szCs w:val="18"/>
              </w:rPr>
            </w:pPr>
          </w:p>
        </w:tc>
        <w:tc>
          <w:tcPr>
            <w:tcW w:w="606" w:type="dxa"/>
            <w:tcBorders>
              <w:left w:val="nil"/>
              <w:right w:val="nil"/>
            </w:tcBorders>
          </w:tcPr>
          <w:p ns2:paraId="32AE9901" ns2:textId="77777777" w:rsidR="009602AE" w:rsidRPr="00554456" w:rsidRDefault="009602AE" w:rsidP="00FB4E58">
            <w:pPr>
              <w:rPr>
                <w:sz w:val="18"/>
                <w:szCs w:val="18"/>
              </w:rPr>
            </w:pPr>
          </w:p>
        </w:tc>
        <w:tc>
          <w:tcPr>
            <w:tcW w:w="566" w:type="dxa"/>
            <w:tcBorders>
              <w:left w:val="nil"/>
              <w:right w:val="nil"/>
            </w:tcBorders>
          </w:tcPr>
          <w:p ns2:paraId="6F3076EE" ns2:textId="77777777" w:rsidR="009602AE" w:rsidRPr="00554456" w:rsidRDefault="009602AE" w:rsidP="00FB4E58">
            <w:pPr>
              <w:rPr>
                <w:sz w:val="18"/>
                <w:szCs w:val="18"/>
              </w:rPr>
            </w:pPr>
          </w:p>
        </w:tc>
        <w:tc>
          <w:tcPr>
            <w:tcW w:w="566" w:type="dxa"/>
            <w:tcBorders>
              <w:left w:val="nil"/>
              <w:right w:val="nil"/>
            </w:tcBorders>
          </w:tcPr>
          <w:p ns2:paraId="314F71D0" ns2:textId="77777777" w:rsidR="009602AE" w:rsidRPr="00554456" w:rsidRDefault="009602AE" w:rsidP="00FB4E58">
            <w:pPr>
              <w:rPr>
                <w:sz w:val="18"/>
                <w:szCs w:val="18"/>
              </w:rPr>
            </w:pPr>
          </w:p>
        </w:tc>
        <w:tc>
          <w:tcPr>
            <w:tcW w:w="566" w:type="dxa"/>
            <w:tcBorders>
              <w:left w:val="nil"/>
              <w:right w:val="nil"/>
            </w:tcBorders>
          </w:tcPr>
          <w:p ns2:paraId="4FCDFB06" ns2:textId="77777777" w:rsidR="009602AE" w:rsidRPr="00554456" w:rsidRDefault="009602AE" w:rsidP="00FB4E58">
            <w:pPr>
              <w:rPr>
                <w:sz w:val="18"/>
                <w:szCs w:val="18"/>
              </w:rPr>
            </w:pPr>
          </w:p>
        </w:tc>
        <w:tc>
          <w:tcPr>
            <w:tcW w:w="566" w:type="dxa"/>
            <w:tcBorders>
              <w:left w:val="nil"/>
              <w:right w:val="nil"/>
            </w:tcBorders>
          </w:tcPr>
          <w:p ns2:paraId="2C23F371" ns2:textId="77777777" w:rsidR="009602AE" w:rsidRPr="00554456" w:rsidRDefault="009602AE" w:rsidP="00FB4E58">
            <w:pPr>
              <w:rPr>
                <w:sz w:val="18"/>
                <w:szCs w:val="18"/>
              </w:rPr>
            </w:pPr>
          </w:p>
        </w:tc>
        <w:tc>
          <w:tcPr>
            <w:tcW w:w="1040" w:type="dxa"/>
            <w:tcBorders>
              <w:left w:val="nil"/>
              <w:right w:val="nil"/>
            </w:tcBorders>
          </w:tcPr>
          <w:p ns2:paraId="7A3EFCDB" ns2:textId="77777777" w:rsidR="009602AE" w:rsidRPr="00554456" w:rsidRDefault="009602AE" w:rsidP="00FB4E58">
            <w:pPr>
              <w:rPr>
                <w:sz w:val="18"/>
                <w:szCs w:val="18"/>
              </w:rPr>
            </w:pPr>
          </w:p>
        </w:tc>
        <w:tc>
          <w:tcPr>
            <w:tcW w:w="1132" w:type="dxa"/>
            <w:tcBorders>
              <w:left w:val="nil"/>
            </w:tcBorders>
          </w:tcPr>
          <w:p ns2:paraId="5D775059" ns2:textId="77777777" w:rsidR="009602AE" w:rsidRPr="00554456" w:rsidRDefault="009602AE" w:rsidP="00FB4E58">
            <w:pPr>
              <w:rPr>
                <w:sz w:val="18"/>
                <w:szCs w:val="18"/>
              </w:rPr>
            </w:pPr>
          </w:p>
        </w:tc>
        <w:tc>
          <w:tcPr>
            <w:tcW w:w="2812" w:type="dxa"/>
          </w:tcPr>
          <w:p ns2:paraId="45524AA9" ns2:textId="77777777" w:rsidR="009602AE" w:rsidRPr="00902CFE" w:rsidRDefault="00895D30" w:rsidP="00FB4E58">
            <w:pPr>
              <w:ind w:right="-111"/>
              <w:rPr>
                <w:sz w:val="18"/>
                <w:szCs w:val="18"/>
              </w:rPr>
            </w:pPr>
            <w:r w:rsidRPr="00902CFE">
              <w:rPr>
                <w:sz w:val="18"/>
                <w:szCs w:val="18"/>
              </w:rPr>
              <w:t xml:space="preserve">All assessments are to be performed </w:t>
            </w:r>
            <w:r>
              <w:rPr>
                <w:sz w:val="18"/>
                <w:szCs w:val="18"/>
              </w:rPr>
              <w:t>before</w:t>
            </w:r>
            <w:r w:rsidRPr="00902CFE">
              <w:rPr>
                <w:sz w:val="18"/>
                <w:szCs w:val="18"/>
              </w:rPr>
              <w:t xml:space="preserve"> dosing.</w:t>
            </w:r>
          </w:p>
        </w:tc>
      </w:tr>
      <w:tr w:rsidR="003117E4" ns2:paraId="48B57E0C" ns2:textId="77777777" w:rsidTr="00A01912">
        <w:tc>
          <w:tcPr>
            <w:tcW w:w="2374" w:type="dxa"/>
            <w:vAlign w:val="center"/>
          </w:tcPr>
          <w:p ns2:paraId="081F541E" ns2:textId="77777777" w:rsidR="009602AE" w:rsidRPr="00902CFE" w:rsidRDefault="00895D30" w:rsidP="00C40F39">
            <w:pPr>
              <w:keepNext/>
              <w:rPr>
                <w:sz w:val="18"/>
                <w:szCs w:val="18"/>
              </w:rPr>
            </w:pPr>
            <w:r w:rsidRPr="00902CFE">
              <w:rPr>
                <w:sz w:val="18"/>
                <w:szCs w:val="18"/>
              </w:rPr>
              <w:t>Treatment Response Assessments</w:t>
            </w:r>
          </w:p>
        </w:tc>
        <w:tc>
          <w:tcPr>
            <w:tcW w:w="934" w:type="dxa"/>
            <w:vAlign w:val="center"/>
          </w:tcPr>
          <w:p ns2:paraId="34EAB8D9" ns2:textId="77777777" w:rsidR="009602AE" w:rsidRPr="00902CFE" w:rsidRDefault="00895D30" w:rsidP="00C40F39">
            <w:pPr>
              <w:keepNext/>
              <w:jc w:val="center"/>
              <w:rPr>
                <w:sz w:val="18"/>
                <w:szCs w:val="18"/>
              </w:rPr>
            </w:pPr>
            <w:r w:rsidRPr="00902CFE">
              <w:rPr>
                <w:sz w:val="18"/>
                <w:szCs w:val="18"/>
              </w:rPr>
              <w:t>X</w:t>
            </w:r>
          </w:p>
        </w:tc>
        <w:tc>
          <w:tcPr>
            <w:tcW w:w="444" w:type="dxa"/>
            <w:vAlign w:val="center"/>
          </w:tcPr>
          <w:p ns2:paraId="2BC239C8" ns2:textId="77777777" w:rsidR="009602AE" w:rsidRPr="00554456" w:rsidRDefault="009602AE" w:rsidP="00C40F39">
            <w:pPr>
              <w:keepNext/>
              <w:rPr>
                <w:sz w:val="18"/>
                <w:szCs w:val="18"/>
              </w:rPr>
            </w:pPr>
          </w:p>
        </w:tc>
        <w:tc>
          <w:tcPr>
            <w:tcW w:w="467" w:type="dxa"/>
            <w:vAlign w:val="center"/>
          </w:tcPr>
          <w:p ns2:paraId="552F80CA" ns2:textId="77777777" w:rsidR="009602AE" w:rsidRPr="00554456" w:rsidRDefault="009602AE" w:rsidP="00C40F39">
            <w:pPr>
              <w:keepNext/>
              <w:rPr>
                <w:sz w:val="18"/>
                <w:szCs w:val="18"/>
              </w:rPr>
            </w:pPr>
          </w:p>
        </w:tc>
        <w:tc>
          <w:tcPr>
            <w:tcW w:w="481" w:type="dxa"/>
            <w:vAlign w:val="center"/>
          </w:tcPr>
          <w:p ns2:paraId="1A6CA063" ns2:textId="77777777" w:rsidR="009602AE" w:rsidRPr="00554456" w:rsidRDefault="009602AE" w:rsidP="00C40F39">
            <w:pPr>
              <w:keepNext/>
              <w:rPr>
                <w:sz w:val="18"/>
                <w:szCs w:val="18"/>
              </w:rPr>
            </w:pPr>
          </w:p>
        </w:tc>
        <w:tc>
          <w:tcPr>
            <w:tcW w:w="481" w:type="dxa"/>
            <w:vAlign w:val="center"/>
          </w:tcPr>
          <w:p ns2:paraId="5451AD69" ns2:textId="77777777" w:rsidR="009602AE" w:rsidRPr="00554456" w:rsidRDefault="009602AE" w:rsidP="00C40F39">
            <w:pPr>
              <w:keepNext/>
              <w:rPr>
                <w:sz w:val="18"/>
                <w:szCs w:val="18"/>
              </w:rPr>
            </w:pPr>
          </w:p>
        </w:tc>
        <w:tc>
          <w:tcPr>
            <w:tcW w:w="606" w:type="dxa"/>
            <w:vAlign w:val="center"/>
          </w:tcPr>
          <w:p ns2:paraId="5C767EDE" ns2:textId="77777777" w:rsidR="009602AE" w:rsidRPr="00554456" w:rsidRDefault="009602AE" w:rsidP="00C40F39">
            <w:pPr>
              <w:keepNext/>
              <w:rPr>
                <w:sz w:val="18"/>
                <w:szCs w:val="18"/>
              </w:rPr>
            </w:pPr>
          </w:p>
        </w:tc>
        <w:tc>
          <w:tcPr>
            <w:tcW w:w="566" w:type="dxa"/>
            <w:vAlign w:val="center"/>
          </w:tcPr>
          <w:p ns2:paraId="48EDEFCD" ns2:textId="77777777" w:rsidR="009602AE" w:rsidRPr="00554456" w:rsidRDefault="009602AE" w:rsidP="00C40F39">
            <w:pPr>
              <w:keepNext/>
              <w:rPr>
                <w:sz w:val="18"/>
                <w:szCs w:val="18"/>
              </w:rPr>
            </w:pPr>
          </w:p>
        </w:tc>
        <w:tc>
          <w:tcPr>
            <w:tcW w:w="566" w:type="dxa"/>
            <w:vAlign w:val="center"/>
          </w:tcPr>
          <w:p ns2:paraId="6B156D8D" ns2:textId="77777777" w:rsidR="009602AE" w:rsidRPr="00554456" w:rsidRDefault="00895D30" w:rsidP="00C40F39">
            <w:pPr>
              <w:keepNext/>
              <w:rPr>
                <w:sz w:val="18"/>
                <w:szCs w:val="18"/>
              </w:rPr>
            </w:pPr>
            <w:r w:rsidRPr="00902CFE">
              <w:rPr>
                <w:sz w:val="18"/>
                <w:szCs w:val="18"/>
              </w:rPr>
              <w:t>X</w:t>
            </w:r>
          </w:p>
        </w:tc>
        <w:tc>
          <w:tcPr>
            <w:tcW w:w="566" w:type="dxa"/>
            <w:vAlign w:val="center"/>
          </w:tcPr>
          <w:p ns2:paraId="3018B183" ns2:textId="77777777" w:rsidR="009602AE" w:rsidRPr="00554456" w:rsidRDefault="009602AE" w:rsidP="00C40F39">
            <w:pPr>
              <w:keepNext/>
              <w:rPr>
                <w:sz w:val="18"/>
                <w:szCs w:val="18"/>
              </w:rPr>
            </w:pPr>
          </w:p>
        </w:tc>
        <w:tc>
          <w:tcPr>
            <w:tcW w:w="566" w:type="dxa"/>
            <w:vAlign w:val="center"/>
          </w:tcPr>
          <w:p ns2:paraId="3E5EA8A9" ns2:textId="77777777" w:rsidR="009602AE" w:rsidRPr="00554456" w:rsidRDefault="009602AE" w:rsidP="00C40F39">
            <w:pPr>
              <w:keepNext/>
              <w:rPr>
                <w:sz w:val="18"/>
                <w:szCs w:val="18"/>
              </w:rPr>
            </w:pPr>
          </w:p>
        </w:tc>
        <w:tc>
          <w:tcPr>
            <w:tcW w:w="1040" w:type="dxa"/>
            <w:vAlign w:val="center"/>
          </w:tcPr>
          <w:p ns2:paraId="50792C77" ns2:textId="77777777" w:rsidR="009602AE" w:rsidRPr="00554456" w:rsidRDefault="009602AE" w:rsidP="00C40F39">
            <w:pPr>
              <w:keepNext/>
              <w:rPr>
                <w:sz w:val="18"/>
                <w:szCs w:val="18"/>
              </w:rPr>
            </w:pPr>
          </w:p>
        </w:tc>
        <w:tc>
          <w:tcPr>
            <w:tcW w:w="1132" w:type="dxa"/>
            <w:vAlign w:val="center"/>
          </w:tcPr>
          <w:p ns2:paraId="53ABBF99" ns2:textId="77777777" w:rsidR="009602AE" w:rsidRPr="00554456" w:rsidRDefault="00895D30" w:rsidP="00C40F39">
            <w:pPr>
              <w:keepNext/>
              <w:jc w:val="center"/>
              <w:rPr>
                <w:sz w:val="18"/>
                <w:szCs w:val="18"/>
              </w:rPr>
            </w:pPr>
            <w:r w:rsidRPr="00902CFE">
              <w:rPr>
                <w:sz w:val="18"/>
                <w:szCs w:val="18"/>
              </w:rPr>
              <w:t>X</w:t>
            </w:r>
            <w:r>
              <w:rPr>
                <w:sz w:val="18"/>
                <w:szCs w:val="18"/>
              </w:rPr>
              <w:t xml:space="preserve"> – starting C7 (W25)</w:t>
            </w:r>
          </w:p>
        </w:tc>
        <w:tc>
          <w:tcPr>
            <w:tcW w:w="2812" w:type="dxa"/>
          </w:tcPr>
          <w:p ns2:paraId="7EE23FC6" ns2:textId="77777777" w:rsidR="009602AE" w:rsidRPr="00902CFE" w:rsidRDefault="00895D30" w:rsidP="00C40F39">
            <w:pPr>
              <w:keepNext/>
              <w:ind w:right="-111"/>
              <w:rPr>
                <w:sz w:val="18"/>
                <w:szCs w:val="18"/>
              </w:rPr>
            </w:pPr>
            <w:r w:rsidRPr="008C72FE">
              <w:rPr>
                <w:sz w:val="18"/>
                <w:szCs w:val="18"/>
              </w:rPr>
              <w:t xml:space="preserve">Assessments to include PE, hematology, </w:t>
            </w:r>
            <w:r w:rsidRPr="009A6415">
              <w:rPr>
                <w:sz w:val="18"/>
                <w:szCs w:val="18"/>
              </w:rPr>
              <w:t xml:space="preserve">CT (neck, chest, abdomen, and pelvis), </w:t>
            </w:r>
            <w:r w:rsidRPr="008C72FE">
              <w:rPr>
                <w:sz w:val="18"/>
                <w:szCs w:val="18"/>
              </w:rPr>
              <w:t>constitutional symptoms</w:t>
            </w:r>
            <w:r w:rsidRPr="009A6415">
              <w:rPr>
                <w:sz w:val="18"/>
                <w:szCs w:val="18"/>
              </w:rPr>
              <w:t xml:space="preserve">, </w:t>
            </w:r>
            <w:r>
              <w:rPr>
                <w:sz w:val="18"/>
                <w:szCs w:val="18"/>
              </w:rPr>
              <w:t>BM</w:t>
            </w:r>
            <w:r w:rsidRPr="008C72FE">
              <w:rPr>
                <w:sz w:val="18"/>
                <w:szCs w:val="18"/>
              </w:rPr>
              <w:t xml:space="preserve"> aspirate </w:t>
            </w:r>
            <w:r>
              <w:rPr>
                <w:sz w:val="18"/>
                <w:szCs w:val="18"/>
              </w:rPr>
              <w:t>and biopsy (</w:t>
            </w:r>
            <w:r w:rsidRPr="008C72FE">
              <w:rPr>
                <w:sz w:val="18"/>
                <w:szCs w:val="18"/>
              </w:rPr>
              <w:t xml:space="preserve">optional at screening and </w:t>
            </w:r>
            <w:r>
              <w:rPr>
                <w:sz w:val="18"/>
                <w:szCs w:val="18"/>
              </w:rPr>
              <w:t xml:space="preserve">required </w:t>
            </w:r>
            <w:r w:rsidRPr="008C72FE">
              <w:rPr>
                <w:sz w:val="18"/>
                <w:szCs w:val="18"/>
              </w:rPr>
              <w:t>in the event of CR</w:t>
            </w:r>
            <w:r>
              <w:rPr>
                <w:sz w:val="18"/>
                <w:szCs w:val="18"/>
              </w:rPr>
              <w:t>)</w:t>
            </w:r>
            <w:r w:rsidRPr="009A6415">
              <w:rPr>
                <w:sz w:val="18"/>
                <w:szCs w:val="18"/>
              </w:rPr>
              <w:t>.</w:t>
            </w:r>
            <w:r w:rsidRPr="00A8789E">
              <w:rPr>
                <w:sz w:val="18"/>
                <w:szCs w:val="18"/>
              </w:rPr>
              <w:t xml:space="preserve"> See Section 8.2</w:t>
            </w:r>
            <w:r>
              <w:rPr>
                <w:sz w:val="18"/>
                <w:szCs w:val="18"/>
              </w:rPr>
              <w:t>.1</w:t>
            </w:r>
            <w:r w:rsidRPr="00A8789E">
              <w:rPr>
                <w:sz w:val="18"/>
                <w:szCs w:val="18"/>
              </w:rPr>
              <w:t xml:space="preserve"> </w:t>
            </w:r>
            <w:r>
              <w:rPr>
                <w:sz w:val="18"/>
                <w:szCs w:val="18"/>
              </w:rPr>
              <w:t>AND</w:t>
            </w:r>
            <w:r w:rsidRPr="00A8789E">
              <w:rPr>
                <w:sz w:val="18"/>
                <w:szCs w:val="18"/>
              </w:rPr>
              <w:t xml:space="preserve"> </w:t>
            </w:r>
            <w:r>
              <w:rPr>
                <w:sz w:val="18"/>
                <w:szCs w:val="18"/>
              </w:rPr>
              <w:t>Appendix 14</w:t>
            </w:r>
            <w:r w:rsidRPr="00A8789E">
              <w:rPr>
                <w:sz w:val="18"/>
                <w:szCs w:val="18"/>
              </w:rPr>
              <w:t xml:space="preserve"> for specific requirements</w:t>
            </w:r>
            <w:r>
              <w:rPr>
                <w:sz w:val="18"/>
                <w:szCs w:val="18"/>
              </w:rPr>
              <w:t>.</w:t>
            </w:r>
          </w:p>
        </w:tc>
      </w:tr>
      <w:tr w:rsidR="003117E4" ns2:paraId="149AB745" ns2:textId="77777777" w:rsidTr="00A01912">
        <w:tc>
          <w:tcPr>
            <w:tcW w:w="2374" w:type="dxa"/>
            <w:vAlign w:val="center"/>
          </w:tcPr>
          <w:p ns2:paraId="75B17A95" ns2:textId="77777777" w:rsidR="009602AE" w:rsidRPr="00902CFE" w:rsidRDefault="00895D30" w:rsidP="00FB4E58">
            <w:pPr>
              <w:rPr>
                <w:sz w:val="18"/>
                <w:szCs w:val="18"/>
              </w:rPr>
            </w:pPr>
            <w:r w:rsidRPr="00902CFE">
              <w:rPr>
                <w:sz w:val="18"/>
                <w:szCs w:val="18"/>
              </w:rPr>
              <w:t>Assessment of Constitutional Symptoms</w:t>
            </w:r>
          </w:p>
        </w:tc>
        <w:tc>
          <w:tcPr>
            <w:tcW w:w="934" w:type="dxa"/>
            <w:vAlign w:val="center"/>
          </w:tcPr>
          <w:p ns2:paraId="34B8995F"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28E09313"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4A771745" ns2:textId="77777777" w:rsidR="009602AE" w:rsidRPr="00554456" w:rsidRDefault="009602AE" w:rsidP="00FB4E58">
            <w:pPr>
              <w:jc w:val="center"/>
              <w:rPr>
                <w:sz w:val="18"/>
                <w:szCs w:val="18"/>
              </w:rPr>
            </w:pPr>
          </w:p>
        </w:tc>
        <w:tc>
          <w:tcPr>
            <w:tcW w:w="481" w:type="dxa"/>
            <w:vAlign w:val="center"/>
          </w:tcPr>
          <w:p ns2:paraId="55C483F6" ns2:textId="77777777" w:rsidR="009602AE" w:rsidRPr="00554456" w:rsidRDefault="009602AE" w:rsidP="00FB4E58">
            <w:pPr>
              <w:jc w:val="center"/>
              <w:rPr>
                <w:sz w:val="18"/>
                <w:szCs w:val="18"/>
              </w:rPr>
            </w:pPr>
          </w:p>
        </w:tc>
        <w:tc>
          <w:tcPr>
            <w:tcW w:w="481" w:type="dxa"/>
            <w:vAlign w:val="center"/>
          </w:tcPr>
          <w:p ns2:paraId="6F0762A9" ns2:textId="77777777" w:rsidR="009602AE" w:rsidRPr="00554456" w:rsidRDefault="009602AE" w:rsidP="00FB4E58">
            <w:pPr>
              <w:jc w:val="center"/>
              <w:rPr>
                <w:sz w:val="18"/>
                <w:szCs w:val="18"/>
              </w:rPr>
            </w:pPr>
          </w:p>
        </w:tc>
        <w:tc>
          <w:tcPr>
            <w:tcW w:w="606" w:type="dxa"/>
            <w:vAlign w:val="center"/>
          </w:tcPr>
          <w:p ns2:paraId="0960D5A0"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2F001B6"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2C7E91DD"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0EAE9099"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59EDF1BB" ns2:textId="77777777" w:rsidR="009602AE" w:rsidRPr="00554456" w:rsidRDefault="00895D30" w:rsidP="00FB4E58">
            <w:pPr>
              <w:jc w:val="center"/>
              <w:rPr>
                <w:sz w:val="18"/>
                <w:szCs w:val="18"/>
              </w:rPr>
            </w:pPr>
            <w:r w:rsidRPr="00902CFE">
              <w:rPr>
                <w:sz w:val="18"/>
                <w:szCs w:val="18"/>
              </w:rPr>
              <w:t>X</w:t>
            </w:r>
          </w:p>
        </w:tc>
        <w:tc>
          <w:tcPr>
            <w:tcW w:w="1040" w:type="dxa"/>
            <w:vAlign w:val="center"/>
          </w:tcPr>
          <w:p ns2:paraId="185F7CF6" ns2:textId="77777777" w:rsidR="009602AE" w:rsidRPr="00554456" w:rsidRDefault="009602AE" w:rsidP="00FB4E58">
            <w:pPr>
              <w:rPr>
                <w:sz w:val="18"/>
                <w:szCs w:val="18"/>
              </w:rPr>
            </w:pPr>
          </w:p>
        </w:tc>
        <w:tc>
          <w:tcPr>
            <w:tcW w:w="1132" w:type="dxa"/>
            <w:vAlign w:val="center"/>
          </w:tcPr>
          <w:p ns2:paraId="22499DAB" ns2:textId="77777777" w:rsidR="009602AE" w:rsidRPr="00554456" w:rsidRDefault="00895D30" w:rsidP="00FB4E58">
            <w:pPr>
              <w:jc w:val="center"/>
              <w:rPr>
                <w:sz w:val="18"/>
                <w:szCs w:val="18"/>
              </w:rPr>
            </w:pPr>
            <w:r w:rsidRPr="00902CFE">
              <w:rPr>
                <w:sz w:val="18"/>
                <w:szCs w:val="18"/>
              </w:rPr>
              <w:t>X</w:t>
            </w:r>
            <w:r>
              <w:rPr>
                <w:sz w:val="18"/>
                <w:szCs w:val="18"/>
              </w:rPr>
              <w:t>– starting C7 (W25)</w:t>
            </w:r>
          </w:p>
        </w:tc>
        <w:tc>
          <w:tcPr>
            <w:tcW w:w="2812" w:type="dxa"/>
            <w:vAlign w:val="center"/>
          </w:tcPr>
          <w:p ns2:paraId="7D327AB7" ns2:textId="77777777" w:rsidR="009602AE" w:rsidRPr="00902CFE" w:rsidRDefault="00895D30" w:rsidP="00FB4E58">
            <w:pPr>
              <w:rPr>
                <w:sz w:val="18"/>
                <w:szCs w:val="18"/>
              </w:rPr>
            </w:pPr>
            <w:r w:rsidRPr="00902CFE">
              <w:rPr>
                <w:sz w:val="18"/>
                <w:szCs w:val="18"/>
              </w:rPr>
              <w:t xml:space="preserve">See Section 8.2.1.4 for </w:t>
            </w:r>
            <w:r>
              <w:rPr>
                <w:sz w:val="18"/>
                <w:szCs w:val="18"/>
              </w:rPr>
              <w:t>details</w:t>
            </w:r>
            <w:r w:rsidRPr="00902CFE">
              <w:rPr>
                <w:sz w:val="18"/>
                <w:szCs w:val="18"/>
              </w:rPr>
              <w:t>.</w:t>
            </w:r>
          </w:p>
        </w:tc>
      </w:tr>
      <w:tr w:rsidR="003117E4" ns2:paraId="1F0D2148" ns2:textId="77777777" w:rsidTr="00A01912">
        <w:tc>
          <w:tcPr>
            <w:tcW w:w="2374" w:type="dxa"/>
            <w:tcBorders>
              <w:bottom w:val="single" w:sz="4" w:space="0" w:color="auto"/>
            </w:tcBorders>
            <w:vAlign w:val="center"/>
          </w:tcPr>
          <w:p ns2:paraId="0E757E0D" ns2:textId="77777777" w:rsidR="009602AE" w:rsidRPr="00902CFE" w:rsidRDefault="00895D30" w:rsidP="00FB4E58">
            <w:pPr>
              <w:rPr>
                <w:sz w:val="18"/>
                <w:szCs w:val="18"/>
              </w:rPr>
            </w:pPr>
            <w:r w:rsidRPr="00902CFE">
              <w:rPr>
                <w:sz w:val="18"/>
                <w:szCs w:val="18"/>
              </w:rPr>
              <w:t>Vital Status</w:t>
            </w:r>
          </w:p>
        </w:tc>
        <w:tc>
          <w:tcPr>
            <w:tcW w:w="934" w:type="dxa"/>
            <w:tcBorders>
              <w:bottom w:val="single" w:sz="4" w:space="0" w:color="auto"/>
            </w:tcBorders>
            <w:vAlign w:val="center"/>
          </w:tcPr>
          <w:p ns2:paraId="4C71841A" ns2:textId="77777777" w:rsidR="009602AE" w:rsidRPr="00902CFE" w:rsidRDefault="009602AE" w:rsidP="00FB4E58">
            <w:pPr>
              <w:rPr>
                <w:sz w:val="18"/>
                <w:szCs w:val="18"/>
              </w:rPr>
            </w:pPr>
          </w:p>
        </w:tc>
        <w:tc>
          <w:tcPr>
            <w:tcW w:w="6915" w:type="dxa"/>
            <w:gridSpan w:val="11"/>
            <w:tcBorders>
              <w:bottom w:val="single" w:sz="4" w:space="0" w:color="auto"/>
            </w:tcBorders>
            <w:vAlign w:val="center"/>
          </w:tcPr>
          <w:p ns2:paraId="39E5A8F2" ns2:textId="77777777" w:rsidR="009602AE" w:rsidRPr="00554456" w:rsidRDefault="00895D30" w:rsidP="00FB4E58">
            <w:pPr>
              <w:jc w:val="center"/>
              <w:rPr>
                <w:sz w:val="18"/>
                <w:szCs w:val="18"/>
              </w:rPr>
            </w:pPr>
            <w:r>
              <w:rPr>
                <w:noProof/>
                <w:sz w:val="18"/>
                <w:szCs w:val="18"/>
              </w:rPr>
              <ns1:AlternateContent>
                <ns1:Choice Requires="wps">
                  <w:drawing>
                    <ns3:anchor distT="0" distB="0" distL="114300" distR="114300" simplePos="0" relativeHeight="251675648" behindDoc="0" locked="0" layoutInCell="1" allowOverlap="1" ns4:anchorId="23DBE33C" ns4:editId="45A931CA">
                      <ns3:simplePos x="0" y="0"/>
                      <ns3:positionH relativeFrom="column">
                        <ns3:posOffset>-29210</ns3:posOffset>
                      </ns3:positionH>
                      <ns3:positionV relativeFrom="paragraph">
                        <ns3:posOffset>76835</ns3:posOffset>
                      </ns3:positionV>
                      <ns3:extent cx="4234180" cy="13970"/>
                      <ns3:effectExtent l="19050" t="76200" r="90170" b="100330"/>
                      <ns3:wrapNone/>
                      <ns3:docPr id="1" name="Straight Arrow Connector 1"/>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 ns10:spid="_x0000_s1034" type="#_x0000_t32" style="width:333.4pt;height:1.1pt;margin-top:6.05pt;margin-left:-2.3pt;mso-height-percent:0;mso-height-relative:margin;mso-width-percent:0;mso-width-relative:margin;mso-wrap-distance-bottom:0;mso-wrap-distance-left:9pt;mso-wrap-distance-right:9pt;mso-wrap-distance-top:0;position:absolute;v-text-anchor:top;z-index:251674624" fillcolor="this" stroked="t" strokecolor="black" strokeweight="0.75pt">
                      <ns9:stroke startarrow="block" endarrow="block"/>
                    </ns9:shape>
                  </w:pict>
                </ns1:Fallback>
              </ns1:AlternateContent>
            </w:r>
          </w:p>
        </w:tc>
        <w:tc>
          <w:tcPr>
            <w:tcW w:w="2812" w:type="dxa"/>
          </w:tcPr>
          <w:p ns2:paraId="3A8F1B0A" ns2:textId="77777777" w:rsidR="009602AE" w:rsidRPr="00902CFE" w:rsidRDefault="00895D30" w:rsidP="00FB4E58">
            <w:pPr>
              <w:rPr>
                <w:sz w:val="18"/>
                <w:szCs w:val="18"/>
              </w:rPr>
            </w:pPr>
            <w:r w:rsidRPr="00902CFE">
              <w:rPr>
                <w:sz w:val="18"/>
                <w:szCs w:val="18"/>
              </w:rPr>
              <w:t>Survival information (vital status) may be requested at any time during the study.</w:t>
            </w:r>
          </w:p>
        </w:tc>
      </w:tr>
      <w:tr w:rsidR="003117E4" ns2:paraId="6420F0B0" ns2:textId="77777777" w:rsidTr="00A01912">
        <w:tc>
          <w:tcPr>
            <w:tcW w:w="2374" w:type="dxa"/>
            <w:tcBorders>
              <w:right w:val="nil"/>
            </w:tcBorders>
            <w:vAlign w:val="center"/>
          </w:tcPr>
          <w:p ns2:paraId="55C2880B" ns2:textId="77777777" w:rsidR="009602AE" w:rsidRPr="00902CFE" w:rsidRDefault="00895D30" w:rsidP="00FB4E58">
            <w:pPr>
              <w:rPr>
                <w:sz w:val="18"/>
                <w:szCs w:val="18"/>
              </w:rPr>
            </w:pPr>
            <w:r w:rsidRPr="00902CFE">
              <w:rPr>
                <w:b/>
                <w:bCs/>
                <w:sz w:val="18"/>
                <w:szCs w:val="18"/>
              </w:rPr>
              <w:t>Patient-reported Outcomes</w:t>
            </w:r>
          </w:p>
        </w:tc>
        <w:tc>
          <w:tcPr>
            <w:tcW w:w="934" w:type="dxa"/>
            <w:tcBorders>
              <w:left w:val="nil"/>
              <w:right w:val="nil"/>
            </w:tcBorders>
            <w:vAlign w:val="center"/>
          </w:tcPr>
          <w:p ns2:paraId="22E9F360" ns2:textId="77777777" w:rsidR="009602AE" w:rsidRPr="00902CFE" w:rsidRDefault="009602AE" w:rsidP="00FB4E58">
            <w:pPr>
              <w:rPr>
                <w:sz w:val="18"/>
                <w:szCs w:val="18"/>
              </w:rPr>
            </w:pPr>
          </w:p>
        </w:tc>
        <w:tc>
          <w:tcPr>
            <w:tcW w:w="444" w:type="dxa"/>
            <w:tcBorders>
              <w:left w:val="nil"/>
              <w:right w:val="nil"/>
            </w:tcBorders>
          </w:tcPr>
          <w:p ns2:paraId="042A7A80" ns2:textId="77777777" w:rsidR="009602AE" w:rsidRPr="00554456" w:rsidRDefault="009602AE" w:rsidP="00FB4E58">
            <w:pPr>
              <w:rPr>
                <w:sz w:val="18"/>
                <w:szCs w:val="18"/>
              </w:rPr>
            </w:pPr>
          </w:p>
        </w:tc>
        <w:tc>
          <w:tcPr>
            <w:tcW w:w="467" w:type="dxa"/>
            <w:tcBorders>
              <w:left w:val="nil"/>
              <w:right w:val="nil"/>
            </w:tcBorders>
          </w:tcPr>
          <w:p ns2:paraId="6CAA450F" ns2:textId="77777777" w:rsidR="009602AE" w:rsidRPr="00554456" w:rsidRDefault="009602AE" w:rsidP="00FB4E58">
            <w:pPr>
              <w:rPr>
                <w:sz w:val="18"/>
                <w:szCs w:val="18"/>
              </w:rPr>
            </w:pPr>
          </w:p>
        </w:tc>
        <w:tc>
          <w:tcPr>
            <w:tcW w:w="481" w:type="dxa"/>
            <w:tcBorders>
              <w:left w:val="nil"/>
              <w:right w:val="nil"/>
            </w:tcBorders>
          </w:tcPr>
          <w:p ns2:paraId="5B283201" ns2:textId="77777777" w:rsidR="009602AE" w:rsidRPr="00554456" w:rsidRDefault="009602AE" w:rsidP="00FB4E58">
            <w:pPr>
              <w:rPr>
                <w:sz w:val="18"/>
                <w:szCs w:val="18"/>
              </w:rPr>
            </w:pPr>
          </w:p>
        </w:tc>
        <w:tc>
          <w:tcPr>
            <w:tcW w:w="481" w:type="dxa"/>
            <w:tcBorders>
              <w:left w:val="nil"/>
              <w:right w:val="nil"/>
            </w:tcBorders>
          </w:tcPr>
          <w:p ns2:paraId="30133D63" ns2:textId="77777777" w:rsidR="009602AE" w:rsidRPr="00554456" w:rsidRDefault="009602AE" w:rsidP="00FB4E58">
            <w:pPr>
              <w:rPr>
                <w:sz w:val="18"/>
                <w:szCs w:val="18"/>
              </w:rPr>
            </w:pPr>
          </w:p>
        </w:tc>
        <w:tc>
          <w:tcPr>
            <w:tcW w:w="606" w:type="dxa"/>
            <w:tcBorders>
              <w:left w:val="nil"/>
              <w:right w:val="nil"/>
            </w:tcBorders>
          </w:tcPr>
          <w:p ns2:paraId="6D26BD74" ns2:textId="77777777" w:rsidR="009602AE" w:rsidRPr="00554456" w:rsidRDefault="009602AE" w:rsidP="00FB4E58">
            <w:pPr>
              <w:rPr>
                <w:sz w:val="18"/>
                <w:szCs w:val="18"/>
              </w:rPr>
            </w:pPr>
          </w:p>
        </w:tc>
        <w:tc>
          <w:tcPr>
            <w:tcW w:w="566" w:type="dxa"/>
            <w:tcBorders>
              <w:left w:val="nil"/>
              <w:right w:val="nil"/>
            </w:tcBorders>
          </w:tcPr>
          <w:p ns2:paraId="023EF7B7" ns2:textId="77777777" w:rsidR="009602AE" w:rsidRPr="00554456" w:rsidRDefault="009602AE" w:rsidP="00FB4E58">
            <w:pPr>
              <w:rPr>
                <w:sz w:val="18"/>
                <w:szCs w:val="18"/>
              </w:rPr>
            </w:pPr>
          </w:p>
        </w:tc>
        <w:tc>
          <w:tcPr>
            <w:tcW w:w="566" w:type="dxa"/>
            <w:tcBorders>
              <w:left w:val="nil"/>
              <w:right w:val="nil"/>
            </w:tcBorders>
          </w:tcPr>
          <w:p ns2:paraId="44B1E299" ns2:textId="77777777" w:rsidR="009602AE" w:rsidRPr="00554456" w:rsidRDefault="009602AE" w:rsidP="00FB4E58">
            <w:pPr>
              <w:rPr>
                <w:sz w:val="18"/>
                <w:szCs w:val="18"/>
              </w:rPr>
            </w:pPr>
          </w:p>
        </w:tc>
        <w:tc>
          <w:tcPr>
            <w:tcW w:w="566" w:type="dxa"/>
            <w:tcBorders>
              <w:left w:val="nil"/>
              <w:right w:val="nil"/>
            </w:tcBorders>
          </w:tcPr>
          <w:p ns2:paraId="774EED7C" ns2:textId="77777777" w:rsidR="009602AE" w:rsidRPr="00554456" w:rsidRDefault="009602AE" w:rsidP="00FB4E58">
            <w:pPr>
              <w:rPr>
                <w:sz w:val="18"/>
                <w:szCs w:val="18"/>
              </w:rPr>
            </w:pPr>
          </w:p>
        </w:tc>
        <w:tc>
          <w:tcPr>
            <w:tcW w:w="566" w:type="dxa"/>
            <w:tcBorders>
              <w:left w:val="nil"/>
              <w:right w:val="nil"/>
            </w:tcBorders>
          </w:tcPr>
          <w:p ns2:paraId="29F9A017" ns2:textId="77777777" w:rsidR="009602AE" w:rsidRPr="00554456" w:rsidRDefault="009602AE" w:rsidP="00FB4E58">
            <w:pPr>
              <w:rPr>
                <w:sz w:val="18"/>
                <w:szCs w:val="18"/>
              </w:rPr>
            </w:pPr>
          </w:p>
        </w:tc>
        <w:tc>
          <w:tcPr>
            <w:tcW w:w="1040" w:type="dxa"/>
            <w:tcBorders>
              <w:left w:val="nil"/>
              <w:right w:val="nil"/>
            </w:tcBorders>
          </w:tcPr>
          <w:p ns2:paraId="687F5783" ns2:textId="77777777" w:rsidR="009602AE" w:rsidRPr="00554456" w:rsidRDefault="009602AE" w:rsidP="00FB4E58">
            <w:pPr>
              <w:rPr>
                <w:sz w:val="18"/>
                <w:szCs w:val="18"/>
              </w:rPr>
            </w:pPr>
          </w:p>
        </w:tc>
        <w:tc>
          <w:tcPr>
            <w:tcW w:w="1132" w:type="dxa"/>
            <w:tcBorders>
              <w:left w:val="nil"/>
            </w:tcBorders>
          </w:tcPr>
          <w:p ns2:paraId="784D2F87" ns2:textId="77777777" w:rsidR="009602AE" w:rsidRPr="00554456" w:rsidRDefault="009602AE" w:rsidP="00FB4E58">
            <w:pPr>
              <w:rPr>
                <w:sz w:val="18"/>
                <w:szCs w:val="18"/>
              </w:rPr>
            </w:pPr>
          </w:p>
        </w:tc>
        <w:tc>
          <w:tcPr>
            <w:tcW w:w="2812" w:type="dxa"/>
          </w:tcPr>
          <w:p ns2:paraId="4425404F" ns2:textId="77777777" w:rsidR="009602AE" w:rsidRPr="00902CFE" w:rsidRDefault="009602AE" w:rsidP="00FB4E58">
            <w:pPr>
              <w:rPr>
                <w:sz w:val="18"/>
                <w:szCs w:val="18"/>
              </w:rPr>
            </w:pPr>
          </w:p>
        </w:tc>
      </w:tr>
      <w:tr w:rsidR="003117E4" ns2:paraId="3EBC16D0" ns2:textId="77777777" w:rsidTr="00A01912">
        <w:tc>
          <w:tcPr>
            <w:tcW w:w="2374" w:type="dxa"/>
            <w:vAlign w:val="center"/>
          </w:tcPr>
          <w:p ns2:paraId="5EBE6F8B" ns2:textId="77777777" w:rsidR="009602AE" w:rsidRPr="00902CFE" w:rsidRDefault="00895D30" w:rsidP="00FB4E58">
            <w:pPr>
              <w:rPr>
                <w:sz w:val="18"/>
                <w:szCs w:val="18"/>
              </w:rPr>
            </w:pPr>
            <w:r w:rsidRPr="00902CFE">
              <w:rPr>
                <w:sz w:val="18"/>
                <w:szCs w:val="18"/>
              </w:rPr>
              <w:t>EORTC QLQ-C30</w:t>
            </w:r>
          </w:p>
        </w:tc>
        <w:tc>
          <w:tcPr>
            <w:tcW w:w="934" w:type="dxa"/>
            <w:vAlign w:val="center"/>
          </w:tcPr>
          <w:p ns2:paraId="4ACA1F02" ns2:textId="77777777" w:rsidR="009602AE" w:rsidRPr="00902CFE" w:rsidRDefault="009602AE" w:rsidP="00FB4E58">
            <w:pPr>
              <w:rPr>
                <w:sz w:val="18"/>
                <w:szCs w:val="18"/>
              </w:rPr>
            </w:pPr>
          </w:p>
        </w:tc>
        <w:tc>
          <w:tcPr>
            <w:tcW w:w="444" w:type="dxa"/>
            <w:vAlign w:val="center"/>
          </w:tcPr>
          <w:p ns2:paraId="47145EB3"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7381E419" ns2:textId="77777777" w:rsidR="009602AE" w:rsidRPr="00554456" w:rsidRDefault="009602AE" w:rsidP="00FB4E58">
            <w:pPr>
              <w:jc w:val="center"/>
              <w:rPr>
                <w:sz w:val="18"/>
                <w:szCs w:val="18"/>
              </w:rPr>
            </w:pPr>
          </w:p>
        </w:tc>
        <w:tc>
          <w:tcPr>
            <w:tcW w:w="481" w:type="dxa"/>
            <w:vAlign w:val="center"/>
          </w:tcPr>
          <w:p ns2:paraId="59188293" ns2:textId="77777777" w:rsidR="009602AE" w:rsidRPr="00554456" w:rsidRDefault="009602AE" w:rsidP="00FB4E58">
            <w:pPr>
              <w:jc w:val="center"/>
              <w:rPr>
                <w:sz w:val="18"/>
                <w:szCs w:val="18"/>
              </w:rPr>
            </w:pPr>
          </w:p>
        </w:tc>
        <w:tc>
          <w:tcPr>
            <w:tcW w:w="481" w:type="dxa"/>
            <w:vAlign w:val="center"/>
          </w:tcPr>
          <w:p ns2:paraId="1C562609" ns2:textId="77777777" w:rsidR="009602AE" w:rsidRPr="00554456" w:rsidRDefault="009602AE" w:rsidP="00FB4E58">
            <w:pPr>
              <w:jc w:val="center"/>
              <w:rPr>
                <w:sz w:val="18"/>
                <w:szCs w:val="18"/>
              </w:rPr>
            </w:pPr>
          </w:p>
        </w:tc>
        <w:tc>
          <w:tcPr>
            <w:tcW w:w="606" w:type="dxa"/>
            <w:vAlign w:val="center"/>
          </w:tcPr>
          <w:p ns2:paraId="2FFDD893"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86A46CF"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02B5102"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78CFA372"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50BE57EE" ns2:textId="77777777" w:rsidR="009602AE" w:rsidRPr="00554456" w:rsidRDefault="00895D30" w:rsidP="00FB4E58">
            <w:pPr>
              <w:jc w:val="center"/>
              <w:rPr>
                <w:sz w:val="18"/>
                <w:szCs w:val="18"/>
              </w:rPr>
            </w:pPr>
            <w:r w:rsidRPr="00902CFE">
              <w:rPr>
                <w:sz w:val="18"/>
                <w:szCs w:val="18"/>
              </w:rPr>
              <w:t>X</w:t>
            </w:r>
          </w:p>
        </w:tc>
        <w:tc>
          <w:tcPr>
            <w:tcW w:w="1040" w:type="dxa"/>
            <w:vMerge w:val="restart"/>
            <w:vAlign w:val="center"/>
          </w:tcPr>
          <w:p ns2:paraId="314027B1" ns2:textId="77777777" w:rsidR="009602AE" w:rsidRPr="00554456" w:rsidRDefault="009602AE" w:rsidP="00FB4E58">
            <w:pPr>
              <w:rPr>
                <w:sz w:val="18"/>
                <w:szCs w:val="18"/>
              </w:rPr>
            </w:pPr>
          </w:p>
        </w:tc>
        <w:tc>
          <w:tcPr>
            <w:tcW w:w="1132" w:type="dxa"/>
            <w:vMerge w:val="restart"/>
            <w:vAlign w:val="center"/>
          </w:tcPr>
          <w:p ns2:paraId="053F902A" ns2:textId="77777777" w:rsidR="009602AE" w:rsidRPr="00554456" w:rsidRDefault="00895D30" w:rsidP="00FB4E58">
            <w:pPr>
              <w:jc w:val="center"/>
              <w:rPr>
                <w:sz w:val="18"/>
                <w:szCs w:val="18"/>
              </w:rPr>
            </w:pPr>
            <w:r w:rsidRPr="00902CFE">
              <w:rPr>
                <w:sz w:val="18"/>
                <w:szCs w:val="18"/>
              </w:rPr>
              <w:t>X</w:t>
            </w:r>
            <w:r>
              <w:rPr>
                <w:sz w:val="18"/>
                <w:szCs w:val="18"/>
              </w:rPr>
              <w:t>– starting C7 (W25)</w:t>
            </w:r>
          </w:p>
        </w:tc>
        <w:tc>
          <w:tcPr>
            <w:tcW w:w="2812" w:type="dxa"/>
            <w:vMerge w:val="restart"/>
            <w:vAlign w:val="center"/>
          </w:tcPr>
          <w:p ns2:paraId="728A4D15" ns2:textId="77777777" w:rsidR="009602AE" w:rsidRPr="00902CFE" w:rsidRDefault="00895D30" w:rsidP="00FB4E58">
            <w:pPr>
              <w:rPr>
                <w:sz w:val="18"/>
                <w:szCs w:val="18"/>
              </w:rPr>
            </w:pPr>
            <w:r w:rsidRPr="00902CFE">
              <w:rPr>
                <w:sz w:val="18"/>
                <w:szCs w:val="18"/>
              </w:rPr>
              <w:t xml:space="preserve">See Section 8.2.2 for specific requirements and the order </w:t>
            </w:r>
            <w:r>
              <w:rPr>
                <w:sz w:val="18"/>
                <w:szCs w:val="18"/>
              </w:rPr>
              <w:t xml:space="preserve">in which </w:t>
            </w:r>
            <w:r w:rsidRPr="00902CFE">
              <w:rPr>
                <w:sz w:val="18"/>
                <w:szCs w:val="18"/>
              </w:rPr>
              <w:t>the questionnaires should be completed</w:t>
            </w:r>
            <w:r>
              <w:rPr>
                <w:sz w:val="18"/>
                <w:szCs w:val="18"/>
              </w:rPr>
              <w:t>.</w:t>
            </w:r>
            <w:r w:rsidRPr="00902CFE">
              <w:rPr>
                <w:sz w:val="18"/>
                <w:szCs w:val="18"/>
              </w:rPr>
              <w:t xml:space="preserve"> </w:t>
            </w:r>
          </w:p>
        </w:tc>
      </w:tr>
      <w:tr w:rsidR="003117E4" ns2:paraId="3F3B7C84" ns2:textId="77777777" w:rsidTr="00A01912">
        <w:tc>
          <w:tcPr>
            <w:tcW w:w="2374" w:type="dxa"/>
            <w:vAlign w:val="center"/>
          </w:tcPr>
          <w:p ns2:paraId="50C410E3" ns2:textId="77777777" w:rsidR="009602AE" w:rsidRPr="00902CFE" w:rsidRDefault="00895D30" w:rsidP="00FB4E58">
            <w:pPr>
              <w:rPr>
                <w:sz w:val="18"/>
                <w:szCs w:val="18"/>
              </w:rPr>
            </w:pPr>
            <w:r w:rsidRPr="00902CFE">
              <w:rPr>
                <w:sz w:val="18"/>
                <w:szCs w:val="18"/>
              </w:rPr>
              <w:t>EORTC QLQ CLL17</w:t>
            </w:r>
          </w:p>
        </w:tc>
        <w:tc>
          <w:tcPr>
            <w:tcW w:w="934" w:type="dxa"/>
            <w:vAlign w:val="center"/>
          </w:tcPr>
          <w:p ns2:paraId="0CC8C0D1" ns2:textId="77777777" w:rsidR="009602AE" w:rsidRPr="00902CFE" w:rsidRDefault="009602AE" w:rsidP="00FB4E58">
            <w:pPr>
              <w:rPr>
                <w:sz w:val="18"/>
                <w:szCs w:val="18"/>
              </w:rPr>
            </w:pPr>
          </w:p>
        </w:tc>
        <w:tc>
          <w:tcPr>
            <w:tcW w:w="444" w:type="dxa"/>
            <w:vAlign w:val="center"/>
          </w:tcPr>
          <w:p ns2:paraId="0C99B811"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0037291D" ns2:textId="77777777" w:rsidR="009602AE" w:rsidRPr="00554456" w:rsidRDefault="009602AE" w:rsidP="00FB4E58">
            <w:pPr>
              <w:jc w:val="center"/>
              <w:rPr>
                <w:sz w:val="18"/>
                <w:szCs w:val="18"/>
              </w:rPr>
            </w:pPr>
          </w:p>
        </w:tc>
        <w:tc>
          <w:tcPr>
            <w:tcW w:w="481" w:type="dxa"/>
            <w:vAlign w:val="center"/>
          </w:tcPr>
          <w:p ns2:paraId="5F30F535" ns2:textId="77777777" w:rsidR="009602AE" w:rsidRPr="00554456" w:rsidRDefault="009602AE" w:rsidP="00FB4E58">
            <w:pPr>
              <w:jc w:val="center"/>
              <w:rPr>
                <w:sz w:val="18"/>
                <w:szCs w:val="18"/>
              </w:rPr>
            </w:pPr>
          </w:p>
        </w:tc>
        <w:tc>
          <w:tcPr>
            <w:tcW w:w="481" w:type="dxa"/>
            <w:vAlign w:val="center"/>
          </w:tcPr>
          <w:p ns2:paraId="743BCA85" ns2:textId="77777777" w:rsidR="009602AE" w:rsidRPr="00554456" w:rsidRDefault="009602AE" w:rsidP="00FB4E58">
            <w:pPr>
              <w:jc w:val="center"/>
              <w:rPr>
                <w:sz w:val="18"/>
                <w:szCs w:val="18"/>
              </w:rPr>
            </w:pPr>
          </w:p>
        </w:tc>
        <w:tc>
          <w:tcPr>
            <w:tcW w:w="606" w:type="dxa"/>
            <w:vAlign w:val="center"/>
          </w:tcPr>
          <w:p ns2:paraId="34D5377E"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72BEBB41"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1A22AEB1"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F947C5D"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E73E13D" ns2:textId="77777777" w:rsidR="009602AE" w:rsidRPr="00554456" w:rsidRDefault="00895D30" w:rsidP="00FB4E58">
            <w:pPr>
              <w:jc w:val="center"/>
              <w:rPr>
                <w:sz w:val="18"/>
                <w:szCs w:val="18"/>
              </w:rPr>
            </w:pPr>
            <w:r w:rsidRPr="00902CFE">
              <w:rPr>
                <w:sz w:val="18"/>
                <w:szCs w:val="18"/>
              </w:rPr>
              <w:t>X</w:t>
            </w:r>
          </w:p>
        </w:tc>
        <w:tc>
          <w:tcPr>
            <w:tcW w:w="1040" w:type="dxa"/>
            <w:vMerge/>
            <w:vAlign w:val="center"/>
          </w:tcPr>
          <w:p ns2:paraId="7E94B8BF" ns2:textId="77777777" w:rsidR="009602AE" w:rsidRPr="00554456" w:rsidRDefault="009602AE" w:rsidP="00FB4E58">
            <w:pPr>
              <w:rPr>
                <w:sz w:val="18"/>
                <w:szCs w:val="18"/>
              </w:rPr>
            </w:pPr>
          </w:p>
        </w:tc>
        <w:tc>
          <w:tcPr>
            <w:tcW w:w="1132" w:type="dxa"/>
            <w:vMerge/>
            <w:vAlign w:val="center"/>
          </w:tcPr>
          <w:p ns2:paraId="2A80848E" ns2:textId="77777777" w:rsidR="009602AE" w:rsidRPr="00554456" w:rsidRDefault="009602AE" w:rsidP="00FB4E58">
            <w:pPr>
              <w:jc w:val="center"/>
              <w:rPr>
                <w:sz w:val="18"/>
                <w:szCs w:val="18"/>
              </w:rPr>
            </w:pPr>
          </w:p>
        </w:tc>
        <w:tc>
          <w:tcPr>
            <w:tcW w:w="2812" w:type="dxa"/>
            <w:vMerge/>
          </w:tcPr>
          <w:p ns2:paraId="1F69F728" ns2:textId="77777777" w:rsidR="009602AE" w:rsidRPr="00902CFE" w:rsidRDefault="009602AE" w:rsidP="00FB4E58">
            <w:pPr>
              <w:rPr>
                <w:sz w:val="18"/>
                <w:szCs w:val="18"/>
              </w:rPr>
            </w:pPr>
          </w:p>
        </w:tc>
      </w:tr>
      <w:tr w:rsidR="003117E4" ns2:paraId="7CE890C2" ns2:textId="77777777" w:rsidTr="00A01912">
        <w:tc>
          <w:tcPr>
            <w:tcW w:w="2374" w:type="dxa"/>
            <w:vAlign w:val="center"/>
          </w:tcPr>
          <w:p ns2:paraId="6824BCA0" ns2:textId="77777777" w:rsidR="009602AE" w:rsidRPr="00902CFE" w:rsidRDefault="00895D30" w:rsidP="00FB4E58">
            <w:pPr>
              <w:rPr>
                <w:sz w:val="18"/>
                <w:szCs w:val="18"/>
              </w:rPr>
            </w:pPr>
            <w:r w:rsidRPr="00902CFE">
              <w:rPr>
                <w:sz w:val="18"/>
                <w:szCs w:val="18"/>
              </w:rPr>
              <w:t>EQ-5D-5L</w:t>
            </w:r>
          </w:p>
        </w:tc>
        <w:tc>
          <w:tcPr>
            <w:tcW w:w="934" w:type="dxa"/>
            <w:vAlign w:val="center"/>
          </w:tcPr>
          <w:p ns2:paraId="64653CCF" ns2:textId="77777777" w:rsidR="009602AE" w:rsidRPr="00902CFE" w:rsidRDefault="009602AE" w:rsidP="00FB4E58">
            <w:pPr>
              <w:rPr>
                <w:sz w:val="18"/>
                <w:szCs w:val="18"/>
              </w:rPr>
            </w:pPr>
          </w:p>
        </w:tc>
        <w:tc>
          <w:tcPr>
            <w:tcW w:w="444" w:type="dxa"/>
            <w:vAlign w:val="center"/>
          </w:tcPr>
          <w:p ns2:paraId="1ADAC69D"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560240B6" ns2:textId="77777777" w:rsidR="009602AE" w:rsidRPr="00554456" w:rsidRDefault="009602AE" w:rsidP="00FB4E58">
            <w:pPr>
              <w:jc w:val="center"/>
              <w:rPr>
                <w:sz w:val="18"/>
                <w:szCs w:val="18"/>
              </w:rPr>
            </w:pPr>
          </w:p>
        </w:tc>
        <w:tc>
          <w:tcPr>
            <w:tcW w:w="481" w:type="dxa"/>
            <w:vAlign w:val="center"/>
          </w:tcPr>
          <w:p ns2:paraId="2F79717E" ns2:textId="77777777" w:rsidR="009602AE" w:rsidRPr="00554456" w:rsidRDefault="009602AE" w:rsidP="00FB4E58">
            <w:pPr>
              <w:jc w:val="center"/>
              <w:rPr>
                <w:sz w:val="18"/>
                <w:szCs w:val="18"/>
              </w:rPr>
            </w:pPr>
          </w:p>
        </w:tc>
        <w:tc>
          <w:tcPr>
            <w:tcW w:w="481" w:type="dxa"/>
            <w:vAlign w:val="center"/>
          </w:tcPr>
          <w:p ns2:paraId="6103AD69" ns2:textId="77777777" w:rsidR="009602AE" w:rsidRPr="00554456" w:rsidRDefault="009602AE" w:rsidP="00FB4E58">
            <w:pPr>
              <w:jc w:val="center"/>
              <w:rPr>
                <w:sz w:val="18"/>
                <w:szCs w:val="18"/>
              </w:rPr>
            </w:pPr>
          </w:p>
        </w:tc>
        <w:tc>
          <w:tcPr>
            <w:tcW w:w="606" w:type="dxa"/>
            <w:vAlign w:val="center"/>
          </w:tcPr>
          <w:p ns2:paraId="65208FA6"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2D33D2D6"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82C1510"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0E30DEEE"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03E51B51" ns2:textId="77777777" w:rsidR="009602AE" w:rsidRPr="00554456" w:rsidRDefault="00895D30" w:rsidP="00FB4E58">
            <w:pPr>
              <w:jc w:val="center"/>
              <w:rPr>
                <w:sz w:val="18"/>
                <w:szCs w:val="18"/>
              </w:rPr>
            </w:pPr>
            <w:r w:rsidRPr="00902CFE">
              <w:rPr>
                <w:sz w:val="18"/>
                <w:szCs w:val="18"/>
              </w:rPr>
              <w:t>X</w:t>
            </w:r>
          </w:p>
        </w:tc>
        <w:tc>
          <w:tcPr>
            <w:tcW w:w="1040" w:type="dxa"/>
            <w:vMerge/>
            <w:vAlign w:val="center"/>
          </w:tcPr>
          <w:p ns2:paraId="0755B783" ns2:textId="77777777" w:rsidR="009602AE" w:rsidRPr="00554456" w:rsidRDefault="009602AE" w:rsidP="00FB4E58">
            <w:pPr>
              <w:rPr>
                <w:sz w:val="18"/>
                <w:szCs w:val="18"/>
              </w:rPr>
            </w:pPr>
          </w:p>
        </w:tc>
        <w:tc>
          <w:tcPr>
            <w:tcW w:w="1132" w:type="dxa"/>
            <w:vMerge/>
            <w:vAlign w:val="center"/>
          </w:tcPr>
          <w:p ns2:paraId="7E6DE232" ns2:textId="77777777" w:rsidR="009602AE" w:rsidRPr="00554456" w:rsidRDefault="009602AE" w:rsidP="00FB4E58">
            <w:pPr>
              <w:jc w:val="center"/>
              <w:rPr>
                <w:sz w:val="18"/>
                <w:szCs w:val="18"/>
              </w:rPr>
            </w:pPr>
          </w:p>
        </w:tc>
        <w:tc>
          <w:tcPr>
            <w:tcW w:w="2812" w:type="dxa"/>
            <w:vMerge/>
          </w:tcPr>
          <w:p ns2:paraId="588B8E8D" ns2:textId="77777777" w:rsidR="009602AE" w:rsidRPr="00902CFE" w:rsidRDefault="009602AE" w:rsidP="00FB4E58">
            <w:pPr>
              <w:rPr>
                <w:sz w:val="18"/>
                <w:szCs w:val="18"/>
              </w:rPr>
            </w:pPr>
          </w:p>
        </w:tc>
      </w:tr>
      <w:tr w:rsidR="003117E4" ns2:paraId="6E56543F" ns2:textId="77777777" w:rsidTr="00A01912">
        <w:tc>
          <w:tcPr>
            <w:tcW w:w="2374" w:type="dxa"/>
            <w:vAlign w:val="center"/>
          </w:tcPr>
          <w:p ns2:paraId="01066501" ns2:textId="77777777" w:rsidR="009602AE" w:rsidRPr="00902CFE" w:rsidRDefault="00895D30" w:rsidP="00FB4E58">
            <w:pPr>
              <w:rPr>
                <w:sz w:val="18"/>
                <w:szCs w:val="18"/>
              </w:rPr>
            </w:pPr>
            <w:r>
              <w:rPr>
                <w:sz w:val="18"/>
                <w:szCs w:val="18"/>
              </w:rPr>
              <w:t>FACT-G (Item GP5)</w:t>
            </w:r>
          </w:p>
        </w:tc>
        <w:tc>
          <w:tcPr>
            <w:tcW w:w="934" w:type="dxa"/>
            <w:vAlign w:val="center"/>
          </w:tcPr>
          <w:p ns2:paraId="6D5D9B05" ns2:textId="77777777" w:rsidR="009602AE" w:rsidRPr="00902CFE" w:rsidRDefault="009602AE" w:rsidP="00FB4E58">
            <w:pPr>
              <w:rPr>
                <w:sz w:val="18"/>
                <w:szCs w:val="18"/>
              </w:rPr>
            </w:pPr>
          </w:p>
        </w:tc>
        <w:tc>
          <w:tcPr>
            <w:tcW w:w="444" w:type="dxa"/>
            <w:vAlign w:val="center"/>
          </w:tcPr>
          <w:p ns2:paraId="3B110FD8" ns2:textId="77777777" w:rsidR="009602AE" w:rsidRPr="00902CFE" w:rsidRDefault="009602AE" w:rsidP="00FB4E58">
            <w:pPr>
              <w:jc w:val="center"/>
              <w:rPr>
                <w:sz w:val="18"/>
                <w:szCs w:val="18"/>
              </w:rPr>
            </w:pPr>
          </w:p>
        </w:tc>
        <w:tc>
          <w:tcPr>
            <w:tcW w:w="467" w:type="dxa"/>
            <w:vAlign w:val="center"/>
          </w:tcPr>
          <w:p ns2:paraId="1899AE9B" ns2:textId="77777777" w:rsidR="009602AE" w:rsidRPr="00554456" w:rsidRDefault="009602AE" w:rsidP="00FB4E58">
            <w:pPr>
              <w:jc w:val="center"/>
              <w:rPr>
                <w:sz w:val="18"/>
                <w:szCs w:val="18"/>
              </w:rPr>
            </w:pPr>
          </w:p>
        </w:tc>
        <w:tc>
          <w:tcPr>
            <w:tcW w:w="481" w:type="dxa"/>
            <w:vAlign w:val="center"/>
          </w:tcPr>
          <w:p ns2:paraId="5ACC41AE" ns2:textId="77777777" w:rsidR="009602AE" w:rsidRPr="00554456" w:rsidRDefault="009602AE" w:rsidP="00FB4E58">
            <w:pPr>
              <w:jc w:val="center"/>
              <w:rPr>
                <w:sz w:val="18"/>
                <w:szCs w:val="18"/>
              </w:rPr>
            </w:pPr>
          </w:p>
        </w:tc>
        <w:tc>
          <w:tcPr>
            <w:tcW w:w="481" w:type="dxa"/>
            <w:vAlign w:val="center"/>
          </w:tcPr>
          <w:p ns2:paraId="69009417" ns2:textId="77777777" w:rsidR="009602AE" w:rsidRPr="00554456" w:rsidRDefault="009602AE" w:rsidP="00FB4E58">
            <w:pPr>
              <w:jc w:val="center"/>
              <w:rPr>
                <w:sz w:val="18"/>
                <w:szCs w:val="18"/>
              </w:rPr>
            </w:pPr>
          </w:p>
        </w:tc>
        <w:tc>
          <w:tcPr>
            <w:tcW w:w="606" w:type="dxa"/>
            <w:vAlign w:val="center"/>
          </w:tcPr>
          <w:p ns2:paraId="563E1510" ns2:textId="77777777" w:rsidR="009602AE" w:rsidRPr="00902CFE" w:rsidRDefault="00895D30" w:rsidP="00FB4E58">
            <w:pPr>
              <w:jc w:val="center"/>
              <w:rPr>
                <w:sz w:val="18"/>
                <w:szCs w:val="18"/>
              </w:rPr>
            </w:pPr>
            <w:r w:rsidRPr="00902CFE">
              <w:rPr>
                <w:sz w:val="18"/>
                <w:szCs w:val="18"/>
              </w:rPr>
              <w:t>X</w:t>
            </w:r>
          </w:p>
        </w:tc>
        <w:tc>
          <w:tcPr>
            <w:tcW w:w="566" w:type="dxa"/>
            <w:vAlign w:val="center"/>
          </w:tcPr>
          <w:p ns2:paraId="26BAF76E" ns2:textId="77777777" w:rsidR="009602AE" w:rsidRPr="00902CFE" w:rsidRDefault="00895D30" w:rsidP="00FB4E58">
            <w:pPr>
              <w:jc w:val="center"/>
              <w:rPr>
                <w:sz w:val="18"/>
                <w:szCs w:val="18"/>
              </w:rPr>
            </w:pPr>
            <w:r w:rsidRPr="00902CFE">
              <w:rPr>
                <w:sz w:val="18"/>
                <w:szCs w:val="18"/>
              </w:rPr>
              <w:t>X</w:t>
            </w:r>
          </w:p>
        </w:tc>
        <w:tc>
          <w:tcPr>
            <w:tcW w:w="566" w:type="dxa"/>
            <w:vAlign w:val="center"/>
          </w:tcPr>
          <w:p ns2:paraId="6DB31106" ns2:textId="77777777" w:rsidR="009602AE" w:rsidRPr="00902CFE" w:rsidRDefault="00895D30" w:rsidP="00FB4E58">
            <w:pPr>
              <w:jc w:val="center"/>
              <w:rPr>
                <w:sz w:val="18"/>
                <w:szCs w:val="18"/>
              </w:rPr>
            </w:pPr>
            <w:r w:rsidRPr="00902CFE">
              <w:rPr>
                <w:sz w:val="18"/>
                <w:szCs w:val="18"/>
              </w:rPr>
              <w:t>X</w:t>
            </w:r>
          </w:p>
        </w:tc>
        <w:tc>
          <w:tcPr>
            <w:tcW w:w="566" w:type="dxa"/>
            <w:vAlign w:val="center"/>
          </w:tcPr>
          <w:p ns2:paraId="09A0F9C3" ns2:textId="77777777" w:rsidR="009602AE" w:rsidRPr="00902CFE" w:rsidRDefault="00895D30" w:rsidP="00FB4E58">
            <w:pPr>
              <w:jc w:val="center"/>
              <w:rPr>
                <w:sz w:val="18"/>
                <w:szCs w:val="18"/>
              </w:rPr>
            </w:pPr>
            <w:r w:rsidRPr="00902CFE">
              <w:rPr>
                <w:sz w:val="18"/>
                <w:szCs w:val="18"/>
              </w:rPr>
              <w:t>X</w:t>
            </w:r>
          </w:p>
        </w:tc>
        <w:tc>
          <w:tcPr>
            <w:tcW w:w="566" w:type="dxa"/>
            <w:vAlign w:val="center"/>
          </w:tcPr>
          <w:p ns2:paraId="7F9A5493" ns2:textId="77777777" w:rsidR="009602AE" w:rsidRPr="00902CFE" w:rsidRDefault="00895D30" w:rsidP="00FB4E58">
            <w:pPr>
              <w:jc w:val="center"/>
              <w:rPr>
                <w:sz w:val="18"/>
                <w:szCs w:val="18"/>
              </w:rPr>
            </w:pPr>
            <w:r w:rsidRPr="00902CFE">
              <w:rPr>
                <w:sz w:val="18"/>
                <w:szCs w:val="18"/>
              </w:rPr>
              <w:t>X</w:t>
            </w:r>
          </w:p>
        </w:tc>
        <w:tc>
          <w:tcPr>
            <w:tcW w:w="1040" w:type="dxa"/>
            <w:vAlign w:val="center"/>
          </w:tcPr>
          <w:p ns2:paraId="5EAB8815" ns2:textId="77777777" w:rsidR="009602AE" w:rsidRPr="00554456" w:rsidRDefault="009602AE" w:rsidP="00FB4E58">
            <w:pPr>
              <w:rPr>
                <w:sz w:val="18"/>
                <w:szCs w:val="18"/>
              </w:rPr>
            </w:pPr>
          </w:p>
        </w:tc>
        <w:tc>
          <w:tcPr>
            <w:tcW w:w="1132" w:type="dxa"/>
            <w:vAlign w:val="center"/>
          </w:tcPr>
          <w:p ns2:paraId="7590710E" ns2:textId="77777777" w:rsidR="009602AE" w:rsidRPr="00554456" w:rsidRDefault="009602AE" w:rsidP="00FB4E58">
            <w:pPr>
              <w:jc w:val="center"/>
              <w:rPr>
                <w:sz w:val="18"/>
                <w:szCs w:val="18"/>
              </w:rPr>
            </w:pPr>
          </w:p>
        </w:tc>
        <w:tc>
          <w:tcPr>
            <w:tcW w:w="2812" w:type="dxa"/>
          </w:tcPr>
          <w:p ns2:paraId="414E27B6" ns2:textId="77777777" w:rsidR="009602AE" w:rsidRPr="00902CFE" w:rsidRDefault="009602AE" w:rsidP="00FB4E58">
            <w:pPr>
              <w:rPr>
                <w:sz w:val="18"/>
                <w:szCs w:val="18"/>
              </w:rPr>
            </w:pPr>
          </w:p>
        </w:tc>
      </w:tr>
      <w:tr w:rsidR="003117E4" ns2:paraId="23AA1AD7" ns2:textId="77777777" w:rsidTr="00A01912">
        <w:tc>
          <w:tcPr>
            <w:tcW w:w="2374" w:type="dxa"/>
            <w:tcBorders>
              <w:bottom w:val="single" w:sz="4" w:space="0" w:color="auto"/>
            </w:tcBorders>
            <w:vAlign w:val="center"/>
          </w:tcPr>
          <w:p ns2:paraId="00EADAA5" ns2:textId="77777777" w:rsidR="009602AE" w:rsidRPr="00902CFE" w:rsidRDefault="00895D30" w:rsidP="00FB4E58">
            <w:pPr>
              <w:rPr>
                <w:sz w:val="18"/>
                <w:szCs w:val="18"/>
              </w:rPr>
            </w:pPr>
            <w:r w:rsidRPr="00902CFE">
              <w:rPr>
                <w:sz w:val="18"/>
                <w:szCs w:val="18"/>
              </w:rPr>
              <w:t>Health Resource Utilization</w:t>
            </w:r>
          </w:p>
        </w:tc>
        <w:tc>
          <w:tcPr>
            <w:tcW w:w="934" w:type="dxa"/>
            <w:tcBorders>
              <w:bottom w:val="single" w:sz="4" w:space="0" w:color="auto"/>
            </w:tcBorders>
            <w:vAlign w:val="center"/>
          </w:tcPr>
          <w:p ns2:paraId="4CD292D4" ns2:textId="77777777" w:rsidR="009602AE" w:rsidRPr="00902CFE" w:rsidRDefault="009602AE" w:rsidP="00FB4E58">
            <w:pPr>
              <w:rPr>
                <w:sz w:val="18"/>
                <w:szCs w:val="18"/>
              </w:rPr>
            </w:pPr>
          </w:p>
        </w:tc>
        <w:tc>
          <w:tcPr>
            <w:tcW w:w="6915" w:type="dxa"/>
            <w:gridSpan w:val="11"/>
            <w:tcBorders>
              <w:bottom w:val="single" w:sz="4" w:space="0" w:color="auto"/>
            </w:tcBorders>
            <w:vAlign w:val="center"/>
          </w:tcPr>
          <w:p ns2:paraId="4557B345" ns2:textId="77777777" w:rsidR="009602AE" w:rsidRPr="00554456" w:rsidRDefault="00895D30" w:rsidP="00FB4E58">
            <w:pPr>
              <w:jc w:val="center"/>
              <w:rPr>
                <w:sz w:val="18"/>
                <w:szCs w:val="18"/>
              </w:rPr>
            </w:pPr>
            <w:r>
              <w:rPr>
                <w:noProof/>
                <w:sz w:val="18"/>
                <w:szCs w:val="18"/>
              </w:rPr>
              <ns1:AlternateContent>
                <ns1:Choice Requires="wps">
                  <w:drawing>
                    <ns3:anchor distT="0" distB="0" distL="114300" distR="114300" simplePos="0" relativeHeight="251677696" behindDoc="0" locked="0" layoutInCell="1" allowOverlap="1" ns4:anchorId="06E7E6AE" ns4:editId="098961F4">
                      <ns3:simplePos x="0" y="0"/>
                      <ns3:positionH relativeFrom="column">
                        <ns3:posOffset>-27305</ns3:posOffset>
                      </ns3:positionH>
                      <ns3:positionV relativeFrom="paragraph">
                        <ns3:posOffset>111125</ns3:posOffset>
                      </ns3:positionV>
                      <ns3:extent cx="4234180" cy="13970"/>
                      <ns3:effectExtent l="19050" t="76200" r="90170" b="100330"/>
                      <ns3:wrapNone/>
                      <ns3:docPr id="15" name="Straight Arrow Connector 15"/>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5" ns10:spid="_x0000_s1035" type="#_x0000_t32" style="width:333.4pt;height:1.1pt;margin-top:8.75pt;margin-left:-2.15pt;mso-height-percent:0;mso-height-relative:margin;mso-width-percent:0;mso-width-relative:margin;mso-wrap-distance-bottom:0;mso-wrap-distance-left:9pt;mso-wrap-distance-right:9pt;mso-wrap-distance-top:0;position:absolute;v-text-anchor:top;z-index:251676672" fillcolor="this" stroked="t" strokecolor="black" strokeweight="0.75pt">
                      <ns9:stroke startarrow="block" endarrow="block"/>
                    </ns9:shape>
                  </w:pict>
                </ns1:Fallback>
              </ns1:AlternateContent>
            </w:r>
          </w:p>
        </w:tc>
        <w:tc>
          <w:tcPr>
            <w:tcW w:w="2812" w:type="dxa"/>
          </w:tcPr>
          <w:p ns2:paraId="508544B8" ns2:textId="77777777" w:rsidR="009602AE" w:rsidRPr="00902CFE" w:rsidRDefault="00895D30" w:rsidP="00FB4E58">
            <w:pPr>
              <w:rPr>
                <w:sz w:val="18"/>
                <w:szCs w:val="18"/>
              </w:rPr>
            </w:pPr>
            <w:r>
              <w:rPr>
                <w:sz w:val="18"/>
                <w:szCs w:val="18"/>
              </w:rPr>
              <w:t>See Section 8.10 for specific requirements.</w:t>
            </w:r>
          </w:p>
        </w:tc>
      </w:tr>
      <w:tr w:rsidR="003117E4" ns2:paraId="3254C2E3" ns2:textId="77777777" w:rsidTr="00A01912">
        <w:tc>
          <w:tcPr>
            <w:tcW w:w="2374" w:type="dxa"/>
            <w:tcBorders>
              <w:right w:val="nil"/>
            </w:tcBorders>
            <w:vAlign w:val="center"/>
          </w:tcPr>
          <w:p ns2:paraId="4FD47555" ns2:textId="77777777" w:rsidR="009602AE" w:rsidRPr="00902CFE" w:rsidRDefault="00895D30" w:rsidP="00FB4E58">
            <w:pPr>
              <w:rPr>
                <w:sz w:val="18"/>
                <w:szCs w:val="18"/>
              </w:rPr>
            </w:pPr>
            <w:r w:rsidRPr="00902CFE">
              <w:rPr>
                <w:b/>
                <w:bCs/>
                <w:sz w:val="18"/>
                <w:szCs w:val="18"/>
              </w:rPr>
              <w:t>Safety Assessments</w:t>
            </w:r>
          </w:p>
        </w:tc>
        <w:tc>
          <w:tcPr>
            <w:tcW w:w="934" w:type="dxa"/>
            <w:tcBorders>
              <w:left w:val="nil"/>
              <w:right w:val="nil"/>
            </w:tcBorders>
            <w:vAlign w:val="center"/>
          </w:tcPr>
          <w:p ns2:paraId="24A625CE" ns2:textId="77777777" w:rsidR="009602AE" w:rsidRPr="00902CFE" w:rsidRDefault="009602AE" w:rsidP="00FB4E58">
            <w:pPr>
              <w:rPr>
                <w:sz w:val="18"/>
                <w:szCs w:val="18"/>
              </w:rPr>
            </w:pPr>
          </w:p>
        </w:tc>
        <w:tc>
          <w:tcPr>
            <w:tcW w:w="444" w:type="dxa"/>
            <w:tcBorders>
              <w:left w:val="nil"/>
              <w:right w:val="nil"/>
            </w:tcBorders>
          </w:tcPr>
          <w:p ns2:paraId="15052735" ns2:textId="77777777" w:rsidR="009602AE" w:rsidRPr="00554456" w:rsidRDefault="009602AE" w:rsidP="00FB4E58">
            <w:pPr>
              <w:rPr>
                <w:sz w:val="18"/>
                <w:szCs w:val="18"/>
              </w:rPr>
            </w:pPr>
          </w:p>
        </w:tc>
        <w:tc>
          <w:tcPr>
            <w:tcW w:w="467" w:type="dxa"/>
            <w:tcBorders>
              <w:left w:val="nil"/>
              <w:right w:val="nil"/>
            </w:tcBorders>
          </w:tcPr>
          <w:p ns2:paraId="01BDC7CB" ns2:textId="77777777" w:rsidR="009602AE" w:rsidRPr="00554456" w:rsidRDefault="009602AE" w:rsidP="00FB4E58">
            <w:pPr>
              <w:rPr>
                <w:sz w:val="18"/>
                <w:szCs w:val="18"/>
              </w:rPr>
            </w:pPr>
          </w:p>
        </w:tc>
        <w:tc>
          <w:tcPr>
            <w:tcW w:w="481" w:type="dxa"/>
            <w:tcBorders>
              <w:left w:val="nil"/>
              <w:right w:val="nil"/>
            </w:tcBorders>
          </w:tcPr>
          <w:p ns2:paraId="68A65850" ns2:textId="77777777" w:rsidR="009602AE" w:rsidRPr="00554456" w:rsidRDefault="009602AE" w:rsidP="00FB4E58">
            <w:pPr>
              <w:rPr>
                <w:sz w:val="18"/>
                <w:szCs w:val="18"/>
              </w:rPr>
            </w:pPr>
          </w:p>
        </w:tc>
        <w:tc>
          <w:tcPr>
            <w:tcW w:w="481" w:type="dxa"/>
            <w:tcBorders>
              <w:left w:val="nil"/>
              <w:right w:val="nil"/>
            </w:tcBorders>
          </w:tcPr>
          <w:p ns2:paraId="5096DD4A" ns2:textId="77777777" w:rsidR="009602AE" w:rsidRPr="00554456" w:rsidRDefault="009602AE" w:rsidP="00FB4E58">
            <w:pPr>
              <w:rPr>
                <w:sz w:val="18"/>
                <w:szCs w:val="18"/>
              </w:rPr>
            </w:pPr>
          </w:p>
        </w:tc>
        <w:tc>
          <w:tcPr>
            <w:tcW w:w="606" w:type="dxa"/>
            <w:tcBorders>
              <w:left w:val="nil"/>
              <w:right w:val="nil"/>
            </w:tcBorders>
          </w:tcPr>
          <w:p ns2:paraId="46B443C3" ns2:textId="77777777" w:rsidR="009602AE" w:rsidRPr="00554456" w:rsidRDefault="009602AE" w:rsidP="00FB4E58">
            <w:pPr>
              <w:rPr>
                <w:sz w:val="18"/>
                <w:szCs w:val="18"/>
              </w:rPr>
            </w:pPr>
          </w:p>
        </w:tc>
        <w:tc>
          <w:tcPr>
            <w:tcW w:w="566" w:type="dxa"/>
            <w:tcBorders>
              <w:left w:val="nil"/>
              <w:right w:val="nil"/>
            </w:tcBorders>
          </w:tcPr>
          <w:p ns2:paraId="0C986E8D" ns2:textId="77777777" w:rsidR="009602AE" w:rsidRPr="00554456" w:rsidRDefault="009602AE" w:rsidP="00FB4E58">
            <w:pPr>
              <w:rPr>
                <w:sz w:val="18"/>
                <w:szCs w:val="18"/>
              </w:rPr>
            </w:pPr>
          </w:p>
        </w:tc>
        <w:tc>
          <w:tcPr>
            <w:tcW w:w="566" w:type="dxa"/>
            <w:tcBorders>
              <w:left w:val="nil"/>
              <w:right w:val="nil"/>
            </w:tcBorders>
          </w:tcPr>
          <w:p ns2:paraId="4ED5E17A" ns2:textId="77777777" w:rsidR="009602AE" w:rsidRPr="00554456" w:rsidRDefault="009602AE" w:rsidP="00FB4E58">
            <w:pPr>
              <w:rPr>
                <w:sz w:val="18"/>
                <w:szCs w:val="18"/>
              </w:rPr>
            </w:pPr>
          </w:p>
        </w:tc>
        <w:tc>
          <w:tcPr>
            <w:tcW w:w="566" w:type="dxa"/>
            <w:tcBorders>
              <w:left w:val="nil"/>
              <w:right w:val="nil"/>
            </w:tcBorders>
          </w:tcPr>
          <w:p ns2:paraId="7E37DF61" ns2:textId="77777777" w:rsidR="009602AE" w:rsidRPr="00554456" w:rsidRDefault="009602AE" w:rsidP="00FB4E58">
            <w:pPr>
              <w:rPr>
                <w:sz w:val="18"/>
                <w:szCs w:val="18"/>
              </w:rPr>
            </w:pPr>
          </w:p>
        </w:tc>
        <w:tc>
          <w:tcPr>
            <w:tcW w:w="566" w:type="dxa"/>
            <w:tcBorders>
              <w:left w:val="nil"/>
              <w:right w:val="nil"/>
            </w:tcBorders>
          </w:tcPr>
          <w:p ns2:paraId="4081992E" ns2:textId="77777777" w:rsidR="009602AE" w:rsidRPr="00554456" w:rsidRDefault="009602AE" w:rsidP="00FB4E58">
            <w:pPr>
              <w:rPr>
                <w:sz w:val="18"/>
                <w:szCs w:val="18"/>
              </w:rPr>
            </w:pPr>
          </w:p>
        </w:tc>
        <w:tc>
          <w:tcPr>
            <w:tcW w:w="1040" w:type="dxa"/>
            <w:tcBorders>
              <w:left w:val="nil"/>
              <w:right w:val="nil"/>
            </w:tcBorders>
          </w:tcPr>
          <w:p ns2:paraId="46DE46D0" ns2:textId="77777777" w:rsidR="009602AE" w:rsidRPr="00554456" w:rsidRDefault="009602AE" w:rsidP="00FB4E58">
            <w:pPr>
              <w:rPr>
                <w:sz w:val="18"/>
                <w:szCs w:val="18"/>
              </w:rPr>
            </w:pPr>
          </w:p>
        </w:tc>
        <w:tc>
          <w:tcPr>
            <w:tcW w:w="1132" w:type="dxa"/>
            <w:tcBorders>
              <w:left w:val="nil"/>
            </w:tcBorders>
          </w:tcPr>
          <w:p ns2:paraId="584F6FE1" ns2:textId="77777777" w:rsidR="009602AE" w:rsidRPr="00554456" w:rsidRDefault="009602AE" w:rsidP="00FB4E58">
            <w:pPr>
              <w:rPr>
                <w:sz w:val="18"/>
                <w:szCs w:val="18"/>
              </w:rPr>
            </w:pPr>
          </w:p>
        </w:tc>
        <w:tc>
          <w:tcPr>
            <w:tcW w:w="2812" w:type="dxa"/>
            <w:vAlign w:val="center"/>
          </w:tcPr>
          <w:p ns2:paraId="7A83EE2A" ns2:textId="77777777" w:rsidR="009602AE" w:rsidRPr="00902CFE" w:rsidRDefault="00895D30" w:rsidP="00FB4E58">
            <w:pPr>
              <w:rPr>
                <w:sz w:val="18"/>
                <w:szCs w:val="18"/>
              </w:rPr>
            </w:pPr>
            <w:r w:rsidRPr="00902CFE">
              <w:rPr>
                <w:sz w:val="18"/>
                <w:szCs w:val="18"/>
              </w:rPr>
              <w:t xml:space="preserve">All assessments are to be performed </w:t>
            </w:r>
            <w:r>
              <w:rPr>
                <w:sz w:val="18"/>
                <w:szCs w:val="18"/>
              </w:rPr>
              <w:t>before</w:t>
            </w:r>
            <w:r w:rsidRPr="00902CFE">
              <w:rPr>
                <w:sz w:val="18"/>
                <w:szCs w:val="18"/>
              </w:rPr>
              <w:t xml:space="preserve"> dosing.</w:t>
            </w:r>
          </w:p>
        </w:tc>
      </w:tr>
      <w:tr w:rsidR="003117E4" ns2:paraId="6E4F136A" ns2:textId="77777777" w:rsidTr="00A01912">
        <w:tc>
          <w:tcPr>
            <w:tcW w:w="2374" w:type="dxa"/>
            <w:vAlign w:val="center"/>
          </w:tcPr>
          <w:p ns2:paraId="78C53B3B" ns2:textId="77777777" w:rsidR="009602AE" w:rsidRPr="00902CFE" w:rsidRDefault="00895D30" w:rsidP="00FB4E58">
            <w:pPr>
              <w:rPr>
                <w:sz w:val="18"/>
                <w:szCs w:val="18"/>
              </w:rPr>
            </w:pPr>
            <w:r w:rsidRPr="00902CFE">
              <w:rPr>
                <w:sz w:val="18"/>
                <w:szCs w:val="18"/>
              </w:rPr>
              <w:t>Full Physical Examination</w:t>
            </w:r>
          </w:p>
        </w:tc>
        <w:tc>
          <w:tcPr>
            <w:tcW w:w="934" w:type="dxa"/>
            <w:vAlign w:val="center"/>
          </w:tcPr>
          <w:p ns2:paraId="417E2C30"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2071FAB1" ns2:textId="77777777" w:rsidR="009602AE" w:rsidRPr="00554456" w:rsidRDefault="009602AE" w:rsidP="00FB4E58">
            <w:pPr>
              <w:jc w:val="center"/>
              <w:rPr>
                <w:sz w:val="18"/>
                <w:szCs w:val="18"/>
              </w:rPr>
            </w:pPr>
          </w:p>
        </w:tc>
        <w:tc>
          <w:tcPr>
            <w:tcW w:w="467" w:type="dxa"/>
            <w:vAlign w:val="center"/>
          </w:tcPr>
          <w:p ns2:paraId="4FAB1631" ns2:textId="77777777" w:rsidR="009602AE" w:rsidRPr="00554456" w:rsidRDefault="009602AE" w:rsidP="00FB4E58">
            <w:pPr>
              <w:jc w:val="center"/>
              <w:rPr>
                <w:sz w:val="18"/>
                <w:szCs w:val="18"/>
              </w:rPr>
            </w:pPr>
          </w:p>
        </w:tc>
        <w:tc>
          <w:tcPr>
            <w:tcW w:w="481" w:type="dxa"/>
            <w:vAlign w:val="center"/>
          </w:tcPr>
          <w:p ns2:paraId="717F30FC" ns2:textId="77777777" w:rsidR="009602AE" w:rsidRPr="00554456" w:rsidRDefault="009602AE" w:rsidP="00FB4E58">
            <w:pPr>
              <w:jc w:val="center"/>
              <w:rPr>
                <w:sz w:val="18"/>
                <w:szCs w:val="18"/>
              </w:rPr>
            </w:pPr>
          </w:p>
        </w:tc>
        <w:tc>
          <w:tcPr>
            <w:tcW w:w="481" w:type="dxa"/>
            <w:vAlign w:val="center"/>
          </w:tcPr>
          <w:p ns2:paraId="378735EC" ns2:textId="77777777" w:rsidR="009602AE" w:rsidRPr="00554456" w:rsidRDefault="009602AE" w:rsidP="00FB4E58">
            <w:pPr>
              <w:jc w:val="center"/>
              <w:rPr>
                <w:sz w:val="18"/>
                <w:szCs w:val="18"/>
              </w:rPr>
            </w:pPr>
          </w:p>
        </w:tc>
        <w:tc>
          <w:tcPr>
            <w:tcW w:w="606" w:type="dxa"/>
            <w:vAlign w:val="center"/>
          </w:tcPr>
          <w:p ns2:paraId="592C7AAC" ns2:textId="77777777" w:rsidR="009602AE" w:rsidRPr="00554456" w:rsidRDefault="009602AE" w:rsidP="00FB4E58">
            <w:pPr>
              <w:jc w:val="center"/>
              <w:rPr>
                <w:sz w:val="18"/>
                <w:szCs w:val="18"/>
              </w:rPr>
            </w:pPr>
          </w:p>
        </w:tc>
        <w:tc>
          <w:tcPr>
            <w:tcW w:w="566" w:type="dxa"/>
            <w:vAlign w:val="center"/>
          </w:tcPr>
          <w:p ns2:paraId="1A6AED75" ns2:textId="77777777" w:rsidR="009602AE" w:rsidRPr="00554456" w:rsidRDefault="009602AE" w:rsidP="00FB4E58">
            <w:pPr>
              <w:jc w:val="center"/>
              <w:rPr>
                <w:sz w:val="18"/>
                <w:szCs w:val="18"/>
              </w:rPr>
            </w:pPr>
          </w:p>
        </w:tc>
        <w:tc>
          <w:tcPr>
            <w:tcW w:w="566" w:type="dxa"/>
            <w:vAlign w:val="center"/>
          </w:tcPr>
          <w:p ns2:paraId="1324543C" ns2:textId="77777777" w:rsidR="009602AE" w:rsidRPr="00554456" w:rsidRDefault="009602AE" w:rsidP="00FB4E58">
            <w:pPr>
              <w:jc w:val="center"/>
              <w:rPr>
                <w:sz w:val="18"/>
                <w:szCs w:val="18"/>
              </w:rPr>
            </w:pPr>
          </w:p>
        </w:tc>
        <w:tc>
          <w:tcPr>
            <w:tcW w:w="566" w:type="dxa"/>
            <w:vAlign w:val="center"/>
          </w:tcPr>
          <w:p ns2:paraId="73C03425" ns2:textId="77777777" w:rsidR="009602AE" w:rsidRPr="00554456" w:rsidRDefault="009602AE" w:rsidP="00FB4E58">
            <w:pPr>
              <w:jc w:val="center"/>
              <w:rPr>
                <w:sz w:val="18"/>
                <w:szCs w:val="18"/>
              </w:rPr>
            </w:pPr>
          </w:p>
        </w:tc>
        <w:tc>
          <w:tcPr>
            <w:tcW w:w="566" w:type="dxa"/>
            <w:vAlign w:val="center"/>
          </w:tcPr>
          <w:p ns2:paraId="2F9D720B" ns2:textId="77777777" w:rsidR="009602AE" w:rsidRPr="00554456" w:rsidRDefault="009602AE" w:rsidP="00FB4E58">
            <w:pPr>
              <w:jc w:val="center"/>
              <w:rPr>
                <w:sz w:val="18"/>
                <w:szCs w:val="18"/>
              </w:rPr>
            </w:pPr>
          </w:p>
        </w:tc>
        <w:tc>
          <w:tcPr>
            <w:tcW w:w="1040" w:type="dxa"/>
            <w:vAlign w:val="center"/>
          </w:tcPr>
          <w:p ns2:paraId="462CDA8D" ns2:textId="77777777" w:rsidR="009602AE" w:rsidRPr="00554456" w:rsidRDefault="009602AE" w:rsidP="00FB4E58">
            <w:pPr>
              <w:jc w:val="center"/>
              <w:rPr>
                <w:sz w:val="18"/>
                <w:szCs w:val="18"/>
              </w:rPr>
            </w:pPr>
          </w:p>
        </w:tc>
        <w:tc>
          <w:tcPr>
            <w:tcW w:w="1132" w:type="dxa"/>
          </w:tcPr>
          <w:p ns2:paraId="41C922CC" ns2:textId="77777777" w:rsidR="009602AE" w:rsidRPr="00554456" w:rsidRDefault="009602AE" w:rsidP="00FB4E58">
            <w:pPr>
              <w:rPr>
                <w:sz w:val="18"/>
                <w:szCs w:val="18"/>
              </w:rPr>
            </w:pPr>
          </w:p>
        </w:tc>
        <w:tc>
          <w:tcPr>
            <w:tcW w:w="2812" w:type="dxa"/>
            <w:vAlign w:val="center"/>
          </w:tcPr>
          <w:p ns2:paraId="5C48C233" ns2:textId="77777777" w:rsidR="009602AE" w:rsidRPr="00902CFE" w:rsidRDefault="00895D30" w:rsidP="00FB4E58">
            <w:pPr>
              <w:widowControl w:val="0"/>
              <w:rPr>
                <w:sz w:val="18"/>
                <w:szCs w:val="18"/>
              </w:rPr>
            </w:pPr>
            <w:r w:rsidRPr="00902CFE">
              <w:rPr>
                <w:sz w:val="18"/>
                <w:szCs w:val="18"/>
              </w:rPr>
              <w:t xml:space="preserve">See Section 8.3.1 for specific requirements. </w:t>
            </w:r>
          </w:p>
        </w:tc>
      </w:tr>
      <w:tr w:rsidR="003117E4" ns2:paraId="2FE85179" ns2:textId="77777777" w:rsidTr="00A01912">
        <w:tc>
          <w:tcPr>
            <w:tcW w:w="2374" w:type="dxa"/>
            <w:vAlign w:val="center"/>
          </w:tcPr>
          <w:p ns2:paraId="6AA8B122" ns2:textId="77777777" w:rsidR="009602AE" w:rsidRPr="00902CFE" w:rsidRDefault="00895D30" w:rsidP="00FB4E58">
            <w:pPr>
              <w:rPr>
                <w:sz w:val="18"/>
                <w:szCs w:val="18"/>
              </w:rPr>
            </w:pPr>
            <w:r w:rsidRPr="00902CFE">
              <w:rPr>
                <w:sz w:val="18"/>
                <w:szCs w:val="18"/>
              </w:rPr>
              <w:t>Directed Physical Examination</w:t>
            </w:r>
          </w:p>
        </w:tc>
        <w:tc>
          <w:tcPr>
            <w:tcW w:w="934" w:type="dxa"/>
            <w:vAlign w:val="center"/>
          </w:tcPr>
          <w:p ns2:paraId="64A04748" ns2:textId="77777777" w:rsidR="009602AE" w:rsidRPr="00902CFE" w:rsidRDefault="009602AE" w:rsidP="00FB4E58">
            <w:pPr>
              <w:jc w:val="center"/>
              <w:rPr>
                <w:sz w:val="18"/>
                <w:szCs w:val="18"/>
              </w:rPr>
            </w:pPr>
          </w:p>
        </w:tc>
        <w:tc>
          <w:tcPr>
            <w:tcW w:w="444" w:type="dxa"/>
            <w:vAlign w:val="center"/>
          </w:tcPr>
          <w:p ns2:paraId="73DB7E81"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4691038A" ns2:textId="77777777" w:rsidR="009602AE" w:rsidRPr="00554456" w:rsidRDefault="009602AE" w:rsidP="00FB4E58">
            <w:pPr>
              <w:jc w:val="center"/>
              <w:rPr>
                <w:sz w:val="18"/>
                <w:szCs w:val="18"/>
              </w:rPr>
            </w:pPr>
          </w:p>
        </w:tc>
        <w:tc>
          <w:tcPr>
            <w:tcW w:w="481" w:type="dxa"/>
            <w:vAlign w:val="center"/>
          </w:tcPr>
          <w:p ns2:paraId="44419588" ns2:textId="77777777" w:rsidR="009602AE" w:rsidRPr="00554456" w:rsidRDefault="009602AE" w:rsidP="00FB4E58">
            <w:pPr>
              <w:jc w:val="center"/>
              <w:rPr>
                <w:sz w:val="18"/>
                <w:szCs w:val="18"/>
              </w:rPr>
            </w:pPr>
          </w:p>
        </w:tc>
        <w:tc>
          <w:tcPr>
            <w:tcW w:w="481" w:type="dxa"/>
            <w:vAlign w:val="center"/>
          </w:tcPr>
          <w:p ns2:paraId="2312586D" ns2:textId="77777777" w:rsidR="009602AE" w:rsidRPr="00554456" w:rsidRDefault="009602AE" w:rsidP="00FB4E58">
            <w:pPr>
              <w:jc w:val="center"/>
              <w:rPr>
                <w:sz w:val="18"/>
                <w:szCs w:val="18"/>
              </w:rPr>
            </w:pPr>
          </w:p>
        </w:tc>
        <w:tc>
          <w:tcPr>
            <w:tcW w:w="606" w:type="dxa"/>
            <w:vAlign w:val="center"/>
          </w:tcPr>
          <w:p ns2:paraId="11D71528"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035364EB"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153467E"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2C40F50"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168C621B" ns2:textId="77777777" w:rsidR="009602AE" w:rsidRPr="00554456" w:rsidRDefault="00895D30" w:rsidP="00FB4E58">
            <w:pPr>
              <w:jc w:val="center"/>
              <w:rPr>
                <w:sz w:val="18"/>
                <w:szCs w:val="18"/>
              </w:rPr>
            </w:pPr>
            <w:r w:rsidRPr="00902CFE">
              <w:rPr>
                <w:sz w:val="18"/>
                <w:szCs w:val="18"/>
              </w:rPr>
              <w:t>X</w:t>
            </w:r>
          </w:p>
        </w:tc>
        <w:tc>
          <w:tcPr>
            <w:tcW w:w="1040" w:type="dxa"/>
            <w:vAlign w:val="center"/>
          </w:tcPr>
          <w:p ns2:paraId="229C6AD2" ns2:textId="77777777" w:rsidR="009602AE" w:rsidRPr="00554456" w:rsidRDefault="009602AE" w:rsidP="00FB4E58">
            <w:pPr>
              <w:jc w:val="center"/>
              <w:rPr>
                <w:sz w:val="18"/>
                <w:szCs w:val="18"/>
              </w:rPr>
            </w:pPr>
          </w:p>
        </w:tc>
        <w:tc>
          <w:tcPr>
            <w:tcW w:w="1132" w:type="dxa"/>
            <w:vAlign w:val="center"/>
          </w:tcPr>
          <w:p ns2:paraId="65BAB8ED" ns2:textId="77777777" w:rsidR="009602AE" w:rsidRPr="00554456" w:rsidRDefault="00895D30" w:rsidP="00FB4E58">
            <w:pPr>
              <w:jc w:val="center"/>
              <w:rPr>
                <w:sz w:val="18"/>
                <w:szCs w:val="18"/>
              </w:rPr>
            </w:pPr>
            <w:r w:rsidRPr="00902CFE">
              <w:rPr>
                <w:sz w:val="18"/>
                <w:szCs w:val="18"/>
              </w:rPr>
              <w:t>X</w:t>
            </w:r>
            <w:r>
              <w:rPr>
                <w:sz w:val="18"/>
                <w:szCs w:val="18"/>
              </w:rPr>
              <w:t>– starting C7 (W25)</w:t>
            </w:r>
          </w:p>
        </w:tc>
        <w:tc>
          <w:tcPr>
            <w:tcW w:w="2812" w:type="dxa"/>
            <w:vAlign w:val="center"/>
          </w:tcPr>
          <w:p ns2:paraId="4755569B" ns2:textId="77777777" w:rsidR="009602AE" w:rsidRPr="00902CFE" w:rsidRDefault="00895D30" w:rsidP="00FB4E58">
            <w:pPr>
              <w:rPr>
                <w:sz w:val="18"/>
                <w:szCs w:val="18"/>
              </w:rPr>
            </w:pPr>
            <w:r w:rsidRPr="00902CFE">
              <w:rPr>
                <w:sz w:val="18"/>
                <w:szCs w:val="18"/>
              </w:rPr>
              <w:t>Review of new clinically significant abnormal findings.</w:t>
            </w:r>
            <w:r w:rsidRPr="00902CFE">
              <w:rPr>
                <w:sz w:val="20"/>
                <w:szCs w:val="20"/>
              </w:rPr>
              <w:t xml:space="preserve"> </w:t>
            </w:r>
            <w:r w:rsidRPr="00902CFE">
              <w:rPr>
                <w:sz w:val="18"/>
                <w:szCs w:val="18"/>
              </w:rPr>
              <w:t>See Section 8.3.1 for specific requirements.</w:t>
            </w:r>
          </w:p>
        </w:tc>
      </w:tr>
      <w:tr w:rsidR="003117E4" ns2:paraId="3EC1D7BA" ns2:textId="77777777" w:rsidTr="00A01912">
        <w:tc>
          <w:tcPr>
            <w:tcW w:w="2374" w:type="dxa"/>
            <w:vAlign w:val="center"/>
          </w:tcPr>
          <w:p ns2:paraId="7E8A6EA3" ns2:textId="77777777" w:rsidR="009602AE" w:rsidRPr="00902CFE" w:rsidRDefault="00895D30" w:rsidP="00FB4E58">
            <w:pPr>
              <w:rPr>
                <w:sz w:val="18"/>
                <w:szCs w:val="18"/>
              </w:rPr>
            </w:pPr>
            <w:r w:rsidRPr="00902CFE">
              <w:rPr>
                <w:sz w:val="18"/>
                <w:szCs w:val="18"/>
              </w:rPr>
              <w:t>Height</w:t>
            </w:r>
          </w:p>
        </w:tc>
        <w:tc>
          <w:tcPr>
            <w:tcW w:w="934" w:type="dxa"/>
            <w:vAlign w:val="center"/>
          </w:tcPr>
          <w:p ns2:paraId="1FC361B2"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2587B485" ns2:textId="77777777" w:rsidR="009602AE" w:rsidRPr="00554456" w:rsidRDefault="009602AE" w:rsidP="00FB4E58">
            <w:pPr>
              <w:jc w:val="center"/>
              <w:rPr>
                <w:sz w:val="18"/>
                <w:szCs w:val="18"/>
              </w:rPr>
            </w:pPr>
          </w:p>
        </w:tc>
        <w:tc>
          <w:tcPr>
            <w:tcW w:w="467" w:type="dxa"/>
            <w:vAlign w:val="center"/>
          </w:tcPr>
          <w:p ns2:paraId="62251766" ns2:textId="77777777" w:rsidR="009602AE" w:rsidRPr="00554456" w:rsidRDefault="009602AE" w:rsidP="00FB4E58">
            <w:pPr>
              <w:jc w:val="center"/>
              <w:rPr>
                <w:sz w:val="18"/>
                <w:szCs w:val="18"/>
              </w:rPr>
            </w:pPr>
          </w:p>
        </w:tc>
        <w:tc>
          <w:tcPr>
            <w:tcW w:w="481" w:type="dxa"/>
            <w:vAlign w:val="center"/>
          </w:tcPr>
          <w:p ns2:paraId="43FF9007" ns2:textId="77777777" w:rsidR="009602AE" w:rsidRPr="00554456" w:rsidRDefault="009602AE" w:rsidP="00FB4E58">
            <w:pPr>
              <w:jc w:val="center"/>
              <w:rPr>
                <w:sz w:val="18"/>
                <w:szCs w:val="18"/>
              </w:rPr>
            </w:pPr>
          </w:p>
        </w:tc>
        <w:tc>
          <w:tcPr>
            <w:tcW w:w="481" w:type="dxa"/>
            <w:vAlign w:val="center"/>
          </w:tcPr>
          <w:p ns2:paraId="3E452C91" ns2:textId="77777777" w:rsidR="009602AE" w:rsidRPr="00554456" w:rsidRDefault="009602AE" w:rsidP="00FB4E58">
            <w:pPr>
              <w:jc w:val="center"/>
              <w:rPr>
                <w:sz w:val="18"/>
                <w:szCs w:val="18"/>
              </w:rPr>
            </w:pPr>
          </w:p>
        </w:tc>
        <w:tc>
          <w:tcPr>
            <w:tcW w:w="606" w:type="dxa"/>
            <w:vAlign w:val="center"/>
          </w:tcPr>
          <w:p ns2:paraId="7ECB9036" ns2:textId="77777777" w:rsidR="009602AE" w:rsidRPr="00554456" w:rsidRDefault="009602AE" w:rsidP="00FB4E58">
            <w:pPr>
              <w:jc w:val="center"/>
              <w:rPr>
                <w:sz w:val="18"/>
                <w:szCs w:val="18"/>
              </w:rPr>
            </w:pPr>
          </w:p>
        </w:tc>
        <w:tc>
          <w:tcPr>
            <w:tcW w:w="566" w:type="dxa"/>
            <w:vAlign w:val="center"/>
          </w:tcPr>
          <w:p ns2:paraId="62686A24" ns2:textId="77777777" w:rsidR="009602AE" w:rsidRPr="00554456" w:rsidRDefault="009602AE" w:rsidP="00FB4E58">
            <w:pPr>
              <w:jc w:val="center"/>
              <w:rPr>
                <w:sz w:val="18"/>
                <w:szCs w:val="18"/>
              </w:rPr>
            </w:pPr>
          </w:p>
        </w:tc>
        <w:tc>
          <w:tcPr>
            <w:tcW w:w="566" w:type="dxa"/>
            <w:vAlign w:val="center"/>
          </w:tcPr>
          <w:p ns2:paraId="5ABCD11A" ns2:textId="77777777" w:rsidR="009602AE" w:rsidRPr="00554456" w:rsidRDefault="009602AE" w:rsidP="00FB4E58">
            <w:pPr>
              <w:jc w:val="center"/>
              <w:rPr>
                <w:sz w:val="18"/>
                <w:szCs w:val="18"/>
              </w:rPr>
            </w:pPr>
          </w:p>
        </w:tc>
        <w:tc>
          <w:tcPr>
            <w:tcW w:w="566" w:type="dxa"/>
            <w:vAlign w:val="center"/>
          </w:tcPr>
          <w:p ns2:paraId="18AEAD1C" ns2:textId="77777777" w:rsidR="009602AE" w:rsidRPr="00554456" w:rsidRDefault="009602AE" w:rsidP="00FB4E58">
            <w:pPr>
              <w:jc w:val="center"/>
              <w:rPr>
                <w:sz w:val="18"/>
                <w:szCs w:val="18"/>
              </w:rPr>
            </w:pPr>
          </w:p>
        </w:tc>
        <w:tc>
          <w:tcPr>
            <w:tcW w:w="566" w:type="dxa"/>
            <w:vAlign w:val="center"/>
          </w:tcPr>
          <w:p ns2:paraId="0033DCC6" ns2:textId="77777777" w:rsidR="009602AE" w:rsidRPr="00554456" w:rsidRDefault="009602AE" w:rsidP="00FB4E58">
            <w:pPr>
              <w:jc w:val="center"/>
              <w:rPr>
                <w:sz w:val="18"/>
                <w:szCs w:val="18"/>
              </w:rPr>
            </w:pPr>
          </w:p>
        </w:tc>
        <w:tc>
          <w:tcPr>
            <w:tcW w:w="1040" w:type="dxa"/>
            <w:vAlign w:val="center"/>
          </w:tcPr>
          <w:p ns2:paraId="60A943FC" ns2:textId="77777777" w:rsidR="009602AE" w:rsidRPr="00554456" w:rsidRDefault="009602AE" w:rsidP="00FB4E58">
            <w:pPr>
              <w:jc w:val="center"/>
              <w:rPr>
                <w:sz w:val="18"/>
                <w:szCs w:val="18"/>
              </w:rPr>
            </w:pPr>
          </w:p>
        </w:tc>
        <w:tc>
          <w:tcPr>
            <w:tcW w:w="1132" w:type="dxa"/>
          </w:tcPr>
          <w:p ns2:paraId="58A21342" ns2:textId="77777777" w:rsidR="009602AE" w:rsidRPr="00554456" w:rsidRDefault="009602AE" w:rsidP="00FB4E58">
            <w:pPr>
              <w:rPr>
                <w:sz w:val="18"/>
                <w:szCs w:val="18"/>
              </w:rPr>
            </w:pPr>
          </w:p>
        </w:tc>
        <w:tc>
          <w:tcPr>
            <w:tcW w:w="2812" w:type="dxa"/>
            <w:vAlign w:val="center"/>
          </w:tcPr>
          <w:p ns2:paraId="5CC9A4BD" ns2:textId="77777777" w:rsidR="009602AE" w:rsidRPr="00902CFE" w:rsidRDefault="00895D30" w:rsidP="00FB4E58">
            <w:pPr>
              <w:rPr>
                <w:sz w:val="18"/>
                <w:szCs w:val="18"/>
              </w:rPr>
            </w:pPr>
            <w:r w:rsidRPr="00902CFE">
              <w:rPr>
                <w:sz w:val="18"/>
                <w:szCs w:val="18"/>
              </w:rPr>
              <w:t xml:space="preserve">Rituximab </w:t>
            </w:r>
            <w:r>
              <w:rPr>
                <w:sz w:val="18"/>
                <w:szCs w:val="18"/>
              </w:rPr>
              <w:t>(</w:t>
            </w:r>
            <w:r w:rsidRPr="00902CFE">
              <w:rPr>
                <w:sz w:val="18"/>
                <w:szCs w:val="18"/>
              </w:rPr>
              <w:t xml:space="preserve">or </w:t>
            </w:r>
            <w:r>
              <w:rPr>
                <w:sz w:val="18"/>
                <w:szCs w:val="18"/>
              </w:rPr>
              <w:t xml:space="preserve">rituximab </w:t>
            </w:r>
            <w:r w:rsidRPr="00902CFE">
              <w:rPr>
                <w:sz w:val="18"/>
                <w:szCs w:val="18"/>
              </w:rPr>
              <w:t>biosimilar</w:t>
            </w:r>
            <w:r>
              <w:rPr>
                <w:sz w:val="18"/>
                <w:szCs w:val="18"/>
              </w:rPr>
              <w:t>)</w:t>
            </w:r>
            <w:r w:rsidRPr="00902CFE">
              <w:rPr>
                <w:sz w:val="18"/>
                <w:szCs w:val="18"/>
              </w:rPr>
              <w:t xml:space="preserve"> dosing is mg/m</w:t>
            </w:r>
            <w:r w:rsidRPr="00902CFE">
              <w:rPr>
                <w:sz w:val="18"/>
                <w:szCs w:val="18"/>
                <w:vertAlign w:val="superscript"/>
              </w:rPr>
              <w:t>2</w:t>
            </w:r>
            <w:r>
              <w:rPr>
                <w:sz w:val="18"/>
                <w:szCs w:val="18"/>
              </w:rPr>
              <w:t>,</w:t>
            </w:r>
            <w:r w:rsidRPr="00902CFE">
              <w:rPr>
                <w:sz w:val="18"/>
                <w:szCs w:val="18"/>
              </w:rPr>
              <w:t xml:space="preserve"> which requires height.</w:t>
            </w:r>
          </w:p>
        </w:tc>
      </w:tr>
      <w:tr w:rsidR="003117E4" ns2:paraId="6CD87D47" ns2:textId="77777777" w:rsidTr="00A01912">
        <w:tc>
          <w:tcPr>
            <w:tcW w:w="2374" w:type="dxa"/>
            <w:vAlign w:val="center"/>
          </w:tcPr>
          <w:p ns2:paraId="2D7DD815" ns2:textId="77777777" w:rsidR="009602AE" w:rsidRPr="00902CFE" w:rsidRDefault="00895D30" w:rsidP="00FB4E58">
            <w:pPr>
              <w:rPr>
                <w:sz w:val="18"/>
                <w:szCs w:val="18"/>
              </w:rPr>
            </w:pPr>
            <w:r w:rsidRPr="00902CFE">
              <w:rPr>
                <w:sz w:val="18"/>
                <w:szCs w:val="18"/>
              </w:rPr>
              <w:t>Weight</w:t>
            </w:r>
          </w:p>
        </w:tc>
        <w:tc>
          <w:tcPr>
            <w:tcW w:w="934" w:type="dxa"/>
            <w:vAlign w:val="center"/>
          </w:tcPr>
          <w:p ns2:paraId="4FD76B7B"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16431CF6"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27BAC397" ns2:textId="77777777" w:rsidR="009602AE" w:rsidRPr="00554456" w:rsidRDefault="009602AE" w:rsidP="00FB4E58">
            <w:pPr>
              <w:jc w:val="center"/>
              <w:rPr>
                <w:sz w:val="18"/>
                <w:szCs w:val="18"/>
              </w:rPr>
            </w:pPr>
          </w:p>
        </w:tc>
        <w:tc>
          <w:tcPr>
            <w:tcW w:w="481" w:type="dxa"/>
            <w:vAlign w:val="center"/>
          </w:tcPr>
          <w:p ns2:paraId="42EE3080" ns2:textId="77777777" w:rsidR="009602AE" w:rsidRPr="00554456" w:rsidRDefault="009602AE" w:rsidP="00FB4E58">
            <w:pPr>
              <w:jc w:val="center"/>
              <w:rPr>
                <w:sz w:val="18"/>
                <w:szCs w:val="18"/>
              </w:rPr>
            </w:pPr>
          </w:p>
        </w:tc>
        <w:tc>
          <w:tcPr>
            <w:tcW w:w="481" w:type="dxa"/>
            <w:vAlign w:val="center"/>
          </w:tcPr>
          <w:p ns2:paraId="46C784A1" ns2:textId="77777777" w:rsidR="009602AE" w:rsidRPr="00554456" w:rsidRDefault="009602AE" w:rsidP="00FB4E58">
            <w:pPr>
              <w:jc w:val="center"/>
              <w:rPr>
                <w:sz w:val="18"/>
                <w:szCs w:val="18"/>
              </w:rPr>
            </w:pPr>
          </w:p>
        </w:tc>
        <w:tc>
          <w:tcPr>
            <w:tcW w:w="606" w:type="dxa"/>
            <w:vAlign w:val="center"/>
          </w:tcPr>
          <w:p ns2:paraId="6F37DE11"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4D4F1A40"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EAEEEA0"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4805671C"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12518819" ns2:textId="77777777" w:rsidR="009602AE" w:rsidRPr="00554456" w:rsidRDefault="00895D30" w:rsidP="00FB4E58">
            <w:pPr>
              <w:jc w:val="center"/>
              <w:rPr>
                <w:sz w:val="18"/>
                <w:szCs w:val="18"/>
              </w:rPr>
            </w:pPr>
            <w:r w:rsidRPr="00902CFE">
              <w:rPr>
                <w:sz w:val="18"/>
                <w:szCs w:val="18"/>
              </w:rPr>
              <w:t>X</w:t>
            </w:r>
          </w:p>
        </w:tc>
        <w:tc>
          <w:tcPr>
            <w:tcW w:w="1040" w:type="dxa"/>
            <w:vAlign w:val="center"/>
          </w:tcPr>
          <w:p ns2:paraId="5CDEE246" ns2:textId="77777777" w:rsidR="009602AE" w:rsidRPr="00554456" w:rsidRDefault="009602AE" w:rsidP="00FB4E58">
            <w:pPr>
              <w:jc w:val="center"/>
              <w:rPr>
                <w:sz w:val="18"/>
                <w:szCs w:val="18"/>
              </w:rPr>
            </w:pPr>
          </w:p>
        </w:tc>
        <w:tc>
          <w:tcPr>
            <w:tcW w:w="1132" w:type="dxa"/>
            <w:vAlign w:val="center"/>
          </w:tcPr>
          <w:p ns2:paraId="6D9B844C" ns2:textId="77777777" w:rsidR="009602AE" w:rsidRPr="00554456" w:rsidRDefault="00895D30" w:rsidP="00FB4E58">
            <w:pPr>
              <w:jc w:val="center"/>
              <w:rPr>
                <w:sz w:val="18"/>
                <w:szCs w:val="18"/>
              </w:rPr>
            </w:pPr>
            <w:r w:rsidRPr="00902CFE">
              <w:rPr>
                <w:sz w:val="18"/>
                <w:szCs w:val="18"/>
              </w:rPr>
              <w:t xml:space="preserve">X </w:t>
            </w:r>
            <w:r>
              <w:rPr>
                <w:sz w:val="18"/>
                <w:szCs w:val="18"/>
              </w:rPr>
              <w:t>– starting C7 (W25)</w:t>
            </w:r>
          </w:p>
        </w:tc>
        <w:tc>
          <w:tcPr>
            <w:tcW w:w="2812" w:type="dxa"/>
          </w:tcPr>
          <w:p ns2:paraId="022F54E5" ns2:textId="77777777" w:rsidR="009602AE" w:rsidRPr="00902CFE" w:rsidRDefault="009602AE" w:rsidP="00FB4E58">
            <w:pPr>
              <w:rPr>
                <w:sz w:val="18"/>
                <w:szCs w:val="18"/>
              </w:rPr>
            </w:pPr>
          </w:p>
        </w:tc>
      </w:tr>
      <w:tr w:rsidR="003117E4" ns2:paraId="520262DE" ns2:textId="77777777" w:rsidTr="00A01912">
        <w:tc>
          <w:tcPr>
            <w:tcW w:w="2374" w:type="dxa"/>
            <w:vAlign w:val="center"/>
          </w:tcPr>
          <w:p ns2:paraId="484AED74" ns2:textId="77777777" w:rsidR="009602AE" w:rsidRPr="00902CFE" w:rsidRDefault="00895D30" w:rsidP="00FB4E58">
            <w:pPr>
              <w:rPr>
                <w:sz w:val="18"/>
                <w:szCs w:val="18"/>
              </w:rPr>
            </w:pPr>
            <w:r w:rsidRPr="00902CFE">
              <w:rPr>
                <w:sz w:val="18"/>
                <w:szCs w:val="18"/>
              </w:rPr>
              <w:t>ECOG PS</w:t>
            </w:r>
          </w:p>
        </w:tc>
        <w:tc>
          <w:tcPr>
            <w:tcW w:w="934" w:type="dxa"/>
            <w:vAlign w:val="center"/>
          </w:tcPr>
          <w:p ns2:paraId="7D8451D4"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58443849"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4C30358A" ns2:textId="77777777" w:rsidR="009602AE" w:rsidRPr="00554456" w:rsidRDefault="009602AE" w:rsidP="00FB4E58">
            <w:pPr>
              <w:jc w:val="center"/>
              <w:rPr>
                <w:sz w:val="18"/>
                <w:szCs w:val="18"/>
              </w:rPr>
            </w:pPr>
          </w:p>
        </w:tc>
        <w:tc>
          <w:tcPr>
            <w:tcW w:w="481" w:type="dxa"/>
            <w:vAlign w:val="center"/>
          </w:tcPr>
          <w:p ns2:paraId="7082D3FC" ns2:textId="77777777" w:rsidR="009602AE" w:rsidRPr="00554456" w:rsidRDefault="009602AE" w:rsidP="00FB4E58">
            <w:pPr>
              <w:jc w:val="center"/>
              <w:rPr>
                <w:sz w:val="18"/>
                <w:szCs w:val="18"/>
              </w:rPr>
            </w:pPr>
          </w:p>
        </w:tc>
        <w:tc>
          <w:tcPr>
            <w:tcW w:w="481" w:type="dxa"/>
            <w:vAlign w:val="center"/>
          </w:tcPr>
          <w:p ns2:paraId="660B571E" ns2:textId="77777777" w:rsidR="009602AE" w:rsidRPr="00554456" w:rsidRDefault="009602AE" w:rsidP="00FB4E58">
            <w:pPr>
              <w:jc w:val="center"/>
              <w:rPr>
                <w:sz w:val="18"/>
                <w:szCs w:val="18"/>
              </w:rPr>
            </w:pPr>
          </w:p>
        </w:tc>
        <w:tc>
          <w:tcPr>
            <w:tcW w:w="606" w:type="dxa"/>
            <w:vAlign w:val="center"/>
          </w:tcPr>
          <w:p ns2:paraId="5C19FB61"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BCD9E23"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4A38A61E"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7A499B0C"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74CE0681" ns2:textId="77777777" w:rsidR="009602AE" w:rsidRPr="00554456" w:rsidRDefault="00895D30" w:rsidP="00FB4E58">
            <w:pPr>
              <w:jc w:val="center"/>
              <w:rPr>
                <w:sz w:val="18"/>
                <w:szCs w:val="18"/>
              </w:rPr>
            </w:pPr>
            <w:r w:rsidRPr="00902CFE">
              <w:rPr>
                <w:sz w:val="18"/>
                <w:szCs w:val="18"/>
              </w:rPr>
              <w:t>X</w:t>
            </w:r>
          </w:p>
        </w:tc>
        <w:tc>
          <w:tcPr>
            <w:tcW w:w="1040" w:type="dxa"/>
            <w:vAlign w:val="center"/>
          </w:tcPr>
          <w:p ns2:paraId="1EDC797A" ns2:textId="77777777" w:rsidR="009602AE" w:rsidRPr="00554456" w:rsidRDefault="009602AE" w:rsidP="00FB4E58">
            <w:pPr>
              <w:jc w:val="center"/>
              <w:rPr>
                <w:sz w:val="18"/>
                <w:szCs w:val="18"/>
              </w:rPr>
            </w:pPr>
          </w:p>
        </w:tc>
        <w:tc>
          <w:tcPr>
            <w:tcW w:w="1132" w:type="dxa"/>
            <w:vAlign w:val="center"/>
          </w:tcPr>
          <w:p ns2:paraId="0B2D057B" ns2:textId="77777777" w:rsidR="009602AE" w:rsidRPr="00554456" w:rsidRDefault="00895D30" w:rsidP="00FB4E58">
            <w:pPr>
              <w:jc w:val="center"/>
              <w:rPr>
                <w:sz w:val="18"/>
                <w:szCs w:val="18"/>
              </w:rPr>
            </w:pPr>
            <w:r w:rsidRPr="00902CFE">
              <w:rPr>
                <w:sz w:val="18"/>
                <w:szCs w:val="18"/>
              </w:rPr>
              <w:t>X</w:t>
            </w:r>
            <w:r>
              <w:rPr>
                <w:sz w:val="18"/>
                <w:szCs w:val="18"/>
              </w:rPr>
              <w:t xml:space="preserve"> – starting C7 (W25)</w:t>
            </w:r>
          </w:p>
        </w:tc>
        <w:tc>
          <w:tcPr>
            <w:tcW w:w="2812" w:type="dxa"/>
            <w:vAlign w:val="center"/>
          </w:tcPr>
          <w:p ns2:paraId="5937F016" ns2:textId="77777777" w:rsidR="009602AE" w:rsidRPr="00902CFE" w:rsidRDefault="00895D30" w:rsidP="00FB4E58">
            <w:pPr>
              <w:rPr>
                <w:sz w:val="18"/>
                <w:szCs w:val="18"/>
              </w:rPr>
            </w:pPr>
            <w:r w:rsidRPr="00902CFE">
              <w:rPr>
                <w:sz w:val="18"/>
                <w:szCs w:val="18"/>
              </w:rPr>
              <w:t>Screening assessment to be performed within 7 days of randomization.</w:t>
            </w:r>
          </w:p>
        </w:tc>
      </w:tr>
      <w:tr w:rsidR="003117E4" ns2:paraId="13E07573" ns2:textId="77777777" w:rsidTr="00A01912">
        <w:tc>
          <w:tcPr>
            <w:tcW w:w="2374" w:type="dxa"/>
            <w:vAlign w:val="center"/>
          </w:tcPr>
          <w:p ns2:paraId="4097C78C" ns2:textId="77777777" w:rsidR="009602AE" w:rsidRPr="00902CFE" w:rsidRDefault="00895D30" w:rsidP="00FB4E58">
            <w:pPr>
              <w:rPr>
                <w:sz w:val="18"/>
                <w:szCs w:val="18"/>
              </w:rPr>
            </w:pPr>
            <w:r w:rsidRPr="00902CFE">
              <w:rPr>
                <w:sz w:val="18"/>
                <w:szCs w:val="18"/>
              </w:rPr>
              <w:t>Vital Signs</w:t>
            </w:r>
          </w:p>
        </w:tc>
        <w:tc>
          <w:tcPr>
            <w:tcW w:w="934" w:type="dxa"/>
            <w:vAlign w:val="center"/>
          </w:tcPr>
          <w:p ns2:paraId="19CF2B17"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3BB4D40B"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233776CD" ns2:textId="77777777" w:rsidR="009602AE" w:rsidRPr="00554456" w:rsidRDefault="009602AE" w:rsidP="00FB4E58">
            <w:pPr>
              <w:jc w:val="center"/>
              <w:rPr>
                <w:sz w:val="18"/>
                <w:szCs w:val="18"/>
              </w:rPr>
            </w:pPr>
          </w:p>
        </w:tc>
        <w:tc>
          <w:tcPr>
            <w:tcW w:w="481" w:type="dxa"/>
            <w:vAlign w:val="center"/>
          </w:tcPr>
          <w:p ns2:paraId="21D550EB" ns2:textId="77777777" w:rsidR="009602AE" w:rsidRPr="00554456" w:rsidRDefault="009602AE" w:rsidP="00FB4E58">
            <w:pPr>
              <w:jc w:val="center"/>
              <w:rPr>
                <w:sz w:val="18"/>
                <w:szCs w:val="18"/>
              </w:rPr>
            </w:pPr>
          </w:p>
        </w:tc>
        <w:tc>
          <w:tcPr>
            <w:tcW w:w="481" w:type="dxa"/>
            <w:vAlign w:val="center"/>
          </w:tcPr>
          <w:p ns2:paraId="0F8E14ED" ns2:textId="77777777" w:rsidR="009602AE" w:rsidRPr="00554456" w:rsidRDefault="009602AE" w:rsidP="00FB4E58">
            <w:pPr>
              <w:jc w:val="center"/>
              <w:rPr>
                <w:sz w:val="18"/>
                <w:szCs w:val="18"/>
              </w:rPr>
            </w:pPr>
          </w:p>
        </w:tc>
        <w:tc>
          <w:tcPr>
            <w:tcW w:w="606" w:type="dxa"/>
            <w:vAlign w:val="center"/>
          </w:tcPr>
          <w:p ns2:paraId="58C57B7F"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2B1FA835"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7884B066"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15702D45"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0B857F6B" ns2:textId="77777777" w:rsidR="009602AE" w:rsidRPr="00554456" w:rsidRDefault="00895D30" w:rsidP="00FB4E58">
            <w:pPr>
              <w:jc w:val="center"/>
              <w:rPr>
                <w:sz w:val="18"/>
                <w:szCs w:val="18"/>
              </w:rPr>
            </w:pPr>
            <w:r w:rsidRPr="00902CFE">
              <w:rPr>
                <w:sz w:val="18"/>
                <w:szCs w:val="18"/>
              </w:rPr>
              <w:t>X</w:t>
            </w:r>
          </w:p>
        </w:tc>
        <w:tc>
          <w:tcPr>
            <w:tcW w:w="1040" w:type="dxa"/>
            <w:vAlign w:val="center"/>
          </w:tcPr>
          <w:p ns2:paraId="1B75ED10" ns2:textId="77777777" w:rsidR="009602AE" w:rsidRPr="00554456" w:rsidRDefault="00895D30" w:rsidP="00FB4E58">
            <w:pPr>
              <w:jc w:val="center"/>
              <w:rPr>
                <w:sz w:val="18"/>
                <w:szCs w:val="18"/>
              </w:rPr>
            </w:pPr>
            <w:r w:rsidRPr="00902CFE">
              <w:rPr>
                <w:sz w:val="18"/>
                <w:szCs w:val="18"/>
              </w:rPr>
              <w:t>X</w:t>
            </w:r>
          </w:p>
        </w:tc>
        <w:tc>
          <w:tcPr>
            <w:tcW w:w="1132" w:type="dxa"/>
            <w:vAlign w:val="center"/>
          </w:tcPr>
          <w:p ns2:paraId="16143357" ns2:textId="77777777" w:rsidR="009602AE" w:rsidRPr="00554456" w:rsidRDefault="009602AE" w:rsidP="00FB4E58">
            <w:pPr>
              <w:rPr>
                <w:sz w:val="18"/>
                <w:szCs w:val="18"/>
              </w:rPr>
            </w:pPr>
          </w:p>
        </w:tc>
        <w:tc>
          <w:tcPr>
            <w:tcW w:w="2812" w:type="dxa"/>
            <w:vAlign w:val="center"/>
          </w:tcPr>
          <w:p ns2:paraId="200250BF" ns2:textId="77777777" w:rsidR="009602AE" w:rsidRPr="00902CFE" w:rsidRDefault="00895D30" w:rsidP="00FB4E58">
            <w:pPr>
              <w:rPr>
                <w:sz w:val="18"/>
                <w:szCs w:val="18"/>
              </w:rPr>
            </w:pPr>
            <w:r w:rsidRPr="00902CFE">
              <w:rPr>
                <w:sz w:val="18"/>
                <w:szCs w:val="18"/>
              </w:rPr>
              <w:t>Temperature, respiration rate, pulse, and blood pressure.</w:t>
            </w:r>
            <w:r w:rsidRPr="00902CFE">
              <w:rPr>
                <w:sz w:val="20"/>
                <w:szCs w:val="20"/>
              </w:rPr>
              <w:t xml:space="preserve"> </w:t>
            </w:r>
          </w:p>
        </w:tc>
      </w:tr>
      <w:tr w:rsidR="003117E4" ns2:paraId="7EF8AF66" ns2:textId="77777777" w:rsidTr="00A01912">
        <w:tc>
          <w:tcPr>
            <w:tcW w:w="2374" w:type="dxa"/>
            <w:vAlign w:val="center"/>
          </w:tcPr>
          <w:p ns2:paraId="250669E3" ns2:textId="77777777" w:rsidR="009602AE" w:rsidRPr="00902CFE" w:rsidRDefault="00895D30" w:rsidP="00FB4E58">
            <w:pPr>
              <w:rPr>
                <w:sz w:val="18"/>
                <w:szCs w:val="18"/>
              </w:rPr>
            </w:pPr>
            <w:r w:rsidRPr="00902CFE">
              <w:rPr>
                <w:sz w:val="18"/>
                <w:szCs w:val="18"/>
              </w:rPr>
              <w:t>12-lead ECG</w:t>
            </w:r>
          </w:p>
        </w:tc>
        <w:tc>
          <w:tcPr>
            <w:tcW w:w="934" w:type="dxa"/>
            <w:vAlign w:val="center"/>
          </w:tcPr>
          <w:p ns2:paraId="0218EA48" ns2:textId="77777777" w:rsidR="009602AE" w:rsidRPr="00902CFE" w:rsidRDefault="00895D30" w:rsidP="00FB4E58">
            <w:pPr>
              <w:jc w:val="center"/>
              <w:rPr>
                <w:sz w:val="18"/>
                <w:szCs w:val="18"/>
              </w:rPr>
            </w:pPr>
            <w:r w:rsidRPr="00902CFE">
              <w:rPr>
                <w:sz w:val="18"/>
                <w:szCs w:val="18"/>
              </w:rPr>
              <w:t>X</w:t>
            </w:r>
          </w:p>
        </w:tc>
        <w:tc>
          <w:tcPr>
            <w:tcW w:w="6915" w:type="dxa"/>
            <w:gridSpan w:val="11"/>
          </w:tcPr>
          <w:p ns2:paraId="10E08435" ns2:textId="77777777" w:rsidR="009602AE" w:rsidRPr="00554456" w:rsidRDefault="00895D30" w:rsidP="00FB4E58">
            <w:pPr>
              <w:rPr>
                <w:sz w:val="18"/>
                <w:szCs w:val="18"/>
              </w:rPr>
            </w:pPr>
            <w:r>
              <w:rPr>
                <w:noProof/>
                <w:sz w:val="18"/>
                <w:szCs w:val="18"/>
              </w:rPr>
              <ns1:AlternateContent>
                <ns1:Choice Requires="wps">
                  <w:drawing>
                    <ns3:anchor distT="0" distB="0" distL="114300" distR="114300" simplePos="0" relativeHeight="251679744" behindDoc="0" locked="0" layoutInCell="1" allowOverlap="1" ns4:anchorId="767F7EB7" ns4:editId="142D31B6">
                      <ns3:simplePos x="0" y="0"/>
                      <ns3:positionH relativeFrom="column">
                        <ns3:posOffset>19783</ns3:posOffset>
                      </ns3:positionH>
                      <ns3:positionV relativeFrom="paragraph">
                        <ns3:posOffset>142436</ns3:posOffset>
                      </ns3:positionV>
                      <ns3:extent cx="4234180" cy="13970"/>
                      <ns3:effectExtent l="19050" t="76200" r="90170" b="100330"/>
                      <ns3:wrapNone/>
                      <ns3:docPr id="32" name="Straight Arrow Connector 32"/>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2" ns10:spid="_x0000_s1036" type="#_x0000_t32" style="width:333.4pt;height:1.1pt;margin-top:11.22pt;margin-left:1.56pt;mso-height-percent:0;mso-height-relative:margin;mso-width-percent:0;mso-width-relative:margin;mso-wrap-distance-bottom:0;mso-wrap-distance-left:9pt;mso-wrap-distance-right:9pt;mso-wrap-distance-top:0;position:absolute;v-text-anchor:top;z-index:251678720" fillcolor="this" stroked="t" strokecolor="black" strokeweight="0.75pt">
                      <ns9:stroke startarrow="block" endarrow="block"/>
                    </ns9:shape>
                  </w:pict>
                </ns1:Fallback>
              </ns1:AlternateContent>
            </w:r>
          </w:p>
        </w:tc>
        <w:tc>
          <w:tcPr>
            <w:tcW w:w="2812" w:type="dxa"/>
          </w:tcPr>
          <w:p ns2:paraId="103C93A4" ns2:textId="77777777" w:rsidR="009602AE" w:rsidRPr="00902CFE" w:rsidRDefault="00895D30" w:rsidP="00FB4E58">
            <w:pPr>
              <w:rPr>
                <w:sz w:val="18"/>
                <w:szCs w:val="18"/>
              </w:rPr>
            </w:pPr>
            <w:r w:rsidRPr="00902CFE">
              <w:rPr>
                <w:sz w:val="18"/>
                <w:szCs w:val="18"/>
              </w:rPr>
              <w:t>Postscreening ECG is only required where clinically indicated.</w:t>
            </w:r>
          </w:p>
        </w:tc>
      </w:tr>
      <w:tr w:rsidR="003117E4" ns2:paraId="29EB5EDD" ns2:textId="77777777" w:rsidTr="00A01912">
        <w:tc>
          <w:tcPr>
            <w:tcW w:w="2374" w:type="dxa"/>
            <w:tcBorders>
              <w:bottom w:val="single" w:sz="4" w:space="0" w:color="auto"/>
            </w:tcBorders>
            <w:vAlign w:val="center"/>
          </w:tcPr>
          <w:p ns2:paraId="256DDE6F" ns2:textId="77777777" w:rsidR="009602AE" w:rsidRPr="00902CFE" w:rsidRDefault="00895D30" w:rsidP="00FB4E58">
            <w:pPr>
              <w:rPr>
                <w:sz w:val="18"/>
                <w:szCs w:val="18"/>
              </w:rPr>
            </w:pPr>
            <w:r w:rsidRPr="00902CFE">
              <w:rPr>
                <w:sz w:val="18"/>
                <w:szCs w:val="18"/>
              </w:rPr>
              <w:t xml:space="preserve">AE/SAE </w:t>
            </w:r>
            <w:r>
              <w:rPr>
                <w:sz w:val="18"/>
                <w:szCs w:val="18"/>
              </w:rPr>
              <w:t>R</w:t>
            </w:r>
            <w:r w:rsidRPr="00902CFE">
              <w:rPr>
                <w:sz w:val="18"/>
                <w:szCs w:val="18"/>
              </w:rPr>
              <w:t>eview</w:t>
            </w:r>
          </w:p>
        </w:tc>
        <w:tc>
          <w:tcPr>
            <w:tcW w:w="934" w:type="dxa"/>
            <w:tcBorders>
              <w:bottom w:val="single" w:sz="4" w:space="0" w:color="auto"/>
            </w:tcBorders>
            <w:vAlign w:val="center"/>
          </w:tcPr>
          <w:p ns2:paraId="02FAFDE7" ns2:textId="77777777" w:rsidR="009602AE" w:rsidRPr="00902CFE" w:rsidRDefault="00895D30" w:rsidP="00FB4E58">
            <w:pPr>
              <w:jc w:val="center"/>
              <w:rPr>
                <w:sz w:val="18"/>
                <w:szCs w:val="18"/>
              </w:rPr>
            </w:pPr>
            <w:r w:rsidRPr="00902CFE">
              <w:rPr>
                <w:sz w:val="18"/>
                <w:szCs w:val="18"/>
              </w:rPr>
              <w:t>X</w:t>
            </w:r>
          </w:p>
        </w:tc>
        <w:tc>
          <w:tcPr>
            <w:tcW w:w="444" w:type="dxa"/>
            <w:tcBorders>
              <w:bottom w:val="single" w:sz="4" w:space="0" w:color="auto"/>
            </w:tcBorders>
            <w:vAlign w:val="center"/>
          </w:tcPr>
          <w:p ns2:paraId="71EB3585" ns2:textId="77777777" w:rsidR="009602AE" w:rsidRPr="00554456" w:rsidRDefault="00895D30" w:rsidP="00FB4E58">
            <w:pPr>
              <w:jc w:val="center"/>
              <w:rPr>
                <w:sz w:val="18"/>
                <w:szCs w:val="18"/>
              </w:rPr>
            </w:pPr>
            <w:r w:rsidRPr="00902CFE">
              <w:rPr>
                <w:sz w:val="18"/>
                <w:szCs w:val="18"/>
              </w:rPr>
              <w:t>X</w:t>
            </w:r>
          </w:p>
        </w:tc>
        <w:tc>
          <w:tcPr>
            <w:tcW w:w="467" w:type="dxa"/>
            <w:tcBorders>
              <w:bottom w:val="single" w:sz="4" w:space="0" w:color="auto"/>
            </w:tcBorders>
            <w:vAlign w:val="center"/>
          </w:tcPr>
          <w:p ns2:paraId="67712EC5" ns2:textId="77777777" w:rsidR="009602AE" w:rsidRPr="00554456" w:rsidRDefault="00895D30" w:rsidP="00FB4E58">
            <w:pPr>
              <w:jc w:val="center"/>
              <w:rPr>
                <w:sz w:val="18"/>
                <w:szCs w:val="18"/>
              </w:rPr>
            </w:pPr>
            <w:r w:rsidRPr="00902CFE">
              <w:rPr>
                <w:sz w:val="18"/>
                <w:szCs w:val="18"/>
              </w:rPr>
              <w:t>X</w:t>
            </w:r>
          </w:p>
        </w:tc>
        <w:tc>
          <w:tcPr>
            <w:tcW w:w="481" w:type="dxa"/>
            <w:tcBorders>
              <w:bottom w:val="single" w:sz="4" w:space="0" w:color="auto"/>
            </w:tcBorders>
            <w:vAlign w:val="center"/>
          </w:tcPr>
          <w:p ns2:paraId="7C1C2B48" ns2:textId="77777777" w:rsidR="009602AE" w:rsidRPr="00554456" w:rsidRDefault="00895D30" w:rsidP="00FB4E58">
            <w:pPr>
              <w:jc w:val="center"/>
              <w:rPr>
                <w:sz w:val="18"/>
                <w:szCs w:val="18"/>
              </w:rPr>
            </w:pPr>
            <w:r w:rsidRPr="00902CFE">
              <w:rPr>
                <w:sz w:val="18"/>
                <w:szCs w:val="18"/>
              </w:rPr>
              <w:t>X</w:t>
            </w:r>
          </w:p>
        </w:tc>
        <w:tc>
          <w:tcPr>
            <w:tcW w:w="481" w:type="dxa"/>
            <w:tcBorders>
              <w:bottom w:val="single" w:sz="4" w:space="0" w:color="auto"/>
            </w:tcBorders>
            <w:vAlign w:val="center"/>
          </w:tcPr>
          <w:p ns2:paraId="5FB562B0" ns2:textId="77777777" w:rsidR="009602AE" w:rsidRPr="00554456" w:rsidRDefault="00895D30" w:rsidP="00FB4E58">
            <w:pPr>
              <w:jc w:val="center"/>
              <w:rPr>
                <w:sz w:val="18"/>
                <w:szCs w:val="18"/>
              </w:rPr>
            </w:pPr>
            <w:r w:rsidRPr="00902CFE">
              <w:rPr>
                <w:sz w:val="18"/>
                <w:szCs w:val="18"/>
              </w:rPr>
              <w:t>X</w:t>
            </w:r>
          </w:p>
        </w:tc>
        <w:tc>
          <w:tcPr>
            <w:tcW w:w="606" w:type="dxa"/>
            <w:tcBorders>
              <w:bottom w:val="single" w:sz="4" w:space="0" w:color="auto"/>
            </w:tcBorders>
            <w:vAlign w:val="center"/>
          </w:tcPr>
          <w:p ns2:paraId="4C97EBC1" ns2: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ns2:paraId="7B3C2194" ns2: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ns2:paraId="4CE11C22" ns2: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ns2:paraId="73011772" ns2: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ns2:paraId="0BED5B1E" ns2:textId="77777777" w:rsidR="009602AE" w:rsidRPr="00554456" w:rsidRDefault="00895D30" w:rsidP="00FB4E58">
            <w:pPr>
              <w:jc w:val="center"/>
              <w:rPr>
                <w:sz w:val="18"/>
                <w:szCs w:val="18"/>
              </w:rPr>
            </w:pPr>
            <w:r w:rsidRPr="00902CFE">
              <w:rPr>
                <w:sz w:val="18"/>
                <w:szCs w:val="18"/>
              </w:rPr>
              <w:t>X</w:t>
            </w:r>
          </w:p>
        </w:tc>
        <w:tc>
          <w:tcPr>
            <w:tcW w:w="1040" w:type="dxa"/>
            <w:tcBorders>
              <w:bottom w:val="single" w:sz="4" w:space="0" w:color="auto"/>
            </w:tcBorders>
            <w:vAlign w:val="center"/>
          </w:tcPr>
          <w:p ns2:paraId="2BCD3430" ns2:textId="77777777" w:rsidR="009602AE" w:rsidRPr="00554456" w:rsidRDefault="00895D30" w:rsidP="00FB4E58">
            <w:pPr>
              <w:jc w:val="center"/>
              <w:rPr>
                <w:sz w:val="18"/>
                <w:szCs w:val="18"/>
              </w:rPr>
            </w:pPr>
            <w:r w:rsidRPr="00902CFE">
              <w:rPr>
                <w:sz w:val="18"/>
                <w:szCs w:val="18"/>
              </w:rPr>
              <w:t>X</w:t>
            </w:r>
          </w:p>
        </w:tc>
        <w:tc>
          <w:tcPr>
            <w:tcW w:w="1132" w:type="dxa"/>
            <w:tcBorders>
              <w:bottom w:val="single" w:sz="4" w:space="0" w:color="auto"/>
            </w:tcBorders>
          </w:tcPr>
          <w:p ns2:paraId="7A57E84E" ns2:textId="77777777" w:rsidR="009602AE" w:rsidRPr="00554456" w:rsidRDefault="009602AE" w:rsidP="00FB4E58">
            <w:pPr>
              <w:rPr>
                <w:sz w:val="18"/>
                <w:szCs w:val="18"/>
              </w:rPr>
            </w:pPr>
          </w:p>
        </w:tc>
        <w:tc>
          <w:tcPr>
            <w:tcW w:w="2812" w:type="dxa"/>
          </w:tcPr>
          <w:p ns2:paraId="1977F47F" ns2:textId="77777777" w:rsidR="009602AE" w:rsidRPr="00902CFE" w:rsidRDefault="00895D30" w:rsidP="00FB4E58">
            <w:pPr>
              <w:rPr>
                <w:sz w:val="18"/>
                <w:szCs w:val="18"/>
              </w:rPr>
            </w:pPr>
            <w:r w:rsidRPr="00902CFE">
              <w:rPr>
                <w:sz w:val="18"/>
                <w:szCs w:val="18"/>
              </w:rPr>
              <w:t>Record all AEs/SAEs from the time of randomization. See Section 8.4.1 for details</w:t>
            </w:r>
            <w:r>
              <w:rPr>
                <w:sz w:val="18"/>
                <w:szCs w:val="18"/>
              </w:rPr>
              <w:t>.</w:t>
            </w:r>
          </w:p>
        </w:tc>
      </w:tr>
      <w:tr w:rsidR="003117E4" ns2:paraId="473D9ED8" ns2:textId="77777777" w:rsidTr="00A01912">
        <w:tc>
          <w:tcPr>
            <w:tcW w:w="2374" w:type="dxa"/>
            <w:tcBorders>
              <w:right w:val="nil"/>
            </w:tcBorders>
            <w:vAlign w:val="center"/>
          </w:tcPr>
          <w:p ns2:paraId="45A31D00" ns2:textId="77777777" w:rsidR="009602AE" w:rsidRPr="00902CFE" w:rsidRDefault="00895D30" w:rsidP="00FB4E58">
            <w:pPr>
              <w:rPr>
                <w:sz w:val="18"/>
                <w:szCs w:val="18"/>
              </w:rPr>
            </w:pPr>
            <w:r w:rsidRPr="00902CFE">
              <w:rPr>
                <w:b/>
                <w:bCs/>
                <w:sz w:val="18"/>
                <w:szCs w:val="18"/>
              </w:rPr>
              <w:t>Laboratory Procedures</w:t>
            </w:r>
          </w:p>
        </w:tc>
        <w:tc>
          <w:tcPr>
            <w:tcW w:w="934" w:type="dxa"/>
            <w:tcBorders>
              <w:left w:val="nil"/>
              <w:right w:val="nil"/>
            </w:tcBorders>
            <w:vAlign w:val="center"/>
          </w:tcPr>
          <w:p ns2:paraId="1D9C653D" ns2:textId="77777777" w:rsidR="009602AE" w:rsidRPr="00902CFE" w:rsidRDefault="009602AE" w:rsidP="00FB4E58">
            <w:pPr>
              <w:rPr>
                <w:sz w:val="18"/>
                <w:szCs w:val="18"/>
              </w:rPr>
            </w:pPr>
          </w:p>
        </w:tc>
        <w:tc>
          <w:tcPr>
            <w:tcW w:w="444" w:type="dxa"/>
            <w:tcBorders>
              <w:left w:val="nil"/>
              <w:right w:val="nil"/>
            </w:tcBorders>
            <w:vAlign w:val="center"/>
          </w:tcPr>
          <w:p ns2:paraId="13E49FA4" ns2:textId="77777777" w:rsidR="009602AE" w:rsidRPr="00902CFE" w:rsidRDefault="009602AE" w:rsidP="00FB4E58">
            <w:pPr>
              <w:rPr>
                <w:sz w:val="18"/>
                <w:szCs w:val="18"/>
              </w:rPr>
            </w:pPr>
          </w:p>
        </w:tc>
        <w:tc>
          <w:tcPr>
            <w:tcW w:w="467" w:type="dxa"/>
            <w:tcBorders>
              <w:left w:val="nil"/>
              <w:right w:val="nil"/>
            </w:tcBorders>
            <w:vAlign w:val="center"/>
          </w:tcPr>
          <w:p ns2:paraId="44CD1F2F" ns2:textId="77777777" w:rsidR="009602AE" w:rsidRPr="00902CFE" w:rsidRDefault="009602AE" w:rsidP="00FB4E58">
            <w:pPr>
              <w:rPr>
                <w:sz w:val="18"/>
                <w:szCs w:val="18"/>
              </w:rPr>
            </w:pPr>
          </w:p>
        </w:tc>
        <w:tc>
          <w:tcPr>
            <w:tcW w:w="481" w:type="dxa"/>
            <w:tcBorders>
              <w:left w:val="nil"/>
              <w:right w:val="nil"/>
            </w:tcBorders>
            <w:vAlign w:val="center"/>
          </w:tcPr>
          <w:p ns2:paraId="0C32284B" ns2:textId="77777777" w:rsidR="009602AE" w:rsidRPr="00902CFE" w:rsidRDefault="009602AE" w:rsidP="00FB4E58">
            <w:pPr>
              <w:rPr>
                <w:sz w:val="18"/>
                <w:szCs w:val="18"/>
              </w:rPr>
            </w:pPr>
          </w:p>
        </w:tc>
        <w:tc>
          <w:tcPr>
            <w:tcW w:w="481" w:type="dxa"/>
            <w:tcBorders>
              <w:left w:val="nil"/>
              <w:right w:val="nil"/>
            </w:tcBorders>
            <w:vAlign w:val="center"/>
          </w:tcPr>
          <w:p ns2:paraId="7B406D08" ns2:textId="77777777" w:rsidR="009602AE" w:rsidRPr="00902CFE" w:rsidRDefault="009602AE" w:rsidP="00FB4E58">
            <w:pPr>
              <w:rPr>
                <w:sz w:val="18"/>
                <w:szCs w:val="18"/>
              </w:rPr>
            </w:pPr>
          </w:p>
        </w:tc>
        <w:tc>
          <w:tcPr>
            <w:tcW w:w="606" w:type="dxa"/>
            <w:tcBorders>
              <w:left w:val="nil"/>
              <w:right w:val="nil"/>
            </w:tcBorders>
            <w:vAlign w:val="center"/>
          </w:tcPr>
          <w:p ns2:paraId="71A3B70D" ns2:textId="77777777" w:rsidR="009602AE" w:rsidRPr="00902CFE" w:rsidRDefault="009602AE" w:rsidP="00FB4E58">
            <w:pPr>
              <w:rPr>
                <w:sz w:val="18"/>
                <w:szCs w:val="18"/>
              </w:rPr>
            </w:pPr>
          </w:p>
        </w:tc>
        <w:tc>
          <w:tcPr>
            <w:tcW w:w="566" w:type="dxa"/>
            <w:tcBorders>
              <w:left w:val="nil"/>
              <w:right w:val="nil"/>
            </w:tcBorders>
            <w:vAlign w:val="center"/>
          </w:tcPr>
          <w:p ns2:paraId="30B26456" ns2:textId="77777777" w:rsidR="009602AE" w:rsidRPr="00902CFE" w:rsidRDefault="009602AE" w:rsidP="00FB4E58">
            <w:pPr>
              <w:rPr>
                <w:sz w:val="18"/>
                <w:szCs w:val="18"/>
              </w:rPr>
            </w:pPr>
          </w:p>
        </w:tc>
        <w:tc>
          <w:tcPr>
            <w:tcW w:w="566" w:type="dxa"/>
            <w:tcBorders>
              <w:left w:val="nil"/>
              <w:right w:val="nil"/>
            </w:tcBorders>
            <w:vAlign w:val="center"/>
          </w:tcPr>
          <w:p ns2:paraId="46BFFF66" ns2:textId="77777777" w:rsidR="009602AE" w:rsidRPr="00902CFE" w:rsidRDefault="009602AE" w:rsidP="00FB4E58">
            <w:pPr>
              <w:rPr>
                <w:sz w:val="18"/>
                <w:szCs w:val="18"/>
              </w:rPr>
            </w:pPr>
          </w:p>
        </w:tc>
        <w:tc>
          <w:tcPr>
            <w:tcW w:w="566" w:type="dxa"/>
            <w:tcBorders>
              <w:left w:val="nil"/>
              <w:right w:val="nil"/>
            </w:tcBorders>
            <w:vAlign w:val="center"/>
          </w:tcPr>
          <w:p ns2:paraId="4EB5C2D2" ns2:textId="77777777" w:rsidR="009602AE" w:rsidRPr="00902CFE" w:rsidRDefault="009602AE" w:rsidP="00FB4E58">
            <w:pPr>
              <w:rPr>
                <w:sz w:val="18"/>
                <w:szCs w:val="18"/>
              </w:rPr>
            </w:pPr>
          </w:p>
        </w:tc>
        <w:tc>
          <w:tcPr>
            <w:tcW w:w="566" w:type="dxa"/>
            <w:tcBorders>
              <w:left w:val="nil"/>
              <w:right w:val="nil"/>
            </w:tcBorders>
            <w:vAlign w:val="center"/>
          </w:tcPr>
          <w:p ns2:paraId="2DFFD92B" ns2:textId="77777777" w:rsidR="009602AE" w:rsidRPr="00902CFE" w:rsidRDefault="009602AE" w:rsidP="00FB4E58">
            <w:pPr>
              <w:rPr>
                <w:sz w:val="18"/>
                <w:szCs w:val="18"/>
              </w:rPr>
            </w:pPr>
          </w:p>
        </w:tc>
        <w:tc>
          <w:tcPr>
            <w:tcW w:w="1040" w:type="dxa"/>
            <w:tcBorders>
              <w:left w:val="nil"/>
              <w:right w:val="nil"/>
            </w:tcBorders>
            <w:vAlign w:val="center"/>
          </w:tcPr>
          <w:p ns2:paraId="4B3B0928" ns2:textId="77777777" w:rsidR="009602AE" w:rsidRPr="00902CFE" w:rsidRDefault="009602AE" w:rsidP="00FB4E58">
            <w:pPr>
              <w:rPr>
                <w:sz w:val="18"/>
                <w:szCs w:val="18"/>
              </w:rPr>
            </w:pPr>
          </w:p>
        </w:tc>
        <w:tc>
          <w:tcPr>
            <w:tcW w:w="1132" w:type="dxa"/>
            <w:tcBorders>
              <w:left w:val="nil"/>
            </w:tcBorders>
          </w:tcPr>
          <w:p ns2:paraId="32DB28C3" ns2:textId="77777777" w:rsidR="009602AE" w:rsidRPr="00554456" w:rsidRDefault="009602AE" w:rsidP="00FB4E58">
            <w:pPr>
              <w:rPr>
                <w:sz w:val="18"/>
                <w:szCs w:val="18"/>
              </w:rPr>
            </w:pPr>
          </w:p>
        </w:tc>
        <w:tc>
          <w:tcPr>
            <w:tcW w:w="2812" w:type="dxa"/>
          </w:tcPr>
          <w:p ns2:paraId="1CB78387" ns2:textId="77777777" w:rsidR="009602AE" w:rsidRPr="00902CFE" w:rsidRDefault="00895D30" w:rsidP="00FB4E58">
            <w:pPr>
              <w:rPr>
                <w:sz w:val="18"/>
                <w:szCs w:val="18"/>
              </w:rPr>
            </w:pPr>
            <w:r w:rsidRPr="00902CFE">
              <w:rPr>
                <w:sz w:val="18"/>
                <w:szCs w:val="18"/>
              </w:rPr>
              <w:t>All laboratory samples will be analyzed at the local laboratories.</w:t>
            </w:r>
            <w:r w:rsidRPr="00902CFE">
              <w:rPr>
                <w:sz w:val="20"/>
                <w:szCs w:val="20"/>
              </w:rPr>
              <w:t xml:space="preserve"> </w:t>
            </w:r>
            <w:r w:rsidRPr="00902CFE">
              <w:rPr>
                <w:sz w:val="18"/>
                <w:szCs w:val="18"/>
              </w:rPr>
              <w:t xml:space="preserve">Samples are required </w:t>
            </w:r>
            <w:r>
              <w:rPr>
                <w:sz w:val="18"/>
                <w:szCs w:val="18"/>
              </w:rPr>
              <w:t>before</w:t>
            </w:r>
            <w:r w:rsidRPr="00902CFE">
              <w:rPr>
                <w:sz w:val="18"/>
                <w:szCs w:val="18"/>
              </w:rPr>
              <w:t xml:space="preserve"> dosing unless otherwise indicated.</w:t>
            </w:r>
          </w:p>
        </w:tc>
      </w:tr>
      <w:tr w:rsidR="003117E4" ns2:paraId="26DE2526" ns2:textId="77777777" w:rsidTr="00A01912">
        <w:tc>
          <w:tcPr>
            <w:tcW w:w="2374" w:type="dxa"/>
            <w:vAlign w:val="center"/>
          </w:tcPr>
          <w:p ns2:paraId="2203A547" ns2:textId="77777777" w:rsidR="00A01912" w:rsidRPr="00902CFE" w:rsidRDefault="00895D30" w:rsidP="00A01912">
            <w:pPr>
              <w:rPr>
                <w:sz w:val="18"/>
                <w:szCs w:val="18"/>
              </w:rPr>
            </w:pPr>
            <w:r w:rsidRPr="00902CFE">
              <w:rPr>
                <w:sz w:val="18"/>
                <w:szCs w:val="18"/>
              </w:rPr>
              <w:t>Hematology, Serum Chemistry</w:t>
            </w:r>
          </w:p>
        </w:tc>
        <w:tc>
          <w:tcPr>
            <w:tcW w:w="934" w:type="dxa"/>
            <w:vAlign w:val="center"/>
          </w:tcPr>
          <w:p ns2:paraId="00E86259" ns2:textId="77777777" w:rsidR="00A01912" w:rsidRPr="00902CFE" w:rsidRDefault="00895D30" w:rsidP="00A01912">
            <w:pPr>
              <w:jc w:val="center"/>
              <w:rPr>
                <w:sz w:val="18"/>
                <w:szCs w:val="18"/>
              </w:rPr>
            </w:pPr>
            <w:r w:rsidRPr="00902CFE">
              <w:rPr>
                <w:sz w:val="18"/>
                <w:szCs w:val="18"/>
              </w:rPr>
              <w:t>X</w:t>
            </w:r>
          </w:p>
        </w:tc>
        <w:tc>
          <w:tcPr>
            <w:tcW w:w="444" w:type="dxa"/>
            <w:vAlign w:val="center"/>
          </w:tcPr>
          <w:p ns2:paraId="6E11A3BB" ns2:textId="77777777" w:rsidR="00A01912" w:rsidRPr="00902CFE" w:rsidRDefault="00895D30" w:rsidP="00A01912">
            <w:pPr>
              <w:jc w:val="center"/>
              <w:rPr>
                <w:sz w:val="18"/>
                <w:szCs w:val="18"/>
              </w:rPr>
            </w:pPr>
            <w:r w:rsidRPr="00902CFE">
              <w:rPr>
                <w:sz w:val="18"/>
                <w:szCs w:val="18"/>
              </w:rPr>
              <w:t>X</w:t>
            </w:r>
          </w:p>
        </w:tc>
        <w:tc>
          <w:tcPr>
            <w:tcW w:w="467" w:type="dxa"/>
            <w:vAlign w:val="center"/>
          </w:tcPr>
          <w:p ns2:paraId="35C32E01" ns2:textId="77777777" w:rsidR="00A01912" w:rsidRPr="00902CFE" w:rsidRDefault="00895D30" w:rsidP="00A01912">
            <w:pPr>
              <w:jc w:val="center"/>
              <w:rPr>
                <w:sz w:val="18"/>
                <w:szCs w:val="18"/>
              </w:rPr>
            </w:pPr>
            <w:r w:rsidRPr="00902CFE">
              <w:rPr>
                <w:sz w:val="18"/>
                <w:szCs w:val="18"/>
              </w:rPr>
              <w:t>X</w:t>
            </w:r>
          </w:p>
        </w:tc>
        <w:tc>
          <w:tcPr>
            <w:tcW w:w="481" w:type="dxa"/>
            <w:vAlign w:val="center"/>
          </w:tcPr>
          <w:p ns2:paraId="1BC89F20" ns2:textId="77777777" w:rsidR="00A01912" w:rsidRPr="00902CFE" w:rsidRDefault="00895D30" w:rsidP="00A01912">
            <w:pPr>
              <w:jc w:val="center"/>
              <w:rPr>
                <w:sz w:val="18"/>
                <w:szCs w:val="18"/>
              </w:rPr>
            </w:pPr>
            <w:r w:rsidRPr="00902CFE">
              <w:rPr>
                <w:sz w:val="18"/>
                <w:szCs w:val="18"/>
              </w:rPr>
              <w:t>X</w:t>
            </w:r>
          </w:p>
        </w:tc>
        <w:tc>
          <w:tcPr>
            <w:tcW w:w="481" w:type="dxa"/>
            <w:vAlign w:val="center"/>
          </w:tcPr>
          <w:p ns2:paraId="7A8D6264" ns2:textId="77777777" w:rsidR="00A01912" w:rsidRPr="00902CFE" w:rsidRDefault="00895D30" w:rsidP="00A01912">
            <w:pPr>
              <w:jc w:val="center"/>
              <w:rPr>
                <w:sz w:val="18"/>
                <w:szCs w:val="18"/>
              </w:rPr>
            </w:pPr>
            <w:r w:rsidRPr="00902CFE">
              <w:rPr>
                <w:sz w:val="18"/>
                <w:szCs w:val="18"/>
              </w:rPr>
              <w:t>X</w:t>
            </w:r>
          </w:p>
        </w:tc>
        <w:tc>
          <w:tcPr>
            <w:tcW w:w="606" w:type="dxa"/>
            <w:vAlign w:val="center"/>
          </w:tcPr>
          <w:p ns2:paraId="1D049961"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547CEC3D"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577FBD5F"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5A90BDDA"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7DD033F3" ns2:textId="77777777" w:rsidR="00A01912" w:rsidRPr="00902CFE" w:rsidRDefault="00895D30" w:rsidP="00A01912">
            <w:pPr>
              <w:jc w:val="center"/>
              <w:rPr>
                <w:sz w:val="18"/>
                <w:szCs w:val="18"/>
              </w:rPr>
            </w:pPr>
            <w:r w:rsidRPr="00902CFE">
              <w:rPr>
                <w:sz w:val="18"/>
                <w:szCs w:val="18"/>
              </w:rPr>
              <w:t>X</w:t>
            </w:r>
          </w:p>
        </w:tc>
        <w:tc>
          <w:tcPr>
            <w:tcW w:w="1040" w:type="dxa"/>
            <w:vAlign w:val="center"/>
          </w:tcPr>
          <w:p ns2:paraId="3765F6BA" ns2:textId="77777777" w:rsidR="00A01912" w:rsidRPr="00902CFE" w:rsidRDefault="00895D30" w:rsidP="00A01912">
            <w:pPr>
              <w:jc w:val="center"/>
              <w:rPr>
                <w:sz w:val="18"/>
                <w:szCs w:val="18"/>
              </w:rPr>
            </w:pPr>
            <w:r w:rsidRPr="00902CFE">
              <w:rPr>
                <w:sz w:val="18"/>
                <w:szCs w:val="18"/>
              </w:rPr>
              <w:t>X</w:t>
            </w:r>
          </w:p>
        </w:tc>
        <w:tc>
          <w:tcPr>
            <w:tcW w:w="1132" w:type="dxa"/>
          </w:tcPr>
          <w:p ns2:paraId="5DB70460" ns2:textId="77777777" w:rsidR="00A01912" w:rsidRPr="00554456" w:rsidRDefault="00A01912" w:rsidP="00A01912">
            <w:pPr>
              <w:rPr>
                <w:sz w:val="18"/>
                <w:szCs w:val="18"/>
              </w:rPr>
            </w:pPr>
          </w:p>
        </w:tc>
        <w:tc>
          <w:tcPr>
            <w:tcW w:w="2812" w:type="dxa"/>
          </w:tcPr>
          <w:p ns2:paraId="512FC9AA" ns2:textId="77777777" w:rsidR="00A01912" w:rsidRPr="00902CFE" w:rsidRDefault="00895D30" w:rsidP="00A01912">
            <w:pPr>
              <w:widowControl w:val="0"/>
              <w:rPr>
                <w:sz w:val="18"/>
                <w:szCs w:val="18"/>
              </w:rPr>
            </w:pPr>
            <w:r w:rsidRPr="00902CFE">
              <w:rPr>
                <w:sz w:val="18"/>
                <w:szCs w:val="18"/>
              </w:rPr>
              <w:t>Screening samples must be taken within 7 days of randomization.</w:t>
            </w:r>
          </w:p>
          <w:p ns2:paraId="31586317" ns2:textId="77777777" w:rsidR="00A01912" w:rsidRPr="00902CFE" w:rsidRDefault="00895D30" w:rsidP="00A01912">
            <w:pPr>
              <w:widowControl w:val="0"/>
              <w:rPr>
                <w:sz w:val="18"/>
                <w:szCs w:val="18"/>
              </w:rPr>
            </w:pPr>
            <w:r w:rsidRPr="00902CFE">
              <w:rPr>
                <w:sz w:val="18"/>
                <w:szCs w:val="18"/>
              </w:rPr>
              <w:t>See Appendix 2 for parameters.</w:t>
            </w:r>
          </w:p>
        </w:tc>
      </w:tr>
      <w:tr w:rsidR="003117E4" ns2:paraId="27EE2F76" ns2:textId="77777777" w:rsidTr="00A01912">
        <w:tc>
          <w:tcPr>
            <w:tcW w:w="2374" w:type="dxa"/>
            <w:vAlign w:val="center"/>
          </w:tcPr>
          <w:p ns2:paraId="3343FAB2" ns2:textId="77777777" w:rsidR="00A01912" w:rsidRPr="00902CFE" w:rsidRDefault="00895D30" w:rsidP="00A01912">
            <w:pPr>
              <w:rPr>
                <w:sz w:val="18"/>
                <w:szCs w:val="18"/>
              </w:rPr>
            </w:pPr>
            <w:r w:rsidRPr="00902CFE">
              <w:rPr>
                <w:sz w:val="18"/>
                <w:szCs w:val="18"/>
              </w:rPr>
              <w:t xml:space="preserve">Tumor Lysis Monitoring </w:t>
            </w:r>
          </w:p>
        </w:tc>
        <w:tc>
          <w:tcPr>
            <w:tcW w:w="934" w:type="dxa"/>
            <w:vAlign w:val="center"/>
          </w:tcPr>
          <w:p ns2:paraId="51F55AFA" ns2:textId="77777777" w:rsidR="00A01912" w:rsidRPr="00902CFE" w:rsidRDefault="00A01912" w:rsidP="00A01912">
            <w:pPr>
              <w:jc w:val="center"/>
              <w:rPr>
                <w:sz w:val="18"/>
                <w:szCs w:val="18"/>
              </w:rPr>
            </w:pPr>
          </w:p>
        </w:tc>
        <w:tc>
          <w:tcPr>
            <w:tcW w:w="444" w:type="dxa"/>
            <w:vAlign w:val="center"/>
          </w:tcPr>
          <w:p ns2:paraId="4CAFFA44" ns2:textId="77777777" w:rsidR="00A01912" w:rsidRPr="00902CFE" w:rsidRDefault="00895D30" w:rsidP="00A01912">
            <w:pPr>
              <w:jc w:val="center"/>
              <w:rPr>
                <w:sz w:val="18"/>
                <w:szCs w:val="18"/>
              </w:rPr>
            </w:pPr>
            <w:r w:rsidRPr="00902CFE">
              <w:rPr>
                <w:sz w:val="18"/>
                <w:szCs w:val="18"/>
              </w:rPr>
              <w:t>X</w:t>
            </w:r>
          </w:p>
        </w:tc>
        <w:tc>
          <w:tcPr>
            <w:tcW w:w="467" w:type="dxa"/>
            <w:vAlign w:val="center"/>
          </w:tcPr>
          <w:p ns2:paraId="1620ED8E" ns2:textId="77777777" w:rsidR="00A01912" w:rsidRPr="00902CFE" w:rsidRDefault="00895D30" w:rsidP="00A01912">
            <w:pPr>
              <w:jc w:val="center"/>
              <w:rPr>
                <w:sz w:val="18"/>
                <w:szCs w:val="18"/>
              </w:rPr>
            </w:pPr>
            <w:r w:rsidRPr="00902CFE">
              <w:rPr>
                <w:sz w:val="18"/>
                <w:szCs w:val="18"/>
              </w:rPr>
              <w:t>X</w:t>
            </w:r>
          </w:p>
        </w:tc>
        <w:tc>
          <w:tcPr>
            <w:tcW w:w="481" w:type="dxa"/>
            <w:vAlign w:val="center"/>
          </w:tcPr>
          <w:p ns2:paraId="084614D1" ns2:textId="77777777" w:rsidR="00A01912" w:rsidRPr="00902CFE" w:rsidRDefault="00895D30" w:rsidP="00A01912">
            <w:pPr>
              <w:jc w:val="center"/>
              <w:rPr>
                <w:sz w:val="18"/>
                <w:szCs w:val="18"/>
              </w:rPr>
            </w:pPr>
            <w:r w:rsidRPr="00902CFE">
              <w:rPr>
                <w:sz w:val="18"/>
                <w:szCs w:val="18"/>
              </w:rPr>
              <w:t>X</w:t>
            </w:r>
          </w:p>
        </w:tc>
        <w:tc>
          <w:tcPr>
            <w:tcW w:w="481" w:type="dxa"/>
            <w:vAlign w:val="center"/>
          </w:tcPr>
          <w:p ns2:paraId="03993A32" ns2:textId="77777777" w:rsidR="00A01912" w:rsidRPr="00902CFE" w:rsidRDefault="00895D30" w:rsidP="00A01912">
            <w:pPr>
              <w:jc w:val="center"/>
              <w:rPr>
                <w:sz w:val="18"/>
                <w:szCs w:val="18"/>
              </w:rPr>
            </w:pPr>
            <w:r w:rsidRPr="00902CFE">
              <w:rPr>
                <w:sz w:val="18"/>
                <w:szCs w:val="18"/>
              </w:rPr>
              <w:t>X</w:t>
            </w:r>
          </w:p>
        </w:tc>
        <w:tc>
          <w:tcPr>
            <w:tcW w:w="606" w:type="dxa"/>
            <w:vAlign w:val="center"/>
          </w:tcPr>
          <w:p ns2:paraId="285A4058"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296341F1" ns2:textId="77777777" w:rsidR="00A01912" w:rsidRPr="00902CFE" w:rsidRDefault="00A01912" w:rsidP="00A01912">
            <w:pPr>
              <w:jc w:val="center"/>
              <w:rPr>
                <w:sz w:val="18"/>
                <w:szCs w:val="18"/>
              </w:rPr>
            </w:pPr>
          </w:p>
        </w:tc>
        <w:tc>
          <w:tcPr>
            <w:tcW w:w="566" w:type="dxa"/>
            <w:vAlign w:val="center"/>
          </w:tcPr>
          <w:p ns2:paraId="5FE58973" ns2:textId="77777777" w:rsidR="00A01912" w:rsidRPr="00902CFE" w:rsidRDefault="00A01912" w:rsidP="00A01912">
            <w:pPr>
              <w:jc w:val="center"/>
              <w:rPr>
                <w:sz w:val="18"/>
                <w:szCs w:val="18"/>
              </w:rPr>
            </w:pPr>
          </w:p>
        </w:tc>
        <w:tc>
          <w:tcPr>
            <w:tcW w:w="566" w:type="dxa"/>
            <w:vAlign w:val="center"/>
          </w:tcPr>
          <w:p ns2:paraId="03D6E4E3" ns2:textId="77777777" w:rsidR="00A01912" w:rsidRPr="00902CFE" w:rsidRDefault="00A01912" w:rsidP="00A01912">
            <w:pPr>
              <w:jc w:val="center"/>
              <w:rPr>
                <w:sz w:val="18"/>
                <w:szCs w:val="18"/>
              </w:rPr>
            </w:pPr>
          </w:p>
        </w:tc>
        <w:tc>
          <w:tcPr>
            <w:tcW w:w="566" w:type="dxa"/>
            <w:vAlign w:val="center"/>
          </w:tcPr>
          <w:p ns2:paraId="66177F5A" ns2:textId="77777777" w:rsidR="00A01912" w:rsidRPr="00902CFE" w:rsidRDefault="00A01912" w:rsidP="00A01912">
            <w:pPr>
              <w:jc w:val="center"/>
              <w:rPr>
                <w:sz w:val="18"/>
                <w:szCs w:val="18"/>
              </w:rPr>
            </w:pPr>
          </w:p>
        </w:tc>
        <w:tc>
          <w:tcPr>
            <w:tcW w:w="1040" w:type="dxa"/>
            <w:vAlign w:val="center"/>
          </w:tcPr>
          <w:p ns2:paraId="2E7D83F3" ns2:textId="77777777" w:rsidR="00A01912" w:rsidRPr="00902CFE" w:rsidRDefault="00A01912" w:rsidP="00A01912">
            <w:pPr>
              <w:jc w:val="center"/>
              <w:rPr>
                <w:sz w:val="18"/>
                <w:szCs w:val="18"/>
              </w:rPr>
            </w:pPr>
          </w:p>
        </w:tc>
        <w:tc>
          <w:tcPr>
            <w:tcW w:w="1132" w:type="dxa"/>
          </w:tcPr>
          <w:p ns2:paraId="203BDC78" ns2:textId="77777777" w:rsidR="00A01912" w:rsidRPr="00554456" w:rsidRDefault="00A01912" w:rsidP="00A01912">
            <w:pPr>
              <w:rPr>
                <w:sz w:val="18"/>
                <w:szCs w:val="18"/>
              </w:rPr>
            </w:pPr>
          </w:p>
        </w:tc>
        <w:tc>
          <w:tcPr>
            <w:tcW w:w="2812" w:type="dxa"/>
          </w:tcPr>
          <w:p ns2:paraId="33859D3E" ns2:textId="151168A9" w:rsidR="00A01912" w:rsidRPr="00902CFE" w:rsidRDefault="00895D30" w:rsidP="00A01912">
            <w:pPr>
              <w:rPr>
                <w:sz w:val="18"/>
                <w:szCs w:val="18"/>
              </w:rPr>
            </w:pPr>
            <w:r w:rsidRPr="00902CFE">
              <w:rPr>
                <w:sz w:val="18"/>
                <w:szCs w:val="18"/>
              </w:rPr>
              <w:t>See Section 6.5.</w:t>
            </w:r>
            <w:r>
              <w:rPr>
                <w:sz w:val="18"/>
                <w:szCs w:val="18"/>
              </w:rPr>
              <w:t>3</w:t>
            </w:r>
            <w:r w:rsidRPr="00902CFE">
              <w:rPr>
                <w:sz w:val="18"/>
                <w:szCs w:val="18"/>
              </w:rPr>
              <w:t xml:space="preserve"> for specific requirements</w:t>
            </w:r>
            <w:r>
              <w:rPr>
                <w:sz w:val="18"/>
                <w:szCs w:val="18"/>
              </w:rPr>
              <w:t>.</w:t>
            </w:r>
            <w:r w:rsidRPr="36C8B642">
              <w:rPr>
                <w:sz w:val="18"/>
                <w:szCs w:val="18"/>
              </w:rPr>
              <w:t xml:space="preserve"> Hematology and chemistry samples </w:t>
            </w:r>
            <w:r>
              <w:rPr>
                <w:sz w:val="18"/>
                <w:szCs w:val="18"/>
              </w:rPr>
              <w:t>are required as defined in</w:t>
            </w:r>
            <w:r w:rsidRPr="00A17C97">
              <w:rPr>
                <w:sz w:val="18"/>
                <w:szCs w:val="18"/>
              </w:rPr>
              <w:t xml:space="preserve"> </w:t>
            </w:r>
            <w:r w:rsidR="00B55DCA" w:rsidRPr="00B55DCA">
              <w:rPr>
                <w:sz w:val="18"/>
                <w:szCs w:val="18"/>
              </w:rPr>
              <w:t xml:space="preserve">Table </w:t>
            </w:r>
            <w:r w:rsidR="00B55DCA" w:rsidRPr="00B55DCA">
              <w:rPr>
                <w:noProof/>
                <w:sz w:val="18"/>
                <w:szCs w:val="18"/>
              </w:rPr>
              <w:t>8</w:t>
            </w:r>
            <w:r>
              <w:rPr>
                <w:sz w:val="18"/>
                <w:szCs w:val="18"/>
              </w:rPr>
              <w:t>.</w:t>
            </w:r>
          </w:p>
        </w:tc>
      </w:tr>
      <w:tr w:rsidR="003117E4" ns2:paraId="3DD35ADB" ns2:textId="77777777" w:rsidTr="00A01912">
        <w:tc>
          <w:tcPr>
            <w:tcW w:w="2374" w:type="dxa"/>
            <w:vAlign w:val="center"/>
          </w:tcPr>
          <w:p ns2:paraId="779F96D5" ns2:textId="77777777" w:rsidR="00A01912" w:rsidRPr="00902CFE" w:rsidRDefault="00895D30" w:rsidP="00A01912">
            <w:pPr>
              <w:rPr>
                <w:sz w:val="18"/>
                <w:szCs w:val="18"/>
              </w:rPr>
            </w:pPr>
            <w:r w:rsidRPr="00902CFE">
              <w:rPr>
                <w:sz w:val="18"/>
                <w:szCs w:val="18"/>
              </w:rPr>
              <w:t>Urinalysis</w:t>
            </w:r>
          </w:p>
        </w:tc>
        <w:tc>
          <w:tcPr>
            <w:tcW w:w="934" w:type="dxa"/>
            <w:vAlign w:val="center"/>
          </w:tcPr>
          <w:p ns2:paraId="406A68D5" ns2:textId="77777777" w:rsidR="00A01912" w:rsidRPr="00902CFE" w:rsidRDefault="00895D30" w:rsidP="00A01912">
            <w:pPr>
              <w:jc w:val="center"/>
              <w:rPr>
                <w:sz w:val="18"/>
                <w:szCs w:val="18"/>
              </w:rPr>
            </w:pPr>
            <w:r w:rsidRPr="00902CFE">
              <w:rPr>
                <w:sz w:val="18"/>
                <w:szCs w:val="18"/>
              </w:rPr>
              <w:t>X</w:t>
            </w:r>
          </w:p>
        </w:tc>
        <w:tc>
          <w:tcPr>
            <w:tcW w:w="6915" w:type="dxa"/>
            <w:gridSpan w:val="11"/>
            <w:vAlign w:val="center"/>
          </w:tcPr>
          <w:p ns2:paraId="4D448C2B" ns2:textId="77777777" w:rsidR="00A01912" w:rsidRPr="00554456" w:rsidRDefault="00895D30" w:rsidP="00A01912">
            <w:pPr>
              <w:jc w:val="center"/>
              <w:rPr>
                <w:sz w:val="18"/>
                <w:szCs w:val="18"/>
              </w:rPr>
            </w:pPr>
            <w:r>
              <w:rPr>
                <w:noProof/>
                <w:sz w:val="18"/>
                <w:szCs w:val="18"/>
              </w:rPr>
              <ns1:AlternateContent>
                <ns1:Choice Requires="wps">
                  <w:drawing>
                    <ns3:anchor distT="0" distB="0" distL="114300" distR="114300" simplePos="0" relativeHeight="251683840" behindDoc="0" locked="0" layoutInCell="1" allowOverlap="1" ns4:anchorId="24D8D714" ns4:editId="2DBFEA71">
                      <ns3:simplePos x="0" y="0"/>
                      <ns3:positionH relativeFrom="column">
                        <ns3:posOffset>-13335</ns3:posOffset>
                      </ns3:positionH>
                      <ns3:positionV relativeFrom="paragraph">
                        <ns3:posOffset>83820</ns3:posOffset>
                      </ns3:positionV>
                      <ns3:extent cx="4234180" cy="13970"/>
                      <ns3:effectExtent l="19050" t="76200" r="90170" b="100330"/>
                      <ns3:wrapNone/>
                      <ns3:docPr id="33" name="Straight Arrow Connector 33"/>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3" ns10:spid="_x0000_s1037" type="#_x0000_t32" style="width:333.4pt;height:1.1pt;margin-top:6.6pt;margin-left:-1.05pt;mso-height-percent:0;mso-height-relative:margin;mso-width-percent:0;mso-width-relative:margin;mso-wrap-distance-bottom:0;mso-wrap-distance-left:9pt;mso-wrap-distance-right:9pt;mso-wrap-distance-top:0;position:absolute;v-text-anchor:top;z-index:251682816" fillcolor="this" stroked="t" strokecolor="black" strokeweight="0.75pt">
                      <ns9:stroke startarrow="block" endarrow="block"/>
                    </ns9:shape>
                  </w:pict>
                </ns1:Fallback>
              </ns1:AlternateContent>
            </w:r>
          </w:p>
        </w:tc>
        <w:tc>
          <w:tcPr>
            <w:tcW w:w="2812" w:type="dxa"/>
            <w:vAlign w:val="center"/>
          </w:tcPr>
          <w:p ns2:paraId="59C230D3" ns2:textId="77777777" w:rsidR="00A01912" w:rsidRPr="00902CFE" w:rsidRDefault="00895D30" w:rsidP="00A01912">
            <w:pPr>
              <w:widowControl w:val="0"/>
              <w:rPr>
                <w:sz w:val="18"/>
                <w:szCs w:val="18"/>
              </w:rPr>
            </w:pPr>
            <w:r w:rsidRPr="00902CFE">
              <w:rPr>
                <w:sz w:val="18"/>
                <w:szCs w:val="18"/>
              </w:rPr>
              <w:t xml:space="preserve">Screening samples must be taken within 7 days of randomization. </w:t>
            </w:r>
            <w:r w:rsidRPr="00902CFE">
              <w:rPr>
                <w:sz w:val="18"/>
                <w:szCs w:val="18"/>
              </w:rPr>
              <w:br/>
              <w:t>Postscreening sample only required if clinically indicated.</w:t>
            </w:r>
          </w:p>
          <w:p ns2:paraId="09D7FB60" ns2:textId="77777777" w:rsidR="00A01912" w:rsidRPr="00902CFE" w:rsidRDefault="00895D30" w:rsidP="00A01912">
            <w:pPr>
              <w:rPr>
                <w:sz w:val="18"/>
                <w:szCs w:val="18"/>
              </w:rPr>
            </w:pPr>
            <w:r w:rsidRPr="00902CFE">
              <w:rPr>
                <w:sz w:val="18"/>
                <w:szCs w:val="18"/>
              </w:rPr>
              <w:t>See Appendix 2 for parameters.</w:t>
            </w:r>
          </w:p>
        </w:tc>
      </w:tr>
      <w:tr w:rsidR="003117E4" ns2:paraId="0819C442" ns2:textId="77777777" w:rsidTr="00A01912">
        <w:tc>
          <w:tcPr>
            <w:tcW w:w="2374" w:type="dxa"/>
            <w:vAlign w:val="center"/>
          </w:tcPr>
          <w:p ns2:paraId="70515A3F" ns2:textId="77777777" w:rsidR="00A01912" w:rsidRPr="00902CFE" w:rsidRDefault="00895D30" w:rsidP="00A01912">
            <w:pPr>
              <w:keepNext/>
              <w:rPr>
                <w:sz w:val="18"/>
                <w:szCs w:val="18"/>
              </w:rPr>
            </w:pPr>
            <w:r w:rsidRPr="00902CFE">
              <w:rPr>
                <w:sz w:val="18"/>
                <w:szCs w:val="18"/>
              </w:rPr>
              <w:t>INR or PT, aPTT</w:t>
            </w:r>
          </w:p>
        </w:tc>
        <w:tc>
          <w:tcPr>
            <w:tcW w:w="934" w:type="dxa"/>
            <w:vAlign w:val="center"/>
          </w:tcPr>
          <w:p ns2:paraId="7C002928" ns2:textId="77777777" w:rsidR="00A01912" w:rsidRPr="00902CFE" w:rsidRDefault="00895D30" w:rsidP="00A01912">
            <w:pPr>
              <w:keepNext/>
              <w:jc w:val="center"/>
              <w:rPr>
                <w:sz w:val="18"/>
                <w:szCs w:val="18"/>
              </w:rPr>
            </w:pPr>
            <w:r w:rsidRPr="00902CFE">
              <w:rPr>
                <w:sz w:val="18"/>
                <w:szCs w:val="18"/>
              </w:rPr>
              <w:t>X</w:t>
            </w:r>
          </w:p>
        </w:tc>
        <w:tc>
          <w:tcPr>
            <w:tcW w:w="6915" w:type="dxa"/>
            <w:gridSpan w:val="11"/>
            <w:vAlign w:val="center"/>
          </w:tcPr>
          <w:p ns2:paraId="2D37D08E" ns2:textId="77777777" w:rsidR="00A01912" w:rsidRPr="00554456" w:rsidRDefault="00895D30" w:rsidP="00A01912">
            <w:pPr>
              <w:keepNext/>
              <w:rPr>
                <w:sz w:val="18"/>
                <w:szCs w:val="18"/>
              </w:rPr>
            </w:pPr>
            <w:r>
              <w:rPr>
                <w:noProof/>
                <w:sz w:val="18"/>
                <w:szCs w:val="18"/>
              </w:rPr>
              <ns1:AlternateContent>
                <ns1:Choice Requires="wps">
                  <w:drawing>
                    <ns3:anchor distT="0" distB="0" distL="114300" distR="114300" simplePos="0" relativeHeight="251685888" behindDoc="0" locked="0" layoutInCell="1" allowOverlap="1" ns4:anchorId="3691B22A" ns4:editId="0E6CC92E">
                      <ns3:simplePos x="0" y="0"/>
                      <ns3:positionH relativeFrom="column">
                        <ns3:posOffset>-13335</ns3:posOffset>
                      </ns3:positionH>
                      <ns3:positionV relativeFrom="paragraph">
                        <ns3:posOffset>55880</ns3:posOffset>
                      </ns3:positionV>
                      <ns3:extent cx="4234180" cy="13970"/>
                      <ns3:effectExtent l="19050" t="76200" r="90170" b="100330"/>
                      <ns3:wrapNone/>
                      <ns3:docPr id="34" name="Straight Arrow Connector 34"/>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4" ns10:spid="_x0000_s1038" type="#_x0000_t32" style="width:333.4pt;height:1.1pt;margin-top:4.4pt;margin-left:-1.05pt;mso-height-percent:0;mso-height-relative:margin;mso-width-percent:0;mso-width-relative:margin;mso-wrap-distance-bottom:0;mso-wrap-distance-left:9pt;mso-wrap-distance-right:9pt;mso-wrap-distance-top:0;position:absolute;v-text-anchor:top;z-index:251684864" fillcolor="this" stroked="t" strokecolor="black" strokeweight="0.75pt">
                      <ns9:stroke startarrow="block" endarrow="block"/>
                    </ns9:shape>
                  </w:pict>
                </ns1:Fallback>
              </ns1:AlternateContent>
            </w:r>
          </w:p>
        </w:tc>
        <w:tc>
          <w:tcPr>
            <w:tcW w:w="2812" w:type="dxa"/>
          </w:tcPr>
          <w:p ns2:paraId="51489626" ns2:textId="77777777" w:rsidR="00A01912" w:rsidRDefault="00895D30" w:rsidP="00A01912">
            <w:pPr>
              <w:keepNext/>
              <w:rPr>
                <w:sz w:val="18"/>
                <w:szCs w:val="18"/>
              </w:rPr>
            </w:pPr>
            <w:r w:rsidRPr="00902CFE">
              <w:rPr>
                <w:sz w:val="18"/>
                <w:szCs w:val="18"/>
              </w:rPr>
              <w:t>Screening samples must be taken within 7 days of treatment randomization.</w:t>
            </w:r>
          </w:p>
          <w:p ns2:paraId="68B52358" ns2:textId="77777777" w:rsidR="00A01912" w:rsidRPr="00902CFE" w:rsidRDefault="00895D30" w:rsidP="00A01912">
            <w:pPr>
              <w:keepNext/>
              <w:widowControl w:val="0"/>
              <w:rPr>
                <w:sz w:val="18"/>
                <w:szCs w:val="18"/>
              </w:rPr>
            </w:pPr>
            <w:r w:rsidRPr="00902CFE">
              <w:rPr>
                <w:sz w:val="18"/>
                <w:szCs w:val="18"/>
              </w:rPr>
              <w:t>Postscreening sample only required if clinically indicated.</w:t>
            </w:r>
          </w:p>
        </w:tc>
      </w:tr>
      <w:tr w:rsidR="003117E4" ns2:paraId="46ACA928" ns2:textId="77777777" w:rsidTr="00A01912">
        <w:tc>
          <w:tcPr>
            <w:tcW w:w="2374" w:type="dxa"/>
            <w:vAlign w:val="center"/>
          </w:tcPr>
          <w:p ns2:paraId="5F8AD0EC" ns2:textId="77777777" w:rsidR="00A01912" w:rsidRPr="00902CFE" w:rsidRDefault="00895D30" w:rsidP="00A01912">
            <w:pPr>
              <w:rPr>
                <w:sz w:val="18"/>
                <w:szCs w:val="18"/>
              </w:rPr>
            </w:pPr>
            <w:r w:rsidRPr="00902CFE">
              <w:rPr>
                <w:sz w:val="18"/>
                <w:szCs w:val="18"/>
              </w:rPr>
              <w:t>Pregnancy Test (</w:t>
            </w:r>
            <w:r>
              <w:rPr>
                <w:sz w:val="18"/>
                <w:szCs w:val="18"/>
              </w:rPr>
              <w:t>P</w:t>
            </w:r>
            <w:r w:rsidRPr="00902CFE">
              <w:rPr>
                <w:sz w:val="18"/>
                <w:szCs w:val="18"/>
              </w:rPr>
              <w:t xml:space="preserve">OCBP </w:t>
            </w:r>
            <w:r>
              <w:rPr>
                <w:sz w:val="18"/>
                <w:szCs w:val="18"/>
              </w:rPr>
              <w:t>O</w:t>
            </w:r>
            <w:r w:rsidRPr="00902CFE">
              <w:rPr>
                <w:sz w:val="18"/>
                <w:szCs w:val="18"/>
              </w:rPr>
              <w:t>nly)</w:t>
            </w:r>
          </w:p>
        </w:tc>
        <w:tc>
          <w:tcPr>
            <w:tcW w:w="934" w:type="dxa"/>
            <w:vAlign w:val="center"/>
          </w:tcPr>
          <w:p ns2:paraId="6B7DC95F" ns2:textId="77777777" w:rsidR="00A01912" w:rsidRPr="00902CFE" w:rsidRDefault="00895D30" w:rsidP="00A01912">
            <w:pPr>
              <w:jc w:val="center"/>
              <w:rPr>
                <w:sz w:val="18"/>
                <w:szCs w:val="18"/>
              </w:rPr>
            </w:pPr>
            <w:r w:rsidRPr="00902CFE">
              <w:rPr>
                <w:sz w:val="18"/>
                <w:szCs w:val="18"/>
              </w:rPr>
              <w:t>X</w:t>
            </w:r>
          </w:p>
        </w:tc>
        <w:tc>
          <w:tcPr>
            <w:tcW w:w="444" w:type="dxa"/>
            <w:vAlign w:val="center"/>
          </w:tcPr>
          <w:p ns2:paraId="53A320F8" ns2:textId="77777777" w:rsidR="00A01912" w:rsidRPr="00902CFE" w:rsidRDefault="00895D30" w:rsidP="00A01912">
            <w:pPr>
              <w:jc w:val="center"/>
              <w:rPr>
                <w:sz w:val="18"/>
                <w:szCs w:val="18"/>
              </w:rPr>
            </w:pPr>
            <w:r w:rsidRPr="00902CFE">
              <w:rPr>
                <w:sz w:val="18"/>
                <w:szCs w:val="18"/>
              </w:rPr>
              <w:t>X</w:t>
            </w:r>
          </w:p>
        </w:tc>
        <w:tc>
          <w:tcPr>
            <w:tcW w:w="467" w:type="dxa"/>
            <w:vAlign w:val="center"/>
          </w:tcPr>
          <w:p ns2:paraId="3434B3D2" ns2:textId="77777777" w:rsidR="00A01912" w:rsidRPr="00902CFE" w:rsidRDefault="00A01912" w:rsidP="00A01912">
            <w:pPr>
              <w:jc w:val="center"/>
              <w:rPr>
                <w:sz w:val="18"/>
                <w:szCs w:val="18"/>
              </w:rPr>
            </w:pPr>
          </w:p>
        </w:tc>
        <w:tc>
          <w:tcPr>
            <w:tcW w:w="481" w:type="dxa"/>
            <w:vAlign w:val="center"/>
          </w:tcPr>
          <w:p ns2:paraId="64E33E14" ns2:textId="77777777" w:rsidR="00A01912" w:rsidRPr="00902CFE" w:rsidRDefault="00A01912" w:rsidP="00A01912">
            <w:pPr>
              <w:jc w:val="center"/>
              <w:rPr>
                <w:sz w:val="18"/>
                <w:szCs w:val="18"/>
              </w:rPr>
            </w:pPr>
          </w:p>
        </w:tc>
        <w:tc>
          <w:tcPr>
            <w:tcW w:w="481" w:type="dxa"/>
            <w:vAlign w:val="center"/>
          </w:tcPr>
          <w:p ns2:paraId="7CD16758" ns2:textId="77777777" w:rsidR="00A01912" w:rsidRPr="00902CFE" w:rsidRDefault="00A01912" w:rsidP="00A01912">
            <w:pPr>
              <w:jc w:val="center"/>
              <w:rPr>
                <w:sz w:val="18"/>
                <w:szCs w:val="18"/>
              </w:rPr>
            </w:pPr>
          </w:p>
        </w:tc>
        <w:tc>
          <w:tcPr>
            <w:tcW w:w="606" w:type="dxa"/>
            <w:vAlign w:val="center"/>
          </w:tcPr>
          <w:p ns2:paraId="08769242"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47D5A80C"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6A9CA56E"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16835B55"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485394B6" ns2:textId="77777777" w:rsidR="00A01912" w:rsidRPr="00902CFE" w:rsidRDefault="00895D30" w:rsidP="00A01912">
            <w:pPr>
              <w:jc w:val="center"/>
              <w:rPr>
                <w:sz w:val="18"/>
                <w:szCs w:val="18"/>
              </w:rPr>
            </w:pPr>
            <w:r w:rsidRPr="00902CFE">
              <w:rPr>
                <w:sz w:val="18"/>
                <w:szCs w:val="18"/>
              </w:rPr>
              <w:t>X</w:t>
            </w:r>
          </w:p>
        </w:tc>
        <w:tc>
          <w:tcPr>
            <w:tcW w:w="1040" w:type="dxa"/>
            <w:vAlign w:val="center"/>
          </w:tcPr>
          <w:p ns2:paraId="497CD2DF" ns2:textId="77777777" w:rsidR="00A01912" w:rsidRPr="00902CFE" w:rsidRDefault="00895D30" w:rsidP="00A01912">
            <w:pPr>
              <w:jc w:val="center"/>
              <w:rPr>
                <w:sz w:val="18"/>
                <w:szCs w:val="18"/>
              </w:rPr>
            </w:pPr>
            <w:r w:rsidRPr="00902CFE">
              <w:rPr>
                <w:sz w:val="18"/>
                <w:szCs w:val="18"/>
              </w:rPr>
              <w:t>X</w:t>
            </w:r>
          </w:p>
        </w:tc>
        <w:tc>
          <w:tcPr>
            <w:tcW w:w="1132" w:type="dxa"/>
          </w:tcPr>
          <w:p ns2:paraId="54B29D29" ns2:textId="77777777" w:rsidR="00A01912" w:rsidRPr="00554456" w:rsidRDefault="00A01912" w:rsidP="00A01912">
            <w:pPr>
              <w:rPr>
                <w:sz w:val="18"/>
                <w:szCs w:val="18"/>
              </w:rPr>
            </w:pPr>
          </w:p>
        </w:tc>
        <w:tc>
          <w:tcPr>
            <w:tcW w:w="2812" w:type="dxa"/>
          </w:tcPr>
          <w:p ns2:paraId="63441A2A" ns2:textId="77777777" w:rsidR="00A01912" w:rsidRPr="00902CFE" w:rsidRDefault="00895D30" w:rsidP="00A01912">
            <w:pPr>
              <w:rPr>
                <w:sz w:val="18"/>
                <w:szCs w:val="18"/>
              </w:rPr>
            </w:pPr>
            <w:r w:rsidRPr="00902CFE">
              <w:rPr>
                <w:sz w:val="18"/>
                <w:szCs w:val="18"/>
              </w:rPr>
              <w:t>See Section 5.1, inclusion criterion 1</w:t>
            </w:r>
            <w:r>
              <w:rPr>
                <w:sz w:val="18"/>
                <w:szCs w:val="18"/>
              </w:rPr>
              <w:t>4</w:t>
            </w:r>
            <w:r w:rsidRPr="00902CFE">
              <w:rPr>
                <w:sz w:val="18"/>
                <w:szCs w:val="18"/>
              </w:rPr>
              <w:t xml:space="preserve"> for eligibility requirements and Section 8.3.7 for specific on-study requirements.</w:t>
            </w:r>
          </w:p>
        </w:tc>
      </w:tr>
      <w:tr w:rsidR="003117E4" ns2:paraId="4B006558" ns2:textId="77777777" w:rsidTr="00A01912">
        <w:tc>
          <w:tcPr>
            <w:tcW w:w="2374" w:type="dxa"/>
            <w:vAlign w:val="center"/>
          </w:tcPr>
          <w:p ns2:paraId="68E22C96" ns2:textId="77777777" w:rsidR="00A01912" w:rsidRPr="00902CFE" w:rsidRDefault="00895D30" w:rsidP="00A01912">
            <w:pPr>
              <w:rPr>
                <w:sz w:val="18"/>
                <w:szCs w:val="18"/>
              </w:rPr>
            </w:pPr>
            <w:r w:rsidRPr="00902CFE">
              <w:rPr>
                <w:sz w:val="18"/>
                <w:szCs w:val="18"/>
              </w:rPr>
              <w:t>β2 Microglobulin</w:t>
            </w:r>
          </w:p>
        </w:tc>
        <w:tc>
          <w:tcPr>
            <w:tcW w:w="934" w:type="dxa"/>
            <w:vAlign w:val="center"/>
          </w:tcPr>
          <w:p ns2:paraId="47D55427" ns2:textId="77777777" w:rsidR="00A01912" w:rsidRPr="00902CFE" w:rsidRDefault="00895D30" w:rsidP="00A01912">
            <w:pPr>
              <w:jc w:val="center"/>
              <w:rPr>
                <w:sz w:val="18"/>
                <w:szCs w:val="18"/>
              </w:rPr>
            </w:pPr>
            <w:r w:rsidRPr="00902CFE">
              <w:rPr>
                <w:sz w:val="18"/>
                <w:szCs w:val="18"/>
              </w:rPr>
              <w:t>X</w:t>
            </w:r>
          </w:p>
        </w:tc>
        <w:tc>
          <w:tcPr>
            <w:tcW w:w="444" w:type="dxa"/>
            <w:vAlign w:val="center"/>
          </w:tcPr>
          <w:p ns2:paraId="5E0A37F4" ns2:textId="77777777" w:rsidR="00A01912" w:rsidRPr="00902CFE" w:rsidRDefault="00A01912" w:rsidP="00A01912">
            <w:pPr>
              <w:jc w:val="center"/>
              <w:rPr>
                <w:sz w:val="18"/>
                <w:szCs w:val="18"/>
              </w:rPr>
            </w:pPr>
          </w:p>
        </w:tc>
        <w:tc>
          <w:tcPr>
            <w:tcW w:w="467" w:type="dxa"/>
            <w:vAlign w:val="center"/>
          </w:tcPr>
          <w:p ns2:paraId="49117909" ns2:textId="77777777" w:rsidR="00A01912" w:rsidRPr="00902CFE" w:rsidRDefault="00A01912" w:rsidP="00A01912">
            <w:pPr>
              <w:jc w:val="center"/>
              <w:rPr>
                <w:sz w:val="18"/>
                <w:szCs w:val="18"/>
              </w:rPr>
            </w:pPr>
          </w:p>
        </w:tc>
        <w:tc>
          <w:tcPr>
            <w:tcW w:w="481" w:type="dxa"/>
            <w:vAlign w:val="center"/>
          </w:tcPr>
          <w:p ns2:paraId="3E5D2F9A" ns2:textId="77777777" w:rsidR="00A01912" w:rsidRPr="00902CFE" w:rsidRDefault="00A01912" w:rsidP="00A01912">
            <w:pPr>
              <w:jc w:val="center"/>
              <w:rPr>
                <w:sz w:val="18"/>
                <w:szCs w:val="18"/>
              </w:rPr>
            </w:pPr>
          </w:p>
        </w:tc>
        <w:tc>
          <w:tcPr>
            <w:tcW w:w="481" w:type="dxa"/>
            <w:vAlign w:val="center"/>
          </w:tcPr>
          <w:p ns2:paraId="17F7FEEA" ns2:textId="77777777" w:rsidR="00A01912" w:rsidRPr="00902CFE" w:rsidRDefault="00A01912" w:rsidP="00A01912">
            <w:pPr>
              <w:jc w:val="center"/>
              <w:rPr>
                <w:sz w:val="18"/>
                <w:szCs w:val="18"/>
              </w:rPr>
            </w:pPr>
          </w:p>
        </w:tc>
        <w:tc>
          <w:tcPr>
            <w:tcW w:w="606" w:type="dxa"/>
            <w:vAlign w:val="center"/>
          </w:tcPr>
          <w:p ns2:paraId="1FFB13ED" ns2:textId="77777777" w:rsidR="00A01912" w:rsidRPr="00902CFE" w:rsidRDefault="00A01912" w:rsidP="00A01912">
            <w:pPr>
              <w:jc w:val="center"/>
              <w:rPr>
                <w:sz w:val="18"/>
                <w:szCs w:val="18"/>
              </w:rPr>
            </w:pPr>
          </w:p>
        </w:tc>
        <w:tc>
          <w:tcPr>
            <w:tcW w:w="566" w:type="dxa"/>
            <w:vAlign w:val="center"/>
          </w:tcPr>
          <w:p ns2:paraId="7E38386C" ns2:textId="77777777" w:rsidR="00A01912" w:rsidRPr="00902CFE" w:rsidRDefault="00A01912" w:rsidP="00A01912">
            <w:pPr>
              <w:jc w:val="center"/>
              <w:rPr>
                <w:sz w:val="18"/>
                <w:szCs w:val="18"/>
              </w:rPr>
            </w:pPr>
          </w:p>
        </w:tc>
        <w:tc>
          <w:tcPr>
            <w:tcW w:w="566" w:type="dxa"/>
            <w:vAlign w:val="center"/>
          </w:tcPr>
          <w:p ns2:paraId="4DD97275"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2A08C9A6" ns2:textId="77777777" w:rsidR="00A01912" w:rsidRPr="00902CFE" w:rsidRDefault="00A01912" w:rsidP="00A01912">
            <w:pPr>
              <w:jc w:val="center"/>
              <w:rPr>
                <w:sz w:val="18"/>
                <w:szCs w:val="18"/>
              </w:rPr>
            </w:pPr>
          </w:p>
        </w:tc>
        <w:tc>
          <w:tcPr>
            <w:tcW w:w="566" w:type="dxa"/>
            <w:vAlign w:val="center"/>
          </w:tcPr>
          <w:p ns2:paraId="2E2CA24C" ns2:textId="77777777" w:rsidR="00A01912" w:rsidRPr="00902CFE" w:rsidRDefault="00A01912" w:rsidP="00A01912">
            <w:pPr>
              <w:jc w:val="center"/>
              <w:rPr>
                <w:sz w:val="18"/>
                <w:szCs w:val="18"/>
              </w:rPr>
            </w:pPr>
          </w:p>
        </w:tc>
        <w:tc>
          <w:tcPr>
            <w:tcW w:w="1040" w:type="dxa"/>
            <w:vAlign w:val="center"/>
          </w:tcPr>
          <w:p ns2:paraId="015B11E8" ns2:textId="77777777" w:rsidR="00A01912" w:rsidRPr="00902CFE" w:rsidRDefault="00A01912" w:rsidP="00A01912">
            <w:pPr>
              <w:jc w:val="center"/>
              <w:rPr>
                <w:sz w:val="18"/>
                <w:szCs w:val="18"/>
              </w:rPr>
            </w:pPr>
          </w:p>
        </w:tc>
        <w:tc>
          <w:tcPr>
            <w:tcW w:w="1132" w:type="dxa"/>
            <w:vAlign w:val="center"/>
          </w:tcPr>
          <w:p ns2:paraId="1DCAB206" ns2:textId="77777777" w:rsidR="00A01912" w:rsidRPr="00554456" w:rsidRDefault="00895D30" w:rsidP="00A01912">
            <w:pPr>
              <w:jc w:val="center"/>
              <w:rPr>
                <w:sz w:val="18"/>
                <w:szCs w:val="18"/>
              </w:rPr>
            </w:pPr>
            <w:r w:rsidRPr="00902CFE">
              <w:rPr>
                <w:sz w:val="18"/>
                <w:szCs w:val="18"/>
              </w:rPr>
              <w:t>X</w:t>
            </w:r>
            <w:r>
              <w:rPr>
                <w:sz w:val="18"/>
                <w:szCs w:val="18"/>
              </w:rPr>
              <w:t>– starting C7 (W25)</w:t>
            </w:r>
          </w:p>
        </w:tc>
        <w:tc>
          <w:tcPr>
            <w:tcW w:w="2812" w:type="dxa"/>
            <w:vMerge w:val="restart"/>
            <w:vAlign w:val="center"/>
          </w:tcPr>
          <w:p ns2:paraId="041C4143" ns2:textId="77777777" w:rsidR="00A01912" w:rsidRPr="00902CFE" w:rsidRDefault="00895D30" w:rsidP="00A01912">
            <w:pPr>
              <w:rPr>
                <w:sz w:val="18"/>
                <w:szCs w:val="18"/>
              </w:rPr>
            </w:pPr>
            <w:r w:rsidRPr="00902CFE">
              <w:rPr>
                <w:sz w:val="18"/>
                <w:szCs w:val="18"/>
              </w:rPr>
              <w:t>See Section 8.2.1.1 for specific requirements.</w:t>
            </w:r>
          </w:p>
        </w:tc>
      </w:tr>
      <w:tr w:rsidR="003117E4" ns2:paraId="7F5E9ED8" ns2:textId="77777777" w:rsidTr="00A01912">
        <w:tc>
          <w:tcPr>
            <w:tcW w:w="2374" w:type="dxa"/>
            <w:vAlign w:val="center"/>
          </w:tcPr>
          <w:p ns2:paraId="693CB36D" ns2:textId="77777777" w:rsidR="00A01912" w:rsidRPr="00902CFE" w:rsidRDefault="00895D30" w:rsidP="00A01912">
            <w:pPr>
              <w:rPr>
                <w:sz w:val="18"/>
                <w:szCs w:val="18"/>
              </w:rPr>
            </w:pPr>
            <w:r w:rsidRPr="00902CFE">
              <w:rPr>
                <w:sz w:val="18"/>
                <w:szCs w:val="18"/>
              </w:rPr>
              <w:t>Serum Immunoglobulin</w:t>
            </w:r>
          </w:p>
        </w:tc>
        <w:tc>
          <w:tcPr>
            <w:tcW w:w="934" w:type="dxa"/>
            <w:vAlign w:val="center"/>
          </w:tcPr>
          <w:p ns2:paraId="58BC45A5" ns2:textId="77777777" w:rsidR="00A01912" w:rsidRPr="00902CFE" w:rsidRDefault="00895D30" w:rsidP="00A01912">
            <w:pPr>
              <w:jc w:val="center"/>
              <w:rPr>
                <w:sz w:val="18"/>
                <w:szCs w:val="18"/>
              </w:rPr>
            </w:pPr>
            <w:r w:rsidRPr="00902CFE">
              <w:rPr>
                <w:sz w:val="18"/>
                <w:szCs w:val="18"/>
              </w:rPr>
              <w:t>X</w:t>
            </w:r>
          </w:p>
        </w:tc>
        <w:tc>
          <w:tcPr>
            <w:tcW w:w="444" w:type="dxa"/>
            <w:vAlign w:val="center"/>
          </w:tcPr>
          <w:p ns2:paraId="49C8BE1B" ns2:textId="77777777" w:rsidR="00A01912" w:rsidRPr="00902CFE" w:rsidRDefault="00A01912" w:rsidP="00A01912">
            <w:pPr>
              <w:jc w:val="center"/>
              <w:rPr>
                <w:sz w:val="18"/>
                <w:szCs w:val="18"/>
              </w:rPr>
            </w:pPr>
          </w:p>
        </w:tc>
        <w:tc>
          <w:tcPr>
            <w:tcW w:w="467" w:type="dxa"/>
            <w:vAlign w:val="center"/>
          </w:tcPr>
          <w:p ns2:paraId="3531F29E" ns2:textId="77777777" w:rsidR="00A01912" w:rsidRPr="00902CFE" w:rsidRDefault="00A01912" w:rsidP="00A01912">
            <w:pPr>
              <w:jc w:val="center"/>
              <w:rPr>
                <w:sz w:val="18"/>
                <w:szCs w:val="18"/>
              </w:rPr>
            </w:pPr>
          </w:p>
        </w:tc>
        <w:tc>
          <w:tcPr>
            <w:tcW w:w="481" w:type="dxa"/>
            <w:vAlign w:val="center"/>
          </w:tcPr>
          <w:p ns2:paraId="583564F3" ns2:textId="77777777" w:rsidR="00A01912" w:rsidRPr="00902CFE" w:rsidRDefault="00A01912" w:rsidP="00A01912">
            <w:pPr>
              <w:jc w:val="center"/>
              <w:rPr>
                <w:sz w:val="18"/>
                <w:szCs w:val="18"/>
              </w:rPr>
            </w:pPr>
          </w:p>
        </w:tc>
        <w:tc>
          <w:tcPr>
            <w:tcW w:w="481" w:type="dxa"/>
            <w:vAlign w:val="center"/>
          </w:tcPr>
          <w:p ns2:paraId="136E980B" ns2:textId="77777777" w:rsidR="00A01912" w:rsidRPr="00902CFE" w:rsidRDefault="00A01912" w:rsidP="00A01912">
            <w:pPr>
              <w:jc w:val="center"/>
              <w:rPr>
                <w:sz w:val="18"/>
                <w:szCs w:val="18"/>
              </w:rPr>
            </w:pPr>
          </w:p>
        </w:tc>
        <w:tc>
          <w:tcPr>
            <w:tcW w:w="606" w:type="dxa"/>
            <w:vAlign w:val="center"/>
          </w:tcPr>
          <w:p ns2:paraId="14CBA8B4" ns2:textId="77777777" w:rsidR="00A01912" w:rsidRPr="00902CFE" w:rsidRDefault="00A01912" w:rsidP="00A01912">
            <w:pPr>
              <w:jc w:val="center"/>
              <w:rPr>
                <w:sz w:val="18"/>
                <w:szCs w:val="18"/>
              </w:rPr>
            </w:pPr>
          </w:p>
        </w:tc>
        <w:tc>
          <w:tcPr>
            <w:tcW w:w="566" w:type="dxa"/>
            <w:vAlign w:val="center"/>
          </w:tcPr>
          <w:p ns2:paraId="6413B889" ns2:textId="77777777" w:rsidR="00A01912" w:rsidRPr="00902CFE" w:rsidRDefault="00A01912" w:rsidP="00A01912">
            <w:pPr>
              <w:jc w:val="center"/>
              <w:rPr>
                <w:sz w:val="18"/>
                <w:szCs w:val="18"/>
              </w:rPr>
            </w:pPr>
          </w:p>
        </w:tc>
        <w:tc>
          <w:tcPr>
            <w:tcW w:w="566" w:type="dxa"/>
            <w:vAlign w:val="center"/>
          </w:tcPr>
          <w:p ns2:paraId="639B53FB"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58F1B9D2" ns2:textId="77777777" w:rsidR="00A01912" w:rsidRPr="00902CFE" w:rsidRDefault="00A01912" w:rsidP="00A01912">
            <w:pPr>
              <w:jc w:val="center"/>
              <w:rPr>
                <w:sz w:val="18"/>
                <w:szCs w:val="18"/>
              </w:rPr>
            </w:pPr>
          </w:p>
        </w:tc>
        <w:tc>
          <w:tcPr>
            <w:tcW w:w="566" w:type="dxa"/>
            <w:vAlign w:val="center"/>
          </w:tcPr>
          <w:p ns2:paraId="4C728DDF" ns2:textId="77777777" w:rsidR="00A01912" w:rsidRPr="00902CFE" w:rsidRDefault="00A01912" w:rsidP="00A01912">
            <w:pPr>
              <w:jc w:val="center"/>
              <w:rPr>
                <w:sz w:val="18"/>
                <w:szCs w:val="18"/>
              </w:rPr>
            </w:pPr>
          </w:p>
        </w:tc>
        <w:tc>
          <w:tcPr>
            <w:tcW w:w="1040" w:type="dxa"/>
            <w:vAlign w:val="center"/>
          </w:tcPr>
          <w:p ns2:paraId="61B98305" ns2:textId="77777777" w:rsidR="00A01912" w:rsidRPr="00902CFE" w:rsidRDefault="00A01912" w:rsidP="00A01912">
            <w:pPr>
              <w:jc w:val="center"/>
              <w:rPr>
                <w:sz w:val="18"/>
                <w:szCs w:val="18"/>
              </w:rPr>
            </w:pPr>
          </w:p>
        </w:tc>
        <w:tc>
          <w:tcPr>
            <w:tcW w:w="1132" w:type="dxa"/>
            <w:vAlign w:val="center"/>
          </w:tcPr>
          <w:p ns2:paraId="24E43CF2" ns2:textId="77777777" w:rsidR="00A01912" w:rsidRPr="00554456" w:rsidRDefault="00895D30" w:rsidP="00A01912">
            <w:pPr>
              <w:jc w:val="center"/>
              <w:rPr>
                <w:sz w:val="18"/>
                <w:szCs w:val="18"/>
              </w:rPr>
            </w:pPr>
            <w:r w:rsidRPr="00902CFE">
              <w:rPr>
                <w:sz w:val="18"/>
                <w:szCs w:val="18"/>
              </w:rPr>
              <w:t>X</w:t>
            </w:r>
            <w:r>
              <w:rPr>
                <w:sz w:val="18"/>
                <w:szCs w:val="18"/>
              </w:rPr>
              <w:t>– starting C7 (W25)</w:t>
            </w:r>
          </w:p>
        </w:tc>
        <w:tc>
          <w:tcPr>
            <w:tcW w:w="2812" w:type="dxa"/>
            <w:vMerge/>
            <w:vAlign w:val="center"/>
          </w:tcPr>
          <w:p ns2:paraId="6302D97E" ns2:textId="77777777" w:rsidR="00A01912" w:rsidRPr="00902CFE" w:rsidRDefault="00A01912" w:rsidP="00A01912">
            <w:pPr>
              <w:rPr>
                <w:sz w:val="18"/>
                <w:szCs w:val="18"/>
              </w:rPr>
            </w:pPr>
          </w:p>
        </w:tc>
      </w:tr>
      <w:tr w:rsidR="003117E4" ns2:paraId="7A190F04" ns2:textId="77777777" w:rsidTr="00A01912">
        <w:tc>
          <w:tcPr>
            <w:tcW w:w="2374" w:type="dxa"/>
            <w:tcBorders>
              <w:bottom w:val="single" w:sz="4" w:space="0" w:color="auto"/>
            </w:tcBorders>
            <w:vAlign w:val="center"/>
          </w:tcPr>
          <w:p ns2:paraId="6C00D022" ns2:textId="77777777" w:rsidR="00A01912" w:rsidRPr="00902CFE" w:rsidRDefault="00895D30" w:rsidP="00A01912">
            <w:pPr>
              <w:keepNext/>
              <w:rPr>
                <w:sz w:val="18"/>
                <w:szCs w:val="18"/>
              </w:rPr>
            </w:pPr>
            <w:r w:rsidRPr="00902CFE">
              <w:rPr>
                <w:sz w:val="18"/>
                <w:szCs w:val="18"/>
              </w:rPr>
              <w:t>Infection Testing (HCV, HBV, HIV)</w:t>
            </w:r>
          </w:p>
        </w:tc>
        <w:tc>
          <w:tcPr>
            <w:tcW w:w="934" w:type="dxa"/>
            <w:tcBorders>
              <w:bottom w:val="single" w:sz="4" w:space="0" w:color="auto"/>
            </w:tcBorders>
            <w:vAlign w:val="center"/>
          </w:tcPr>
          <w:p ns2:paraId="763D985E" ns2:textId="77777777" w:rsidR="00A01912" w:rsidRPr="00902CFE" w:rsidRDefault="00895D30" w:rsidP="00A01912">
            <w:pPr>
              <w:keepNext/>
              <w:jc w:val="center"/>
              <w:rPr>
                <w:sz w:val="18"/>
                <w:szCs w:val="18"/>
              </w:rPr>
            </w:pPr>
            <w:r w:rsidRPr="00902CFE">
              <w:rPr>
                <w:sz w:val="18"/>
                <w:szCs w:val="18"/>
              </w:rPr>
              <w:t>X</w:t>
            </w:r>
          </w:p>
        </w:tc>
        <w:tc>
          <w:tcPr>
            <w:tcW w:w="6915" w:type="dxa"/>
            <w:gridSpan w:val="11"/>
            <w:tcBorders>
              <w:bottom w:val="single" w:sz="4" w:space="0" w:color="auto"/>
            </w:tcBorders>
            <w:vAlign w:val="center"/>
          </w:tcPr>
          <w:p ns2:paraId="340B3D45" ns2:textId="77777777" w:rsidR="00A01912" w:rsidRDefault="00895D30" w:rsidP="00A01912">
            <w:pPr>
              <w:keepNext/>
              <w:jc w:val="center"/>
              <w:rPr>
                <w:sz w:val="18"/>
                <w:szCs w:val="18"/>
              </w:rPr>
            </w:pPr>
            <w:r w:rsidRPr="00902CFE">
              <w:rPr>
                <w:sz w:val="18"/>
                <w:szCs w:val="18"/>
              </w:rPr>
              <w:t xml:space="preserve">Participants with </w:t>
            </w:r>
            <w:r>
              <w:rPr>
                <w:sz w:val="18"/>
                <w:szCs w:val="18"/>
              </w:rPr>
              <w:t>current or prior</w:t>
            </w:r>
            <w:r w:rsidRPr="00902CFE">
              <w:rPr>
                <w:sz w:val="18"/>
                <w:szCs w:val="18"/>
              </w:rPr>
              <w:t xml:space="preserve"> HBV</w:t>
            </w:r>
            <w:r>
              <w:rPr>
                <w:sz w:val="18"/>
                <w:szCs w:val="18"/>
              </w:rPr>
              <w:t xml:space="preserve"> infection</w:t>
            </w:r>
            <w:r w:rsidRPr="00902CFE">
              <w:rPr>
                <w:sz w:val="18"/>
                <w:szCs w:val="18"/>
              </w:rPr>
              <w:t>, monitoring is required Q12W</w:t>
            </w:r>
          </w:p>
          <w:p ns2:paraId="2E3A41EE" ns2:textId="77777777" w:rsidR="00A01912" w:rsidRPr="00902CFE" w:rsidRDefault="00895D30" w:rsidP="00A01912">
            <w:pPr>
              <w:keepNext/>
              <w:jc w:val="center"/>
              <w:rPr>
                <w:sz w:val="18"/>
                <w:szCs w:val="18"/>
              </w:rPr>
            </w:pPr>
            <w:r>
              <w:rPr>
                <w:noProof/>
                <w:sz w:val="18"/>
                <w:szCs w:val="18"/>
              </w:rPr>
              <ns1:AlternateContent>
                <ns1:Choice Requires="wps">
                  <w:drawing>
                    <ns3:anchor distT="0" distB="0" distL="114300" distR="114300" simplePos="0" relativeHeight="251687936" behindDoc="0" locked="0" layoutInCell="1" allowOverlap="1" ns4:anchorId="7E6EADF8" ns4:editId="7714EF23">
                      <ns3:simplePos x="0" y="0"/>
                      <ns3:positionH relativeFrom="column">
                        <ns3:posOffset>-7620</ns3:posOffset>
                      </ns3:positionH>
                      <ns3:positionV relativeFrom="paragraph">
                        <ns3:posOffset>49530</ns3:posOffset>
                      </ns3:positionV>
                      <ns3:extent cx="4234180" cy="13970"/>
                      <ns3:effectExtent l="19050" t="76200" r="90170" b="100330"/>
                      <ns3:wrapNone/>
                      <ns3:docPr id="35" name="Straight Arrow Connector 35"/>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5" ns10:spid="_x0000_s1039" type="#_x0000_t32" style="width:333.4pt;height:1.1pt;margin-top:3.9pt;margin-left:-0.6pt;mso-height-percent:0;mso-height-relative:margin;mso-width-percent:0;mso-width-relative:margin;mso-wrap-distance-bottom:0;mso-wrap-distance-left:9pt;mso-wrap-distance-right:9pt;mso-wrap-distance-top:0;position:absolute;v-text-anchor:top;z-index:251686912" fillcolor="this" stroked="t" strokecolor="black" strokeweight="0.75pt">
                      <ns9:stroke startarrow="block" endarrow="block"/>
                    </ns9:shape>
                  </w:pict>
                </ns1:Fallback>
              </ns1:AlternateContent>
            </w:r>
          </w:p>
        </w:tc>
        <w:tc>
          <w:tcPr>
            <w:tcW w:w="2812" w:type="dxa"/>
            <w:vAlign w:val="center"/>
          </w:tcPr>
          <w:p ns2:paraId="0C001457" ns2:textId="77777777" w:rsidR="00A01912" w:rsidRPr="00902CFE" w:rsidRDefault="00895D30" w:rsidP="00A01912">
            <w:pPr>
              <w:keepNext/>
              <w:rPr>
                <w:sz w:val="18"/>
                <w:szCs w:val="18"/>
              </w:rPr>
            </w:pPr>
            <w:r w:rsidRPr="00902CFE">
              <w:rPr>
                <w:sz w:val="18"/>
                <w:szCs w:val="18"/>
              </w:rPr>
              <w:t>See Section 5.1, inclusion criteria 8, 9, and 10 for eligibility requirements and Section 8.3.5 for specific on</w:t>
            </w:r>
            <w:r>
              <w:rPr>
                <w:sz w:val="18"/>
                <w:szCs w:val="18"/>
              </w:rPr>
              <w:t>-</w:t>
            </w:r>
            <w:r w:rsidRPr="00902CFE">
              <w:rPr>
                <w:sz w:val="18"/>
                <w:szCs w:val="18"/>
              </w:rPr>
              <w:t>study monitoring</w:t>
            </w:r>
          </w:p>
        </w:tc>
      </w:tr>
      <w:tr w:rsidR="003117E4" ns2:paraId="38E0C913" ns2:textId="77777777" w:rsidTr="00A01912">
        <w:tc>
          <w:tcPr>
            <w:tcW w:w="2374" w:type="dxa"/>
            <w:tcBorders>
              <w:right w:val="nil"/>
            </w:tcBorders>
            <w:vAlign w:val="center"/>
          </w:tcPr>
          <w:p ns2:paraId="2E61FC3F" ns2:textId="77777777" w:rsidR="00A01912" w:rsidRPr="00902CFE" w:rsidRDefault="00895D30" w:rsidP="00A01912">
            <w:pPr>
              <w:rPr>
                <w:sz w:val="18"/>
                <w:szCs w:val="18"/>
              </w:rPr>
            </w:pPr>
            <w:r w:rsidRPr="00902CFE">
              <w:rPr>
                <w:b/>
                <w:bCs/>
                <w:sz w:val="18"/>
                <w:szCs w:val="18"/>
              </w:rPr>
              <w:t>Pharmacokinetic/ Pharmacodynamics/ Biomarkers</w:t>
            </w:r>
          </w:p>
        </w:tc>
        <w:tc>
          <w:tcPr>
            <w:tcW w:w="934" w:type="dxa"/>
            <w:tcBorders>
              <w:left w:val="nil"/>
              <w:right w:val="nil"/>
            </w:tcBorders>
            <w:vAlign w:val="center"/>
          </w:tcPr>
          <w:p ns2:paraId="0016D708" ns2:textId="77777777" w:rsidR="00A01912" w:rsidRPr="00902CFE" w:rsidRDefault="00A01912" w:rsidP="00A01912">
            <w:pPr>
              <w:rPr>
                <w:sz w:val="18"/>
                <w:szCs w:val="18"/>
              </w:rPr>
            </w:pPr>
          </w:p>
        </w:tc>
        <w:tc>
          <w:tcPr>
            <w:tcW w:w="444" w:type="dxa"/>
            <w:tcBorders>
              <w:left w:val="nil"/>
              <w:right w:val="nil"/>
            </w:tcBorders>
            <w:vAlign w:val="center"/>
          </w:tcPr>
          <w:p ns2:paraId="0743EEBB" ns2:textId="77777777" w:rsidR="00A01912" w:rsidRPr="00902CFE" w:rsidRDefault="00A01912" w:rsidP="00A01912">
            <w:pPr>
              <w:rPr>
                <w:sz w:val="18"/>
                <w:szCs w:val="18"/>
              </w:rPr>
            </w:pPr>
          </w:p>
        </w:tc>
        <w:tc>
          <w:tcPr>
            <w:tcW w:w="467" w:type="dxa"/>
            <w:tcBorders>
              <w:left w:val="nil"/>
              <w:right w:val="nil"/>
            </w:tcBorders>
            <w:vAlign w:val="center"/>
          </w:tcPr>
          <w:p ns2:paraId="542A1E7A" ns2:textId="77777777" w:rsidR="00A01912" w:rsidRPr="00902CFE" w:rsidRDefault="00A01912" w:rsidP="00A01912">
            <w:pPr>
              <w:rPr>
                <w:sz w:val="18"/>
                <w:szCs w:val="18"/>
              </w:rPr>
            </w:pPr>
          </w:p>
        </w:tc>
        <w:tc>
          <w:tcPr>
            <w:tcW w:w="481" w:type="dxa"/>
            <w:tcBorders>
              <w:left w:val="nil"/>
              <w:right w:val="nil"/>
            </w:tcBorders>
            <w:vAlign w:val="center"/>
          </w:tcPr>
          <w:p ns2:paraId="6EE00BB2" ns2:textId="77777777" w:rsidR="00A01912" w:rsidRPr="00902CFE" w:rsidRDefault="00A01912" w:rsidP="00A01912">
            <w:pPr>
              <w:rPr>
                <w:sz w:val="18"/>
                <w:szCs w:val="18"/>
              </w:rPr>
            </w:pPr>
          </w:p>
        </w:tc>
        <w:tc>
          <w:tcPr>
            <w:tcW w:w="481" w:type="dxa"/>
            <w:tcBorders>
              <w:left w:val="nil"/>
              <w:right w:val="nil"/>
            </w:tcBorders>
            <w:vAlign w:val="center"/>
          </w:tcPr>
          <w:p ns2:paraId="242DB070" ns2:textId="77777777" w:rsidR="00A01912" w:rsidRPr="00902CFE" w:rsidRDefault="00A01912" w:rsidP="00A01912">
            <w:pPr>
              <w:rPr>
                <w:sz w:val="18"/>
                <w:szCs w:val="18"/>
              </w:rPr>
            </w:pPr>
          </w:p>
        </w:tc>
        <w:tc>
          <w:tcPr>
            <w:tcW w:w="606" w:type="dxa"/>
            <w:tcBorders>
              <w:left w:val="nil"/>
              <w:right w:val="nil"/>
            </w:tcBorders>
            <w:vAlign w:val="center"/>
          </w:tcPr>
          <w:p ns2:paraId="07D68D6F" ns2:textId="77777777" w:rsidR="00A01912" w:rsidRPr="00902CFE" w:rsidRDefault="00A01912" w:rsidP="00A01912">
            <w:pPr>
              <w:rPr>
                <w:sz w:val="18"/>
                <w:szCs w:val="18"/>
              </w:rPr>
            </w:pPr>
          </w:p>
        </w:tc>
        <w:tc>
          <w:tcPr>
            <w:tcW w:w="566" w:type="dxa"/>
            <w:tcBorders>
              <w:left w:val="nil"/>
              <w:right w:val="nil"/>
            </w:tcBorders>
            <w:vAlign w:val="center"/>
          </w:tcPr>
          <w:p ns2:paraId="4CFC9F82" ns2:textId="77777777" w:rsidR="00A01912" w:rsidRPr="00902CFE" w:rsidRDefault="00A01912" w:rsidP="00A01912">
            <w:pPr>
              <w:rPr>
                <w:sz w:val="18"/>
                <w:szCs w:val="18"/>
              </w:rPr>
            </w:pPr>
          </w:p>
        </w:tc>
        <w:tc>
          <w:tcPr>
            <w:tcW w:w="566" w:type="dxa"/>
            <w:tcBorders>
              <w:left w:val="nil"/>
              <w:right w:val="nil"/>
            </w:tcBorders>
            <w:vAlign w:val="center"/>
          </w:tcPr>
          <w:p ns2:paraId="1280234F" ns2:textId="77777777" w:rsidR="00A01912" w:rsidRPr="00902CFE" w:rsidRDefault="00A01912" w:rsidP="00A01912">
            <w:pPr>
              <w:rPr>
                <w:sz w:val="18"/>
                <w:szCs w:val="18"/>
              </w:rPr>
            </w:pPr>
          </w:p>
        </w:tc>
        <w:tc>
          <w:tcPr>
            <w:tcW w:w="566" w:type="dxa"/>
            <w:tcBorders>
              <w:left w:val="nil"/>
              <w:right w:val="nil"/>
            </w:tcBorders>
            <w:vAlign w:val="center"/>
          </w:tcPr>
          <w:p ns2:paraId="58D74273" ns2:textId="77777777" w:rsidR="00A01912" w:rsidRPr="00902CFE" w:rsidRDefault="00A01912" w:rsidP="00A01912">
            <w:pPr>
              <w:rPr>
                <w:sz w:val="18"/>
                <w:szCs w:val="18"/>
              </w:rPr>
            </w:pPr>
          </w:p>
        </w:tc>
        <w:tc>
          <w:tcPr>
            <w:tcW w:w="566" w:type="dxa"/>
            <w:tcBorders>
              <w:left w:val="nil"/>
              <w:right w:val="nil"/>
            </w:tcBorders>
            <w:vAlign w:val="center"/>
          </w:tcPr>
          <w:p ns2:paraId="551D0AD2" ns2:textId="77777777" w:rsidR="00A01912" w:rsidRPr="00902CFE" w:rsidRDefault="00A01912" w:rsidP="00A01912">
            <w:pPr>
              <w:rPr>
                <w:sz w:val="18"/>
                <w:szCs w:val="18"/>
              </w:rPr>
            </w:pPr>
          </w:p>
        </w:tc>
        <w:tc>
          <w:tcPr>
            <w:tcW w:w="1040" w:type="dxa"/>
            <w:tcBorders>
              <w:left w:val="nil"/>
              <w:right w:val="nil"/>
            </w:tcBorders>
            <w:vAlign w:val="center"/>
          </w:tcPr>
          <w:p ns2:paraId="5634FA59" ns2:textId="77777777" w:rsidR="00A01912" w:rsidRPr="00902CFE" w:rsidRDefault="00A01912" w:rsidP="00A01912">
            <w:pPr>
              <w:rPr>
                <w:sz w:val="18"/>
                <w:szCs w:val="18"/>
              </w:rPr>
            </w:pPr>
          </w:p>
        </w:tc>
        <w:tc>
          <w:tcPr>
            <w:tcW w:w="1132" w:type="dxa"/>
            <w:tcBorders>
              <w:left w:val="nil"/>
            </w:tcBorders>
            <w:vAlign w:val="center"/>
          </w:tcPr>
          <w:p ns2:paraId="4974FCED" ns2:textId="77777777" w:rsidR="00A01912" w:rsidRPr="00902CFE" w:rsidRDefault="00A01912" w:rsidP="00A01912">
            <w:pPr>
              <w:rPr>
                <w:sz w:val="18"/>
                <w:szCs w:val="18"/>
              </w:rPr>
            </w:pPr>
          </w:p>
        </w:tc>
        <w:tc>
          <w:tcPr>
            <w:tcW w:w="2812" w:type="dxa"/>
            <w:vAlign w:val="center"/>
          </w:tcPr>
          <w:p ns2:paraId="2817ECB6" ns2:textId="3AD225AD" w:rsidR="00A01912" w:rsidRPr="00902CFE" w:rsidRDefault="00895D30" w:rsidP="00A01912">
            <w:pPr>
              <w:pStyle w:val="CommentText"/>
              <w:rPr>
                <w:sz w:val="18"/>
                <w:szCs w:val="18"/>
              </w:rPr>
            </w:pPr>
            <w:r w:rsidRPr="00F07133">
              <w:rPr>
                <w:sz w:val="18"/>
                <w:szCs w:val="18"/>
              </w:rPr>
              <w:t>All PK/</w:t>
            </w:r>
            <w:r>
              <w:rPr>
                <w:sz w:val="18"/>
                <w:szCs w:val="18"/>
              </w:rPr>
              <w:t>b</w:t>
            </w:r>
            <w:r w:rsidRPr="00F07133">
              <w:rPr>
                <w:sz w:val="18"/>
                <w:szCs w:val="18"/>
              </w:rPr>
              <w:t>iomarker samples will be analyzed at the central laboratories.</w:t>
            </w:r>
            <w:r>
              <w:rPr>
                <w:sz w:val="18"/>
                <w:szCs w:val="18"/>
              </w:rPr>
              <w:t xml:space="preserve"> See Section 8.8 for further details</w:t>
            </w:r>
            <w:r w:rsidR="00487CCB">
              <w:rPr>
                <w:sz w:val="18"/>
                <w:szCs w:val="18"/>
              </w:rPr>
              <w:t xml:space="preserve"> and Appendix 7 for country-specific requirements</w:t>
            </w:r>
            <w:r>
              <w:rPr>
                <w:sz w:val="18"/>
                <w:szCs w:val="18"/>
              </w:rPr>
              <w:t>.</w:t>
            </w:r>
          </w:p>
        </w:tc>
      </w:tr>
      <w:tr w:rsidR="003117E4" ns2:paraId="6EDF7FF7" ns2:textId="77777777" w:rsidTr="00A01912">
        <w:tc>
          <w:tcPr>
            <w:tcW w:w="2374" w:type="dxa"/>
            <w:vAlign w:val="center"/>
          </w:tcPr>
          <w:p ns2:paraId="228EB845" ns2:textId="77777777" w:rsidR="00A01912" w:rsidRDefault="00895D30" w:rsidP="00A01912">
            <w:pPr>
              <w:rPr>
                <w:sz w:val="18"/>
                <w:szCs w:val="18"/>
              </w:rPr>
            </w:pPr>
            <w:r w:rsidRPr="00F51677">
              <w:rPr>
                <w:b/>
                <w:bCs/>
                <w:sz w:val="18"/>
                <w:szCs w:val="18"/>
              </w:rPr>
              <w:t xml:space="preserve">Part </w:t>
            </w:r>
            <w:r>
              <w:rPr>
                <w:b/>
                <w:bCs/>
                <w:sz w:val="18"/>
                <w:szCs w:val="18"/>
              </w:rPr>
              <w:t>2</w:t>
            </w:r>
            <w:r w:rsidRPr="00F51677">
              <w:rPr>
                <w:b/>
                <w:bCs/>
                <w:sz w:val="18"/>
                <w:szCs w:val="18"/>
              </w:rPr>
              <w:t xml:space="preserve"> Participants</w:t>
            </w:r>
          </w:p>
        </w:tc>
        <w:tc>
          <w:tcPr>
            <w:tcW w:w="934" w:type="dxa"/>
            <w:vAlign w:val="center"/>
          </w:tcPr>
          <w:p ns2:paraId="583FE4CA" ns2:textId="77777777" w:rsidR="00A01912" w:rsidRDefault="00A01912" w:rsidP="00A01912">
            <w:pPr>
              <w:rPr>
                <w:sz w:val="18"/>
                <w:szCs w:val="18"/>
              </w:rPr>
            </w:pPr>
          </w:p>
        </w:tc>
        <w:tc>
          <w:tcPr>
            <w:tcW w:w="444" w:type="dxa"/>
            <w:vAlign w:val="center"/>
          </w:tcPr>
          <w:p ns2:paraId="2638FC4A" ns2:textId="77777777" w:rsidR="00A01912" w:rsidRDefault="00A01912" w:rsidP="00A01912">
            <w:pPr>
              <w:rPr>
                <w:sz w:val="18"/>
                <w:szCs w:val="18"/>
              </w:rPr>
            </w:pPr>
          </w:p>
        </w:tc>
        <w:tc>
          <w:tcPr>
            <w:tcW w:w="467" w:type="dxa"/>
            <w:vAlign w:val="center"/>
          </w:tcPr>
          <w:p ns2:paraId="733373BA" ns2:textId="77777777" w:rsidR="00A01912" w:rsidRPr="00902CFE" w:rsidRDefault="00A01912" w:rsidP="00A01912">
            <w:pPr>
              <w:rPr>
                <w:sz w:val="18"/>
                <w:szCs w:val="18"/>
              </w:rPr>
            </w:pPr>
          </w:p>
        </w:tc>
        <w:tc>
          <w:tcPr>
            <w:tcW w:w="481" w:type="dxa"/>
            <w:vAlign w:val="center"/>
          </w:tcPr>
          <w:p ns2:paraId="17EBA667" ns2:textId="77777777" w:rsidR="00A01912" w:rsidRPr="00902CFE" w:rsidRDefault="00A01912" w:rsidP="00A01912">
            <w:pPr>
              <w:rPr>
                <w:sz w:val="18"/>
                <w:szCs w:val="18"/>
              </w:rPr>
            </w:pPr>
          </w:p>
        </w:tc>
        <w:tc>
          <w:tcPr>
            <w:tcW w:w="481" w:type="dxa"/>
            <w:vAlign w:val="center"/>
          </w:tcPr>
          <w:p ns2:paraId="465B6C66" ns2:textId="77777777" w:rsidR="00A01912" w:rsidRPr="00902CFE" w:rsidRDefault="00A01912" w:rsidP="00A01912">
            <w:pPr>
              <w:rPr>
                <w:sz w:val="18"/>
                <w:szCs w:val="18"/>
              </w:rPr>
            </w:pPr>
          </w:p>
        </w:tc>
        <w:tc>
          <w:tcPr>
            <w:tcW w:w="606" w:type="dxa"/>
            <w:vAlign w:val="center"/>
          </w:tcPr>
          <w:p ns2:paraId="3C5A5AA0" ns2:textId="77777777" w:rsidR="00A01912" w:rsidRPr="00902CFE" w:rsidRDefault="00A01912" w:rsidP="00A01912">
            <w:pPr>
              <w:rPr>
                <w:sz w:val="18"/>
                <w:szCs w:val="18"/>
              </w:rPr>
            </w:pPr>
          </w:p>
        </w:tc>
        <w:tc>
          <w:tcPr>
            <w:tcW w:w="566" w:type="dxa"/>
            <w:vAlign w:val="center"/>
          </w:tcPr>
          <w:p ns2:paraId="7153703B" ns2:textId="77777777" w:rsidR="00A01912" w:rsidRPr="00902CFE" w:rsidRDefault="00A01912" w:rsidP="00A01912">
            <w:pPr>
              <w:rPr>
                <w:sz w:val="18"/>
                <w:szCs w:val="18"/>
              </w:rPr>
            </w:pPr>
          </w:p>
        </w:tc>
        <w:tc>
          <w:tcPr>
            <w:tcW w:w="566" w:type="dxa"/>
            <w:vAlign w:val="center"/>
          </w:tcPr>
          <w:p ns2:paraId="29058BE9" ns2:textId="77777777" w:rsidR="00A01912" w:rsidRPr="00902CFE" w:rsidRDefault="00A01912" w:rsidP="00A01912">
            <w:pPr>
              <w:rPr>
                <w:sz w:val="18"/>
                <w:szCs w:val="18"/>
              </w:rPr>
            </w:pPr>
          </w:p>
        </w:tc>
        <w:tc>
          <w:tcPr>
            <w:tcW w:w="566" w:type="dxa"/>
            <w:vAlign w:val="center"/>
          </w:tcPr>
          <w:p ns2:paraId="54D52284" ns2:textId="77777777" w:rsidR="00A01912" w:rsidRPr="00902CFE" w:rsidRDefault="00A01912" w:rsidP="00A01912">
            <w:pPr>
              <w:rPr>
                <w:sz w:val="18"/>
                <w:szCs w:val="18"/>
              </w:rPr>
            </w:pPr>
          </w:p>
        </w:tc>
        <w:tc>
          <w:tcPr>
            <w:tcW w:w="566" w:type="dxa"/>
            <w:vAlign w:val="center"/>
          </w:tcPr>
          <w:p ns2:paraId="0F99F6A0" ns2:textId="77777777" w:rsidR="00A01912" w:rsidRPr="00902CFE" w:rsidRDefault="00A01912" w:rsidP="00A01912">
            <w:pPr>
              <w:rPr>
                <w:sz w:val="18"/>
                <w:szCs w:val="18"/>
              </w:rPr>
            </w:pPr>
          </w:p>
        </w:tc>
        <w:tc>
          <w:tcPr>
            <w:tcW w:w="1040" w:type="dxa"/>
            <w:vAlign w:val="center"/>
          </w:tcPr>
          <w:p ns2:paraId="20971558" ns2:textId="77777777" w:rsidR="00A01912" w:rsidRPr="00902CFE" w:rsidRDefault="00A01912" w:rsidP="00A01912">
            <w:pPr>
              <w:rPr>
                <w:sz w:val="18"/>
                <w:szCs w:val="18"/>
              </w:rPr>
            </w:pPr>
          </w:p>
        </w:tc>
        <w:tc>
          <w:tcPr>
            <w:tcW w:w="1132" w:type="dxa"/>
            <w:vAlign w:val="center"/>
          </w:tcPr>
          <w:p ns2:paraId="5F1A93CE" ns2:textId="77777777" w:rsidR="00A01912" w:rsidRPr="00902CFE" w:rsidRDefault="00A01912" w:rsidP="00A01912">
            <w:pPr>
              <w:rPr>
                <w:sz w:val="18"/>
                <w:szCs w:val="18"/>
              </w:rPr>
            </w:pPr>
          </w:p>
        </w:tc>
        <w:tc>
          <w:tcPr>
            <w:tcW w:w="2812" w:type="dxa"/>
            <w:vAlign w:val="center"/>
          </w:tcPr>
          <w:p ns2:paraId="19A52094" ns2:textId="77777777" w:rsidR="00A01912" w:rsidRPr="008E74D0" w:rsidRDefault="00A01912" w:rsidP="00A01912">
            <w:pPr>
              <w:pStyle w:val="TableText0"/>
              <w:widowControl w:val="0"/>
              <w:rPr>
                <w:sz w:val="18"/>
                <w:szCs w:val="18"/>
              </w:rPr>
            </w:pPr>
          </w:p>
        </w:tc>
      </w:tr>
      <w:tr w:rsidR="003117E4" ns2:paraId="5CBFC252" ns2:textId="77777777" w:rsidTr="00A01912">
        <w:tc>
          <w:tcPr>
            <w:tcW w:w="2374" w:type="dxa"/>
            <w:vAlign w:val="center"/>
          </w:tcPr>
          <w:p ns2:paraId="0F3D1B66" ns2:textId="77777777" w:rsidR="00A01912" w:rsidRDefault="00895D30" w:rsidP="00A01912">
            <w:pPr>
              <w:rPr>
                <w:sz w:val="18"/>
                <w:szCs w:val="18"/>
              </w:rPr>
            </w:pPr>
            <w:r w:rsidRPr="00AE1362">
              <w:rPr>
                <w:sz w:val="18"/>
                <w:szCs w:val="18"/>
              </w:rPr>
              <w:t xml:space="preserve">Blood for </w:t>
            </w:r>
            <w:r>
              <w:rPr>
                <w:sz w:val="18"/>
                <w:szCs w:val="18"/>
              </w:rPr>
              <w:t xml:space="preserve">deletion </w:t>
            </w:r>
            <w:r w:rsidRPr="00AE1362">
              <w:rPr>
                <w:sz w:val="18"/>
                <w:szCs w:val="18"/>
              </w:rPr>
              <w:t>17p</w:t>
            </w:r>
            <w:r>
              <w:rPr>
                <w:sz w:val="18"/>
                <w:szCs w:val="18"/>
              </w:rPr>
              <w:t xml:space="preserve"> and 11q </w:t>
            </w:r>
            <w:r w:rsidRPr="00AE1362">
              <w:rPr>
                <w:sz w:val="18"/>
                <w:szCs w:val="18"/>
              </w:rPr>
              <w:t>Status</w:t>
            </w:r>
            <w:r>
              <w:rPr>
                <w:sz w:val="18"/>
                <w:szCs w:val="18"/>
              </w:rPr>
              <w:t xml:space="preserve"> (FISH)</w:t>
            </w:r>
          </w:p>
        </w:tc>
        <w:tc>
          <w:tcPr>
            <w:tcW w:w="934" w:type="dxa"/>
            <w:vAlign w:val="center"/>
          </w:tcPr>
          <w:p ns2:paraId="3650C47D" ns2:textId="77777777" w:rsidR="00A01912" w:rsidRDefault="00895D30" w:rsidP="00A01912">
            <w:pPr>
              <w:jc w:val="center"/>
              <w:rPr>
                <w:sz w:val="18"/>
                <w:szCs w:val="18"/>
              </w:rPr>
            </w:pPr>
            <w:r>
              <w:rPr>
                <w:sz w:val="18"/>
                <w:szCs w:val="18"/>
              </w:rPr>
              <w:t>X</w:t>
            </w:r>
          </w:p>
        </w:tc>
        <w:tc>
          <w:tcPr>
            <w:tcW w:w="444" w:type="dxa"/>
            <w:vAlign w:val="center"/>
          </w:tcPr>
          <w:p ns2:paraId="538EBE3C" ns2:textId="77777777" w:rsidR="00A01912" w:rsidRDefault="00A01912" w:rsidP="00A01912">
            <w:pPr>
              <w:jc w:val="center"/>
              <w:rPr>
                <w:sz w:val="18"/>
                <w:szCs w:val="18"/>
              </w:rPr>
            </w:pPr>
          </w:p>
        </w:tc>
        <w:tc>
          <w:tcPr>
            <w:tcW w:w="467" w:type="dxa"/>
            <w:vAlign w:val="center"/>
          </w:tcPr>
          <w:p ns2:paraId="2624E0EF" ns2:textId="77777777" w:rsidR="00A01912" w:rsidRPr="00902CFE" w:rsidRDefault="00A01912" w:rsidP="00A01912">
            <w:pPr>
              <w:jc w:val="center"/>
              <w:rPr>
                <w:sz w:val="18"/>
                <w:szCs w:val="18"/>
              </w:rPr>
            </w:pPr>
          </w:p>
        </w:tc>
        <w:tc>
          <w:tcPr>
            <w:tcW w:w="481" w:type="dxa"/>
            <w:vAlign w:val="center"/>
          </w:tcPr>
          <w:p ns2:paraId="6FD60232" ns2:textId="77777777" w:rsidR="00A01912" w:rsidRPr="00902CFE" w:rsidRDefault="00A01912" w:rsidP="00A01912">
            <w:pPr>
              <w:jc w:val="center"/>
              <w:rPr>
                <w:sz w:val="18"/>
                <w:szCs w:val="18"/>
              </w:rPr>
            </w:pPr>
          </w:p>
        </w:tc>
        <w:tc>
          <w:tcPr>
            <w:tcW w:w="481" w:type="dxa"/>
            <w:vAlign w:val="center"/>
          </w:tcPr>
          <w:p ns2:paraId="001F1C0C" ns2:textId="77777777" w:rsidR="00A01912" w:rsidRPr="00902CFE" w:rsidRDefault="00A01912" w:rsidP="00A01912">
            <w:pPr>
              <w:jc w:val="center"/>
              <w:rPr>
                <w:sz w:val="18"/>
                <w:szCs w:val="18"/>
              </w:rPr>
            </w:pPr>
          </w:p>
        </w:tc>
        <w:tc>
          <w:tcPr>
            <w:tcW w:w="606" w:type="dxa"/>
            <w:vAlign w:val="center"/>
          </w:tcPr>
          <w:p ns2:paraId="4483B0C8" ns2:textId="77777777" w:rsidR="00A01912" w:rsidRPr="00902CFE" w:rsidRDefault="00A01912" w:rsidP="00A01912">
            <w:pPr>
              <w:jc w:val="center"/>
              <w:rPr>
                <w:sz w:val="18"/>
                <w:szCs w:val="18"/>
              </w:rPr>
            </w:pPr>
          </w:p>
        </w:tc>
        <w:tc>
          <w:tcPr>
            <w:tcW w:w="566" w:type="dxa"/>
            <w:vAlign w:val="center"/>
          </w:tcPr>
          <w:p ns2:paraId="0B21B9E2" ns2:textId="77777777" w:rsidR="00A01912" w:rsidRPr="00902CFE" w:rsidRDefault="00A01912" w:rsidP="00A01912">
            <w:pPr>
              <w:jc w:val="center"/>
              <w:rPr>
                <w:sz w:val="18"/>
                <w:szCs w:val="18"/>
              </w:rPr>
            </w:pPr>
          </w:p>
        </w:tc>
        <w:tc>
          <w:tcPr>
            <w:tcW w:w="566" w:type="dxa"/>
            <w:vAlign w:val="center"/>
          </w:tcPr>
          <w:p ns2:paraId="27E4D112" ns2:textId="77777777" w:rsidR="00A01912" w:rsidRPr="00902CFE" w:rsidRDefault="00A01912" w:rsidP="00A01912">
            <w:pPr>
              <w:jc w:val="center"/>
              <w:rPr>
                <w:sz w:val="18"/>
                <w:szCs w:val="18"/>
              </w:rPr>
            </w:pPr>
          </w:p>
        </w:tc>
        <w:tc>
          <w:tcPr>
            <w:tcW w:w="566" w:type="dxa"/>
            <w:vAlign w:val="center"/>
          </w:tcPr>
          <w:p ns2:paraId="10355B56" ns2:textId="77777777" w:rsidR="00A01912" w:rsidRPr="00902CFE" w:rsidRDefault="00A01912" w:rsidP="00A01912">
            <w:pPr>
              <w:rPr>
                <w:sz w:val="18"/>
                <w:szCs w:val="18"/>
              </w:rPr>
            </w:pPr>
          </w:p>
        </w:tc>
        <w:tc>
          <w:tcPr>
            <w:tcW w:w="566" w:type="dxa"/>
            <w:vAlign w:val="center"/>
          </w:tcPr>
          <w:p ns2:paraId="69FDA3C4" ns2:textId="77777777" w:rsidR="00A01912" w:rsidRPr="00902CFE" w:rsidRDefault="00A01912" w:rsidP="00A01912">
            <w:pPr>
              <w:rPr>
                <w:sz w:val="18"/>
                <w:szCs w:val="18"/>
              </w:rPr>
            </w:pPr>
          </w:p>
        </w:tc>
        <w:tc>
          <w:tcPr>
            <w:tcW w:w="1040" w:type="dxa"/>
            <w:vAlign w:val="center"/>
          </w:tcPr>
          <w:p ns2:paraId="428098E1" ns2:textId="77777777" w:rsidR="00A01912" w:rsidRPr="00902CFE" w:rsidRDefault="00A01912" w:rsidP="00A01912">
            <w:pPr>
              <w:rPr>
                <w:sz w:val="18"/>
                <w:szCs w:val="18"/>
              </w:rPr>
            </w:pPr>
          </w:p>
        </w:tc>
        <w:tc>
          <w:tcPr>
            <w:tcW w:w="1132" w:type="dxa"/>
            <w:vAlign w:val="center"/>
          </w:tcPr>
          <w:p ns2:paraId="5A75C12F" ns2:textId="77777777" w:rsidR="00A01912" w:rsidRPr="00902CFE" w:rsidRDefault="00A01912" w:rsidP="00A01912">
            <w:pPr>
              <w:rPr>
                <w:sz w:val="18"/>
                <w:szCs w:val="18"/>
              </w:rPr>
            </w:pPr>
          </w:p>
        </w:tc>
        <w:tc>
          <w:tcPr>
            <w:tcW w:w="2812" w:type="dxa"/>
            <w:vAlign w:val="center"/>
          </w:tcPr>
          <w:p ns2:paraId="728112EB" ns2:textId="77777777" w:rsidR="00A01912" w:rsidRPr="008E74D0" w:rsidRDefault="00895D30" w:rsidP="00A01912">
            <w:pPr>
              <w:pStyle w:val="TableText0"/>
              <w:widowControl w:val="0"/>
              <w:rPr>
                <w:sz w:val="18"/>
                <w:szCs w:val="18"/>
              </w:rPr>
            </w:pPr>
            <w:r w:rsidRPr="00AE1362">
              <w:rPr>
                <w:sz w:val="18"/>
                <w:szCs w:val="18"/>
              </w:rPr>
              <w:t xml:space="preserve">See </w:t>
            </w:r>
            <w:r>
              <w:rPr>
                <w:sz w:val="18"/>
                <w:szCs w:val="18"/>
              </w:rPr>
              <w:t xml:space="preserve">Appendix 14 </w:t>
            </w:r>
            <w:r w:rsidRPr="00AE1362">
              <w:rPr>
                <w:sz w:val="18"/>
                <w:szCs w:val="18"/>
              </w:rPr>
              <w:t>for specific requirements.</w:t>
            </w:r>
          </w:p>
        </w:tc>
      </w:tr>
      <w:tr w:rsidR="003117E4" ns2:paraId="6009AABF" ns2:textId="77777777" w:rsidTr="00A01912">
        <w:tc>
          <w:tcPr>
            <w:tcW w:w="2374" w:type="dxa"/>
            <w:vAlign w:val="center"/>
          </w:tcPr>
          <w:p ns2:paraId="438EB4DB" ns2:textId="77777777" w:rsidR="00A01912" w:rsidRPr="00902CFE" w:rsidRDefault="00895D30" w:rsidP="00A01912">
            <w:pPr>
              <w:rPr>
                <w:sz w:val="18"/>
                <w:szCs w:val="18"/>
              </w:rPr>
            </w:pPr>
            <w:r>
              <w:rPr>
                <w:sz w:val="18"/>
                <w:szCs w:val="18"/>
              </w:rPr>
              <w:t>Blood for Genetic Analysis</w:t>
            </w:r>
          </w:p>
        </w:tc>
        <w:tc>
          <w:tcPr>
            <w:tcW w:w="934" w:type="dxa"/>
            <w:vAlign w:val="center"/>
          </w:tcPr>
          <w:p ns2:paraId="54BD1311" ns2:textId="77777777" w:rsidR="00A01912" w:rsidRPr="00902CFE" w:rsidRDefault="00A01912" w:rsidP="00A01912">
            <w:pPr>
              <w:jc w:val="center"/>
              <w:rPr>
                <w:sz w:val="18"/>
                <w:szCs w:val="18"/>
              </w:rPr>
            </w:pPr>
          </w:p>
        </w:tc>
        <w:tc>
          <w:tcPr>
            <w:tcW w:w="444" w:type="dxa"/>
            <w:vAlign w:val="center"/>
          </w:tcPr>
          <w:p ns2:paraId="74916763" ns2:textId="77777777" w:rsidR="00A01912" w:rsidRPr="00902CFE" w:rsidRDefault="00895D30" w:rsidP="00A01912">
            <w:pPr>
              <w:jc w:val="center"/>
              <w:rPr>
                <w:sz w:val="18"/>
                <w:szCs w:val="18"/>
              </w:rPr>
            </w:pPr>
            <w:r>
              <w:rPr>
                <w:sz w:val="18"/>
                <w:szCs w:val="18"/>
              </w:rPr>
              <w:t>X</w:t>
            </w:r>
          </w:p>
        </w:tc>
        <w:tc>
          <w:tcPr>
            <w:tcW w:w="467" w:type="dxa"/>
            <w:vAlign w:val="center"/>
          </w:tcPr>
          <w:p ns2:paraId="0938369B" ns2:textId="77777777" w:rsidR="00A01912" w:rsidRPr="00902CFE" w:rsidRDefault="00A01912" w:rsidP="00A01912">
            <w:pPr>
              <w:jc w:val="center"/>
              <w:rPr>
                <w:sz w:val="18"/>
                <w:szCs w:val="18"/>
              </w:rPr>
            </w:pPr>
          </w:p>
        </w:tc>
        <w:tc>
          <w:tcPr>
            <w:tcW w:w="481" w:type="dxa"/>
            <w:vAlign w:val="center"/>
          </w:tcPr>
          <w:p ns2:paraId="4C9392AD" ns2:textId="77777777" w:rsidR="00A01912" w:rsidRPr="00902CFE" w:rsidRDefault="00A01912" w:rsidP="00A01912">
            <w:pPr>
              <w:jc w:val="center"/>
              <w:rPr>
                <w:sz w:val="18"/>
                <w:szCs w:val="18"/>
              </w:rPr>
            </w:pPr>
          </w:p>
        </w:tc>
        <w:tc>
          <w:tcPr>
            <w:tcW w:w="481" w:type="dxa"/>
            <w:vAlign w:val="center"/>
          </w:tcPr>
          <w:p ns2:paraId="546EE3CB" ns2:textId="77777777" w:rsidR="00A01912" w:rsidRPr="00902CFE" w:rsidRDefault="00A01912" w:rsidP="00A01912">
            <w:pPr>
              <w:jc w:val="center"/>
              <w:rPr>
                <w:sz w:val="18"/>
                <w:szCs w:val="18"/>
              </w:rPr>
            </w:pPr>
          </w:p>
        </w:tc>
        <w:tc>
          <w:tcPr>
            <w:tcW w:w="606" w:type="dxa"/>
            <w:vAlign w:val="center"/>
          </w:tcPr>
          <w:p ns2:paraId="3D25C0A2" ns2:textId="77777777" w:rsidR="00A01912" w:rsidRPr="00902CFE" w:rsidRDefault="00A01912" w:rsidP="00A01912">
            <w:pPr>
              <w:jc w:val="center"/>
              <w:rPr>
                <w:sz w:val="18"/>
                <w:szCs w:val="18"/>
              </w:rPr>
            </w:pPr>
          </w:p>
        </w:tc>
        <w:tc>
          <w:tcPr>
            <w:tcW w:w="566" w:type="dxa"/>
            <w:vAlign w:val="center"/>
          </w:tcPr>
          <w:p ns2:paraId="6C5BD12E" ns2:textId="77777777" w:rsidR="00A01912" w:rsidRPr="00902CFE" w:rsidRDefault="00A01912" w:rsidP="00A01912">
            <w:pPr>
              <w:jc w:val="center"/>
              <w:rPr>
                <w:sz w:val="18"/>
                <w:szCs w:val="18"/>
              </w:rPr>
            </w:pPr>
          </w:p>
        </w:tc>
        <w:tc>
          <w:tcPr>
            <w:tcW w:w="566" w:type="dxa"/>
            <w:vAlign w:val="center"/>
          </w:tcPr>
          <w:p ns2:paraId="1974B2BF" ns2:textId="77777777" w:rsidR="00A01912" w:rsidRPr="00902CFE" w:rsidRDefault="00A01912" w:rsidP="00A01912">
            <w:pPr>
              <w:jc w:val="center"/>
              <w:rPr>
                <w:sz w:val="18"/>
                <w:szCs w:val="18"/>
              </w:rPr>
            </w:pPr>
          </w:p>
        </w:tc>
        <w:tc>
          <w:tcPr>
            <w:tcW w:w="566" w:type="dxa"/>
            <w:vAlign w:val="center"/>
          </w:tcPr>
          <w:p ns2:paraId="2CFA058E" ns2:textId="77777777" w:rsidR="00A01912" w:rsidRPr="00902CFE" w:rsidRDefault="00A01912" w:rsidP="00A01912">
            <w:pPr>
              <w:rPr>
                <w:sz w:val="18"/>
                <w:szCs w:val="18"/>
              </w:rPr>
            </w:pPr>
          </w:p>
        </w:tc>
        <w:tc>
          <w:tcPr>
            <w:tcW w:w="566" w:type="dxa"/>
            <w:vAlign w:val="center"/>
          </w:tcPr>
          <w:p ns2:paraId="0EB3ECF5" ns2:textId="77777777" w:rsidR="00A01912" w:rsidRPr="00902CFE" w:rsidRDefault="00A01912" w:rsidP="00A01912">
            <w:pPr>
              <w:rPr>
                <w:sz w:val="18"/>
                <w:szCs w:val="18"/>
              </w:rPr>
            </w:pPr>
          </w:p>
        </w:tc>
        <w:tc>
          <w:tcPr>
            <w:tcW w:w="1040" w:type="dxa"/>
            <w:vAlign w:val="center"/>
          </w:tcPr>
          <w:p ns2:paraId="27963AB6" ns2:textId="77777777" w:rsidR="00A01912" w:rsidRPr="00902CFE" w:rsidRDefault="00A01912" w:rsidP="00A01912">
            <w:pPr>
              <w:rPr>
                <w:sz w:val="18"/>
                <w:szCs w:val="18"/>
              </w:rPr>
            </w:pPr>
          </w:p>
        </w:tc>
        <w:tc>
          <w:tcPr>
            <w:tcW w:w="1132" w:type="dxa"/>
            <w:vAlign w:val="center"/>
          </w:tcPr>
          <w:p ns2:paraId="49572B70" ns2:textId="77777777" w:rsidR="00A01912" w:rsidRPr="00902CFE" w:rsidRDefault="00A01912" w:rsidP="00A01912">
            <w:pPr>
              <w:rPr>
                <w:sz w:val="18"/>
                <w:szCs w:val="18"/>
              </w:rPr>
            </w:pPr>
          </w:p>
        </w:tc>
        <w:tc>
          <w:tcPr>
            <w:tcW w:w="2812" w:type="dxa"/>
            <w:vAlign w:val="center"/>
          </w:tcPr>
          <w:p ns2:paraId="302A40EE" ns2:textId="77777777" w:rsidR="00A01912" w:rsidRPr="00902CFE" w:rsidRDefault="00A01912" w:rsidP="00A01912">
            <w:pPr>
              <w:rPr>
                <w:sz w:val="18"/>
                <w:szCs w:val="18"/>
              </w:rPr>
            </w:pPr>
          </w:p>
        </w:tc>
      </w:tr>
      <w:tr w:rsidR="003117E4" ns2:paraId="5CF7541D" ns2:textId="77777777" w:rsidTr="00A01912">
        <w:tc>
          <w:tcPr>
            <w:tcW w:w="2374" w:type="dxa"/>
            <w:vAlign w:val="center"/>
          </w:tcPr>
          <w:p ns2:paraId="6DE85BBE" ns2:textId="77777777" w:rsidR="00A01912" w:rsidRPr="00902CFE" w:rsidRDefault="00895D30" w:rsidP="00A01912">
            <w:pPr>
              <w:rPr>
                <w:sz w:val="18"/>
                <w:szCs w:val="18"/>
              </w:rPr>
            </w:pPr>
            <w:r>
              <w:rPr>
                <w:sz w:val="18"/>
                <w:szCs w:val="18"/>
              </w:rPr>
              <w:t>Blood</w:t>
            </w:r>
            <w:r w:rsidRPr="00CE6064">
              <w:rPr>
                <w:sz w:val="18"/>
                <w:szCs w:val="18"/>
              </w:rPr>
              <w:t xml:space="preserve"> for </w:t>
            </w:r>
            <w:r>
              <w:rPr>
                <w:sz w:val="18"/>
                <w:szCs w:val="18"/>
              </w:rPr>
              <w:t>G</w:t>
            </w:r>
            <w:r w:rsidRPr="00CE6064">
              <w:rPr>
                <w:sz w:val="18"/>
                <w:szCs w:val="18"/>
              </w:rPr>
              <w:t xml:space="preserve">enomic </w:t>
            </w:r>
            <w:r>
              <w:rPr>
                <w:sz w:val="18"/>
                <w:szCs w:val="18"/>
              </w:rPr>
              <w:t>P</w:t>
            </w:r>
            <w:r w:rsidRPr="00CE6064">
              <w:rPr>
                <w:sz w:val="18"/>
                <w:szCs w:val="18"/>
              </w:rPr>
              <w:t>rofiling</w:t>
            </w:r>
          </w:p>
        </w:tc>
        <w:tc>
          <w:tcPr>
            <w:tcW w:w="934" w:type="dxa"/>
            <w:vAlign w:val="center"/>
          </w:tcPr>
          <w:p ns2:paraId="0614799E" ns2:textId="77777777" w:rsidR="00A01912" w:rsidRPr="00902CFE" w:rsidRDefault="00895D30" w:rsidP="00A01912">
            <w:pPr>
              <w:jc w:val="center"/>
              <w:rPr>
                <w:sz w:val="18"/>
                <w:szCs w:val="18"/>
              </w:rPr>
            </w:pPr>
            <w:r>
              <w:rPr>
                <w:sz w:val="18"/>
                <w:szCs w:val="18"/>
              </w:rPr>
              <w:t>X</w:t>
            </w:r>
          </w:p>
        </w:tc>
        <w:tc>
          <w:tcPr>
            <w:tcW w:w="444" w:type="dxa"/>
            <w:vAlign w:val="center"/>
          </w:tcPr>
          <w:p ns2:paraId="5A8A63F6" ns2:textId="77777777" w:rsidR="00A01912" w:rsidRPr="00902CFE" w:rsidRDefault="00895D30" w:rsidP="00A01912">
            <w:pPr>
              <w:jc w:val="center"/>
              <w:rPr>
                <w:sz w:val="18"/>
                <w:szCs w:val="18"/>
              </w:rPr>
            </w:pPr>
            <w:r>
              <w:rPr>
                <w:sz w:val="18"/>
                <w:szCs w:val="18"/>
              </w:rPr>
              <w:t>X</w:t>
            </w:r>
          </w:p>
        </w:tc>
        <w:tc>
          <w:tcPr>
            <w:tcW w:w="467" w:type="dxa"/>
            <w:vAlign w:val="center"/>
          </w:tcPr>
          <w:p ns2:paraId="0A29ABBD" ns2:textId="77777777" w:rsidR="00A01912" w:rsidRPr="00902CFE" w:rsidRDefault="00A01912" w:rsidP="00A01912">
            <w:pPr>
              <w:jc w:val="center"/>
              <w:rPr>
                <w:sz w:val="18"/>
                <w:szCs w:val="18"/>
              </w:rPr>
            </w:pPr>
          </w:p>
        </w:tc>
        <w:tc>
          <w:tcPr>
            <w:tcW w:w="481" w:type="dxa"/>
            <w:vAlign w:val="center"/>
          </w:tcPr>
          <w:p ns2:paraId="7BAE1D31" ns2:textId="77777777" w:rsidR="00A01912" w:rsidRPr="00902CFE" w:rsidRDefault="00A01912" w:rsidP="00A01912">
            <w:pPr>
              <w:jc w:val="center"/>
              <w:rPr>
                <w:sz w:val="18"/>
                <w:szCs w:val="18"/>
              </w:rPr>
            </w:pPr>
          </w:p>
        </w:tc>
        <w:tc>
          <w:tcPr>
            <w:tcW w:w="481" w:type="dxa"/>
            <w:vAlign w:val="center"/>
          </w:tcPr>
          <w:p ns2:paraId="61A2CF18" ns2:textId="77777777" w:rsidR="00A01912" w:rsidRPr="00902CFE" w:rsidRDefault="00A01912" w:rsidP="00A01912">
            <w:pPr>
              <w:jc w:val="center"/>
              <w:rPr>
                <w:sz w:val="18"/>
                <w:szCs w:val="18"/>
              </w:rPr>
            </w:pPr>
          </w:p>
        </w:tc>
        <w:tc>
          <w:tcPr>
            <w:tcW w:w="606" w:type="dxa"/>
            <w:vAlign w:val="center"/>
          </w:tcPr>
          <w:p ns2:paraId="3DEFB3F2" ns2:textId="77777777" w:rsidR="00A01912" w:rsidRPr="00902CFE" w:rsidRDefault="00A01912" w:rsidP="00A01912">
            <w:pPr>
              <w:jc w:val="center"/>
              <w:rPr>
                <w:sz w:val="18"/>
                <w:szCs w:val="18"/>
              </w:rPr>
            </w:pPr>
          </w:p>
        </w:tc>
        <w:tc>
          <w:tcPr>
            <w:tcW w:w="566" w:type="dxa"/>
            <w:vAlign w:val="center"/>
          </w:tcPr>
          <w:p ns2:paraId="2FD717CB" ns2:textId="77777777" w:rsidR="00A01912" w:rsidRPr="00902CFE" w:rsidRDefault="00A01912" w:rsidP="00A01912">
            <w:pPr>
              <w:jc w:val="center"/>
              <w:rPr>
                <w:sz w:val="18"/>
                <w:szCs w:val="18"/>
              </w:rPr>
            </w:pPr>
          </w:p>
        </w:tc>
        <w:tc>
          <w:tcPr>
            <w:tcW w:w="566" w:type="dxa"/>
            <w:vAlign w:val="center"/>
          </w:tcPr>
          <w:p ns2:paraId="69B88828" ns2:textId="77777777" w:rsidR="00A01912" w:rsidRPr="00902CFE" w:rsidRDefault="00A01912" w:rsidP="00A01912">
            <w:pPr>
              <w:jc w:val="center"/>
              <w:rPr>
                <w:sz w:val="18"/>
                <w:szCs w:val="18"/>
              </w:rPr>
            </w:pPr>
          </w:p>
        </w:tc>
        <w:tc>
          <w:tcPr>
            <w:tcW w:w="566" w:type="dxa"/>
            <w:vAlign w:val="center"/>
          </w:tcPr>
          <w:p ns2:paraId="674C5652" ns2:textId="77777777" w:rsidR="00A01912" w:rsidRPr="00902CFE" w:rsidRDefault="00A01912" w:rsidP="00A01912">
            <w:pPr>
              <w:rPr>
                <w:sz w:val="18"/>
                <w:szCs w:val="18"/>
              </w:rPr>
            </w:pPr>
          </w:p>
        </w:tc>
        <w:tc>
          <w:tcPr>
            <w:tcW w:w="566" w:type="dxa"/>
            <w:vAlign w:val="center"/>
          </w:tcPr>
          <w:p ns2:paraId="7698884A" ns2:textId="77777777" w:rsidR="00A01912" w:rsidRPr="00902CFE" w:rsidRDefault="00A01912" w:rsidP="00A01912">
            <w:pPr>
              <w:rPr>
                <w:sz w:val="18"/>
                <w:szCs w:val="18"/>
              </w:rPr>
            </w:pPr>
          </w:p>
        </w:tc>
        <w:tc>
          <w:tcPr>
            <w:tcW w:w="2172" w:type="dxa"/>
            <w:gridSpan w:val="2"/>
            <w:vAlign w:val="center"/>
          </w:tcPr>
          <w:p ns2:paraId="54B16C6D" ns2:textId="77777777" w:rsidR="00A01912" w:rsidRPr="00902CFE" w:rsidRDefault="00895D30" w:rsidP="00A01912">
            <w:pPr>
              <w:jc w:val="center"/>
              <w:rPr>
                <w:sz w:val="18"/>
                <w:szCs w:val="18"/>
              </w:rPr>
            </w:pPr>
            <w:r w:rsidRPr="00DF4308">
              <w:rPr>
                <w:sz w:val="18"/>
                <w:szCs w:val="18"/>
              </w:rPr>
              <w:t>C7, C13, and C19 for CLL participants only</w:t>
            </w:r>
          </w:p>
        </w:tc>
        <w:tc>
          <w:tcPr>
            <w:tcW w:w="2812" w:type="dxa"/>
            <w:vAlign w:val="center"/>
          </w:tcPr>
          <w:p ns2:paraId="35998104" ns2:textId="77777777" w:rsidR="00A01912" w:rsidRPr="00902CFE" w:rsidRDefault="00895D30" w:rsidP="00A01912">
            <w:pPr>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68A05BA2" ns2:textId="77777777" w:rsidTr="00A01912">
        <w:tc>
          <w:tcPr>
            <w:tcW w:w="2374" w:type="dxa"/>
            <w:vAlign w:val="center"/>
          </w:tcPr>
          <w:p ns2:paraId="1762B853" ns2:textId="77777777" w:rsidR="00A01912" w:rsidRPr="00902CFE" w:rsidRDefault="00895D30" w:rsidP="00D06F41">
            <w:pPr>
              <w:keepNext/>
              <w:rPr>
                <w:sz w:val="18"/>
                <w:szCs w:val="18"/>
              </w:rPr>
            </w:pPr>
            <w:r w:rsidRPr="00102DD8">
              <w:rPr>
                <w:sz w:val="18"/>
                <w:szCs w:val="18"/>
              </w:rPr>
              <w:t>Bone marrow aspirate for biomarkers</w:t>
            </w:r>
          </w:p>
        </w:tc>
        <w:tc>
          <w:tcPr>
            <w:tcW w:w="934" w:type="dxa"/>
            <w:vAlign w:val="center"/>
          </w:tcPr>
          <w:p ns2:paraId="41460F2F" ns2:textId="77777777" w:rsidR="00A01912" w:rsidRPr="00902CFE" w:rsidRDefault="00895D30" w:rsidP="00D06F41">
            <w:pPr>
              <w:keepNext/>
              <w:jc w:val="center"/>
              <w:rPr>
                <w:sz w:val="18"/>
                <w:szCs w:val="18"/>
              </w:rPr>
            </w:pPr>
            <w:r>
              <w:rPr>
                <w:sz w:val="18"/>
                <w:szCs w:val="18"/>
              </w:rPr>
              <w:t>X</w:t>
            </w:r>
          </w:p>
        </w:tc>
        <w:tc>
          <w:tcPr>
            <w:tcW w:w="444" w:type="dxa"/>
            <w:vAlign w:val="center"/>
          </w:tcPr>
          <w:p ns2:paraId="37C15F68" ns2:textId="77777777" w:rsidR="00A01912" w:rsidRPr="00902CFE" w:rsidRDefault="00A01912" w:rsidP="00D06F41">
            <w:pPr>
              <w:keepNext/>
              <w:jc w:val="center"/>
              <w:rPr>
                <w:sz w:val="18"/>
                <w:szCs w:val="18"/>
              </w:rPr>
            </w:pPr>
          </w:p>
        </w:tc>
        <w:tc>
          <w:tcPr>
            <w:tcW w:w="6471" w:type="dxa"/>
            <w:gridSpan w:val="10"/>
            <w:vAlign w:val="center"/>
          </w:tcPr>
          <w:p ns2:paraId="1075F0C0" ns2:textId="77777777" w:rsidR="00A01912" w:rsidRPr="00902CFE" w:rsidRDefault="00895D30" w:rsidP="00D06F41">
            <w:pPr>
              <w:keepNext/>
              <w:rPr>
                <w:sz w:val="18"/>
                <w:szCs w:val="18"/>
              </w:rPr>
            </w:pPr>
            <w:r>
              <w:rPr>
                <w:noProof/>
                <w:sz w:val="18"/>
                <w:szCs w:val="18"/>
              </w:rPr>
              <ns1:AlternateContent>
                <ns1:Choice Requires="wps">
                  <w:drawing>
                    <ns3:anchor distT="0" distB="0" distL="114300" distR="114300" simplePos="0" relativeHeight="251698176" behindDoc="0" locked="0" layoutInCell="1" allowOverlap="1" ns4:anchorId="79270F37" ns4:editId="6A7FBAC5">
                      <ns3:simplePos x="0" y="0"/>
                      <ns3:positionH relativeFrom="column">
                        <ns3:posOffset>-9525</ns3:posOffset>
                      </ns3:positionH>
                      <ns3:positionV relativeFrom="paragraph">
                        <ns3:posOffset>100965</ns3:posOffset>
                      </ns3:positionV>
                      <ns3:extent cx="3922395" cy="13970"/>
                      <ns3:effectExtent l="19050" t="76200" r="97155" b="100330"/>
                      <ns3:wrapNone/>
                      <ns3:docPr id="8" name="Straight Arrow Connector 8"/>
                      <ns3:cNvGraphicFramePr/>
                      <ns5:graphic>
                        <ns5:graphicData uri="http://schemas.microsoft.com/office/word/2010/wordprocessingShape">
                          <ns8:wsp>
                            <ns8:cNvCnPr/>
                            <ns8:spPr>
                              <ns5:xfrm>
                                <ns5:off x="0" y="0"/>
                                <ns5:ext cx="3922395"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8" ns10:spid="_x0000_s1040" type="#_x0000_t32" style="width:308.85pt;height:1.1pt;margin-top:7.95pt;margin-left:-0.75pt;mso-height-percent:0;mso-height-relative:margin;mso-width-percent:0;mso-width-relative:margin;mso-wrap-distance-bottom:0;mso-wrap-distance-left:9pt;mso-wrap-distance-right:9pt;mso-wrap-distance-top:0;position:absolute;v-text-anchor:top;z-index:251697152" fillcolor="this" stroked="t" strokecolor="black" strokeweight="0.75pt">
                      <ns9:stroke startarrow="block" endarrow="block"/>
                    </ns9:shape>
                  </w:pict>
                </ns1:Fallback>
              </ns1:AlternateContent>
            </w:r>
          </w:p>
        </w:tc>
        <w:tc>
          <w:tcPr>
            <w:tcW w:w="2812" w:type="dxa"/>
            <w:vAlign w:val="center"/>
          </w:tcPr>
          <w:p ns2:paraId="17A1B2AB" ns2:textId="77777777" w:rsidR="00A01912" w:rsidRDefault="00895D30" w:rsidP="00D06F41">
            <w:pPr>
              <w:keepNext/>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p ns2:paraId="31501773" ns2:textId="77777777" w:rsidR="00A01912" w:rsidRDefault="00895D30" w:rsidP="00D06F41">
            <w:pPr>
              <w:keepNext/>
              <w:rPr>
                <w:sz w:val="18"/>
                <w:szCs w:val="18"/>
              </w:rPr>
            </w:pPr>
            <w:r>
              <w:rPr>
                <w:sz w:val="18"/>
                <w:szCs w:val="18"/>
              </w:rPr>
              <w:t>Mandatory collection is required 14 months after C1D1</w:t>
            </w:r>
          </w:p>
        </w:tc>
      </w:tr>
      <w:tr w:rsidR="003117E4" ns2:paraId="69AD10AA" ns2:textId="77777777" w:rsidTr="00A01912">
        <w:tc>
          <w:tcPr>
            <w:tcW w:w="2374" w:type="dxa"/>
            <w:vAlign w:val="center"/>
          </w:tcPr>
          <w:p ns2:paraId="6AE85347" ns2:textId="77777777" w:rsidR="00A01912" w:rsidRPr="00902CFE" w:rsidRDefault="00895D30" w:rsidP="00A01912">
            <w:pPr>
              <w:rPr>
                <w:sz w:val="18"/>
                <w:szCs w:val="18"/>
              </w:rPr>
            </w:pPr>
            <w:r w:rsidRPr="00102DD8">
              <w:rPr>
                <w:sz w:val="18"/>
                <w:szCs w:val="18"/>
              </w:rPr>
              <w:t>Archival or newly obtained tissue collection</w:t>
            </w:r>
          </w:p>
        </w:tc>
        <w:tc>
          <w:tcPr>
            <w:tcW w:w="934" w:type="dxa"/>
            <w:vAlign w:val="center"/>
          </w:tcPr>
          <w:p ns2:paraId="6DCFCD8A" ns2:textId="77777777" w:rsidR="00A01912" w:rsidRPr="00902CFE" w:rsidRDefault="00895D30" w:rsidP="00A01912">
            <w:pPr>
              <w:jc w:val="center"/>
              <w:rPr>
                <w:sz w:val="18"/>
                <w:szCs w:val="18"/>
              </w:rPr>
            </w:pPr>
            <w:r>
              <w:rPr>
                <w:sz w:val="18"/>
                <w:szCs w:val="18"/>
              </w:rPr>
              <w:t>X</w:t>
            </w:r>
          </w:p>
        </w:tc>
        <w:tc>
          <w:tcPr>
            <w:tcW w:w="444" w:type="dxa"/>
            <w:vAlign w:val="center"/>
          </w:tcPr>
          <w:p ns2:paraId="580D25FC" ns2:textId="77777777" w:rsidR="00A01912" w:rsidRPr="00902CFE" w:rsidRDefault="00A01912" w:rsidP="00A01912">
            <w:pPr>
              <w:jc w:val="center"/>
              <w:rPr>
                <w:sz w:val="18"/>
                <w:szCs w:val="18"/>
              </w:rPr>
            </w:pPr>
          </w:p>
        </w:tc>
        <w:tc>
          <w:tcPr>
            <w:tcW w:w="467" w:type="dxa"/>
            <w:vAlign w:val="center"/>
          </w:tcPr>
          <w:p ns2:paraId="0B772252" ns2:textId="77777777" w:rsidR="00A01912" w:rsidRPr="00902CFE" w:rsidRDefault="00A01912" w:rsidP="00A01912">
            <w:pPr>
              <w:jc w:val="center"/>
              <w:rPr>
                <w:sz w:val="18"/>
                <w:szCs w:val="18"/>
              </w:rPr>
            </w:pPr>
          </w:p>
        </w:tc>
        <w:tc>
          <w:tcPr>
            <w:tcW w:w="481" w:type="dxa"/>
            <w:vAlign w:val="center"/>
          </w:tcPr>
          <w:p ns2:paraId="746C5B3C" ns2:textId="77777777" w:rsidR="00A01912" w:rsidRPr="00902CFE" w:rsidRDefault="00A01912" w:rsidP="00A01912">
            <w:pPr>
              <w:jc w:val="center"/>
              <w:rPr>
                <w:sz w:val="18"/>
                <w:szCs w:val="18"/>
              </w:rPr>
            </w:pPr>
          </w:p>
        </w:tc>
        <w:tc>
          <w:tcPr>
            <w:tcW w:w="481" w:type="dxa"/>
            <w:vAlign w:val="center"/>
          </w:tcPr>
          <w:p ns2:paraId="7BF4F684" ns2:textId="77777777" w:rsidR="00A01912" w:rsidRPr="00902CFE" w:rsidRDefault="00A01912" w:rsidP="00A01912">
            <w:pPr>
              <w:jc w:val="center"/>
              <w:rPr>
                <w:sz w:val="18"/>
                <w:szCs w:val="18"/>
              </w:rPr>
            </w:pPr>
          </w:p>
        </w:tc>
        <w:tc>
          <w:tcPr>
            <w:tcW w:w="606" w:type="dxa"/>
            <w:vAlign w:val="center"/>
          </w:tcPr>
          <w:p ns2:paraId="7FA2318A" ns2:textId="77777777" w:rsidR="00A01912" w:rsidRPr="00902CFE" w:rsidRDefault="00A01912" w:rsidP="00A01912">
            <w:pPr>
              <w:jc w:val="center"/>
              <w:rPr>
                <w:sz w:val="18"/>
                <w:szCs w:val="18"/>
              </w:rPr>
            </w:pPr>
          </w:p>
        </w:tc>
        <w:tc>
          <w:tcPr>
            <w:tcW w:w="566" w:type="dxa"/>
            <w:vAlign w:val="center"/>
          </w:tcPr>
          <w:p ns2:paraId="0C538AA0" ns2:textId="77777777" w:rsidR="00A01912" w:rsidRPr="00902CFE" w:rsidRDefault="00A01912" w:rsidP="00A01912">
            <w:pPr>
              <w:jc w:val="center"/>
              <w:rPr>
                <w:sz w:val="18"/>
                <w:szCs w:val="18"/>
              </w:rPr>
            </w:pPr>
          </w:p>
        </w:tc>
        <w:tc>
          <w:tcPr>
            <w:tcW w:w="566" w:type="dxa"/>
            <w:vAlign w:val="center"/>
          </w:tcPr>
          <w:p ns2:paraId="7BF9C99A" ns2:textId="77777777" w:rsidR="00A01912" w:rsidRPr="00902CFE" w:rsidRDefault="00A01912" w:rsidP="00A01912">
            <w:pPr>
              <w:jc w:val="center"/>
              <w:rPr>
                <w:sz w:val="18"/>
                <w:szCs w:val="18"/>
              </w:rPr>
            </w:pPr>
          </w:p>
        </w:tc>
        <w:tc>
          <w:tcPr>
            <w:tcW w:w="566" w:type="dxa"/>
            <w:vAlign w:val="center"/>
          </w:tcPr>
          <w:p ns2:paraId="38B822F7" ns2:textId="77777777" w:rsidR="00A01912" w:rsidRPr="00902CFE" w:rsidRDefault="00A01912" w:rsidP="00A01912">
            <w:pPr>
              <w:rPr>
                <w:sz w:val="18"/>
                <w:szCs w:val="18"/>
              </w:rPr>
            </w:pPr>
          </w:p>
        </w:tc>
        <w:tc>
          <w:tcPr>
            <w:tcW w:w="566" w:type="dxa"/>
            <w:vAlign w:val="center"/>
          </w:tcPr>
          <w:p ns2:paraId="0B2227B0" ns2:textId="77777777" w:rsidR="00A01912" w:rsidRPr="00902CFE" w:rsidRDefault="00A01912" w:rsidP="00A01912">
            <w:pPr>
              <w:rPr>
                <w:sz w:val="18"/>
                <w:szCs w:val="18"/>
              </w:rPr>
            </w:pPr>
          </w:p>
        </w:tc>
        <w:tc>
          <w:tcPr>
            <w:tcW w:w="1040" w:type="dxa"/>
            <w:vAlign w:val="center"/>
          </w:tcPr>
          <w:p ns2:paraId="38594921" ns2:textId="77777777" w:rsidR="00A01912" w:rsidRPr="00902CFE" w:rsidRDefault="00A01912" w:rsidP="00A01912">
            <w:pPr>
              <w:rPr>
                <w:sz w:val="18"/>
                <w:szCs w:val="18"/>
              </w:rPr>
            </w:pPr>
          </w:p>
        </w:tc>
        <w:tc>
          <w:tcPr>
            <w:tcW w:w="1132" w:type="dxa"/>
            <w:vAlign w:val="center"/>
          </w:tcPr>
          <w:p ns2:paraId="545747AF" ns2:textId="77777777" w:rsidR="00A01912" w:rsidRPr="00902CFE" w:rsidRDefault="00A01912" w:rsidP="00A01912">
            <w:pPr>
              <w:rPr>
                <w:sz w:val="18"/>
                <w:szCs w:val="18"/>
              </w:rPr>
            </w:pPr>
          </w:p>
        </w:tc>
        <w:tc>
          <w:tcPr>
            <w:tcW w:w="2812" w:type="dxa"/>
            <w:vAlign w:val="center"/>
          </w:tcPr>
          <w:p ns2:paraId="3365F677" ns2:textId="77777777" w:rsidR="00A01912" w:rsidRDefault="00895D30" w:rsidP="00A01912">
            <w:pPr>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4E95F66B" ns2:textId="77777777" w:rsidTr="00A01912">
        <w:tc>
          <w:tcPr>
            <w:tcW w:w="2374" w:type="dxa"/>
            <w:tcBorders>
              <w:bottom w:val="single" w:sz="4" w:space="0" w:color="auto"/>
            </w:tcBorders>
            <w:vAlign w:val="center"/>
          </w:tcPr>
          <w:p ns2:paraId="2F653701" ns2:textId="77777777" w:rsidR="00A01912" w:rsidRPr="00CE6064" w:rsidRDefault="00895D30" w:rsidP="00A01912">
            <w:pPr>
              <w:rPr>
                <w:sz w:val="18"/>
                <w:szCs w:val="18"/>
              </w:rPr>
            </w:pPr>
            <w:r>
              <w:rPr>
                <w:sz w:val="18"/>
                <w:szCs w:val="18"/>
              </w:rPr>
              <w:t>Blood</w:t>
            </w:r>
            <w:r w:rsidRPr="006232EA">
              <w:rPr>
                <w:sz w:val="18"/>
                <w:szCs w:val="18"/>
              </w:rPr>
              <w:t xml:space="preserve"> for MRD </w:t>
            </w:r>
            <w:r>
              <w:rPr>
                <w:sz w:val="18"/>
                <w:szCs w:val="18"/>
              </w:rPr>
              <w:t>B</w:t>
            </w:r>
            <w:r w:rsidRPr="006232EA">
              <w:rPr>
                <w:sz w:val="18"/>
                <w:szCs w:val="18"/>
              </w:rPr>
              <w:t xml:space="preserve">iomarker </w:t>
            </w:r>
            <w:r>
              <w:rPr>
                <w:sz w:val="18"/>
                <w:szCs w:val="18"/>
              </w:rPr>
              <w:t>A</w:t>
            </w:r>
            <w:r w:rsidRPr="006232EA">
              <w:rPr>
                <w:sz w:val="18"/>
                <w:szCs w:val="18"/>
              </w:rPr>
              <w:t>nalysis</w:t>
            </w:r>
          </w:p>
        </w:tc>
        <w:tc>
          <w:tcPr>
            <w:tcW w:w="934" w:type="dxa"/>
            <w:tcBorders>
              <w:bottom w:val="single" w:sz="4" w:space="0" w:color="auto"/>
            </w:tcBorders>
            <w:vAlign w:val="center"/>
          </w:tcPr>
          <w:p ns2:paraId="58FBF4C2" ns2:textId="77777777" w:rsidR="00A01912" w:rsidRDefault="00A01912" w:rsidP="00A01912">
            <w:pPr>
              <w:rPr>
                <w:sz w:val="18"/>
                <w:szCs w:val="18"/>
              </w:rPr>
            </w:pPr>
          </w:p>
        </w:tc>
        <w:tc>
          <w:tcPr>
            <w:tcW w:w="444" w:type="dxa"/>
            <w:tcBorders>
              <w:bottom w:val="single" w:sz="4" w:space="0" w:color="auto"/>
            </w:tcBorders>
            <w:vAlign w:val="center"/>
          </w:tcPr>
          <w:p ns2:paraId="54E996AF" ns2:textId="77777777" w:rsidR="00A01912" w:rsidRPr="00902CFE" w:rsidRDefault="00A01912" w:rsidP="00A01912">
            <w:pPr>
              <w:rPr>
                <w:sz w:val="18"/>
                <w:szCs w:val="18"/>
              </w:rPr>
            </w:pPr>
          </w:p>
        </w:tc>
        <w:tc>
          <w:tcPr>
            <w:tcW w:w="6471" w:type="dxa"/>
            <w:gridSpan w:val="10"/>
            <w:tcBorders>
              <w:bottom w:val="single" w:sz="4" w:space="0" w:color="auto"/>
            </w:tcBorders>
            <w:vAlign w:val="center"/>
          </w:tcPr>
          <w:p ns2:paraId="20469A1B" ns2:textId="77777777" w:rsidR="00A01912" w:rsidRPr="00902CFE" w:rsidRDefault="00895D30" w:rsidP="00A01912">
            <w:pPr>
              <w:jc w:val="center"/>
              <w:rPr>
                <w:sz w:val="18"/>
                <w:szCs w:val="18"/>
              </w:rPr>
            </w:pPr>
            <w:r>
              <w:rPr>
                <w:noProof/>
                <w:sz w:val="18"/>
                <w:szCs w:val="18"/>
              </w:rPr>
              <ns1:AlternateContent>
                <ns1:Choice Requires="wps">
                  <w:drawing>
                    <ns3:anchor distT="0" distB="0" distL="114300" distR="114300" simplePos="0" relativeHeight="251689984" behindDoc="0" locked="0" layoutInCell="1" allowOverlap="1" ns4:anchorId="412D1944" ns4:editId="7A2F2FA6">
                      <ns3:simplePos x="0" y="0"/>
                      <ns3:positionH relativeFrom="column">
                        <ns3:posOffset>-1270</ns3:posOffset>
                      </ns3:positionH>
                      <ns3:positionV relativeFrom="paragraph">
                        <ns3:posOffset>86995</ns3:posOffset>
                      </ns3:positionV>
                      <ns3:extent cx="3910330" cy="0"/>
                      <ns3:effectExtent l="38100" t="76200" r="13970" b="95250"/>
                      <ns3:wrapNone/>
                      <ns3:docPr id="39" name="Straight Arrow Connector 39"/>
                      <ns3:cNvGraphicFramePr/>
                      <ns5:graphic>
                        <ns5:graphicData uri="http://schemas.microsoft.com/office/word/2010/wordprocessingShape">
                          <ns8:wsp>
                            <ns8:cNvCnPr/>
                            <ns8:spPr>
                              <ns5:xfrm>
                                <ns5:off x="0" y="0"/>
                                <ns5:ext cx="391033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9" ns10:spid="_x0000_s1041" type="#_x0000_t32" style="width:307.9pt;height:0;margin-top:6.85pt;margin-left:-0.1pt;mso-height-percent:0;mso-height-relative:margin;mso-width-percent:0;mso-width-relative:margin;mso-wrap-distance-bottom:0;mso-wrap-distance-left:9pt;mso-wrap-distance-right:9pt;mso-wrap-distance-top:0;position:absolute;v-text-anchor:top;z-index:251688960" fillcolor="this" stroked="t" strokecolor="black" strokeweight="0.75pt">
                      <ns9:stroke startarrow="block" endarrow="block"/>
                    </ns9:shape>
                  </w:pict>
                </ns1:Fallback>
              </ns1:AlternateContent>
            </w:r>
          </w:p>
        </w:tc>
        <w:tc>
          <w:tcPr>
            <w:tcW w:w="2812" w:type="dxa"/>
            <w:vAlign w:val="center"/>
          </w:tcPr>
          <w:p ns2:paraId="4F92D22D" ns2:textId="77777777" w:rsidR="00A01912" w:rsidRPr="00F8590C" w:rsidRDefault="00895D30" w:rsidP="00A01912">
            <w:pPr>
              <w:rPr>
                <w:sz w:val="18"/>
                <w:szCs w:val="18"/>
              </w:rPr>
            </w:pPr>
            <w:r w:rsidRPr="006232EA">
              <w:rPr>
                <w:sz w:val="18"/>
                <w:szCs w:val="18"/>
              </w:rPr>
              <w:t>See Section 8.2.1.1 AND Appendix 1</w:t>
            </w:r>
            <w:r>
              <w:rPr>
                <w:sz w:val="18"/>
                <w:szCs w:val="18"/>
              </w:rPr>
              <w:t>4</w:t>
            </w:r>
            <w:r w:rsidRPr="006232EA">
              <w:rPr>
                <w:sz w:val="18"/>
                <w:szCs w:val="18"/>
              </w:rPr>
              <w:t xml:space="preserve"> for specific requirements. </w:t>
            </w:r>
          </w:p>
        </w:tc>
      </w:tr>
      <w:tr w:rsidR="003117E4" ns2:paraId="72B5F5FC" ns2:textId="77777777" w:rsidTr="00A01912">
        <w:tc>
          <w:tcPr>
            <w:tcW w:w="2374" w:type="dxa"/>
            <w:tcBorders>
              <w:right w:val="nil"/>
            </w:tcBorders>
            <w:vAlign w:val="center"/>
          </w:tcPr>
          <w:p ns2:paraId="6A1B3A30" ns2:textId="77777777" w:rsidR="00A01912" w:rsidRPr="00CE6064" w:rsidRDefault="00895D30" w:rsidP="00A01912">
            <w:pPr>
              <w:rPr>
                <w:sz w:val="18"/>
                <w:szCs w:val="18"/>
              </w:rPr>
            </w:pPr>
            <w:r w:rsidRPr="00902CFE">
              <w:rPr>
                <w:b/>
                <w:bCs/>
                <w:sz w:val="18"/>
                <w:szCs w:val="18"/>
              </w:rPr>
              <w:t>Study Intervention</w:t>
            </w:r>
            <w:r>
              <w:rPr>
                <w:b/>
                <w:bCs/>
                <w:sz w:val="18"/>
                <w:szCs w:val="18"/>
              </w:rPr>
              <w:t xml:space="preserve"> Administration</w:t>
            </w:r>
          </w:p>
        </w:tc>
        <w:tc>
          <w:tcPr>
            <w:tcW w:w="934" w:type="dxa"/>
            <w:tcBorders>
              <w:left w:val="nil"/>
              <w:right w:val="nil"/>
            </w:tcBorders>
            <w:vAlign w:val="center"/>
          </w:tcPr>
          <w:p ns2:paraId="3194430B" ns2:textId="77777777" w:rsidR="00A01912" w:rsidRDefault="00A01912" w:rsidP="00A01912">
            <w:pPr>
              <w:rPr>
                <w:sz w:val="18"/>
                <w:szCs w:val="18"/>
              </w:rPr>
            </w:pPr>
          </w:p>
        </w:tc>
        <w:tc>
          <w:tcPr>
            <w:tcW w:w="444" w:type="dxa"/>
            <w:tcBorders>
              <w:left w:val="nil"/>
              <w:right w:val="nil"/>
            </w:tcBorders>
            <w:vAlign w:val="center"/>
          </w:tcPr>
          <w:p ns2:paraId="1FDCBD49" ns2:textId="77777777" w:rsidR="00A01912" w:rsidRPr="00902CFE" w:rsidRDefault="00A01912" w:rsidP="00A01912">
            <w:pPr>
              <w:rPr>
                <w:sz w:val="18"/>
                <w:szCs w:val="18"/>
              </w:rPr>
            </w:pPr>
          </w:p>
        </w:tc>
        <w:tc>
          <w:tcPr>
            <w:tcW w:w="467" w:type="dxa"/>
            <w:tcBorders>
              <w:left w:val="nil"/>
              <w:right w:val="nil"/>
            </w:tcBorders>
            <w:vAlign w:val="center"/>
          </w:tcPr>
          <w:p ns2:paraId="72566D83" ns2:textId="77777777" w:rsidR="00A01912" w:rsidRPr="00902CFE" w:rsidRDefault="00A01912" w:rsidP="00A01912">
            <w:pPr>
              <w:rPr>
                <w:sz w:val="18"/>
                <w:szCs w:val="18"/>
              </w:rPr>
            </w:pPr>
          </w:p>
        </w:tc>
        <w:tc>
          <w:tcPr>
            <w:tcW w:w="481" w:type="dxa"/>
            <w:tcBorders>
              <w:left w:val="nil"/>
              <w:right w:val="nil"/>
            </w:tcBorders>
            <w:vAlign w:val="center"/>
          </w:tcPr>
          <w:p ns2:paraId="78B42C2E" ns2:textId="77777777" w:rsidR="00A01912" w:rsidRPr="00902CFE" w:rsidRDefault="00A01912" w:rsidP="00A01912">
            <w:pPr>
              <w:rPr>
                <w:sz w:val="18"/>
                <w:szCs w:val="18"/>
              </w:rPr>
            </w:pPr>
          </w:p>
        </w:tc>
        <w:tc>
          <w:tcPr>
            <w:tcW w:w="481" w:type="dxa"/>
            <w:tcBorders>
              <w:left w:val="nil"/>
              <w:right w:val="nil"/>
            </w:tcBorders>
            <w:vAlign w:val="center"/>
          </w:tcPr>
          <w:p ns2:paraId="330FC8A3" ns2:textId="77777777" w:rsidR="00A01912" w:rsidRPr="00902CFE" w:rsidRDefault="00A01912" w:rsidP="00A01912">
            <w:pPr>
              <w:rPr>
                <w:sz w:val="18"/>
                <w:szCs w:val="18"/>
              </w:rPr>
            </w:pPr>
          </w:p>
        </w:tc>
        <w:tc>
          <w:tcPr>
            <w:tcW w:w="606" w:type="dxa"/>
            <w:tcBorders>
              <w:left w:val="nil"/>
              <w:right w:val="nil"/>
            </w:tcBorders>
            <w:vAlign w:val="center"/>
          </w:tcPr>
          <w:p ns2:paraId="7F90ECA7" ns2:textId="77777777" w:rsidR="00A01912" w:rsidRPr="00902CFE" w:rsidRDefault="00A01912" w:rsidP="00A01912">
            <w:pPr>
              <w:rPr>
                <w:sz w:val="18"/>
                <w:szCs w:val="18"/>
              </w:rPr>
            </w:pPr>
          </w:p>
        </w:tc>
        <w:tc>
          <w:tcPr>
            <w:tcW w:w="566" w:type="dxa"/>
            <w:tcBorders>
              <w:left w:val="nil"/>
              <w:right w:val="nil"/>
            </w:tcBorders>
            <w:vAlign w:val="center"/>
          </w:tcPr>
          <w:p ns2:paraId="75D3C1E5" ns2:textId="77777777" w:rsidR="00A01912" w:rsidRPr="00902CFE" w:rsidRDefault="00A01912" w:rsidP="00A01912">
            <w:pPr>
              <w:rPr>
                <w:sz w:val="18"/>
                <w:szCs w:val="18"/>
              </w:rPr>
            </w:pPr>
          </w:p>
        </w:tc>
        <w:tc>
          <w:tcPr>
            <w:tcW w:w="566" w:type="dxa"/>
            <w:tcBorders>
              <w:left w:val="nil"/>
              <w:right w:val="nil"/>
            </w:tcBorders>
            <w:vAlign w:val="center"/>
          </w:tcPr>
          <w:p ns2:paraId="57C25883" ns2:textId="77777777" w:rsidR="00A01912" w:rsidRPr="00902CFE" w:rsidRDefault="00A01912" w:rsidP="00A01912">
            <w:pPr>
              <w:rPr>
                <w:sz w:val="18"/>
                <w:szCs w:val="18"/>
              </w:rPr>
            </w:pPr>
          </w:p>
        </w:tc>
        <w:tc>
          <w:tcPr>
            <w:tcW w:w="566" w:type="dxa"/>
            <w:tcBorders>
              <w:left w:val="nil"/>
              <w:right w:val="nil"/>
            </w:tcBorders>
            <w:vAlign w:val="center"/>
          </w:tcPr>
          <w:p ns2:paraId="55CA9033" ns2:textId="77777777" w:rsidR="00A01912" w:rsidRPr="00902CFE" w:rsidRDefault="00A01912" w:rsidP="00A01912">
            <w:pPr>
              <w:rPr>
                <w:sz w:val="18"/>
                <w:szCs w:val="18"/>
              </w:rPr>
            </w:pPr>
          </w:p>
        </w:tc>
        <w:tc>
          <w:tcPr>
            <w:tcW w:w="566" w:type="dxa"/>
            <w:tcBorders>
              <w:left w:val="nil"/>
              <w:right w:val="nil"/>
            </w:tcBorders>
            <w:vAlign w:val="center"/>
          </w:tcPr>
          <w:p ns2:paraId="570AE2F8" ns2:textId="77777777" w:rsidR="00A01912" w:rsidRPr="00902CFE" w:rsidRDefault="00A01912" w:rsidP="00A01912">
            <w:pPr>
              <w:rPr>
                <w:sz w:val="18"/>
                <w:szCs w:val="18"/>
              </w:rPr>
            </w:pPr>
          </w:p>
        </w:tc>
        <w:tc>
          <w:tcPr>
            <w:tcW w:w="1040" w:type="dxa"/>
            <w:tcBorders>
              <w:left w:val="nil"/>
              <w:right w:val="nil"/>
            </w:tcBorders>
            <w:vAlign w:val="center"/>
          </w:tcPr>
          <w:p ns2:paraId="57B23A41" ns2:textId="77777777" w:rsidR="00A01912" w:rsidRPr="00902CFE" w:rsidRDefault="00A01912" w:rsidP="00A01912">
            <w:pPr>
              <w:rPr>
                <w:sz w:val="18"/>
                <w:szCs w:val="18"/>
              </w:rPr>
            </w:pPr>
          </w:p>
        </w:tc>
        <w:tc>
          <w:tcPr>
            <w:tcW w:w="1132" w:type="dxa"/>
            <w:tcBorders>
              <w:left w:val="nil"/>
            </w:tcBorders>
            <w:vAlign w:val="center"/>
          </w:tcPr>
          <w:p ns2:paraId="6B71BA9C" ns2:textId="77777777" w:rsidR="00A01912" w:rsidRPr="00902CFE" w:rsidRDefault="00A01912" w:rsidP="00A01912">
            <w:pPr>
              <w:rPr>
                <w:sz w:val="18"/>
                <w:szCs w:val="18"/>
              </w:rPr>
            </w:pPr>
          </w:p>
        </w:tc>
        <w:tc>
          <w:tcPr>
            <w:tcW w:w="2812" w:type="dxa"/>
            <w:vAlign w:val="center"/>
          </w:tcPr>
          <w:p ns2:paraId="0510DB33" ns2:textId="77777777" w:rsidR="00A01912" w:rsidRPr="00F8590C" w:rsidRDefault="00A01912" w:rsidP="00A01912">
            <w:pPr>
              <w:rPr>
                <w:sz w:val="18"/>
                <w:szCs w:val="18"/>
              </w:rPr>
            </w:pPr>
          </w:p>
        </w:tc>
      </w:tr>
      <w:tr w:rsidR="003117E4" ns2:paraId="77D38DEF" ns2:textId="77777777" w:rsidTr="00A01912">
        <w:tc>
          <w:tcPr>
            <w:tcW w:w="2374" w:type="dxa"/>
            <w:vAlign w:val="center"/>
          </w:tcPr>
          <w:p ns2:paraId="49AAC92B" ns2:textId="77777777" w:rsidR="00A01912" w:rsidRPr="00CE6064" w:rsidRDefault="00895D30" w:rsidP="00A01912">
            <w:pPr>
              <w:rPr>
                <w:sz w:val="18"/>
                <w:szCs w:val="18"/>
              </w:rPr>
            </w:pPr>
            <w:r w:rsidRPr="00902CFE">
              <w:rPr>
                <w:sz w:val="18"/>
                <w:szCs w:val="18"/>
              </w:rPr>
              <w:t>Venetoclax Dispensing</w:t>
            </w:r>
          </w:p>
        </w:tc>
        <w:tc>
          <w:tcPr>
            <w:tcW w:w="934" w:type="dxa"/>
            <w:vAlign w:val="center"/>
          </w:tcPr>
          <w:p ns2:paraId="37F463F1" ns2:textId="77777777" w:rsidR="00A01912" w:rsidRDefault="00A01912" w:rsidP="00A01912">
            <w:pPr>
              <w:rPr>
                <w:sz w:val="18"/>
                <w:szCs w:val="18"/>
              </w:rPr>
            </w:pPr>
          </w:p>
        </w:tc>
        <w:tc>
          <w:tcPr>
            <w:tcW w:w="444" w:type="dxa"/>
            <w:vAlign w:val="center"/>
          </w:tcPr>
          <w:p ns2:paraId="35AAEEEA" ns2:textId="77777777" w:rsidR="00A01912" w:rsidRPr="00902CFE" w:rsidRDefault="00895D30" w:rsidP="00A01912">
            <w:pPr>
              <w:jc w:val="center"/>
              <w:rPr>
                <w:sz w:val="18"/>
                <w:szCs w:val="18"/>
              </w:rPr>
            </w:pPr>
            <w:r w:rsidRPr="00902CFE">
              <w:rPr>
                <w:sz w:val="18"/>
                <w:szCs w:val="18"/>
              </w:rPr>
              <w:t>X</w:t>
            </w:r>
          </w:p>
        </w:tc>
        <w:tc>
          <w:tcPr>
            <w:tcW w:w="467" w:type="dxa"/>
            <w:vAlign w:val="center"/>
          </w:tcPr>
          <w:p ns2:paraId="799C6317" ns2:textId="77777777" w:rsidR="00A01912" w:rsidRPr="00902CFE" w:rsidRDefault="00A01912" w:rsidP="00A01912">
            <w:pPr>
              <w:jc w:val="center"/>
              <w:rPr>
                <w:sz w:val="18"/>
                <w:szCs w:val="18"/>
              </w:rPr>
            </w:pPr>
          </w:p>
        </w:tc>
        <w:tc>
          <w:tcPr>
            <w:tcW w:w="481" w:type="dxa"/>
            <w:vAlign w:val="center"/>
          </w:tcPr>
          <w:p ns2:paraId="7F92729F" ns2:textId="77777777" w:rsidR="00A01912" w:rsidRPr="00902CFE" w:rsidRDefault="00A01912" w:rsidP="00A01912">
            <w:pPr>
              <w:jc w:val="center"/>
              <w:rPr>
                <w:sz w:val="18"/>
                <w:szCs w:val="18"/>
              </w:rPr>
            </w:pPr>
          </w:p>
        </w:tc>
        <w:tc>
          <w:tcPr>
            <w:tcW w:w="481" w:type="dxa"/>
            <w:vAlign w:val="center"/>
          </w:tcPr>
          <w:p ns2:paraId="304434F9" ns2:textId="77777777" w:rsidR="00A01912" w:rsidRPr="00902CFE" w:rsidRDefault="00A01912" w:rsidP="00A01912">
            <w:pPr>
              <w:jc w:val="center"/>
              <w:rPr>
                <w:sz w:val="18"/>
                <w:szCs w:val="18"/>
              </w:rPr>
            </w:pPr>
          </w:p>
        </w:tc>
        <w:tc>
          <w:tcPr>
            <w:tcW w:w="606" w:type="dxa"/>
            <w:vAlign w:val="center"/>
          </w:tcPr>
          <w:p ns2:paraId="43B10DFF"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7A72CBCC"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21013AFC"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4740A259"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15A11124" ns2:textId="77777777" w:rsidR="00A01912" w:rsidRPr="00902CFE" w:rsidRDefault="00895D30" w:rsidP="00A01912">
            <w:pPr>
              <w:jc w:val="center"/>
              <w:rPr>
                <w:sz w:val="18"/>
                <w:szCs w:val="18"/>
              </w:rPr>
            </w:pPr>
            <w:r w:rsidRPr="00902CFE">
              <w:rPr>
                <w:sz w:val="18"/>
                <w:szCs w:val="18"/>
              </w:rPr>
              <w:t>X</w:t>
            </w:r>
          </w:p>
        </w:tc>
        <w:tc>
          <w:tcPr>
            <w:tcW w:w="1040" w:type="dxa"/>
            <w:vAlign w:val="center"/>
          </w:tcPr>
          <w:p ns2:paraId="5F1B5FA1" ns2:textId="77777777" w:rsidR="00A01912" w:rsidRPr="00902CFE" w:rsidRDefault="00895D30" w:rsidP="00A01912">
            <w:pPr>
              <w:jc w:val="center"/>
              <w:rPr>
                <w:sz w:val="18"/>
                <w:szCs w:val="18"/>
              </w:rPr>
            </w:pPr>
            <w:r w:rsidRPr="00902CFE">
              <w:rPr>
                <w:sz w:val="18"/>
                <w:szCs w:val="18"/>
              </w:rPr>
              <w:t>X</w:t>
            </w:r>
          </w:p>
        </w:tc>
        <w:tc>
          <w:tcPr>
            <w:tcW w:w="1132" w:type="dxa"/>
            <w:vAlign w:val="center"/>
          </w:tcPr>
          <w:p ns2:paraId="38307D41" ns2:textId="77777777" w:rsidR="00A01912" w:rsidRPr="00902CFE" w:rsidRDefault="00A01912" w:rsidP="00A01912">
            <w:pPr>
              <w:rPr>
                <w:sz w:val="18"/>
                <w:szCs w:val="18"/>
              </w:rPr>
            </w:pPr>
          </w:p>
        </w:tc>
        <w:tc>
          <w:tcPr>
            <w:tcW w:w="2812" w:type="dxa"/>
            <w:vAlign w:val="center"/>
          </w:tcPr>
          <w:p ns2:paraId="3741F151" ns2:textId="77777777" w:rsidR="00A01912" w:rsidRPr="00F8590C" w:rsidRDefault="00895D30" w:rsidP="00A01912">
            <w:pPr>
              <w:rPr>
                <w:sz w:val="18"/>
                <w:szCs w:val="18"/>
              </w:rPr>
            </w:pPr>
            <w:r w:rsidRPr="00902CFE">
              <w:rPr>
                <w:sz w:val="18"/>
                <w:szCs w:val="18"/>
              </w:rPr>
              <w:t xml:space="preserve">See Section 8.1.9.1 for specific requirements. </w:t>
            </w:r>
          </w:p>
        </w:tc>
      </w:tr>
      <w:tr w:rsidR="003117E4" ns2:paraId="420343BE" ns2:textId="77777777" w:rsidTr="00A01912">
        <w:tc>
          <w:tcPr>
            <w:tcW w:w="2374" w:type="dxa"/>
            <w:vAlign w:val="center"/>
          </w:tcPr>
          <w:p ns2:paraId="09F8FE0B" ns2:textId="77777777" w:rsidR="00A01912" w:rsidRPr="00CE6064" w:rsidRDefault="00895D30" w:rsidP="00A01912">
            <w:pPr>
              <w:rPr>
                <w:sz w:val="18"/>
                <w:szCs w:val="18"/>
              </w:rPr>
            </w:pPr>
            <w:r w:rsidRPr="00902CFE">
              <w:rPr>
                <w:sz w:val="18"/>
                <w:szCs w:val="18"/>
              </w:rPr>
              <w:t>Venetoclax Return Compliance</w:t>
            </w:r>
          </w:p>
        </w:tc>
        <w:tc>
          <w:tcPr>
            <w:tcW w:w="934" w:type="dxa"/>
            <w:vAlign w:val="center"/>
          </w:tcPr>
          <w:p ns2:paraId="303694FC" ns2:textId="77777777" w:rsidR="00A01912" w:rsidRDefault="00A01912" w:rsidP="00A01912">
            <w:pPr>
              <w:rPr>
                <w:sz w:val="18"/>
                <w:szCs w:val="18"/>
              </w:rPr>
            </w:pPr>
          </w:p>
        </w:tc>
        <w:tc>
          <w:tcPr>
            <w:tcW w:w="444" w:type="dxa"/>
            <w:vAlign w:val="center"/>
          </w:tcPr>
          <w:p ns2:paraId="38FE48BC" ns2:textId="77777777" w:rsidR="00A01912" w:rsidRPr="00902CFE" w:rsidRDefault="00A01912" w:rsidP="00A01912">
            <w:pPr>
              <w:rPr>
                <w:sz w:val="18"/>
                <w:szCs w:val="18"/>
              </w:rPr>
            </w:pPr>
          </w:p>
        </w:tc>
        <w:tc>
          <w:tcPr>
            <w:tcW w:w="467" w:type="dxa"/>
            <w:vAlign w:val="center"/>
          </w:tcPr>
          <w:p ns2:paraId="0E392F30" ns2:textId="77777777" w:rsidR="00A01912" w:rsidRPr="00902CFE" w:rsidRDefault="00A01912" w:rsidP="00A01912">
            <w:pPr>
              <w:rPr>
                <w:sz w:val="18"/>
                <w:szCs w:val="18"/>
              </w:rPr>
            </w:pPr>
          </w:p>
        </w:tc>
        <w:tc>
          <w:tcPr>
            <w:tcW w:w="481" w:type="dxa"/>
            <w:vAlign w:val="center"/>
          </w:tcPr>
          <w:p ns2:paraId="42D40494" ns2:textId="77777777" w:rsidR="00A01912" w:rsidRPr="00902CFE" w:rsidRDefault="00A01912" w:rsidP="00A01912">
            <w:pPr>
              <w:rPr>
                <w:sz w:val="18"/>
                <w:szCs w:val="18"/>
              </w:rPr>
            </w:pPr>
          </w:p>
        </w:tc>
        <w:tc>
          <w:tcPr>
            <w:tcW w:w="481" w:type="dxa"/>
            <w:vAlign w:val="center"/>
          </w:tcPr>
          <w:p ns2:paraId="5AC067D3" ns2:textId="77777777" w:rsidR="00A01912" w:rsidRPr="00902CFE" w:rsidRDefault="00A01912" w:rsidP="00A01912">
            <w:pPr>
              <w:rPr>
                <w:sz w:val="18"/>
                <w:szCs w:val="18"/>
              </w:rPr>
            </w:pPr>
          </w:p>
        </w:tc>
        <w:tc>
          <w:tcPr>
            <w:tcW w:w="606" w:type="dxa"/>
            <w:vAlign w:val="center"/>
          </w:tcPr>
          <w:p ns2:paraId="225BDD20"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393ED570"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3A8F0819"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1C367BD4"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71393833" ns2:textId="77777777" w:rsidR="00A01912" w:rsidRPr="00902CFE" w:rsidRDefault="00895D30" w:rsidP="00A01912">
            <w:pPr>
              <w:jc w:val="center"/>
              <w:rPr>
                <w:sz w:val="18"/>
                <w:szCs w:val="18"/>
              </w:rPr>
            </w:pPr>
            <w:r w:rsidRPr="00902CFE">
              <w:rPr>
                <w:sz w:val="18"/>
                <w:szCs w:val="18"/>
              </w:rPr>
              <w:t>X</w:t>
            </w:r>
          </w:p>
        </w:tc>
        <w:tc>
          <w:tcPr>
            <w:tcW w:w="1040" w:type="dxa"/>
            <w:vAlign w:val="center"/>
          </w:tcPr>
          <w:p ns2:paraId="3B2DE19B" ns2:textId="77777777" w:rsidR="00A01912" w:rsidRPr="00902CFE" w:rsidRDefault="00895D30" w:rsidP="00A01912">
            <w:pPr>
              <w:jc w:val="center"/>
              <w:rPr>
                <w:sz w:val="18"/>
                <w:szCs w:val="18"/>
              </w:rPr>
            </w:pPr>
            <w:r w:rsidRPr="00902CFE">
              <w:rPr>
                <w:sz w:val="18"/>
                <w:szCs w:val="18"/>
              </w:rPr>
              <w:t>X</w:t>
            </w:r>
          </w:p>
        </w:tc>
        <w:tc>
          <w:tcPr>
            <w:tcW w:w="1132" w:type="dxa"/>
            <w:vAlign w:val="center"/>
          </w:tcPr>
          <w:p ns2:paraId="6A34D27E" ns2:textId="77777777" w:rsidR="00A01912" w:rsidRPr="00902CFE" w:rsidRDefault="00A01912" w:rsidP="00A01912">
            <w:pPr>
              <w:rPr>
                <w:sz w:val="18"/>
                <w:szCs w:val="18"/>
              </w:rPr>
            </w:pPr>
          </w:p>
        </w:tc>
        <w:tc>
          <w:tcPr>
            <w:tcW w:w="2812" w:type="dxa"/>
            <w:vAlign w:val="center"/>
          </w:tcPr>
          <w:p ns2:paraId="077C2E27" ns2:textId="77777777" w:rsidR="00A01912" w:rsidRPr="00F8590C" w:rsidRDefault="00A01912" w:rsidP="00A01912">
            <w:pPr>
              <w:rPr>
                <w:sz w:val="18"/>
                <w:szCs w:val="18"/>
              </w:rPr>
            </w:pPr>
          </w:p>
        </w:tc>
      </w:tr>
      <w:tr w:rsidR="003117E4" ns2:paraId="1EAE2416" ns2:textId="77777777" w:rsidTr="00A01912">
        <w:tc>
          <w:tcPr>
            <w:tcW w:w="2374" w:type="dxa"/>
            <w:vAlign w:val="center"/>
          </w:tcPr>
          <w:p ns2:paraId="124AA4FF" ns2:textId="77777777" w:rsidR="00A01912" w:rsidRPr="00CE6064" w:rsidRDefault="00895D30" w:rsidP="00A01912">
            <w:pPr>
              <w:rPr>
                <w:sz w:val="18"/>
                <w:szCs w:val="18"/>
              </w:rPr>
            </w:pPr>
            <w:r w:rsidRPr="00902CFE">
              <w:rPr>
                <w:sz w:val="18"/>
                <w:szCs w:val="18"/>
              </w:rPr>
              <w:t>Rituximab Administration</w:t>
            </w:r>
          </w:p>
        </w:tc>
        <w:tc>
          <w:tcPr>
            <w:tcW w:w="934" w:type="dxa"/>
            <w:vAlign w:val="center"/>
          </w:tcPr>
          <w:p ns2:paraId="54A87D5D" ns2:textId="77777777" w:rsidR="00A01912" w:rsidRDefault="00A01912" w:rsidP="00A01912">
            <w:pPr>
              <w:rPr>
                <w:sz w:val="18"/>
                <w:szCs w:val="18"/>
              </w:rPr>
            </w:pPr>
          </w:p>
        </w:tc>
        <w:tc>
          <w:tcPr>
            <w:tcW w:w="444" w:type="dxa"/>
            <w:vAlign w:val="center"/>
          </w:tcPr>
          <w:p ns2:paraId="5EDE3180" ns2:textId="77777777" w:rsidR="00A01912" w:rsidRPr="00902CFE" w:rsidRDefault="00A01912" w:rsidP="00A01912">
            <w:pPr>
              <w:rPr>
                <w:sz w:val="18"/>
                <w:szCs w:val="18"/>
              </w:rPr>
            </w:pPr>
          </w:p>
        </w:tc>
        <w:tc>
          <w:tcPr>
            <w:tcW w:w="467" w:type="dxa"/>
            <w:vAlign w:val="center"/>
          </w:tcPr>
          <w:p ns2:paraId="0D1DD7BD" ns2:textId="77777777" w:rsidR="00A01912" w:rsidRPr="00902CFE" w:rsidRDefault="00A01912" w:rsidP="00A01912">
            <w:pPr>
              <w:rPr>
                <w:sz w:val="18"/>
                <w:szCs w:val="18"/>
              </w:rPr>
            </w:pPr>
          </w:p>
        </w:tc>
        <w:tc>
          <w:tcPr>
            <w:tcW w:w="481" w:type="dxa"/>
            <w:vAlign w:val="center"/>
          </w:tcPr>
          <w:p ns2:paraId="4CEA3823" ns2:textId="77777777" w:rsidR="00A01912" w:rsidRPr="00902CFE" w:rsidRDefault="00A01912" w:rsidP="00A01912">
            <w:pPr>
              <w:rPr>
                <w:sz w:val="18"/>
                <w:szCs w:val="18"/>
              </w:rPr>
            </w:pPr>
          </w:p>
        </w:tc>
        <w:tc>
          <w:tcPr>
            <w:tcW w:w="481" w:type="dxa"/>
            <w:vAlign w:val="center"/>
          </w:tcPr>
          <w:p ns2:paraId="507885AF" ns2:textId="77777777" w:rsidR="00A01912" w:rsidRPr="00902CFE" w:rsidRDefault="00A01912" w:rsidP="00A01912">
            <w:pPr>
              <w:rPr>
                <w:sz w:val="18"/>
                <w:szCs w:val="18"/>
              </w:rPr>
            </w:pPr>
          </w:p>
        </w:tc>
        <w:tc>
          <w:tcPr>
            <w:tcW w:w="3910" w:type="dxa"/>
            <w:gridSpan w:val="6"/>
            <w:vAlign w:val="center"/>
          </w:tcPr>
          <w:p ns2:paraId="3AAD64CA" ns2:textId="4A5A4C85" w:rsidR="00A01912" w:rsidRDefault="00895D30" w:rsidP="00A01912">
            <w:pPr>
              <w:jc w:val="center"/>
              <w:rPr>
                <w:sz w:val="18"/>
                <w:szCs w:val="18"/>
              </w:rPr>
            </w:pPr>
            <w:r>
              <w:rPr>
                <w:sz w:val="18"/>
                <w:szCs w:val="18"/>
              </w:rPr>
              <w:t xml:space="preserve">See </w:t>
            </w:r>
            <w:r w:rsidR="00B55DCA" w:rsidRPr="00B55DCA">
              <w:rPr>
                <w:rStyle w:val="SuggestedOptional"/>
                <w:color w:val="auto"/>
                <w:sz w:val="18"/>
                <w:szCs w:val="18"/>
              </w:rPr>
              <w:t>Table 3</w:t>
            </w:r>
          </w:p>
          <w:p ns2:paraId="29006789" ns2:textId="77777777" w:rsidR="00A01912" w:rsidRPr="00902CFE" w:rsidRDefault="00895D30" w:rsidP="00A01912">
            <w:pPr>
              <w:jc w:val="center"/>
              <w:rPr>
                <w:sz w:val="18"/>
                <w:szCs w:val="18"/>
              </w:rPr>
            </w:pPr>
            <w:r>
              <w:rPr>
                <w:noProof/>
                <w:sz w:val="18"/>
                <w:szCs w:val="18"/>
              </w:rPr>
              <ns1:AlternateContent>
                <ns1:Choice Requires="wps">
                  <w:drawing>
                    <ns3:anchor distT="0" distB="0" distL="114300" distR="114300" simplePos="0" relativeHeight="251692032" behindDoc="0" locked="0" layoutInCell="1" allowOverlap="1" ns4:anchorId="7F43ED5C" ns4:editId="6BF5DE93">
                      <ns3:simplePos x="0" y="0"/>
                      <ns3:positionH relativeFrom="column">
                        <ns3:posOffset>3810</ns3:posOffset>
                      </ns3:positionH>
                      <ns3:positionV relativeFrom="paragraph">
                        <ns3:posOffset>37465</ns3:posOffset>
                      </ns3:positionV>
                      <ns3:extent cx="2286000" cy="0"/>
                      <ns3:effectExtent l="38100" t="76200" r="19050" b="95250"/>
                      <ns3:wrapNone/>
                      <ns3:docPr id="29" name="Straight Arrow Connector 29"/>
                      <ns3:cNvGraphicFramePr/>
                      <ns5:graphic>
                        <ns5:graphicData uri="http://schemas.microsoft.com/office/word/2010/wordprocessingShape">
                          <ns8:wsp>
                            <ns8:cNvCnPr/>
                            <ns8:spPr>
                              <ns5:xfrm>
                                <ns5:off x="0" y="0"/>
                                <ns5:ext cx="228600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9" ns10:spid="_x0000_s1042" type="#_x0000_t32" style="width:180pt;height:0;margin-top:2.95pt;margin-left:0.3pt;mso-height-percent:0;mso-height-relative:margin;mso-width-percent:0;mso-width-relative:margin;mso-wrap-distance-bottom:0;mso-wrap-distance-left:9pt;mso-wrap-distance-right:9pt;mso-wrap-distance-top:0;position:absolute;v-text-anchor:top;z-index:251691008" fillcolor="this" stroked="t" strokecolor="black" strokeweight="0.75pt">
                      <ns9:stroke startarrow="block" endarrow="block"/>
                    </ns9:shape>
                  </w:pict>
                </ns1:Fallback>
              </ns1:AlternateContent>
            </w:r>
          </w:p>
        </w:tc>
        <w:tc>
          <w:tcPr>
            <w:tcW w:w="1132" w:type="dxa"/>
            <w:vAlign w:val="center"/>
          </w:tcPr>
          <w:p ns2:paraId="0F90B78F" ns2:textId="77777777" w:rsidR="00A01912" w:rsidRPr="00902CFE" w:rsidRDefault="00A01912" w:rsidP="00A01912">
            <w:pPr>
              <w:rPr>
                <w:sz w:val="18"/>
                <w:szCs w:val="18"/>
              </w:rPr>
            </w:pPr>
          </w:p>
        </w:tc>
        <w:tc>
          <w:tcPr>
            <w:tcW w:w="2812" w:type="dxa"/>
            <w:vAlign w:val="center"/>
          </w:tcPr>
          <w:p ns2:paraId="3DDE92AF" ns2:textId="77777777" w:rsidR="00A01912" w:rsidRPr="00F8590C" w:rsidRDefault="00895D30" w:rsidP="00A01912">
            <w:pPr>
              <w:rPr>
                <w:sz w:val="18"/>
                <w:szCs w:val="18"/>
              </w:rPr>
            </w:pPr>
            <w:r w:rsidRPr="00902CFE">
              <w:rPr>
                <w:sz w:val="18"/>
                <w:szCs w:val="18"/>
              </w:rPr>
              <w:t>See Section 8.1.9.1 for specific requirements. See Appendix 13 for approved</w:t>
            </w:r>
            <w:r>
              <w:rPr>
                <w:sz w:val="18"/>
                <w:szCs w:val="18"/>
              </w:rPr>
              <w:t xml:space="preserve"> rituximab</w:t>
            </w:r>
            <w:r w:rsidRPr="00902CFE">
              <w:rPr>
                <w:sz w:val="18"/>
                <w:szCs w:val="18"/>
              </w:rPr>
              <w:t xml:space="preserve"> biosimilars.</w:t>
            </w:r>
          </w:p>
        </w:tc>
      </w:tr>
      <w:tr w:rsidR="003117E4" ns2:paraId="71B8D70E" ns2:textId="77777777" w:rsidTr="00A01912">
        <w:tc>
          <w:tcPr>
            <w:tcW w:w="2374" w:type="dxa"/>
            <w:vAlign w:val="center"/>
          </w:tcPr>
          <w:p ns2:paraId="19AB11AC" ns2:textId="77777777" w:rsidR="00A01912" w:rsidRPr="00CE6064" w:rsidRDefault="00895D30" w:rsidP="00A01912">
            <w:pPr>
              <w:rPr>
                <w:sz w:val="18"/>
                <w:szCs w:val="18"/>
              </w:rPr>
            </w:pPr>
            <w:r w:rsidRPr="00902CFE">
              <w:rPr>
                <w:sz w:val="18"/>
                <w:szCs w:val="18"/>
              </w:rPr>
              <w:t xml:space="preserve">Premedication </w:t>
            </w:r>
            <w:r>
              <w:rPr>
                <w:sz w:val="18"/>
                <w:szCs w:val="18"/>
              </w:rPr>
              <w:t>W</w:t>
            </w:r>
            <w:r w:rsidRPr="00902CFE">
              <w:rPr>
                <w:sz w:val="18"/>
                <w:szCs w:val="18"/>
              </w:rPr>
              <w:t xml:space="preserve">ith </w:t>
            </w:r>
            <w:r>
              <w:rPr>
                <w:sz w:val="18"/>
                <w:szCs w:val="18"/>
              </w:rPr>
              <w:t>A</w:t>
            </w:r>
            <w:r w:rsidRPr="00902CFE">
              <w:rPr>
                <w:sz w:val="18"/>
                <w:szCs w:val="18"/>
              </w:rPr>
              <w:t xml:space="preserve">cetaminophen and an </w:t>
            </w:r>
            <w:r>
              <w:rPr>
                <w:sz w:val="18"/>
                <w:szCs w:val="18"/>
              </w:rPr>
              <w:t>A</w:t>
            </w:r>
            <w:r w:rsidRPr="00902CFE">
              <w:rPr>
                <w:sz w:val="18"/>
                <w:szCs w:val="18"/>
              </w:rPr>
              <w:t>ntihistamine</w:t>
            </w:r>
          </w:p>
        </w:tc>
        <w:tc>
          <w:tcPr>
            <w:tcW w:w="934" w:type="dxa"/>
            <w:vAlign w:val="center"/>
          </w:tcPr>
          <w:p ns2:paraId="52D1B75E" ns2:textId="77777777" w:rsidR="00A01912" w:rsidRDefault="00A01912" w:rsidP="00A01912">
            <w:pPr>
              <w:rPr>
                <w:sz w:val="18"/>
                <w:szCs w:val="18"/>
              </w:rPr>
            </w:pPr>
          </w:p>
        </w:tc>
        <w:tc>
          <w:tcPr>
            <w:tcW w:w="444" w:type="dxa"/>
            <w:vAlign w:val="center"/>
          </w:tcPr>
          <w:p ns2:paraId="527480B7" ns2:textId="77777777" w:rsidR="00A01912" w:rsidRPr="00902CFE" w:rsidRDefault="00A01912" w:rsidP="00A01912">
            <w:pPr>
              <w:rPr>
                <w:sz w:val="18"/>
                <w:szCs w:val="18"/>
              </w:rPr>
            </w:pPr>
          </w:p>
        </w:tc>
        <w:tc>
          <w:tcPr>
            <w:tcW w:w="467" w:type="dxa"/>
            <w:vAlign w:val="center"/>
          </w:tcPr>
          <w:p ns2:paraId="5A7AD814" ns2:textId="77777777" w:rsidR="00A01912" w:rsidRPr="00902CFE" w:rsidRDefault="00A01912" w:rsidP="00A01912">
            <w:pPr>
              <w:rPr>
                <w:sz w:val="18"/>
                <w:szCs w:val="18"/>
              </w:rPr>
            </w:pPr>
          </w:p>
        </w:tc>
        <w:tc>
          <w:tcPr>
            <w:tcW w:w="481" w:type="dxa"/>
            <w:vAlign w:val="center"/>
          </w:tcPr>
          <w:p ns2:paraId="35C04AD0" ns2:textId="77777777" w:rsidR="00A01912" w:rsidRPr="00902CFE" w:rsidRDefault="00A01912" w:rsidP="00A01912">
            <w:pPr>
              <w:rPr>
                <w:sz w:val="18"/>
                <w:szCs w:val="18"/>
              </w:rPr>
            </w:pPr>
          </w:p>
        </w:tc>
        <w:tc>
          <w:tcPr>
            <w:tcW w:w="481" w:type="dxa"/>
            <w:vAlign w:val="center"/>
          </w:tcPr>
          <w:p ns2:paraId="2D02D558" ns2:textId="77777777" w:rsidR="00A01912" w:rsidRPr="00902CFE" w:rsidRDefault="00A01912" w:rsidP="00A01912">
            <w:pPr>
              <w:rPr>
                <w:sz w:val="18"/>
                <w:szCs w:val="18"/>
              </w:rPr>
            </w:pPr>
          </w:p>
        </w:tc>
        <w:tc>
          <w:tcPr>
            <w:tcW w:w="3910" w:type="dxa"/>
            <w:gridSpan w:val="6"/>
            <w:vAlign w:val="center"/>
          </w:tcPr>
          <w:p ns2:paraId="60BF6B41" ns2:textId="28C10AF4" w:rsidR="00A01912" w:rsidRDefault="00895D30" w:rsidP="00A01912">
            <w:pPr>
              <w:jc w:val="center"/>
              <w:rPr>
                <w:sz w:val="18"/>
                <w:szCs w:val="18"/>
              </w:rPr>
            </w:pPr>
            <w:r>
              <w:rPr>
                <w:sz w:val="18"/>
                <w:szCs w:val="18"/>
              </w:rPr>
              <w:t xml:space="preserve">See </w:t>
            </w:r>
            <w:r w:rsidR="00B55DCA" w:rsidRPr="00B55DCA">
              <w:rPr>
                <w:rStyle w:val="SuggestedOptional"/>
                <w:color w:val="auto"/>
                <w:sz w:val="18"/>
                <w:szCs w:val="18"/>
              </w:rPr>
              <w:t>Table 3</w:t>
            </w:r>
          </w:p>
          <w:p ns2:paraId="2A829819" ns2:textId="77777777" w:rsidR="00A01912" w:rsidRPr="00902CFE" w:rsidRDefault="00895D30" w:rsidP="00A01912">
            <w:pPr>
              <w:jc w:val="center"/>
              <w:rPr>
                <w:sz w:val="18"/>
                <w:szCs w:val="18"/>
              </w:rPr>
            </w:pPr>
            <w:r>
              <w:rPr>
                <w:noProof/>
                <w:sz w:val="18"/>
                <w:szCs w:val="18"/>
              </w:rPr>
              <ns1:AlternateContent>
                <ns1:Choice Requires="wps">
                  <w:drawing>
                    <ns3:anchor distT="0" distB="0" distL="114300" distR="114300" simplePos="0" relativeHeight="251694080" behindDoc="0" locked="0" layoutInCell="1" allowOverlap="1" ns4:anchorId="5268ACDB" ns4:editId="14BC265A">
                      <ns3:simplePos x="0" y="0"/>
                      <ns3:positionH relativeFrom="column">
                        <ns3:posOffset>-5080</ns3:posOffset>
                      </ns3:positionH>
                      <ns3:positionV relativeFrom="paragraph">
                        <ns3:posOffset>81915</ns3:posOffset>
                      </ns3:positionV>
                      <ns3:extent cx="2286000" cy="0"/>
                      <ns3:effectExtent l="38100" t="76200" r="19050" b="95250"/>
                      <ns3:wrapNone/>
                      <ns3:docPr id="30" name="Straight Arrow Connector 30"/>
                      <ns3:cNvGraphicFramePr/>
                      <ns5:graphic>
                        <ns5:graphicData uri="http://schemas.microsoft.com/office/word/2010/wordprocessingShape">
                          <ns8:wsp>
                            <ns8:cNvCnPr/>
                            <ns8:spPr>
                              <ns5:xfrm>
                                <ns5:off x="0" y="0"/>
                                <ns5:ext cx="228600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3:anchor>
                  </w:drawing>
                </ns1:Choice>
                <ns1:Fallback>
                  <w:pict>
                    <ns9:shape id="Straight Arrow Connector 30" ns10:spid="_x0000_s1043" type="#_x0000_t32" style="width:180pt;height:0;margin-top:6.45pt;margin-left:-0.4pt;mso-wrap-distance-bottom:0;mso-wrap-distance-left:9pt;mso-wrap-distance-right:9pt;mso-wrap-distance-top:0;position:absolute;v-text-anchor:top;z-index:251693056" fillcolor="this" stroked="t" strokecolor="black" strokeweight="0.75pt">
                      <ns9:stroke startarrow="block" endarrow="block"/>
                    </ns9:shape>
                  </w:pict>
                </ns1:Fallback>
              </ns1:AlternateContent>
            </w:r>
          </w:p>
        </w:tc>
        <w:tc>
          <w:tcPr>
            <w:tcW w:w="1132" w:type="dxa"/>
            <w:vAlign w:val="center"/>
          </w:tcPr>
          <w:p ns2:paraId="6F11B7BE" ns2:textId="77777777" w:rsidR="00A01912" w:rsidRPr="00902CFE" w:rsidRDefault="00A01912" w:rsidP="00A01912">
            <w:pPr>
              <w:rPr>
                <w:sz w:val="18"/>
                <w:szCs w:val="18"/>
              </w:rPr>
            </w:pPr>
          </w:p>
        </w:tc>
        <w:tc>
          <w:tcPr>
            <w:tcW w:w="2812" w:type="dxa"/>
            <w:vAlign w:val="center"/>
          </w:tcPr>
          <w:p ns2:paraId="15C2EADD" ns2:textId="77777777" w:rsidR="00A01912" w:rsidRPr="00F8590C" w:rsidRDefault="00A01912" w:rsidP="00A01912">
            <w:pPr>
              <w:rPr>
                <w:sz w:val="18"/>
                <w:szCs w:val="18"/>
              </w:rPr>
            </w:pPr>
          </w:p>
        </w:tc>
      </w:tr>
      <w:tr w:rsidR="003117E4" ns2:paraId="470F4A72" ns2:textId="77777777" w:rsidTr="00A01912">
        <w:tc>
          <w:tcPr>
            <w:tcW w:w="2374" w:type="dxa"/>
            <w:vAlign w:val="center"/>
          </w:tcPr>
          <w:p ns2:paraId="5B1F2BD2" ns2:textId="77777777" w:rsidR="00A01912" w:rsidRPr="00902CFE" w:rsidRDefault="00895D30" w:rsidP="00A01912">
            <w:pPr>
              <w:rPr>
                <w:sz w:val="18"/>
                <w:szCs w:val="18"/>
              </w:rPr>
            </w:pPr>
            <w:r w:rsidRPr="00902CFE">
              <w:rPr>
                <w:sz w:val="18"/>
                <w:szCs w:val="18"/>
              </w:rPr>
              <w:t xml:space="preserve">Prophylaxis </w:t>
            </w:r>
            <w:r>
              <w:rPr>
                <w:sz w:val="18"/>
                <w:szCs w:val="18"/>
              </w:rPr>
              <w:t>T</w:t>
            </w:r>
            <w:r w:rsidRPr="00902CFE">
              <w:rPr>
                <w:sz w:val="18"/>
                <w:szCs w:val="18"/>
              </w:rPr>
              <w:t xml:space="preserve">reatment for </w:t>
            </w:r>
            <w:r w:rsidRPr="00583EDD">
              <w:rPr>
                <w:i/>
                <w:iCs/>
                <w:sz w:val="18"/>
                <w:szCs w:val="18"/>
              </w:rPr>
              <w:t>Pneumocystis jirovecii</w:t>
            </w:r>
            <w:r w:rsidRPr="00902CFE">
              <w:rPr>
                <w:sz w:val="18"/>
                <w:szCs w:val="18"/>
              </w:rPr>
              <w:t xml:space="preserve"> and </w:t>
            </w:r>
            <w:r>
              <w:rPr>
                <w:sz w:val="18"/>
                <w:szCs w:val="18"/>
              </w:rPr>
              <w:t>H</w:t>
            </w:r>
            <w:r w:rsidRPr="00902CFE">
              <w:rPr>
                <w:sz w:val="18"/>
                <w:szCs w:val="18"/>
              </w:rPr>
              <w:t xml:space="preserve">erpes </w:t>
            </w:r>
            <w:r>
              <w:rPr>
                <w:sz w:val="18"/>
                <w:szCs w:val="18"/>
              </w:rPr>
              <w:t>V</w:t>
            </w:r>
            <w:r w:rsidRPr="00902CFE">
              <w:rPr>
                <w:sz w:val="18"/>
                <w:szCs w:val="18"/>
              </w:rPr>
              <w:t xml:space="preserve">irus </w:t>
            </w:r>
            <w:r>
              <w:rPr>
                <w:sz w:val="18"/>
                <w:szCs w:val="18"/>
              </w:rPr>
              <w:t>I</w:t>
            </w:r>
            <w:r w:rsidRPr="00902CFE">
              <w:rPr>
                <w:sz w:val="18"/>
                <w:szCs w:val="18"/>
              </w:rPr>
              <w:t>nfections</w:t>
            </w:r>
          </w:p>
        </w:tc>
        <w:tc>
          <w:tcPr>
            <w:tcW w:w="934" w:type="dxa"/>
            <w:vAlign w:val="center"/>
          </w:tcPr>
          <w:p ns2:paraId="55E0FB51" ns2:textId="77777777" w:rsidR="00A01912" w:rsidRDefault="00A01912" w:rsidP="00A01912">
            <w:pPr>
              <w:rPr>
                <w:sz w:val="18"/>
                <w:szCs w:val="18"/>
              </w:rPr>
            </w:pPr>
          </w:p>
        </w:tc>
        <w:tc>
          <w:tcPr>
            <w:tcW w:w="444" w:type="dxa"/>
            <w:vAlign w:val="center"/>
          </w:tcPr>
          <w:p ns2:paraId="33163F13" ns2:textId="77777777" w:rsidR="00A01912" w:rsidRPr="00902CFE" w:rsidRDefault="00A01912" w:rsidP="00A01912">
            <w:pPr>
              <w:rPr>
                <w:sz w:val="18"/>
                <w:szCs w:val="18"/>
              </w:rPr>
            </w:pPr>
          </w:p>
        </w:tc>
        <w:tc>
          <w:tcPr>
            <w:tcW w:w="467" w:type="dxa"/>
            <w:vAlign w:val="center"/>
          </w:tcPr>
          <w:p ns2:paraId="777E7DE9" ns2:textId="77777777" w:rsidR="00A01912" w:rsidRPr="00902CFE" w:rsidRDefault="00A01912" w:rsidP="00A01912">
            <w:pPr>
              <w:rPr>
                <w:sz w:val="18"/>
                <w:szCs w:val="18"/>
              </w:rPr>
            </w:pPr>
          </w:p>
        </w:tc>
        <w:tc>
          <w:tcPr>
            <w:tcW w:w="481" w:type="dxa"/>
            <w:vAlign w:val="center"/>
          </w:tcPr>
          <w:p ns2:paraId="4AB154D2" ns2:textId="77777777" w:rsidR="00A01912" w:rsidRPr="00902CFE" w:rsidRDefault="00A01912" w:rsidP="00A01912">
            <w:pPr>
              <w:rPr>
                <w:sz w:val="18"/>
                <w:szCs w:val="18"/>
              </w:rPr>
            </w:pPr>
          </w:p>
        </w:tc>
        <w:tc>
          <w:tcPr>
            <w:tcW w:w="481" w:type="dxa"/>
            <w:vAlign w:val="center"/>
          </w:tcPr>
          <w:p ns2:paraId="100FDBD3" ns2:textId="77777777" w:rsidR="00A01912" w:rsidRPr="00902CFE" w:rsidRDefault="00A01912" w:rsidP="00A01912">
            <w:pPr>
              <w:rPr>
                <w:sz w:val="18"/>
                <w:szCs w:val="18"/>
              </w:rPr>
            </w:pPr>
          </w:p>
        </w:tc>
        <w:tc>
          <w:tcPr>
            <w:tcW w:w="3910" w:type="dxa"/>
            <w:gridSpan w:val="6"/>
            <w:vAlign w:val="center"/>
          </w:tcPr>
          <w:p ns2:paraId="4B70F7D5" ns2:textId="6BB49B4E" w:rsidR="00A01912" w:rsidRDefault="00895D30" w:rsidP="00A01912">
            <w:pPr>
              <w:jc w:val="center"/>
              <w:rPr>
                <w:sz w:val="18"/>
                <w:szCs w:val="18"/>
              </w:rPr>
            </w:pPr>
            <w:r>
              <w:rPr>
                <w:sz w:val="18"/>
                <w:szCs w:val="18"/>
              </w:rPr>
              <w:t xml:space="preserve">See </w:t>
            </w:r>
            <w:r w:rsidR="00B55DCA" w:rsidRPr="00B55DCA">
              <w:rPr>
                <w:rStyle w:val="SuggestedOptional"/>
                <w:color w:val="auto"/>
                <w:sz w:val="18"/>
                <w:szCs w:val="18"/>
              </w:rPr>
              <w:t>Table 3</w:t>
            </w:r>
          </w:p>
          <w:p ns2:paraId="47E07979" ns2:textId="77777777" w:rsidR="00A01912" w:rsidRPr="00902CFE" w:rsidRDefault="00895D30" w:rsidP="00A01912">
            <w:pPr>
              <w:jc w:val="center"/>
              <w:rPr>
                <w:sz w:val="18"/>
                <w:szCs w:val="18"/>
              </w:rPr>
            </w:pPr>
            <w:r>
              <w:rPr>
                <w:noProof/>
                <w:sz w:val="18"/>
                <w:szCs w:val="18"/>
              </w:rPr>
              <ns1:AlternateContent>
                <ns1:Choice Requires="wps">
                  <w:drawing>
                    <ns3:anchor distT="0" distB="0" distL="114300" distR="114300" simplePos="0" relativeHeight="251696128" behindDoc="0" locked="0" layoutInCell="1" allowOverlap="1" ns4:anchorId="1118078A" ns4:editId="61E5FF7D">
                      <ns3:simplePos x="0" y="0"/>
                      <ns3:positionH relativeFrom="column">
                        <ns3:posOffset>-5080</ns3:posOffset>
                      </ns3:positionH>
                      <ns3:positionV relativeFrom="paragraph">
                        <ns3:posOffset>80010</ns3:posOffset>
                      </ns3:positionV>
                      <ns3:extent cx="2286000" cy="0"/>
                      <ns3:effectExtent l="38100" t="76200" r="19050" b="95250"/>
                      <ns3:wrapNone/>
                      <ns3:docPr id="31" name="Straight Arrow Connector 31"/>
                      <ns3:cNvGraphicFramePr/>
                      <ns5:graphic>
                        <ns5:graphicData uri="http://schemas.microsoft.com/office/word/2010/wordprocessingShape">
                          <ns8:wsp>
                            <ns8:cNvCnPr/>
                            <ns8:spPr>
                              <ns5:xfrm>
                                <ns5:off x="0" y="0"/>
                                <ns5:ext cx="228600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3:anchor>
                  </w:drawing>
                </ns1:Choice>
                <ns1:Fallback>
                  <w:pict>
                    <ns9:shape id="Straight Arrow Connector 31" ns10:spid="_x0000_s1044" type="#_x0000_t32" style="width:180pt;height:0;margin-top:6.3pt;margin-left:-0.4pt;mso-wrap-distance-bottom:0;mso-wrap-distance-left:9pt;mso-wrap-distance-right:9pt;mso-wrap-distance-top:0;position:absolute;v-text-anchor:top;z-index:251695104" fillcolor="this" stroked="t" strokecolor="black" strokeweight="0.75pt">
                      <ns9:stroke startarrow="block" endarrow="block"/>
                    </ns9:shape>
                  </w:pict>
                </ns1:Fallback>
              </ns1:AlternateContent>
            </w:r>
          </w:p>
        </w:tc>
        <w:tc>
          <w:tcPr>
            <w:tcW w:w="1132" w:type="dxa"/>
            <w:vAlign w:val="center"/>
          </w:tcPr>
          <w:p ns2:paraId="09A101A9" ns2:textId="77777777" w:rsidR="00A01912" w:rsidRPr="00902CFE" w:rsidRDefault="00A01912" w:rsidP="00A01912">
            <w:pPr>
              <w:rPr>
                <w:sz w:val="18"/>
                <w:szCs w:val="18"/>
              </w:rPr>
            </w:pPr>
          </w:p>
        </w:tc>
        <w:tc>
          <w:tcPr>
            <w:tcW w:w="2812" w:type="dxa"/>
            <w:vAlign w:val="center"/>
          </w:tcPr>
          <w:p ns2:paraId="00C956B0" ns2:textId="77777777" w:rsidR="00A01912" w:rsidRPr="00902CFE" w:rsidRDefault="00A01912" w:rsidP="00A01912">
            <w:pPr>
              <w:rPr>
                <w:sz w:val="18"/>
                <w:szCs w:val="18"/>
              </w:rPr>
            </w:pPr>
          </w:p>
        </w:tc>
      </w:tr>
      <w:tr w:rsidR="003117E4" ns2:paraId="30784EBC" ns2:textId="77777777" w:rsidTr="00A01912">
        <w:tc>
          <w:tcPr>
            <w:tcW w:w="13035" w:type="dxa"/>
            <w:gridSpan w:val="14"/>
            <w:vAlign w:val="center"/>
          </w:tcPr>
          <w:p ns2:paraId="30A7CD36" ns2:textId="77777777" w:rsidR="00A01912" w:rsidRPr="00CC14F4" w:rsidRDefault="00895D30" w:rsidP="00A01912">
            <w:pPr>
              <w:rPr>
                <w:sz w:val="16"/>
                <w:szCs w:val="16"/>
              </w:rPr>
            </w:pPr>
            <w:r w:rsidRPr="00CC14F4">
              <w:rPr>
                <w:sz w:val="16"/>
                <w:szCs w:val="16"/>
              </w:rPr>
              <w:t xml:space="preserve">AE=adverse event; aPTT=activated partial thromboplastin time; </w:t>
            </w:r>
            <w:r>
              <w:rPr>
                <w:sz w:val="16"/>
                <w:szCs w:val="16"/>
              </w:rPr>
              <w:t xml:space="preserve">BM=bone marrow; </w:t>
            </w:r>
            <w:r w:rsidRPr="00CC14F4">
              <w:rPr>
                <w:sz w:val="16"/>
                <w:szCs w:val="16"/>
              </w:rPr>
              <w:t xml:space="preserve">BTK=Bruton's tyrosine kinase; C=cycle; CLL=chronic lymphocytic leukemia; CR=complete response; CT=computed tomography; D=day; DNA=deoxyribonucleic acid; ECG=electrocardiogram; ECOG PS=Eastern Cooperative Oncology Group performance </w:t>
            </w:r>
            <w:r>
              <w:rPr>
                <w:sz w:val="16"/>
                <w:szCs w:val="16"/>
              </w:rPr>
              <w:t>status</w:t>
            </w:r>
            <w:r w:rsidRPr="00CC14F4">
              <w:rPr>
                <w:sz w:val="16"/>
                <w:szCs w:val="16"/>
              </w:rPr>
              <w:t xml:space="preserve">; EORTC=Eastern Cooperative Oncology Group; EQ-5D=EuroQol-5D; </w:t>
            </w:r>
            <w:r>
              <w:rPr>
                <w:sz w:val="16"/>
                <w:szCs w:val="16"/>
              </w:rPr>
              <w:t>FACT=</w:t>
            </w:r>
            <w:r w:rsidRPr="00E86FCD">
              <w:rPr>
                <w:sz w:val="16"/>
                <w:szCs w:val="16"/>
              </w:rPr>
              <w:t>Functional Assessment of Cancer Therapy;</w:t>
            </w:r>
            <w:r>
              <w:rPr>
                <w:sz w:val="18"/>
                <w:szCs w:val="18"/>
              </w:rPr>
              <w:t xml:space="preserve"> </w:t>
            </w:r>
            <w:r w:rsidRPr="00CC14F4">
              <w:rPr>
                <w:sz w:val="16"/>
                <w:szCs w:val="16"/>
              </w:rPr>
              <w:t xml:space="preserve">HBV=Hepatitis B virus; HCV=Hepatitis C virus; HIV=human immunodeficiency virus; ID=identification; IGHV=immunoglobulin heavy chain gene; INR=international normalized ratio; MRD=minimal residual disease; PE=physical examination; PK=pharmacokinetic; </w:t>
            </w:r>
            <w:r>
              <w:rPr>
                <w:sz w:val="16"/>
                <w:szCs w:val="16"/>
              </w:rPr>
              <w:t>P</w:t>
            </w:r>
            <w:r w:rsidRPr="00475CD7">
              <w:rPr>
                <w:sz w:val="16"/>
                <w:szCs w:val="16"/>
              </w:rPr>
              <w:t>OCBP=</w:t>
            </w:r>
            <w:r>
              <w:rPr>
                <w:sz w:val="16"/>
                <w:szCs w:val="16"/>
              </w:rPr>
              <w:t>participants</w:t>
            </w:r>
            <w:r w:rsidRPr="00475CD7">
              <w:rPr>
                <w:sz w:val="16"/>
                <w:szCs w:val="16"/>
              </w:rPr>
              <w:t xml:space="preserve"> of childbearing potential</w:t>
            </w:r>
            <w:r>
              <w:rPr>
                <w:sz w:val="16"/>
                <w:szCs w:val="16"/>
              </w:rPr>
              <w:t>;</w:t>
            </w:r>
            <w:r w:rsidRPr="00CC14F4">
              <w:rPr>
                <w:sz w:val="16"/>
                <w:szCs w:val="16"/>
              </w:rPr>
              <w:t xml:space="preserve"> PRO=patient-reported outcome; PT=prothrombin time; Q4W=every 4 weeks; Q12W=every 12 weeks; Q24W=every 24 weeks; QLQ=quality of life questionnaire; SAE=serious adverse events; W=week.</w:t>
            </w:r>
          </w:p>
        </w:tc>
      </w:tr>
    </w:tbl>
    <w:p ns2:paraId="12714C08" ns2:textId="77777777" w:rsidR="009602AE" w:rsidRDefault="00895D30" w:rsidP="009D10CD">
      <w:pPr>
        <w:pStyle w:val="paragraph0"/>
        <w:rPr>
          <w:rStyle w:val="SuggestedOptional"/>
          <w:bCs/>
          <w:color w:val="auto"/>
        </w:rPr>
      </w:pPr>
      <w:ins w:id="3728" w:author="GoldenCorpusHarness" w:date="2026-03-28T22:23:47Z">
        <w:r>
          <w:t>2L+=second-line plus; BTKi=Bruton's tyrosine kinase inhibitor; C=cycle; D=day; CLL=chronic lymphocytic leukemia; IGHV=immunoglobulin variable heavy chain; Max=maximum; N=number; qd=quaque die (daily); SLL=small lymphocytic leukemia; US=United States; W=week; vs=versus.</w:t>
        </w:r>
      </w:ins>
    </w:p>
    <w:p ns2:paraId="1F7E7832" ns2:textId="6841FCF4" w:rsidR="009602AE" w:rsidRPr="00817756" w:rsidRDefault="00895D30" w:rsidP="004F71EB">
      <w:pPr>
        <w:pStyle w:val="Caption"/>
        <w:rPr>
          <w:rStyle w:val="SuggestedOptional"/>
          <w:color w:val="auto"/>
        </w:rPr>
      </w:pPr>
      <w:del w:id="3729" w:author="GoldenCorpusHarness" w:date="2026-03-28T22:23:47Z">
        <w:r>
          <w:delText>Table 3Schedule of Assessments: Part 2 (Comparator Group) Rituximab Dosing</w:delText>
        </w:r>
      </w:del>
    </w:p>
    <w:tbl>
      <w:tblPr>
        <w:tblStyle w:val="TableGrid"/>
        <w:tblW w:w="5000" w:type="pct"/>
        <w:tblLook w:val="04A0" w:firstRow="1" w:lastRow="0" w:firstColumn="1" w:lastColumn="0" w:noHBand="0" w:noVBand="1"/>
      </w:tblPr>
      <w:tblGrid>
        <w:gridCol w:w="1357"/>
        <w:gridCol w:w="422"/>
        <w:gridCol w:w="422"/>
        <w:gridCol w:w="422"/>
        <w:gridCol w:w="421"/>
        <w:gridCol w:w="421"/>
        <w:gridCol w:w="421"/>
        <w:gridCol w:w="421"/>
        <w:gridCol w:w="421"/>
        <w:gridCol w:w="421"/>
        <w:gridCol w:w="461"/>
        <w:gridCol w:w="461"/>
        <w:gridCol w:w="461"/>
        <w:gridCol w:w="461"/>
        <w:gridCol w:w="461"/>
        <w:gridCol w:w="461"/>
        <w:gridCol w:w="461"/>
        <w:gridCol w:w="461"/>
        <w:gridCol w:w="461"/>
        <w:gridCol w:w="461"/>
        <w:gridCol w:w="461"/>
        <w:gridCol w:w="461"/>
        <w:gridCol w:w="461"/>
        <w:gridCol w:w="461"/>
        <w:gridCol w:w="462"/>
        <w:gridCol w:w="462"/>
        <w:gridCol w:w="423"/>
      </w:tblGrid>
      <w:tr w:rsidR="003117E4" ns2:paraId="17BDBBF1" ns2:textId="77777777" w:rsidTr="00ED3190">
        <w:trPr>
          <w:tblHeader/>
        </w:trPr>
        <w:tc>
          <w:tcPr>
            <w:tcW w:w="1357" w:type="dxa"/>
          </w:tcPr>
          <w:p ns2:paraId="51D5CCDC" ns2:textId="77777777" w:rsidR="009602AE" w:rsidRPr="00FC4936" w:rsidRDefault="009602AE" w:rsidP="00184F8F">
            <w:pPr>
              <w:rPr>
                <w:rStyle w:val="SuggestedOptional"/>
                <w:b/>
                <w:color w:val="auto"/>
                <w:sz w:val="18"/>
                <w:szCs w:val="18"/>
              </w:rPr>
            </w:pPr>
          </w:p>
        </w:tc>
        <w:tc>
          <w:tcPr>
            <w:tcW w:w="11593" w:type="dxa"/>
            <w:gridSpan w:val="26"/>
            <w:vAlign w:val="center"/>
          </w:tcPr>
          <w:p ns2:paraId="122104B1" ns2:textId="77777777" w:rsidR="009602AE" w:rsidRPr="00FC4936" w:rsidRDefault="00895D30" w:rsidP="00122F5C">
            <w:pPr>
              <w:jc w:val="center"/>
              <w:rPr>
                <w:rStyle w:val="SuggestedOptional"/>
                <w:b/>
                <w:color w:val="auto"/>
                <w:sz w:val="18"/>
                <w:szCs w:val="18"/>
              </w:rPr>
            </w:pPr>
            <w:r w:rsidRPr="00FC4936">
              <w:rPr>
                <w:rStyle w:val="SuggestedOptional"/>
                <w:b/>
                <w:color w:val="auto"/>
                <w:sz w:val="18"/>
                <w:szCs w:val="18"/>
              </w:rPr>
              <w:t>Treatment Period</w:t>
            </w:r>
          </w:p>
        </w:tc>
      </w:tr>
      <w:tr w:rsidR="003117E4" ns2:paraId="4C50B740" ns2:textId="77777777" w:rsidTr="00ED3190">
        <w:trPr>
          <w:tblHeader/>
        </w:trPr>
        <w:tc>
          <w:tcPr>
            <w:tcW w:w="1357" w:type="dxa"/>
          </w:tcPr>
          <w:p ns2:paraId="64DFC485" ns2:textId="77777777" w:rsidR="009602AE" w:rsidRPr="002506E4" w:rsidRDefault="00895D30" w:rsidP="00FB09F4">
            <w:pPr>
              <w:rPr>
                <w:rStyle w:val="SuggestedOptional"/>
                <w:b/>
                <w:color w:val="auto"/>
                <w:sz w:val="18"/>
                <w:szCs w:val="18"/>
              </w:rPr>
            </w:pPr>
            <w:r w:rsidRPr="00977C00">
              <w:rPr>
                <w:rStyle w:val="SuggestedOptional"/>
                <w:b/>
                <w:color w:val="auto"/>
                <w:sz w:val="18"/>
                <w:szCs w:val="18"/>
              </w:rPr>
              <w:t>C</w:t>
            </w:r>
            <w:r w:rsidRPr="00CB1690">
              <w:rPr>
                <w:rStyle w:val="SuggestedOptional"/>
                <w:b/>
                <w:color w:val="auto"/>
                <w:sz w:val="18"/>
                <w:szCs w:val="18"/>
              </w:rPr>
              <w:t>ycle</w:t>
            </w:r>
          </w:p>
        </w:tc>
        <w:tc>
          <w:tcPr>
            <w:tcW w:w="1687" w:type="dxa"/>
            <w:gridSpan w:val="4"/>
            <w:vAlign w:val="center"/>
          </w:tcPr>
          <w:p ns2:paraId="77831674"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1</w:t>
            </w:r>
          </w:p>
        </w:tc>
        <w:tc>
          <w:tcPr>
            <w:tcW w:w="1684" w:type="dxa"/>
            <w:gridSpan w:val="4"/>
            <w:vAlign w:val="center"/>
          </w:tcPr>
          <w:p ns2:paraId="7B014ECE"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2</w:t>
            </w:r>
          </w:p>
        </w:tc>
        <w:tc>
          <w:tcPr>
            <w:tcW w:w="1804" w:type="dxa"/>
            <w:gridSpan w:val="4"/>
            <w:vAlign w:val="center"/>
          </w:tcPr>
          <w:p ns2:paraId="7C393FF9"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3</w:t>
            </w:r>
          </w:p>
        </w:tc>
        <w:tc>
          <w:tcPr>
            <w:tcW w:w="1844" w:type="dxa"/>
            <w:gridSpan w:val="4"/>
            <w:vAlign w:val="center"/>
          </w:tcPr>
          <w:p ns2:paraId="3B583F80"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4</w:t>
            </w:r>
          </w:p>
        </w:tc>
        <w:tc>
          <w:tcPr>
            <w:tcW w:w="1844" w:type="dxa"/>
            <w:gridSpan w:val="4"/>
            <w:vAlign w:val="center"/>
          </w:tcPr>
          <w:p ns2:paraId="4388D7B5"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5</w:t>
            </w:r>
          </w:p>
        </w:tc>
        <w:tc>
          <w:tcPr>
            <w:tcW w:w="1845" w:type="dxa"/>
            <w:gridSpan w:val="4"/>
            <w:vAlign w:val="center"/>
          </w:tcPr>
          <w:p ns2:paraId="73C81C28"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6</w:t>
            </w:r>
          </w:p>
        </w:tc>
        <w:tc>
          <w:tcPr>
            <w:tcW w:w="885" w:type="dxa"/>
            <w:gridSpan w:val="2"/>
            <w:vAlign w:val="center"/>
          </w:tcPr>
          <w:p ns2:paraId="5EED2FD4"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7</w:t>
            </w:r>
          </w:p>
        </w:tc>
      </w:tr>
      <w:tr w:rsidR="003117E4" ns2:paraId="35875418" ns2:textId="77777777" w:rsidTr="00ED3190">
        <w:trPr>
          <w:tblHeader/>
        </w:trPr>
        <w:tc>
          <w:tcPr>
            <w:tcW w:w="1357" w:type="dxa"/>
          </w:tcPr>
          <w:p ns2:paraId="4F92E6EB"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Week</w:t>
            </w:r>
          </w:p>
        </w:tc>
        <w:tc>
          <w:tcPr>
            <w:tcW w:w="422" w:type="dxa"/>
          </w:tcPr>
          <w:p ns2:paraId="51B1A8F3"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w:t>
            </w:r>
          </w:p>
        </w:tc>
        <w:tc>
          <w:tcPr>
            <w:tcW w:w="422" w:type="dxa"/>
          </w:tcPr>
          <w:p ns2:paraId="27AB5B7A"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w:t>
            </w:r>
          </w:p>
        </w:tc>
        <w:tc>
          <w:tcPr>
            <w:tcW w:w="422" w:type="dxa"/>
          </w:tcPr>
          <w:p ns2:paraId="73E1320E"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3</w:t>
            </w:r>
          </w:p>
        </w:tc>
        <w:tc>
          <w:tcPr>
            <w:tcW w:w="421" w:type="dxa"/>
          </w:tcPr>
          <w:p ns2:paraId="214A4204"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4</w:t>
            </w:r>
          </w:p>
        </w:tc>
        <w:tc>
          <w:tcPr>
            <w:tcW w:w="421" w:type="dxa"/>
          </w:tcPr>
          <w:p ns2:paraId="38D361E7"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5</w:t>
            </w:r>
          </w:p>
        </w:tc>
        <w:tc>
          <w:tcPr>
            <w:tcW w:w="421" w:type="dxa"/>
          </w:tcPr>
          <w:p ns2:paraId="205FBB94"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6</w:t>
            </w:r>
          </w:p>
        </w:tc>
        <w:tc>
          <w:tcPr>
            <w:tcW w:w="421" w:type="dxa"/>
          </w:tcPr>
          <w:p ns2:paraId="13ABDC62"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7</w:t>
            </w:r>
          </w:p>
        </w:tc>
        <w:tc>
          <w:tcPr>
            <w:tcW w:w="421" w:type="dxa"/>
          </w:tcPr>
          <w:p ns2:paraId="4332573F"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8</w:t>
            </w:r>
          </w:p>
        </w:tc>
        <w:tc>
          <w:tcPr>
            <w:tcW w:w="421" w:type="dxa"/>
          </w:tcPr>
          <w:p ns2:paraId="7D49D5D6"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9</w:t>
            </w:r>
          </w:p>
        </w:tc>
        <w:tc>
          <w:tcPr>
            <w:tcW w:w="461" w:type="dxa"/>
          </w:tcPr>
          <w:p ns2:paraId="149D7DAA"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10</w:t>
            </w:r>
          </w:p>
        </w:tc>
        <w:tc>
          <w:tcPr>
            <w:tcW w:w="461" w:type="dxa"/>
          </w:tcPr>
          <w:p ns2:paraId="78EA8D3D"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11</w:t>
            </w:r>
          </w:p>
        </w:tc>
        <w:tc>
          <w:tcPr>
            <w:tcW w:w="461" w:type="dxa"/>
          </w:tcPr>
          <w:p ns2:paraId="59395CFD"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12</w:t>
            </w:r>
          </w:p>
        </w:tc>
        <w:tc>
          <w:tcPr>
            <w:tcW w:w="461" w:type="dxa"/>
          </w:tcPr>
          <w:p ns2:paraId="08B12B42"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13</w:t>
            </w:r>
          </w:p>
        </w:tc>
        <w:tc>
          <w:tcPr>
            <w:tcW w:w="461" w:type="dxa"/>
          </w:tcPr>
          <w:p ns2:paraId="0FD5322F"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14</w:t>
            </w:r>
          </w:p>
        </w:tc>
        <w:tc>
          <w:tcPr>
            <w:tcW w:w="461" w:type="dxa"/>
          </w:tcPr>
          <w:p ns2:paraId="00F2F930"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15</w:t>
            </w:r>
          </w:p>
        </w:tc>
        <w:tc>
          <w:tcPr>
            <w:tcW w:w="461" w:type="dxa"/>
          </w:tcPr>
          <w:p ns2:paraId="044E5E30"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16</w:t>
            </w:r>
          </w:p>
        </w:tc>
        <w:tc>
          <w:tcPr>
            <w:tcW w:w="461" w:type="dxa"/>
          </w:tcPr>
          <w:p ns2:paraId="4D80104F"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17</w:t>
            </w:r>
          </w:p>
        </w:tc>
        <w:tc>
          <w:tcPr>
            <w:tcW w:w="461" w:type="dxa"/>
          </w:tcPr>
          <w:p ns2:paraId="44FE86DD"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18</w:t>
            </w:r>
          </w:p>
        </w:tc>
        <w:tc>
          <w:tcPr>
            <w:tcW w:w="461" w:type="dxa"/>
          </w:tcPr>
          <w:p ns2:paraId="7388B6E8"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19</w:t>
            </w:r>
          </w:p>
        </w:tc>
        <w:tc>
          <w:tcPr>
            <w:tcW w:w="461" w:type="dxa"/>
          </w:tcPr>
          <w:p ns2:paraId="5EDDCE54"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20</w:t>
            </w:r>
          </w:p>
        </w:tc>
        <w:tc>
          <w:tcPr>
            <w:tcW w:w="461" w:type="dxa"/>
          </w:tcPr>
          <w:p ns2:paraId="7E4143A7"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21</w:t>
            </w:r>
          </w:p>
        </w:tc>
        <w:tc>
          <w:tcPr>
            <w:tcW w:w="461" w:type="dxa"/>
          </w:tcPr>
          <w:p ns2:paraId="28CD6763"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22</w:t>
            </w:r>
          </w:p>
        </w:tc>
        <w:tc>
          <w:tcPr>
            <w:tcW w:w="461" w:type="dxa"/>
          </w:tcPr>
          <w:p ns2:paraId="6B041568"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23</w:t>
            </w:r>
          </w:p>
        </w:tc>
        <w:tc>
          <w:tcPr>
            <w:tcW w:w="462" w:type="dxa"/>
          </w:tcPr>
          <w:p ns2:paraId="16B62BD2"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24</w:t>
            </w:r>
          </w:p>
        </w:tc>
        <w:tc>
          <w:tcPr>
            <w:tcW w:w="462" w:type="dxa"/>
          </w:tcPr>
          <w:p ns2:paraId="65BBE6A3"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25</w:t>
            </w:r>
          </w:p>
        </w:tc>
        <w:tc>
          <w:tcPr>
            <w:tcW w:w="423" w:type="dxa"/>
          </w:tcPr>
          <w:p ns2:paraId="748BE2C3"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26</w:t>
            </w:r>
          </w:p>
        </w:tc>
      </w:tr>
      <w:tr w:rsidR="003117E4" ns2:paraId="0947F9C9" ns2:textId="77777777" w:rsidTr="00ED3190">
        <w:trPr>
          <w:tblHeader/>
        </w:trPr>
        <w:tc>
          <w:tcPr>
            <w:tcW w:w="1357" w:type="dxa"/>
          </w:tcPr>
          <w:p ns2:paraId="23B1DCEF" ns2:textId="77777777" w:rsidR="009602AE" w:rsidRPr="00606377" w:rsidRDefault="00895D30" w:rsidP="00DC0AAE">
            <w:pPr>
              <w:rPr>
                <w:rStyle w:val="SuggestedOptional"/>
                <w:b/>
                <w:color w:val="auto"/>
                <w:sz w:val="18"/>
                <w:szCs w:val="18"/>
              </w:rPr>
            </w:pPr>
            <w:r w:rsidRPr="00606377">
              <w:rPr>
                <w:rStyle w:val="SuggestedOptional"/>
                <w:b/>
                <w:color w:val="auto"/>
                <w:sz w:val="18"/>
                <w:szCs w:val="18"/>
              </w:rPr>
              <w:t>Day</w:t>
            </w:r>
          </w:p>
        </w:tc>
        <w:tc>
          <w:tcPr>
            <w:tcW w:w="422" w:type="dxa"/>
          </w:tcPr>
          <w:p ns2:paraId="797589D9" ns2:textId="77777777" w:rsidR="009602AE" w:rsidRPr="00606377" w:rsidRDefault="00895D30" w:rsidP="00DC0AAE">
            <w:pPr>
              <w:rPr>
                <w:rStyle w:val="SuggestedOptional"/>
                <w:b/>
                <w:color w:val="auto"/>
                <w:sz w:val="18"/>
                <w:szCs w:val="18"/>
              </w:rPr>
            </w:pPr>
            <w:r w:rsidRPr="00606377">
              <w:rPr>
                <w:rStyle w:val="SuggestedOptional"/>
                <w:b/>
                <w:color w:val="auto"/>
                <w:sz w:val="18"/>
                <w:szCs w:val="18"/>
              </w:rPr>
              <w:t>1</w:t>
            </w:r>
          </w:p>
        </w:tc>
        <w:tc>
          <w:tcPr>
            <w:tcW w:w="422" w:type="dxa"/>
          </w:tcPr>
          <w:p ns2:paraId="2D363F8C"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22" w:type="dxa"/>
          </w:tcPr>
          <w:p ns2:paraId="15309F20"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21" w:type="dxa"/>
          </w:tcPr>
          <w:p ns2:paraId="05554A1F"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21" w:type="dxa"/>
          </w:tcPr>
          <w:p ns2:paraId="34094348"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21" w:type="dxa"/>
          </w:tcPr>
          <w:p ns2:paraId="6266E796"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21" w:type="dxa"/>
          </w:tcPr>
          <w:p ns2:paraId="20CF5BCE"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21" w:type="dxa"/>
          </w:tcPr>
          <w:p ns2:paraId="4E01C068"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21" w:type="dxa"/>
          </w:tcPr>
          <w:p ns2:paraId="343F3611"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ns2:paraId="7809ED4F"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ns2:paraId="2FE1E650"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1" w:type="dxa"/>
          </w:tcPr>
          <w:p ns2:paraId="084D5339"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1" w:type="dxa"/>
          </w:tcPr>
          <w:p ns2:paraId="197E621D"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ns2:paraId="2086B30D"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ns2:paraId="6A8FBC42"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1" w:type="dxa"/>
          </w:tcPr>
          <w:p ns2:paraId="27361535"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1" w:type="dxa"/>
          </w:tcPr>
          <w:p ns2:paraId="60D854F0"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ns2:paraId="663F6E5A"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ns2:paraId="2A795381"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1" w:type="dxa"/>
          </w:tcPr>
          <w:p ns2:paraId="0B85496B"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1" w:type="dxa"/>
          </w:tcPr>
          <w:p ns2:paraId="135E4146"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ns2:paraId="21FAE523"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ns2:paraId="313526DD"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2" w:type="dxa"/>
          </w:tcPr>
          <w:p ns2:paraId="5F20BA22"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2" w:type="dxa"/>
          </w:tcPr>
          <w:p ns2:paraId="05919FFE" ns2:textId="77777777" w:rsidR="009602AE" w:rsidRPr="00DC0AAE" w:rsidRDefault="00895D30" w:rsidP="00DC0AAE">
            <w:pPr>
              <w:rPr>
                <w:rStyle w:val="SuggestedOptional"/>
                <w:b/>
                <w:color w:val="auto"/>
                <w:sz w:val="18"/>
                <w:szCs w:val="18"/>
              </w:rPr>
            </w:pPr>
            <w:r w:rsidRPr="00DC0AAE">
              <w:rPr>
                <w:rStyle w:val="SuggestedOptional"/>
                <w:b/>
                <w:color w:val="auto"/>
                <w:sz w:val="18"/>
                <w:szCs w:val="18"/>
              </w:rPr>
              <w:t>1</w:t>
            </w:r>
          </w:p>
        </w:tc>
        <w:tc>
          <w:tcPr>
            <w:tcW w:w="423" w:type="dxa"/>
          </w:tcPr>
          <w:p ns2:paraId="3EB38D7E" ns2:textId="77777777" w:rsidR="009602AE" w:rsidRPr="00DC0AAE" w:rsidRDefault="00895D30" w:rsidP="00DC0AAE">
            <w:pPr>
              <w:rPr>
                <w:rStyle w:val="SuggestedOptional"/>
                <w:b/>
                <w:color w:val="auto"/>
                <w:sz w:val="18"/>
                <w:szCs w:val="18"/>
              </w:rPr>
            </w:pPr>
            <w:r>
              <w:rPr>
                <w:rStyle w:val="SuggestedOptional"/>
                <w:b/>
                <w:color w:val="auto"/>
                <w:sz w:val="18"/>
                <w:szCs w:val="18"/>
              </w:rPr>
              <w:t>8</w:t>
            </w:r>
          </w:p>
        </w:tc>
      </w:tr>
      <w:tr w:rsidR="003117E4" ns2:paraId="7833DBE7" ns2:textId="77777777" w:rsidTr="008466A9">
        <w:tc>
          <w:tcPr>
            <w:tcW w:w="1357" w:type="dxa"/>
            <w:vAlign w:val="center"/>
          </w:tcPr>
          <w:p ns2:paraId="294653C9" ns2:textId="77777777" w:rsidR="009602AE" w:rsidRPr="00DC0AAE" w:rsidRDefault="00895D30" w:rsidP="00DC0AAE">
            <w:pPr>
              <w:rPr>
                <w:rStyle w:val="SuggestedOptional"/>
                <w:bCs/>
                <w:color w:val="auto"/>
                <w:sz w:val="18"/>
                <w:szCs w:val="18"/>
              </w:rPr>
            </w:pPr>
            <w:r w:rsidRPr="006D1151">
              <w:rPr>
                <w:sz w:val="18"/>
                <w:szCs w:val="18"/>
              </w:rPr>
              <w:t>Rituximab Administration</w:t>
            </w:r>
          </w:p>
        </w:tc>
        <w:tc>
          <w:tcPr>
            <w:tcW w:w="422" w:type="dxa"/>
          </w:tcPr>
          <w:p ns2:paraId="0A090F9A" ns2:textId="77777777" w:rsidR="009602AE" w:rsidRPr="00DC0AAE" w:rsidRDefault="009602AE" w:rsidP="00DC0AAE">
            <w:pPr>
              <w:rPr>
                <w:rStyle w:val="SuggestedOptional"/>
                <w:bCs/>
                <w:color w:val="auto"/>
                <w:sz w:val="18"/>
                <w:szCs w:val="18"/>
              </w:rPr>
            </w:pPr>
          </w:p>
        </w:tc>
        <w:tc>
          <w:tcPr>
            <w:tcW w:w="422" w:type="dxa"/>
          </w:tcPr>
          <w:p ns2:paraId="18A848A9" ns2:textId="77777777" w:rsidR="009602AE" w:rsidRPr="00DC0AAE" w:rsidRDefault="009602AE" w:rsidP="00DC0AAE">
            <w:pPr>
              <w:rPr>
                <w:rStyle w:val="SuggestedOptional"/>
                <w:bCs/>
                <w:color w:val="auto"/>
                <w:sz w:val="18"/>
                <w:szCs w:val="18"/>
              </w:rPr>
            </w:pPr>
          </w:p>
        </w:tc>
        <w:tc>
          <w:tcPr>
            <w:tcW w:w="422" w:type="dxa"/>
          </w:tcPr>
          <w:p ns2:paraId="0AF83A56" ns2:textId="77777777" w:rsidR="009602AE" w:rsidRPr="00DC0AAE" w:rsidRDefault="009602AE" w:rsidP="00DC0AAE">
            <w:pPr>
              <w:rPr>
                <w:rStyle w:val="SuggestedOptional"/>
                <w:bCs/>
                <w:color w:val="auto"/>
                <w:sz w:val="18"/>
                <w:szCs w:val="18"/>
              </w:rPr>
            </w:pPr>
          </w:p>
        </w:tc>
        <w:tc>
          <w:tcPr>
            <w:tcW w:w="421" w:type="dxa"/>
          </w:tcPr>
          <w:p ns2:paraId="6FE2BEE5" ns2:textId="77777777" w:rsidR="009602AE" w:rsidRPr="00DC0AAE" w:rsidRDefault="009602AE" w:rsidP="00DC0AAE">
            <w:pPr>
              <w:rPr>
                <w:rStyle w:val="SuggestedOptional"/>
                <w:bCs/>
                <w:color w:val="auto"/>
                <w:sz w:val="18"/>
                <w:szCs w:val="18"/>
              </w:rPr>
            </w:pPr>
          </w:p>
        </w:tc>
        <w:tc>
          <w:tcPr>
            <w:tcW w:w="421" w:type="dxa"/>
          </w:tcPr>
          <w:p ns2:paraId="68C2463C" ns2:textId="77777777" w:rsidR="009602AE" w:rsidRPr="00DC0AAE" w:rsidRDefault="009602AE" w:rsidP="00DC0AAE">
            <w:pPr>
              <w:rPr>
                <w:rStyle w:val="SuggestedOptional"/>
                <w:bCs/>
                <w:color w:val="auto"/>
                <w:sz w:val="18"/>
                <w:szCs w:val="18"/>
              </w:rPr>
            </w:pPr>
          </w:p>
        </w:tc>
        <w:tc>
          <w:tcPr>
            <w:tcW w:w="421" w:type="dxa"/>
          </w:tcPr>
          <w:p ns2:paraId="000D4D22"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21" w:type="dxa"/>
          </w:tcPr>
          <w:p ns2:paraId="1954C2F5" ns2:textId="77777777" w:rsidR="009602AE" w:rsidRPr="00DC0AAE" w:rsidRDefault="009602AE" w:rsidP="00DC0AAE">
            <w:pPr>
              <w:rPr>
                <w:rStyle w:val="SuggestedOptional"/>
                <w:bCs/>
                <w:color w:val="auto"/>
                <w:sz w:val="18"/>
                <w:szCs w:val="18"/>
              </w:rPr>
            </w:pPr>
          </w:p>
        </w:tc>
        <w:tc>
          <w:tcPr>
            <w:tcW w:w="421" w:type="dxa"/>
          </w:tcPr>
          <w:p ns2:paraId="63C7EDEC" ns2:textId="77777777" w:rsidR="009602AE" w:rsidRPr="00DC0AAE" w:rsidRDefault="009602AE" w:rsidP="00DC0AAE">
            <w:pPr>
              <w:rPr>
                <w:rStyle w:val="SuggestedOptional"/>
                <w:bCs/>
                <w:color w:val="auto"/>
                <w:sz w:val="18"/>
                <w:szCs w:val="18"/>
              </w:rPr>
            </w:pPr>
          </w:p>
        </w:tc>
        <w:tc>
          <w:tcPr>
            <w:tcW w:w="421" w:type="dxa"/>
          </w:tcPr>
          <w:p ns2:paraId="07FF51B8" ns2:textId="77777777" w:rsidR="009602AE" w:rsidRPr="00DC0AAE" w:rsidRDefault="009602AE" w:rsidP="00DC0AAE">
            <w:pPr>
              <w:rPr>
                <w:rStyle w:val="SuggestedOptional"/>
                <w:bCs/>
                <w:color w:val="auto"/>
                <w:sz w:val="18"/>
                <w:szCs w:val="18"/>
              </w:rPr>
            </w:pPr>
          </w:p>
        </w:tc>
        <w:tc>
          <w:tcPr>
            <w:tcW w:w="461" w:type="dxa"/>
          </w:tcPr>
          <w:p ns2:paraId="68EEBF15"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ns2:paraId="2A256E29" ns2:textId="77777777" w:rsidR="009602AE" w:rsidRPr="00DC0AAE" w:rsidRDefault="009602AE" w:rsidP="00DC0AAE">
            <w:pPr>
              <w:rPr>
                <w:rStyle w:val="SuggestedOptional"/>
                <w:bCs/>
                <w:color w:val="auto"/>
                <w:sz w:val="18"/>
                <w:szCs w:val="18"/>
              </w:rPr>
            </w:pPr>
          </w:p>
        </w:tc>
        <w:tc>
          <w:tcPr>
            <w:tcW w:w="461" w:type="dxa"/>
          </w:tcPr>
          <w:p ns2:paraId="78FFD316" ns2:textId="77777777" w:rsidR="009602AE" w:rsidRPr="00DC0AAE" w:rsidRDefault="009602AE" w:rsidP="00DC0AAE">
            <w:pPr>
              <w:rPr>
                <w:rStyle w:val="SuggestedOptional"/>
                <w:bCs/>
                <w:color w:val="auto"/>
                <w:sz w:val="18"/>
                <w:szCs w:val="18"/>
              </w:rPr>
            </w:pPr>
          </w:p>
        </w:tc>
        <w:tc>
          <w:tcPr>
            <w:tcW w:w="461" w:type="dxa"/>
          </w:tcPr>
          <w:p ns2:paraId="0951FC0A" ns2:textId="77777777" w:rsidR="009602AE" w:rsidRPr="00DC0AAE" w:rsidRDefault="009602AE" w:rsidP="00DC0AAE">
            <w:pPr>
              <w:rPr>
                <w:rStyle w:val="SuggestedOptional"/>
                <w:bCs/>
                <w:color w:val="auto"/>
                <w:sz w:val="18"/>
                <w:szCs w:val="18"/>
              </w:rPr>
            </w:pPr>
          </w:p>
        </w:tc>
        <w:tc>
          <w:tcPr>
            <w:tcW w:w="461" w:type="dxa"/>
          </w:tcPr>
          <w:p ns2:paraId="293EC7A7"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ns2:paraId="687E1819" ns2:textId="77777777" w:rsidR="009602AE" w:rsidRPr="00DC0AAE" w:rsidRDefault="009602AE" w:rsidP="00DC0AAE">
            <w:pPr>
              <w:rPr>
                <w:rStyle w:val="SuggestedOptional"/>
                <w:bCs/>
                <w:color w:val="auto"/>
                <w:sz w:val="18"/>
                <w:szCs w:val="18"/>
              </w:rPr>
            </w:pPr>
          </w:p>
        </w:tc>
        <w:tc>
          <w:tcPr>
            <w:tcW w:w="461" w:type="dxa"/>
          </w:tcPr>
          <w:p ns2:paraId="486F6D65" ns2:textId="77777777" w:rsidR="009602AE" w:rsidRPr="00DC0AAE" w:rsidRDefault="009602AE" w:rsidP="00DC0AAE">
            <w:pPr>
              <w:rPr>
                <w:rStyle w:val="SuggestedOptional"/>
                <w:bCs/>
                <w:color w:val="auto"/>
                <w:sz w:val="18"/>
                <w:szCs w:val="18"/>
              </w:rPr>
            </w:pPr>
          </w:p>
        </w:tc>
        <w:tc>
          <w:tcPr>
            <w:tcW w:w="461" w:type="dxa"/>
          </w:tcPr>
          <w:p ns2:paraId="75C48E42" ns2:textId="77777777" w:rsidR="009602AE" w:rsidRPr="00DC0AAE" w:rsidRDefault="009602AE" w:rsidP="00DC0AAE">
            <w:pPr>
              <w:rPr>
                <w:rStyle w:val="SuggestedOptional"/>
                <w:bCs/>
                <w:color w:val="auto"/>
                <w:sz w:val="18"/>
                <w:szCs w:val="18"/>
              </w:rPr>
            </w:pPr>
          </w:p>
        </w:tc>
        <w:tc>
          <w:tcPr>
            <w:tcW w:w="461" w:type="dxa"/>
          </w:tcPr>
          <w:p ns2:paraId="109280A0"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ns2:paraId="5F5D3D56" ns2:textId="77777777" w:rsidR="009602AE" w:rsidRPr="00DC0AAE" w:rsidRDefault="009602AE" w:rsidP="00DC0AAE">
            <w:pPr>
              <w:rPr>
                <w:rStyle w:val="SuggestedOptional"/>
                <w:bCs/>
                <w:color w:val="auto"/>
                <w:sz w:val="18"/>
                <w:szCs w:val="18"/>
              </w:rPr>
            </w:pPr>
          </w:p>
        </w:tc>
        <w:tc>
          <w:tcPr>
            <w:tcW w:w="461" w:type="dxa"/>
          </w:tcPr>
          <w:p ns2:paraId="1706E376" ns2:textId="77777777" w:rsidR="009602AE" w:rsidRPr="00DC0AAE" w:rsidRDefault="009602AE" w:rsidP="00DC0AAE">
            <w:pPr>
              <w:rPr>
                <w:rStyle w:val="SuggestedOptional"/>
                <w:bCs/>
                <w:color w:val="auto"/>
                <w:sz w:val="18"/>
                <w:szCs w:val="18"/>
              </w:rPr>
            </w:pPr>
          </w:p>
        </w:tc>
        <w:tc>
          <w:tcPr>
            <w:tcW w:w="461" w:type="dxa"/>
          </w:tcPr>
          <w:p ns2:paraId="7E50E9D3" ns2:textId="77777777" w:rsidR="009602AE" w:rsidRPr="00DC0AAE" w:rsidRDefault="009602AE" w:rsidP="00DC0AAE">
            <w:pPr>
              <w:rPr>
                <w:rStyle w:val="SuggestedOptional"/>
                <w:bCs/>
                <w:color w:val="auto"/>
                <w:sz w:val="18"/>
                <w:szCs w:val="18"/>
              </w:rPr>
            </w:pPr>
          </w:p>
        </w:tc>
        <w:tc>
          <w:tcPr>
            <w:tcW w:w="461" w:type="dxa"/>
          </w:tcPr>
          <w:p ns2:paraId="01273A31"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ns2:paraId="58F02B10" ns2:textId="77777777" w:rsidR="009602AE" w:rsidRPr="00DC0AAE" w:rsidRDefault="009602AE" w:rsidP="00DC0AAE">
            <w:pPr>
              <w:rPr>
                <w:rStyle w:val="SuggestedOptional"/>
                <w:bCs/>
                <w:color w:val="auto"/>
                <w:sz w:val="18"/>
                <w:szCs w:val="18"/>
              </w:rPr>
            </w:pPr>
          </w:p>
        </w:tc>
        <w:tc>
          <w:tcPr>
            <w:tcW w:w="462" w:type="dxa"/>
          </w:tcPr>
          <w:p ns2:paraId="10B0E6AC" ns2:textId="77777777" w:rsidR="009602AE" w:rsidRPr="00DC0AAE" w:rsidRDefault="009602AE" w:rsidP="00DC0AAE">
            <w:pPr>
              <w:rPr>
                <w:rStyle w:val="SuggestedOptional"/>
                <w:bCs/>
                <w:color w:val="auto"/>
                <w:sz w:val="18"/>
                <w:szCs w:val="18"/>
              </w:rPr>
            </w:pPr>
          </w:p>
        </w:tc>
        <w:tc>
          <w:tcPr>
            <w:tcW w:w="462" w:type="dxa"/>
          </w:tcPr>
          <w:p ns2:paraId="6D8E1BF7" ns2:textId="77777777" w:rsidR="009602AE" w:rsidRPr="00DC0AAE" w:rsidRDefault="009602AE" w:rsidP="00DC0AAE">
            <w:pPr>
              <w:rPr>
                <w:rStyle w:val="SuggestedOptional"/>
                <w:bCs/>
                <w:color w:val="auto"/>
                <w:sz w:val="18"/>
                <w:szCs w:val="18"/>
              </w:rPr>
            </w:pPr>
          </w:p>
        </w:tc>
        <w:tc>
          <w:tcPr>
            <w:tcW w:w="423" w:type="dxa"/>
          </w:tcPr>
          <w:p ns2:paraId="7FD3B781"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r>
      <w:tr w:rsidR="003117E4" ns2:paraId="3AF87B3B" ns2:textId="77777777" w:rsidTr="008466A9">
        <w:tc>
          <w:tcPr>
            <w:tcW w:w="1357" w:type="dxa"/>
            <w:vAlign w:val="center"/>
          </w:tcPr>
          <w:p ns2:paraId="7888197C" ns2:textId="77777777" w:rsidR="009602AE" w:rsidRPr="00DC0AAE" w:rsidRDefault="00895D30" w:rsidP="00DC0AAE">
            <w:pPr>
              <w:rPr>
                <w:rStyle w:val="SuggestedOptional"/>
                <w:bCs/>
                <w:color w:val="auto"/>
                <w:sz w:val="18"/>
                <w:szCs w:val="18"/>
              </w:rPr>
            </w:pPr>
            <w:r w:rsidRPr="006D1151">
              <w:rPr>
                <w:sz w:val="18"/>
                <w:szCs w:val="18"/>
              </w:rPr>
              <w:t>Premedication With Acetaminophen and an Antihistamine</w:t>
            </w:r>
          </w:p>
        </w:tc>
        <w:tc>
          <w:tcPr>
            <w:tcW w:w="422" w:type="dxa"/>
          </w:tcPr>
          <w:p ns2:paraId="1846B1E5" ns2:textId="77777777" w:rsidR="009602AE" w:rsidRPr="00DC0AAE" w:rsidRDefault="009602AE" w:rsidP="00DC0AAE">
            <w:pPr>
              <w:rPr>
                <w:rStyle w:val="SuggestedOptional"/>
                <w:bCs/>
                <w:color w:val="auto"/>
                <w:sz w:val="18"/>
                <w:szCs w:val="18"/>
              </w:rPr>
            </w:pPr>
          </w:p>
        </w:tc>
        <w:tc>
          <w:tcPr>
            <w:tcW w:w="422" w:type="dxa"/>
          </w:tcPr>
          <w:p ns2:paraId="6B235DCE" ns2:textId="77777777" w:rsidR="009602AE" w:rsidRPr="00DC0AAE" w:rsidRDefault="009602AE" w:rsidP="00DC0AAE">
            <w:pPr>
              <w:rPr>
                <w:rStyle w:val="SuggestedOptional"/>
                <w:bCs/>
                <w:color w:val="auto"/>
                <w:sz w:val="18"/>
                <w:szCs w:val="18"/>
              </w:rPr>
            </w:pPr>
          </w:p>
        </w:tc>
        <w:tc>
          <w:tcPr>
            <w:tcW w:w="422" w:type="dxa"/>
          </w:tcPr>
          <w:p ns2:paraId="46D289D8" ns2:textId="77777777" w:rsidR="009602AE" w:rsidRPr="00DC0AAE" w:rsidRDefault="009602AE" w:rsidP="00DC0AAE">
            <w:pPr>
              <w:rPr>
                <w:rStyle w:val="SuggestedOptional"/>
                <w:bCs/>
                <w:color w:val="auto"/>
                <w:sz w:val="18"/>
                <w:szCs w:val="18"/>
              </w:rPr>
            </w:pPr>
          </w:p>
        </w:tc>
        <w:tc>
          <w:tcPr>
            <w:tcW w:w="421" w:type="dxa"/>
          </w:tcPr>
          <w:p ns2:paraId="15FEED6D" ns2:textId="77777777" w:rsidR="009602AE" w:rsidRPr="00DC0AAE" w:rsidRDefault="009602AE" w:rsidP="00DC0AAE">
            <w:pPr>
              <w:rPr>
                <w:rStyle w:val="SuggestedOptional"/>
                <w:bCs/>
                <w:color w:val="auto"/>
                <w:sz w:val="18"/>
                <w:szCs w:val="18"/>
              </w:rPr>
            </w:pPr>
          </w:p>
        </w:tc>
        <w:tc>
          <w:tcPr>
            <w:tcW w:w="421" w:type="dxa"/>
          </w:tcPr>
          <w:p ns2:paraId="6FE72CC9" ns2:textId="77777777" w:rsidR="009602AE" w:rsidRPr="00DC0AAE" w:rsidRDefault="009602AE" w:rsidP="00DC0AAE">
            <w:pPr>
              <w:rPr>
                <w:rStyle w:val="SuggestedOptional"/>
                <w:bCs/>
                <w:color w:val="auto"/>
                <w:sz w:val="18"/>
                <w:szCs w:val="18"/>
              </w:rPr>
            </w:pPr>
          </w:p>
        </w:tc>
        <w:tc>
          <w:tcPr>
            <w:tcW w:w="9485" w:type="dxa"/>
            <w:gridSpan w:val="21"/>
            <w:vAlign w:val="center"/>
          </w:tcPr>
          <w:p ns2:paraId="12AE1215" ns2:textId="77777777" w:rsidR="009602AE" w:rsidRPr="00DC0AAE" w:rsidRDefault="00895D30" w:rsidP="00DC0AAE">
            <w:pPr>
              <w:jc w:val="center"/>
              <w:rPr>
                <w:rStyle w:val="SuggestedOptional"/>
                <w:bCs/>
                <w:color w:val="auto"/>
                <w:sz w:val="18"/>
                <w:szCs w:val="18"/>
              </w:rPr>
            </w:pPr>
            <w:r w:rsidRPr="006D1151">
              <w:rPr>
                <w:sz w:val="18"/>
                <w:szCs w:val="18"/>
              </w:rPr>
              <w:t>See Section 6.5.</w:t>
            </w:r>
            <w:r>
              <w:rPr>
                <w:sz w:val="18"/>
                <w:szCs w:val="18"/>
              </w:rPr>
              <w:t>4</w:t>
            </w:r>
            <w:r w:rsidRPr="006D1151">
              <w:rPr>
                <w:sz w:val="18"/>
                <w:szCs w:val="18"/>
              </w:rPr>
              <w:t xml:space="preserve"> for premedication requirements for rituximab (or rituximab biosimilar).</w:t>
            </w:r>
            <w:r w:rsidRPr="00DC0AAE">
              <w:rPr>
                <w:bCs/>
                <w:noProof/>
                <w:sz w:val="18"/>
                <w:szCs w:val="18"/>
              </w:rPr>
              <ns1:AlternateContent>
                <ns1:Choice Requires="wps">
                  <w:drawing>
                    <ns3:anchor distT="0" distB="0" distL="114300" distR="114300" simplePos="0" relativeHeight="251700224" behindDoc="0" locked="0" layoutInCell="1" allowOverlap="1" ns4:anchorId="4F874DC1" ns4:editId="14BEBBCF">
                      <ns3:simplePos x="0" y="0"/>
                      <ns3:positionH relativeFrom="column">
                        <ns3:posOffset>32385</ns3:posOffset>
                      </ns3:positionH>
                      <ns3:positionV relativeFrom="paragraph">
                        <ns3:posOffset>149860</ns3:posOffset>
                      </ns3:positionV>
                      <ns3:extent cx="5844540" cy="6985"/>
                      <ns3:effectExtent l="38100" t="76200" r="99060" b="88265"/>
                      <ns3:wrapNone/>
                      <ns3:docPr id="26" name="Straight Arrow Connector 26"/>
                      <ns3:cNvGraphicFramePr/>
                      <ns5:graphic>
                        <ns5:graphicData uri="http://schemas.microsoft.com/office/word/2010/wordprocessingShape">
                          <ns8:wsp>
                            <ns8:cNvCnPr/>
                            <ns8:spPr>
                              <ns5:xfrm>
                                <ns5:off x="0" y="0"/>
                                <ns5:ext cx="5844540" cy="6985"/>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6" ns10:spid="_x0000_s1045" type="#_x0000_t32" style="width:460.2pt;height:0.55pt;margin-top:11.8pt;margin-left:2.55pt;mso-height-percent:0;mso-height-relative:margin;mso-width-percent:0;mso-width-relative:margin;mso-wrap-distance-bottom:0;mso-wrap-distance-left:9pt;mso-wrap-distance-right:9pt;mso-wrap-distance-top:0;position:absolute;v-text-anchor:top;z-index:251699200" fillcolor="this" stroked="t" strokecolor="black" strokeweight="0.75pt">
                      <ns9:stroke startarrow="block" endarrow="block"/>
                    </ns9:shape>
                  </w:pict>
                </ns1:Fallback>
              </ns1:AlternateContent>
            </w:r>
          </w:p>
        </w:tc>
      </w:tr>
      <w:tr w:rsidR="003117E4" ns2:paraId="761BEB4D" ns2:textId="77777777" w:rsidTr="008466A9">
        <w:tc>
          <w:tcPr>
            <w:tcW w:w="1357" w:type="dxa"/>
            <w:vAlign w:val="center"/>
          </w:tcPr>
          <w:p ns2:paraId="699C6AD6" ns2:textId="77777777" w:rsidR="009602AE" w:rsidRPr="00DC0AAE" w:rsidRDefault="00895D30" w:rsidP="00DC0AAE">
            <w:pPr>
              <w:rPr>
                <w:rStyle w:val="SuggestedOptional"/>
                <w:bCs/>
                <w:color w:val="auto"/>
                <w:sz w:val="18"/>
                <w:szCs w:val="18"/>
              </w:rPr>
            </w:pPr>
            <w:r w:rsidRPr="006D1151">
              <w:rPr>
                <w:sz w:val="18"/>
                <w:szCs w:val="18"/>
              </w:rPr>
              <w:t xml:space="preserve">Prophylaxis Treatment for </w:t>
            </w:r>
            <w:r w:rsidRPr="006D1151">
              <w:rPr>
                <w:i/>
                <w:iCs/>
                <w:sz w:val="18"/>
                <w:szCs w:val="18"/>
              </w:rPr>
              <w:t>Pneumocystis jirovecii</w:t>
            </w:r>
            <w:r w:rsidRPr="006D1151">
              <w:rPr>
                <w:sz w:val="18"/>
                <w:szCs w:val="18"/>
              </w:rPr>
              <w:t xml:space="preserve"> and Herpes Virus Infections</w:t>
            </w:r>
          </w:p>
        </w:tc>
        <w:tc>
          <w:tcPr>
            <w:tcW w:w="422" w:type="dxa"/>
          </w:tcPr>
          <w:p ns2:paraId="30BB7CDE" ns2:textId="77777777" w:rsidR="009602AE" w:rsidRPr="00DC0AAE" w:rsidRDefault="009602AE" w:rsidP="00DC0AAE">
            <w:pPr>
              <w:rPr>
                <w:rStyle w:val="SuggestedOptional"/>
                <w:bCs/>
                <w:color w:val="auto"/>
                <w:sz w:val="18"/>
                <w:szCs w:val="18"/>
              </w:rPr>
            </w:pPr>
          </w:p>
        </w:tc>
        <w:tc>
          <w:tcPr>
            <w:tcW w:w="422" w:type="dxa"/>
          </w:tcPr>
          <w:p ns2:paraId="23B2246C" ns2:textId="77777777" w:rsidR="009602AE" w:rsidRPr="00DC0AAE" w:rsidRDefault="009602AE" w:rsidP="00DC0AAE">
            <w:pPr>
              <w:rPr>
                <w:rStyle w:val="SuggestedOptional"/>
                <w:bCs/>
                <w:color w:val="auto"/>
                <w:sz w:val="18"/>
                <w:szCs w:val="18"/>
              </w:rPr>
            </w:pPr>
          </w:p>
        </w:tc>
        <w:tc>
          <w:tcPr>
            <w:tcW w:w="422" w:type="dxa"/>
          </w:tcPr>
          <w:p ns2:paraId="042BF990" ns2:textId="77777777" w:rsidR="009602AE" w:rsidRPr="00DC0AAE" w:rsidRDefault="009602AE" w:rsidP="00DC0AAE">
            <w:pPr>
              <w:rPr>
                <w:rStyle w:val="SuggestedOptional"/>
                <w:bCs/>
                <w:color w:val="auto"/>
                <w:sz w:val="18"/>
                <w:szCs w:val="18"/>
              </w:rPr>
            </w:pPr>
          </w:p>
        </w:tc>
        <w:tc>
          <w:tcPr>
            <w:tcW w:w="421" w:type="dxa"/>
          </w:tcPr>
          <w:p ns2:paraId="2611B0E0" ns2:textId="77777777" w:rsidR="009602AE" w:rsidRPr="00DC0AAE" w:rsidRDefault="009602AE" w:rsidP="00DC0AAE">
            <w:pPr>
              <w:rPr>
                <w:rStyle w:val="SuggestedOptional"/>
                <w:bCs/>
                <w:color w:val="auto"/>
                <w:sz w:val="18"/>
                <w:szCs w:val="18"/>
              </w:rPr>
            </w:pPr>
          </w:p>
        </w:tc>
        <w:tc>
          <w:tcPr>
            <w:tcW w:w="421" w:type="dxa"/>
          </w:tcPr>
          <w:p ns2:paraId="0FBB579F" ns2:textId="77777777" w:rsidR="009602AE" w:rsidRPr="00DC0AAE" w:rsidRDefault="009602AE" w:rsidP="00DC0AAE">
            <w:pPr>
              <w:rPr>
                <w:rStyle w:val="SuggestedOptional"/>
                <w:bCs/>
                <w:color w:val="auto"/>
                <w:sz w:val="18"/>
                <w:szCs w:val="18"/>
              </w:rPr>
            </w:pPr>
          </w:p>
        </w:tc>
        <w:tc>
          <w:tcPr>
            <w:tcW w:w="9485" w:type="dxa"/>
            <w:gridSpan w:val="21"/>
            <w:vAlign w:val="center"/>
          </w:tcPr>
          <w:p ns2:paraId="211D24DD" ns2:textId="77777777" w:rsidR="009602AE" w:rsidRPr="00DC0AAE" w:rsidRDefault="00895D30" w:rsidP="00DC0AAE">
            <w:pPr>
              <w:jc w:val="center"/>
              <w:rPr>
                <w:rStyle w:val="SuggestedOptional"/>
                <w:bCs/>
                <w:color w:val="auto"/>
                <w:sz w:val="18"/>
                <w:szCs w:val="18"/>
              </w:rPr>
            </w:pPr>
            <w:r w:rsidRPr="006D1151">
              <w:rPr>
                <w:sz w:val="18"/>
                <w:szCs w:val="18"/>
              </w:rPr>
              <w:t>See Section 6.5.</w:t>
            </w:r>
            <w:r>
              <w:rPr>
                <w:sz w:val="18"/>
                <w:szCs w:val="18"/>
              </w:rPr>
              <w:t>4</w:t>
            </w:r>
            <w:r w:rsidRPr="006D1151">
              <w:rPr>
                <w:sz w:val="18"/>
                <w:szCs w:val="18"/>
              </w:rPr>
              <w:t xml:space="preserve"> for premedication requirements for rituximab (or rituximab biosimilar).</w:t>
            </w:r>
            <w:r w:rsidRPr="00DC0AAE">
              <w:rPr>
                <w:bCs/>
                <w:noProof/>
                <w:sz w:val="18"/>
                <w:szCs w:val="18"/>
              </w:rPr>
              <ns1:AlternateContent>
                <ns1:Choice Requires="wps">
                  <w:drawing>
                    <ns3:anchor distT="0" distB="0" distL="114300" distR="114300" simplePos="0" relativeHeight="251702272" behindDoc="0" locked="0" layoutInCell="1" allowOverlap="1" ns4:anchorId="7437ADBE" ns4:editId="17113F0C">
                      <ns3:simplePos x="0" y="0"/>
                      <ns3:positionH relativeFrom="column">
                        <ns3:posOffset>6985</ns3:posOffset>
                      </ns3:positionH>
                      <ns3:positionV relativeFrom="paragraph">
                        <ns3:posOffset>152400</ns3:posOffset>
                      </ns3:positionV>
                      <ns3:extent cx="5844540" cy="6985"/>
                      <ns3:effectExtent l="38100" t="76200" r="99060" b="88265"/>
                      <ns3:wrapNone/>
                      <ns3:docPr id="28" name="Straight Arrow Connector 28"/>
                      <ns3:cNvGraphicFramePr/>
                      <ns5:graphic>
                        <ns5:graphicData uri="http://schemas.microsoft.com/office/word/2010/wordprocessingShape">
                          <ns8:wsp>
                            <ns8:cNvCnPr/>
                            <ns8:spPr>
                              <ns5:xfrm>
                                <ns5:off x="0" y="0"/>
                                <ns5:ext cx="5844540" cy="6985"/>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8" ns10:spid="_x0000_s1046" type="#_x0000_t32" style="width:460.2pt;height:0.55pt;margin-top:12pt;margin-left:0.55pt;mso-height-percent:0;mso-height-relative:margin;mso-width-percent:0;mso-width-relative:margin;mso-wrap-distance-bottom:0;mso-wrap-distance-left:9pt;mso-wrap-distance-right:9pt;mso-wrap-distance-top:0;position:absolute;v-text-anchor:top;z-index:251701248" fillcolor="this" stroked="t" strokecolor="black" strokeweight="0.75pt">
                      <ns9:stroke startarrow="block" endarrow="block"/>
                    </ns9:shape>
                  </w:pict>
                </ns1:Fallback>
              </ns1:AlternateContent>
            </w:r>
          </w:p>
        </w:tc>
      </w:tr>
    </w:tbl>
    <w:p ns2:paraId="281EF1F1" ns2:textId="77777777" w:rsidR="009602AE" w:rsidRPr="00817756" w:rsidRDefault="009602AE" w:rsidP="009D10CD">
      <w:pPr>
        <w:pStyle w:val="paragraph0"/>
        <w:rPr>
          <w:rStyle w:val="SuggestedOptional"/>
          <w:bCs/>
          <w:color w:val="auto"/>
        </w:rPr>
      </w:pPr>
    </w:p>
    <w:p ns2:paraId="463485E3" ns2:textId="77777777" w:rsidR="009602AE" w:rsidRDefault="00895D30" w:rsidP="00817756">
      <w:pPr>
        <w:pStyle w:val="Heading3"/>
        <w:pageBreakBefore/>
        <w:ind w:left="958" w:hanging="958"/>
      </w:pPr>
      <w:del w:id="3730" w:author="GoldenCorpusHarness" w:date="2026-03-28T22:23:47Z">
        <w:r>
          <w:delText xml:space="preserve">Treatment and Comparator Groups (Part 1 and Part 2) </w:delText>
        </w:r>
      </w:del>
      <w:r>
        <w:t>Schedule of Activities</w:t>
      </w:r>
      <w:del w:id="3731" w:author="GoldenCorpusHarness" w:date="2026-03-28T22:23:47Z">
        <w:r>
          <w:delText>: Follow-up Phase</w:delText>
        </w:r>
      </w:del>
    </w:p>
    <w:p ns2:paraId="68013F69" ns2:textId="1CBDD035" w:rsidR="009602AE" w:rsidRPr="00817756" w:rsidRDefault="00895D30" w:rsidP="00D06F41">
      <w:pPr>
        <w:pStyle w:val="Caption"/>
        <w:rPr>
          <w:rStyle w:val="SuggestedOptional"/>
          <w:color w:val="auto"/>
        </w:rPr>
      </w:pPr>
      <w:ins w:id="3732" w:author="GoldenCorpusHarness" w:date="2026-03-28T22:23:47Z">
        <w:r>
          <w:t xml:space="preserve">Table 1, Table 2, and </w:t>
        </w:r>
      </w:ins>
      <w:r>
        <w:t>Table 4</w:t>
      </w:r>
      <w:del w:id="3733" w:author="GoldenCorpusHarness" w:date="2026-03-28T22:23:47Z">
        <w:r>
          <w:delText>S</w:delText>
        </w:r>
      </w:del>
      <w:ins w:id="3734" w:author="GoldenCorpusHarness" w:date="2026-03-28T22:23:47Z">
        <w:r>
          <w:t xml:space="preserve"> provide </w:t>
        </w:r>
      </w:ins>
      <w:r>
        <w:t>t</w:t>
      </w:r>
      <w:del w:id="3735" w:author="GoldenCorpusHarness" w:date="2026-03-28T22:23:47Z">
        <w:r>
          <w:delText>udy</w:delText>
        </w:r>
      </w:del>
      <w:ins w:id="3736" w:author="GoldenCorpusHarness" w:date="2026-03-28T22:23:47Z">
        <w:r>
          <w:t>he</w:t>
        </w:r>
      </w:ins>
      <w:r>
        <w:t xml:space="preserve"> </w:t>
      </w:r>
      <w:del w:id="3737" w:author="GoldenCorpusHarness" w:date="2026-03-28T22:23:47Z">
        <w:r>
          <w:delText>S</w:delText>
        </w:r>
      </w:del>
      <w:ins w:id="3738" w:author="GoldenCorpusHarness" w:date="2026-03-28T22:23:47Z">
        <w:r>
          <w:t>s</w:t>
        </w:r>
      </w:ins>
      <w:r>
        <w:t xml:space="preserve">chedule of </w:t>
      </w:r>
      <w:del w:id="3739" w:author="GoldenCorpusHarness" w:date="2026-03-28T22:23:47Z">
        <w:r>
          <w:delText>A</w:delText>
        </w:r>
      </w:del>
      <w:ins w:id="3740" w:author="GoldenCorpusHarness" w:date="2026-03-28T22:23:47Z">
        <w:r>
          <w:t>a</w:t>
        </w:r>
      </w:ins>
      <w:r>
        <w:t>ctivities</w:t>
      </w:r>
      <w:del w:id="3741" w:author="GoldenCorpusHarness" w:date="2026-03-28T22:23:47Z">
        <w:r>
          <w:delText>:</w:delText>
        </w:r>
      </w:del>
      <w:r>
        <w:t xml:space="preserve"> </w:t>
      </w:r>
      <w:del w:id="3742" w:author="GoldenCorpusHarness" w:date="2026-03-28T22:23:47Z">
        <w:r>
          <w:delText>Vi</w:delText>
        </w:r>
      </w:del>
      <w:ins w:id="3743" w:author="GoldenCorpusHarness" w:date="2026-03-28T22:23:47Z">
        <w:r>
          <w:t xml:space="preserve">for </w:t>
        </w:r>
      </w:ins>
      <w:r>
        <w:t>t</w:t>
      </w:r>
      <w:del w:id="3744" w:author="GoldenCorpusHarness" w:date="2026-03-28T22:23:47Z">
        <w:r>
          <w:delText>al</w:delText>
        </w:r>
      </w:del>
      <w:ins w:id="3745" w:author="GoldenCorpusHarness" w:date="2026-03-28T22:23:47Z">
        <w:r>
          <w:t>he</w:t>
        </w:r>
      </w:ins>
      <w:r>
        <w:t xml:space="preserve"> </w:t>
      </w:r>
      <w:del w:id="3746" w:author="GoldenCorpusHarness" w:date="2026-03-28T22:23:47Z">
        <w:r>
          <w:delText>St</w:delText>
        </w:r>
      </w:del>
      <w:ins w:id="3747" w:author="GoldenCorpusHarness" w:date="2026-03-28T22:23:47Z">
        <w:r>
          <w:t>Tre</w:t>
        </w:r>
      </w:ins>
      <w:r>
        <w:t>at</w:t>
      </w:r>
      <w:ins w:id="3748" w:author="GoldenCorpusHarness" w:date="2026-03-28T22:23:47Z">
        <w:r>
          <w:t>ment Gro</w:t>
        </w:r>
      </w:ins>
      <w:r>
        <w:t>u</w:t>
      </w:r>
      <w:ins w:id="3749" w:author="GoldenCorpusHarness" w:date="2026-03-28T22:23:47Z">
        <w:r>
          <w:t>p, Comparator Group and follow-up a</w:t>
        </w:r>
      </w:ins>
      <w:r>
        <w:t>s</w:t>
      </w:r>
      <w:ins w:id="3750" w:author="GoldenCorpusHarness" w:date="2026-03-28T22:23:47Z">
        <w:r>
          <w:t>sessment for both groups, respectively.</w:t>
        </w:r>
      </w:ins>
    </w:p>
    <w:tbl>
      <w:tblPr>
        <w:tblW w:w="5033" w:type="pct"/>
        <w:tblLayout w:type="fixed"/>
        <w:tblLook w:val="01E0" w:firstRow="1" w:lastRow="1" w:firstColumn="1" w:lastColumn="1" w:noHBand="0" w:noVBand="0"/>
      </w:tblPr>
      <w:tblGrid>
        <w:gridCol w:w="2590"/>
        <w:gridCol w:w="1198"/>
        <w:gridCol w:w="1317"/>
        <w:gridCol w:w="1142"/>
        <w:gridCol w:w="1142"/>
        <w:gridCol w:w="5646"/>
      </w:tblGrid>
      <w:tr w:rsidR="003117E4" ns2:paraId="4818391A" ns2:textId="77777777" w:rsidTr="00D60E87">
        <w:trPr>
          <w:trHeight w:val="306"/>
          <w:tblHeader/>
        </w:trPr>
        <w:tc>
          <w:tcPr>
            <w:tcW w:w="2591" w:type="dxa"/>
            <w:tcBorders>
              <w:top w:val="single" w:sz="6" w:space="0" w:color="auto"/>
              <w:left w:val="single" w:sz="4" w:space="0" w:color="auto"/>
              <w:bottom w:val="single" w:sz="6" w:space="0" w:color="auto"/>
              <w:right w:val="single" w:sz="6" w:space="0" w:color="auto"/>
            </w:tcBorders>
            <w:vAlign w:val="center"/>
            <w:hideMark/>
          </w:tcPr>
          <w:p ns2:paraId="12EA9935" ns2:textId="77777777" w:rsidR="009602AE" w:rsidRPr="00B703DD" w:rsidRDefault="00895D30" w:rsidP="00FB4E58">
            <w:pPr>
              <w:pStyle w:val="TableText0"/>
              <w:keepNext w:val="0"/>
              <w:rPr>
                <w:sz w:val="18"/>
                <w:szCs w:val="18"/>
              </w:rPr>
            </w:pPr>
            <w:r w:rsidRPr="00B65D8F">
              <w:rPr>
                <w:b/>
                <w:bCs/>
                <w:sz w:val="18"/>
                <w:szCs w:val="18"/>
              </w:rPr>
              <w:t>Study</w:t>
            </w:r>
            <w:r w:rsidRPr="00B703DD">
              <w:rPr>
                <w:sz w:val="18"/>
                <w:szCs w:val="18"/>
              </w:rPr>
              <w:t xml:space="preserve"> </w:t>
            </w:r>
            <w:r w:rsidRPr="00B65D8F">
              <w:rPr>
                <w:b/>
                <w:bCs/>
                <w:sz w:val="18"/>
                <w:szCs w:val="18"/>
              </w:rPr>
              <w:t>Period</w:t>
            </w:r>
            <w:r w:rsidRPr="00B703DD">
              <w:rPr>
                <w:sz w:val="18"/>
                <w:szCs w:val="18"/>
              </w:rPr>
              <w:t>:</w:t>
            </w:r>
          </w:p>
        </w:tc>
        <w:tc>
          <w:tcPr>
            <w:tcW w:w="1198" w:type="dxa"/>
            <w:tcBorders>
              <w:top w:val="single" w:sz="6" w:space="0" w:color="auto"/>
              <w:left w:val="single" w:sz="6" w:space="0" w:color="auto"/>
              <w:bottom w:val="single" w:sz="6" w:space="0" w:color="auto"/>
              <w:right w:val="single" w:sz="6" w:space="0" w:color="auto"/>
            </w:tcBorders>
          </w:tcPr>
          <w:p ns2:paraId="4D04359C" ns2:textId="77777777" w:rsidR="009602AE" w:rsidRPr="00B65D8F" w:rsidRDefault="009602AE" w:rsidP="00FB4E58">
            <w:pPr>
              <w:pStyle w:val="TableText0"/>
              <w:keepNext w:val="0"/>
              <w:jc w:val="center"/>
              <w:rPr>
                <w:b/>
                <w:bCs/>
                <w:sz w:val="18"/>
                <w:szCs w:val="18"/>
              </w:rPr>
            </w:pPr>
          </w:p>
        </w:tc>
        <w:tc>
          <w:tcPr>
            <w:tcW w:w="3601" w:type="dxa"/>
            <w:gridSpan w:val="3"/>
            <w:tcBorders>
              <w:top w:val="single" w:sz="6" w:space="0" w:color="auto"/>
              <w:left w:val="single" w:sz="6" w:space="0" w:color="auto"/>
              <w:bottom w:val="single" w:sz="6" w:space="0" w:color="auto"/>
              <w:right w:val="single" w:sz="6" w:space="0" w:color="auto"/>
            </w:tcBorders>
            <w:vAlign w:val="center"/>
          </w:tcPr>
          <w:p ns2:paraId="358973B8" ns2:textId="77777777" w:rsidR="009602AE" w:rsidRPr="00B65D8F" w:rsidRDefault="00895D30" w:rsidP="00FB4E58">
            <w:pPr>
              <w:pStyle w:val="TableText0"/>
              <w:keepNext w:val="0"/>
              <w:jc w:val="center"/>
              <w:rPr>
                <w:b/>
                <w:bCs/>
                <w:sz w:val="18"/>
                <w:szCs w:val="18"/>
              </w:rPr>
            </w:pPr>
            <w:r>
              <w:rPr>
                <w:b/>
                <w:bCs/>
                <w:sz w:val="18"/>
                <w:szCs w:val="18"/>
              </w:rPr>
              <w:t>Follow-up Phase</w:t>
            </w:r>
          </w:p>
        </w:tc>
        <w:tc>
          <w:tcPr>
            <w:tcW w:w="5646" w:type="dxa"/>
            <w:tcBorders>
              <w:top w:val="single" w:sz="6" w:space="0" w:color="auto"/>
              <w:left w:val="single" w:sz="6" w:space="0" w:color="auto"/>
              <w:bottom w:val="single" w:sz="6" w:space="0" w:color="auto"/>
              <w:right w:val="single" w:sz="4" w:space="0" w:color="auto"/>
            </w:tcBorders>
            <w:vAlign w:val="center"/>
            <w:hideMark/>
          </w:tcPr>
          <w:p ns2:paraId="75292FB5" ns2:textId="77777777" w:rsidR="009602AE" w:rsidRPr="00B65D8F" w:rsidRDefault="00895D30" w:rsidP="00FB4E58">
            <w:pPr>
              <w:pStyle w:val="TableText0"/>
              <w:keepNext w:val="0"/>
              <w:rPr>
                <w:b/>
                <w:bCs/>
                <w:sz w:val="18"/>
                <w:szCs w:val="18"/>
              </w:rPr>
            </w:pPr>
            <w:r w:rsidRPr="00B65D8F">
              <w:rPr>
                <w:b/>
                <w:bCs/>
                <w:sz w:val="18"/>
                <w:szCs w:val="18"/>
              </w:rPr>
              <w:t>Notes</w:t>
            </w:r>
          </w:p>
        </w:tc>
      </w:tr>
      <w:tr w:rsidR="003117E4" ns2:paraId="00E8BFE3" ns2:textId="77777777" w:rsidTr="00D60E87">
        <w:trPr>
          <w:trHeight w:val="456"/>
          <w:tblHeader/>
        </w:trPr>
        <w:tc>
          <w:tcPr>
            <w:tcW w:w="2591" w:type="dxa"/>
            <w:tcBorders>
              <w:top w:val="single" w:sz="6" w:space="0" w:color="auto"/>
              <w:left w:val="single" w:sz="4" w:space="0" w:color="auto"/>
              <w:bottom w:val="single" w:sz="6" w:space="0" w:color="auto"/>
              <w:right w:val="single" w:sz="6" w:space="0" w:color="auto"/>
            </w:tcBorders>
            <w:vAlign w:val="center"/>
          </w:tcPr>
          <w:p ns2:paraId="64536825" ns2:textId="77777777" w:rsidR="009602AE" w:rsidRPr="00B703DD" w:rsidRDefault="009602AE" w:rsidP="00FB4E58">
            <w:pPr>
              <w:pStyle w:val="TableText0"/>
              <w:keepNext w:val="0"/>
              <w:widowControl w:val="0"/>
              <w:rPr>
                <w:sz w:val="18"/>
                <w:szCs w:val="18"/>
              </w:rPr>
            </w:pPr>
          </w:p>
        </w:tc>
        <w:tc>
          <w:tcPr>
            <w:tcW w:w="1198" w:type="dxa"/>
            <w:tcBorders>
              <w:top w:val="single" w:sz="6" w:space="0" w:color="auto"/>
              <w:left w:val="single" w:sz="6" w:space="0" w:color="auto"/>
              <w:bottom w:val="single" w:sz="6" w:space="0" w:color="auto"/>
              <w:right w:val="single" w:sz="4" w:space="0" w:color="auto"/>
            </w:tcBorders>
            <w:hideMark/>
          </w:tcPr>
          <w:p ns2:paraId="6ECF3B24" ns2:textId="77777777" w:rsidR="009602AE" w:rsidRPr="00B65D8F" w:rsidRDefault="00895D30" w:rsidP="00FB4E58">
            <w:pPr>
              <w:pStyle w:val="TableText0"/>
              <w:keepNext w:val="0"/>
              <w:widowControl w:val="0"/>
              <w:jc w:val="center"/>
              <w:rPr>
                <w:b/>
                <w:bCs/>
                <w:sz w:val="18"/>
                <w:szCs w:val="18"/>
              </w:rPr>
            </w:pPr>
            <w:r w:rsidRPr="00B65D8F">
              <w:rPr>
                <w:b/>
                <w:bCs/>
                <w:sz w:val="18"/>
                <w:szCs w:val="18"/>
              </w:rPr>
              <w:t xml:space="preserve">End of </w:t>
            </w:r>
            <w:r>
              <w:rPr>
                <w:b/>
                <w:bCs/>
                <w:sz w:val="18"/>
                <w:szCs w:val="18"/>
              </w:rPr>
              <w:t>Treatment</w:t>
            </w:r>
          </w:p>
        </w:tc>
        <w:tc>
          <w:tcPr>
            <w:tcW w:w="1317" w:type="dxa"/>
            <w:tcBorders>
              <w:top w:val="single" w:sz="6" w:space="0" w:color="auto"/>
              <w:left w:val="single" w:sz="6" w:space="0" w:color="auto"/>
              <w:bottom w:val="single" w:sz="6" w:space="0" w:color="auto"/>
              <w:right w:val="single" w:sz="6" w:space="0" w:color="auto"/>
            </w:tcBorders>
            <w:hideMark/>
          </w:tcPr>
          <w:p ns2:paraId="1F1CBCE8" ns2:textId="77777777" w:rsidR="009602AE" w:rsidRPr="00B65D8F" w:rsidRDefault="00895D30" w:rsidP="00FB4E58">
            <w:pPr>
              <w:pStyle w:val="TableText0"/>
              <w:keepNext w:val="0"/>
              <w:widowControl w:val="0"/>
              <w:jc w:val="center"/>
              <w:rPr>
                <w:b/>
                <w:bCs/>
                <w:sz w:val="18"/>
                <w:szCs w:val="18"/>
              </w:rPr>
            </w:pPr>
            <w:r w:rsidRPr="00B65D8F">
              <w:rPr>
                <w:b/>
                <w:bCs/>
                <w:sz w:val="18"/>
                <w:szCs w:val="18"/>
              </w:rPr>
              <w:t>Safety FU</w:t>
            </w:r>
          </w:p>
        </w:tc>
        <w:tc>
          <w:tcPr>
            <w:tcW w:w="1142" w:type="dxa"/>
            <w:tcBorders>
              <w:top w:val="single" w:sz="6" w:space="0" w:color="auto"/>
              <w:left w:val="single" w:sz="6" w:space="0" w:color="auto"/>
              <w:bottom w:val="single" w:sz="6" w:space="0" w:color="auto"/>
              <w:right w:val="single" w:sz="6" w:space="0" w:color="auto"/>
            </w:tcBorders>
            <w:hideMark/>
          </w:tcPr>
          <w:p ns2:paraId="2C87C841" ns2:textId="77777777" w:rsidR="009602AE" w:rsidRPr="00B65D8F" w:rsidRDefault="00895D30" w:rsidP="00FB4E58">
            <w:pPr>
              <w:pStyle w:val="TableText0"/>
              <w:keepNext w:val="0"/>
              <w:widowControl w:val="0"/>
              <w:jc w:val="center"/>
              <w:rPr>
                <w:b/>
                <w:bCs/>
                <w:sz w:val="18"/>
                <w:szCs w:val="18"/>
              </w:rPr>
            </w:pPr>
            <w:r w:rsidRPr="00B65D8F">
              <w:rPr>
                <w:b/>
                <w:bCs/>
                <w:sz w:val="18"/>
                <w:szCs w:val="18"/>
              </w:rPr>
              <w:t>Efficacy FU</w:t>
            </w:r>
          </w:p>
        </w:tc>
        <w:tc>
          <w:tcPr>
            <w:tcW w:w="1142" w:type="dxa"/>
            <w:tcBorders>
              <w:top w:val="single" w:sz="6" w:space="0" w:color="auto"/>
              <w:left w:val="single" w:sz="6" w:space="0" w:color="auto"/>
              <w:bottom w:val="single" w:sz="6" w:space="0" w:color="auto"/>
              <w:right w:val="single" w:sz="6" w:space="0" w:color="auto"/>
            </w:tcBorders>
            <w:hideMark/>
          </w:tcPr>
          <w:p ns2:paraId="701A3363" ns2:textId="77777777" w:rsidR="009602AE" w:rsidRPr="00B65D8F" w:rsidRDefault="00895D30" w:rsidP="00FB4E58">
            <w:pPr>
              <w:pStyle w:val="TableText0"/>
              <w:keepNext w:val="0"/>
              <w:widowControl w:val="0"/>
              <w:jc w:val="center"/>
              <w:rPr>
                <w:b/>
                <w:bCs/>
                <w:sz w:val="18"/>
                <w:szCs w:val="18"/>
              </w:rPr>
            </w:pPr>
            <w:r w:rsidRPr="00B65D8F">
              <w:rPr>
                <w:b/>
                <w:bCs/>
                <w:sz w:val="18"/>
                <w:szCs w:val="18"/>
              </w:rPr>
              <w:t>Survival FU</w:t>
            </w:r>
          </w:p>
        </w:tc>
        <w:tc>
          <w:tcPr>
            <w:tcW w:w="5646" w:type="dxa"/>
            <w:vMerge w:val="restart"/>
            <w:tcBorders>
              <w:top w:val="single" w:sz="6" w:space="0" w:color="auto"/>
              <w:left w:val="single" w:sz="6" w:space="0" w:color="auto"/>
              <w:bottom w:val="nil"/>
              <w:right w:val="single" w:sz="4" w:space="0" w:color="auto"/>
            </w:tcBorders>
            <w:vAlign w:val="center"/>
            <w:hideMark/>
          </w:tcPr>
          <w:p ns2:paraId="38324BA2" ns2:textId="77777777" w:rsidR="009602AE" w:rsidRPr="00B703DD" w:rsidRDefault="00895D30" w:rsidP="00FB4E58">
            <w:pPr>
              <w:pStyle w:val="TableText0"/>
              <w:keepNext w:val="0"/>
              <w:widowControl w:val="0"/>
              <w:rPr>
                <w:sz w:val="18"/>
                <w:szCs w:val="18"/>
              </w:rPr>
            </w:pPr>
            <w:r w:rsidRPr="00B703DD">
              <w:rPr>
                <w:sz w:val="18"/>
                <w:szCs w:val="18"/>
              </w:rPr>
              <w:t xml:space="preserve">Safety FU visits </w:t>
            </w:r>
            <w:r>
              <w:rPr>
                <w:sz w:val="18"/>
                <w:szCs w:val="18"/>
              </w:rPr>
              <w:t>will</w:t>
            </w:r>
            <w:r w:rsidRPr="00B703DD">
              <w:rPr>
                <w:sz w:val="18"/>
                <w:szCs w:val="18"/>
              </w:rPr>
              <w:t xml:space="preserve"> be at clinic </w:t>
            </w:r>
            <w:r>
              <w:rPr>
                <w:sz w:val="18"/>
                <w:szCs w:val="18"/>
              </w:rPr>
              <w:t>and are</w:t>
            </w:r>
            <w:r w:rsidRPr="00B703DD">
              <w:rPr>
                <w:sz w:val="18"/>
                <w:szCs w:val="18"/>
              </w:rPr>
              <w:t xml:space="preserve"> required for </w:t>
            </w:r>
            <w:r>
              <w:rPr>
                <w:sz w:val="18"/>
                <w:szCs w:val="18"/>
              </w:rPr>
              <w:t>all</w:t>
            </w:r>
            <w:r w:rsidRPr="00B703DD">
              <w:rPr>
                <w:sz w:val="18"/>
                <w:szCs w:val="18"/>
              </w:rPr>
              <w:t xml:space="preserve"> participants.</w:t>
            </w:r>
          </w:p>
          <w:p ns2:paraId="7C8C6AA0" ns2:textId="77777777" w:rsidR="009602AE" w:rsidRPr="00B703DD" w:rsidRDefault="00895D30" w:rsidP="00FB4E58">
            <w:pPr>
              <w:pStyle w:val="TableText0"/>
              <w:keepNext w:val="0"/>
              <w:widowControl w:val="0"/>
              <w:rPr>
                <w:sz w:val="18"/>
                <w:szCs w:val="18"/>
              </w:rPr>
            </w:pPr>
            <w:r w:rsidRPr="00B703DD">
              <w:rPr>
                <w:sz w:val="18"/>
                <w:szCs w:val="18"/>
              </w:rPr>
              <w:t>Efficacy FU visits are required for participants who withdraw from treatment without disease progression and have not received new anticancer therapy.</w:t>
            </w:r>
          </w:p>
          <w:p ns2:paraId="31E38818" ns2:textId="77777777" w:rsidR="009602AE" w:rsidRPr="00B703DD" w:rsidRDefault="00895D30" w:rsidP="00FB4E58">
            <w:pPr>
              <w:pStyle w:val="TableText0"/>
              <w:keepNext w:val="0"/>
              <w:widowControl w:val="0"/>
              <w:rPr>
                <w:sz w:val="18"/>
                <w:szCs w:val="18"/>
              </w:rPr>
            </w:pPr>
            <w:r w:rsidRPr="00B703DD">
              <w:rPr>
                <w:sz w:val="18"/>
                <w:szCs w:val="18"/>
              </w:rPr>
              <w:t>Survival FU visits are required for participants that withdraw from treatment for disease progression or have started other anticancer therapy.</w:t>
            </w:r>
            <w:r>
              <w:rPr>
                <w:sz w:val="18"/>
                <w:szCs w:val="18"/>
              </w:rPr>
              <w:t xml:space="preserve"> See Sections 8.11.3 and 8.11.4 for specific details.</w:t>
            </w:r>
          </w:p>
        </w:tc>
      </w:tr>
      <w:tr w:rsidR="003117E4" ns2:paraId="1BDE79E9" ns2:textId="77777777" w:rsidTr="00D60E87">
        <w:trPr>
          <w:tblHeader/>
        </w:trPr>
        <w:tc>
          <w:tcPr>
            <w:tcW w:w="2591" w:type="dxa"/>
            <w:tcBorders>
              <w:top w:val="single" w:sz="6" w:space="0" w:color="auto"/>
              <w:left w:val="single" w:sz="4" w:space="0" w:color="auto"/>
              <w:bottom w:val="single" w:sz="6" w:space="0" w:color="auto"/>
              <w:right w:val="single" w:sz="6" w:space="0" w:color="auto"/>
            </w:tcBorders>
            <w:vAlign w:val="center"/>
            <w:hideMark/>
          </w:tcPr>
          <w:p ns2:paraId="7C161FA8" ns2:textId="77777777" w:rsidR="009602AE" w:rsidRPr="00B65D8F" w:rsidRDefault="00895D30" w:rsidP="00FB4E58">
            <w:pPr>
              <w:pStyle w:val="TableText0"/>
              <w:keepNext w:val="0"/>
              <w:widowControl w:val="0"/>
              <w:rPr>
                <w:b/>
                <w:bCs/>
                <w:sz w:val="18"/>
                <w:szCs w:val="18"/>
              </w:rPr>
            </w:pPr>
            <w:r w:rsidRPr="00B65D8F">
              <w:rPr>
                <w:b/>
                <w:bCs/>
                <w:sz w:val="18"/>
                <w:szCs w:val="18"/>
              </w:rPr>
              <w:t>Visit Number:</w:t>
            </w:r>
          </w:p>
        </w:tc>
        <w:tc>
          <w:tcPr>
            <w:tcW w:w="1198" w:type="dxa"/>
            <w:tcBorders>
              <w:top w:val="single" w:sz="6" w:space="0" w:color="auto"/>
              <w:left w:val="single" w:sz="6" w:space="0" w:color="auto"/>
              <w:bottom w:val="single" w:sz="6" w:space="0" w:color="auto"/>
              <w:right w:val="single" w:sz="4" w:space="0" w:color="auto"/>
            </w:tcBorders>
            <w:hideMark/>
          </w:tcPr>
          <w:p ns2:paraId="77C97913" ns2:textId="77777777" w:rsidR="009602AE" w:rsidRPr="00B65D8F" w:rsidRDefault="00895D30" w:rsidP="00FB4E58">
            <w:pPr>
              <w:pStyle w:val="TableText0"/>
              <w:keepNext w:val="0"/>
              <w:widowControl w:val="0"/>
              <w:ind w:left="-108" w:right="-158"/>
              <w:jc w:val="center"/>
              <w:rPr>
                <w:b/>
                <w:bCs/>
                <w:sz w:val="18"/>
                <w:szCs w:val="18"/>
              </w:rPr>
            </w:pPr>
            <w:r w:rsidRPr="00B65D8F">
              <w:rPr>
                <w:b/>
                <w:bCs/>
                <w:sz w:val="18"/>
                <w:szCs w:val="18"/>
              </w:rPr>
              <w:t xml:space="preserve">At </w:t>
            </w:r>
            <w:r>
              <w:rPr>
                <w:b/>
                <w:bCs/>
                <w:sz w:val="18"/>
                <w:szCs w:val="18"/>
              </w:rPr>
              <w:t>T</w:t>
            </w:r>
            <w:r w:rsidRPr="00B65D8F">
              <w:rPr>
                <w:b/>
                <w:bCs/>
                <w:sz w:val="18"/>
                <w:szCs w:val="18"/>
              </w:rPr>
              <w:t xml:space="preserve">reatment </w:t>
            </w:r>
            <w:r>
              <w:rPr>
                <w:b/>
                <w:bCs/>
                <w:sz w:val="18"/>
                <w:szCs w:val="18"/>
              </w:rPr>
              <w:t>D</w:t>
            </w:r>
            <w:r w:rsidRPr="00B65D8F">
              <w:rPr>
                <w:b/>
                <w:bCs/>
                <w:sz w:val="18"/>
                <w:szCs w:val="18"/>
              </w:rPr>
              <w:t>iscontinuation</w:t>
            </w:r>
          </w:p>
        </w:tc>
        <w:tc>
          <w:tcPr>
            <w:tcW w:w="1317" w:type="dxa"/>
            <w:tcBorders>
              <w:top w:val="single" w:sz="6" w:space="0" w:color="auto"/>
              <w:left w:val="single" w:sz="6" w:space="0" w:color="auto"/>
              <w:bottom w:val="single" w:sz="6" w:space="0" w:color="auto"/>
              <w:right w:val="single" w:sz="6" w:space="0" w:color="auto"/>
            </w:tcBorders>
            <w:hideMark/>
          </w:tcPr>
          <w:p ns2:paraId="0736BBD3" ns2:textId="77777777" w:rsidR="009602AE" w:rsidRPr="00B65D8F" w:rsidRDefault="00895D30" w:rsidP="00FB4E58">
            <w:pPr>
              <w:pStyle w:val="TableText0"/>
              <w:keepNext w:val="0"/>
              <w:widowControl w:val="0"/>
              <w:ind w:left="-62" w:right="-173"/>
              <w:jc w:val="center"/>
              <w:rPr>
                <w:b/>
                <w:bCs/>
                <w:sz w:val="18"/>
                <w:szCs w:val="18"/>
              </w:rPr>
            </w:pPr>
            <w:r w:rsidRPr="00B65D8F">
              <w:rPr>
                <w:b/>
                <w:bCs/>
                <w:sz w:val="18"/>
                <w:szCs w:val="18"/>
              </w:rPr>
              <w:t xml:space="preserve">30 Days Post </w:t>
            </w:r>
            <w:r>
              <w:rPr>
                <w:b/>
                <w:bCs/>
                <w:sz w:val="18"/>
                <w:szCs w:val="18"/>
              </w:rPr>
              <w:t>D</w:t>
            </w:r>
            <w:r w:rsidRPr="00B65D8F">
              <w:rPr>
                <w:b/>
                <w:bCs/>
                <w:sz w:val="18"/>
                <w:szCs w:val="18"/>
              </w:rPr>
              <w:t>iscontinuation</w:t>
            </w:r>
          </w:p>
        </w:tc>
        <w:tc>
          <w:tcPr>
            <w:tcW w:w="1142" w:type="dxa"/>
            <w:tcBorders>
              <w:top w:val="single" w:sz="6" w:space="0" w:color="auto"/>
              <w:left w:val="single" w:sz="6" w:space="0" w:color="auto"/>
              <w:bottom w:val="single" w:sz="6" w:space="0" w:color="auto"/>
              <w:right w:val="single" w:sz="6" w:space="0" w:color="auto"/>
            </w:tcBorders>
            <w:vAlign w:val="center"/>
            <w:hideMark/>
          </w:tcPr>
          <w:p ns2:paraId="59D0531C" ns2:textId="77777777" w:rsidR="009602AE" w:rsidRPr="00B65D8F" w:rsidRDefault="00895D30" w:rsidP="00FB4E58">
            <w:pPr>
              <w:pStyle w:val="TableText0"/>
              <w:keepNext w:val="0"/>
              <w:widowControl w:val="0"/>
              <w:jc w:val="center"/>
              <w:rPr>
                <w:b/>
                <w:bCs/>
                <w:sz w:val="18"/>
                <w:szCs w:val="18"/>
              </w:rPr>
            </w:pPr>
            <w:r>
              <w:rPr>
                <w:b/>
                <w:bCs/>
                <w:sz w:val="18"/>
                <w:szCs w:val="18"/>
              </w:rPr>
              <w:t>See Notes</w:t>
            </w:r>
          </w:p>
        </w:tc>
        <w:tc>
          <w:tcPr>
            <w:tcW w:w="1142" w:type="dxa"/>
            <w:tcBorders>
              <w:top w:val="single" w:sz="6" w:space="0" w:color="auto"/>
              <w:left w:val="single" w:sz="6" w:space="0" w:color="auto"/>
              <w:bottom w:val="single" w:sz="6" w:space="0" w:color="auto"/>
              <w:right w:val="single" w:sz="6" w:space="0" w:color="auto"/>
            </w:tcBorders>
            <w:vAlign w:val="center"/>
            <w:hideMark/>
          </w:tcPr>
          <w:p ns2:paraId="281141A0" ns2:textId="77777777" w:rsidR="009602AE" w:rsidRPr="00B65D8F" w:rsidRDefault="00895D30" w:rsidP="00FB4E58">
            <w:pPr>
              <w:pStyle w:val="TableText0"/>
              <w:keepNext w:val="0"/>
              <w:widowControl w:val="0"/>
              <w:jc w:val="center"/>
              <w:rPr>
                <w:b/>
                <w:bCs/>
                <w:sz w:val="18"/>
                <w:szCs w:val="18"/>
              </w:rPr>
            </w:pPr>
            <w:r>
              <w:rPr>
                <w:b/>
                <w:bCs/>
                <w:sz w:val="18"/>
                <w:szCs w:val="18"/>
              </w:rPr>
              <w:t>Q12W</w:t>
            </w:r>
          </w:p>
        </w:tc>
        <w:tc>
          <w:tcPr>
            <w:tcW w:w="5646" w:type="dxa"/>
            <w:vMerge/>
            <w:tcBorders>
              <w:top w:val="single" w:sz="6" w:space="0" w:color="auto"/>
              <w:left w:val="single" w:sz="6" w:space="0" w:color="auto"/>
              <w:bottom w:val="nil"/>
              <w:right w:val="single" w:sz="4" w:space="0" w:color="auto"/>
            </w:tcBorders>
            <w:vAlign w:val="center"/>
            <w:hideMark/>
          </w:tcPr>
          <w:p ns2:paraId="390F528B" ns2:textId="77777777" w:rsidR="009602AE" w:rsidRPr="00B703DD" w:rsidRDefault="009602AE" w:rsidP="00FB4E58">
            <w:pPr>
              <w:pStyle w:val="TableText0"/>
              <w:keepNext w:val="0"/>
              <w:widowControl w:val="0"/>
              <w:rPr>
                <w:sz w:val="18"/>
                <w:szCs w:val="18"/>
              </w:rPr>
            </w:pPr>
          </w:p>
        </w:tc>
      </w:tr>
      <w:tr w:rsidR="003117E4" ns2:paraId="66E8160C" ns2:textId="77777777" w:rsidTr="00D60E87">
        <w:trPr>
          <w:trHeight w:val="273"/>
          <w:tblHeader/>
        </w:trPr>
        <w:tc>
          <w:tcPr>
            <w:tcW w:w="2591" w:type="dxa"/>
            <w:tcBorders>
              <w:top w:val="single" w:sz="6" w:space="0" w:color="auto"/>
              <w:left w:val="single" w:sz="4" w:space="0" w:color="auto"/>
              <w:bottom w:val="single" w:sz="6" w:space="0" w:color="auto"/>
              <w:right w:val="single" w:sz="6" w:space="0" w:color="auto"/>
            </w:tcBorders>
            <w:vAlign w:val="center"/>
            <w:hideMark/>
          </w:tcPr>
          <w:p ns2:paraId="40F7AA33" ns2:textId="77777777" w:rsidR="009602AE" w:rsidRPr="00B65D8F" w:rsidRDefault="00895D30" w:rsidP="00FB4E58">
            <w:pPr>
              <w:pStyle w:val="TableText0"/>
              <w:keepNext w:val="0"/>
              <w:widowControl w:val="0"/>
              <w:rPr>
                <w:b/>
                <w:bCs/>
                <w:sz w:val="18"/>
                <w:szCs w:val="18"/>
              </w:rPr>
            </w:pPr>
            <w:r w:rsidRPr="00B65D8F">
              <w:rPr>
                <w:b/>
                <w:bCs/>
                <w:sz w:val="18"/>
                <w:szCs w:val="18"/>
              </w:rPr>
              <w:t>Window (days):</w:t>
            </w:r>
          </w:p>
        </w:tc>
        <w:tc>
          <w:tcPr>
            <w:tcW w:w="1198" w:type="dxa"/>
            <w:tcBorders>
              <w:top w:val="single" w:sz="6" w:space="0" w:color="auto"/>
              <w:left w:val="single" w:sz="6" w:space="0" w:color="auto"/>
              <w:bottom w:val="single" w:sz="6" w:space="0" w:color="auto"/>
              <w:right w:val="single" w:sz="4" w:space="0" w:color="auto"/>
            </w:tcBorders>
            <w:vAlign w:val="center"/>
          </w:tcPr>
          <w:p ns2:paraId="78493619" ns2:textId="77777777" w:rsidR="009602AE" w:rsidRPr="00B703DD" w:rsidRDefault="009602AE" w:rsidP="00FB4E58">
            <w:pPr>
              <w:pStyle w:val="TableText0"/>
              <w:keepNext w:val="0"/>
              <w:widowControl w:val="0"/>
              <w:jc w:val="center"/>
              <w:rPr>
                <w:sz w:val="18"/>
                <w:szCs w:val="18"/>
              </w:rPr>
            </w:pPr>
          </w:p>
        </w:tc>
        <w:tc>
          <w:tcPr>
            <w:tcW w:w="1317" w:type="dxa"/>
            <w:tcBorders>
              <w:top w:val="single" w:sz="6" w:space="0" w:color="auto"/>
              <w:left w:val="single" w:sz="6" w:space="0" w:color="auto"/>
              <w:bottom w:val="single" w:sz="6" w:space="0" w:color="auto"/>
              <w:right w:val="single" w:sz="6" w:space="0" w:color="auto"/>
            </w:tcBorders>
            <w:vAlign w:val="center"/>
            <w:hideMark/>
          </w:tcPr>
          <w:p ns2:paraId="2BAD598A" ns2:textId="77777777" w:rsidR="009602AE" w:rsidRPr="00B65D8F" w:rsidRDefault="00895D30" w:rsidP="00FB4E58">
            <w:pPr>
              <w:pStyle w:val="TableText0"/>
              <w:keepNext w:val="0"/>
              <w:widowControl w:val="0"/>
              <w:jc w:val="center"/>
              <w:rPr>
                <w:b/>
                <w:bCs/>
                <w:sz w:val="18"/>
                <w:szCs w:val="18"/>
              </w:rPr>
            </w:pPr>
            <w:r w:rsidRPr="00B65D8F">
              <w:rPr>
                <w:b/>
                <w:bCs/>
                <w:sz w:val="18"/>
                <w:szCs w:val="18"/>
              </w:rPr>
              <w:t>±3</w:t>
            </w:r>
          </w:p>
        </w:tc>
        <w:tc>
          <w:tcPr>
            <w:tcW w:w="1142" w:type="dxa"/>
            <w:tcBorders>
              <w:top w:val="single" w:sz="6" w:space="0" w:color="auto"/>
              <w:left w:val="single" w:sz="6" w:space="0" w:color="auto"/>
              <w:bottom w:val="single" w:sz="6" w:space="0" w:color="auto"/>
              <w:right w:val="single" w:sz="6" w:space="0" w:color="auto"/>
            </w:tcBorders>
            <w:vAlign w:val="center"/>
            <w:hideMark/>
          </w:tcPr>
          <w:p ns2:paraId="3450D1BC" ns2:textId="77777777" w:rsidR="009602AE" w:rsidRPr="00B65D8F" w:rsidRDefault="00895D30" w:rsidP="00FB4E58">
            <w:pPr>
              <w:pStyle w:val="TableText0"/>
              <w:keepNext w:val="0"/>
              <w:widowControl w:val="0"/>
              <w:jc w:val="center"/>
              <w:rPr>
                <w:b/>
                <w:bCs/>
                <w:sz w:val="18"/>
                <w:szCs w:val="18"/>
              </w:rPr>
            </w:pPr>
            <w:r w:rsidRPr="00B65D8F">
              <w:rPr>
                <w:b/>
                <w:bCs/>
                <w:sz w:val="18"/>
                <w:szCs w:val="18"/>
              </w:rPr>
              <w:t>±</w:t>
            </w:r>
            <w:r>
              <w:rPr>
                <w:b/>
                <w:bCs/>
                <w:sz w:val="18"/>
                <w:szCs w:val="18"/>
              </w:rPr>
              <w:t>7</w:t>
            </w:r>
          </w:p>
        </w:tc>
        <w:tc>
          <w:tcPr>
            <w:tcW w:w="1142" w:type="dxa"/>
            <w:tcBorders>
              <w:top w:val="single" w:sz="6" w:space="0" w:color="auto"/>
              <w:left w:val="single" w:sz="6" w:space="0" w:color="auto"/>
              <w:bottom w:val="single" w:sz="6" w:space="0" w:color="auto"/>
              <w:right w:val="single" w:sz="6" w:space="0" w:color="auto"/>
            </w:tcBorders>
            <w:vAlign w:val="center"/>
            <w:hideMark/>
          </w:tcPr>
          <w:p ns2:paraId="1B8AE188" ns2:textId="77777777" w:rsidR="009602AE" w:rsidRPr="00B65D8F" w:rsidRDefault="00895D30" w:rsidP="00FB4E58">
            <w:pPr>
              <w:pStyle w:val="TableText0"/>
              <w:keepNext w:val="0"/>
              <w:widowControl w:val="0"/>
              <w:jc w:val="center"/>
              <w:rPr>
                <w:b/>
                <w:bCs/>
                <w:sz w:val="18"/>
                <w:szCs w:val="18"/>
              </w:rPr>
            </w:pPr>
            <w:r w:rsidRPr="00B65D8F">
              <w:rPr>
                <w:b/>
                <w:bCs/>
                <w:sz w:val="18"/>
                <w:szCs w:val="18"/>
              </w:rPr>
              <w:t>±14</w:t>
            </w:r>
          </w:p>
        </w:tc>
        <w:tc>
          <w:tcPr>
            <w:tcW w:w="5646" w:type="dxa"/>
            <w:vMerge/>
            <w:tcBorders>
              <w:top w:val="single" w:sz="6" w:space="0" w:color="auto"/>
              <w:left w:val="single" w:sz="6" w:space="0" w:color="auto"/>
              <w:bottom w:val="nil"/>
              <w:right w:val="single" w:sz="4" w:space="0" w:color="auto"/>
            </w:tcBorders>
            <w:vAlign w:val="center"/>
            <w:hideMark/>
          </w:tcPr>
          <w:p ns2:paraId="39FAD5C7" ns2:textId="77777777" w:rsidR="009602AE" w:rsidRPr="00B703DD" w:rsidRDefault="009602AE" w:rsidP="00FB4E58">
            <w:pPr>
              <w:pStyle w:val="TableText0"/>
              <w:keepNext w:val="0"/>
              <w:widowControl w:val="0"/>
              <w:rPr>
                <w:sz w:val="18"/>
                <w:szCs w:val="18"/>
              </w:rPr>
            </w:pPr>
          </w:p>
        </w:tc>
      </w:tr>
      <w:tr w:rsidR="003117E4" ns2:paraId="4E5300EA" ns2:textId="77777777" w:rsidTr="00D60E87">
        <w:trPr>
          <w:trHeight w:val="273"/>
        </w:trPr>
        <w:tc>
          <w:tcPr>
            <w:tcW w:w="2591" w:type="dxa"/>
            <w:tcBorders>
              <w:top w:val="single" w:sz="6" w:space="0" w:color="auto"/>
              <w:left w:val="single" w:sz="4" w:space="0" w:color="auto"/>
              <w:bottom w:val="single" w:sz="4" w:space="0" w:color="auto"/>
              <w:right w:val="nil"/>
            </w:tcBorders>
            <w:vAlign w:val="center"/>
            <w:hideMark/>
          </w:tcPr>
          <w:p ns2:paraId="70A2B3A2" ns2:textId="77777777" w:rsidR="009602AE" w:rsidRPr="00B65D8F" w:rsidRDefault="00895D30" w:rsidP="00FB4E58">
            <w:pPr>
              <w:pStyle w:val="TableText0"/>
              <w:keepNext w:val="0"/>
              <w:widowControl w:val="0"/>
              <w:rPr>
                <w:b/>
                <w:bCs/>
                <w:sz w:val="18"/>
                <w:szCs w:val="18"/>
              </w:rPr>
            </w:pPr>
            <w:r w:rsidRPr="00B65D8F">
              <w:rPr>
                <w:b/>
                <w:bCs/>
                <w:sz w:val="18"/>
                <w:szCs w:val="18"/>
              </w:rPr>
              <w:t>Efficacy Assessments</w:t>
            </w:r>
          </w:p>
        </w:tc>
        <w:tc>
          <w:tcPr>
            <w:tcW w:w="1198" w:type="dxa"/>
            <w:tcBorders>
              <w:top w:val="single" w:sz="6" w:space="0" w:color="auto"/>
              <w:left w:val="nil"/>
              <w:bottom w:val="single" w:sz="4" w:space="0" w:color="auto"/>
              <w:right w:val="nil"/>
            </w:tcBorders>
            <w:vAlign w:val="center"/>
          </w:tcPr>
          <w:p ns2:paraId="2CD22F8F" ns2:textId="77777777" w:rsidR="009602AE" w:rsidRPr="00B703DD" w:rsidRDefault="009602AE" w:rsidP="00FB4E58">
            <w:pPr>
              <w:pStyle w:val="TableText0"/>
              <w:keepNext w:val="0"/>
              <w:widowControl w:val="0"/>
              <w:rPr>
                <w:sz w:val="18"/>
                <w:szCs w:val="18"/>
              </w:rPr>
            </w:pPr>
          </w:p>
        </w:tc>
        <w:tc>
          <w:tcPr>
            <w:tcW w:w="1317" w:type="dxa"/>
            <w:tcBorders>
              <w:top w:val="single" w:sz="6" w:space="0" w:color="auto"/>
              <w:left w:val="nil"/>
              <w:bottom w:val="single" w:sz="4" w:space="0" w:color="auto"/>
              <w:right w:val="nil"/>
            </w:tcBorders>
            <w:vAlign w:val="center"/>
          </w:tcPr>
          <w:p ns2:paraId="16775565" ns2:textId="77777777" w:rsidR="009602AE" w:rsidRPr="00B703DD" w:rsidRDefault="009602AE" w:rsidP="00FB4E58">
            <w:pPr>
              <w:pStyle w:val="TableText0"/>
              <w:keepNext w:val="0"/>
              <w:widowControl w:val="0"/>
              <w:rPr>
                <w:sz w:val="18"/>
                <w:szCs w:val="18"/>
              </w:rPr>
            </w:pPr>
          </w:p>
        </w:tc>
        <w:tc>
          <w:tcPr>
            <w:tcW w:w="1142" w:type="dxa"/>
            <w:tcBorders>
              <w:top w:val="single" w:sz="6" w:space="0" w:color="auto"/>
              <w:left w:val="nil"/>
              <w:bottom w:val="single" w:sz="4" w:space="0" w:color="auto"/>
              <w:right w:val="nil"/>
            </w:tcBorders>
            <w:vAlign w:val="center"/>
          </w:tcPr>
          <w:p ns2:paraId="7B13D25D" ns2:textId="77777777" w:rsidR="009602AE" w:rsidRPr="00B703DD" w:rsidRDefault="009602AE" w:rsidP="00FB4E58">
            <w:pPr>
              <w:pStyle w:val="TableText0"/>
              <w:keepNext w:val="0"/>
              <w:widowControl w:val="0"/>
              <w:rPr>
                <w:sz w:val="18"/>
                <w:szCs w:val="18"/>
              </w:rPr>
            </w:pPr>
          </w:p>
        </w:tc>
        <w:tc>
          <w:tcPr>
            <w:tcW w:w="1142" w:type="dxa"/>
            <w:tcBorders>
              <w:top w:val="single" w:sz="6" w:space="0" w:color="auto"/>
              <w:left w:val="nil"/>
              <w:bottom w:val="single" w:sz="4" w:space="0" w:color="auto"/>
              <w:right w:val="single" w:sz="6" w:space="0" w:color="auto"/>
            </w:tcBorders>
            <w:vAlign w:val="center"/>
          </w:tcPr>
          <w:p ns2:paraId="427A2F59" ns2:textId="77777777" w:rsidR="009602AE" w:rsidRPr="00B703DD" w:rsidRDefault="009602AE" w:rsidP="00FB4E58">
            <w:pPr>
              <w:pStyle w:val="TableText0"/>
              <w:keepNext w:val="0"/>
              <w:widowControl w:val="0"/>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ns2:paraId="64774305" ns2:textId="77777777" w:rsidR="009602AE" w:rsidRPr="00B703DD" w:rsidRDefault="00895D30" w:rsidP="00FB4E58">
            <w:pPr>
              <w:pStyle w:val="TableText0"/>
              <w:keepNext w:val="0"/>
              <w:widowControl w:val="0"/>
              <w:rPr>
                <w:sz w:val="18"/>
                <w:szCs w:val="18"/>
              </w:rPr>
            </w:pPr>
            <w:r w:rsidRPr="00B703DD">
              <w:rPr>
                <w:sz w:val="18"/>
                <w:szCs w:val="18"/>
              </w:rPr>
              <w:t>Required for participants</w:t>
            </w:r>
            <w:r>
              <w:rPr>
                <w:sz w:val="18"/>
                <w:szCs w:val="18"/>
              </w:rPr>
              <w:t xml:space="preserve"> who</w:t>
            </w:r>
            <w:r w:rsidRPr="00B703DD">
              <w:rPr>
                <w:sz w:val="18"/>
                <w:szCs w:val="18"/>
              </w:rPr>
              <w:t xml:space="preserve"> discontinued study intervention without disease progression.</w:t>
            </w:r>
          </w:p>
        </w:tc>
      </w:tr>
      <w:tr w:rsidR="003117E4" ns2:paraId="4E0CC9BE" ns2:textId="77777777" w:rsidTr="00D60E87">
        <w:trPr>
          <w:trHeight w:val="1344"/>
        </w:trPr>
        <w:tc>
          <w:tcPr>
            <w:tcW w:w="2591" w:type="dxa"/>
            <w:tcBorders>
              <w:top w:val="single" w:sz="4" w:space="0" w:color="auto"/>
              <w:left w:val="single" w:sz="4" w:space="0" w:color="auto"/>
              <w:bottom w:val="single" w:sz="4" w:space="0" w:color="auto"/>
              <w:right w:val="single" w:sz="6" w:space="0" w:color="auto"/>
            </w:tcBorders>
            <w:vAlign w:val="center"/>
            <w:hideMark/>
          </w:tcPr>
          <w:p ns2:paraId="6156F2A3" ns2:textId="77777777" w:rsidR="009602AE" w:rsidRPr="00B703DD" w:rsidRDefault="00895D30" w:rsidP="00FB4E58">
            <w:pPr>
              <w:pStyle w:val="TableText0"/>
              <w:keepNext w:val="0"/>
              <w:widowControl w:val="0"/>
              <w:rPr>
                <w:sz w:val="18"/>
                <w:szCs w:val="18"/>
              </w:rPr>
            </w:pPr>
            <w:r w:rsidRPr="00B703DD">
              <w:rPr>
                <w:sz w:val="18"/>
                <w:szCs w:val="18"/>
              </w:rPr>
              <w:t>Treatment Response Assessment</w:t>
            </w:r>
          </w:p>
        </w:tc>
        <w:tc>
          <w:tcPr>
            <w:tcW w:w="1198" w:type="dxa"/>
            <w:tcBorders>
              <w:top w:val="single" w:sz="4" w:space="0" w:color="auto"/>
              <w:left w:val="single" w:sz="6" w:space="0" w:color="auto"/>
              <w:bottom w:val="single" w:sz="4" w:space="0" w:color="auto"/>
              <w:right w:val="single" w:sz="4" w:space="0" w:color="auto"/>
            </w:tcBorders>
            <w:vAlign w:val="center"/>
            <w:hideMark/>
          </w:tcPr>
          <w:p ns2:paraId="5FA74B0D"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2FF72AE2"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hideMark/>
          </w:tcPr>
          <w:p ns2:paraId="3834EEED"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61BED73B" ns2:textId="77777777" w:rsidR="009602AE" w:rsidRPr="00B703DD" w:rsidRDefault="009602AE" w:rsidP="00FB4E58">
            <w:pPr>
              <w:pStyle w:val="TableText0"/>
              <w:keepNext w:val="0"/>
              <w:widowControl w:val="0"/>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ns2:paraId="7153EA2B" ns2:textId="77777777" w:rsidR="009602AE" w:rsidRPr="00B9602A" w:rsidRDefault="00895D30" w:rsidP="00E808B5">
            <w:pPr>
              <w:pStyle w:val="TableText0"/>
              <w:widowControl w:val="0"/>
              <w:rPr>
                <w:sz w:val="18"/>
                <w:szCs w:val="18"/>
              </w:rPr>
            </w:pPr>
            <w:r w:rsidRPr="007672D9">
              <w:rPr>
                <w:sz w:val="18"/>
                <w:szCs w:val="18"/>
              </w:rPr>
              <w:t>Assessments to include PE, hematology, constitutional symptoms</w:t>
            </w:r>
            <w:r>
              <w:rPr>
                <w:sz w:val="18"/>
                <w:szCs w:val="18"/>
              </w:rPr>
              <w:t>,</w:t>
            </w:r>
            <w:r w:rsidRPr="007672D9">
              <w:rPr>
                <w:sz w:val="18"/>
                <w:szCs w:val="18"/>
              </w:rPr>
              <w:t xml:space="preserve"> CT</w:t>
            </w:r>
            <w:r>
              <w:rPr>
                <w:sz w:val="18"/>
                <w:szCs w:val="18"/>
              </w:rPr>
              <w:t>,</w:t>
            </w:r>
            <w:r w:rsidRPr="007672D9">
              <w:rPr>
                <w:sz w:val="18"/>
                <w:szCs w:val="18"/>
              </w:rPr>
              <w:t xml:space="preserve"> (neck, chest, abdomen, and pelvis), </w:t>
            </w:r>
            <w:r w:rsidRPr="00B9602A">
              <w:rPr>
                <w:sz w:val="18"/>
                <w:szCs w:val="18"/>
              </w:rPr>
              <w:t>bone marrow biopsy and aspirate and peripheral blood (in the event of CR) as defined in Section 8.2.1 AND Appendix 1</w:t>
            </w:r>
            <w:r>
              <w:rPr>
                <w:sz w:val="18"/>
                <w:szCs w:val="18"/>
              </w:rPr>
              <w:t>4</w:t>
            </w:r>
            <w:r w:rsidRPr="00B9602A">
              <w:rPr>
                <w:sz w:val="18"/>
                <w:szCs w:val="18"/>
              </w:rPr>
              <w:t>.</w:t>
            </w:r>
          </w:p>
          <w:p ns2:paraId="3B4B5780" ns2:textId="77777777" w:rsidR="009602AE" w:rsidRPr="00B9602A" w:rsidRDefault="00895D30" w:rsidP="00FB4E58">
            <w:pPr>
              <w:pStyle w:val="TableText0"/>
              <w:widowControl w:val="0"/>
              <w:ind w:right="-191"/>
              <w:rPr>
                <w:sz w:val="18"/>
                <w:szCs w:val="18"/>
              </w:rPr>
            </w:pPr>
            <w:r w:rsidRPr="00B9602A">
              <w:rPr>
                <w:sz w:val="18"/>
                <w:szCs w:val="18"/>
              </w:rPr>
              <w:t>Efficacy FU requirements are specified in Section 8.11.4.2.</w:t>
            </w:r>
          </w:p>
          <w:p ns2:paraId="5468A849" ns2:textId="77777777" w:rsidR="009602AE" w:rsidRPr="00B703DD" w:rsidRDefault="00895D30" w:rsidP="00FB4E58">
            <w:pPr>
              <w:pStyle w:val="TableText0"/>
              <w:keepNext w:val="0"/>
              <w:widowControl w:val="0"/>
              <w:ind w:right="-191"/>
              <w:rPr>
                <w:sz w:val="18"/>
                <w:szCs w:val="18"/>
              </w:rPr>
            </w:pPr>
            <w:r>
              <w:rPr>
                <w:sz w:val="18"/>
                <w:szCs w:val="18"/>
              </w:rPr>
              <w:t xml:space="preserve">Efficacy FU timings are </w:t>
            </w:r>
            <w:r w:rsidRPr="00B9602A">
              <w:rPr>
                <w:sz w:val="18"/>
                <w:szCs w:val="18"/>
              </w:rPr>
              <w:t xml:space="preserve">Q12W up to and including W97 </w:t>
            </w:r>
            <w:r>
              <w:rPr>
                <w:sz w:val="18"/>
                <w:szCs w:val="18"/>
              </w:rPr>
              <w:t>(approximately 2 years post C1D1)</w:t>
            </w:r>
            <w:r w:rsidRPr="00B9602A">
              <w:rPr>
                <w:sz w:val="18"/>
                <w:szCs w:val="18"/>
              </w:rPr>
              <w:t xml:space="preserve"> and Q24W afterwards</w:t>
            </w:r>
            <w:r>
              <w:rPr>
                <w:sz w:val="18"/>
                <w:szCs w:val="18"/>
              </w:rPr>
              <w:t>.</w:t>
            </w:r>
          </w:p>
        </w:tc>
      </w:tr>
      <w:tr w:rsidR="003117E4" ns2:paraId="29D97589"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5BA453F7" ns2:textId="77777777" w:rsidR="009602AE" w:rsidRPr="00B703DD" w:rsidRDefault="00895D30" w:rsidP="00FB4E58">
            <w:pPr>
              <w:pStyle w:val="TableText0"/>
              <w:keepNext w:val="0"/>
              <w:widowControl w:val="0"/>
              <w:rPr>
                <w:sz w:val="18"/>
                <w:szCs w:val="18"/>
              </w:rPr>
            </w:pPr>
            <w:r>
              <w:rPr>
                <w:sz w:val="18"/>
                <w:szCs w:val="18"/>
              </w:rPr>
              <w:t xml:space="preserve">Constitutional </w:t>
            </w:r>
            <w:r w:rsidRPr="00B703DD">
              <w:rPr>
                <w:sz w:val="18"/>
                <w:szCs w:val="18"/>
              </w:rPr>
              <w:t>Symptoms</w:t>
            </w:r>
          </w:p>
        </w:tc>
        <w:tc>
          <w:tcPr>
            <w:tcW w:w="1198" w:type="dxa"/>
            <w:tcBorders>
              <w:top w:val="single" w:sz="4" w:space="0" w:color="auto"/>
              <w:left w:val="single" w:sz="6" w:space="0" w:color="auto"/>
              <w:bottom w:val="single" w:sz="4" w:space="0" w:color="auto"/>
              <w:right w:val="single" w:sz="4" w:space="0" w:color="auto"/>
            </w:tcBorders>
            <w:vAlign w:val="center"/>
            <w:hideMark/>
          </w:tcPr>
          <w:p ns2:paraId="4A3611AF"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17513015"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hideMark/>
          </w:tcPr>
          <w:p ns2:paraId="20AE5060"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5A4E35EF" ns2:textId="77777777" w:rsidR="009602AE" w:rsidRPr="00B703DD" w:rsidRDefault="009602AE" w:rsidP="00FB4E58">
            <w:pPr>
              <w:pStyle w:val="TableText0"/>
              <w:keepNext w:val="0"/>
              <w:widowControl w:val="0"/>
              <w:rPr>
                <w:sz w:val="18"/>
                <w:szCs w:val="18"/>
              </w:rPr>
            </w:pPr>
          </w:p>
        </w:tc>
        <w:tc>
          <w:tcPr>
            <w:tcW w:w="5646" w:type="dxa"/>
            <w:tcBorders>
              <w:top w:val="nil"/>
              <w:left w:val="single" w:sz="6" w:space="0" w:color="auto"/>
              <w:bottom w:val="single" w:sz="4" w:space="0" w:color="auto"/>
              <w:right w:val="single" w:sz="4" w:space="0" w:color="auto"/>
            </w:tcBorders>
          </w:tcPr>
          <w:p ns2:paraId="05780179" ns2:textId="77777777" w:rsidR="009602AE" w:rsidRDefault="00895D30" w:rsidP="00FB4E58">
            <w:pPr>
              <w:pStyle w:val="TableText0"/>
              <w:keepNext w:val="0"/>
              <w:widowControl w:val="0"/>
              <w:rPr>
                <w:sz w:val="18"/>
                <w:szCs w:val="18"/>
              </w:rPr>
            </w:pPr>
            <w:r w:rsidRPr="00902CFE">
              <w:rPr>
                <w:sz w:val="18"/>
                <w:szCs w:val="18"/>
              </w:rPr>
              <w:t xml:space="preserve">See Section 8.2.1.4 for </w:t>
            </w:r>
            <w:r>
              <w:rPr>
                <w:sz w:val="18"/>
                <w:szCs w:val="18"/>
              </w:rPr>
              <w:t xml:space="preserve">details. </w:t>
            </w:r>
            <w:r w:rsidRPr="00C544A0">
              <w:rPr>
                <w:sz w:val="18"/>
                <w:szCs w:val="18"/>
              </w:rPr>
              <w:t>Efficacy FU requirements are specified in Section 8.11.4.2.</w:t>
            </w:r>
          </w:p>
          <w:p ns2:paraId="67DD24CB" ns2:textId="77777777" w:rsidR="009602AE" w:rsidRPr="00B703DD" w:rsidRDefault="00895D30" w:rsidP="00FB4E58">
            <w:pPr>
              <w:pStyle w:val="TableText0"/>
              <w:keepNext w:val="0"/>
              <w:widowControl w:val="0"/>
              <w:rPr>
                <w:sz w:val="18"/>
                <w:szCs w:val="18"/>
              </w:rPr>
            </w:pPr>
            <w:r>
              <w:rPr>
                <w:sz w:val="18"/>
                <w:szCs w:val="18"/>
              </w:rPr>
              <w:t xml:space="preserve">Efficacy FU timings are </w:t>
            </w:r>
            <w:r w:rsidRPr="00545C2B">
              <w:rPr>
                <w:sz w:val="18"/>
                <w:szCs w:val="18"/>
              </w:rPr>
              <w:t xml:space="preserve">Q12W up to and including W145 </w:t>
            </w:r>
            <w:r>
              <w:rPr>
                <w:sz w:val="18"/>
                <w:szCs w:val="18"/>
              </w:rPr>
              <w:t xml:space="preserve">(approximately 3 years post C1D1) </w:t>
            </w:r>
            <w:r w:rsidRPr="00545C2B">
              <w:rPr>
                <w:sz w:val="18"/>
                <w:szCs w:val="18"/>
              </w:rPr>
              <w:t>and Q24W afterwards.</w:t>
            </w:r>
          </w:p>
        </w:tc>
      </w:tr>
      <w:tr w:rsidR="003117E4" ns2:paraId="305188FA"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ns2:paraId="167ED0EE" ns2:textId="77777777" w:rsidR="009602AE" w:rsidRDefault="00895D30" w:rsidP="00FB4E58">
            <w:pPr>
              <w:pStyle w:val="TableText0"/>
              <w:keepNext w:val="0"/>
              <w:widowControl w:val="0"/>
              <w:rPr>
                <w:sz w:val="18"/>
                <w:szCs w:val="18"/>
              </w:rPr>
            </w:pPr>
            <w:r w:rsidRPr="00B703DD">
              <w:rPr>
                <w:sz w:val="18"/>
                <w:szCs w:val="18"/>
              </w:rPr>
              <w:t>Vital Status</w:t>
            </w:r>
          </w:p>
        </w:tc>
        <w:tc>
          <w:tcPr>
            <w:tcW w:w="3657" w:type="dxa"/>
            <w:gridSpan w:val="3"/>
            <w:tcBorders>
              <w:top w:val="single" w:sz="4" w:space="0" w:color="auto"/>
              <w:left w:val="single" w:sz="6" w:space="0" w:color="auto"/>
              <w:bottom w:val="single" w:sz="4" w:space="0" w:color="auto"/>
              <w:right w:val="single" w:sz="6" w:space="0" w:color="auto"/>
            </w:tcBorders>
            <w:vAlign w:val="center"/>
          </w:tcPr>
          <w:p ns2:paraId="1A21EADE" ns2:textId="77777777" w:rsidR="009602AE" w:rsidRDefault="00895D30" w:rsidP="00FB4E58">
            <w:pPr>
              <w:pStyle w:val="TableText0"/>
              <w:keepNext w:val="0"/>
              <w:widowControl w:val="0"/>
              <w:jc w:val="center"/>
              <w:rPr>
                <w:sz w:val="18"/>
                <w:szCs w:val="18"/>
              </w:rPr>
            </w:pPr>
            <w:r w:rsidRPr="00902CFE">
              <w:rPr>
                <w:noProof/>
              </w:rPr>
              <ns1:AlternateContent>
                <ns1:Choice Requires="wps">
                  <w:drawing>
                    <ns3:anchor distT="0" distB="0" distL="114300" distR="114300" simplePos="0" relativeHeight="251704320" behindDoc="0" locked="0" layoutInCell="1" allowOverlap="1" ns4:anchorId="0BAC6DEE" ns4:editId="7101EA45">
                      <ns3:simplePos x="0" y="0"/>
                      <ns3:positionH relativeFrom="column">
                        <ns3:posOffset>90170</ns3:posOffset>
                      </ns3:positionH>
                      <ns3:positionV relativeFrom="paragraph">
                        <ns3:posOffset>69215</ns3:posOffset>
                      </ns3:positionV>
                      <ns3:extent cx="2110740" cy="0"/>
                      <ns3:effectExtent l="38100" t="76200" r="22860" b="95250"/>
                      <ns3:wrapNone/>
                      <ns3:docPr id="21" name="Straight Arrow Connector 21"/>
                      <ns3:cNvGraphicFramePr/>
                      <ns5:graphic>
                        <ns5:graphicData uri="http://schemas.microsoft.com/office/word/2010/wordprocessingShape">
                          <ns8:wsp>
                            <ns8:cNvCnPr/>
                            <ns8:spPr>
                              <ns5:xfrm>
                                <ns5:off x="0" y="0"/>
                                <ns5:ext cx="2110740" cy="0"/>
                              </ns5:xfrm>
                              <ns5:prstGeom prst="straightConnector1">
                                <ns5:avLst/>
                              </ns5:prstGeom>
                              <ns5:noFill/>
                              <ns5:ln w="9525">
                                <ns5:solidFill>
                                  <ns5:sysClr val="windowText" lastClr="000000">
                                    <ns5:shade val="95000"/>
                                    <ns5:satMod val="105000"/>
                                  </ns5:sysClr>
                                </ns5:solidFill>
                                <ns5:prstDash val="solid"/>
                                <ns5:headEnd type="triangle"/>
                                <ns5:tailEnd type="triangle"/>
                              </ns5:ln>
                              <ns5:effectLst/>
                            </ns8:spPr>
                            <ns8:bodyPr/>
                          </ns8:wsp>
                        </ns5:graphicData>
                      </ns5:graphic>
                      <ns4:sizeRelH relativeFrom="margin">
                        <ns4:pctWidth>0</ns4:pctWidth>
                      </ns4:sizeRelH>
                      <ns4:sizeRelV relativeFrom="margin">
                        <ns4:pctHeight>0</ns4:pctHeight>
                      </ns4:sizeRelV>
                    </ns3:anchor>
                  </w:drawing>
                </ns1:Choice>
                <ns1:Fallback>
                  <w:pict>
                    <ns9:shape id="Straight Arrow Connector 21" ns10:spid="_x0000_s1047" type="#_x0000_t32" style="width:166.2pt;height:0;margin-top:5.45pt;margin-left:7.1pt;mso-height-percent:0;mso-height-relative:margin;mso-width-percent:0;mso-width-relative:margin;mso-wrap-distance-bottom:0;mso-wrap-distance-left:9pt;mso-wrap-distance-right:9pt;mso-wrap-distance-top:0;position:absolute;v-text-anchor:top;z-index:251703296" filled="f" fillcolor="this" stroked="t" strokecolor="black" strokeweight="0.75pt">
                      <ns9:stroke startarrow="block" endarrow="block"/>
                    </ns9:shape>
                  </w:pict>
                </ns1:Fallback>
              </ns1:AlternateContent>
            </w:r>
          </w:p>
        </w:tc>
        <w:tc>
          <w:tcPr>
            <w:tcW w:w="1142" w:type="dxa"/>
            <w:tcBorders>
              <w:top w:val="single" w:sz="4" w:space="0" w:color="auto"/>
              <w:left w:val="single" w:sz="6" w:space="0" w:color="auto"/>
              <w:bottom w:val="single" w:sz="4" w:space="0" w:color="auto"/>
              <w:right w:val="single" w:sz="6" w:space="0" w:color="auto"/>
            </w:tcBorders>
            <w:vAlign w:val="center"/>
          </w:tcPr>
          <w:p ns2:paraId="223C072A" ns2:textId="77777777" w:rsidR="009602AE" w:rsidRPr="00B703DD" w:rsidRDefault="009602AE" w:rsidP="00FB4E58">
            <w:pPr>
              <w:pStyle w:val="TableText0"/>
              <w:keepNext w:val="0"/>
              <w:widowControl w:val="0"/>
              <w:rPr>
                <w:sz w:val="18"/>
                <w:szCs w:val="18"/>
              </w:rPr>
            </w:pPr>
          </w:p>
        </w:tc>
        <w:tc>
          <w:tcPr>
            <w:tcW w:w="5646" w:type="dxa"/>
            <w:tcBorders>
              <w:top w:val="nil"/>
              <w:left w:val="single" w:sz="6" w:space="0" w:color="auto"/>
              <w:bottom w:val="single" w:sz="4" w:space="0" w:color="auto"/>
              <w:right w:val="single" w:sz="4" w:space="0" w:color="auto"/>
            </w:tcBorders>
          </w:tcPr>
          <w:p ns2:paraId="73EB98CB" ns2:textId="77777777" w:rsidR="009602AE" w:rsidRPr="00902CFE" w:rsidRDefault="00895D30" w:rsidP="00FB4E58">
            <w:pPr>
              <w:pStyle w:val="TableText0"/>
              <w:keepNext w:val="0"/>
              <w:widowControl w:val="0"/>
              <w:rPr>
                <w:sz w:val="18"/>
                <w:szCs w:val="18"/>
              </w:rPr>
            </w:pPr>
            <w:r w:rsidRPr="00B703DD">
              <w:rPr>
                <w:sz w:val="18"/>
                <w:szCs w:val="18"/>
              </w:rPr>
              <w:t>Survival information (vital status) may be requested at the time during the study</w:t>
            </w:r>
            <w:r>
              <w:rPr>
                <w:sz w:val="18"/>
                <w:szCs w:val="18"/>
              </w:rPr>
              <w:t>.</w:t>
            </w:r>
          </w:p>
        </w:tc>
      </w:tr>
      <w:tr w:rsidR="003117E4" ns2:paraId="5CEF6073" ns2:textId="77777777" w:rsidTr="00D60E87">
        <w:trPr>
          <w:trHeight w:val="380"/>
        </w:trPr>
        <w:tc>
          <w:tcPr>
            <w:tcW w:w="2591" w:type="dxa"/>
            <w:tcBorders>
              <w:top w:val="single" w:sz="4" w:space="0" w:color="auto"/>
              <w:left w:val="single" w:sz="4" w:space="0" w:color="auto"/>
              <w:bottom w:val="single" w:sz="4" w:space="0" w:color="auto"/>
              <w:right w:val="single" w:sz="4" w:space="0" w:color="auto"/>
            </w:tcBorders>
            <w:vAlign w:val="center"/>
            <w:hideMark/>
          </w:tcPr>
          <w:p ns2:paraId="4300A195" ns2:textId="77777777" w:rsidR="009602AE" w:rsidRPr="00B703DD" w:rsidRDefault="00895D30" w:rsidP="00FB4E58">
            <w:pPr>
              <w:pStyle w:val="TableText0"/>
              <w:keepNext w:val="0"/>
              <w:widowControl w:val="0"/>
              <w:rPr>
                <w:sz w:val="18"/>
                <w:szCs w:val="18"/>
              </w:rPr>
            </w:pPr>
            <w:r w:rsidRPr="00B703DD">
              <w:rPr>
                <w:sz w:val="18"/>
                <w:szCs w:val="18"/>
              </w:rPr>
              <w:t>Subsequent Antineoplastic Therapy Status</w:t>
            </w:r>
          </w:p>
        </w:tc>
        <w:tc>
          <w:tcPr>
            <w:tcW w:w="4799" w:type="dxa"/>
            <w:gridSpan w:val="4"/>
            <w:tcBorders>
              <w:top w:val="single" w:sz="4" w:space="0" w:color="auto"/>
              <w:left w:val="single" w:sz="4" w:space="0" w:color="auto"/>
              <w:bottom w:val="single" w:sz="4" w:space="0" w:color="auto"/>
              <w:right w:val="single" w:sz="4" w:space="0" w:color="auto"/>
            </w:tcBorders>
            <w:vAlign w:val="center"/>
          </w:tcPr>
          <w:p ns2:paraId="0A43A4E7" ns2:textId="77777777" w:rsidR="009602AE" w:rsidRPr="00B703DD" w:rsidRDefault="00895D30" w:rsidP="00FB4E58">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706368" behindDoc="0" locked="0" layoutInCell="1" allowOverlap="1" ns4:anchorId="71855CB6" ns4:editId="2442B7DE">
                      <ns3:simplePos x="0" y="0"/>
                      <ns3:positionH relativeFrom="column">
                        <ns3:posOffset>-22860</ns3:posOffset>
                      </ns3:positionH>
                      <ns3:positionV relativeFrom="paragraph">
                        <ns3:posOffset>74295</ns3:posOffset>
                      </ns3:positionV>
                      <ns3:extent cx="2965450" cy="0"/>
                      <ns3:effectExtent l="38100" t="76200" r="25400" b="95250"/>
                      <ns3:wrapNone/>
                      <ns3:docPr id="321" name="Straight Arrow Connector 321"/>
                      <ns3:cNvGraphicFramePr/>
                      <ns5:graphic>
                        <ns5:graphicData uri="http://schemas.microsoft.com/office/word/2010/wordprocessingShape">
                          <ns8:wsp>
                            <ns8:cNvCnPr/>
                            <ns8:spPr>
                              <ns5:xfrm>
                                <ns5:off x="0" y="0"/>
                                <ns5:ext cx="296545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21" ns10:spid="_x0000_s1048" type="#_x0000_t32" style="width:233.5pt;height:0;margin-top:5.85pt;margin-left:-1.8pt;mso-height-percent:0;mso-height-relative:margin;mso-width-percent:0;mso-width-relative:margin;mso-wrap-distance-bottom:0;mso-wrap-distance-left:9pt;mso-wrap-distance-right:9pt;mso-wrap-distance-top:0;position:absolute;v-text-anchor:top;z-index:251705344" fillcolor="this" stroked="t" strokecolor="black" strokeweight="0.75pt">
                      <ns9:stroke startarrow="block" endarrow="block"/>
                    </ns9:shape>
                  </w:pict>
                </ns1:Fallback>
              </ns1:AlternateContent>
            </w:r>
          </w:p>
        </w:tc>
        <w:tc>
          <w:tcPr>
            <w:tcW w:w="5646" w:type="dxa"/>
            <w:tcBorders>
              <w:top w:val="single" w:sz="4" w:space="0" w:color="auto"/>
              <w:left w:val="single" w:sz="4" w:space="0" w:color="auto"/>
              <w:bottom w:val="single" w:sz="4" w:space="0" w:color="auto"/>
              <w:right w:val="single" w:sz="4" w:space="0" w:color="auto"/>
            </w:tcBorders>
          </w:tcPr>
          <w:p ns2:paraId="6019E83D" ns2:textId="77777777" w:rsidR="009602AE" w:rsidRPr="00B703DD" w:rsidRDefault="009602AE" w:rsidP="00FB4E58">
            <w:pPr>
              <w:pStyle w:val="TableText0"/>
              <w:keepNext w:val="0"/>
              <w:widowControl w:val="0"/>
              <w:rPr>
                <w:sz w:val="18"/>
                <w:szCs w:val="18"/>
              </w:rPr>
            </w:pPr>
          </w:p>
        </w:tc>
      </w:tr>
      <w:tr w:rsidR="003117E4" ns2:paraId="50C85D43" ns2:textId="77777777" w:rsidTr="00D60E87">
        <w:trPr>
          <w:trHeight w:val="332"/>
        </w:trPr>
        <w:tc>
          <w:tcPr>
            <w:tcW w:w="2591" w:type="dxa"/>
            <w:tcBorders>
              <w:top w:val="single" w:sz="4" w:space="0" w:color="auto"/>
              <w:left w:val="single" w:sz="4" w:space="0" w:color="auto"/>
              <w:bottom w:val="single" w:sz="4" w:space="0" w:color="auto"/>
              <w:right w:val="single" w:sz="4" w:space="0" w:color="auto"/>
            </w:tcBorders>
            <w:vAlign w:val="center"/>
          </w:tcPr>
          <w:p ns2:paraId="6653F205" ns2:textId="77777777" w:rsidR="009602AE" w:rsidRPr="00B703DD" w:rsidRDefault="00895D30" w:rsidP="00FB4E58">
            <w:pPr>
              <w:pStyle w:val="TableText0"/>
              <w:keepNext w:val="0"/>
              <w:widowControl w:val="0"/>
              <w:rPr>
                <w:sz w:val="18"/>
                <w:szCs w:val="18"/>
              </w:rPr>
            </w:pPr>
            <w:r>
              <w:rPr>
                <w:sz w:val="18"/>
                <w:szCs w:val="18"/>
              </w:rPr>
              <w:t>SCT follow-up</w:t>
            </w:r>
          </w:p>
        </w:tc>
        <w:tc>
          <w:tcPr>
            <w:tcW w:w="1198" w:type="dxa"/>
            <w:tcBorders>
              <w:top w:val="single" w:sz="4" w:space="0" w:color="auto"/>
              <w:left w:val="single" w:sz="4" w:space="0" w:color="auto"/>
              <w:bottom w:val="single" w:sz="4" w:space="0" w:color="auto"/>
              <w:right w:val="single" w:sz="4" w:space="0" w:color="auto"/>
            </w:tcBorders>
            <w:vAlign w:val="center"/>
          </w:tcPr>
          <w:p ns2:paraId="3D788647" ns2:textId="77777777" w:rsidR="009602AE" w:rsidRPr="00B703DD" w:rsidRDefault="009602AE" w:rsidP="00FB4E58">
            <w:pPr>
              <w:pStyle w:val="TableText0"/>
              <w:keepNext w:val="0"/>
              <w:widowControl w:val="0"/>
              <w:jc w:val="center"/>
              <w:rPr>
                <w:noProof/>
                <w:sz w:val="18"/>
                <w:szCs w:val="18"/>
              </w:rPr>
            </w:pPr>
          </w:p>
        </w:tc>
        <w:tc>
          <w:tcPr>
            <w:tcW w:w="1317" w:type="dxa"/>
            <w:tcBorders>
              <w:top w:val="single" w:sz="4" w:space="0" w:color="auto"/>
              <w:left w:val="single" w:sz="4" w:space="0" w:color="auto"/>
              <w:bottom w:val="single" w:sz="4" w:space="0" w:color="auto"/>
              <w:right w:val="single" w:sz="4" w:space="0" w:color="auto"/>
            </w:tcBorders>
            <w:vAlign w:val="center"/>
          </w:tcPr>
          <w:p ns2:paraId="53C4312D" ns2:textId="77777777" w:rsidR="009602AE" w:rsidRPr="00B703DD" w:rsidRDefault="00895D30" w:rsidP="00FB4E58">
            <w:pPr>
              <w:pStyle w:val="TableText0"/>
              <w:keepNext w:val="0"/>
              <w:widowControl w:val="0"/>
              <w:jc w:val="center"/>
              <w:rPr>
                <w:noProof/>
                <w:sz w:val="18"/>
                <w:szCs w:val="18"/>
              </w:rPr>
            </w:pPr>
            <w:r>
              <w:rPr>
                <w:noProof/>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289F6DF4" ns2:textId="77777777" w:rsidR="009602AE" w:rsidRPr="00B703DD" w:rsidRDefault="00895D30" w:rsidP="00FB4E58">
            <w:pPr>
              <w:pStyle w:val="TableText0"/>
              <w:keepNext w:val="0"/>
              <w:widowControl w:val="0"/>
              <w:jc w:val="center"/>
              <w:rPr>
                <w:noProof/>
                <w:sz w:val="18"/>
                <w:szCs w:val="18"/>
              </w:rPr>
            </w:pPr>
            <w:r>
              <w:rPr>
                <w:noProof/>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074A04FB" ns2:textId="77777777" w:rsidR="009602AE" w:rsidRPr="00B703DD" w:rsidRDefault="00895D30" w:rsidP="00FB4E58">
            <w:pPr>
              <w:pStyle w:val="TableText0"/>
              <w:keepNext w:val="0"/>
              <w:widowControl w:val="0"/>
              <w:jc w:val="center"/>
              <w:rPr>
                <w:noProof/>
                <w:sz w:val="18"/>
                <w:szCs w:val="18"/>
              </w:rPr>
            </w:pPr>
            <w:r>
              <w:rPr>
                <w:noProof/>
                <w:sz w:val="18"/>
                <w:szCs w:val="18"/>
              </w:rPr>
              <w:t>X</w:t>
            </w:r>
          </w:p>
        </w:tc>
        <w:tc>
          <w:tcPr>
            <w:tcW w:w="5646" w:type="dxa"/>
            <w:tcBorders>
              <w:top w:val="single" w:sz="4" w:space="0" w:color="auto"/>
              <w:left w:val="single" w:sz="4" w:space="0" w:color="auto"/>
              <w:bottom w:val="single" w:sz="4" w:space="0" w:color="auto"/>
              <w:right w:val="single" w:sz="4" w:space="0" w:color="auto"/>
            </w:tcBorders>
            <w:vAlign w:val="center"/>
          </w:tcPr>
          <w:p ns2:paraId="3DADD4C5" ns2:textId="77777777" w:rsidR="009602AE" w:rsidRPr="00B703DD" w:rsidRDefault="00895D30" w:rsidP="00FB4E58">
            <w:pPr>
              <w:pStyle w:val="TableText0"/>
              <w:keepNext w:val="0"/>
              <w:widowControl w:val="0"/>
              <w:rPr>
                <w:sz w:val="18"/>
                <w:szCs w:val="18"/>
              </w:rPr>
            </w:pPr>
            <w:r>
              <w:rPr>
                <w:sz w:val="18"/>
                <w:szCs w:val="18"/>
              </w:rPr>
              <w:t>See Section 8.11.4.4 for details.</w:t>
            </w:r>
          </w:p>
        </w:tc>
      </w:tr>
      <w:tr w:rsidR="003117E4" ns2:paraId="2208093F" ns2:textId="77777777" w:rsidTr="00D60E87">
        <w:trPr>
          <w:trHeight w:val="266"/>
        </w:trPr>
        <w:tc>
          <w:tcPr>
            <w:tcW w:w="2591" w:type="dxa"/>
            <w:tcBorders>
              <w:top w:val="single" w:sz="4" w:space="0" w:color="auto"/>
              <w:left w:val="single" w:sz="4" w:space="0" w:color="auto"/>
              <w:bottom w:val="single" w:sz="4" w:space="0" w:color="auto"/>
              <w:right w:val="single" w:sz="4" w:space="0" w:color="auto"/>
            </w:tcBorders>
            <w:vAlign w:val="center"/>
            <w:hideMark/>
          </w:tcPr>
          <w:p ns2:paraId="31AEA90F" ns2:textId="77777777" w:rsidR="009602AE" w:rsidRPr="00B703DD" w:rsidRDefault="00895D30" w:rsidP="00FB4E58">
            <w:pPr>
              <w:pStyle w:val="TableText0"/>
              <w:keepNext w:val="0"/>
              <w:widowControl w:val="0"/>
              <w:rPr>
                <w:sz w:val="18"/>
                <w:szCs w:val="18"/>
              </w:rPr>
            </w:pPr>
            <w:r w:rsidRPr="00B703DD">
              <w:rPr>
                <w:sz w:val="18"/>
                <w:szCs w:val="18"/>
              </w:rPr>
              <w:t>Survival FU</w:t>
            </w:r>
          </w:p>
        </w:tc>
        <w:tc>
          <w:tcPr>
            <w:tcW w:w="1198" w:type="dxa"/>
            <w:tcBorders>
              <w:top w:val="single" w:sz="4" w:space="0" w:color="auto"/>
              <w:left w:val="single" w:sz="4" w:space="0" w:color="auto"/>
              <w:bottom w:val="single" w:sz="4" w:space="0" w:color="auto"/>
              <w:right w:val="single" w:sz="4" w:space="0" w:color="auto"/>
            </w:tcBorders>
            <w:vAlign w:val="center"/>
          </w:tcPr>
          <w:p ns2:paraId="14987680" ns2: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single" w:sz="4" w:space="0" w:color="auto"/>
              <w:bottom w:val="single" w:sz="4" w:space="0" w:color="auto"/>
              <w:right w:val="single" w:sz="4" w:space="0" w:color="auto"/>
            </w:tcBorders>
            <w:vAlign w:val="center"/>
          </w:tcPr>
          <w:p ns2:paraId="3806BC01"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tcPr>
          <w:p ns2:paraId="75675258"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hideMark/>
          </w:tcPr>
          <w:p ns2:paraId="17CEEDF6"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5646" w:type="dxa"/>
            <w:tcBorders>
              <w:top w:val="single" w:sz="4" w:space="0" w:color="auto"/>
              <w:left w:val="single" w:sz="4" w:space="0" w:color="auto"/>
              <w:bottom w:val="single" w:sz="4" w:space="0" w:color="auto"/>
              <w:right w:val="single" w:sz="4" w:space="0" w:color="auto"/>
            </w:tcBorders>
            <w:vAlign w:val="center"/>
            <w:hideMark/>
          </w:tcPr>
          <w:p ns2:paraId="788BB0BC" ns2:textId="77777777" w:rsidR="009602AE" w:rsidRPr="00B703DD" w:rsidRDefault="00895D30" w:rsidP="00FB4E58">
            <w:pPr>
              <w:pStyle w:val="TableText0"/>
              <w:keepNext w:val="0"/>
              <w:widowControl w:val="0"/>
              <w:rPr>
                <w:sz w:val="18"/>
                <w:szCs w:val="18"/>
              </w:rPr>
            </w:pPr>
            <w:r w:rsidRPr="00B703DD">
              <w:rPr>
                <w:sz w:val="18"/>
                <w:szCs w:val="18"/>
              </w:rPr>
              <w:t>After centrally verified disease progression or the start of new anticancer treatment.</w:t>
            </w:r>
          </w:p>
        </w:tc>
      </w:tr>
      <w:tr w:rsidR="003117E4" ns2:paraId="00D2EAFB" ns2:textId="77777777" w:rsidTr="00D60E87">
        <w:trPr>
          <w:trHeight w:val="269"/>
        </w:trPr>
        <w:tc>
          <w:tcPr>
            <w:tcW w:w="2591" w:type="dxa"/>
            <w:tcBorders>
              <w:top w:val="single" w:sz="4" w:space="0" w:color="auto"/>
              <w:left w:val="single" w:sz="4" w:space="0" w:color="auto"/>
              <w:bottom w:val="single" w:sz="4" w:space="0" w:color="auto"/>
              <w:right w:val="nil"/>
            </w:tcBorders>
            <w:vAlign w:val="center"/>
            <w:hideMark/>
          </w:tcPr>
          <w:p ns2:paraId="29576D8F" ns2:textId="77777777" w:rsidR="009602AE" w:rsidRPr="00B65D8F" w:rsidRDefault="00895D30" w:rsidP="00FB4E58">
            <w:pPr>
              <w:pStyle w:val="TableText0"/>
              <w:keepNext w:val="0"/>
              <w:widowControl w:val="0"/>
              <w:rPr>
                <w:b/>
                <w:bCs/>
                <w:sz w:val="18"/>
                <w:szCs w:val="18"/>
              </w:rPr>
            </w:pPr>
            <w:r w:rsidRPr="00B65D8F">
              <w:rPr>
                <w:b/>
                <w:bCs/>
                <w:sz w:val="18"/>
                <w:szCs w:val="18"/>
              </w:rPr>
              <w:t>Patient-reported Outcomes</w:t>
            </w:r>
          </w:p>
        </w:tc>
        <w:tc>
          <w:tcPr>
            <w:tcW w:w="1198" w:type="dxa"/>
            <w:tcBorders>
              <w:top w:val="single" w:sz="4" w:space="0" w:color="auto"/>
              <w:left w:val="nil"/>
              <w:bottom w:val="single" w:sz="4" w:space="0" w:color="auto"/>
              <w:right w:val="nil"/>
            </w:tcBorders>
            <w:vAlign w:val="center"/>
          </w:tcPr>
          <w:p ns2:paraId="1A12DF38" ns2: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nil"/>
              <w:bottom w:val="single" w:sz="4" w:space="0" w:color="auto"/>
              <w:right w:val="nil"/>
            </w:tcBorders>
            <w:vAlign w:val="center"/>
          </w:tcPr>
          <w:p ns2:paraId="610A19C5"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nil"/>
            </w:tcBorders>
            <w:vAlign w:val="center"/>
          </w:tcPr>
          <w:p ns2:paraId="5B8B7DC5"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ns2:paraId="1164DB4A"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vAlign w:val="center"/>
          </w:tcPr>
          <w:p ns2:paraId="653D6EDC" ns2:textId="77777777" w:rsidR="009602AE" w:rsidRPr="00B703DD" w:rsidRDefault="00895D30" w:rsidP="00FB4E58">
            <w:pPr>
              <w:pStyle w:val="TableText0"/>
              <w:keepNext w:val="0"/>
              <w:widowControl w:val="0"/>
              <w:rPr>
                <w:sz w:val="18"/>
                <w:szCs w:val="18"/>
              </w:rPr>
            </w:pPr>
            <w:r w:rsidRPr="00594D63">
              <w:rPr>
                <w:b/>
                <w:bCs/>
                <w:sz w:val="18"/>
                <w:szCs w:val="18"/>
              </w:rPr>
              <w:t>PROs will be completed in Part 2 participants only.</w:t>
            </w:r>
            <w:r>
              <w:rPr>
                <w:sz w:val="18"/>
                <w:szCs w:val="18"/>
              </w:rPr>
              <w:t xml:space="preserve"> </w:t>
            </w:r>
            <w:r w:rsidRPr="00FE12D6">
              <w:rPr>
                <w:sz w:val="18"/>
                <w:szCs w:val="18"/>
              </w:rPr>
              <w:t xml:space="preserve">PROs should be completed </w:t>
            </w:r>
            <w:r>
              <w:rPr>
                <w:sz w:val="18"/>
                <w:szCs w:val="18"/>
              </w:rPr>
              <w:t>before</w:t>
            </w:r>
            <w:r w:rsidRPr="00FE12D6">
              <w:rPr>
                <w:sz w:val="18"/>
                <w:szCs w:val="18"/>
              </w:rPr>
              <w:t xml:space="preserve"> other assessments</w:t>
            </w:r>
            <w:r>
              <w:rPr>
                <w:sz w:val="18"/>
                <w:szCs w:val="18"/>
              </w:rPr>
              <w:t>.</w:t>
            </w:r>
          </w:p>
        </w:tc>
      </w:tr>
      <w:tr w:rsidR="003117E4" ns2:paraId="7336E5F6" ns2:textId="77777777" w:rsidTr="00D60E87">
        <w:trPr>
          <w:trHeight w:val="276"/>
        </w:trPr>
        <w:tc>
          <w:tcPr>
            <w:tcW w:w="2591" w:type="dxa"/>
            <w:tcBorders>
              <w:top w:val="single" w:sz="4" w:space="0" w:color="auto"/>
              <w:left w:val="single" w:sz="4" w:space="0" w:color="auto"/>
              <w:bottom w:val="single" w:sz="4" w:space="0" w:color="auto"/>
              <w:right w:val="single" w:sz="6" w:space="0" w:color="auto"/>
            </w:tcBorders>
            <w:vAlign w:val="center"/>
            <w:hideMark/>
          </w:tcPr>
          <w:p ns2:paraId="368D58BB" ns2:textId="77777777" w:rsidR="009602AE" w:rsidRPr="00B703DD" w:rsidRDefault="00895D30" w:rsidP="00FB4E58">
            <w:pPr>
              <w:pStyle w:val="TableText0"/>
              <w:keepNext w:val="0"/>
              <w:widowControl w:val="0"/>
              <w:rPr>
                <w:sz w:val="18"/>
                <w:szCs w:val="18"/>
              </w:rPr>
            </w:pPr>
            <w:r w:rsidRPr="00B703DD">
              <w:rPr>
                <w:sz w:val="18"/>
                <w:szCs w:val="18"/>
              </w:rPr>
              <w:t>EORTC QLQ-C30</w:t>
            </w:r>
          </w:p>
        </w:tc>
        <w:tc>
          <w:tcPr>
            <w:tcW w:w="1198" w:type="dxa"/>
            <w:tcBorders>
              <w:top w:val="single" w:sz="4" w:space="0" w:color="auto"/>
              <w:left w:val="single" w:sz="6" w:space="0" w:color="auto"/>
              <w:bottom w:val="single" w:sz="4" w:space="0" w:color="auto"/>
              <w:right w:val="single" w:sz="4" w:space="0" w:color="auto"/>
            </w:tcBorders>
            <w:vAlign w:val="center"/>
            <w:hideMark/>
          </w:tcPr>
          <w:p ns2:paraId="6791C497"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ns2:paraId="5E2FC52C"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69AC0D89" ns2: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ns2:paraId="089037D6" ns2:textId="77777777" w:rsidR="009602AE" w:rsidRPr="00B703DD" w:rsidRDefault="009602AE" w:rsidP="00FB4E58">
            <w:pPr>
              <w:pStyle w:val="TableText0"/>
              <w:keepNext w:val="0"/>
              <w:widowControl w:val="0"/>
              <w:jc w:val="center"/>
              <w:rPr>
                <w:sz w:val="18"/>
                <w:szCs w:val="18"/>
              </w:rPr>
            </w:pPr>
          </w:p>
        </w:tc>
        <w:tc>
          <w:tcPr>
            <w:tcW w:w="5646" w:type="dxa"/>
            <w:vMerge w:val="restart"/>
            <w:tcBorders>
              <w:top w:val="single" w:sz="4" w:space="0" w:color="auto"/>
              <w:left w:val="single" w:sz="6" w:space="0" w:color="auto"/>
              <w:right w:val="single" w:sz="4" w:space="0" w:color="auto"/>
            </w:tcBorders>
            <w:vAlign w:val="center"/>
            <w:hideMark/>
          </w:tcPr>
          <w:p ns2:paraId="1FBAB1E9" ns2:textId="77777777" w:rsidR="009602AE" w:rsidRPr="00FE12D6" w:rsidRDefault="00895D30" w:rsidP="00FB4E58">
            <w:pPr>
              <w:pStyle w:val="TableText0"/>
              <w:widowControl w:val="0"/>
              <w:rPr>
                <w:sz w:val="18"/>
                <w:szCs w:val="18"/>
              </w:rPr>
            </w:pPr>
            <w:r w:rsidRPr="00FE12D6">
              <w:rPr>
                <w:sz w:val="18"/>
                <w:szCs w:val="18"/>
              </w:rPr>
              <w:t xml:space="preserve">See Section 8.2.2 for specific requirements and the order </w:t>
            </w:r>
            <w:r>
              <w:rPr>
                <w:sz w:val="18"/>
                <w:szCs w:val="18"/>
              </w:rPr>
              <w:t xml:space="preserve">in which </w:t>
            </w:r>
            <w:r w:rsidRPr="00FE12D6">
              <w:rPr>
                <w:sz w:val="18"/>
                <w:szCs w:val="18"/>
              </w:rPr>
              <w:t>the questionnaires should be completed.</w:t>
            </w:r>
          </w:p>
          <w:p ns2:paraId="5847EEB7" ns2:textId="77777777" w:rsidR="009602AE" w:rsidRPr="00FE12D6" w:rsidRDefault="00895D30" w:rsidP="00FB4E58">
            <w:pPr>
              <w:pStyle w:val="TableText0"/>
              <w:widowControl w:val="0"/>
              <w:rPr>
                <w:sz w:val="18"/>
                <w:szCs w:val="18"/>
              </w:rPr>
            </w:pPr>
            <w:r w:rsidRPr="00FE12D6">
              <w:rPr>
                <w:sz w:val="18"/>
                <w:szCs w:val="18"/>
              </w:rPr>
              <w:t>Efficacy FU requirements are specified in Section 8.11.4.2.</w:t>
            </w:r>
          </w:p>
          <w:p ns2:paraId="5A9DCFBA" ns2:textId="77777777" w:rsidR="009602AE" w:rsidRPr="00B703DD" w:rsidRDefault="00895D30" w:rsidP="00FB4E58">
            <w:pPr>
              <w:pStyle w:val="TableText0"/>
              <w:keepNext w:val="0"/>
              <w:widowControl w:val="0"/>
              <w:rPr>
                <w:sz w:val="18"/>
                <w:szCs w:val="18"/>
              </w:rPr>
            </w:pPr>
            <w:r>
              <w:rPr>
                <w:sz w:val="18"/>
                <w:szCs w:val="18"/>
              </w:rPr>
              <w:t xml:space="preserve">Efficacy FU timings are </w:t>
            </w:r>
            <w:r w:rsidRPr="00FE12D6">
              <w:rPr>
                <w:sz w:val="18"/>
                <w:szCs w:val="18"/>
              </w:rPr>
              <w:t xml:space="preserve">Q12W up to and including W97 </w:t>
            </w:r>
            <w:r>
              <w:rPr>
                <w:sz w:val="18"/>
                <w:szCs w:val="18"/>
              </w:rPr>
              <w:t xml:space="preserve">(approximately 2 years post C1D1) </w:t>
            </w:r>
            <w:r w:rsidRPr="00FE12D6">
              <w:rPr>
                <w:sz w:val="18"/>
                <w:szCs w:val="18"/>
              </w:rPr>
              <w:t>and Q24W afterwards.</w:t>
            </w:r>
          </w:p>
        </w:tc>
      </w:tr>
      <w:tr w:rsidR="003117E4" ns2:paraId="0EA1E1A3"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1C2114F1" ns2:textId="77777777" w:rsidR="009602AE" w:rsidRPr="00B703DD" w:rsidRDefault="00895D30" w:rsidP="00FB4E58">
            <w:pPr>
              <w:pStyle w:val="TableText0"/>
              <w:keepNext w:val="0"/>
              <w:widowControl w:val="0"/>
              <w:rPr>
                <w:sz w:val="18"/>
                <w:szCs w:val="18"/>
              </w:rPr>
            </w:pPr>
            <w:r w:rsidRPr="00B703DD">
              <w:rPr>
                <w:sz w:val="18"/>
                <w:szCs w:val="18"/>
              </w:rPr>
              <w:t>EORTC QLQ-CLL17</w:t>
            </w:r>
          </w:p>
        </w:tc>
        <w:tc>
          <w:tcPr>
            <w:tcW w:w="1198" w:type="dxa"/>
            <w:tcBorders>
              <w:top w:val="single" w:sz="4" w:space="0" w:color="auto"/>
              <w:left w:val="single" w:sz="6" w:space="0" w:color="auto"/>
              <w:bottom w:val="single" w:sz="4" w:space="0" w:color="auto"/>
              <w:right w:val="single" w:sz="4" w:space="0" w:color="auto"/>
            </w:tcBorders>
            <w:vAlign w:val="center"/>
            <w:hideMark/>
          </w:tcPr>
          <w:p ns2:paraId="3C2D1DB8"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ns2:paraId="29D9F037"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28E135B0" ns2: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ns2:paraId="62D57442" ns2:textId="77777777" w:rsidR="009602AE" w:rsidRPr="00B703DD" w:rsidRDefault="009602AE" w:rsidP="00FB4E58">
            <w:pPr>
              <w:pStyle w:val="TableText0"/>
              <w:keepNext w:val="0"/>
              <w:widowControl w:val="0"/>
              <w:jc w:val="center"/>
              <w:rPr>
                <w:sz w:val="18"/>
                <w:szCs w:val="18"/>
              </w:rPr>
            </w:pPr>
          </w:p>
        </w:tc>
        <w:tc>
          <w:tcPr>
            <w:tcW w:w="5646" w:type="dxa"/>
            <w:vMerge/>
            <w:tcBorders>
              <w:left w:val="single" w:sz="6" w:space="0" w:color="auto"/>
              <w:right w:val="single" w:sz="4" w:space="0" w:color="auto"/>
            </w:tcBorders>
            <w:vAlign w:val="center"/>
            <w:hideMark/>
          </w:tcPr>
          <w:p ns2:paraId="31D9E138" ns2:textId="77777777" w:rsidR="009602AE" w:rsidRPr="00B703DD" w:rsidRDefault="009602AE" w:rsidP="00FB4E58">
            <w:pPr>
              <w:pStyle w:val="TableText0"/>
              <w:keepNext w:val="0"/>
              <w:widowControl w:val="0"/>
              <w:rPr>
                <w:sz w:val="18"/>
                <w:szCs w:val="18"/>
              </w:rPr>
            </w:pPr>
          </w:p>
        </w:tc>
      </w:tr>
      <w:tr w:rsidR="003117E4" ns2:paraId="2FCE6AC8"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7359D7D8" ns2:textId="77777777" w:rsidR="009602AE" w:rsidRPr="00B703DD" w:rsidRDefault="00895D30" w:rsidP="00FB4E58">
            <w:pPr>
              <w:pStyle w:val="TableText0"/>
              <w:keepNext w:val="0"/>
              <w:widowControl w:val="0"/>
              <w:rPr>
                <w:sz w:val="18"/>
                <w:szCs w:val="18"/>
              </w:rPr>
            </w:pPr>
            <w:r w:rsidRPr="00B703DD">
              <w:rPr>
                <w:sz w:val="18"/>
                <w:szCs w:val="18"/>
              </w:rPr>
              <w:t>EQ-5D-5L</w:t>
            </w:r>
          </w:p>
        </w:tc>
        <w:tc>
          <w:tcPr>
            <w:tcW w:w="1198" w:type="dxa"/>
            <w:tcBorders>
              <w:top w:val="single" w:sz="4" w:space="0" w:color="auto"/>
              <w:left w:val="single" w:sz="6" w:space="0" w:color="auto"/>
              <w:bottom w:val="single" w:sz="4" w:space="0" w:color="auto"/>
              <w:right w:val="single" w:sz="4" w:space="0" w:color="auto"/>
            </w:tcBorders>
            <w:vAlign w:val="center"/>
            <w:hideMark/>
          </w:tcPr>
          <w:p ns2:paraId="58BA6B0F"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ns2:paraId="02AA0661"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4FC3683E" ns2: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ns2:paraId="1682E46D" ns2:textId="77777777" w:rsidR="009602AE" w:rsidRPr="00B703DD" w:rsidRDefault="009602AE" w:rsidP="00FB4E58">
            <w:pPr>
              <w:pStyle w:val="TableText0"/>
              <w:keepNext w:val="0"/>
              <w:widowControl w:val="0"/>
              <w:jc w:val="center"/>
              <w:rPr>
                <w:sz w:val="18"/>
                <w:szCs w:val="18"/>
              </w:rPr>
            </w:pPr>
          </w:p>
        </w:tc>
        <w:tc>
          <w:tcPr>
            <w:tcW w:w="5646" w:type="dxa"/>
            <w:vMerge/>
            <w:tcBorders>
              <w:left w:val="single" w:sz="6" w:space="0" w:color="auto"/>
              <w:right w:val="single" w:sz="4" w:space="0" w:color="auto"/>
            </w:tcBorders>
            <w:vAlign w:val="center"/>
            <w:hideMark/>
          </w:tcPr>
          <w:p ns2:paraId="3681E22B" ns2:textId="77777777" w:rsidR="009602AE" w:rsidRPr="00B703DD" w:rsidRDefault="009602AE" w:rsidP="00FB4E58">
            <w:pPr>
              <w:pStyle w:val="TableText0"/>
              <w:keepNext w:val="0"/>
              <w:widowControl w:val="0"/>
              <w:rPr>
                <w:sz w:val="18"/>
                <w:szCs w:val="18"/>
              </w:rPr>
            </w:pPr>
          </w:p>
        </w:tc>
      </w:tr>
      <w:tr w:rsidR="003117E4" ns2:paraId="6986F6A0" ns2:textId="77777777" w:rsidTr="00D06F41">
        <w:trPr>
          <w:trHeight w:val="273"/>
        </w:trPr>
        <w:tc>
          <w:tcPr>
            <w:tcW w:w="2591" w:type="dxa"/>
            <w:tcBorders>
              <w:top w:val="single" w:sz="4" w:space="0" w:color="auto"/>
              <w:left w:val="single" w:sz="4" w:space="0" w:color="auto"/>
              <w:bottom w:val="single" w:sz="4" w:space="0" w:color="auto"/>
              <w:right w:val="single" w:sz="6" w:space="0" w:color="auto"/>
            </w:tcBorders>
            <w:vAlign w:val="center"/>
          </w:tcPr>
          <w:p ns2:paraId="1CE3485C" ns2:textId="77777777" w:rsidR="009602AE" w:rsidRPr="00B703DD" w:rsidRDefault="00895D30" w:rsidP="00FB4E58">
            <w:pPr>
              <w:pStyle w:val="TableText0"/>
              <w:keepNext w:val="0"/>
              <w:widowControl w:val="0"/>
              <w:rPr>
                <w:sz w:val="18"/>
                <w:szCs w:val="18"/>
              </w:rPr>
            </w:pPr>
            <w:r>
              <w:rPr>
                <w:rFonts w:eastAsia="Times New Roman"/>
                <w:sz w:val="18"/>
                <w:szCs w:val="18"/>
              </w:rPr>
              <w:t>FACT-G (Item GP5)</w:t>
            </w:r>
          </w:p>
        </w:tc>
        <w:tc>
          <w:tcPr>
            <w:tcW w:w="1198" w:type="dxa"/>
            <w:tcBorders>
              <w:top w:val="single" w:sz="4" w:space="0" w:color="auto"/>
              <w:left w:val="single" w:sz="6" w:space="0" w:color="auto"/>
              <w:bottom w:val="single" w:sz="4" w:space="0" w:color="auto"/>
              <w:right w:val="single" w:sz="4" w:space="0" w:color="auto"/>
            </w:tcBorders>
            <w:vAlign w:val="center"/>
          </w:tcPr>
          <w:p ns2:paraId="565BB2C2"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tcPr>
          <w:p ns2:paraId="16E5A54E"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0303593D" ns2:textId="77777777" w:rsidR="009602AE"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ns2:paraId="3283199B" ns2:textId="77777777" w:rsidR="009602AE" w:rsidRPr="00B703DD" w:rsidRDefault="009602AE" w:rsidP="00FB4E58">
            <w:pPr>
              <w:pStyle w:val="TableText0"/>
              <w:keepNext w:val="0"/>
              <w:widowControl w:val="0"/>
              <w:jc w:val="center"/>
              <w:rPr>
                <w:sz w:val="18"/>
                <w:szCs w:val="18"/>
              </w:rPr>
            </w:pPr>
          </w:p>
        </w:tc>
        <w:tc>
          <w:tcPr>
            <w:tcW w:w="5646" w:type="dxa"/>
            <w:vMerge/>
            <w:tcBorders>
              <w:left w:val="single" w:sz="6" w:space="0" w:color="auto"/>
              <w:bottom w:val="single" w:sz="4" w:space="0" w:color="auto"/>
              <w:right w:val="single" w:sz="4" w:space="0" w:color="auto"/>
            </w:tcBorders>
            <w:vAlign w:val="center"/>
          </w:tcPr>
          <w:p ns2:paraId="6A7A1BBC" ns2:textId="77777777" w:rsidR="009602AE" w:rsidRPr="00B703DD" w:rsidRDefault="009602AE" w:rsidP="00FB4E58">
            <w:pPr>
              <w:pStyle w:val="TableText0"/>
              <w:keepNext w:val="0"/>
              <w:widowControl w:val="0"/>
              <w:rPr>
                <w:sz w:val="18"/>
                <w:szCs w:val="18"/>
              </w:rPr>
            </w:pPr>
          </w:p>
        </w:tc>
      </w:tr>
      <w:tr w:rsidR="003117E4" ns2:paraId="5DF0B71B" ns2:textId="77777777" w:rsidTr="00D06F41">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79B05793" ns2:textId="77777777" w:rsidR="009602AE" w:rsidRPr="00B703DD" w:rsidRDefault="00895D30" w:rsidP="00FB4E58">
            <w:pPr>
              <w:pStyle w:val="TableText0"/>
              <w:keepNext w:val="0"/>
              <w:widowControl w:val="0"/>
              <w:rPr>
                <w:sz w:val="18"/>
                <w:szCs w:val="18"/>
              </w:rPr>
            </w:pPr>
            <w:r w:rsidRPr="00B703DD">
              <w:rPr>
                <w:sz w:val="18"/>
                <w:szCs w:val="18"/>
              </w:rPr>
              <w:t>Health Resource Utilization</w:t>
            </w:r>
          </w:p>
        </w:tc>
        <w:tc>
          <w:tcPr>
            <w:tcW w:w="1198" w:type="dxa"/>
            <w:tcBorders>
              <w:top w:val="single" w:sz="4" w:space="0" w:color="auto"/>
              <w:left w:val="single" w:sz="6" w:space="0" w:color="auto"/>
              <w:bottom w:val="single" w:sz="4" w:space="0" w:color="auto"/>
              <w:right w:val="single" w:sz="4" w:space="0" w:color="auto"/>
            </w:tcBorders>
            <w:vAlign w:val="center"/>
            <w:hideMark/>
          </w:tcPr>
          <w:p ns2:paraId="7D1CA17A"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ns2:paraId="4E6BC7EB"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17E1734A"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ns2:paraId="3F10AD75" ns2:textId="77777777" w:rsidR="009602AE" w:rsidRPr="00B703DD" w:rsidRDefault="009602AE" w:rsidP="00FB4E58">
            <w:pPr>
              <w:pStyle w:val="TableText0"/>
              <w:keepNext w:val="0"/>
              <w:widowControl w:val="0"/>
              <w:jc w:val="center"/>
              <w:rPr>
                <w:sz w:val="18"/>
                <w:szCs w:val="18"/>
              </w:rPr>
            </w:pPr>
          </w:p>
        </w:tc>
        <w:tc>
          <w:tcPr>
            <w:tcW w:w="5645" w:type="dxa"/>
            <w:tcBorders>
              <w:top w:val="single" w:sz="4" w:space="0" w:color="auto"/>
              <w:left w:val="single" w:sz="6" w:space="0" w:color="auto"/>
              <w:bottom w:val="single" w:sz="4" w:space="0" w:color="auto"/>
              <w:right w:val="single" w:sz="4" w:space="0" w:color="auto"/>
            </w:tcBorders>
            <w:vAlign w:val="center"/>
            <w:hideMark/>
          </w:tcPr>
          <w:p ns2:paraId="7DDB3798" ns2:textId="77777777" w:rsidR="009602AE" w:rsidRPr="00B703DD" w:rsidRDefault="009602AE" w:rsidP="00FB4E58">
            <w:pPr>
              <w:pStyle w:val="TableText0"/>
              <w:keepNext w:val="0"/>
              <w:widowControl w:val="0"/>
              <w:rPr>
                <w:sz w:val="18"/>
                <w:szCs w:val="18"/>
              </w:rPr>
            </w:pPr>
          </w:p>
        </w:tc>
      </w:tr>
      <w:tr w:rsidR="003117E4" ns2:paraId="26FE73D2" ns2:textId="77777777" w:rsidTr="00D06F41">
        <w:trPr>
          <w:trHeight w:val="273"/>
        </w:trPr>
        <w:tc>
          <w:tcPr>
            <w:tcW w:w="2591" w:type="dxa"/>
            <w:tcBorders>
              <w:top w:val="single" w:sz="4" w:space="0" w:color="auto"/>
              <w:left w:val="single" w:sz="4" w:space="0" w:color="auto"/>
              <w:bottom w:val="single" w:sz="4" w:space="0" w:color="auto"/>
              <w:right w:val="nil"/>
            </w:tcBorders>
            <w:vAlign w:val="center"/>
            <w:hideMark/>
          </w:tcPr>
          <w:p ns2:paraId="76AD6E6E" ns2:textId="77777777" w:rsidR="009602AE" w:rsidRPr="00C779AE" w:rsidRDefault="00895D30" w:rsidP="00FB4E58">
            <w:pPr>
              <w:pStyle w:val="TableText0"/>
              <w:keepNext w:val="0"/>
              <w:widowControl w:val="0"/>
              <w:rPr>
                <w:b/>
                <w:bCs/>
                <w:sz w:val="18"/>
                <w:szCs w:val="18"/>
              </w:rPr>
            </w:pPr>
            <w:r w:rsidRPr="00C779AE">
              <w:rPr>
                <w:b/>
                <w:bCs/>
                <w:sz w:val="18"/>
                <w:szCs w:val="18"/>
              </w:rPr>
              <w:t>Laboratory Assessments</w:t>
            </w:r>
          </w:p>
        </w:tc>
        <w:tc>
          <w:tcPr>
            <w:tcW w:w="1198" w:type="dxa"/>
            <w:tcBorders>
              <w:top w:val="single" w:sz="4" w:space="0" w:color="auto"/>
              <w:left w:val="nil"/>
              <w:bottom w:val="single" w:sz="4" w:space="0" w:color="auto"/>
              <w:right w:val="nil"/>
            </w:tcBorders>
            <w:vAlign w:val="center"/>
          </w:tcPr>
          <w:p ns2:paraId="76727A2D" ns2: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nil"/>
              <w:bottom w:val="single" w:sz="4" w:space="0" w:color="auto"/>
              <w:right w:val="nil"/>
            </w:tcBorders>
            <w:vAlign w:val="center"/>
          </w:tcPr>
          <w:p ns2:paraId="20C6193E"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nil"/>
            </w:tcBorders>
            <w:vAlign w:val="center"/>
          </w:tcPr>
          <w:p ns2:paraId="6AC333F7"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ns2:paraId="5DAD7FC4"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640B77C4" ns2:textId="77777777" w:rsidR="009602AE" w:rsidRPr="00B703DD" w:rsidRDefault="009602AE" w:rsidP="00FB4E58">
            <w:pPr>
              <w:pStyle w:val="TableText0"/>
              <w:keepNext w:val="0"/>
              <w:widowControl w:val="0"/>
              <w:rPr>
                <w:sz w:val="18"/>
                <w:szCs w:val="18"/>
              </w:rPr>
            </w:pPr>
          </w:p>
        </w:tc>
      </w:tr>
      <w:tr w:rsidR="003117E4" ns2:paraId="4DED4EF2" ns2: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hideMark/>
          </w:tcPr>
          <w:p ns2:paraId="0AADFC0F" ns2:textId="77777777" w:rsidR="009602AE" w:rsidRPr="00B703DD" w:rsidRDefault="00895D30" w:rsidP="00FB4E58">
            <w:pPr>
              <w:pStyle w:val="TableText0"/>
              <w:keepNext w:val="0"/>
              <w:widowControl w:val="0"/>
              <w:rPr>
                <w:sz w:val="18"/>
                <w:szCs w:val="18"/>
              </w:rPr>
            </w:pPr>
            <w:r w:rsidRPr="00B703DD">
              <w:rPr>
                <w:sz w:val="18"/>
                <w:szCs w:val="18"/>
              </w:rPr>
              <w:t>Hematology, Serum Chemistry</w:t>
            </w:r>
          </w:p>
        </w:tc>
        <w:tc>
          <w:tcPr>
            <w:tcW w:w="1198" w:type="dxa"/>
            <w:tcBorders>
              <w:top w:val="single" w:sz="4" w:space="0" w:color="auto"/>
              <w:left w:val="single" w:sz="4" w:space="0" w:color="auto"/>
              <w:bottom w:val="single" w:sz="4" w:space="0" w:color="auto"/>
              <w:right w:val="single" w:sz="4" w:space="0" w:color="auto"/>
            </w:tcBorders>
            <w:vAlign w:val="center"/>
            <w:hideMark/>
          </w:tcPr>
          <w:p ns2:paraId="4FAB8AD7"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4" w:space="0" w:color="auto"/>
              <w:bottom w:val="single" w:sz="4" w:space="0" w:color="auto"/>
              <w:right w:val="single" w:sz="4" w:space="0" w:color="auto"/>
            </w:tcBorders>
            <w:vAlign w:val="center"/>
          </w:tcPr>
          <w:p ns2:paraId="02FA2736"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51BEF292" ns2: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256CAE79"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ns2:paraId="556E23DC" ns2:textId="77777777" w:rsidR="009602AE" w:rsidRPr="004A6C7A" w:rsidRDefault="00895D30" w:rsidP="00FB4E58">
            <w:pPr>
              <w:pStyle w:val="TableText0"/>
              <w:widowControl w:val="0"/>
              <w:rPr>
                <w:sz w:val="18"/>
                <w:szCs w:val="18"/>
              </w:rPr>
            </w:pPr>
            <w:r w:rsidRPr="004A6C7A">
              <w:rPr>
                <w:sz w:val="18"/>
                <w:szCs w:val="18"/>
              </w:rPr>
              <w:t>See Appendix 2 for parameters.</w:t>
            </w:r>
          </w:p>
          <w:p ns2:paraId="7D6288D5" ns2:textId="77777777" w:rsidR="009602AE" w:rsidRPr="004A6C7A" w:rsidRDefault="00895D30" w:rsidP="00FB4E58">
            <w:pPr>
              <w:pStyle w:val="TableText0"/>
              <w:widowControl w:val="0"/>
              <w:rPr>
                <w:sz w:val="18"/>
                <w:szCs w:val="18"/>
              </w:rPr>
            </w:pPr>
            <w:r w:rsidRPr="004A6C7A">
              <w:rPr>
                <w:sz w:val="18"/>
                <w:szCs w:val="18"/>
              </w:rPr>
              <w:t>Efficacy FU requirements are specified in Section 8.11.4.2.</w:t>
            </w:r>
          </w:p>
          <w:p ns2:paraId="48285262" ns2:textId="77777777" w:rsidR="009602AE" w:rsidRPr="00B703DD" w:rsidRDefault="00895D30" w:rsidP="00FB4E58">
            <w:pPr>
              <w:pStyle w:val="TableText0"/>
              <w:keepNext w:val="0"/>
              <w:widowControl w:val="0"/>
              <w:rPr>
                <w:sz w:val="18"/>
                <w:szCs w:val="18"/>
              </w:rPr>
            </w:pPr>
            <w:r>
              <w:rPr>
                <w:sz w:val="18"/>
                <w:szCs w:val="18"/>
              </w:rPr>
              <w:t xml:space="preserve">Efficacy FU timings are </w:t>
            </w:r>
            <w:r w:rsidRPr="004A6C7A">
              <w:rPr>
                <w:sz w:val="18"/>
                <w:szCs w:val="18"/>
              </w:rPr>
              <w:t xml:space="preserve">Q12W up to and including </w:t>
            </w:r>
            <w:r w:rsidRPr="00E453C8">
              <w:rPr>
                <w:sz w:val="18"/>
                <w:szCs w:val="18"/>
              </w:rPr>
              <w:t>W</w:t>
            </w:r>
            <w:r>
              <w:rPr>
                <w:sz w:val="18"/>
                <w:szCs w:val="18"/>
              </w:rPr>
              <w:t>145</w:t>
            </w:r>
            <w:r w:rsidRPr="00E453C8">
              <w:rPr>
                <w:sz w:val="18"/>
                <w:szCs w:val="18"/>
              </w:rPr>
              <w:t xml:space="preserve"> </w:t>
            </w:r>
            <w:r>
              <w:rPr>
                <w:sz w:val="18"/>
                <w:szCs w:val="18"/>
              </w:rPr>
              <w:t xml:space="preserve">(approximately 3 years post C1D1) </w:t>
            </w:r>
            <w:r w:rsidRPr="004A6C7A">
              <w:rPr>
                <w:sz w:val="18"/>
                <w:szCs w:val="18"/>
              </w:rPr>
              <w:t>and Q24W afterwards.</w:t>
            </w:r>
          </w:p>
        </w:tc>
      </w:tr>
      <w:tr w:rsidR="003117E4" ns2:paraId="35011D08" ns2: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hideMark/>
          </w:tcPr>
          <w:p ns2:paraId="23FA6F7C" ns2:textId="77777777" w:rsidR="009602AE" w:rsidRPr="00B703DD" w:rsidRDefault="00895D30" w:rsidP="00FB4E58">
            <w:pPr>
              <w:pStyle w:val="TableText0"/>
              <w:keepNext w:val="0"/>
              <w:widowControl w:val="0"/>
              <w:rPr>
                <w:sz w:val="18"/>
                <w:szCs w:val="18"/>
              </w:rPr>
            </w:pPr>
            <w:r w:rsidRPr="00B703DD">
              <w:rPr>
                <w:sz w:val="18"/>
                <w:szCs w:val="18"/>
              </w:rPr>
              <w:t>Urinalysis</w:t>
            </w:r>
          </w:p>
        </w:tc>
        <w:tc>
          <w:tcPr>
            <w:tcW w:w="1198" w:type="dxa"/>
            <w:tcBorders>
              <w:top w:val="single" w:sz="4" w:space="0" w:color="auto"/>
              <w:left w:val="single" w:sz="4" w:space="0" w:color="auto"/>
              <w:bottom w:val="single" w:sz="4" w:space="0" w:color="auto"/>
              <w:right w:val="single" w:sz="4" w:space="0" w:color="auto"/>
            </w:tcBorders>
            <w:vAlign w:val="center"/>
            <w:hideMark/>
          </w:tcPr>
          <w:p ns2:paraId="5993AC28"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4" w:space="0" w:color="auto"/>
              <w:bottom w:val="single" w:sz="4" w:space="0" w:color="auto"/>
              <w:right w:val="single" w:sz="4" w:space="0" w:color="auto"/>
            </w:tcBorders>
            <w:vAlign w:val="center"/>
          </w:tcPr>
          <w:p ns2:paraId="114058A5"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6C956ACF"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tcPr>
          <w:p ns2:paraId="3B2F823B"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ns2:paraId="28A3F52A" ns2:textId="77777777" w:rsidR="009602AE" w:rsidRPr="00B703DD" w:rsidRDefault="00895D30" w:rsidP="00FB4E58">
            <w:pPr>
              <w:pStyle w:val="TableText0"/>
              <w:keepNext w:val="0"/>
              <w:widowControl w:val="0"/>
              <w:rPr>
                <w:sz w:val="18"/>
                <w:szCs w:val="18"/>
              </w:rPr>
            </w:pPr>
            <w:r w:rsidRPr="00D60264">
              <w:rPr>
                <w:sz w:val="18"/>
                <w:szCs w:val="18"/>
              </w:rPr>
              <w:t>See Appendix 2 for parameters.</w:t>
            </w:r>
          </w:p>
        </w:tc>
      </w:tr>
      <w:tr w:rsidR="003117E4" ns2:paraId="20E148C3" ns2: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hideMark/>
          </w:tcPr>
          <w:p ns2:paraId="06C38E68" ns2:textId="77777777" w:rsidR="009602AE" w:rsidRPr="00B703DD" w:rsidRDefault="00895D30" w:rsidP="00FB4E58">
            <w:pPr>
              <w:pStyle w:val="TableText0"/>
              <w:keepNext w:val="0"/>
              <w:widowControl w:val="0"/>
              <w:rPr>
                <w:sz w:val="18"/>
                <w:szCs w:val="18"/>
              </w:rPr>
            </w:pPr>
            <w:r w:rsidRPr="00B703DD">
              <w:rPr>
                <w:sz w:val="18"/>
                <w:szCs w:val="18"/>
              </w:rPr>
              <w:t>Pregnancy Test (</w:t>
            </w:r>
            <w:r>
              <w:rPr>
                <w:sz w:val="18"/>
                <w:szCs w:val="18"/>
              </w:rPr>
              <w:t>P</w:t>
            </w:r>
            <w:r w:rsidRPr="00B703DD">
              <w:rPr>
                <w:sz w:val="18"/>
                <w:szCs w:val="18"/>
              </w:rPr>
              <w:t>OCBP only)</w:t>
            </w:r>
          </w:p>
        </w:tc>
        <w:tc>
          <w:tcPr>
            <w:tcW w:w="1198" w:type="dxa"/>
            <w:tcBorders>
              <w:top w:val="single" w:sz="4" w:space="0" w:color="auto"/>
              <w:left w:val="single" w:sz="4" w:space="0" w:color="auto"/>
              <w:bottom w:val="single" w:sz="4" w:space="0" w:color="auto"/>
              <w:right w:val="single" w:sz="4" w:space="0" w:color="auto"/>
            </w:tcBorders>
            <w:vAlign w:val="center"/>
            <w:hideMark/>
          </w:tcPr>
          <w:p ns2:paraId="173ADEBC"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4" w:space="0" w:color="auto"/>
              <w:bottom w:val="single" w:sz="4" w:space="0" w:color="auto"/>
              <w:right w:val="single" w:sz="4" w:space="0" w:color="auto"/>
            </w:tcBorders>
            <w:vAlign w:val="center"/>
          </w:tcPr>
          <w:p ns2:paraId="487F998E"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6232AC75"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tcPr>
          <w:p ns2:paraId="4D0EF678"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ns2:paraId="52123DFF" ns2:textId="77777777" w:rsidR="009602AE" w:rsidRPr="00B703DD" w:rsidRDefault="00895D30" w:rsidP="00FB4E58">
            <w:pPr>
              <w:pStyle w:val="TableText0"/>
              <w:keepNext w:val="0"/>
              <w:widowControl w:val="0"/>
              <w:rPr>
                <w:sz w:val="18"/>
                <w:szCs w:val="18"/>
              </w:rPr>
            </w:pPr>
            <w:r>
              <w:rPr>
                <w:sz w:val="18"/>
                <w:szCs w:val="18"/>
              </w:rPr>
              <w:t>See Section 5.1, inclusion criterion 15 for contraception requirements post study treatment discontinuation. Monthly pregnancy test will be required during the post-treatment contraception period.</w:t>
            </w:r>
          </w:p>
        </w:tc>
      </w:tr>
      <w:tr w:rsidR="003117E4" ns2:paraId="3AC2D072" ns2: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tcPr>
          <w:p ns2:paraId="7DB1349B" ns2:textId="77777777" w:rsidR="009602AE" w:rsidRPr="00B703DD" w:rsidRDefault="00895D30" w:rsidP="00FB4E58">
            <w:pPr>
              <w:pStyle w:val="TableText0"/>
              <w:keepNext w:val="0"/>
              <w:widowControl w:val="0"/>
              <w:rPr>
                <w:sz w:val="18"/>
                <w:szCs w:val="18"/>
              </w:rPr>
            </w:pPr>
            <w:r w:rsidRPr="004D1172">
              <w:rPr>
                <w:rFonts w:eastAsia="Times New Roman"/>
                <w:bCs/>
                <w:sz w:val="18"/>
                <w:szCs w:val="18"/>
              </w:rPr>
              <w:t>HBV Reaction Monitoring</w:t>
            </w:r>
          </w:p>
        </w:tc>
        <w:tc>
          <w:tcPr>
            <w:tcW w:w="4799" w:type="dxa"/>
            <w:gridSpan w:val="4"/>
            <w:tcBorders>
              <w:top w:val="single" w:sz="4" w:space="0" w:color="auto"/>
              <w:left w:val="single" w:sz="4" w:space="0" w:color="auto"/>
              <w:bottom w:val="single" w:sz="4" w:space="0" w:color="auto"/>
              <w:right w:val="single" w:sz="4" w:space="0" w:color="auto"/>
            </w:tcBorders>
            <w:vAlign w:val="center"/>
          </w:tcPr>
          <w:p ns2:paraId="123C215C" ns2:textId="77777777" w:rsidR="009602AE" w:rsidRPr="00B703DD" w:rsidRDefault="00895D30" w:rsidP="00FB4E58">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708416" behindDoc="0" locked="0" layoutInCell="1" allowOverlap="1" ns4:anchorId="2E947BF8" ns4:editId="1164950A">
                      <ns3:simplePos x="0" y="0"/>
                      <ns3:positionH relativeFrom="column">
                        <ns3:posOffset>-53340</ns3:posOffset>
                      </ns3:positionH>
                      <ns3:positionV relativeFrom="paragraph">
                        <ns3:posOffset>93345</ns3:posOffset>
                      </ns3:positionV>
                      <ns3:extent cx="2965450" cy="0"/>
                      <ns3:effectExtent l="38100" t="76200" r="25400" b="95250"/>
                      <ns3:wrapNone/>
                      <ns3:docPr id="2" name="Straight Arrow Connector 2"/>
                      <ns3:cNvGraphicFramePr/>
                      <ns5:graphic>
                        <ns5:graphicData uri="http://schemas.microsoft.com/office/word/2010/wordprocessingShape">
                          <ns8:wsp>
                            <ns8:cNvCnPr/>
                            <ns8:spPr>
                              <ns5:xfrm>
                                <ns5:off x="0" y="0"/>
                                <ns5:ext cx="296545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 ns10:spid="_x0000_s1049" type="#_x0000_t32" style="width:233.5pt;height:0;margin-top:7.35pt;margin-left:-4.2pt;mso-height-percent:0;mso-height-relative:margin;mso-width-percent:0;mso-width-relative:margin;mso-wrap-distance-bottom:0;mso-wrap-distance-left:9pt;mso-wrap-distance-right:9pt;mso-wrap-distance-top:0;position:absolute;v-text-anchor:top;z-index:251707392" fillcolor="this" stroked="t" strokecolor="black" strokeweight="0.75pt">
                      <ns9:stroke startarrow="block" endarrow="block"/>
                    </ns9:shape>
                  </w:pict>
                </ns1:Fallback>
              </ns1:AlternateContent>
            </w:r>
          </w:p>
        </w:tc>
        <w:tc>
          <w:tcPr>
            <w:tcW w:w="5646" w:type="dxa"/>
            <w:tcBorders>
              <w:top w:val="single" w:sz="4" w:space="0" w:color="auto"/>
              <w:left w:val="single" w:sz="4" w:space="0" w:color="auto"/>
              <w:bottom w:val="single" w:sz="4" w:space="0" w:color="auto"/>
              <w:right w:val="single" w:sz="4" w:space="0" w:color="auto"/>
            </w:tcBorders>
          </w:tcPr>
          <w:p ns2:paraId="27D8946D" ns2:textId="77777777" w:rsidR="009602AE" w:rsidRDefault="00895D30" w:rsidP="00FB4E58">
            <w:pPr>
              <w:pStyle w:val="TableText0"/>
              <w:keepNext w:val="0"/>
              <w:widowControl w:val="0"/>
              <w:rPr>
                <w:sz w:val="18"/>
                <w:szCs w:val="18"/>
              </w:rPr>
            </w:pPr>
            <w:r w:rsidRPr="00477210">
              <w:rPr>
                <w:rFonts w:eastAsia="Times New Roman"/>
                <w:sz w:val="18"/>
                <w:szCs w:val="18"/>
              </w:rPr>
              <w:t xml:space="preserve">For participants </w:t>
            </w:r>
            <w:r>
              <w:rPr>
                <w:rFonts w:eastAsia="Times New Roman"/>
                <w:sz w:val="18"/>
                <w:szCs w:val="18"/>
              </w:rPr>
              <w:t>who have received</w:t>
            </w:r>
            <w:r w:rsidRPr="00477210">
              <w:rPr>
                <w:rFonts w:eastAsia="Times New Roman"/>
                <w:sz w:val="18"/>
                <w:szCs w:val="18"/>
              </w:rPr>
              <w:t xml:space="preserve"> rituximab or specified approved rituximab biosimilar </w:t>
            </w:r>
            <w:r>
              <w:rPr>
                <w:rFonts w:eastAsia="Times New Roman"/>
                <w:sz w:val="18"/>
                <w:szCs w:val="18"/>
              </w:rPr>
              <w:t>see Section 8.3.5 for requirements.</w:t>
            </w:r>
          </w:p>
        </w:tc>
      </w:tr>
      <w:tr w:rsidR="003117E4" ns2:paraId="0F754282" ns2:textId="77777777" w:rsidTr="00D60E87">
        <w:trPr>
          <w:trHeight w:val="273"/>
        </w:trPr>
        <w:tc>
          <w:tcPr>
            <w:tcW w:w="2591" w:type="dxa"/>
            <w:tcBorders>
              <w:top w:val="single" w:sz="4" w:space="0" w:color="auto"/>
              <w:left w:val="single" w:sz="4" w:space="0" w:color="auto"/>
              <w:bottom w:val="single" w:sz="4" w:space="0" w:color="auto"/>
              <w:right w:val="nil"/>
            </w:tcBorders>
            <w:vAlign w:val="center"/>
            <w:hideMark/>
          </w:tcPr>
          <w:p ns2:paraId="5EC37DC1" ns2:textId="77777777" w:rsidR="009602AE" w:rsidRPr="00B65D8F" w:rsidRDefault="00895D30" w:rsidP="00FB4E58">
            <w:pPr>
              <w:pStyle w:val="TableText0"/>
              <w:keepNext w:val="0"/>
              <w:widowControl w:val="0"/>
              <w:rPr>
                <w:b/>
                <w:bCs/>
                <w:sz w:val="18"/>
                <w:szCs w:val="18"/>
              </w:rPr>
            </w:pPr>
            <w:r w:rsidRPr="00B65D8F">
              <w:rPr>
                <w:b/>
                <w:bCs/>
                <w:sz w:val="18"/>
                <w:szCs w:val="18"/>
              </w:rPr>
              <w:t>Safety Assessments</w:t>
            </w:r>
          </w:p>
        </w:tc>
        <w:tc>
          <w:tcPr>
            <w:tcW w:w="1198" w:type="dxa"/>
            <w:tcBorders>
              <w:top w:val="single" w:sz="4" w:space="0" w:color="auto"/>
              <w:left w:val="nil"/>
              <w:bottom w:val="single" w:sz="4" w:space="0" w:color="auto"/>
              <w:right w:val="nil"/>
            </w:tcBorders>
            <w:vAlign w:val="center"/>
          </w:tcPr>
          <w:p ns2:paraId="0CBC34E0" ns2: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nil"/>
              <w:bottom w:val="single" w:sz="4" w:space="0" w:color="auto"/>
              <w:right w:val="nil"/>
            </w:tcBorders>
            <w:vAlign w:val="center"/>
          </w:tcPr>
          <w:p ns2:paraId="2B452E19"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nil"/>
            </w:tcBorders>
            <w:vAlign w:val="center"/>
          </w:tcPr>
          <w:p ns2:paraId="18063BD1"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ns2:paraId="42318662"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00FD460E" ns2:textId="77777777" w:rsidR="009602AE" w:rsidRPr="00B703DD" w:rsidRDefault="009602AE" w:rsidP="00FB4E58">
            <w:pPr>
              <w:pStyle w:val="TableText0"/>
              <w:keepNext w:val="0"/>
              <w:widowControl w:val="0"/>
              <w:rPr>
                <w:sz w:val="18"/>
                <w:szCs w:val="18"/>
              </w:rPr>
            </w:pPr>
          </w:p>
        </w:tc>
      </w:tr>
      <w:tr w:rsidR="003117E4" ns2:paraId="216DB346"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20852A47" ns2:textId="77777777" w:rsidR="009602AE" w:rsidRPr="00B703DD" w:rsidRDefault="00895D30" w:rsidP="00FB4E58">
            <w:pPr>
              <w:pStyle w:val="TableText0"/>
              <w:keepNext w:val="0"/>
              <w:widowControl w:val="0"/>
              <w:rPr>
                <w:sz w:val="18"/>
                <w:szCs w:val="18"/>
              </w:rPr>
            </w:pPr>
            <w:r>
              <w:rPr>
                <w:sz w:val="18"/>
                <w:szCs w:val="18"/>
              </w:rPr>
              <w:t xml:space="preserve">12-lead </w:t>
            </w:r>
            <w:r w:rsidRPr="00B703DD">
              <w:rPr>
                <w:sz w:val="18"/>
                <w:szCs w:val="18"/>
              </w:rPr>
              <w:t>ECG</w:t>
            </w:r>
          </w:p>
        </w:tc>
        <w:tc>
          <w:tcPr>
            <w:tcW w:w="1198" w:type="dxa"/>
            <w:tcBorders>
              <w:top w:val="single" w:sz="4" w:space="0" w:color="auto"/>
              <w:left w:val="single" w:sz="6" w:space="0" w:color="auto"/>
              <w:bottom w:val="single" w:sz="4" w:space="0" w:color="auto"/>
              <w:right w:val="single" w:sz="4" w:space="0" w:color="auto"/>
            </w:tcBorders>
            <w:vAlign w:val="center"/>
            <w:hideMark/>
          </w:tcPr>
          <w:p ns2:paraId="2FB3BBD9" ns2:textId="77777777" w:rsidR="009602AE" w:rsidRPr="00B703DD" w:rsidRDefault="00895D30" w:rsidP="00FB4E58">
            <w:pPr>
              <w:pStyle w:val="TableText0"/>
              <w:keepNext w:val="0"/>
              <w:widowControl w:val="0"/>
              <w:jc w:val="center"/>
              <w:rPr>
                <w:sz w:val="18"/>
                <w:szCs w:val="18"/>
              </w:rPr>
            </w:pPr>
            <w:r>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1D3A520F"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616AB997"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565EB786"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0AB373CA" ns2:textId="77777777" w:rsidR="009602AE" w:rsidRPr="00B703DD" w:rsidRDefault="009602AE" w:rsidP="00FB4E58">
            <w:pPr>
              <w:pStyle w:val="TableText0"/>
              <w:keepNext w:val="0"/>
              <w:widowControl w:val="0"/>
              <w:rPr>
                <w:sz w:val="18"/>
                <w:szCs w:val="18"/>
              </w:rPr>
            </w:pPr>
          </w:p>
        </w:tc>
      </w:tr>
      <w:tr w:rsidR="003117E4" ns2:paraId="68773FBF"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08834253" ns2:textId="77777777" w:rsidR="009602AE" w:rsidRPr="00B703DD" w:rsidRDefault="00895D30" w:rsidP="00FB4E58">
            <w:pPr>
              <w:pStyle w:val="TableText0"/>
              <w:keepNext w:val="0"/>
              <w:widowControl w:val="0"/>
              <w:rPr>
                <w:sz w:val="18"/>
                <w:szCs w:val="18"/>
              </w:rPr>
            </w:pPr>
            <w:r w:rsidRPr="00B703DD">
              <w:rPr>
                <w:sz w:val="18"/>
                <w:szCs w:val="18"/>
              </w:rPr>
              <w:t>Full Physical Examination</w:t>
            </w:r>
          </w:p>
        </w:tc>
        <w:tc>
          <w:tcPr>
            <w:tcW w:w="1198" w:type="dxa"/>
            <w:tcBorders>
              <w:top w:val="single" w:sz="4" w:space="0" w:color="auto"/>
              <w:left w:val="single" w:sz="6" w:space="0" w:color="auto"/>
              <w:bottom w:val="single" w:sz="4" w:space="0" w:color="auto"/>
              <w:right w:val="single" w:sz="4" w:space="0" w:color="auto"/>
            </w:tcBorders>
            <w:vAlign w:val="center"/>
            <w:hideMark/>
          </w:tcPr>
          <w:p ns2:paraId="2E941EFA"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037538D6"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43121F51"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29483B65"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ns2:paraId="531B6AC8" ns2:textId="77777777" w:rsidR="009602AE" w:rsidRPr="00B703DD" w:rsidRDefault="00895D30" w:rsidP="00FB4E58">
            <w:pPr>
              <w:pStyle w:val="TableText0"/>
              <w:keepNext w:val="0"/>
              <w:widowControl w:val="0"/>
              <w:rPr>
                <w:sz w:val="18"/>
                <w:szCs w:val="18"/>
              </w:rPr>
            </w:pPr>
            <w:r w:rsidRPr="00B703DD">
              <w:rPr>
                <w:sz w:val="18"/>
                <w:szCs w:val="18"/>
              </w:rPr>
              <w:t>Physical examination to include liver and/or spleen size.</w:t>
            </w:r>
          </w:p>
          <w:p ns2:paraId="5DDC535F" ns2:textId="77777777" w:rsidR="009602AE" w:rsidRPr="00B703DD" w:rsidRDefault="00895D30" w:rsidP="00FB4E58">
            <w:pPr>
              <w:pStyle w:val="TableText0"/>
              <w:keepNext w:val="0"/>
              <w:widowControl w:val="0"/>
              <w:rPr>
                <w:sz w:val="18"/>
                <w:szCs w:val="18"/>
              </w:rPr>
            </w:pPr>
            <w:r w:rsidRPr="00B703DD">
              <w:rPr>
                <w:sz w:val="18"/>
                <w:szCs w:val="18"/>
              </w:rPr>
              <w:t>Other system-based examinations should be included if clinically indicated</w:t>
            </w:r>
            <w:r>
              <w:rPr>
                <w:sz w:val="18"/>
                <w:szCs w:val="18"/>
              </w:rPr>
              <w:t>.</w:t>
            </w:r>
          </w:p>
        </w:tc>
      </w:tr>
      <w:tr w:rsidR="003117E4" ns2:paraId="2F34E93E"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ns2:paraId="41D5733B" ns2:textId="77777777" w:rsidR="009602AE" w:rsidRPr="00B703DD" w:rsidRDefault="00895D30" w:rsidP="00FB4E58">
            <w:pPr>
              <w:pStyle w:val="TableText0"/>
              <w:keepNext w:val="0"/>
              <w:widowControl w:val="0"/>
              <w:rPr>
                <w:sz w:val="18"/>
                <w:szCs w:val="18"/>
              </w:rPr>
            </w:pPr>
            <w:r>
              <w:rPr>
                <w:sz w:val="18"/>
                <w:szCs w:val="18"/>
              </w:rPr>
              <w:t>Directed Physical Exam</w:t>
            </w:r>
          </w:p>
        </w:tc>
        <w:tc>
          <w:tcPr>
            <w:tcW w:w="1198" w:type="dxa"/>
            <w:tcBorders>
              <w:top w:val="single" w:sz="4" w:space="0" w:color="auto"/>
              <w:left w:val="single" w:sz="6" w:space="0" w:color="auto"/>
              <w:bottom w:val="single" w:sz="4" w:space="0" w:color="auto"/>
              <w:right w:val="single" w:sz="4" w:space="0" w:color="auto"/>
            </w:tcBorders>
            <w:vAlign w:val="center"/>
          </w:tcPr>
          <w:p ns2:paraId="34B2670A" ns2: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single" w:sz="6" w:space="0" w:color="auto"/>
              <w:bottom w:val="single" w:sz="4" w:space="0" w:color="auto"/>
              <w:right w:val="single" w:sz="6" w:space="0" w:color="auto"/>
            </w:tcBorders>
            <w:vAlign w:val="center"/>
          </w:tcPr>
          <w:p ns2:paraId="3B27C4D9"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7FB786FB"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3EC23655"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3BAB2B21" ns2:textId="77777777" w:rsidR="009602AE" w:rsidRPr="004A6C7A" w:rsidRDefault="00895D30" w:rsidP="00FB4E58">
            <w:pPr>
              <w:pStyle w:val="TableText0"/>
              <w:widowControl w:val="0"/>
              <w:rPr>
                <w:sz w:val="18"/>
                <w:szCs w:val="18"/>
              </w:rPr>
            </w:pPr>
            <w:r w:rsidRPr="00B51BF1">
              <w:rPr>
                <w:sz w:val="18"/>
                <w:szCs w:val="18"/>
              </w:rPr>
              <w:t xml:space="preserve">Review of new clinically significant abnormal findings. </w:t>
            </w:r>
            <w:r w:rsidRPr="004A6C7A">
              <w:rPr>
                <w:sz w:val="18"/>
                <w:szCs w:val="18"/>
              </w:rPr>
              <w:t>See Section 8.3.1 for specific requirements.</w:t>
            </w:r>
          </w:p>
          <w:p ns2:paraId="30A25912" ns2:textId="77777777" w:rsidR="009602AE" w:rsidRPr="004A6C7A" w:rsidRDefault="00895D30" w:rsidP="00FB4E58">
            <w:pPr>
              <w:pStyle w:val="TableText0"/>
              <w:widowControl w:val="0"/>
              <w:rPr>
                <w:sz w:val="18"/>
                <w:szCs w:val="18"/>
              </w:rPr>
            </w:pPr>
            <w:r w:rsidRPr="004A6C7A">
              <w:rPr>
                <w:sz w:val="18"/>
                <w:szCs w:val="18"/>
              </w:rPr>
              <w:t>Efficacy FU requirements are specified in Section 8.11.4.2.</w:t>
            </w:r>
          </w:p>
          <w:p ns2:paraId="5F3FD756" ns2:textId="77777777" w:rsidR="009602AE" w:rsidRPr="00B703DD" w:rsidRDefault="00895D30" w:rsidP="00FB4E58">
            <w:pPr>
              <w:pStyle w:val="TableText0"/>
              <w:widowControl w:val="0"/>
              <w:rPr>
                <w:sz w:val="18"/>
                <w:szCs w:val="18"/>
              </w:rPr>
            </w:pPr>
            <w:r>
              <w:rPr>
                <w:sz w:val="18"/>
                <w:szCs w:val="18"/>
              </w:rPr>
              <w:t xml:space="preserve">Efficacy FU timings are </w:t>
            </w:r>
            <w:r w:rsidRPr="004A6C7A">
              <w:rPr>
                <w:sz w:val="18"/>
                <w:szCs w:val="18"/>
              </w:rPr>
              <w:t>Q12W up to and including W</w:t>
            </w:r>
            <w:r>
              <w:rPr>
                <w:sz w:val="18"/>
                <w:szCs w:val="18"/>
              </w:rPr>
              <w:t>145</w:t>
            </w:r>
            <w:r w:rsidRPr="004A6C7A">
              <w:rPr>
                <w:sz w:val="18"/>
                <w:szCs w:val="18"/>
              </w:rPr>
              <w:t xml:space="preserve"> </w:t>
            </w:r>
            <w:r>
              <w:rPr>
                <w:sz w:val="18"/>
                <w:szCs w:val="18"/>
              </w:rPr>
              <w:t xml:space="preserve">(approximately 3 years post C1D1) </w:t>
            </w:r>
            <w:r w:rsidRPr="004A6C7A">
              <w:rPr>
                <w:sz w:val="18"/>
                <w:szCs w:val="18"/>
              </w:rPr>
              <w:t>and Q24W afterwards</w:t>
            </w:r>
            <w:r>
              <w:rPr>
                <w:sz w:val="18"/>
                <w:szCs w:val="18"/>
              </w:rPr>
              <w:t>.</w:t>
            </w:r>
          </w:p>
        </w:tc>
      </w:tr>
      <w:tr w:rsidR="003117E4" ns2:paraId="147A1186"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ns2:paraId="1BE4B1B0" ns2:textId="77777777" w:rsidR="009602AE" w:rsidRPr="00B703DD" w:rsidRDefault="00895D30" w:rsidP="00FB4E58">
            <w:pPr>
              <w:pStyle w:val="TableText0"/>
              <w:keepNext w:val="0"/>
              <w:widowControl w:val="0"/>
              <w:rPr>
                <w:sz w:val="18"/>
                <w:szCs w:val="18"/>
              </w:rPr>
            </w:pPr>
            <w:r>
              <w:rPr>
                <w:sz w:val="18"/>
                <w:szCs w:val="18"/>
              </w:rPr>
              <w:t>Vital Signs</w:t>
            </w:r>
          </w:p>
        </w:tc>
        <w:tc>
          <w:tcPr>
            <w:tcW w:w="1198" w:type="dxa"/>
            <w:tcBorders>
              <w:top w:val="single" w:sz="4" w:space="0" w:color="auto"/>
              <w:left w:val="single" w:sz="6" w:space="0" w:color="auto"/>
              <w:bottom w:val="single" w:sz="4" w:space="0" w:color="auto"/>
              <w:right w:val="single" w:sz="4" w:space="0" w:color="auto"/>
            </w:tcBorders>
            <w:vAlign w:val="center"/>
          </w:tcPr>
          <w:p ns2:paraId="2F816F53" ns2:textId="77777777" w:rsidR="009602AE" w:rsidRPr="00B703DD" w:rsidRDefault="00895D30" w:rsidP="00FB4E58">
            <w:pPr>
              <w:pStyle w:val="TableText0"/>
              <w:keepNext w:val="0"/>
              <w:widowControl w:val="0"/>
              <w:jc w:val="center"/>
              <w:rPr>
                <w:sz w:val="18"/>
                <w:szCs w:val="18"/>
              </w:rPr>
            </w:pPr>
            <w:r>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13989A72"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6069D257"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56B74605"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500615AB" ns2:textId="77777777" w:rsidR="009602AE" w:rsidRPr="00B703DD" w:rsidRDefault="00895D30" w:rsidP="00FB4E58">
            <w:pPr>
              <w:pStyle w:val="TableText0"/>
              <w:keepNext w:val="0"/>
              <w:widowControl w:val="0"/>
              <w:rPr>
                <w:sz w:val="18"/>
                <w:szCs w:val="18"/>
              </w:rPr>
            </w:pPr>
            <w:r w:rsidRPr="00A65F86">
              <w:rPr>
                <w:rFonts w:eastAsia="Times New Roman"/>
                <w:sz w:val="18"/>
                <w:szCs w:val="18"/>
              </w:rPr>
              <w:t>Temperature, respiration rate, pulse, and blood pressure.</w:t>
            </w:r>
          </w:p>
        </w:tc>
      </w:tr>
      <w:tr w:rsidR="003117E4" ns2:paraId="258F3147"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29FEF156" ns2:textId="77777777" w:rsidR="009602AE" w:rsidRPr="00B703DD" w:rsidRDefault="00895D30" w:rsidP="00FB4E58">
            <w:pPr>
              <w:pStyle w:val="TableText0"/>
              <w:keepNext w:val="0"/>
              <w:widowControl w:val="0"/>
              <w:rPr>
                <w:sz w:val="18"/>
                <w:szCs w:val="18"/>
              </w:rPr>
            </w:pPr>
            <w:r w:rsidRPr="00B703DD">
              <w:rPr>
                <w:sz w:val="18"/>
                <w:szCs w:val="18"/>
              </w:rPr>
              <w:t>ECOG PS</w:t>
            </w:r>
          </w:p>
        </w:tc>
        <w:tc>
          <w:tcPr>
            <w:tcW w:w="1198" w:type="dxa"/>
            <w:tcBorders>
              <w:top w:val="single" w:sz="4" w:space="0" w:color="auto"/>
              <w:left w:val="single" w:sz="6" w:space="0" w:color="auto"/>
              <w:bottom w:val="single" w:sz="4" w:space="0" w:color="auto"/>
              <w:right w:val="single" w:sz="4" w:space="0" w:color="auto"/>
            </w:tcBorders>
            <w:vAlign w:val="center"/>
            <w:hideMark/>
          </w:tcPr>
          <w:p ns2:paraId="347D37CD"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42D278DB"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1F734B0B"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2512A48A"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573EF6CE" ns2:textId="77777777" w:rsidR="009602AE" w:rsidRPr="00B703DD" w:rsidRDefault="00895D30" w:rsidP="00FB4E58">
            <w:pPr>
              <w:pStyle w:val="TableText0"/>
              <w:keepNext w:val="0"/>
              <w:widowControl w:val="0"/>
              <w:rPr>
                <w:sz w:val="18"/>
                <w:szCs w:val="18"/>
              </w:rPr>
            </w:pPr>
            <w:r>
              <w:rPr>
                <w:sz w:val="18"/>
                <w:szCs w:val="18"/>
              </w:rPr>
              <w:t xml:space="preserve">Efficacy FU collect Q12W </w:t>
            </w:r>
            <w:r w:rsidRPr="003C5DBA">
              <w:rPr>
                <w:sz w:val="18"/>
                <w:szCs w:val="18"/>
              </w:rPr>
              <w:t>after 3 years from randomization</w:t>
            </w:r>
            <w:r>
              <w:rPr>
                <w:sz w:val="18"/>
                <w:szCs w:val="18"/>
              </w:rPr>
              <w:t>.</w:t>
            </w:r>
          </w:p>
        </w:tc>
      </w:tr>
      <w:tr w:rsidR="003117E4" ns2:paraId="3C081A8E"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01622E9D" ns2:textId="77777777" w:rsidR="009602AE" w:rsidRPr="00B703DD" w:rsidRDefault="00895D30" w:rsidP="00FB4E58">
            <w:pPr>
              <w:pStyle w:val="TableText0"/>
              <w:keepNext w:val="0"/>
              <w:widowControl w:val="0"/>
              <w:rPr>
                <w:sz w:val="18"/>
                <w:szCs w:val="18"/>
              </w:rPr>
            </w:pPr>
            <w:r w:rsidRPr="00B703DD">
              <w:rPr>
                <w:sz w:val="18"/>
                <w:szCs w:val="18"/>
              </w:rPr>
              <w:t xml:space="preserve">AE/SAE </w:t>
            </w:r>
            <w:r>
              <w:rPr>
                <w:sz w:val="18"/>
                <w:szCs w:val="18"/>
              </w:rPr>
              <w:t>R</w:t>
            </w:r>
            <w:r w:rsidRPr="00B703DD">
              <w:rPr>
                <w:sz w:val="18"/>
                <w:szCs w:val="18"/>
              </w:rPr>
              <w:t>eview</w:t>
            </w:r>
          </w:p>
        </w:tc>
        <w:tc>
          <w:tcPr>
            <w:tcW w:w="1198" w:type="dxa"/>
            <w:tcBorders>
              <w:top w:val="single" w:sz="4" w:space="0" w:color="auto"/>
              <w:left w:val="single" w:sz="6" w:space="0" w:color="auto"/>
              <w:bottom w:val="single" w:sz="4" w:space="0" w:color="auto"/>
              <w:right w:val="single" w:sz="4" w:space="0" w:color="auto"/>
            </w:tcBorders>
            <w:vAlign w:val="center"/>
            <w:hideMark/>
          </w:tcPr>
          <w:p ns2:paraId="2EA2EAE5"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hideMark/>
          </w:tcPr>
          <w:p ns2:paraId="3B1A0CF7"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7170206E"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7599030F"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ns2:paraId="0A175442" ns2:textId="77777777" w:rsidR="009602AE" w:rsidRPr="00B703DD" w:rsidRDefault="00895D30" w:rsidP="00FB4E58">
            <w:pPr>
              <w:pStyle w:val="TableText0"/>
              <w:keepNext w:val="0"/>
              <w:widowControl w:val="0"/>
              <w:rPr>
                <w:sz w:val="18"/>
                <w:szCs w:val="18"/>
              </w:rPr>
            </w:pPr>
            <w:r w:rsidRPr="00B703DD">
              <w:rPr>
                <w:sz w:val="18"/>
                <w:szCs w:val="18"/>
              </w:rPr>
              <w:t xml:space="preserve">Record all AEs occurring within 30 days after last dose of </w:t>
            </w:r>
            <w:r>
              <w:rPr>
                <w:sz w:val="18"/>
                <w:szCs w:val="18"/>
              </w:rPr>
              <w:t>study</w:t>
            </w:r>
            <w:r w:rsidRPr="00B703DD">
              <w:rPr>
                <w:sz w:val="18"/>
                <w:szCs w:val="18"/>
              </w:rPr>
              <w:t xml:space="preserve"> treatment. After 30 days, record all SAEs occurring up to 90 days after last dose of </w:t>
            </w:r>
            <w:r>
              <w:rPr>
                <w:sz w:val="18"/>
                <w:szCs w:val="18"/>
              </w:rPr>
              <w:t>study</w:t>
            </w:r>
            <w:r w:rsidRPr="00B703DD">
              <w:rPr>
                <w:sz w:val="18"/>
                <w:szCs w:val="18"/>
              </w:rPr>
              <w:t xml:space="preserve"> treatment or 30 days following last dose if the </w:t>
            </w:r>
            <w:r>
              <w:rPr>
                <w:sz w:val="18"/>
                <w:szCs w:val="18"/>
              </w:rPr>
              <w:t xml:space="preserve">participant </w:t>
            </w:r>
            <w:r w:rsidRPr="00B703DD">
              <w:rPr>
                <w:sz w:val="18"/>
                <w:szCs w:val="18"/>
              </w:rPr>
              <w:t>initiates new anticancer therapy, whichever comes first. Any treatment</w:t>
            </w:r>
            <w:r>
              <w:rPr>
                <w:sz w:val="18"/>
                <w:szCs w:val="18"/>
              </w:rPr>
              <w:t>-</w:t>
            </w:r>
            <w:r w:rsidRPr="00B703DD">
              <w:rPr>
                <w:sz w:val="18"/>
                <w:szCs w:val="18"/>
              </w:rPr>
              <w:t>related SAEs must be reported regardless of time they occur</w:t>
            </w:r>
            <w:r>
              <w:rPr>
                <w:sz w:val="18"/>
                <w:szCs w:val="18"/>
              </w:rPr>
              <w:t>.</w:t>
            </w:r>
          </w:p>
        </w:tc>
      </w:tr>
      <w:tr w:rsidR="003117E4" ns2:paraId="10571ED9"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1DEF845E" ns2:textId="77777777" w:rsidR="009602AE" w:rsidRPr="00B703DD" w:rsidRDefault="00895D30" w:rsidP="00FB4E58">
            <w:pPr>
              <w:pStyle w:val="TableText0"/>
              <w:keepNext w:val="0"/>
              <w:widowControl w:val="0"/>
              <w:rPr>
                <w:sz w:val="18"/>
                <w:szCs w:val="18"/>
              </w:rPr>
            </w:pPr>
            <w:r w:rsidRPr="00B703DD">
              <w:rPr>
                <w:sz w:val="18"/>
                <w:szCs w:val="18"/>
              </w:rPr>
              <w:t>Concomitant Medication</w:t>
            </w:r>
          </w:p>
        </w:tc>
        <w:tc>
          <w:tcPr>
            <w:tcW w:w="1198" w:type="dxa"/>
            <w:tcBorders>
              <w:top w:val="single" w:sz="4" w:space="0" w:color="auto"/>
              <w:left w:val="single" w:sz="6" w:space="0" w:color="auto"/>
              <w:bottom w:val="single" w:sz="4" w:space="0" w:color="auto"/>
              <w:right w:val="single" w:sz="4" w:space="0" w:color="auto"/>
            </w:tcBorders>
            <w:vAlign w:val="center"/>
            <w:hideMark/>
          </w:tcPr>
          <w:p ns2:paraId="08B5C845"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40D0A26F"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1EF44BFA"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1D136C85"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0D36F4B9" ns2:textId="77777777" w:rsidR="009602AE" w:rsidRPr="00B703DD" w:rsidRDefault="009602AE" w:rsidP="00FB4E58">
            <w:pPr>
              <w:pStyle w:val="TableText0"/>
              <w:keepNext w:val="0"/>
              <w:widowControl w:val="0"/>
              <w:rPr>
                <w:sz w:val="18"/>
                <w:szCs w:val="18"/>
              </w:rPr>
            </w:pPr>
          </w:p>
        </w:tc>
      </w:tr>
      <w:tr w:rsidR="003117E4" ns2:paraId="658EE5F7" ns2:textId="77777777" w:rsidTr="00D60E87">
        <w:trPr>
          <w:trHeight w:val="273"/>
        </w:trPr>
        <w:tc>
          <w:tcPr>
            <w:tcW w:w="2591" w:type="dxa"/>
            <w:tcBorders>
              <w:top w:val="single" w:sz="4" w:space="0" w:color="auto"/>
              <w:left w:val="single" w:sz="4" w:space="0" w:color="auto"/>
              <w:bottom w:val="single" w:sz="4" w:space="0" w:color="auto"/>
              <w:right w:val="nil"/>
            </w:tcBorders>
            <w:vAlign w:val="center"/>
            <w:hideMark/>
          </w:tcPr>
          <w:p ns2:paraId="794722CD" ns2:textId="77777777" w:rsidR="009602AE" w:rsidRPr="00C779AE" w:rsidRDefault="00895D30" w:rsidP="00D06F41">
            <w:pPr>
              <w:pStyle w:val="TableText0"/>
              <w:widowControl w:val="0"/>
              <w:rPr>
                <w:b/>
                <w:bCs/>
                <w:sz w:val="18"/>
                <w:szCs w:val="18"/>
              </w:rPr>
            </w:pPr>
            <w:r w:rsidRPr="00C779AE">
              <w:rPr>
                <w:b/>
                <w:bCs/>
                <w:sz w:val="18"/>
                <w:szCs w:val="18"/>
              </w:rPr>
              <w:t>Biomarkers</w:t>
            </w:r>
          </w:p>
        </w:tc>
        <w:tc>
          <w:tcPr>
            <w:tcW w:w="1198" w:type="dxa"/>
            <w:tcBorders>
              <w:top w:val="single" w:sz="4" w:space="0" w:color="auto"/>
              <w:left w:val="nil"/>
              <w:bottom w:val="single" w:sz="4" w:space="0" w:color="auto"/>
              <w:right w:val="nil"/>
            </w:tcBorders>
            <w:vAlign w:val="center"/>
          </w:tcPr>
          <w:p ns2:paraId="390F069D" ns2:textId="77777777" w:rsidR="009602AE" w:rsidRPr="00B703DD" w:rsidRDefault="009602AE" w:rsidP="00D06F41">
            <w:pPr>
              <w:pStyle w:val="TableText0"/>
              <w:widowControl w:val="0"/>
              <w:jc w:val="center"/>
              <w:rPr>
                <w:sz w:val="18"/>
                <w:szCs w:val="18"/>
              </w:rPr>
            </w:pPr>
          </w:p>
        </w:tc>
        <w:tc>
          <w:tcPr>
            <w:tcW w:w="1317" w:type="dxa"/>
            <w:tcBorders>
              <w:top w:val="single" w:sz="4" w:space="0" w:color="auto"/>
              <w:left w:val="nil"/>
              <w:bottom w:val="single" w:sz="4" w:space="0" w:color="auto"/>
              <w:right w:val="nil"/>
            </w:tcBorders>
            <w:vAlign w:val="center"/>
          </w:tcPr>
          <w:p ns2:paraId="107D7D7E" ns2:textId="77777777" w:rsidR="009602AE" w:rsidRPr="00B703DD" w:rsidRDefault="009602AE" w:rsidP="00D06F41">
            <w:pPr>
              <w:pStyle w:val="TableText0"/>
              <w:widowControl w:val="0"/>
              <w:jc w:val="center"/>
              <w:rPr>
                <w:sz w:val="18"/>
                <w:szCs w:val="18"/>
              </w:rPr>
            </w:pPr>
          </w:p>
        </w:tc>
        <w:tc>
          <w:tcPr>
            <w:tcW w:w="1142" w:type="dxa"/>
            <w:tcBorders>
              <w:top w:val="single" w:sz="4" w:space="0" w:color="auto"/>
              <w:left w:val="nil"/>
              <w:bottom w:val="single" w:sz="4" w:space="0" w:color="auto"/>
              <w:right w:val="nil"/>
            </w:tcBorders>
            <w:vAlign w:val="center"/>
          </w:tcPr>
          <w:p ns2:paraId="3944170D" ns2:textId="77777777" w:rsidR="009602AE" w:rsidRPr="00B703DD" w:rsidRDefault="009602AE" w:rsidP="00D06F41">
            <w:pPr>
              <w:pStyle w:val="TableText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ns2:paraId="0435241E" ns2:textId="77777777" w:rsidR="009602AE" w:rsidRPr="00B703DD" w:rsidRDefault="009602AE" w:rsidP="00D06F41">
            <w:pPr>
              <w:pStyle w:val="TableText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ns2:paraId="05B756F0" ns2:textId="77777777" w:rsidR="009602AE" w:rsidRPr="00B703DD" w:rsidRDefault="00895D30" w:rsidP="00D06F41">
            <w:pPr>
              <w:pStyle w:val="TableText0"/>
              <w:widowControl w:val="0"/>
              <w:rPr>
                <w:sz w:val="18"/>
                <w:szCs w:val="18"/>
              </w:rPr>
            </w:pPr>
            <w:r w:rsidRPr="00B703DD">
              <w:rPr>
                <w:sz w:val="18"/>
                <w:szCs w:val="18"/>
              </w:rPr>
              <w:t>All samples will be analyzed at the central laboratories.</w:t>
            </w:r>
          </w:p>
        </w:tc>
      </w:tr>
      <w:tr w:rsidR="003117E4" ns2:paraId="494727EF" ns2: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tcPr>
          <w:p ns2:paraId="36191816" ns2:textId="77777777" w:rsidR="009602AE" w:rsidRPr="00C779AE" w:rsidRDefault="00895D30" w:rsidP="00D60E87">
            <w:pPr>
              <w:pStyle w:val="TableText0"/>
              <w:widowControl w:val="0"/>
              <w:rPr>
                <w:b/>
                <w:bCs/>
                <w:sz w:val="18"/>
                <w:szCs w:val="18"/>
              </w:rPr>
            </w:pPr>
            <w:r>
              <w:rPr>
                <w:sz w:val="18"/>
                <w:szCs w:val="18"/>
              </w:rPr>
              <w:t>Blood for Genomic Profiling</w:t>
            </w:r>
          </w:p>
        </w:tc>
        <w:tc>
          <w:tcPr>
            <w:tcW w:w="1198" w:type="dxa"/>
            <w:tcBorders>
              <w:top w:val="single" w:sz="4" w:space="0" w:color="auto"/>
              <w:left w:val="single" w:sz="4" w:space="0" w:color="auto"/>
              <w:bottom w:val="single" w:sz="4" w:space="0" w:color="auto"/>
              <w:right w:val="single" w:sz="4" w:space="0" w:color="auto"/>
            </w:tcBorders>
          </w:tcPr>
          <w:p ns2:paraId="7BBDD848" ns2:textId="77777777" w:rsidR="009602AE" w:rsidRPr="00B703DD" w:rsidRDefault="00895D30" w:rsidP="00D60E87">
            <w:pPr>
              <w:pStyle w:val="TableText0"/>
              <w:widowControl w:val="0"/>
              <w:jc w:val="center"/>
              <w:rPr>
                <w:sz w:val="18"/>
                <w:szCs w:val="18"/>
              </w:rPr>
            </w:pPr>
            <w:r>
              <w:rPr>
                <w:noProof/>
              </w:rPr>
              <w:t>X</w:t>
            </w:r>
          </w:p>
        </w:tc>
        <w:tc>
          <w:tcPr>
            <w:tcW w:w="1317" w:type="dxa"/>
            <w:tcBorders>
              <w:top w:val="single" w:sz="4" w:space="0" w:color="auto"/>
              <w:left w:val="single" w:sz="4" w:space="0" w:color="auto"/>
              <w:bottom w:val="single" w:sz="4" w:space="0" w:color="auto"/>
              <w:right w:val="single" w:sz="4" w:space="0" w:color="auto"/>
            </w:tcBorders>
          </w:tcPr>
          <w:p ns2:paraId="3D1F4F9F" ns2:textId="77777777" w:rsidR="009602AE" w:rsidRPr="00B703DD" w:rsidRDefault="009602AE" w:rsidP="00D60E87">
            <w:pPr>
              <w:pStyle w:val="TableText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tcPr>
          <w:p ns2:paraId="753E5E33" ns2:textId="77777777" w:rsidR="009602AE" w:rsidRPr="00B703DD" w:rsidRDefault="009602AE" w:rsidP="00D60E87">
            <w:pPr>
              <w:pStyle w:val="TableText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tcPr>
          <w:p ns2:paraId="74B0C9C1" ns2:textId="77777777" w:rsidR="009602AE" w:rsidRPr="00B703DD" w:rsidRDefault="009602AE" w:rsidP="00D60E87">
            <w:pPr>
              <w:pStyle w:val="TableText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ns2:paraId="3D38DB70" ns2:textId="77777777" w:rsidR="009602AE" w:rsidRPr="00B703DD" w:rsidRDefault="00895D30" w:rsidP="00D60E87">
            <w:pPr>
              <w:pStyle w:val="TableText0"/>
              <w:widowControl w:val="0"/>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64555FAE"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49D3EA45" ns2:textId="77777777" w:rsidR="009602AE" w:rsidRPr="00B703DD" w:rsidRDefault="00895D30" w:rsidP="005D08F7">
            <w:pPr>
              <w:pStyle w:val="TableText0"/>
              <w:keepNext w:val="0"/>
              <w:widowControl w:val="0"/>
              <w:rPr>
                <w:sz w:val="18"/>
                <w:szCs w:val="18"/>
              </w:rPr>
            </w:pPr>
            <w:r>
              <w:rPr>
                <w:sz w:val="18"/>
                <w:szCs w:val="18"/>
              </w:rPr>
              <w:t xml:space="preserve">Blood for </w:t>
            </w:r>
            <w:r w:rsidRPr="00B703DD">
              <w:rPr>
                <w:sz w:val="18"/>
                <w:szCs w:val="18"/>
              </w:rPr>
              <w:t>MRD</w:t>
            </w:r>
            <w:r>
              <w:rPr>
                <w:sz w:val="18"/>
                <w:szCs w:val="18"/>
              </w:rPr>
              <w:t xml:space="preserve"> Biomarker Analysis</w:t>
            </w:r>
          </w:p>
        </w:tc>
        <w:tc>
          <w:tcPr>
            <w:tcW w:w="4799" w:type="dxa"/>
            <w:gridSpan w:val="4"/>
            <w:tcBorders>
              <w:top w:val="single" w:sz="4" w:space="0" w:color="auto"/>
              <w:left w:val="single" w:sz="6" w:space="0" w:color="auto"/>
              <w:bottom w:val="single" w:sz="4" w:space="0" w:color="auto"/>
              <w:right w:val="single" w:sz="6" w:space="0" w:color="auto"/>
            </w:tcBorders>
          </w:tcPr>
          <w:p ns2:paraId="61CF28DD" ns2:textId="77777777" w:rsidR="009602AE" w:rsidRPr="00F77E8A" w:rsidRDefault="00895D30" w:rsidP="005D08F7">
            <w:pPr>
              <w:pStyle w:val="TableText0"/>
              <w:keepNext w:val="0"/>
              <w:widowControl w:val="0"/>
              <w:rPr>
                <w:sz w:val="18"/>
                <w:szCs w:val="18"/>
              </w:rPr>
            </w:pPr>
            <w:r w:rsidRPr="00902CFE">
              <w:rPr>
                <w:noProof/>
              </w:rPr>
              <ns1:AlternateContent>
                <ns1:Choice Requires="wps">
                  <w:drawing>
                    <ns3:anchor distT="0" distB="0" distL="114300" distR="114300" simplePos="0" relativeHeight="251710464" behindDoc="0" locked="0" layoutInCell="1" allowOverlap="1" ns4:anchorId="5AB66019" ns4:editId="21917327">
                      <ns3:simplePos x="0" y="0"/>
                      <ns3:positionH relativeFrom="column">
                        <ns3:posOffset>34144</ns3:posOffset>
                      </ns3:positionH>
                      <ns3:positionV relativeFrom="paragraph">
                        <ns3:posOffset>107120</ns3:posOffset>
                      </ns3:positionV>
                      <ns3:extent cx="2808432" cy="0"/>
                      <ns3:effectExtent l="38100" t="76200" r="11430" b="95250"/>
                      <ns3:wrapNone/>
                      <ns3:docPr id="22" name="Straight Arrow Connector 22"/>
                      <ns3:cNvGraphicFramePr/>
                      <ns5:graphic>
                        <ns5:graphicData uri="http://schemas.microsoft.com/office/word/2010/wordprocessingShape">
                          <ns8:wsp>
                            <ns8:cNvCnPr/>
                            <ns8:spPr>
                              <ns5:xfrm>
                                <ns5:off x="0" y="0"/>
                                <ns5:ext cx="2808432" cy="0"/>
                              </ns5:xfrm>
                              <ns5:prstGeom prst="straightConnector1">
                                <ns5:avLst/>
                              </ns5:prstGeom>
                              <ns5:noFill/>
                              <ns5:ln w="9525">
                                <ns5:solidFill>
                                  <ns5:sysClr val="windowText" lastClr="000000">
                                    <ns5:shade val="95000"/>
                                    <ns5:satMod val="105000"/>
                                  </ns5:sysClr>
                                </ns5:solidFill>
                                <ns5:prstDash val="solid"/>
                                <ns5:headEnd type="triangle"/>
                                <ns5:tailEnd type="triangle"/>
                              </ns5:ln>
                              <ns5:effectLst/>
                            </ns8:spPr>
                            <ns8:bodyPr/>
                          </ns8:wsp>
                        </ns5:graphicData>
                      </ns5:graphic>
                      <ns4:sizeRelH relativeFrom="margin">
                        <ns4:pctWidth>0</ns4:pctWidth>
                      </ns4:sizeRelH>
                      <ns4:sizeRelV relativeFrom="margin">
                        <ns4:pctHeight>0</ns4:pctHeight>
                      </ns4:sizeRelV>
                    </ns3:anchor>
                  </w:drawing>
                </ns1:Choice>
                <ns1:Fallback>
                  <w:pict>
                    <ns9:shape id="Straight Arrow Connector 22" ns10:spid="_x0000_s1050" type="#_x0000_t32" style="width:221.14pt;height:0;margin-top:8.43pt;margin-left:2.69pt;mso-height-percent:0;mso-height-relative:margin;mso-width-percent:0;mso-width-relative:margin;mso-wrap-distance-bottom:0;mso-wrap-distance-left:9pt;mso-wrap-distance-right:9pt;mso-wrap-distance-top:0;position:absolute;v-text-anchor:top;z-index:251709440" filled="f" fillcolor="this" stroked="t" strokecolor="black" strokeweight="0.75pt">
                      <ns9:stroke startarrow="block" endarrow="block"/>
                    </ns9:shape>
                  </w:pict>
                </ns1:Fallback>
              </ns1:AlternateContent>
            </w:r>
          </w:p>
        </w:tc>
        <w:tc>
          <w:tcPr>
            <w:tcW w:w="5646" w:type="dxa"/>
            <w:tcBorders>
              <w:top w:val="single" w:sz="4" w:space="0" w:color="auto"/>
              <w:left w:val="single" w:sz="6" w:space="0" w:color="auto"/>
              <w:bottom w:val="single" w:sz="4" w:space="0" w:color="auto"/>
              <w:right w:val="single" w:sz="4" w:space="0" w:color="auto"/>
            </w:tcBorders>
            <w:hideMark/>
          </w:tcPr>
          <w:p ns2:paraId="635F9148" ns2:textId="77777777" w:rsidR="009602AE" w:rsidRPr="00F77E8A" w:rsidRDefault="00895D30" w:rsidP="005D08F7">
            <w:pPr>
              <w:pStyle w:val="TableText0"/>
              <w:keepNext w:val="0"/>
              <w:widowControl w:val="0"/>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7816EC34"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ns2:paraId="3A447EF6" ns2:textId="77777777" w:rsidR="009602AE" w:rsidRDefault="00895D30" w:rsidP="007101B6">
            <w:pPr>
              <w:pStyle w:val="TableText0"/>
              <w:keepNext w:val="0"/>
              <w:widowControl w:val="0"/>
              <w:rPr>
                <w:sz w:val="18"/>
                <w:szCs w:val="18"/>
              </w:rPr>
            </w:pPr>
            <w:r>
              <w:rPr>
                <w:sz w:val="18"/>
                <w:szCs w:val="18"/>
              </w:rPr>
              <w:t>Bone marrow aspirate for biomarkers</w:t>
            </w:r>
          </w:p>
        </w:tc>
        <w:tc>
          <w:tcPr>
            <w:tcW w:w="4799" w:type="dxa"/>
            <w:gridSpan w:val="4"/>
            <w:tcBorders>
              <w:top w:val="single" w:sz="4" w:space="0" w:color="auto"/>
              <w:left w:val="single" w:sz="6" w:space="0" w:color="auto"/>
              <w:bottom w:val="single" w:sz="4" w:space="0" w:color="auto"/>
              <w:right w:val="single" w:sz="6" w:space="0" w:color="auto"/>
            </w:tcBorders>
          </w:tcPr>
          <w:p ns2:paraId="70C77AA8" ns2:textId="77777777" w:rsidR="009602AE" w:rsidRPr="00902CFE" w:rsidRDefault="00895D30" w:rsidP="007101B6">
            <w:pPr>
              <w:pStyle w:val="TableText0"/>
              <w:keepNext w:val="0"/>
              <w:widowControl w:val="0"/>
              <w:rPr>
                <w:noProof/>
              </w:rPr>
            </w:pPr>
            <w:r w:rsidRPr="00902CFE">
              <w:rPr>
                <w:noProof/>
              </w:rPr>
              <ns1:AlternateContent>
                <ns1:Choice Requires="wps">
                  <w:drawing>
                    <ns3:anchor distT="0" distB="0" distL="114300" distR="114300" simplePos="0" relativeHeight="251712512" behindDoc="0" locked="0" layoutInCell="1" allowOverlap="1" ns4:anchorId="63FB715D" ns4:editId="4038E097">
                      <ns3:simplePos x="0" y="0"/>
                      <ns3:positionH relativeFrom="column">
                        <ns3:posOffset>34144</ns3:posOffset>
                      </ns3:positionH>
                      <ns3:positionV relativeFrom="paragraph">
                        <ns3:posOffset>107120</ns3:posOffset>
                      </ns3:positionV>
                      <ns3:extent cx="2808432" cy="0"/>
                      <ns3:effectExtent l="38100" t="76200" r="11430" b="95250"/>
                      <ns3:wrapNone/>
                      <ns3:docPr id="6" name="Straight Arrow Connector 6"/>
                      <ns3:cNvGraphicFramePr/>
                      <ns5:graphic>
                        <ns5:graphicData uri="http://schemas.microsoft.com/office/word/2010/wordprocessingShape">
                          <ns8:wsp>
                            <ns8:cNvCnPr/>
                            <ns8:spPr>
                              <ns5:xfrm>
                                <ns5:off x="0" y="0"/>
                                <ns5:ext cx="2808432" cy="0"/>
                              </ns5:xfrm>
                              <ns5:prstGeom prst="straightConnector1">
                                <ns5:avLst/>
                              </ns5:prstGeom>
                              <ns5:noFill/>
                              <ns5:ln w="9525">
                                <ns5:solidFill>
                                  <ns5:sysClr val="windowText" lastClr="000000">
                                    <ns5:shade val="95000"/>
                                    <ns5:satMod val="105000"/>
                                  </ns5:sysClr>
                                </ns5:solidFill>
                                <ns5:prstDash val="solid"/>
                                <ns5:headEnd type="triangle"/>
                                <ns5:tailEnd type="triangle"/>
                              </ns5:ln>
                              <ns5:effectLst/>
                            </ns8:spPr>
                            <ns8:bodyPr/>
                          </ns8:wsp>
                        </ns5:graphicData>
                      </ns5:graphic>
                      <ns4:sizeRelH relativeFrom="margin">
                        <ns4:pctWidth>0</ns4:pctWidth>
                      </ns4:sizeRelH>
                      <ns4:sizeRelV relativeFrom="margin">
                        <ns4:pctHeight>0</ns4:pctHeight>
                      </ns4:sizeRelV>
                    </ns3:anchor>
                  </w:drawing>
                </ns1:Choice>
                <ns1:Fallback>
                  <w:pict>
                    <ns9:shape id="Straight Arrow Connector 6" ns10:spid="_x0000_s1051" type="#_x0000_t32" style="width:221.14pt;height:0;margin-top:8.43pt;margin-left:2.69pt;mso-height-percent:0;mso-height-relative:margin;mso-width-percent:0;mso-width-relative:margin;mso-wrap-distance-bottom:0;mso-wrap-distance-left:9pt;mso-wrap-distance-right:9pt;mso-wrap-distance-top:0;position:absolute;v-text-anchor:top;z-index:251711488" filled="f" fillcolor="this" stroked="t" strokecolor="black" strokeweight="0.75pt">
                      <ns9:stroke startarrow="block" endarrow="block"/>
                    </ns9:shape>
                  </w:pict>
                </ns1:Fallback>
              </ns1:AlternateContent>
            </w:r>
          </w:p>
        </w:tc>
        <w:tc>
          <w:tcPr>
            <w:tcW w:w="5646" w:type="dxa"/>
            <w:tcBorders>
              <w:top w:val="single" w:sz="4" w:space="0" w:color="auto"/>
              <w:left w:val="single" w:sz="6" w:space="0" w:color="auto"/>
              <w:bottom w:val="single" w:sz="4" w:space="0" w:color="auto"/>
              <w:right w:val="single" w:sz="4" w:space="0" w:color="auto"/>
            </w:tcBorders>
          </w:tcPr>
          <w:p ns2:paraId="2FB97053" ns2:textId="77777777" w:rsidR="009602AE" w:rsidRDefault="00895D30" w:rsidP="007101B6">
            <w:pPr>
              <w:pStyle w:val="TableText0"/>
              <w:keepNext w:val="0"/>
              <w:widowControl w:val="0"/>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4E553F92" ns2:textId="77777777" w:rsidTr="00D60E87">
        <w:trPr>
          <w:trHeight w:val="273"/>
        </w:trPr>
        <w:tc>
          <w:tcPr>
            <w:tcW w:w="13036" w:type="dxa"/>
            <w:gridSpan w:val="6"/>
            <w:tcBorders>
              <w:top w:val="single" w:sz="4" w:space="0" w:color="auto"/>
              <w:left w:val="single" w:sz="4" w:space="0" w:color="auto"/>
              <w:bottom w:val="single" w:sz="4" w:space="0" w:color="auto"/>
              <w:right w:val="single" w:sz="4" w:space="0" w:color="auto"/>
            </w:tcBorders>
            <w:vAlign w:val="center"/>
          </w:tcPr>
          <w:p ns2:paraId="22706EBE" ns2:textId="77777777" w:rsidR="009602AE" w:rsidRPr="00AC2A5C" w:rsidRDefault="00895D30" w:rsidP="005D08F7">
            <w:pPr>
              <w:pStyle w:val="TableFootnote"/>
              <w:rPr>
                <w:sz w:val="16"/>
                <w:szCs w:val="16"/>
              </w:rPr>
            </w:pPr>
            <w:r w:rsidRPr="00AC2A5C">
              <w:rPr>
                <w:sz w:val="16"/>
                <w:szCs w:val="16"/>
              </w:rPr>
              <w:t xml:space="preserve">AE=adverse event; C=cycle; CLL=chronic lymphocytic leukemia; </w:t>
            </w:r>
            <w:r>
              <w:rPr>
                <w:sz w:val="16"/>
                <w:szCs w:val="16"/>
              </w:rPr>
              <w:t xml:space="preserve">CR=complete response; </w:t>
            </w:r>
            <w:r w:rsidRPr="00AC2A5C">
              <w:rPr>
                <w:sz w:val="16"/>
                <w:szCs w:val="16"/>
              </w:rPr>
              <w:t xml:space="preserve">CT=computed tomography; D=day; ECG=electrocardiogram; ECOG PS=Eastern Cooperative Oncology Group performance status; EORTC=Eastern Cooperative Oncology Group; EQ-5D=EuroQol-5D; </w:t>
            </w:r>
            <w:r>
              <w:rPr>
                <w:sz w:val="16"/>
                <w:szCs w:val="16"/>
              </w:rPr>
              <w:t>FACT=</w:t>
            </w:r>
            <w:r w:rsidRPr="00E86FCD">
              <w:rPr>
                <w:sz w:val="16"/>
                <w:szCs w:val="16"/>
              </w:rPr>
              <w:t>Functional Assessment of Cancer Therapy;</w:t>
            </w:r>
            <w:r>
              <w:t xml:space="preserve"> </w:t>
            </w:r>
            <w:r>
              <w:rPr>
                <w:sz w:val="16"/>
                <w:szCs w:val="16"/>
              </w:rPr>
              <w:t xml:space="preserve">FU=follow-up; </w:t>
            </w:r>
            <w:r w:rsidRPr="00AC2A5C">
              <w:rPr>
                <w:sz w:val="16"/>
                <w:szCs w:val="16"/>
              </w:rPr>
              <w:t>MRD=minimal residual disease; PE=physical examination; POCBP=participant of childbearing potential; PRO=patient-reported outcome; Q12W=every 12 weeks; QLQ=quality of life questionnaire; SAE=serious adverse events; SCT=stem cell transplantation; W=week.</w:t>
            </w:r>
          </w:p>
        </w:tc>
      </w:tr>
    </w:tbl>
    <w:p ns2:paraId="279540AA" ns2:textId="5D897621" w:rsidR="009602AE" w:rsidRDefault="009602AE" w:rsidP="009D10CD">
      <w:pPr>
        <w:pStyle w:val="paragraph0"/>
      </w:pPr>
      <w:ins w:id="3751" w:author="GoldenCorpusHarness" w:date="2026-03-28T22:23:47Z">
        <w:r>
          <w:t>A Rescreening Period of 42 days is permitted (see Section 8.11.1). The rescreening window starts after the full screening window has elapsed. If a screening test is performed within 42 days before C1D1 (unless stated otherwise), then it does not need to be repeated during rescreening.</w:t>
        </w:r>
      </w:ins>
    </w:p>
    <w:p ns2:paraId="1D0437A6" ns2:textId="77777777" w:rsidR="00E4762A" w:rsidRPr="00757414" w:rsidRDefault="00E4762A" w:rsidP="00757414">
      <w:pPr>
        <w:pStyle w:val="Paragraph"/>
        <w:spacing w:before="0" w:after="0" w:line="20" w:lineRule="exact"/>
        <w:rPr>
          <w:bCs/>
          <w:sz w:val="2"/>
        </w:rPr>
      </w:pPr>
    </w:p>
    <w:p ns2:paraId="45D78C4F" ns2:textId="77777777" w:rsidR="00E4762A" w:rsidRPr="00757414" w:rsidRDefault="00E4762A" w:rsidP="00757414">
      <w:pPr>
        <w:pStyle w:val="Paragraph"/>
        <w:spacing w:before="0" w:after="0" w:line="20" w:lineRule="exact"/>
        <w:rPr>
          <w:bCs/>
          <w:sz w:val="2"/>
        </w:rPr>
        <w:sectPr w:rsidR="00E4762A" w:rsidRPr="00757414" w:rsidSect="00F87ACB">
          <w:pgSz w:w="15840" w:h="12240" w:orient="landscape" w:code="1"/>
          <w:pgMar w:top="1800" w:right="1440" w:bottom="1440" w:left="1440" w:header="720" w:footer="720" w:gutter="0"/>
          <w:cols w:space="708"/>
          <w:docGrid w:linePitch="360"/>
        </w:sectPr>
      </w:pPr>
      <w:ins w:id="3752" w:author="GoldenCorpusHarness" w:date="2026-03-28T22:23:47Z">
        <w:r>
          <w:t>Table 1Schedule of Assessments: Part 1 and Part 2 (Treatment Group) Screening and Treatment Phase</w:t>
        </w:r>
      </w:ins>
    </w:p>
    <w:p ns2:paraId="792E8498" ns2:textId="77777777" w:rsidR="00E4762A" w:rsidRDefault="00895D30" w:rsidP="00E4762A">
      <w:pPr>
        <w:pStyle w:val="Heading1"/>
      </w:pPr>
      <w:bookmarkStart w:id="23" w:name="_Toc140132352"/>
      <w:r w:rsidRPr="00E4762A">
        <w:t>INTRODUCTION</w:t>
      </w:r>
      <w:bookmarkEnd w:id="23"/>
    </w:p>
    <w:p ns2:paraId="08A1A984" ns2:textId="77777777" w:rsidR="00E4762A" w:rsidRPr="006A7548" w:rsidRDefault="00895D30" w:rsidP="009D10CD">
      <w:pPr>
        <w:pStyle w:val="paragraph0"/>
      </w:pPr>
      <w:del w:id="3753" w:author="GoldenCorpusHarness" w:date="2026-03-28T22:23:47Z">
        <w:r>
          <w:delText>BTK is a key regulator of the BCR signaling pathway, and regulates all aspects of B-cell development, including proliferation, maturation, differentiation, apoptosis, and cell migration. BTK is critical for the survival and proliferation of CLL. This Phase 3 randomized study will compare a novel BTKi, nemtabrutinib (MK-1026; formerly ARQ531), in combination with the BCL2i, venetoclax, with VR in participants with CLL/SLL who have failed at least 1 prior therapy.</w:delText>
        </w:r>
      </w:del>
    </w:p>
    <w:p ns2:paraId="3CF0EED1" ns2:textId="77777777" w:rsidR="00307BD9" w:rsidRDefault="00895D30" w:rsidP="00307BD9">
      <w:pPr>
        <w:pStyle w:val="Heading2"/>
      </w:pPr>
      <w:del w:id="3754" w:author="GoldenCorpusHarness" w:date="2026-03-28T22:23:47Z">
        <w:r>
          <w:delText>S</w:delText>
        </w:r>
      </w:del>
      <w:ins w:id="3755" w:author="GoldenCorpusHarness" w:date="2026-03-28T22:23:47Z">
        <w:r>
          <w:t>Venetoclax/Ri</w:t>
        </w:r>
      </w:ins>
      <w:r>
        <w:t>tu</w:t>
      </w:r>
      <w:del w:id="3756" w:author="GoldenCorpusHarness" w:date="2026-03-28T22:23:47Z">
        <w:r>
          <w:delText>dy</w:delText>
        </w:r>
      </w:del>
      <w:ins w:id="3757" w:author="GoldenCorpusHarness" w:date="2026-03-28T22:23:47Z">
        <w:r>
          <w:t>ximab</w:t>
        </w:r>
      </w:ins>
      <w:r>
        <w:t xml:space="preserve"> </w:t>
      </w:r>
      <w:del w:id="3758" w:author="GoldenCorpusHarness" w:date="2026-03-28T22:23:47Z">
        <w:r>
          <w:delText>R</w:delText>
        </w:r>
      </w:del>
      <w:ins w:id="3759" w:author="GoldenCorpusHarness" w:date="2026-03-28T22:23:47Z">
        <w:r>
          <w:t>Compar</w:t>
        </w:r>
      </w:ins>
      <w:r>
        <w:t>at</w:t>
      </w:r>
      <w:del w:id="3760" w:author="GoldenCorpusHarness" w:date="2026-03-28T22:23:47Z">
        <w:r>
          <w:delText>i</w:delText>
        </w:r>
      </w:del>
      <w:r>
        <w:t>o</w:t>
      </w:r>
      <w:del w:id="3761" w:author="GoldenCorpusHarness" w:date="2026-03-28T22:23:47Z">
        <w:r>
          <w:delText>n</w:delText>
        </w:r>
      </w:del>
      <w:ins w:id="3762" w:author="GoldenCorpusHarness" w:date="2026-03-28T22:23:47Z">
        <w:r>
          <w:t>r Group (P</w:t>
        </w:r>
      </w:ins>
      <w:r>
        <w:t>a</w:t>
      </w:r>
      <w:ins w:id="3763" w:author="GoldenCorpusHarness" w:date="2026-03-28T22:23:47Z">
        <w:r>
          <w:t>rt 2) Schedu</w:t>
        </w:r>
      </w:ins>
      <w:r>
        <w:t>le</w:t>
      </w:r>
      <w:ins w:id="3764" w:author="GoldenCorpusHarness" w:date="2026-03-28T22:23:47Z">
        <w:r>
          <w:t xml:space="preserve"> of Activities: Screening and Treatment</w:t>
        </w:r>
      </w:ins>
    </w:p>
    <w:p ns2:paraId="020694CE" ns2:textId="094ADFC1" w:rsidR="00CD0039" w:rsidRDefault="00895D30" w:rsidP="009D10CD">
      <w:pPr>
        <w:pStyle w:val="paragraph0"/>
      </w:pPr>
      <w:ins w:id="3765" w:author="GoldenCorpusHarness" w:date="2026-03-28T22:23:47Z">
        <w:r>
          <w:t xml:space="preserve">A Rescreening Period of 42 days is permitted (see Section 8.11.1). The rescreening window starts after the full screening window has elapsed. If a screening test is performed within 42 days before </w:t>
        </w:r>
      </w:ins>
      <w:r>
        <w:t>C</w:t>
      </w:r>
      <w:del w:id="3766" w:author="GoldenCorpusHarness" w:date="2026-03-28T22:23:47Z">
        <w:r>
          <w:delText>LL is the most common le</w:delText>
        </w:r>
      </w:del>
      <w:ins w:id="3767" w:author="GoldenCorpusHarness" w:date="2026-03-28T22:23:47Z">
        <w:r>
          <w:t>1D1 (</w:t>
        </w:r>
      </w:ins>
      <w:r>
        <w:t>u</w:t>
      </w:r>
      <w:del w:id="3768" w:author="GoldenCorpusHarness" w:date="2026-03-28T22:23:47Z">
        <w:r>
          <w:delText>kemia in western co</w:delText>
        </w:r>
      </w:del>
      <w:ins w:id="3769" w:author="GoldenCorpusHarness" w:date="2026-03-28T22:23:47Z">
        <w:r>
          <w:t>nless stated otherwise), then it does not need to be repeated d</w:t>
        </w:r>
      </w:ins>
      <w:r>
        <w:t>u</w:t>
      </w:r>
      <w:del w:id="3770" w:author="GoldenCorpusHarness" w:date="2026-03-28T22:23:47Z">
        <w:r>
          <w:delText xml:space="preserve">ntries and is characterized by the clonal proliferation and accumulation of mature, typically CD5-positive B-cells within the blood, bone marrow, lymph nodes, and spleen [Hallek, M. 2019]. Survival after diagnosis ranges from months to decades. To date, allogeneic SCT is the only curative option, but few selected patients are considered appropriate candidates for this treatment modality [Fischer, K., et al 2011], which is also associated with considerable morbidity. Alkylating agents, purine analogs, and monoclonal CD20 antibodies are effective for improving PFS, but are not curative, and patients receiving these therapies continue to experience successive relapses [Fischer, K., et al 2011]. </w:delText>
        </w:r>
      </w:del>
      <w:ins w:id="3771" w:author="GoldenCorpusHarness" w:date="2026-03-28T22:23:47Z">
        <w:r>
          <w:t>ring rescreening.</w:t>
        </w:r>
      </w:ins>
    </w:p>
    <w:p ns2:paraId="5187643F" ns2:textId="486DD88C" w:rsidR="00CD0039" w:rsidRDefault="00895D30" w:rsidP="009D10CD">
      <w:pPr>
        <w:pStyle w:val="paragraph0"/>
      </w:pPr>
      <w:del w:id="3772" w:author="GoldenCorpusHarness" w:date="2026-03-28T22:23:47Z">
        <w:r>
          <w:delText>Mor</w:delText>
        </w:r>
      </w:del>
      <w:ins w:id="3773" w:author="GoldenCorpusHarness" w:date="2026-03-28T22:23:47Z">
        <w:r>
          <w:t>Tabl</w:t>
        </w:r>
      </w:ins>
      <w:r>
        <w:t>e</w:t>
      </w:r>
      <w:del w:id="3774" w:author="GoldenCorpusHarness" w:date="2026-03-28T22:23:47Z">
        <w:r>
          <w:delText xml:space="preserve"> re</w:delText>
        </w:r>
      </w:del>
      <w:ins w:id="3775" w:author="GoldenCorpusHarness" w:date="2026-03-28T22:23:47Z">
        <w:r>
          <w:t xml:space="preserve"> 2S</w:t>
        </w:r>
      </w:ins>
      <w:r>
        <w:t>c</w:t>
      </w:r>
      <w:del w:id="3776" w:author="GoldenCorpusHarness" w:date="2026-03-28T22:23:47Z">
        <w:r>
          <w:delText>ently, in</w:delText>
        </w:r>
      </w:del>
      <w:r>
        <w:t>h</w:t>
      </w:r>
      <w:del w:id="3777" w:author="GoldenCorpusHarness" w:date="2026-03-28T22:23:47Z">
        <w:r>
          <w:delText>ibitors interrupting important pathways for CLL cell survival have been approv</w:delText>
        </w:r>
      </w:del>
      <w:r>
        <w:t>ed</w:t>
      </w:r>
      <w:del w:id="3778" w:author="GoldenCorpusHarness" w:date="2026-03-28T22:23:47Z">
        <w:r>
          <w:delText xml:space="preserve"> (eg, ibrutinib, venetoclax) [Hallek, M. 2019]. BTK is a critical signaling molec</w:delText>
        </w:r>
      </w:del>
      <w:r>
        <w:t xml:space="preserve">ule </w:t>
      </w:r>
      <w:del w:id="3779" w:author="GoldenCorpusHarness" w:date="2026-03-28T22:23:47Z">
        <w:r>
          <w:delText>i</w:delText>
        </w:r>
      </w:del>
      <w:ins w:id="3780" w:author="GoldenCorpusHarness" w:date="2026-03-28T22:23:47Z">
        <w:r>
          <w:t>of Assessme</w:t>
        </w:r>
      </w:ins>
      <w:r>
        <w:t>n</w:t>
      </w:r>
      <w:ins w:id="3781" w:author="GoldenCorpusHarness" w:date="2026-03-28T22:23:47Z">
        <w:r>
          <w:t>ts:</w:t>
        </w:r>
      </w:ins>
      <w:r>
        <w:t xml:space="preserve"> </w:t>
      </w:r>
      <w:ins w:id="3782" w:author="GoldenCorpusHarness" w:date="2026-03-28T22:23:47Z">
        <w:r>
          <w:t>Par</w:t>
        </w:r>
      </w:ins>
      <w:r>
        <w:t>t</w:t>
      </w:r>
      <w:del w:id="3783" w:author="GoldenCorpusHarness" w:date="2026-03-28T22:23:47Z">
        <w:r>
          <w:delText>he</w:delText>
        </w:r>
      </w:del>
      <w:r>
        <w:t xml:space="preserve"> </w:t>
      </w:r>
      <w:del w:id="3784" w:author="GoldenCorpusHarness" w:date="2026-03-28T22:23:47Z">
        <w:r>
          <w:delText>B-cell</w:delText>
        </w:r>
      </w:del>
      <w:ins w:id="3785" w:author="GoldenCorpusHarness" w:date="2026-03-28T22:23:47Z">
        <w:r>
          <w:t>2</w:t>
        </w:r>
      </w:ins>
      <w:r>
        <w:t xml:space="preserve"> </w:t>
      </w:r>
      <w:ins w:id="3786" w:author="GoldenCorpusHarness" w:date="2026-03-28T22:23:47Z">
        <w:r>
          <w:t>(Compa</w:t>
        </w:r>
      </w:ins>
      <w:r>
        <w:t>r</w:t>
      </w:r>
      <w:del w:id="3787" w:author="GoldenCorpusHarness" w:date="2026-03-28T22:23:47Z">
        <w:r>
          <w:delText>ecep</w:delText>
        </w:r>
      </w:del>
      <w:ins w:id="3788" w:author="GoldenCorpusHarness" w:date="2026-03-28T22:23:47Z">
        <w:r>
          <w:t>a</w:t>
        </w:r>
      </w:ins>
      <w:r>
        <w:t xml:space="preserve">tor </w:t>
      </w:r>
      <w:del w:id="3789" w:author="GoldenCorpusHarness" w:date="2026-03-28T22:23:47Z">
        <w:r>
          <w:delText>sig</w:delText>
        </w:r>
      </w:del>
      <w:ins w:id="3790" w:author="GoldenCorpusHarness" w:date="2026-03-28T22:23:47Z">
        <w:r>
          <w:t>Group) Scree</w:t>
        </w:r>
      </w:ins>
      <w:r>
        <w:t>n</w:t>
      </w:r>
      <w:del w:id="3791" w:author="GoldenCorpusHarness" w:date="2026-03-28T22:23:47Z">
        <w:r>
          <w:delText>al</w:delText>
        </w:r>
      </w:del>
      <w:r>
        <w:t>ing</w:t>
      </w:r>
      <w:del w:id="3792" w:author="GoldenCorpusHarness" w:date="2026-03-28T22:23:47Z">
        <w:r>
          <w:delText xml:space="preserve"> pathway</w:delText>
        </w:r>
      </w:del>
      <w:r>
        <w:t xml:space="preserve"> and </w:t>
      </w:r>
      <w:del w:id="3793" w:author="GoldenCorpusHarness" w:date="2026-03-28T22:23:47Z">
        <w:r>
          <w:delText>in th</w:delText>
        </w:r>
      </w:del>
      <w:ins w:id="3794" w:author="GoldenCorpusHarness" w:date="2026-03-28T22:23:47Z">
        <w:r>
          <w:t>Tr</w:t>
        </w:r>
      </w:ins>
      <w:r>
        <w:t>e</w:t>
      </w:r>
      <w:del w:id="3795" w:author="GoldenCorpusHarness" w:date="2026-03-28T22:23:47Z">
        <w:r>
          <w:delText xml:space="preserve"> p</w:delText>
        </w:r>
      </w:del>
      <w:r>
        <w:t>at</w:t>
      </w:r>
      <w:del w:id="3796" w:author="GoldenCorpusHarness" w:date="2026-03-28T22:23:47Z">
        <w:r>
          <w:delText>hogenesis of CLL, and inhibitors of BTK have brought forth significant improve</w:delText>
        </w:r>
      </w:del>
      <w:r>
        <w:t>ment</w:t>
      </w:r>
      <w:ins w:id="3797" w:author="GoldenCorpusHarness" w:date="2026-03-28T22:23:47Z">
        <w:r>
          <w:t xml:space="preserve"> Pha</w:t>
        </w:r>
      </w:ins>
      <w:r>
        <w:t>s</w:t>
      </w:r>
      <w:del w:id="3798" w:author="GoldenCorpusHarness" w:date="2026-03-28T22:23:47Z">
        <w:r>
          <w:delText xml:space="preserve"> in survival for CLL pati</w:delText>
        </w:r>
      </w:del>
      <w:r>
        <w:t>e</w:t>
      </w:r>
      <w:del w:id="3799" w:author="GoldenCorpusHarness" w:date="2026-03-28T22:23:47Z">
        <w:r>
          <w:delText>nts. Nemtabrutinib is a novel, orally administered reversible non-covalent ATP competitive inhibitor of BTK.</w:delText>
        </w:r>
      </w:del>
    </w:p>
    <w:p ns2:paraId="521DB4AE" ns2:textId="77777777" w:rsidR="00CD0039" w:rsidRDefault="00895D30" w:rsidP="009D10CD">
      <w:pPr>
        <w:pStyle w:val="paragraph0"/>
      </w:pPr>
      <w:r>
        <w:t>Preliminary data (data cutoff date of 08-APR-</w:t>
      </w:r>
      <w:r w:rsidR="00354979">
        <w:t>20</w:t>
      </w:r>
      <w:r>
        <w:t>22) for nemtabrutinib are available from an open-label, single arm, Phase 1/2, dose escalation study (MK-1026-001) in selected participants with relapsed or refractory hematologic malignancies (including CLL/SLL, Richter’s Transformation, FL, MCL, DLBCL, MZL, and WM). The results showed ORR (including PRL) of 56.1% (95% CI: 42.4, 69.3) in participants with CLL/SLL treated with 65</w:t>
      </w:r>
      <w:r w:rsidR="00754323">
        <w:t> </w:t>
      </w:r>
      <w:r>
        <w:t>mg of nemtabrutinib QD (N=57). In addition, participants responded to nemtabrutinib treatment regardless of whether the BTK-C481 mutation was present (Expansion Phase Cohort A ORR of 60.0%) or not (Cohort B ORR of 40.0%). Both Cohorts A and B included participants who had failed or not tolerated prior BTKi therapy. Of the CLL/SLL participants, 2 had a CR. Overall, this study treated 136 participants with relapsed or refractory hematologic malignancies with nemtabrutinib at doses ranging from 5 mg to 75</w:t>
      </w:r>
      <w:r w:rsidR="00754323">
        <w:t> </w:t>
      </w:r>
      <w:r>
        <w:t>mg; 112 participants received 65 mg nemtabrutinib and 57 had CLL/SLL. The most common (≥10%) treatment-related AEs observed across all doses included dysgeusia (18.4%), neutrophil count decreased (17.6%), nausea and fatigue (both at 12.5% each), and platelet count decreased (10.3%). SAEs were reported in 47.1% participants, of which, 8.1% were assessed by the investigator as treatment related. There were 7 reported deaths; none were assessed as related to nemtabrutinib. Further information is provided in Section 2.2.3. A Phase 2, open-label, dose escalation study (MK-1026-003) in participants with various hematological malignancies is currently enrolling participants (see Section 2.2.3). Nemtabrutinib has demonstrated preliminary evidence of antitumor activity, and the safety information thus far does not raise any new safety signals or concerns for participant safety relative to what has been reported for the currently approved BTKi.</w:t>
      </w:r>
    </w:p>
    <w:p ns2:paraId="58A9685A" ns2:textId="77777777" w:rsidR="00CD0039" w:rsidRDefault="00895D30" w:rsidP="009D10CD">
      <w:pPr>
        <w:pStyle w:val="paragraph0"/>
      </w:pPr>
      <w:del w:id="3800" w:author="GoldenCorpusHarness" w:date="2026-03-28T22:23:47Z">
        <w:r>
          <w:delText>The purpose of this study is to evaluate the efficacy and safety of nemtabrutinib plus venetoclax compared with VR in participants aged at least 18 years who have relapsed/refractory CLL/SLL following at least 1 line of prior therapy. In this study rituximab or rituximab biosimilar (see Appendix 13 for details) will be used.</w:delText>
        </w:r>
      </w:del>
    </w:p>
    <w:p ns2:paraId="7615292C" ns2:textId="77777777" w:rsidR="00CD0039" w:rsidRDefault="00895D30" w:rsidP="009D10CD">
      <w:pPr>
        <w:pStyle w:val="paragraph0"/>
      </w:pPr>
      <w:del w:id="3801" w:author="GoldenCorpusHarness" w:date="2026-03-28T22:23:47Z">
        <w:r>
          <w:delText xml:space="preserve">VR is </w:delText>
        </w:r>
      </w:del>
      <w:ins w:id="3802" w:author="GoldenCorpusHarness" w:date="2026-03-28T22:23:47Z">
        <w:r>
          <w:t>T</w:t>
        </w:r>
      </w:ins>
      <w:r>
        <w:t>a</w:t>
      </w:r>
      <w:del w:id="3803" w:author="GoldenCorpusHarness" w:date="2026-03-28T22:23:47Z">
        <w:r>
          <w:delText xml:space="preserve"> standard t</w:delText>
        </w:r>
      </w:del>
      <w:ins w:id="3804" w:author="GoldenCorpusHarness" w:date="2026-03-28T22:23:47Z">
        <w:r>
          <w:t>ble 3Sc</w:t>
        </w:r>
      </w:ins>
      <w:r>
        <w:t>he</w:t>
      </w:r>
      <w:del w:id="3805" w:author="GoldenCorpusHarness" w:date="2026-03-28T22:23:47Z">
        <w:r>
          <w:delText>rapy among patients who have re</w:delText>
        </w:r>
      </w:del>
      <w:ins w:id="3806" w:author="GoldenCorpusHarness" w:date="2026-03-28T22:23:47Z">
        <w:r>
          <w:t>du</w:t>
        </w:r>
      </w:ins>
      <w:r>
        <w:t>l</w:t>
      </w:r>
      <w:del w:id="3807" w:author="GoldenCorpusHarness" w:date="2026-03-28T22:23:47Z">
        <w:r>
          <w:delText>apsed after at least 1 lin</w:delText>
        </w:r>
      </w:del>
      <w:r>
        <w:t xml:space="preserve">e of </w:t>
      </w:r>
      <w:del w:id="3808" w:author="GoldenCorpusHarness" w:date="2026-03-28T22:23:47Z">
        <w:r>
          <w:delText>prior therapy. VR ha</w:delText>
        </w:r>
      </w:del>
      <w:ins w:id="3809" w:author="GoldenCorpusHarness" w:date="2026-03-28T22:23:47Z">
        <w:r>
          <w:t>A</w:t>
        </w:r>
      </w:ins>
      <w:r>
        <w:t>s</w:t>
      </w:r>
      <w:del w:id="3810" w:author="GoldenCorpusHarness" w:date="2026-03-28T22:23:47Z">
        <w:r>
          <w:delText xml:space="preserve"> a high r</w:delText>
        </w:r>
      </w:del>
      <w:ins w:id="3811" w:author="GoldenCorpusHarness" w:date="2026-03-28T22:23:47Z">
        <w:r>
          <w:t>s</w:t>
        </w:r>
      </w:ins>
      <w:r>
        <w:t>es</w:t>
      </w:r>
      <w:del w:id="3812" w:author="GoldenCorpusHarness" w:date="2026-03-28T22:23:47Z">
        <w:r>
          <w:delText>po</w:delText>
        </w:r>
      </w:del>
      <w:ins w:id="3813" w:author="GoldenCorpusHarness" w:date="2026-03-28T22:23:47Z">
        <w:r>
          <w:t>sme</w:t>
        </w:r>
      </w:ins>
      <w:r>
        <w:t>n</w:t>
      </w:r>
      <w:ins w:id="3814" w:author="GoldenCorpusHarness" w:date="2026-03-28T22:23:47Z">
        <w:r>
          <w:t>t</w:t>
        </w:r>
      </w:ins>
      <w:r>
        <w:t>s</w:t>
      </w:r>
      <w:del w:id="3815" w:author="GoldenCorpusHarness" w:date="2026-03-28T22:23:47Z">
        <w:r>
          <w:delText>e</w:delText>
        </w:r>
      </w:del>
      <w:ins w:id="3816" w:author="GoldenCorpusHarness" w:date="2026-03-28T22:23:47Z">
        <w:r>
          <w:t>:</w:t>
        </w:r>
      </w:ins>
      <w:r>
        <w:t xml:space="preserve"> </w:t>
      </w:r>
      <w:ins w:id="3817" w:author="GoldenCorpusHarness" w:date="2026-03-28T22:23:47Z">
        <w:r>
          <w:t>Pa</w:t>
        </w:r>
      </w:ins>
      <w:r>
        <w:t>r</w:t>
      </w:r>
      <w:del w:id="3818" w:author="GoldenCorpusHarness" w:date="2026-03-28T22:23:47Z">
        <w:r>
          <w:delText>a</w:delText>
        </w:r>
      </w:del>
      <w:r>
        <w:t>t</w:t>
      </w:r>
      <w:del w:id="3819" w:author="GoldenCorpusHarness" w:date="2026-03-28T22:23:47Z">
        <w:r>
          <w:delText>e</w:delText>
        </w:r>
      </w:del>
      <w:r>
        <w:t xml:space="preserve"> </w:t>
      </w:r>
      <w:del w:id="3820" w:author="GoldenCorpusHarness" w:date="2026-03-28T22:23:47Z">
        <w:r>
          <w:delText>and</w:delText>
        </w:r>
      </w:del>
      <w:ins w:id="3821" w:author="GoldenCorpusHarness" w:date="2026-03-28T22:23:47Z">
        <w:r>
          <w:t>2</w:t>
        </w:r>
      </w:ins>
      <w:r>
        <w:t xml:space="preserve"> </w:t>
      </w:r>
      <w:del w:id="3822" w:author="GoldenCorpusHarness" w:date="2026-03-28T22:23:47Z">
        <w:r>
          <w:delText>DOR and is therefore considered a competitive c</w:delText>
        </w:r>
      </w:del>
      <w:ins w:id="3823" w:author="GoldenCorpusHarness" w:date="2026-03-28T22:23:47Z">
        <w:r>
          <w:t>(C</w:t>
        </w:r>
      </w:ins>
      <w:r>
        <w:t xml:space="preserve">omparator </w:t>
      </w:r>
      <w:del w:id="3824" w:author="GoldenCorpusHarness" w:date="2026-03-28T22:23:47Z">
        <w:r>
          <w:delText>aga</w:delText>
        </w:r>
      </w:del>
      <w:ins w:id="3825" w:author="GoldenCorpusHarness" w:date="2026-03-28T22:23:47Z">
        <w:r>
          <w:t>Group) R</w:t>
        </w:r>
      </w:ins>
      <w:r>
        <w:t>i</w:t>
      </w:r>
      <w:del w:id="3826" w:author="GoldenCorpusHarness" w:date="2026-03-28T22:23:47Z">
        <w:r>
          <w:delText>nst the s</w:delText>
        </w:r>
      </w:del>
      <w:r>
        <w:t>tu</w:t>
      </w:r>
      <w:del w:id="3827" w:author="GoldenCorpusHarness" w:date="2026-03-28T22:23:47Z">
        <w:r>
          <w:delText>dy therapy of ne</w:delText>
        </w:r>
      </w:del>
      <w:ins w:id="3828" w:author="GoldenCorpusHarness" w:date="2026-03-28T22:23:47Z">
        <w:r>
          <w:t>xi</w:t>
        </w:r>
      </w:ins>
      <w:r>
        <w:t>m</w:t>
      </w:r>
      <w:del w:id="3829" w:author="GoldenCorpusHarness" w:date="2026-03-28T22:23:47Z">
        <w:r>
          <w:delText>t</w:delText>
        </w:r>
      </w:del>
      <w:r>
        <w:t>ab</w:t>
      </w:r>
      <w:del w:id="3830" w:author="GoldenCorpusHarness" w:date="2026-03-28T22:23:47Z">
        <w:r>
          <w:delText>rutinib</w:delText>
        </w:r>
      </w:del>
      <w:r>
        <w:t xml:space="preserve"> </w:t>
      </w:r>
      <w:del w:id="3831" w:author="GoldenCorpusHarness" w:date="2026-03-28T22:23:47Z">
        <w:r>
          <w:delText>plus venetoclax. Further details on the choice of comparat</w:delText>
        </w:r>
      </w:del>
      <w:ins w:id="3832" w:author="GoldenCorpusHarness" w:date="2026-03-28T22:23:47Z">
        <w:r>
          <w:t>(</w:t>
        </w:r>
      </w:ins>
      <w:r>
        <w:t xml:space="preserve">or </w:t>
      </w:r>
      <w:ins w:id="3833" w:author="GoldenCorpusHarness" w:date="2026-03-28T22:23:47Z">
        <w:r>
          <w:t>Rituximab Biosimil</w:t>
        </w:r>
      </w:ins>
      <w:r>
        <w:t>ar</w:t>
      </w:r>
      <w:del w:id="3834" w:author="GoldenCorpusHarness" w:date="2026-03-28T22:23:47Z">
        <w:r>
          <w:delText>e</w:delText>
        </w:r>
      </w:del>
      <w:ins w:id="3835" w:author="GoldenCorpusHarness" w:date="2026-03-28T22:23:47Z">
        <w:r>
          <w:t>)</w:t>
        </w:r>
      </w:ins>
      <w:r>
        <w:t xml:space="preserve"> </w:t>
      </w:r>
      <w:del w:id="3836" w:author="GoldenCorpusHarness" w:date="2026-03-28T22:23:47Z">
        <w:r>
          <w:delText>pr</w:delText>
        </w:r>
      </w:del>
      <w:ins w:id="3837" w:author="GoldenCorpusHarness" w:date="2026-03-28T22:23:47Z">
        <w:r>
          <w:t>D</w:t>
        </w:r>
      </w:ins>
      <w:r>
        <w:t>o</w:t>
      </w:r>
      <w:del w:id="3838" w:author="GoldenCorpusHarness" w:date="2026-03-28T22:23:47Z">
        <w:r>
          <w:delText xml:space="preserve">vided </w:delText>
        </w:r>
      </w:del>
      <w:ins w:id="3839" w:author="GoldenCorpusHarness" w:date="2026-03-28T22:23:47Z">
        <w:r>
          <w:t>s</w:t>
        </w:r>
      </w:ins>
      <w:r>
        <w:t>in</w:t>
      </w:r>
      <w:del w:id="3840" w:author="GoldenCorpusHarness" w:date="2026-03-28T22:23:47Z">
        <w:r>
          <w:delText xml:space="preserve"> Section 4.2.2.</w:delText>
        </w:r>
      </w:del>
      <w:ins w:id="3841" w:author="GoldenCorpusHarness" w:date="2026-03-28T22:23:47Z">
        <w:r>
          <w:t>g</w:t>
        </w:r>
      </w:ins>
    </w:p>
    <w:p ns2:paraId="24D96D14" ns2:textId="77777777" w:rsidR="00307BD9" w:rsidRPr="00351BBF" w:rsidRDefault="00895D30" w:rsidP="009D10CD">
      <w:pPr>
        <w:pStyle w:val="paragraph0"/>
      </w:pPr>
      <w:r>
        <w:t>A more comprehensive review of nonclinical and clinical data is included in the MK-1026 (nemtabrutinib) IB.</w:t>
      </w:r>
    </w:p>
    <w:p ns2:paraId="443A67EA" ns2:textId="77777777" w:rsidR="00307BD9" w:rsidRDefault="00895D30" w:rsidP="00307BD9">
      <w:pPr>
        <w:pStyle w:val="Heading2"/>
      </w:pPr>
      <w:del w:id="3842" w:author="GoldenCorpusHarness" w:date="2026-03-28T22:23:47Z">
        <w:r>
          <w:delText>Background</w:delText>
        </w:r>
      </w:del>
    </w:p>
    <w:p ns2:paraId="0FB15912" ns2:textId="77777777" w:rsidR="00CD0039" w:rsidRDefault="00895D30" w:rsidP="00CD0039">
      <w:pPr>
        <w:pStyle w:val="Heading3"/>
      </w:pPr>
      <w:del w:id="3843" w:author="GoldenCorpusHarness" w:date="2026-03-28T22:23:47Z">
        <w:r>
          <w:delText>D</w:delText>
        </w:r>
      </w:del>
      <w:ins w:id="3844" w:author="GoldenCorpusHarness" w:date="2026-03-28T22:23:47Z">
        <w:r>
          <w:t>Treatment and Comparator Groups (Part 1 and Part 2) Schedule of Act</w:t>
        </w:r>
      </w:ins>
      <w:r>
        <w:t>i</w:t>
      </w:r>
      <w:ins w:id="3845" w:author="GoldenCorpusHarness" w:date="2026-03-28T22:23:47Z">
        <w:r>
          <w:t>vitie</w:t>
        </w:r>
      </w:ins>
      <w:r>
        <w:t>s</w:t>
      </w:r>
      <w:del w:id="3846" w:author="GoldenCorpusHarness" w:date="2026-03-28T22:23:47Z">
        <w:r>
          <w:delText>e</w:delText>
        </w:r>
      </w:del>
      <w:ins w:id="3847" w:author="GoldenCorpusHarness" w:date="2026-03-28T22:23:47Z">
        <w:r>
          <w:t>: Follow-up Ph</w:t>
        </w:r>
      </w:ins>
      <w:r>
        <w:t>ase</w:t>
      </w:r>
      <w:del w:id="3848" w:author="GoldenCorpusHarness" w:date="2026-03-28T22:23:47Z">
        <w:r>
          <w:delText xml:space="preserve"> Background</w:delText>
        </w:r>
      </w:del>
    </w:p>
    <w:p ns2:paraId="21B2D1F2" ns2:textId="4CDA336D" w:rsidR="00CD0039" w:rsidRPr="007015E1" w:rsidRDefault="00895D30" w:rsidP="009D10CD">
      <w:pPr>
        <w:pStyle w:val="paragraph0"/>
      </w:pPr>
      <w:del w:id="3849" w:author="GoldenCorpusHarness" w:date="2026-03-28T22:23:47Z">
        <w:r>
          <w:delText>CLL</w:delText>
        </w:r>
      </w:del>
      <w:ins w:id="3850" w:author="GoldenCorpusHarness" w:date="2026-03-28T22:23:47Z">
        <w:r>
          <w:t>Table 4Study</w:t>
        </w:r>
      </w:ins>
      <w:r>
        <w:t xml:space="preserve"> </w:t>
      </w:r>
      <w:del w:id="3851" w:author="GoldenCorpusHarness" w:date="2026-03-28T22:23:47Z">
        <w:r>
          <w:delText>is t</w:delText>
        </w:r>
      </w:del>
      <w:ins w:id="3852" w:author="GoldenCorpusHarness" w:date="2026-03-28T22:23:47Z">
        <w:r>
          <w:t>Sc</w:t>
        </w:r>
      </w:ins>
      <w:r>
        <w:t>he</w:t>
      </w:r>
      <w:del w:id="3853" w:author="GoldenCorpusHarness" w:date="2026-03-28T22:23:47Z">
        <w:r>
          <w:delText xml:space="preserve"> most common typ</w:delText>
        </w:r>
      </w:del>
      <w:ins w:id="3854" w:author="GoldenCorpusHarness" w:date="2026-03-28T22:23:47Z">
        <w:r>
          <w:t>dul</w:t>
        </w:r>
      </w:ins>
      <w:r>
        <w:t xml:space="preserve">e of </w:t>
      </w:r>
      <w:del w:id="3855" w:author="GoldenCorpusHarness" w:date="2026-03-28T22:23:47Z">
        <w:r>
          <w:delText>leukem</w:delText>
        </w:r>
      </w:del>
      <w:ins w:id="3856" w:author="GoldenCorpusHarness" w:date="2026-03-28T22:23:47Z">
        <w:r>
          <w:t>Act</w:t>
        </w:r>
      </w:ins>
      <w:r>
        <w:t>i</w:t>
      </w:r>
      <w:del w:id="3857" w:author="GoldenCorpusHarness" w:date="2026-03-28T22:23:47Z">
        <w:r>
          <w:delText xml:space="preserve">a </w:delText>
        </w:r>
      </w:del>
      <w:ins w:id="3858" w:author="GoldenCorpusHarness" w:date="2026-03-28T22:23:47Z">
        <w:r>
          <w:t>v</w:t>
        </w:r>
      </w:ins>
      <w:r>
        <w:t>i</w:t>
      </w:r>
      <w:del w:id="3859" w:author="GoldenCorpusHarness" w:date="2026-03-28T22:23:47Z">
        <w:r>
          <w:delText>n wes</w:delText>
        </w:r>
      </w:del>
      <w:r>
        <w:t>t</w:t>
      </w:r>
      <w:del w:id="3860" w:author="GoldenCorpusHarness" w:date="2026-03-28T22:23:47Z">
        <w:r>
          <w:delText>ern countr</w:delText>
        </w:r>
      </w:del>
      <w:r>
        <w:t>ies</w:t>
      </w:r>
      <w:del w:id="3861" w:author="GoldenCorpusHarness" w:date="2026-03-28T22:23:47Z">
        <w:r>
          <w:delText>.</w:delText>
        </w:r>
      </w:del>
      <w:ins w:id="3862" w:author="GoldenCorpusHarness" w:date="2026-03-28T22:23:47Z">
        <w:r>
          <w:t>:</w:t>
        </w:r>
      </w:ins>
      <w:r>
        <w:t xml:space="preserve"> </w:t>
      </w:r>
      <w:del w:id="3863" w:author="GoldenCorpusHarness" w:date="2026-03-28T22:23:47Z">
        <w:r>
          <w:delText>It</w:delText>
        </w:r>
      </w:del>
      <w:ins w:id="3864" w:author="GoldenCorpusHarness" w:date="2026-03-28T22:23:47Z">
        <w:r>
          <w:t>Follow-up</w:t>
        </w:r>
      </w:ins>
      <w:r>
        <w:t xml:space="preserve"> </w:t>
      </w:r>
      <w:del w:id="3865" w:author="GoldenCorpusHarness" w:date="2026-03-28T22:23:47Z">
        <w:r>
          <w:delText>is c</w:delText>
        </w:r>
      </w:del>
      <w:ins w:id="3866" w:author="GoldenCorpusHarness" w:date="2026-03-28T22:23:47Z">
        <w:r>
          <w:t>P</w:t>
        </w:r>
      </w:ins>
      <w:r>
        <w:t>ha</w:t>
      </w:r>
      <w:del w:id="3867" w:author="GoldenCorpusHarness" w:date="2026-03-28T22:23:47Z">
        <w:r>
          <w:delText>racterized by the clonal proliferation and accumulation of mature, typically CD5-positive B-cells within the blood, bone marrow, lymph nodes, and spleen [Hallek, M. 2019]. The estimated 5-year age-adjusted incidence rate (2014 to 2018) from the Surveillance, Epidemiology, and End Results Program is 4.9 per 100,000 among the US population [National Cancer Institute 2021]. The term CLL and SLL are sometimes u</w:delText>
        </w:r>
      </w:del>
      <w:r>
        <w:t>se</w:t>
      </w:r>
      <w:del w:id="3868" w:author="GoldenCorpusHarness" w:date="2026-03-28T22:23:47Z">
        <w:r>
          <w:delText xml:space="preserve">d interchangeably, but refer to the same population of participants. SLL and CLL have similar treatment paradigms and expected clinical outcomes [Rizzo, K. 2012]. CLL/SLL affects mainly elderly individuals, with the median age at diagnosis of 72 years [Hallek, M. 2019]. </w:delText>
        </w:r>
      </w:del>
    </w:p>
    <w:p ns2:paraId="642CF28D" ns2:textId="2E35058F" w:rsidR="00CD0039" w:rsidRPr="007015E1" w:rsidRDefault="00895D30" w:rsidP="009D10CD">
      <w:pPr>
        <w:pStyle w:val="paragraph0"/>
      </w:pPr>
      <w:r w:rsidRPr="007015E1">
        <w:t xml:space="preserve">In CLL, a significant number of abnormal lymphocytes are found in the bone marrow and blood, while in SLL the abnormal lymphocytes are predominantly found in the lymph nodes and bone marrow </w:t>
      </w:r>
      <w:r w:rsidR="00B55DCA">
        <w:t>[Zelenetz, A. D., et al 2015]</w:t>
      </w:r>
      <w:r w:rsidRPr="007015E1">
        <w:t xml:space="preserve">. The incidence of SLL is low relative to CLL, as about 10% of patients have only nodal involvement </w:t>
      </w:r>
      <w:r w:rsidR="00B55DCA">
        <w:t>[Le, C., et al 2020]</w:t>
      </w:r>
      <w:r w:rsidRPr="007015E1">
        <w:t xml:space="preserve">. </w:t>
      </w:r>
    </w:p>
    <w:p ns2:paraId="2B61E98F" ns2:textId="52B656BD" w:rsidR="00CD0039" w:rsidRDefault="00895D30" w:rsidP="009D10CD">
      <w:pPr>
        <w:pStyle w:val="paragraph0"/>
      </w:pPr>
      <w:del w:id="3869" w:author="GoldenCorpusHarness" w:date="2026-03-28T22:23:47Z">
        <w:r>
          <w:delText xml:space="preserve">CLL and SLL have similar expected clinical outcomes [Rizzo, K. 2012]. Survival after diagnosis ranges from months to decades, and to date allogeneic SCT is the only curative option, but few patients are considered appropriate candidates for this treatment modality [Fischer, K., et al 2011]. Survival, and choice of therapy, are influenced by disease stage, presence of poor prognostic molecular features such as 17p13.1 deletions [del(17p)], or TP53 mutations, and the comorbidities and performance status of individual patients. Del(17p) is found in 5% to 8% of treatment-naïve patients. These deletions almost always include the prominent tumor suppressor gene TP53, and patients with del(17p) are more likely to have resistance to chemotherapy [Hallek, M. 2019]. Another molecular marker is the presence or absence of mutated Ig variable region genes. Patients with unmutated IGHV genes have significantly worse survival, irrespective of stage [Hamblin, T. J., et al 1999]. </w:delText>
        </w:r>
      </w:del>
    </w:p>
    <w:p ns2:paraId="6649E0B9" ns2:textId="4959D89E" w:rsidR="00CD0039" w:rsidRDefault="00895D30" w:rsidP="009D10CD">
      <w:pPr>
        <w:pStyle w:val="paragraph0"/>
      </w:pPr>
      <w:del w:id="3870" w:author="GoldenCorpusHarness" w:date="2026-03-28T22:23:47Z">
        <w:r>
          <w:delText xml:space="preserve">In terms of therapy, alkylating agents, purine analogs, and monoclonal CD20 antibodies have markedly improved treatment success in CLL/SLL [Fischer, K., et al 2011]. Front-line chemoimmunotherapies such as fludarabine, cyclophosphamide, and rituximab or chlorambucil with obinutuzumab have improved OS. More recently, inhibitors interrupting important pathways for CLL cell survival have been approved (eg, ibrutinib, venetoclax) in the front-line setting [Hallek, M. 2019]. </w:delText>
        </w:r>
      </w:del>
    </w:p>
    <w:bookmarkEnd w:id="27"/>
    <w:p ns2:paraId="3B3F07E0" ns2:textId="503516EF" w:rsidR="00CD0039" w:rsidRDefault="00895D30" w:rsidP="009D10CD">
      <w:pPr>
        <w:pStyle w:val="paragraph0"/>
      </w:pPr>
      <w:del w:id="3871" w:author="GoldenCorpusHarness" w:date="2026-03-28T22:23:47Z">
        <w:r>
          <w:delText>Therapeutic options for relapsed/refractory CLL are numerous, and include combination regimens such as BR or venetoclax with or without rituximab [Stilgenbauer, S., et al 2016] [Seymour, J. F., et al 2018], and single agents such as BTKi or the BCL2i venetoclax. Ibrutinib, a first-generation BTKi, demonstrated activity in relapsed/refractory high-risk CLL (those with del[17p], TP53 mutation, del[11q] and/or unmutated IGHV status) based on the RESONATE study. At a median follow-up of 65.3 months (range, 0.3 to 71.6) in the ibrutinib arm, the median PFS was 44.1 months [Munir, T., et al 2019]. Acalabrutinib, a covalent BTKi, has shown PFS benefit in patients with or without del(17p) [Byrd, J. C., et al 2020]. Zanubrutinib is another treatment option; in a cohort of 56 patients with relapsed/refractory CLL, the ORR was 95% [Tam, C. S., et al 2019].</w:delText>
        </w:r>
      </w:del>
    </w:p>
    <w:bookmarkEnd w:id="28"/>
    <w:p ns2:paraId="7C1E0113" ns2:textId="00B3E40D" w:rsidR="00CD0039" w:rsidRPr="007015E1" w:rsidRDefault="00895D30" w:rsidP="009D10CD">
      <w:pPr>
        <w:pStyle w:val="paragraph0"/>
      </w:pPr>
      <w:del w:id="3872" w:author="GoldenCorpusHarness" w:date="2026-03-28T22:23:47Z">
        <w:r>
          <w:delText xml:space="preserve">Almost all patients will eventually experience relapse. Multiple relapsed patients have a poor prognosis and have limited response to salvage chemotherapy, with response rates ranging between 22% and 34%, and median </w:delText>
        </w:r>
      </w:del>
      <w:ins w:id="3873" w:author="GoldenCorpusHarness" w:date="2026-03-28T22:23:47Z">
        <w:r>
          <w:t>INTR</w:t>
        </w:r>
      </w:ins>
      <w:r>
        <w:t>O</w:t>
      </w:r>
      <w:del w:id="3874" w:author="GoldenCorpusHarness" w:date="2026-03-28T22:23:47Z">
        <w:r>
          <w:delText xml:space="preserve">S times ranging between 10 and 19 months [Fischer, K., et al 2011]. Given that the median age at diagnosis of </w:delText>
        </w:r>
      </w:del>
      <w:ins w:id="3875" w:author="GoldenCorpusHarness" w:date="2026-03-28T22:23:47Z">
        <w:r>
          <w:t>DU</w:t>
        </w:r>
      </w:ins>
      <w:r>
        <w:t>C</w:t>
      </w:r>
      <w:del w:id="3876" w:author="GoldenCorpusHarness" w:date="2026-03-28T22:23:47Z">
        <w:r>
          <w:delText xml:space="preserve">LL is 65 to 70 years, a substantial number of patients have comorbidities that limit the use of certain therapies. </w:delText>
        </w:r>
      </w:del>
      <w:r>
        <w:t>T</w:t>
      </w:r>
      <w:del w:id="3877" w:author="GoldenCorpusHarness" w:date="2026-03-28T22:23:47Z">
        <w:r>
          <w:delText>here continues to be an urgent need for less toxic treatments [Bewarder, M., et al 2021].</w:delText>
        </w:r>
      </w:del>
      <w:ins w:id="3878" w:author="GoldenCorpusHarness" w:date="2026-03-28T22:23:47Z">
        <w:r>
          <w:t>ION</w:t>
        </w:r>
      </w:ins>
    </w:p>
    <w:p ns2:paraId="261C3AE7" ns2:textId="5C24201E" w:rsidR="00CD0039" w:rsidRPr="00CD0039" w:rsidRDefault="00895D30" w:rsidP="009D10CD">
      <w:pPr>
        <w:pStyle w:val="paragraph0"/>
      </w:pPr>
      <w:del w:id="3879" w:author="GoldenCorpusHarness" w:date="2026-03-28T22:23:47Z">
        <w:r>
          <w:delText xml:space="preserve">While </w:delText>
        </w:r>
      </w:del>
      <w:r>
        <w:t>BTK</w:t>
      </w:r>
      <w:del w:id="3880" w:author="GoldenCorpusHarness" w:date="2026-03-28T22:23:47Z">
        <w:r>
          <w:delText>i are highl</w:delText>
        </w:r>
      </w:del>
      <w:ins w:id="3881" w:author="GoldenCorpusHarness" w:date="2026-03-28T22:23:47Z">
        <w:r>
          <w:t xml:space="preserve"> is a ke</w:t>
        </w:r>
      </w:ins>
      <w:r>
        <w:t xml:space="preserve">y </w:t>
      </w:r>
      <w:del w:id="3882" w:author="GoldenCorpusHarness" w:date="2026-03-28T22:23:47Z">
        <w:r>
          <w:delText>effective and have dramaticall</w:delText>
        </w:r>
      </w:del>
      <w:ins w:id="3883" w:author="GoldenCorpusHarness" w:date="2026-03-28T22:23:47Z">
        <w:r>
          <w:t>regulator of the BCR signaling pathwa</w:t>
        </w:r>
      </w:ins>
      <w:r>
        <w:t>y</w:t>
      </w:r>
      <w:del w:id="3884" w:author="GoldenCorpusHarness" w:date="2026-03-28T22:23:47Z">
        <w:r>
          <w:delText xml:space="preserve"> altered the therapeutic landscape of</w:delText>
        </w:r>
      </w:del>
      <w:ins w:id="3885" w:author="GoldenCorpusHarness" w:date="2026-03-28T22:23:47Z">
        <w:r>
          <w:t>, and regulates all aspects of B-cell development, including proliferation, maturation, differentiation, apoptosis, and cell migration. BTK is critical for the survival and proliferation of CLL. This Phase 3 randomized study will compare a novel BTKi, nemtabrutinib (MK-1026; formerly ARQ531), in combination with the BCL2i, venetoclax, with VR in participants with</w:t>
        </w:r>
      </w:ins>
      <w:r>
        <w:t xml:space="preserve"> CLL/SLL</w:t>
      </w:r>
      <w:del w:id="3886" w:author="GoldenCorpusHarness" w:date="2026-03-28T22:23:47Z">
        <w:r>
          <w:delText>, resistance can develop [Farooqui, M. Z. H., et al 20</w:delText>
        </w:r>
      </w:del>
      <w:ins w:id="3887" w:author="GoldenCorpusHarness" w:date="2026-03-28T22:23:47Z">
        <w:r>
          <w:t xml:space="preserve"> who have failed at least </w:t>
        </w:r>
      </w:ins>
      <w:r>
        <w:t>1</w:t>
      </w:r>
      <w:del w:id="3888" w:author="GoldenCorpusHarness" w:date="2026-03-28T22:23:47Z">
        <w:r>
          <w:delText>5] [O'Brien, S., et al 2018]. In CLL, resistance to ibrutinib can occur either early (≤12 months) where Richter’s Transformation is most often observed, or later (&gt;12 months) where CLL disease progression is common [Byrd, J. C., et al 2018]. This resistance has been attributed to BTK-C481 mutations (mainly C481S, but less common substitutions at this position have also been described) and/or PLCγ2 mutations. These abnormalities appear several months before relapse. The BTK-C481S mutation disrupts the irreversible covalent binding between ibrutinib and BTK, thereby reducing the binding affinity of the drug for the enzyme [Woyach, J. A., et al 2017]. Gain-of-function mutations (R665W and L845F) in PLCγ2, a downstream target of BTK, induces activation of BCR signaling pathwa</w:delText>
        </w:r>
      </w:del>
      <w:ins w:id="3889" w:author="GoldenCorpusHarness" w:date="2026-03-28T22:23:47Z">
        <w:r>
          <w:t xml:space="preserve"> prior therap</w:t>
        </w:r>
      </w:ins>
      <w:r>
        <w:t>y.</w:t>
      </w:r>
      <w:del w:id="3890" w:author="GoldenCorpusHarness" w:date="2026-03-28T22:23:47Z">
        <w:r>
          <w:delText xml:space="preserve"> In addition to these acquired secondary resistance mechanisms, patients with increased genomic instability, including those with del(17p13.1), del(11q22.3), or a complex karyotype are at increased risk for relapse to ibrutinib [Woyach, J. A., et al 2014]. There is an ongoing need to develop novel BTK-targeted therapies to overcome drug resistance.</w:delText>
        </w:r>
      </w:del>
    </w:p>
    <w:p ns2:paraId="240C7348" ns2:textId="77777777" w:rsidR="00E864AC" w:rsidRPr="00CD0039" w:rsidRDefault="00895D30" w:rsidP="00CD0039">
      <w:pPr>
        <w:pStyle w:val="Heading3"/>
        <w:rPr>
          <w:rStyle w:val="SuggestedOptional"/>
          <w:color w:val="auto"/>
        </w:rPr>
      </w:pPr>
      <w:del w:id="3891" w:author="GoldenCorpusHarness" w:date="2026-03-28T22:23:47Z">
        <w:r>
          <w:delText>Ph</w:delText>
        </w:r>
      </w:del>
      <w:ins w:id="3892" w:author="GoldenCorpusHarness" w:date="2026-03-28T22:23:47Z">
        <w:r>
          <w:t>Study R</w:t>
        </w:r>
      </w:ins>
      <w:r>
        <w:t>a</w:t>
      </w:r>
      <w:del w:id="3893" w:author="GoldenCorpusHarness" w:date="2026-03-28T22:23:47Z">
        <w:r>
          <w:delText>rmaceu</w:delText>
        </w:r>
      </w:del>
      <w:r>
        <w:t>ti</w:t>
      </w:r>
      <w:del w:id="3894" w:author="GoldenCorpusHarness" w:date="2026-03-28T22:23:47Z">
        <w:r>
          <w:delText>c</w:delText>
        </w:r>
      </w:del>
      <w:ins w:id="3895" w:author="GoldenCorpusHarness" w:date="2026-03-28T22:23:47Z">
        <w:r>
          <w:t>on</w:t>
        </w:r>
      </w:ins>
      <w:r>
        <w:t>al</w:t>
      </w:r>
      <w:del w:id="3896" w:author="GoldenCorpusHarness" w:date="2026-03-28T22:23:47Z">
        <w:r>
          <w:delText xml:space="preserve"> and Th</w:delText>
        </w:r>
      </w:del>
      <w:r>
        <w:t>e</w:t>
      </w:r>
      <w:del w:id="3897" w:author="GoldenCorpusHarness" w:date="2026-03-28T22:23:47Z">
        <w:r>
          <w:delText>rapeutic Background</w:delText>
        </w:r>
      </w:del>
    </w:p>
    <w:p ns2:paraId="0CAF4FF3" ns2:textId="5CE00548" w:rsidR="00521E1C" w:rsidRPr="00CD0039" w:rsidRDefault="00895D30" w:rsidP="009D10CD">
      <w:pPr>
        <w:pStyle w:val="paragraph0"/>
      </w:pPr>
      <w:del w:id="3898" w:author="GoldenCorpusHarness" w:date="2026-03-28T22:23:47Z">
        <w:r>
          <w:delText xml:space="preserve">Nemtabrutinib is a reversible, non-covalent ATP competitive inhibitor of BTK that does not require the C481 residue of BTK for binding and inhibition of kinase activity. Nemtabrutinib can target both the wild-type and C481 mutant forms of BTK and therefore offers a potential treatment for ibrutinib resistant B cell malignancies in patients who harbor the BTK-C481 mutation. Another known mechanism of resistance in </w:delText>
        </w:r>
      </w:del>
      <w:r>
        <w:t xml:space="preserve">CLL </w:t>
      </w:r>
      <w:del w:id="3899" w:author="GoldenCorpusHarness" w:date="2026-03-28T22:23:47Z">
        <w:r>
          <w:delText>has been attributed to the acquisition of PLCγ2 mutation. Cells harboring this mutation appear to</w:delText>
        </w:r>
      </w:del>
      <w:ins w:id="3900" w:author="GoldenCorpusHarness" w:date="2026-03-28T22:23:47Z">
        <w:r>
          <w:t>is the most common leukemia in western countries and is characterized</w:t>
        </w:r>
      </w:ins>
      <w:r>
        <w:t xml:space="preserve"> by</w:t>
      </w:r>
      <w:del w:id="3901" w:author="GoldenCorpusHarness" w:date="2026-03-28T22:23:47Z">
        <w:r>
          <w:delText>pass</w:delText>
        </w:r>
      </w:del>
      <w:ins w:id="3902" w:author="GoldenCorpusHarness" w:date="2026-03-28T22:23:47Z">
        <w:r>
          <w:t xml:space="preserve"> the clonal proliferation and accumulation of mature, typically CD5-positive</w:t>
        </w:r>
      </w:ins>
      <w:r>
        <w:t xml:space="preserve"> B</w:t>
      </w:r>
      <w:del w:id="3903" w:author="GoldenCorpusHarness" w:date="2026-03-28T22:23:47Z">
        <w:r>
          <w:delText>TK dependenc</w:delText>
        </w:r>
      </w:del>
      <w:ins w:id="3904" w:author="GoldenCorpusHarness" w:date="2026-03-28T22:23:47Z">
        <w:r>
          <w:t xml:space="preserve"> cells within the blood, bone marrow, l</w:t>
        </w:r>
      </w:ins>
      <w:r>
        <w:t>y</w:t>
      </w:r>
      <w:del w:id="3905" w:author="GoldenCorpusHarness" w:date="2026-03-28T22:23:47Z">
        <w:r>
          <w:delText xml:space="preserve"> and propagate downstream survival signals</w:delText>
        </w:r>
      </w:del>
      <w:ins w:id="3906" w:author="GoldenCorpusHarness" w:date="2026-03-28T22:23:47Z">
        <w:r>
          <w:t>mph nodes, and spleen [Hallek, M</w:t>
        </w:r>
      </w:ins>
      <w:r>
        <w:t>.</w:t>
      </w:r>
      <w:del w:id="3907" w:author="GoldenCorpusHarness" w:date="2026-03-28T22:23:47Z">
        <w:r>
          <w:delText xml:space="preserve"> Preclinical work has shown that nemtabrutinib inhibits both the upstream and downstream signaling pathways and can thereby overcome resistance [Reiff, S. D., et al</w:delText>
        </w:r>
      </w:del>
      <w:r>
        <w:t xml:space="preserve"> 201</w:t>
      </w:r>
      <w:del w:id="3908" w:author="GoldenCorpusHarness" w:date="2026-03-28T22:23:47Z">
        <w:r>
          <w:delText>8</w:delText>
        </w:r>
      </w:del>
      <w:ins w:id="3909" w:author="GoldenCorpusHarness" w:date="2026-03-28T22:23:47Z">
        <w:r>
          <w:t>9</w:t>
        </w:r>
      </w:ins>
      <w:r>
        <w:t xml:space="preserve">]. </w:t>
      </w:r>
      <w:del w:id="3910" w:author="GoldenCorpusHarness" w:date="2026-03-28T22:23:47Z">
        <w:r>
          <w:delText>Refer to the nemta</w:delText>
        </w:r>
      </w:del>
      <w:ins w:id="3911" w:author="GoldenCorpusHarness" w:date="2026-03-28T22:23:47Z">
        <w:r>
          <w:t xml:space="preserve">Survival after diagnosis ranges from months to decades. To date, allogeneic SCT is the only curative option, </w:t>
        </w:r>
      </w:ins>
      <w:r>
        <w:t>b</w:t>
      </w:r>
      <w:del w:id="3912" w:author="GoldenCorpusHarness" w:date="2026-03-28T22:23:47Z">
        <w:r>
          <w:delText>rutini</w:delText>
        </w:r>
      </w:del>
      <w:ins w:id="3913" w:author="GoldenCorpusHarness" w:date="2026-03-28T22:23:47Z">
        <w:r>
          <w:t>ut few selected patients are considered appropriate candidates for this treatment modality [Fischer, K., et al 2011], which is also associated with considera</w:t>
        </w:r>
      </w:ins>
      <w:r>
        <w:t>b</w:t>
      </w:r>
      <w:del w:id="3914" w:author="GoldenCorpusHarness" w:date="2026-03-28T22:23:47Z">
        <w:r>
          <w:delText xml:space="preserve"> (M</w:delText>
        </w:r>
      </w:del>
      <w:ins w:id="3915" w:author="GoldenCorpusHarness" w:date="2026-03-28T22:23:47Z">
        <w:r>
          <w:t xml:space="preserve">le morbidity. Alkylating agents, purine analogs, and monoclonal CD20 antibodies are effective for improving PFS, but are not curative, and patients receiving these therapies continue to experience successive relapses [Fischer, </w:t>
        </w:r>
      </w:ins>
      <w:r>
        <w:t>K</w:t>
      </w:r>
      <w:del w:id="3916" w:author="GoldenCorpusHarness" w:date="2026-03-28T22:23:47Z">
        <w:r>
          <w:delText>-</w:delText>
        </w:r>
      </w:del>
      <w:ins w:id="3917" w:author="GoldenCorpusHarness" w:date="2026-03-28T22:23:47Z">
        <w:r>
          <w:t>., et al 20</w:t>
        </w:r>
      </w:ins>
      <w:r>
        <w:t>1</w:t>
      </w:r>
      <w:del w:id="3918" w:author="GoldenCorpusHarness" w:date="2026-03-28T22:23:47Z">
        <w:r>
          <w:delText>026) IB for additional information</w:delText>
        </w:r>
      </w:del>
      <w:ins w:id="3919" w:author="GoldenCorpusHarness" w:date="2026-03-28T22:23:47Z">
        <w:r>
          <w:t>1]</w:t>
        </w:r>
      </w:ins>
      <w:r>
        <w:t>.</w:t>
      </w:r>
    </w:p>
    <w:p ns2:paraId="3C9AD8FF" ns2:textId="77777777" w:rsidR="00E864AC" w:rsidRPr="00CD0039" w:rsidRDefault="00895D30" w:rsidP="00CD0039">
      <w:pPr>
        <w:pStyle w:val="Heading3"/>
        <w:rPr>
          <w:rStyle w:val="SuggestedOptional"/>
          <w:color w:val="auto"/>
        </w:rPr>
      </w:pPr>
      <w:ins w:id="3920" w:author="GoldenCorpusHarness" w:date="2026-03-28T22:23:47Z">
        <w:r>
          <w:t>More recently, inhibitors interrupting important pathways for CLL cell survival have been approved (eg, ibrutinib, venetoclax) [Hallek, M. 2019]. BTK is a critical signaling molecule in the B-cell receptor signaling pathway and in the pathogenesis of CLL, and inhibitors of BTK have brought forth significant improvements in survival for CLL patients. Nemtabrutinib is a novel, orally administered reversible non-covalent AT</w:t>
        </w:r>
      </w:ins>
      <w:r>
        <w:t>P</w:t>
      </w:r>
      <w:del w:id="3921" w:author="GoldenCorpusHarness" w:date="2026-03-28T22:23:47Z">
        <w:r>
          <w:delText>reclinical and Clinical Studies</w:delText>
        </w:r>
      </w:del>
      <w:ins w:id="3922" w:author="GoldenCorpusHarness" w:date="2026-03-28T22:23:47Z">
        <w:r>
          <w:t xml:space="preserve"> competitive inhibitor of BTK.</w:t>
        </w:r>
      </w:ins>
    </w:p>
    <w:p ns2:paraId="1B837F90" ns2:textId="77777777" w:rsidR="00307BD9" w:rsidRDefault="00895D30" w:rsidP="009D10CD">
      <w:pPr>
        <w:pStyle w:val="paragraph0"/>
      </w:pPr>
      <w:ins w:id="3923" w:author="GoldenCorpusHarness" w:date="2026-03-28T22:23:47Z">
        <w:r>
          <w:t>Preliminary data (data cutoff date of 08-</w:t>
        </w:r>
      </w:ins>
      <w:r>
        <w:t>A</w:t>
      </w:r>
      <w:del w:id="3924" w:author="GoldenCorpusHarness" w:date="2026-03-28T22:23:47Z">
        <w:r>
          <w:delText xml:space="preserve"> comprehensi</w:delText>
        </w:r>
      </w:del>
      <w:ins w:id="3925" w:author="GoldenCorpusHarness" w:date="2026-03-28T22:23:47Z">
        <w:r>
          <w:t>PR-2022) for nemtabrutinib are a</w:t>
        </w:r>
      </w:ins>
      <w:r>
        <w:t>v</w:t>
      </w:r>
      <w:del w:id="3926" w:author="GoldenCorpusHarness" w:date="2026-03-28T22:23:47Z">
        <w:r>
          <w:delText>e review of nonclinical data is included in the nemtabrutinib</w:delText>
        </w:r>
      </w:del>
      <w:ins w:id="3927" w:author="GoldenCorpusHarness" w:date="2026-03-28T22:23:47Z">
        <w:r>
          <w:t>ailable from an open-label, single arm, Phase 1/2, dose-escalation study</w:t>
        </w:r>
      </w:ins>
      <w:r>
        <w:t xml:space="preserve"> (MK-1026</w:t>
      </w:r>
      <w:ins w:id="3928" w:author="GoldenCorpusHarness" w:date="2026-03-28T22:23:47Z">
        <w:r>
          <w:t>-001</w:t>
        </w:r>
      </w:ins>
      <w:r>
        <w:t xml:space="preserve">) </w:t>
      </w:r>
      <w:ins w:id="3929" w:author="GoldenCorpusHarness" w:date="2026-03-28T22:23:47Z">
        <w:r>
          <w:t>in selected participants with relapsed or refractory hematologic malignancies (including CLL/SLL, Richter’s Transformation, FL, MCL, DLBCL, MZL, and WM). The results showed ORR (including PRL) of 56.1% (95% C</w:t>
        </w:r>
      </w:ins>
      <w:r>
        <w:t>I</w:t>
      </w:r>
      <w:ins w:id="3930" w:author="GoldenCorpusHarness" w:date="2026-03-28T22:23:47Z">
        <w:r>
          <w:t xml:space="preserve">: 42.4, 69.3) in participants with CLL/SLL treated with 65 mg of nemtabrutinib qd (N=57). In addition, participants responded to nemtabrutinib treatment regardless of whether the </w:t>
        </w:r>
      </w:ins>
      <w:r>
        <w:t>B</w:t>
      </w:r>
      <w:del w:id="3931" w:author="GoldenCorpusHarness" w:date="2026-03-28T22:23:47Z">
        <w:r>
          <w:delText>.</w:delText>
        </w:r>
      </w:del>
      <w:ins w:id="3932" w:author="GoldenCorpusHarness" w:date="2026-03-28T22:23:47Z">
        <w:r>
          <w:t>TK-C481 mutation was present (Expansion Phase Cohort A ORR of 60.0%) or not (Cohort B ORR of 40.0%). Both Cohorts A and B included participants who had failed or not tolerated prior BTKi therapy. Of the CLL/SLL participants, 2 had a CR. Overall, this study treated 136 participants with relapsed or refractory hematologic malignancies with nemtabrutinib at doses ranging from 5 mg to 75 mg; 112 participants received 65 mg nemtabrutinib and 57 had CLL/SLL. The most common (≥10%) treatment-related AEs observed across all doses included dysgeusia (18.4%), neutrophil count decreased (17.6%), nausea and fatigue (both at 12.5% each), and platelet count decreased (10.3%). SAEs were reported in 47.1% participants, of which 8.1% were assessed by the investigator as treatment related. There were 7 reported deaths; none were assessed as related to nemtabrutinib. Further information is provided in Section 2.2.3. A Phase 2, open-label, dose-escalation study (MK-1026-003) in participants with various hematological malignancies is currently enrolling participants (see Section 2.2.3). Nemtabrutinib has demonstrated preliminary evidence of antitumor activity, and the safety information thus far does not raise any new safety signals or concerns for participant safety relative to what has been reported for the currently approved BTKi.</w:t>
        </w:r>
      </w:ins>
    </w:p>
    <w:p ns2:paraId="1EC17162" ns2:textId="77777777" w:rsidR="00CD0039" w:rsidRPr="00DE054B" w:rsidRDefault="00895D30" w:rsidP="00CD0039">
      <w:pPr>
        <w:pStyle w:val="Heading4"/>
      </w:pPr>
      <w:del w:id="3933" w:author="GoldenCorpusHarness" w:date="2026-03-28T22:23:47Z">
        <w:r>
          <w:delText>Nonclinical Pharmacolo</w:delText>
        </w:r>
      </w:del>
      <w:ins w:id="3934" w:author="GoldenCorpusHarness" w:date="2026-03-28T22:23:47Z">
        <w:r>
          <w:t>The purpose of this study is to evaluate the efficacy and safety of nemtabrutinib plus venetoclax compared with VR in participants a</w:t>
        </w:r>
      </w:ins>
      <w:r>
        <w:t>g</w:t>
      </w:r>
      <w:del w:id="3935" w:author="GoldenCorpusHarness" w:date="2026-03-28T22:23:47Z">
        <w:r>
          <w:delText>y</w:delText>
        </w:r>
      </w:del>
      <w:ins w:id="3936" w:author="GoldenCorpusHarness" w:date="2026-03-28T22:23:47Z">
        <w:r>
          <w:t>ed at least 18 years who have relapsed/refractory CLL/SLL following at least 1 line of prior therapy. In this study rituximab or rituximab biosimilar (see Appendix 13 for details) will be used.</w:t>
        </w:r>
      </w:ins>
    </w:p>
    <w:p ns2:paraId="7E278DAC" ns2:textId="77777777" w:rsidR="00CD0039" w:rsidRDefault="00895D30" w:rsidP="009D10CD">
      <w:pPr>
        <w:pStyle w:val="paragraph0"/>
      </w:pPr>
      <w:del w:id="3937" w:author="GoldenCorpusHarness" w:date="2026-03-28T22:23:47Z">
        <w:r>
          <w:delText>The pharmacolo</w:delText>
        </w:r>
      </w:del>
      <w:ins w:id="3938" w:author="GoldenCorpusHarness" w:date="2026-03-28T22:23:47Z">
        <w:r>
          <w:t>VR is a standard therapy amon</w:t>
        </w:r>
      </w:ins>
      <w:r>
        <w:t>g</w:t>
      </w:r>
      <w:del w:id="3939" w:author="GoldenCorpusHarness" w:date="2026-03-28T22:23:47Z">
        <w:r>
          <w:delText>ical acti</w:delText>
        </w:r>
      </w:del>
      <w:ins w:id="3940" w:author="GoldenCorpusHarness" w:date="2026-03-28T22:23:47Z">
        <w:r>
          <w:t xml:space="preserve"> patients who ha</w:t>
        </w:r>
      </w:ins>
      <w:r>
        <w:t>v</w:t>
      </w:r>
      <w:del w:id="3941" w:author="GoldenCorpusHarness" w:date="2026-03-28T22:23:47Z">
        <w:r>
          <w:delText>it</w:delText>
        </w:r>
      </w:del>
      <w:ins w:id="3942" w:author="GoldenCorpusHarness" w:date="2026-03-28T22:23:47Z">
        <w:r>
          <w:t>e relapsed after at least 1 line of prior therap</w:t>
        </w:r>
      </w:ins>
      <w:r>
        <w:t>y</w:t>
      </w:r>
      <w:ins w:id="3943" w:author="GoldenCorpusHarness" w:date="2026-03-28T22:23:47Z">
        <w:r>
          <w:t>. VR has a high response rate and DOR and is therefore considered a competitive comparator against the study therapy</w:t>
        </w:r>
      </w:ins>
      <w:r>
        <w:t xml:space="preserve"> of nemtabrutinib </w:t>
      </w:r>
      <w:del w:id="3944" w:author="GoldenCorpusHarness" w:date="2026-03-28T22:23:47Z">
        <w:r>
          <w:delText>has been st</w:delText>
        </w:r>
      </w:del>
      <w:ins w:id="3945" w:author="GoldenCorpusHarness" w:date="2026-03-28T22:23:47Z">
        <w:r>
          <w:t>pl</w:t>
        </w:r>
      </w:ins>
      <w:r>
        <w:t>u</w:t>
      </w:r>
      <w:del w:id="3946" w:author="GoldenCorpusHarness" w:date="2026-03-28T22:23:47Z">
        <w:r>
          <w:delText>died in both in</w:delText>
        </w:r>
      </w:del>
      <w:ins w:id="3947" w:author="GoldenCorpusHarness" w:date="2026-03-28T22:23:47Z">
        <w:r>
          <w:t>s</w:t>
        </w:r>
      </w:ins>
      <w:r>
        <w:t xml:space="preserve"> v</w:t>
      </w:r>
      <w:del w:id="3948" w:author="GoldenCorpusHarness" w:date="2026-03-28T22:23:47Z">
        <w:r>
          <w:delText xml:space="preserve">itro and in </w:delText>
        </w:r>
      </w:del>
      <w:ins w:id="3949" w:author="GoldenCorpusHarness" w:date="2026-03-28T22:23:47Z">
        <w:r>
          <w:t>enetoclax. Further details on the choice of comparator are pro</w:t>
        </w:r>
      </w:ins>
      <w:r>
        <w:t>vi</w:t>
      </w:r>
      <w:del w:id="3950" w:author="GoldenCorpusHarness" w:date="2026-03-28T22:23:47Z">
        <w:r>
          <w:delText>vo models. Nemtabrutinib has displayed a distinct kinase selectivity profile, showing specificity for additional kinases that are oncogenic drivers in B-cell malignancies. In vitro treatment of patient-derived CLL cells with nemtabrutinib decreased BTK-mediated functions including BCR signaling, viability, migration, CD</w:delText>
        </w:r>
      </w:del>
      <w:ins w:id="3951" w:author="GoldenCorpusHarness" w:date="2026-03-28T22:23:47Z">
        <w:r>
          <w:t xml:space="preserve">ded in Section </w:t>
        </w:r>
      </w:ins>
      <w:r>
        <w:t>4</w:t>
      </w:r>
      <w:del w:id="3952" w:author="GoldenCorpusHarness" w:date="2026-03-28T22:23:47Z">
        <w:r>
          <w:delText>0 and CD86 expression, and NF-κB gene transcription. In vivo, nemtabrutinib was found to increase survival over ibrutinib in a murine Eμ-TCL1 engraftment model of CLL and a murine Eμ-MYC/TCL1 engraftment model resembling Richter’s Transformation. Additionally, nemtabrutinib inhibited CLL cell survival and suppressed BCR-mediated activation of C481S BTK and PLCγ</w:delText>
        </w:r>
      </w:del>
      <w:ins w:id="3953" w:author="GoldenCorpusHarness" w:date="2026-03-28T22:23:47Z">
        <w:r>
          <w:t>.</w:t>
        </w:r>
      </w:ins>
      <w:r>
        <w:t>2</w:t>
      </w:r>
      <w:del w:id="3954" w:author="GoldenCorpusHarness" w:date="2026-03-28T22:23:47Z">
        <w:r>
          <w:delText xml:space="preserve"> mutations, which facilitate clinical resistance to ibrutinib. In DLBCL tumor models, nemtabrutinib suppressed BCR signaling, downregulated the expression of c-MYC, BCL6, antiapoptotic MCL-1 proteins and showed potent antitumor activity in the mouse xenograft tumor models of activated B-cell and germinal center B-cell DLBCL subtypes. </w:delText>
        </w:r>
      </w:del>
      <w:ins w:id="3955" w:author="GoldenCorpusHarness" w:date="2026-03-28T22:23:47Z">
        <w:r>
          <w:t>.2.</w:t>
        </w:r>
      </w:ins>
    </w:p>
    <w:p ns2:paraId="4E72EDDA" ns2:textId="77777777" w:rsidR="00CD0039" w:rsidRPr="008348A7" w:rsidRDefault="00895D30" w:rsidP="00CD0039">
      <w:pPr>
        <w:pStyle w:val="Heading4"/>
      </w:pPr>
      <w:del w:id="3956" w:author="GoldenCorpusHarness" w:date="2026-03-28T22:23:47Z">
        <w:r>
          <w:delText>N</w:delText>
        </w:r>
      </w:del>
      <w:ins w:id="3957" w:author="GoldenCorpusHarness" w:date="2026-03-28T22:23:47Z">
        <w:r>
          <w:t>A more comprehensive review of n</w:t>
        </w:r>
      </w:ins>
      <w:r>
        <w:t xml:space="preserve">onclinical </w:t>
      </w:r>
      <w:del w:id="3958" w:author="GoldenCorpusHarness" w:date="2026-03-28T22:23:47Z">
        <w:r>
          <w:delText>Ph</w:delText>
        </w:r>
      </w:del>
      <w:r>
        <w:t>a</w:t>
      </w:r>
      <w:del w:id="3959" w:author="GoldenCorpusHarness" w:date="2026-03-28T22:23:47Z">
        <w:r>
          <w:delText>rma</w:delText>
        </w:r>
      </w:del>
      <w:ins w:id="3960" w:author="GoldenCorpusHarness" w:date="2026-03-28T22:23:47Z">
        <w:r>
          <w:t xml:space="preserve">nd </w:t>
        </w:r>
      </w:ins>
      <w:r>
        <w:t>c</w:t>
      </w:r>
      <w:del w:id="3961" w:author="GoldenCorpusHarness" w:date="2026-03-28T22:23:47Z">
        <w:r>
          <w:delText>ok</w:delText>
        </w:r>
      </w:del>
      <w:ins w:id="3962" w:author="GoldenCorpusHarness" w:date="2026-03-28T22:23:47Z">
        <w:r>
          <w:t>l</w:t>
        </w:r>
      </w:ins>
      <w:r>
        <w:t>in</w:t>
      </w:r>
      <w:ins w:id="3963" w:author="GoldenCorpusHarness" w:date="2026-03-28T22:23:47Z">
        <w:r>
          <w:t>ical data is includ</w:t>
        </w:r>
      </w:ins>
      <w:r>
        <w:t>e</w:t>
      </w:r>
      <w:ins w:id="3964" w:author="GoldenCorpusHarness" w:date="2026-03-28T22:23:47Z">
        <w:r>
          <w:t>d in the MK-1026 (nemtabru</w:t>
        </w:r>
      </w:ins>
      <w:r>
        <w:t>ti</w:t>
      </w:r>
      <w:del w:id="3965" w:author="GoldenCorpusHarness" w:date="2026-03-28T22:23:47Z">
        <w:r>
          <w:delText>cs</w:delText>
        </w:r>
      </w:del>
      <w:ins w:id="3966" w:author="GoldenCorpusHarness" w:date="2026-03-28T22:23:47Z">
        <w:r>
          <w:t>nib)</w:t>
        </w:r>
      </w:ins>
      <w:r>
        <w:t xml:space="preserve"> </w:t>
      </w:r>
      <w:ins w:id="3967" w:author="GoldenCorpusHarness" w:date="2026-03-28T22:23:47Z">
        <w:r>
          <w:t>IB.</w:t>
        </w:r>
      </w:ins>
    </w:p>
    <w:bookmarkEnd w:id="34"/>
    <w:p ns2:paraId="2A1BB377" ns2:textId="77777777" w:rsidR="00CD0039" w:rsidRDefault="00895D30" w:rsidP="009D10CD">
      <w:pPr>
        <w:pStyle w:val="paragraph0"/>
      </w:pPr>
      <w:del w:id="3968" w:author="GoldenCorpusHarness" w:date="2026-03-28T22:23:47Z">
        <w:r>
          <w:delText xml:space="preserve">Overall, nemtabrutinib showed good absolute bioavailability in monkeys (72%) and low to moderate absolute bioavailability in rats (22%) and dogs (38%). Nemtabrutinib showed low clearance </w:delText>
        </w:r>
      </w:del>
      <w:ins w:id="3969" w:author="GoldenCorpusHarness" w:date="2026-03-28T22:23:47Z">
        <w:r>
          <w:t>B</w:t>
        </w:r>
      </w:ins>
      <w:r>
        <w:t>ac</w:t>
      </w:r>
      <w:ins w:id="3970" w:author="GoldenCorpusHarness" w:date="2026-03-28T22:23:47Z">
        <w:r>
          <w:t>kg</w:t>
        </w:r>
      </w:ins>
      <w:r>
        <w:t>r</w:t>
      </w:r>
      <w:del w:id="3971" w:author="GoldenCorpusHarness" w:date="2026-03-28T22:23:47Z">
        <w:r>
          <w:delText>oss species, and low (rat) to moderate (dog and monkey) volume of distribution. The half-life following IV administration varied across species with values of 2.9, 9.3, and 13.6 hours in rats, dogs, and monkeys, respectively. Nemtabrutinib was highly b</w:delText>
        </w:r>
      </w:del>
      <w:r>
        <w:t>ound</w:t>
      </w:r>
      <w:del w:id="3972" w:author="GoldenCorpusHarness" w:date="2026-03-28T22:23:47Z">
        <w:r>
          <w:delText xml:space="preserve"> to proteins in rat (99.8%), dog (99.9%), monkey (99.8%), and human (99.8%) plasma.</w:delText>
        </w:r>
      </w:del>
    </w:p>
    <w:p ns2:paraId="03C0ABF5" ns2:textId="77777777" w:rsidR="00CD0039" w:rsidRDefault="00895D30" w:rsidP="009D10CD">
      <w:pPr>
        <w:pStyle w:val="paragraph0"/>
      </w:pPr>
      <w:del w:id="3973" w:author="GoldenCorpusHarness" w:date="2026-03-28T22:23:47Z">
        <w:r>
          <w:delText>In v</w:delText>
        </w:r>
      </w:del>
      <w:ins w:id="3974" w:author="GoldenCorpusHarness" w:date="2026-03-28T22:23:47Z">
        <w:r>
          <w:t>D</w:t>
        </w:r>
      </w:ins>
      <w:r>
        <w:t>i</w:t>
      </w:r>
      <w:del w:id="3975" w:author="GoldenCorpusHarness" w:date="2026-03-28T22:23:47Z">
        <w:r>
          <w:delText>tro, nemtabrutinib was metabolized primarily by glucuronidation and to a les</w:delText>
        </w:r>
      </w:del>
      <w:r>
        <w:t>se</w:t>
      </w:r>
      <w:del w:id="3976" w:author="GoldenCorpusHarness" w:date="2026-03-28T22:23:47Z">
        <w:r>
          <w:delText>r extent by oxid</w:delText>
        </w:r>
      </w:del>
      <w:r>
        <w:t>a</w:t>
      </w:r>
      <w:del w:id="3977" w:author="GoldenCorpusHarness" w:date="2026-03-28T22:23:47Z">
        <w:r>
          <w:delText>tion (largely by CYP3A). Approximately 30% of the in vitro nemtabrutinib metabolism was mediated by CYP enzymes, primarily CYP3A (approximately 20% of in vitro metabolism). Recombinant human UGT1A3, 1A4, 1A8 and/or 1A9 catalyzed nemtabrutinib glucuronidation. In vitro data suggest an overall low risk for clinically meaningful DDIs with inhibitors of CYP enzymes, with a possible exception of strong CYP3A inhibitors. The impact of UGT1A3, 1A4, or 1A9 inhibitors may also be mitigated by multiple metabolic pathways and isozymes expected to be involved in nemtabrutinib elimination and typically low magnitude of DDIs reported via inhibition of the</w:delText>
        </w:r>
      </w:del>
      <w:r>
        <w:t xml:space="preserve">se </w:t>
      </w:r>
      <w:del w:id="3978" w:author="GoldenCorpusHarness" w:date="2026-03-28T22:23:47Z">
        <w:r>
          <w:delText xml:space="preserve">UGTs. A </w:delText>
        </w:r>
      </w:del>
      <w:ins w:id="3979" w:author="GoldenCorpusHarness" w:date="2026-03-28T22:23:47Z">
        <w:r>
          <w:t>Ba</w:t>
        </w:r>
      </w:ins>
      <w:r>
        <w:t>c</w:t>
      </w:r>
      <w:del w:id="3980" w:author="GoldenCorpusHarness" w:date="2026-03-28T22:23:47Z">
        <w:r>
          <w:delText>linically meanin</w:delText>
        </w:r>
      </w:del>
      <w:ins w:id="3981" w:author="GoldenCorpusHarness" w:date="2026-03-28T22:23:47Z">
        <w:r>
          <w:t>k</w:t>
        </w:r>
      </w:ins>
      <w:r>
        <w:t>g</w:t>
      </w:r>
      <w:del w:id="3982" w:author="GoldenCorpusHarness" w:date="2026-03-28T22:23:47Z">
        <w:r>
          <w:delText>ful effect of CYP3A st</w:delText>
        </w:r>
      </w:del>
      <w:r>
        <w:t>ro</w:t>
      </w:r>
      <w:del w:id="3983" w:author="GoldenCorpusHarness" w:date="2026-03-28T22:23:47Z">
        <w:r>
          <w:delText>ng i</w:delText>
        </w:r>
      </w:del>
      <w:ins w:id="3984" w:author="GoldenCorpusHarness" w:date="2026-03-28T22:23:47Z">
        <w:r>
          <w:t>u</w:t>
        </w:r>
      </w:ins>
      <w:r>
        <w:t>nd</w:t>
      </w:r>
      <w:del w:id="3985" w:author="GoldenCorpusHarness" w:date="2026-03-28T22:23:47Z">
        <w:r>
          <w:delText xml:space="preserve">ucers cannot be excluded because they may induce (via activation of pregnane X receptor) multiple enzymes involved in nemtabrutinib metabolism. While nemtabrutinib is a substrate of human P-gp and BCRP in vitro, given good passive permeability, DDIs with inhibitors of these transporters are not expected. </w:delText>
        </w:r>
      </w:del>
    </w:p>
    <w:p ns2:paraId="119193AC" ns2:textId="77777777" w:rsidR="00CD0039" w:rsidRDefault="00895D30" w:rsidP="009D10CD">
      <w:pPr>
        <w:pStyle w:val="paragraph0"/>
      </w:pPr>
      <w:del w:id="3986" w:author="GoldenCorpusHarness" w:date="2026-03-28T22:23:47Z">
        <w:r>
          <w:delText>At</w:delText>
        </w:r>
      </w:del>
      <w:ins w:id="3987" w:author="GoldenCorpusHarness" w:date="2026-03-28T22:23:47Z">
        <w:r>
          <w:t>CLL is the most common type of leukemia in western countries. It is characterized by the clonal proliferation and accumulation of mature, typically CD5-positive B cells within the blood, bone marrow, lymph nodes, and spleen [Hallek, M. 2019]. The estimated 5-year age-adjusted incidence rate (2014 to 2018) from the Surveillance, Epidemiology, and End Results Program is 4.9 per 100,000 among the US population [National Cancer Institute 2021]. The term CLL and SLL are sometimes used interchangeably, but refer to the same population of participants. SLL and CLL have similar treatment paradigms and</w:t>
        </w:r>
      </w:ins>
      <w:r>
        <w:t xml:space="preserve"> exp</w:t>
      </w:r>
      <w:del w:id="3988" w:author="GoldenCorpusHarness" w:date="2026-03-28T22:23:47Z">
        <w:r>
          <w:delText>osures up to 65 m</w:delText>
        </w:r>
      </w:del>
      <w:ins w:id="3989" w:author="GoldenCorpusHarness" w:date="2026-03-28T22:23:47Z">
        <w:r>
          <w:t>ected clinical outcomes [Rizzo, K. and Nassiri, M. 2012]. CLL/SLL affects mainly elderly individuals, with the median a</w:t>
        </w:r>
      </w:ins>
      <w:r>
        <w:t>g</w:t>
      </w:r>
      <w:del w:id="3990" w:author="GoldenCorpusHarness" w:date="2026-03-28T22:23:47Z">
        <w:r>
          <w:delText xml:space="preserve"> QD dose (mean steady-state unbound Cmax of approximately 0.005 µ</w:delText>
        </w:r>
      </w:del>
      <w:ins w:id="3991" w:author="GoldenCorpusHarness" w:date="2026-03-28T22:23:47Z">
        <w:r>
          <w:t xml:space="preserve">e at diagnosis of 72 years [Hallek, </w:t>
        </w:r>
      </w:ins>
      <w:r>
        <w:t>M</w:t>
      </w:r>
      <w:del w:id="3992" w:author="GoldenCorpusHarness" w:date="2026-03-28T22:23:47Z">
        <w:r>
          <w:delText>) nemtabrutinib is not expected to cause clinically meaningful DDIs via CYP induction or inhibition. Nemtabrutinib inhibited P-gp and BCRP in vitro. Overall, the likelihood of clinically meaningful DDIs via the inhibition of these transporters in the gut is considered to be low, although a meaningful effect on PK of orally coadministered sensitive P-gp substrates with a narrow therapeutic index (such as digoxin) cannot be excluded. Nemtabrutinib is not expected to inhibit BSEP, MRP2, OAT</w:delText>
        </w:r>
      </w:del>
      <w:ins w:id="3993" w:author="GoldenCorpusHarness" w:date="2026-03-28T22:23:47Z">
        <w:r>
          <w:t>. 20</w:t>
        </w:r>
      </w:ins>
      <w:r>
        <w:t>1</w:t>
      </w:r>
      <w:del w:id="3994" w:author="GoldenCorpusHarness" w:date="2026-03-28T22:23:47Z">
        <w:r>
          <w:delText>, OAT3, and OCT2. The risk of clinically meaningful DDIs via inhibition of OATP1B1, OATP1B3, OCT1, MATE1 and MATE2K at doses up to 65 mg is also considered low.</w:delText>
        </w:r>
      </w:del>
      <w:ins w:id="3995" w:author="GoldenCorpusHarness" w:date="2026-03-28T22:23:47Z">
        <w:r>
          <w:t>9].</w:t>
        </w:r>
      </w:ins>
    </w:p>
    <w:p ns2:paraId="18DAF3C5" ns2:textId="77777777" w:rsidR="00CD0039" w:rsidRDefault="00895D30" w:rsidP="009D10CD">
      <w:pPr>
        <w:pStyle w:val="paragraph0"/>
      </w:pPr>
      <w:del w:id="3996" w:author="GoldenCorpusHarness" w:date="2026-03-28T22:23:47Z">
        <w:r>
          <w:delText>O</w:delText>
        </w:r>
      </w:del>
      <w:ins w:id="3997" w:author="GoldenCorpusHarness" w:date="2026-03-28T22:23:47Z">
        <w:r>
          <w:t>In CLL, a significant number of abnormal lymphocytes are found in the bone marrow and blood, while in SLL the abnormal lymphocytes are predominantly found in the lymph nodes and bone marrow [Zelenetz, A. D., et al 2015]. The incidence of SLL is low relati</w:t>
        </w:r>
      </w:ins>
      <w:r>
        <w:t>ve</w:t>
      </w:r>
      <w:del w:id="3998" w:author="GoldenCorpusHarness" w:date="2026-03-28T22:23:47Z">
        <w:r>
          <w:delText>rall, the PK and ADME properties of nemtabr</w:delText>
        </w:r>
      </w:del>
      <w:ins w:id="3999" w:author="GoldenCorpusHarness" w:date="2026-03-28T22:23:47Z">
        <w:r>
          <w:t xml:space="preserve"> to CLL, as abo</w:t>
        </w:r>
      </w:ins>
      <w:r>
        <w:t>ut</w:t>
      </w:r>
      <w:del w:id="4000" w:author="GoldenCorpusHarness" w:date="2026-03-28T22:23:47Z">
        <w:r>
          <w:delText>inib did not raise any safety concerns for the planned clinical study.</w:delText>
        </w:r>
      </w:del>
      <w:ins w:id="4001" w:author="GoldenCorpusHarness" w:date="2026-03-28T22:23:47Z">
        <w:r>
          <w:t xml:space="preserve"> 10% of patients have only nodal involvement [Le, C., et al 2020].</w:t>
        </w:r>
      </w:ins>
    </w:p>
    <w:p ns2:paraId="22C68E95" ns2:textId="77777777" w:rsidR="00CD0039" w:rsidRPr="00C24206" w:rsidRDefault="00895D30" w:rsidP="00CD0039">
      <w:pPr>
        <w:pStyle w:val="Heading4"/>
      </w:pPr>
      <w:ins w:id="4002" w:author="GoldenCorpusHarness" w:date="2026-03-28T22:23:47Z">
        <w:r>
          <w:t xml:space="preserve">CLL and SLL have similar expected clinical outcomes [Rizzo, K. and </w:t>
        </w:r>
      </w:ins>
      <w:r>
        <w:t>N</w:t>
      </w:r>
      <w:del w:id="4003" w:author="GoldenCorpusHarness" w:date="2026-03-28T22:23:47Z">
        <w:r>
          <w:delText xml:space="preserve">onclinical </w:delText>
        </w:r>
      </w:del>
      <w:ins w:id="4004" w:author="GoldenCorpusHarness" w:date="2026-03-28T22:23:47Z">
        <w:r>
          <w:t>assiri, M. 2012]. Survival after diagnosis ranges from months to decades, and to date allogeneic SC</w:t>
        </w:r>
      </w:ins>
      <w:r>
        <w:t>T</w:t>
      </w:r>
      <w:del w:id="4005" w:author="GoldenCorpusHarness" w:date="2026-03-28T22:23:47Z">
        <w:r>
          <w:delText>oxicolog</w:delText>
        </w:r>
      </w:del>
      <w:ins w:id="4006" w:author="GoldenCorpusHarness" w:date="2026-03-28T22:23:47Z">
        <w:r>
          <w:t xml:space="preserve"> is the onl</w:t>
        </w:r>
      </w:ins>
      <w:r>
        <w:t xml:space="preserve">y </w:t>
      </w:r>
      <w:del w:id="4007" w:author="GoldenCorpusHarness" w:date="2026-03-28T22:23:47Z">
        <w:r>
          <w:delText>and</w:delText>
        </w:r>
      </w:del>
      <w:ins w:id="4008" w:author="GoldenCorpusHarness" w:date="2026-03-28T22:23:47Z">
        <w:r>
          <w:t>curative option, but few patients are considered appropriate candidates for this treatment modality [Fischer, K., et al 2011].</w:t>
        </w:r>
      </w:ins>
      <w:r>
        <w:t xml:space="preserve"> S</w:t>
      </w:r>
      <w:del w:id="4009" w:author="GoldenCorpusHarness" w:date="2026-03-28T22:23:47Z">
        <w:r>
          <w:delText>afet</w:delText>
        </w:r>
      </w:del>
      <w:ins w:id="4010" w:author="GoldenCorpusHarness" w:date="2026-03-28T22:23:47Z">
        <w:r>
          <w:t>urvival, and choice of therap</w:t>
        </w:r>
      </w:ins>
      <w:r>
        <w:t>y</w:t>
      </w:r>
      <w:del w:id="4011" w:author="GoldenCorpusHarness" w:date="2026-03-28T22:23:47Z">
        <w:r>
          <w:delText xml:space="preserve"> </w:delText>
        </w:r>
      </w:del>
      <w:ins w:id="4012" w:author="GoldenCorpusHarness" w:date="2026-03-28T22:23:47Z">
        <w:r>
          <w:t>, are influenced by disease stage, presence of poor prognostic molecular features such as 17p13.1 deletions [del(17p)], or T</w:t>
        </w:r>
      </w:ins>
      <w:r>
        <w:t>P</w:t>
      </w:r>
      <w:del w:id="4013" w:author="GoldenCorpusHarness" w:date="2026-03-28T22:23:47Z">
        <w:r>
          <w:delText>harmacolog</w:delText>
        </w:r>
      </w:del>
      <w:ins w:id="4014" w:author="GoldenCorpusHarness" w:date="2026-03-28T22:23:47Z">
        <w:r>
          <w:t>53 mutations, and the comorbidities and performance status of individual patients. Del(17p) is found in 5% to 8% of treatment-naïve patients. These deletions almost alwa</w:t>
        </w:r>
      </w:ins>
      <w:r>
        <w:t>y</w:t>
      </w:r>
      <w:ins w:id="4015" w:author="GoldenCorpusHarness" w:date="2026-03-28T22:23:47Z">
        <w:r>
          <w:t>s include the prominent tumor suppressor gene TP53, and patients with del(17p) are more likely to have resistance to chemotherapy [Hallek, M. 2019]. Another molecular marker is the presence or absence of mutated Ig variable region genes. Patients with unmutated IGHV genes have significantly worse survival, irrespective of stage [Hamblin, T. J., et al 1999].</w:t>
        </w:r>
      </w:ins>
    </w:p>
    <w:p ns2:paraId="36589E94" ns2:textId="77777777" w:rsidR="00CD0039" w:rsidRDefault="00895D30" w:rsidP="009D10CD">
      <w:pPr>
        <w:pStyle w:val="paragraph0"/>
      </w:pPr>
      <w:del w:id="4016" w:author="GoldenCorpusHarness" w:date="2026-03-28T22:23:47Z">
        <w:r>
          <w:delText>The to</w:delText>
        </w:r>
      </w:del>
      <w:ins w:id="4017" w:author="GoldenCorpusHarness" w:date="2026-03-28T22:23:47Z">
        <w:r>
          <w:t>In terms of therapy, alkylating agents, purine analogs, and monoclonal CD20 antibodies have markedly improved treatment success in CLL/SLL [Fischer, K., et al 2011]. Front-line chemoimmunotherapies such as fludarabine, cyclophosphamide, and ritu</w:t>
        </w:r>
      </w:ins>
      <w:r>
        <w:t>xi</w:t>
      </w:r>
      <w:del w:id="4018" w:author="GoldenCorpusHarness" w:date="2026-03-28T22:23:47Z">
        <w:r>
          <w:delText>city pro</w:delText>
        </w:r>
      </w:del>
      <w:ins w:id="4019" w:author="GoldenCorpusHarness" w:date="2026-03-28T22:23:47Z">
        <w:r>
          <w:t xml:space="preserve">mab or chlorambucil with obinutuzumab have improved OS. More recently, inhibitors interrupting important pathways </w:t>
        </w:r>
      </w:ins>
      <w:r>
        <w:t>f</w:t>
      </w:r>
      <w:del w:id="4020" w:author="GoldenCorpusHarness" w:date="2026-03-28T22:23:47Z">
        <w:r>
          <w:delText>ile o</w:delText>
        </w:r>
      </w:del>
      <w:ins w:id="4021" w:author="GoldenCorpusHarness" w:date="2026-03-28T22:23:47Z">
        <w:r>
          <w:t xml:space="preserve">or CLL cell survival have been approved (eg, ibrutinib, venetoclax) in the </w:t>
        </w:r>
      </w:ins>
      <w:r>
        <w:t>f</w:t>
      </w:r>
      <w:del w:id="4022" w:author="GoldenCorpusHarness" w:date="2026-03-28T22:23:47Z">
        <w:r>
          <w:delText xml:space="preserve"> orally administered nemtabrutinib in both rats and mon</w:delText>
        </w:r>
      </w:del>
      <w:ins w:id="4023" w:author="GoldenCorpusHarness" w:date="2026-03-28T22:23:47Z">
        <w:r>
          <w:t>ront-line setting [Halle</w:t>
        </w:r>
      </w:ins>
      <w:r>
        <w:t>k</w:t>
      </w:r>
      <w:del w:id="4024" w:author="GoldenCorpusHarness" w:date="2026-03-28T22:23:47Z">
        <w:r>
          <w:delText>eys was characterized principally by findings in the GI tract, hematopoietic system, and brain (rats only, &gt;</w:delText>
        </w:r>
      </w:del>
      <w:ins w:id="4025" w:author="GoldenCorpusHarness" w:date="2026-03-28T22:23:47Z">
        <w:r>
          <w:t xml:space="preserve">, </w:t>
        </w:r>
      </w:ins>
      <w:r>
        <w:t>M</w:t>
      </w:r>
      <w:del w:id="4026" w:author="GoldenCorpusHarness" w:date="2026-03-28T22:23:47Z">
        <w:r>
          <w:delText>TD only), some of which were secondary to reduced food consumption, weight loss, inflammation, and/or dehydration</w:delText>
        </w:r>
      </w:del>
      <w:r>
        <w:t xml:space="preserve">. </w:t>
      </w:r>
      <w:ins w:id="4027" w:author="GoldenCorpusHarness" w:date="2026-03-28T22:23:47Z">
        <w:r>
          <w:t>2019].</w:t>
        </w:r>
      </w:ins>
    </w:p>
    <w:p ns2:paraId="00C8734E" ns2:textId="77777777" w:rsidR="00CD0039" w:rsidRDefault="00895D30" w:rsidP="009D10CD">
      <w:pPr>
        <w:pStyle w:val="paragraph0"/>
      </w:pPr>
      <w:del w:id="4028" w:author="GoldenCorpusHarness" w:date="2026-03-28T22:23:47Z">
        <w:r>
          <w:delText>Nemtabrutinib was not muta</w:delText>
        </w:r>
      </w:del>
      <w:ins w:id="4029" w:author="GoldenCorpusHarness" w:date="2026-03-28T22:23:47Z">
        <w:r>
          <w:t>Therapeutic options for relapsed/refractory CLL are numerous, and include combination re</w:t>
        </w:r>
      </w:ins>
      <w:r>
        <w:t>g</w:t>
      </w:r>
      <w:del w:id="4030" w:author="GoldenCorpusHarness" w:date="2026-03-28T22:23:47Z">
        <w:r>
          <w:delText>enic in an in</w:delText>
        </w:r>
      </w:del>
      <w:ins w:id="4031" w:author="GoldenCorpusHarness" w:date="2026-03-28T22:23:47Z">
        <w:r>
          <w:t>imens such as BR or</w:t>
        </w:r>
      </w:ins>
      <w:r>
        <w:t xml:space="preserve"> v</w:t>
      </w:r>
      <w:del w:id="4032" w:author="GoldenCorpusHarness" w:date="2026-03-28T22:23:47Z">
        <w:r>
          <w:delText>itro bacterial reverse mutation (Ames) assa</w:delText>
        </w:r>
      </w:del>
      <w:ins w:id="4033" w:author="GoldenCorpusHarness" w:date="2026-03-28T22:23:47Z">
        <w:r>
          <w:t>enetoclax with or without rituximab [Stilgenbauer, S., et al 2016] [Se</w:t>
        </w:r>
      </w:ins>
      <w:r>
        <w:t>y</w:t>
      </w:r>
      <w:del w:id="4034" w:author="GoldenCorpusHarness" w:date="2026-03-28T22:23:47Z">
        <w:r>
          <w:delText xml:space="preserve"> and was not phototoxic in an in vitro assay. Respiratory and CNS safety pharmacolo</w:delText>
        </w:r>
      </w:del>
      <w:ins w:id="4035" w:author="GoldenCorpusHarness" w:date="2026-03-28T22:23:47Z">
        <w:r>
          <w:t>mour, J. F., et al 2018], and sin</w:t>
        </w:r>
      </w:ins>
      <w:r>
        <w:t>g</w:t>
      </w:r>
      <w:del w:id="4036" w:author="GoldenCorpusHarness" w:date="2026-03-28T22:23:47Z">
        <w:r>
          <w:delText>y studies showed there was no effect of nemtabrutinib on respiratory or neurolo</w:delText>
        </w:r>
      </w:del>
      <w:ins w:id="4037" w:author="GoldenCorpusHarness" w:date="2026-03-28T22:23:47Z">
        <w:r>
          <w:t>le a</w:t>
        </w:r>
      </w:ins>
      <w:r>
        <w:t>g</w:t>
      </w:r>
      <w:del w:id="4038" w:author="GoldenCorpusHarness" w:date="2026-03-28T22:23:47Z">
        <w:r>
          <w:delText>ical function in rats at single oral dose levels tested. The hERG IC50 of nemtabrutinib was determined to be &gt;30 µM. In a cardiovascular safety pharmacology study in telemeterized male monkeys, administration of ≥1.5 mg/kg was associated with effects on quantitative cardiovascular telemetry parameters. These changes included increased arterial pressure parameters (systolic, diastolic, and mean arterial pressure; and arterial pulse pressure), decreased heart rate (with secondary increase in QT interval), and decreased QTc interval. In the 14-day and 4-week toxicity studies in monkeys, there were no reported nemtabrutinib effects on ECGs in monkeys dosed up to 25 mg/kg. Most, if not all, findings in the toxicity and safety pharmacology studies conducted to date appear to be consistent with those expected with small molecule inhibitors of the receptor tyrosine kinase</w:delText>
        </w:r>
      </w:del>
      <w:ins w:id="4039" w:author="GoldenCorpusHarness" w:date="2026-03-28T22:23:47Z">
        <w:r>
          <w:t>ents such as</w:t>
        </w:r>
      </w:ins>
      <w:r>
        <w:t xml:space="preserve"> BTK</w:t>
      </w:r>
      <w:del w:id="4040" w:author="GoldenCorpusHarness" w:date="2026-03-28T22:23:47Z">
        <w:r>
          <w:delText>, and</w:delText>
        </w:r>
      </w:del>
      <w:ins w:id="4041" w:author="GoldenCorpusHarness" w:date="2026-03-28T22:23:47Z">
        <w:r>
          <w:t>i or the BCL2i venetoclax. Ibrutinib, a</w:t>
        </w:r>
      </w:ins>
      <w:r>
        <w:t xml:space="preserve"> f</w:t>
      </w:r>
      <w:del w:id="4042" w:author="GoldenCorpusHarness" w:date="2026-03-28T22:23:47Z">
        <w:r>
          <w:delText>urther, are consistent with the mechanism o</w:delText>
        </w:r>
      </w:del>
      <w:ins w:id="4043" w:author="GoldenCorpusHarness" w:date="2026-03-28T22:23:47Z">
        <w:r>
          <w:t>irst-generation BTKi, demonstrated activity in relapsed/re</w:t>
        </w:r>
      </w:ins>
      <w:r>
        <w:t>f</w:t>
      </w:r>
      <w:del w:id="4044" w:author="GoldenCorpusHarness" w:date="2026-03-28T22:23:47Z">
        <w:r>
          <w:delText xml:space="preserve"> action and pharmacolo</w:delText>
        </w:r>
      </w:del>
      <w:ins w:id="4045" w:author="GoldenCorpusHarness" w:date="2026-03-28T22:23:47Z">
        <w:r>
          <w:t>ractory hi</w:t>
        </w:r>
      </w:ins>
      <w:r>
        <w:t>g</w:t>
      </w:r>
      <w:ins w:id="4046" w:author="GoldenCorpusHarness" w:date="2026-03-28T22:23:47Z">
        <w:r>
          <w:t>h-risk CLL (those with del[17p], TP53 mutation, del[11q] and/or unmutated IGHV status) based on the RESONATE stud</w:t>
        </w:r>
      </w:ins>
      <w:r>
        <w:t>y</w:t>
      </w:r>
      <w:del w:id="4047" w:author="GoldenCorpusHarness" w:date="2026-03-28T22:23:47Z">
        <w:r>
          <w:delText xml:space="preserve"> o</w:delText>
        </w:r>
      </w:del>
      <w:ins w:id="4048" w:author="GoldenCorpusHarness" w:date="2026-03-28T22:23:47Z">
        <w:r>
          <w:t xml:space="preserve">. At a median </w:t>
        </w:r>
      </w:ins>
      <w:r>
        <w:t>f</w:t>
      </w:r>
      <w:del w:id="4049" w:author="GoldenCorpusHarness" w:date="2026-03-28T22:23:47Z">
        <w:r>
          <w:delText xml:space="preserve"> these class</w:delText>
        </w:r>
      </w:del>
      <w:ins w:id="4050" w:author="GoldenCorpusHarness" w:date="2026-03-28T22:23:47Z">
        <w:r>
          <w:t>ollow-up</w:t>
        </w:r>
      </w:ins>
      <w:r>
        <w:t xml:space="preserve"> of </w:t>
      </w:r>
      <w:del w:id="4051" w:author="GoldenCorpusHarness" w:date="2026-03-28T22:23:47Z">
        <w:r>
          <w:delText>inhibitors.</w:delText>
        </w:r>
      </w:del>
      <w:ins w:id="4052" w:author="GoldenCorpusHarness" w:date="2026-03-28T22:23:47Z">
        <w:r>
          <w:t>65.3 months (range, 0.3 to 71.6) in the ibrutinib arm, the median PFS was 44.1 months [Munir, T., et al 2019]. Acalabrutinib, a covalent BTKi, has shown PFS benefit in patients with or without del(17p) [Byrd, J. C., et al 2020]. Zanubrutinib is another treatment option; in a cohort of 56 patients with relapsed/refractory CLL, the ORR was 95% [Tam, C. S., et al 2019].</w:t>
        </w:r>
      </w:ins>
    </w:p>
    <w:p ns2:paraId="24FC1B27" ns2:textId="77777777" w:rsidR="00E864AC" w:rsidRPr="00CD0039" w:rsidRDefault="00895D30" w:rsidP="00CD0039">
      <w:pPr>
        <w:pStyle w:val="Heading3"/>
        <w:rPr>
          <w:rStyle w:val="SuggestedOptional"/>
          <w:color w:val="auto"/>
        </w:rPr>
      </w:pPr>
      <w:ins w:id="4053" w:author="GoldenCorpusHarness" w:date="2026-03-28T22:23:47Z">
        <w:r>
          <w:t xml:space="preserve">Almost all patients will eventually experience relapse. Multiple relapsed patients have a poor prognosis and have limited response to salvage chemotherapy, with response rates ranging between 22% and 34%, and median </w:t>
        </w:r>
      </w:ins>
      <w:r>
        <w:t>O</w:t>
      </w:r>
      <w:del w:id="4054" w:author="GoldenCorpusHarness" w:date="2026-03-28T22:23:47Z">
        <w:r>
          <w:delText>ngoing</w:delText>
        </w:r>
      </w:del>
      <w:ins w:id="4055" w:author="GoldenCorpusHarness" w:date="2026-03-28T22:23:47Z">
        <w:r>
          <w:t>S times ranging between 10 and 19 months [Fischer, K., et al 2011]. Given that the median age at diagnosis of</w:t>
        </w:r>
      </w:ins>
      <w:r>
        <w:t xml:space="preserve"> C</w:t>
      </w:r>
      <w:del w:id="4056" w:author="GoldenCorpusHarness" w:date="2026-03-28T22:23:47Z">
        <w:r>
          <w:delText>linical Studies</w:delText>
        </w:r>
      </w:del>
      <w:ins w:id="4057" w:author="GoldenCorpusHarness" w:date="2026-03-28T22:23:47Z">
        <w:r>
          <w:t>LL is 65 to 70 years, a substantial number of patients have comorbidities that limit the use of certain therapies. There continues to be an urgent need for less toxic treatments [Bewarder, M., et al 2021].</w:t>
        </w:r>
      </w:ins>
    </w:p>
    <w:p ns2:paraId="76AA7A43" ns2:textId="77777777" w:rsidR="00CD0039" w:rsidRDefault="00895D30" w:rsidP="009D10CD">
      <w:pPr>
        <w:pStyle w:val="paragraph0"/>
      </w:pPr>
      <w:del w:id="4058" w:author="GoldenCorpusHarness" w:date="2026-03-28T22:23:47Z">
        <w:r>
          <w:delText>As of No</w:delText>
        </w:r>
      </w:del>
      <w:ins w:id="4059" w:author="GoldenCorpusHarness" w:date="2026-03-28T22:23:47Z">
        <w:r>
          <w:t>While BTKi are highly effecti</w:t>
        </w:r>
      </w:ins>
      <w:r>
        <w:t>ve</w:t>
      </w:r>
      <w:del w:id="4060" w:author="GoldenCorpusHarness" w:date="2026-03-28T22:23:47Z">
        <w:r>
          <w:delText>mber</w:delText>
        </w:r>
      </w:del>
      <w:ins w:id="4061" w:author="GoldenCorpusHarness" w:date="2026-03-28T22:23:47Z">
        <w:r>
          <w:t xml:space="preserve"> and have dramatically altered the therapeutic landscape of CLL/SLL, resistance can develop [Farooqui, M. Z. H., et al</w:t>
        </w:r>
      </w:ins>
      <w:r>
        <w:t xml:space="preserve"> 20</w:t>
      </w:r>
      <w:ins w:id="4062" w:author="GoldenCorpusHarness" w:date="2026-03-28T22:23:47Z">
        <w:r>
          <w:t>15] [O'Brien, S., et al 2018]. In CLL, resistance to ibrutinib can occur either early (≤12 months) where Richter’s Transformation is most often observed, or later (&gt;12 months) where CLL disease progression is common [Byrd, J. C., et al 2018]. This resistance has been attributed to BTK-C481 mutations (mainly C481S, but less common substitutions at this position have also been described) and/or PLCγ2 mutations. These abnormalities appear several months before relapse. The BTK-C481S mutation disrupts the irreversible covalent binding between ibrutinib and BTK, thereby reducing the binding affinity of the drug for the enzyme [Woyach, J. A., et al 2017]. Gain-of-function mutations (R665W and L845F) in PLCγ2, a downstream target of BTK, induces activation of BCR signaling pathway. In addition to these acquired secondary resistance mechanisms, patients with increased genomic instability, including those with del(17p13.1), del(11q</w:t>
        </w:r>
      </w:ins>
      <w:r>
        <w:t>22</w:t>
      </w:r>
      <w:del w:id="4063" w:author="GoldenCorpusHarness" w:date="2026-03-28T22:23:47Z">
        <w:r>
          <w:delText>, the nemtabrutinib clinical program includes</w:delText>
        </w:r>
      </w:del>
      <w:ins w:id="4064" w:author="GoldenCorpusHarness" w:date="2026-03-28T22:23:47Z">
        <w:r>
          <w:t>.3), or a complex karyotype are at increased risk for relapse to ibrutinib [Woyach, J. A., et al</w:t>
        </w:r>
      </w:ins>
      <w:r>
        <w:t xml:space="preserve"> 2</w:t>
      </w:r>
      <w:del w:id="4065" w:author="GoldenCorpusHarness" w:date="2026-03-28T22:23:47Z">
        <w:r>
          <w:delText xml:space="preserve"> ongoing studies examining the use of nemtabrutinib in </w:delText>
        </w:r>
      </w:del>
      <w:ins w:id="4066" w:author="GoldenCorpusHarness" w:date="2026-03-28T22:23:47Z">
        <w:r>
          <w:t>014]. There is an ongoing need to de</w:t>
        </w:r>
      </w:ins>
      <w:r>
        <w:t>v</w:t>
      </w:r>
      <w:del w:id="4067" w:author="GoldenCorpusHarness" w:date="2026-03-28T22:23:47Z">
        <w:r>
          <w:delText>arious hematological malignancies.</w:delText>
        </w:r>
      </w:del>
      <w:ins w:id="4068" w:author="GoldenCorpusHarness" w:date="2026-03-28T22:23:47Z">
        <w:r>
          <w:t>elop novel BTK-targeted therapies to overcome drug resistance.</w:t>
        </w:r>
      </w:ins>
    </w:p>
    <w:p ns2:paraId="0521528B" ns2:textId="77777777" w:rsidR="00CD0039" w:rsidRPr="00CD0039" w:rsidRDefault="00895D30" w:rsidP="00497902">
      <w:pPr>
        <w:pStyle w:val="paragraph0"/>
        <w:keepNext/>
        <w:rPr>
          <w:b/>
          <w:bCs/>
        </w:rPr>
      </w:pPr>
      <w:del w:id="4069" w:author="GoldenCorpusHarness" w:date="2026-03-28T22:23:47Z">
        <w:r>
          <w:delText>MK-1026-001</w:delText>
        </w:r>
      </w:del>
      <w:ins w:id="4070" w:author="GoldenCorpusHarness" w:date="2026-03-28T22:23:47Z">
        <w:r>
          <w:t>Pharmaceutical</w:t>
        </w:r>
      </w:ins>
      <w:r>
        <w:t xml:space="preserve"> </w:t>
      </w:r>
      <w:del w:id="4071" w:author="GoldenCorpusHarness" w:date="2026-03-28T22:23:47Z">
        <w:r>
          <w:delText>(</w:delText>
        </w:r>
      </w:del>
      <w:ins w:id="4072" w:author="GoldenCorpusHarness" w:date="2026-03-28T22:23:47Z">
        <w:r>
          <w:t xml:space="preserve">and Therapeutic </w:t>
        </w:r>
      </w:ins>
      <w:r>
        <w:t>B</w:t>
      </w:r>
      <w:del w:id="4073" w:author="GoldenCorpusHarness" w:date="2026-03-28T22:23:47Z">
        <w:r>
          <w:delText>ELLWAVE-001)</w:delText>
        </w:r>
      </w:del>
      <w:ins w:id="4074" w:author="GoldenCorpusHarness" w:date="2026-03-28T22:23:47Z">
        <w:r>
          <w:t>ackground</w:t>
        </w:r>
      </w:ins>
    </w:p>
    <w:p ns2:paraId="6A685378" ns2:textId="77777777" w:rsidR="00CD0039" w:rsidRDefault="00895D30" w:rsidP="009D10CD">
      <w:pPr>
        <w:pStyle w:val="paragraph0"/>
      </w:pPr>
      <w:ins w:id="4075" w:author="GoldenCorpusHarness" w:date="2026-03-28T22:23:47Z">
        <w:r>
          <w:t>Nemtabrutinib is a reversible, non-covalent A</w:t>
        </w:r>
      </w:ins>
      <w:r>
        <w:t>T</w:t>
      </w:r>
      <w:del w:id="4076" w:author="GoldenCorpusHarness" w:date="2026-03-28T22:23:47Z">
        <w:r>
          <w:delText>his is an o</w:delText>
        </w:r>
      </w:del>
      <w:ins w:id="4077" w:author="GoldenCorpusHarness" w:date="2026-03-28T22:23:47Z">
        <w:r>
          <w:t>P competitive inhibitor of BTK that does not require the C481 residue of BTK for bindi</w:t>
        </w:r>
      </w:ins>
      <w:r>
        <w:t>ng</w:t>
      </w:r>
      <w:del w:id="4078" w:author="GoldenCorpusHarness" w:date="2026-03-28T22:23:47Z">
        <w:r>
          <w:delText>oin</w:delText>
        </w:r>
      </w:del>
      <w:ins w:id="4079" w:author="GoldenCorpusHarness" w:date="2026-03-28T22:23:47Z">
        <w:r>
          <w:t xml:space="preserve"> and inhibition of kinase activity. Nemtabrutinib can tar</w:t>
        </w:r>
      </w:ins>
      <w:r>
        <w:t>g</w:t>
      </w:r>
      <w:del w:id="4080" w:author="GoldenCorpusHarness" w:date="2026-03-28T22:23:47Z">
        <w:r>
          <w:delText>, open</w:delText>
        </w:r>
      </w:del>
      <w:ins w:id="4081" w:author="GoldenCorpusHarness" w:date="2026-03-28T22:23:47Z">
        <w:r>
          <w:t>et both the wild</w:t>
        </w:r>
      </w:ins>
      <w:r>
        <w:t>-</w:t>
      </w:r>
      <w:del w:id="4082" w:author="GoldenCorpusHarness" w:date="2026-03-28T22:23:47Z">
        <w:r>
          <w:delText>label, sin</w:delText>
        </w:r>
      </w:del>
      <w:ins w:id="4083" w:author="GoldenCorpusHarness" w:date="2026-03-28T22:23:47Z">
        <w:r>
          <w:t>type and C481 mutant forms of BTK and therefore offers a potential treatment for ibrutinib resistant B-cell mali</w:t>
        </w:r>
      </w:ins>
      <w:r>
        <w:t>g</w:t>
      </w:r>
      <w:del w:id="4084" w:author="GoldenCorpusHarness" w:date="2026-03-28T22:23:47Z">
        <w:r>
          <w:delText>le arm, Phase 1/2 dose escalation study of nemtabrutinib in selected participa</w:delText>
        </w:r>
      </w:del>
      <w:ins w:id="4085" w:author="GoldenCorpusHarness" w:date="2026-03-28T22:23:47Z">
        <w:r>
          <w:t>nancies in patie</w:t>
        </w:r>
      </w:ins>
      <w:r>
        <w:t>nts w</w:t>
      </w:r>
      <w:del w:id="4086" w:author="GoldenCorpusHarness" w:date="2026-03-28T22:23:47Z">
        <w:r>
          <w:delText>ith relapsed or refractory hematologic malignancies. The study consists of 2 parts: Part 1 dose escalation (exploring 5 to 75 mg QD dosing) and Part 2 cohort expansion. The results thus far show that nemtabrutinib has a manageable safety profile and preliminary antitumor activity in both CLL/SLL (</w:delText>
        </w:r>
      </w:del>
      <w:ins w:id="4087" w:author="GoldenCorpusHarness" w:date="2026-03-28T22:23:47Z">
        <w:r>
          <w:t xml:space="preserve">ho harbor the </w:t>
        </w:r>
      </w:ins>
      <w:r>
        <w:t>BTK-C481 muta</w:t>
      </w:r>
      <w:del w:id="4088" w:author="GoldenCorpusHarness" w:date="2026-03-28T22:23:47Z">
        <w:r>
          <w:delText xml:space="preserve">nt and </w:delText>
        </w:r>
      </w:del>
      <w:ins w:id="4089" w:author="GoldenCorpusHarness" w:date="2026-03-28T22:23:47Z">
        <w:r>
          <w:t>tion. Another kno</w:t>
        </w:r>
      </w:ins>
      <w:r>
        <w:t>w</w:t>
      </w:r>
      <w:del w:id="4090" w:author="GoldenCorpusHarness" w:date="2026-03-28T22:23:47Z">
        <w:r>
          <w:delText>ild-type) and NHL participants (including Richter’s Transformation, FL, MCL, DLBCL, MZL, and WM). Cohorts A and B include</w:delText>
        </w:r>
      </w:del>
      <w:ins w:id="4091" w:author="GoldenCorpusHarness" w:date="2026-03-28T22:23:47Z">
        <w:r>
          <w:t>n mechanism of resistance in</w:t>
        </w:r>
      </w:ins>
      <w:r>
        <w:t xml:space="preserve"> CLL</w:t>
      </w:r>
      <w:del w:id="4092" w:author="GoldenCorpusHarness" w:date="2026-03-28T22:23:47Z">
        <w:r>
          <w:delText>/S</w:delText>
        </w:r>
      </w:del>
      <w:ins w:id="4093" w:author="GoldenCorpusHarness" w:date="2026-03-28T22:23:47Z">
        <w:r>
          <w:t xml:space="preserve"> has been attributed to the acquisition of P</w:t>
        </w:r>
      </w:ins>
      <w:r>
        <w:t>L</w:t>
      </w:r>
      <w:del w:id="4094" w:author="GoldenCorpusHarness" w:date="2026-03-28T22:23:47Z">
        <w:r>
          <w:delText>L participants who have failed or not tolerated prior</w:delText>
        </w:r>
      </w:del>
      <w:ins w:id="4095" w:author="GoldenCorpusHarness" w:date="2026-03-28T22:23:47Z">
        <w:r>
          <w:t>Cγ2 mutation. Cells harboring this mutation appear to bypass</w:t>
        </w:r>
      </w:ins>
      <w:r>
        <w:t xml:space="preserve"> BTK</w:t>
      </w:r>
      <w:del w:id="4096" w:author="GoldenCorpusHarness" w:date="2026-03-28T22:23:47Z">
        <w:r>
          <w:delText>i therap</w:delText>
        </w:r>
      </w:del>
      <w:ins w:id="4097" w:author="GoldenCorpusHarness" w:date="2026-03-28T22:23:47Z">
        <w:r>
          <w:t xml:space="preserve"> dependenc</w:t>
        </w:r>
      </w:ins>
      <w:r>
        <w:t>y</w:t>
      </w:r>
      <w:ins w:id="4098" w:author="GoldenCorpusHarness" w:date="2026-03-28T22:23:47Z">
        <w:r>
          <w:t xml:space="preserve"> and propagate downstream survival signals. Preclinical work has shown that nemtabrutinib inhibits both the upstream and downstream signaling pathways and can thereby overcome resistance [Reiff</w:t>
        </w:r>
      </w:ins>
      <w:r>
        <w:t xml:space="preserve">, </w:t>
      </w:r>
      <w:del w:id="4099" w:author="GoldenCorpusHarness" w:date="2026-03-28T22:23:47Z">
        <w:r>
          <w:delText>with the BKI-C4</w:delText>
        </w:r>
      </w:del>
      <w:ins w:id="4100" w:author="GoldenCorpusHarness" w:date="2026-03-28T22:23:47Z">
        <w:r>
          <w:t>S. D., et al 201</w:t>
        </w:r>
      </w:ins>
      <w:r>
        <w:t>8</w:t>
      </w:r>
      <w:del w:id="4101" w:author="GoldenCorpusHarness" w:date="2026-03-28T22:23:47Z">
        <w:r>
          <w:delText>1 mutation</w:delText>
        </w:r>
      </w:del>
      <w:ins w:id="4102" w:author="GoldenCorpusHarness" w:date="2026-03-28T22:23:47Z">
        <w:r>
          <w:t>]. Refer to the nemtabrutinib</w:t>
        </w:r>
      </w:ins>
      <w:r>
        <w:t xml:space="preserve"> (</w:t>
      </w:r>
      <w:del w:id="4103" w:author="GoldenCorpusHarness" w:date="2026-03-28T22:23:47Z">
        <w:r>
          <w:delText xml:space="preserve">Cohort A) or without (Cohort B). The study will assess ECG at PK time points to determine whether further information is needed to monitor ECGs at more frequent intervals, and the effect of food on the rate and extent of nemtabrutinib absorption. The results of these evaluations are not yet available, but may result in amendments to the </w:delText>
        </w:r>
      </w:del>
      <w:r>
        <w:t>MK-1026</w:t>
      </w:r>
      <w:del w:id="4104" w:author="GoldenCorpusHarness" w:date="2026-03-28T22:23:47Z">
        <w:r>
          <w:delText>-010 protocol assessments and administr</w:delText>
        </w:r>
      </w:del>
      <w:ins w:id="4105" w:author="GoldenCorpusHarness" w:date="2026-03-28T22:23:47Z">
        <w:r>
          <w:t>) IB for additional inform</w:t>
        </w:r>
      </w:ins>
      <w:r>
        <w:t>ation.</w:t>
      </w:r>
      <w:del w:id="4106" w:author="GoldenCorpusHarness" w:date="2026-03-28T22:23:47Z">
        <w:r>
          <w:delText xml:space="preserve"> </w:delText>
        </w:r>
      </w:del>
    </w:p>
    <w:p ns2:paraId="3F570C8B" ns2:textId="77777777" w:rsidR="00CD0039" w:rsidRDefault="00895D30" w:rsidP="009D10CD">
      <w:pPr>
        <w:pStyle w:val="paragraph0"/>
      </w:pPr>
      <w:del w:id="4107" w:author="GoldenCorpusHarness" w:date="2026-03-28T22:23:47Z">
        <w:r>
          <w:delText>As of the data cutoff of 08-A</w:delText>
        </w:r>
      </w:del>
      <w:r>
        <w:t>P</w:t>
      </w:r>
      <w:del w:id="4108" w:author="GoldenCorpusHarness" w:date="2026-03-28T22:23:47Z">
        <w:r>
          <w:delText>R-2022, 138 participants with B-cell malignancies have been enrolled and 136 t</w:delText>
        </w:r>
      </w:del>
      <w:r>
        <w:t>re</w:t>
      </w:r>
      <w:del w:id="4109" w:author="GoldenCorpusHarness" w:date="2026-03-28T22:23:47Z">
        <w:r>
          <w:delText xml:space="preserve">ated in the study. A total of 107 (78.7%) treated participants discontinued the study treatment, primarily due to </w:delText>
        </w:r>
      </w:del>
      <w:r>
        <w:t xml:space="preserve">clinical </w:t>
      </w:r>
      <w:ins w:id="4110" w:author="GoldenCorpusHarness" w:date="2026-03-28T22:23:47Z">
        <w:r>
          <w:t>an</w:t>
        </w:r>
      </w:ins>
      <w:r>
        <w:t>d</w:t>
      </w:r>
      <w:ins w:id="4111" w:author="GoldenCorpusHarness" w:date="2026-03-28T22:23:47Z">
        <w:r>
          <w:t xml:space="preserve"> Cl</w:t>
        </w:r>
      </w:ins>
      <w:r>
        <w:t>i</w:t>
      </w:r>
      <w:del w:id="4112" w:author="GoldenCorpusHarness" w:date="2026-03-28T22:23:47Z">
        <w:r>
          <w:delText>sease progressio</w:delText>
        </w:r>
      </w:del>
      <w:r>
        <w:t>n</w:t>
      </w:r>
      <w:del w:id="4113" w:author="GoldenCorpusHarness" w:date="2026-03-28T22:23:47Z">
        <w:r>
          <w:delText xml:space="preserve"> (23.5%) or radiolog</w:delText>
        </w:r>
      </w:del>
      <w:r>
        <w:t xml:space="preserve">ical </w:t>
      </w:r>
      <w:ins w:id="4114" w:author="GoldenCorpusHarness" w:date="2026-03-28T22:23:47Z">
        <w:r>
          <w:t>Stu</w:t>
        </w:r>
      </w:ins>
      <w:r>
        <w:t>di</w:t>
      </w:r>
      <w:del w:id="4115" w:author="GoldenCorpusHarness" w:date="2026-03-28T22:23:47Z">
        <w:r>
          <w:delText>sease progr</w:delText>
        </w:r>
      </w:del>
      <w:r>
        <w:t>es</w:t>
      </w:r>
      <w:del w:id="4116" w:author="GoldenCorpusHarness" w:date="2026-03-28T22:23:47Z">
        <w:r>
          <w:delText xml:space="preserve">sion (19.1%). Of the 136 treated participants, 112 participants received 65 mg nemtabrutinib QD and 57 were CLL/SLL participants. </w:delText>
        </w:r>
      </w:del>
    </w:p>
    <w:p ns2:paraId="09890432" ns2:textId="77777777" w:rsidR="00CD0039" w:rsidRDefault="00895D30" w:rsidP="009D10CD">
      <w:pPr>
        <w:pStyle w:val="paragraph0"/>
      </w:pPr>
      <w:del w:id="4117" w:author="GoldenCorpusHarness" w:date="2026-03-28T22:23:47Z">
        <w:r>
          <w:delText>S</w:delText>
        </w:r>
      </w:del>
      <w:ins w:id="4118" w:author="GoldenCorpusHarness" w:date="2026-03-28T22:23:47Z">
        <w:r>
          <w:t>A comprehens</w:t>
        </w:r>
      </w:ins>
      <w:r>
        <w:t>i</w:t>
      </w:r>
      <w:del w:id="4119" w:author="GoldenCorpusHarness" w:date="2026-03-28T22:23:47Z">
        <w:r>
          <w:delText>x</w:delText>
        </w:r>
      </w:del>
      <w:ins w:id="4120" w:author="GoldenCorpusHarness" w:date="2026-03-28T22:23:47Z">
        <w:r>
          <w:t>ve</w:t>
        </w:r>
      </w:ins>
      <w:r>
        <w:t xml:space="preserve"> </w:t>
      </w:r>
      <w:del w:id="4121" w:author="GoldenCorpusHarness" w:date="2026-03-28T22:23:47Z">
        <w:r>
          <w:delText>pa</w:delText>
        </w:r>
      </w:del>
      <w:r>
        <w:t>r</w:t>
      </w:r>
      <w:del w:id="4122" w:author="GoldenCorpusHarness" w:date="2026-03-28T22:23:47Z">
        <w:r>
          <w:delText>t</w:delText>
        </w:r>
      </w:del>
      <w:ins w:id="4123" w:author="GoldenCorpusHarness" w:date="2026-03-28T22:23:47Z">
        <w:r>
          <w:t>eview of nonclin</w:t>
        </w:r>
      </w:ins>
      <w:r>
        <w:t>ic</w:t>
      </w:r>
      <w:ins w:id="4124" w:author="GoldenCorpusHarness" w:date="2026-03-28T22:23:47Z">
        <w:r>
          <w:t xml:space="preserve">al data </w:t>
        </w:r>
      </w:ins>
      <w:r>
        <w:t>i</w:t>
      </w:r>
      <w:del w:id="4125" w:author="GoldenCorpusHarness" w:date="2026-03-28T22:23:47Z">
        <w:r>
          <w:delText>pant</w:delText>
        </w:r>
      </w:del>
      <w:r>
        <w:t xml:space="preserve">s </w:t>
      </w:r>
      <w:del w:id="4126" w:author="GoldenCorpusHarness" w:date="2026-03-28T22:23:47Z">
        <w:r>
          <w:delText>treat</w:delText>
        </w:r>
      </w:del>
      <w:ins w:id="4127" w:author="GoldenCorpusHarness" w:date="2026-03-28T22:23:47Z">
        <w:r>
          <w:t>includ</w:t>
        </w:r>
      </w:ins>
      <w:r>
        <w:t>ed</w:t>
      </w:r>
      <w:del w:id="4128" w:author="GoldenCorpusHarness" w:date="2026-03-28T22:23:47Z">
        <w:r>
          <w:delText xml:space="preserve"> at 65 mg QD (either</w:delText>
        </w:r>
      </w:del>
      <w:r>
        <w:t xml:space="preserve"> in </w:t>
      </w:r>
      <w:del w:id="4129" w:author="GoldenCorpusHarness" w:date="2026-03-28T22:23:47Z">
        <w:r>
          <w:delText>dos</w:delText>
        </w:r>
      </w:del>
      <w:ins w:id="4130" w:author="GoldenCorpusHarness" w:date="2026-03-28T22:23:47Z">
        <w:r>
          <w:t>th</w:t>
        </w:r>
      </w:ins>
      <w:r>
        <w:t>e</w:t>
      </w:r>
      <w:del w:id="4131" w:author="GoldenCorpusHarness" w:date="2026-03-28T22:23:47Z">
        <w:r>
          <w:delText xml:space="preserve"> escalation, cohort expansion, or in various cohorts) reported 8 DLTs; 7 were considered related to and 1 was considered unrelated to</w:delText>
        </w:r>
      </w:del>
      <w:r>
        <w:t xml:space="preserve"> nemtabrutinib </w:t>
      </w:r>
      <w:del w:id="4132" w:author="GoldenCorpusHarness" w:date="2026-03-28T22:23:47Z">
        <w:r>
          <w:delText xml:space="preserve">by the investigator. Of these, </w:delText>
        </w:r>
      </w:del>
      <w:ins w:id="4133" w:author="GoldenCorpusHarness" w:date="2026-03-28T22:23:47Z">
        <w:r>
          <w:t>(MK-</w:t>
        </w:r>
      </w:ins>
      <w:r>
        <w:t>1</w:t>
      </w:r>
      <w:del w:id="4134" w:author="GoldenCorpusHarness" w:date="2026-03-28T22:23:47Z">
        <w:r>
          <w:delText xml:space="preserve"> participant experienced neutropenia (Grade 4), 1 participant experienced neutropenia twice (Grade </w:delText>
        </w:r>
      </w:del>
      <w:ins w:id="4135" w:author="GoldenCorpusHarness" w:date="2026-03-28T22:23:47Z">
        <w:r>
          <w:t>0</w:t>
        </w:r>
      </w:ins>
      <w:r>
        <w:t>2</w:t>
      </w:r>
      <w:del w:id="4136" w:author="GoldenCorpusHarness" w:date="2026-03-28T22:23:47Z">
        <w:r>
          <w:delText xml:space="preserve"> and Grade 3), 1 participant experienced platelet count decreased (Grade 4), 1 participant experienced rash (Grade 3), 1 participant experienced pruritus (Grade 3</w:delText>
        </w:r>
      </w:del>
      <w:ins w:id="4137" w:author="GoldenCorpusHarness" w:date="2026-03-28T22:23:47Z">
        <w:r>
          <w:t>6</w:t>
        </w:r>
      </w:ins>
      <w:r>
        <w:t xml:space="preserve">) </w:t>
      </w:r>
      <w:del w:id="4138" w:author="GoldenCorpusHarness" w:date="2026-03-28T22:23:47Z">
        <w:r>
          <w:delText>and maculopapular rash (Grade 3), and 1 participant experienced supraventricular tachycardia (Grade 3)</w:delText>
        </w:r>
      </w:del>
      <w:ins w:id="4139" w:author="GoldenCorpusHarness" w:date="2026-03-28T22:23:47Z">
        <w:r>
          <w:t>IB</w:t>
        </w:r>
      </w:ins>
      <w:r>
        <w:t>.</w:t>
      </w:r>
      <w:del w:id="4140" w:author="GoldenCorpusHarness" w:date="2026-03-28T22:23:47Z">
        <w:r>
          <w:delText xml:space="preserve"> No MTD was defined.</w:delText>
        </w:r>
      </w:del>
    </w:p>
    <w:p ns2:paraId="6872A184" ns2:textId="77777777" w:rsidR="00CD0039" w:rsidRDefault="00895D30" w:rsidP="009D10CD">
      <w:pPr>
        <w:pStyle w:val="paragraph0"/>
      </w:pPr>
      <w:del w:id="4141" w:author="GoldenCorpusHarness" w:date="2026-03-28T22:23:47Z">
        <w:r>
          <w:delText>The m</w:delText>
        </w:r>
      </w:del>
      <w:ins w:id="4142" w:author="GoldenCorpusHarness" w:date="2026-03-28T22:23:47Z">
        <w:r>
          <w:t>N</w:t>
        </w:r>
      </w:ins>
      <w:r>
        <w:t>o</w:t>
      </w:r>
      <w:del w:id="4143" w:author="GoldenCorpusHarness" w:date="2026-03-28T22:23:47Z">
        <w:r>
          <w:delText>st common (≥25%) AEs observed across all doses i</w:delText>
        </w:r>
      </w:del>
      <w:r>
        <w:t>ncl</w:t>
      </w:r>
      <w:del w:id="4144" w:author="GoldenCorpusHarness" w:date="2026-03-28T22:23:47Z">
        <w:r>
          <w:delText>uded fat</w:delText>
        </w:r>
      </w:del>
      <w:r>
        <w:t>i</w:t>
      </w:r>
      <w:del w:id="4145" w:author="GoldenCorpusHarness" w:date="2026-03-28T22:23:47Z">
        <w:r>
          <w:delText xml:space="preserve">gue (33.8%), </w:delText>
        </w:r>
      </w:del>
      <w:ins w:id="4146" w:author="GoldenCorpusHarness" w:date="2026-03-28T22:23:47Z">
        <w:r>
          <w:t>ni</w:t>
        </w:r>
      </w:ins>
      <w:r>
        <w:t>c</w:t>
      </w:r>
      <w:del w:id="4147" w:author="GoldenCorpusHarness" w:date="2026-03-28T22:23:47Z">
        <w:r>
          <w:delText>onstipation (33.1%), dysgeusia (31.6%), pyrexia (29.4%), peripher</w:delText>
        </w:r>
      </w:del>
      <w:r>
        <w:t xml:space="preserve">al </w:t>
      </w:r>
      <w:del w:id="4148" w:author="GoldenCorpusHarness" w:date="2026-03-28T22:23:47Z">
        <w:r>
          <w:delText>edema, neutrop</w:delText>
        </w:r>
      </w:del>
      <w:ins w:id="4149" w:author="GoldenCorpusHarness" w:date="2026-03-28T22:23:47Z">
        <w:r>
          <w:t>P</w:t>
        </w:r>
      </w:ins>
      <w:r>
        <w:t>h</w:t>
      </w:r>
      <w:del w:id="4150" w:author="GoldenCorpusHarness" w:date="2026-03-28T22:23:47Z">
        <w:r>
          <w:delText>il count decreased, and cough (all at 28.7%), and nausea and hypertension (both at 27.2%). The most common (≥10%) treatment-related AEs (as per investigator assessment) included dysgeusia (18.4%), neutrophil count decreased (17.6%), nausea and fatigue (both at 12.5% each), and platelet count decreased (10.3%). SAEs were reported in 47.1% p</w:delText>
        </w:r>
      </w:del>
      <w:r>
        <w:t>ar</w:t>
      </w:r>
      <w:del w:id="4151" w:author="GoldenCorpusHarness" w:date="2026-03-28T22:23:47Z">
        <w:r>
          <w:delText xml:space="preserve">ticipants, of which, 8.1% were assessed by the investigator as treatment-related. SAEs that were assessed by the investigator as related to nemtabrutinib included 2 cases of rash </w:delText>
        </w:r>
      </w:del>
      <w:r>
        <w:t>mac</w:t>
      </w:r>
      <w:del w:id="4152" w:author="GoldenCorpusHarness" w:date="2026-03-28T22:23:47Z">
        <w:r>
          <w:delText>u</w:delText>
        </w:r>
      </w:del>
      <w:ins w:id="4153" w:author="GoldenCorpusHarness" w:date="2026-03-28T22:23:47Z">
        <w:r>
          <w:t>o</w:t>
        </w:r>
      </w:ins>
      <w:r>
        <w:t>lo</w:t>
      </w:r>
      <w:del w:id="4154" w:author="GoldenCorpusHarness" w:date="2026-03-28T22:23:47Z">
        <w:r>
          <w:delText>papular and sin</w:delText>
        </w:r>
      </w:del>
      <w:r>
        <w:t>g</w:t>
      </w:r>
      <w:del w:id="4155" w:author="GoldenCorpusHarness" w:date="2026-03-28T22:23:47Z">
        <w:r>
          <w:delText>ular events of febrile neutropenia, neutrophil count decreased, supraventricular tach</w:delText>
        </w:r>
      </w:del>
      <w:r>
        <w:t>y</w:t>
      </w:r>
      <w:del w:id="4156" w:author="GoldenCorpusHarness" w:date="2026-03-28T22:23:47Z">
        <w:r>
          <w:delText>cardia, blood creatinine increased, lipase increased, bradycardia, cellulitis, diarrhea, drug reaction with eosinophilia and systemic symptoms, and rash erythematous. A total of 28 (20.6%) participants discontinued study treatment due to an AE; 16 (11.8%) were considered to be related to study treatment. There were 7 reported deaths; none were assessed as related to nemtabrutinib or met the definition of DLT. Of the 7 deaths, 4 were due to respiratory failure and there were individual events of dyspnea, fall, and sepsis.</w:delText>
        </w:r>
      </w:del>
    </w:p>
    <w:p ns2:paraId="10AB3D5E" ns2:textId="77777777" w:rsidR="00CD0039" w:rsidRDefault="00895D30" w:rsidP="009D10CD">
      <w:pPr>
        <w:pStyle w:val="paragraph0"/>
      </w:pPr>
      <w:r>
        <w:t xml:space="preserve">The </w:t>
      </w:r>
      <w:del w:id="4157" w:author="GoldenCorpusHarness" w:date="2026-03-28T22:23:47Z">
        <w:r>
          <w:delText>efficac</w:delText>
        </w:r>
      </w:del>
      <w:ins w:id="4158" w:author="GoldenCorpusHarness" w:date="2026-03-28T22:23:47Z">
        <w:r>
          <w:t>pharmacological activit</w:t>
        </w:r>
      </w:ins>
      <w:r>
        <w:t xml:space="preserve">y </w:t>
      </w:r>
      <w:del w:id="4159" w:author="GoldenCorpusHarness" w:date="2026-03-28T22:23:47Z">
        <w:r>
          <w:delText xml:space="preserve">results for the 57 CLL/SLL participants treated </w:delText>
        </w:r>
      </w:del>
      <w:ins w:id="4160" w:author="GoldenCorpusHarness" w:date="2026-03-28T22:23:47Z">
        <w:r>
          <w:t>of nemtabrutinib has been studied in both in vitro and in vivo models. Nemtabrutinib has displayed a distinct kinase selectivity profile, sho</w:t>
        </w:r>
      </w:ins>
      <w:r>
        <w:t>wi</w:t>
      </w:r>
      <w:del w:id="4161" w:author="GoldenCorpusHarness" w:date="2026-03-28T22:23:47Z">
        <w:r>
          <w:delText>th 65 mg nemtabrutinib sho</w:delText>
        </w:r>
      </w:del>
      <w:ins w:id="4162" w:author="GoldenCorpusHarness" w:date="2026-03-28T22:23:47Z">
        <w:r>
          <w:t xml:space="preserve">ng specificity for additional kinases that are oncogenic drivers in B-cell malignancies. In vitro treatment of patient-derived CLL cells </w:t>
        </w:r>
      </w:ins>
      <w:r>
        <w:t>w</w:t>
      </w:r>
      <w:del w:id="4163" w:author="GoldenCorpusHarness" w:date="2026-03-28T22:23:47Z">
        <w:r>
          <w:delText>ed an ORR of 56.1% (95% CI: 42.4, 69.3). In addition, participants responded to nemtabrutinib treatment regardless of whether the</w:delText>
        </w:r>
      </w:del>
      <w:ins w:id="4164" w:author="GoldenCorpusHarness" w:date="2026-03-28T22:23:47Z">
        <w:r>
          <w:t>ith nemtabrutinib decreased</w:t>
        </w:r>
      </w:ins>
      <w:r>
        <w:t xml:space="preserve"> BTK-</w:t>
      </w:r>
      <w:ins w:id="4165" w:author="GoldenCorpusHarness" w:date="2026-03-28T22:23:47Z">
        <w:r>
          <w:t xml:space="preserve">mediated functions including BCR signaling, viability, migration, CD40 and CD86 expression, and NF-κB gene transcription. In vivo, nemtabrutinib was found to increase survival over ibrutinib in a murine Eμ-TCL1 engraftment model of CLL and a murine Eμ-MYC/TCL1 engraftment model resembling Richter’s Transformation. Additionally, nemtabrutinib inhibited CLL cell survival and suppressed BCR-mediated activation of </w:t>
        </w:r>
      </w:ins>
      <w:r>
        <w:t>C481</w:t>
      </w:r>
      <w:del w:id="4166" w:author="GoldenCorpusHarness" w:date="2026-03-28T22:23:47Z">
        <w:r>
          <w:delText xml:space="preserve"> mutation</w:delText>
        </w:r>
      </w:del>
      <w:ins w:id="4167" w:author="GoldenCorpusHarness" w:date="2026-03-28T22:23:47Z">
        <w:r>
          <w:t>S BTK and PLCγ2 mutations,</w:t>
        </w:r>
      </w:ins>
      <w:r>
        <w:t xml:space="preserve"> w</w:t>
      </w:r>
      <w:del w:id="4168" w:author="GoldenCorpusHarness" w:date="2026-03-28T22:23:47Z">
        <w:r>
          <w:delText>as present (Cohort A O</w:delText>
        </w:r>
      </w:del>
      <w:ins w:id="4169" w:author="GoldenCorpusHarness" w:date="2026-03-28T22:23:47Z">
        <w:r>
          <w:t>hich facilitate clinical resistance to ibrutinib. In DLBCL tumor models, nemtabrutinib suppressed BC</w:t>
        </w:r>
      </w:ins>
      <w:r>
        <w:t>R</w:t>
      </w:r>
      <w:del w:id="4170" w:author="GoldenCorpusHarness" w:date="2026-03-28T22:23:47Z">
        <w:r>
          <w:delText xml:space="preserve">R of </w:delText>
        </w:r>
      </w:del>
      <w:ins w:id="4171" w:author="GoldenCorpusHarness" w:date="2026-03-28T22:23:47Z">
        <w:r>
          <w:t xml:space="preserve"> signaling, downregulated the expression of c-MYC, BCL</w:t>
        </w:r>
      </w:ins>
      <w:r>
        <w:t>6</w:t>
      </w:r>
      <w:del w:id="4172" w:author="GoldenCorpusHarness" w:date="2026-03-28T22:23:47Z">
        <w:r>
          <w:delText>0</w:delText>
        </w:r>
      </w:del>
      <w:ins w:id="4173" w:author="GoldenCorpusHarness" w:date="2026-03-28T22:23:47Z">
        <w:r>
          <w:t>, antiapoptotic MCL-1 proteins and showed potent antitumor activity in the mouse xenograft tumor models of activated B cell and germinal center B-cell DLBCL subtypes</w:t>
        </w:r>
      </w:ins>
      <w:r>
        <w:t>.</w:t>
      </w:r>
      <w:del w:id="4174" w:author="GoldenCorpusHarness" w:date="2026-03-28T22:23:47Z">
        <w:r>
          <w:delText>0% [15 of 25 participants]) or not (Cohort B ORR of 40.0% [4 of 10 participants]). Of the CLL/SLL participants, 2 (3.5%) had a CR. The number of participants achieving a PR was 15 (26.3%) or SD was 16 (28.1%).</w:delText>
        </w:r>
      </w:del>
    </w:p>
    <w:p ns2:paraId="145DEEA8" ns2:textId="77777777" w:rsidR="00CD0039" w:rsidRDefault="00895D30" w:rsidP="009D10CD">
      <w:pPr>
        <w:pStyle w:val="paragraph0"/>
      </w:pPr>
      <w:del w:id="4175" w:author="GoldenCorpusHarness" w:date="2026-03-28T22:23:47Z">
        <w:r>
          <w:delText>Overall, preliminary data dem</w:delText>
        </w:r>
      </w:del>
      <w:ins w:id="4176" w:author="GoldenCorpusHarness" w:date="2026-03-28T22:23:47Z">
        <w:r>
          <w:t>N</w:t>
        </w:r>
      </w:ins>
      <w:r>
        <w:t>on</w:t>
      </w:r>
      <w:del w:id="4177" w:author="GoldenCorpusHarness" w:date="2026-03-28T22:23:47Z">
        <w:r>
          <w:delText>strate that nemtabrut</w:delText>
        </w:r>
      </w:del>
      <w:ins w:id="4178" w:author="GoldenCorpusHarness" w:date="2026-03-28T22:23:47Z">
        <w:r>
          <w:t>cl</w:t>
        </w:r>
      </w:ins>
      <w:r>
        <w:t>ini</w:t>
      </w:r>
      <w:del w:id="4179" w:author="GoldenCorpusHarness" w:date="2026-03-28T22:23:47Z">
        <w:r>
          <w:delText>b</w:delText>
        </w:r>
      </w:del>
      <w:ins w:id="4180" w:author="GoldenCorpusHarness" w:date="2026-03-28T22:23:47Z">
        <w:r>
          <w:t>cal</w:t>
        </w:r>
      </w:ins>
      <w:r>
        <w:t xml:space="preserve"> </w:t>
      </w:r>
      <w:ins w:id="4181" w:author="GoldenCorpusHarness" w:date="2026-03-28T22:23:47Z">
        <w:r>
          <w:t>P</w:t>
        </w:r>
      </w:ins>
      <w:r>
        <w:t>ha</w:t>
      </w:r>
      <w:del w:id="4182" w:author="GoldenCorpusHarness" w:date="2026-03-28T22:23:47Z">
        <w:r>
          <w:delText xml:space="preserve">s a </w:delText>
        </w:r>
      </w:del>
      <w:ins w:id="4183" w:author="GoldenCorpusHarness" w:date="2026-03-28T22:23:47Z">
        <w:r>
          <w:t>r</w:t>
        </w:r>
      </w:ins>
      <w:r>
        <w:t>ma</w:t>
      </w:r>
      <w:del w:id="4184" w:author="GoldenCorpusHarness" w:date="2026-03-28T22:23:47Z">
        <w:r>
          <w:delText>nageable safety pr</w:delText>
        </w:r>
      </w:del>
      <w:ins w:id="4185" w:author="GoldenCorpusHarness" w:date="2026-03-28T22:23:47Z">
        <w:r>
          <w:t>c</w:t>
        </w:r>
      </w:ins>
      <w:r>
        <w:t>o</w:t>
      </w:r>
      <w:del w:id="4186" w:author="GoldenCorpusHarness" w:date="2026-03-28T22:23:47Z">
        <w:r>
          <w:delText>file, favorable PK profile, and demonstrates prelim</w:delText>
        </w:r>
      </w:del>
      <w:ins w:id="4187" w:author="GoldenCorpusHarness" w:date="2026-03-28T22:23:47Z">
        <w:r>
          <w:t>k</w:t>
        </w:r>
      </w:ins>
      <w:r>
        <w:t>in</w:t>
      </w:r>
      <w:del w:id="4188" w:author="GoldenCorpusHarness" w:date="2026-03-28T22:23:47Z">
        <w:r>
          <w:delText>ary signs of antitumor activity in CLL/SLL, including both ibrutinib-r</w:delText>
        </w:r>
      </w:del>
      <w:r>
        <w:t>e</w:t>
      </w:r>
      <w:del w:id="4189" w:author="GoldenCorpusHarness" w:date="2026-03-28T22:23:47Z">
        <w:r>
          <w:delText>sistant BTK-C481S mutant CLL/SLL and B-cell NHL par</w:delText>
        </w:r>
      </w:del>
      <w:r>
        <w:t>tic</w:t>
      </w:r>
      <w:del w:id="4190" w:author="GoldenCorpusHarness" w:date="2026-03-28T22:23:47Z">
        <w:r>
          <w:delText>ipant</w:delText>
        </w:r>
      </w:del>
      <w:r>
        <w:t>s</w:t>
      </w:r>
      <w:del w:id="4191" w:author="GoldenCorpusHarness" w:date="2026-03-28T22:23:47Z">
        <w:r>
          <w:delText>.</w:delText>
        </w:r>
      </w:del>
    </w:p>
    <w:p ns2:paraId="72995CA6" ns2:textId="77777777" w:rsidR="00CD0039" w:rsidRPr="00CD0039" w:rsidRDefault="00895D30" w:rsidP="009D10CD">
      <w:pPr>
        <w:pStyle w:val="paragraph0"/>
        <w:rPr>
          <w:b/>
          <w:bCs/>
        </w:rPr>
      </w:pPr>
      <w:del w:id="4192" w:author="GoldenCorpusHarness" w:date="2026-03-28T22:23:47Z">
        <w:r>
          <w:delText>MK</w:delText>
        </w:r>
      </w:del>
      <w:ins w:id="4193" w:author="GoldenCorpusHarness" w:date="2026-03-28T22:23:47Z">
        <w:r>
          <w:t>Overall, nemtabrutinib showed good absolute bioavailability in monkeys (72%) and low to moderate absolute bioavailability in rats (22%) and dogs (38%). Nemtabrutinib showed low clearance across species, and low (rat) to moderate (dog and monkey) volume of distribution. The half</w:t>
        </w:r>
      </w:ins>
      <w:r>
        <w:t>-</w:t>
      </w:r>
      <w:ins w:id="4194" w:author="GoldenCorpusHarness" w:date="2026-03-28T22:23:47Z">
        <w:r>
          <w:t xml:space="preserve">life following IV administration varied across species with values of 2.9, 9.3, and </w:t>
        </w:r>
      </w:ins>
      <w:r>
        <w:t>1</w:t>
      </w:r>
      <w:del w:id="4195" w:author="GoldenCorpusHarness" w:date="2026-03-28T22:23:47Z">
        <w:r>
          <w:delText>02</w:delText>
        </w:r>
      </w:del>
      <w:ins w:id="4196" w:author="GoldenCorpusHarness" w:date="2026-03-28T22:23:47Z">
        <w:r>
          <w:t>3.</w:t>
        </w:r>
      </w:ins>
      <w:r>
        <w:t>6</w:t>
      </w:r>
      <w:del w:id="4197" w:author="GoldenCorpusHarness" w:date="2026-03-28T22:23:47Z">
        <w:r>
          <w:delText>-003 (BELLWAVE-003)</w:delText>
        </w:r>
      </w:del>
      <w:ins w:id="4198" w:author="GoldenCorpusHarness" w:date="2026-03-28T22:23:47Z">
        <w:r>
          <w:t xml:space="preserve"> hours in rats, dogs, and monkeys, respectively. Nemtabrutinib was highly bound to proteins in rat (99.8%), dog (99.9%), monkey (99.8%), and human (99.8%) plasma.</w:t>
        </w:r>
      </w:ins>
    </w:p>
    <w:p ns2:paraId="0084404C" ns2:textId="69645014" w:rsidR="00CD0039" w:rsidRDefault="00895D30" w:rsidP="009D10CD">
      <w:pPr>
        <w:pStyle w:val="paragraph0"/>
      </w:pPr>
      <w:ins w:id="4199" w:author="GoldenCorpusHarness" w:date="2026-03-28T22:23:47Z">
        <w:r>
          <w:t>In vitro, nemtabrutinib was metabolized primarily by glucuronidation and to a lesser extent by oxidation (largely by CYP3A). Approximately 30% of the in vitro nemtabrutinib metabolism was mediated by CYP enzymes, primarily CYP3A (approximately 20% of in vitro metabolism). Recombinant human UG</w:t>
        </w:r>
      </w:ins>
      <w:r>
        <w:t>T</w:t>
      </w:r>
      <w:del w:id="4200" w:author="GoldenCorpusHarness" w:date="2026-03-28T22:23:47Z">
        <w:r>
          <w:delText xml:space="preserve">his is a </w:delText>
        </w:r>
      </w:del>
      <w:ins w:id="4201" w:author="GoldenCorpusHarness" w:date="2026-03-28T22:23:47Z">
        <w:r>
          <w:t>1A3, 1A4, 1A8 and/or 1A9 catalyzed nemtabrutinib glucuronidation. In vitro data suggest an overall low risk for clinically meaningful DDIs with inhibitors of CY</w:t>
        </w:r>
      </w:ins>
      <w:r>
        <w:t>P</w:t>
      </w:r>
      <w:del w:id="4202" w:author="GoldenCorpusHarness" w:date="2026-03-28T22:23:47Z">
        <w:r>
          <w:delText>hase 2</w:delText>
        </w:r>
      </w:del>
      <w:ins w:id="4203" w:author="GoldenCorpusHarness" w:date="2026-03-28T22:23:47Z">
        <w:r>
          <w:t xml:space="preserve"> enzymes</w:t>
        </w:r>
      </w:ins>
      <w:r>
        <w:t xml:space="preserve">, </w:t>
      </w:r>
      <w:del w:id="4204" w:author="GoldenCorpusHarness" w:date="2026-03-28T22:23:47Z">
        <w:r>
          <w:delText>open</w:delText>
        </w:r>
      </w:del>
      <w:ins w:id="4205" w:author="GoldenCorpusHarness" w:date="2026-03-28T22:23:47Z">
        <w:r>
          <w:t>with a possible exception of strong CYP3A inhibitors. The impact of UGT1A3, 1A4, or 1A9 inhibitors may also be mitigated by multiple metabolic pathways and isozymes expected to be involved in nemtabrutinib elimination and typically low magnitude of DDIs reported via inhibition of these UGTs. A clinically meaningful effect of CYP3A strong inducers cannot be excluded because they may induce (via activation of pregnane X receptor) multiple enzymes involved in nemtabrutinib metabolism. While nemtabrutinib is a substrate of human P</w:t>
        </w:r>
      </w:ins>
      <w:r>
        <w:t>-</w:t>
      </w:r>
      <w:del w:id="4206" w:author="GoldenCorpusHarness" w:date="2026-03-28T22:23:47Z">
        <w:r>
          <w:delText xml:space="preserve">label, dose escalation and expansion study evaluating the safety and efficacy of nemtabrutinib in participants with hematologic malignancies including </w:delText>
        </w:r>
      </w:del>
      <w:ins w:id="4207" w:author="GoldenCorpusHarness" w:date="2026-03-28T22:23:47Z">
        <w:r>
          <w:t>gp and B</w:t>
        </w:r>
      </w:ins>
      <w:r>
        <w:t>C</w:t>
      </w:r>
      <w:del w:id="4208" w:author="GoldenCorpusHarness" w:date="2026-03-28T22:23:47Z">
        <w:r>
          <w:delText xml:space="preserve">LL/SLL, Richter’s Transformation, MZL, MCL, FL, and WM. The study is divided into 2 parts: dose escalation and confirmation of a </w:delText>
        </w:r>
      </w:del>
      <w:r>
        <w:t>RP</w:t>
      </w:r>
      <w:del w:id="4209" w:author="GoldenCorpusHarness" w:date="2026-03-28T22:23:47Z">
        <w:r>
          <w:delText>2</w:delText>
        </w:r>
      </w:del>
      <w:ins w:id="4210" w:author="GoldenCorpusHarness" w:date="2026-03-28T22:23:47Z">
        <w:r>
          <w:t xml:space="preserve"> in vitro, given good passive permeability, </w:t>
        </w:r>
      </w:ins>
      <w:r>
        <w:t>D</w:t>
      </w:r>
      <w:del w:id="4211" w:author="GoldenCorpusHarness" w:date="2026-03-28T22:23:47Z">
        <w:r>
          <w:delText xml:space="preserve"> in CLL/SLL participants (Part 1) and cohor</w:delText>
        </w:r>
      </w:del>
      <w:ins w:id="4212" w:author="GoldenCorpusHarness" w:date="2026-03-28T22:23:47Z">
        <w:r>
          <w:t>DIs with inhibitors of these transporters are no</w:t>
        </w:r>
      </w:ins>
      <w:r>
        <w:t>t exp</w:t>
      </w:r>
      <w:del w:id="4213" w:author="GoldenCorpusHarness" w:date="2026-03-28T22:23:47Z">
        <w:r>
          <w:delText>ansion (Part 2)</w:delText>
        </w:r>
      </w:del>
      <w:ins w:id="4214" w:author="GoldenCorpusHarness" w:date="2026-03-28T22:23:47Z">
        <w:r>
          <w:t>ected</w:t>
        </w:r>
      </w:ins>
      <w:r>
        <w:t>.</w:t>
      </w:r>
      <w:del w:id="4215" w:author="GoldenCorpusHarness" w:date="2026-03-28T22:23:47Z">
        <w:r>
          <w:delText xml:space="preserve"> </w:delText>
        </w:r>
      </w:del>
    </w:p>
    <w:p ns2:paraId="6CA35DFA" ns2:textId="77777777" w:rsidR="00CD0039" w:rsidRDefault="00895D30" w:rsidP="009D10CD">
      <w:pPr>
        <w:pStyle w:val="paragraph0"/>
      </w:pPr>
      <w:r>
        <w:t>A</w:t>
      </w:r>
      <w:del w:id="4216" w:author="GoldenCorpusHarness" w:date="2026-03-28T22:23:47Z">
        <w:r>
          <w:delText>s of the database cutoff date of</w:delText>
        </w:r>
      </w:del>
      <w:ins w:id="4217" w:author="GoldenCorpusHarness" w:date="2026-03-28T22:23:47Z">
        <w:r>
          <w:t>t exposures up to 65 mg qd dose (mean steady-state unbound Cmax of approximately</w:t>
        </w:r>
      </w:ins>
      <w:r>
        <w:t xml:space="preserve"> 0</w:t>
      </w:r>
      <w:del w:id="4218" w:author="GoldenCorpusHarness" w:date="2026-03-28T22:23:47Z">
        <w:r>
          <w:delText>7</w:delText>
        </w:r>
      </w:del>
      <w:ins w:id="4219" w:author="GoldenCorpusHarness" w:date="2026-03-28T22:23:47Z">
        <w:r>
          <w:t>.005 µM) nemtabrutinib is not expected to cause clinically meaningful DDIs via CYP induction or inhibition. Nemtabrutinib inhibited P</w:t>
        </w:r>
      </w:ins>
      <w:r>
        <w:t>-</w:t>
      </w:r>
      <w:ins w:id="4220" w:author="GoldenCorpusHarness" w:date="2026-03-28T22:23:47Z">
        <w:r>
          <w:t>gp and BCRP in vitro. Overall, the likelihood of clinically meaningful DDIs via the inhibition of these transporters in the gut is considered to be low, although a meaningful effect on PK of orally coadministered sensitive P-gp substrates with a narrow therapeutic index (such as digoxin) cannot be excluded. Nemtabrutinib is not expected to inhibit BSEP, MRP2, O</w:t>
        </w:r>
      </w:ins>
      <w:r>
        <w:t>A</w:t>
      </w:r>
      <w:del w:id="4221" w:author="GoldenCorpusHarness" w:date="2026-03-28T22:23:47Z">
        <w:r>
          <w:delText>PR-</w:delText>
        </w:r>
      </w:del>
      <w:ins w:id="4222" w:author="GoldenCorpusHarness" w:date="2026-03-28T22:23:47Z">
        <w:r>
          <w:t>T1, OAT3, and OCT</w:t>
        </w:r>
      </w:ins>
      <w:r>
        <w:t>2</w:t>
      </w:r>
      <w:del w:id="4223" w:author="GoldenCorpusHarness" w:date="2026-03-28T22:23:47Z">
        <w:r>
          <w:delText>0</w:delText>
        </w:r>
      </w:del>
      <w:ins w:id="4224" w:author="GoldenCorpusHarness" w:date="2026-03-28T22:23:47Z">
        <w:r>
          <w:t>. The risk of clinically meaningful DDIs via inhibition of OATP1B1, OATP1B3, OCT1, MATE1 and MATE</w:t>
        </w:r>
      </w:ins>
      <w:r>
        <w:t>2</w:t>
      </w:r>
      <w:del w:id="4225" w:author="GoldenCorpusHarness" w:date="2026-03-28T22:23:47Z">
        <w:r>
          <w:delText>2, a total of 2</w:delText>
        </w:r>
      </w:del>
      <w:ins w:id="4226" w:author="GoldenCorpusHarness" w:date="2026-03-28T22:23:47Z">
        <w:r>
          <w:t>K at doses up to 6</w:t>
        </w:r>
      </w:ins>
      <w:r>
        <w:t xml:space="preserve">5 </w:t>
      </w:r>
      <w:del w:id="4227" w:author="GoldenCorpusHarness" w:date="2026-03-28T22:23:47Z">
        <w:r>
          <w:delText xml:space="preserve">participants have been enrolled in the study (Part 1 has enrolled 16 participants and Part 2 has enrolled 9 participants as of data cutoff) and </w:delText>
        </w:r>
      </w:del>
      <w:ins w:id="4228" w:author="GoldenCorpusHarness" w:date="2026-03-28T22:23:47Z">
        <w:r>
          <w:t>mg is also considered lo</w:t>
        </w:r>
      </w:ins>
      <w:r>
        <w:t>w</w:t>
      </w:r>
      <w:del w:id="4229" w:author="GoldenCorpusHarness" w:date="2026-03-28T22:23:47Z">
        <w:r>
          <w:delText>ere treated with at least 1 dose of nemtabrutinib at 80 mg QD</w:delText>
        </w:r>
      </w:del>
      <w:r>
        <w:t>.</w:t>
      </w:r>
      <w:del w:id="4230" w:author="GoldenCorpusHarness" w:date="2026-03-28T22:23:47Z">
        <w:r>
          <w:delText xml:space="preserve"> Two participants have discontinued treatment: 1 due to subcapsular splenic hematoma and 1 due to hematoma.</w:delText>
        </w:r>
      </w:del>
    </w:p>
    <w:p ns2:paraId="52592CC4" ns2:textId="77777777" w:rsidR="00CD0039" w:rsidRDefault="00895D30" w:rsidP="009D10CD">
      <w:pPr>
        <w:pStyle w:val="paragraph0"/>
      </w:pPr>
      <w:del w:id="4231" w:author="GoldenCorpusHarness" w:date="2026-03-28T22:23:47Z">
        <w:r>
          <w:delText>A tot</w:delText>
        </w:r>
      </w:del>
      <w:ins w:id="4232" w:author="GoldenCorpusHarness" w:date="2026-03-28T22:23:47Z">
        <w:r>
          <w:t>Over</w:t>
        </w:r>
      </w:ins>
      <w:r>
        <w:t>al</w:t>
      </w:r>
      <w:del w:id="4233" w:author="GoldenCorpusHarness" w:date="2026-03-28T22:23:47Z">
        <w:r>
          <w:delText xml:space="preserve"> of 3 participants treated at 80 mg QD experienced 5 DLTs (2 events of hematoma and 1 fata</w:delText>
        </w:r>
      </w:del>
      <w:r>
        <w:t>l</w:t>
      </w:r>
      <w:del w:id="4234" w:author="GoldenCorpusHarness" w:date="2026-03-28T22:23:47Z">
        <w:r>
          <w:delText xml:space="preserve"> event of hemorrhage intracranial occurred in 1 participant, and single events of drug eruption and lipase increased). Based on the mTPI design</w:delText>
        </w:r>
      </w:del>
      <w:r>
        <w:t xml:space="preserve">, the </w:t>
      </w:r>
      <w:ins w:id="4235" w:author="GoldenCorpusHarness" w:date="2026-03-28T22:23:47Z">
        <w:r>
          <w:t>PK and AD</w:t>
        </w:r>
      </w:ins>
      <w:r>
        <w:t>M</w:t>
      </w:r>
      <w:del w:id="4236" w:author="GoldenCorpusHarness" w:date="2026-03-28T22:23:47Z">
        <w:r>
          <w:delText>TD</w:delText>
        </w:r>
      </w:del>
      <w:ins w:id="4237" w:author="GoldenCorpusHarness" w:date="2026-03-28T22:23:47Z">
        <w:r>
          <w:t>E</w:t>
        </w:r>
      </w:ins>
      <w:r>
        <w:t xml:space="preserve"> </w:t>
      </w:r>
      <w:del w:id="4238" w:author="GoldenCorpusHarness" w:date="2026-03-28T22:23:47Z">
        <w:r>
          <w:delText>w</w:delText>
        </w:r>
      </w:del>
      <w:ins w:id="4239" w:author="GoldenCorpusHarness" w:date="2026-03-28T22:23:47Z">
        <w:r>
          <w:t>properties of nemt</w:t>
        </w:r>
      </w:ins>
      <w:r>
        <w:t>a</w:t>
      </w:r>
      <w:del w:id="4240" w:author="GoldenCorpusHarness" w:date="2026-03-28T22:23:47Z">
        <w:r>
          <w:delText>s</w:delText>
        </w:r>
      </w:del>
      <w:ins w:id="4241" w:author="GoldenCorpusHarness" w:date="2026-03-28T22:23:47Z">
        <w:r>
          <w:t>brutinib did</w:t>
        </w:r>
      </w:ins>
      <w:r>
        <w:t xml:space="preserve"> not </w:t>
      </w:r>
      <w:del w:id="4242" w:author="GoldenCorpusHarness" w:date="2026-03-28T22:23:47Z">
        <w:r>
          <w:delText>d</w:delText>
        </w:r>
      </w:del>
      <w:ins w:id="4243" w:author="GoldenCorpusHarness" w:date="2026-03-28T22:23:47Z">
        <w:r>
          <w:t>rais</w:t>
        </w:r>
      </w:ins>
      <w:r>
        <w:t>e</w:t>
      </w:r>
      <w:ins w:id="4244" w:author="GoldenCorpusHarness" w:date="2026-03-28T22:23:47Z">
        <w:r>
          <w:t xml:space="preserve"> any sa</w:t>
        </w:r>
      </w:ins>
      <w:r>
        <w:t>f</w:t>
      </w:r>
      <w:del w:id="4245" w:author="GoldenCorpusHarness" w:date="2026-03-28T22:23:47Z">
        <w:r>
          <w:delText>i</w:delText>
        </w:r>
      </w:del>
      <w:ins w:id="4246" w:author="GoldenCorpusHarness" w:date="2026-03-28T22:23:47Z">
        <w:r>
          <w:t>ety concerns for the plan</w:t>
        </w:r>
      </w:ins>
      <w:r>
        <w:t>ned</w:t>
      </w:r>
      <w:ins w:id="4247" w:author="GoldenCorpusHarness" w:date="2026-03-28T22:23:47Z">
        <w:r>
          <w:t xml:space="preserve"> clinical study</w:t>
        </w:r>
      </w:ins>
      <w:r>
        <w:t>.</w:t>
      </w:r>
    </w:p>
    <w:p ns2:paraId="421744A1" ns2:textId="77777777" w:rsidR="00CD0039" w:rsidRDefault="00895D30" w:rsidP="009D10CD">
      <w:pPr>
        <w:pStyle w:val="paragraph0"/>
      </w:pPr>
      <w:del w:id="4248" w:author="GoldenCorpusHarness" w:date="2026-03-28T22:23:47Z">
        <w:r>
          <w:delText>The m</w:delText>
        </w:r>
      </w:del>
      <w:ins w:id="4249" w:author="GoldenCorpusHarness" w:date="2026-03-28T22:23:47Z">
        <w:r>
          <w:t>N</w:t>
        </w:r>
      </w:ins>
      <w:r>
        <w:t>o</w:t>
      </w:r>
      <w:del w:id="4250" w:author="GoldenCorpusHarness" w:date="2026-03-28T22:23:47Z">
        <w:r>
          <w:delText>st common (&gt;15% incidence) AEs i</w:delText>
        </w:r>
      </w:del>
      <w:r>
        <w:t>ncl</w:t>
      </w:r>
      <w:del w:id="4251" w:author="GoldenCorpusHarness" w:date="2026-03-28T22:23:47Z">
        <w:r>
          <w:delText>uded</w:delText>
        </w:r>
      </w:del>
      <w:ins w:id="4252" w:author="GoldenCorpusHarness" w:date="2026-03-28T22:23:47Z">
        <w:r>
          <w:t>inical</w:t>
        </w:r>
      </w:ins>
      <w:r>
        <w:t xml:space="preserve"> </w:t>
      </w:r>
      <w:del w:id="4253" w:author="GoldenCorpusHarness" w:date="2026-03-28T22:23:47Z">
        <w:r>
          <w:delText>anem</w:delText>
        </w:r>
      </w:del>
      <w:ins w:id="4254" w:author="GoldenCorpusHarness" w:date="2026-03-28T22:23:47Z">
        <w:r>
          <w:t>Tox</w:t>
        </w:r>
      </w:ins>
      <w:r>
        <w:t>i</w:t>
      </w:r>
      <w:del w:id="4255" w:author="GoldenCorpusHarness" w:date="2026-03-28T22:23:47Z">
        <w:r>
          <w:delText>a</w:delText>
        </w:r>
      </w:del>
      <w:ins w:id="4256" w:author="GoldenCorpusHarness" w:date="2026-03-28T22:23:47Z">
        <w:r>
          <w:t>cology</w:t>
        </w:r>
      </w:ins>
      <w:r>
        <w:t xml:space="preserve"> and </w:t>
      </w:r>
      <w:del w:id="4257" w:author="GoldenCorpusHarness" w:date="2026-03-28T22:23:47Z">
        <w:r>
          <w:delText>p</w:delText>
        </w:r>
      </w:del>
      <w:ins w:id="4258" w:author="GoldenCorpusHarness" w:date="2026-03-28T22:23:47Z">
        <w:r>
          <w:t>Saf</w:t>
        </w:r>
      </w:ins>
      <w:r>
        <w:t>e</w:t>
      </w:r>
      <w:ins w:id="4259" w:author="GoldenCorpusHarness" w:date="2026-03-28T22:23:47Z">
        <w:r>
          <w:t>ty Pha</w:t>
        </w:r>
      </w:ins>
      <w:r>
        <w:t>r</w:t>
      </w:r>
      <w:del w:id="4260" w:author="GoldenCorpusHarness" w:date="2026-03-28T22:23:47Z">
        <w:r>
          <w:delText>ipheral ede</w:delText>
        </w:r>
      </w:del>
      <w:r>
        <w:t>ma</w:t>
      </w:r>
      <w:del w:id="4261" w:author="GoldenCorpusHarness" w:date="2026-03-28T22:23:47Z">
        <w:r>
          <w:delText xml:space="preserve"> (both 24.0% each), </w:delText>
        </w:r>
      </w:del>
      <w:r>
        <w:t>co</w:t>
      </w:r>
      <w:del w:id="4262" w:author="GoldenCorpusHarness" w:date="2026-03-28T22:23:47Z">
        <w:r>
          <w:delText>nstipati</w:delText>
        </w:r>
      </w:del>
      <w:ins w:id="4263" w:author="GoldenCorpusHarness" w:date="2026-03-28T22:23:47Z">
        <w:r>
          <w:t>l</w:t>
        </w:r>
      </w:ins>
      <w:r>
        <w:t>o</w:t>
      </w:r>
      <w:del w:id="4264" w:author="GoldenCorpusHarness" w:date="2026-03-28T22:23:47Z">
        <w:r>
          <w:delText>n and d</w:delText>
        </w:r>
      </w:del>
      <w:ins w:id="4265" w:author="GoldenCorpusHarness" w:date="2026-03-28T22:23:47Z">
        <w:r>
          <w:t>g</w:t>
        </w:r>
      </w:ins>
      <w:r>
        <w:t>y</w:t>
      </w:r>
      <w:del w:id="4266" w:author="GoldenCorpusHarness" w:date="2026-03-28T22:23:47Z">
        <w:r>
          <w:delText>sgeusia (both 20.0% each), and fatigue (16.0%). Dysgeusia (16.0%) and anemia and peripheral edema (both 12.0% each) were considered to be treatment-related by the investigator. SAEs were reported in 36.0% participants, of which, 8.0% (2 participants) were assessed by the investigator as treatment related. One participant experienced hematoma and hemorrhage intercranial, the other participant experienced drug eruption. A total of 2 (8.0%) participants discontinued study treatment due to an AE; 1 (4.0%) event of hematoma was considered to be related to study treatment. There were 2 reported deaths: 1 event of sepsis (considered to be not related to treatment) and 1 event of hemorrhage intercranial that was assessed as related to nemtabrutinib.</w:delText>
        </w:r>
      </w:del>
    </w:p>
    <w:p ns2:paraId="11B09DC5" ns2:textId="77777777" w:rsidR="00CD0039" w:rsidRDefault="00895D30" w:rsidP="009D10CD">
      <w:pPr>
        <w:pStyle w:val="paragraph0"/>
      </w:pPr>
      <w:del w:id="4267" w:author="GoldenCorpusHarness" w:date="2026-03-28T22:23:47Z">
        <w:r>
          <w:delText>A total of 16 participants from Part 1</w:delText>
        </w:r>
      </w:del>
      <w:ins w:id="4268" w:author="GoldenCorpusHarness" w:date="2026-03-28T22:23:47Z">
        <w:r>
          <w:t>The toxicity profile of orally administered nemtabrutinib in both rats and monkeys</w:t>
        </w:r>
      </w:ins>
      <w:r>
        <w:t xml:space="preserve"> w</w:t>
      </w:r>
      <w:del w:id="4269" w:author="GoldenCorpusHarness" w:date="2026-03-28T22:23:47Z">
        <w:r>
          <w:delText>ere eval</w:delText>
        </w:r>
      </w:del>
      <w:ins w:id="4270" w:author="GoldenCorpusHarness" w:date="2026-03-28T22:23:47Z">
        <w:r>
          <w:t>as characterized principally by findings in the GI tract, hematopoietic system, and brain (rats only, &gt;MTD only), some of which were secondary to red</w:t>
        </w:r>
      </w:ins>
      <w:r>
        <w:t>u</w:t>
      </w:r>
      <w:del w:id="4271" w:author="GoldenCorpusHarness" w:date="2026-03-28T22:23:47Z">
        <w:r>
          <w:delText>able for efficacy</w:delText>
        </w:r>
      </w:del>
      <w:ins w:id="4272" w:author="GoldenCorpusHarness" w:date="2026-03-28T22:23:47Z">
        <w:r>
          <w:t>ced food consumption, weight loss, inflammation, and/or dehydration</w:t>
        </w:r>
      </w:ins>
      <w:r>
        <w:t>.</w:t>
      </w:r>
      <w:del w:id="4273" w:author="GoldenCorpusHarness" w:date="2026-03-28T22:23:47Z">
        <w:r>
          <w:delText xml:space="preserve"> The efficacy results showed ORR of 56.3% (95% CI: 29.9, 80.2) (9 participants of 16). The ORR excluding PRL was 50.0% (8 participants of 16). A total of 8 participants achieved a PR (50.0%), 1 participant achieved PRL (6.3%), and 2 participants achieved SD (12.5%).</w:delText>
        </w:r>
      </w:del>
    </w:p>
    <w:p ns2:paraId="3FA15AC5" ns2:textId="77777777" w:rsidR="00CD0039" w:rsidRDefault="00895D30" w:rsidP="009D10CD">
      <w:pPr>
        <w:pStyle w:val="paragraph0"/>
      </w:pPr>
      <w:ins w:id="4274" w:author="GoldenCorpusHarness" w:date="2026-03-28T22:23:47Z">
        <w:r>
          <w:t xml:space="preserve">Nemtabrutinib was not mutagenic in an in vitro bacterial reverse mutation (Ames) assay and was not phototoxic in an in vitro assay. Respiratory and CNS safety pharmacology studies showed there was no effect of nemtabrutinib on respiratory or neurological function in rats at single oral dose levels tested. The hERG IC50 of nemtabrutinib was determined to be &gt;30 µM. In a cardiovascular safety pharmacology study in telemeterized male monkeys, administration of ≥1.5 mg/kg was associated with effects on quantitative cardiovascular telemetry parameters. These changes included increased arterial pressure parameters (systolic, diastolic, and mean arterial pressure; and arterial pulse pressure), decreased heart rate (with secondary increase in QT interval), and decreased QTc interval. In the 14-day and 4-week toxicity studies in monkeys, there were no reported nemtabrutinib effects on ECGs in monkeys dosed up to 25 mg/kg. Most, if not all, findings in the toxicity and safety pharmacology studies conducted to date appear to be consistent with those expected with small molecule inhibitors of the receptor tyrosine kinase </w:t>
        </w:r>
      </w:ins>
      <w:r>
        <w:t>B</w:t>
      </w:r>
      <w:del w:id="4275" w:author="GoldenCorpusHarness" w:date="2026-03-28T22:23:47Z">
        <w:r>
          <w:delText>ased on the totality of data reviewed (including safety, efficacy, P</w:delText>
        </w:r>
      </w:del>
      <w:ins w:id="4276" w:author="GoldenCorpusHarness" w:date="2026-03-28T22:23:47Z">
        <w:r>
          <w:t>T</w:t>
        </w:r>
      </w:ins>
      <w:r>
        <w:t xml:space="preserve">K, </w:t>
      </w:r>
      <w:del w:id="4277" w:author="GoldenCorpusHarness" w:date="2026-03-28T22:23:47Z">
        <w:r>
          <w:delText>PD</w:delText>
        </w:r>
      </w:del>
      <w:ins w:id="4278" w:author="GoldenCorpusHarness" w:date="2026-03-28T22:23:47Z">
        <w:r>
          <w:t>and further</w:t>
        </w:r>
      </w:ins>
      <w:r>
        <w:t>, a</w:t>
      </w:r>
      <w:del w:id="4279" w:author="GoldenCorpusHarness" w:date="2026-03-28T22:23:47Z">
        <w:r>
          <w:delText>nd nonclinical toxi</w:delText>
        </w:r>
      </w:del>
      <w:ins w:id="4280" w:author="GoldenCorpusHarness" w:date="2026-03-28T22:23:47Z">
        <w:r>
          <w:t>re consistent with the mechanism of action and pharma</w:t>
        </w:r>
      </w:ins>
      <w:r>
        <w:t>cology</w:t>
      </w:r>
      <w:del w:id="4281" w:author="GoldenCorpusHarness" w:date="2026-03-28T22:23:47Z">
        <w:r>
          <w:delText xml:space="preserve">), the </w:delText>
        </w:r>
      </w:del>
      <w:ins w:id="4282" w:author="GoldenCorpusHarness" w:date="2026-03-28T22:23:47Z">
        <w:r>
          <w:t xml:space="preserve"> of these class of inhi</w:t>
        </w:r>
      </w:ins>
      <w:r>
        <w:t>b</w:t>
      </w:r>
      <w:del w:id="4283" w:author="GoldenCorpusHarness" w:date="2026-03-28T22:23:47Z">
        <w:r>
          <w:delText>enefit/risk profile favors 65 mg QD as it demonstrated comparable efficacy with 80 mg QD, and more tolerable safety profile; therefore, the RP2D for nemtabrutinib when given as monotherapy is 65 mg QD</w:delText>
        </w:r>
      </w:del>
      <w:ins w:id="4284" w:author="GoldenCorpusHarness" w:date="2026-03-28T22:23:47Z">
        <w:r>
          <w:t>itors</w:t>
        </w:r>
      </w:ins>
      <w:r>
        <w:t>.</w:t>
      </w:r>
      <w:del w:id="4285" w:author="GoldenCorpusHarness" w:date="2026-03-28T22:23:47Z">
        <w:r>
          <w:delText xml:space="preserve"> Further details are provided in Section 4.3.3.</w:delText>
        </w:r>
      </w:del>
    </w:p>
    <w:p ns2:paraId="2C2406FE" ns2:textId="77777777" w:rsidR="00307BD9" w:rsidRPr="00DE796A" w:rsidRDefault="00895D30" w:rsidP="009D10CD">
      <w:pPr>
        <w:pStyle w:val="paragraph0"/>
      </w:pPr>
      <w:del w:id="4286" w:author="GoldenCorpusHarness" w:date="2026-03-28T22:23:47Z">
        <w:r>
          <w:delText>Refer</w:delText>
        </w:r>
      </w:del>
      <w:ins w:id="4287" w:author="GoldenCorpusHarness" w:date="2026-03-28T22:23:47Z">
        <w:r>
          <w:t>Ongoing</w:t>
        </w:r>
      </w:ins>
      <w:r>
        <w:t xml:space="preserve"> </w:t>
      </w:r>
      <w:del w:id="4288" w:author="GoldenCorpusHarness" w:date="2026-03-28T22:23:47Z">
        <w:r>
          <w:delText>to the current nemtabrut</w:delText>
        </w:r>
      </w:del>
      <w:ins w:id="4289" w:author="GoldenCorpusHarness" w:date="2026-03-28T22:23:47Z">
        <w:r>
          <w:t>Cl</w:t>
        </w:r>
      </w:ins>
      <w:r>
        <w:t>ini</w:t>
      </w:r>
      <w:del w:id="4290" w:author="GoldenCorpusHarness" w:date="2026-03-28T22:23:47Z">
        <w:r>
          <w:delText>b</w:delText>
        </w:r>
      </w:del>
      <w:ins w:id="4291" w:author="GoldenCorpusHarness" w:date="2026-03-28T22:23:47Z">
        <w:r>
          <w:t>cal</w:t>
        </w:r>
      </w:ins>
      <w:r>
        <w:t xml:space="preserve"> </w:t>
      </w:r>
      <w:del w:id="4292" w:author="GoldenCorpusHarness" w:date="2026-03-28T22:23:47Z">
        <w:r>
          <w:delText>(MK-1026) IB for f</w:delText>
        </w:r>
      </w:del>
      <w:ins w:id="4293" w:author="GoldenCorpusHarness" w:date="2026-03-28T22:23:47Z">
        <w:r>
          <w:t>St</w:t>
        </w:r>
      </w:ins>
      <w:r>
        <w:t>u</w:t>
      </w:r>
      <w:del w:id="4294" w:author="GoldenCorpusHarness" w:date="2026-03-28T22:23:47Z">
        <w:r>
          <w:delText>rth</w:delText>
        </w:r>
      </w:del>
      <w:ins w:id="4295" w:author="GoldenCorpusHarness" w:date="2026-03-28T22:23:47Z">
        <w:r>
          <w:t>di</w:t>
        </w:r>
      </w:ins>
      <w:r>
        <w:t>e</w:t>
      </w:r>
      <w:del w:id="4296" w:author="GoldenCorpusHarness" w:date="2026-03-28T22:23:47Z">
        <w:r>
          <w:delText>r detail</w:delText>
        </w:r>
      </w:del>
      <w:r>
        <w:t>s</w:t>
      </w:r>
      <w:del w:id="4297" w:author="GoldenCorpusHarness" w:date="2026-03-28T22:23:47Z">
        <w:r>
          <w:delText>.</w:delText>
        </w:r>
      </w:del>
    </w:p>
    <w:p ns2:paraId="7D2D066D" ns2:textId="77777777" w:rsidR="00E864AC" w:rsidRPr="00CD0039" w:rsidRDefault="00895D30" w:rsidP="00CD0039">
      <w:pPr>
        <w:pStyle w:val="Heading3"/>
        <w:rPr>
          <w:rStyle w:val="SuggestedOptional"/>
          <w:color w:val="auto"/>
        </w:rPr>
      </w:pPr>
      <w:del w:id="4298" w:author="GoldenCorpusHarness" w:date="2026-03-28T22:23:47Z">
        <w:r>
          <w:delText>Inform</w:delText>
        </w:r>
      </w:del>
      <w:ins w:id="4299" w:author="GoldenCorpusHarness" w:date="2026-03-28T22:23:47Z">
        <w:r>
          <w:t>D</w:t>
        </w:r>
      </w:ins>
      <w:r>
        <w:t>at</w:t>
      </w:r>
      <w:ins w:id="4300" w:author="GoldenCorpusHarness" w:date="2026-03-28T22:23:47Z">
        <w:r>
          <w:t>a from two cl</w:t>
        </w:r>
      </w:ins>
      <w:r>
        <w:t>i</w:t>
      </w:r>
      <w:ins w:id="4301" w:author="GoldenCorpusHarness" w:date="2026-03-28T22:23:47Z">
        <w:r>
          <w:t>nical studies is available fr</w:t>
        </w:r>
      </w:ins>
      <w:r>
        <w:t>o</w:t>
      </w:r>
      <w:del w:id="4302" w:author="GoldenCorpusHarness" w:date="2026-03-28T22:23:47Z">
        <w:r>
          <w:delText>n</w:delText>
        </w:r>
      </w:del>
      <w:ins w:id="4303" w:author="GoldenCorpusHarness" w:date="2026-03-28T22:23:47Z">
        <w:r>
          <w:t>m</w:t>
        </w:r>
      </w:ins>
      <w:r>
        <w:t xml:space="preserve"> </w:t>
      </w:r>
      <w:del w:id="4304" w:author="GoldenCorpusHarness" w:date="2026-03-28T22:23:47Z">
        <w:r>
          <w:delText>on O</w:delText>
        </w:r>
      </w:del>
      <w:r>
        <w:t>the</w:t>
      </w:r>
      <w:ins w:id="4305" w:author="GoldenCorpusHarness" w:date="2026-03-28T22:23:47Z">
        <w:r>
          <w:t xml:space="preserve"> nemtab</w:t>
        </w:r>
      </w:ins>
      <w:r>
        <w:t>r</w:t>
      </w:r>
      <w:ins w:id="4306" w:author="GoldenCorpusHarness" w:date="2026-03-28T22:23:47Z">
        <w:r>
          <w:t>utinib</w:t>
        </w:r>
      </w:ins>
      <w:r>
        <w:t xml:space="preserve"> </w:t>
      </w:r>
      <w:del w:id="4307" w:author="GoldenCorpusHarness" w:date="2026-03-28T22:23:47Z">
        <w:r>
          <w:delText>Study-</w:delText>
        </w:r>
      </w:del>
      <w:ins w:id="4308" w:author="GoldenCorpusHarness" w:date="2026-03-28T22:23:47Z">
        <w:r>
          <w:t>clinical p</w:t>
        </w:r>
      </w:ins>
      <w:r>
        <w:t>r</w:t>
      </w:r>
      <w:del w:id="4309" w:author="GoldenCorpusHarness" w:date="2026-03-28T22:23:47Z">
        <w:r>
          <w:delText>elated The</w:delText>
        </w:r>
      </w:del>
      <w:ins w:id="4310" w:author="GoldenCorpusHarness" w:date="2026-03-28T22:23:47Z">
        <w:r>
          <w:t>og</w:t>
        </w:r>
      </w:ins>
      <w:r>
        <w:t>ra</w:t>
      </w:r>
      <w:del w:id="4311" w:author="GoldenCorpusHarness" w:date="2026-03-28T22:23:47Z">
        <w:r>
          <w:delText>py</w:delText>
        </w:r>
      </w:del>
      <w:ins w:id="4312" w:author="GoldenCorpusHarness" w:date="2026-03-28T22:23:47Z">
        <w:r>
          <w:t>m.</w:t>
        </w:r>
      </w:ins>
    </w:p>
    <w:p ns2:paraId="435C80BA" ns2:textId="77777777" w:rsidR="00307BD9" w:rsidRDefault="00895D30" w:rsidP="009D10CD">
      <w:pPr>
        <w:pStyle w:val="paragraph0"/>
      </w:pPr>
      <w:del w:id="4313" w:author="GoldenCorpusHarness" w:date="2026-03-28T22:23:47Z">
        <w:r>
          <w:delText>Venetoclax</w:delText>
        </w:r>
      </w:del>
      <w:ins w:id="4314" w:author="GoldenCorpusHarness" w:date="2026-03-28T22:23:47Z">
        <w:r>
          <w:t>MK-1026-001</w:t>
        </w:r>
      </w:ins>
      <w:r>
        <w:t xml:space="preserve"> </w:t>
      </w:r>
      <w:del w:id="4315" w:author="GoldenCorpusHarness" w:date="2026-03-28T22:23:47Z">
        <w:r>
          <w:delText>and rituximab are approved for use in C</w:delText>
        </w:r>
      </w:del>
      <w:ins w:id="4316" w:author="GoldenCorpusHarness" w:date="2026-03-28T22:23:47Z">
        <w:r>
          <w:t>(BE</w:t>
        </w:r>
      </w:ins>
      <w:r>
        <w:t>LL</w:t>
      </w:r>
      <w:del w:id="4317" w:author="GoldenCorpusHarness" w:date="2026-03-28T22:23:47Z">
        <w:r>
          <w:delText xml:space="preserve">. This protocol will permit the use of specified rituximab biosimilars (see </w:delText>
        </w:r>
      </w:del>
      <w:ins w:id="4318" w:author="GoldenCorpusHarness" w:date="2026-03-28T22:23:47Z">
        <w:r>
          <w:t>W</w:t>
        </w:r>
      </w:ins>
      <w:r>
        <w:t>A</w:t>
      </w:r>
      <w:del w:id="4319" w:author="GoldenCorpusHarness" w:date="2026-03-28T22:23:47Z">
        <w:r>
          <w:delText xml:space="preserve">ppendix </w:delText>
        </w:r>
      </w:del>
      <w:ins w:id="4320" w:author="GoldenCorpusHarness" w:date="2026-03-28T22:23:47Z">
        <w:r>
          <w:t>VE-00</w:t>
        </w:r>
      </w:ins>
      <w:r>
        <w:t>1</w:t>
      </w:r>
      <w:del w:id="4321" w:author="GoldenCorpusHarness" w:date="2026-03-28T22:23:47Z">
        <w:r>
          <w:delText>3</w:delText>
        </w:r>
      </w:del>
      <w:r>
        <w:t>)</w:t>
      </w:r>
      <w:del w:id="4322" w:author="GoldenCorpusHarness" w:date="2026-03-28T22:23:47Z">
        <w:r>
          <w:delText>. Rationale for the chosen comparators and supporting data is provided in Section 4.2.2.</w:delText>
        </w:r>
      </w:del>
    </w:p>
    <w:p ns2:paraId="4EC34699" ns2:textId="77777777" w:rsidR="00307BD9" w:rsidRPr="00E864AC" w:rsidRDefault="00895D30" w:rsidP="0005199C">
      <w:pPr>
        <w:pStyle w:val="Heading2"/>
      </w:pPr>
      <w:ins w:id="4323" w:author="GoldenCorpusHarness" w:date="2026-03-28T22:23:47Z">
        <w:r>
          <w:t>This is an ongoing, open-label, single arm, Phase 1/2 dose-escalation study of nemtabrutinib in selected participants with relapsed or refractory hematologic malignancies. The study consists of 2 parts: Part 1 dose escalation (exploring 5 to 75 mg qd dosing) and Part 2 cohort expansion. The results thus far show that nemtabrutinib has a manageable safety profile and preliminary antitumor activity in both CLL/SLL (</w:t>
        </w:r>
      </w:ins>
      <w:r>
        <w:t>B</w:t>
      </w:r>
      <w:del w:id="4324" w:author="GoldenCorpusHarness" w:date="2026-03-28T22:23:47Z">
        <w:r>
          <w:delText>enefit</w:delText>
        </w:r>
      </w:del>
      <w:ins w:id="4325" w:author="GoldenCorpusHarness" w:date="2026-03-28T22:23:47Z">
        <w:r>
          <w:t>TK-C481 mutant and wild-type) and NHL participants (including Richter’s Transformation, FL, MCL, DLBCL, MZL, and WM). Cohorts A and B include CLL</w:t>
        </w:r>
      </w:ins>
      <w:r>
        <w:t>/</w:t>
      </w:r>
      <w:del w:id="4326" w:author="GoldenCorpusHarness" w:date="2026-03-28T22:23:47Z">
        <w:r>
          <w:delText>Risk</w:delText>
        </w:r>
      </w:del>
      <w:ins w:id="4327" w:author="GoldenCorpusHarness" w:date="2026-03-28T22:23:47Z">
        <w:r>
          <w:t>SLL participants who have failed or not tolerated prior BTKi therapy, with the BKI-C481 mutation (Cohort</w:t>
        </w:r>
      </w:ins>
      <w:r>
        <w:t xml:space="preserve"> A</w:t>
      </w:r>
      <w:del w:id="4328" w:author="GoldenCorpusHarness" w:date="2026-03-28T22:23:47Z">
        <w:r>
          <w:delText>ssessment</w:delText>
        </w:r>
      </w:del>
      <w:ins w:id="4329" w:author="GoldenCorpusHarness" w:date="2026-03-28T22:23:47Z">
        <w:r>
          <w:t>) or without (Cohort B). The study will assess ECG at PK time points to determine whether further information is needed to monitor ECGs at more frequent intervals, and the effect of food on the rate and extent of nemtabrutinib absorption. The results of these evaluations are not yet available, but may result in amendments to the MK-1026-010 protocol assessments and administration.</w:t>
        </w:r>
      </w:ins>
    </w:p>
    <w:p ns2:paraId="0A53CE0B" ns2:textId="77777777" w:rsidR="009602AE" w:rsidRDefault="00895D30" w:rsidP="009D10CD">
      <w:pPr>
        <w:pStyle w:val="paragraph0"/>
      </w:pPr>
      <w:del w:id="4330" w:author="GoldenCorpusHarness" w:date="2026-03-28T22:23:47Z">
        <w:r>
          <w:delText>It cannot be g</w:delText>
        </w:r>
      </w:del>
      <w:ins w:id="4331" w:author="GoldenCorpusHarness" w:date="2026-03-28T22:23:47Z">
        <w:r>
          <w:t>As of the data c</w:t>
        </w:r>
      </w:ins>
      <w:r>
        <w:t>u</w:t>
      </w:r>
      <w:del w:id="4332" w:author="GoldenCorpusHarness" w:date="2026-03-28T22:23:47Z">
        <w:r>
          <w:delText xml:space="preserve">aranteed that participants in clinical studies will directly benefit from treatment during participation, as clinical studies are designed to provide information about the safety and effectiveness of an investigational medicine. Current experience with nemtabrutinib in the clinical setting is summarized in Section </w:delText>
        </w:r>
      </w:del>
      <w:ins w:id="4333" w:author="GoldenCorpusHarness" w:date="2026-03-28T22:23:47Z">
        <w:r>
          <w:t>toff of 14-APR-</w:t>
        </w:r>
      </w:ins>
      <w:r>
        <w:t>2</w:t>
      </w:r>
      <w:del w:id="4334" w:author="GoldenCorpusHarness" w:date="2026-03-28T22:23:47Z">
        <w:r>
          <w:delText>.2.3 and the nemtabrutinib (MK-1</w:delText>
        </w:r>
      </w:del>
      <w:r>
        <w:t>02</w:t>
      </w:r>
      <w:ins w:id="4335" w:author="GoldenCorpusHarness" w:date="2026-03-28T22:23:47Z">
        <w:r>
          <w:t>5, 138 participants with R/R B-cell malignancies have been enrolled and 13</w:t>
        </w:r>
      </w:ins>
      <w:r>
        <w:t>6</w:t>
      </w:r>
      <w:ins w:id="4336" w:author="GoldenCorpusHarness" w:date="2026-03-28T22:23:47Z">
        <w:r>
          <w:t xml:space="preserve"> treated in the study. Of the 136 treated participants, 112 participants received 65 mg nemtabrutinib qd (the RP2D</w:t>
        </w:r>
      </w:ins>
      <w:r>
        <w:t xml:space="preserve">) </w:t>
      </w:r>
      <w:del w:id="4337" w:author="GoldenCorpusHarness" w:date="2026-03-28T22:23:47Z">
        <w:r>
          <w:delText>I</w:delText>
        </w:r>
      </w:del>
      <w:ins w:id="4338" w:author="GoldenCorpusHarness" w:date="2026-03-28T22:23:47Z">
        <w:r>
          <w:t xml:space="preserve">in both dose escalation and cohort expansion phases (57 were participants with CLL/SLL participants, 49 were participants with </w:t>
        </w:r>
      </w:ins>
      <w:r>
        <w:t>B</w:t>
      </w:r>
      <w:ins w:id="4339" w:author="GoldenCorpusHarness" w:date="2026-03-28T22:23:47Z">
        <w:r>
          <w:t>-cell NHL, and 6 were participants with WM)</w:t>
        </w:r>
      </w:ins>
      <w:r>
        <w:t>.</w:t>
      </w:r>
    </w:p>
    <w:p ns2:paraId="4C142F06" ns2:textId="224FB614" w:rsidR="009602AE" w:rsidRDefault="00895D30" w:rsidP="009D10CD">
      <w:pPr>
        <w:pStyle w:val="paragraph0"/>
      </w:pPr>
      <w:ins w:id="4340" w:author="GoldenCorpusHarness" w:date="2026-03-28T22:23:47Z">
        <w:r>
          <w:t>Prior treatment, for those participants treated with 65 mg nemtabrutinib, included a B</w:t>
        </w:r>
      </w:ins>
      <w:r>
        <w:t>T</w:t>
      </w:r>
      <w:del w:id="4341" w:author="GoldenCorpusHarness" w:date="2026-03-28T22:23:47Z">
        <w:r>
          <w:delText>he combination of VR for 6 months, followed b</w:delText>
        </w:r>
      </w:del>
      <w:ins w:id="4342" w:author="GoldenCorpusHarness" w:date="2026-03-28T22:23:47Z">
        <w:r>
          <w:t>Ki in all CLL/SLL participants. Prior treatment with both a BTKi and a BCL2i was reported in 47.4% of CLL/SLL participants. The median number of prior lines of therap</w:t>
        </w:r>
      </w:ins>
      <w:r>
        <w:t xml:space="preserve">y </w:t>
      </w:r>
      <w:del w:id="4343" w:author="GoldenCorpusHarness" w:date="2026-03-28T22:23:47Z">
        <w:r>
          <w:delText>venetoclax monotherapy for 18 months, has been shown to improve outcomes for patients with CLL. Common Grade 3 to</w:delText>
        </w:r>
      </w:del>
      <w:ins w:id="4344" w:author="GoldenCorpusHarness" w:date="2026-03-28T22:23:47Z">
        <w:r>
          <w:t>was</w:t>
        </w:r>
      </w:ins>
      <w:r>
        <w:t xml:space="preserve"> 4 </w:t>
      </w:r>
      <w:del w:id="4345" w:author="GoldenCorpusHarness" w:date="2026-03-28T22:23:47Z">
        <w:r>
          <w:delText xml:space="preserve">events (≥10% incidence) observed with VR treatment in the MURANO study include neutropenia, infections and infestations, and anemia[Kater, A. P., et al 2020]. Common </w:delText>
        </w:r>
      </w:del>
      <w:ins w:id="4346" w:author="GoldenCorpusHarness" w:date="2026-03-28T22:23:47Z">
        <w:r>
          <w:t>for CLL/</w:t>
        </w:r>
      </w:ins>
      <w:r>
        <w:t>S</w:t>
      </w:r>
      <w:del w:id="4347" w:author="GoldenCorpusHarness" w:date="2026-03-28T22:23:47Z">
        <w:r>
          <w:delText xml:space="preserve">AEs (&gt;2% incidence) in the VR arm included pneumonia, febrile neutropenia, and pyrexia [Seymour, J. F., et al 2018]. </w:delText>
        </w:r>
      </w:del>
      <w:ins w:id="4348" w:author="GoldenCorpusHarness" w:date="2026-03-28T22:23:47Z">
        <w:r>
          <w:t>LL participants.</w:t>
        </w:r>
      </w:ins>
    </w:p>
    <w:p ns2:paraId="3D5CC768" ns2:textId="77777777" w:rsidR="009602AE" w:rsidRDefault="00895D30" w:rsidP="009D10CD">
      <w:pPr>
        <w:pStyle w:val="paragraph0"/>
      </w:pPr>
      <w:r>
        <w:t xml:space="preserve">The </w:t>
      </w:r>
      <w:del w:id="4349" w:author="GoldenCorpusHarness" w:date="2026-03-28T22:23:47Z">
        <w:r>
          <w:delText>proposed study wi</w:delText>
        </w:r>
      </w:del>
      <w:ins w:id="4350" w:author="GoldenCorpusHarness" w:date="2026-03-28T22:23:47Z">
        <w:r>
          <w:t>median fo</w:t>
        </w:r>
      </w:ins>
      <w:r>
        <w:t>ll</w:t>
      </w:r>
      <w:del w:id="4351" w:author="GoldenCorpusHarness" w:date="2026-03-28T22:23:47Z">
        <w:r>
          <w:delText xml:space="preserve"> enroll participants </w:delText>
        </w:r>
      </w:del>
      <w:ins w:id="4352" w:author="GoldenCorpusHarness" w:date="2026-03-28T22:23:47Z">
        <w:r>
          <w:t>o</w:t>
        </w:r>
      </w:ins>
      <w:r>
        <w:t>w</w:t>
      </w:r>
      <w:del w:id="4353" w:author="GoldenCorpusHarness" w:date="2026-03-28T22:23:47Z">
        <w:r>
          <w:delText>ith relapsed or re</w:delText>
        </w:r>
      </w:del>
      <w:ins w:id="4354" w:author="GoldenCorpusHarness" w:date="2026-03-28T22:23:47Z">
        <w:r>
          <w:t>-up o</w:t>
        </w:r>
      </w:ins>
      <w:r>
        <w:t>f</w:t>
      </w:r>
      <w:del w:id="4355" w:author="GoldenCorpusHarness" w:date="2026-03-28T22:23:47Z">
        <w:r>
          <w:delText>ractory</w:delText>
        </w:r>
      </w:del>
      <w:ins w:id="4356" w:author="GoldenCorpusHarness" w:date="2026-03-28T22:23:47Z">
        <w:r>
          <w:t xml:space="preserve"> 57 participants with</w:t>
        </w:r>
      </w:ins>
      <w:r>
        <w:t xml:space="preserve"> CLL/SLL</w:t>
      </w:r>
      <w:del w:id="4357" w:author="GoldenCorpusHarness" w:date="2026-03-28T22:23:47Z">
        <w:r>
          <w:delText>. As descri</w:delText>
        </w:r>
      </w:del>
      <w:ins w:id="4358" w:author="GoldenCorpusHarness" w:date="2026-03-28T22:23:47Z">
        <w:r>
          <w:t xml:space="preserve"> that received 65 mg qd nemta</w:t>
        </w:r>
      </w:ins>
      <w:r>
        <w:t>b</w:t>
      </w:r>
      <w:del w:id="4359" w:author="GoldenCorpusHarness" w:date="2026-03-28T22:23:47Z">
        <w:r>
          <w:delText>ed in Section 2.2.2</w:delText>
        </w:r>
      </w:del>
      <w:ins w:id="4360" w:author="GoldenCorpusHarness" w:date="2026-03-28T22:23:47Z">
        <w:r>
          <w:t>rutinib was 9.4 months (range: 0.13 to 58.02). Responses in these participants included: 1 (1.8%) participants had a CR</w:t>
        </w:r>
      </w:ins>
      <w:r>
        <w:t xml:space="preserve">, </w:t>
      </w:r>
      <w:del w:id="4361" w:author="GoldenCorpusHarness" w:date="2026-03-28T22:23:47Z">
        <w:r>
          <w:delText>nemtabrutinib is a non-covalent A</w:delText>
        </w:r>
      </w:del>
      <w:ins w:id="4362" w:author="GoldenCorpusHarness" w:date="2026-03-28T22:23:47Z">
        <w:r>
          <w:t xml:space="preserve">16 (28.1%) had a PR, and 15 (26.3%) had PRL as a BOR. </w:t>
        </w:r>
      </w:ins>
      <w:r>
        <w:t>T</w:t>
      </w:r>
      <w:del w:id="4363" w:author="GoldenCorpusHarness" w:date="2026-03-28T22:23:47Z">
        <w:r>
          <w:delText>P competitive inhibitor o</w:delText>
        </w:r>
      </w:del>
      <w:ins w:id="4364" w:author="GoldenCorpusHarness" w:date="2026-03-28T22:23:47Z">
        <w:r>
          <w:t xml:space="preserve">he ORR </w:t>
        </w:r>
      </w:ins>
      <w:r>
        <w:t>f</w:t>
      </w:r>
      <w:del w:id="4365" w:author="GoldenCorpusHarness" w:date="2026-03-28T22:23:47Z">
        <w:r>
          <w:delText xml:space="preserve"> BTK. Preclinical studies and clinical data (see Section 2.2.3 and Section 2.2.4) demonstrate encouraging antitumor activity for nemtabrutinib, and support further investigation. Given the high risk of progression of disease and development of resistance to currently available BTKi’s in patients with</w:delText>
        </w:r>
      </w:del>
      <w:ins w:id="4366" w:author="GoldenCorpusHarness" w:date="2026-03-28T22:23:47Z">
        <w:r>
          <w:t>or</w:t>
        </w:r>
      </w:ins>
      <w:r>
        <w:t xml:space="preserve"> CLL/SLL</w:t>
      </w:r>
      <w:ins w:id="4367" w:author="GoldenCorpusHarness" w:date="2026-03-28T22:23:47Z">
        <w:r>
          <w:t xml:space="preserve"> participants was 56.1% and 29.8% excluding PRL. Median DOR for responding participants was 26.0 months (95% CI: 13.9 to 35.8). Among these CLL/SLL participants</w:t>
        </w:r>
      </w:ins>
      <w:r>
        <w:t xml:space="preserve">, </w:t>
      </w:r>
      <w:del w:id="4368" w:author="GoldenCorpusHarness" w:date="2026-03-28T22:23:47Z">
        <w:r>
          <w:delText>there is an unmet medic</w:delText>
        </w:r>
      </w:del>
      <w:ins w:id="4369" w:author="GoldenCorpusHarness" w:date="2026-03-28T22:23:47Z">
        <w:r>
          <w:t>a tot</w:t>
        </w:r>
      </w:ins>
      <w:r>
        <w:t xml:space="preserve">al </w:t>
      </w:r>
      <w:del w:id="4370" w:author="GoldenCorpusHarness" w:date="2026-03-28T22:23:47Z">
        <w:r>
          <w:delText xml:space="preserve">need </w:delText>
        </w:r>
      </w:del>
      <w:ins w:id="4371" w:author="GoldenCorpusHarness" w:date="2026-03-28T22:23:47Z">
        <w:r>
          <w:t>o</w:t>
        </w:r>
      </w:ins>
      <w:r>
        <w:t>f</w:t>
      </w:r>
      <w:del w:id="4372" w:author="GoldenCorpusHarness" w:date="2026-03-28T22:23:47Z">
        <w:r>
          <w:delText>or more effecti</w:delText>
        </w:r>
      </w:del>
      <w:ins w:id="4373" w:author="GoldenCorpusHarness" w:date="2026-03-28T22:23:47Z">
        <w:r>
          <w:t xml:space="preserve"> 29 participants had PFS e</w:t>
        </w:r>
      </w:ins>
      <w:r>
        <w:t>ve</w:t>
      </w:r>
      <w:del w:id="4374" w:author="GoldenCorpusHarness" w:date="2026-03-28T22:23:47Z">
        <w:r>
          <w:delText xml:space="preserve"> and tolerable treatment.</w:delText>
        </w:r>
      </w:del>
      <w:ins w:id="4375" w:author="GoldenCorpusHarness" w:date="2026-03-28T22:23:47Z">
        <w:r>
          <w:t>nts. The median PFS was 15.9 months (95% CI: 10.1, 27.8).</w:t>
        </w:r>
      </w:ins>
    </w:p>
    <w:p ns2:paraId="2B5AAC89" ns2:textId="77777777" w:rsidR="009602AE" w:rsidRDefault="00895D30" w:rsidP="009D10CD">
      <w:pPr>
        <w:pStyle w:val="paragraph0"/>
      </w:pPr>
      <w:ins w:id="4376" w:author="GoldenCorpusHarness" w:date="2026-03-28T22:23:47Z">
        <w:r>
          <w:t xml:space="preserve">The median follow-up of the 49 participants with B-cell </w:t>
        </w:r>
      </w:ins>
      <w:r>
        <w:t>N</w:t>
      </w:r>
      <w:del w:id="4377" w:author="GoldenCorpusHarness" w:date="2026-03-28T22:23:47Z">
        <w:r>
          <w:delText>e</w:delText>
        </w:r>
      </w:del>
      <w:ins w:id="4378" w:author="GoldenCorpusHarness" w:date="2026-03-28T22:23:47Z">
        <w:r>
          <w:t xml:space="preserve">HL that received 65 </w:t>
        </w:r>
      </w:ins>
      <w:r>
        <w:t>m</w:t>
      </w:r>
      <w:ins w:id="4379" w:author="GoldenCorpusHarness" w:date="2026-03-28T22:23:47Z">
        <w:r>
          <w:t>g qd nem</w:t>
        </w:r>
      </w:ins>
      <w:r>
        <w:t xml:space="preserve">tabrutinib </w:t>
      </w:r>
      <w:del w:id="4380" w:author="GoldenCorpusHarness" w:date="2026-03-28T22:23:47Z">
        <w:r>
          <w:delText xml:space="preserve">and </w:delText>
        </w:r>
      </w:del>
      <w:ins w:id="4381" w:author="GoldenCorpusHarness" w:date="2026-03-28T22:23:47Z">
        <w:r>
          <w:t>was 3.7 months (range: 0.30 to 24.77). The o</w:t>
        </w:r>
      </w:ins>
      <w:r>
        <w:t>ve</w:t>
      </w:r>
      <w:del w:id="4382" w:author="GoldenCorpusHarness" w:date="2026-03-28T22:23:47Z">
        <w:r>
          <w:delText xml:space="preserve">netoclax are </w:delText>
        </w:r>
      </w:del>
      <w:ins w:id="4383" w:author="GoldenCorpusHarness" w:date="2026-03-28T22:23:47Z">
        <w:r>
          <w:t>rall ORR was 18.4% and by Bcell cate</w:t>
        </w:r>
      </w:ins>
      <w:r>
        <w:t>g</w:t>
      </w:r>
      <w:del w:id="4384" w:author="GoldenCorpusHarness" w:date="2026-03-28T22:23:47Z">
        <w:r>
          <w:delText>enerall</w:delText>
        </w:r>
      </w:del>
      <w:ins w:id="4385" w:author="GoldenCorpusHarness" w:date="2026-03-28T22:23:47Z">
        <w:r>
          <w:t>or</w:t>
        </w:r>
      </w:ins>
      <w:r>
        <w:t>y w</w:t>
      </w:r>
      <w:del w:id="4386" w:author="GoldenCorpusHarness" w:date="2026-03-28T22:23:47Z">
        <w:r>
          <w:delText>ell tolerated as</w:delText>
        </w:r>
      </w:del>
      <w:ins w:id="4387" w:author="GoldenCorpusHarness" w:date="2026-03-28T22:23:47Z">
        <w:r>
          <w:t>as: 21.1% (4/19 participants) for those with RT, 10.0% (1/10 participants) for those with FL, 22.2% (2/9 participants) for those with MCL, 28.6% (2/7 participants) for those with MZL, and 0.0% for those with high-grade B-cell/DLBCL. Responses in these participants included: 3 (6.1%) participants had a CR, and 6 (12.2%) participants had a PR. Median DOR for responding participants was 9.7</w:t>
        </w:r>
      </w:ins>
      <w:r>
        <w:t xml:space="preserve"> mon</w:t>
      </w:r>
      <w:del w:id="4388" w:author="GoldenCorpusHarness" w:date="2026-03-28T22:23:47Z">
        <w:r>
          <w:delText>otherapy. Although the risks of neutropenia, anemia, thrombocytopenia, and diarrhea are common A</w:delText>
        </w:r>
      </w:del>
      <w:ins w:id="4389" w:author="GoldenCorpusHarness" w:date="2026-03-28T22:23:47Z">
        <w:r>
          <w:t>ths (95% CI: 2.3 to N</w:t>
        </w:r>
      </w:ins>
      <w:r>
        <w:t>E</w:t>
      </w:r>
      <w:del w:id="4390" w:author="GoldenCorpusHarness" w:date="2026-03-28T22:23:47Z">
        <w:r>
          <w:delText>s to both nemtabrutinib and venetoclax, these risks can be monitored and are manageable. To mitigate these risks, the starting dose of nemtabrutinib will be lower than the monotherapy RP2D (discussed in Section 4.1.1), and dose modification guidance (Section 6.6.2) has been developed for this combination, in addition to careful monitoring of participants. The potential for synergistic activity for this combination together with the low likelihood of major overlapping toxicities presents a favorable benefit-risk assessment for this combination.</w:delText>
        </w:r>
      </w:del>
      <w:ins w:id="4391" w:author="GoldenCorpusHarness" w:date="2026-03-28T22:23:47Z">
        <w:r>
          <w:t>).</w:t>
        </w:r>
      </w:ins>
    </w:p>
    <w:p ns2:paraId="5099CFBF" ns2:textId="77777777" w:rsidR="009602AE" w:rsidRDefault="00895D30" w:rsidP="009D10CD">
      <w:pPr>
        <w:pStyle w:val="paragraph0"/>
      </w:pPr>
      <w:r>
        <w:t>T</w:t>
      </w:r>
      <w:del w:id="4392" w:author="GoldenCorpusHarness" w:date="2026-03-28T22:23:47Z">
        <w:r>
          <w:delText>o date, 161 participants have received nemtabrutinib at various doses (5 mg to 80 mg). For MK-1026-001 (BELLWAVE-001), the most common (≥25%) TEAEs were</w:delText>
        </w:r>
      </w:del>
      <w:ins w:id="4393" w:author="GoldenCorpusHarness" w:date="2026-03-28T22:23:47Z">
        <w:r>
          <w:t>he median</w:t>
        </w:r>
      </w:ins>
      <w:r>
        <w:t xml:space="preserve"> f</w:t>
      </w:r>
      <w:del w:id="4394" w:author="GoldenCorpusHarness" w:date="2026-03-28T22:23:47Z">
        <w:r>
          <w:delText>atigue (33.8%), constipation (33.1%), dysgeusia (31.6%), pyrexia (29.4%), peripheral edema, neutrophil count decreased, and cough (a</w:delText>
        </w:r>
      </w:del>
      <w:ins w:id="4395" w:author="GoldenCorpusHarness" w:date="2026-03-28T22:23:47Z">
        <w:r>
          <w:t>o</w:t>
        </w:r>
      </w:ins>
      <w:r>
        <w:t>ll</w:t>
      </w:r>
      <w:ins w:id="4396" w:author="GoldenCorpusHarness" w:date="2026-03-28T22:23:47Z">
        <w:r>
          <w:t>ow-up of the 6 participants with WM that received 65 mg qd nemtabrutinib was 3.5 months (range:</w:t>
        </w:r>
      </w:ins>
      <w:r>
        <w:t xml:space="preserve"> 2</w:t>
      </w:r>
      <w:del w:id="4397" w:author="GoldenCorpusHarness" w:date="2026-03-28T22:23:47Z">
        <w:r>
          <w:delText>8.7% each</w:delText>
        </w:r>
      </w:del>
      <w:ins w:id="4398" w:author="GoldenCorpusHarness" w:date="2026-03-28T22:23:47Z">
        <w:r>
          <w:t>.37 to 57.53</w:t>
        </w:r>
      </w:ins>
      <w:r>
        <w:t>)</w:t>
      </w:r>
      <w:del w:id="4399" w:author="GoldenCorpusHarness" w:date="2026-03-28T22:23:47Z">
        <w:r>
          <w:delText xml:space="preserve">, and nausea and hypertension (both 27.2% each). For </w:delText>
        </w:r>
      </w:del>
      <w:ins w:id="4400" w:author="GoldenCorpusHarness" w:date="2026-03-28T22:23:47Z">
        <w:r>
          <w:t>. The ORR rate in W</w:t>
        </w:r>
      </w:ins>
      <w:r>
        <w:t>M</w:t>
      </w:r>
      <w:del w:id="4401" w:author="GoldenCorpusHarness" w:date="2026-03-28T22:23:47Z">
        <w:r>
          <w:delText>K-1026-003 (BELLWAVE-003), the most common (≥15%) TEAEs were anemia and edema peripheral (both 24.0% each), constipation and dysgeusia (both 20.0% each), and fatigue (16.0%). Common SAEs in</w:delText>
        </w:r>
      </w:del>
      <w:ins w:id="4402" w:author="GoldenCorpusHarness" w:date="2026-03-28T22:23:47Z">
        <w:r>
          <w:t xml:space="preserve"> participants was 33.3% and 16.7% ex</w:t>
        </w:r>
      </w:ins>
      <w:r>
        <w:t>clud</w:t>
      </w:r>
      <w:del w:id="4403" w:author="GoldenCorpusHarness" w:date="2026-03-28T22:23:47Z">
        <w:r>
          <w:delText>ed p</w:delText>
        </w:r>
      </w:del>
      <w:ins w:id="4404" w:author="GoldenCorpusHarness" w:date="2026-03-28T22:23:47Z">
        <w:r>
          <w:t>ing PRL. Responses in these participants included: 1 (16.7%) participant had a ver</w:t>
        </w:r>
      </w:ins>
      <w:r>
        <w:t>y</w:t>
      </w:r>
      <w:del w:id="4405" w:author="GoldenCorpusHarness" w:date="2026-03-28T22:23:47Z">
        <w:r>
          <w:delText>rexia</w:delText>
        </w:r>
      </w:del>
      <w:ins w:id="4406" w:author="GoldenCorpusHarness" w:date="2026-03-28T22:23:47Z">
        <w:r>
          <w:t xml:space="preserve"> good PR and 1</w:t>
        </w:r>
      </w:ins>
      <w:r>
        <w:t xml:space="preserve"> (</w:t>
      </w:r>
      <w:del w:id="4407" w:author="GoldenCorpusHarness" w:date="2026-03-28T22:23:47Z">
        <w:r>
          <w:delText>6.6</w:delText>
        </w:r>
      </w:del>
      <w:ins w:id="4408" w:author="GoldenCorpusHarness" w:date="2026-03-28T22:23:47Z">
        <w:r>
          <w:t>16.7</w:t>
        </w:r>
      </w:ins>
      <w:r>
        <w:t>%)</w:t>
      </w:r>
      <w:ins w:id="4409" w:author="GoldenCorpusHarness" w:date="2026-03-28T22:23:47Z">
        <w:r>
          <w:t xml:space="preserve"> participant had an MR. Median DOR for responding participants was 16.6 months (95% CI: NE</w:t>
        </w:r>
      </w:ins>
      <w:r>
        <w:t xml:space="preserve">, </w:t>
      </w:r>
      <w:del w:id="4410" w:author="GoldenCorpusHarness" w:date="2026-03-28T22:23:47Z">
        <w:r>
          <w:delText>pneumonia (6.6%</w:delText>
        </w:r>
      </w:del>
      <w:ins w:id="4411" w:author="GoldenCorpusHarness" w:date="2026-03-28T22:23:47Z">
        <w:r>
          <w:t>NE</w:t>
        </w:r>
      </w:ins>
      <w:r>
        <w:t>)</w:t>
      </w:r>
      <w:del w:id="4412" w:author="GoldenCorpusHarness" w:date="2026-03-28T22:23:47Z">
        <w:r>
          <w:delText>, and febrile neutropenia (5.1%) in the MK-1026-001 (BELLWAVE-001) study, and sepsis (12.0%) in the MK-1026-003 (BELLWAVE-003) study.</w:delText>
        </w:r>
      </w:del>
      <w:ins w:id="4413" w:author="GoldenCorpusHarness" w:date="2026-03-28T22:23:47Z">
        <w:r>
          <w:t>.</w:t>
        </w:r>
      </w:ins>
    </w:p>
    <w:p ns2:paraId="37C3B345" ns2:textId="77777777" w:rsidR="009602AE" w:rsidRDefault="00895D30" w:rsidP="009D10CD">
      <w:pPr>
        <w:pStyle w:val="paragraph0"/>
      </w:pPr>
      <w:del w:id="4414" w:author="GoldenCorpusHarness" w:date="2026-03-28T22:23:47Z">
        <w:r>
          <w:delText>Participants ta</w:delText>
        </w:r>
      </w:del>
      <w:ins w:id="4415" w:author="GoldenCorpusHarness" w:date="2026-03-28T22:23:47Z">
        <w:r>
          <w:t>The median exposure for participants treated in this study is 140 days (range: 4 to 1762). In this study, the MTD was not reached; at least 1 DLT was reported in 5 (3.7%) participants (N=136). DLTs were only reported in participants treated with nemtabrutinib 65 mg. All DLTs were reported in individual participants (events of leu</w:t>
        </w:r>
      </w:ins>
      <w:r>
        <w:t>k</w:t>
      </w:r>
      <w:del w:id="4416" w:author="GoldenCorpusHarness" w:date="2026-03-28T22:23:47Z">
        <w:r>
          <w:delText>ing n</w:delText>
        </w:r>
      </w:del>
      <w:ins w:id="4417" w:author="GoldenCorpusHarness" w:date="2026-03-28T22:23:47Z">
        <w:r>
          <w:t>ocytosis, platelet count decreased, eryth</w:t>
        </w:r>
      </w:ins>
      <w:r>
        <w:t>em</w:t>
      </w:r>
      <w:del w:id="4418" w:author="GoldenCorpusHarness" w:date="2026-03-28T22:23:47Z">
        <w:r>
          <w:delText>tabrutinib should be</w:delText>
        </w:r>
      </w:del>
      <w:ins w:id="4419" w:author="GoldenCorpusHarness" w:date="2026-03-28T22:23:47Z">
        <w:r>
          <w:t>atous rash, and</w:t>
        </w:r>
      </w:ins>
      <w:r>
        <w:t xml:space="preserve"> m</w:t>
      </w:r>
      <w:del w:id="4420" w:author="GoldenCorpusHarness" w:date="2026-03-28T22:23:47Z">
        <w:r>
          <w:delText>onitored for signs and symptoms of hemorrhages (including major and fatal bleeds</w:delText>
        </w:r>
      </w:del>
      <w:ins w:id="4421" w:author="GoldenCorpusHarness" w:date="2026-03-28T22:23:47Z">
        <w:r>
          <w:t>aculopapular rash</w:t>
        </w:r>
      </w:ins>
      <w:r>
        <w:t xml:space="preserve">), </w:t>
      </w:r>
      <w:del w:id="4422" w:author="GoldenCorpusHarness" w:date="2026-03-28T22:23:47Z">
        <w:r>
          <w:delText>hematopoietic cytopenia, hypertension, in</w:delText>
        </w:r>
      </w:del>
      <w:ins w:id="4423" w:author="GoldenCorpusHarness" w:date="2026-03-28T22:23:47Z">
        <w:r>
          <w:t>with the exception o</w:t>
        </w:r>
      </w:ins>
      <w:r>
        <w:t>f</w:t>
      </w:r>
      <w:del w:id="4424" w:author="GoldenCorpusHarness" w:date="2026-03-28T22:23:47Z">
        <w:r>
          <w:delText>ection, hypersensitivity, and cardiac arrhythm</w:delText>
        </w:r>
      </w:del>
      <w:ins w:id="4425" w:author="GoldenCorpusHarness" w:date="2026-03-28T22:23:47Z">
        <w:r>
          <w:t xml:space="preserve"> 1 participant who experienced DLTs of cellulitis and neutropen</w:t>
        </w:r>
      </w:ins>
      <w:r>
        <w:t>ia.</w:t>
      </w:r>
      <w:del w:id="4426" w:author="GoldenCorpusHarness" w:date="2026-03-28T22:23:47Z">
        <w:r>
          <w:delText xml:space="preserve"> These events are considered either identified risks (based on available safety data for nemtabrutinib as of cutoff date) or potential risks (based on the class effects of BTK inhibitors). Nemtabrutinib and other BTK inhibitors have reported life-threatening and fatal hemorrhagic AEs and infections. </w:delText>
        </w:r>
      </w:del>
    </w:p>
    <w:p ns2:paraId="69C13295" ns2:textId="77777777" w:rsidR="009602AE" w:rsidRDefault="00895D30" w:rsidP="009D10CD">
      <w:pPr>
        <w:pStyle w:val="paragraph0"/>
      </w:pPr>
      <w:del w:id="4427" w:author="GoldenCorpusHarness" w:date="2026-03-28T22:23:47Z">
        <w:r>
          <w:delText>Ris</w:delText>
        </w:r>
      </w:del>
      <w:ins w:id="4428" w:author="GoldenCorpusHarness" w:date="2026-03-28T22:23:47Z">
        <w:r>
          <w:t>The most common (≥25%) AEs observed across all doses included fatigue (39.0%), constipation (35.3%), dysgeusia (32.4%), peripheral edema and hypertension (30.1% each), cough (29.4%), pyrexia and neutrophil count decreased (28.7% each), nausea (27.2%), diarrhea (25.7%), and dizziness (25.0%). The most common (≥10%) treatment-related AEs (as per investigator assessment) included dysgeusia (18.4%), neutrophil count decreased (16.9%), nausea and fatigue (both at 12.5% each), and diarrhea (11.0%). SAEs were reported in 49.3% participants, of which 8.1% were assessed by the investigator as treatment-related. SAEs that were assessed by the investigator as related to nemtabrutinib included 2 cases of rash maculopapular and singular events of febrile neutropenia, neutrophil count decreased, supraventricular tachycardia, blood creatinine increased, lipase increased, bradycardia, cellulitis, diarrhea, drug reaction with eosinophilia and systemic symptoms, and rash erythematous. Overall, 26.5% participants discontinued study treatment due to an AE; 14.0%) were considered to be related to study treatment. The most common (&gt;1% incidence) treatment-related TEAEs that led to treatment discontinuation were maculopapular rash (2.9%), and platelet count decreased, rash, and hypertension (1.5% each). There were 7 reported deaths; none were assessed as related to nemtabrutinib or met the definition of DLT. Of the 9 (6.6%) deaths reported, a single event of septic shoc</w:t>
        </w:r>
      </w:ins>
      <w:r>
        <w:t>k</w:t>
      </w:r>
      <w:del w:id="4429" w:author="GoldenCorpusHarness" w:date="2026-03-28T22:23:47Z">
        <w:r>
          <w:delText>s and</w:delText>
        </w:r>
      </w:del>
      <w:ins w:id="4430" w:author="GoldenCorpusHarness" w:date="2026-03-28T22:23:47Z">
        <w:r>
          <w:t xml:space="preserve"> was considered to</w:t>
        </w:r>
      </w:ins>
      <w:r>
        <w:t xml:space="preserve"> be</w:t>
      </w:r>
      <w:del w:id="4431" w:author="GoldenCorpusHarness" w:date="2026-03-28T22:23:47Z">
        <w:r>
          <w:delText>ne</w:delText>
        </w:r>
      </w:del>
      <w:ins w:id="4432" w:author="GoldenCorpusHarness" w:date="2026-03-28T22:23:47Z">
        <w:r>
          <w:t xml:space="preserve"> related to study intervention, as per investigator assessment. The participant with the </w:t>
        </w:r>
      </w:ins>
      <w:r>
        <w:t>f</w:t>
      </w:r>
      <w:del w:id="4433" w:author="GoldenCorpusHarness" w:date="2026-03-28T22:23:47Z">
        <w:r>
          <w:delText>its</w:delText>
        </w:r>
      </w:del>
      <w:ins w:id="4434" w:author="GoldenCorpusHarness" w:date="2026-03-28T22:23:47Z">
        <w:r>
          <w:t>atal event</w:t>
        </w:r>
      </w:ins>
      <w:r>
        <w:t xml:space="preserve"> of </w:t>
      </w:r>
      <w:del w:id="4435" w:author="GoldenCorpusHarness" w:date="2026-03-28T22:23:47Z">
        <w:r>
          <w:delText>anticoa</w:delText>
        </w:r>
      </w:del>
      <w:ins w:id="4436" w:author="GoldenCorpusHarness" w:date="2026-03-28T22:23:47Z">
        <w:r>
          <w:t>septic shock had neutropenia, which was considered to be related to study treatment by the investi</w:t>
        </w:r>
      </w:ins>
      <w:r>
        <w:t>g</w:t>
      </w:r>
      <w:del w:id="4437" w:author="GoldenCorpusHarness" w:date="2026-03-28T22:23:47Z">
        <w:r>
          <w:delText>ulant or antiplatelet therapies should</w:delText>
        </w:r>
      </w:del>
      <w:ins w:id="4438" w:author="GoldenCorpusHarness" w:date="2026-03-28T22:23:47Z">
        <w:r>
          <w:t>ator, and then developed COVID-19, acute respiratory distress syndrome and died. Because of the initial event of treatment-related neutropenia, the investigator considered this death to</w:t>
        </w:r>
      </w:ins>
      <w:r>
        <w:t xml:space="preserve"> be </w:t>
      </w:r>
      <w:del w:id="4439" w:author="GoldenCorpusHarness" w:date="2026-03-28T22:23:47Z">
        <w:r>
          <w:delText>considered when coadministered with nemtabrutinib due to the risk of hemorrhage.</w:delText>
        </w:r>
      </w:del>
      <w:ins w:id="4440" w:author="GoldenCorpusHarness" w:date="2026-03-28T22:23:47Z">
        <w:r>
          <w:t>related to study treatment.</w:t>
        </w:r>
      </w:ins>
    </w:p>
    <w:p ns2:paraId="33BE7A23" ns2:textId="77777777" w:rsidR="009602AE" w:rsidRDefault="00895D30" w:rsidP="009D10CD">
      <w:pPr>
        <w:pStyle w:val="paragraph0"/>
      </w:pPr>
      <w:del w:id="4441" w:author="GoldenCorpusHarness" w:date="2026-03-28T22:23:47Z">
        <w:r>
          <w:delText>Patients</w:delText>
        </w:r>
      </w:del>
      <w:ins w:id="4442" w:author="GoldenCorpusHarness" w:date="2026-03-28T22:23:47Z">
        <w:r>
          <w:t>MK-1026-003</w:t>
        </w:r>
      </w:ins>
      <w:r>
        <w:t xml:space="preserve"> </w:t>
      </w:r>
      <w:del w:id="4443" w:author="GoldenCorpusHarness" w:date="2026-03-28T22:23:47Z">
        <w:r>
          <w:delText>who have bulky adenopathy are at risk of developing T</w:delText>
        </w:r>
      </w:del>
      <w:ins w:id="4444" w:author="GoldenCorpusHarness" w:date="2026-03-28T22:23:47Z">
        <w:r>
          <w:t>(BE</w:t>
        </w:r>
      </w:ins>
      <w:r>
        <w:t>L</w:t>
      </w:r>
      <w:del w:id="4445" w:author="GoldenCorpusHarness" w:date="2026-03-28T22:23:47Z">
        <w:r>
          <w:delText>S. Studies utilizing venetoclax have allowed for the administration of tumor reducing agents before venetoclax. In this study, initial treatment with nemtabrutinib is expected to reduce the size of bulky adenopathy, which would improve tolerability to venetoclax and reduce the risk for tumor lysis.</w:delText>
        </w:r>
      </w:del>
      <w:ins w:id="4446" w:author="GoldenCorpusHarness" w:date="2026-03-28T22:23:47Z">
        <w:r>
          <w:t>LWAVE-003)</w:t>
        </w:r>
      </w:ins>
    </w:p>
    <w:p ns2:paraId="2D605BCB" ns2:textId="77777777" w:rsidR="009602AE" w:rsidRDefault="00895D30" w:rsidP="009D10CD">
      <w:pPr>
        <w:pStyle w:val="paragraph0"/>
      </w:pPr>
      <w:del w:id="4447" w:author="GoldenCorpusHarness" w:date="2026-03-28T22:23:47Z">
        <w:r>
          <w:delText>Additional details re</w:delText>
        </w:r>
      </w:del>
      <w:ins w:id="4448" w:author="GoldenCorpusHarness" w:date="2026-03-28T22:23:47Z">
        <w:r>
          <w:t>This is a Phase 2, open-label, dose escalation and expansion study evaluatin</w:t>
        </w:r>
      </w:ins>
      <w:r>
        <w:t>g</w:t>
      </w:r>
      <w:del w:id="4449" w:author="GoldenCorpusHarness" w:date="2026-03-28T22:23:47Z">
        <w:r>
          <w:delText>ardin</w:delText>
        </w:r>
      </w:del>
      <w:ins w:id="4450" w:author="GoldenCorpusHarness" w:date="2026-03-28T22:23:47Z">
        <w:r>
          <w:t xml:space="preserve"> the safety and efficacy of nemtabrutinib in participants with hematolo</w:t>
        </w:r>
      </w:ins>
      <w:r>
        <w:t>g</w:t>
      </w:r>
      <w:del w:id="4451" w:author="GoldenCorpusHarness" w:date="2026-03-28T22:23:47Z">
        <w:r>
          <w:delText xml:space="preserve"> specific benefits and risks for participants participatin</w:delText>
        </w:r>
      </w:del>
      <w:ins w:id="4452" w:author="GoldenCorpusHarness" w:date="2026-03-28T22:23:47Z">
        <w:r>
          <w:t>ic mali</w:t>
        </w:r>
      </w:ins>
      <w:r>
        <w:t>g</w:t>
      </w:r>
      <w:del w:id="4453" w:author="GoldenCorpusHarness" w:date="2026-03-28T22:23:47Z">
        <w:r>
          <w:delText xml:space="preserve"> in this clinical</w:delText>
        </w:r>
      </w:del>
      <w:ins w:id="4454" w:author="GoldenCorpusHarness" w:date="2026-03-28T22:23:47Z">
        <w:r>
          <w:t>nancies including CLL/SLL, Richter’s Transformation, MZL, MCL, FL, and WM. The</w:t>
        </w:r>
      </w:ins>
      <w:r>
        <w:t xml:space="preserve"> study </w:t>
      </w:r>
      <w:del w:id="4455" w:author="GoldenCorpusHarness" w:date="2026-03-28T22:23:47Z">
        <w:r>
          <w:delText>may be found in the nemtabrutinib</w:delText>
        </w:r>
      </w:del>
      <w:ins w:id="4456" w:author="GoldenCorpusHarness" w:date="2026-03-28T22:23:47Z">
        <w:r>
          <w:t>is divided into 2 parts: dose escalation and confirmation of a RP2D in CLL/SLL participants</w:t>
        </w:r>
      </w:ins>
      <w:r>
        <w:t xml:space="preserve"> (</w:t>
      </w:r>
      <w:del w:id="4457" w:author="GoldenCorpusHarness" w:date="2026-03-28T22:23:47Z">
        <w:r>
          <w:delText>MK-</w:delText>
        </w:r>
      </w:del>
      <w:ins w:id="4458" w:author="GoldenCorpusHarness" w:date="2026-03-28T22:23:47Z">
        <w:r>
          <w:t xml:space="preserve">Part </w:t>
        </w:r>
      </w:ins>
      <w:r>
        <w:t>1</w:t>
      </w:r>
      <w:del w:id="4459" w:author="GoldenCorpusHarness" w:date="2026-03-28T22:23:47Z">
        <w:r>
          <w:delText>0</w:delText>
        </w:r>
      </w:del>
      <w:ins w:id="4460" w:author="GoldenCorpusHarness" w:date="2026-03-28T22:23:47Z">
        <w:r>
          <w:t xml:space="preserve">) and cohort expansion (Part </w:t>
        </w:r>
      </w:ins>
      <w:r>
        <w:t>2</w:t>
      </w:r>
      <w:del w:id="4461" w:author="GoldenCorpusHarness" w:date="2026-03-28T22:23:47Z">
        <w:r>
          <w:delText>6</w:delText>
        </w:r>
      </w:del>
      <w:r>
        <w:t>)</w:t>
      </w:r>
      <w:del w:id="4462" w:author="GoldenCorpusHarness" w:date="2026-03-28T22:23:47Z">
        <w:r>
          <w:delText xml:space="preserve"> IB and informed consent documents</w:delText>
        </w:r>
      </w:del>
      <w:r>
        <w:t>.</w:t>
      </w:r>
    </w:p>
    <w:p ns2:paraId="1FD716D5" ns2:textId="1EADDB4A" w:rsidR="001075B5" w:rsidRPr="009D10CD" w:rsidRDefault="00895D30" w:rsidP="009D10CD">
      <w:pPr>
        <w:pStyle w:val="paragraph0"/>
      </w:pPr>
      <w:del w:id="4463" w:author="GoldenCorpusHarness" w:date="2026-03-28T22:23:47Z">
        <w:r>
          <w:delText>The in</w:delText>
        </w:r>
      </w:del>
      <w:ins w:id="4464" w:author="GoldenCorpusHarness" w:date="2026-03-28T22:23:47Z">
        <w:r>
          <w:t>As of the database cutoff date of 06-APR-2025, a total of 14 participants were treated with nemtabrutinib 45 mg, 380 participants were treated with nemtabrutinib 65 mg, and 107 participants were treated with nemtabrutinib 80 mg in Parts 1 and 2. O</w:t>
        </w:r>
      </w:ins>
      <w:r>
        <w:t>ve</w:t>
      </w:r>
      <w:del w:id="4465" w:author="GoldenCorpusHarness" w:date="2026-03-28T22:23:47Z">
        <w:r>
          <w:delText>stigator wi</w:delText>
        </w:r>
      </w:del>
      <w:ins w:id="4466" w:author="GoldenCorpusHarness" w:date="2026-03-28T22:23:47Z">
        <w:r>
          <w:t>ra</w:t>
        </w:r>
      </w:ins>
      <w:r>
        <w:t>ll</w:t>
      </w:r>
      <w:ins w:id="4467" w:author="GoldenCorpusHarness" w:date="2026-03-28T22:23:47Z">
        <w:r>
          <w:t>, the median number of prior lines of therapy was 3 (range: 1 to 11) across the 3 doses. Prior treatments included a covalent irreversible BTKi in 68.9%, BCL2i in 28.9%, both BTKi and BCL2i in 25.5%, and PI3K in 8.0%. The median</w:t>
        </w:r>
      </w:ins>
      <w:r>
        <w:t xml:space="preserve"> follow</w:t>
      </w:r>
      <w:del w:id="4468" w:author="GoldenCorpusHarness" w:date="2026-03-28T22:23:47Z">
        <w:r>
          <w:delText xml:space="preserve"> standard of care practice and follow</w:delText>
        </w:r>
      </w:del>
      <w:r>
        <w:t xml:space="preserve">-up </w:t>
      </w:r>
      <w:del w:id="4469" w:author="GoldenCorpusHarness" w:date="2026-03-28T22:23:47Z">
        <w:r>
          <w:delText>for all participants enrolled in this study at their institution with respect to the COVID-1</w:delText>
        </w:r>
      </w:del>
      <w:ins w:id="4470" w:author="GoldenCorpusHarness" w:date="2026-03-28T22:23:47Z">
        <w:r>
          <w:t>was 14.1 months (range: 0.3, 47.3): 11.1 months (range: 1.6 to 13.0) for participants treatment with 45 mg nemtabrutinib in Part 1, 14.2 months (range: 0.3 to 2</w:t>
        </w:r>
      </w:ins>
      <w:r>
        <w:t>9</w:t>
      </w:r>
      <w:ins w:id="4471" w:author="GoldenCorpusHarness" w:date="2026-03-28T22:23:47Z">
        <w:r>
          <w:t>.4) for participants treated with 65 mg nemtabrutinib in Part 2, and 16.0 months</w:t>
        </w:r>
      </w:ins>
      <w:r>
        <w:t xml:space="preserve"> (</w:t>
      </w:r>
      <w:del w:id="4472" w:author="GoldenCorpusHarness" w:date="2026-03-28T22:23:47Z">
        <w:r>
          <w:delText>Coronavirus</w:delText>
        </w:r>
      </w:del>
      <w:ins w:id="4473" w:author="GoldenCorpusHarness" w:date="2026-03-28T22:23:47Z">
        <w:r>
          <w:t>range: 0.3 to 47.3</w:t>
        </w:r>
      </w:ins>
      <w:r>
        <w:t xml:space="preserve">) </w:t>
      </w:r>
      <w:del w:id="4474" w:author="GoldenCorpusHarness" w:date="2026-03-28T22:23:47Z">
        <w:r>
          <w:delText>pandemic. The Sponsor will implement measures, if required, to allow telemedicine, video or phone visits, using local services for procedures/study assessments, and assist with transport, etc.</w:delText>
        </w:r>
      </w:del>
      <w:ins w:id="4475" w:author="GoldenCorpusHarness" w:date="2026-03-28T22:23:47Z">
        <w:r>
          <w:t>for participants treatment with 80 mg nemtabrutinib in Parts 1 and 2.</w:t>
        </w:r>
      </w:ins>
    </w:p>
    <w:p ns2:paraId="57F7AFAB" ns2:textId="77777777" w:rsidR="00F91D62" w:rsidRDefault="00895D30" w:rsidP="00F91D62">
      <w:pPr>
        <w:pStyle w:val="Heading1"/>
        <w:pageBreakBefore/>
        <w:ind w:left="475" w:hanging="475"/>
      </w:pPr>
      <w:del w:id="4476" w:author="GoldenCorpusHarness" w:date="2026-03-28T22:23:47Z">
        <w:r>
          <w:delText>HYPOTHESES, OBJECTIVES, AND ENDPOINTS</w:delText>
        </w:r>
      </w:del>
    </w:p>
    <w:p ns2:paraId="4488D814" ns2:textId="77777777" w:rsidR="001F7049" w:rsidRDefault="00895D30" w:rsidP="001F7049">
      <w:pPr>
        <w:pStyle w:val="Paragraph"/>
      </w:pPr>
      <w:del w:id="4477" w:author="GoldenCorpusHarness" w:date="2026-03-28T22:23:47Z">
        <w:r>
          <w:delText xml:space="preserve">Hypotheses </w:delText>
        </w:r>
      </w:del>
      <w:ins w:id="4478" w:author="GoldenCorpusHarness" w:date="2026-03-28T22:23:47Z">
        <w:r>
          <w:t>P</w:t>
        </w:r>
      </w:ins>
      <w:r>
        <w:t>ar</w:t>
      </w:r>
      <w:del w:id="4479" w:author="GoldenCorpusHarness" w:date="2026-03-28T22:23:47Z">
        <w:r>
          <w:delText>e</w:delText>
        </w:r>
      </w:del>
      <w:ins w:id="4480" w:author="GoldenCorpusHarness" w:date="2026-03-28T22:23:47Z">
        <w:r>
          <w:t>t</w:t>
        </w:r>
      </w:ins>
      <w:r>
        <w:t xml:space="preserve"> </w:t>
      </w:r>
      <w:del w:id="4481" w:author="GoldenCorpusHarness" w:date="2026-03-28T22:23:47Z">
        <w:r>
          <w:delText>aligned with objectives in the Objectives and Endpoints table.</w:delText>
        </w:r>
      </w:del>
      <w:ins w:id="4482" w:author="GoldenCorpusHarness" w:date="2026-03-28T22:23:47Z">
        <w:r>
          <w:t>1</w:t>
        </w:r>
      </w:ins>
    </w:p>
    <w:p ns2:paraId="50D6554D" ns2:textId="77777777" w:rsidR="00F73545" w:rsidRDefault="00895D30" w:rsidP="00F73545">
      <w:pPr>
        <w:pStyle w:val="paragraph0"/>
      </w:pPr>
      <w:ins w:id="4483" w:author="GoldenCorpusHarness" w:date="2026-03-28T22:23:47Z">
        <w:r>
          <w:t>DLTs were evaluated in Part 1 and MTD was not defined. As of the database cutoff date, at least 1 DLT was reported in 7 (46.7%) participants treated with nemtabrutinib 80 mg dose in Part 1 and 1 participant (7.7%) participants treated with nemtabrutinib 45 mg dose in Part 1. For participants with a starting dose of 80 mg, 1 participant experienced 3 DLTs: hematoma muscle, pain in the extremity (all Grade 3 events), and a fatal event of hemorrhage intracranial. The remaining 6 participants experienced individual DLTs of COV</w:t>
        </w:r>
      </w:ins>
      <w:r>
        <w:t>I</w:t>
      </w:r>
      <w:del w:id="4484" w:author="GoldenCorpusHarness" w:date="2026-03-28T22:23:47Z">
        <w:r>
          <w:delText xml:space="preserve">n participants aged at least </w:delText>
        </w:r>
      </w:del>
      <w:ins w:id="4485" w:author="GoldenCorpusHarness" w:date="2026-03-28T22:23:47Z">
        <w:r>
          <w:t>D-</w:t>
        </w:r>
      </w:ins>
      <w:r>
        <w:t>1</w:t>
      </w:r>
      <w:del w:id="4486" w:author="GoldenCorpusHarness" w:date="2026-03-28T22:23:47Z">
        <w:r>
          <w:delText xml:space="preserve">8 </w:delText>
        </w:r>
      </w:del>
      <w:ins w:id="4487" w:author="GoldenCorpusHarness" w:date="2026-03-28T22:23:47Z">
        <w:r>
          <w:t>9 pneumonia, lipase increased, febrile neutropenia, asthenia, drug eruption, and enterocolitis. For participants with a starting dose of 45 mg, 1 participant experienced a DLT of acute kidne</w:t>
        </w:r>
      </w:ins>
      <w:r>
        <w:t>y</w:t>
      </w:r>
      <w:del w:id="4488" w:author="GoldenCorpusHarness" w:date="2026-03-28T22:23:47Z">
        <w:r>
          <w:delText>ears with relapsed or refracto</w:delText>
        </w:r>
      </w:del>
      <w:ins w:id="4489" w:author="GoldenCorpusHarness" w:date="2026-03-28T22:23:47Z">
        <w:r>
          <w:t xml:space="preserve"> inju</w:t>
        </w:r>
      </w:ins>
      <w:r>
        <w:t xml:space="preserve">ry </w:t>
      </w:r>
      <w:del w:id="4490" w:author="GoldenCorpusHarness" w:date="2026-03-28T22:23:47Z">
        <w:r>
          <w:delText>CLL/SLL who have failed at least 1 prior line of therapy:</w:delText>
        </w:r>
      </w:del>
      <w:ins w:id="4491" w:author="GoldenCorpusHarness" w:date="2026-03-28T22:23:47Z">
        <w:r>
          <w:t>(Grade 3).</w:t>
        </w:r>
      </w:ins>
    </w:p>
    <w:p ns2:paraId="450950FF" ns2:textId="77777777" w:rsidR="000A2AC1" w:rsidRPr="005D2FF3" w:rsidRDefault="000A2AC1" w:rsidP="005D2FF3">
      <w:pPr>
        <w:pStyle w:val="Paragraph"/>
        <w:keepNext/>
        <w:spacing w:before="0" w:after="0" w:line="20" w:lineRule="exact"/>
        <w:rPr>
          <w:sz w:val="2"/>
          <w:szCs w:val="2"/>
        </w:rPr>
      </w:pPr>
      <w:ins w:id="4492" w:author="GoldenCorpusHarness" w:date="2026-03-28T22:23:47Z">
        <w:r>
          <w:t>Of the 16 participants treated with 80 mg qd nemtabrutinib, the ORR (per investigator assessment) was 56.3% (all 9 participants achieved a PR). Most participants responding to treatment had a reduction in their tumor burden. Median DOR for responders was 11.1 month (range: 2.8 to 38.4+). Of the 16 CLL/SLL participants treated in Part 1 with a starting dose of 80 mg nemtabrutinib, a total of 12 participants had PFS events resulting in a median PFS of 10.8 months (95% CI: 2.8, 16.7). The estimated PFS rate at 12 months was 43.8%.</w:t>
        </w:r>
      </w:ins>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3117E4" ns2:paraId="12A11678" ns2:textId="77777777" w:rsidTr="00FC1F39">
        <w:trPr>
          <w:cantSplit/>
        </w:trPr>
        <w:tc>
          <w:tcPr>
            <w:tcW w:w="4500" w:type="dxa"/>
          </w:tcPr>
          <w:p ns2:paraId="11752FB0" ns2:textId="77777777" w:rsidR="000A2AC1" w:rsidRPr="006B45B8" w:rsidRDefault="00895D30" w:rsidP="006E7BD1">
            <w:pPr>
              <w:pStyle w:val="TableLeft"/>
              <w:keepNext/>
              <w:rPr>
                <w:b/>
                <w:bCs w:val="0"/>
              </w:rPr>
            </w:pPr>
            <w:r w:rsidRPr="006B45B8">
              <w:rPr>
                <w:b/>
                <w:bCs w:val="0"/>
              </w:rPr>
              <w:t>Primary Objective</w:t>
            </w:r>
          </w:p>
        </w:tc>
        <w:tc>
          <w:tcPr>
            <w:tcW w:w="4500" w:type="dxa"/>
          </w:tcPr>
          <w:p ns2:paraId="57B33FBD" ns2:textId="77777777" w:rsidR="000A2AC1" w:rsidRPr="006B45B8" w:rsidRDefault="00895D30" w:rsidP="006E7BD1">
            <w:pPr>
              <w:pStyle w:val="TableLeft"/>
              <w:keepNext/>
              <w:rPr>
                <w:b/>
                <w:bCs w:val="0"/>
              </w:rPr>
            </w:pPr>
            <w:r w:rsidRPr="006B45B8">
              <w:rPr>
                <w:b/>
                <w:bCs w:val="0"/>
              </w:rPr>
              <w:t>Primary Endpoint</w:t>
            </w:r>
          </w:p>
        </w:tc>
      </w:tr>
      <w:tr w:rsidR="003117E4" ns2:paraId="1EA4E12C" ns2:textId="77777777" w:rsidTr="00FC1F39">
        <w:trPr>
          <w:cantSplit/>
        </w:trPr>
        <w:tc>
          <w:tcPr>
            <w:tcW w:w="4500" w:type="dxa"/>
          </w:tcPr>
          <w:p ns2:paraId="48E7C725" ns2:textId="77777777" w:rsidR="007F1B16" w:rsidRDefault="00895D30">
            <w:pPr>
              <w:rPr>
                <w:sz w:val="20"/>
                <w:szCs w:val="20"/>
              </w:rPr>
            </w:pPr>
            <w:r w:rsidRPr="000162B5">
              <w:t>Objective (Part 1): To evaluate the safety and tolerability and to confirm the dose of nemtabrutinib in combination with venetoclax</w:t>
            </w:r>
          </w:p>
          <w:p ns2:paraId="7ECFB034" ns2:textId="77777777" w:rsidR="000A2AC1" w:rsidRDefault="000A2AC1" w:rsidP="006B45B8">
            <w:pPr>
              <w:pStyle w:val="TableLeft"/>
            </w:pPr>
          </w:p>
        </w:tc>
        <w:tc>
          <w:tcPr>
            <w:tcW w:w="4500" w:type="dxa"/>
          </w:tcPr>
          <w:p ns2:paraId="4993433D" ns2:textId="77777777" w:rsidR="007F1B16" w:rsidRDefault="00895D30" w:rsidP="000162B5">
            <w:pPr>
              <w:pStyle w:val="TableLeft"/>
            </w:pPr>
            <w:r>
              <w:rPr>
                <w:rFonts w:eastAsia="Times New Roman" w:cs="Times New Roman"/>
                <w:bCs w:val="0"/>
              </w:rPr>
              <w:t xml:space="preserve">- </w:t>
            </w:r>
            <w:r>
              <w:t>DLTs</w:t>
            </w:r>
          </w:p>
          <w:p ns2:paraId="318753F4" ns2:textId="77777777" w:rsidR="007F1B16" w:rsidRDefault="00895D30" w:rsidP="000162B5">
            <w:pPr>
              <w:pStyle w:val="TableLeft"/>
            </w:pPr>
            <w:r>
              <w:t>- AEs</w:t>
            </w:r>
          </w:p>
          <w:p ns2:paraId="3A027CAD" ns2:textId="77777777" w:rsidR="007F1B16" w:rsidRDefault="00895D30">
            <w:pPr>
              <w:rPr>
                <w:sz w:val="20"/>
                <w:szCs w:val="20"/>
              </w:rPr>
            </w:pPr>
            <w:r>
              <w:t>- Study intervention discontinuations due to AEs</w:t>
            </w:r>
          </w:p>
          <w:p ns2:paraId="0C75CF78" ns2:textId="77777777" w:rsidR="000A2AC1" w:rsidRDefault="000A2AC1" w:rsidP="000162B5">
            <w:pPr>
              <w:pStyle w:val="TableLeft"/>
            </w:pPr>
          </w:p>
        </w:tc>
      </w:tr>
      <w:tr w:rsidR="003117E4" ns2:paraId="27FCBA27" ns2:textId="77777777" w:rsidTr="00FC1F39">
        <w:trPr>
          <w:cantSplit/>
        </w:trPr>
        <w:tc>
          <w:tcPr>
            <w:tcW w:w="4500" w:type="dxa"/>
          </w:tcPr>
          <w:p ns2:paraId="2FAC747C" ns2:textId="77777777" w:rsidR="007F1B16" w:rsidRDefault="00895D30" w:rsidP="000162B5">
            <w:pPr>
              <w:pStyle w:val="TableLeft"/>
            </w:pPr>
            <w:r>
              <w:t>Objective (Part 2): To compare nemtabrutinib + venetoclax to VR with respect to PFS per 2018 iwCLL criteria, as assessed by BICR</w:t>
            </w:r>
          </w:p>
          <w:p ns2:paraId="7A526051" ns2:textId="77777777" w:rsidR="007F1B16" w:rsidRDefault="00895D30">
            <w:pPr>
              <w:rPr>
                <w:sz w:val="20"/>
                <w:szCs w:val="20"/>
              </w:rPr>
            </w:pPr>
            <w:r>
              <w:t>Hypothesis (H1): Nemtabrutinib + venetoclax is superior to VR with respect to PFS per 2018 iwCLL criteria as assessed by BICR</w:t>
            </w:r>
          </w:p>
          <w:p ns2:paraId="4545F385" ns2:textId="77777777" w:rsidR="001D59DF" w:rsidRDefault="001D59DF" w:rsidP="000162B5">
            <w:pPr>
              <w:pStyle w:val="TableLeft"/>
            </w:pPr>
          </w:p>
        </w:tc>
        <w:tc>
          <w:tcPr>
            <w:tcW w:w="4500" w:type="dxa"/>
          </w:tcPr>
          <w:p ns2:paraId="279C04F8" ns2:textId="77777777" w:rsidR="007F1B16" w:rsidRDefault="00895D30">
            <w:pPr>
              <w:rPr>
                <w:sz w:val="20"/>
                <w:szCs w:val="20"/>
              </w:rPr>
            </w:pPr>
            <w:r>
              <w:t xml:space="preserve">- </w:t>
            </w:r>
            <w:r w:rsidRPr="000162B5">
              <w:t>PFS, defined as the time from randomization to the first documented disease progression or death due to any cause, whichever occurs first</w:t>
            </w:r>
          </w:p>
          <w:p ns2:paraId="277754CB" ns2:textId="77777777" w:rsidR="001D59DF" w:rsidRDefault="001D59DF" w:rsidP="001D59DF">
            <w:pPr>
              <w:pStyle w:val="TableLeft"/>
            </w:pPr>
          </w:p>
        </w:tc>
      </w:tr>
      <w:tr w:rsidR="003117E4" ns2:paraId="22D3D1C3" ns2:textId="77777777" w:rsidTr="00FC1F39">
        <w:trPr>
          <w:cantSplit/>
        </w:trPr>
        <w:tc>
          <w:tcPr>
            <w:tcW w:w="4500" w:type="dxa"/>
          </w:tcPr>
          <w:p ns2:paraId="257E2BCF" ns2:textId="77777777" w:rsidR="000A2AC1" w:rsidRPr="006B45B8" w:rsidRDefault="00895D30" w:rsidP="006E7BD1">
            <w:pPr>
              <w:pStyle w:val="TableLeft"/>
              <w:keepNext/>
              <w:rPr>
                <w:b/>
                <w:bCs w:val="0"/>
              </w:rPr>
            </w:pPr>
            <w:r w:rsidRPr="006B45B8">
              <w:rPr>
                <w:b/>
                <w:bCs w:val="0"/>
              </w:rPr>
              <w:t>Secondary Objective</w:t>
            </w:r>
            <w:r w:rsidR="00640E59" w:rsidRPr="006B45B8">
              <w:rPr>
                <w:b/>
                <w:bCs w:val="0"/>
              </w:rPr>
              <w:t>s</w:t>
            </w:r>
          </w:p>
        </w:tc>
        <w:tc>
          <w:tcPr>
            <w:tcW w:w="4500" w:type="dxa"/>
          </w:tcPr>
          <w:p ns2:paraId="74635C2B" ns2:textId="77777777" w:rsidR="000A2AC1" w:rsidRPr="006B45B8" w:rsidRDefault="00895D30" w:rsidP="006E7BD1">
            <w:pPr>
              <w:pStyle w:val="TableLeft"/>
              <w:keepNext/>
              <w:rPr>
                <w:b/>
                <w:bCs w:val="0"/>
              </w:rPr>
            </w:pPr>
            <w:r w:rsidRPr="006B45B8">
              <w:rPr>
                <w:b/>
                <w:bCs w:val="0"/>
              </w:rPr>
              <w:t>Secondary Endpoint</w:t>
            </w:r>
            <w:r w:rsidR="00640E59" w:rsidRPr="006B45B8">
              <w:rPr>
                <w:b/>
                <w:bCs w:val="0"/>
              </w:rPr>
              <w:t>s</w:t>
            </w:r>
          </w:p>
        </w:tc>
      </w:tr>
      <w:tr w:rsidR="003117E4" ns2:paraId="421DCECC" ns2:textId="77777777" w:rsidTr="00FC1F39">
        <w:trPr>
          <w:cantSplit/>
        </w:trPr>
        <w:tc>
          <w:tcPr>
            <w:tcW w:w="4500" w:type="dxa"/>
          </w:tcPr>
          <w:p ns2:paraId="05FD7F69" ns2:textId="77777777" w:rsidR="007F1B16" w:rsidRDefault="00895D30" w:rsidP="00A537C6">
            <w:pPr>
              <w:pStyle w:val="TableLeft"/>
            </w:pPr>
            <w:r>
              <w:t>Objective (Part 2): To compare nemtabrutinib + venetoclax to VR with respect to undetectable MRD rate in bone marrow at month 14 as assessed by central laboratory</w:t>
            </w:r>
          </w:p>
          <w:p ns2:paraId="5E1CA5E3" ns2:textId="77777777" w:rsidR="007F1B16" w:rsidRDefault="00895D30">
            <w:pPr>
              <w:rPr>
                <w:sz w:val="20"/>
                <w:szCs w:val="20"/>
              </w:rPr>
            </w:pPr>
            <w:r>
              <w:t>Hypothesis (H2): Nemtabrutinib + venetoclax is superior to VR with respect to undetectable MRD rate in bone marrow at month 14 as assessed by central laboratory</w:t>
            </w:r>
          </w:p>
          <w:p ns2:paraId="0C14CBDC" ns2:textId="77777777" w:rsidR="000A2AC1" w:rsidRDefault="000A2AC1" w:rsidP="00A537C6">
            <w:pPr>
              <w:pStyle w:val="TableLeft"/>
            </w:pPr>
          </w:p>
        </w:tc>
        <w:tc>
          <w:tcPr>
            <w:tcW w:w="4500" w:type="dxa"/>
          </w:tcPr>
          <w:p ns2:paraId="4118BD4C" ns2:textId="70A1A7EB" w:rsidR="00DC1982" w:rsidRDefault="00895D30">
            <w:pPr>
              <w:rPr>
                <w:sz w:val="20"/>
                <w:szCs w:val="20"/>
              </w:rPr>
            </w:pPr>
            <w:r>
              <w:t xml:space="preserve">- </w:t>
            </w:r>
            <w:r w:rsidRPr="00A537C6">
              <w:t>Undetectable MRD, defined as &lt;1 leukemic cell per 10,000 cells (MRD &lt;10</w:t>
            </w:r>
            <w:r w:rsidRPr="00F47B89">
              <w:rPr>
                <w:vertAlign w:val="superscript"/>
              </w:rPr>
              <w:t xml:space="preserve"> </w:t>
            </w:r>
            <w:r>
              <w:rPr>
                <w:vertAlign w:val="superscript"/>
              </w:rPr>
              <w:t>-</w:t>
            </w:r>
            <w:r w:rsidRPr="001D0B89">
              <w:rPr>
                <w:vertAlign w:val="superscript"/>
              </w:rPr>
              <w:t>4</w:t>
            </w:r>
            <w:r w:rsidRPr="00A537C6">
              <w:t>) in bone marrow</w:t>
            </w:r>
          </w:p>
          <w:p ns2:paraId="0FC2E026" ns2:textId="77777777" w:rsidR="000A2AC1" w:rsidRDefault="000A2AC1" w:rsidP="006B45B8">
            <w:pPr>
              <w:pStyle w:val="TableLeft"/>
            </w:pPr>
          </w:p>
        </w:tc>
      </w:tr>
      <w:tr w:rsidR="003117E4" ns2:paraId="3EB92D9B" ns2:textId="77777777" w:rsidTr="00FC1F39">
        <w:trPr>
          <w:cantSplit/>
        </w:trPr>
        <w:tc>
          <w:tcPr>
            <w:tcW w:w="4500" w:type="dxa"/>
          </w:tcPr>
          <w:p ns2:paraId="690D81C2" ns2:textId="77777777" w:rsidR="007F1B16" w:rsidRDefault="00895D30" w:rsidP="00A537C6">
            <w:pPr>
              <w:pStyle w:val="TableLeft"/>
            </w:pPr>
            <w:r>
              <w:t>Objective (Part 2): To compare nemtabrutinib + venetoclax to VR with respect to OS</w:t>
            </w:r>
          </w:p>
          <w:p ns2:paraId="07812286" ns2:textId="77777777" w:rsidR="007F1B16" w:rsidRDefault="00895D30">
            <w:pPr>
              <w:rPr>
                <w:sz w:val="20"/>
                <w:szCs w:val="20"/>
              </w:rPr>
            </w:pPr>
            <w:r>
              <w:t>Hypothesis (H3): Nemtabrutinib + venetoclax is superior to VR with respect to OS</w:t>
            </w:r>
          </w:p>
          <w:p ns2:paraId="00161FC3" ns2:textId="77777777" w:rsidR="00086A4B" w:rsidRDefault="00086A4B" w:rsidP="00A537C6">
            <w:pPr>
              <w:pStyle w:val="TableLeft"/>
            </w:pPr>
          </w:p>
        </w:tc>
        <w:tc>
          <w:tcPr>
            <w:tcW w:w="4500" w:type="dxa"/>
          </w:tcPr>
          <w:p ns2:paraId="45D93B95" ns2:textId="36B7E8F9" w:rsidR="007F1B16" w:rsidRDefault="00895D30">
            <w:pPr>
              <w:rPr>
                <w:sz w:val="20"/>
                <w:szCs w:val="20"/>
              </w:rPr>
            </w:pPr>
            <w:r>
              <w:t xml:space="preserve">- </w:t>
            </w:r>
            <w:r w:rsidRPr="00A537C6">
              <w:t>OS, defined as the time from randomization to death due to any cause</w:t>
            </w:r>
          </w:p>
          <w:p ns2:paraId="3977A9C8" ns2:textId="77777777" w:rsidR="00086A4B" w:rsidRDefault="00086A4B" w:rsidP="00086A4B">
            <w:pPr>
              <w:pStyle w:val="TableLeft"/>
            </w:pPr>
          </w:p>
        </w:tc>
      </w:tr>
      <w:tr w:rsidR="003117E4" ns2:paraId="5B488F42" ns2:textId="77777777" w:rsidTr="00FC1F39">
        <w:trPr>
          <w:cantSplit/>
        </w:trPr>
        <w:tc>
          <w:tcPr>
            <w:tcW w:w="4500" w:type="dxa"/>
          </w:tcPr>
          <w:p ns2:paraId="4637EC88" ns2:textId="77777777" w:rsidR="007F1B16" w:rsidRDefault="00895D30" w:rsidP="00A537C6">
            <w:pPr>
              <w:pStyle w:val="TableLeft"/>
            </w:pPr>
            <w:r>
              <w:t>Objective (Part 2): To compare nemtabrutinib + venetoclax to VR with respect to ORR per iwCLL criteria 2018 as assessed by BICR</w:t>
            </w:r>
          </w:p>
          <w:p ns2:paraId="59AC4905" ns2:textId="77777777" w:rsidR="007F1B16" w:rsidRDefault="00895D30">
            <w:pPr>
              <w:rPr>
                <w:sz w:val="20"/>
                <w:szCs w:val="20"/>
              </w:rPr>
            </w:pPr>
            <w:r>
              <w:t>Hypothesis (H4): Nemtabrutinib + venetoclax is superior to VR with respect to ORR per 2018 iwCLL criteria as assessed by BICR</w:t>
            </w:r>
          </w:p>
          <w:p ns2:paraId="417A2E51" ns2:textId="77777777" w:rsidR="00E24BCE" w:rsidRDefault="00E24BCE" w:rsidP="00A537C6">
            <w:pPr>
              <w:pStyle w:val="TableLeft"/>
            </w:pPr>
          </w:p>
        </w:tc>
        <w:tc>
          <w:tcPr>
            <w:tcW w:w="4500" w:type="dxa"/>
          </w:tcPr>
          <w:p ns2:paraId="21C324EB" ns2:textId="08AF35E9" w:rsidR="007F1B16" w:rsidRDefault="00895D30">
            <w:pPr>
              <w:rPr>
                <w:sz w:val="20"/>
                <w:szCs w:val="20"/>
              </w:rPr>
            </w:pPr>
            <w:r>
              <w:t xml:space="preserve">- </w:t>
            </w:r>
            <w:r w:rsidRPr="00A537C6">
              <w:t>OR, defined as CR, CRi, nPR, or PR</w:t>
            </w:r>
          </w:p>
          <w:p ns2:paraId="162D19EE" ns2:textId="77777777" w:rsidR="00E24BCE" w:rsidRDefault="00E24BCE" w:rsidP="00E24BCE">
            <w:pPr>
              <w:pStyle w:val="TableLeft"/>
            </w:pPr>
          </w:p>
        </w:tc>
      </w:tr>
      <w:tr w:rsidR="003117E4" ns2:paraId="09F567D5" ns2:textId="77777777" w:rsidTr="00FC1F39">
        <w:trPr>
          <w:cantSplit/>
        </w:trPr>
        <w:tc>
          <w:tcPr>
            <w:tcW w:w="4500" w:type="dxa"/>
          </w:tcPr>
          <w:p ns2:paraId="09ACC1FA" ns2:textId="77777777" w:rsidR="007F1B16" w:rsidRDefault="00895D30">
            <w:pPr>
              <w:rPr>
                <w:sz w:val="20"/>
                <w:szCs w:val="20"/>
              </w:rPr>
            </w:pPr>
            <w:r w:rsidRPr="00A537C6">
              <w:t>Objective (Part 2): To evaluate DOR per 2018 iwCLL criteria as assessed by BICR</w:t>
            </w:r>
          </w:p>
          <w:p ns2:paraId="439A55FB" ns2:textId="77777777" w:rsidR="005C1C29" w:rsidRDefault="005C1C29" w:rsidP="005C1C29">
            <w:pPr>
              <w:pStyle w:val="TableLeft"/>
            </w:pPr>
          </w:p>
        </w:tc>
        <w:tc>
          <w:tcPr>
            <w:tcW w:w="4500" w:type="dxa"/>
          </w:tcPr>
          <w:p ns2:paraId="19394C90" ns2:textId="5E8ED38B" w:rsidR="007F1B16" w:rsidRDefault="00895D30">
            <w:pPr>
              <w:rPr>
                <w:sz w:val="20"/>
                <w:szCs w:val="20"/>
              </w:rPr>
            </w:pPr>
            <w:r>
              <w:t xml:space="preserve">- </w:t>
            </w:r>
            <w:r w:rsidRPr="00A537C6">
              <w:t>DOR, defined as the time from the first documented evidence of CR, CRi, nPR, or PR that led to response until disease progression or death due to any cause, whichever occurs first</w:t>
            </w:r>
          </w:p>
          <w:p ns2:paraId="6C36B61D" ns2:textId="77777777" w:rsidR="005C1C29" w:rsidRDefault="005C1C29" w:rsidP="005C1C29">
            <w:pPr>
              <w:pStyle w:val="TableLeft"/>
            </w:pPr>
          </w:p>
        </w:tc>
      </w:tr>
      <w:tr w:rsidR="003117E4" ns2:paraId="229E1BBB" ns2:textId="77777777" w:rsidTr="00FC1F39">
        <w:trPr>
          <w:cantSplit/>
        </w:trPr>
        <w:tc>
          <w:tcPr>
            <w:tcW w:w="4500" w:type="dxa"/>
          </w:tcPr>
          <w:p ns2:paraId="269CFC12" ns2:textId="77777777" w:rsidR="007F1B16" w:rsidRDefault="00895D30">
            <w:pPr>
              <w:rPr>
                <w:sz w:val="20"/>
                <w:szCs w:val="20"/>
              </w:rPr>
            </w:pPr>
            <w:r w:rsidRPr="00A537C6">
              <w:t>Objective (Part 2): To evaluate the safety and tolerability of nemtabrutinib + venetoclax</w:t>
            </w:r>
          </w:p>
          <w:p ns2:paraId="6F7F0006" ns2:textId="77777777" w:rsidR="005D1F1F" w:rsidRDefault="005D1F1F" w:rsidP="005D1F1F">
            <w:pPr>
              <w:pStyle w:val="TableLeft"/>
            </w:pPr>
          </w:p>
        </w:tc>
        <w:tc>
          <w:tcPr>
            <w:tcW w:w="4500" w:type="dxa"/>
          </w:tcPr>
          <w:p ns2:paraId="4901C968" ns2:textId="77777777" w:rsidR="007F1B16" w:rsidRDefault="00895D30" w:rsidP="00A537C6">
            <w:pPr>
              <w:pStyle w:val="TableLeft"/>
            </w:pPr>
            <w:r>
              <w:rPr>
                <w:rFonts w:eastAsia="Times New Roman" w:cs="Times New Roman"/>
                <w:bCs w:val="0"/>
              </w:rPr>
              <w:t xml:space="preserve">- </w:t>
            </w:r>
            <w:r>
              <w:t>AEs</w:t>
            </w:r>
          </w:p>
          <w:p ns2:paraId="45E5811D" ns2:textId="0EC840F4" w:rsidR="007F1B16" w:rsidRDefault="00895D30">
            <w:pPr>
              <w:rPr>
                <w:sz w:val="20"/>
                <w:szCs w:val="20"/>
              </w:rPr>
            </w:pPr>
            <w:r>
              <w:t>- Study intervention discontinuations due to AEs</w:t>
            </w:r>
          </w:p>
          <w:p ns2:paraId="42C88B8B" ns2:textId="77777777" w:rsidR="005D1F1F" w:rsidRDefault="005D1F1F" w:rsidP="00A537C6">
            <w:pPr>
              <w:pStyle w:val="TableLeft"/>
            </w:pPr>
          </w:p>
        </w:tc>
      </w:tr>
      <w:tr w:rsidR="003117E4" ns2:paraId="7583AEA0" ns2:textId="77777777" w:rsidTr="00FC1F39">
        <w:trPr>
          <w:cantSplit/>
        </w:trPr>
        <w:tc>
          <w:tcPr>
            <w:tcW w:w="4500" w:type="dxa"/>
          </w:tcPr>
          <w:p ns2:paraId="269A8C4F" ns2:textId="77777777" w:rsidR="000A2AC1" w:rsidRPr="006B45B8" w:rsidRDefault="00895D30" w:rsidP="006E7BD1">
            <w:pPr>
              <w:pStyle w:val="TableLeft"/>
              <w:keepNext/>
              <w:rPr>
                <w:b/>
                <w:bCs w:val="0"/>
              </w:rPr>
            </w:pPr>
            <w:r w:rsidRPr="006B45B8">
              <w:rPr>
                <w:b/>
                <w:bCs w:val="0"/>
              </w:rPr>
              <w:t>Tertiary</w:t>
            </w:r>
            <w:r w:rsidR="00640E59" w:rsidRPr="006B45B8">
              <w:rPr>
                <w:b/>
                <w:bCs w:val="0"/>
              </w:rPr>
              <w:t>/</w:t>
            </w:r>
            <w:r w:rsidRPr="006B45B8">
              <w:rPr>
                <w:b/>
                <w:bCs w:val="0"/>
              </w:rPr>
              <w:t>Exploratory Objective</w:t>
            </w:r>
            <w:r w:rsidR="00640E59" w:rsidRPr="006B45B8">
              <w:rPr>
                <w:b/>
                <w:bCs w:val="0"/>
              </w:rPr>
              <w:t>s</w:t>
            </w:r>
          </w:p>
        </w:tc>
        <w:tc>
          <w:tcPr>
            <w:tcW w:w="4500" w:type="dxa"/>
          </w:tcPr>
          <w:p ns2:paraId="12056F18" ns2:textId="77777777" w:rsidR="000A2AC1" w:rsidRPr="006B45B8" w:rsidRDefault="00895D30" w:rsidP="006E7BD1">
            <w:pPr>
              <w:pStyle w:val="TableLeft"/>
              <w:keepNext/>
              <w:rPr>
                <w:b/>
                <w:bCs w:val="0"/>
              </w:rPr>
            </w:pPr>
            <w:r w:rsidRPr="006B45B8">
              <w:rPr>
                <w:b/>
                <w:bCs w:val="0"/>
              </w:rPr>
              <w:t>Tertiary</w:t>
            </w:r>
            <w:r w:rsidR="00640E59" w:rsidRPr="006B45B8">
              <w:rPr>
                <w:b/>
                <w:bCs w:val="0"/>
              </w:rPr>
              <w:t>/</w:t>
            </w:r>
            <w:r w:rsidRPr="006B45B8">
              <w:rPr>
                <w:b/>
                <w:bCs w:val="0"/>
              </w:rPr>
              <w:t>Exploratory Endpoint</w:t>
            </w:r>
            <w:r w:rsidR="00640E59" w:rsidRPr="006B45B8">
              <w:rPr>
                <w:b/>
                <w:bCs w:val="0"/>
              </w:rPr>
              <w:t>s</w:t>
            </w:r>
          </w:p>
        </w:tc>
      </w:tr>
      <w:tr w:rsidR="003117E4" ns2:paraId="7964E504" ns2:textId="77777777" w:rsidTr="00FC1F39">
        <w:trPr>
          <w:cantSplit/>
        </w:trPr>
        <w:tc>
          <w:tcPr>
            <w:tcW w:w="4500" w:type="dxa"/>
          </w:tcPr>
          <w:p ns2:paraId="57CF3832" ns2:textId="77777777" w:rsidR="002A3A50" w:rsidRDefault="00895D30" w:rsidP="006B45B8">
            <w:pPr>
              <w:pStyle w:val="TableLeft"/>
            </w:pPr>
            <w:r w:rsidRPr="00517B31">
              <w:t>Objective (Part 2): To evaluate nemtabrutinib + venetoclax compared to VR with respect to ORR, including PRL as a response category per 2018 iwCLL criteria as assessed by BICR</w:t>
            </w:r>
          </w:p>
          <w:p ns2:paraId="43ABAA9C" ns2:textId="77777777" w:rsidR="000A2AC1" w:rsidRDefault="000A2AC1" w:rsidP="006B45B8">
            <w:pPr>
              <w:pStyle w:val="TableLeft"/>
            </w:pPr>
          </w:p>
        </w:tc>
        <w:tc>
          <w:tcPr>
            <w:tcW w:w="4500" w:type="dxa"/>
          </w:tcPr>
          <w:p ns2:paraId="2BBCF159" ns2:textId="77777777" w:rsidR="002A3A50" w:rsidRDefault="00895D30" w:rsidP="006B45B8">
            <w:pPr>
              <w:pStyle w:val="TableLeft"/>
            </w:pPr>
            <w:r>
              <w:t xml:space="preserve">- </w:t>
            </w:r>
            <w:r w:rsidR="009E4567" w:rsidRPr="00517B31">
              <w:t>OR including PRL, defined as CR, CRi, nPR, PR, or PRL</w:t>
            </w:r>
          </w:p>
          <w:p ns2:paraId="0A83B289" ns2:textId="77777777" w:rsidR="000A2AC1" w:rsidRDefault="000A2AC1" w:rsidP="006B45B8">
            <w:pPr>
              <w:pStyle w:val="TableLeft"/>
            </w:pPr>
          </w:p>
        </w:tc>
      </w:tr>
      <w:tr w:rsidR="003117E4" ns2:paraId="5209FBD0" ns2:textId="77777777" w:rsidTr="00FC1F39">
        <w:trPr>
          <w:cantSplit/>
        </w:trPr>
        <w:tc>
          <w:tcPr>
            <w:tcW w:w="4500" w:type="dxa"/>
          </w:tcPr>
          <w:p ns2:paraId="2EB2D3F3" ns2:textId="77777777" w:rsidR="00496B37" w:rsidRDefault="00895D30" w:rsidP="003515C4">
            <w:pPr>
              <w:pStyle w:val="TableLeft"/>
            </w:pPr>
            <w:r w:rsidRPr="00517B31">
              <w:t>Objective (Part 2): To characterize the pharmacokinetics of nemtabrutinib</w:t>
            </w:r>
          </w:p>
          <w:p ns2:paraId="1D79D0BE" ns2:textId="77777777" w:rsidR="003515C4" w:rsidRDefault="003515C4" w:rsidP="003515C4">
            <w:pPr>
              <w:pStyle w:val="TableLeft"/>
            </w:pPr>
          </w:p>
        </w:tc>
        <w:tc>
          <w:tcPr>
            <w:tcW w:w="4500" w:type="dxa"/>
          </w:tcPr>
          <w:p ns2:paraId="6549DD17" ns2:textId="77777777" w:rsidR="00496B37" w:rsidRDefault="00895D30" w:rsidP="000440A5">
            <w:pPr>
              <w:pStyle w:val="TableLeft"/>
            </w:pPr>
            <w:r>
              <w:t xml:space="preserve">- </w:t>
            </w:r>
            <w:r w:rsidR="009E4567" w:rsidRPr="000440A5">
              <w:t>Steady-state maximum concentration (C</w:t>
            </w:r>
            <w:r w:rsidR="009E4567" w:rsidRPr="000440A5">
              <w:rPr>
                <w:vertAlign w:val="subscript"/>
              </w:rPr>
              <w:t>max</w:t>
            </w:r>
            <w:r w:rsidR="009E4567" w:rsidRPr="000440A5">
              <w:t>) and area under the curve (AUC)</w:t>
            </w:r>
          </w:p>
          <w:p ns2:paraId="5DB3B3EA" ns2:textId="77777777" w:rsidR="003515C4" w:rsidRDefault="003515C4" w:rsidP="000440A5">
            <w:pPr>
              <w:pStyle w:val="TableLeft"/>
            </w:pPr>
          </w:p>
        </w:tc>
      </w:tr>
      <w:tr w:rsidR="003117E4" ns2:paraId="6D131AED" ns2:textId="77777777" w:rsidTr="00FC1F39">
        <w:trPr>
          <w:cantSplit/>
        </w:trPr>
        <w:tc>
          <w:tcPr>
            <w:tcW w:w="4500" w:type="dxa"/>
          </w:tcPr>
          <w:p ns2:paraId="640E324D" ns2:textId="77777777" w:rsidR="00496B37" w:rsidRDefault="00895D30" w:rsidP="00FC1F39">
            <w:pPr>
              <w:pStyle w:val="TableLeft"/>
              <w:keepNext/>
            </w:pPr>
            <w:r w:rsidRPr="000440A5">
              <w:t>Objective (Part 2): To evaluate nemtabrutinib + venetoclax compared to VR with respect to health-related QoL using the EORTC QLQ-C30</w:t>
            </w:r>
          </w:p>
          <w:p ns2:paraId="0FACA8B7" ns2:textId="77777777" w:rsidR="00A03D12" w:rsidRDefault="00A03D12" w:rsidP="00FC1F39">
            <w:pPr>
              <w:pStyle w:val="TableLeft"/>
              <w:keepNext/>
            </w:pPr>
          </w:p>
        </w:tc>
        <w:tc>
          <w:tcPr>
            <w:tcW w:w="4500" w:type="dxa"/>
          </w:tcPr>
          <w:p ns2:paraId="6DD127CE" ns2:textId="77777777" w:rsidR="000440A5" w:rsidRDefault="00895D30" w:rsidP="00FC1F39">
            <w:pPr>
              <w:pStyle w:val="TableLeft"/>
              <w:keepNext/>
            </w:pPr>
            <w:r>
              <w:t xml:space="preserve">- </w:t>
            </w:r>
            <w:r w:rsidR="009E4567">
              <w:t>Change in scores from baseline in EORTC QLQ-C30 scores:</w:t>
            </w:r>
          </w:p>
          <w:p ns2:paraId="0BF0F3F0" ns2:textId="77777777" w:rsidR="000440A5" w:rsidRDefault="00895D30" w:rsidP="00FC1F39">
            <w:pPr>
              <w:pStyle w:val="TableLeft"/>
              <w:keepNext/>
              <w:ind w:left="356"/>
            </w:pPr>
            <w:r>
              <w:t>Global Health Status/QoL (Items 29-30)</w:t>
            </w:r>
          </w:p>
          <w:p ns2:paraId="35CAF975" ns2:textId="77777777" w:rsidR="000440A5" w:rsidRDefault="00895D30" w:rsidP="00FC1F39">
            <w:pPr>
              <w:pStyle w:val="TableLeft"/>
              <w:keepNext/>
              <w:ind w:left="356"/>
            </w:pPr>
            <w:r>
              <w:t>Physical functioning (Items 1-5)</w:t>
            </w:r>
          </w:p>
          <w:p ns2:paraId="46D0CAFB" ns2:textId="77777777" w:rsidR="000440A5" w:rsidRDefault="00895D30" w:rsidP="00FC1F39">
            <w:pPr>
              <w:pStyle w:val="TableLeft"/>
              <w:keepNext/>
              <w:ind w:left="356"/>
            </w:pPr>
            <w:r>
              <w:t>Fatigue (Items 10, 12, and 18)</w:t>
            </w:r>
          </w:p>
          <w:p ns2:paraId="5307D1FB" ns2:textId="77777777" w:rsidR="000440A5" w:rsidRDefault="00895D30" w:rsidP="00FC1F39">
            <w:pPr>
              <w:pStyle w:val="TableLeft"/>
              <w:keepNext/>
              <w:ind w:left="356"/>
            </w:pPr>
            <w:r>
              <w:t>Nausea and vomiting (Items 14, 15)</w:t>
            </w:r>
          </w:p>
          <w:p ns2:paraId="6E0F5901" ns2:textId="77777777" w:rsidR="000440A5" w:rsidRDefault="00895D30" w:rsidP="00FC1F39">
            <w:pPr>
              <w:pStyle w:val="TableLeft"/>
              <w:keepNext/>
              <w:ind w:left="356"/>
            </w:pPr>
            <w:r>
              <w:t xml:space="preserve">Diarrhea (Item 17) </w:t>
            </w:r>
          </w:p>
          <w:p ns2:paraId="5DD67EDC" ns2:textId="77777777" w:rsidR="000440A5" w:rsidRDefault="00895D30" w:rsidP="00FC1F39">
            <w:pPr>
              <w:pStyle w:val="TableLeft"/>
              <w:keepNext/>
              <w:spacing w:after="120"/>
              <w:ind w:left="356"/>
            </w:pPr>
            <w:r>
              <w:t xml:space="preserve">Pain (Items 9, 19) </w:t>
            </w:r>
          </w:p>
          <w:p ns2:paraId="08CDB5BC" ns2:textId="77777777" w:rsidR="000440A5" w:rsidRDefault="00895D30" w:rsidP="00FC1F39">
            <w:pPr>
              <w:pStyle w:val="TableLeft"/>
              <w:keepNext/>
            </w:pPr>
            <w:r>
              <w:t xml:space="preserve">- </w:t>
            </w:r>
            <w:r w:rsidR="009E4567">
              <w:t>TTD: time from start of treatment to the first onset of deterioration in EORTC QLQ-C30 scores:</w:t>
            </w:r>
          </w:p>
          <w:p ns2:paraId="56C1B1C8" ns2:textId="77777777" w:rsidR="000440A5" w:rsidRDefault="00895D30" w:rsidP="00FC1F39">
            <w:pPr>
              <w:pStyle w:val="TableLeft"/>
              <w:keepNext/>
              <w:ind w:left="356"/>
            </w:pPr>
            <w:r>
              <w:t>Physical functioning (Items 1-5)</w:t>
            </w:r>
          </w:p>
          <w:p ns2:paraId="5FCE203E" ns2:textId="77777777" w:rsidR="000440A5" w:rsidRDefault="00895D30" w:rsidP="00FC1F39">
            <w:pPr>
              <w:pStyle w:val="TableLeft"/>
              <w:keepNext/>
              <w:ind w:left="356"/>
            </w:pPr>
            <w:r>
              <w:t>Fatigue (Items 10, 12, and 18)</w:t>
            </w:r>
          </w:p>
          <w:p ns2:paraId="01B7DB85" ns2:textId="77777777" w:rsidR="000440A5" w:rsidRDefault="00895D30" w:rsidP="00FC1F39">
            <w:pPr>
              <w:pStyle w:val="TableLeft"/>
              <w:keepNext/>
              <w:ind w:left="356"/>
            </w:pPr>
            <w:r>
              <w:t>Nausea and vomiting (Items 14, 15)</w:t>
            </w:r>
          </w:p>
          <w:p ns2:paraId="056D2D80" ns2:textId="77777777" w:rsidR="000440A5" w:rsidRDefault="00895D30" w:rsidP="00FC1F39">
            <w:pPr>
              <w:pStyle w:val="TableLeft"/>
              <w:keepNext/>
              <w:ind w:left="356"/>
            </w:pPr>
            <w:r>
              <w:t xml:space="preserve">Diarrhea (Item 17) </w:t>
            </w:r>
          </w:p>
          <w:p ns2:paraId="4877331C" ns2:textId="77777777" w:rsidR="00496B37" w:rsidRDefault="00895D30" w:rsidP="00FC1F39">
            <w:pPr>
              <w:pStyle w:val="TableLeft"/>
              <w:keepNext/>
              <w:ind w:left="356"/>
            </w:pPr>
            <w:r>
              <w:t>Pain (Items 9, 19)</w:t>
            </w:r>
          </w:p>
          <w:p ns2:paraId="1FF09F11" ns2:textId="77777777" w:rsidR="00A03D12" w:rsidRDefault="00A03D12" w:rsidP="00FC1F39">
            <w:pPr>
              <w:pStyle w:val="TableLeft"/>
              <w:keepNext/>
              <w:ind w:left="213"/>
            </w:pPr>
          </w:p>
        </w:tc>
      </w:tr>
      <w:tr w:rsidR="003117E4" ns2:paraId="4078AAB1" ns2:textId="77777777" w:rsidTr="00FC1F39">
        <w:trPr>
          <w:cantSplit/>
        </w:trPr>
        <w:tc>
          <w:tcPr>
            <w:tcW w:w="4500" w:type="dxa"/>
          </w:tcPr>
          <w:p ns2:paraId="10FCE871" ns2:textId="77777777" w:rsidR="00496B37" w:rsidRDefault="00895D30" w:rsidP="00FB4001">
            <w:pPr>
              <w:pStyle w:val="TableLeft"/>
            </w:pPr>
            <w:r w:rsidRPr="00517B31">
              <w:t>Objective (Part 2): To evaluate nemtabrutinib + venetoclax compared to VR with respect to health-related QoL using the EORTC QLQ-CLL17</w:t>
            </w:r>
          </w:p>
          <w:p ns2:paraId="516DF1B8" ns2:textId="77777777" w:rsidR="00FB4001" w:rsidRDefault="00FB4001" w:rsidP="00FB4001">
            <w:pPr>
              <w:pStyle w:val="TableLeft"/>
            </w:pPr>
          </w:p>
        </w:tc>
        <w:tc>
          <w:tcPr>
            <w:tcW w:w="4500" w:type="dxa"/>
          </w:tcPr>
          <w:p ns2:paraId="01DF024E" ns2:textId="77777777" w:rsidR="00517B31" w:rsidRDefault="00895D30" w:rsidP="00517B31">
            <w:pPr>
              <w:pStyle w:val="TableLeft"/>
            </w:pPr>
            <w:r>
              <w:t xml:space="preserve">- </w:t>
            </w:r>
            <w:r w:rsidR="009E4567">
              <w:t>Change from baseline in EORTC QLQ-CLL17 scores:</w:t>
            </w:r>
          </w:p>
          <w:p ns2:paraId="6368115F" ns2:textId="77777777" w:rsidR="00517B31" w:rsidRDefault="00895D30" w:rsidP="00517B31">
            <w:pPr>
              <w:pStyle w:val="TableLeft"/>
              <w:ind w:left="356"/>
            </w:pPr>
            <w:r>
              <w:t>Symptom burden (Items 31-36)</w:t>
            </w:r>
          </w:p>
          <w:p ns2:paraId="2A6F5BB5" ns2:textId="77777777" w:rsidR="00517B31" w:rsidRDefault="00895D30" w:rsidP="00517B31">
            <w:pPr>
              <w:pStyle w:val="TableLeft"/>
              <w:ind w:left="356"/>
            </w:pPr>
            <w:r>
              <w:t>Physical condition/fatigue (Items 37-40)</w:t>
            </w:r>
          </w:p>
          <w:p ns2:paraId="0D1DF258" ns2:textId="77777777" w:rsidR="00496B37" w:rsidRDefault="00895D30" w:rsidP="00517B31">
            <w:pPr>
              <w:pStyle w:val="TableLeft"/>
              <w:ind w:left="356"/>
            </w:pPr>
            <w:r>
              <w:t>Worries/fears related to health and functioning (Items 41-47)</w:t>
            </w:r>
          </w:p>
          <w:p ns2:paraId="50E6C74D" ns2:textId="77777777" w:rsidR="00FB4001" w:rsidRDefault="00FB4001" w:rsidP="00517B31">
            <w:pPr>
              <w:pStyle w:val="TableLeft"/>
              <w:ind w:left="213"/>
            </w:pPr>
          </w:p>
        </w:tc>
      </w:tr>
      <w:tr w:rsidR="003117E4" ns2:paraId="1D6AFF7F" ns2:textId="77777777" w:rsidTr="00FC1F39">
        <w:trPr>
          <w:cantSplit/>
        </w:trPr>
        <w:tc>
          <w:tcPr>
            <w:tcW w:w="4500" w:type="dxa"/>
          </w:tcPr>
          <w:p ns2:paraId="70391A58" ns2:textId="77777777" w:rsidR="00496B37" w:rsidRDefault="00895D30" w:rsidP="004D09AE">
            <w:pPr>
              <w:pStyle w:val="TableLeft"/>
            </w:pPr>
            <w:r w:rsidRPr="00517B31">
              <w:t>Objective (Part 2): To evaluate nemtabrutinib + venetoclax compared to VR with respect to health-related QoL using the EQ-5D-5L</w:t>
            </w:r>
          </w:p>
          <w:p ns2:paraId="59B49E33" ns2:textId="77777777" w:rsidR="004D09AE" w:rsidRDefault="004D09AE" w:rsidP="004D09AE">
            <w:pPr>
              <w:pStyle w:val="TableLeft"/>
            </w:pPr>
          </w:p>
        </w:tc>
        <w:tc>
          <w:tcPr>
            <w:tcW w:w="4500" w:type="dxa"/>
          </w:tcPr>
          <w:p ns2:paraId="0125EAAA" ns2:textId="77777777" w:rsidR="00496B37" w:rsidRDefault="00895D30" w:rsidP="004D09AE">
            <w:pPr>
              <w:pStyle w:val="TableLeft"/>
            </w:pPr>
            <w:r>
              <w:t xml:space="preserve">- </w:t>
            </w:r>
            <w:r w:rsidR="009E4567" w:rsidRPr="00517B31">
              <w:t>Change from baseline in EQ-5D VAS scores</w:t>
            </w:r>
          </w:p>
          <w:p ns2:paraId="26A830F5" ns2:textId="77777777" w:rsidR="004D09AE" w:rsidRDefault="004D09AE" w:rsidP="004D09AE">
            <w:pPr>
              <w:pStyle w:val="TableLeft"/>
            </w:pPr>
          </w:p>
        </w:tc>
      </w:tr>
      <w:tr w:rsidR="003117E4" ns2:paraId="7B1ACBD5" ns2:textId="77777777" w:rsidTr="00FC1F39">
        <w:trPr>
          <w:cantSplit/>
        </w:trPr>
        <w:tc>
          <w:tcPr>
            <w:tcW w:w="4500" w:type="dxa"/>
          </w:tcPr>
          <w:p ns2:paraId="2CD87DF9" ns2:textId="77777777" w:rsidR="00496B37" w:rsidRDefault="00895D30" w:rsidP="0054051A">
            <w:pPr>
              <w:pStyle w:val="TableLeft"/>
            </w:pPr>
            <w:r w:rsidRPr="00517B31">
              <w:t>Objective (Part 2): To evaluate nemtabrutinib + venetoclax compared to VR with respect to overall side-effect bother using the Functional Assessment of Cancer Therapy-General (FACT-G [Item GP5])</w:t>
            </w:r>
          </w:p>
          <w:p ns2:paraId="08657896" ns2:textId="77777777" w:rsidR="0054051A" w:rsidRDefault="0054051A" w:rsidP="0054051A">
            <w:pPr>
              <w:pStyle w:val="TableLeft"/>
            </w:pPr>
          </w:p>
        </w:tc>
        <w:tc>
          <w:tcPr>
            <w:tcW w:w="4500" w:type="dxa"/>
          </w:tcPr>
          <w:p ns2:paraId="37CFDA63" ns2:textId="77777777" w:rsidR="00496B37" w:rsidRDefault="00895D30" w:rsidP="0054051A">
            <w:pPr>
              <w:pStyle w:val="TableLeft"/>
            </w:pPr>
            <w:r>
              <w:t xml:space="preserve">- </w:t>
            </w:r>
            <w:r w:rsidR="009E4567" w:rsidRPr="000440A5">
              <w:t>Score for FACT-G (Item GP5)</w:t>
            </w:r>
          </w:p>
          <w:p ns2:paraId="3BF9D986" ns2:textId="77777777" w:rsidR="0054051A" w:rsidRDefault="0054051A" w:rsidP="0054051A">
            <w:pPr>
              <w:pStyle w:val="TableLeft"/>
            </w:pPr>
          </w:p>
        </w:tc>
      </w:tr>
      <w:tr w:rsidR="003117E4" ns2:paraId="0DC1F608" ns2:textId="77777777" w:rsidTr="00FC1F39">
        <w:trPr>
          <w:cantSplit/>
        </w:trPr>
        <w:tc>
          <w:tcPr>
            <w:tcW w:w="4500" w:type="dxa"/>
          </w:tcPr>
          <w:p ns2:paraId="4E0AA8A2" ns2:textId="77777777" w:rsidR="00496B37" w:rsidRDefault="00895D30" w:rsidP="00000D43">
            <w:pPr>
              <w:pStyle w:val="TableLeft"/>
            </w:pPr>
            <w:r w:rsidRPr="000440A5">
              <w:t>Objective (Part 2): To evaluate the correlation between known molecular resistance (eg, BTK C481, rarely L528W, T474I/C481S, T474M/C481S and T474M/C481T, PCLG2, and others as applicable) with clinical outcomes of nemtabrutinib + venetoclax</w:t>
            </w:r>
          </w:p>
          <w:p ns2:paraId="09F42B3E" ns2:textId="77777777" w:rsidR="00000D43" w:rsidRDefault="00000D43" w:rsidP="00000D43">
            <w:pPr>
              <w:pStyle w:val="TableLeft"/>
            </w:pPr>
          </w:p>
        </w:tc>
        <w:tc>
          <w:tcPr>
            <w:tcW w:w="4500" w:type="dxa"/>
          </w:tcPr>
          <w:p ns2:paraId="772B9B93" ns2:textId="77777777" w:rsidR="00496B37" w:rsidRDefault="00895D30" w:rsidP="00000D43">
            <w:pPr>
              <w:pStyle w:val="TableLeft"/>
            </w:pPr>
            <w:r>
              <w:t xml:space="preserve">- </w:t>
            </w:r>
            <w:r w:rsidR="009E4567" w:rsidRPr="000440A5">
              <w:t>Molecular resistance and clinical outcomes</w:t>
            </w:r>
          </w:p>
          <w:p ns2:paraId="5EFC3D21" ns2:textId="77777777" w:rsidR="00000D43" w:rsidRDefault="00000D43" w:rsidP="00000D43">
            <w:pPr>
              <w:pStyle w:val="TableLeft"/>
            </w:pPr>
          </w:p>
        </w:tc>
      </w:tr>
      <w:tr w:rsidR="003117E4" ns2:paraId="4C337BC6" ns2:textId="77777777" w:rsidTr="00FC1F39">
        <w:trPr>
          <w:cantSplit/>
        </w:trPr>
        <w:tc>
          <w:tcPr>
            <w:tcW w:w="4500" w:type="dxa"/>
          </w:tcPr>
          <w:p ns2:paraId="6508389E" ns2:textId="77777777" w:rsidR="00496B37" w:rsidRDefault="00895D30" w:rsidP="006B45B8">
            <w:pPr>
              <w:pStyle w:val="TableLeft"/>
            </w:pPr>
            <w:r w:rsidRPr="000440A5">
              <w:t>Objective (Part 2): To identify molecular (genomic, metabolic, and/or proteomic) biomarkers that may be indicative of clinical response/resistance, safety, and/or the mechanism of action of nemtabrutinib + venetoclax</w:t>
            </w:r>
          </w:p>
          <w:p ns2:paraId="0770E995" ns2:textId="77777777" w:rsidR="00404319" w:rsidRDefault="00404319" w:rsidP="006B45B8">
            <w:pPr>
              <w:pStyle w:val="TableLeft"/>
            </w:pPr>
          </w:p>
        </w:tc>
        <w:tc>
          <w:tcPr>
            <w:tcW w:w="4500" w:type="dxa"/>
          </w:tcPr>
          <w:p ns2:paraId="11BDA6FD" ns2:textId="77777777" w:rsidR="00496B37" w:rsidRDefault="00895D30" w:rsidP="006B45B8">
            <w:pPr>
              <w:pStyle w:val="TableLeft"/>
            </w:pPr>
            <w:r>
              <w:t xml:space="preserve">- </w:t>
            </w:r>
            <w:r w:rsidR="009E4567" w:rsidRPr="000440A5">
              <w:t>Molecular (genomic, metabolic, and/or proteomic) determinants of response or resistance to treatments, using blood and/or tumor tissue</w:t>
            </w:r>
          </w:p>
          <w:p ns2:paraId="33BBF1AE" ns2:textId="77777777" w:rsidR="00404319" w:rsidRDefault="00404319" w:rsidP="006B45B8">
            <w:pPr>
              <w:pStyle w:val="TableLeft"/>
            </w:pPr>
          </w:p>
        </w:tc>
      </w:tr>
    </w:tbl>
    <w:p ns2:paraId="64617D90" ns2:textId="77777777" w:rsidR="00747FF6" w:rsidRPr="005D2FF3" w:rsidRDefault="00747FF6" w:rsidP="005D2FF3">
      <w:pPr>
        <w:pStyle w:val="Paragraph"/>
        <w:spacing w:before="0" w:after="0" w:line="20" w:lineRule="exact"/>
        <w:rPr>
          <w:sz w:val="2"/>
          <w:szCs w:val="2"/>
        </w:rPr>
      </w:pPr>
      <w:ins w:id="4493" w:author="GoldenCorpusHarness" w:date="2026-03-28T22:23:47Z">
        <w:r>
          <w:t>Part 2</w:t>
        </w:r>
      </w:ins>
    </w:p>
    <w:p ns2:paraId="0B1AFA85" ns2:textId="77777777" w:rsidR="00FB7FB9" w:rsidRPr="00FB7FB9" w:rsidRDefault="00895D30" w:rsidP="00224EA0">
      <w:pPr>
        <w:pStyle w:val="paragraph0"/>
      </w:pPr>
      <w:del w:id="4494" w:author="GoldenCorpusHarness" w:date="2026-03-28T22:23:47Z">
        <w:r>
          <w:delText>Th</w:delText>
        </w:r>
      </w:del>
      <w:ins w:id="4495" w:author="GoldenCorpusHarness" w:date="2026-03-28T22:23:47Z">
        <w:r>
          <w:t>For participants tr</w:t>
        </w:r>
      </w:ins>
      <w:r>
        <w:t>e</w:t>
      </w:r>
      <w:del w:id="4496" w:author="GoldenCorpusHarness" w:date="2026-03-28T22:23:47Z">
        <w:r>
          <w:delText xml:space="preserve"> s</w:delText>
        </w:r>
      </w:del>
      <w:ins w:id="4497" w:author="GoldenCorpusHarness" w:date="2026-03-28T22:23:47Z">
        <w:r>
          <w:t>a</w:t>
        </w:r>
      </w:ins>
      <w:r>
        <w:t>t</w:t>
      </w:r>
      <w:del w:id="4498" w:author="GoldenCorpusHarness" w:date="2026-03-28T22:23:47Z">
        <w:r>
          <w:delText>u</w:delText>
        </w:r>
      </w:del>
      <w:ins w:id="4499" w:author="GoldenCorpusHarness" w:date="2026-03-28T22:23:47Z">
        <w:r>
          <w:t>e</w:t>
        </w:r>
      </w:ins>
      <w:r>
        <w:t>d</w:t>
      </w:r>
      <w:del w:id="4500" w:author="GoldenCorpusHarness" w:date="2026-03-28T22:23:47Z">
        <w:r>
          <w:delText>y</w:delText>
        </w:r>
      </w:del>
      <w:r>
        <w:t xml:space="preserve"> wi</w:t>
      </w:r>
      <w:del w:id="4501" w:author="GoldenCorpusHarness" w:date="2026-03-28T22:23:47Z">
        <w:r>
          <w:delText>ll</w:delText>
        </w:r>
      </w:del>
      <w:ins w:id="4502" w:author="GoldenCorpusHarness" w:date="2026-03-28T22:23:47Z">
        <w:r>
          <w:t>th</w:t>
        </w:r>
      </w:ins>
      <w:r>
        <w:t xml:space="preserve"> </w:t>
      </w:r>
      <w:del w:id="4503" w:author="GoldenCorpusHarness" w:date="2026-03-28T22:23:47Z">
        <w:r>
          <w:delText>be considered to have</w:delText>
        </w:r>
      </w:del>
      <w:ins w:id="4504" w:author="GoldenCorpusHarness" w:date="2026-03-28T22:23:47Z">
        <w:r>
          <w:t>65</w:t>
        </w:r>
      </w:ins>
      <w:r>
        <w:t xml:space="preserve"> m</w:t>
      </w:r>
      <w:ins w:id="4505" w:author="GoldenCorpusHarness" w:date="2026-03-28T22:23:47Z">
        <w:r>
          <w:t>g n</w:t>
        </w:r>
      </w:ins>
      <w:r>
        <w:t>e</w:t>
      </w:r>
      <w:ins w:id="4506" w:author="GoldenCorpusHarness" w:date="2026-03-28T22:23:47Z">
        <w:r>
          <w:t>m</w:t>
        </w:r>
      </w:ins>
      <w:r>
        <w:t>t</w:t>
      </w:r>
      <w:del w:id="4507" w:author="GoldenCorpusHarness" w:date="2026-03-28T22:23:47Z">
        <w:r>
          <w:delText xml:space="preserve"> its p</w:delText>
        </w:r>
      </w:del>
      <w:ins w:id="4508" w:author="GoldenCorpusHarness" w:date="2026-03-28T22:23:47Z">
        <w:r>
          <w:t>ab</w:t>
        </w:r>
      </w:ins>
      <w:r>
        <w:t>r</w:t>
      </w:r>
      <w:del w:id="4509" w:author="GoldenCorpusHarness" w:date="2026-03-28T22:23:47Z">
        <w:r>
          <w:delText>imary objec</w:delText>
        </w:r>
      </w:del>
      <w:ins w:id="4510" w:author="GoldenCorpusHarness" w:date="2026-03-28T22:23:47Z">
        <w:r>
          <w:t>u</w:t>
        </w:r>
      </w:ins>
      <w:r>
        <w:t>ti</w:t>
      </w:r>
      <w:del w:id="4511" w:author="GoldenCorpusHarness" w:date="2026-03-28T22:23:47Z">
        <w:r>
          <w:delText>ve</w:delText>
        </w:r>
      </w:del>
      <w:ins w:id="4512" w:author="GoldenCorpusHarness" w:date="2026-03-28T22:23:47Z">
        <w:r>
          <w:t>nib</w:t>
        </w:r>
      </w:ins>
      <w:r>
        <w:t xml:space="preserve"> </w:t>
      </w:r>
      <w:del w:id="4513" w:author="GoldenCorpusHarness" w:date="2026-03-28T22:23:47Z">
        <w:r>
          <w:delText>if</w:delText>
        </w:r>
      </w:del>
      <w:ins w:id="4514" w:author="GoldenCorpusHarness" w:date="2026-03-28T22:23:47Z">
        <w:r>
          <w:t>(N=379)</w:t>
        </w:r>
      </w:ins>
      <w:r>
        <w:t xml:space="preserve"> the </w:t>
      </w:r>
      <w:del w:id="4515" w:author="GoldenCorpusHarness" w:date="2026-03-28T22:23:47Z">
        <w:r>
          <w:delText>primar</w:delText>
        </w:r>
      </w:del>
      <w:ins w:id="4516" w:author="GoldenCorpusHarness" w:date="2026-03-28T22:23:47Z">
        <w:r>
          <w:t>ke</w:t>
        </w:r>
      </w:ins>
      <w:r>
        <w:t xml:space="preserve">y </w:t>
      </w:r>
      <w:del w:id="4517" w:author="GoldenCorpusHarness" w:date="2026-03-28T22:23:47Z">
        <w:r>
          <w:delText>hypoth</w:delText>
        </w:r>
      </w:del>
      <w:ins w:id="4518" w:author="GoldenCorpusHarness" w:date="2026-03-28T22:23:47Z">
        <w:r>
          <w:t>r</w:t>
        </w:r>
      </w:ins>
      <w:r>
        <w:t>es</w:t>
      </w:r>
      <w:del w:id="4519" w:author="GoldenCorpusHarness" w:date="2026-03-28T22:23:47Z">
        <w:r>
          <w:delText>i</w:delText>
        </w:r>
      </w:del>
      <w:ins w:id="4520" w:author="GoldenCorpusHarness" w:date="2026-03-28T22:23:47Z">
        <w:r>
          <w:t>ult</w:t>
        </w:r>
      </w:ins>
      <w:r>
        <w:t xml:space="preserve">s </w:t>
      </w:r>
      <w:del w:id="4521" w:author="GoldenCorpusHarness" w:date="2026-03-28T22:23:47Z">
        <w:r>
          <w:delText>t</w:delText>
        </w:r>
      </w:del>
      <w:ins w:id="4522" w:author="GoldenCorpusHarness" w:date="2026-03-28T22:23:47Z">
        <w:r>
          <w:t>w</w:t>
        </w:r>
      </w:ins>
      <w:r>
        <w:t>e</w:t>
      </w:r>
      <w:del w:id="4523" w:author="GoldenCorpusHarness" w:date="2026-03-28T22:23:47Z">
        <w:r>
          <w:delText>st is statistically significant.</w:delText>
        </w:r>
      </w:del>
      <w:ins w:id="4524" w:author="GoldenCorpusHarness" w:date="2026-03-28T22:23:47Z">
        <w:r>
          <w:t>re:</w:t>
        </w:r>
      </w:ins>
    </w:p>
    <w:p ns2:paraId="250987CD" ns2:textId="77777777" w:rsidR="00F91D62" w:rsidRPr="00F91D62" w:rsidRDefault="00895D30" w:rsidP="00F103D9">
      <w:pPr>
        <w:pStyle w:val="Heading1"/>
        <w:pageBreakBefore/>
        <w:ind w:left="475" w:hanging="475"/>
      </w:pPr>
      <w:ins w:id="4525" w:author="GoldenCorpusHarness" w:date="2026-03-28T22:23:47Z">
        <w:r>
          <w:t>CLL/</w:t>
        </w:r>
      </w:ins>
      <w:r>
        <w:t>S</w:t>
      </w:r>
      <w:ins w:id="4526" w:author="GoldenCorpusHarness" w:date="2026-03-28T22:23:47Z">
        <w:r>
          <w:t xml:space="preserve">LL participants (N=155), for participants in Cohort A the ORR was 28.4% and ORR including PRL was 49.3%; 19 participants had a PR and 14 had a PRL as the BOR. </w:t>
        </w:r>
      </w:ins>
      <w:r>
        <w:t>T</w:t>
      </w:r>
      <w:del w:id="4527" w:author="GoldenCorpusHarness" w:date="2026-03-28T22:23:47Z">
        <w:r>
          <w:delText>U</w:delText>
        </w:r>
      </w:del>
      <w:ins w:id="4528" w:author="GoldenCorpusHarness" w:date="2026-03-28T22:23:47Z">
        <w:r>
          <w:t xml:space="preserve">he median </w:t>
        </w:r>
      </w:ins>
      <w:r>
        <w:t>D</w:t>
      </w:r>
      <w:del w:id="4529" w:author="GoldenCorpusHarness" w:date="2026-03-28T22:23:47Z">
        <w:r>
          <w:delText>Y</w:delText>
        </w:r>
      </w:del>
      <w:ins w:id="4530" w:author="GoldenCorpusHarness" w:date="2026-03-28T22:23:47Z">
        <w:r>
          <w:t>OR for responding participants was not reached and median PFS was 8.3 months (12-month PFS estimate was 38.5%). For Cohort B participants, the ORR was 52.3% and ORR including PRL was 72.7%; 23 participants had a PR and 9 had a PRL as BOR. The median</w:t>
        </w:r>
      </w:ins>
      <w:r>
        <w:t xml:space="preserve"> D</w:t>
      </w:r>
      <w:del w:id="4531" w:author="GoldenCorpusHarness" w:date="2026-03-28T22:23:47Z">
        <w:r>
          <w:delText>E</w:delText>
        </w:r>
      </w:del>
      <w:ins w:id="4532" w:author="GoldenCorpusHarness" w:date="2026-03-28T22:23:47Z">
        <w:r>
          <w:t>OR for responding participants was 19.4 months and median PF</w:t>
        </w:r>
      </w:ins>
      <w:r>
        <w:t>S</w:t>
      </w:r>
      <w:del w:id="4533" w:author="GoldenCorpusHarness" w:date="2026-03-28T22:23:47Z">
        <w:r>
          <w:delText>IGN</w:delText>
        </w:r>
      </w:del>
      <w:ins w:id="4534" w:author="GoldenCorpusHarness" w:date="2026-03-28T22:23:47Z">
        <w:r>
          <w:t xml:space="preserve"> was also 19.4 months (12-month PFS estimate was 72.5%). For Cohort C participants, the ORR was 34.1% and ORR including PRL was 56.8%; 15 participants had a PR and 10 had a PRL as BOR. The median DOR for responding participants was not reached and median PFS was 11.1 months (12-month PFS estimate was 46.7%).</w:t>
        </w:r>
      </w:ins>
    </w:p>
    <w:p ns2:paraId="79AB81E2" ns2:textId="77777777" w:rsidR="00F91D62" w:rsidRDefault="00895D30" w:rsidP="00F103D9">
      <w:pPr>
        <w:pStyle w:val="Heading2"/>
      </w:pPr>
      <w:del w:id="4535" w:author="GoldenCorpusHarness" w:date="2026-03-28T22:23:47Z">
        <w:r>
          <w:delText>Ov</w:delText>
        </w:r>
      </w:del>
      <w:ins w:id="4536" w:author="GoldenCorpusHarness" w:date="2026-03-28T22:23:47Z">
        <w:r>
          <w:t>B-c</w:t>
        </w:r>
      </w:ins>
      <w:r>
        <w:t>e</w:t>
      </w:r>
      <w:del w:id="4537" w:author="GoldenCorpusHarness" w:date="2026-03-28T22:23:47Z">
        <w:r>
          <w:delText>ra</w:delText>
        </w:r>
      </w:del>
      <w:r>
        <w:t xml:space="preserve">ll </w:t>
      </w:r>
      <w:ins w:id="4538" w:author="GoldenCorpusHarness" w:date="2026-03-28T22:23:47Z">
        <w:r>
          <w:t xml:space="preserve">NHL participants (N=171), for participants in Cohort </w:t>
        </w:r>
      </w:ins>
      <w:r>
        <w:t>D</w:t>
      </w:r>
      <w:ins w:id="4539" w:author="GoldenCorpusHarness" w:date="2026-03-28T22:23:47Z">
        <w:r>
          <w:t xml:space="preserve"> (R/R RT) th</w:t>
        </w:r>
      </w:ins>
      <w:r>
        <w:t>e</w:t>
      </w:r>
      <w:del w:id="4540" w:author="GoldenCorpusHarness" w:date="2026-03-28T22:23:47Z">
        <w:r>
          <w:delText>sign</w:delText>
        </w:r>
      </w:del>
      <w:ins w:id="4541" w:author="GoldenCorpusHarness" w:date="2026-03-28T22:23:47Z">
        <w:r>
          <w:t xml:space="preserve"> ORR was 10.3%; 1 participant had a CR and 2 had a PR as BOR. For participants in Cohort E (R/R MCL), the ORR was 22.2%; 7 participants had a CR and 7 had a PR as BOR. For participants in Cohort F (R/R MZL), the ORR was 44.4%; 5 participants had a CR and 7 had a PR as BOR. For participants in Cohort G (R/R FL), the ORR was 32.7%; 2 participants had a CR and 15 had a PR as BOR.</w:t>
        </w:r>
      </w:ins>
    </w:p>
    <w:p ns2:paraId="43A2C711" ns2:textId="77777777" w:rsidR="00F103D9" w:rsidRDefault="00895D30" w:rsidP="00224EA0">
      <w:pPr>
        <w:pStyle w:val="paragraph0"/>
      </w:pPr>
      <w:del w:id="4542" w:author="GoldenCorpusHarness" w:date="2026-03-28T22:23:47Z">
        <w:r>
          <w:delText>This study has 2 parts: Part 1, a dose escalation and confirmation component, designed to evaluate the safety and determine optimal dosing of nemtabrutinib in combination with venetoclax; and Part 2, a randomized study comparing the efficacy and safety of nemtabrutinib plus venetoclax with VR. Approximately 720</w:delText>
        </w:r>
      </w:del>
      <w:ins w:id="4543" w:author="GoldenCorpusHarness" w:date="2026-03-28T22:23:47Z">
        <w:r>
          <w:t>WM</w:t>
        </w:r>
      </w:ins>
      <w:r>
        <w:t xml:space="preserve"> participants </w:t>
      </w:r>
      <w:del w:id="4544" w:author="GoldenCorpusHarness" w:date="2026-03-28T22:23:47Z">
        <w:r>
          <w:delText>with</w:delText>
        </w:r>
      </w:del>
      <w:ins w:id="4545" w:author="GoldenCorpusHarness" w:date="2026-03-28T22:23:47Z">
        <w:r>
          <w:t>(N=53)</w:t>
        </w:r>
      </w:ins>
      <w:r>
        <w:t xml:space="preserve"> </w:t>
      </w:r>
      <w:del w:id="4546" w:author="GoldenCorpusHarness" w:date="2026-03-28T22:23:47Z">
        <w:r>
          <w:delText>relapsed/re</w:delText>
        </w:r>
      </w:del>
      <w:r>
        <w:t>f</w:t>
      </w:r>
      <w:del w:id="4547" w:author="GoldenCorpusHarness" w:date="2026-03-28T22:23:47Z">
        <w:r>
          <w:delText>ract</w:delText>
        </w:r>
      </w:del>
      <w:r>
        <w:t>or</w:t>
      </w:r>
      <w:del w:id="4548" w:author="GoldenCorpusHarness" w:date="2026-03-28T22:23:47Z">
        <w:r>
          <w:delText>y</w:delText>
        </w:r>
      </w:del>
      <w:r>
        <w:t xml:space="preserve"> </w:t>
      </w:r>
      <w:del w:id="4549" w:author="GoldenCorpusHarness" w:date="2026-03-28T22:23:47Z">
        <w:r>
          <w:delText>CLL/SLL w</w:delText>
        </w:r>
      </w:del>
      <w:ins w:id="4550" w:author="GoldenCorpusHarness" w:date="2026-03-28T22:23:47Z">
        <w:r>
          <w:t>part</w:t>
        </w:r>
      </w:ins>
      <w:r>
        <w:t>i</w:t>
      </w:r>
      <w:del w:id="4551" w:author="GoldenCorpusHarness" w:date="2026-03-28T22:23:47Z">
        <w:r>
          <w:delText>ll be e</w:delText>
        </w:r>
      </w:del>
      <w:ins w:id="4552" w:author="GoldenCorpusHarness" w:date="2026-03-28T22:23:47Z">
        <w:r>
          <w:t>cipa</w:t>
        </w:r>
      </w:ins>
      <w:r>
        <w:t>n</w:t>
      </w:r>
      <w:del w:id="4553" w:author="GoldenCorpusHarness" w:date="2026-03-28T22:23:47Z">
        <w:r>
          <w:delText>rolled</w:delText>
        </w:r>
      </w:del>
      <w:ins w:id="4554" w:author="GoldenCorpusHarness" w:date="2026-03-28T22:23:47Z">
        <w:r>
          <w:t>ts</w:t>
        </w:r>
      </w:ins>
      <w:r>
        <w:t xml:space="preserve"> in</w:t>
      </w:r>
      <w:ins w:id="4555" w:author="GoldenCorpusHarness" w:date="2026-03-28T22:23:47Z">
        <w:r>
          <w:t xml:space="preserve"> Cohort H (R/R WM)</w:t>
        </w:r>
      </w:ins>
      <w:r>
        <w:t xml:space="preserve"> the </w:t>
      </w:r>
      <w:ins w:id="4556" w:author="GoldenCorpusHarness" w:date="2026-03-28T22:23:47Z">
        <w:r>
          <w:t>ORR wa</w:t>
        </w:r>
      </w:ins>
      <w:r>
        <w:t>s</w:t>
      </w:r>
      <w:del w:id="4557" w:author="GoldenCorpusHarness" w:date="2026-03-28T22:23:47Z">
        <w:r>
          <w:delText>t</w:delText>
        </w:r>
      </w:del>
      <w:ins w:id="4558" w:author="GoldenCorpusHarness" w:date="2026-03-28T22:23:47Z">
        <w:r>
          <w:t xml:space="preserve"> 22.2% and ORR incl</w:t>
        </w:r>
      </w:ins>
      <w:r>
        <w:t>ud</w:t>
      </w:r>
      <w:del w:id="4559" w:author="GoldenCorpusHarness" w:date="2026-03-28T22:23:47Z">
        <w:r>
          <w:delText>y</w:delText>
        </w:r>
      </w:del>
      <w:ins w:id="4560" w:author="GoldenCorpusHarness" w:date="2026-03-28T22:23:47Z">
        <w:r>
          <w:t>ing MR was 38</w:t>
        </w:r>
      </w:ins>
      <w:r>
        <w:t>.</w:t>
      </w:r>
      <w:ins w:id="4561" w:author="GoldenCorpusHarness" w:date="2026-03-28T22:23:47Z">
        <w:r>
          <w:t>9%; 12 participants had a PR and 9 had a MR as BOR.</w:t>
        </w:r>
      </w:ins>
    </w:p>
    <w:p ns2:paraId="56BBBCB4" ns2:textId="77777777" w:rsidR="000130D8" w:rsidRDefault="00895D30" w:rsidP="00224EA0">
      <w:pPr>
        <w:pStyle w:val="paragraph0"/>
      </w:pPr>
      <w:del w:id="4562" w:author="GoldenCorpusHarness" w:date="2026-03-28T22:23:47Z">
        <w:r>
          <w:delText>Part 2 of the study, a randomized, active-controlled component comparing nemtabrutinib plus venetoclax with VR, will not commence until Part 1 DLT evaluation has been completed and the combination dose of nemtabrutinib plus venetoclax has been confirmed.</w:delText>
        </w:r>
      </w:del>
    </w:p>
    <w:p ns2:paraId="7B4323F2" ns2:textId="77777777" w:rsidR="000130D8" w:rsidRPr="008A4C2E" w:rsidRDefault="00895D30" w:rsidP="00224EA0">
      <w:pPr>
        <w:pStyle w:val="paragraph0"/>
      </w:pPr>
      <w:ins w:id="4563" w:author="GoldenCorpusHarness" w:date="2026-03-28T22:23:47Z">
        <w:r>
          <w:t>The most common TE</w:t>
        </w:r>
      </w:ins>
      <w:r>
        <w:t>A</w:t>
      </w:r>
      <w:del w:id="4564" w:author="GoldenCorpusHarness" w:date="2026-03-28T22:23:47Z">
        <w:r>
          <w:delText>fter pro</w:delText>
        </w:r>
      </w:del>
      <w:ins w:id="4565" w:author="GoldenCorpusHarness" w:date="2026-03-28T22:23:47Z">
        <w:r>
          <w:t>Es associated with nemtabrutinib monotherapy were dysgeusia, constipation, myelosuppression, and fatigue. Common treatment-related, se</w:t>
        </w:r>
      </w:ins>
      <w:r>
        <w:t>v</w:t>
      </w:r>
      <w:del w:id="4566" w:author="GoldenCorpusHarness" w:date="2026-03-28T22:23:47Z">
        <w:r>
          <w:delText>iding documented informed consent, sui</w:delText>
        </w:r>
      </w:del>
      <w:ins w:id="4567" w:author="GoldenCorpusHarness" w:date="2026-03-28T22:23:47Z">
        <w:r>
          <w:t>ere (≥Grade 3) TEAEs included myelosuppression and rash, and these were the most common events that also resulted in the discontinuation of nem</w:t>
        </w:r>
      </w:ins>
      <w:r>
        <w:t>tab</w:t>
      </w:r>
      <w:del w:id="4568" w:author="GoldenCorpusHarness" w:date="2026-03-28T22:23:47Z">
        <w:r>
          <w:delText xml:space="preserve">le candidates will </w:delText>
        </w:r>
      </w:del>
      <w:ins w:id="4569" w:author="GoldenCorpusHarness" w:date="2026-03-28T22:23:47Z">
        <w:r>
          <w:t>rutini</w:t>
        </w:r>
      </w:ins>
      <w:r>
        <w:t>b</w:t>
      </w:r>
      <w:del w:id="4570" w:author="GoldenCorpusHarness" w:date="2026-03-28T22:23:47Z">
        <w:r>
          <w:delText>e screened to assess the</w:delText>
        </w:r>
      </w:del>
      <w:ins w:id="4571" w:author="GoldenCorpusHarness" w:date="2026-03-28T22:23:47Z">
        <w:r>
          <w:t xml:space="preserve"> treatment. A comparison of the safet</w:t>
        </w:r>
      </w:ins>
      <w:r>
        <w:t xml:space="preserve">y </w:t>
      </w:r>
      <w:del w:id="4572" w:author="GoldenCorpusHarness" w:date="2026-03-28T22:23:47Z">
        <w:r>
          <w:delText>meet all stud</w:delText>
        </w:r>
      </w:del>
      <w:ins w:id="4573" w:author="GoldenCorpusHarness" w:date="2026-03-28T22:23:47Z">
        <w:r>
          <w:t>profile between the 45, 65, and 80 mg doses showed that although the most frequentl</w:t>
        </w:r>
      </w:ins>
      <w:r>
        <w:t xml:space="preserve">y </w:t>
      </w:r>
      <w:del w:id="4574" w:author="GoldenCorpusHarness" w:date="2026-03-28T22:23:47Z">
        <w:r>
          <w:delText>eligi</w:delText>
        </w:r>
      </w:del>
      <w:ins w:id="4575" w:author="GoldenCorpusHarness" w:date="2026-03-28T22:23:47Z">
        <w:r>
          <w:t xml:space="preserve">reported TEAEs were similar, more severe and serious events were reported with 80 mg and the risk of major </w:t>
        </w:r>
      </w:ins>
      <w:r>
        <w:t>b</w:t>
      </w:r>
      <w:del w:id="4576" w:author="GoldenCorpusHarness" w:date="2026-03-28T22:23:47Z">
        <w:r>
          <w:delText>ility criteria</w:delText>
        </w:r>
      </w:del>
      <w:ins w:id="4577" w:author="GoldenCorpusHarness" w:date="2026-03-28T22:23:47Z">
        <w:r>
          <w:t>leeding were increased with the 80 mg dose</w:t>
        </w:r>
      </w:ins>
      <w:r>
        <w:t>.</w:t>
      </w:r>
      <w:del w:id="4578" w:author="GoldenCorpusHarness" w:date="2026-03-28T22:23:47Z">
        <w:r>
          <w:delText xml:space="preserve"> The study will be conducted in conformance with GCP.</w:delText>
        </w:r>
      </w:del>
    </w:p>
    <w:p ns2:paraId="59C703F5" ns2:textId="77777777" w:rsidR="00521E1C" w:rsidRDefault="00D344B4" w:rsidP="00224EA0">
      <w:pPr>
        <w:pStyle w:val="paragraph0"/>
      </w:pPr>
      <w:ins w:id="4579" w:author="GoldenCorpusHarness" w:date="2026-03-28T22:23:47Z">
        <w:r>
          <w:t>A preliminary concentration QTc analysis was performed using data from participants, including Part 1 (CLL/</w:t>
        </w:r>
      </w:ins>
      <w:r>
        <w:t>S</w:t>
      </w:r>
      <w:del w:id="4580" w:author="GoldenCorpusHarness" w:date="2026-03-28T22:23:47Z">
        <w:r>
          <w:delText>pecific proced</w:delText>
        </w:r>
      </w:del>
      <w:ins w:id="4581" w:author="GoldenCorpusHarness" w:date="2026-03-28T22:23:47Z">
        <w:r>
          <w:t>LL participants R/R to BTKi and at least 2 lines of prior therapy) dosed at 80 mg qd, Part 2 Cohort B (CLL/SLL participants R/R to BTKi and a BCL2i), and Part 2 Cohort C (CLL/SLL participants R/R to at least 1 line of prior therapy and BTKi naïve) dosed 80 mg and 65 mg. Time-matched central triplicate ECGs and PK were collected predose, at m</w:t>
        </w:r>
      </w:ins>
      <w:r>
        <w:t>u</w:t>
      </w:r>
      <w:del w:id="4582" w:author="GoldenCorpusHarness" w:date="2026-03-28T22:23:47Z">
        <w:r>
          <w:delText>res to</w:delText>
        </w:r>
      </w:del>
      <w:ins w:id="4583" w:author="GoldenCorpusHarness" w:date="2026-03-28T22:23:47Z">
        <w:r>
          <w:t>ltiple timepoints after a single dose (C1D1) as well as after multiple doses (C2D1 and C3D1) at steady state, and encompassed a range of exposures at the 65 and 80 mg dose levels and timepoints, including the Tmax. A total of 68 participants administered 65 mg qd and 51 participants administered 80 mg qd had at least 1 pre- and post-dose timepoint for evaluation in the preliminary c-QTc evaluation. Neither a statistically significant nor clinically relevant relationship</w:t>
        </w:r>
      </w:ins>
      <w:r>
        <w:t xml:space="preserve"> be</w:t>
      </w:r>
      <w:del w:id="4584" w:author="GoldenCorpusHarness" w:date="2026-03-28T22:23:47Z">
        <w:r>
          <w:delText xml:space="preserve"> performed d</w:delText>
        </w:r>
      </w:del>
      <w:ins w:id="4585" w:author="GoldenCorpusHarness" w:date="2026-03-28T22:23:47Z">
        <w:r>
          <w:t>tween nemtabr</w:t>
        </w:r>
      </w:ins>
      <w:r>
        <w:t>u</w:t>
      </w:r>
      <w:del w:id="4586" w:author="GoldenCorpusHarness" w:date="2026-03-28T22:23:47Z">
        <w:r>
          <w:delText>ring the st</w:delText>
        </w:r>
      </w:del>
      <w:ins w:id="4587" w:author="GoldenCorpusHarness" w:date="2026-03-28T22:23:47Z">
        <w:r>
          <w:t>tinib expos</w:t>
        </w:r>
      </w:ins>
      <w:r>
        <w:t>u</w:t>
      </w:r>
      <w:del w:id="4588" w:author="GoldenCorpusHarness" w:date="2026-03-28T22:23:47Z">
        <w:r>
          <w:delText>d</w:delText>
        </w:r>
      </w:del>
      <w:ins w:id="4589" w:author="GoldenCorpusHarness" w:date="2026-03-28T22:23:47Z">
        <w:r>
          <w:t>re and delta QTcF was identified from this preliminar</w:t>
        </w:r>
      </w:ins>
      <w:r>
        <w:t>y</w:t>
      </w:r>
      <w:del w:id="4590" w:author="GoldenCorpusHarness" w:date="2026-03-28T22:23:47Z">
        <w:r>
          <w:delText>, incl</w:delText>
        </w:r>
      </w:del>
      <w:ins w:id="4591" w:author="GoldenCorpusHarness" w:date="2026-03-28T22:23:47Z">
        <w:r>
          <w:t xml:space="preserve"> analysis. The delta QTcF estimate at Cmax and corresponding 90% CIs at all doses st</w:t>
        </w:r>
      </w:ins>
      <w:r>
        <w:t>udi</w:t>
      </w:r>
      <w:del w:id="4592" w:author="GoldenCorpusHarness" w:date="2026-03-28T22:23:47Z">
        <w:r>
          <w:delText>ng prescri</w:delText>
        </w:r>
      </w:del>
      <w:ins w:id="4593" w:author="GoldenCorpusHarness" w:date="2026-03-28T22:23:47Z">
        <w:r>
          <w:t xml:space="preserve">ed fell </w:t>
        </w:r>
      </w:ins>
      <w:r>
        <w:t>be</w:t>
      </w:r>
      <w:del w:id="4594" w:author="GoldenCorpusHarness" w:date="2026-03-28T22:23:47Z">
        <w:r>
          <w:delText xml:space="preserve">d times and associated visit </w:delText>
        </w:r>
      </w:del>
      <w:ins w:id="4595" w:author="GoldenCorpusHarness" w:date="2026-03-28T22:23:47Z">
        <w:r>
          <w:t>lo</w:t>
        </w:r>
      </w:ins>
      <w:r>
        <w:t>w</w:t>
      </w:r>
      <w:del w:id="4596" w:author="GoldenCorpusHarness" w:date="2026-03-28T22:23:47Z">
        <w:r>
          <w:delText xml:space="preserve">indows, are outlined in Section </w:delText>
        </w:r>
      </w:del>
      <w:ins w:id="4597" w:author="GoldenCorpusHarness" w:date="2026-03-28T22:23:47Z">
        <w:r>
          <w:t xml:space="preserve"> </w:t>
        </w:r>
      </w:ins>
      <w:r>
        <w:t>1</w:t>
      </w:r>
      <w:ins w:id="4598" w:author="GoldenCorpusHarness" w:date="2026-03-28T22:23:47Z">
        <w:r>
          <w:t>0 msec</w:t>
        </w:r>
      </w:ins>
      <w:r>
        <w:t>.</w:t>
      </w:r>
      <w:del w:id="4599" w:author="GoldenCorpusHarness" w:date="2026-03-28T22:23:47Z">
        <w:r>
          <w:delText>3 of the SoA. Details of each procedure are provided in Section 8.</w:delText>
        </w:r>
      </w:del>
    </w:p>
    <w:p ns2:paraId="42EFB063" ns2:textId="77777777" w:rsidR="00ED523D" w:rsidRDefault="00895D30" w:rsidP="00224EA0">
      <w:pPr>
        <w:pStyle w:val="paragraph0"/>
      </w:pPr>
      <w:ins w:id="4600" w:author="GoldenCorpusHarness" w:date="2026-03-28T22:23:47Z">
        <w:r>
          <w:t xml:space="preserve">Based on the totality of data reviewed (including safety, efficacy, PK, PD, and nonclinical toxicology), the benefit/risk profile favors 65 mg qd as it demonstrated comparable efficacy with 80 mg qd, and more tolerable safety profile; therefore, the RP2D for nemtabrutinib when given as monotherapy is 65 mg qd. Further details are provided in </w:t>
        </w:r>
      </w:ins>
      <w:r>
        <w:t>Se</w:t>
      </w:r>
      <w:del w:id="4601" w:author="GoldenCorpusHarness" w:date="2026-03-28T22:23:47Z">
        <w:r>
          <w:delText>e Appendix 7 for country-specific requirements</w:delText>
        </w:r>
      </w:del>
      <w:ins w:id="4602" w:author="GoldenCorpusHarness" w:date="2026-03-28T22:23:47Z">
        <w:r>
          <w:t>ction 4</w:t>
        </w:r>
      </w:ins>
      <w:r>
        <w:t>.</w:t>
      </w:r>
      <w:ins w:id="4603" w:author="GoldenCorpusHarness" w:date="2026-03-28T22:23:47Z">
        <w:r>
          <w:t>3.3.</w:t>
        </w:r>
      </w:ins>
    </w:p>
    <w:p ns2:paraId="004E8C67" ns2:textId="77777777" w:rsidR="00ED523D" w:rsidRDefault="00895D30" w:rsidP="00ED523D">
      <w:pPr>
        <w:pStyle w:val="Heading3"/>
      </w:pPr>
      <w:del w:id="4604" w:author="GoldenCorpusHarness" w:date="2026-03-28T22:23:47Z">
        <w:r>
          <w:delText>P</w:delText>
        </w:r>
      </w:del>
      <w:ins w:id="4605" w:author="GoldenCorpusHarness" w:date="2026-03-28T22:23:47Z">
        <w:r>
          <w:t>Refer to the current nemt</w:t>
        </w:r>
      </w:ins>
      <w:r>
        <w:t>a</w:t>
      </w:r>
      <w:ins w:id="4606" w:author="GoldenCorpusHarness" w:date="2026-03-28T22:23:47Z">
        <w:r>
          <w:t>brutinib (MK-1026) IB for fu</w:t>
        </w:r>
      </w:ins>
      <w:r>
        <w:t>rt</w:t>
      </w:r>
      <w:ins w:id="4607" w:author="GoldenCorpusHarness" w:date="2026-03-28T22:23:47Z">
        <w:r>
          <w:t>her</w:t>
        </w:r>
      </w:ins>
      <w:r>
        <w:t xml:space="preserve"> </w:t>
      </w:r>
      <w:del w:id="4608" w:author="GoldenCorpusHarness" w:date="2026-03-28T22:23:47Z">
        <w:r>
          <w:delText>1 (Do</w:delText>
        </w:r>
      </w:del>
      <w:ins w:id="4609" w:author="GoldenCorpusHarness" w:date="2026-03-28T22:23:47Z">
        <w:r>
          <w:t>detail</w:t>
        </w:r>
      </w:ins>
      <w:r>
        <w:t>s</w:t>
      </w:r>
      <w:del w:id="4610" w:author="GoldenCorpusHarness" w:date="2026-03-28T22:23:47Z">
        <w:r>
          <w:delText>e Escalation and Confirmation) Design</w:delText>
        </w:r>
      </w:del>
      <w:ins w:id="4611" w:author="GoldenCorpusHarness" w:date="2026-03-28T22:23:47Z">
        <w:r>
          <w:t>.</w:t>
        </w:r>
      </w:ins>
    </w:p>
    <w:p ns2:paraId="606CF500" ns2:textId="77777777" w:rsidR="00ED523D" w:rsidRDefault="00895D30" w:rsidP="00224EA0">
      <w:pPr>
        <w:pStyle w:val="paragraph0"/>
      </w:pPr>
      <w:del w:id="4612" w:author="GoldenCorpusHarness" w:date="2026-03-28T22:23:47Z">
        <w:r>
          <w:delText>Part 1 includes an open-label, non-randomized, dose escalation and co</w:delText>
        </w:r>
      </w:del>
      <w:ins w:id="4613" w:author="GoldenCorpusHarness" w:date="2026-03-28T22:23:47Z">
        <w:r>
          <w:t>I</w:t>
        </w:r>
      </w:ins>
      <w:r>
        <w:t>nf</w:t>
      </w:r>
      <w:del w:id="4614" w:author="GoldenCorpusHarness" w:date="2026-03-28T22:23:47Z">
        <w:r>
          <w:delText>i</w:delText>
        </w:r>
      </w:del>
      <w:ins w:id="4615" w:author="GoldenCorpusHarness" w:date="2026-03-28T22:23:47Z">
        <w:r>
          <w:t>o</w:t>
        </w:r>
      </w:ins>
      <w:r>
        <w:t xml:space="preserve">rmation </w:t>
      </w:r>
      <w:del w:id="4616" w:author="GoldenCorpusHarness" w:date="2026-03-28T22:23:47Z">
        <w:r>
          <w:delText>desig</w:delText>
        </w:r>
      </w:del>
      <w:ins w:id="4617" w:author="GoldenCorpusHarness" w:date="2026-03-28T22:23:47Z">
        <w:r>
          <w:t>o</w:t>
        </w:r>
      </w:ins>
      <w:r>
        <w:t>n</w:t>
      </w:r>
      <w:del w:id="4618" w:author="GoldenCorpusHarness" w:date="2026-03-28T22:23:47Z">
        <w:r>
          <w:delText>,</w:delText>
        </w:r>
      </w:del>
      <w:r>
        <w:t xml:space="preserve"> </w:t>
      </w:r>
      <w:del w:id="4619" w:author="GoldenCorpusHarness" w:date="2026-03-28T22:23:47Z">
        <w:r>
          <w:delText xml:space="preserve">with </w:delText>
        </w:r>
      </w:del>
      <w:ins w:id="4620" w:author="GoldenCorpusHarness" w:date="2026-03-28T22:23:47Z">
        <w:r>
          <w:t>O</w:t>
        </w:r>
      </w:ins>
      <w:r>
        <w:t>the</w:t>
      </w:r>
      <w:ins w:id="4621" w:author="GoldenCorpusHarness" w:date="2026-03-28T22:23:47Z">
        <w:r>
          <w:t>r</w:t>
        </w:r>
      </w:ins>
      <w:r>
        <w:t xml:space="preserve"> </w:t>
      </w:r>
      <w:del w:id="4622" w:author="GoldenCorpusHarness" w:date="2026-03-28T22:23:47Z">
        <w:r>
          <w:delText xml:space="preserve">aim </w:delText>
        </w:r>
      </w:del>
      <w:ins w:id="4623" w:author="GoldenCorpusHarness" w:date="2026-03-28T22:23:47Z">
        <w:r>
          <w:t>S</w:t>
        </w:r>
      </w:ins>
      <w:r>
        <w:t>t</w:t>
      </w:r>
      <w:del w:id="4624" w:author="GoldenCorpusHarness" w:date="2026-03-28T22:23:47Z">
        <w:r>
          <w:delText>o confi</w:delText>
        </w:r>
      </w:del>
      <w:ins w:id="4625" w:author="GoldenCorpusHarness" w:date="2026-03-28T22:23:47Z">
        <w:r>
          <w:t>udy-</w:t>
        </w:r>
      </w:ins>
      <w:r>
        <w:t>r</w:t>
      </w:r>
      <w:del w:id="4626" w:author="GoldenCorpusHarness" w:date="2026-03-28T22:23:47Z">
        <w:r>
          <w:delText>m th</w:delText>
        </w:r>
      </w:del>
      <w:r>
        <w:t>e</w:t>
      </w:r>
      <w:del w:id="4627" w:author="GoldenCorpusHarness" w:date="2026-03-28T22:23:47Z">
        <w:r>
          <w:delText xml:space="preserve"> optima</w:delText>
        </w:r>
      </w:del>
      <w:r>
        <w:t>l</w:t>
      </w:r>
      <w:del w:id="4628" w:author="GoldenCorpusHarness" w:date="2026-03-28T22:23:47Z">
        <w:r>
          <w:delText xml:space="preserve"> dose of nemtabrutinib to be used in combination with venetoclax that will be evalu</w:delText>
        </w:r>
      </w:del>
      <w:r>
        <w:t xml:space="preserve">ated </w:t>
      </w:r>
      <w:del w:id="4629" w:author="GoldenCorpusHarness" w:date="2026-03-28T22:23:47Z">
        <w:r>
          <w:delText xml:space="preserve">in Part 2. Up to approximately 30 participants, 15 participants per dose level, will be enrolled in Part 1. </w:delText>
        </w:r>
      </w:del>
      <w:r>
        <w:t>T</w:t>
      </w:r>
      <w:del w:id="4630" w:author="GoldenCorpusHarness" w:date="2026-03-28T22:23:47Z">
        <w:r>
          <w:delText>he starting dose of nemtabrutinib will be 45 mg QD, which is below the nemtabrutinib monot</w:delText>
        </w:r>
      </w:del>
      <w:r>
        <w:t>herapy</w:t>
      </w:r>
      <w:del w:id="4631" w:author="GoldenCorpusHarness" w:date="2026-03-28T22:23:47Z">
        <w:r>
          <w:delText xml:space="preserve"> RP2D (65 mg QD), and was selected due to the risk of overlapping toxicities and drug interactions between nemtabrutinib and venetoclax (as described in Section 4.3.3). The safety of nemtabrutinib in combination with venetoclax will be evaluated through DLTs and AEs. The dose escalation and confirmation part of the study will follow the mTPI design, as described in Section 4.3.2.</w:delText>
        </w:r>
      </w:del>
    </w:p>
    <w:p ns2:paraId="4EFFF9EF" ns2:textId="77777777" w:rsidR="00ED523D" w:rsidRDefault="00895D30" w:rsidP="00224EA0">
      <w:pPr>
        <w:pStyle w:val="paragraph0"/>
      </w:pPr>
      <w:ins w:id="4632" w:author="GoldenCorpusHarness" w:date="2026-03-28T22:23:47Z">
        <w:r>
          <w:t xml:space="preserve">Venetoclax and rituximab are approved for use in CLL. </w:t>
        </w:r>
      </w:ins>
      <w:r>
        <w:t>T</w:t>
      </w:r>
      <w:ins w:id="4633" w:author="GoldenCorpusHarness" w:date="2026-03-28T22:23:47Z">
        <w:r>
          <w:t xml:space="preserve">his protocol </w:t>
        </w:r>
      </w:ins>
      <w:r>
        <w:t>w</w:t>
      </w:r>
      <w:del w:id="4634" w:author="GoldenCorpusHarness" w:date="2026-03-28T22:23:47Z">
        <w:r>
          <w:delText>o predetermined dose le</w:delText>
        </w:r>
      </w:del>
      <w:ins w:id="4635" w:author="GoldenCorpusHarness" w:date="2026-03-28T22:23:47Z">
        <w:r>
          <w:t>ill permit the use of specified rituximab biosimilars (see Appendix 13). Rationale for the chosen comparators and supporting data is pro</w:t>
        </w:r>
      </w:ins>
      <w:r>
        <w:t>v</w:t>
      </w:r>
      <w:del w:id="4636" w:author="GoldenCorpusHarness" w:date="2026-03-28T22:23:47Z">
        <w:r>
          <w:delText>els of nemtabrutinib will be evaluated in combination with venetoclax:</w:delText>
        </w:r>
      </w:del>
      <w:ins w:id="4637" w:author="GoldenCorpusHarness" w:date="2026-03-28T22:23:47Z">
        <w:r>
          <w:t>ided in Section 4.2.2.</w:t>
        </w:r>
      </w:ins>
    </w:p>
    <w:p ns2:paraId="4D24347E" ns2:textId="77777777" w:rsidR="00ED523D" w:rsidRDefault="00895D30" w:rsidP="00ED523D">
      <w:pPr>
        <w:pStyle w:val="ListBullet"/>
      </w:pPr>
      <w:del w:id="4638" w:author="GoldenCorpusHarness" w:date="2026-03-28T22:23:47Z">
        <w:r>
          <w:delText>DL1: 45 mg (</w:delText>
        </w:r>
      </w:del>
      <w:ins w:id="4639" w:author="GoldenCorpusHarness" w:date="2026-03-28T22:23:47Z">
        <w:r>
          <w:t>Benefi</w:t>
        </w:r>
      </w:ins>
      <w:r>
        <w:t>t</w:t>
      </w:r>
      <w:del w:id="4640" w:author="GoldenCorpusHarness" w:date="2026-03-28T22:23:47Z">
        <w:r>
          <w:delText>h</w:delText>
        </w:r>
      </w:del>
      <w:ins w:id="4641" w:author="GoldenCorpusHarness" w:date="2026-03-28T22:23:47Z">
        <w:r>
          <w:t>/R</w:t>
        </w:r>
      </w:ins>
      <w:r>
        <w:t>is</w:t>
      </w:r>
      <w:ins w:id="4642" w:author="GoldenCorpusHarness" w:date="2026-03-28T22:23:47Z">
        <w:r>
          <w:t>k</w:t>
        </w:r>
      </w:ins>
      <w:r>
        <w:t xml:space="preserve"> </w:t>
      </w:r>
      <w:del w:id="4643" w:author="GoldenCorpusHarness" w:date="2026-03-28T22:23:47Z">
        <w:r>
          <w:delText xml:space="preserve">will be the </w:delText>
        </w:r>
      </w:del>
      <w:ins w:id="4644" w:author="GoldenCorpusHarness" w:date="2026-03-28T22:23:47Z">
        <w:r>
          <w:t>A</w:t>
        </w:r>
      </w:ins>
      <w:r>
        <w:t>s</w:t>
      </w:r>
      <w:del w:id="4645" w:author="GoldenCorpusHarness" w:date="2026-03-28T22:23:47Z">
        <w:r>
          <w:delText>tarting do</w:delText>
        </w:r>
      </w:del>
      <w:r>
        <w:t>se</w:t>
      </w:r>
      <w:del w:id="4646" w:author="GoldenCorpusHarness" w:date="2026-03-28T22:23:47Z">
        <w:r>
          <w:delText xml:space="preserve"> l</w:delText>
        </w:r>
      </w:del>
      <w:ins w:id="4647" w:author="GoldenCorpusHarness" w:date="2026-03-28T22:23:47Z">
        <w:r>
          <w:t>ssm</w:t>
        </w:r>
      </w:ins>
      <w:r>
        <w:t>e</w:t>
      </w:r>
      <w:del w:id="4648" w:author="GoldenCorpusHarness" w:date="2026-03-28T22:23:47Z">
        <w:r>
          <w:delText>vel)</w:delText>
        </w:r>
      </w:del>
      <w:ins w:id="4649" w:author="GoldenCorpusHarness" w:date="2026-03-28T22:23:47Z">
        <w:r>
          <w:t>nt</w:t>
        </w:r>
      </w:ins>
    </w:p>
    <w:p ns2:paraId="00FEAA7B" ns2:textId="77777777" w:rsidR="00ED523D" w:rsidRDefault="00895D30" w:rsidP="00D249B3">
      <w:pPr>
        <w:pStyle w:val="ListBullet"/>
        <w:spacing w:after="60"/>
        <w:ind w:left="357" w:hanging="357"/>
      </w:pPr>
      <w:del w:id="4650" w:author="GoldenCorpusHarness" w:date="2026-03-28T22:23:47Z">
        <w:r>
          <w:delText>DL</w:delText>
        </w:r>
      </w:del>
      <w:ins w:id="4651" w:author="GoldenCorpusHarness" w:date="2026-03-28T22:23:47Z">
        <w:r>
          <w:t xml:space="preserve">It cannot be guaranteed that participants in clinical studies will directly benefit from treatment during participation, as clinical studies are designed to provide information about the safety and effectiveness of an investigational medicine. Current experience with nemtabrutinib in the clinical setting is summarized in Section </w:t>
        </w:r>
      </w:ins>
      <w:r>
        <w:t>2</w:t>
      </w:r>
      <w:del w:id="4652" w:author="GoldenCorpusHarness" w:date="2026-03-28T22:23:47Z">
        <w:r>
          <w:delText xml:space="preserve">: </w:delText>
        </w:r>
      </w:del>
      <w:ins w:id="4653" w:author="GoldenCorpusHarness" w:date="2026-03-28T22:23:47Z">
        <w:r>
          <w:t>.2.3 and the nemtabrutinib (MK-102</w:t>
        </w:r>
      </w:ins>
      <w:r>
        <w:t>6</w:t>
      </w:r>
      <w:del w:id="4654" w:author="GoldenCorpusHarness" w:date="2026-03-28T22:23:47Z">
        <w:r>
          <w:delText>5 mg</w:delText>
        </w:r>
      </w:del>
      <w:ins w:id="4655" w:author="GoldenCorpusHarness" w:date="2026-03-28T22:23:47Z">
        <w:r>
          <w:t>) IB.</w:t>
        </w:r>
      </w:ins>
    </w:p>
    <w:p ns2:paraId="44DEE8F4" ns2:textId="77777777" w:rsidR="00D249B3" w:rsidRDefault="00D249B3" w:rsidP="00D249B3">
      <w:pPr>
        <w:pStyle w:val="ListEnd"/>
      </w:pPr>
      <w:ins w:id="4656" w:author="GoldenCorpusHarness" w:date="2026-03-28T22:23:47Z">
        <w:r>
          <w:t>The combination of VR for 6 months, followed by venetoclax monotherapy for 18 months, has been shown to improve outcomes for patients with CLL. Common Grade 3 to 4 events (≥10% incidence) observed with VR treatment in the MURANO study include neutropenia, infections and infestations, and anemia [Kater, A. P., et al 2020]. Common SAEs (&gt;2% incidence) in the VR arm included pneumonia, febrile neutropenia, and pyrexia [Seymour, J. F., et al 2018].</w:t>
        </w:r>
      </w:ins>
    </w:p>
    <w:p ns2:paraId="369BC24B" ns2:textId="77777777" w:rsidR="00ED523D" w:rsidRDefault="00895D30" w:rsidP="00F94906">
      <w:pPr>
        <w:pStyle w:val="Paragraph"/>
      </w:pPr>
      <w:ins w:id="4657" w:author="GoldenCorpusHarness" w:date="2026-03-28T22:23:47Z">
        <w:r>
          <w:t xml:space="preserve">The proposed study will enroll participants with relapsed or refractory CLL/SLL. </w:t>
        </w:r>
      </w:ins>
      <w:r>
        <w:t>A</w:t>
      </w:r>
      <w:del w:id="4658" w:author="GoldenCorpusHarness" w:date="2026-03-28T22:23:47Z">
        <w:r>
          <w:delText>ll prior toxicities must have resolved to</w:delText>
        </w:r>
      </w:del>
      <w:ins w:id="4659" w:author="GoldenCorpusHarness" w:date="2026-03-28T22:23:47Z">
        <w:r>
          <w:t>s described in Section 2.2.2, nemtabrutinib is a non-covalent ATP competitive inhibitor of BTK. Preclinical studies and clinical data (see Section 2.2.3 and Section 2.2.4) demonstrate encouraging antitumor activity for nemtabrutinib, and support further investigation.</w:t>
        </w:r>
      </w:ins>
      <w:r>
        <w:t xml:space="preserve"> G</w:t>
      </w:r>
      <w:del w:id="4660" w:author="GoldenCorpusHarness" w:date="2026-03-28T22:23:47Z">
        <w:r>
          <w:delText>rade 1 or less before startin</w:delText>
        </w:r>
      </w:del>
      <w:ins w:id="4661" w:author="GoldenCorpusHarness" w:date="2026-03-28T22:23:47Z">
        <w:r>
          <w:t>iven the hi</w:t>
        </w:r>
      </w:ins>
      <w:r>
        <w:t>g</w:t>
      </w:r>
      <w:del w:id="4662" w:author="GoldenCorpusHarness" w:date="2026-03-28T22:23:47Z">
        <w:r>
          <w:delText xml:space="preserve"> combination therap</w:delText>
        </w:r>
      </w:del>
      <w:ins w:id="4663" w:author="GoldenCorpusHarness" w:date="2026-03-28T22:23:47Z">
        <w:r>
          <w:t>h risk of progression of disease and development of resistance to currentl</w:t>
        </w:r>
      </w:ins>
      <w:r>
        <w:t xml:space="preserve">y </w:t>
      </w:r>
      <w:del w:id="4664" w:author="GoldenCorpusHarness" w:date="2026-03-28T22:23:47Z">
        <w:r>
          <w:delText>on</w:delText>
        </w:r>
      </w:del>
      <w:ins w:id="4665" w:author="GoldenCorpusHarness" w:date="2026-03-28T22:23:47Z">
        <w:r>
          <w:t>available BTKi’s in patients with</w:t>
        </w:r>
      </w:ins>
      <w:r>
        <w:t xml:space="preserve"> C</w:t>
      </w:r>
      <w:del w:id="4666" w:author="GoldenCorpusHarness" w:date="2026-03-28T22:23:47Z">
        <w:r>
          <w:delText xml:space="preserve">2D1. The window between resolution of prior toxicities and beginning of combination therapy should not be more than 1 week. </w:delText>
        </w:r>
      </w:del>
      <w:ins w:id="4667" w:author="GoldenCorpusHarness" w:date="2026-03-28T22:23:47Z">
        <w:r>
          <w:t>LL/SLL, there is an unmet medical need for more effective and tolerable treatment.</w:t>
        </w:r>
      </w:ins>
    </w:p>
    <w:p ns2:paraId="10797A89" ns2:textId="77777777" w:rsidR="00ED523D" w:rsidRDefault="00895D30" w:rsidP="00224EA0">
      <w:pPr>
        <w:pStyle w:val="paragraph0"/>
      </w:pPr>
      <w:ins w:id="4668" w:author="GoldenCorpusHarness" w:date="2026-03-28T22:23:47Z">
        <w:r>
          <w:t xml:space="preserve">Nemtabrutinib and venetoclax are generally well tolerated as monotherapy. </w:t>
        </w:r>
      </w:ins>
      <w:r>
        <w:t>A</w:t>
      </w:r>
      <w:ins w:id="4669" w:author="GoldenCorpusHarness" w:date="2026-03-28T22:23:47Z">
        <w:r>
          <w:t>lthough the risks of neutropenia, anemia, thrombocytopenia, and diarrhea are commo</w:t>
        </w:r>
      </w:ins>
      <w:r>
        <w:t>n AE</w:t>
      </w:r>
      <w:ins w:id="4670" w:author="GoldenCorpusHarness" w:date="2026-03-28T22:23:47Z">
        <w:r>
          <w:t>s to both nemtabrutinib and venetoclax, these risks can be monitored and are manageable. To mitigate these risks, the starting dose of nemtabrutinib</w:t>
        </w:r>
      </w:ins>
      <w:r>
        <w:t xml:space="preserve"> will be </w:t>
      </w:r>
      <w:del w:id="4671" w:author="GoldenCorpusHarness" w:date="2026-03-28T22:23:47Z">
        <w:r>
          <w:delText xml:space="preserve">considered a DLT if it meets at least 1 of the criteria described in Section 4.3.1 and occurs during the prespecified DLT evaluation time period of 8 </w:delText>
        </w:r>
      </w:del>
      <w:ins w:id="4672" w:author="GoldenCorpusHarness" w:date="2026-03-28T22:23:47Z">
        <w:r>
          <w:t>lo</w:t>
        </w:r>
      </w:ins>
      <w:r>
        <w:t>we</w:t>
      </w:r>
      <w:del w:id="4673" w:author="GoldenCorpusHarness" w:date="2026-03-28T22:23:47Z">
        <w:r>
          <w:delText>eks after the first dose of the combination treatment of nemtabrutinib plus venetoclax (C</w:delText>
        </w:r>
      </w:del>
      <w:ins w:id="4674" w:author="GoldenCorpusHarness" w:date="2026-03-28T22:23:47Z">
        <w:r>
          <w:t>r than the monotherapy RP</w:t>
        </w:r>
      </w:ins>
      <w:r>
        <w:t>2D</w:t>
      </w:r>
      <w:del w:id="4675" w:author="GoldenCorpusHarness" w:date="2026-03-28T22:23:47Z">
        <w:r>
          <w:delText>1). The end of the DLT eval</w:delText>
        </w:r>
      </w:del>
      <w:ins w:id="4676" w:author="GoldenCorpusHarness" w:date="2026-03-28T22:23:47Z">
        <w:r>
          <w:t xml:space="preserve"> (disc</w:t>
        </w:r>
      </w:ins>
      <w:r>
        <w:t>u</w:t>
      </w:r>
      <w:del w:id="4677" w:author="GoldenCorpusHarness" w:date="2026-03-28T22:23:47Z">
        <w:r>
          <w:delText>ation window will correspond to approximately 12 weeks after the participant has received the first dose of nemtabrutinib at C1D1. Participants may be replaced if they meet the criteria describ</w:delText>
        </w:r>
      </w:del>
      <w:ins w:id="4678" w:author="GoldenCorpusHarness" w:date="2026-03-28T22:23:47Z">
        <w:r>
          <w:t>ss</w:t>
        </w:r>
      </w:ins>
      <w:r>
        <w:t xml:space="preserve">ed in Section </w:t>
      </w:r>
      <w:del w:id="4679" w:author="GoldenCorpusHarness" w:date="2026-03-28T22:23:47Z">
        <w:r>
          <w:delText>5.5</w:delText>
        </w:r>
      </w:del>
      <w:ins w:id="4680" w:author="GoldenCorpusHarness" w:date="2026-03-28T22:23:47Z">
        <w:r>
          <w:t>4</w:t>
        </w:r>
      </w:ins>
      <w:r>
        <w:t>.1.</w:t>
      </w:r>
      <w:del w:id="4681" w:author="GoldenCorpusHarness" w:date="2026-03-28T22:23:47Z">
        <w:r>
          <w:delText xml:space="preserve"> Dose escalation r</w:delText>
        </w:r>
      </w:del>
      <w:ins w:id="4682" w:author="GoldenCorpusHarness" w:date="2026-03-28T22:23:47Z">
        <w:r>
          <w:t>1), and dose modification g</w:t>
        </w:r>
      </w:ins>
      <w:r>
        <w:t>u</w:t>
      </w:r>
      <w:del w:id="4683" w:author="GoldenCorpusHarness" w:date="2026-03-28T22:23:47Z">
        <w:r>
          <w:delText xml:space="preserve">les are based on the mTPI design as described in </w:delText>
        </w:r>
      </w:del>
      <w:ins w:id="4684" w:author="GoldenCorpusHarness" w:date="2026-03-28T22:23:47Z">
        <w:r>
          <w:t>idance (</w:t>
        </w:r>
      </w:ins>
      <w:r>
        <w:t xml:space="preserve">Section </w:t>
      </w:r>
      <w:del w:id="4685" w:author="GoldenCorpusHarness" w:date="2026-03-28T22:23:47Z">
        <w:r>
          <w:delText>4</w:delText>
        </w:r>
      </w:del>
      <w:ins w:id="4686" w:author="GoldenCorpusHarness" w:date="2026-03-28T22:23:47Z">
        <w:r>
          <w:t>6</w:t>
        </w:r>
      </w:ins>
      <w:r>
        <w:t>.</w:t>
      </w:r>
      <w:del w:id="4687" w:author="GoldenCorpusHarness" w:date="2026-03-28T22:23:47Z">
        <w:r>
          <w:delText>3</w:delText>
        </w:r>
      </w:del>
      <w:ins w:id="4688" w:author="GoldenCorpusHarness" w:date="2026-03-28T22:23:47Z">
        <w:r>
          <w:t>6</w:t>
        </w:r>
      </w:ins>
      <w:r>
        <w:t>.2</w:t>
      </w:r>
      <w:ins w:id="4689" w:author="GoldenCorpusHarness" w:date="2026-03-28T22:23:47Z">
        <w:r>
          <w:t>) has been developed for this combination, in addition to careful monitoring of participants</w:t>
        </w:r>
      </w:ins>
      <w:r>
        <w:t xml:space="preserve">. The </w:t>
      </w:r>
      <w:del w:id="4690" w:author="GoldenCorpusHarness" w:date="2026-03-28T22:23:47Z">
        <w:r>
          <w:delText>decision to escalate</w:delText>
        </w:r>
      </w:del>
      <w:ins w:id="4691" w:author="GoldenCorpusHarness" w:date="2026-03-28T22:23:47Z">
        <w:r>
          <w:t>potential for synergistic activity for this combination together</w:t>
        </w:r>
      </w:ins>
      <w:r>
        <w:t xml:space="preserve"> wi</w:t>
      </w:r>
      <w:del w:id="4692" w:author="GoldenCorpusHarness" w:date="2026-03-28T22:23:47Z">
        <w:r>
          <w:delText>ll be based on safety; h</w:delText>
        </w:r>
      </w:del>
      <w:ins w:id="4693" w:author="GoldenCorpusHarness" w:date="2026-03-28T22:23:47Z">
        <w:r>
          <w:t>th the l</w:t>
        </w:r>
      </w:ins>
      <w:r>
        <w:t>ow</w:t>
      </w:r>
      <w:del w:id="4694" w:author="GoldenCorpusHarness" w:date="2026-03-28T22:23:47Z">
        <w:r>
          <w:delText>e</w:delText>
        </w:r>
      </w:del>
      <w:ins w:id="4695" w:author="GoldenCorpusHarness" w:date="2026-03-28T22:23:47Z">
        <w:r>
          <w:t xml:space="preserve"> likelihood of major o</w:t>
        </w:r>
      </w:ins>
      <w:r>
        <w:t>ver</w:t>
      </w:r>
      <w:del w:id="4696" w:author="GoldenCorpusHarness" w:date="2026-03-28T22:23:47Z">
        <w:r>
          <w:delText xml:space="preserve">, the totality of the </w:delText>
        </w:r>
      </w:del>
      <w:ins w:id="4697" w:author="GoldenCorpusHarness" w:date="2026-03-28T22:23:47Z">
        <w:r>
          <w:t>lapping toxicities presents a f</w:t>
        </w:r>
      </w:ins>
      <w:r>
        <w:t>av</w:t>
      </w:r>
      <w:del w:id="4698" w:author="GoldenCorpusHarness" w:date="2026-03-28T22:23:47Z">
        <w:r>
          <w:delText>ailable data, including PK, PD, and efficacy data will be considered</w:delText>
        </w:r>
      </w:del>
      <w:ins w:id="4699" w:author="GoldenCorpusHarness" w:date="2026-03-28T22:23:47Z">
        <w:r>
          <w:t>orable benefit-risk assessment for this combination</w:t>
        </w:r>
      </w:ins>
      <w:r>
        <w:t>.</w:t>
      </w:r>
      <w:del w:id="4700" w:author="GoldenCorpusHarness" w:date="2026-03-28T22:23:47Z">
        <w:r>
          <w:delText xml:space="preserve"> If a dose escalation decision is made after &lt;15 participants are treated at DL1, additional participants will continue to be enrolled in order to have a total of approximately 15 participants at DL1. Enrollment in Part 1 will be managed through the IRT system. After the DLT evaluation period, the participants will continue to be followed for safety and efficacy evaluation whilst on-study.</w:delText>
        </w:r>
      </w:del>
    </w:p>
    <w:p ns2:paraId="1F5E9198" ns2:textId="77777777" w:rsidR="00ED523D" w:rsidRDefault="00895D30" w:rsidP="00224EA0">
      <w:pPr>
        <w:pStyle w:val="paragraph0"/>
      </w:pPr>
      <w:r>
        <w:t>A</w:t>
      </w:r>
      <w:del w:id="4701" w:author="GoldenCorpusHarness" w:date="2026-03-28T22:23:47Z">
        <w:r>
          <w:delText xml:space="preserve"> sa</w:delText>
        </w:r>
      </w:del>
      <w:ins w:id="4702" w:author="GoldenCorpusHarness" w:date="2026-03-28T22:23:47Z">
        <w:r>
          <w:t>s per data cut o</w:t>
        </w:r>
      </w:ins>
      <w:r>
        <w:t>f</w:t>
      </w:r>
      <w:ins w:id="4703" w:author="GoldenCorpusHarness" w:date="2026-03-28T22:23:47Z">
        <w:r>
          <w:t>f of 06-APR-2025, 1090 participants have received nemtabrutinib at various doses (5 mg to 80 mg) for a vari</w:t>
        </w:r>
      </w:ins>
      <w:r>
        <w:t xml:space="preserve">ety </w:t>
      </w:r>
      <w:del w:id="4704" w:author="GoldenCorpusHarness" w:date="2026-03-28T22:23:47Z">
        <w:r>
          <w:delText>I</w:delText>
        </w:r>
      </w:del>
      <w:ins w:id="4705" w:author="GoldenCorpusHarness" w:date="2026-03-28T22:23:47Z">
        <w:r>
          <w:t>of hematological malignancies. For MK-1026-001 (BELLW</w:t>
        </w:r>
      </w:ins>
      <w:r>
        <w:t>A</w:t>
      </w:r>
      <w:ins w:id="4706" w:author="GoldenCorpusHarness" w:date="2026-03-28T22:23:47Z">
        <w:r>
          <w:t>VE-001), the most common (≥25%) TEAEs</w:t>
        </w:r>
      </w:ins>
      <w:r>
        <w:t xml:space="preserve"> w</w:t>
      </w:r>
      <w:del w:id="4707" w:author="GoldenCorpusHarness" w:date="2026-03-28T22:23:47Z">
        <w:r>
          <w:delText>i</w:delText>
        </w:r>
      </w:del>
      <w:ins w:id="4708" w:author="GoldenCorpusHarness" w:date="2026-03-28T22:23:47Z">
        <w:r>
          <w:t>ere fatigue (39.0%), constipation (35.3%), dysgeusia (32.4%), periphera</w:t>
        </w:r>
      </w:ins>
      <w:r>
        <w:t>l</w:t>
      </w:r>
      <w:ins w:id="4709" w:author="GoldenCorpusHarness" w:date="2026-03-28T22:23:47Z">
        <w:r>
          <w:t xml:space="preserve"> edema and hypertension (30.1% each), cough (29.4%), pyrexia and neutrophi</w:t>
        </w:r>
      </w:ins>
      <w:r>
        <w:t xml:space="preserve">l </w:t>
      </w:r>
      <w:del w:id="4710" w:author="GoldenCorpusHarness" w:date="2026-03-28T22:23:47Z">
        <w:r>
          <w:delText>be conducted and the totality of data, including preliminary activity, safety, tolerability, PD, and P</w:delText>
        </w:r>
      </w:del>
      <w:ins w:id="4711" w:author="GoldenCorpusHarness" w:date="2026-03-28T22:23:47Z">
        <w:r>
          <w:t>count decreased (28.7%), nausea (27.2.%), diarrhea (25.7%), and dizziness (25.0%). For M</w:t>
        </w:r>
      </w:ins>
      <w:r>
        <w:t>K</w:t>
      </w:r>
      <w:ins w:id="4712" w:author="GoldenCorpusHarness" w:date="2026-03-28T22:23:47Z">
        <w:r>
          <w:t>-1026-003 (BELLWAVE-003), the most common (≥25%) TEAEs</w:t>
        </w:r>
      </w:ins>
      <w:r>
        <w:t xml:space="preserve"> w</w:t>
      </w:r>
      <w:del w:id="4713" w:author="GoldenCorpusHarness" w:date="2026-03-28T22:23:47Z">
        <w:r>
          <w:delText>ill be evaluated by the Sponsor to determine the final dose of nemtabrutinib (in combination with venetoclax) before opening enrollment of Part 2. The safety IA will include up to approximately 15 participants per dose level if dose escalation occurs, or up to approximately 15 participants at the 45-mg dose level if no dose escalation. Further details are provided in Section 9.7.1.</w:delText>
        </w:r>
      </w:del>
      <w:ins w:id="4714" w:author="GoldenCorpusHarness" w:date="2026-03-28T22:23:47Z">
        <w:r>
          <w:t>ere:</w:t>
        </w:r>
      </w:ins>
    </w:p>
    <w:p ns2:paraId="0A043410" ns2:textId="77777777" w:rsidR="00ED523D" w:rsidRDefault="00895D30" w:rsidP="00224EA0">
      <w:pPr>
        <w:pStyle w:val="paragraph0"/>
      </w:pPr>
      <w:del w:id="4715" w:author="GoldenCorpusHarness" w:date="2026-03-28T22:23:47Z">
        <w:r>
          <w:delText>S</w:delText>
        </w:r>
      </w:del>
      <w:ins w:id="4716" w:author="GoldenCorpusHarness" w:date="2026-03-28T22:23:47Z">
        <w:r>
          <w:t>80 mg nem</w:t>
        </w:r>
      </w:ins>
      <w:r>
        <w:t>t</w:t>
      </w:r>
      <w:ins w:id="4717" w:author="GoldenCorpusHarness" w:date="2026-03-28T22:23:47Z">
        <w:r>
          <w:t>abr</w:t>
        </w:r>
      </w:ins>
      <w:r>
        <w:t>u</w:t>
      </w:r>
      <w:del w:id="4718" w:author="GoldenCorpusHarness" w:date="2026-03-28T22:23:47Z">
        <w:r>
          <w:delText xml:space="preserve">dy </w:delText>
        </w:r>
      </w:del>
      <w:r>
        <w:t>t</w:t>
      </w:r>
      <w:del w:id="4719" w:author="GoldenCorpusHarness" w:date="2026-03-28T22:23:47Z">
        <w:r>
          <w:delText>reatment will be adm</w:delText>
        </w:r>
      </w:del>
      <w:r>
        <w:t>ini</w:t>
      </w:r>
      <w:del w:id="4720" w:author="GoldenCorpusHarness" w:date="2026-03-28T22:23:47Z">
        <w:r>
          <w:delText>stered</w:delText>
        </w:r>
      </w:del>
      <w:ins w:id="4721" w:author="GoldenCorpusHarness" w:date="2026-03-28T22:23:47Z">
        <w:r>
          <w:t>b:</w:t>
        </w:r>
      </w:ins>
      <w:r>
        <w:t xml:space="preserve"> </w:t>
      </w:r>
      <w:del w:id="4722" w:author="GoldenCorpusHarness" w:date="2026-03-28T22:23:47Z">
        <w:r>
          <w:delText>for 2 years or until unacceptable toxicity, verified disease progression (imaging or non-imaging progression), or another dis</w:delText>
        </w:r>
      </w:del>
      <w:r>
        <w:t>con</w:t>
      </w:r>
      <w:ins w:id="4723" w:author="GoldenCorpusHarness" w:date="2026-03-28T22:23:47Z">
        <w:r>
          <w:t>s</w:t>
        </w:r>
      </w:ins>
      <w:r>
        <w:t>ti</w:t>
      </w:r>
      <w:del w:id="4724" w:author="GoldenCorpusHarness" w:date="2026-03-28T22:23:47Z">
        <w:r>
          <w:delText>nu</w:delText>
        </w:r>
      </w:del>
      <w:ins w:id="4725" w:author="GoldenCorpusHarness" w:date="2026-03-28T22:23:47Z">
        <w:r>
          <w:t>p</w:t>
        </w:r>
      </w:ins>
      <w:r>
        <w:t xml:space="preserve">ation </w:t>
      </w:r>
      <w:del w:id="4726" w:author="GoldenCorpusHarness" w:date="2026-03-28T22:23:47Z">
        <w:r>
          <w:delText>c</w:delText>
        </w:r>
      </w:del>
      <w:ins w:id="4727" w:author="GoldenCorpusHarness" w:date="2026-03-28T22:23:47Z">
        <w:r>
          <w:t>(33.6%), py</w:t>
        </w:r>
      </w:ins>
      <w:r>
        <w:t>r</w:t>
      </w:r>
      <w:ins w:id="4728" w:author="GoldenCorpusHarness" w:date="2026-03-28T22:23:47Z">
        <w:r>
          <w:t>ex</w:t>
        </w:r>
      </w:ins>
      <w:r>
        <w:t>i</w:t>
      </w:r>
      <w:del w:id="4729" w:author="GoldenCorpusHarness" w:date="2026-03-28T22:23:47Z">
        <w:r>
          <w:delText>t</w:delText>
        </w:r>
      </w:del>
      <w:ins w:id="4730" w:author="GoldenCorpusHarness" w:date="2026-03-28T22:23:47Z">
        <w:r>
          <w:t>a (28.0%), p</w:t>
        </w:r>
      </w:ins>
      <w:r>
        <w:t>eri</w:t>
      </w:r>
      <w:ins w:id="4731" w:author="GoldenCorpusHarness" w:date="2026-03-28T22:23:47Z">
        <w:r>
          <w:t>pheral edema (22.4%), and anemia, pneum</w:t>
        </w:r>
      </w:ins>
      <w:r>
        <w:t>on</w:t>
      </w:r>
      <w:ins w:id="4732" w:author="GoldenCorpusHarness" w:date="2026-03-28T22:23:47Z">
        <w:r>
          <w:t>ia,</w:t>
        </w:r>
      </w:ins>
      <w:r>
        <w:t xml:space="preserve"> </w:t>
      </w:r>
      <w:del w:id="4733" w:author="GoldenCorpusHarness" w:date="2026-03-28T22:23:47Z">
        <w:r>
          <w:delText>is</w:delText>
        </w:r>
      </w:del>
      <w:ins w:id="4734" w:author="GoldenCorpusHarness" w:date="2026-03-28T22:23:47Z">
        <w:r>
          <w:t>and</w:t>
        </w:r>
      </w:ins>
      <w:r>
        <w:t xml:space="preserve"> </w:t>
      </w:r>
      <w:del w:id="4735" w:author="GoldenCorpusHarness" w:date="2026-03-28T22:23:47Z">
        <w:r>
          <w:delText>met</w:delText>
        </w:r>
      </w:del>
      <w:ins w:id="4736" w:author="GoldenCorpusHarness" w:date="2026-03-28T22:23:47Z">
        <w:r>
          <w:t>COVID-19</w:t>
        </w:r>
      </w:ins>
      <w:r>
        <w:t xml:space="preserve"> (</w:t>
      </w:r>
      <w:ins w:id="4737" w:author="GoldenCorpusHarness" w:date="2026-03-28T22:23:47Z">
        <w:r>
          <w:t>21.5% e</w:t>
        </w:r>
      </w:ins>
      <w:r>
        <w:t>a</w:t>
      </w:r>
      <w:del w:id="4738" w:author="GoldenCorpusHarness" w:date="2026-03-28T22:23:47Z">
        <w:r>
          <w:delText>s defined in Se</w:delText>
        </w:r>
      </w:del>
      <w:r>
        <w:t>c</w:t>
      </w:r>
      <w:del w:id="4739" w:author="GoldenCorpusHarness" w:date="2026-03-28T22:23:47Z">
        <w:r>
          <w:delText>tion 7.1</w:delText>
        </w:r>
      </w:del>
      <w:ins w:id="4740" w:author="GoldenCorpusHarness" w:date="2026-03-28T22:23:47Z">
        <w:r>
          <w:t>h</w:t>
        </w:r>
      </w:ins>
      <w:r>
        <w:t>).</w:t>
      </w:r>
    </w:p>
    <w:p ns2:paraId="5E4DF3FF" ns2:textId="77777777" w:rsidR="00ED523D" w:rsidRDefault="00895D30" w:rsidP="00ED523D">
      <w:pPr>
        <w:pStyle w:val="Heading3"/>
      </w:pPr>
      <w:del w:id="4741" w:author="GoldenCorpusHarness" w:date="2026-03-28T22:23:47Z">
        <w:r>
          <w:delText>P</w:delText>
        </w:r>
      </w:del>
      <w:ins w:id="4742" w:author="GoldenCorpusHarness" w:date="2026-03-28T22:23:47Z">
        <w:r>
          <w:t>65 mg nemt</w:t>
        </w:r>
      </w:ins>
      <w:r>
        <w:t>a</w:t>
      </w:r>
      <w:ins w:id="4743" w:author="GoldenCorpusHarness" w:date="2026-03-28T22:23:47Z">
        <w:r>
          <w:t>b</w:t>
        </w:r>
      </w:ins>
      <w:r>
        <w:t>r</w:t>
      </w:r>
      <w:ins w:id="4744" w:author="GoldenCorpusHarness" w:date="2026-03-28T22:23:47Z">
        <w:r>
          <w:t>u</w:t>
        </w:r>
      </w:ins>
      <w:r>
        <w:t>t</w:t>
      </w:r>
      <w:ins w:id="4745" w:author="GoldenCorpusHarness" w:date="2026-03-28T22:23:47Z">
        <w:r>
          <w:t>inib:</w:t>
        </w:r>
      </w:ins>
      <w:r>
        <w:t xml:space="preserve"> </w:t>
      </w:r>
      <w:ins w:id="4746" w:author="GoldenCorpusHarness" w:date="2026-03-28T22:23:47Z">
        <w:r>
          <w:t>constipation (</w:t>
        </w:r>
      </w:ins>
      <w:r>
        <w:t>2</w:t>
      </w:r>
      <w:ins w:id="4747" w:author="GoldenCorpusHarness" w:date="2026-03-28T22:23:47Z">
        <w:r>
          <w:t>6.1%),</w:t>
        </w:r>
      </w:ins>
      <w:r>
        <w:t xml:space="preserve"> </w:t>
      </w:r>
      <w:del w:id="4748" w:author="GoldenCorpusHarness" w:date="2026-03-28T22:23:47Z">
        <w:r>
          <w:delText>D</w:delText>
        </w:r>
      </w:del>
      <w:ins w:id="4749" w:author="GoldenCorpusHarness" w:date="2026-03-28T22:23:47Z">
        <w:r>
          <w:t>pyr</w:t>
        </w:r>
      </w:ins>
      <w:r>
        <w:t>e</w:t>
      </w:r>
      <w:del w:id="4750" w:author="GoldenCorpusHarness" w:date="2026-03-28T22:23:47Z">
        <w:r>
          <w:delText>s</w:delText>
        </w:r>
      </w:del>
      <w:ins w:id="4751" w:author="GoldenCorpusHarness" w:date="2026-03-28T22:23:47Z">
        <w:r>
          <w:t>x</w:t>
        </w:r>
      </w:ins>
      <w:r>
        <w:t>i</w:t>
      </w:r>
      <w:del w:id="4752" w:author="GoldenCorpusHarness" w:date="2026-03-28T22:23:47Z">
        <w:r>
          <w:delText>g</w:delText>
        </w:r>
      </w:del>
      <w:ins w:id="4753" w:author="GoldenCorpusHarness" w:date="2026-03-28T22:23:47Z">
        <w:r>
          <w:t>a (22.4%), a</w:t>
        </w:r>
      </w:ins>
      <w:r>
        <w:t>n</w:t>
      </w:r>
      <w:ins w:id="4754" w:author="GoldenCorpusHarness" w:date="2026-03-28T22:23:47Z">
        <w:r>
          <w:t>d anemia (20.8%).</w:t>
        </w:r>
      </w:ins>
    </w:p>
    <w:p ns2:paraId="6F966197" ns2:textId="77777777" w:rsidR="00ED523D" w:rsidRDefault="00895D30" w:rsidP="00224EA0">
      <w:pPr>
        <w:pStyle w:val="paragraph0"/>
      </w:pPr>
      <w:del w:id="4755" w:author="GoldenCorpusHarness" w:date="2026-03-28T22:23:47Z">
        <w:r>
          <w:delText>Part 2 is a randomized, active-controlled, parallel-group,</w:delText>
        </w:r>
      </w:del>
      <w:ins w:id="4756" w:author="GoldenCorpusHarness" w:date="2026-03-28T22:23:47Z">
        <w:r>
          <w:t>45</w:t>
        </w:r>
      </w:ins>
      <w:r>
        <w:t xml:space="preserve"> m</w:t>
      </w:r>
      <w:del w:id="4757" w:author="GoldenCorpusHarness" w:date="2026-03-28T22:23:47Z">
        <w:r>
          <w:delText>ultisite, open-label study of</w:delText>
        </w:r>
      </w:del>
      <w:ins w:id="4758" w:author="GoldenCorpusHarness" w:date="2026-03-28T22:23:47Z">
        <w:r>
          <w:t>g</w:t>
        </w:r>
      </w:ins>
      <w:r>
        <w:t xml:space="preserve"> nemtabrutinib</w:t>
      </w:r>
      <w:ins w:id="4759" w:author="GoldenCorpusHarness" w:date="2026-03-28T22:23:47Z">
        <w:r>
          <w:t>:</w:t>
        </w:r>
      </w:ins>
      <w:r>
        <w:t xml:space="preserve"> </w:t>
      </w:r>
      <w:del w:id="4760" w:author="GoldenCorpusHarness" w:date="2026-03-28T22:23:47Z">
        <w:r>
          <w:delText>plu</w:delText>
        </w:r>
      </w:del>
      <w:ins w:id="4761" w:author="GoldenCorpusHarness" w:date="2026-03-28T22:23:47Z">
        <w:r>
          <w:t>con</w:t>
        </w:r>
      </w:ins>
      <w:r>
        <w:t>s</w:t>
      </w:r>
      <w:del w:id="4762" w:author="GoldenCorpusHarness" w:date="2026-03-28T22:23:47Z">
        <w:r>
          <w:delText xml:space="preserve"> vene</w:delText>
        </w:r>
      </w:del>
      <w:r>
        <w:t>t</w:t>
      </w:r>
      <w:del w:id="4763" w:author="GoldenCorpusHarness" w:date="2026-03-28T22:23:47Z">
        <w:r>
          <w:delText>oclax in partic</w:delText>
        </w:r>
      </w:del>
      <w:r>
        <w:t>ipa</w:t>
      </w:r>
      <w:ins w:id="4764" w:author="GoldenCorpusHarness" w:date="2026-03-28T22:23:47Z">
        <w:r>
          <w:t>tio</w:t>
        </w:r>
      </w:ins>
      <w:r>
        <w:t>n</w:t>
      </w:r>
      <w:ins w:id="4765" w:author="GoldenCorpusHarness" w:date="2026-03-28T22:23:47Z">
        <w:r>
          <w:t xml:space="preserve"> (50.0%), </w:t>
        </w:r>
      </w:ins>
      <w:r>
        <w:t>t</w:t>
      </w:r>
      <w:ins w:id="4766" w:author="GoldenCorpusHarness" w:date="2026-03-28T22:23:47Z">
        <w:r>
          <w:t>hrombocytopenia and dizzines</w:t>
        </w:r>
      </w:ins>
      <w:r>
        <w:t xml:space="preserve">s </w:t>
      </w:r>
      <w:del w:id="4767" w:author="GoldenCorpusHarness" w:date="2026-03-28T22:23:47Z">
        <w:r>
          <w:delText>with</w:delText>
        </w:r>
      </w:del>
      <w:ins w:id="4768" w:author="GoldenCorpusHarness" w:date="2026-03-28T22:23:47Z">
        <w:r>
          <w:t>(28.6%</w:t>
        </w:r>
      </w:ins>
      <w:r>
        <w:t xml:space="preserve"> </w:t>
      </w:r>
      <w:del w:id="4769" w:author="GoldenCorpusHarness" w:date="2026-03-28T22:23:47Z">
        <w:r>
          <w:delText>r</w:delText>
        </w:r>
      </w:del>
      <w:r>
        <w:t>e</w:t>
      </w:r>
      <w:del w:id="4770" w:author="GoldenCorpusHarness" w:date="2026-03-28T22:23:47Z">
        <w:r>
          <w:delText>lapsed/refr</w:delText>
        </w:r>
      </w:del>
      <w:r>
        <w:t>ac</w:t>
      </w:r>
      <w:ins w:id="4771" w:author="GoldenCorpusHarness" w:date="2026-03-28T22:23:47Z">
        <w:r>
          <w:t>h), and cough, headache, UTI, leukocy</w:t>
        </w:r>
      </w:ins>
      <w:r>
        <w:t>to</w:t>
      </w:r>
      <w:del w:id="4772" w:author="GoldenCorpusHarness" w:date="2026-03-28T22:23:47Z">
        <w:r>
          <w:delText>ry</w:delText>
        </w:r>
      </w:del>
      <w:ins w:id="4773" w:author="GoldenCorpusHarness" w:date="2026-03-28T22:23:47Z">
        <w:r>
          <w:t>sis</w:t>
        </w:r>
      </w:ins>
      <w:r>
        <w:t xml:space="preserve"> </w:t>
      </w:r>
      <w:del w:id="4774" w:author="GoldenCorpusHarness" w:date="2026-03-28T22:23:47Z">
        <w:r>
          <w:delText>CLL/SLL</w:delText>
        </w:r>
      </w:del>
      <w:ins w:id="4775" w:author="GoldenCorpusHarness" w:date="2026-03-28T22:23:47Z">
        <w:r>
          <w:t>(21</w:t>
        </w:r>
      </w:ins>
      <w:r>
        <w:t>.</w:t>
      </w:r>
      <w:ins w:id="4776" w:author="GoldenCorpusHarness" w:date="2026-03-28T22:23:47Z">
        <w:r>
          <w:t>4%</w:t>
        </w:r>
      </w:ins>
      <w:r>
        <w:t xml:space="preserve"> </w:t>
      </w:r>
      <w:ins w:id="4777" w:author="GoldenCorpusHarness" w:date="2026-03-28T22:23:47Z">
        <w:r>
          <w:t>each).</w:t>
        </w:r>
      </w:ins>
    </w:p>
    <w:p ns2:paraId="772AC388" ns2:textId="77777777" w:rsidR="00ED523D" w:rsidRDefault="00895D30" w:rsidP="00224EA0">
      <w:pPr>
        <w:pStyle w:val="paragraph0"/>
      </w:pPr>
      <w:del w:id="4778" w:author="GoldenCorpusHarness" w:date="2026-03-28T22:23:47Z">
        <w:r>
          <w:delText>Approximately 690 eligible participants will be enrolled and randomized to 1 of 2 groups:</w:delText>
        </w:r>
      </w:del>
    </w:p>
    <w:p ns2:paraId="3E9C24FA" ns2:textId="77777777" w:rsidR="00ED523D" w:rsidRDefault="00895D30" w:rsidP="00ED523D">
      <w:pPr>
        <w:pStyle w:val="ListBullet"/>
      </w:pPr>
      <w:ins w:id="4779" w:author="GoldenCorpusHarness" w:date="2026-03-28T22:23:47Z">
        <w:r>
          <w:t xml:space="preserve">Participants taking nemtabrutinib should be monitored for signs and symptoms of hemorrhages (including major and fatal bleeds), hematopoietic cytopenia, hypertension, infection, hypersensitivity, and cardiac arrhythmia. </w:t>
        </w:r>
      </w:ins>
      <w:r>
        <w:t>T</w:t>
      </w:r>
      <w:del w:id="4780" w:author="GoldenCorpusHarness" w:date="2026-03-28T22:23:47Z">
        <w:r>
          <w:delText>reatment Gro</w:delText>
        </w:r>
      </w:del>
      <w:ins w:id="4781" w:author="GoldenCorpusHarness" w:date="2026-03-28T22:23:47Z">
        <w:r>
          <w:t>hese events are considered either identified risks (based on available safety data for nemtabr</w:t>
        </w:r>
      </w:ins>
      <w:r>
        <w:t>u</w:t>
      </w:r>
      <w:del w:id="4782" w:author="GoldenCorpusHarness" w:date="2026-03-28T22:23:47Z">
        <w:r>
          <w:delText>p:</w:delText>
        </w:r>
      </w:del>
      <w:ins w:id="4783" w:author="GoldenCorpusHarness" w:date="2026-03-28T22:23:47Z">
        <w:r>
          <w:t>tinib as of cutoff date) or potential risks (based on the class effects of BTK inhibitors).</w:t>
        </w:r>
      </w:ins>
      <w:r>
        <w:t xml:space="preserve"> Nemtabrutinib </w:t>
      </w:r>
      <w:del w:id="4784" w:author="GoldenCorpusHarness" w:date="2026-03-28T22:23:47Z">
        <w:r>
          <w:delText xml:space="preserve">+ </w:delText>
        </w:r>
      </w:del>
      <w:ins w:id="4785" w:author="GoldenCorpusHarness" w:date="2026-03-28T22:23:47Z">
        <w:r>
          <w:t>and other BTK inhibitors ha</w:t>
        </w:r>
      </w:ins>
      <w:r>
        <w:t>ve</w:t>
      </w:r>
      <w:del w:id="4786" w:author="GoldenCorpusHarness" w:date="2026-03-28T22:23:47Z">
        <w:r>
          <w:delText>netoclax</w:delText>
        </w:r>
      </w:del>
      <w:ins w:id="4787" w:author="GoldenCorpusHarness" w:date="2026-03-28T22:23:47Z">
        <w:r>
          <w:t xml:space="preserve"> reported life-threatening and fatal hemorrhagic AEs and infections.</w:t>
        </w:r>
      </w:ins>
    </w:p>
    <w:p ns2:paraId="409EABE0" ns2:textId="69E04D52" w:rsidR="00D249B3" w:rsidRDefault="00895D30" w:rsidP="00D249B3">
      <w:pPr>
        <w:pStyle w:val="ListBullet"/>
        <w:spacing w:after="60"/>
        <w:ind w:left="357" w:hanging="357"/>
      </w:pPr>
      <w:del w:id="4788" w:author="GoldenCorpusHarness" w:date="2026-03-28T22:23:47Z">
        <w:r>
          <w:delText>C</w:delText>
        </w:r>
      </w:del>
      <w:ins w:id="4789" w:author="GoldenCorpusHarness" w:date="2026-03-28T22:23:47Z">
        <w:r>
          <w:t xml:space="preserve">Risks and benefits </w:t>
        </w:r>
      </w:ins>
      <w:r>
        <w:t>o</w:t>
      </w:r>
      <w:del w:id="4790" w:author="GoldenCorpusHarness" w:date="2026-03-28T22:23:47Z">
        <w:r>
          <w:delText>mp</w:delText>
        </w:r>
      </w:del>
      <w:ins w:id="4791" w:author="GoldenCorpusHarness" w:date="2026-03-28T22:23:47Z">
        <w:r>
          <w:t xml:space="preserve">f </w:t>
        </w:r>
      </w:ins>
      <w:r>
        <w:t>a</w:t>
      </w:r>
      <w:del w:id="4792" w:author="GoldenCorpusHarness" w:date="2026-03-28T22:23:47Z">
        <w:r>
          <w:delText>r</w:delText>
        </w:r>
      </w:del>
      <w:ins w:id="4793" w:author="GoldenCorpusHarness" w:date="2026-03-28T22:23:47Z">
        <w:r>
          <w:t>ntico</w:t>
        </w:r>
      </w:ins>
      <w:r>
        <w:t>a</w:t>
      </w:r>
      <w:ins w:id="4794" w:author="GoldenCorpusHarness" w:date="2026-03-28T22:23:47Z">
        <w:r>
          <w:t>gulan</w:t>
        </w:r>
      </w:ins>
      <w:r>
        <w:t>t</w:t>
      </w:r>
      <w:ins w:id="4795" w:author="GoldenCorpusHarness" w:date="2026-03-28T22:23:47Z">
        <w:r>
          <w:t xml:space="preserve"> </w:t>
        </w:r>
      </w:ins>
      <w:r>
        <w:t xml:space="preserve">or </w:t>
      </w:r>
      <w:del w:id="4796" w:author="GoldenCorpusHarness" w:date="2026-03-28T22:23:47Z">
        <w:r>
          <w:delText>Grou</w:delText>
        </w:r>
      </w:del>
      <w:ins w:id="4797" w:author="GoldenCorpusHarness" w:date="2026-03-28T22:23:47Z">
        <w:r>
          <w:t>anti</w:t>
        </w:r>
      </w:ins>
      <w:r>
        <w:t>p</w:t>
      </w:r>
      <w:del w:id="4798" w:author="GoldenCorpusHarness" w:date="2026-03-28T22:23:47Z">
        <w:r>
          <w:delText>: VR (or rituximab biosimi</w:delText>
        </w:r>
      </w:del>
      <w:r>
        <w:t>la</w:t>
      </w:r>
      <w:ins w:id="4799" w:author="GoldenCorpusHarness" w:date="2026-03-28T22:23:47Z">
        <w:r>
          <w:t>telet the</w:t>
        </w:r>
      </w:ins>
      <w:r>
        <w:t>r</w:t>
      </w:r>
      <w:del w:id="4800" w:author="GoldenCorpusHarness" w:date="2026-03-28T22:23:47Z">
        <w:r>
          <w:delText xml:space="preserve"> [s</w:delText>
        </w:r>
      </w:del>
      <w:ins w:id="4801" w:author="GoldenCorpusHarness" w:date="2026-03-28T22:23:47Z">
        <w:r>
          <w:t>api</w:t>
        </w:r>
      </w:ins>
      <w:r>
        <w:t>e</w:t>
      </w:r>
      <w:del w:id="4802" w:author="GoldenCorpusHarness" w:date="2026-03-28T22:23:47Z">
        <w:r>
          <w:delText>e Appendix 13]). Once a rituximab biosimilar i</w:delText>
        </w:r>
      </w:del>
      <w:r>
        <w:t>s s</w:t>
      </w:r>
      <w:ins w:id="4803" w:author="GoldenCorpusHarness" w:date="2026-03-28T22:23:47Z">
        <w:r>
          <w:t>hould b</w:t>
        </w:r>
      </w:ins>
      <w:r>
        <w:t>e</w:t>
      </w:r>
      <w:del w:id="4804" w:author="GoldenCorpusHarness" w:date="2026-03-28T22:23:47Z">
        <w:r>
          <w:delText>l</w:delText>
        </w:r>
      </w:del>
      <w:ins w:id="4805" w:author="GoldenCorpusHarness" w:date="2026-03-28T22:23:47Z">
        <w:r>
          <w:t xml:space="preserve"> consid</w:t>
        </w:r>
      </w:ins>
      <w:r>
        <w:t>e</w:t>
      </w:r>
      <w:del w:id="4806" w:author="GoldenCorpusHarness" w:date="2026-03-28T22:23:47Z">
        <w:r>
          <w:delText>ct</w:delText>
        </w:r>
      </w:del>
      <w:ins w:id="4807" w:author="GoldenCorpusHarness" w:date="2026-03-28T22:23:47Z">
        <w:r>
          <w:t>r</w:t>
        </w:r>
      </w:ins>
      <w:r>
        <w:t xml:space="preserve">ed </w:t>
      </w:r>
      <w:ins w:id="4808" w:author="GoldenCorpusHarness" w:date="2026-03-28T22:23:47Z">
        <w:r>
          <w:t>when coadministered with nemta</w:t>
        </w:r>
      </w:ins>
      <w:r>
        <w:t>b</w:t>
      </w:r>
      <w:del w:id="4809" w:author="GoldenCorpusHarness" w:date="2026-03-28T22:23:47Z">
        <w:r>
          <w:delText>y</w:delText>
        </w:r>
      </w:del>
      <w:ins w:id="4810" w:author="GoldenCorpusHarness" w:date="2026-03-28T22:23:47Z">
        <w:r>
          <w:t>rutinib due to</w:t>
        </w:r>
      </w:ins>
      <w:r>
        <w:t xml:space="preserve"> the </w:t>
      </w:r>
      <w:del w:id="4811" w:author="GoldenCorpusHarness" w:date="2026-03-28T22:23:47Z">
        <w:r>
          <w:delText>investigato</w:delText>
        </w:r>
      </w:del>
      <w:r>
        <w:t>r</w:t>
      </w:r>
      <w:del w:id="4812" w:author="GoldenCorpusHarness" w:date="2026-03-28T22:23:47Z">
        <w:r>
          <w:delText>, the participant must remain on th</w:delText>
        </w:r>
      </w:del>
      <w:r>
        <w:t>is</w:t>
      </w:r>
      <w:del w:id="4813" w:author="GoldenCorpusHarness" w:date="2026-03-28T22:23:47Z">
        <w:r>
          <w:delText xml:space="preserve"> treatment for the duration</w:delText>
        </w:r>
      </w:del>
      <w:ins w:id="4814" w:author="GoldenCorpusHarness" w:date="2026-03-28T22:23:47Z">
        <w:r>
          <w:t>k</w:t>
        </w:r>
      </w:ins>
      <w:r>
        <w:t xml:space="preserve"> of </w:t>
      </w:r>
      <w:del w:id="4815" w:author="GoldenCorpusHarness" w:date="2026-03-28T22:23:47Z">
        <w:r>
          <w:delText>t</w:delText>
        </w:r>
      </w:del>
      <w:r>
        <w:t>he</w:t>
      </w:r>
      <w:del w:id="4816" w:author="GoldenCorpusHarness" w:date="2026-03-28T22:23:47Z">
        <w:r>
          <w:delText xml:space="preserve"> study</w:delText>
        </w:r>
      </w:del>
      <w:ins w:id="4817" w:author="GoldenCorpusHarness" w:date="2026-03-28T22:23:47Z">
        <w:r>
          <w:t>morrhage</w:t>
        </w:r>
      </w:ins>
      <w:r>
        <w:t>.</w:t>
      </w:r>
    </w:p>
    <w:p ns2:paraId="22348B6A" ns2:textId="77777777" w:rsidR="00ED523D" w:rsidRDefault="00895D30" w:rsidP="00224EA0">
      <w:pPr>
        <w:pStyle w:val="paragraph0"/>
      </w:pPr>
      <w:ins w:id="4818" w:author="GoldenCorpusHarness" w:date="2026-03-28T22:23:47Z">
        <w:r>
          <w:t xml:space="preserve">Patients who have bulky adenopathy are at risk of developing TLS. Studies utilizing venetoclax have allowed for the administration of tumor reducing agents before venetoclax. </w:t>
        </w:r>
      </w:ins>
      <w:r>
        <w:t>In th</w:t>
      </w:r>
      <w:del w:id="4819" w:author="GoldenCorpusHarness" w:date="2026-03-28T22:23:47Z">
        <w:r>
          <w:delText>e treatment group</w:delText>
        </w:r>
      </w:del>
      <w:ins w:id="4820" w:author="GoldenCorpusHarness" w:date="2026-03-28T22:23:47Z">
        <w:r>
          <w:t>is study</w:t>
        </w:r>
      </w:ins>
      <w:r>
        <w:t xml:space="preserve">, </w:t>
      </w:r>
      <w:del w:id="4821" w:author="GoldenCorpusHarness" w:date="2026-03-28T22:23:47Z">
        <w:r>
          <w:delText>administration of nemtabrutinib commences on C1D1 and continues for up to 2 years post C2D1</w:delText>
        </w:r>
      </w:del>
      <w:ins w:id="4822" w:author="GoldenCorpusHarness" w:date="2026-03-28T22:23:47Z">
        <w:r>
          <w:t>initial treatment with nemtabrutinib is expected to reduce the size of bulky adenopathy, which would improve tolerability to venetoclax and reduce the risk for tumor lysis</w:t>
        </w:r>
      </w:ins>
      <w:r>
        <w:t>.</w:t>
      </w:r>
      <w:del w:id="4823" w:author="GoldenCorpusHarness" w:date="2026-03-28T22:23:47Z">
        <w:r>
          <w:delText xml:space="preserve"> Administration of venetoclax commences at C2D1 and increases over 4 weeks until a dose of 400 mg is reached by C3D1. In the comparator group, administration of venetoclax commences at C1D1 and increases over 4 weeks until a dose of 400 mg is reached at C2D1. Rituximab administration commences at C2D8 (Week 6) (375 mg/m2) and increases to 500 mg/m2 for subsequent doses.</w:delText>
        </w:r>
      </w:del>
    </w:p>
    <w:p ns2:paraId="54D52F95" ns2:textId="77777777" w:rsidR="00ED523D" w:rsidRDefault="00895D30" w:rsidP="00224EA0">
      <w:pPr>
        <w:pStyle w:val="paragraph0"/>
      </w:pPr>
      <w:del w:id="4824" w:author="GoldenCorpusHarness" w:date="2026-03-28T22:23:47Z">
        <w:r>
          <w:delText>Ran</w:delText>
        </w:r>
      </w:del>
      <w:ins w:id="4825" w:author="GoldenCorpusHarness" w:date="2026-03-28T22:23:47Z">
        <w:r>
          <w:t>A</w:t>
        </w:r>
      </w:ins>
      <w:r>
        <w:t>d</w:t>
      </w:r>
      <w:del w:id="4826" w:author="GoldenCorpusHarness" w:date="2026-03-28T22:23:47Z">
        <w:r>
          <w:delText>om</w:delText>
        </w:r>
      </w:del>
      <w:ins w:id="4827" w:author="GoldenCorpusHarness" w:date="2026-03-28T22:23:47Z">
        <w:r>
          <w:t>d</w:t>
        </w:r>
      </w:ins>
      <w:r>
        <w:t>i</w:t>
      </w:r>
      <w:del w:id="4828" w:author="GoldenCorpusHarness" w:date="2026-03-28T22:23:47Z">
        <w:r>
          <w:delText>za</w:delText>
        </w:r>
      </w:del>
      <w:r>
        <w:t>tion</w:t>
      </w:r>
      <w:del w:id="4829" w:author="GoldenCorpusHarness" w:date="2026-03-28T22:23:47Z">
        <w:r>
          <w:delText xml:space="preserve"> wi</w:delText>
        </w:r>
      </w:del>
      <w:ins w:id="4830" w:author="GoldenCorpusHarness" w:date="2026-03-28T22:23:47Z">
        <w:r>
          <w:t>a</w:t>
        </w:r>
      </w:ins>
      <w:r>
        <w:t>l</w:t>
      </w:r>
      <w:del w:id="4831" w:author="GoldenCorpusHarness" w:date="2026-03-28T22:23:47Z">
        <w:r>
          <w:delText>l be stratified by BTK-C481 mutation status (detected vs not</w:delText>
        </w:r>
      </w:del>
      <w:r>
        <w:t xml:space="preserve"> det</w:t>
      </w:r>
      <w:ins w:id="4832" w:author="GoldenCorpusHarness" w:date="2026-03-28T22:23:47Z">
        <w:r>
          <w:t>ails regarding sp</w:t>
        </w:r>
      </w:ins>
      <w:r>
        <w:t>ec</w:t>
      </w:r>
      <w:ins w:id="4833" w:author="GoldenCorpusHarness" w:date="2026-03-28T22:23:47Z">
        <w:r>
          <w:t>ific benefi</w:t>
        </w:r>
      </w:ins>
      <w:r>
        <w:t>t</w:t>
      </w:r>
      <w:del w:id="4834" w:author="GoldenCorpusHarness" w:date="2026-03-28T22:23:47Z">
        <w:r>
          <w:delText>ed,</w:delText>
        </w:r>
      </w:del>
      <w:ins w:id="4835" w:author="GoldenCorpusHarness" w:date="2026-03-28T22:23:47Z">
        <w:r>
          <w:t>s</w:t>
        </w:r>
      </w:ins>
      <w:r>
        <w:t xml:space="preserve"> a</w:t>
      </w:r>
      <w:del w:id="4836" w:author="GoldenCorpusHarness" w:date="2026-03-28T22:23:47Z">
        <w:r>
          <w:delText xml:space="preserve">s </w:delText>
        </w:r>
      </w:del>
      <w:ins w:id="4837" w:author="GoldenCorpusHarness" w:date="2026-03-28T22:23:47Z">
        <w:r>
          <w:t>n</w:t>
        </w:r>
      </w:ins>
      <w:r>
        <w:t>d</w:t>
      </w:r>
      <w:del w:id="4838" w:author="GoldenCorpusHarness" w:date="2026-03-28T22:23:47Z">
        <w:r>
          <w:delText>etermined by central laboratory assessment),</w:delText>
        </w:r>
      </w:del>
      <w:r>
        <w:t xml:space="preserve"> risk</w:t>
      </w:r>
      <w:del w:id="4839" w:author="GoldenCorpusHarness" w:date="2026-03-28T22:23:47Z">
        <w:r>
          <w:delText xml:space="preserve"> (high risk [defined a</w:delText>
        </w:r>
      </w:del>
      <w:r>
        <w:t xml:space="preserve">s </w:t>
      </w:r>
      <w:del w:id="4840" w:author="GoldenCorpusHarness" w:date="2026-03-28T22:23:47Z">
        <w:r>
          <w:delText>del(17p) and/</w:delText>
        </w:r>
      </w:del>
      <w:ins w:id="4841" w:author="GoldenCorpusHarness" w:date="2026-03-28T22:23:47Z">
        <w:r>
          <w:t>f</w:t>
        </w:r>
      </w:ins>
      <w:r>
        <w:t>or</w:t>
      </w:r>
      <w:del w:id="4842" w:author="GoldenCorpusHarness" w:date="2026-03-28T22:23:47Z">
        <w:r>
          <w:delText xml:space="preserve"> TP53-mutated and/or IGHV-unmutated status] vs low risk [defined as the absence of high-risk factors listed above] as determined by central testing), and geographic region (US/Canada vs Europe vs Rest of World). Approximately 5% of SLL</w:delText>
        </w:r>
      </w:del>
      <w:r>
        <w:t xml:space="preserve"> participants </w:t>
      </w:r>
      <w:ins w:id="4843" w:author="GoldenCorpusHarness" w:date="2026-03-28T22:23:47Z">
        <w:r>
          <w:t>p</w:t>
        </w:r>
      </w:ins>
      <w:r>
        <w:t>ar</w:t>
      </w:r>
      <w:del w:id="4844" w:author="GoldenCorpusHarness" w:date="2026-03-28T22:23:47Z">
        <w:r>
          <w:delText>e</w:delText>
        </w:r>
      </w:del>
      <w:ins w:id="4845" w:author="GoldenCorpusHarness" w:date="2026-03-28T22:23:47Z">
        <w:r>
          <w:t>ticipating</w:t>
        </w:r>
      </w:ins>
      <w:r>
        <w:t xml:space="preserve"> </w:t>
      </w:r>
      <w:del w:id="4846" w:author="GoldenCorpusHarness" w:date="2026-03-28T22:23:47Z">
        <w:r>
          <w:delText>expected</w:delText>
        </w:r>
      </w:del>
      <w:ins w:id="4847" w:author="GoldenCorpusHarness" w:date="2026-03-28T22:23:47Z">
        <w:r>
          <w:t>in</w:t>
        </w:r>
      </w:ins>
      <w:r>
        <w:t xml:space="preserve"> t</w:t>
      </w:r>
      <w:del w:id="4848" w:author="GoldenCorpusHarness" w:date="2026-03-28T22:23:47Z">
        <w:r>
          <w:delText>o</w:delText>
        </w:r>
      </w:del>
      <w:ins w:id="4849" w:author="GoldenCorpusHarness" w:date="2026-03-28T22:23:47Z">
        <w:r>
          <w:t>his clinical study may</w:t>
        </w:r>
      </w:ins>
      <w:r>
        <w:t xml:space="preserve"> be </w:t>
      </w:r>
      <w:ins w:id="4850" w:author="GoldenCorpusHarness" w:date="2026-03-28T22:23:47Z">
        <w:r>
          <w:t>found in the nemtabrutinib (MK-1026) IB and informed cons</w:t>
        </w:r>
      </w:ins>
      <w:r>
        <w:t>en</w:t>
      </w:r>
      <w:del w:id="4851" w:author="GoldenCorpusHarness" w:date="2026-03-28T22:23:47Z">
        <w:r>
          <w:delText>r</w:delText>
        </w:r>
      </w:del>
      <w:ins w:id="4852" w:author="GoldenCorpusHarness" w:date="2026-03-28T22:23:47Z">
        <w:r>
          <w:t>t d</w:t>
        </w:r>
      </w:ins>
      <w:r>
        <w:t>o</w:t>
      </w:r>
      <w:del w:id="4853" w:author="GoldenCorpusHarness" w:date="2026-03-28T22:23:47Z">
        <w:r>
          <w:delText>ll</w:delText>
        </w:r>
      </w:del>
      <w:ins w:id="4854" w:author="GoldenCorpusHarness" w:date="2026-03-28T22:23:47Z">
        <w:r>
          <w:t>cum</w:t>
        </w:r>
      </w:ins>
      <w:r>
        <w:t>e</w:t>
      </w:r>
      <w:del w:id="4855" w:author="GoldenCorpusHarness" w:date="2026-03-28T22:23:47Z">
        <w:r>
          <w:delText>d</w:delText>
        </w:r>
      </w:del>
      <w:ins w:id="4856" w:author="GoldenCorpusHarness" w:date="2026-03-28T22:23:47Z">
        <w:r>
          <w:t>nts</w:t>
        </w:r>
      </w:ins>
      <w:r>
        <w:t>.</w:t>
      </w:r>
    </w:p>
    <w:p ns2:paraId="118F4B50" ns2:textId="77777777" w:rsidR="00ED523D" w:rsidRDefault="00895D30" w:rsidP="00224EA0">
      <w:pPr>
        <w:pStyle w:val="paragraph0"/>
      </w:pPr>
      <w:del w:id="4857" w:author="GoldenCorpusHarness" w:date="2026-03-28T22:23:47Z">
        <w:r>
          <w:delText>PF</w:delText>
        </w:r>
      </w:del>
      <w:ins w:id="4858" w:author="GoldenCorpusHarness" w:date="2026-03-28T22:23:47Z">
        <w:r>
          <w:t xml:space="preserve">The investigator will follow standard of care practice and follow-up for all participants enrolled in this study at their institution with respect to the COVID-19 (Coronavirus) pandemic. The </w:t>
        </w:r>
      </w:ins>
      <w:r>
        <w:t>S</w:t>
      </w:r>
      <w:del w:id="4859" w:author="GoldenCorpusHarness" w:date="2026-03-28T22:23:47Z">
        <w:r>
          <w:delText xml:space="preserve"> is the primar</w:delText>
        </w:r>
      </w:del>
      <w:ins w:id="4860" w:author="GoldenCorpusHarness" w:date="2026-03-28T22:23:47Z">
        <w:r>
          <w:t>ponsor will implement measures, if required, to allow telemedicine, video or phone visits, using local services for procedures/stud</w:t>
        </w:r>
      </w:ins>
      <w:r>
        <w:t xml:space="preserve">y </w:t>
      </w:r>
      <w:del w:id="4861" w:author="GoldenCorpusHarness" w:date="2026-03-28T22:23:47Z">
        <w:r>
          <w:delText>endpoint in Part 2 and is defined as the time from randomization to the first documented disease progression or death due to any cause, whichever occurs first as assessed per 2018 iwCLL criteria by BICR as defined in Section 3</w:delText>
        </w:r>
      </w:del>
      <w:ins w:id="4862" w:author="GoldenCorpusHarness" w:date="2026-03-28T22:23:47Z">
        <w:r>
          <w:t>assessments, and assist with transport, etc</w:t>
        </w:r>
      </w:ins>
      <w:r>
        <w:t>.</w:t>
      </w:r>
      <w:del w:id="4863" w:author="GoldenCorpusHarness" w:date="2026-03-28T22:23:47Z">
        <w:r>
          <w:delText xml:space="preserve">  </w:delText>
        </w:r>
      </w:del>
    </w:p>
    <w:p ns2:paraId="4148E9EB" ns2:textId="77777777" w:rsidR="00ED523D" w:rsidRDefault="00895D30" w:rsidP="00F94906">
      <w:pPr>
        <w:pStyle w:val="paragraph0"/>
      </w:pPr>
      <w:ins w:id="4864" w:author="GoldenCorpusHarness" w:date="2026-03-28T22:23:47Z">
        <w:r>
          <w:t>HYPOTHE</w:t>
        </w:r>
      </w:ins>
      <w:r>
        <w:t>S</w:t>
      </w:r>
      <w:del w:id="4865" w:author="GoldenCorpusHarness" w:date="2026-03-28T22:23:47Z">
        <w:r>
          <w:delText>econdary endpoints include undetectable MRD in bone marrow at Month 14 as assessed by central laboratory, O</w:delText>
        </w:r>
      </w:del>
      <w:ins w:id="4866" w:author="GoldenCorpusHarness" w:date="2026-03-28T22:23:47Z">
        <w:r>
          <w:t>E</w:t>
        </w:r>
      </w:ins>
      <w:r>
        <w:t>S, O</w:t>
      </w:r>
      <w:del w:id="4867" w:author="GoldenCorpusHarness" w:date="2026-03-28T22:23:47Z">
        <w:r>
          <w:delText>R</w:delText>
        </w:r>
      </w:del>
      <w:ins w:id="4868" w:author="GoldenCorpusHarness" w:date="2026-03-28T22:23:47Z">
        <w:r>
          <w:t>BJECTIVES</w:t>
        </w:r>
      </w:ins>
      <w:r>
        <w:t xml:space="preserve">, </w:t>
      </w:r>
      <w:ins w:id="4869" w:author="GoldenCorpusHarness" w:date="2026-03-28T22:23:47Z">
        <w:r>
          <w:t>AN</w:t>
        </w:r>
      </w:ins>
      <w:r>
        <w:t>D</w:t>
      </w:r>
      <w:del w:id="4870" w:author="GoldenCorpusHarness" w:date="2026-03-28T22:23:47Z">
        <w:r>
          <w:delText>OR, and safety.</w:delText>
        </w:r>
      </w:del>
      <w:r>
        <w:t xml:space="preserve"> E</w:t>
      </w:r>
      <w:del w:id="4871" w:author="GoldenCorpusHarness" w:date="2026-03-28T22:23:47Z">
        <w:r>
          <w:delText xml:space="preserve">xploratory efficacy endpoints will include </w:delText>
        </w:r>
      </w:del>
      <w:ins w:id="4872" w:author="GoldenCorpusHarness" w:date="2026-03-28T22:23:47Z">
        <w:r>
          <w:t>NDP</w:t>
        </w:r>
      </w:ins>
      <w:r>
        <w:t>O</w:t>
      </w:r>
      <w:del w:id="4873" w:author="GoldenCorpusHarness" w:date="2026-03-28T22:23:47Z">
        <w:r>
          <w:delText>R with response category including PRL.</w:delText>
        </w:r>
      </w:del>
      <w:ins w:id="4874" w:author="GoldenCorpusHarness" w:date="2026-03-28T22:23:47Z">
        <w:r>
          <w:t>INTS</w:t>
        </w:r>
      </w:ins>
    </w:p>
    <w:p ns2:paraId="2542BC82" ns2:textId="77777777" w:rsidR="00E84B93" w:rsidRPr="00E84B93" w:rsidRDefault="00895D30" w:rsidP="00224EA0">
      <w:pPr>
        <w:pStyle w:val="paragraph0"/>
      </w:pPr>
      <w:del w:id="4875" w:author="GoldenCorpusHarness" w:date="2026-03-28T22:23:47Z">
        <w:r>
          <w:delText>S</w:delText>
        </w:r>
      </w:del>
      <w:ins w:id="4876" w:author="GoldenCorpusHarness" w:date="2026-03-28T22:23:47Z">
        <w:r>
          <w:t>Hypo</w:t>
        </w:r>
      </w:ins>
      <w:r>
        <w:t>t</w:t>
      </w:r>
      <w:del w:id="4877" w:author="GoldenCorpusHarness" w:date="2026-03-28T22:23:47Z">
        <w:r>
          <w:delText>udy</w:delText>
        </w:r>
      </w:del>
      <w:ins w:id="4878" w:author="GoldenCorpusHarness" w:date="2026-03-28T22:23:47Z">
        <w:r>
          <w:t>heses</w:t>
        </w:r>
      </w:ins>
      <w:r>
        <w:t xml:space="preserve"> </w:t>
      </w:r>
      <w:del w:id="4879" w:author="GoldenCorpusHarness" w:date="2026-03-28T22:23:47Z">
        <w:r>
          <w:delText>t</w:delText>
        </w:r>
      </w:del>
      <w:ins w:id="4880" w:author="GoldenCorpusHarness" w:date="2026-03-28T22:23:47Z">
        <w:r>
          <w:t>a</w:t>
        </w:r>
      </w:ins>
      <w:r>
        <w:t>re</w:t>
      </w:r>
      <w:ins w:id="4881" w:author="GoldenCorpusHarness" w:date="2026-03-28T22:23:47Z">
        <w:r>
          <w:t xml:space="preserve"> </w:t>
        </w:r>
      </w:ins>
      <w:r>
        <w:t>a</w:t>
      </w:r>
      <w:del w:id="4882" w:author="GoldenCorpusHarness" w:date="2026-03-28T22:23:47Z">
        <w:r>
          <w:delText>tm</w:delText>
        </w:r>
      </w:del>
      <w:ins w:id="4883" w:author="GoldenCorpusHarness" w:date="2026-03-28T22:23:47Z">
        <w:r>
          <w:t>lign</w:t>
        </w:r>
      </w:ins>
      <w:r>
        <w:t>e</w:t>
      </w:r>
      <w:del w:id="4884" w:author="GoldenCorpusHarness" w:date="2026-03-28T22:23:47Z">
        <w:r>
          <w:delText>nt</w:delText>
        </w:r>
      </w:del>
      <w:ins w:id="4885" w:author="GoldenCorpusHarness" w:date="2026-03-28T22:23:47Z">
        <w:r>
          <w:t>d</w:t>
        </w:r>
      </w:ins>
      <w:r>
        <w:t xml:space="preserve"> wi</w:t>
      </w:r>
      <w:del w:id="4886" w:author="GoldenCorpusHarness" w:date="2026-03-28T22:23:47Z">
        <w:r>
          <w:delText>ll</w:delText>
        </w:r>
      </w:del>
      <w:ins w:id="4887" w:author="GoldenCorpusHarness" w:date="2026-03-28T22:23:47Z">
        <w:r>
          <w:t>th</w:t>
        </w:r>
      </w:ins>
      <w:r>
        <w:t xml:space="preserve"> </w:t>
      </w:r>
      <w:ins w:id="4888" w:author="GoldenCorpusHarness" w:date="2026-03-28T22:23:47Z">
        <w:r>
          <w:t>o</w:t>
        </w:r>
      </w:ins>
      <w:r>
        <w:t>b</w:t>
      </w:r>
      <w:ins w:id="4889" w:author="GoldenCorpusHarness" w:date="2026-03-28T22:23:47Z">
        <w:r>
          <w:t>jectives in th</w:t>
        </w:r>
      </w:ins>
      <w:r>
        <w:t xml:space="preserve">e </w:t>
      </w:r>
      <w:ins w:id="4890" w:author="GoldenCorpusHarness" w:date="2026-03-28T22:23:47Z">
        <w:r>
          <w:t xml:space="preserve">Objectives </w:t>
        </w:r>
      </w:ins>
      <w:r>
        <w:t>a</w:t>
      </w:r>
      <w:ins w:id="4891" w:author="GoldenCorpusHarness" w:date="2026-03-28T22:23:47Z">
        <w:r>
          <w:t>n</w:t>
        </w:r>
      </w:ins>
      <w:r>
        <w:t>d</w:t>
      </w:r>
      <w:del w:id="4892" w:author="GoldenCorpusHarness" w:date="2026-03-28T22:23:47Z">
        <w:r>
          <w:delText>m</w:delText>
        </w:r>
      </w:del>
      <w:ins w:id="4893" w:author="GoldenCorpusHarness" w:date="2026-03-28T22:23:47Z">
        <w:r>
          <w:t xml:space="preserve"> Endpo</w:t>
        </w:r>
      </w:ins>
      <w:r>
        <w:t>in</w:t>
      </w:r>
      <w:del w:id="4894" w:author="GoldenCorpusHarness" w:date="2026-03-28T22:23:47Z">
        <w:r>
          <w:delText>is</w:delText>
        </w:r>
      </w:del>
      <w:r>
        <w:t>t</w:t>
      </w:r>
      <w:del w:id="4895" w:author="GoldenCorpusHarness" w:date="2026-03-28T22:23:47Z">
        <w:r>
          <w:delText>ered for 2 year</w:delText>
        </w:r>
      </w:del>
      <w:r>
        <w:t xml:space="preserve">s </w:t>
      </w:r>
      <w:del w:id="4896" w:author="GoldenCorpusHarness" w:date="2026-03-28T22:23:47Z">
        <w:r>
          <w:delText>or until unaccep</w:delText>
        </w:r>
      </w:del>
      <w:r>
        <w:t>table</w:t>
      </w:r>
      <w:del w:id="4897" w:author="GoldenCorpusHarness" w:date="2026-03-28T22:23:47Z">
        <w:r>
          <w:delText xml:space="preserve"> toxicity, verified disease progression (imaging or non-imaging progression), or another discontinuation criterion is met (as defined in Section 7</w:delText>
        </w:r>
      </w:del>
      <w:r>
        <w:t>.</w:t>
      </w:r>
      <w:del w:id="4898" w:author="GoldenCorpusHarness" w:date="2026-03-28T22:23:47Z">
        <w:r>
          <w:delText>1).</w:delText>
        </w:r>
      </w:del>
    </w:p>
    <w:p ns2:paraId="0C467C6E" ns2:textId="77777777" w:rsidR="00F103D9" w:rsidRDefault="00895D30" w:rsidP="001E6946">
      <w:pPr>
        <w:pStyle w:val="Heading2"/>
      </w:pPr>
      <w:del w:id="4899" w:author="GoldenCorpusHarness" w:date="2026-03-28T22:23:47Z">
        <w:r>
          <w:delText>S</w:delText>
        </w:r>
      </w:del>
      <w:ins w:id="4900" w:author="GoldenCorpusHarness" w:date="2026-03-28T22:23:47Z">
        <w:r>
          <w:t>In parti</w:t>
        </w:r>
      </w:ins>
      <w:r>
        <w:t>ci</w:t>
      </w:r>
      <w:del w:id="4901" w:author="GoldenCorpusHarness" w:date="2026-03-28T22:23:47Z">
        <w:r>
          <w:delText>e</w:delText>
        </w:r>
      </w:del>
      <w:ins w:id="4902" w:author="GoldenCorpusHarness" w:date="2026-03-28T22:23:47Z">
        <w:r>
          <w:t>pa</w:t>
        </w:r>
      </w:ins>
      <w:r>
        <w:t>nt</w:t>
      </w:r>
      <w:del w:id="4903" w:author="GoldenCorpusHarness" w:date="2026-03-28T22:23:47Z">
        <w:r>
          <w:delText>ific</w:delText>
        </w:r>
      </w:del>
      <w:ins w:id="4904" w:author="GoldenCorpusHarness" w:date="2026-03-28T22:23:47Z">
        <w:r>
          <w:t>s</w:t>
        </w:r>
      </w:ins>
      <w:r>
        <w:t xml:space="preserve"> </w:t>
      </w:r>
      <w:del w:id="4905" w:author="GoldenCorpusHarness" w:date="2026-03-28T22:23:47Z">
        <w:r>
          <w:delText>R</w:delText>
        </w:r>
      </w:del>
      <w:ins w:id="4906" w:author="GoldenCorpusHarness" w:date="2026-03-28T22:23:47Z">
        <w:r>
          <w:t xml:space="preserve">aged </w:t>
        </w:r>
      </w:ins>
      <w:r>
        <w:t>at</w:t>
      </w:r>
      <w:ins w:id="4907" w:author="GoldenCorpusHarness" w:date="2026-03-28T22:23:47Z">
        <w:r>
          <w:t xml:space="preserve"> least 18 years w</w:t>
        </w:r>
      </w:ins>
      <w:r>
        <w:t>i</w:t>
      </w:r>
      <w:ins w:id="4908" w:author="GoldenCorpusHarness" w:date="2026-03-28T22:23:47Z">
        <w:r>
          <w:t xml:space="preserve">th relapsed </w:t>
        </w:r>
      </w:ins>
      <w:r>
        <w:t>o</w:t>
      </w:r>
      <w:del w:id="4909" w:author="GoldenCorpusHarness" w:date="2026-03-28T22:23:47Z">
        <w:r>
          <w:delText>n</w:delText>
        </w:r>
      </w:del>
      <w:ins w:id="4910" w:author="GoldenCorpusHarness" w:date="2026-03-28T22:23:47Z">
        <w:r>
          <w:t>r refr</w:t>
        </w:r>
      </w:ins>
      <w:r>
        <w:t>a</w:t>
      </w:r>
      <w:del w:id="4911" w:author="GoldenCorpusHarness" w:date="2026-03-28T22:23:47Z">
        <w:r>
          <w:delText>l</w:delText>
        </w:r>
      </w:del>
      <w:ins w:id="4912" w:author="GoldenCorpusHarness" w:date="2026-03-28T22:23:47Z">
        <w:r>
          <w:t>ctory CLL/SLL who hav</w:t>
        </w:r>
      </w:ins>
      <w:r>
        <w:t>e f</w:t>
      </w:r>
      <w:ins w:id="4913" w:author="GoldenCorpusHarness" w:date="2026-03-28T22:23:47Z">
        <w:r>
          <w:t>ailed at least 1 pri</w:t>
        </w:r>
      </w:ins>
      <w:r>
        <w:t xml:space="preserve">or </w:t>
      </w:r>
      <w:del w:id="4914" w:author="GoldenCorpusHarness" w:date="2026-03-28T22:23:47Z">
        <w:r>
          <w:delText>S</w:delText>
        </w:r>
      </w:del>
      <w:ins w:id="4915" w:author="GoldenCorpusHarness" w:date="2026-03-28T22:23:47Z">
        <w:r>
          <w:t xml:space="preserve">line of </w:t>
        </w:r>
      </w:ins>
      <w:r>
        <w:t>t</w:t>
      </w:r>
      <w:del w:id="4916" w:author="GoldenCorpusHarness" w:date="2026-03-28T22:23:47Z">
        <w:r>
          <w:delText>ud</w:delText>
        </w:r>
      </w:del>
      <w:ins w:id="4917" w:author="GoldenCorpusHarness" w:date="2026-03-28T22:23:47Z">
        <w:r>
          <w:t>herap</w:t>
        </w:r>
      </w:ins>
      <w:r>
        <w:t>y</w:t>
      </w:r>
      <w:del w:id="4918" w:author="GoldenCorpusHarness" w:date="2026-03-28T22:23:47Z">
        <w:r>
          <w:delText xml:space="preserve"> Design</w:delText>
        </w:r>
      </w:del>
      <w:ins w:id="4919" w:author="GoldenCorpusHarness" w:date="2026-03-28T22:23:47Z">
        <w:r>
          <w:t>:</w:t>
        </w:r>
      </w:ins>
    </w:p>
    <w:p ns2:paraId="07203A17" ns2:textId="77230933" w:rsidR="00EA524E" w:rsidRDefault="00895D30" w:rsidP="00224EA0">
      <w:pPr>
        <w:pStyle w:val="paragraph0"/>
      </w:pPr>
      <w:del w:id="4920" w:author="GoldenCorpusHarness" w:date="2026-03-28T22:23:47Z">
        <w:r>
          <w:delText xml:space="preserve">This is a randomized, active-controlled, parallel-group, open-label, Phase 3 study designed to evaluate nemtabrutinib, a reversible non-covalent ATP competitive inhibitor of BTK, plus venetoclax, compared to VR in participants with CLL/SLL who are relapsed or refractory to at least 1 prior therapy. BTKi are approved for the treatment of CLL/SLL; however, resistance is known to develop, with one prevalent mechanism being the acquisition of BTK-C481 mutations. In CLL/SLL, resistance mutations occur in approximately 35% to 85% of patients following treatment with covalent, irreversible inhibitors [Gango, A., et al 2020] [Quinquenel, A., et al 2019] [Woyach, J. A., et al 2017] [Kanagal-Shamanna, R., et al 2019]. There is a need for more effective therapies for patients who have failed 1 or more prior therapies. Nemtabrutinib can inhibit wild-type BTK as well as the BTK-C481 mutant form of the enzyme. Preliminary data from the first-in-human Phase 1 study of nemtabrutinib have shown responses in a variety of hematologic malignancies, including CLL/SLL, as summarized in Section 2.2.3. </w:delText>
        </w:r>
      </w:del>
    </w:p>
    <w:p ns2:paraId="7A614BAF" ns2:textId="2504D373" w:rsidR="00EA524E" w:rsidRDefault="00895D30" w:rsidP="00224EA0">
      <w:pPr>
        <w:pStyle w:val="paragraph0"/>
      </w:pPr>
      <w:r>
        <w:t xml:space="preserve">There is a precedent for the use of BTKi in combination with venetoclax in relapsed/refractory CLL to achieve undetectable MRD and CR rates. In the Phase 2 CLARITY trial, the covalent, first-generation BTKi ibrutinib was combined with venetoclax. Ibrutinib was administered as monotherapy for 8 weeks (420 mg QD) (N=54), and venetoclax was then added with a weekly ramp-up as per label (20 mg, 50 mg, 100 mg, 200 mg, 400 mg) (N=50). Of note, both ibrutinib and venetoclax were administered at their approved monotherapy doses. The primary endpoint was the proportion of patients with MRD-negative bone marrow at Month 14 (12 months of combined ibrutinib plus venetoclax treatment). MRD-negativity was achieved in the bone marrow of 36% of participants (53% achieved MRD-negativity in peripheral blood and 81% had no morphologically evident CLL in the bone marrow biopsy). Fifty-one percent of participants achieved CR or CRi; 38% of participants achieved PR; 89% of participants responded to treatment. A single case of biochemical TLS was observed. Other adverse effects were mild and/or manageable and most commonly were neutropenia or GI events </w:t>
      </w:r>
      <w:r w:rsidR="00B55DCA">
        <w:t>[Hillmen, P., et al 2019]</w:t>
      </w:r>
      <w:r>
        <w:t>.</w:t>
      </w:r>
    </w:p>
    <w:p ns2:paraId="01A175C9" ns2:textId="7079C574" w:rsidR="00EA524E" w:rsidRDefault="00895D30" w:rsidP="00224EA0">
      <w:pPr>
        <w:pStyle w:val="paragraph0"/>
      </w:pPr>
      <w:del w:id="4921" w:author="GoldenCorpusHarness" w:date="2026-03-28T22:23:47Z">
        <w:r>
          <w:delText>Venetoclax with or without rituximab is considered standard therapy among patients who have received at least 1 prior line of therapy [National Comprehensive Cancer Network 2021]. Due to differences in administration of nemtabrutinib and venetoclax, and venetoclax and rituximab, this study will remain unblinded and participants, investigators, and the sponsor will be aware of treatment randomization.</w:delText>
        </w:r>
      </w:del>
    </w:p>
    <w:p ns2:paraId="2A304137" ns2:textId="77777777" w:rsidR="00EA524E" w:rsidRDefault="00895D30" w:rsidP="00224EA0">
      <w:pPr>
        <w:pStyle w:val="paragraph0"/>
      </w:pPr>
      <w:del w:id="4922" w:author="GoldenCorpusHarness" w:date="2026-03-28T22:23:47Z">
        <w:r>
          <w:delText>Currently, there remains significant unmet medical need in relapsed/refractory CLL/SLL. This study will examine whether a novel BTKi in combination with venetoclax can improve outcomes for this patient population.</w:delText>
        </w:r>
      </w:del>
    </w:p>
    <w:p ns2:paraId="1842A05E" ns2:textId="77777777" w:rsidR="001E6946" w:rsidRDefault="00895D30" w:rsidP="00224EA0">
      <w:pPr>
        <w:pStyle w:val="paragraph0"/>
      </w:pPr>
      <w:del w:id="4923" w:author="GoldenCorpusHarness" w:date="2026-03-28T22:23:47Z">
        <w:r>
          <w:delText>The rationale for comparator selection is provided in Section 4.2.2.</w:delText>
        </w:r>
      </w:del>
    </w:p>
    <w:p ns2:paraId="4F0EFCC5" ns2:textId="77777777" w:rsidR="000127EC" w:rsidRDefault="008F7EB8" w:rsidP="000127EC">
      <w:pPr>
        <w:pStyle w:val="Heading3"/>
      </w:pPr>
      <w:del w:id="4924" w:author="GoldenCorpusHarness" w:date="2026-03-28T22:23:47Z">
        <w:r>
          <w:delText>R</w:delText>
        </w:r>
      </w:del>
      <w:ins w:id="4925" w:author="GoldenCorpusHarness" w:date="2026-03-28T22:23:47Z">
        <w:r>
          <w:t>The study will be considered to have met its primary objective if the primary hypothesis test is st</w:t>
        </w:r>
      </w:ins>
      <w:r>
        <w:t>ati</w:t>
      </w:r>
      <w:del w:id="4926" w:author="GoldenCorpusHarness" w:date="2026-03-28T22:23:47Z">
        <w:r>
          <w:delText>on</w:delText>
        </w:r>
      </w:del>
      <w:ins w:id="4927" w:author="GoldenCorpusHarness" w:date="2026-03-28T22:23:47Z">
        <w:r>
          <w:t>stic</w:t>
        </w:r>
      </w:ins>
      <w:r>
        <w:t>al</w:t>
      </w:r>
      <w:del w:id="4928" w:author="GoldenCorpusHarness" w:date="2026-03-28T22:23:47Z">
        <w:r>
          <w:delText>e</w:delText>
        </w:r>
      </w:del>
      <w:ins w:id="4929" w:author="GoldenCorpusHarness" w:date="2026-03-28T22:23:47Z">
        <w:r>
          <w:t>ly</w:t>
        </w:r>
      </w:ins>
      <w:r>
        <w:t xml:space="preserve"> </w:t>
      </w:r>
      <w:ins w:id="4930" w:author="GoldenCorpusHarness" w:date="2026-03-28T22:23:47Z">
        <w:r>
          <w:t>signi</w:t>
        </w:r>
      </w:ins>
      <w:r>
        <w:t>f</w:t>
      </w:r>
      <w:del w:id="4931" w:author="GoldenCorpusHarness" w:date="2026-03-28T22:23:47Z">
        <w:r>
          <w:delText>or Endpo</w:delText>
        </w:r>
      </w:del>
      <w:r>
        <w:t>i</w:t>
      </w:r>
      <w:ins w:id="4932" w:author="GoldenCorpusHarness" w:date="2026-03-28T22:23:47Z">
        <w:r>
          <w:t>ca</w:t>
        </w:r>
      </w:ins>
      <w:r>
        <w:t>nt</w:t>
      </w:r>
      <w:del w:id="4933" w:author="GoldenCorpusHarness" w:date="2026-03-28T22:23:47Z">
        <w:r>
          <w:delText>s</w:delText>
        </w:r>
      </w:del>
      <w:ins w:id="4934" w:author="GoldenCorpusHarness" w:date="2026-03-28T22:23:47Z">
        <w:r>
          <w:t>.</w:t>
        </w:r>
      </w:ins>
    </w:p>
    <w:p ns2:paraId="0D03DFC2" ns2:textId="77777777" w:rsidR="000127EC" w:rsidRPr="00EA524E" w:rsidRDefault="00895D30" w:rsidP="00EA524E">
      <w:pPr>
        <w:pStyle w:val="Heading4"/>
        <w:rPr>
          <w:rStyle w:val="SuggestedOptional"/>
          <w:color w:val="auto"/>
        </w:rPr>
      </w:pPr>
      <w:ins w:id="4935" w:author="GoldenCorpusHarness" w:date="2026-03-28T22:23:47Z">
        <w:r>
          <w:t>STUDY D</w:t>
        </w:r>
      </w:ins>
      <w:r>
        <w:t>E</w:t>
      </w:r>
      <w:del w:id="4936" w:author="GoldenCorpusHarness" w:date="2026-03-28T22:23:47Z">
        <w:r>
          <w:delText>fficacy Endpoints</w:delText>
        </w:r>
      </w:del>
      <w:ins w:id="4937" w:author="GoldenCorpusHarness" w:date="2026-03-28T22:23:47Z">
        <w:r>
          <w:t>SIGN</w:t>
        </w:r>
      </w:ins>
    </w:p>
    <w:p ns2:paraId="68ABCA86" ns2:textId="35F1D923" w:rsidR="00EA524E" w:rsidRDefault="00895D30" w:rsidP="00224EA0">
      <w:pPr>
        <w:pStyle w:val="paragraph0"/>
      </w:pPr>
      <w:del w:id="4938" w:author="GoldenCorpusHarness" w:date="2026-03-28T22:23:47Z">
        <w:r>
          <w:delText>PFS based on 2018 iwCLL criteria as assessed by BICR is the primary efficacy endpoint for Part 2 of this study. PFS offers a direct comparison of the ability of the agents tested in this study to inhibit disease growth and prolong the time to progression or death because it is not confounded by post-progression th</w:delText>
        </w:r>
      </w:del>
      <w:ins w:id="4939" w:author="GoldenCorpusHarness" w:date="2026-03-28T22:23:47Z">
        <w:r>
          <w:t>Ov</w:t>
        </w:r>
      </w:ins>
      <w:r>
        <w:t>era</w:t>
      </w:r>
      <w:del w:id="4940" w:author="GoldenCorpusHarness" w:date="2026-03-28T22:23:47Z">
        <w:r>
          <w:delText>pies. It is an endpoint that reflects tumor growth and includes death; PFS therefore correlates to OS in CLL/SLL [Beauchemin, C., et al 2015] and is we</w:delText>
        </w:r>
      </w:del>
      <w:r>
        <w:t xml:space="preserve">ll </w:t>
      </w:r>
      <w:del w:id="4941" w:author="GoldenCorpusHarness" w:date="2026-03-28T22:23:47Z">
        <w:r>
          <w:delText>r</w:delText>
        </w:r>
      </w:del>
      <w:ins w:id="4942" w:author="GoldenCorpusHarness" w:date="2026-03-28T22:23:47Z">
        <w:r>
          <w:t>D</w:t>
        </w:r>
      </w:ins>
      <w:r>
        <w:t>e</w:t>
      </w:r>
      <w:del w:id="4943" w:author="GoldenCorpusHarness" w:date="2026-03-28T22:23:47Z">
        <w:r>
          <w:delText>co</w:delText>
        </w:r>
      </w:del>
      <w:ins w:id="4944" w:author="GoldenCorpusHarness" w:date="2026-03-28T22:23:47Z">
        <w:r>
          <w:t>si</w:t>
        </w:r>
      </w:ins>
      <w:r>
        <w:t>gn</w:t>
      </w:r>
      <w:del w:id="4945" w:author="GoldenCorpusHarness" w:date="2026-03-28T22:23:47Z">
        <w:r>
          <w:delText>ized and accepted as an efficacy endpoint of other similar approved therapies for CLL/SLL [Food and Drug Administration 2020].</w:delText>
        </w:r>
      </w:del>
    </w:p>
    <w:p ns2:paraId="21856799" ns2:textId="77777777" w:rsidR="00EA524E" w:rsidRDefault="00895D30" w:rsidP="00224EA0">
      <w:pPr>
        <w:pStyle w:val="paragraph0"/>
      </w:pPr>
      <w:del w:id="4946" w:author="GoldenCorpusHarness" w:date="2026-03-28T22:23:47Z">
        <w:r>
          <w:delText>Undetectable M</w:delText>
        </w:r>
      </w:del>
      <w:ins w:id="4947" w:author="GoldenCorpusHarness" w:date="2026-03-28T22:23:47Z">
        <w:r>
          <w:t>This study has 2 parts: Part 1, a dose escalation and confirmation component, designed to evaluate the safety and determine optimal dosing of nemtabrutinib in combination with venetoclax; and Part 2, a randomized study comparing the efficacy and safety of nemtabrutinib plus venetoclax with V</w:t>
        </w:r>
      </w:ins>
      <w:r>
        <w:t>R</w:t>
      </w:r>
      <w:del w:id="4948" w:author="GoldenCorpusHarness" w:date="2026-03-28T22:23:47Z">
        <w:r>
          <w:delText>D in bone marro</w:delText>
        </w:r>
      </w:del>
      <w:ins w:id="4949" w:author="GoldenCorpusHarness" w:date="2026-03-28T22:23:47Z">
        <w:r>
          <w:t xml:space="preserve">. Approximately 720 participants </w:t>
        </w:r>
      </w:ins>
      <w:r>
        <w:t>w</w:t>
      </w:r>
      <w:del w:id="4950" w:author="GoldenCorpusHarness" w:date="2026-03-28T22:23:47Z">
        <w:r>
          <w:delText xml:space="preserve"> at Month 14 as assessed by central laboratory, O</w:delText>
        </w:r>
      </w:del>
      <w:ins w:id="4951" w:author="GoldenCorpusHarness" w:date="2026-03-28T22:23:47Z">
        <w:r>
          <w:t>ith relapsed/refractory CLL/</w:t>
        </w:r>
      </w:ins>
      <w:r>
        <w:t>S</w:t>
      </w:r>
      <w:del w:id="4952" w:author="GoldenCorpusHarness" w:date="2026-03-28T22:23:47Z">
        <w:r>
          <w:delText xml:space="preserve">, OR, and DOR are the secondary efficacy endpoints for this study: </w:delText>
        </w:r>
      </w:del>
      <w:ins w:id="4953" w:author="GoldenCorpusHarness" w:date="2026-03-28T22:23:47Z">
        <w:r>
          <w:t>LL will be enrolled in the study.</w:t>
        </w:r>
      </w:ins>
    </w:p>
    <w:p ns2:paraId="15E42829" ns2:textId="69D4C678" w:rsidR="00EA524E" w:rsidRDefault="00895D30" w:rsidP="00EA524E">
      <w:pPr>
        <w:pStyle w:val="ListBullet"/>
      </w:pPr>
      <w:del w:id="4954" w:author="GoldenCorpusHarness" w:date="2026-03-28T22:23:47Z">
        <w:r>
          <w:delText>Undetectable M</w:delText>
        </w:r>
      </w:del>
      <w:ins w:id="4955" w:author="GoldenCorpusHarness" w:date="2026-03-28T22:23:47Z">
        <w:r>
          <w:t>Part 2 of the study, a randomized, active-controlled component comparing nemtabrutinib plus venetoclax with V</w:t>
        </w:r>
      </w:ins>
      <w:r>
        <w:t>R</w:t>
      </w:r>
      <w:ins w:id="4956" w:author="GoldenCorpusHarness" w:date="2026-03-28T22:23:47Z">
        <w:r>
          <w:t xml:space="preserve">, will not commence until Part 1 </w:t>
        </w:r>
      </w:ins>
      <w:r>
        <w:t>D</w:t>
      </w:r>
      <w:del w:id="4957" w:author="GoldenCorpusHarness" w:date="2026-03-28T22:23:47Z">
        <w:r>
          <w:delText xml:space="preserve"> is an endpoint </w:delText>
        </w:r>
      </w:del>
      <w:ins w:id="4958" w:author="GoldenCorpusHarness" w:date="2026-03-28T22:23:47Z">
        <w:r>
          <w:t>LT evaluation has been completed and the combination dose o</w:t>
        </w:r>
      </w:ins>
      <w:r>
        <w:t>f</w:t>
      </w:r>
      <w:del w:id="4959" w:author="GoldenCorpusHarness" w:date="2026-03-28T22:23:47Z">
        <w:r>
          <w:delText>or CLL, and current literature suggests that there is an association between undetectable MRD and OS/PFS, though this is yet to be established in the therapeutic paradigm with small molecule inhibitors o</w:delText>
        </w:r>
      </w:del>
      <w:ins w:id="4960" w:author="GoldenCorpusHarness" w:date="2026-03-28T22:23:47Z">
        <w:r>
          <w:t xml:space="preserve"> nemtabrutinib plus venetoclax has been con</w:t>
        </w:r>
      </w:ins>
      <w:r>
        <w:t>f</w:t>
      </w:r>
      <w:del w:id="4961" w:author="GoldenCorpusHarness" w:date="2026-03-28T22:23:47Z">
        <w:r>
          <w:delText xml:space="preserve"> the BCR signaling pathway [Food and Drug Administration 2020]</w:delText>
        </w:r>
      </w:del>
      <w:ins w:id="4962" w:author="GoldenCorpusHarness" w:date="2026-03-28T22:23:47Z">
        <w:r>
          <w:t>irmed</w:t>
        </w:r>
      </w:ins>
      <w:r>
        <w:t>.</w:t>
      </w:r>
    </w:p>
    <w:p ns2:paraId="6CE55C9F" ns2:textId="77777777" w:rsidR="00EA524E" w:rsidRDefault="00895D30" w:rsidP="00EA524E">
      <w:pPr>
        <w:pStyle w:val="ListBullet"/>
      </w:pPr>
      <w:del w:id="4963" w:author="GoldenCorpusHarness" w:date="2026-03-28T22:23:47Z">
        <w:r>
          <w:delText>OS</w:delText>
        </w:r>
      </w:del>
      <w:ins w:id="4964" w:author="GoldenCorpusHarness" w:date="2026-03-28T22:23:47Z">
        <w:r>
          <w:t>After</w:t>
        </w:r>
      </w:ins>
      <w:r>
        <w:t xml:space="preserve"> </w:t>
      </w:r>
      <w:del w:id="4965" w:author="GoldenCorpusHarness" w:date="2026-03-28T22:23:47Z">
        <w:r>
          <w:delText>re</w:delText>
        </w:r>
      </w:del>
      <w:r>
        <w:t>pr</w:t>
      </w:r>
      <w:ins w:id="4966" w:author="GoldenCorpusHarness" w:date="2026-03-28T22:23:47Z">
        <w:r>
          <w:t>oviding docum</w:t>
        </w:r>
      </w:ins>
      <w:r>
        <w:t>e</w:t>
      </w:r>
      <w:ins w:id="4967" w:author="GoldenCorpusHarness" w:date="2026-03-28T22:23:47Z">
        <w:r>
          <w:t>nted informed con</w:t>
        </w:r>
      </w:ins>
      <w:r>
        <w:t>sent</w:t>
      </w:r>
      <w:ins w:id="4968" w:author="GoldenCorpusHarness" w:date="2026-03-28T22:23:47Z">
        <w:r>
          <w:t xml:space="preserve">, </w:t>
        </w:r>
      </w:ins>
      <w:r>
        <w:t>s</w:t>
      </w:r>
      <w:del w:id="4969" w:author="GoldenCorpusHarness" w:date="2026-03-28T22:23:47Z">
        <w:r>
          <w:delText xml:space="preserve"> a prec</w:delText>
        </w:r>
      </w:del>
      <w:ins w:id="4970" w:author="GoldenCorpusHarness" w:date="2026-03-28T22:23:47Z">
        <w:r>
          <w:t>u</w:t>
        </w:r>
      </w:ins>
      <w:r>
        <w:t>i</w:t>
      </w:r>
      <w:del w:id="4971" w:author="GoldenCorpusHarness" w:date="2026-03-28T22:23:47Z">
        <w:r>
          <w:delText>se and reli</w:delText>
        </w:r>
      </w:del>
      <w:ins w:id="4972" w:author="GoldenCorpusHarness" w:date="2026-03-28T22:23:47Z">
        <w:r>
          <w:t>t</w:t>
        </w:r>
      </w:ins>
      <w:r>
        <w:t xml:space="preserve">able </w:t>
      </w:r>
      <w:del w:id="4973" w:author="GoldenCorpusHarness" w:date="2026-03-28T22:23:47Z">
        <w:r>
          <w:delText>m</w:delText>
        </w:r>
      </w:del>
      <w:ins w:id="4974" w:author="GoldenCorpusHarness" w:date="2026-03-28T22:23:47Z">
        <w:r>
          <w:t>candidat</w:t>
        </w:r>
      </w:ins>
      <w:r>
        <w:t>e</w:t>
      </w:r>
      <w:del w:id="4975" w:author="GoldenCorpusHarness" w:date="2026-03-28T22:23:47Z">
        <w:r>
          <w:delText>a</w:delText>
        </w:r>
      </w:del>
      <w:r>
        <w:t>s</w:t>
      </w:r>
      <w:del w:id="4976" w:author="GoldenCorpusHarness" w:date="2026-03-28T22:23:47Z">
        <w:r>
          <w:delText>u</w:delText>
        </w:r>
      </w:del>
      <w:ins w:id="4977" w:author="GoldenCorpusHarness" w:date="2026-03-28T22:23:47Z">
        <w:r>
          <w:t xml:space="preserve"> will be sc</w:t>
        </w:r>
      </w:ins>
      <w:r>
        <w:t>re</w:t>
      </w:r>
      <w:del w:id="4978" w:author="GoldenCorpusHarness" w:date="2026-03-28T22:23:47Z">
        <w:r>
          <w:delText xml:space="preserve"> of tim</w:delText>
        </w:r>
      </w:del>
      <w:r>
        <w:t>e</w:t>
      </w:r>
      <w:ins w:id="4979" w:author="GoldenCorpusHarness" w:date="2026-03-28T22:23:47Z">
        <w:r>
          <w:t>ned</w:t>
        </w:r>
      </w:ins>
      <w:r>
        <w:t xml:space="preserve"> to </w:t>
      </w:r>
      <w:ins w:id="4980" w:author="GoldenCorpusHarness" w:date="2026-03-28T22:23:47Z">
        <w:r>
          <w:t>ass</w:t>
        </w:r>
      </w:ins>
      <w:r>
        <w:t>e</w:t>
      </w:r>
      <w:del w:id="4981" w:author="GoldenCorpusHarness" w:date="2026-03-28T22:23:47Z">
        <w:r>
          <w:delText>v</w:delText>
        </w:r>
      </w:del>
      <w:ins w:id="4982" w:author="GoldenCorpusHarness" w:date="2026-03-28T22:23:47Z">
        <w:r>
          <w:t>ss wh</w:t>
        </w:r>
      </w:ins>
      <w:r>
        <w:t>e</w:t>
      </w:r>
      <w:del w:id="4983" w:author="GoldenCorpusHarness" w:date="2026-03-28T22:23:47Z">
        <w:r>
          <w:delText>n</w:delText>
        </w:r>
      </w:del>
      <w:ins w:id="4984" w:author="GoldenCorpusHarness" w:date="2026-03-28T22:23:47Z">
        <w:r>
          <w:t>ther they mee</w:t>
        </w:r>
      </w:ins>
      <w:r>
        <w:t xml:space="preserve">t </w:t>
      </w:r>
      <w:ins w:id="4985" w:author="GoldenCorpusHarness" w:date="2026-03-28T22:23:47Z">
        <w:r>
          <w:t xml:space="preserve">all study </w:t>
        </w:r>
      </w:ins>
      <w:r>
        <w:t>e</w:t>
      </w:r>
      <w:ins w:id="4986" w:author="GoldenCorpusHarness" w:date="2026-03-28T22:23:47Z">
        <w:r>
          <w:t>ligibility criteria. The study will be co</w:t>
        </w:r>
      </w:ins>
      <w:r>
        <w:t>nd</w:t>
      </w:r>
      <w:del w:id="4987" w:author="GoldenCorpusHarness" w:date="2026-03-28T22:23:47Z">
        <w:r>
          <w:delText>po</w:delText>
        </w:r>
      </w:del>
      <w:ins w:id="4988" w:author="GoldenCorpusHarness" w:date="2026-03-28T22:23:47Z">
        <w:r>
          <w:t xml:space="preserve">ucted </w:t>
        </w:r>
      </w:ins>
      <w:r>
        <w:t>in</w:t>
      </w:r>
      <w:ins w:id="4989" w:author="GoldenCorpusHarness" w:date="2026-03-28T22:23:47Z">
        <w:r>
          <w:t xml:space="preserve"> conformance wi</w:t>
        </w:r>
      </w:ins>
      <w:r>
        <w:t>t</w:t>
      </w:r>
      <w:ins w:id="4990" w:author="GoldenCorpusHarness" w:date="2026-03-28T22:23:47Z">
        <w:r>
          <w:t>h GCP</w:t>
        </w:r>
      </w:ins>
      <w:r>
        <w:t>.</w:t>
      </w:r>
      <w:del w:id="4991" w:author="GoldenCorpusHarness" w:date="2026-03-28T22:23:47Z">
        <w:r>
          <w:delText xml:space="preserve"> </w:delText>
        </w:r>
      </w:del>
    </w:p>
    <w:p ns2:paraId="361F34A7" ns2:textId="77777777" w:rsidR="00EA524E" w:rsidRDefault="00895D30" w:rsidP="00EA524E">
      <w:pPr>
        <w:pStyle w:val="ListBullet"/>
      </w:pPr>
      <w:del w:id="4992" w:author="GoldenCorpusHarness" w:date="2026-03-28T22:23:47Z">
        <w:r>
          <w:delText>Treat</w:delText>
        </w:r>
      </w:del>
      <w:ins w:id="4993" w:author="GoldenCorpusHarness" w:date="2026-03-28T22:23:47Z">
        <w:r>
          <w:t>Specific procedures to be perfor</w:t>
        </w:r>
      </w:ins>
      <w:r>
        <w:t>me</w:t>
      </w:r>
      <w:del w:id="4994" w:author="GoldenCorpusHarness" w:date="2026-03-28T22:23:47Z">
        <w:r>
          <w:delText>nt effect measured by OR can represent direct clinical benefit based on</w:delText>
        </w:r>
      </w:del>
      <w:ins w:id="4995" w:author="GoldenCorpusHarness" w:date="2026-03-28T22:23:47Z">
        <w:r>
          <w:t>d during</w:t>
        </w:r>
      </w:ins>
      <w:r>
        <w:t xml:space="preserve"> the s</w:t>
      </w:r>
      <w:del w:id="4996" w:author="GoldenCorpusHarness" w:date="2026-03-28T22:23:47Z">
        <w:r>
          <w:delText>pecific disease, context of use, magnitude of the effect, number of CRs, durability of response, disease setting, location of the tumors, available therap</w:delText>
        </w:r>
      </w:del>
      <w:ins w:id="4997" w:author="GoldenCorpusHarness" w:date="2026-03-28T22:23:47Z">
        <w:r>
          <w:t>tud</w:t>
        </w:r>
      </w:ins>
      <w:r>
        <w:t xml:space="preserve">y, </w:t>
      </w:r>
      <w:del w:id="4998" w:author="GoldenCorpusHarness" w:date="2026-03-28T22:23:47Z">
        <w:r>
          <w:delText>and risk-</w:delText>
        </w:r>
      </w:del>
      <w:ins w:id="4999" w:author="GoldenCorpusHarness" w:date="2026-03-28T22:23:47Z">
        <w:r>
          <w:t>including prescri</w:t>
        </w:r>
      </w:ins>
      <w:r>
        <w:t>be</w:t>
      </w:r>
      <w:del w:id="5000" w:author="GoldenCorpusHarness" w:date="2026-03-28T22:23:47Z">
        <w:r>
          <w:delText>nefit re</w:delText>
        </w:r>
      </w:del>
      <w:ins w:id="5001" w:author="GoldenCorpusHarness" w:date="2026-03-28T22:23:47Z">
        <w:r>
          <w:t>d times and associated visit windows, are out</w:t>
        </w:r>
      </w:ins>
      <w:r>
        <w:t>l</w:t>
      </w:r>
      <w:del w:id="5002" w:author="GoldenCorpusHarness" w:date="2026-03-28T22:23:47Z">
        <w:r>
          <w:delText>ations</w:delText>
        </w:r>
      </w:del>
      <w:ins w:id="5003" w:author="GoldenCorpusHarness" w:date="2026-03-28T22:23:47Z">
        <w:r>
          <w:t>ined in Section 1.3 of t</w:t>
        </w:r>
      </w:ins>
      <w:r>
        <w:t>h</w:t>
      </w:r>
      <w:del w:id="5004" w:author="GoldenCorpusHarness" w:date="2026-03-28T22:23:47Z">
        <w:r>
          <w:delText>ip</w:delText>
        </w:r>
      </w:del>
      <w:ins w:id="5005" w:author="GoldenCorpusHarness" w:date="2026-03-28T22:23:47Z">
        <w:r>
          <w:t>e SoA</w:t>
        </w:r>
      </w:ins>
      <w:r>
        <w:t xml:space="preserve">. </w:t>
      </w:r>
      <w:ins w:id="5006" w:author="GoldenCorpusHarness" w:date="2026-03-28T22:23:47Z">
        <w:r>
          <w:t>Details of each procedure are provided in Section 8.</w:t>
        </w:r>
      </w:ins>
    </w:p>
    <w:p ns2:paraId="6633ABEE" ns2:textId="77777777" w:rsidR="00EA524E" w:rsidRDefault="00895D30" w:rsidP="00D249B3">
      <w:pPr>
        <w:pStyle w:val="ListBullet"/>
        <w:ind w:left="357" w:hanging="357"/>
      </w:pPr>
      <w:del w:id="5007" w:author="GoldenCorpusHarness" w:date="2026-03-28T22:23:47Z">
        <w:r>
          <w:delText>Im</w:delText>
        </w:r>
      </w:del>
      <w:ins w:id="5008" w:author="GoldenCorpusHarness" w:date="2026-03-28T22:23:47Z">
        <w:r>
          <w:t>See A</w:t>
        </w:r>
      </w:ins>
      <w:r>
        <w:t>p</w:t>
      </w:r>
      <w:ins w:id="5009" w:author="GoldenCorpusHarness" w:date="2026-03-28T22:23:47Z">
        <w:r>
          <w:t>pendix 7 fo</w:t>
        </w:r>
      </w:ins>
      <w:r>
        <w:t>r</w:t>
      </w:r>
      <w:del w:id="5010" w:author="GoldenCorpusHarness" w:date="2026-03-28T22:23:47Z">
        <w:r>
          <w:delText>oved DOR</w:delText>
        </w:r>
      </w:del>
      <w:r>
        <w:t xml:space="preserve"> c</w:t>
      </w:r>
      <w:del w:id="5011" w:author="GoldenCorpusHarness" w:date="2026-03-28T22:23:47Z">
        <w:r>
          <w:delText>a</w:delText>
        </w:r>
      </w:del>
      <w:ins w:id="5012" w:author="GoldenCorpusHarness" w:date="2026-03-28T22:23:47Z">
        <w:r>
          <w:t>ou</w:t>
        </w:r>
      </w:ins>
      <w:r>
        <w:t>n</w:t>
      </w:r>
      <w:ins w:id="5013" w:author="GoldenCorpusHarness" w:date="2026-03-28T22:23:47Z">
        <w:r>
          <w:t>try-specific</w:t>
        </w:r>
      </w:ins>
      <w:r>
        <w:t xml:space="preserve"> re</w:t>
      </w:r>
      <w:del w:id="5014" w:author="GoldenCorpusHarness" w:date="2026-03-28T22:23:47Z">
        <w:r>
          <w:delText>s</w:delText>
        </w:r>
      </w:del>
      <w:ins w:id="5015" w:author="GoldenCorpusHarness" w:date="2026-03-28T22:23:47Z">
        <w:r>
          <w:t>q</w:t>
        </w:r>
      </w:ins>
      <w:r>
        <w:t>u</w:t>
      </w:r>
      <w:del w:id="5016" w:author="GoldenCorpusHarness" w:date="2026-03-28T22:23:47Z">
        <w:r>
          <w:delText xml:space="preserve">lt </w:delText>
        </w:r>
      </w:del>
      <w:r>
        <w:t>i</w:t>
      </w:r>
      <w:del w:id="5017" w:author="GoldenCorpusHarness" w:date="2026-03-28T22:23:47Z">
        <w:r>
          <w:delText xml:space="preserve">n a </w:delText>
        </w:r>
      </w:del>
      <w:ins w:id="5018" w:author="GoldenCorpusHarness" w:date="2026-03-28T22:23:47Z">
        <w:r>
          <w:t>re</w:t>
        </w:r>
      </w:ins>
      <w:r>
        <w:t>me</w:t>
      </w:r>
      <w:del w:id="5019" w:author="GoldenCorpusHarness" w:date="2026-03-28T22:23:47Z">
        <w:r>
          <w:delText>a</w:delText>
        </w:r>
      </w:del>
      <w:r>
        <w:t>n</w:t>
      </w:r>
      <w:del w:id="5020" w:author="GoldenCorpusHarness" w:date="2026-03-28T22:23:47Z">
        <w:r>
          <w:delText>ingful delay in di</w:delText>
        </w:r>
      </w:del>
      <w:ins w:id="5021" w:author="GoldenCorpusHarness" w:date="2026-03-28T22:23:47Z">
        <w:r>
          <w:t>t</w:t>
        </w:r>
      </w:ins>
      <w:r>
        <w:t>s</w:t>
      </w:r>
      <w:del w:id="5022" w:author="GoldenCorpusHarness" w:date="2026-03-28T22:23:47Z">
        <w:r>
          <w:delText>ease progression as opposed to a temporary response without lasting benefit</w:delText>
        </w:r>
      </w:del>
      <w:r>
        <w:t>.</w:t>
      </w:r>
      <w:del w:id="5023" w:author="GoldenCorpusHarness" w:date="2026-03-28T22:23:47Z">
        <w:r>
          <w:delText xml:space="preserve"> </w:delText>
        </w:r>
      </w:del>
    </w:p>
    <w:p ns2:paraId="6757AB51" ns2:textId="77777777" w:rsidR="00D249B3" w:rsidRDefault="00D249B3" w:rsidP="00D249B3">
      <w:pPr>
        <w:pStyle w:val="ListEnd"/>
      </w:pPr>
      <w:ins w:id="5024" w:author="GoldenCorpusHarness" w:date="2026-03-28T22:23:47Z">
        <w:r>
          <w:t>Part 1 (Dose Escalation and Confirmation) Design</w:t>
        </w:r>
      </w:ins>
    </w:p>
    <w:p ns2:paraId="295424CF" ns2:textId="77777777" w:rsidR="00EA524E" w:rsidRDefault="00895D30" w:rsidP="00F94906">
      <w:pPr>
        <w:pStyle w:val="Paragraph"/>
      </w:pPr>
      <w:del w:id="5025" w:author="GoldenCorpusHarness" w:date="2026-03-28T22:23:47Z">
        <w:r>
          <w:delText>O</w:delText>
        </w:r>
      </w:del>
      <w:ins w:id="5026" w:author="GoldenCorpusHarness" w:date="2026-03-28T22:23:47Z">
        <w:r>
          <w:t xml:space="preserve">Part 1 includes an open-label, non-randomized, dose escalation and confirmation design, with the aim to confirm the optimal dose of nemtabrutinib to be used in combination with venetoclax that will be evaluated in Part 2. Up to approximately 30 participants, 15 participants per dose level, will be enrolled in Part 1. The starting dose of nemtabrutinib will be 45 mg qd, which is below the nemtabrutinib monotherapy </w:t>
        </w:r>
      </w:ins>
      <w:r>
        <w:t>R</w:t>
      </w:r>
      <w:del w:id="5027" w:author="GoldenCorpusHarness" w:date="2026-03-28T22:23:47Z">
        <w:r>
          <w:delText xml:space="preserve"> includin</w:delText>
        </w:r>
      </w:del>
      <w:ins w:id="5028" w:author="GoldenCorpusHarness" w:date="2026-03-28T22:23:47Z">
        <w:r>
          <w:t>P2D (65 m</w:t>
        </w:r>
      </w:ins>
      <w:r>
        <w:t xml:space="preserve">g </w:t>
      </w:r>
      <w:ins w:id="5029" w:author="GoldenCorpusHarness" w:date="2026-03-28T22:23:47Z">
        <w:r>
          <w:t>qd), and was selected due to the risk of overlapping toxicities and drug interactions between nemtabrutinib and venetoclax (as described in Section 4.3.3). The safety of nemtabrutinib in combination with venetoclax will be evaluated through DLTs and AEs. The dose escalation and confirmation part of the study will follow the mT</w:t>
        </w:r>
      </w:ins>
      <w:r>
        <w:t>P</w:t>
      </w:r>
      <w:del w:id="5030" w:author="GoldenCorpusHarness" w:date="2026-03-28T22:23:47Z">
        <w:r>
          <w:delText>RL is an exploratory efficacy endpoint for this study. PRL is an additional response cate</w:delText>
        </w:r>
      </w:del>
      <w:ins w:id="5031" w:author="GoldenCorpusHarness" w:date="2026-03-28T22:23:47Z">
        <w:r>
          <w:t>I desi</w:t>
        </w:r>
      </w:ins>
      <w:r>
        <w:t>g</w:t>
      </w:r>
      <w:del w:id="5032" w:author="GoldenCorpusHarness" w:date="2026-03-28T22:23:47Z">
        <w:r>
          <w:delText>ory used in CLL</w:delText>
        </w:r>
      </w:del>
      <w:ins w:id="5033" w:author="GoldenCorpusHarness" w:date="2026-03-28T22:23:47Z">
        <w:r>
          <w:t>n</w:t>
        </w:r>
      </w:ins>
      <w:r>
        <w:t xml:space="preserve">, </w:t>
      </w:r>
      <w:del w:id="5034" w:author="GoldenCorpusHarness" w:date="2026-03-28T22:23:47Z">
        <w:r>
          <w:delText>to capture scenarios where the requirements for PR have been satisfied during the initial phase of treatment, but circulating lymphocytes remain elevated or have increased, and none of the other parameters show worsening.</w:delText>
        </w:r>
      </w:del>
      <w:ins w:id="5035" w:author="GoldenCorpusHarness" w:date="2026-03-28T22:23:47Z">
        <w:r>
          <w:t>as described in Section 4.3.2.</w:t>
        </w:r>
      </w:ins>
    </w:p>
    <w:p ns2:paraId="1C14DFA2" ns2:textId="77777777" w:rsidR="000127EC" w:rsidRPr="00043A4D" w:rsidRDefault="00895D30" w:rsidP="00224EA0">
      <w:pPr>
        <w:pStyle w:val="paragraph0"/>
      </w:pPr>
      <w:ins w:id="5036" w:author="GoldenCorpusHarness" w:date="2026-03-28T22:23:47Z">
        <w:r>
          <w:t xml:space="preserve">Following implementation of Protocol Amendment 4, an additional 15 participants will be enrolled into Part 1 to receive 45 mg qd nemtabrutinib in combination with venetoclax to provide additional safety and PK data at this dose level. These additional 15 participants will not be subject to </w:t>
        </w:r>
      </w:ins>
      <w:r>
        <w:t>D</w:t>
      </w:r>
      <w:del w:id="5037" w:author="GoldenCorpusHarness" w:date="2026-03-28T22:23:47Z">
        <w:r>
          <w:delText>efinitions of CR, PR, CRi, nPR, PR</w:delText>
        </w:r>
      </w:del>
      <w:r>
        <w:t>L</w:t>
      </w:r>
      <w:del w:id="5038" w:author="GoldenCorpusHarness" w:date="2026-03-28T22:23:47Z">
        <w:r>
          <w:delText>, and MRD are provided in Appendix 10</w:delText>
        </w:r>
      </w:del>
      <w:ins w:id="5039" w:author="GoldenCorpusHarness" w:date="2026-03-28T22:23:47Z">
        <w:r>
          <w:t>T evaluation</w:t>
        </w:r>
      </w:ins>
      <w:r>
        <w:t>.</w:t>
      </w:r>
    </w:p>
    <w:p ns2:paraId="67D419CC" ns2:textId="77777777" w:rsidR="000127EC" w:rsidRPr="00EA524E" w:rsidRDefault="00895D30" w:rsidP="00EA524E">
      <w:pPr>
        <w:pStyle w:val="Heading4"/>
        <w:rPr>
          <w:rStyle w:val="SuggestedOptional"/>
          <w:color w:val="auto"/>
        </w:rPr>
      </w:pPr>
      <w:del w:id="5040" w:author="GoldenCorpusHarness" w:date="2026-03-28T22:23:47Z">
        <w:r>
          <w:delText>Saf</w:delText>
        </w:r>
      </w:del>
      <w:ins w:id="5041" w:author="GoldenCorpusHarness" w:date="2026-03-28T22:23:47Z">
        <w:r>
          <w:t>Two pred</w:t>
        </w:r>
      </w:ins>
      <w:r>
        <w:t>et</w:t>
      </w:r>
      <w:del w:id="5042" w:author="GoldenCorpusHarness" w:date="2026-03-28T22:23:47Z">
        <w:r>
          <w:delText>y Endpo</w:delText>
        </w:r>
      </w:del>
      <w:ins w:id="5043" w:author="GoldenCorpusHarness" w:date="2026-03-28T22:23:47Z">
        <w:r>
          <w:t>erm</w:t>
        </w:r>
      </w:ins>
      <w:r>
        <w:t>in</w:t>
      </w:r>
      <w:ins w:id="5044" w:author="GoldenCorpusHarness" w:date="2026-03-28T22:23:47Z">
        <w:r>
          <w:t>ed dose levels of nem</w:t>
        </w:r>
      </w:ins>
      <w:r>
        <w:t>t</w:t>
      </w:r>
      <w:del w:id="5045" w:author="GoldenCorpusHarness" w:date="2026-03-28T22:23:47Z">
        <w:r>
          <w:delText>s</w:delText>
        </w:r>
      </w:del>
      <w:ins w:id="5046" w:author="GoldenCorpusHarness" w:date="2026-03-28T22:23:47Z">
        <w:r>
          <w:t>abrutinib will be evaluated in combination with venetoclax:</w:t>
        </w:r>
      </w:ins>
    </w:p>
    <w:p ns2:paraId="78C0B6BE" ns2:textId="77777777" w:rsidR="002B2091" w:rsidRDefault="00895D30" w:rsidP="00224EA0">
      <w:pPr>
        <w:pStyle w:val="paragraph0"/>
      </w:pPr>
      <w:del w:id="5047" w:author="GoldenCorpusHarness" w:date="2026-03-28T22:23:47Z">
        <w:r>
          <w:delText>T</w:delText>
        </w:r>
      </w:del>
      <w:ins w:id="5048" w:author="GoldenCorpusHarness" w:date="2026-03-28T22:23:47Z">
        <w:r>
          <w:t>DL1: 45 mg (t</w:t>
        </w:r>
      </w:ins>
      <w:r>
        <w:t>h</w:t>
      </w:r>
      <w:del w:id="5049" w:author="GoldenCorpusHarness" w:date="2026-03-28T22:23:47Z">
        <w:r>
          <w:delText>e</w:delText>
        </w:r>
      </w:del>
      <w:ins w:id="5050" w:author="GoldenCorpusHarness" w:date="2026-03-28T22:23:47Z">
        <w:r>
          <w:t>is</w:t>
        </w:r>
      </w:ins>
      <w:r>
        <w:t xml:space="preserve"> </w:t>
      </w:r>
      <w:del w:id="5051" w:author="GoldenCorpusHarness" w:date="2026-03-28T22:23:47Z">
        <w:r>
          <w:delText>safety data for nemtabrut</w:delText>
        </w:r>
      </w:del>
      <w:ins w:id="5052" w:author="GoldenCorpusHarness" w:date="2026-03-28T22:23:47Z">
        <w:r>
          <w:t>w</w:t>
        </w:r>
      </w:ins>
      <w:r>
        <w:t>i</w:t>
      </w:r>
      <w:del w:id="5053" w:author="GoldenCorpusHarness" w:date="2026-03-28T22:23:47Z">
        <w:r>
          <w:delText>nib to date have</w:delText>
        </w:r>
      </w:del>
      <w:ins w:id="5054" w:author="GoldenCorpusHarness" w:date="2026-03-28T22:23:47Z">
        <w:r>
          <w:t>ll</w:t>
        </w:r>
      </w:ins>
      <w:r>
        <w:t xml:space="preserve"> be</w:t>
      </w:r>
      <w:del w:id="5055" w:author="GoldenCorpusHarness" w:date="2026-03-28T22:23:47Z">
        <w:r>
          <w:delText>en described in detail in</w:delText>
        </w:r>
      </w:del>
      <w:r>
        <w:t xml:space="preserve"> the </w:t>
      </w:r>
      <w:del w:id="5056" w:author="GoldenCorpusHarness" w:date="2026-03-28T22:23:47Z">
        <w:r>
          <w:delText>MK-1026 (nem</w:delText>
        </w:r>
      </w:del>
      <w:ins w:id="5057" w:author="GoldenCorpusHarness" w:date="2026-03-28T22:23:47Z">
        <w:r>
          <w:t>s</w:t>
        </w:r>
      </w:ins>
      <w:r>
        <w:t>ta</w:t>
      </w:r>
      <w:del w:id="5058" w:author="GoldenCorpusHarness" w:date="2026-03-28T22:23:47Z">
        <w:r>
          <w:delText>b</w:delText>
        </w:r>
      </w:del>
      <w:r>
        <w:t>r</w:t>
      </w:r>
      <w:del w:id="5059" w:author="GoldenCorpusHarness" w:date="2026-03-28T22:23:47Z">
        <w:r>
          <w:delText>u</w:delText>
        </w:r>
      </w:del>
      <w:r>
        <w:t>tin</w:t>
      </w:r>
      <w:del w:id="5060" w:author="GoldenCorpusHarness" w:date="2026-03-28T22:23:47Z">
        <w:r>
          <w:delText>ib</w:delText>
        </w:r>
      </w:del>
      <w:ins w:id="5061" w:author="GoldenCorpusHarness" w:date="2026-03-28T22:23:47Z">
        <w:r>
          <w:t>g dose level</w:t>
        </w:r>
      </w:ins>
      <w:r>
        <w:t>)</w:t>
      </w:r>
      <w:del w:id="5062" w:author="GoldenCorpusHarness" w:date="2026-03-28T22:23:47Z">
        <w:r>
          <w:delText xml:space="preserve"> IB.</w:delText>
        </w:r>
      </w:del>
    </w:p>
    <w:p ns2:paraId="55BFF19C" ns2:textId="743E961E" w:rsidR="002B2091" w:rsidRPr="00043A4D" w:rsidRDefault="00895D30" w:rsidP="00224EA0">
      <w:pPr>
        <w:pStyle w:val="paragraph0"/>
      </w:pPr>
      <w:del w:id="5063" w:author="GoldenCorpusHarness" w:date="2026-03-28T22:23:47Z">
        <w:r>
          <w:delText>In</w:delText>
        </w:r>
      </w:del>
      <w:ins w:id="5064" w:author="GoldenCorpusHarness" w:date="2026-03-28T22:23:47Z">
        <w:r>
          <w:t>DL2:</w:t>
        </w:r>
      </w:ins>
      <w:r>
        <w:t xml:space="preserve"> </w:t>
      </w:r>
      <w:del w:id="5065" w:author="GoldenCorpusHarness" w:date="2026-03-28T22:23:47Z">
        <w:r>
          <w:delText>support</w:delText>
        </w:r>
      </w:del>
      <w:ins w:id="5066" w:author="GoldenCorpusHarness" w:date="2026-03-28T22:23:47Z">
        <w:r>
          <w:t>65</w:t>
        </w:r>
      </w:ins>
      <w:r>
        <w:t xml:space="preserve"> </w:t>
      </w:r>
      <w:del w:id="5067" w:author="GoldenCorpusHarness" w:date="2026-03-28T22:23:47Z">
        <w:r>
          <w:delText>of the objective to evaluate the safety and tolerability profile of ne</w:delText>
        </w:r>
      </w:del>
      <w:r>
        <w:t>m</w:t>
      </w:r>
      <w:del w:id="5068" w:author="GoldenCorpusHarness" w:date="2026-03-28T22:23:47Z">
        <w:r>
          <w:delText>tabrutinib plus venetoclax, the safety and tolerability endpoints will be assessed by clinical evaluation of AEs and inspection of other study parameters includin</w:delText>
        </w:r>
      </w:del>
      <w:r>
        <w:t>g</w:t>
      </w:r>
      <w:del w:id="5069" w:author="GoldenCorpusHarness" w:date="2026-03-28T22:23:47Z">
        <w:r>
          <w:delText xml:space="preserve"> vital signs, physical examination, ECG, and laboratory safety tests at time points specified in the SoA. AEs are graded and recorded according to Section 8.4 and Appendix 3. In participants with CLL, hematologic toxicities will be graded in severity according to the guidelines provided in (Appendix 11, Table 41).</w:delText>
        </w:r>
      </w:del>
    </w:p>
    <w:p ns2:paraId="1CBDDB4B" ns2:textId="77777777" w:rsidR="00887179" w:rsidRPr="00EA524E" w:rsidRDefault="00895D30" w:rsidP="00887179">
      <w:pPr>
        <w:pStyle w:val="Heading4"/>
        <w:rPr>
          <w:rStyle w:val="SuggestedOptional"/>
          <w:color w:val="auto"/>
        </w:rPr>
      </w:pPr>
      <w:del w:id="5070" w:author="GoldenCorpusHarness" w:date="2026-03-28T22:23:47Z">
        <w:r>
          <w:delText>Patient-reported Outcomes</w:delText>
        </w:r>
      </w:del>
    </w:p>
    <w:p ns2:paraId="3A929C7F" ns2:textId="77777777" w:rsidR="00B826E1" w:rsidRDefault="00895D30" w:rsidP="00224EA0">
      <w:pPr>
        <w:pStyle w:val="paragraph0"/>
      </w:pPr>
      <w:ins w:id="5071" w:author="GoldenCorpusHarness" w:date="2026-03-28T22:23:47Z">
        <w:r>
          <w:t xml:space="preserve">All prior toxicities must have resolved to Grade 1 or less before starting combination therapy on C2D1. If the window between resolution of prior toxicities and beginning of combination therapy is more than 1 week, </w:t>
        </w:r>
      </w:ins>
      <w:r>
        <w:t>S</w:t>
      </w:r>
      <w:del w:id="5072" w:author="GoldenCorpusHarness" w:date="2026-03-28T22:23:47Z">
        <w:r>
          <w:delText>ymptomatic improvement is considered a clinical benefit and accepted by health authorities as additional evidence of the risk-benefit profile of any new study intervention</w:delText>
        </w:r>
      </w:del>
      <w:ins w:id="5073" w:author="GoldenCorpusHarness" w:date="2026-03-28T22:23:47Z">
        <w:r>
          <w:t>ponsor consultation should be obtained</w:t>
        </w:r>
      </w:ins>
      <w:r>
        <w:t>.</w:t>
      </w:r>
      <w:del w:id="5074" w:author="GoldenCorpusHarness" w:date="2026-03-28T22:23:47Z">
        <w:r>
          <w:delText xml:space="preserve"> In this study, HRQoL and disease-related symptoms will be investigated as tertiary objectives via the following assessment tools: EORTC QLQ-C30, EORTC QLQ-CLL17, and FACT-G (Item GP5)  questionnaires. Health utilities will be evaluated using the EQ-5D-5L PRO instrument. These measures are not pure efficacy or safety endpoints because they are affected by both disease progression and treatment tolerability. </w:delText>
        </w:r>
      </w:del>
    </w:p>
    <w:p ns2:paraId="258A7C38" ns2:textId="77777777" w:rsidR="00B826E1" w:rsidRDefault="00895D30" w:rsidP="00224EA0">
      <w:pPr>
        <w:pStyle w:val="paragraph0"/>
      </w:pPr>
      <w:ins w:id="5075" w:author="GoldenCorpusHarness" w:date="2026-03-28T22:23:47Z">
        <w:r>
          <w:t>An AE will be considered a DL</w:t>
        </w:r>
      </w:ins>
      <w:r>
        <w:t>T</w:t>
      </w:r>
      <w:del w:id="5076" w:author="GoldenCorpusHarness" w:date="2026-03-28T22:23:47Z">
        <w:r>
          <w:delText>he</w:delText>
        </w:r>
      </w:del>
      <w:ins w:id="5077" w:author="GoldenCorpusHarness" w:date="2026-03-28T22:23:47Z">
        <w:r>
          <w:t xml:space="preserve"> if it meets at least 1 of the criteria described in Section 4.3.1 and occurs during the prespecified DLT evaluation time period of 8 weeks after the first dose of the combination treatment of nemtabrutinib plus venetoclax (C2D1). The end of the DLT evaluation window will correspond to approximately 12 weeks after the participant has received the first dose of nemtabrutinib at C1D1. Participants may be replaced if they meet the criteria described in Section 5.5.1. Dose-escalation rules are based on the mTPI design as described in Section 4.3.2. The decision to escalate will be based on safety; however, the totality of the available data, including PK, PD, and efficacy data will be considered. If a dose-escalation decision is made after &lt;15 participants are treated at DL1, additional participants will continue to be enrolled in order to have a total of approximately 15 participants at DL1.</w:t>
        </w:r>
      </w:ins>
      <w:r>
        <w:t xml:space="preserve"> E</w:t>
      </w:r>
      <w:del w:id="5078" w:author="GoldenCorpusHarness" w:date="2026-03-28T22:23:47Z">
        <w:r>
          <w:delText>O</w:delText>
        </w:r>
      </w:del>
      <w:ins w:id="5079" w:author="GoldenCorpusHarness" w:date="2026-03-28T22:23:47Z">
        <w:r>
          <w:t>nrollment in Part 1 will be managed through the I</w:t>
        </w:r>
      </w:ins>
      <w:r>
        <w:t>RT</w:t>
      </w:r>
      <w:del w:id="5080" w:author="GoldenCorpusHarness" w:date="2026-03-28T22:23:47Z">
        <w:r>
          <w:delText>C Q</w:delText>
        </w:r>
      </w:del>
      <w:ins w:id="5081" w:author="GoldenCorpusHarness" w:date="2026-03-28T22:23:47Z">
        <w:r>
          <w:t xml:space="preserve"> system. After the D</w:t>
        </w:r>
      </w:ins>
      <w:r>
        <w:t>L</w:t>
      </w:r>
      <w:del w:id="5082" w:author="GoldenCorpusHarness" w:date="2026-03-28T22:23:47Z">
        <w:r>
          <w:delText>Q-CLL17 is a disease-specific questionnaire d</w:delText>
        </w:r>
      </w:del>
      <w:ins w:id="5083" w:author="GoldenCorpusHarness" w:date="2026-03-28T22:23:47Z">
        <w:r>
          <w:t xml:space="preserve">T </w:t>
        </w:r>
      </w:ins>
      <w:r>
        <w:t>ev</w:t>
      </w:r>
      <w:del w:id="5084" w:author="GoldenCorpusHarness" w:date="2026-03-28T22:23:47Z">
        <w:r>
          <w:delText xml:space="preserve">eloped and </w:delText>
        </w:r>
      </w:del>
      <w:ins w:id="5085" w:author="GoldenCorpusHarness" w:date="2026-03-28T22:23:47Z">
        <w:r>
          <w:t>aluation period, the participants will continue to be followed for safety and efficacy e</w:t>
        </w:r>
      </w:ins>
      <w:r>
        <w:t>val</w:t>
      </w:r>
      <w:del w:id="5086" w:author="GoldenCorpusHarness" w:date="2026-03-28T22:23:47Z">
        <w:r>
          <w:delText>idated to address measurements specific to CLL. It is one of multiple disease-specific modules developed b</w:delText>
        </w:r>
      </w:del>
      <w:ins w:id="5087" w:author="GoldenCorpusHarness" w:date="2026-03-28T22:23:47Z">
        <w:r>
          <w:t>uation while on stud</w:t>
        </w:r>
      </w:ins>
      <w:r>
        <w:t>y</w:t>
      </w:r>
      <w:del w:id="5088" w:author="GoldenCorpusHarness" w:date="2026-03-28T22:23:47Z">
        <w:r>
          <w:delText xml:space="preserve"> the EORTC Quality of Life Group designed for use in clinical trials, to be administered in addition to the EORTC QLQ-C30 to assess disease-specific treatment measurements. It contains 17 items, divided into symptom burden due to disease and/or treatment, physical condition/fatigue, and worries/fears about health and functioning. FACT-G (item GP5) evaluates if the participant is bothered by the side effects of their treatment.</w:delText>
        </w:r>
      </w:del>
      <w:ins w:id="5089" w:author="GoldenCorpusHarness" w:date="2026-03-28T22:23:47Z">
        <w:r>
          <w:t>.</w:t>
        </w:r>
      </w:ins>
    </w:p>
    <w:p ns2:paraId="4CCC4024" ns2:textId="77777777" w:rsidR="00B826E1" w:rsidRDefault="00895D30" w:rsidP="00685369">
      <w:pPr>
        <w:pStyle w:val="Heading5"/>
      </w:pPr>
      <w:del w:id="5090" w:author="GoldenCorpusHarness" w:date="2026-03-28T22:23:47Z">
        <w:r>
          <w:delText>EOR</w:delText>
        </w:r>
      </w:del>
      <w:ins w:id="5091" w:author="GoldenCorpusHarness" w:date="2026-03-28T22:23:47Z">
        <w:r>
          <w:t xml:space="preserve">A safety IA will be conducted and the totality of data, including preliminary activity, safety, tolerability, PD, and PK will be evaluated by the Sponsor to determine the final dose of nemtabrutinib (in combination with venetoclax) before opening enrollment of Part 2. </w:t>
        </w:r>
      </w:ins>
      <w:r>
        <w:t>T</w:t>
      </w:r>
      <w:del w:id="5092" w:author="GoldenCorpusHarness" w:date="2026-03-28T22:23:47Z">
        <w:r>
          <w:delText>C QLQ</w:delText>
        </w:r>
      </w:del>
      <w:ins w:id="5093" w:author="GoldenCorpusHarness" w:date="2026-03-28T22:23:47Z">
        <w:r>
          <w:t>he safety IA will include up to approximately 15 participants per dose level if dose escalation occurs, or up to approximately 15 participants at the 45</w:t>
        </w:r>
      </w:ins>
      <w:r>
        <w:t>-</w:t>
      </w:r>
      <w:del w:id="5094" w:author="GoldenCorpusHarness" w:date="2026-03-28T22:23:47Z">
        <w:r>
          <w:delText>C30</w:delText>
        </w:r>
      </w:del>
      <w:ins w:id="5095" w:author="GoldenCorpusHarness" w:date="2026-03-28T22:23:47Z">
        <w:r>
          <w:t>mg dose level if no dose escalation. Further details are provided in Section 9.7.1.</w:t>
        </w:r>
      </w:ins>
    </w:p>
    <w:p ns2:paraId="52C59013" ns2:textId="1B3588A8" w:rsidR="00B826E1" w:rsidRDefault="00895D30" w:rsidP="00224EA0">
      <w:pPr>
        <w:pStyle w:val="paragraph0"/>
      </w:pPr>
      <w:del w:id="5096" w:author="GoldenCorpusHarness" w:date="2026-03-28T22:23:47Z">
        <w:r>
          <w:delText>EORTC QLQ</w:delText>
        </w:r>
      </w:del>
      <w:ins w:id="5097" w:author="GoldenCorpusHarness" w:date="2026-03-28T22:23:47Z">
        <w:r>
          <w:t>Study treatment will be administered for 2 years or until unacceptable toxicity, verified disease progression (imaging or non</w:t>
        </w:r>
      </w:ins>
      <w:r>
        <w:t>-</w:t>
      </w:r>
      <w:del w:id="5098" w:author="GoldenCorpusHarness" w:date="2026-03-28T22:23:47Z">
        <w:r>
          <w:delText>C30 is a</w:delText>
        </w:r>
      </w:del>
      <w:ins w:id="5099" w:author="GoldenCorpusHarness" w:date="2026-03-28T22:23:47Z">
        <w:r>
          <w:t>imaging</w:t>
        </w:r>
      </w:ins>
      <w:r>
        <w:t xml:space="preserve"> p</w:t>
      </w:r>
      <w:del w:id="5100" w:author="GoldenCorpusHarness" w:date="2026-03-28T22:23:47Z">
        <w:r>
          <w:delText>sychometrically and clinically validated instrument appropriate for assessing HRQoL in oncology studies [Aaronson, N. K., et al 1993]. The EORTC QLQ-C30 is the most widely used cancer-specific HRQoL instrument, which contains 30 items and measures 5 functional dimensions (physical, role, emotional, cognitive, and social</w:delText>
        </w:r>
      </w:del>
      <w:ins w:id="5101" w:author="GoldenCorpusHarness" w:date="2026-03-28T22:23:47Z">
        <w:r>
          <w:t>rogression</w:t>
        </w:r>
      </w:ins>
      <w:r>
        <w:t xml:space="preserve">), </w:t>
      </w:r>
      <w:del w:id="5102" w:author="GoldenCorpusHarness" w:date="2026-03-28T22:23:47Z">
        <w:r>
          <w:delText>3 symptom items</w:delText>
        </w:r>
      </w:del>
      <w:ins w:id="5103" w:author="GoldenCorpusHarness" w:date="2026-03-28T22:23:47Z">
        <w:r>
          <w:t>or another discontinuation criterion is met</w:t>
        </w:r>
      </w:ins>
      <w:r>
        <w:t xml:space="preserve"> (</w:t>
      </w:r>
      <w:ins w:id="5104" w:author="GoldenCorpusHarness" w:date="2026-03-28T22:23:47Z">
        <w:r>
          <w:t>as de</w:t>
        </w:r>
      </w:ins>
      <w:r>
        <w:t>f</w:t>
      </w:r>
      <w:del w:id="5105" w:author="GoldenCorpusHarness" w:date="2026-03-28T22:23:47Z">
        <w:r>
          <w:delText>atigue, nausea/vomiting, and pain</w:delText>
        </w:r>
      </w:del>
      <w:ins w:id="5106" w:author="GoldenCorpusHarness" w:date="2026-03-28T22:23:47Z">
        <w:r>
          <w:t>ined in Section 7.1</w:t>
        </w:r>
      </w:ins>
      <w:r>
        <w:t>)</w:t>
      </w:r>
      <w:del w:id="5107" w:author="GoldenCorpusHarness" w:date="2026-03-28T22:23:47Z">
        <w:r>
          <w:delText>, 6 single items (dyspnea, sleep disturbance, appetite loss, constipation, diarrhea, and financial impact), and a global health and QoL scale [Aaronson, N</w:delText>
        </w:r>
      </w:del>
      <w:r>
        <w:t>.</w:t>
      </w:r>
      <w:del w:id="5108" w:author="GoldenCorpusHarness" w:date="2026-03-28T22:23:47Z">
        <w:r>
          <w:delText xml:space="preserve"> K., et al 1993]. For the global health status or QoL and function scales, a higher value indicates a better level of function; for symptom scales and items, a higher value indicates increased severity of symptoms. TTD and mean change from baseline in global health status or QoL scale of the EORTC QLQ-C30 will be evaluated as tertiary objectives.</w:delText>
        </w:r>
      </w:del>
    </w:p>
    <w:p ns2:paraId="0035116E" ns2:textId="77777777" w:rsidR="00B826E1" w:rsidRDefault="00895D30" w:rsidP="00685369">
      <w:pPr>
        <w:pStyle w:val="Heading5"/>
      </w:pPr>
      <w:del w:id="5109" w:author="GoldenCorpusHarness" w:date="2026-03-28T22:23:47Z">
        <w:r>
          <w:delText>EORTC</w:delText>
        </w:r>
      </w:del>
      <w:ins w:id="5110" w:author="GoldenCorpusHarness" w:date="2026-03-28T22:23:47Z">
        <w:r>
          <w:t>Part</w:t>
        </w:r>
      </w:ins>
      <w:r>
        <w:t xml:space="preserve"> </w:t>
      </w:r>
      <w:del w:id="5111" w:author="GoldenCorpusHarness" w:date="2026-03-28T22:23:47Z">
        <w:r>
          <w:delText>QLQ-CLL17</w:delText>
        </w:r>
      </w:del>
      <w:ins w:id="5112" w:author="GoldenCorpusHarness" w:date="2026-03-28T22:23:47Z">
        <w:r>
          <w:t>2 Design</w:t>
        </w:r>
      </w:ins>
    </w:p>
    <w:p ns2:paraId="0EEA6B5A" ns2:textId="32A48948" w:rsidR="00B826E1" w:rsidRDefault="00895D30" w:rsidP="00224EA0">
      <w:pPr>
        <w:pStyle w:val="paragraph0"/>
      </w:pPr>
      <w:del w:id="5113" w:author="GoldenCorpusHarness" w:date="2026-03-28T22:23:47Z">
        <w:r>
          <w:delText>EORTC QLQ</w:delText>
        </w:r>
      </w:del>
      <w:ins w:id="5114" w:author="GoldenCorpusHarness" w:date="2026-03-28T22:23:47Z">
        <w:r>
          <w:t>Part 2 is a randomized, active</w:t>
        </w:r>
      </w:ins>
      <w:r>
        <w:t>-</w:t>
      </w:r>
      <w:ins w:id="5115" w:author="GoldenCorpusHarness" w:date="2026-03-28T22:23:47Z">
        <w:r>
          <w:t xml:space="preserve">controlled, parallel-group, multisite, open-label study of nemtabrutinib plus venetoclax in participants with relapsed/refractory </w:t>
        </w:r>
      </w:ins>
      <w:r>
        <w:t>CLL</w:t>
      </w:r>
      <w:del w:id="5116" w:author="GoldenCorpusHarness" w:date="2026-03-28T22:23:47Z">
        <w:r>
          <w:delText>17 is a Chronic Lymphocytic Leukaemia Module to the EORTC Core Questionnaire QLQ-C30. It is a standardized instrument to assess disease-specific QoL among patients with C</w:delText>
        </w:r>
      </w:del>
      <w:ins w:id="5117" w:author="GoldenCorpusHarness" w:date="2026-03-28T22:23:47Z">
        <w:r>
          <w:t>/S</w:t>
        </w:r>
      </w:ins>
      <w:r>
        <w:t>LL</w:t>
      </w:r>
      <w:del w:id="5118" w:author="GoldenCorpusHarness" w:date="2026-03-28T22:23:47Z">
        <w:r>
          <w:delText xml:space="preserve"> [</w:delText>
        </w:r>
      </w:del>
      <w:ins w:id="5119" w:author="GoldenCorpusHarness" w:date="2026-03-28T22:23:47Z">
        <w:r>
          <w:t xml:space="preserve">. The dose of nemtabrutinib selected to be used in combination with </w:t>
        </w:r>
      </w:ins>
      <w:r>
        <w:t>v</w:t>
      </w:r>
      <w:del w:id="5120" w:author="GoldenCorpusHarness" w:date="2026-03-28T22:23:47Z">
        <w:r>
          <w:delText>an de</w:delText>
        </w:r>
      </w:del>
      <w:ins w:id="5121" w:author="GoldenCorpusHarness" w:date="2026-03-28T22:23:47Z">
        <w:r>
          <w:t>enetoclax, based on the evaluation of</w:t>
        </w:r>
      </w:ins>
      <w:r>
        <w:t xml:space="preserve"> P</w:t>
      </w:r>
      <w:del w:id="5122" w:author="GoldenCorpusHarness" w:date="2026-03-28T22:23:47Z">
        <w:r>
          <w:delText>oll-</w:delText>
        </w:r>
      </w:del>
      <w:ins w:id="5123" w:author="GoldenCorpusHarness" w:date="2026-03-28T22:23:47Z">
        <w:r>
          <w:t xml:space="preserve">art 1 data, is 45 mg qd. </w:t>
        </w:r>
      </w:ins>
      <w:r>
        <w:t>F</w:t>
      </w:r>
      <w:del w:id="5124" w:author="GoldenCorpusHarness" w:date="2026-03-28T22:23:47Z">
        <w:r>
          <w:delText xml:space="preserve">ranse, L., et al 2018]. EORTC QLQ-CLL17 is a module with 17 items for CLL, divided into </w:delText>
        </w:r>
      </w:del>
      <w:ins w:id="5125" w:author="GoldenCorpusHarness" w:date="2026-03-28T22:23:47Z">
        <w:r>
          <w:t>urther information regarding the selection of this dose is presented in Section 4.</w:t>
        </w:r>
      </w:ins>
      <w:r>
        <w:t>3</w:t>
      </w:r>
      <w:del w:id="5126" w:author="GoldenCorpusHarness" w:date="2026-03-28T22:23:47Z">
        <w:r>
          <w:delText xml:space="preserve"> multi-item scales: symptom burden due to disease and/or treatment (6 items), physical condition/fatigue (</w:delText>
        </w:r>
      </w:del>
      <w:ins w:id="5127" w:author="GoldenCorpusHarness" w:date="2026-03-28T22:23:47Z">
        <w:r>
          <w:t>.</w:t>
        </w:r>
      </w:ins>
      <w:r>
        <w:t>4</w:t>
      </w:r>
      <w:del w:id="5128" w:author="GoldenCorpusHarness" w:date="2026-03-28T22:23:47Z">
        <w:r>
          <w:delText xml:space="preserve"> items), and worries/fears about health and functioning (7 items). Each item is scored on a 4-point Likert scale (1 = not at all, 2 = a little, 3 = quite a bit, 4 = very much). The CLL17 module has been translated into over 15 languages, following the EORTC Translation Procedure.</w:delText>
        </w:r>
      </w:del>
      <w:ins w:id="5129" w:author="GoldenCorpusHarness" w:date="2026-03-28T22:23:47Z">
        <w:r>
          <w:t>.</w:t>
        </w:r>
      </w:ins>
    </w:p>
    <w:p ns2:paraId="52250CA0" ns2:textId="77777777" w:rsidR="00B826E1" w:rsidRDefault="00895D30" w:rsidP="00685369">
      <w:pPr>
        <w:pStyle w:val="Heading5"/>
      </w:pPr>
      <w:del w:id="5130" w:author="GoldenCorpusHarness" w:date="2026-03-28T22:23:47Z">
        <w:r>
          <w:delText>EQ-5D-5L</w:delText>
        </w:r>
      </w:del>
      <w:ins w:id="5131" w:author="GoldenCorpusHarness" w:date="2026-03-28T22:23:47Z">
        <w:r>
          <w:t>Approximately 690 eligible participants will be enrolled and randomized to 1 of 2 groups:</w:t>
        </w:r>
      </w:ins>
    </w:p>
    <w:p ns2:paraId="72622F6B" ns2:textId="038E11C9" w:rsidR="00B826E1" w:rsidRDefault="00895D30" w:rsidP="00224EA0">
      <w:pPr>
        <w:pStyle w:val="paragraph0"/>
      </w:pPr>
      <w:r>
        <w:t>T</w:t>
      </w:r>
      <w:del w:id="5132" w:author="GoldenCorpusHarness" w:date="2026-03-28T22:23:47Z">
        <w:r>
          <w:delText>h</w:delText>
        </w:r>
      </w:del>
      <w:ins w:id="5133" w:author="GoldenCorpusHarness" w:date="2026-03-28T22:23:47Z">
        <w:r>
          <w:t>r</w:t>
        </w:r>
      </w:ins>
      <w:r>
        <w:t>e</w:t>
      </w:r>
      <w:del w:id="5134" w:author="GoldenCorpusHarness" w:date="2026-03-28T22:23:47Z">
        <w:r>
          <w:delText xml:space="preserve"> EQ-5D-5L is </w:delText>
        </w:r>
      </w:del>
      <w:r>
        <w:t>a</w:t>
      </w:r>
      <w:del w:id="5135" w:author="GoldenCorpusHarness" w:date="2026-03-28T22:23:47Z">
        <w:r>
          <w:delText xml:space="preserve"> s</w:delText>
        </w:r>
      </w:del>
      <w:r>
        <w:t>t</w:t>
      </w:r>
      <w:del w:id="5136" w:author="GoldenCorpusHarness" w:date="2026-03-28T22:23:47Z">
        <w:r>
          <w:delText>andardized instru</w:delText>
        </w:r>
      </w:del>
      <w:r>
        <w:t xml:space="preserve">ment </w:t>
      </w:r>
      <w:del w:id="5137" w:author="GoldenCorpusHarness" w:date="2026-03-28T22:23:47Z">
        <w:r>
          <w:delText>fo</w:delText>
        </w:r>
      </w:del>
      <w:ins w:id="5138" w:author="GoldenCorpusHarness" w:date="2026-03-28T22:23:47Z">
        <w:r>
          <w:t>G</w:t>
        </w:r>
      </w:ins>
      <w:r>
        <w:t>r</w:t>
      </w:r>
      <w:del w:id="5139" w:author="GoldenCorpusHarness" w:date="2026-03-28T22:23:47Z">
        <w:r>
          <w:delText xml:space="preserve"> use as a measure of health </w:delText>
        </w:r>
      </w:del>
      <w:r>
        <w:t>ou</w:t>
      </w:r>
      <w:del w:id="5140" w:author="GoldenCorpusHarness" w:date="2026-03-28T22:23:47Z">
        <w:r>
          <w:delText>tco</w:delText>
        </w:r>
      </w:del>
      <w:ins w:id="5141" w:author="GoldenCorpusHarness" w:date="2026-03-28T22:23:47Z">
        <w:r>
          <w:t>p: Ne</w:t>
        </w:r>
      </w:ins>
      <w:r>
        <w:t>m</w:t>
      </w:r>
      <w:del w:id="5142" w:author="GoldenCorpusHarness" w:date="2026-03-28T22:23:47Z">
        <w:r>
          <w:delText>e and will provide da</w:delText>
        </w:r>
      </w:del>
      <w:r>
        <w:t>ta</w:t>
      </w:r>
      <w:del w:id="5143" w:author="GoldenCorpusHarness" w:date="2026-03-28T22:23:47Z">
        <w:r>
          <w:delText xml:space="preserve"> to develop health </w:delText>
        </w:r>
      </w:del>
      <w:ins w:id="5144" w:author="GoldenCorpusHarness" w:date="2026-03-28T22:23:47Z">
        <w:r>
          <w:t>br</w:t>
        </w:r>
      </w:ins>
      <w:r>
        <w:t>uti</w:t>
      </w:r>
      <w:del w:id="5145" w:author="GoldenCorpusHarness" w:date="2026-03-28T22:23:47Z">
        <w:r>
          <w:delText>l</w:delText>
        </w:r>
      </w:del>
      <w:ins w:id="5146" w:author="GoldenCorpusHarness" w:date="2026-03-28T22:23:47Z">
        <w:r>
          <w:t>n</w:t>
        </w:r>
      </w:ins>
      <w:r>
        <w:t>i</w:t>
      </w:r>
      <w:del w:id="5147" w:author="GoldenCorpusHarness" w:date="2026-03-28T22:23:47Z">
        <w:r>
          <w:delText>ties</w:delText>
        </w:r>
      </w:del>
      <w:ins w:id="5148" w:author="GoldenCorpusHarness" w:date="2026-03-28T22:23:47Z">
        <w:r>
          <w:t>b</w:t>
        </w:r>
      </w:ins>
      <w:r>
        <w:t xml:space="preserve"> </w:t>
      </w:r>
      <w:del w:id="5149" w:author="GoldenCorpusHarness" w:date="2026-03-28T22:23:47Z">
        <w:r>
          <w:delText>for use in health economic analyses [Rabin, R. and de Charro, F. 2001]. The 5 health state dimensions in the EQ-5D-5L include the following: Mobility, Self-Care, Usual Activities, Pain/Discomfort, and Anxiety/Depression. Each dimension is rated on a 5-point scale from 1 (no problem) to 5 (unable to/extreme problems). The EQ-5D-5L also includes a graded (0 to 100)</w:delText>
        </w:r>
      </w:del>
      <w:ins w:id="5150" w:author="GoldenCorpusHarness" w:date="2026-03-28T22:23:47Z">
        <w:r>
          <w:t>+</w:t>
        </w:r>
      </w:ins>
      <w:r>
        <w:t xml:space="preserve"> ve</w:t>
      </w:r>
      <w:del w:id="5151" w:author="GoldenCorpusHarness" w:date="2026-03-28T22:23:47Z">
        <w:r>
          <w:delText>rtical VAS on which the participant rates their ge</w:delText>
        </w:r>
      </w:del>
      <w:r>
        <w:t>ne</w:t>
      </w:r>
      <w:del w:id="5152" w:author="GoldenCorpusHarness" w:date="2026-03-28T22:23:47Z">
        <w:r>
          <w:delText>r</w:delText>
        </w:r>
      </w:del>
      <w:ins w:id="5153" w:author="GoldenCorpusHarness" w:date="2026-03-28T22:23:47Z">
        <w:r>
          <w:t>tocl</w:t>
        </w:r>
      </w:ins>
      <w:r>
        <w:t>a</w:t>
      </w:r>
      <w:del w:id="5154" w:author="GoldenCorpusHarness" w:date="2026-03-28T22:23:47Z">
        <w:r>
          <w:delText>l state of health at the time of the assessment. This instrument has been used e</w:delText>
        </w:r>
      </w:del>
      <w:r>
        <w:t>x</w:t>
      </w:r>
      <w:del w:id="5155" w:author="GoldenCorpusHarness" w:date="2026-03-28T22:23:47Z">
        <w:r>
          <w:delText>tensively in cancer studies and published results from these studies support its validity and reliability [Pickard, A. S., et al 2007].</w:delText>
        </w:r>
      </w:del>
    </w:p>
    <w:p ns2:paraId="3BC2115C" ns2:textId="77777777" w:rsidR="00B826E1" w:rsidRDefault="00895D30" w:rsidP="00685369">
      <w:pPr>
        <w:pStyle w:val="Heading5"/>
      </w:pPr>
      <w:del w:id="5156" w:author="GoldenCorpusHarness" w:date="2026-03-28T22:23:47Z">
        <w:r>
          <w:delText>FA</w:delText>
        </w:r>
      </w:del>
      <w:r>
        <w:t>C</w:t>
      </w:r>
      <w:del w:id="5157" w:author="GoldenCorpusHarness" w:date="2026-03-28T22:23:47Z">
        <w:r>
          <w:delText>T-</w:delText>
        </w:r>
      </w:del>
      <w:ins w:id="5158" w:author="GoldenCorpusHarness" w:date="2026-03-28T22:23:47Z">
        <w:r>
          <w:t xml:space="preserve">omparator </w:t>
        </w:r>
      </w:ins>
      <w:r>
        <w:t>G</w:t>
      </w:r>
      <w:ins w:id="5159" w:author="GoldenCorpusHarness" w:date="2026-03-28T22:23:47Z">
        <w:r>
          <w:t>roup: VR</w:t>
        </w:r>
      </w:ins>
      <w:r>
        <w:t xml:space="preserve"> (</w:t>
      </w:r>
      <w:del w:id="5160" w:author="GoldenCorpusHarness" w:date="2026-03-28T22:23:47Z">
        <w:r>
          <w:delText>I</w:delText>
        </w:r>
      </w:del>
      <w:ins w:id="5161" w:author="GoldenCorpusHarness" w:date="2026-03-28T22:23:47Z">
        <w:r>
          <w:t>or ri</w:t>
        </w:r>
      </w:ins>
      <w:r>
        <w:t>t</w:t>
      </w:r>
      <w:ins w:id="5162" w:author="GoldenCorpusHarness" w:date="2026-03-28T22:23:47Z">
        <w:r>
          <w:t>uximab biosimilar [s</w:t>
        </w:r>
      </w:ins>
      <w:r>
        <w:t>e</w:t>
      </w:r>
      <w:del w:id="5163" w:author="GoldenCorpusHarness" w:date="2026-03-28T22:23:47Z">
        <w:r>
          <w:delText>m</w:delText>
        </w:r>
      </w:del>
      <w:ins w:id="5164" w:author="GoldenCorpusHarness" w:date="2026-03-28T22:23:47Z">
        <w:r>
          <w:t>e</w:t>
        </w:r>
      </w:ins>
      <w:r>
        <w:t xml:space="preserve"> </w:t>
      </w:r>
      <w:del w:id="5165" w:author="GoldenCorpusHarness" w:date="2026-03-28T22:23:47Z">
        <w:r>
          <w:delText>GP5</w:delText>
        </w:r>
      </w:del>
      <w:ins w:id="5166" w:author="GoldenCorpusHarness" w:date="2026-03-28T22:23:47Z">
        <w:r>
          <w:t>Appendix 13]</w:t>
        </w:r>
      </w:ins>
      <w:r>
        <w:t>)</w:t>
      </w:r>
      <w:ins w:id="5167" w:author="GoldenCorpusHarness" w:date="2026-03-28T22:23:47Z">
        <w:r>
          <w:t>.</w:t>
        </w:r>
      </w:ins>
    </w:p>
    <w:p ns2:paraId="1F20C912" ns2:textId="0DC3086B" w:rsidR="00B826E1" w:rsidRDefault="00895D30" w:rsidP="00224EA0">
      <w:pPr>
        <w:pStyle w:val="paragraph0"/>
      </w:pPr>
      <w:del w:id="5168" w:author="GoldenCorpusHarness" w:date="2026-03-28T22:23:47Z">
        <w:r>
          <w:delText>Within the Physical Well-Being subscale of the FACT-G instrument, there is a single item question evaluating the degree to which the participant is bothered by the side effects of their treatment (Item GP5: “I am bothered by side effects of treatment”) [Cella, D. F., et al 1993]. The GP5 is rated on a 5-point Likert scale from “not at all” to “very much” with a recall period of the “past 7 days.” This single question can be a useful summary index of side effect impact or burden to the individual patient [Pearman, T. P., et al 2018] and is recommended by the FDA as a core PRO measure in cancer clinical trials [Food and Drug Administration 2021]. Prior research focused on this item identified associations with clinician-reported AEs, PROs relating to HRQoL [Pearman, T. P., et al 2018], and risk of early treatment discontinuation [Wagner, L. I., et al 2018].</w:delText>
        </w:r>
      </w:del>
    </w:p>
    <w:p ns2:paraId="47CE786D" ns2:textId="77777777" w:rsidR="00685369" w:rsidRDefault="00895D30" w:rsidP="00EA524E">
      <w:pPr>
        <w:pStyle w:val="Heading4"/>
      </w:pPr>
      <w:del w:id="5169" w:author="GoldenCorpusHarness" w:date="2026-03-28T22:23:47Z">
        <w:r>
          <w:delText>Hea</w:delText>
        </w:r>
      </w:del>
      <w:ins w:id="5170" w:author="GoldenCorpusHarness" w:date="2026-03-28T22:23:47Z">
        <w:r>
          <w:t>In the treatment group, administration of nemtabrutinib commences on C1D1 and continues for up to 2 years post C2D1. Administration of venetoc</w:t>
        </w:r>
      </w:ins>
      <w:r>
        <w:t>l</w:t>
      </w:r>
      <w:del w:id="5171" w:author="GoldenCorpusHarness" w:date="2026-03-28T22:23:47Z">
        <w:r>
          <w:delText>t</w:delText>
        </w:r>
      </w:del>
      <w:ins w:id="5172" w:author="GoldenCorpusHarness" w:date="2026-03-28T22:23:47Z">
        <w:r>
          <w:t>ax commences at C2D1 and increases over 4 weeks until a dose of 400 mg is reac</w:t>
        </w:r>
      </w:ins>
      <w:r>
        <w:t>h</w:t>
      </w:r>
      <w:del w:id="5173" w:author="GoldenCorpusHarness" w:date="2026-03-28T22:23:47Z">
        <w:r>
          <w:delText xml:space="preserve"> Economics and Medica</w:delText>
        </w:r>
      </w:del>
      <w:ins w:id="5174" w:author="GoldenCorpusHarness" w:date="2026-03-28T22:23:47Z">
        <w:r>
          <w:t>ed by C3D1. In the comparator group, administration of venetoc</w:t>
        </w:r>
      </w:ins>
      <w:r>
        <w:t>l</w:t>
      </w:r>
      <w:ins w:id="5175" w:author="GoldenCorpusHarness" w:date="2026-03-28T22:23:47Z">
        <w:r>
          <w:t>ax commences at C1D1 and increases over 4 weeks until a dose of 400 mg is reached at C2D1.</w:t>
        </w:r>
      </w:ins>
      <w:r>
        <w:t xml:space="preserve"> R</w:t>
      </w:r>
      <w:del w:id="5176" w:author="GoldenCorpusHarness" w:date="2026-03-28T22:23:47Z">
        <w:r>
          <w:delText>esource Utilization</w:delText>
        </w:r>
      </w:del>
      <w:ins w:id="5177" w:author="GoldenCorpusHarness" w:date="2026-03-28T22:23:47Z">
        <w:r>
          <w:t>ituximab administration commences at C2D8 (Week 6) (375 mg/m2) and increases to 500 mg/m2 for subsequent doses.</w:t>
        </w:r>
      </w:ins>
    </w:p>
    <w:p ns2:paraId="56EED2F9" ns2:textId="77777777" w:rsidR="00B826E1" w:rsidRDefault="00895D30" w:rsidP="00224EA0">
      <w:pPr>
        <w:pStyle w:val="paragraph0"/>
      </w:pPr>
      <w:ins w:id="5178" w:author="GoldenCorpusHarness" w:date="2026-03-28T22:23:47Z">
        <w:r>
          <w:t xml:space="preserve">Randomization will be stratified by prior BCL2i treatment, prior BTKi treatment, risk (high risk [defined as del(17p) and/or TP53-mutated and/or IGHV-unmutated status] vs low risk [defined as the absence of high-risk factors listed above] as determined by central testing), and geographic region (US/Canada vs </w:t>
        </w:r>
      </w:ins>
      <w:r>
        <w:t>E</w:t>
      </w:r>
      <w:del w:id="5179" w:author="GoldenCorpusHarness" w:date="2026-03-28T22:23:47Z">
        <w:r>
          <w:delText>conomic ana</w:delText>
        </w:r>
      </w:del>
      <w:ins w:id="5180" w:author="GoldenCorpusHarness" w:date="2026-03-28T22:23:47Z">
        <w:r>
          <w:t>urope vs Rest of World). Approximate</w:t>
        </w:r>
      </w:ins>
      <w:r>
        <w:t>ly</w:t>
      </w:r>
      <w:del w:id="5181" w:author="GoldenCorpusHarness" w:date="2026-03-28T22:23:47Z">
        <w:r>
          <w:delText>ses will be performed using medical resource utilization and health economics data, which will be collected regarding all-cause hospitalization and emergency room visits, inpatient and outpatient medical encounters, and treatment</w:delText>
        </w:r>
      </w:del>
      <w:ins w:id="5182" w:author="GoldenCorpusHarness" w:date="2026-03-28T22:23:47Z">
        <w:r>
          <w:t xml:space="preserve"> 5% of SLL participants are expected to be enrolled</w:t>
        </w:r>
      </w:ins>
      <w:r>
        <w:t>.</w:t>
      </w:r>
    </w:p>
    <w:p ns2:paraId="23209172" ns2:textId="77777777" w:rsidR="000127EC" w:rsidRPr="00EA524E" w:rsidRDefault="00895D30" w:rsidP="00EA524E">
      <w:pPr>
        <w:pStyle w:val="Heading4"/>
        <w:rPr>
          <w:rStyle w:val="SuggestedOptional"/>
          <w:color w:val="auto"/>
        </w:rPr>
      </w:pPr>
      <w:r>
        <w:t>P</w:t>
      </w:r>
      <w:del w:id="5183" w:author="GoldenCorpusHarness" w:date="2026-03-28T22:23:47Z">
        <w:r>
          <w:delText>harmacokinetic Endpoints</w:delText>
        </w:r>
      </w:del>
      <w:ins w:id="5184" w:author="GoldenCorpusHarness" w:date="2026-03-28T22:23:47Z">
        <w:r>
          <w:t>FS is the primary endpoint in Part 2 and is defined as the time from randomization to the first documented disease progression or death due to any cause, whichever occurs first as assessed per 2018 iwCLL criteria by BICR as defined in Section 3.</w:t>
        </w:r>
      </w:ins>
    </w:p>
    <w:p ns2:paraId="337886F9" ns2:textId="77777777" w:rsidR="00EE6876" w:rsidRDefault="00895D30" w:rsidP="00224EA0">
      <w:pPr>
        <w:pStyle w:val="paragraph0"/>
      </w:pPr>
      <w:del w:id="5185" w:author="GoldenCorpusHarness" w:date="2026-03-28T22:23:47Z">
        <w:r>
          <w:delText>Ctroug</w:delText>
        </w:r>
      </w:del>
      <w:ins w:id="5186" w:author="GoldenCorpusHarness" w:date="2026-03-28T22:23:47Z">
        <w:r>
          <w:t>Secondary endpoints include undetectable MRD in bone marrow at Mont</w:t>
        </w:r>
      </w:ins>
      <w:r>
        <w:t xml:space="preserve">h </w:t>
      </w:r>
      <w:del w:id="5187" w:author="GoldenCorpusHarness" w:date="2026-03-28T22:23:47Z">
        <w:r>
          <w:delText>and concentrations measured at other time points will be summarized</w:delText>
        </w:r>
      </w:del>
      <w:ins w:id="5188" w:author="GoldenCorpusHarness" w:date="2026-03-28T22:23:47Z">
        <w:r>
          <w:t>14 as assessed by central laboratory, OS, OR, DOR, and safety</w:t>
        </w:r>
      </w:ins>
      <w:r>
        <w:t xml:space="preserve">. </w:t>
      </w:r>
      <w:del w:id="5189" w:author="GoldenCorpusHarness" w:date="2026-03-28T22:23:47Z">
        <w:r>
          <w:delText>Additionally, population PK and e</w:delText>
        </w:r>
      </w:del>
      <w:ins w:id="5190" w:author="GoldenCorpusHarness" w:date="2026-03-28T22:23:47Z">
        <w:r>
          <w:t>E</w:t>
        </w:r>
      </w:ins>
      <w:r>
        <w:t>xp</w:t>
      </w:r>
      <w:del w:id="5191" w:author="GoldenCorpusHarness" w:date="2026-03-28T22:23:47Z">
        <w:r>
          <w:delText>osure-response analysis may be conducted to evaluate the</w:delText>
        </w:r>
      </w:del>
      <w:ins w:id="5192" w:author="GoldenCorpusHarness" w:date="2026-03-28T22:23:47Z">
        <w:r>
          <w:t>loratory</w:t>
        </w:r>
      </w:ins>
      <w:r>
        <w:t xml:space="preserve"> efficacy </w:t>
      </w:r>
      <w:del w:id="5193" w:author="GoldenCorpusHarness" w:date="2026-03-28T22:23:47Z">
        <w:r>
          <w:delText>and safety endpoints</w:delText>
        </w:r>
      </w:del>
      <w:ins w:id="5194" w:author="GoldenCorpusHarness" w:date="2026-03-28T22:23:47Z">
        <w:r>
          <w:t>endpoints will include OR with response category including PRL</w:t>
        </w:r>
      </w:ins>
      <w:r>
        <w:t>.</w:t>
      </w:r>
    </w:p>
    <w:p ns2:paraId="31DEE004" ns2:textId="77777777" w:rsidR="000127EC" w:rsidRPr="00043A4D" w:rsidRDefault="008F7EB8" w:rsidP="000127EC">
      <w:pPr>
        <w:pStyle w:val="Heading4"/>
      </w:pPr>
      <w:del w:id="5195" w:author="GoldenCorpusHarness" w:date="2026-03-28T22:23:47Z">
        <w:r>
          <w:delText>Planned E</w:delText>
        </w:r>
      </w:del>
      <w:ins w:id="5196" w:author="GoldenCorpusHarness" w:date="2026-03-28T22:23:47Z">
        <w:r>
          <w:t>Study treatment will be administered for 2 years or until unacceptable to</w:t>
        </w:r>
      </w:ins>
      <w:r>
        <w:t>x</w:t>
      </w:r>
      <w:ins w:id="5197" w:author="GoldenCorpusHarness" w:date="2026-03-28T22:23:47Z">
        <w:r>
          <w:t xml:space="preserve">icity, verified disease </w:t>
        </w:r>
      </w:ins>
      <w:r>
        <w:t>p</w:t>
      </w:r>
      <w:del w:id="5198" w:author="GoldenCorpusHarness" w:date="2026-03-28T22:23:47Z">
        <w:r>
          <w:delText>loratory Biomarker Researc</w:delText>
        </w:r>
      </w:del>
      <w:ins w:id="5199" w:author="GoldenCorpusHarness" w:date="2026-03-28T22:23:47Z">
        <w:r>
          <w:t>rogression (imaging or non-imaging progression), or anot</w:t>
        </w:r>
      </w:ins>
      <w:r>
        <w:t>h</w:t>
      </w:r>
      <w:ins w:id="5200" w:author="GoldenCorpusHarness" w:date="2026-03-28T22:23:47Z">
        <w:r>
          <w:t>er discontinuation criterion is met (as defined in Section 7.1).</w:t>
        </w:r>
      </w:ins>
    </w:p>
    <w:p ns2:paraId="4E44BFF6" ns2:textId="77777777" w:rsidR="002D10CF" w:rsidRDefault="00895D30" w:rsidP="00224EA0">
      <w:pPr>
        <w:pStyle w:val="paragraph0"/>
      </w:pPr>
      <w:del w:id="5201" w:author="GoldenCorpusHarness" w:date="2026-03-28T22:23:47Z">
        <w:r>
          <w:delText>The me</w:delText>
        </w:r>
      </w:del>
      <w:ins w:id="5202" w:author="GoldenCorpusHarness" w:date="2026-03-28T22:23:47Z">
        <w:r>
          <w:t>S</w:t>
        </w:r>
      </w:ins>
      <w:r>
        <w:t>c</w:t>
      </w:r>
      <w:del w:id="5203" w:author="GoldenCorpusHarness" w:date="2026-03-28T22:23:47Z">
        <w:r>
          <w:delText>han</w:delText>
        </w:r>
      </w:del>
      <w:r>
        <w:t>i</w:t>
      </w:r>
      <w:del w:id="5204" w:author="GoldenCorpusHarness" w:date="2026-03-28T22:23:47Z">
        <w:r>
          <w:delText>sm of action of many antitumor agents is not completely understood and much remains to be learned regarding how best to leverage new drugs in treating patients. Thus, to aid future patients, it is important to investigate the determinants of response or resistance to cancer treatments administered, as well as determinants of AEs in the course of our clinical studies. These efforts may id</w:delText>
        </w:r>
      </w:del>
      <w:r>
        <w:t>entif</w:t>
      </w:r>
      <w:del w:id="5205" w:author="GoldenCorpusHarness" w:date="2026-03-28T22:23:47Z">
        <w:r>
          <w:delText>y novel predictive/pharmacodynam</w:delText>
        </w:r>
      </w:del>
      <w:r>
        <w:t xml:space="preserve">ic </w:t>
      </w:r>
      <w:del w:id="5206" w:author="GoldenCorpusHarness" w:date="2026-03-28T22:23:47Z">
        <w:r>
          <w:delText>biomarkers and generate inform</w:delText>
        </w:r>
      </w:del>
      <w:ins w:id="5207" w:author="GoldenCorpusHarness" w:date="2026-03-28T22:23:47Z">
        <w:r>
          <w:t>R</w:t>
        </w:r>
      </w:ins>
      <w:r>
        <w:t>ation</w:t>
      </w:r>
      <w:del w:id="5208" w:author="GoldenCorpusHarness" w:date="2026-03-28T22:23:47Z">
        <w:r>
          <w:delText xml:space="preserve"> th</w:delText>
        </w:r>
      </w:del>
      <w:r>
        <w:t>a</w:t>
      </w:r>
      <w:del w:id="5209" w:author="GoldenCorpusHarness" w:date="2026-03-28T22:23:47Z">
        <w:r>
          <w:delText>t may better guid</w:delText>
        </w:r>
      </w:del>
      <w:ins w:id="5210" w:author="GoldenCorpusHarness" w:date="2026-03-28T22:23:47Z">
        <w:r>
          <w:t>l</w:t>
        </w:r>
      </w:ins>
      <w:r>
        <w:t xml:space="preserve">e </w:t>
      </w:r>
      <w:del w:id="5211" w:author="GoldenCorpusHarness" w:date="2026-03-28T22:23:47Z">
        <w:r>
          <w:delText>single-agent and combination therapy with antineoplastic drugs. To identi</w:delText>
        </w:r>
      </w:del>
      <w:r>
        <w:t>f</w:t>
      </w:r>
      <w:del w:id="5212" w:author="GoldenCorpusHarness" w:date="2026-03-28T22:23:47Z">
        <w:r>
          <w:delText>y novel biomarkers, biospecimens (ie, blood components, tum</w:delText>
        </w:r>
      </w:del>
      <w:r>
        <w:t xml:space="preserve">or </w:t>
      </w:r>
      <w:del w:id="5213" w:author="GoldenCorpusHarness" w:date="2026-03-28T22:23:47Z">
        <w:r>
          <w:delText>ma</w:delText>
        </w:r>
      </w:del>
      <w:ins w:id="5214" w:author="GoldenCorpusHarness" w:date="2026-03-28T22:23:47Z">
        <w:r>
          <w:t>S</w:t>
        </w:r>
      </w:ins>
      <w:r>
        <w:t>t</w:t>
      </w:r>
      <w:del w:id="5215" w:author="GoldenCorpusHarness" w:date="2026-03-28T22:23:47Z">
        <w:r>
          <w:delText>erial)</w:delText>
        </w:r>
      </w:del>
      <w:ins w:id="5216" w:author="GoldenCorpusHarness" w:date="2026-03-28T22:23:47Z">
        <w:r>
          <w:t>udy</w:t>
        </w:r>
      </w:ins>
      <w:r>
        <w:t xml:space="preserve"> </w:t>
      </w:r>
      <w:del w:id="5217" w:author="GoldenCorpusHarness" w:date="2026-03-28T22:23:47Z">
        <w:r>
          <w:delText>will be collected to support analys</w:delText>
        </w:r>
      </w:del>
      <w:ins w:id="5218" w:author="GoldenCorpusHarness" w:date="2026-03-28T22:23:47Z">
        <w:r>
          <w:t>D</w:t>
        </w:r>
      </w:ins>
      <w:r>
        <w:t>es</w:t>
      </w:r>
      <w:del w:id="5219" w:author="GoldenCorpusHarness" w:date="2026-03-28T22:23:47Z">
        <w:r>
          <w:delText xml:space="preserve"> of cellular components (eg, protein, DNA, RNA, metabolites) and other circulating molecules. Invest</w:delText>
        </w:r>
      </w:del>
      <w:r>
        <w:t>ig</w:t>
      </w:r>
      <w:del w:id="5220" w:author="GoldenCorpusHarness" w:date="2026-03-28T22:23:47Z">
        <w:r>
          <w:delText>atio</w:delText>
        </w:r>
      </w:del>
      <w:r>
        <w:t>n</w:t>
      </w:r>
      <w:del w:id="5221" w:author="GoldenCorpusHarness" w:date="2026-03-28T22:23:47Z">
        <w:r>
          <w:delText>s may include, but are not limited to:</w:delText>
        </w:r>
      </w:del>
    </w:p>
    <w:p ns2:paraId="3E851749" ns2:textId="77777777" w:rsidR="002D10CF" w:rsidRPr="00A838E7" w:rsidRDefault="00895D30" w:rsidP="00224EA0">
      <w:pPr>
        <w:pStyle w:val="paragraph0"/>
        <w:rPr>
          <w:i/>
          <w:iCs/>
        </w:rPr>
      </w:pPr>
      <w:ins w:id="5222" w:author="GoldenCorpusHarness" w:date="2026-03-28T22:23:47Z">
        <w:r>
          <w:t>This is a randomized, active-controlled, parallel-group, open-label, Phase 3 study designed to evaluate nemtabrutinib, a reversible non-covalent ATP competitive inhibitor of BTK, plus venetoclax, compared to VR in participants with CLL/SLL who are relapsed or refractory to at least 1 prior therapy. BTKi are approved for the treatment of CLL/SLL; however, resistance is known to develop, with one prevalent mechanism being the acquisition of BTK-C481 mutations. In CLL/SLL, resistance mutations occur in approximately 35% to 85% of patients following treatment with covalent, irreversible inhibitors [</w:t>
        </w:r>
      </w:ins>
      <w:r>
        <w:t>G</w:t>
      </w:r>
      <w:del w:id="5223" w:author="GoldenCorpusHarness" w:date="2026-03-28T22:23:47Z">
        <w:r>
          <w:delText xml:space="preserve">ermline (blood) </w:delText>
        </w:r>
      </w:del>
      <w:ins w:id="5224" w:author="GoldenCorpusHarness" w:date="2026-03-28T22:23:47Z">
        <w:r>
          <w:t>an</w:t>
        </w:r>
      </w:ins>
      <w:r>
        <w:t>g</w:t>
      </w:r>
      <w:del w:id="5225" w:author="GoldenCorpusHarness" w:date="2026-03-28T22:23:47Z">
        <w:r>
          <w:delText>enetic anal</w:delText>
        </w:r>
      </w:del>
      <w:ins w:id="5226" w:author="GoldenCorpusHarness" w:date="2026-03-28T22:23:47Z">
        <w:r>
          <w:t>o, A., et al 2020] [Quinquenel, A., et al 2019] [Wo</w:t>
        </w:r>
      </w:ins>
      <w:r>
        <w:t>y</w:t>
      </w:r>
      <w:del w:id="5227" w:author="GoldenCorpusHarness" w:date="2026-03-28T22:23:47Z">
        <w:r>
          <w:delText>ses (e</w:delText>
        </w:r>
      </w:del>
      <w:ins w:id="5228" w:author="GoldenCorpusHarness" w:date="2026-03-28T22:23:47Z">
        <w:r>
          <w:t>ach, J. A., et al 2017] [Kana</w:t>
        </w:r>
      </w:ins>
      <w:r>
        <w:t>g</w:t>
      </w:r>
      <w:del w:id="5229" w:author="GoldenCorpusHarness" w:date="2026-03-28T22:23:47Z">
        <w:r>
          <w:delText xml:space="preserve">, </w:delText>
        </w:r>
      </w:del>
      <w:ins w:id="5230" w:author="GoldenCorpusHarness" w:date="2026-03-28T22:23:47Z">
        <w:r>
          <w:t>al-</w:t>
        </w:r>
      </w:ins>
      <w:r>
        <w:t>S</w:t>
      </w:r>
      <w:ins w:id="5231" w:author="GoldenCorpusHarness" w:date="2026-03-28T22:23:47Z">
        <w:r>
          <w:t xml:space="preserve">hamanna, R., et al 2019]. There is a need for more effective therapies for patients who have failed 1 or more prior therapies. </w:t>
        </w:r>
      </w:ins>
      <w:r>
        <w:t>N</w:t>
      </w:r>
      <w:ins w:id="5232" w:author="GoldenCorpusHarness" w:date="2026-03-28T22:23:47Z">
        <w:r>
          <w:t xml:space="preserve">emtabrutinib can inhibit wild-type BTK as well as the BTK-C481 mutant form of the enzyme. </w:t>
        </w:r>
      </w:ins>
      <w:r>
        <w:t>P</w:t>
      </w:r>
      <w:del w:id="5233" w:author="GoldenCorpusHarness" w:date="2026-03-28T22:23:47Z">
        <w:r>
          <w:delText xml:space="preserve"> anal</w:delText>
        </w:r>
      </w:del>
      <w:ins w:id="5234" w:author="GoldenCorpusHarness" w:date="2026-03-28T22:23:47Z">
        <w:r>
          <w:t>reliminar</w:t>
        </w:r>
      </w:ins>
      <w:r>
        <w:t>y</w:t>
      </w:r>
      <w:del w:id="5235" w:author="GoldenCorpusHarness" w:date="2026-03-28T22:23:47Z">
        <w:r>
          <w:delText xml:space="preserve">ses, </w:delText>
        </w:r>
      </w:del>
      <w:ins w:id="5236" w:author="GoldenCorpusHarness" w:date="2026-03-28T22:23:47Z">
        <w:r>
          <w:t xml:space="preserve"> data from the first-in-human Phase 1 study of nemtabrutinib have sho</w:t>
        </w:r>
      </w:ins>
      <w:r>
        <w:t>w</w:t>
      </w:r>
      <w:del w:id="5237" w:author="GoldenCorpusHarness" w:date="2026-03-28T22:23:47Z">
        <w:r>
          <w:delText>hole exome sequencin</w:delText>
        </w:r>
      </w:del>
      <w:ins w:id="5238" w:author="GoldenCorpusHarness" w:date="2026-03-28T22:23:47Z">
        <w:r>
          <w:t>n responses in a variety of hematolo</w:t>
        </w:r>
      </w:ins>
      <w:r>
        <w:t>g</w:t>
      </w:r>
      <w:del w:id="5239" w:author="GoldenCorpusHarness" w:date="2026-03-28T22:23:47Z">
        <w:r>
          <w:delText xml:space="preserve">, whole </w:delText>
        </w:r>
      </w:del>
      <w:ins w:id="5240" w:author="GoldenCorpusHarness" w:date="2026-03-28T22:23:47Z">
        <w:r>
          <w:t>ic mali</w:t>
        </w:r>
      </w:ins>
      <w:r>
        <w:t>g</w:t>
      </w:r>
      <w:del w:id="5241" w:author="GoldenCorpusHarness" w:date="2026-03-28T22:23:47Z">
        <w:r>
          <w:delText>enome sequenc</w:delText>
        </w:r>
      </w:del>
      <w:ins w:id="5242" w:author="GoldenCorpusHarness" w:date="2026-03-28T22:23:47Z">
        <w:r>
          <w:t>nancies, includ</w:t>
        </w:r>
      </w:ins>
      <w:r>
        <w:t>ing</w:t>
      </w:r>
      <w:del w:id="5243" w:author="GoldenCorpusHarness" w:date="2026-03-28T22:23:47Z">
        <w:r>
          <w:delText>)</w:delText>
        </w:r>
      </w:del>
      <w:ins w:id="5244" w:author="GoldenCorpusHarness" w:date="2026-03-28T22:23:47Z">
        <w:r>
          <w:t xml:space="preserve"> CLL/SLL, as summarized in Section 2.2.3.</w:t>
        </w:r>
      </w:ins>
    </w:p>
    <w:p ns2:paraId="12DB19F9" ns2:textId="77777777" w:rsidR="002D10CF" w:rsidRDefault="00895D30" w:rsidP="00224EA0">
      <w:pPr>
        <w:pStyle w:val="paragraph0"/>
      </w:pPr>
      <w:r>
        <w:t>Th</w:t>
      </w:r>
      <w:del w:id="5245" w:author="GoldenCorpusHarness" w:date="2026-03-28T22:23:47Z">
        <w:r>
          <w:delText>is research ma</w:delText>
        </w:r>
      </w:del>
      <w:ins w:id="5246" w:author="GoldenCorpusHarness" w:date="2026-03-28T22:23:47Z">
        <w:r>
          <w:t>ere is a precedent for the use of BTKi in combination with venetoclax in relapsed/refractor</w:t>
        </w:r>
      </w:ins>
      <w:r>
        <w:t xml:space="preserve">y </w:t>
      </w:r>
      <w:del w:id="5247" w:author="GoldenCorpusHarness" w:date="2026-03-28T22:23:47Z">
        <w:r>
          <w:delText>eval</w:delText>
        </w:r>
      </w:del>
      <w:ins w:id="5248" w:author="GoldenCorpusHarness" w:date="2026-03-28T22:23:47Z">
        <w:r>
          <w:t xml:space="preserve">CLL to achieve </w:t>
        </w:r>
      </w:ins>
      <w:r>
        <w:t>u</w:t>
      </w:r>
      <w:del w:id="5249" w:author="GoldenCorpusHarness" w:date="2026-03-28T22:23:47Z">
        <w:r>
          <w:delText>ate whether genetic variation within a clinical st</w:delText>
        </w:r>
      </w:del>
      <w:ins w:id="5250" w:author="GoldenCorpusHarness" w:date="2026-03-28T22:23:47Z">
        <w:r>
          <w:t>ndetectable MRD and CR rates. In the Phase 2 CLARITY trial, the covalent, first-generation BTKi ibr</w:t>
        </w:r>
      </w:ins>
      <w:r>
        <w:t>u</w:t>
      </w:r>
      <w:del w:id="5251" w:author="GoldenCorpusHarness" w:date="2026-03-28T22:23:47Z">
        <w:r>
          <w:delText>d</w:delText>
        </w:r>
      </w:del>
      <w:ins w:id="5252" w:author="GoldenCorpusHarness" w:date="2026-03-28T22:23:47Z">
        <w:r>
          <w:t>tinib was combined with venetoclax. Ibrutinib was administered as monotherap</w:t>
        </w:r>
      </w:ins>
      <w:r>
        <w:t xml:space="preserve">y </w:t>
      </w:r>
      <w:del w:id="5253" w:author="GoldenCorpusHarness" w:date="2026-03-28T22:23:47Z">
        <w:r>
          <w:delText>pop</w:delText>
        </w:r>
      </w:del>
      <w:ins w:id="5254" w:author="GoldenCorpusHarness" w:date="2026-03-28T22:23:47Z">
        <w:r>
          <w:t>for 8 weeks (420 mg qd) (N=54), and venetoclax was then added with a weekly ramp-</w:t>
        </w:r>
      </w:ins>
      <w:r>
        <w:t>u</w:t>
      </w:r>
      <w:del w:id="5255" w:author="GoldenCorpusHarness" w:date="2026-03-28T22:23:47Z">
        <w:r>
          <w:delText>lation correlates with response to the treatment</w:delText>
        </w:r>
      </w:del>
      <w:ins w:id="5256" w:author="GoldenCorpusHarness" w:date="2026-03-28T22:23:47Z">
        <w:r>
          <w:t xml:space="preserve">p as per label </w:t>
        </w:r>
      </w:ins>
      <w:r>
        <w:t>(</w:t>
      </w:r>
      <w:del w:id="5257" w:author="GoldenCorpusHarness" w:date="2026-03-28T22:23:47Z">
        <w:r>
          <w:delText>s</w:delText>
        </w:r>
      </w:del>
      <w:ins w:id="5258" w:author="GoldenCorpusHarness" w:date="2026-03-28T22:23:47Z">
        <w:r>
          <w:t>20 mg, 50 mg, 100 mg, 200 mg, 400 mg</w:t>
        </w:r>
      </w:ins>
      <w:r>
        <w:t xml:space="preserve">) </w:t>
      </w:r>
      <w:ins w:id="5259" w:author="GoldenCorpusHarness" w:date="2026-03-28T22:23:47Z">
        <w:r>
          <w:t>(N=50). Of note, both ibr</w:t>
        </w:r>
      </w:ins>
      <w:r>
        <w:t>u</w:t>
      </w:r>
      <w:del w:id="5260" w:author="GoldenCorpusHarness" w:date="2026-03-28T22:23:47Z">
        <w:r>
          <w:delText>nder eval</w:delText>
        </w:r>
      </w:del>
      <w:ins w:id="5261" w:author="GoldenCorpusHarness" w:date="2026-03-28T22:23:47Z">
        <w:r>
          <w:t>tinib and venetoclax were administered at their approved monotherapy doses. The primary endpoint was the proportion of patients with MRD-negative bone marrow at Month 14 (12 months of combined ibr</w:t>
        </w:r>
      </w:ins>
      <w:r>
        <w:t>u</w:t>
      </w:r>
      <w:del w:id="5262" w:author="GoldenCorpusHarness" w:date="2026-03-28T22:23:47Z">
        <w:r>
          <w:delText>ation</w:delText>
        </w:r>
      </w:del>
      <w:ins w:id="5263" w:author="GoldenCorpusHarness" w:date="2026-03-28T22:23:47Z">
        <w:r>
          <w:t>tinib plus venetoclax treatment)</w:t>
        </w:r>
      </w:ins>
      <w:r>
        <w:t xml:space="preserve">. </w:t>
      </w:r>
      <w:ins w:id="5264" w:author="GoldenCorpusHarness" w:date="2026-03-28T22:23:47Z">
        <w:r>
          <w:t xml:space="preserve">MRD-negativity was achieved in the bone marrow of 36% of participants (53% achieved MRD-negativity in peripheral blood and 81% had no morphologically evident CLL in the bone marrow biopsy). Fifty-one percent of participants achieved CR or CRi; 38% of participants achieved PR; 89% of participants responded to treatment. A single case of biochemical TLS was observed. Other adverse effects were mild and/or manageable and most commonly were neutropenia or </w:t>
        </w:r>
      </w:ins>
      <w:r>
        <w:t>G</w:t>
      </w:r>
      <w:del w:id="5265" w:author="GoldenCorpusHarness" w:date="2026-03-28T22:23:47Z">
        <w:r>
          <w:delText>enome- and exome-wide approaches may be used for this effort</w:delText>
        </w:r>
      </w:del>
      <w:ins w:id="5266" w:author="GoldenCorpusHarness" w:date="2026-03-28T22:23:47Z">
        <w:r>
          <w:t>I events [Hillmen, P</w:t>
        </w:r>
      </w:ins>
      <w:r>
        <w:t>.</w:t>
      </w:r>
      <w:del w:id="5267" w:author="GoldenCorpusHarness" w:date="2026-03-28T22:23:47Z">
        <w:r>
          <w:delText xml:space="preserve"> In addition</w:delText>
        </w:r>
      </w:del>
      <w:r>
        <w:t>, e</w:t>
      </w:r>
      <w:del w:id="5268" w:author="GoldenCorpusHarness" w:date="2026-03-28T22:23:47Z">
        <w:r>
          <w:delText>pigenetic characterization techniques (ie, DNA methylation status, histone profiling) may also be explored</w:delText>
        </w:r>
      </w:del>
      <w:ins w:id="5269" w:author="GoldenCorpusHarness" w:date="2026-03-28T22:23:47Z">
        <w:r>
          <w:t>t al 2019]</w:t>
        </w:r>
      </w:ins>
      <w:r>
        <w:t>.</w:t>
      </w:r>
      <w:del w:id="5270" w:author="GoldenCorpusHarness" w:date="2026-03-28T22:23:47Z">
        <w:r>
          <w:delText xml:space="preserve"> If genetic and/or epigenetic variation is found to predict efficacy or AEs, the data might inform optimal use of therapies in the patient population.</w:delText>
        </w:r>
      </w:del>
    </w:p>
    <w:p ns2:paraId="7A801FBF" ns2:textId="77777777" w:rsidR="002D10CF" w:rsidRPr="00A838E7" w:rsidRDefault="00895D30" w:rsidP="00224EA0">
      <w:pPr>
        <w:pStyle w:val="paragraph0"/>
        <w:rPr>
          <w:i/>
          <w:iCs/>
        </w:rPr>
      </w:pPr>
      <w:del w:id="5271" w:author="GoldenCorpusHarness" w:date="2026-03-28T22:23:47Z">
        <w:r>
          <w:delText>Genetic (</w:delText>
        </w:r>
      </w:del>
      <w:ins w:id="5272" w:author="GoldenCorpusHarness" w:date="2026-03-28T22:23:47Z">
        <w:r>
          <w:t xml:space="preserve">Venetoclax with or without rituximab is considered standard therapy among patients who have received at least 1 prior line of therapy [National Comprehensive Cancer Network 2021]. </w:t>
        </w:r>
      </w:ins>
      <w:r>
        <w:t>D</w:t>
      </w:r>
      <w:del w:id="5273" w:author="GoldenCorpusHarness" w:date="2026-03-28T22:23:47Z">
        <w:r>
          <w:delText>NA) anal</w:delText>
        </w:r>
      </w:del>
      <w:ins w:id="5274" w:author="GoldenCorpusHarness" w:date="2026-03-28T22:23:47Z">
        <w:r>
          <w:t>ue to differences in administration of nemtabrutinib and venetoclax, and venetoclax and rituximab, this stud</w:t>
        </w:r>
      </w:ins>
      <w:r>
        <w:t>y</w:t>
      </w:r>
      <w:del w:id="5275" w:author="GoldenCorpusHarness" w:date="2026-03-28T22:23:47Z">
        <w:r>
          <w:delText xml:space="preserve">ses </w:delText>
        </w:r>
      </w:del>
      <w:ins w:id="5276" w:author="GoldenCorpusHarness" w:date="2026-03-28T22:23:47Z">
        <w:r>
          <w:t xml:space="preserve"> will remain unblinded and participants, investigators, and the Sponsor will be aware o</w:t>
        </w:r>
      </w:ins>
      <w:r>
        <w:t>f</w:t>
      </w:r>
      <w:del w:id="5277" w:author="GoldenCorpusHarness" w:date="2026-03-28T22:23:47Z">
        <w:r>
          <w:delText>rom tumor</w:delText>
        </w:r>
      </w:del>
      <w:ins w:id="5278" w:author="GoldenCorpusHarness" w:date="2026-03-28T22:23:47Z">
        <w:r>
          <w:t xml:space="preserve"> treatment randomization.</w:t>
        </w:r>
      </w:ins>
    </w:p>
    <w:p ns2:paraId="204EEEBB" ns2:textId="77777777" w:rsidR="002D10CF" w:rsidRDefault="00895D30" w:rsidP="00224EA0">
      <w:pPr>
        <w:pStyle w:val="paragraph0"/>
      </w:pPr>
      <w:ins w:id="5279" w:author="GoldenCorpusHarness" w:date="2026-03-28T22:23:47Z">
        <w:r>
          <w:t xml:space="preserve">Currently, there remains significant unmet medical need in relapsed/refractory CLL/SLL. </w:t>
        </w:r>
      </w:ins>
      <w:r>
        <w:t>Th</w:t>
      </w:r>
      <w:del w:id="5280" w:author="GoldenCorpusHarness" w:date="2026-03-28T22:23:47Z">
        <w:r>
          <w:delText>e application o</w:delText>
        </w:r>
      </w:del>
      <w:ins w:id="5281" w:author="GoldenCorpusHarness" w:date="2026-03-28T22:23:47Z">
        <w:r>
          <w:t xml:space="preserve">is study will examine whether a novel BTKi in combination with venetoclax can improve outcomes </w:t>
        </w:r>
      </w:ins>
      <w:r>
        <w:t>f</w:t>
      </w:r>
      <w:del w:id="5282" w:author="GoldenCorpusHarness" w:date="2026-03-28T22:23:47Z">
        <w:r>
          <w:delText xml:space="preserve"> new technologies, such as next generation sequencing, has provided scientists the opportunity to identify tumor-specific DNA changes (ie, mutations, methylation status, microsatellite instability)</w:delText>
        </w:r>
      </w:del>
      <w:ins w:id="5283" w:author="GoldenCorpusHarness" w:date="2026-03-28T22:23:47Z">
        <w:r>
          <w:t>or this patient population</w:t>
        </w:r>
      </w:ins>
      <w:r>
        <w:t>.</w:t>
      </w:r>
      <w:del w:id="5284" w:author="GoldenCorpusHarness" w:date="2026-03-28T22:23:47Z">
        <w:r>
          <w:delText xml:space="preserve"> Key molecular changes of interest to immuno-oncology drug development include the mutational burden of tumors and the clonality of T-cells in the tumor microenvironment. Increased mutational burden (sometimes called a ‘hyper-mutated’ state) may generate neoantigen presentation in the tumor microenvironment. To conduct this type of research, it is important to identify tumor-specific mutations that occur across all genes in the tumor genome. Thus, genome-wide approaches may be used for this effort. Note that to understand tumor-specific mutations, it is necessary to compare the tumor genome with the germline genome. Microsatellite instability may also be evaluated as this is an important biomarker for some cancers (ie, colorectal cancer). Circulating tumor DNA and/or RNA may also be evaluated from blood samples.</w:delText>
        </w:r>
      </w:del>
    </w:p>
    <w:p ns2:paraId="0F2937A8" ns2:textId="77777777" w:rsidR="00E91AF8" w:rsidRPr="00497F4E" w:rsidRDefault="00895D30" w:rsidP="00D249B3">
      <w:pPr>
        <w:pStyle w:val="paragraph0"/>
        <w:keepNext/>
        <w:rPr>
          <w:i/>
          <w:iCs/>
        </w:rPr>
      </w:pPr>
      <w:r>
        <w:t>T</w:t>
      </w:r>
      <w:del w:id="5285" w:author="GoldenCorpusHarness" w:date="2026-03-28T22:23:47Z">
        <w:r>
          <w:delText>um</w:delText>
        </w:r>
      </w:del>
      <w:ins w:id="5286" w:author="GoldenCorpusHarness" w:date="2026-03-28T22:23:47Z">
        <w:r>
          <w:t>he rationale f</w:t>
        </w:r>
      </w:ins>
      <w:r>
        <w:t xml:space="preserve">or </w:t>
      </w:r>
      <w:ins w:id="5287" w:author="GoldenCorpusHarness" w:date="2026-03-28T22:23:47Z">
        <w:r>
          <w:t>comp</w:t>
        </w:r>
      </w:ins>
      <w:r>
        <w:t>a</w:t>
      </w:r>
      <w:del w:id="5288" w:author="GoldenCorpusHarness" w:date="2026-03-28T22:23:47Z">
        <w:r>
          <w:delText>nd/</w:delText>
        </w:r>
      </w:del>
      <w:ins w:id="5289" w:author="GoldenCorpusHarness" w:date="2026-03-28T22:23:47Z">
        <w:r>
          <w:t>rat</w:t>
        </w:r>
      </w:ins>
      <w:r>
        <w:t xml:space="preserve">or </w:t>
      </w:r>
      <w:del w:id="5290" w:author="GoldenCorpusHarness" w:date="2026-03-28T22:23:47Z">
        <w:r>
          <w:delText>b</w:delText>
        </w:r>
      </w:del>
      <w:ins w:id="5291" w:author="GoldenCorpusHarness" w:date="2026-03-28T22:23:47Z">
        <w:r>
          <w:t>se</w:t>
        </w:r>
      </w:ins>
      <w:r>
        <w:t>l</w:t>
      </w:r>
      <w:ins w:id="5292" w:author="GoldenCorpusHarness" w:date="2026-03-28T22:23:47Z">
        <w:r>
          <w:t>ecti</w:t>
        </w:r>
      </w:ins>
      <w:r>
        <w:t>o</w:t>
      </w:r>
      <w:ins w:id="5293" w:author="GoldenCorpusHarness" w:date="2026-03-28T22:23:47Z">
        <w:r>
          <w:t>n is pr</w:t>
        </w:r>
      </w:ins>
      <w:r>
        <w:t>o</w:t>
      </w:r>
      <w:ins w:id="5294" w:author="GoldenCorpusHarness" w:date="2026-03-28T22:23:47Z">
        <w:r>
          <w:t>vide</w:t>
        </w:r>
      </w:ins>
      <w:r>
        <w:t xml:space="preserve">d </w:t>
      </w:r>
      <w:del w:id="5295" w:author="GoldenCorpusHarness" w:date="2026-03-28T22:23:47Z">
        <w:r>
          <w:delText>RNA</w:delText>
        </w:r>
      </w:del>
      <w:ins w:id="5296" w:author="GoldenCorpusHarness" w:date="2026-03-28T22:23:47Z">
        <w:r>
          <w:t>in</w:t>
        </w:r>
      </w:ins>
      <w:r>
        <w:t xml:space="preserve"> </w:t>
      </w:r>
      <w:del w:id="5297" w:author="GoldenCorpusHarness" w:date="2026-03-28T22:23:47Z">
        <w:r>
          <w:delText>a</w:delText>
        </w:r>
      </w:del>
      <w:ins w:id="5298" w:author="GoldenCorpusHarness" w:date="2026-03-28T22:23:47Z">
        <w:r>
          <w:t>Sectio</w:t>
        </w:r>
      </w:ins>
      <w:r>
        <w:t>n</w:t>
      </w:r>
      <w:del w:id="5299" w:author="GoldenCorpusHarness" w:date="2026-03-28T22:23:47Z">
        <w:r>
          <w:delText>alyses</w:delText>
        </w:r>
      </w:del>
      <w:r>
        <w:t xml:space="preserve"> </w:t>
      </w:r>
      <w:ins w:id="5300" w:author="GoldenCorpusHarness" w:date="2026-03-28T22:23:47Z">
        <w:r>
          <w:t>4.2.2.</w:t>
        </w:r>
      </w:ins>
    </w:p>
    <w:p ns2:paraId="3B48D297" ns2:textId="77777777" w:rsidR="00E91AF8" w:rsidRDefault="00895D30" w:rsidP="00D249B3">
      <w:pPr>
        <w:pStyle w:val="paragraph0"/>
        <w:keepNext/>
      </w:pPr>
      <w:del w:id="5301" w:author="GoldenCorpusHarness" w:date="2026-03-28T22:23:47Z">
        <w:r>
          <w:delText xml:space="preserve">Both genome-wide </w:delText>
        </w:r>
      </w:del>
      <w:ins w:id="5302" w:author="GoldenCorpusHarness" w:date="2026-03-28T22:23:47Z">
        <w:r>
          <w:t>R</w:t>
        </w:r>
      </w:ins>
      <w:r>
        <w:t>a</w:t>
      </w:r>
      <w:del w:id="5303" w:author="GoldenCorpusHarness" w:date="2026-03-28T22:23:47Z">
        <w:r>
          <w:delText>nd targeted mRNA expression profiling and sequencing in tumor tissue and/or in blood may be performed to define gene signatures that correlate to clinical response to treatment with antitumor therapies. Specific gene sets (ie, those capturing interferon-gamma transcrip</w:delText>
        </w:r>
      </w:del>
      <w:r>
        <w:t>tional</w:t>
      </w:r>
      <w:del w:id="5304" w:author="GoldenCorpusHarness" w:date="2026-03-28T22:23:47Z">
        <w:r>
          <w:delText xml:space="preserve"> pathways) may b</w:delText>
        </w:r>
      </w:del>
      <w:r>
        <w:t xml:space="preserve">e </w:t>
      </w:r>
      <w:del w:id="5305" w:author="GoldenCorpusHarness" w:date="2026-03-28T22:23:47Z">
        <w:r>
          <w:delText>evaluated</w:delText>
        </w:r>
      </w:del>
      <w:ins w:id="5306" w:author="GoldenCorpusHarness" w:date="2026-03-28T22:23:47Z">
        <w:r>
          <w:t>for</w:t>
        </w:r>
      </w:ins>
      <w:r>
        <w:t xml:space="preserve"> </w:t>
      </w:r>
      <w:del w:id="5307" w:author="GoldenCorpusHarness" w:date="2026-03-28T22:23:47Z">
        <w:r>
          <w:delText>a</w:delText>
        </w:r>
      </w:del>
      <w:ins w:id="5308" w:author="GoldenCorpusHarness" w:date="2026-03-28T22:23:47Z">
        <w:r>
          <w:t>E</w:t>
        </w:r>
      </w:ins>
      <w:r>
        <w:t>nd</w:t>
      </w:r>
      <w:del w:id="5309" w:author="GoldenCorpusHarness" w:date="2026-03-28T22:23:47Z">
        <w:r>
          <w:delText xml:space="preserve"> new s</w:delText>
        </w:r>
      </w:del>
      <w:ins w:id="5310" w:author="GoldenCorpusHarness" w:date="2026-03-28T22:23:47Z">
        <w:r>
          <w:t>po</w:t>
        </w:r>
      </w:ins>
      <w:r>
        <w:t>i</w:t>
      </w:r>
      <w:del w:id="5311" w:author="GoldenCorpusHarness" w:date="2026-03-28T22:23:47Z">
        <w:r>
          <w:delText>gnatures may be ide</w:delText>
        </w:r>
      </w:del>
      <w:r>
        <w:t>nt</w:t>
      </w:r>
      <w:del w:id="5312" w:author="GoldenCorpusHarness" w:date="2026-03-28T22:23:47Z">
        <w:r>
          <w:delText>ified. Individual gene</w:delText>
        </w:r>
      </w:del>
      <w:r>
        <w:t>s</w:t>
      </w:r>
      <w:del w:id="5313" w:author="GoldenCorpusHarness" w:date="2026-03-28T22:23:47Z">
        <w:r>
          <w:delText xml:space="preserve"> may also be evaluated (eg, IL-10). MicroRNA profiling may also be pursued as well as exosomal profiling.</w:delText>
        </w:r>
      </w:del>
    </w:p>
    <w:p ns2:paraId="73C3CB49" ns2:textId="77777777" w:rsidR="002D10CF" w:rsidRPr="00A838E7" w:rsidRDefault="00895D30" w:rsidP="00224EA0">
      <w:pPr>
        <w:pStyle w:val="paragraph0"/>
        <w:rPr>
          <w:i/>
          <w:iCs/>
        </w:rPr>
      </w:pPr>
      <w:del w:id="5314" w:author="GoldenCorpusHarness" w:date="2026-03-28T22:23:47Z">
        <w:r>
          <w:delText>Proteom</w:delText>
        </w:r>
      </w:del>
      <w:ins w:id="5315" w:author="GoldenCorpusHarness" w:date="2026-03-28T22:23:47Z">
        <w:r>
          <w:t>Eff</w:t>
        </w:r>
      </w:ins>
      <w:r>
        <w:t>ic</w:t>
      </w:r>
      <w:del w:id="5316" w:author="GoldenCorpusHarness" w:date="2026-03-28T22:23:47Z">
        <w:r>
          <w:delText>s</w:delText>
        </w:r>
      </w:del>
      <w:ins w:id="5317" w:author="GoldenCorpusHarness" w:date="2026-03-28T22:23:47Z">
        <w:r>
          <w:t>acy</w:t>
        </w:r>
      </w:ins>
      <w:r>
        <w:t xml:space="preserve"> </w:t>
      </w:r>
      <w:del w:id="5318" w:author="GoldenCorpusHarness" w:date="2026-03-28T22:23:47Z">
        <w:r>
          <w:delText>a</w:delText>
        </w:r>
      </w:del>
      <w:ins w:id="5319" w:author="GoldenCorpusHarness" w:date="2026-03-28T22:23:47Z">
        <w:r>
          <w:t>E</w:t>
        </w:r>
      </w:ins>
      <w:r>
        <w:t>nd</w:t>
      </w:r>
      <w:del w:id="5320" w:author="GoldenCorpusHarness" w:date="2026-03-28T22:23:47Z">
        <w:r>
          <w:delText xml:space="preserve"> IHC us</w:delText>
        </w:r>
      </w:del>
      <w:ins w:id="5321" w:author="GoldenCorpusHarness" w:date="2026-03-28T22:23:47Z">
        <w:r>
          <w:t>po</w:t>
        </w:r>
      </w:ins>
      <w:r>
        <w:t>in</w:t>
      </w:r>
      <w:del w:id="5322" w:author="GoldenCorpusHarness" w:date="2026-03-28T22:23:47Z">
        <w:r>
          <w:delText xml:space="preserve">g blood and/or </w:delText>
        </w:r>
      </w:del>
      <w:r>
        <w:t>t</w:t>
      </w:r>
      <w:del w:id="5323" w:author="GoldenCorpusHarness" w:date="2026-03-28T22:23:47Z">
        <w:r>
          <w:delText>umor</w:delText>
        </w:r>
      </w:del>
      <w:ins w:id="5324" w:author="GoldenCorpusHarness" w:date="2026-03-28T22:23:47Z">
        <w:r>
          <w:t>s</w:t>
        </w:r>
      </w:ins>
    </w:p>
    <w:p ns2:paraId="395AA6F5" ns2:textId="77777777" w:rsidR="002D10CF" w:rsidRDefault="00895D30" w:rsidP="00224EA0">
      <w:pPr>
        <w:pStyle w:val="paragraph0"/>
      </w:pPr>
      <w:del w:id="5325" w:author="GoldenCorpusHarness" w:date="2026-03-28T22:23:47Z">
        <w:r>
          <w:delText>Tu</w:delText>
        </w:r>
      </w:del>
      <w:ins w:id="5326" w:author="GoldenCorpusHarness" w:date="2026-03-28T22:23:47Z">
        <w:r>
          <w:t>PFS based on 2018 iwCLL criteria as assessed by BICR is the pri</w:t>
        </w:r>
      </w:ins>
      <w:r>
        <w:t>m</w:t>
      </w:r>
      <w:del w:id="5327" w:author="GoldenCorpusHarness" w:date="2026-03-28T22:23:47Z">
        <w:r>
          <w:delText>or and</w:delText>
        </w:r>
      </w:del>
      <w:ins w:id="5328" w:author="GoldenCorpusHarness" w:date="2026-03-28T22:23:47Z">
        <w:r>
          <w:t>ary efficacy endpoint for Part 2 of this study. PFS offers a direct comparison of the ability of the agents tested in this study to inhibit disease growth and prolong the time to progression or death because it is not confounded by post-progression therapies. It is an endpoint that reflects tumor growth and includes death; PFS therefore correlates to OS in CLL</w:t>
        </w:r>
      </w:ins>
      <w:r>
        <w:t>/</w:t>
      </w:r>
      <w:del w:id="5329" w:author="GoldenCorpusHarness" w:date="2026-03-28T22:23:47Z">
        <w:r>
          <w:delText>or blood sa</w:delText>
        </w:r>
      </w:del>
      <w:ins w:id="5330" w:author="GoldenCorpusHarness" w:date="2026-03-28T22:23:47Z">
        <w:r>
          <w:t>SLL [Beauche</w:t>
        </w:r>
      </w:ins>
      <w:r>
        <w:t>m</w:t>
      </w:r>
      <w:del w:id="5331" w:author="GoldenCorpusHarness" w:date="2026-03-28T22:23:47Z">
        <w:r>
          <w:delText>ples fro</w:delText>
        </w:r>
      </w:del>
      <w:ins w:id="5332" w:author="GoldenCorpusHarness" w:date="2026-03-28T22:23:47Z">
        <w:r>
          <w:t>in, C., et al 2015] and is well recognized and accepted as an efficacy endpoint of other si</w:t>
        </w:r>
      </w:ins>
      <w:r>
        <w:t>m</w:t>
      </w:r>
      <w:del w:id="5333" w:author="GoldenCorpusHarness" w:date="2026-03-28T22:23:47Z">
        <w:r>
          <w:delText xml:space="preserve"> this study </w:delText>
        </w:r>
      </w:del>
      <w:ins w:id="5334" w:author="GoldenCorpusHarness" w:date="2026-03-28T22:23:47Z">
        <w:r>
          <w:t>ilar approved therapies for CLL/SLL [Food and Drug Ad</w:t>
        </w:r>
      </w:ins>
      <w:r>
        <w:t>m</w:t>
      </w:r>
      <w:del w:id="5335" w:author="GoldenCorpusHarness" w:date="2026-03-28T22:23:47Z">
        <w:r>
          <w:delText>ay undergo proteomic analyses (eg, PD-L1 IHC)</w:delText>
        </w:r>
      </w:del>
      <w:ins w:id="5336" w:author="GoldenCorpusHarness" w:date="2026-03-28T22:23:47Z">
        <w:r>
          <w:t>inistration 2020]</w:t>
        </w:r>
      </w:ins>
      <w:r>
        <w:t>.</w:t>
      </w:r>
      <w:del w:id="5337" w:author="GoldenCorpusHarness" w:date="2026-03-28T22:23:47Z">
        <w:r>
          <w:delText xml:space="preserve"> Therefore, tumor tissue may be subjected to proteomic analyses using a variety of platforms that could include, but are not limited to, immunoassays and liquid chromatography/mass spectrometry. This approach could identify novel protein biomarkers that could aid in patient selection for antitumor therapy.</w:delText>
        </w:r>
      </w:del>
    </w:p>
    <w:p ns2:paraId="65C3CD28" ns2:textId="77777777" w:rsidR="002D10CF" w:rsidRPr="00A838E7" w:rsidRDefault="00895D30" w:rsidP="00224EA0">
      <w:pPr>
        <w:pStyle w:val="paragraph0"/>
        <w:rPr>
          <w:i/>
          <w:iCs/>
        </w:rPr>
      </w:pPr>
      <w:del w:id="5338" w:author="GoldenCorpusHarness" w:date="2026-03-28T22:23:47Z">
        <w:r>
          <w:delText>O</w:delText>
        </w:r>
      </w:del>
      <w:ins w:id="5339" w:author="GoldenCorpusHarness" w:date="2026-03-28T22:23:47Z">
        <w:r>
          <w:t>Undetectable MRD in bone marrow at Mon</w:t>
        </w:r>
      </w:ins>
      <w:r>
        <w:t>th</w:t>
      </w:r>
      <w:ins w:id="5340" w:author="GoldenCorpusHarness" w:date="2026-03-28T22:23:47Z">
        <w:r>
          <w:t xml:space="preserve"> 14 as ass</w:t>
        </w:r>
      </w:ins>
      <w:r>
        <w:t>e</w:t>
      </w:r>
      <w:del w:id="5341" w:author="GoldenCorpusHarness" w:date="2026-03-28T22:23:47Z">
        <w:r>
          <w:delText>r blood-deriv</w:delText>
        </w:r>
      </w:del>
      <w:ins w:id="5342" w:author="GoldenCorpusHarness" w:date="2026-03-28T22:23:47Z">
        <w:r>
          <w:t>ss</w:t>
        </w:r>
      </w:ins>
      <w:r>
        <w:t>ed b</w:t>
      </w:r>
      <w:del w:id="5343" w:author="GoldenCorpusHarness" w:date="2026-03-28T22:23:47Z">
        <w:r>
          <w:delText>i</w:delText>
        </w:r>
      </w:del>
      <w:ins w:id="5344" w:author="GoldenCorpusHarness" w:date="2026-03-28T22:23:47Z">
        <w:r>
          <w:t>y central lab</w:t>
        </w:r>
      </w:ins>
      <w:r>
        <w:t>o</w:t>
      </w:r>
      <w:del w:id="5345" w:author="GoldenCorpusHarness" w:date="2026-03-28T22:23:47Z">
        <w:r>
          <w:delText>m</w:delText>
        </w:r>
      </w:del>
      <w:ins w:id="5346" w:author="GoldenCorpusHarness" w:date="2026-03-28T22:23:47Z">
        <w:r>
          <w:t xml:space="preserve">ratory, OS, OR, and DOR </w:t>
        </w:r>
      </w:ins>
      <w:r>
        <w:t>ar</w:t>
      </w:r>
      <w:del w:id="5347" w:author="GoldenCorpusHarness" w:date="2026-03-28T22:23:47Z">
        <w:r>
          <w:delText>k</w:delText>
        </w:r>
      </w:del>
      <w:r>
        <w:t>e</w:t>
      </w:r>
      <w:ins w:id="5348" w:author="GoldenCorpusHarness" w:date="2026-03-28T22:23:47Z">
        <w:r>
          <w:t xml:space="preserve"> the seconda</w:t>
        </w:r>
      </w:ins>
      <w:r>
        <w:t>r</w:t>
      </w:r>
      <w:ins w:id="5349" w:author="GoldenCorpusHarness" w:date="2026-03-28T22:23:47Z">
        <w:r>
          <w:t>y efficacy endpoint</w:t>
        </w:r>
      </w:ins>
      <w:r>
        <w:t>s</w:t>
      </w:r>
      <w:ins w:id="5350" w:author="GoldenCorpusHarness" w:date="2026-03-28T22:23:47Z">
        <w:r>
          <w:t xml:space="preserve"> for this study: </w:t>
        </w:r>
      </w:ins>
    </w:p>
    <w:p ns2:paraId="23A274AA" ns2:textId="77777777" w:rsidR="002D10CF" w:rsidRDefault="00895D30" w:rsidP="00224EA0">
      <w:pPr>
        <w:pStyle w:val="paragraph0"/>
      </w:pPr>
      <w:del w:id="5351" w:author="GoldenCorpusHarness" w:date="2026-03-28T22:23:47Z">
        <w:r>
          <w:delText>In addition to ex</w:delText>
        </w:r>
      </w:del>
      <w:ins w:id="5352" w:author="GoldenCorpusHarness" w:date="2026-03-28T22:23:47Z">
        <w:r>
          <w:t>Undetectable MRD is an end</w:t>
        </w:r>
      </w:ins>
      <w:r>
        <w:t>p</w:t>
      </w:r>
      <w:del w:id="5353" w:author="GoldenCorpusHarness" w:date="2026-03-28T22:23:47Z">
        <w:r>
          <w:delText>ression on the tumor tissue, PD-L1 and other tumor derived proteins can be shed</w:delText>
        </w:r>
      </w:del>
      <w:ins w:id="5354" w:author="GoldenCorpusHarness" w:date="2026-03-28T22:23:47Z">
        <w:r>
          <w:t>oint</w:t>
        </w:r>
      </w:ins>
      <w:r>
        <w:t xml:space="preserve"> f</w:t>
      </w:r>
      <w:del w:id="5355" w:author="GoldenCorpusHarness" w:date="2026-03-28T22:23:47Z">
        <w:r>
          <w:delText>rom tumor and released into the blood. Furthermore, specific cytokines, such as C</w:delText>
        </w:r>
      </w:del>
      <w:ins w:id="5356" w:author="GoldenCorpusHarness" w:date="2026-03-28T22:23:47Z">
        <w:r>
          <w:t xml:space="preserve">or </w:t>
        </w:r>
      </w:ins>
      <w:r>
        <w:t>CL</w:t>
      </w:r>
      <w:del w:id="5357" w:author="GoldenCorpusHarness" w:date="2026-03-28T22:23:47Z">
        <w:r>
          <w:delText>3</w:delText>
        </w:r>
      </w:del>
      <w:ins w:id="5358" w:author="GoldenCorpusHarness" w:date="2026-03-28T22:23:47Z">
        <w:r>
          <w:t>L</w:t>
        </w:r>
      </w:ins>
      <w:r>
        <w:t xml:space="preserve">, </w:t>
      </w:r>
      <w:del w:id="5359" w:author="GoldenCorpusHarness" w:date="2026-03-28T22:23:47Z">
        <w:r>
          <w:delText>have been de</w:delText>
        </w:r>
      </w:del>
      <w:ins w:id="5360" w:author="GoldenCorpusHarness" w:date="2026-03-28T22:23:47Z">
        <w:r>
          <w:t>and current literature suggests that there is an association between undetectable MRD and OS/PFS, though this is yet to be established in the therapeutic paradig</w:t>
        </w:r>
      </w:ins>
      <w:r>
        <w:t>m</w:t>
      </w:r>
      <w:del w:id="5361" w:author="GoldenCorpusHarness" w:date="2026-03-28T22:23:47Z">
        <w:r>
          <w:delText xml:space="preserve">onstrated to be elevated in </w:delText>
        </w:r>
      </w:del>
      <w:ins w:id="5362" w:author="GoldenCorpusHarness" w:date="2026-03-28T22:23:47Z">
        <w:r>
          <w:t xml:space="preserve"> with s</w:t>
        </w:r>
      </w:ins>
      <w:r>
        <w:t>ma</w:t>
      </w:r>
      <w:del w:id="5363" w:author="GoldenCorpusHarness" w:date="2026-03-28T22:23:47Z">
        <w:r>
          <w:delText>n</w:delText>
        </w:r>
      </w:del>
      <w:ins w:id="5364" w:author="GoldenCorpusHarness" w:date="2026-03-28T22:23:47Z">
        <w:r>
          <w:t>ll molecule inhibitors of the BCR signaling pathwa</w:t>
        </w:r>
      </w:ins>
      <w:r>
        <w:t xml:space="preserve">y </w:t>
      </w:r>
      <w:del w:id="5365" w:author="GoldenCorpusHarness" w:date="2026-03-28T22:23:47Z">
        <w:r>
          <w:delText>cancers</w:delText>
        </w:r>
      </w:del>
      <w:ins w:id="5366" w:author="GoldenCorpusHarness" w:date="2026-03-28T22:23:47Z">
        <w:r>
          <w:t>[Food and Drug Administration 2020]</w:t>
        </w:r>
      </w:ins>
      <w:r>
        <w:t>.</w:t>
      </w:r>
      <w:del w:id="5367" w:author="GoldenCorpusHarness" w:date="2026-03-28T22:23:47Z">
        <w:r>
          <w:delText xml:space="preserve"> Assays such as ELISA measure such proteins in serum. Correlation of expression with response to therapy may identify new approaches for predictive biomarkers in blood, representing a major advance from today’s reliance on assessing tumor biomarkers. This research would serve to develop such assays for future clinical use. Thus, soluble blood derived markers such as CCL3 may be assayed in participants.</w:delText>
        </w:r>
      </w:del>
    </w:p>
    <w:p ns2:paraId="2A625E46" ns2:textId="77777777" w:rsidR="00EE6876" w:rsidRPr="000127EC" w:rsidRDefault="00895D30" w:rsidP="00224EA0">
      <w:pPr>
        <w:pStyle w:val="paragraph0"/>
      </w:pPr>
      <w:r>
        <w:t>O</w:t>
      </w:r>
      <w:del w:id="5368" w:author="GoldenCorpusHarness" w:date="2026-03-28T22:23:47Z">
        <w:r>
          <w:delText>ther molecular changes of interest include the subtype of T-cells in the tumor microenvironment. The T-cell</w:delText>
        </w:r>
      </w:del>
      <w:ins w:id="5369" w:author="GoldenCorpusHarness" w:date="2026-03-28T22:23:47Z">
        <w:r>
          <w:t>S</w:t>
        </w:r>
      </w:ins>
      <w:r>
        <w:t xml:space="preserve"> rep</w:t>
      </w:r>
      <w:del w:id="5370" w:author="GoldenCorpusHarness" w:date="2026-03-28T22:23:47Z">
        <w:r>
          <w:delText>ertoi</w:delText>
        </w:r>
      </w:del>
      <w:r>
        <w:t>re</w:t>
      </w:r>
      <w:ins w:id="5371" w:author="GoldenCorpusHarness" w:date="2026-03-28T22:23:47Z">
        <w:r>
          <w:t>sents</w:t>
        </w:r>
      </w:ins>
      <w:r>
        <w:t xml:space="preserve"> </w:t>
      </w:r>
      <w:del w:id="5372" w:author="GoldenCorpusHarness" w:date="2026-03-28T22:23:47Z">
        <w:r>
          <w:delText>f</w:delText>
        </w:r>
      </w:del>
      <w:ins w:id="5373" w:author="GoldenCorpusHarness" w:date="2026-03-28T22:23:47Z">
        <w:r>
          <w:t>a p</w:t>
        </w:r>
      </w:ins>
      <w:r>
        <w:t>r</w:t>
      </w:r>
      <w:del w:id="5374" w:author="GoldenCorpusHarness" w:date="2026-03-28T22:23:47Z">
        <w:r>
          <w:delText>om tumor t</w:delText>
        </w:r>
      </w:del>
      <w:ins w:id="5375" w:author="GoldenCorpusHarness" w:date="2026-03-28T22:23:47Z">
        <w:r>
          <w:t>ec</w:t>
        </w:r>
      </w:ins>
      <w:r>
        <w:t>is</w:t>
      </w:r>
      <w:del w:id="5376" w:author="GoldenCorpusHarness" w:date="2026-03-28T22:23:47Z">
        <w:r>
          <w:delText>su</w:delText>
        </w:r>
      </w:del>
      <w:r>
        <w:t xml:space="preserve">e and </w:t>
      </w:r>
      <w:ins w:id="5377" w:author="GoldenCorpusHarness" w:date="2026-03-28T22:23:47Z">
        <w:r>
          <w:t>relia</w:t>
        </w:r>
      </w:ins>
      <w:r>
        <w:t>bl</w:t>
      </w:r>
      <w:ins w:id="5378" w:author="GoldenCorpusHarness" w:date="2026-03-28T22:23:47Z">
        <w:r>
          <w:t xml:space="preserve">e measure </w:t>
        </w:r>
      </w:ins>
      <w:r>
        <w:t>o</w:t>
      </w:r>
      <w:ins w:id="5379" w:author="GoldenCorpusHarness" w:date="2026-03-28T22:23:47Z">
        <w:r>
          <w:t>f time t</w:t>
        </w:r>
      </w:ins>
      <w:r>
        <w:t>o</w:t>
      </w:r>
      <w:del w:id="5380" w:author="GoldenCorpusHarness" w:date="2026-03-28T22:23:47Z">
        <w:r>
          <w:delText>d</w:delText>
        </w:r>
      </w:del>
      <w:r>
        <w:t xml:space="preserve"> </w:t>
      </w:r>
      <w:del w:id="5381" w:author="GoldenCorpusHarness" w:date="2026-03-28T22:23:47Z">
        <w:r>
          <w:delText>compon</w:delText>
        </w:r>
      </w:del>
      <w:ins w:id="5382" w:author="GoldenCorpusHarness" w:date="2026-03-28T22:23:47Z">
        <w:r>
          <w:t>ev</w:t>
        </w:r>
      </w:ins>
      <w:r>
        <w:t>ent</w:t>
      </w:r>
      <w:del w:id="5383" w:author="GoldenCorpusHarness" w:date="2026-03-28T22:23:47Z">
        <w:r>
          <w:delText>s may be</w:delText>
        </w:r>
      </w:del>
      <w:r>
        <w:t xml:space="preserve"> e</w:t>
      </w:r>
      <w:del w:id="5384" w:author="GoldenCorpusHarness" w:date="2026-03-28T22:23:47Z">
        <w:r>
          <w:delText>valua</w:delText>
        </w:r>
      </w:del>
      <w:ins w:id="5385" w:author="GoldenCorpusHarness" w:date="2026-03-28T22:23:47Z">
        <w:r>
          <w:t>ndpoin</w:t>
        </w:r>
      </w:ins>
      <w:r>
        <w:t>t</w:t>
      </w:r>
      <w:del w:id="5386" w:author="GoldenCorpusHarness" w:date="2026-03-28T22:23:47Z">
        <w:r>
          <w:delText>ed</w:delText>
        </w:r>
      </w:del>
      <w:r>
        <w:t>.</w:t>
      </w:r>
      <w:ins w:id="5387" w:author="GoldenCorpusHarness" w:date="2026-03-28T22:23:47Z">
        <w:r>
          <w:t xml:space="preserve"> </w:t>
        </w:r>
      </w:ins>
    </w:p>
    <w:p ns2:paraId="1AC765F8" ns2:textId="77777777" w:rsidR="000127EC" w:rsidRDefault="008F7EB8" w:rsidP="000127EC">
      <w:pPr>
        <w:pStyle w:val="Heading4"/>
      </w:pPr>
      <w:del w:id="5388" w:author="GoldenCorpusHarness" w:date="2026-03-28T22:23:47Z">
        <w:r>
          <w:delText xml:space="preserve">Future Biomedical </w:delText>
        </w:r>
      </w:del>
      <w:ins w:id="5389" w:author="GoldenCorpusHarness" w:date="2026-03-28T22:23:47Z">
        <w:r>
          <w:t>Treatment effect measured by O</w:t>
        </w:r>
      </w:ins>
      <w:r>
        <w:t>R</w:t>
      </w:r>
      <w:del w:id="5390" w:author="GoldenCorpusHarness" w:date="2026-03-28T22:23:47Z">
        <w:r>
          <w:delText>esearch</w:delText>
        </w:r>
      </w:del>
      <w:ins w:id="5391" w:author="GoldenCorpusHarness" w:date="2026-03-28T22:23:47Z">
        <w:r>
          <w:t xml:space="preserve"> can represent direct clinical benefit based on the specific disease, context of use, magnitude of the effect, number of CRs, durability of response, disease setting, location of the tumors, available therapy, and risk-benefit relationship. </w:t>
        </w:r>
      </w:ins>
    </w:p>
    <w:p ns2:paraId="6E9F99F5" ns2:textId="77777777" w:rsidR="00A838E7" w:rsidRDefault="00895D30" w:rsidP="00224EA0">
      <w:pPr>
        <w:pStyle w:val="paragraph0"/>
      </w:pPr>
      <w:del w:id="5392" w:author="GoldenCorpusHarness" w:date="2026-03-28T22:23:47Z">
        <w:r>
          <w:delText>The Sponsor will conduct FBR on speci</w:delText>
        </w:r>
      </w:del>
      <w:ins w:id="5393" w:author="GoldenCorpusHarness" w:date="2026-03-28T22:23:47Z">
        <w:r>
          <w:t>I</w:t>
        </w:r>
      </w:ins>
      <w:r>
        <w:t>m</w:t>
      </w:r>
      <w:del w:id="5394" w:author="GoldenCorpusHarness" w:date="2026-03-28T22:23:47Z">
        <w:r>
          <w:delText xml:space="preserve">ens for which consent was </w:delText>
        </w:r>
      </w:del>
      <w:r>
        <w:t>prov</w:t>
      </w:r>
      <w:del w:id="5395" w:author="GoldenCorpusHarness" w:date="2026-03-28T22:23:47Z">
        <w:r>
          <w:delText>id</w:delText>
        </w:r>
      </w:del>
      <w:r>
        <w:t xml:space="preserve">ed </w:t>
      </w:r>
      <w:del w:id="5396" w:author="GoldenCorpusHarness" w:date="2026-03-28T22:23:47Z">
        <w:r>
          <w:delText>during this</w:delText>
        </w:r>
      </w:del>
      <w:ins w:id="5397" w:author="GoldenCorpusHarness" w:date="2026-03-28T22:23:47Z">
        <w:r>
          <w:t>DOR</w:t>
        </w:r>
      </w:ins>
      <w:r>
        <w:t xml:space="preserve"> c</w:t>
      </w:r>
      <w:del w:id="5398" w:author="GoldenCorpusHarness" w:date="2026-03-28T22:23:47Z">
        <w:r>
          <w:delText>li</w:delText>
        </w:r>
      </w:del>
      <w:ins w:id="5399" w:author="GoldenCorpusHarness" w:date="2026-03-28T22:23:47Z">
        <w:r>
          <w:t>a</w:t>
        </w:r>
      </w:ins>
      <w:r>
        <w:t>n</w:t>
      </w:r>
      <w:del w:id="5400" w:author="GoldenCorpusHarness" w:date="2026-03-28T22:23:47Z">
        <w:r>
          <w:delText>ical study. This</w:delText>
        </w:r>
      </w:del>
      <w:r>
        <w:t xml:space="preserve"> res</w:t>
      </w:r>
      <w:ins w:id="5401" w:author="GoldenCorpusHarness" w:date="2026-03-28T22:23:47Z">
        <w:r>
          <w:t>ult in a m</w:t>
        </w:r>
      </w:ins>
      <w:r>
        <w:t>ea</w:t>
      </w:r>
      <w:del w:id="5402" w:author="GoldenCorpusHarness" w:date="2026-03-28T22:23:47Z">
        <w:r>
          <w:delText>rch</w:delText>
        </w:r>
      </w:del>
      <w:ins w:id="5403" w:author="GoldenCorpusHarness" w:date="2026-03-28T22:23:47Z">
        <w:r>
          <w:t>ningful</w:t>
        </w:r>
      </w:ins>
      <w:r>
        <w:t xml:space="preserve"> </w:t>
      </w:r>
      <w:del w:id="5404" w:author="GoldenCorpusHarness" w:date="2026-03-28T22:23:47Z">
        <w:r>
          <w:delText>m</w:delText>
        </w:r>
      </w:del>
      <w:ins w:id="5405" w:author="GoldenCorpusHarness" w:date="2026-03-28T22:23:47Z">
        <w:r>
          <w:t>del</w:t>
        </w:r>
      </w:ins>
      <w:r>
        <w:t>ay in</w:t>
      </w:r>
      <w:del w:id="5406" w:author="GoldenCorpusHarness" w:date="2026-03-28T22:23:47Z">
        <w:r>
          <w:delText>clu</w:delText>
        </w:r>
      </w:del>
      <w:ins w:id="5407" w:author="GoldenCorpusHarness" w:date="2026-03-28T22:23:47Z">
        <w:r>
          <w:t xml:space="preserve"> </w:t>
        </w:r>
      </w:ins>
      <w:r>
        <w:t>d</w:t>
      </w:r>
      <w:ins w:id="5408" w:author="GoldenCorpusHarness" w:date="2026-03-28T22:23:47Z">
        <w:r>
          <w:t>iseas</w:t>
        </w:r>
      </w:ins>
      <w:r>
        <w:t xml:space="preserve">e </w:t>
      </w:r>
      <w:ins w:id="5409" w:author="GoldenCorpusHarness" w:date="2026-03-28T22:23:47Z">
        <w:r>
          <w:t>pro</w:t>
        </w:r>
      </w:ins>
      <w:r>
        <w:t>g</w:t>
      </w:r>
      <w:del w:id="5410" w:author="GoldenCorpusHarness" w:date="2026-03-28T22:23:47Z">
        <w:r>
          <w:delText>enetic analyses (DNA), gene exp</w:delText>
        </w:r>
      </w:del>
      <w:r>
        <w:t xml:space="preserve">ression </w:t>
      </w:r>
      <w:ins w:id="5411" w:author="GoldenCorpusHarness" w:date="2026-03-28T22:23:47Z">
        <w:r>
          <w:t>as o</w:t>
        </w:r>
      </w:ins>
      <w:r>
        <w:t>p</w:t>
      </w:r>
      <w:ins w:id="5412" w:author="GoldenCorpusHarness" w:date="2026-03-28T22:23:47Z">
        <w:r>
          <w:t>posed to a tempo</w:t>
        </w:r>
      </w:ins>
      <w:r>
        <w:t>r</w:t>
      </w:r>
      <w:ins w:id="5413" w:author="GoldenCorpusHarness" w:date="2026-03-28T22:23:47Z">
        <w:r>
          <w:t>ary resp</w:t>
        </w:r>
      </w:ins>
      <w:r>
        <w:t>o</w:t>
      </w:r>
      <w:del w:id="5414" w:author="GoldenCorpusHarness" w:date="2026-03-28T22:23:47Z">
        <w:r>
          <w:delText>f</w:delText>
        </w:r>
      </w:del>
      <w:ins w:id="5415" w:author="GoldenCorpusHarness" w:date="2026-03-28T22:23:47Z">
        <w:r>
          <w:t>nse w</w:t>
        </w:r>
      </w:ins>
      <w:r>
        <w:t>i</w:t>
      </w:r>
      <w:ins w:id="5416" w:author="GoldenCorpusHarness" w:date="2026-03-28T22:23:47Z">
        <w:r>
          <w:t xml:space="preserve">thout </w:t>
        </w:r>
      </w:ins>
      <w:r>
        <w:t>l</w:t>
      </w:r>
      <w:ins w:id="5417" w:author="GoldenCorpusHarness" w:date="2026-03-28T22:23:47Z">
        <w:r>
          <w:t>ast</w:t>
        </w:r>
      </w:ins>
      <w:r>
        <w:t xml:space="preserve">ing </w:t>
      </w:r>
      <w:del w:id="5418" w:author="GoldenCorpusHarness" w:date="2026-03-28T22:23:47Z">
        <w:r>
          <w:delText>(RNA), proteomics, meta</w:delText>
        </w:r>
      </w:del>
      <w:r>
        <w:t>b</w:t>
      </w:r>
      <w:del w:id="5419" w:author="GoldenCorpusHarness" w:date="2026-03-28T22:23:47Z">
        <w:r>
          <w:delText>olomics (serum, plasma), and/or the measurem</w:delText>
        </w:r>
      </w:del>
      <w:r>
        <w:t>en</w:t>
      </w:r>
      <w:ins w:id="5420" w:author="GoldenCorpusHarness" w:date="2026-03-28T22:23:47Z">
        <w:r>
          <w:t>efi</w:t>
        </w:r>
      </w:ins>
      <w:r>
        <w:t>t</w:t>
      </w:r>
      <w:del w:id="5421" w:author="GoldenCorpusHarness" w:date="2026-03-28T22:23:47Z">
        <w:r>
          <w:delText xml:space="preserve"> of other analytes, depending on which specimens are consented for FBR</w:delText>
        </w:r>
      </w:del>
      <w:r>
        <w:t>.</w:t>
      </w:r>
    </w:p>
    <w:p ns2:paraId="7BE2350D" ns2:textId="77777777" w:rsidR="00A838E7" w:rsidRDefault="00895D30" w:rsidP="00224EA0">
      <w:pPr>
        <w:pStyle w:val="paragraph0"/>
      </w:pPr>
      <w:del w:id="5422" w:author="GoldenCorpusHarness" w:date="2026-03-28T22:23:47Z">
        <w:r>
          <w:delText>Such research is for biomarker testing to address emergent questions not described elsewhere in the protocol and will only be conducted on specimens from appropriately consented participants. The objective of collecting/retaining specimens for FBR is to explore and identify biomarkers that inform the scientific understanding of diseases and/or their therapeutic treatments. The overarching goal is to use such information to develop safer, more effective drugs/vaccines, and/or to ensure participants receive the correct dose of the correct drug/vaccine at the correct time. The details of FBR are presented in Appendix 6.</w:delText>
        </w:r>
      </w:del>
    </w:p>
    <w:p ns2:paraId="301A270A" ns2:textId="77777777" w:rsidR="000127EC" w:rsidRDefault="00895D30" w:rsidP="00224EA0">
      <w:pPr>
        <w:pStyle w:val="paragraph0"/>
      </w:pPr>
      <w:del w:id="5423" w:author="GoldenCorpusHarness" w:date="2026-03-28T22:23:47Z">
        <w:r>
          <w:delText>See Appendi</w:delText>
        </w:r>
      </w:del>
      <w:ins w:id="5424" w:author="GoldenCorpusHarness" w:date="2026-03-28T22:23:47Z">
        <w:r>
          <w:t>OR including PRL is an e</w:t>
        </w:r>
      </w:ins>
      <w:r>
        <w:t>x</w:t>
      </w:r>
      <w:del w:id="5425" w:author="GoldenCorpusHarness" w:date="2026-03-28T22:23:47Z">
        <w:r>
          <w:delText xml:space="preserve"> 7 for country-specific</w:delText>
        </w:r>
      </w:del>
      <w:ins w:id="5426" w:author="GoldenCorpusHarness" w:date="2026-03-28T22:23:47Z">
        <w:r>
          <w:t>ploratory efficacy endpoint for this study. PRL is an additional response category used in CLL, to capture scenarios where the</w:t>
        </w:r>
      </w:ins>
      <w:r>
        <w:t xml:space="preserve"> requirements</w:t>
      </w:r>
      <w:ins w:id="5427" w:author="GoldenCorpusHarness" w:date="2026-03-28T22:23:47Z">
        <w:r>
          <w:t xml:space="preserve"> for PR have been satisfied during the initial phase of treatment, but circulating lymphocytes remain elevated or have increased, and none of the other parameters show worsening</w:t>
        </w:r>
      </w:ins>
      <w:r>
        <w:t>.</w:t>
      </w:r>
    </w:p>
    <w:p ns2:paraId="76587316" ns2:textId="77777777" w:rsidR="002B76AA" w:rsidRPr="00A838E7" w:rsidRDefault="00895D30" w:rsidP="00A838E7">
      <w:pPr>
        <w:pStyle w:val="Heading3"/>
        <w:rPr>
          <w:rStyle w:val="SuggestedOptional"/>
          <w:color w:val="auto"/>
        </w:rPr>
      </w:pPr>
      <w:del w:id="5428" w:author="GoldenCorpusHarness" w:date="2026-03-28T22:23:47Z">
        <w:r>
          <w:delText>Ra</w:delText>
        </w:r>
      </w:del>
      <w:ins w:id="5429" w:author="GoldenCorpusHarness" w:date="2026-03-28T22:23:47Z">
        <w:r>
          <w:t>Defini</w:t>
        </w:r>
      </w:ins>
      <w:r>
        <w:t>tion</w:t>
      </w:r>
      <w:del w:id="5430" w:author="GoldenCorpusHarness" w:date="2026-03-28T22:23:47Z">
        <w:r>
          <w:delText>ale for the U</w:delText>
        </w:r>
      </w:del>
      <w:r>
        <w:t>s</w:t>
      </w:r>
      <w:del w:id="5431" w:author="GoldenCorpusHarness" w:date="2026-03-28T22:23:47Z">
        <w:r>
          <w:delText>e</w:delText>
        </w:r>
      </w:del>
      <w:r>
        <w:t xml:space="preserve"> of C</w:t>
      </w:r>
      <w:del w:id="5432" w:author="GoldenCorpusHarness" w:date="2026-03-28T22:23:47Z">
        <w:r>
          <w:delText>omp</w:delText>
        </w:r>
      </w:del>
      <w:ins w:id="5433" w:author="GoldenCorpusHarness" w:date="2026-03-28T22:23:47Z">
        <w:r>
          <w:t xml:space="preserve">R, PR, CRi, nPR, PRL, and MRD </w:t>
        </w:r>
      </w:ins>
      <w:r>
        <w:t>ar</w:t>
      </w:r>
      <w:del w:id="5434" w:author="GoldenCorpusHarness" w:date="2026-03-28T22:23:47Z">
        <w:r>
          <w:delText>at</w:delText>
        </w:r>
      </w:del>
      <w:ins w:id="5435" w:author="GoldenCorpusHarness" w:date="2026-03-28T22:23:47Z">
        <w:r>
          <w:t>e pr</w:t>
        </w:r>
      </w:ins>
      <w:r>
        <w:t>o</w:t>
      </w:r>
      <w:del w:id="5436" w:author="GoldenCorpusHarness" w:date="2026-03-28T22:23:47Z">
        <w:r>
          <w:delText>r/Plac</w:delText>
        </w:r>
      </w:del>
      <w:ins w:id="5437" w:author="GoldenCorpusHarness" w:date="2026-03-28T22:23:47Z">
        <w:r>
          <w:t>vid</w:t>
        </w:r>
      </w:ins>
      <w:r>
        <w:t>e</w:t>
      </w:r>
      <w:del w:id="5438" w:author="GoldenCorpusHarness" w:date="2026-03-28T22:23:47Z">
        <w:r>
          <w:delText>bo</w:delText>
        </w:r>
      </w:del>
      <w:ins w:id="5439" w:author="GoldenCorpusHarness" w:date="2026-03-28T22:23:47Z">
        <w:r>
          <w:t>d in Appendix 10.</w:t>
        </w:r>
      </w:ins>
    </w:p>
    <w:p ns2:paraId="3A4405A2" ns2:textId="3C188237" w:rsidR="00A838E7" w:rsidRDefault="00895D30" w:rsidP="00224EA0">
      <w:pPr>
        <w:pStyle w:val="paragraph0"/>
      </w:pPr>
      <w:del w:id="5440" w:author="GoldenCorpusHarness" w:date="2026-03-28T22:23:47Z">
        <w:r>
          <w:delText>Ven</w:delText>
        </w:r>
      </w:del>
      <w:ins w:id="5441" w:author="GoldenCorpusHarness" w:date="2026-03-28T22:23:47Z">
        <w:r>
          <w:t>Saf</w:t>
        </w:r>
      </w:ins>
      <w:r>
        <w:t>et</w:t>
      </w:r>
      <w:del w:id="5442" w:author="GoldenCorpusHarness" w:date="2026-03-28T22:23:47Z">
        <w:r>
          <w:delText>oclax</w:delText>
        </w:r>
      </w:del>
      <w:ins w:id="5443" w:author="GoldenCorpusHarness" w:date="2026-03-28T22:23:47Z">
        <w:r>
          <w:t>y</w:t>
        </w:r>
      </w:ins>
      <w:r>
        <w:t xml:space="preserve"> </w:t>
      </w:r>
      <w:del w:id="5444" w:author="GoldenCorpusHarness" w:date="2026-03-28T22:23:47Z">
        <w:r>
          <w:delText>is a selective, small molecule i</w:delText>
        </w:r>
      </w:del>
      <w:ins w:id="5445" w:author="GoldenCorpusHarness" w:date="2026-03-28T22:23:47Z">
        <w:r>
          <w:t>E</w:t>
        </w:r>
      </w:ins>
      <w:r>
        <w:t>n</w:t>
      </w:r>
      <w:del w:id="5446" w:author="GoldenCorpusHarness" w:date="2026-03-28T22:23:47Z">
        <w:r>
          <w:delText>hibitor of the antia</w:delText>
        </w:r>
      </w:del>
      <w:ins w:id="5447" w:author="GoldenCorpusHarness" w:date="2026-03-28T22:23:47Z">
        <w:r>
          <w:t>d</w:t>
        </w:r>
      </w:ins>
      <w:r>
        <w:t>po</w:t>
      </w:r>
      <w:del w:id="5448" w:author="GoldenCorpusHarness" w:date="2026-03-28T22:23:47Z">
        <w:r>
          <w:delText>ptotic protein BCL2. Inhibition of BCL2 primes cancer cells for cell death. CLL cells express high levels of pro-apoptotic proteins belonging to the BH3-only class of proteins (BIM, BID, PUMA, HRK, NOXA, BAD) that are sequestered by BCL2. High levels of BCL2 in CLL cells ma</w:delText>
        </w:r>
      </w:del>
      <w:r>
        <w:t>int</w:t>
      </w:r>
      <w:del w:id="5449" w:author="GoldenCorpusHarness" w:date="2026-03-28T22:23:47Z">
        <w:r>
          <w:delText xml:space="preserve">ain the </w:delText>
        </w:r>
      </w:del>
      <w:r>
        <w:t>s</w:t>
      </w:r>
      <w:del w:id="5450" w:author="GoldenCorpusHarness" w:date="2026-03-28T22:23:47Z">
        <w:r>
          <w:delText xml:space="preserve">urvival of these cells [Del Gaizo Moore, V., et al 2007]. Selective inhibition of BCL2 by venetoclax circumvents the antiapoptotic function of BCL2. Rituximab is a monoclonal antibody that binds the cell surface protein CD20, which is widely expressed on B cells. Venetoclax is approved with or without rituximab as second-line therapy for CLL/SLL. </w:delText>
        </w:r>
      </w:del>
    </w:p>
    <w:p ns2:paraId="5E98EE64" ns2:textId="1921A54D" w:rsidR="002B76AA" w:rsidRDefault="00895D30" w:rsidP="00224EA0">
      <w:pPr>
        <w:pStyle w:val="paragraph0"/>
      </w:pPr>
      <w:del w:id="5451" w:author="GoldenCorpusHarness" w:date="2026-03-28T22:23:47Z">
        <w:r>
          <w:delText>Results from t</w:delText>
        </w:r>
      </w:del>
      <w:ins w:id="5452" w:author="GoldenCorpusHarness" w:date="2026-03-28T22:23:47Z">
        <w:r>
          <w:t>T</w:t>
        </w:r>
      </w:ins>
      <w:r>
        <w:t xml:space="preserve">he </w:t>
      </w:r>
      <w:del w:id="5453" w:author="GoldenCorpusHarness" w:date="2026-03-28T22:23:47Z">
        <w:r>
          <w:delText>Ph</w:delText>
        </w:r>
      </w:del>
      <w:ins w:id="5454" w:author="GoldenCorpusHarness" w:date="2026-03-28T22:23:47Z">
        <w:r>
          <w:t>s</w:t>
        </w:r>
      </w:ins>
      <w:r>
        <w:t>a</w:t>
      </w:r>
      <w:del w:id="5455" w:author="GoldenCorpusHarness" w:date="2026-03-28T22:23:47Z">
        <w:r>
          <w:delText>s</w:delText>
        </w:r>
      </w:del>
      <w:ins w:id="5456" w:author="GoldenCorpusHarness" w:date="2026-03-28T22:23:47Z">
        <w:r>
          <w:t>f</w:t>
        </w:r>
      </w:ins>
      <w:r>
        <w:t>e</w:t>
      </w:r>
      <w:ins w:id="5457" w:author="GoldenCorpusHarness" w:date="2026-03-28T22:23:47Z">
        <w:r>
          <w:t>ty</w:t>
        </w:r>
      </w:ins>
      <w:r>
        <w:t xml:space="preserve"> </w:t>
      </w:r>
      <w:del w:id="5458" w:author="GoldenCorpusHarness" w:date="2026-03-28T22:23:47Z">
        <w:r>
          <w:delText>3, r</w:delText>
        </w:r>
      </w:del>
      <w:ins w:id="5459" w:author="GoldenCorpusHarness" w:date="2026-03-28T22:23:47Z">
        <w:r>
          <w:t>d</w:t>
        </w:r>
      </w:ins>
      <w:r>
        <w:t>a</w:t>
      </w:r>
      <w:del w:id="5460" w:author="GoldenCorpusHarness" w:date="2026-03-28T22:23:47Z">
        <w:r>
          <w:delText>ndomized, mul</w:delText>
        </w:r>
      </w:del>
      <w:r>
        <w:t>t</w:t>
      </w:r>
      <w:del w:id="5461" w:author="GoldenCorpusHarness" w:date="2026-03-28T22:23:47Z">
        <w:r>
          <w:delText>icenter, open-l</w:delText>
        </w:r>
      </w:del>
      <w:r>
        <w:t>a</w:t>
      </w:r>
      <w:del w:id="5462" w:author="GoldenCorpusHarness" w:date="2026-03-28T22:23:47Z">
        <w:r>
          <w:delText>bel, active-controlled MURANO trial led to the approval of VR</w:delText>
        </w:r>
      </w:del>
      <w:r>
        <w:t xml:space="preserve"> for </w:t>
      </w:r>
      <w:del w:id="5463" w:author="GoldenCorpusHarness" w:date="2026-03-28T22:23:47Z">
        <w:r>
          <w:delText>the treatment of CLL/SLL in patients who have received at least 1 prior therapy. In this study, 389 patients who had received at least 1 prior therapy were randomly assig</w:delText>
        </w:r>
      </w:del>
      <w:r>
        <w:t>ne</w:t>
      </w:r>
      <w:del w:id="5464" w:author="GoldenCorpusHarness" w:date="2026-03-28T22:23:47Z">
        <w:r>
          <w:delText xml:space="preserve">d to receive 2 years of VR or 6 cycles of BR. After a </w:delText>
        </w:r>
      </w:del>
      <w:r>
        <w:t>m</w:t>
      </w:r>
      <w:del w:id="5465" w:author="GoldenCorpusHarness" w:date="2026-03-28T22:23:47Z">
        <w:r>
          <w:delText>edian follow-up for PFS of 48 months, investigator-assessed PFS was longer in the VR group; the 4-year PFS estimates were 57.3% (95% CI: 49.4%, 65.3%) for VR and 4.6% (95% CI: 0.1%, 9.2%) for BR (HR=0.19, 95% CI: 0.14, 0.25). The PFS estimates 18 and 24 months after VR treatment cessation were 75.5% (95% CI: 67.4, 83.7) and 68.0% (95% CI: 57.6, 78.4), respectively. Four-year OS rates were also higher in the VR group (85.3%) than the BR group (66.8% [HR=0.41, 95% CI: 0.26, 0.65]). No</w:delText>
        </w:r>
      </w:del>
      <w:r>
        <w:t>ta</w:t>
      </w:r>
      <w:del w:id="5466" w:author="GoldenCorpusHarness" w:date="2026-03-28T22:23:47Z">
        <w:r>
          <w:delText>bly, patients in the VR arm who received the BTKi i</w:delText>
        </w:r>
      </w:del>
      <w:r>
        <w:t xml:space="preserve">brutinib </w:t>
      </w:r>
      <w:ins w:id="5467" w:author="GoldenCorpusHarness" w:date="2026-03-28T22:23:47Z">
        <w:r>
          <w:t>to d</w:t>
        </w:r>
      </w:ins>
      <w:r>
        <w:t>a</w:t>
      </w:r>
      <w:ins w:id="5468" w:author="GoldenCorpusHarness" w:date="2026-03-28T22:23:47Z">
        <w:r>
          <w:t>te have been de</w:t>
        </w:r>
      </w:ins>
      <w:r>
        <w:t>s</w:t>
      </w:r>
      <w:ins w:id="5469" w:author="GoldenCorpusHarness" w:date="2026-03-28T22:23:47Z">
        <w:r>
          <w:t>cribed in detail in</w:t>
        </w:r>
      </w:ins>
      <w:r>
        <w:t xml:space="preserve"> the </w:t>
      </w:r>
      <w:del w:id="5470" w:author="GoldenCorpusHarness" w:date="2026-03-28T22:23:47Z">
        <w:r>
          <w:delText>first therapy after progression</w:delText>
        </w:r>
      </w:del>
      <w:ins w:id="5471" w:author="GoldenCorpusHarness" w:date="2026-03-28T22:23:47Z">
        <w:r>
          <w:t>MK-1026</w:t>
        </w:r>
      </w:ins>
      <w:r>
        <w:t xml:space="preserve"> (n</w:t>
      </w:r>
      <w:del w:id="5472" w:author="GoldenCorpusHarness" w:date="2026-03-28T22:23:47Z">
        <w:r>
          <w:delText xml:space="preserve">=10 </w:delText>
        </w:r>
      </w:del>
      <w:r>
        <w:t>e</w:t>
      </w:r>
      <w:del w:id="5473" w:author="GoldenCorpusHarness" w:date="2026-03-28T22:23:47Z">
        <w:r>
          <w:delText>valu</w:delText>
        </w:r>
      </w:del>
      <w:ins w:id="5474" w:author="GoldenCorpusHarness" w:date="2026-03-28T22:23:47Z">
        <w:r>
          <w:t>mt</w:t>
        </w:r>
      </w:ins>
      <w:r>
        <w:t>ab</w:t>
      </w:r>
      <w:del w:id="5475" w:author="GoldenCorpusHarness" w:date="2026-03-28T22:23:47Z">
        <w:r>
          <w:delText>le pa</w:delText>
        </w:r>
      </w:del>
      <w:ins w:id="5476" w:author="GoldenCorpusHarness" w:date="2026-03-28T22:23:47Z">
        <w:r>
          <w:t>ru</w:t>
        </w:r>
      </w:ins>
      <w:r>
        <w:t>ti</w:t>
      </w:r>
      <w:del w:id="5477" w:author="GoldenCorpusHarness" w:date="2026-03-28T22:23:47Z">
        <w:r>
          <w:delText>e</w:delText>
        </w:r>
      </w:del>
      <w:r>
        <w:t>n</w:t>
      </w:r>
      <w:del w:id="5478" w:author="GoldenCorpusHarness" w:date="2026-03-28T22:23:47Z">
        <w:r>
          <w:delText>ts</w:delText>
        </w:r>
      </w:del>
      <w:ins w:id="5479" w:author="GoldenCorpusHarness" w:date="2026-03-28T22:23:47Z">
        <w:r>
          <w:t>ib</w:t>
        </w:r>
      </w:ins>
      <w:r>
        <w:t xml:space="preserve">) </w:t>
      </w:r>
      <w:del w:id="5480" w:author="GoldenCorpusHarness" w:date="2026-03-28T22:23:47Z">
        <w:r>
          <w:delText>had a reported 100% response rate [Kater, A</w:delText>
        </w:r>
      </w:del>
      <w:ins w:id="5481" w:author="GoldenCorpusHarness" w:date="2026-03-28T22:23:47Z">
        <w:r>
          <w:t>IB</w:t>
        </w:r>
      </w:ins>
      <w:r>
        <w:t>.</w:t>
      </w:r>
      <w:del w:id="5482" w:author="GoldenCorpusHarness" w:date="2026-03-28T22:23:47Z">
        <w:r>
          <w:delText xml:space="preserve"> P., et al 2020].</w:delText>
        </w:r>
      </w:del>
    </w:p>
    <w:p ns2:paraId="2BFE6AAA" ns2:textId="77777777" w:rsidR="002B76AA" w:rsidRPr="00224B70" w:rsidRDefault="00895D30" w:rsidP="002B76AA">
      <w:pPr>
        <w:pStyle w:val="Heading3"/>
        <w:rPr>
          <w:rStyle w:val="SuggestedOptional"/>
          <w:color w:val="auto"/>
        </w:rPr>
      </w:pPr>
      <w:del w:id="5483" w:author="GoldenCorpusHarness" w:date="2026-03-28T22:23:47Z">
        <w:r>
          <w:delText>Rationale for</w:delText>
        </w:r>
      </w:del>
      <w:ins w:id="5484" w:author="GoldenCorpusHarness" w:date="2026-03-28T22:23:47Z">
        <w:r>
          <w:t>In support of the objective to evaluate the safety and tolerability profile of nemtabrutinib plus venetoclax, the safety and tolerability endpoints will be assessed by clinical evaluation of AEs and inspection of other study parameters including vital signs, physical examination, ECG, and laboratory safety tests at time points specified in the</w:t>
        </w:r>
      </w:ins>
      <w:r>
        <w:t xml:space="preserve"> S</w:t>
      </w:r>
      <w:del w:id="5485" w:author="GoldenCorpusHarness" w:date="2026-03-28T22:23:47Z">
        <w:r>
          <w:delText>tratification Factors</w:delText>
        </w:r>
      </w:del>
      <w:ins w:id="5486" w:author="GoldenCorpusHarness" w:date="2026-03-28T22:23:47Z">
        <w:r>
          <w:t>oA. AEs are graded and recorded according to Section 8.4 and Appendix 3. In participants with CLL, hematologic toxicities will be graded in severity according to the guidelines provided in (Appendix 11, Table 42).</w:t>
        </w:r>
      </w:ins>
    </w:p>
    <w:p ns2:paraId="5A4ECAA8" ns2:textId="6DF9D466" w:rsidR="00224B70" w:rsidRDefault="00895D30" w:rsidP="00224EA0">
      <w:pPr>
        <w:pStyle w:val="paragraph0"/>
      </w:pPr>
      <w:del w:id="5487" w:author="GoldenCorpusHarness" w:date="2026-03-28T22:23:47Z">
        <w:r>
          <w:delText xml:space="preserve">This study will enroll participants in </w:delText>
        </w:r>
      </w:del>
      <w:r>
        <w:t>P</w:t>
      </w:r>
      <w:del w:id="5488" w:author="GoldenCorpusHarness" w:date="2026-03-28T22:23:47Z">
        <w:r>
          <w:delText>art 2 of the study str</w:delText>
        </w:r>
      </w:del>
      <w:r>
        <w:t>ati</w:t>
      </w:r>
      <w:del w:id="5489" w:author="GoldenCorpusHarness" w:date="2026-03-28T22:23:47Z">
        <w:r>
          <w:delText>fi</w:delText>
        </w:r>
      </w:del>
      <w:r>
        <w:t>e</w:t>
      </w:r>
      <w:del w:id="5490" w:author="GoldenCorpusHarness" w:date="2026-03-28T22:23:47Z">
        <w:r>
          <w:delText>d by BTK</w:delText>
        </w:r>
      </w:del>
      <w:ins w:id="5491" w:author="GoldenCorpusHarness" w:date="2026-03-28T22:23:47Z">
        <w:r>
          <w:t>nt</w:t>
        </w:r>
      </w:ins>
      <w:r>
        <w:t>-</w:t>
      </w:r>
      <w:del w:id="5492" w:author="GoldenCorpusHarness" w:date="2026-03-28T22:23:47Z">
        <w:r>
          <w:delText>C481 mutati</w:delText>
        </w:r>
      </w:del>
      <w:ins w:id="5493" w:author="GoldenCorpusHarness" w:date="2026-03-28T22:23:47Z">
        <w:r>
          <w:t>rep</w:t>
        </w:r>
      </w:ins>
      <w:r>
        <w:t>o</w:t>
      </w:r>
      <w:del w:id="5494" w:author="GoldenCorpusHarness" w:date="2026-03-28T22:23:47Z">
        <w:r>
          <w:delText>n status (detec</w:delText>
        </w:r>
      </w:del>
      <w:ins w:id="5495" w:author="GoldenCorpusHarness" w:date="2026-03-28T22:23:47Z">
        <w:r>
          <w:t>r</w:t>
        </w:r>
      </w:ins>
      <w:r>
        <w:t xml:space="preserve">ted </w:t>
      </w:r>
      <w:del w:id="5496" w:author="GoldenCorpusHarness" w:date="2026-03-28T22:23:47Z">
        <w:r>
          <w:delText>vs n</w:delText>
        </w:r>
      </w:del>
      <w:ins w:id="5497" w:author="GoldenCorpusHarness" w:date="2026-03-28T22:23:47Z">
        <w:r>
          <w:t>Outc</w:t>
        </w:r>
      </w:ins>
      <w:r>
        <w:t>o</w:t>
      </w:r>
      <w:del w:id="5498" w:author="GoldenCorpusHarness" w:date="2026-03-28T22:23:47Z">
        <w:r>
          <w:delText>t detected, as deter</w:delText>
        </w:r>
      </w:del>
      <w:r>
        <w:t>m</w:t>
      </w:r>
      <w:del w:id="5499" w:author="GoldenCorpusHarness" w:date="2026-03-28T22:23:47Z">
        <w:r>
          <w:delText>ined by central laboratory ass</w:delText>
        </w:r>
      </w:del>
      <w:r>
        <w:t>es</w:t>
      </w:r>
      <w:del w:id="5500" w:author="GoldenCorpusHarness" w:date="2026-03-28T22:23:47Z">
        <w:r>
          <w:delText xml:space="preserve">sment), risk (high risk [defined as del(17p) and/or TP53-mutated and/or IGHV-unmutated status] vs low risk [defined as the absence of high-risk factors listed above] as determined by central testing) and geographic region (US/Canada vs Europe vs Rest of World). Prior Phase 3 studies in CLL/SLL have included 3 to 4 stratification factors, including MURANO (3 factors; 389 participants); ECOG1912 (4 factors; 529 participants), and ALLIANCE (3 factors; 365 participants) [Seymour, J. F., et al 2018] [Woyach, J. A., et al 2018] [Shanafelt, T. D., et al 2019]. With a sample size of approximately 690 participants in the current study, the use of 12 strata is operationally and analytically acceptable. </w:delText>
        </w:r>
      </w:del>
    </w:p>
    <w:p ns2:paraId="1BC17323" ns2:textId="0C70B87F" w:rsidR="00224B70" w:rsidRDefault="00895D30" w:rsidP="00224EA0">
      <w:pPr>
        <w:pStyle w:val="paragraph0"/>
      </w:pPr>
      <w:ins w:id="5501" w:author="GoldenCorpusHarness" w:date="2026-03-28T22:23:47Z">
        <w:r>
          <w:t xml:space="preserve">Symptomatic improvement is considered a clinical benefit and accepted by health authorities as additional evidence of the risk-benefit profile of any new study intervention. In this study, </w:t>
        </w:r>
      </w:ins>
      <w:r>
        <w:t>H</w:t>
      </w:r>
      <w:ins w:id="5502" w:author="GoldenCorpusHarness" w:date="2026-03-28T22:23:47Z">
        <w:r>
          <w:t>RQoL and disease-related symptoms will be invest</w:t>
        </w:r>
      </w:ins>
      <w:r>
        <w:t>ig</w:t>
      </w:r>
      <w:del w:id="5503" w:author="GoldenCorpusHarness" w:date="2026-03-28T22:23:47Z">
        <w:r>
          <w:delText xml:space="preserve">h risk versus </w:delText>
        </w:r>
      </w:del>
      <w:ins w:id="5504" w:author="GoldenCorpusHarness" w:date="2026-03-28T22:23:47Z">
        <w:r>
          <w:t>ated as tertiary objectives via the fol</w:t>
        </w:r>
      </w:ins>
      <w:r>
        <w:t>low</w:t>
      </w:r>
      <w:del w:id="5505" w:author="GoldenCorpusHarness" w:date="2026-03-28T22:23:47Z">
        <w:r>
          <w:delText xml:space="preserve"> risk</w:delText>
        </w:r>
      </w:del>
      <w:ins w:id="5506" w:author="GoldenCorpusHarness" w:date="2026-03-28T22:23:47Z">
        <w:r>
          <w:t>ing assessment tools: EORTC QLQ-C30</w:t>
        </w:r>
      </w:ins>
      <w:r>
        <w:t xml:space="preserve">, </w:t>
      </w:r>
      <w:del w:id="5507" w:author="GoldenCorpusHarness" w:date="2026-03-28T22:23:47Z">
        <w:r>
          <w:delText>defined by del(</w:delText>
        </w:r>
      </w:del>
      <w:ins w:id="5508" w:author="GoldenCorpusHarness" w:date="2026-03-28T22:23:47Z">
        <w:r>
          <w:t>EORTC QLQ-CLL</w:t>
        </w:r>
      </w:ins>
      <w:r>
        <w:t>17</w:t>
      </w:r>
      <w:del w:id="5509" w:author="GoldenCorpusHarness" w:date="2026-03-28T22:23:47Z">
        <w:r>
          <w:delText xml:space="preserve">p) and/or </w:delText>
        </w:r>
      </w:del>
      <w:ins w:id="5510" w:author="GoldenCorpusHarness" w:date="2026-03-28T22:23:47Z">
        <w:r>
          <w:t>, and FAC</w:t>
        </w:r>
      </w:ins>
      <w:r>
        <w:t>T</w:t>
      </w:r>
      <w:ins w:id="5511" w:author="GoldenCorpusHarness" w:date="2026-03-28T22:23:47Z">
        <w:r>
          <w:t>-G (Item G</w:t>
        </w:r>
      </w:ins>
      <w:r>
        <w:t>P5</w:t>
      </w:r>
      <w:del w:id="5512" w:author="GoldenCorpusHarness" w:date="2026-03-28T22:23:47Z">
        <w:r>
          <w:delText>3-mutated and/or IG</w:delText>
        </w:r>
      </w:del>
      <w:ins w:id="5513" w:author="GoldenCorpusHarness" w:date="2026-03-28T22:23:47Z">
        <w:r>
          <w:t xml:space="preserve">)  questionnaires. </w:t>
        </w:r>
      </w:ins>
      <w:r>
        <w:t>H</w:t>
      </w:r>
      <w:del w:id="5514" w:author="GoldenCorpusHarness" w:date="2026-03-28T22:23:47Z">
        <w:r>
          <w:delText>V-unmutated status is a kno</w:delText>
        </w:r>
      </w:del>
      <w:ins w:id="5515" w:author="GoldenCorpusHarness" w:date="2026-03-28T22:23:47Z">
        <w:r>
          <w:t xml:space="preserve">ealth utilities </w:t>
        </w:r>
      </w:ins>
      <w:r>
        <w:t>w</w:t>
      </w:r>
      <w:del w:id="5516" w:author="GoldenCorpusHarness" w:date="2026-03-28T22:23:47Z">
        <w:r>
          <w:delText>n pro</w:delText>
        </w:r>
      </w:del>
      <w:ins w:id="5517" w:author="GoldenCorpusHarness" w:date="2026-03-28T22:23:47Z">
        <w:r>
          <w:t>ill be evaluated usin</w:t>
        </w:r>
      </w:ins>
      <w:r>
        <w:t>g</w:t>
      </w:r>
      <w:del w:id="5518" w:author="GoldenCorpusHarness" w:date="2026-03-28T22:23:47Z">
        <w:r>
          <w:delText>nostic factor</w:delText>
        </w:r>
      </w:del>
      <w:ins w:id="5519" w:author="GoldenCorpusHarness" w:date="2026-03-28T22:23:47Z">
        <w:r>
          <w:t xml:space="preserve"> the EQ-5D-5L PRO instrument</w:t>
        </w:r>
      </w:ins>
      <w:r>
        <w:t xml:space="preserve">. </w:t>
      </w:r>
      <w:del w:id="5520" w:author="GoldenCorpusHarness" w:date="2026-03-28T22:23:47Z">
        <w:r>
          <w:delText>Patients with a detectable del(17p) have the poorest</w:delText>
        </w:r>
      </w:del>
      <w:ins w:id="5521" w:author="GoldenCorpusHarness" w:date="2026-03-28T22:23:47Z">
        <w:r>
          <w:t>These measures are not pure efficacy or safety endpoints because they are affected by both disease</w:t>
        </w:r>
      </w:ins>
      <w:r>
        <w:t xml:space="preserve"> prog</w:t>
      </w:r>
      <w:del w:id="5522" w:author="GoldenCorpusHarness" w:date="2026-03-28T22:23:47Z">
        <w:r>
          <w:delText>nosis in the era of chemoimmunotherapy, with a median OS of 2 to 5 years [Hallek, M</w:delText>
        </w:r>
      </w:del>
      <w:ins w:id="5523" w:author="GoldenCorpusHarness" w:date="2026-03-28T22:23:47Z">
        <w:r>
          <w:t>ression and treatment tolerability</w:t>
        </w:r>
      </w:ins>
      <w:r>
        <w:t>.</w:t>
      </w:r>
      <w:del w:id="5524" w:author="GoldenCorpusHarness" w:date="2026-03-28T22:23:47Z">
        <w:r>
          <w:delText xml:space="preserve"> 2013]. Using the strong predictability of BTK mutation as a prognostic indicator to response to covalent BTKi, potential differences can be observed in the DOR between BTK mutant and wild-type groups. Given the mechanism of nemtabrutinib as a BTK inhibitor, stratification by BTK mutation status will be useful to analyze.</w:delText>
        </w:r>
      </w:del>
    </w:p>
    <w:p ns2:paraId="676AD2F7" ns2:textId="77777777" w:rsidR="0085479F" w:rsidRPr="00142AA4" w:rsidRDefault="00895D30" w:rsidP="00224EA0">
      <w:pPr>
        <w:pStyle w:val="paragraph0"/>
        <w:rPr>
          <w:rStyle w:val="SuggestedOptional"/>
          <w:color w:val="auto"/>
        </w:rPr>
      </w:pPr>
      <w:r>
        <w:t xml:space="preserve">The </w:t>
      </w:r>
      <w:del w:id="5525" w:author="GoldenCorpusHarness" w:date="2026-03-28T22:23:47Z">
        <w:r>
          <w:delText xml:space="preserve">use of </w:delText>
        </w:r>
      </w:del>
      <w:ins w:id="5526" w:author="GoldenCorpusHarness" w:date="2026-03-28T22:23:47Z">
        <w:r>
          <w:t>EORTC QLQ-</w:t>
        </w:r>
      </w:ins>
      <w:r>
        <w:t>CLL</w:t>
      </w:r>
      <w:del w:id="5527" w:author="GoldenCorpusHarness" w:date="2026-03-28T22:23:47Z">
        <w:r>
          <w:delText>/S</w:delText>
        </w:r>
      </w:del>
      <w:ins w:id="5528" w:author="GoldenCorpusHarness" w:date="2026-03-28T22:23:47Z">
        <w:r>
          <w:t>17 is a disease-specific questionnaire developed and validated to address measurements specific to C</w:t>
        </w:r>
      </w:ins>
      <w:r>
        <w:t>LL</w:t>
      </w:r>
      <w:del w:id="5529" w:author="GoldenCorpusHarness" w:date="2026-03-28T22:23:47Z">
        <w:r>
          <w:delText xml:space="preserve"> therapies differs across re</w:delText>
        </w:r>
      </w:del>
      <w:ins w:id="5530" w:author="GoldenCorpusHarness" w:date="2026-03-28T22:23:47Z">
        <w:r>
          <w:t>. It is one of multiple disease-specific modules developed by the EORTC Quality of Life Group desi</w:t>
        </w:r>
      </w:ins>
      <w:r>
        <w:t>g</w:t>
      </w:r>
      <w:del w:id="5531" w:author="GoldenCorpusHarness" w:date="2026-03-28T22:23:47Z">
        <w:r>
          <w:delText>ion</w:delText>
        </w:r>
      </w:del>
      <w:ins w:id="5532" w:author="GoldenCorpusHarness" w:date="2026-03-28T22:23:47Z">
        <w:r>
          <w:t>ned for use in clinical trial</w:t>
        </w:r>
      </w:ins>
      <w:r>
        <w:t xml:space="preserve">s, </w:t>
      </w:r>
      <w:del w:id="5533" w:author="GoldenCorpusHarness" w:date="2026-03-28T22:23:47Z">
        <w:r>
          <w:delText xml:space="preserve">and </w:delText>
        </w:r>
      </w:del>
      <w:ins w:id="5534" w:author="GoldenCorpusHarness" w:date="2026-03-28T22:23:47Z">
        <w:r>
          <w:t>to be administered in addition to the EORTC QLQ-C30 to assess disease-specific treatment measurements. It contains 17 items, divided into symptom burden due to disease and/or treatment, physical condition/fati</w:t>
        </w:r>
      </w:ins>
      <w:r>
        <w:t>g</w:t>
      </w:r>
      <w:del w:id="5535" w:author="GoldenCorpusHarness" w:date="2026-03-28T22:23:47Z">
        <w:r>
          <w:delText>eo</w:delText>
        </w:r>
      </w:del>
      <w:ins w:id="5536" w:author="GoldenCorpusHarness" w:date="2026-03-28T22:23:47Z">
        <w:r>
          <w:t>ue, and worries/fears about health and functionin</w:t>
        </w:r>
      </w:ins>
      <w:r>
        <w:t>g</w:t>
      </w:r>
      <w:del w:id="5537" w:author="GoldenCorpusHarness" w:date="2026-03-28T22:23:47Z">
        <w:r>
          <w:delText>raphic region is included as a stratification factor at randomization to account for these differences and will help ensure the selected regions are</w:delText>
        </w:r>
      </w:del>
      <w:ins w:id="5538" w:author="GoldenCorpusHarness" w:date="2026-03-28T22:23:47Z">
        <w:r>
          <w:t>. FACT-G (item GP5) evaluates if the participant is</w:t>
        </w:r>
      </w:ins>
      <w:r>
        <w:t xml:space="preserve"> b</w:t>
      </w:r>
      <w:del w:id="5539" w:author="GoldenCorpusHarness" w:date="2026-03-28T22:23:47Z">
        <w:r>
          <w:delText>alanc</w:delText>
        </w:r>
      </w:del>
      <w:ins w:id="5540" w:author="GoldenCorpusHarness" w:date="2026-03-28T22:23:47Z">
        <w:r>
          <w:t>other</w:t>
        </w:r>
      </w:ins>
      <w:r>
        <w:t>ed b</w:t>
      </w:r>
      <w:del w:id="5541" w:author="GoldenCorpusHarness" w:date="2026-03-28T22:23:47Z">
        <w:r>
          <w:delText>etween the treatment groups</w:delText>
        </w:r>
      </w:del>
      <w:ins w:id="5542" w:author="GoldenCorpusHarness" w:date="2026-03-28T22:23:47Z">
        <w:r>
          <w:t>y the side effects of their treatment</w:t>
        </w:r>
      </w:ins>
      <w:r>
        <w:t>.</w:t>
      </w:r>
      <w:del w:id="5543" w:author="GoldenCorpusHarness" w:date="2026-03-28T22:23:47Z">
        <w:r>
          <w:delText xml:space="preserve"> As of early 2023, there has been a greater use of chemoimmunotherapy in Europe, Asia Pacific, and the rest of world compared to the US, and greater heterogeneity within these regions with regards to regimens used, compared to prescribed treatments in the US. </w:delText>
        </w:r>
      </w:del>
    </w:p>
    <w:p ns2:paraId="082C31FD" ns2:textId="77777777" w:rsidR="00E20725" w:rsidRDefault="00895D30" w:rsidP="002255C4">
      <w:pPr>
        <w:pStyle w:val="Heading2"/>
      </w:pPr>
      <w:del w:id="5544" w:author="GoldenCorpusHarness" w:date="2026-03-28T22:23:47Z">
        <w:r>
          <w:delText>Justification</w:delText>
        </w:r>
      </w:del>
      <w:ins w:id="5545" w:author="GoldenCorpusHarness" w:date="2026-03-28T22:23:47Z">
        <w:r>
          <w:t>EORTC</w:t>
        </w:r>
      </w:ins>
      <w:r>
        <w:t xml:space="preserve"> </w:t>
      </w:r>
      <w:del w:id="5546" w:author="GoldenCorpusHarness" w:date="2026-03-28T22:23:47Z">
        <w:r>
          <w:delText>for Dose</w:delText>
        </w:r>
      </w:del>
      <w:ins w:id="5547" w:author="GoldenCorpusHarness" w:date="2026-03-28T22:23:47Z">
        <w:r>
          <w:t>QLQ-C30</w:t>
        </w:r>
      </w:ins>
    </w:p>
    <w:p ns2:paraId="22866BBD" ns2:textId="77777777" w:rsidR="003C3864" w:rsidRPr="00AB1138" w:rsidRDefault="00895D30" w:rsidP="003C3864">
      <w:pPr>
        <w:pStyle w:val="Heading3"/>
      </w:pPr>
      <w:ins w:id="5548" w:author="GoldenCorpusHarness" w:date="2026-03-28T22:23:47Z">
        <w:r>
          <w:t>EORTC QLQ-C30 is a psychometrically and clinically validated instrument appropriate for assessing HRQoL in oncology studies [Aaronson, N. K., et al 1993]. The EORTC QLQ-C30 is the most widely used cancer-specific HRQoL instrument, which contains 30 items and measures 5 functional dimensions (physical, role, emotional, cognitive, and social), 3 symptom items (fatigue, nausea/vomiting, and pain), 6 single items (dyspnea, sleep disturbance, appetite loss, constipation, diarrhea, and financial impact), and a global health and QoL scale [Aaronson, N. K., et al 1993]. For the global health status or QoL and function scales, a higher value indicates a better level of function; for symptom scales and items, a higher value indicates increased severity of symptoms. TT</w:t>
        </w:r>
      </w:ins>
      <w:r>
        <w:t>D</w:t>
      </w:r>
      <w:del w:id="5549" w:author="GoldenCorpusHarness" w:date="2026-03-28T22:23:47Z">
        <w:r>
          <w:delText>ose</w:delText>
        </w:r>
      </w:del>
      <w:ins w:id="5550" w:author="GoldenCorpusHarness" w:date="2026-03-28T22:23:47Z">
        <w:r>
          <w:t xml:space="preserve"> and mean change from baseline in global health status or QoL scale of the EORTC QLQ</w:t>
        </w:r>
      </w:ins>
      <w:r>
        <w:t>-</w:t>
      </w:r>
      <w:del w:id="5551" w:author="GoldenCorpusHarness" w:date="2026-03-28T22:23:47Z">
        <w:r>
          <w:delText>limiting Toxicity Definition</w:delText>
        </w:r>
      </w:del>
      <w:ins w:id="5552" w:author="GoldenCorpusHarness" w:date="2026-03-28T22:23:47Z">
        <w:r>
          <w:t>C30 will be evaluated as tertiary objectives.</w:t>
        </w:r>
      </w:ins>
    </w:p>
    <w:p ns2:paraId="19DFE750" ns2:textId="0E20825F" w:rsidR="003C3864" w:rsidRPr="00AB1138" w:rsidRDefault="00895D30" w:rsidP="00224EA0">
      <w:pPr>
        <w:pStyle w:val="paragraph0"/>
      </w:pPr>
      <w:del w:id="5553" w:author="GoldenCorpusHarness" w:date="2026-03-28T22:23:47Z">
        <w:r>
          <w:delText>DLTs will be defined from toxicities observed during the DLT evaluation period, defined as beginning at the first dose of the combination treatment of nemtabrutinib plus venetoclax and ending 8 weeks after this dose (C2D1; the end of the DLT evaluation window will correspond to approximately 12 weeks after the participant has received the first dose of nemtabrutinib at C1D1) in Part 1. The occurrence of any of the toxicities listed below will be considered a DLT unless the investigator assessment determines the toxicity to be clearly and incontrovertibly unrelated to nemtabrutinib or venetoclax. The C</w:delText>
        </w:r>
      </w:del>
      <w:ins w:id="5554" w:author="GoldenCorpusHarness" w:date="2026-03-28T22:23:47Z">
        <w:r>
          <w:t>EOR</w:t>
        </w:r>
      </w:ins>
      <w:r>
        <w:t>TC</w:t>
      </w:r>
      <w:del w:id="5555" w:author="GoldenCorpusHarness" w:date="2026-03-28T22:23:47Z">
        <w:r>
          <w:delText>AE</w:delText>
        </w:r>
      </w:del>
      <w:r>
        <w:t xml:space="preserve"> </w:t>
      </w:r>
      <w:del w:id="5556" w:author="GoldenCorpusHarness" w:date="2026-03-28T22:23:47Z">
        <w:r>
          <w:delText xml:space="preserve">5.0 will be used to grade the severity of AEs in this study. Hematologic toxicities in participants with </w:delText>
        </w:r>
      </w:del>
      <w:ins w:id="5557" w:author="GoldenCorpusHarness" w:date="2026-03-28T22:23:47Z">
        <w:r>
          <w:t>QLQ-</w:t>
        </w:r>
      </w:ins>
      <w:r>
        <w:t>CLL</w:t>
      </w:r>
      <w:del w:id="5558" w:author="GoldenCorpusHarness" w:date="2026-03-28T22:23:47Z">
        <w:r>
          <w:delText xml:space="preserve">/SLL will be assessed according to the iwCLL criteria as described in Appendix </w:delText>
        </w:r>
      </w:del>
      <w:r>
        <w:t>1</w:t>
      </w:r>
      <w:del w:id="5559" w:author="GoldenCorpusHarness" w:date="2026-03-28T22:23:47Z">
        <w:r>
          <w:delText>1 (Table 41).</w:delText>
        </w:r>
      </w:del>
      <w:ins w:id="5560" w:author="GoldenCorpusHarness" w:date="2026-03-28T22:23:47Z">
        <w:r>
          <w:t>7</w:t>
        </w:r>
      </w:ins>
    </w:p>
    <w:p ns2:paraId="3DB99DA3" ns2:textId="77777777" w:rsidR="003C3864" w:rsidRPr="00FD3B3A" w:rsidRDefault="00895D30" w:rsidP="00224EA0">
      <w:pPr>
        <w:pStyle w:val="paragraph0"/>
        <w:rPr>
          <w:b/>
          <w:bCs/>
        </w:rPr>
      </w:pPr>
      <w:del w:id="5561" w:author="GoldenCorpusHarness" w:date="2026-03-28T22:23:47Z">
        <w:r>
          <w:delText>Nonhematolo</w:delText>
        </w:r>
      </w:del>
      <w:ins w:id="5562" w:author="GoldenCorpusHarness" w:date="2026-03-28T22:23:47Z">
        <w:r>
          <w:t>EORTC QLQ-CLL17 is a Chronic Lymphocytic Leukaemia Module to the EORTC Core Questionnaire QLQ-C30. It is a standardized instrument to assess disease-specific QoL amon</w:t>
        </w:r>
      </w:ins>
      <w:r>
        <w:t>g</w:t>
      </w:r>
      <w:del w:id="5563" w:author="GoldenCorpusHarness" w:date="2026-03-28T22:23:47Z">
        <w:r>
          <w:delText>ic</w:delText>
        </w:r>
      </w:del>
      <w:ins w:id="5564" w:author="GoldenCorpusHarness" w:date="2026-03-28T22:23:47Z">
        <w:r>
          <w:t xml:space="preserve"> patients with CLL [van de Poll-Franse, L., et al 2018].</w:t>
        </w:r>
      </w:ins>
      <w:r>
        <w:t xml:space="preserve"> E</w:t>
      </w:r>
      <w:ins w:id="5565" w:author="GoldenCorpusHarness" w:date="2026-03-28T22:23:47Z">
        <w:r>
          <w:t>ORTC QLQ-CLL17 is a module with 17 items for CLL, di</w:t>
        </w:r>
      </w:ins>
      <w:r>
        <w:t>v</w:t>
      </w:r>
      <w:del w:id="5566" w:author="GoldenCorpusHarness" w:date="2026-03-28T22:23:47Z">
        <w:r>
          <w:delText>ent</w:delText>
        </w:r>
      </w:del>
      <w:ins w:id="5567" w:author="GoldenCorpusHarness" w:date="2026-03-28T22:23:47Z">
        <w:r>
          <w:t>ided into 3 multi-item scale</w:t>
        </w:r>
      </w:ins>
      <w:r>
        <w:t>s:</w:t>
      </w:r>
      <w:ins w:id="5568" w:author="GoldenCorpusHarness" w:date="2026-03-28T22:23:47Z">
        <w:r>
          <w:t xml:space="preserve"> symptom burden due to disease and/or treatment (6 items), physical condition/fatigue (4 items), and worries/fears about health and functioning (7 items). Each item is scored on a 4-point Likert scale (1 = not at all, 2 = a little, 3 = quite a bit, 4 = very much). The CLL17 module has been translated into over 15 languages, following the EORTC Translation Procedure.</w:t>
        </w:r>
      </w:ins>
    </w:p>
    <w:p ns2:paraId="14E14B30" ns2:textId="77777777" w:rsidR="003C3864" w:rsidRDefault="00895D30" w:rsidP="003C3864">
      <w:pPr>
        <w:pStyle w:val="ListBullet"/>
        <w:keepLines w:val="0"/>
        <w:spacing w:after="240"/>
      </w:pPr>
      <w:del w:id="5569" w:author="GoldenCorpusHarness" w:date="2026-03-28T22:23:47Z">
        <w:r>
          <w:delText xml:space="preserve">Grade ≥3 nonhematologic toxicity, with exception of: </w:delText>
        </w:r>
      </w:del>
      <w:ins w:id="5570" w:author="GoldenCorpusHarness" w:date="2026-03-28T22:23:47Z">
        <w:r>
          <w:t>EQ-5D-5L</w:t>
        </w:r>
      </w:ins>
    </w:p>
    <w:p ns2:paraId="220E232B" ns2:textId="77777777" w:rsidR="003C3864" w:rsidRDefault="00895D30" w:rsidP="003C3864">
      <w:pPr>
        <w:pStyle w:val="ListBullet2"/>
        <w:keepLines w:val="0"/>
        <w:spacing w:after="240"/>
        <w:ind w:left="714" w:hanging="357"/>
      </w:pPr>
      <w:del w:id="5571" w:author="GoldenCorpusHarness" w:date="2026-03-28T22:23:47Z">
        <w:r>
          <w:delText>Grade 3 nausea</w:delText>
        </w:r>
      </w:del>
      <w:ins w:id="5572" w:author="GoldenCorpusHarness" w:date="2026-03-28T22:23:47Z">
        <w:r>
          <w:t>The EQ-5D-5L is a standardized instrument for use as a measure of health outcome and will provide data to develop health utilities for use in health economic analyses [Rabin</w:t>
        </w:r>
      </w:ins>
      <w:r>
        <w:t xml:space="preserve">, </w:t>
      </w:r>
      <w:ins w:id="5573" w:author="GoldenCorpusHarness" w:date="2026-03-28T22:23:47Z">
        <w:r>
          <w:t>R. and de Charro, F. 2001]. The 5 health state dimensions in the EQ-5D-5L include the following: Mobility, Self-Care, Usual Acti</w:t>
        </w:r>
      </w:ins>
      <w:r>
        <w:t>v</w:t>
      </w:r>
      <w:del w:id="5574" w:author="GoldenCorpusHarness" w:date="2026-03-28T22:23:47Z">
        <w:r>
          <w:delText>omitin</w:delText>
        </w:r>
      </w:del>
      <w:ins w:id="5575" w:author="GoldenCorpusHarness" w:date="2026-03-28T22:23:47Z">
        <w:r>
          <w:t xml:space="preserve">ities, Pain/Discomfort, and Anxiety/Depression. Each dimension is rated on a 5-point scale from 1 (no problem) to 5 (unable to/extreme problems). The EQ-5D-5L also includes a </w:t>
        </w:r>
      </w:ins>
      <w:r>
        <w:t>g</w:t>
      </w:r>
      <w:ins w:id="5576" w:author="GoldenCorpusHarness" w:date="2026-03-28T22:23:47Z">
        <w:r>
          <w:t>raded (0 to 100) vertical VAS on which the participant rates their general state of health at the time of the assessment. This instrument has been used extensively in cancer studies and published results from these studies support its validity and reliability [Pickard</w:t>
        </w:r>
      </w:ins>
      <w:r>
        <w:t xml:space="preserve">, </w:t>
      </w:r>
      <w:del w:id="5577" w:author="GoldenCorpusHarness" w:date="2026-03-28T22:23:47Z">
        <w:r>
          <w:delText>diarrhea</w:delText>
        </w:r>
      </w:del>
      <w:ins w:id="5578" w:author="GoldenCorpusHarness" w:date="2026-03-28T22:23:47Z">
        <w:r>
          <w:t>A. S.</w:t>
        </w:r>
      </w:ins>
      <w:r>
        <w:t xml:space="preserve">, </w:t>
      </w:r>
      <w:del w:id="5579" w:author="GoldenCorpusHarness" w:date="2026-03-28T22:23:47Z">
        <w:r>
          <w:delText xml:space="preserve">which will not be considered a DLT unless lasting more than </w:delText>
        </w:r>
      </w:del>
      <w:ins w:id="5580" w:author="GoldenCorpusHarness" w:date="2026-03-28T22:23:47Z">
        <w:r>
          <w:t>et al 200</w:t>
        </w:r>
      </w:ins>
      <w:r>
        <w:t>7</w:t>
      </w:r>
      <w:del w:id="5581" w:author="GoldenCorpusHarness" w:date="2026-03-28T22:23:47Z">
        <w:r>
          <w:delText xml:space="preserve">2 hours despite optimal supportive care </w:delText>
        </w:r>
      </w:del>
      <w:ins w:id="5582" w:author="GoldenCorpusHarness" w:date="2026-03-28T22:23:47Z">
        <w:r>
          <w:t>].</w:t>
        </w:r>
      </w:ins>
    </w:p>
    <w:p ns2:paraId="1367DAFA" ns2:textId="77777777" w:rsidR="003C3864" w:rsidRDefault="00895D30" w:rsidP="003C3864">
      <w:pPr>
        <w:pStyle w:val="ListBullet2"/>
        <w:keepLines w:val="0"/>
        <w:spacing w:after="240"/>
        <w:ind w:left="714" w:hanging="357"/>
      </w:pPr>
      <w:ins w:id="5583" w:author="GoldenCorpusHarness" w:date="2026-03-28T22:23:47Z">
        <w:r>
          <w:t>FACT-</w:t>
        </w:r>
      </w:ins>
      <w:r>
        <w:t>G</w:t>
      </w:r>
      <w:del w:id="5584" w:author="GoldenCorpusHarness" w:date="2026-03-28T22:23:47Z">
        <w:r>
          <w:delText>rade</w:delText>
        </w:r>
      </w:del>
      <w:r>
        <w:t xml:space="preserve"> </w:t>
      </w:r>
      <w:del w:id="5585" w:author="GoldenCorpusHarness" w:date="2026-03-28T22:23:47Z">
        <w:r>
          <w:delText>3 hyper</w:delText>
        </w:r>
      </w:del>
      <w:ins w:id="5586" w:author="GoldenCorpusHarness" w:date="2026-03-28T22:23:47Z">
        <w:r>
          <w:t>(I</w:t>
        </w:r>
      </w:ins>
      <w:r>
        <w:t>te</w:t>
      </w:r>
      <w:del w:id="5587" w:author="GoldenCorpusHarness" w:date="2026-03-28T22:23:47Z">
        <w:r>
          <w:delText>nsion,</w:delText>
        </w:r>
      </w:del>
      <w:ins w:id="5588" w:author="GoldenCorpusHarness" w:date="2026-03-28T22:23:47Z">
        <w:r>
          <w:t>m</w:t>
        </w:r>
      </w:ins>
      <w:r>
        <w:t xml:space="preserve"> </w:t>
      </w:r>
      <w:del w:id="5589" w:author="GoldenCorpusHarness" w:date="2026-03-28T22:23:47Z">
        <w:r>
          <w:delText>which will not be considered a DLT unless lasting more than 72 hours despite optimal supportive care</w:delText>
        </w:r>
      </w:del>
      <w:ins w:id="5590" w:author="GoldenCorpusHarness" w:date="2026-03-28T22:23:47Z">
        <w:r>
          <w:t>GP5)</w:t>
        </w:r>
      </w:ins>
    </w:p>
    <w:p ns2:paraId="12485EB2" ns2:textId="77777777" w:rsidR="003C3864" w:rsidRDefault="00895D30" w:rsidP="003C3864">
      <w:pPr>
        <w:pStyle w:val="ListBullet2"/>
        <w:keepLines w:val="0"/>
        <w:spacing w:after="240"/>
        <w:ind w:left="714" w:hanging="357"/>
      </w:pPr>
      <w:ins w:id="5591" w:author="GoldenCorpusHarness" w:date="2026-03-28T22:23:47Z">
        <w:r>
          <w:t>Within the Physical Well-Being subscale of the FACT-</w:t>
        </w:r>
      </w:ins>
      <w:r>
        <w:t>G</w:t>
      </w:r>
      <w:del w:id="5592" w:author="GoldenCorpusHarness" w:date="2026-03-28T22:23:47Z">
        <w:r>
          <w:delText xml:space="preserve">rade </w:delText>
        </w:r>
      </w:del>
      <w:ins w:id="5593" w:author="GoldenCorpusHarness" w:date="2026-03-28T22:23:47Z">
        <w:r>
          <w:t xml:space="preserve"> instrument, there is a single item question evaluating the degree to which the participant is bothered by the side effects of their treatment (Item GP5: “I am bothered by side effects of treatment”) [Cella, D. F., et al 199</w:t>
        </w:r>
      </w:ins>
      <w:r>
        <w:t>3</w:t>
      </w:r>
      <w:del w:id="5594" w:author="GoldenCorpusHarness" w:date="2026-03-28T22:23:47Z">
        <w:r>
          <w:delText xml:space="preserve"> fati</w:delText>
        </w:r>
      </w:del>
      <w:ins w:id="5595" w:author="GoldenCorpusHarness" w:date="2026-03-28T22:23:47Z">
        <w:r>
          <w:t>]. The GP5 is rated on a 5-point Likert scale from “not at all” to “very much” with a recall period of the “past 7 days.” This sin</w:t>
        </w:r>
      </w:ins>
      <w:r>
        <w:t>g</w:t>
      </w:r>
      <w:del w:id="5596" w:author="GoldenCorpusHarness" w:date="2026-03-28T22:23:47Z">
        <w:r>
          <w:delText>ue,</w:delText>
        </w:r>
      </w:del>
      <w:ins w:id="5597" w:author="GoldenCorpusHarness" w:date="2026-03-28T22:23:47Z">
        <w:r>
          <w:t>le question can be a useful summary index of side effect impact or burden to the individual patient [Pearman, T. P., et al 2018] and is recommended by the FDA as a core PRO measure in cancer clinical trials [Food and Drug Administration 2021]. Prior research focused on this item identified associations</w:t>
        </w:r>
      </w:ins>
      <w:r>
        <w:t xml:space="preserve"> w</w:t>
      </w:r>
      <w:del w:id="5598" w:author="GoldenCorpusHarness" w:date="2026-03-28T22:23:47Z">
        <w:r>
          <w:delText>hich will not be considered a D</w:delText>
        </w:r>
      </w:del>
      <w:ins w:id="5599" w:author="GoldenCorpusHarness" w:date="2026-03-28T22:23:47Z">
        <w:r>
          <w:t>ith clinician-reported AEs, PROs relating to HRQo</w:t>
        </w:r>
      </w:ins>
      <w:r>
        <w:t>L</w:t>
      </w:r>
      <w:ins w:id="5600" w:author="GoldenCorpusHarness" w:date="2026-03-28T22:23:47Z">
        <w:r>
          <w:t xml:space="preserve"> [Pearman, </w:t>
        </w:r>
      </w:ins>
      <w:r>
        <w:t>T</w:t>
      </w:r>
      <w:del w:id="5601" w:author="GoldenCorpusHarness" w:date="2026-03-28T22:23:47Z">
        <w:r>
          <w:delText xml:space="preserve"> unless lastin</w:delText>
        </w:r>
      </w:del>
      <w:ins w:id="5602" w:author="GoldenCorpusHarness" w:date="2026-03-28T22:23:47Z">
        <w:r>
          <w:t>. P., et al 2018], and risk of early treatment discontinuation [Wa</w:t>
        </w:r>
      </w:ins>
      <w:r>
        <w:t>g</w:t>
      </w:r>
      <w:del w:id="5603" w:author="GoldenCorpusHarness" w:date="2026-03-28T22:23:47Z">
        <w:r>
          <w:delText xml:space="preserve"> more than 7 days</w:delText>
        </w:r>
      </w:del>
      <w:ins w:id="5604" w:author="GoldenCorpusHarness" w:date="2026-03-28T22:23:47Z">
        <w:r>
          <w:t>ner, L. I., et al 2018].</w:t>
        </w:r>
      </w:ins>
    </w:p>
    <w:p ns2:paraId="7D659D24" ns2:textId="77777777" w:rsidR="003C3864" w:rsidRPr="00AB1138" w:rsidRDefault="00895D30" w:rsidP="003C3864">
      <w:pPr>
        <w:pStyle w:val="ListBullet2"/>
        <w:keepLines w:val="0"/>
        <w:spacing w:after="240"/>
        <w:ind w:left="714" w:hanging="357"/>
      </w:pPr>
      <w:del w:id="5605" w:author="GoldenCorpusHarness" w:date="2026-03-28T22:23:47Z">
        <w:r>
          <w:delText>Gr</w:delText>
        </w:r>
      </w:del>
      <w:ins w:id="5606" w:author="GoldenCorpusHarness" w:date="2026-03-28T22:23:47Z">
        <w:r>
          <w:t>He</w:t>
        </w:r>
      </w:ins>
      <w:r>
        <w:t>a</w:t>
      </w:r>
      <w:del w:id="5607" w:author="GoldenCorpusHarness" w:date="2026-03-28T22:23:47Z">
        <w:r>
          <w:delText>de 3 rash, whic</w:delText>
        </w:r>
      </w:del>
      <w:ins w:id="5608" w:author="GoldenCorpusHarness" w:date="2026-03-28T22:23:47Z">
        <w:r>
          <w:t>lt</w:t>
        </w:r>
      </w:ins>
      <w:r>
        <w:t xml:space="preserve">h </w:t>
      </w:r>
      <w:del w:id="5609" w:author="GoldenCorpusHarness" w:date="2026-03-28T22:23:47Z">
        <w:r>
          <w:delText xml:space="preserve">will not be </w:delText>
        </w:r>
      </w:del>
      <w:ins w:id="5610" w:author="GoldenCorpusHarness" w:date="2026-03-28T22:23:47Z">
        <w:r>
          <w:t>E</w:t>
        </w:r>
      </w:ins>
      <w:r>
        <w:t>con</w:t>
      </w:r>
      <w:del w:id="5611" w:author="GoldenCorpusHarness" w:date="2026-03-28T22:23:47Z">
        <w:r>
          <w:delText>s</w:delText>
        </w:r>
      </w:del>
      <w:ins w:id="5612" w:author="GoldenCorpusHarness" w:date="2026-03-28T22:23:47Z">
        <w:r>
          <w:t>om</w:t>
        </w:r>
      </w:ins>
      <w:r>
        <w:t>i</w:t>
      </w:r>
      <w:del w:id="5613" w:author="GoldenCorpusHarness" w:date="2026-03-28T22:23:47Z">
        <w:r>
          <w:delText>dered a DLT unless lasting more than 7 day</w:delText>
        </w:r>
      </w:del>
      <w:ins w:id="5614" w:author="GoldenCorpusHarness" w:date="2026-03-28T22:23:47Z">
        <w:r>
          <w:t>c</w:t>
        </w:r>
      </w:ins>
      <w:r>
        <w:t xml:space="preserve">s and </w:t>
      </w:r>
      <w:del w:id="5615" w:author="GoldenCorpusHarness" w:date="2026-03-28T22:23:47Z">
        <w:r>
          <w:delText>not r</w:delText>
        </w:r>
      </w:del>
      <w:ins w:id="5616" w:author="GoldenCorpusHarness" w:date="2026-03-28T22:23:47Z">
        <w:r>
          <w:t>M</w:t>
        </w:r>
      </w:ins>
      <w:r>
        <w:t>e</w:t>
      </w:r>
      <w:del w:id="5617" w:author="GoldenCorpusHarness" w:date="2026-03-28T22:23:47Z">
        <w:r>
          <w:delText>solving with appropriate clin</w:delText>
        </w:r>
      </w:del>
      <w:ins w:id="5618" w:author="GoldenCorpusHarness" w:date="2026-03-28T22:23:47Z">
        <w:r>
          <w:t>d</w:t>
        </w:r>
      </w:ins>
      <w:r>
        <w:t xml:space="preserve">ical </w:t>
      </w:r>
      <w:del w:id="5619" w:author="GoldenCorpusHarness" w:date="2026-03-28T22:23:47Z">
        <w:r>
          <w:delText>m</w:delText>
        </w:r>
      </w:del>
      <w:ins w:id="5620" w:author="GoldenCorpusHarness" w:date="2026-03-28T22:23:47Z">
        <w:r>
          <w:t>Resource Utiliz</w:t>
        </w:r>
      </w:ins>
      <w:r>
        <w:t>a</w:t>
      </w:r>
      <w:ins w:id="5621" w:author="GoldenCorpusHarness" w:date="2026-03-28T22:23:47Z">
        <w:r>
          <w:t>tio</w:t>
        </w:r>
      </w:ins>
      <w:r>
        <w:t>n</w:t>
      </w:r>
      <w:del w:id="5622" w:author="GoldenCorpusHarness" w:date="2026-03-28T22:23:47Z">
        <w:r>
          <w:delText xml:space="preserve">agement </w:delText>
        </w:r>
      </w:del>
    </w:p>
    <w:p ns2:paraId="3E4A5D0C" ns2:textId="77777777" w:rsidR="003C3864" w:rsidRPr="00AB1138" w:rsidRDefault="00895D30" w:rsidP="003C3864">
      <w:pPr>
        <w:pStyle w:val="ListBullet"/>
        <w:keepLines w:val="0"/>
        <w:spacing w:after="240"/>
      </w:pPr>
      <w:del w:id="5623" w:author="GoldenCorpusHarness" w:date="2026-03-28T22:23:47Z">
        <w:r>
          <w:delText>An</w:delText>
        </w:r>
      </w:del>
      <w:ins w:id="5624" w:author="GoldenCorpusHarness" w:date="2026-03-28T22:23:47Z">
        <w:r>
          <w:t>Economic anal</w:t>
        </w:r>
      </w:ins>
      <w:r>
        <w:t>y</w:t>
      </w:r>
      <w:del w:id="5625" w:author="GoldenCorpusHarness" w:date="2026-03-28T22:23:47Z">
        <w:r>
          <w:delText xml:space="preserve"> Grade 3 or Grade 4 nonhematologic la</w:delText>
        </w:r>
      </w:del>
      <w:ins w:id="5626" w:author="GoldenCorpusHarness" w:date="2026-03-28T22:23:47Z">
        <w:r>
          <w:t xml:space="preserve">ses will </w:t>
        </w:r>
      </w:ins>
      <w:r>
        <w:t>b</w:t>
      </w:r>
      <w:del w:id="5627" w:author="GoldenCorpusHarness" w:date="2026-03-28T22:23:47Z">
        <w:r>
          <w:delText>orator</w:delText>
        </w:r>
      </w:del>
      <w:ins w:id="5628" w:author="GoldenCorpusHarness" w:date="2026-03-28T22:23:47Z">
        <w:r>
          <w:t>e performed using medical resource utilization and health economics data, which will be collected regarding all-cause hospitalization and emergenc</w:t>
        </w:r>
      </w:ins>
      <w:r>
        <w:t xml:space="preserve">y </w:t>
      </w:r>
      <w:del w:id="5629" w:author="GoldenCorpusHarness" w:date="2026-03-28T22:23:47Z">
        <w:r>
          <w:delText>abnormality</w:delText>
        </w:r>
      </w:del>
      <w:ins w:id="5630" w:author="GoldenCorpusHarness" w:date="2026-03-28T22:23:47Z">
        <w:r>
          <w:t>room visits</w:t>
        </w:r>
      </w:ins>
      <w:r>
        <w:t>, i</w:t>
      </w:r>
      <w:del w:id="5631" w:author="GoldenCorpusHarness" w:date="2026-03-28T22:23:47Z">
        <w:r>
          <w:delText>f:</w:delText>
        </w:r>
      </w:del>
      <w:ins w:id="5632" w:author="GoldenCorpusHarness" w:date="2026-03-28T22:23:47Z">
        <w:r>
          <w:t>npatient and outpatient medical encounters, and treatment.</w:t>
        </w:r>
      </w:ins>
    </w:p>
    <w:p ns2:paraId="45E06FA6" ns2:textId="77777777" w:rsidR="003C3864" w:rsidRPr="00AB1138" w:rsidRDefault="00895D30" w:rsidP="003C3864">
      <w:pPr>
        <w:pStyle w:val="ListBullet2"/>
        <w:keepLines w:val="0"/>
        <w:spacing w:after="240"/>
      </w:pPr>
      <w:del w:id="5633" w:author="GoldenCorpusHarness" w:date="2026-03-28T22:23:47Z">
        <w:r>
          <w:delText>V</w:delText>
        </w:r>
      </w:del>
      <w:ins w:id="5634" w:author="GoldenCorpusHarness" w:date="2026-03-28T22:23:47Z">
        <w:r>
          <w:t>Ph</w:t>
        </w:r>
      </w:ins>
      <w:r>
        <w:t>a</w:t>
      </w:r>
      <w:del w:id="5635" w:author="GoldenCorpusHarness" w:date="2026-03-28T22:23:47Z">
        <w:r>
          <w:delText xml:space="preserve">lues </w:delText>
        </w:r>
      </w:del>
      <w:r>
        <w:t>r</w:t>
      </w:r>
      <w:del w:id="5636" w:author="GoldenCorpusHarness" w:date="2026-03-28T22:23:47Z">
        <w:r>
          <w:delText xml:space="preserve">esult </w:delText>
        </w:r>
      </w:del>
      <w:ins w:id="5637" w:author="GoldenCorpusHarness" w:date="2026-03-28T22:23:47Z">
        <w:r>
          <w:t>macok</w:t>
        </w:r>
      </w:ins>
      <w:r>
        <w:t>in</w:t>
      </w:r>
      <w:del w:id="5638" w:author="GoldenCorpusHarness" w:date="2026-03-28T22:23:47Z">
        <w:r>
          <w:delText xml:space="preserve"> DILI (s</w:delText>
        </w:r>
      </w:del>
      <w:r>
        <w:t>e</w:t>
      </w:r>
      <w:del w:id="5639" w:author="GoldenCorpusHarness" w:date="2026-03-28T22:23:47Z">
        <w:r>
          <w:delText>e Sec</w:delText>
        </w:r>
      </w:del>
      <w:r>
        <w:t>ti</w:t>
      </w:r>
      <w:ins w:id="5640" w:author="GoldenCorpusHarness" w:date="2026-03-28T22:23:47Z">
        <w:r>
          <w:t>c Endp</w:t>
        </w:r>
      </w:ins>
      <w:r>
        <w:t>o</w:t>
      </w:r>
      <w:ins w:id="5641" w:author="GoldenCorpusHarness" w:date="2026-03-28T22:23:47Z">
        <w:r>
          <w:t>i</w:t>
        </w:r>
      </w:ins>
      <w:r>
        <w:t>n</w:t>
      </w:r>
      <w:del w:id="5642" w:author="GoldenCorpusHarness" w:date="2026-03-28T22:23:47Z">
        <w:r>
          <w:delText xml:space="preserve"> 8.4.7 for labora</w:delText>
        </w:r>
      </w:del>
      <w:r>
        <w:t>t</w:t>
      </w:r>
      <w:del w:id="5643" w:author="GoldenCorpusHarness" w:date="2026-03-28T22:23:47Z">
        <w:r>
          <w:delText>ory criteria), or</w:delText>
        </w:r>
      </w:del>
      <w:ins w:id="5644" w:author="GoldenCorpusHarness" w:date="2026-03-28T22:23:47Z">
        <w:r>
          <w:t>s</w:t>
        </w:r>
      </w:ins>
    </w:p>
    <w:p ns2:paraId="4E28086C" ns2:textId="77777777" w:rsidR="003C3864" w:rsidRPr="00AB1138" w:rsidRDefault="00895D30" w:rsidP="003C3864">
      <w:pPr>
        <w:pStyle w:val="ListBullet2"/>
        <w:keepLines w:val="0"/>
        <w:spacing w:after="240"/>
      </w:pPr>
      <w:del w:id="5645" w:author="GoldenCorpusHarness" w:date="2026-03-28T22:23:47Z">
        <w:r>
          <w:delText>M</w:delText>
        </w:r>
      </w:del>
      <w:ins w:id="5646" w:author="GoldenCorpusHarness" w:date="2026-03-28T22:23:47Z">
        <w:r>
          <w:t>Ctrough and concentrations measur</w:t>
        </w:r>
      </w:ins>
      <w:r>
        <w:t>ed</w:t>
      </w:r>
      <w:ins w:id="5647" w:author="GoldenCorpusHarness" w:date="2026-03-28T22:23:47Z">
        <w:r>
          <w:t xml:space="preserve"> at other t</w:t>
        </w:r>
      </w:ins>
      <w:r>
        <w:t>i</w:t>
      </w:r>
      <w:del w:id="5648" w:author="GoldenCorpusHarness" w:date="2026-03-28T22:23:47Z">
        <w:r>
          <w:delText>cal</w:delText>
        </w:r>
      </w:del>
      <w:ins w:id="5649" w:author="GoldenCorpusHarness" w:date="2026-03-28T22:23:47Z">
        <w:r>
          <w:t>me</w:t>
        </w:r>
      </w:ins>
      <w:r>
        <w:t xml:space="preserve"> </w:t>
      </w:r>
      <w:ins w:id="5650" w:author="GoldenCorpusHarness" w:date="2026-03-28T22:23:47Z">
        <w:r>
          <w:t>po</w:t>
        </w:r>
      </w:ins>
      <w:r>
        <w:t>int</w:t>
      </w:r>
      <w:ins w:id="5651" w:author="GoldenCorpusHarness" w:date="2026-03-28T22:23:47Z">
        <w:r>
          <w:t>s will b</w:t>
        </w:r>
      </w:ins>
      <w:r>
        <w:t>e</w:t>
      </w:r>
      <w:ins w:id="5652" w:author="GoldenCorpusHarness" w:date="2026-03-28T22:23:47Z">
        <w:r>
          <w:t xml:space="preserve"> summa</w:t>
        </w:r>
      </w:ins>
      <w:r>
        <w:t>r</w:t>
      </w:r>
      <w:del w:id="5653" w:author="GoldenCorpusHarness" w:date="2026-03-28T22:23:47Z">
        <w:r>
          <w:delText>v</w:delText>
        </w:r>
      </w:del>
      <w:ins w:id="5654" w:author="GoldenCorpusHarness" w:date="2026-03-28T22:23:47Z">
        <w:r>
          <w:t>iz</w:t>
        </w:r>
      </w:ins>
      <w:r>
        <w:t>e</w:t>
      </w:r>
      <w:ins w:id="5655" w:author="GoldenCorpusHarness" w:date="2026-03-28T22:23:47Z">
        <w:r>
          <w:t>d. Additio</w:t>
        </w:r>
      </w:ins>
      <w:r>
        <w:t>n</w:t>
      </w:r>
      <w:ins w:id="5656" w:author="GoldenCorpusHarness" w:date="2026-03-28T22:23:47Z">
        <w:r>
          <w:t>ally, popula</w:t>
        </w:r>
      </w:ins>
      <w:r>
        <w:t xml:space="preserve">tion </w:t>
      </w:r>
      <w:ins w:id="5657" w:author="GoldenCorpusHarness" w:date="2026-03-28T22:23:47Z">
        <w:r>
          <w:t>PK and exposure-response analys</w:t>
        </w:r>
      </w:ins>
      <w:r>
        <w:t xml:space="preserve">is </w:t>
      </w:r>
      <w:del w:id="5658" w:author="GoldenCorpusHarness" w:date="2026-03-28T22:23:47Z">
        <w:r>
          <w:delText>r</w:delText>
        </w:r>
      </w:del>
      <w:ins w:id="5659" w:author="GoldenCorpusHarness" w:date="2026-03-28T22:23:47Z">
        <w:r>
          <w:t>may b</w:t>
        </w:r>
      </w:ins>
      <w:r>
        <w:t>e</w:t>
      </w:r>
      <w:del w:id="5660" w:author="GoldenCorpusHarness" w:date="2026-03-28T22:23:47Z">
        <w:r>
          <w:delText>q</w:delText>
        </w:r>
      </w:del>
      <w:ins w:id="5661" w:author="GoldenCorpusHarness" w:date="2026-03-28T22:23:47Z">
        <w:r>
          <w:t xml:space="preserve"> cond</w:t>
        </w:r>
      </w:ins>
      <w:r>
        <w:t>u</w:t>
      </w:r>
      <w:del w:id="5662" w:author="GoldenCorpusHarness" w:date="2026-03-28T22:23:47Z">
        <w:r>
          <w:delText>ir</w:delText>
        </w:r>
      </w:del>
      <w:ins w:id="5663" w:author="GoldenCorpusHarness" w:date="2026-03-28T22:23:47Z">
        <w:r>
          <w:t>ct</w:t>
        </w:r>
      </w:ins>
      <w:r>
        <w:t>ed</w:t>
      </w:r>
      <w:del w:id="5664" w:author="GoldenCorpusHarness" w:date="2026-03-28T22:23:47Z">
        <w:r>
          <w:delText>,</w:delText>
        </w:r>
      </w:del>
      <w:r>
        <w:t xml:space="preserve"> </w:t>
      </w:r>
      <w:ins w:id="5665" w:author="GoldenCorpusHarness" w:date="2026-03-28T22:23:47Z">
        <w:r>
          <w:t>t</w:t>
        </w:r>
      </w:ins>
      <w:r>
        <w:t>o</w:t>
      </w:r>
      <w:del w:id="5666" w:author="GoldenCorpusHarness" w:date="2026-03-28T22:23:47Z">
        <w:r>
          <w:delText>r</w:delText>
        </w:r>
      </w:del>
      <w:ins w:id="5667" w:author="GoldenCorpusHarness" w:date="2026-03-28T22:23:47Z">
        <w:r>
          <w:t xml:space="preserve"> evaluate the efficacy and safety endpoints.</w:t>
        </w:r>
      </w:ins>
    </w:p>
    <w:p ns2:paraId="70D7FE42" ns2:textId="77777777" w:rsidR="003C3864" w:rsidRPr="00AB1138" w:rsidRDefault="00895D30" w:rsidP="003C3864">
      <w:pPr>
        <w:pStyle w:val="ListBullet2"/>
        <w:keepLines w:val="0"/>
        <w:spacing w:after="240"/>
      </w:pPr>
      <w:del w:id="5668" w:author="GoldenCorpusHarness" w:date="2026-03-28T22:23:47Z">
        <w:r>
          <w:delText>Th</w:delText>
        </w:r>
      </w:del>
      <w:ins w:id="5669" w:author="GoldenCorpusHarness" w:date="2026-03-28T22:23:47Z">
        <w:r>
          <w:t>Plann</w:t>
        </w:r>
      </w:ins>
      <w:r>
        <w:t>e</w:t>
      </w:r>
      <w:ins w:id="5670" w:author="GoldenCorpusHarness" w:date="2026-03-28T22:23:47Z">
        <w:r>
          <w:t>d</w:t>
        </w:r>
      </w:ins>
      <w:r>
        <w:t xml:space="preserve"> </w:t>
      </w:r>
      <w:del w:id="5671" w:author="GoldenCorpusHarness" w:date="2026-03-28T22:23:47Z">
        <w:r>
          <w:delText>abn</w:delText>
        </w:r>
      </w:del>
      <w:ins w:id="5672" w:author="GoldenCorpusHarness" w:date="2026-03-28T22:23:47Z">
        <w:r>
          <w:t>Expl</w:t>
        </w:r>
      </w:ins>
      <w:r>
        <w:t>or</w:t>
      </w:r>
      <w:ins w:id="5673" w:author="GoldenCorpusHarness" w:date="2026-03-28T22:23:47Z">
        <w:r>
          <w:t>atory Bio</w:t>
        </w:r>
      </w:ins>
      <w:r>
        <w:t>ma</w:t>
      </w:r>
      <w:del w:id="5674" w:author="GoldenCorpusHarness" w:date="2026-03-28T22:23:47Z">
        <w:r>
          <w:delText>lity</w:delText>
        </w:r>
      </w:del>
      <w:ins w:id="5675" w:author="GoldenCorpusHarness" w:date="2026-03-28T22:23:47Z">
        <w:r>
          <w:t>rker</w:t>
        </w:r>
      </w:ins>
      <w:r>
        <w:t xml:space="preserve"> </w:t>
      </w:r>
      <w:del w:id="5676" w:author="GoldenCorpusHarness" w:date="2026-03-28T22:23:47Z">
        <w:r>
          <w:delText>l</w:delText>
        </w:r>
      </w:del>
      <w:ins w:id="5677" w:author="GoldenCorpusHarness" w:date="2026-03-28T22:23:47Z">
        <w:r>
          <w:t>Res</w:t>
        </w:r>
      </w:ins>
      <w:r>
        <w:t>ea</w:t>
      </w:r>
      <w:del w:id="5678" w:author="GoldenCorpusHarness" w:date="2026-03-28T22:23:47Z">
        <w:r>
          <w:delText xml:space="preserve">ds to </w:delText>
        </w:r>
      </w:del>
      <w:ins w:id="5679" w:author="GoldenCorpusHarness" w:date="2026-03-28T22:23:47Z">
        <w:r>
          <w:t>rc</w:t>
        </w:r>
      </w:ins>
      <w:r>
        <w:t>h</w:t>
      </w:r>
      <w:del w:id="5680" w:author="GoldenCorpusHarness" w:date="2026-03-28T22:23:47Z">
        <w:r>
          <w:delText>ospitalization, or</w:delText>
        </w:r>
      </w:del>
    </w:p>
    <w:p ns2:paraId="294220D1" ns2:textId="77777777" w:rsidR="003C3864" w:rsidRDefault="00895D30" w:rsidP="00D249B3">
      <w:pPr>
        <w:pStyle w:val="ListBullet2"/>
        <w:keepLines w:val="0"/>
        <w:ind w:left="714" w:hanging="357"/>
      </w:pPr>
      <w:r>
        <w:t xml:space="preserve">The </w:t>
      </w:r>
      <w:del w:id="5681" w:author="GoldenCorpusHarness" w:date="2026-03-28T22:23:47Z">
        <w:r>
          <w:delText xml:space="preserve">abnormality persists for &gt;1 </w:delText>
        </w:r>
      </w:del>
      <w:ins w:id="5682" w:author="GoldenCorpusHarness" w:date="2026-03-28T22:23:47Z">
        <w:r>
          <w:t>mechanism of action of many antitumor agents is not completely understood and much remains to be learned regarding ho</w:t>
        </w:r>
      </w:ins>
      <w:r>
        <w:t>w</w:t>
      </w:r>
      <w:del w:id="5683" w:author="GoldenCorpusHarness" w:date="2026-03-28T22:23:47Z">
        <w:r>
          <w:delText>ee</w:delText>
        </w:r>
      </w:del>
      <w:ins w:id="5684" w:author="GoldenCorpusHarness" w:date="2026-03-28T22:23:47Z">
        <w:r>
          <w:t xml:space="preserve"> best to leverage new drugs in treating patients. Thus, to aid future patients, it is important to investigate the determinants of response or resistance to cancer treatments administered, as well as determinants of AEs in the course of our clinical studies. These efforts may identify novel predictive/pharmacodynamic biomar</w:t>
        </w:r>
      </w:ins>
      <w:r>
        <w:t>k</w:t>
      </w:r>
      <w:ins w:id="5685" w:author="GoldenCorpusHarness" w:date="2026-03-28T22:23:47Z">
        <w:r>
          <w:t>ers and generate information that may better guide single-agent and combination therapy with antineoplastic drugs. To identify novel biomarkers, biospecimens (ie, blood components, tumor material) will be collected to support analyses of cellular components (eg, protein, DNA, RNA, metabolites) and other circulating molecules. Investigations may include, but are not limited to:</w:t>
        </w:r>
      </w:ins>
    </w:p>
    <w:p ns2:paraId="68F1A8B2" ns2:textId="77777777" w:rsidR="00D249B3" w:rsidRPr="00AB1138" w:rsidRDefault="00D249B3" w:rsidP="00D249B3">
      <w:pPr>
        <w:pStyle w:val="ListEnd"/>
      </w:pPr>
      <w:ins w:id="5686" w:author="GoldenCorpusHarness" w:date="2026-03-28T22:23:47Z">
        <w:r>
          <w:t>Genetic analyses (eg, SNP analyses, whole exome sequencing, whole genome sequencing)</w:t>
        </w:r>
      </w:ins>
    </w:p>
    <w:p ns2:paraId="19E1AC67" ns2:textId="77777777" w:rsidR="003C3864" w:rsidRDefault="00895D30" w:rsidP="00F94906">
      <w:pPr>
        <w:pStyle w:val="Paragraph"/>
      </w:pPr>
      <w:ins w:id="5687" w:author="GoldenCorpusHarness" w:date="2026-03-28T22:23:47Z">
        <w:r>
          <w:t>This research may evaluate whether genetic variation within a clinical study population correlates with response to the treatment(s) under evaluation. Genome- and exome-wide approaches may be used for this effort. In addition, epigenetic characterization techniques (ie, DNA methylation status, histone profiling) may also be explored. If genetic and/or epigenetic variation is found to predict efficacy or A</w:t>
        </w:r>
      </w:ins>
      <w:r>
        <w:t>E</w:t>
      </w:r>
      <w:del w:id="5688" w:author="GoldenCorpusHarness" w:date="2026-03-28T22:23:47Z">
        <w:r>
          <w:delText>xceptions: Clinically nonsignificant</w:delText>
        </w:r>
      </w:del>
      <w:ins w:id="5689" w:author="GoldenCorpusHarness" w:date="2026-03-28T22:23:47Z">
        <w:r>
          <w:t>s</w:t>
        </w:r>
      </w:ins>
      <w:r>
        <w:t>, t</w:t>
      </w:r>
      <w:del w:id="5690" w:author="GoldenCorpusHarness" w:date="2026-03-28T22:23:47Z">
        <w:r>
          <w:delText>reatable, or reversible laboratory abnormalities including liver function tests, uric acid, etc</w:delText>
        </w:r>
      </w:del>
      <w:ins w:id="5691" w:author="GoldenCorpusHarness" w:date="2026-03-28T22:23:47Z">
        <w:r>
          <w:t>he data might inform optimal use of therapies in the patient population</w:t>
        </w:r>
      </w:ins>
      <w:r>
        <w:t>.</w:t>
      </w:r>
      <w:del w:id="5692" w:author="GoldenCorpusHarness" w:date="2026-03-28T22:23:47Z">
        <w:r>
          <w:delText xml:space="preserve"> (see Appendix 3).</w:delText>
        </w:r>
      </w:del>
    </w:p>
    <w:p ns2:paraId="019FA8F0" ns2:textId="4FD72452" w:rsidR="003C3864" w:rsidRPr="00FD3B3A" w:rsidRDefault="00895D30" w:rsidP="00224EA0">
      <w:pPr>
        <w:pStyle w:val="paragraph0"/>
        <w:rPr>
          <w:b/>
          <w:bCs/>
        </w:rPr>
      </w:pPr>
      <w:del w:id="5693" w:author="GoldenCorpusHarness" w:date="2026-03-28T22:23:47Z">
        <w:r>
          <w:delText>H</w:delText>
        </w:r>
      </w:del>
      <w:ins w:id="5694" w:author="GoldenCorpusHarness" w:date="2026-03-28T22:23:47Z">
        <w:r>
          <w:t>G</w:t>
        </w:r>
      </w:ins>
      <w:r>
        <w:t>e</w:t>
      </w:r>
      <w:del w:id="5695" w:author="GoldenCorpusHarness" w:date="2026-03-28T22:23:47Z">
        <w:r>
          <w:delText>ma</w:delText>
        </w:r>
      </w:del>
      <w:ins w:id="5696" w:author="GoldenCorpusHarness" w:date="2026-03-28T22:23:47Z">
        <w:r>
          <w:t>ne</w:t>
        </w:r>
      </w:ins>
      <w:r>
        <w:t>t</w:t>
      </w:r>
      <w:del w:id="5697" w:author="GoldenCorpusHarness" w:date="2026-03-28T22:23:47Z">
        <w:r>
          <w:delText>olog</w:delText>
        </w:r>
      </w:del>
      <w:r>
        <w:t xml:space="preserve">ic </w:t>
      </w:r>
      <w:del w:id="5698" w:author="GoldenCorpusHarness" w:date="2026-03-28T22:23:47Z">
        <w:r>
          <w:delText>Ev</w:delText>
        </w:r>
      </w:del>
      <w:ins w:id="5699" w:author="GoldenCorpusHarness" w:date="2026-03-28T22:23:47Z">
        <w:r>
          <w:t>(DNA) analys</w:t>
        </w:r>
      </w:ins>
      <w:r>
        <w:t>e</w:t>
      </w:r>
      <w:del w:id="5700" w:author="GoldenCorpusHarness" w:date="2026-03-28T22:23:47Z">
        <w:r>
          <w:delText>nt</w:delText>
        </w:r>
      </w:del>
      <w:r>
        <w:t xml:space="preserve">s </w:t>
      </w:r>
      <w:del w:id="5701" w:author="GoldenCorpusHarness" w:date="2026-03-28T22:23:47Z">
        <w:r>
          <w:delText>(pe</w:delText>
        </w:r>
      </w:del>
      <w:ins w:id="5702" w:author="GoldenCorpusHarness" w:date="2026-03-28T22:23:47Z">
        <w:r>
          <w:t>f</w:t>
        </w:r>
      </w:ins>
      <w:r>
        <w:t>r</w:t>
      </w:r>
      <w:ins w:id="5703" w:author="GoldenCorpusHarness" w:date="2026-03-28T22:23:47Z">
        <w:r>
          <w:t>om</w:t>
        </w:r>
      </w:ins>
      <w:r>
        <w:t xml:space="preserve"> </w:t>
      </w:r>
      <w:del w:id="5704" w:author="GoldenCorpusHarness" w:date="2026-03-28T22:23:47Z">
        <w:r>
          <w:delText>iwCLL C</w:delText>
        </w:r>
      </w:del>
      <w:ins w:id="5705" w:author="GoldenCorpusHarness" w:date="2026-03-28T22:23:47Z">
        <w:r>
          <w:t>tumo</w:t>
        </w:r>
      </w:ins>
      <w:r>
        <w:t>r</w:t>
      </w:r>
      <w:del w:id="5706" w:author="GoldenCorpusHarness" w:date="2026-03-28T22:23:47Z">
        <w:r>
          <w:delText>iteria, Table 41):</w:delText>
        </w:r>
      </w:del>
    </w:p>
    <w:p ns2:paraId="6520B788" ns2:textId="77777777" w:rsidR="003C3864" w:rsidRPr="00AB1138" w:rsidRDefault="00895D30" w:rsidP="003C3864">
      <w:pPr>
        <w:pStyle w:val="ListBullet"/>
        <w:keepLines w:val="0"/>
        <w:spacing w:after="240"/>
      </w:pPr>
      <w:del w:id="5707" w:author="GoldenCorpusHarness" w:date="2026-03-28T22:23:47Z">
        <w:r>
          <w:delText>Grade 4 neutropenia lasting &gt;7 day</w:delText>
        </w:r>
      </w:del>
      <w:ins w:id="5708" w:author="GoldenCorpusHarness" w:date="2026-03-28T22:23:47Z">
        <w:r>
          <w:t>The application of new technologies, such as next generation sequencing, has provided scientists the opportunity to identify tumor-specific DNA change</w:t>
        </w:r>
      </w:ins>
      <w:r>
        <w:t>s (i</w:t>
      </w:r>
      <w:del w:id="5709" w:author="GoldenCorpusHarness" w:date="2026-03-28T22:23:47Z">
        <w:r>
          <w:delText>rrespecti</w:delText>
        </w:r>
      </w:del>
      <w:ins w:id="5710" w:author="GoldenCorpusHarness" w:date="2026-03-28T22:23:47Z">
        <w:r>
          <w:t>e, mutations, methylation status, microsatellite instability). Key molecular changes of interest to immuno-oncology drug de</w:t>
        </w:r>
      </w:ins>
      <w:r>
        <w:t>ve</w:t>
      </w:r>
      <w:del w:id="5711" w:author="GoldenCorpusHarness" w:date="2026-03-28T22:23:47Z">
        <w:r>
          <w:delText xml:space="preserve"> of adequate gro</w:delText>
        </w:r>
      </w:del>
      <w:ins w:id="5712" w:author="GoldenCorpusHarness" w:date="2026-03-28T22:23:47Z">
        <w:r>
          <w:t>lopment include the mutational burden of tumors and the clonality of T-cells in the tumor microenvironment. Increased mutational burden (sometimes called a ‘hyper-mutated’ state) may generate neoantigen presentation in the tumor microenvironment. To conduct this type of research, it is important to identify tumor-specific mutations that occur across all genes in the tumor genome. Thus, genome-</w:t>
        </w:r>
      </w:ins>
      <w:r>
        <w:t>w</w:t>
      </w:r>
      <w:del w:id="5713" w:author="GoldenCorpusHarness" w:date="2026-03-28T22:23:47Z">
        <w:r>
          <w:delText>th factor support</w:delText>
        </w:r>
      </w:del>
      <w:ins w:id="5714" w:author="GoldenCorpusHarness" w:date="2026-03-28T22:23:47Z">
        <w:r>
          <w:t>ide approaches may be used for this effort. Note that to understand tumor-specific mutations, it is necessary to compare the tumor genome with the germline genome. Microsatellite instability may also be evaluated as this is an important biomarker for some cancers (ie, colorectal cancer</w:t>
        </w:r>
      </w:ins>
      <w:r>
        <w:t>)</w:t>
      </w:r>
      <w:ins w:id="5715" w:author="GoldenCorpusHarness" w:date="2026-03-28T22:23:47Z">
        <w:r>
          <w:t>. Circulating tumor DNA and/or RNA may also be evaluated from blood samples.</w:t>
        </w:r>
      </w:ins>
    </w:p>
    <w:p ns2:paraId="332DCD07" ns2:textId="77777777" w:rsidR="003C3864" w:rsidRPr="00AB1138" w:rsidRDefault="00895D30" w:rsidP="003C3864">
      <w:pPr>
        <w:pStyle w:val="ListBullet"/>
        <w:keepLines w:val="0"/>
        <w:spacing w:after="240"/>
      </w:pPr>
      <w:del w:id="5716" w:author="GoldenCorpusHarness" w:date="2026-03-28T22:23:47Z">
        <w:r>
          <w:delText>G</w:delText>
        </w:r>
      </w:del>
      <w:ins w:id="5717" w:author="GoldenCorpusHarness" w:date="2026-03-28T22:23:47Z">
        <w:r>
          <w:t>Tumo</w:t>
        </w:r>
      </w:ins>
      <w:r>
        <w:t>r</w:t>
      </w:r>
      <w:ins w:id="5718" w:author="GoldenCorpusHarness" w:date="2026-03-28T22:23:47Z">
        <w:r>
          <w:t xml:space="preserve"> </w:t>
        </w:r>
      </w:ins>
      <w:r>
        <w:t>a</w:t>
      </w:r>
      <w:ins w:id="5719" w:author="GoldenCorpusHarness" w:date="2026-03-28T22:23:47Z">
        <w:r>
          <w:t>n</w:t>
        </w:r>
      </w:ins>
      <w:r>
        <w:t>d</w:t>
      </w:r>
      <w:del w:id="5720" w:author="GoldenCorpusHarness" w:date="2026-03-28T22:23:47Z">
        <w:r>
          <w:delText>e</w:delText>
        </w:r>
      </w:del>
      <w:ins w:id="5721" w:author="GoldenCorpusHarness" w:date="2026-03-28T22:23:47Z">
        <w:r>
          <w:t>/or</w:t>
        </w:r>
      </w:ins>
      <w:r>
        <w:t xml:space="preserve"> </w:t>
      </w:r>
      <w:del w:id="5722" w:author="GoldenCorpusHarness" w:date="2026-03-28T22:23:47Z">
        <w:r>
          <w:delText>4</w:delText>
        </w:r>
      </w:del>
      <w:ins w:id="5723" w:author="GoldenCorpusHarness" w:date="2026-03-28T22:23:47Z">
        <w:r>
          <w:t>blood</w:t>
        </w:r>
      </w:ins>
      <w:r>
        <w:t xml:space="preserve"> </w:t>
      </w:r>
      <w:del w:id="5724" w:author="GoldenCorpusHarness" w:date="2026-03-28T22:23:47Z">
        <w:r>
          <w:delText>p</w:delText>
        </w:r>
      </w:del>
      <w:ins w:id="5725" w:author="GoldenCorpusHarness" w:date="2026-03-28T22:23:47Z">
        <w:r>
          <w:t>RNA ana</w:t>
        </w:r>
      </w:ins>
      <w:r>
        <w:t>l</w:t>
      </w:r>
      <w:del w:id="5726" w:author="GoldenCorpusHarness" w:date="2026-03-28T22:23:47Z">
        <w:r>
          <w:delText>atelet count decrea</w:delText>
        </w:r>
      </w:del>
      <w:ins w:id="5727" w:author="GoldenCorpusHarness" w:date="2026-03-28T22:23:47Z">
        <w:r>
          <w:t>y</w:t>
        </w:r>
      </w:ins>
      <w:r>
        <w:t>se</w:t>
      </w:r>
      <w:del w:id="5728" w:author="GoldenCorpusHarness" w:date="2026-03-28T22:23:47Z">
        <w:r>
          <w:delText>d</w:delText>
        </w:r>
      </w:del>
      <w:ins w:id="5729" w:author="GoldenCorpusHarness" w:date="2026-03-28T22:23:47Z">
        <w:r>
          <w:t>s</w:t>
        </w:r>
      </w:ins>
      <w:r>
        <w:t xml:space="preserve"> </w:t>
      </w:r>
      <w:del w:id="5730" w:author="GoldenCorpusHarness" w:date="2026-03-28T22:23:47Z">
        <w:r>
          <w:delText>lasting &gt;7 days</w:delText>
        </w:r>
      </w:del>
    </w:p>
    <w:p ns2:paraId="7F1F44B4" ns2:textId="77777777" w:rsidR="003C3864" w:rsidRPr="00AB1138" w:rsidRDefault="00895D30" w:rsidP="003C3864">
      <w:pPr>
        <w:pStyle w:val="ListBullet"/>
        <w:keepLines w:val="0"/>
        <w:spacing w:after="240"/>
      </w:pPr>
      <w:del w:id="5731" w:author="GoldenCorpusHarness" w:date="2026-03-28T22:23:47Z">
        <w:r>
          <w:delText xml:space="preserve">Grade 3 platelet count decreased if associated </w:delText>
        </w:r>
      </w:del>
      <w:ins w:id="5732" w:author="GoldenCorpusHarness" w:date="2026-03-28T22:23:47Z">
        <w:r>
          <w:t>Both genome-</w:t>
        </w:r>
      </w:ins>
      <w:r>
        <w:t>wi</w:t>
      </w:r>
      <w:ins w:id="5733" w:author="GoldenCorpusHarness" w:date="2026-03-28T22:23:47Z">
        <w:r>
          <w:t xml:space="preserve">de and targeted mRNA expression profiling and sequencing in tumor tissue and/or in blood may be performed to define gene signatures </w:t>
        </w:r>
      </w:ins>
      <w:r>
        <w:t>th</w:t>
      </w:r>
      <w:del w:id="5734" w:author="GoldenCorpusHarness" w:date="2026-03-28T22:23:47Z">
        <w:r>
          <w:delText xml:space="preserve"> clinically significant bleeding</w:delText>
        </w:r>
      </w:del>
      <w:ins w:id="5735" w:author="GoldenCorpusHarness" w:date="2026-03-28T22:23:47Z">
        <w:r>
          <w:t>at correlate to clinical response to treatment with antitumor therapies. Specific gene sets (ie, those capturing interferon-gamma transcriptional pathways) may be evaluated and new signatures may be identified. Expression of individual genes may also be evaluated. MicroRNA profiling may also be pursued as well as exosomal profiling. Circulating tumor RNA may also be evaluated from biospecimens (eg, blood, urine, etc.).</w:t>
        </w:r>
      </w:ins>
    </w:p>
    <w:p ns2:paraId="6D9BB250" ns2:textId="77777777" w:rsidR="003C3864" w:rsidRDefault="00895D30" w:rsidP="003C3864">
      <w:pPr>
        <w:pStyle w:val="ListBullet"/>
        <w:keepLines w:val="0"/>
        <w:numPr>
          <w:ilvl w:val="0"/>
          <w:numId w:val="0"/>
        </w:numPr>
        <w:spacing w:after="240"/>
        <w:ind w:left="360"/>
      </w:pPr>
      <w:del w:id="5736" w:author="GoldenCorpusHarness" w:date="2026-03-28T22:23:47Z">
        <w:r>
          <w:delText>NOTE: F</w:delText>
        </w:r>
      </w:del>
      <w:ins w:id="5737" w:author="GoldenCorpusHarness" w:date="2026-03-28T22:23:47Z">
        <w:r>
          <w:t>Immun</w:t>
        </w:r>
      </w:ins>
      <w:r>
        <w:t>o</w:t>
      </w:r>
      <w:del w:id="5738" w:author="GoldenCorpusHarness" w:date="2026-03-28T22:23:47Z">
        <w:r>
          <w:delText>r par</w:delText>
        </w:r>
      </w:del>
      <w:ins w:id="5739" w:author="GoldenCorpusHarness" w:date="2026-03-28T22:23:47Z">
        <w:r>
          <w:t>his</w:t>
        </w:r>
      </w:ins>
      <w:r>
        <w:t>t</w:t>
      </w:r>
      <w:del w:id="5740" w:author="GoldenCorpusHarness" w:date="2026-03-28T22:23:47Z">
        <w:r>
          <w:delText>i</w:delText>
        </w:r>
      </w:del>
      <w:ins w:id="5741" w:author="GoldenCorpusHarness" w:date="2026-03-28T22:23:47Z">
        <w:r>
          <w:t>o</w:t>
        </w:r>
      </w:ins>
      <w:r>
        <w:t>c</w:t>
      </w:r>
      <w:del w:id="5742" w:author="GoldenCorpusHarness" w:date="2026-03-28T22:23:47Z">
        <w:r>
          <w:delText>ipants wit</w:delText>
        </w:r>
      </w:del>
      <w:r>
        <w:t>h</w:t>
      </w:r>
      <w:del w:id="5743" w:author="GoldenCorpusHarness" w:date="2026-03-28T22:23:47Z">
        <w:r>
          <w:delText xml:space="preserve"> bone marrow involv</w:delText>
        </w:r>
      </w:del>
      <w:r>
        <w:t>em</w:t>
      </w:r>
      <w:del w:id="5744" w:author="GoldenCorpusHarness" w:date="2026-03-28T22:23:47Z">
        <w:r>
          <w:delText>ent, numer</w:delText>
        </w:r>
      </w:del>
      <w:r>
        <w:t xml:space="preserve">ical </w:t>
      </w:r>
      <w:del w:id="5745" w:author="GoldenCorpusHarness" w:date="2026-03-28T22:23:47Z">
        <w:r>
          <w:delText>v</w:delText>
        </w:r>
      </w:del>
      <w:r>
        <w:t>a</w:t>
      </w:r>
      <w:del w:id="5746" w:author="GoldenCorpusHarness" w:date="2026-03-28T22:23:47Z">
        <w:r>
          <w:delText xml:space="preserve">lue of </w:delText>
        </w:r>
      </w:del>
      <w:ins w:id="5747" w:author="GoldenCorpusHarness" w:date="2026-03-28T22:23:47Z">
        <w:r>
          <w:t>n</w:t>
        </w:r>
      </w:ins>
      <w:r>
        <w:t>d</w:t>
      </w:r>
      <w:del w:id="5748" w:author="GoldenCorpusHarness" w:date="2026-03-28T22:23:47Z">
        <w:r>
          <w:delText>ecreased platelet count f</w:delText>
        </w:r>
      </w:del>
      <w:ins w:id="5749" w:author="GoldenCorpusHarness" w:date="2026-03-28T22:23:47Z">
        <w:r>
          <w:t>/</w:t>
        </w:r>
      </w:ins>
      <w:r>
        <w:t xml:space="preserve">or </w:t>
      </w:r>
      <w:del w:id="5750" w:author="GoldenCorpusHarness" w:date="2026-03-28T22:23:47Z">
        <w:r>
          <w:delText>G</w:delText>
        </w:r>
      </w:del>
      <w:ins w:id="5751" w:author="GoldenCorpusHarness" w:date="2026-03-28T22:23:47Z">
        <w:r>
          <w:t>p</w:t>
        </w:r>
      </w:ins>
      <w:r>
        <w:t>r</w:t>
      </w:r>
      <w:del w:id="5752" w:author="GoldenCorpusHarness" w:date="2026-03-28T22:23:47Z">
        <w:r>
          <w:delText>ade 3 or Grade 4 will n</w:delText>
        </w:r>
      </w:del>
      <w:r>
        <w:t>ot</w:t>
      </w:r>
      <w:ins w:id="5753" w:author="GoldenCorpusHarness" w:date="2026-03-28T22:23:47Z">
        <w:r>
          <w:t>eomic</w:t>
        </w:r>
      </w:ins>
      <w:r>
        <w:t xml:space="preserve"> </w:t>
      </w:r>
      <w:del w:id="5754" w:author="GoldenCorpusHarness" w:date="2026-03-28T22:23:47Z">
        <w:r>
          <w:delText>be co</w:delText>
        </w:r>
      </w:del>
      <w:ins w:id="5755" w:author="GoldenCorpusHarness" w:date="2026-03-28T22:23:47Z">
        <w:r>
          <w:t>a</w:t>
        </w:r>
      </w:ins>
      <w:r>
        <w:t>n</w:t>
      </w:r>
      <w:ins w:id="5756" w:author="GoldenCorpusHarness" w:date="2026-03-28T22:23:47Z">
        <w:r>
          <w:t>aly</w:t>
        </w:r>
      </w:ins>
      <w:r>
        <w:t>si</w:t>
      </w:r>
      <w:del w:id="5757" w:author="GoldenCorpusHarness" w:date="2026-03-28T22:23:47Z">
        <w:r>
          <w:delText>dered a DLT</w:delText>
        </w:r>
      </w:del>
      <w:ins w:id="5758" w:author="GoldenCorpusHarness" w:date="2026-03-28T22:23:47Z">
        <w:r>
          <w:t>s</w:t>
        </w:r>
      </w:ins>
      <w:r>
        <w:t xml:space="preserve"> u</w:t>
      </w:r>
      <w:del w:id="5759" w:author="GoldenCorpusHarness" w:date="2026-03-28T22:23:47Z">
        <w:r>
          <w:delText>nle</w:delText>
        </w:r>
      </w:del>
      <w:r>
        <w:t>s</w:t>
      </w:r>
      <w:del w:id="5760" w:author="GoldenCorpusHarness" w:date="2026-03-28T22:23:47Z">
        <w:r>
          <w:delText>s the participant developed new or worsen</w:delText>
        </w:r>
      </w:del>
      <w:r>
        <w:t xml:space="preserve">ing </w:t>
      </w:r>
      <w:del w:id="5761" w:author="GoldenCorpusHarness" w:date="2026-03-28T22:23:47Z">
        <w:r>
          <w:delText>clinical sy</w:delText>
        </w:r>
      </w:del>
      <w:ins w:id="5762" w:author="GoldenCorpusHarness" w:date="2026-03-28T22:23:47Z">
        <w:r>
          <w:t>tu</w:t>
        </w:r>
      </w:ins>
      <w:r>
        <w:t>m</w:t>
      </w:r>
      <w:del w:id="5763" w:author="GoldenCorpusHarness" w:date="2026-03-28T22:23:47Z">
        <w:r>
          <w:delText>ptoms based on investigat</w:delText>
        </w:r>
      </w:del>
      <w:r>
        <w:t xml:space="preserve">or </w:t>
      </w:r>
      <w:del w:id="5764" w:author="GoldenCorpusHarness" w:date="2026-03-28T22:23:47Z">
        <w:r>
          <w:delText xml:space="preserve">assessment as compared with baseline and associated with low platelet counts. </w:delText>
        </w:r>
      </w:del>
    </w:p>
    <w:p ns2:paraId="73FAE025" ns2:textId="2475E0C6" w:rsidR="00D249B3" w:rsidRDefault="00895D30" w:rsidP="00142AA4">
      <w:pPr>
        <w:pStyle w:val="ListBullet"/>
        <w:keepLines w:val="0"/>
        <w:numPr>
          <w:ilvl w:val="0"/>
          <w:numId w:val="0"/>
        </w:numPr>
        <w:ind w:left="357"/>
      </w:pPr>
      <w:del w:id="5765" w:author="GoldenCorpusHarness" w:date="2026-03-28T22:23:47Z">
        <w:r>
          <w:delText>NO</w:delText>
        </w:r>
      </w:del>
      <w:r>
        <w:t>T</w:t>
      </w:r>
      <w:del w:id="5766" w:author="GoldenCorpusHarness" w:date="2026-03-28T22:23:47Z">
        <w:r>
          <w:delText>E: Grade 3 lymphocytosis</w:delText>
        </w:r>
      </w:del>
      <w:ins w:id="5767" w:author="GoldenCorpusHarness" w:date="2026-03-28T22:23:47Z">
        <w:r>
          <w:t>umor samples from this study may undergo histopathological</w:t>
        </w:r>
      </w:ins>
      <w:r>
        <w:t xml:space="preserve">, </w:t>
      </w:r>
      <w:del w:id="5768" w:author="GoldenCorpusHarness" w:date="2026-03-28T22:23:47Z">
        <w:r>
          <w:delText>considered to</w:delText>
        </w:r>
      </w:del>
      <w:ins w:id="5769" w:author="GoldenCorpusHarness" w:date="2026-03-28T22:23:47Z">
        <w:r>
          <w:t>proteomic, and/or immunological analyses. These approaches could identify novel protein</w:t>
        </w:r>
      </w:ins>
      <w:r>
        <w:t xml:space="preserve"> b</w:t>
      </w:r>
      <w:del w:id="5770" w:author="GoldenCorpusHarness" w:date="2026-03-28T22:23:47Z">
        <w:r>
          <w:delText>e an expected outcome o</w:delText>
        </w:r>
      </w:del>
      <w:ins w:id="5771" w:author="GoldenCorpusHarness" w:date="2026-03-28T22:23:47Z">
        <w:r>
          <w:t xml:space="preserve">iomarkers that could aid in patient selection </w:t>
        </w:r>
      </w:ins>
      <w:r>
        <w:t>f</w:t>
      </w:r>
      <w:del w:id="5772" w:author="GoldenCorpusHarness" w:date="2026-03-28T22:23:47Z">
        <w:r>
          <w:delText xml:space="preserve"> BTK inhibition, is not considered a DLT</w:delText>
        </w:r>
      </w:del>
      <w:ins w:id="5773" w:author="GoldenCorpusHarness" w:date="2026-03-28T22:23:47Z">
        <w:r>
          <w:t>or antitumor therapy</w:t>
        </w:r>
      </w:ins>
      <w:r>
        <w:t>.</w:t>
      </w:r>
      <w:ins w:id="5774" w:author="GoldenCorpusHarness" w:date="2026-03-28T22:23:47Z">
        <w:r>
          <w:t xml:space="preserve"> </w:t>
        </w:r>
      </w:ins>
    </w:p>
    <w:p ns2:paraId="7A75CFFE" ns2:textId="77777777" w:rsidR="003C3864" w:rsidRPr="00224EA0" w:rsidRDefault="00895D30" w:rsidP="00224EA0">
      <w:pPr>
        <w:pStyle w:val="paragraph0"/>
        <w:rPr>
          <w:b/>
          <w:bCs/>
        </w:rPr>
      </w:pPr>
      <w:del w:id="5775" w:author="GoldenCorpusHarness" w:date="2026-03-28T22:23:47Z">
        <w:r>
          <w:delText>Any</w:delText>
        </w:r>
      </w:del>
      <w:ins w:id="5776" w:author="GoldenCorpusHarness" w:date="2026-03-28T22:23:47Z">
        <w:r>
          <w:t>Other</w:t>
        </w:r>
      </w:ins>
      <w:r>
        <w:t xml:space="preserve"> </w:t>
      </w:r>
      <w:del w:id="5777" w:author="GoldenCorpusHarness" w:date="2026-03-28T22:23:47Z">
        <w:r>
          <w:delText>Ev</w:delText>
        </w:r>
      </w:del>
      <w:ins w:id="5778" w:author="GoldenCorpusHarness" w:date="2026-03-28T22:23:47Z">
        <w:r>
          <w:t>biomark</w:t>
        </w:r>
      </w:ins>
      <w:r>
        <w:t>e</w:t>
      </w:r>
      <w:del w:id="5779" w:author="GoldenCorpusHarness" w:date="2026-03-28T22:23:47Z">
        <w:r>
          <w:delText>nt:</w:delText>
        </w:r>
      </w:del>
      <w:ins w:id="5780" w:author="GoldenCorpusHarness" w:date="2026-03-28T22:23:47Z">
        <w:r>
          <w:t>rs</w:t>
        </w:r>
      </w:ins>
    </w:p>
    <w:p ns2:paraId="14B93A7D" ns2:textId="77777777" w:rsidR="003C3864" w:rsidRDefault="00895D30" w:rsidP="003C3864">
      <w:pPr>
        <w:pStyle w:val="ListBullet"/>
        <w:keepLines w:val="0"/>
        <w:spacing w:after="240"/>
      </w:pPr>
      <w:del w:id="5781" w:author="GoldenCorpusHarness" w:date="2026-03-28T22:23:47Z">
        <w:r>
          <w:delText>Grade 5 to</w:delText>
        </w:r>
      </w:del>
      <w:ins w:id="5782" w:author="GoldenCorpusHarness" w:date="2026-03-28T22:23:47Z">
        <w:r>
          <w:t>In addition to e</w:t>
        </w:r>
      </w:ins>
      <w:r>
        <w:t>x</w:t>
      </w:r>
      <w:del w:id="5783" w:author="GoldenCorpusHarness" w:date="2026-03-28T22:23:47Z">
        <w:r>
          <w:delText>icity</w:delText>
        </w:r>
      </w:del>
      <w:ins w:id="5784" w:author="GoldenCorpusHarness" w:date="2026-03-28T22:23:47Z">
        <w:r>
          <w:t xml:space="preserve">pression on the tumor tissue, tumor-derived proteins can be shed from tumor and released into the blood. Assays such as ELISA may be used to measure such proteins in serum and/or plasma. Correlation of expression with response to therapy may identify new approaches for predictive biomarkers in blood, representing a major advance from today’s reliance on assessing tumor biomarkers.  </w:t>
        </w:r>
      </w:ins>
    </w:p>
    <w:p ns2:paraId="21058097" ns2:textId="77777777" w:rsidR="003C3864" w:rsidRDefault="00895D30" w:rsidP="00D249B3">
      <w:pPr>
        <w:pStyle w:val="ListBullet"/>
        <w:keepLines w:val="0"/>
        <w:ind w:left="357" w:hanging="357"/>
      </w:pPr>
      <w:del w:id="5785" w:author="GoldenCorpusHarness" w:date="2026-03-28T22:23:47Z">
        <w:r>
          <w:delText>Miss</w:delText>
        </w:r>
      </w:del>
      <w:ins w:id="5786" w:author="GoldenCorpusHarness" w:date="2026-03-28T22:23:47Z">
        <w:r>
          <w:t>Furthermore, when applicable, cell populations may be also separated by either flow cytometry or mass cytometry-based sort</w:t>
        </w:r>
      </w:ins>
      <w:r>
        <w:t>ing</w:t>
      </w:r>
      <w:del w:id="5787" w:author="GoldenCorpusHarness" w:date="2026-03-28T22:23:47Z">
        <w:r>
          <w:delText xml:space="preserve"> &gt;25% of nemtabrutinib or venetoclax doses (in terms of number of doses) as a result of drug-related AEs during the DL</w:delText>
        </w:r>
      </w:del>
      <w:ins w:id="5788" w:author="GoldenCorpusHarness" w:date="2026-03-28T22:23:47Z">
        <w:r>
          <w:t xml:space="preserve">. </w:t>
        </w:r>
      </w:ins>
      <w:r>
        <w:t>T</w:t>
      </w:r>
      <w:del w:id="5789" w:author="GoldenCorpusHarness" w:date="2026-03-28T22:23:47Z">
        <w:r>
          <w:delText xml:space="preserve"> evaluation period</w:delText>
        </w:r>
      </w:del>
      <w:ins w:id="5790" w:author="GoldenCorpusHarness" w:date="2026-03-28T22:23:47Z">
        <w:r>
          <w:t>hese approaches may be used to quantify cell- and/or tissue-based analytes to further elucidate mechanism of action and/or assess disease-related parameters.</w:t>
        </w:r>
      </w:ins>
    </w:p>
    <w:p ns2:paraId="6B22D6A7" ns2:textId="77777777" w:rsidR="00D249B3" w:rsidRDefault="00D249B3" w:rsidP="00D249B3">
      <w:pPr>
        <w:pStyle w:val="ListEnd"/>
      </w:pPr>
      <w:ins w:id="5791" w:author="GoldenCorpusHarness" w:date="2026-03-28T22:23:47Z">
        <w:r>
          <w:t>Future Biomedical Research</w:t>
        </w:r>
      </w:ins>
    </w:p>
    <w:p ns2:paraId="3291AE8B" ns2:textId="77777777" w:rsidR="003C3864" w:rsidRDefault="00895D30" w:rsidP="003C3864">
      <w:pPr>
        <w:pStyle w:val="Heading3"/>
      </w:pPr>
      <w:ins w:id="5792" w:author="GoldenCorpusHarness" w:date="2026-03-28T22:23:47Z">
        <w:r>
          <w:t>The Sponsor will conduct FBR on specimens for which consent was provided during this clinical study. This research may include genetic analyses (</w:t>
        </w:r>
      </w:ins>
      <w:r>
        <w:t>D</w:t>
      </w:r>
      <w:del w:id="5793" w:author="GoldenCorpusHarness" w:date="2026-03-28T22:23:47Z">
        <w:r>
          <w:delText>ose</w:delText>
        </w:r>
      </w:del>
      <w:ins w:id="5794" w:author="GoldenCorpusHarness" w:date="2026-03-28T22:23:47Z">
        <w:r>
          <w:t>NA), gene expression profiling (RNA), proteomics, metabolomics (serum, plasma), and/or the measurement of other analytes, depending on which specimens are consented for</w:t>
        </w:r>
      </w:ins>
      <w:r>
        <w:t xml:space="preserve"> F</w:t>
      </w:r>
      <w:del w:id="5795" w:author="GoldenCorpusHarness" w:date="2026-03-28T22:23:47Z">
        <w:r>
          <w:delText>inding Using a Modified Toxicity Probability Interval Design</w:delText>
        </w:r>
      </w:del>
      <w:ins w:id="5796" w:author="GoldenCorpusHarness" w:date="2026-03-28T22:23:47Z">
        <w:r>
          <w:t>BR.</w:t>
        </w:r>
      </w:ins>
    </w:p>
    <w:p ns2:paraId="19E1D74D" ns2:textId="32EAB3BA" w:rsidR="003C3864" w:rsidRDefault="00895D30" w:rsidP="00224EA0">
      <w:pPr>
        <w:pStyle w:val="paragraph0"/>
      </w:pPr>
      <w:del w:id="5797" w:author="GoldenCorpusHarness" w:date="2026-03-28T22:23:47Z">
        <w:r>
          <w:delText xml:space="preserve">Dose finding </w:delText>
        </w:r>
      </w:del>
      <w:ins w:id="5798" w:author="GoldenCorpusHarness" w:date="2026-03-28T22:23:47Z">
        <w:r>
          <w:t>Such research is for biomarker testing to address emergent questions not described else</w:t>
        </w:r>
      </w:ins>
      <w:r>
        <w:t>w</w:t>
      </w:r>
      <w:del w:id="5799" w:author="GoldenCorpusHarness" w:date="2026-03-28T22:23:47Z">
        <w:r>
          <w:delText>ill follo</w:delText>
        </w:r>
      </w:del>
      <w:ins w:id="5800" w:author="GoldenCorpusHarness" w:date="2026-03-28T22:23:47Z">
        <w:r>
          <w:t xml:space="preserve">here in the protocol and </w:t>
        </w:r>
      </w:ins>
      <w:r>
        <w:t>w</w:t>
      </w:r>
      <w:del w:id="5801" w:author="GoldenCorpusHarness" w:date="2026-03-28T22:23:47Z">
        <w:r>
          <w:delText xml:space="preserve"> the m</w:delText>
        </w:r>
      </w:del>
      <w:ins w:id="5802" w:author="GoldenCorpusHarness" w:date="2026-03-28T22:23:47Z">
        <w:r>
          <w:t xml:space="preserve">ill only be conducted on specimens from appropriately consented participants. </w:t>
        </w:r>
      </w:ins>
      <w:r>
        <w:t>T</w:t>
      </w:r>
      <w:del w:id="5803" w:author="GoldenCorpusHarness" w:date="2026-03-28T22:23:47Z">
        <w:r>
          <w:delText>PI design [Ji</w:delText>
        </w:r>
      </w:del>
      <w:ins w:id="5804" w:author="GoldenCorpusHarness" w:date="2026-03-28T22:23:47Z">
        <w:r>
          <w:t>he objective of collecting/retaining specimens for FBR is to explore and identify biomarkers that inform the scientific understanding of diseases and/or their therapeutic treatments. The overarching goal is to use such information to develop safer</w:t>
        </w:r>
      </w:ins>
      <w:r>
        <w:t xml:space="preserve">, </w:t>
      </w:r>
      <w:del w:id="5805" w:author="GoldenCorpusHarness" w:date="2026-03-28T22:23:47Z">
        <w:r>
          <w:delText>Y</w:delText>
        </w:r>
      </w:del>
      <w:ins w:id="5806" w:author="GoldenCorpusHarness" w:date="2026-03-28T22:23:47Z">
        <w:r>
          <w:t>more effective drugs/vaccines, and/or to ensure participants receive the correct dose of the correct drug/vaccine at the correct time</w:t>
        </w:r>
      </w:ins>
      <w:r>
        <w:t>.</w:t>
      </w:r>
      <w:del w:id="5807" w:author="GoldenCorpusHarness" w:date="2026-03-28T22:23:47Z">
        <w:r>
          <w:delText>, et al 2007] with a target DL</w:delText>
        </w:r>
      </w:del>
      <w:ins w:id="5808" w:author="GoldenCorpusHarness" w:date="2026-03-28T22:23:47Z">
        <w:r>
          <w:t xml:space="preserve"> </w:t>
        </w:r>
      </w:ins>
      <w:r>
        <w:t>T</w:t>
      </w:r>
      <w:del w:id="5809" w:author="GoldenCorpusHarness" w:date="2026-03-28T22:23:47Z">
        <w:r>
          <w:delText xml:space="preserve"> rate of 30%</w:delText>
        </w:r>
      </w:del>
      <w:ins w:id="5810" w:author="GoldenCorpusHarness" w:date="2026-03-28T22:23:47Z">
        <w:r>
          <w:t>he details of FBR are presented in Appendix 6</w:t>
        </w:r>
      </w:ins>
      <w:r>
        <w:t>.</w:t>
      </w:r>
      <w:del w:id="5811" w:author="GoldenCorpusHarness" w:date="2026-03-28T22:23:47Z">
        <w:r>
          <w:delText xml:space="preserve"> Dose-escalation decisions are based on the mTPI design and depend on the number of participants enrolled and number of participants with at least 1 DLT observed at the current dose level. The decision to escalate will be based on safety; however, the totality of the available data, including PK, PD, and efficacy data will be taken into consideration.</w:delText>
        </w:r>
      </w:del>
    </w:p>
    <w:p ns2:paraId="080D5F6C" ns2:textId="0409D544" w:rsidR="003C3864" w:rsidRDefault="00895D30" w:rsidP="00224EA0">
      <w:pPr>
        <w:pStyle w:val="paragraph0"/>
      </w:pPr>
      <w:ins w:id="5812" w:author="GoldenCorpusHarness" w:date="2026-03-28T22:23:47Z">
        <w:r>
          <w:t xml:space="preserve">See </w:t>
        </w:r>
      </w:ins>
      <w:r>
        <w:t>A</w:t>
      </w:r>
      <w:del w:id="5813" w:author="GoldenCorpusHarness" w:date="2026-03-28T22:23:47Z">
        <w:r>
          <w:delText xml:space="preserve"> minimum of 6 to a maximum of a</w:delText>
        </w:r>
      </w:del>
      <w:r>
        <w:t>pp</w:t>
      </w:r>
      <w:del w:id="5814" w:author="GoldenCorpusHarness" w:date="2026-03-28T22:23:47Z">
        <w:r>
          <w:delText xml:space="preserve">roximately 15 participants at 1 or both dose levels, will be </w:delText>
        </w:r>
      </w:del>
      <w:r>
        <w:t>en</w:t>
      </w:r>
      <w:del w:id="5815" w:author="GoldenCorpusHarness" w:date="2026-03-28T22:23:47Z">
        <w:r>
          <w:delText>rolle</w:delText>
        </w:r>
      </w:del>
      <w:r>
        <w:t>d</w:t>
      </w:r>
      <w:ins w:id="5816" w:author="GoldenCorpusHarness" w:date="2026-03-28T22:23:47Z">
        <w:r>
          <w:t>ix</w:t>
        </w:r>
      </w:ins>
      <w:r>
        <w:t xml:space="preserve"> </w:t>
      </w:r>
      <w:del w:id="5817" w:author="GoldenCorpusHarness" w:date="2026-03-28T22:23:47Z">
        <w:r>
          <w:delText>in Part 1. Dose escalation to the next dose level will be based on a minimum of 6 participants</w:delText>
        </w:r>
      </w:del>
      <w:ins w:id="5818" w:author="GoldenCorpusHarness" w:date="2026-03-28T22:23:47Z">
        <w:r>
          <w:t>7</w:t>
        </w:r>
      </w:ins>
      <w:r>
        <w:t xml:space="preserve"> for </w:t>
      </w:r>
      <w:del w:id="5819" w:author="GoldenCorpusHarness" w:date="2026-03-28T22:23:47Z">
        <w:r>
          <w:delText xml:space="preserve">at least 8 weeks during the DLT observation period. In Table 5, the </w:delText>
        </w:r>
      </w:del>
      <w:r>
        <w:t>co</w:t>
      </w:r>
      <w:del w:id="5820" w:author="GoldenCorpusHarness" w:date="2026-03-28T22:23:47Z">
        <w:r>
          <w:delText>l</w:delText>
        </w:r>
      </w:del>
      <w:r>
        <w:t>u</w:t>
      </w:r>
      <w:del w:id="5821" w:author="GoldenCorpusHarness" w:date="2026-03-28T22:23:47Z">
        <w:r>
          <w:delText>mns indicate the numbers of participants treated at the current dose level, and the rows indicate the numbers of participants experiencing a DLT. The e</w:delText>
        </w:r>
      </w:del>
      <w:r>
        <w:t>ntr</w:t>
      </w:r>
      <w:del w:id="5822" w:author="GoldenCorpusHarness" w:date="2026-03-28T22:23:47Z">
        <w:r>
          <w:delText>ies of the table are the dose</w:delText>
        </w:r>
      </w:del>
      <w:ins w:id="5823" w:author="GoldenCorpusHarness" w:date="2026-03-28T22:23:47Z">
        <w:r>
          <w:t>y</w:t>
        </w:r>
      </w:ins>
      <w:r>
        <w:t>-</w:t>
      </w:r>
      <w:del w:id="5824" w:author="GoldenCorpusHarness" w:date="2026-03-28T22:23:47Z">
        <w:r>
          <w:delText>finding decisions: E, S, and DU represent escalating the dose, staying at the same dose, and de-escalating the dose and excluding the dose from the study due to unacceptable toxicity, re</w:delText>
        </w:r>
      </w:del>
      <w:r>
        <w:t>spec</w:t>
      </w:r>
      <w:del w:id="5825" w:author="GoldenCorpusHarness" w:date="2026-03-28T22:23:47Z">
        <w:r>
          <w:delText>t</w:delText>
        </w:r>
      </w:del>
      <w:r>
        <w:t>i</w:t>
      </w:r>
      <w:del w:id="5826" w:author="GoldenCorpusHarness" w:date="2026-03-28T22:23:47Z">
        <w:r>
          <w:delText>v</w:delText>
        </w:r>
      </w:del>
      <w:ins w:id="5827" w:author="GoldenCorpusHarness" w:date="2026-03-28T22:23:47Z">
        <w:r>
          <w:t>fic r</w:t>
        </w:r>
      </w:ins>
      <w:r>
        <w:t>e</w:t>
      </w:r>
      <w:del w:id="5828" w:author="GoldenCorpusHarness" w:date="2026-03-28T22:23:47Z">
        <w:r>
          <w:delText xml:space="preserve">ly. A dose </w:delText>
        </w:r>
      </w:del>
      <w:ins w:id="5829" w:author="GoldenCorpusHarness" w:date="2026-03-28T22:23:47Z">
        <w:r>
          <w:t>qu</w:t>
        </w:r>
      </w:ins>
      <w:r>
        <w:t>i</w:t>
      </w:r>
      <w:del w:id="5830" w:author="GoldenCorpusHarness" w:date="2026-03-28T22:23:47Z">
        <w:r>
          <w:delText>s de</w:delText>
        </w:r>
      </w:del>
      <w:ins w:id="5831" w:author="GoldenCorpusHarness" w:date="2026-03-28T22:23:47Z">
        <w:r>
          <w:t>r</w:t>
        </w:r>
      </w:ins>
      <w:r>
        <w:t>eme</w:t>
      </w:r>
      <w:del w:id="5832" w:author="GoldenCorpusHarness" w:date="2026-03-28T22:23:47Z">
        <w:r>
          <w:delText>d as unacceptably toxic if the posterior probability of DLT rate being greater than 30% is greater than 85%. For example, if 0 or 1 of 6 participa</w:delText>
        </w:r>
      </w:del>
      <w:r>
        <w:t>nts</w:t>
      </w:r>
      <w:del w:id="5833" w:author="GoldenCorpusHarness" w:date="2026-03-28T22:23:47Z">
        <w:r>
          <w:delText xml:space="preserve"> at a given dose level develop a DLT, then the dose can escalate to the next level</w:delText>
        </w:r>
      </w:del>
      <w:r>
        <w:t>.</w:t>
      </w:r>
      <w:del w:id="5834" w:author="GoldenCorpusHarness" w:date="2026-03-28T22:23:47Z">
        <w:r>
          <w:delText xml:space="preserve"> If ≥3 of 6 participants develop a DLT, this indicates an unacceptable toxicity at this dose. The dose should be de-escalated, and the current dose will not be explored further. If 2 of 6 participants at a given dose level develop a DLT, then additional participants should be enrolled at that dose level following the rules below.</w:delText>
        </w:r>
      </w:del>
    </w:p>
    <w:p ns2:paraId="0412596D" ns2:textId="539404A9" w:rsidR="003C3864" w:rsidRDefault="00895D30" w:rsidP="00224EA0">
      <w:pPr>
        <w:pStyle w:val="paragraph0"/>
      </w:pPr>
      <w:del w:id="5835" w:author="GoldenCorpusHarness" w:date="2026-03-28T22:23:47Z">
        <w:r>
          <w:delText xml:space="preserve">When </w:delText>
        </w:r>
      </w:del>
      <w:ins w:id="5836" w:author="GoldenCorpusHarness" w:date="2026-03-28T22:23:47Z">
        <w:r>
          <w:t>R</w:t>
        </w:r>
      </w:ins>
      <w:r>
        <w:t>a</w:t>
      </w:r>
      <w:del w:id="5837" w:author="GoldenCorpusHarness" w:date="2026-03-28T22:23:47Z">
        <w:r>
          <w:delText>dding participants to a dose level in response to a “stay” decision, the number of addi</w:delText>
        </w:r>
      </w:del>
      <w:r>
        <w:t>tional</w:t>
      </w:r>
      <w:del w:id="5838" w:author="GoldenCorpusHarness" w:date="2026-03-28T22:23:47Z">
        <w:r>
          <w:delText xml:space="preserve"> participants to b</w:delText>
        </w:r>
      </w:del>
      <w:r>
        <w:t xml:space="preserve">e </w:t>
      </w:r>
      <w:del w:id="5839" w:author="GoldenCorpusHarness" w:date="2026-03-28T22:23:47Z">
        <w:r>
          <w:delText>en</w:delText>
        </w:r>
      </w:del>
      <w:ins w:id="5840" w:author="GoldenCorpusHarness" w:date="2026-03-28T22:23:47Z">
        <w:r>
          <w:t>fo</w:t>
        </w:r>
      </w:ins>
      <w:r>
        <w:t>r</w:t>
      </w:r>
      <w:del w:id="5841" w:author="GoldenCorpusHarness" w:date="2026-03-28T22:23:47Z">
        <w:r>
          <w:delText>olled is capped to minimize</w:delText>
        </w:r>
      </w:del>
      <w:r>
        <w:t xml:space="preserve"> the </w:t>
      </w:r>
      <w:del w:id="5842" w:author="GoldenCorpusHarness" w:date="2026-03-28T22:23:47Z">
        <w:r>
          <w:delText>exposure to a do</w:delText>
        </w:r>
      </w:del>
      <w:ins w:id="5843" w:author="GoldenCorpusHarness" w:date="2026-03-28T22:23:47Z">
        <w:r>
          <w:t>U</w:t>
        </w:r>
      </w:ins>
      <w:r>
        <w:t>se</w:t>
      </w:r>
      <w:del w:id="5844" w:author="GoldenCorpusHarness" w:date="2026-03-28T22:23:47Z">
        <w:r>
          <w:delText xml:space="preserve"> that may be unacceptably toxic (denoted as DU in Table 5). Second, to determine how many more participants can be enrolled at the dose level, one can count steps in diagonal direction (down and to the right) from the current cell to the first cell marked DU. For example, if 2</w:delText>
        </w:r>
      </w:del>
      <w:r>
        <w:t xml:space="preserve"> of </w:t>
      </w:r>
      <w:del w:id="5845" w:author="GoldenCorpusHarness" w:date="2026-03-28T22:23:47Z">
        <w:r>
          <w:delText xml:space="preserve">6 </w:delText>
        </w:r>
      </w:del>
      <w:ins w:id="5846" w:author="GoldenCorpusHarness" w:date="2026-03-28T22:23:47Z">
        <w:r>
          <w:t>Com</w:t>
        </w:r>
      </w:ins>
      <w:r>
        <w:t>par</w:t>
      </w:r>
      <w:ins w:id="5847" w:author="GoldenCorpusHarness" w:date="2026-03-28T22:23:47Z">
        <w:r>
          <w:t>a</w:t>
        </w:r>
      </w:ins>
      <w:r>
        <w:t>t</w:t>
      </w:r>
      <w:del w:id="5848" w:author="GoldenCorpusHarness" w:date="2026-03-28T22:23:47Z">
        <w:r>
          <w:delText>icip</w:delText>
        </w:r>
      </w:del>
      <w:ins w:id="5849" w:author="GoldenCorpusHarness" w:date="2026-03-28T22:23:47Z">
        <w:r>
          <w:t>or/Pl</w:t>
        </w:r>
      </w:ins>
      <w:r>
        <w:t>a</w:t>
      </w:r>
      <w:del w:id="5850" w:author="GoldenCorpusHarness" w:date="2026-03-28T22:23:47Z">
        <w:r>
          <w:delText>nts have experien</w:delText>
        </w:r>
      </w:del>
      <w:r>
        <w:t>ce</w:t>
      </w:r>
      <w:del w:id="5851" w:author="GoldenCorpusHarness" w:date="2026-03-28T22:23:47Z">
        <w:r>
          <w:delText>d a DLT at a given d</w:delText>
        </w:r>
      </w:del>
      <w:ins w:id="5852" w:author="GoldenCorpusHarness" w:date="2026-03-28T22:23:47Z">
        <w:r>
          <w:t>b</w:t>
        </w:r>
      </w:ins>
      <w:r>
        <w:t>o</w:t>
      </w:r>
      <w:del w:id="5853" w:author="GoldenCorpusHarness" w:date="2026-03-28T22:23:47Z">
        <w:r>
          <w:delText xml:space="preserve">se level, no more than an additional 2 participants should be enrolled at this dose level until additional DLT data are available. This is because this dose level would be considered unacceptably toxic if all 2 additional participants experience a DLT (ie, 4/8 participants with DLT in Table 5). </w:delText>
        </w:r>
      </w:del>
    </w:p>
    <w:p ns2:paraId="4EFD5DFF" ns2:textId="77777777" w:rsidR="003C3864" w:rsidRPr="00A95425" w:rsidRDefault="00895D30" w:rsidP="00224EA0">
      <w:pPr>
        <w:pStyle w:val="paragraph0"/>
      </w:pPr>
      <w:ins w:id="5854" w:author="GoldenCorpusHarness" w:date="2026-03-28T22:23:47Z">
        <w:r>
          <w:t>Venetoclax is a selective, small molecule inhibitor of the antiapoptotic protein BCL2. Inhibition of BCL2 primes cancer cells for cell death. CLL cells express high levels of pro-apoptotic proteins belonging to the BH3-only class of proteins (BIM, BID, PUM</w:t>
        </w:r>
      </w:ins>
      <w:r>
        <w:t>A</w:t>
      </w:r>
      <w:del w:id="5855" w:author="GoldenCorpusHarness" w:date="2026-03-28T22:23:47Z">
        <w:r>
          <w:delText xml:space="preserve"> </w:delText>
        </w:r>
      </w:del>
      <w:ins w:id="5856" w:author="GoldenCorpusHarness" w:date="2026-03-28T22:23:47Z">
        <w:r>
          <w:t>, HRK, NOXA, BA</w:t>
        </w:r>
      </w:ins>
      <w:r>
        <w:t>D</w:t>
      </w:r>
      <w:ins w:id="5857" w:author="GoldenCorpusHarness" w:date="2026-03-28T22:23:47Z">
        <w:r>
          <w:t xml:space="preserve">) that are sequestered by BCL2. High levels of BCL2 in CLL cells maintain the survival of these cells [Del Gaizo Moore, V., et al 2007]. Selective inhibition of BCL2 by venetoclax circumvents the antiapoptotic function of BCL2. Rituximab is a monoclonal antibody targeting the CD20 antigen expressed on the surface of pre-B and mature B-lymphocytes. </w:t>
        </w:r>
      </w:ins>
      <w:r>
        <w:t>U</w:t>
      </w:r>
      <w:del w:id="5858" w:author="GoldenCorpusHarness" w:date="2026-03-28T22:23:47Z">
        <w:r>
          <w:delText xml:space="preserve"> decision at the lo</w:delText>
        </w:r>
      </w:del>
      <w:ins w:id="5859" w:author="GoldenCorpusHarness" w:date="2026-03-28T22:23:47Z">
        <w:r>
          <w:t xml:space="preserve">pon binding to CD20, rituximab mediates B-cell lysis and depletion. Venetoclax is approved </w:t>
        </w:r>
      </w:ins>
      <w:r>
        <w:t>w</w:t>
      </w:r>
      <w:del w:id="5860" w:author="GoldenCorpusHarness" w:date="2026-03-28T22:23:47Z">
        <w:r>
          <w:delText>est dose level</w:delText>
        </w:r>
      </w:del>
      <w:ins w:id="5861" w:author="GoldenCorpusHarness" w:date="2026-03-28T22:23:47Z">
        <w:r>
          <w:t>ith or</w:t>
        </w:r>
      </w:ins>
      <w:r>
        <w:t xml:space="preserve"> wi</w:t>
      </w:r>
      <w:del w:id="5862" w:author="GoldenCorpusHarness" w:date="2026-03-28T22:23:47Z">
        <w:r>
          <w:delText>ll stop Part 1 of the stud</w:delText>
        </w:r>
      </w:del>
      <w:ins w:id="5863" w:author="GoldenCorpusHarness" w:date="2026-03-28T22:23:47Z">
        <w:r>
          <w:t>thout rituximab as second-line therap</w:t>
        </w:r>
      </w:ins>
      <w:r>
        <w:t>y</w:t>
      </w:r>
      <w:del w:id="5864" w:author="GoldenCorpusHarness" w:date="2026-03-28T22:23:47Z">
        <w:r>
          <w:delText>. An E decision at the highest dose level will result in staying at that level. During dose finding, it may be acceptable to de-escalate to an intermediate dose, which was not previously defined or studied if evaluation of toxicity at such a dose is desired. If this is the case, 6 new participants may be enrolled at the new intermediate dose, and the rules should be used for further enrollment at this dose level.</w:delText>
        </w:r>
      </w:del>
      <w:ins w:id="5865" w:author="GoldenCorpusHarness" w:date="2026-03-28T22:23:47Z">
        <w:r>
          <w:t xml:space="preserve"> for CLL/SLL. </w:t>
        </w:r>
      </w:ins>
    </w:p>
    <w:p ns2:paraId="690BF0B4" ns2:textId="77777777" w:rsidR="003C3864" w:rsidRPr="00A95425" w:rsidRDefault="00895D30" w:rsidP="00224EA0">
      <w:pPr>
        <w:pStyle w:val="paragraph0"/>
      </w:pPr>
      <w:ins w:id="5866" w:author="GoldenCorpusHarness" w:date="2026-03-28T22:23:47Z">
        <w:r>
          <w:t>Results from the Phase 3, randomized, multicenter, open-label, active-controlled MUR</w:t>
        </w:r>
      </w:ins>
      <w:r>
        <w:t>A</w:t>
      </w:r>
      <w:del w:id="5867" w:author="GoldenCorpusHarness" w:date="2026-03-28T22:23:47Z">
        <w:r>
          <w:delText>fter</w:delText>
        </w:r>
      </w:del>
      <w:ins w:id="5868" w:author="GoldenCorpusHarness" w:date="2026-03-28T22:23:47Z">
        <w:r>
          <w:t>NO trial led to the approval of VR for the treatment of CLL/SLL in patients who have received at least</w:t>
        </w:r>
      </w:ins>
      <w:r>
        <w:t xml:space="preserve"> 1</w:t>
      </w:r>
      <w:del w:id="5869" w:author="GoldenCorpusHarness" w:date="2026-03-28T22:23:47Z">
        <w:r>
          <w:delText>5 parti</w:delText>
        </w:r>
      </w:del>
      <w:ins w:id="5870" w:author="GoldenCorpusHarness" w:date="2026-03-28T22:23:47Z">
        <w:r>
          <w:t xml:space="preserve"> prior therapy. In this study, 389 patients who had re</w:t>
        </w:r>
      </w:ins>
      <w:r>
        <w:t>c</w:t>
      </w:r>
      <w:del w:id="5871" w:author="GoldenCorpusHarness" w:date="2026-03-28T22:23:47Z">
        <w:r>
          <w:delText>ipants ha</w:delText>
        </w:r>
      </w:del>
      <w:ins w:id="5872" w:author="GoldenCorpusHarness" w:date="2026-03-28T22:23:47Z">
        <w:r>
          <w:t>ei</w:t>
        </w:r>
      </w:ins>
      <w:r>
        <w:t>ve</w:t>
      </w:r>
      <w:del w:id="5873" w:author="GoldenCorpusHarness" w:date="2026-03-28T22:23:47Z">
        <w:r>
          <w:delText xml:space="preserve"> </w:delText>
        </w:r>
      </w:del>
      <w:ins w:id="5874" w:author="GoldenCorpusHarness" w:date="2026-03-28T22:23:47Z">
        <w:r>
          <w:t>d at least 1 prior therapy were randomly assigned to receive 2 years of VR or 6 cycles of BR. After a median follow-up for PFS of 48 months, investigator-assessed PFS was longer in the VR group; the 4-year PFS estimates were 57.3% (95% CI: 49.4%, 65.3%) for VR and 4.6% (95% CI: 0.1%, 9.2%) for BR (HR=0.19, 95% CI: 0.14, 0.25). The PFS estimates 18 and 24 months after VR treatment cessation were 75.5% (95% CI: 67.4, 83.7) and 68.0% (95% CI: 57.6, 78.4), respectively. Four-year OS rates were also higher in the VR group (85.3%) than the BR group (66.8% [HR=0.41, 95% CI: 0.26, 0.65]). Nota</w:t>
        </w:r>
      </w:ins>
      <w:r>
        <w:t>b</w:t>
      </w:r>
      <w:del w:id="5875" w:author="GoldenCorpusHarness" w:date="2026-03-28T22:23:47Z">
        <w:r>
          <w:delText>een enrolled at an</w:delText>
        </w:r>
      </w:del>
      <w:ins w:id="5876" w:author="GoldenCorpusHarness" w:date="2026-03-28T22:23:47Z">
        <w:r>
          <w:t>l</w:t>
        </w:r>
      </w:ins>
      <w:r>
        <w:t>y</w:t>
      </w:r>
      <w:del w:id="5877" w:author="GoldenCorpusHarness" w:date="2026-03-28T22:23:47Z">
        <w:r>
          <w:delText xml:space="preserve"> of the tested doses</w:delText>
        </w:r>
      </w:del>
      <w:ins w:id="5878" w:author="GoldenCorpusHarness" w:date="2026-03-28T22:23:47Z">
        <w:r>
          <w:t>, patients in the VR arm who received the BTKi ibrutinib as the first therapy after progression</w:t>
        </w:r>
      </w:ins>
      <w:r>
        <w:t xml:space="preserve"> (</w:t>
      </w:r>
      <w:del w:id="5879" w:author="GoldenCorpusHarness" w:date="2026-03-28T22:23:47Z">
        <w:r>
          <w:delText>inc</w:delText>
        </w:r>
      </w:del>
      <w:ins w:id="5880" w:author="GoldenCorpusHarness" w:date="2026-03-28T22:23:47Z">
        <w:r>
          <w:t>n=10 eva</w:t>
        </w:r>
      </w:ins>
      <w:r>
        <w:t>lu</w:t>
      </w:r>
      <w:del w:id="5881" w:author="GoldenCorpusHarness" w:date="2026-03-28T22:23:47Z">
        <w:r>
          <w:delText>ding intermediate dose</w:delText>
        </w:r>
      </w:del>
      <w:ins w:id="5882" w:author="GoldenCorpusHarness" w:date="2026-03-28T22:23:47Z">
        <w:r>
          <w:t>able patient</w:t>
        </w:r>
      </w:ins>
      <w:r>
        <w:t>s)</w:t>
      </w:r>
      <w:del w:id="5883" w:author="GoldenCorpusHarness" w:date="2026-03-28T22:23:47Z">
        <w:r>
          <w:delText>, dose finding will stop if the mT</w:delText>
        </w:r>
      </w:del>
      <w:ins w:id="5884" w:author="GoldenCorpusHarness" w:date="2026-03-28T22:23:47Z">
        <w:r>
          <w:t xml:space="preserve"> had a reported 100% response rate [Kater, A. </w:t>
        </w:r>
      </w:ins>
      <w:r>
        <w:t>P</w:t>
      </w:r>
      <w:del w:id="5885" w:author="GoldenCorpusHarness" w:date="2026-03-28T22:23:47Z">
        <w:r>
          <w:delText>I table indicates “S” for staying at current dose. Otherwise, up to 15 new participants may be enrolled at a lower dose if “DU” is indicated, or at a higher dose if “E” is indicated.</w:delText>
        </w:r>
      </w:del>
      <w:ins w:id="5886" w:author="GoldenCorpusHarness" w:date="2026-03-28T22:23:47Z">
        <w:r>
          <w:t>., et al 2020].</w:t>
        </w:r>
      </w:ins>
    </w:p>
    <w:p ns2:paraId="0A1E06E8" ns2:textId="77777777" w:rsidR="003C3864" w:rsidRPr="00A95425" w:rsidRDefault="00895D30" w:rsidP="00224EA0">
      <w:pPr>
        <w:pStyle w:val="paragraph0"/>
      </w:pPr>
      <w:del w:id="5887" w:author="GoldenCorpusHarness" w:date="2026-03-28T22:23:47Z">
        <w:r>
          <w:delText xml:space="preserve">If </w:delText>
        </w:r>
      </w:del>
      <w:ins w:id="5888" w:author="GoldenCorpusHarness" w:date="2026-03-28T22:23:47Z">
        <w:r>
          <w:t>R</w:t>
        </w:r>
      </w:ins>
      <w:r>
        <w:t>a</w:t>
      </w:r>
      <w:del w:id="5889" w:author="GoldenCorpusHarness" w:date="2026-03-28T22:23:47Z">
        <w:r>
          <w:delText xml:space="preserve"> d</w:delText>
        </w:r>
      </w:del>
      <w:ins w:id="5890" w:author="GoldenCorpusHarness" w:date="2026-03-28T22:23:47Z">
        <w:r>
          <w:t>ti</w:t>
        </w:r>
      </w:ins>
      <w:r>
        <w:t>o</w:t>
      </w:r>
      <w:del w:id="5891" w:author="GoldenCorpusHarness" w:date="2026-03-28T22:23:47Z">
        <w:r>
          <w:delText>s</w:delText>
        </w:r>
      </w:del>
      <w:ins w:id="5892" w:author="GoldenCorpusHarness" w:date="2026-03-28T22:23:47Z">
        <w:r>
          <w:t>nal</w:t>
        </w:r>
      </w:ins>
      <w:r>
        <w:t xml:space="preserve">e </w:t>
      </w:r>
      <w:del w:id="5893" w:author="GoldenCorpusHarness" w:date="2026-03-28T22:23:47Z">
        <w:r>
          <w:delText>es</w:delText>
        </w:r>
      </w:del>
      <w:ins w:id="5894" w:author="GoldenCorpusHarness" w:date="2026-03-28T22:23:47Z">
        <w:r>
          <w:t>for Stratifi</w:t>
        </w:r>
      </w:ins>
      <w:r>
        <w:t>c</w:t>
      </w:r>
      <w:del w:id="5895" w:author="GoldenCorpusHarness" w:date="2026-03-28T22:23:47Z">
        <w:r>
          <w:delText>al</w:delText>
        </w:r>
      </w:del>
      <w:r>
        <w:t xml:space="preserve">ation </w:t>
      </w:r>
      <w:del w:id="5896" w:author="GoldenCorpusHarness" w:date="2026-03-28T22:23:47Z">
        <w:r>
          <w:delText>de</w:delText>
        </w:r>
      </w:del>
      <w:ins w:id="5897" w:author="GoldenCorpusHarness" w:date="2026-03-28T22:23:47Z">
        <w:r>
          <w:t>Fa</w:t>
        </w:r>
      </w:ins>
      <w:r>
        <w:t>c</w:t>
      </w:r>
      <w:del w:id="5898" w:author="GoldenCorpusHarness" w:date="2026-03-28T22:23:47Z">
        <w:r>
          <w:delText xml:space="preserve">ision is made after &lt;15 participants are treated at the 45-mg dose level, additional participants will continue </w:delText>
        </w:r>
      </w:del>
      <w:r>
        <w:t>to</w:t>
      </w:r>
      <w:del w:id="5899" w:author="GoldenCorpusHarness" w:date="2026-03-28T22:23:47Z">
        <w:r>
          <w:delText xml:space="preserve"> be en</w:delText>
        </w:r>
      </w:del>
      <w:r>
        <w:t>r</w:t>
      </w:r>
      <w:del w:id="5900" w:author="GoldenCorpusHarness" w:date="2026-03-28T22:23:47Z">
        <w:r>
          <w:delText>olled in order to have a total of approximately 15 participant</w:delText>
        </w:r>
      </w:del>
      <w:r>
        <w:t>s</w:t>
      </w:r>
      <w:del w:id="5901" w:author="GoldenCorpusHarness" w:date="2026-03-28T22:23:47Z">
        <w:r>
          <w:delText xml:space="preserve"> at the 45-mg dose level. Enrollment in Part 1 will be managed through the IRT system.</w:delText>
        </w:r>
      </w:del>
    </w:p>
    <w:p ns2:paraId="3CFB99C5" ns2:textId="0DFE5EAE" w:rsidR="003C3864" w:rsidRDefault="00895D30" w:rsidP="00224EA0">
      <w:pPr>
        <w:pStyle w:val="paragraph0"/>
      </w:pPr>
      <w:r>
        <w:t>Th</w:t>
      </w:r>
      <w:del w:id="5902" w:author="GoldenCorpusHarness" w:date="2026-03-28T22:23:47Z">
        <w:r>
          <w:delText>e pool</w:delText>
        </w:r>
      </w:del>
      <w:ins w:id="5903" w:author="GoldenCorpusHarness" w:date="2026-03-28T22:23:47Z">
        <w:r>
          <w:t>is study will enroll participants in Part 2 of the study stratified by prior BCL2i (includes venetoclax) treatment, prior BTKi treatment, risk (high risk [defined as del(17p) and/or TP53</w:t>
        </w:r>
      </w:ins>
      <w:r>
        <w:t>-</w:t>
      </w:r>
      <w:del w:id="5904" w:author="GoldenCorpusHarness" w:date="2026-03-28T22:23:47Z">
        <w:r>
          <w:delText>adjacent</w:delText>
        </w:r>
      </w:del>
      <w:ins w:id="5905" w:author="GoldenCorpusHarness" w:date="2026-03-28T22:23:47Z">
        <w:r>
          <w:t>mutated and/or IGHV</w:t>
        </w:r>
      </w:ins>
      <w:r>
        <w:t>-</w:t>
      </w:r>
      <w:ins w:id="5906" w:author="GoldenCorpusHarness" w:date="2026-03-28T22:23:47Z">
        <w:r>
          <w:t xml:space="preserve">unmutated status] </w:t>
        </w:r>
      </w:ins>
      <w:r>
        <w:t>v</w:t>
      </w:r>
      <w:del w:id="5907" w:author="GoldenCorpusHarness" w:date="2026-03-28T22:23:47Z">
        <w:r>
          <w:delText>iolators</w:delText>
        </w:r>
      </w:del>
      <w:ins w:id="5908" w:author="GoldenCorpusHarness" w:date="2026-03-28T22:23:47Z">
        <w:r>
          <w:t>s low risk [defined as the absence of high</w:t>
        </w:r>
      </w:ins>
      <w:r>
        <w:t>-</w:t>
      </w:r>
      <w:del w:id="5909" w:author="GoldenCorpusHarness" w:date="2026-03-28T22:23:47Z">
        <w:r>
          <w:delText>al</w:delText>
        </w:r>
      </w:del>
      <w:ins w:id="5910" w:author="GoldenCorpusHarness" w:date="2026-03-28T22:23:47Z">
        <w:r>
          <w:t>risk factors listed above] as determined by central testin</w:t>
        </w:r>
      </w:ins>
      <w:r>
        <w:t>g</w:t>
      </w:r>
      <w:del w:id="5911" w:author="GoldenCorpusHarness" w:date="2026-03-28T22:23:47Z">
        <w:r>
          <w:delText>orith</w:delText>
        </w:r>
      </w:del>
      <w:ins w:id="5912" w:author="GoldenCorpusHarness" w:date="2026-03-28T22:23:47Z">
        <w:r>
          <w:t>) and geographic region (US/Canada vs Europe vs Rest of World). Prior Phase 3 studies in CLL/SLL have included 3 to 4 stratification factors, including MURANO (3 factors; 389 participants); ECOG1912 (4 factors; 529 participants), and ALLIANCE (3 factors; 365 participants) [Sey</w:t>
        </w:r>
      </w:ins>
      <w:r>
        <w:t>m</w:t>
      </w:r>
      <w:del w:id="5913" w:author="GoldenCorpusHarness" w:date="2026-03-28T22:23:47Z">
        <w:r>
          <w:delText xml:space="preserve"> [</w:delText>
        </w:r>
      </w:del>
      <w:ins w:id="5914" w:author="GoldenCorpusHarness" w:date="2026-03-28T22:23:47Z">
        <w:r>
          <w:t xml:space="preserve">our, </w:t>
        </w:r>
      </w:ins>
      <w:r>
        <w:t>J</w:t>
      </w:r>
      <w:del w:id="5915" w:author="GoldenCorpusHarness" w:date="2026-03-28T22:23:47Z">
        <w:r>
          <w:delText>i, Y</w:delText>
        </w:r>
      </w:del>
      <w:ins w:id="5916" w:author="GoldenCorpusHarness" w:date="2026-03-28T22:23:47Z">
        <w:r>
          <w:t>. F</w:t>
        </w:r>
      </w:ins>
      <w:r>
        <w:t>., et al 20</w:t>
      </w:r>
      <w:ins w:id="5917" w:author="GoldenCorpusHarness" w:date="2026-03-28T22:23:47Z">
        <w:r>
          <w:t>18] [Woyach, J. A., et al 2</w:t>
        </w:r>
      </w:ins>
      <w:r>
        <w:t>0</w:t>
      </w:r>
      <w:del w:id="5918" w:author="GoldenCorpusHarness" w:date="2026-03-28T22:23:47Z">
        <w:r>
          <w:delText>7</w:delText>
        </w:r>
      </w:del>
      <w:ins w:id="5919" w:author="GoldenCorpusHarness" w:date="2026-03-28T22:23:47Z">
        <w:r>
          <w:t>18</w:t>
        </w:r>
      </w:ins>
      <w:r>
        <w:t xml:space="preserve">] </w:t>
      </w:r>
      <w:del w:id="5920" w:author="GoldenCorpusHarness" w:date="2026-03-28T22:23:47Z">
        <w:r>
          <w:delText xml:space="preserve">will </w:delText>
        </w:r>
      </w:del>
      <w:ins w:id="5921" w:author="GoldenCorpusHarness" w:date="2026-03-28T22:23:47Z">
        <w:r>
          <w:t>[Shanafelt, T. D., et al 2019]. With a sample size of approximately 690 participants in the current study, the use of up to 24 strata is operationally and analytically accepta</w:t>
        </w:r>
      </w:ins>
      <w:r>
        <w:t>b</w:t>
      </w:r>
      <w:del w:id="5922" w:author="GoldenCorpusHarness" w:date="2026-03-28T22:23:47Z">
        <w:r>
          <w:delText>e used to estimate the DLT rates across doses</w:delText>
        </w:r>
      </w:del>
      <w:ins w:id="5923" w:author="GoldenCorpusHarness" w:date="2026-03-28T22:23:47Z">
        <w:r>
          <w:t>le</w:t>
        </w:r>
      </w:ins>
      <w:r>
        <w:t xml:space="preserve">. </w:t>
      </w:r>
      <w:del w:id="5924" w:author="GoldenCorpusHarness" w:date="2026-03-28T22:23:47Z">
        <w:r>
          <w:delText xml:space="preserve">After DLT evaluation period, the participants will continue to be followed for a total of 12 weeks for safety and efficacy evaluation. The totality of the data will be considered before deciding on the final nemtabrutinib dose to carry forward to Part 2 of this study. </w:delText>
        </w:r>
      </w:del>
    </w:p>
    <w:p ns2:paraId="1B46E9D8" ns2:textId="7D7F0934" w:rsidR="003C3864" w:rsidRDefault="00895D30" w:rsidP="00224EA0">
      <w:pPr>
        <w:pStyle w:val="paragraph0"/>
      </w:pPr>
      <w:del w:id="5925" w:author="GoldenCorpusHarness" w:date="2026-03-28T22:23:47Z">
        <w:r>
          <w:delText>Note that althou</w:delText>
        </w:r>
      </w:del>
      <w:ins w:id="5926" w:author="GoldenCorpusHarness" w:date="2026-03-28T22:23:47Z">
        <w:r>
          <w:t>Prior treatment with BCL2i (includes venetoclax) and hi</w:t>
        </w:r>
      </w:ins>
      <w:r>
        <w:t xml:space="preserve">gh </w:t>
      </w:r>
      <w:ins w:id="5927" w:author="GoldenCorpusHarness" w:date="2026-03-28T22:23:47Z">
        <w:r>
          <w:t>risk versus low risk, defined by del(17p) and/or TP5</w:t>
        </w:r>
      </w:ins>
      <w:r>
        <w:t>3</w:t>
      </w:r>
      <w:ins w:id="5928" w:author="GoldenCorpusHarness" w:date="2026-03-28T22:23:47Z">
        <w:r>
          <w:t>-mutated and/or IGHV-unmutated status, are known prognostic factors. Patients with a detectable del(17p) have the poorest prognosis in the era of chemoimmunotherapy, with a median OS of 2 to 5 years [Hallek, M. 2</w:t>
        </w:r>
      </w:ins>
      <w:r>
        <w:t>0</w:t>
      </w:r>
      <w:del w:id="5929" w:author="GoldenCorpusHarness" w:date="2026-03-28T22:23:47Z">
        <w:r>
          <w:delText xml:space="preserve">% was the target toxicity rate used to generate the guidelines in Table 5, the observed rates of participants with DLTs at the MTD may be slightly above or below </w:delText>
        </w:r>
      </w:del>
      <w:ins w:id="5930" w:author="GoldenCorpusHarness" w:date="2026-03-28T22:23:47Z">
        <w:r>
          <w:t>1</w:t>
        </w:r>
      </w:ins>
      <w:r>
        <w:t>3</w:t>
      </w:r>
      <w:del w:id="5931" w:author="GoldenCorpusHarness" w:date="2026-03-28T22:23:47Z">
        <w:r>
          <w:delText>0%</w:delText>
        </w:r>
      </w:del>
      <w:ins w:id="5932" w:author="GoldenCorpusHarness" w:date="2026-03-28T22:23:47Z">
        <w:r>
          <w:t>]</w:t>
        </w:r>
      </w:ins>
      <w:r>
        <w:t>.</w:t>
      </w:r>
      <w:ins w:id="5933" w:author="GoldenCorpusHarness" w:date="2026-03-28T22:23:47Z">
        <w:r>
          <w:t xml:space="preserve"> </w:t>
        </w:r>
      </w:ins>
    </w:p>
    <w:p ns2:paraId="0A85BDB1" ns2:textId="35390D72" w:rsidR="003C3864" w:rsidRDefault="00895D30" w:rsidP="00F94906">
      <w:pPr>
        <w:pStyle w:val="Caption"/>
        <w:pageBreakBefore/>
      </w:pPr>
      <w:r>
        <w:t>T</w:t>
      </w:r>
      <w:del w:id="5934" w:author="GoldenCorpusHarness" w:date="2026-03-28T22:23:47Z">
        <w:r>
          <w:delText>a</w:delText>
        </w:r>
      </w:del>
      <w:ins w:id="5935" w:author="GoldenCorpusHarness" w:date="2026-03-28T22:23:47Z">
        <w:r>
          <w:t xml:space="preserve">he use of CLL/SLL therapies differs across regions, and geographic region is included as a stratification factor at randomization to account for these differences and will help ensure the selected regions are </w:t>
        </w:r>
      </w:ins>
      <w:r>
        <w:t>b</w:t>
      </w:r>
      <w:del w:id="5936" w:author="GoldenCorpusHarness" w:date="2026-03-28T22:23:47Z">
        <w:r>
          <w:delText>le 5Dose-finding Rules</w:delText>
        </w:r>
      </w:del>
      <w:ins w:id="5937" w:author="GoldenCorpusHarness" w:date="2026-03-28T22:23:47Z">
        <w:r>
          <w:t>alanced between the treatment groups. As of early 2023, there has been a greater use of chemoimmunotherapy in Europe, Asia</w:t>
        </w:r>
      </w:ins>
      <w:r>
        <w:t xml:space="preserve"> P</w:t>
      </w:r>
      <w:del w:id="5938" w:author="GoldenCorpusHarness" w:date="2026-03-28T22:23:47Z">
        <w:r>
          <w:delText>er mTPI Design</w:delText>
        </w:r>
      </w:del>
      <w:ins w:id="5939" w:author="GoldenCorpusHarness" w:date="2026-03-28T22:23:47Z">
        <w:r>
          <w:t>acific, and the rest of world compared to the US, and greater heterogeneity within these regions with regards to regimens used, compared to prescribed treatments in the US.</w:t>
        </w:r>
      </w:ins>
    </w:p>
    <w:tbl>
      <w:tblPr>
        <w:tblStyle w:val="TableGrid60"/>
        <w:tblW w:w="5000" w:type="pct"/>
        <w:tblLayout w:type="fixed"/>
        <w:tblLook w:val="04A0" w:firstRow="1" w:lastRow="0" w:firstColumn="1" w:lastColumn="0" w:noHBand="0" w:noVBand="1"/>
      </w:tblPr>
      <w:tblGrid>
        <w:gridCol w:w="1992"/>
        <w:gridCol w:w="699"/>
        <w:gridCol w:w="699"/>
        <w:gridCol w:w="699"/>
        <w:gridCol w:w="699"/>
        <w:gridCol w:w="700"/>
        <w:gridCol w:w="699"/>
        <w:gridCol w:w="699"/>
        <w:gridCol w:w="699"/>
        <w:gridCol w:w="699"/>
        <w:gridCol w:w="700"/>
        <w:gridCol w:w="6"/>
      </w:tblGrid>
      <w:tr w:rsidR="003117E4" ns2:paraId="4C011093" ns2:textId="77777777" w:rsidTr="003C3864">
        <w:trPr>
          <w:trHeight w:val="341"/>
          <w:tblHeader/>
        </w:trPr>
        <w:tc>
          <w:tcPr>
            <w:tcW w:w="1985" w:type="dxa"/>
            <w:vMerge w:val="restart"/>
            <w:vAlign w:val="center"/>
          </w:tcPr>
          <w:p ns2:paraId="47CAE7F2" ns2:textId="77777777" w:rsidR="003C3864" w:rsidRPr="0024015F" w:rsidRDefault="00895D30" w:rsidP="00FB4E58">
            <w:pPr>
              <w:pStyle w:val="TableText"/>
              <w:ind w:left="-107" w:right="-111"/>
              <w:rPr>
                <w:rFonts w:eastAsia="MS Gothic"/>
                <w:b/>
                <w:sz w:val="20"/>
              </w:rPr>
            </w:pPr>
            <w:r w:rsidRPr="0024015F">
              <w:rPr>
                <w:rFonts w:eastAsia="MS Gothic"/>
                <w:b/>
                <w:bCs/>
                <w:sz w:val="20"/>
              </w:rPr>
              <w:t xml:space="preserve">Number of </w:t>
            </w:r>
            <w:r w:rsidRPr="0024015F">
              <w:rPr>
                <w:rFonts w:eastAsiaTheme="majorEastAsia"/>
                <w:b/>
                <w:bCs/>
                <w:sz w:val="20"/>
              </w:rPr>
              <w:t>participants</w:t>
            </w:r>
            <w:r w:rsidRPr="0024015F">
              <w:rPr>
                <w:rFonts w:eastAsia="MS Gothic"/>
                <w:b/>
                <w:bCs/>
                <w:sz w:val="20"/>
              </w:rPr>
              <w:t xml:space="preserve"> with at least 1 DLT</w:t>
            </w:r>
          </w:p>
        </w:tc>
        <w:tc>
          <w:tcPr>
            <w:tcW w:w="6977" w:type="dxa"/>
            <w:gridSpan w:val="11"/>
            <w:vAlign w:val="center"/>
          </w:tcPr>
          <w:p ns2:paraId="4E31150A" ns2:textId="77777777" w:rsidR="003C3864" w:rsidRPr="0024015F" w:rsidRDefault="00895D30" w:rsidP="00FB4E58">
            <w:pPr>
              <w:pStyle w:val="TableText"/>
              <w:rPr>
                <w:rFonts w:eastAsia="MS Gothic"/>
                <w:b/>
                <w:sz w:val="20"/>
              </w:rPr>
            </w:pPr>
            <w:r w:rsidRPr="0024015F">
              <w:rPr>
                <w:rFonts w:eastAsia="MS Gothic"/>
                <w:b/>
                <w:sz w:val="20"/>
              </w:rPr>
              <w:t xml:space="preserve">Number of </w:t>
            </w:r>
            <w:r w:rsidRPr="0024015F">
              <w:rPr>
                <w:rFonts w:eastAsiaTheme="majorEastAsia"/>
                <w:b/>
                <w:sz w:val="20"/>
              </w:rPr>
              <w:t>Participants</w:t>
            </w:r>
            <w:r w:rsidRPr="0024015F">
              <w:rPr>
                <w:rFonts w:eastAsia="MS Gothic"/>
                <w:b/>
                <w:sz w:val="20"/>
              </w:rPr>
              <w:t xml:space="preserve"> Evaluable for DLT at Current Dose</w:t>
            </w:r>
            <w:r w:rsidRPr="0024015F">
              <w:rPr>
                <w:rFonts w:eastAsia="MS Gothic"/>
                <w:b/>
                <w:sz w:val="20"/>
                <w:vertAlign w:val="superscript"/>
              </w:rPr>
              <w:t>a</w:t>
            </w:r>
          </w:p>
        </w:tc>
      </w:tr>
      <w:tr w:rsidR="003117E4" ns2:paraId="6968CF02" ns2:textId="77777777" w:rsidTr="003C3864">
        <w:trPr>
          <w:gridAfter w:val="1"/>
          <w:wAfter w:w="6" w:type="dxa"/>
          <w:trHeight w:val="357"/>
          <w:tblHeader/>
        </w:trPr>
        <w:tc>
          <w:tcPr>
            <w:tcW w:w="1985" w:type="dxa"/>
            <w:vMerge/>
            <w:vAlign w:val="center"/>
          </w:tcPr>
          <w:p ns2:paraId="5FE5BF7A" ns2:textId="77777777" w:rsidR="003C3864" w:rsidRPr="00C12C76" w:rsidRDefault="003C3864" w:rsidP="00FB4E58">
            <w:pPr>
              <w:pStyle w:val="TableText"/>
              <w:ind w:left="-107" w:right="-111"/>
              <w:rPr>
                <w:rFonts w:eastAsia="MS Gothic"/>
                <w:b/>
                <w:sz w:val="20"/>
              </w:rPr>
            </w:pPr>
          </w:p>
        </w:tc>
        <w:tc>
          <w:tcPr>
            <w:tcW w:w="696" w:type="dxa"/>
            <w:vAlign w:val="center"/>
          </w:tcPr>
          <w:p ns2:paraId="0BEF90A0" ns2:textId="77777777" w:rsidR="003C3864" w:rsidRPr="00C12C76" w:rsidRDefault="00895D30" w:rsidP="00FB4E58">
            <w:pPr>
              <w:pStyle w:val="TableText"/>
              <w:ind w:left="-101" w:right="-105"/>
              <w:rPr>
                <w:rFonts w:eastAsia="MS Gothic"/>
                <w:b/>
                <w:sz w:val="20"/>
              </w:rPr>
            </w:pPr>
            <w:r w:rsidRPr="00C12C76">
              <w:rPr>
                <w:rFonts w:eastAsia="MS Gothic"/>
                <w:b/>
                <w:sz w:val="20"/>
              </w:rPr>
              <w:t>6</w:t>
            </w:r>
          </w:p>
        </w:tc>
        <w:tc>
          <w:tcPr>
            <w:tcW w:w="697" w:type="dxa"/>
            <w:vAlign w:val="center"/>
          </w:tcPr>
          <w:p ns2:paraId="008C13C9" ns2:textId="77777777" w:rsidR="003C3864" w:rsidRPr="00C12C76" w:rsidRDefault="00895D30" w:rsidP="00FB4E58">
            <w:pPr>
              <w:pStyle w:val="TableText"/>
              <w:rPr>
                <w:rFonts w:eastAsia="MS Gothic"/>
                <w:b/>
                <w:sz w:val="20"/>
              </w:rPr>
            </w:pPr>
            <w:r w:rsidRPr="00C12C76">
              <w:rPr>
                <w:rFonts w:eastAsia="MS Gothic"/>
                <w:b/>
                <w:sz w:val="20"/>
              </w:rPr>
              <w:t>7</w:t>
            </w:r>
          </w:p>
        </w:tc>
        <w:tc>
          <w:tcPr>
            <w:tcW w:w="697" w:type="dxa"/>
            <w:vAlign w:val="center"/>
          </w:tcPr>
          <w:p ns2:paraId="18DFA857" ns2:textId="77777777" w:rsidR="003C3864" w:rsidRPr="00C12C76" w:rsidRDefault="00895D30" w:rsidP="00FB4E58">
            <w:pPr>
              <w:pStyle w:val="TableText"/>
              <w:rPr>
                <w:rFonts w:eastAsia="MS Gothic"/>
                <w:b/>
                <w:sz w:val="20"/>
              </w:rPr>
            </w:pPr>
            <w:r w:rsidRPr="00C12C76">
              <w:rPr>
                <w:rFonts w:eastAsia="MS Gothic"/>
                <w:b/>
                <w:sz w:val="20"/>
              </w:rPr>
              <w:t>8</w:t>
            </w:r>
          </w:p>
        </w:tc>
        <w:tc>
          <w:tcPr>
            <w:tcW w:w="697" w:type="dxa"/>
            <w:vAlign w:val="center"/>
          </w:tcPr>
          <w:p ns2:paraId="5749CC6D" ns2:textId="77777777" w:rsidR="003C3864" w:rsidRPr="00C12C76" w:rsidRDefault="00895D30" w:rsidP="00FB4E58">
            <w:pPr>
              <w:pStyle w:val="TableText"/>
              <w:rPr>
                <w:rFonts w:eastAsia="MS Gothic"/>
                <w:b/>
                <w:sz w:val="20"/>
              </w:rPr>
            </w:pPr>
            <w:r w:rsidRPr="00C12C76">
              <w:rPr>
                <w:rFonts w:eastAsia="MS Gothic"/>
                <w:b/>
                <w:sz w:val="20"/>
              </w:rPr>
              <w:t>9</w:t>
            </w:r>
          </w:p>
        </w:tc>
        <w:tc>
          <w:tcPr>
            <w:tcW w:w="698" w:type="dxa"/>
            <w:vAlign w:val="center"/>
          </w:tcPr>
          <w:p ns2:paraId="45344721" ns2:textId="77777777" w:rsidR="003C3864" w:rsidRPr="00C12C76" w:rsidRDefault="00895D30" w:rsidP="00FB4E58">
            <w:pPr>
              <w:pStyle w:val="TableText"/>
              <w:rPr>
                <w:rFonts w:eastAsia="MS Gothic"/>
                <w:b/>
                <w:sz w:val="20"/>
              </w:rPr>
            </w:pPr>
            <w:r w:rsidRPr="00C12C76">
              <w:rPr>
                <w:rFonts w:eastAsia="MS Gothic"/>
                <w:b/>
                <w:sz w:val="20"/>
              </w:rPr>
              <w:t>10</w:t>
            </w:r>
          </w:p>
        </w:tc>
        <w:tc>
          <w:tcPr>
            <w:tcW w:w="697" w:type="dxa"/>
            <w:vAlign w:val="center"/>
          </w:tcPr>
          <w:p ns2:paraId="019990C3" ns2:textId="77777777" w:rsidR="003C3864" w:rsidRPr="00C12C76" w:rsidRDefault="00895D30" w:rsidP="00FB4E58">
            <w:pPr>
              <w:pStyle w:val="TableText"/>
              <w:rPr>
                <w:rFonts w:eastAsia="MS Gothic"/>
                <w:b/>
                <w:sz w:val="20"/>
              </w:rPr>
            </w:pPr>
            <w:r w:rsidRPr="00C12C76">
              <w:rPr>
                <w:rFonts w:eastAsia="MS Gothic"/>
                <w:b/>
                <w:sz w:val="20"/>
              </w:rPr>
              <w:t>11</w:t>
            </w:r>
          </w:p>
        </w:tc>
        <w:tc>
          <w:tcPr>
            <w:tcW w:w="697" w:type="dxa"/>
            <w:vAlign w:val="center"/>
          </w:tcPr>
          <w:p ns2:paraId="7B533F29" ns2:textId="77777777" w:rsidR="003C3864" w:rsidRPr="00C12C76" w:rsidRDefault="00895D30" w:rsidP="00FB4E58">
            <w:pPr>
              <w:pStyle w:val="TableText"/>
              <w:rPr>
                <w:rFonts w:eastAsia="MS Gothic"/>
                <w:b/>
                <w:sz w:val="20"/>
              </w:rPr>
            </w:pPr>
            <w:r w:rsidRPr="00C12C76">
              <w:rPr>
                <w:rFonts w:eastAsia="MS Gothic"/>
                <w:b/>
                <w:sz w:val="20"/>
              </w:rPr>
              <w:t>12</w:t>
            </w:r>
          </w:p>
        </w:tc>
        <w:tc>
          <w:tcPr>
            <w:tcW w:w="697" w:type="dxa"/>
            <w:vAlign w:val="center"/>
          </w:tcPr>
          <w:p ns2:paraId="43AAFC2F" ns2:textId="77777777" w:rsidR="003C3864" w:rsidRPr="00C12C76" w:rsidRDefault="00895D30" w:rsidP="00FB4E58">
            <w:pPr>
              <w:pStyle w:val="TableText"/>
              <w:rPr>
                <w:rFonts w:eastAsia="MS Gothic"/>
                <w:b/>
                <w:sz w:val="20"/>
              </w:rPr>
            </w:pPr>
            <w:r w:rsidRPr="00C12C76">
              <w:rPr>
                <w:rFonts w:eastAsia="MS Gothic"/>
                <w:b/>
                <w:sz w:val="20"/>
              </w:rPr>
              <w:t>13</w:t>
            </w:r>
          </w:p>
        </w:tc>
        <w:tc>
          <w:tcPr>
            <w:tcW w:w="697" w:type="dxa"/>
            <w:vAlign w:val="center"/>
          </w:tcPr>
          <w:p ns2:paraId="119978DC" ns2:textId="77777777" w:rsidR="003C3864" w:rsidRPr="00C12C76" w:rsidRDefault="00895D30" w:rsidP="00FB4E58">
            <w:pPr>
              <w:pStyle w:val="TableText"/>
              <w:rPr>
                <w:rFonts w:eastAsia="MS Gothic"/>
                <w:b/>
                <w:sz w:val="20"/>
              </w:rPr>
            </w:pPr>
            <w:r w:rsidRPr="00C12C76">
              <w:rPr>
                <w:rFonts w:eastAsia="MS Gothic"/>
                <w:b/>
                <w:sz w:val="20"/>
              </w:rPr>
              <w:t>14</w:t>
            </w:r>
          </w:p>
        </w:tc>
        <w:tc>
          <w:tcPr>
            <w:tcW w:w="698" w:type="dxa"/>
            <w:vAlign w:val="center"/>
          </w:tcPr>
          <w:p ns2:paraId="47BE44F9" ns2:textId="77777777" w:rsidR="003C3864" w:rsidRPr="00C12C76" w:rsidRDefault="00895D30" w:rsidP="00FB4E58">
            <w:pPr>
              <w:pStyle w:val="TableText"/>
              <w:rPr>
                <w:rFonts w:eastAsia="MS Gothic"/>
                <w:b/>
                <w:sz w:val="20"/>
              </w:rPr>
            </w:pPr>
            <w:r w:rsidRPr="00C12C76">
              <w:rPr>
                <w:rFonts w:eastAsia="MS Gothic"/>
                <w:b/>
                <w:sz w:val="20"/>
              </w:rPr>
              <w:t>15</w:t>
            </w:r>
          </w:p>
        </w:tc>
      </w:tr>
      <w:tr w:rsidR="003117E4" ns2:paraId="0EC0B57C" ns2:textId="77777777" w:rsidTr="003C3864">
        <w:trPr>
          <w:gridAfter w:val="1"/>
          <w:wAfter w:w="6" w:type="dxa"/>
          <w:trHeight w:val="341"/>
        </w:trPr>
        <w:tc>
          <w:tcPr>
            <w:tcW w:w="1985" w:type="dxa"/>
          </w:tcPr>
          <w:p ns2:paraId="74DA75A9" ns2:textId="77777777" w:rsidR="003C3864" w:rsidRPr="00CC7F63" w:rsidRDefault="00895D30" w:rsidP="00FB4E58">
            <w:pPr>
              <w:pStyle w:val="TableText"/>
              <w:rPr>
                <w:rFonts w:eastAsia="MS Gothic"/>
                <w:sz w:val="20"/>
              </w:rPr>
            </w:pPr>
            <w:r w:rsidRPr="00CC7F63">
              <w:rPr>
                <w:rFonts w:eastAsia="MS Gothic"/>
                <w:sz w:val="20"/>
              </w:rPr>
              <w:t>0</w:t>
            </w:r>
          </w:p>
        </w:tc>
        <w:tc>
          <w:tcPr>
            <w:tcW w:w="696" w:type="dxa"/>
          </w:tcPr>
          <w:p ns2:paraId="7BE0D0D9" ns2:textId="77777777" w:rsidR="003C3864" w:rsidRPr="00CC7F63" w:rsidRDefault="00895D30" w:rsidP="00FB4E58">
            <w:pPr>
              <w:pStyle w:val="TableText"/>
              <w:ind w:left="-101" w:right="-105"/>
              <w:rPr>
                <w:rFonts w:eastAsia="MS Gothic"/>
                <w:sz w:val="20"/>
              </w:rPr>
            </w:pPr>
            <w:r>
              <w:rPr>
                <w:rFonts w:eastAsia="MS Gothic"/>
                <w:sz w:val="20"/>
              </w:rPr>
              <w:t>E</w:t>
            </w:r>
          </w:p>
        </w:tc>
        <w:tc>
          <w:tcPr>
            <w:tcW w:w="697" w:type="dxa"/>
          </w:tcPr>
          <w:p ns2:paraId="7AB909CB" ns2:textId="77777777" w:rsidR="003C3864" w:rsidRPr="00CC7F63" w:rsidRDefault="00895D30" w:rsidP="00FB4E58">
            <w:pPr>
              <w:pStyle w:val="TableText"/>
              <w:rPr>
                <w:rFonts w:eastAsia="MS Gothic"/>
                <w:sz w:val="20"/>
              </w:rPr>
            </w:pPr>
            <w:r>
              <w:rPr>
                <w:rFonts w:eastAsia="MS Gothic"/>
                <w:sz w:val="20"/>
              </w:rPr>
              <w:t>E</w:t>
            </w:r>
          </w:p>
        </w:tc>
        <w:tc>
          <w:tcPr>
            <w:tcW w:w="697" w:type="dxa"/>
          </w:tcPr>
          <w:p ns2:paraId="27B99F6B" ns2:textId="77777777" w:rsidR="003C3864" w:rsidRPr="00CC7F63" w:rsidRDefault="00895D30" w:rsidP="00FB4E58">
            <w:pPr>
              <w:pStyle w:val="TableText"/>
              <w:rPr>
                <w:rFonts w:eastAsia="MS Gothic"/>
                <w:sz w:val="20"/>
              </w:rPr>
            </w:pPr>
            <w:r>
              <w:rPr>
                <w:rFonts w:eastAsia="MS Gothic"/>
                <w:sz w:val="20"/>
              </w:rPr>
              <w:t>E</w:t>
            </w:r>
          </w:p>
        </w:tc>
        <w:tc>
          <w:tcPr>
            <w:tcW w:w="697" w:type="dxa"/>
          </w:tcPr>
          <w:p ns2:paraId="17258A4A" ns2:textId="77777777" w:rsidR="003C3864" w:rsidRPr="00CC7F63" w:rsidRDefault="00895D30" w:rsidP="00FB4E58">
            <w:pPr>
              <w:pStyle w:val="TableText"/>
              <w:rPr>
                <w:rFonts w:eastAsia="MS Gothic"/>
                <w:sz w:val="20"/>
              </w:rPr>
            </w:pPr>
            <w:r>
              <w:rPr>
                <w:rFonts w:eastAsia="MS Gothic"/>
                <w:sz w:val="20"/>
              </w:rPr>
              <w:t>E</w:t>
            </w:r>
          </w:p>
        </w:tc>
        <w:tc>
          <w:tcPr>
            <w:tcW w:w="698" w:type="dxa"/>
          </w:tcPr>
          <w:p ns2:paraId="1636F820"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55D9A2CA"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1946FDF2"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5388E93B"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46685EBD" ns2:textId="77777777" w:rsidR="003C3864" w:rsidRPr="00CC7F63" w:rsidRDefault="00895D30" w:rsidP="00FB4E58">
            <w:pPr>
              <w:pStyle w:val="TableText"/>
              <w:rPr>
                <w:rFonts w:eastAsia="MS Gothic"/>
                <w:sz w:val="20"/>
              </w:rPr>
            </w:pPr>
            <w:r w:rsidRPr="00CC7F63">
              <w:rPr>
                <w:rFonts w:eastAsia="MS Gothic"/>
                <w:sz w:val="20"/>
              </w:rPr>
              <w:t>E</w:t>
            </w:r>
          </w:p>
        </w:tc>
        <w:tc>
          <w:tcPr>
            <w:tcW w:w="698" w:type="dxa"/>
          </w:tcPr>
          <w:p ns2:paraId="2D075E7D" ns2:textId="77777777" w:rsidR="003C3864" w:rsidRPr="00CC7F63" w:rsidRDefault="00895D30" w:rsidP="00FB4E58">
            <w:pPr>
              <w:pStyle w:val="TableText"/>
              <w:rPr>
                <w:rFonts w:eastAsia="MS Gothic"/>
                <w:sz w:val="20"/>
              </w:rPr>
            </w:pPr>
            <w:r>
              <w:rPr>
                <w:rFonts w:eastAsia="MS Gothic"/>
                <w:sz w:val="20"/>
              </w:rPr>
              <w:t>E</w:t>
            </w:r>
          </w:p>
        </w:tc>
      </w:tr>
      <w:tr w:rsidR="003117E4" ns2:paraId="31B4C528" ns2:textId="77777777" w:rsidTr="003C3864">
        <w:trPr>
          <w:gridAfter w:val="1"/>
          <w:wAfter w:w="6" w:type="dxa"/>
          <w:trHeight w:val="341"/>
        </w:trPr>
        <w:tc>
          <w:tcPr>
            <w:tcW w:w="1985" w:type="dxa"/>
          </w:tcPr>
          <w:p ns2:paraId="11FF01E2" ns2:textId="77777777" w:rsidR="003C3864" w:rsidRPr="00CC7F63" w:rsidRDefault="00895D30" w:rsidP="00FB4E58">
            <w:pPr>
              <w:pStyle w:val="TableText"/>
              <w:rPr>
                <w:rFonts w:eastAsia="MS Gothic"/>
                <w:sz w:val="20"/>
              </w:rPr>
            </w:pPr>
            <w:r w:rsidRPr="00CC7F63">
              <w:rPr>
                <w:rFonts w:eastAsia="MS Gothic"/>
                <w:sz w:val="20"/>
              </w:rPr>
              <w:t>1</w:t>
            </w:r>
          </w:p>
        </w:tc>
        <w:tc>
          <w:tcPr>
            <w:tcW w:w="696" w:type="dxa"/>
          </w:tcPr>
          <w:p ns2:paraId="7EF7F88A" ns2:textId="77777777" w:rsidR="003C3864" w:rsidRPr="00CC7F63" w:rsidRDefault="00895D30" w:rsidP="00FB4E58">
            <w:pPr>
              <w:pStyle w:val="TableText"/>
              <w:ind w:left="-101" w:right="-105"/>
              <w:rPr>
                <w:rFonts w:eastAsia="MS Gothic"/>
                <w:sz w:val="20"/>
              </w:rPr>
            </w:pPr>
            <w:r>
              <w:rPr>
                <w:rFonts w:eastAsia="MS Gothic"/>
                <w:sz w:val="20"/>
              </w:rPr>
              <w:t>E</w:t>
            </w:r>
          </w:p>
        </w:tc>
        <w:tc>
          <w:tcPr>
            <w:tcW w:w="697" w:type="dxa"/>
          </w:tcPr>
          <w:p ns2:paraId="0A06C43E" ns2:textId="77777777" w:rsidR="003C3864" w:rsidRPr="00CC7F63" w:rsidRDefault="00895D30" w:rsidP="00FB4E58">
            <w:pPr>
              <w:pStyle w:val="TableText"/>
              <w:rPr>
                <w:rFonts w:eastAsia="MS Gothic"/>
                <w:sz w:val="20"/>
              </w:rPr>
            </w:pPr>
            <w:r>
              <w:rPr>
                <w:rFonts w:eastAsia="MS Gothic"/>
                <w:sz w:val="20"/>
              </w:rPr>
              <w:t>E</w:t>
            </w:r>
          </w:p>
        </w:tc>
        <w:tc>
          <w:tcPr>
            <w:tcW w:w="697" w:type="dxa"/>
          </w:tcPr>
          <w:p ns2:paraId="40A3269C" ns2:textId="77777777" w:rsidR="003C3864" w:rsidRPr="00CC7F63" w:rsidRDefault="00895D30" w:rsidP="00FB4E58">
            <w:pPr>
              <w:pStyle w:val="TableText"/>
              <w:rPr>
                <w:rFonts w:eastAsia="MS Gothic"/>
                <w:sz w:val="20"/>
              </w:rPr>
            </w:pPr>
            <w:r>
              <w:rPr>
                <w:rFonts w:eastAsia="MS Gothic"/>
                <w:sz w:val="20"/>
              </w:rPr>
              <w:t>E</w:t>
            </w:r>
          </w:p>
        </w:tc>
        <w:tc>
          <w:tcPr>
            <w:tcW w:w="697" w:type="dxa"/>
          </w:tcPr>
          <w:p ns2:paraId="4E0D0F54" ns2:textId="77777777" w:rsidR="003C3864" w:rsidRPr="00CC7F63" w:rsidRDefault="00895D30" w:rsidP="00FB4E58">
            <w:pPr>
              <w:pStyle w:val="TableText"/>
              <w:rPr>
                <w:rFonts w:eastAsia="MS Gothic"/>
                <w:sz w:val="20"/>
              </w:rPr>
            </w:pPr>
            <w:r>
              <w:rPr>
                <w:rFonts w:eastAsia="MS Gothic"/>
                <w:sz w:val="20"/>
              </w:rPr>
              <w:t>E</w:t>
            </w:r>
          </w:p>
        </w:tc>
        <w:tc>
          <w:tcPr>
            <w:tcW w:w="698" w:type="dxa"/>
          </w:tcPr>
          <w:p ns2:paraId="6611EF7E"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591D96C7"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5F2E409C"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0C71853B"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7A10D2C4" ns2:textId="77777777" w:rsidR="003C3864" w:rsidRPr="00CC7F63" w:rsidRDefault="00895D30" w:rsidP="00FB4E58">
            <w:pPr>
              <w:pStyle w:val="TableText"/>
              <w:rPr>
                <w:rFonts w:eastAsia="MS Gothic"/>
                <w:sz w:val="20"/>
              </w:rPr>
            </w:pPr>
            <w:r w:rsidRPr="00CC7F63">
              <w:rPr>
                <w:rFonts w:eastAsia="MS Gothic"/>
                <w:sz w:val="20"/>
              </w:rPr>
              <w:t>E</w:t>
            </w:r>
          </w:p>
        </w:tc>
        <w:tc>
          <w:tcPr>
            <w:tcW w:w="698" w:type="dxa"/>
          </w:tcPr>
          <w:p ns2:paraId="72729B17" ns2:textId="77777777" w:rsidR="003C3864" w:rsidRPr="00CC7F63" w:rsidRDefault="00895D30" w:rsidP="00FB4E58">
            <w:pPr>
              <w:pStyle w:val="TableText"/>
              <w:rPr>
                <w:rFonts w:eastAsia="MS Gothic"/>
                <w:sz w:val="20"/>
              </w:rPr>
            </w:pPr>
            <w:r>
              <w:rPr>
                <w:rFonts w:eastAsia="MS Gothic"/>
                <w:sz w:val="20"/>
              </w:rPr>
              <w:t>E</w:t>
            </w:r>
          </w:p>
        </w:tc>
      </w:tr>
      <w:tr w:rsidR="003117E4" ns2:paraId="5175587C" ns2:textId="77777777" w:rsidTr="003C3864">
        <w:trPr>
          <w:gridAfter w:val="1"/>
          <w:wAfter w:w="6" w:type="dxa"/>
          <w:trHeight w:val="341"/>
        </w:trPr>
        <w:tc>
          <w:tcPr>
            <w:tcW w:w="1985" w:type="dxa"/>
          </w:tcPr>
          <w:p ns2:paraId="7EFC567C" ns2:textId="77777777" w:rsidR="003C3864" w:rsidRPr="00CC7F63" w:rsidRDefault="00895D30" w:rsidP="00FB4E58">
            <w:pPr>
              <w:pStyle w:val="TableText"/>
              <w:rPr>
                <w:rFonts w:eastAsia="MS Gothic"/>
                <w:sz w:val="20"/>
              </w:rPr>
            </w:pPr>
            <w:r w:rsidRPr="00CC7F63">
              <w:rPr>
                <w:rFonts w:eastAsia="MS Gothic"/>
                <w:sz w:val="20"/>
              </w:rPr>
              <w:t>2</w:t>
            </w:r>
          </w:p>
        </w:tc>
        <w:tc>
          <w:tcPr>
            <w:tcW w:w="696" w:type="dxa"/>
          </w:tcPr>
          <w:p ns2:paraId="318ED3C6" ns2:textId="77777777" w:rsidR="003C3864" w:rsidRPr="00CC7F63" w:rsidRDefault="00895D30" w:rsidP="00FB4E58">
            <w:pPr>
              <w:pStyle w:val="TableText"/>
              <w:ind w:left="-101" w:right="-105"/>
              <w:rPr>
                <w:rFonts w:eastAsia="MS Gothic"/>
                <w:sz w:val="20"/>
              </w:rPr>
            </w:pPr>
            <w:r w:rsidRPr="00CC7F63">
              <w:rPr>
                <w:rFonts w:eastAsia="MS Gothic"/>
                <w:sz w:val="20"/>
              </w:rPr>
              <w:t>S</w:t>
            </w:r>
          </w:p>
        </w:tc>
        <w:tc>
          <w:tcPr>
            <w:tcW w:w="697" w:type="dxa"/>
          </w:tcPr>
          <w:p ns2:paraId="4F5F2F2A"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1A14F1A"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7464610C"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49EC09F0"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7F460A56"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3D077064"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616F7C93"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0D0B01DA" ns2:textId="77777777" w:rsidR="003C3864" w:rsidRPr="00CC7F63" w:rsidRDefault="00895D30" w:rsidP="00FB4E58">
            <w:pPr>
              <w:pStyle w:val="TableText"/>
              <w:rPr>
                <w:rFonts w:eastAsia="MS Gothic"/>
                <w:sz w:val="20"/>
              </w:rPr>
            </w:pPr>
            <w:r w:rsidRPr="00CC7F63">
              <w:rPr>
                <w:rFonts w:eastAsia="MS Gothic"/>
                <w:sz w:val="20"/>
              </w:rPr>
              <w:t>E</w:t>
            </w:r>
          </w:p>
        </w:tc>
        <w:tc>
          <w:tcPr>
            <w:tcW w:w="698" w:type="dxa"/>
          </w:tcPr>
          <w:p ns2:paraId="7A52B1A1" ns2:textId="77777777" w:rsidR="003C3864" w:rsidRPr="00CC7F63" w:rsidRDefault="00895D30" w:rsidP="00FB4E58">
            <w:pPr>
              <w:pStyle w:val="TableText"/>
              <w:rPr>
                <w:rFonts w:eastAsia="MS Gothic"/>
                <w:sz w:val="20"/>
              </w:rPr>
            </w:pPr>
            <w:r>
              <w:rPr>
                <w:rFonts w:eastAsia="MS Gothic"/>
                <w:sz w:val="20"/>
              </w:rPr>
              <w:t>E</w:t>
            </w:r>
          </w:p>
        </w:tc>
      </w:tr>
      <w:tr w:rsidR="003117E4" ns2:paraId="5DE4A19B" ns2:textId="77777777" w:rsidTr="003C3864">
        <w:trPr>
          <w:gridAfter w:val="1"/>
          <w:wAfter w:w="6" w:type="dxa"/>
          <w:trHeight w:val="341"/>
        </w:trPr>
        <w:tc>
          <w:tcPr>
            <w:tcW w:w="1985" w:type="dxa"/>
          </w:tcPr>
          <w:p ns2:paraId="1DD07593" ns2:textId="77777777" w:rsidR="003C3864" w:rsidRPr="00CC7F63" w:rsidRDefault="00895D30" w:rsidP="00FB4E58">
            <w:pPr>
              <w:pStyle w:val="TableText"/>
              <w:rPr>
                <w:rFonts w:eastAsia="MS Gothic"/>
                <w:sz w:val="20"/>
              </w:rPr>
            </w:pPr>
            <w:r w:rsidRPr="00CC7F63">
              <w:rPr>
                <w:rFonts w:eastAsia="MS Gothic"/>
                <w:sz w:val="20"/>
              </w:rPr>
              <w:t>3</w:t>
            </w:r>
          </w:p>
        </w:tc>
        <w:tc>
          <w:tcPr>
            <w:tcW w:w="696" w:type="dxa"/>
          </w:tcPr>
          <w:p ns2:paraId="613B4ACA" ns2:textId="77777777" w:rsidR="003C3864" w:rsidRPr="00CC7F63" w:rsidRDefault="00895D30" w:rsidP="00FB4E58">
            <w:pPr>
              <w:pStyle w:val="TableText"/>
              <w:ind w:left="-101" w:right="-105"/>
              <w:rPr>
                <w:rFonts w:eastAsia="MS Gothic"/>
                <w:sz w:val="20"/>
              </w:rPr>
            </w:pPr>
            <w:r>
              <w:rPr>
                <w:rFonts w:eastAsia="MS Gothic"/>
                <w:sz w:val="20"/>
              </w:rPr>
              <w:t>DU</w:t>
            </w:r>
          </w:p>
        </w:tc>
        <w:tc>
          <w:tcPr>
            <w:tcW w:w="697" w:type="dxa"/>
          </w:tcPr>
          <w:p ns2:paraId="3AB0FEAD"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3326FDC7"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79E28758"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026F22D3"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7C97A2D5"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604ECFB2"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4A82DC6B"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94EDF46"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01D83136" ns2:textId="77777777" w:rsidR="003C3864" w:rsidRPr="00CC7F63" w:rsidRDefault="00895D30" w:rsidP="00FB4E58">
            <w:pPr>
              <w:pStyle w:val="TableText"/>
              <w:rPr>
                <w:rFonts w:eastAsia="MS Gothic"/>
                <w:sz w:val="20"/>
              </w:rPr>
            </w:pPr>
            <w:r>
              <w:rPr>
                <w:rFonts w:eastAsia="MS Gothic"/>
                <w:sz w:val="20"/>
              </w:rPr>
              <w:t>S</w:t>
            </w:r>
          </w:p>
        </w:tc>
      </w:tr>
      <w:tr w:rsidR="003117E4" ns2:paraId="58D9577B" ns2:textId="77777777" w:rsidTr="003C3864">
        <w:trPr>
          <w:gridAfter w:val="1"/>
          <w:wAfter w:w="6" w:type="dxa"/>
          <w:trHeight w:val="341"/>
        </w:trPr>
        <w:tc>
          <w:tcPr>
            <w:tcW w:w="1985" w:type="dxa"/>
          </w:tcPr>
          <w:p ns2:paraId="2718B1F8" ns2:textId="77777777" w:rsidR="003C3864" w:rsidRPr="00CC7F63" w:rsidRDefault="00895D30" w:rsidP="00FB4E58">
            <w:pPr>
              <w:pStyle w:val="TableText"/>
              <w:rPr>
                <w:rFonts w:eastAsia="MS Gothic"/>
                <w:sz w:val="20"/>
              </w:rPr>
            </w:pPr>
            <w:r w:rsidRPr="00CC7F63">
              <w:rPr>
                <w:rFonts w:eastAsia="MS Gothic"/>
                <w:sz w:val="20"/>
              </w:rPr>
              <w:t>4</w:t>
            </w:r>
          </w:p>
        </w:tc>
        <w:tc>
          <w:tcPr>
            <w:tcW w:w="696" w:type="dxa"/>
          </w:tcPr>
          <w:p ns2:paraId="79704ED5" ns2:textId="77777777" w:rsidR="003C3864" w:rsidRPr="00CC7F63" w:rsidRDefault="00895D30" w:rsidP="00FB4E58">
            <w:pPr>
              <w:pStyle w:val="TableText"/>
              <w:ind w:left="-101" w:right="-105"/>
              <w:rPr>
                <w:rFonts w:eastAsia="MS Gothic"/>
                <w:sz w:val="20"/>
              </w:rPr>
            </w:pPr>
            <w:r w:rsidRPr="00CC7F63">
              <w:rPr>
                <w:rFonts w:eastAsia="MS Gothic"/>
                <w:sz w:val="20"/>
              </w:rPr>
              <w:t>DU</w:t>
            </w:r>
          </w:p>
        </w:tc>
        <w:tc>
          <w:tcPr>
            <w:tcW w:w="697" w:type="dxa"/>
          </w:tcPr>
          <w:p ns2:paraId="648D361E" ns2: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ns2:paraId="1861F6BD" ns2: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ns2:paraId="01438256"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15EBD045"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2A1B54C"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60B4D580"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46F6A21"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1472EE3"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72DE6519" ns2:textId="77777777" w:rsidR="003C3864" w:rsidRPr="00CC7F63" w:rsidRDefault="00895D30" w:rsidP="00FB4E58">
            <w:pPr>
              <w:pStyle w:val="TableText"/>
              <w:rPr>
                <w:rFonts w:eastAsia="MS Gothic"/>
                <w:sz w:val="20"/>
              </w:rPr>
            </w:pPr>
            <w:r>
              <w:rPr>
                <w:rFonts w:eastAsia="MS Gothic"/>
                <w:sz w:val="20"/>
              </w:rPr>
              <w:t>S</w:t>
            </w:r>
          </w:p>
        </w:tc>
      </w:tr>
      <w:tr w:rsidR="003117E4" ns2:paraId="3F484797" ns2:textId="77777777" w:rsidTr="003C3864">
        <w:trPr>
          <w:gridAfter w:val="1"/>
          <w:wAfter w:w="6" w:type="dxa"/>
          <w:trHeight w:val="341"/>
        </w:trPr>
        <w:tc>
          <w:tcPr>
            <w:tcW w:w="1985" w:type="dxa"/>
          </w:tcPr>
          <w:p ns2:paraId="24FDFD00" ns2:textId="77777777" w:rsidR="003C3864" w:rsidRPr="00CC7F63" w:rsidRDefault="00895D30" w:rsidP="00FB4E58">
            <w:pPr>
              <w:pStyle w:val="TableText"/>
              <w:rPr>
                <w:rFonts w:eastAsia="MS Gothic"/>
                <w:sz w:val="20"/>
              </w:rPr>
            </w:pPr>
            <w:r w:rsidRPr="00CC7F63">
              <w:rPr>
                <w:rFonts w:eastAsia="MS Gothic"/>
                <w:sz w:val="20"/>
              </w:rPr>
              <w:t>5</w:t>
            </w:r>
          </w:p>
        </w:tc>
        <w:tc>
          <w:tcPr>
            <w:tcW w:w="696" w:type="dxa"/>
          </w:tcPr>
          <w:p ns2:paraId="3EDFB162" ns2:textId="77777777" w:rsidR="003C3864" w:rsidRPr="00CC7F63" w:rsidRDefault="00895D30" w:rsidP="00FB4E58">
            <w:pPr>
              <w:pStyle w:val="TableText"/>
              <w:ind w:left="-101" w:right="-105"/>
              <w:rPr>
                <w:rFonts w:eastAsia="MS Gothic"/>
                <w:sz w:val="20"/>
              </w:rPr>
            </w:pPr>
            <w:r w:rsidRPr="00CC7F63">
              <w:rPr>
                <w:rFonts w:eastAsia="MS Gothic"/>
                <w:sz w:val="20"/>
              </w:rPr>
              <w:t>DU</w:t>
            </w:r>
          </w:p>
        </w:tc>
        <w:tc>
          <w:tcPr>
            <w:tcW w:w="697" w:type="dxa"/>
          </w:tcPr>
          <w:p ns2:paraId="26A4C1E9"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19AFE229"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0B84028F"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ns2:paraId="6262DC3F" ns2: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ns2:paraId="05A854DA" ns2:textId="77777777" w:rsidR="003C3864" w:rsidRPr="00CC7F63" w:rsidRDefault="00895D30" w:rsidP="00FB4E58">
            <w:pPr>
              <w:pStyle w:val="TableText"/>
              <w:rPr>
                <w:rFonts w:eastAsia="MS Gothic"/>
                <w:sz w:val="20"/>
              </w:rPr>
            </w:pPr>
            <w:r>
              <w:rPr>
                <w:rFonts w:eastAsia="MS Gothic"/>
                <w:sz w:val="20"/>
              </w:rPr>
              <w:t>DU</w:t>
            </w:r>
          </w:p>
        </w:tc>
        <w:tc>
          <w:tcPr>
            <w:tcW w:w="697" w:type="dxa"/>
          </w:tcPr>
          <w:p ns2:paraId="25CBDB41"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8A71EF6"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5E5B8EBE"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798004E2" ns2:textId="77777777" w:rsidR="003C3864" w:rsidRPr="00CC7F63" w:rsidRDefault="00895D30" w:rsidP="00FB4E58">
            <w:pPr>
              <w:pStyle w:val="TableText"/>
              <w:rPr>
                <w:rFonts w:eastAsia="MS Gothic"/>
                <w:sz w:val="20"/>
              </w:rPr>
            </w:pPr>
            <w:r>
              <w:rPr>
                <w:rFonts w:eastAsia="MS Gothic"/>
                <w:sz w:val="20"/>
              </w:rPr>
              <w:t>S</w:t>
            </w:r>
          </w:p>
        </w:tc>
      </w:tr>
      <w:tr w:rsidR="003117E4" ns2:paraId="53A33DC6" ns2:textId="77777777" w:rsidTr="003C3864">
        <w:trPr>
          <w:gridAfter w:val="1"/>
          <w:wAfter w:w="6" w:type="dxa"/>
          <w:trHeight w:val="341"/>
        </w:trPr>
        <w:tc>
          <w:tcPr>
            <w:tcW w:w="1985" w:type="dxa"/>
          </w:tcPr>
          <w:p ns2:paraId="52EF3E80" ns2:textId="77777777" w:rsidR="003C3864" w:rsidRPr="00CC7F63" w:rsidRDefault="00895D30" w:rsidP="00FB4E58">
            <w:pPr>
              <w:pStyle w:val="TableText"/>
              <w:rPr>
                <w:rFonts w:eastAsia="MS Gothic"/>
                <w:sz w:val="20"/>
              </w:rPr>
            </w:pPr>
            <w:r w:rsidRPr="00CC7F63">
              <w:rPr>
                <w:rFonts w:eastAsia="MS Gothic"/>
                <w:sz w:val="20"/>
              </w:rPr>
              <w:t>6</w:t>
            </w:r>
          </w:p>
        </w:tc>
        <w:tc>
          <w:tcPr>
            <w:tcW w:w="696" w:type="dxa"/>
          </w:tcPr>
          <w:p ns2:paraId="3F3D9BC0" ns2:textId="77777777" w:rsidR="003C3864" w:rsidRPr="00CC7F63" w:rsidRDefault="00895D30" w:rsidP="00FB4E58">
            <w:pPr>
              <w:pStyle w:val="TableText"/>
              <w:ind w:left="-101" w:right="-105"/>
              <w:rPr>
                <w:rFonts w:eastAsia="MS Gothic"/>
                <w:sz w:val="20"/>
              </w:rPr>
            </w:pPr>
            <w:r w:rsidRPr="00CC7F63">
              <w:rPr>
                <w:rFonts w:eastAsia="MS Gothic"/>
                <w:sz w:val="20"/>
              </w:rPr>
              <w:t>DU</w:t>
            </w:r>
          </w:p>
        </w:tc>
        <w:tc>
          <w:tcPr>
            <w:tcW w:w="697" w:type="dxa"/>
          </w:tcPr>
          <w:p ns2:paraId="398CFA21"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7064949C"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5DA60F98"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ns2:paraId="46B11BDA"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138647AD"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21786448" ns2: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ns2:paraId="22ABECFC" ns2:textId="77777777" w:rsidR="003C3864" w:rsidRPr="00CC7F63" w:rsidRDefault="00895D30" w:rsidP="00FB4E58">
            <w:pPr>
              <w:pStyle w:val="TableText"/>
              <w:rPr>
                <w:rFonts w:eastAsia="MS Gothic"/>
                <w:sz w:val="20"/>
              </w:rPr>
            </w:pPr>
            <w:r>
              <w:rPr>
                <w:rFonts w:eastAsia="MS Gothic"/>
                <w:sz w:val="20"/>
              </w:rPr>
              <w:t>DU</w:t>
            </w:r>
          </w:p>
        </w:tc>
        <w:tc>
          <w:tcPr>
            <w:tcW w:w="697" w:type="dxa"/>
          </w:tcPr>
          <w:p ns2:paraId="38AF3652" ns2:textId="77777777" w:rsidR="003C3864" w:rsidRPr="00CC7F63" w:rsidRDefault="00895D30" w:rsidP="00FB4E58">
            <w:pPr>
              <w:pStyle w:val="TableText"/>
              <w:rPr>
                <w:rFonts w:eastAsia="MS Gothic"/>
                <w:sz w:val="20"/>
              </w:rPr>
            </w:pPr>
            <w:r>
              <w:rPr>
                <w:rFonts w:eastAsia="MS Gothic"/>
                <w:sz w:val="20"/>
              </w:rPr>
              <w:t>DU</w:t>
            </w:r>
          </w:p>
        </w:tc>
        <w:tc>
          <w:tcPr>
            <w:tcW w:w="698" w:type="dxa"/>
          </w:tcPr>
          <w:p ns2:paraId="34C3B92A" ns2:textId="77777777" w:rsidR="003C3864" w:rsidRPr="00CC7F63" w:rsidRDefault="00895D30" w:rsidP="00FB4E58">
            <w:pPr>
              <w:pStyle w:val="TableText"/>
              <w:rPr>
                <w:rFonts w:eastAsia="MS Gothic"/>
                <w:sz w:val="20"/>
              </w:rPr>
            </w:pPr>
            <w:r>
              <w:rPr>
                <w:rFonts w:eastAsia="MS Gothic"/>
                <w:sz w:val="20"/>
              </w:rPr>
              <w:t>S</w:t>
            </w:r>
          </w:p>
        </w:tc>
      </w:tr>
      <w:tr w:rsidR="003117E4" ns2:paraId="4B8CA13C" ns2:textId="77777777" w:rsidTr="003C3864">
        <w:trPr>
          <w:gridAfter w:val="1"/>
          <w:wAfter w:w="6" w:type="dxa"/>
          <w:trHeight w:val="341"/>
        </w:trPr>
        <w:tc>
          <w:tcPr>
            <w:tcW w:w="1985" w:type="dxa"/>
          </w:tcPr>
          <w:p ns2:paraId="3885B3A4" ns2:textId="77777777" w:rsidR="003C3864" w:rsidRPr="00CC7F63" w:rsidRDefault="00895D30" w:rsidP="00FB4E58">
            <w:pPr>
              <w:pStyle w:val="TableText"/>
              <w:rPr>
                <w:rFonts w:eastAsia="MS Gothic"/>
                <w:sz w:val="20"/>
              </w:rPr>
            </w:pPr>
            <w:r w:rsidRPr="00CC7F63">
              <w:rPr>
                <w:rFonts w:eastAsia="MS Gothic"/>
                <w:sz w:val="20"/>
              </w:rPr>
              <w:t>7</w:t>
            </w:r>
          </w:p>
        </w:tc>
        <w:tc>
          <w:tcPr>
            <w:tcW w:w="696" w:type="dxa"/>
          </w:tcPr>
          <w:p ns2:paraId="7C4964D4" ns2:textId="77777777" w:rsidR="003C3864" w:rsidRPr="00CC7F63" w:rsidRDefault="003C3864" w:rsidP="00FB4E58">
            <w:pPr>
              <w:pStyle w:val="TableText"/>
              <w:ind w:left="-101" w:right="-105"/>
              <w:rPr>
                <w:rFonts w:eastAsia="MS Gothic"/>
                <w:sz w:val="20"/>
              </w:rPr>
            </w:pPr>
          </w:p>
        </w:tc>
        <w:tc>
          <w:tcPr>
            <w:tcW w:w="697" w:type="dxa"/>
          </w:tcPr>
          <w:p ns2:paraId="26AE1972"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0012EAC8"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70C5AF41"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ns2:paraId="6AE13E15"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5E17A1A4"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4BA0EDB7"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77CC56D9"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752CCD12" ns2:textId="77777777" w:rsidR="003C3864" w:rsidRPr="00CC7F63" w:rsidRDefault="00895D30" w:rsidP="00FB4E58">
            <w:pPr>
              <w:pStyle w:val="TableText"/>
              <w:ind w:left="-110" w:right="-101"/>
              <w:rPr>
                <w:rFonts w:eastAsia="MS Gothic"/>
                <w:sz w:val="20"/>
              </w:rPr>
            </w:pPr>
            <w:r w:rsidRPr="00CC7F63">
              <w:rPr>
                <w:rFonts w:eastAsia="MS Gothic"/>
                <w:sz w:val="20"/>
              </w:rPr>
              <w:t>D</w:t>
            </w:r>
            <w:r w:rsidR="007035A1">
              <w:rPr>
                <w:rFonts w:eastAsia="MS Gothic"/>
                <w:sz w:val="20"/>
              </w:rPr>
              <w:t>U</w:t>
            </w:r>
          </w:p>
        </w:tc>
        <w:tc>
          <w:tcPr>
            <w:tcW w:w="698" w:type="dxa"/>
          </w:tcPr>
          <w:p ns2:paraId="52C430B0" ns2:textId="77777777" w:rsidR="003C3864" w:rsidRPr="00CC7F63" w:rsidRDefault="00895D30" w:rsidP="00FB4E58">
            <w:pPr>
              <w:pStyle w:val="TableText"/>
              <w:ind w:left="-110" w:right="-101"/>
              <w:rPr>
                <w:rFonts w:eastAsia="MS Gothic"/>
                <w:sz w:val="20"/>
              </w:rPr>
            </w:pPr>
            <w:r w:rsidRPr="00CC7F63">
              <w:rPr>
                <w:rFonts w:eastAsia="MS Gothic"/>
                <w:sz w:val="20"/>
              </w:rPr>
              <w:t>D</w:t>
            </w:r>
            <w:r w:rsidR="007035A1">
              <w:rPr>
                <w:rFonts w:eastAsia="MS Gothic"/>
                <w:sz w:val="20"/>
              </w:rPr>
              <w:t>U</w:t>
            </w:r>
          </w:p>
        </w:tc>
      </w:tr>
      <w:tr w:rsidR="003117E4" ns2:paraId="2C399D1D" ns2:textId="77777777" w:rsidTr="003C3864">
        <w:trPr>
          <w:gridAfter w:val="1"/>
          <w:wAfter w:w="6" w:type="dxa"/>
          <w:trHeight w:val="341"/>
        </w:trPr>
        <w:tc>
          <w:tcPr>
            <w:tcW w:w="1985" w:type="dxa"/>
          </w:tcPr>
          <w:p ns2:paraId="6D1257B5" ns2:textId="77777777" w:rsidR="003C3864" w:rsidRPr="00CC7F63" w:rsidRDefault="00895D30" w:rsidP="00FB4E58">
            <w:pPr>
              <w:pStyle w:val="TableText"/>
              <w:rPr>
                <w:rFonts w:eastAsia="MS Gothic"/>
                <w:sz w:val="20"/>
              </w:rPr>
            </w:pPr>
            <w:r w:rsidRPr="00CC7F63">
              <w:rPr>
                <w:rFonts w:eastAsia="MS Gothic"/>
                <w:sz w:val="20"/>
              </w:rPr>
              <w:t>8</w:t>
            </w:r>
          </w:p>
        </w:tc>
        <w:tc>
          <w:tcPr>
            <w:tcW w:w="696" w:type="dxa"/>
          </w:tcPr>
          <w:p ns2:paraId="73BB9D95" ns2:textId="77777777" w:rsidR="003C3864" w:rsidRPr="00CC7F63" w:rsidRDefault="003C3864" w:rsidP="00FB4E58">
            <w:pPr>
              <w:pStyle w:val="TableText"/>
              <w:ind w:left="-101" w:right="-105"/>
              <w:rPr>
                <w:rFonts w:eastAsia="MS Gothic"/>
                <w:sz w:val="20"/>
              </w:rPr>
            </w:pPr>
          </w:p>
        </w:tc>
        <w:tc>
          <w:tcPr>
            <w:tcW w:w="697" w:type="dxa"/>
          </w:tcPr>
          <w:p ns2:paraId="7F994D71" ns2:textId="77777777" w:rsidR="003C3864" w:rsidRPr="00CC7F63" w:rsidRDefault="003C3864" w:rsidP="00FB4E58">
            <w:pPr>
              <w:pStyle w:val="TableText"/>
              <w:ind w:left="-103" w:right="-108"/>
              <w:rPr>
                <w:rFonts w:eastAsia="MS Gothic"/>
                <w:sz w:val="20"/>
              </w:rPr>
            </w:pPr>
          </w:p>
        </w:tc>
        <w:tc>
          <w:tcPr>
            <w:tcW w:w="697" w:type="dxa"/>
          </w:tcPr>
          <w:p ns2:paraId="373CF30B"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3844C4BD"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ns2:paraId="413C5509"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429713F5"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38E5881A"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58A32F13"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0751DFBF"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ns2:paraId="6B014ED1" ns2: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ns2:paraId="2E2B8230" ns2:textId="77777777" w:rsidTr="003C3864">
        <w:trPr>
          <w:gridAfter w:val="1"/>
          <w:wAfter w:w="6" w:type="dxa"/>
          <w:trHeight w:val="341"/>
        </w:trPr>
        <w:tc>
          <w:tcPr>
            <w:tcW w:w="1985" w:type="dxa"/>
          </w:tcPr>
          <w:p ns2:paraId="394D3EAC" ns2:textId="77777777" w:rsidR="003C3864" w:rsidRPr="00CC7F63" w:rsidRDefault="00895D30" w:rsidP="003C3864">
            <w:pPr>
              <w:pStyle w:val="TableText"/>
              <w:ind w:left="-80"/>
              <w:rPr>
                <w:rFonts w:eastAsia="MS Gothic"/>
                <w:sz w:val="20"/>
              </w:rPr>
            </w:pPr>
            <w:r w:rsidRPr="00CC7F63">
              <w:rPr>
                <w:rFonts w:eastAsia="MS Gothic"/>
                <w:sz w:val="20"/>
              </w:rPr>
              <w:t>9</w:t>
            </w:r>
          </w:p>
        </w:tc>
        <w:tc>
          <w:tcPr>
            <w:tcW w:w="696" w:type="dxa"/>
          </w:tcPr>
          <w:p ns2:paraId="636A1DDB" ns2:textId="77777777" w:rsidR="003C3864" w:rsidRPr="00CC7F63" w:rsidRDefault="003C3864" w:rsidP="00FB4E58">
            <w:pPr>
              <w:pStyle w:val="TableText"/>
              <w:ind w:left="-101" w:right="-105"/>
              <w:rPr>
                <w:rFonts w:eastAsia="MS Gothic"/>
                <w:sz w:val="20"/>
              </w:rPr>
            </w:pPr>
          </w:p>
        </w:tc>
        <w:tc>
          <w:tcPr>
            <w:tcW w:w="697" w:type="dxa"/>
          </w:tcPr>
          <w:p ns2:paraId="79083E6F" ns2:textId="77777777" w:rsidR="003C3864" w:rsidRPr="00CC7F63" w:rsidRDefault="003C3864" w:rsidP="00FB4E58">
            <w:pPr>
              <w:pStyle w:val="TableText"/>
              <w:ind w:left="-103" w:right="-108"/>
              <w:rPr>
                <w:rFonts w:eastAsia="MS Gothic"/>
                <w:sz w:val="20"/>
              </w:rPr>
            </w:pPr>
          </w:p>
        </w:tc>
        <w:tc>
          <w:tcPr>
            <w:tcW w:w="697" w:type="dxa"/>
          </w:tcPr>
          <w:p ns2:paraId="4C502D65" ns2:textId="77777777" w:rsidR="003C3864" w:rsidRPr="00CC7F63" w:rsidRDefault="003C3864" w:rsidP="00FB4E58">
            <w:pPr>
              <w:pStyle w:val="TableText"/>
              <w:ind w:left="-103" w:right="-108"/>
              <w:rPr>
                <w:rFonts w:eastAsia="MS Gothic"/>
                <w:sz w:val="20"/>
              </w:rPr>
            </w:pPr>
          </w:p>
        </w:tc>
        <w:tc>
          <w:tcPr>
            <w:tcW w:w="697" w:type="dxa"/>
          </w:tcPr>
          <w:p ns2:paraId="3AEA6C4F"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ns2:paraId="4E49ECC3"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050CDB6C"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594A64E5"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160D9AE8"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22FC7779"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ns2:paraId="4A80117B" ns2: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ns2:paraId="2FDACFEE" ns2:textId="77777777" w:rsidTr="003C3864">
        <w:trPr>
          <w:gridAfter w:val="1"/>
          <w:wAfter w:w="6" w:type="dxa"/>
          <w:trHeight w:val="341"/>
        </w:trPr>
        <w:tc>
          <w:tcPr>
            <w:tcW w:w="1985" w:type="dxa"/>
          </w:tcPr>
          <w:p ns2:paraId="562E317F" ns2:textId="77777777" w:rsidR="003C3864" w:rsidRPr="00CC7F63" w:rsidRDefault="00895D30" w:rsidP="00FB4E58">
            <w:pPr>
              <w:pStyle w:val="TableText"/>
              <w:rPr>
                <w:rFonts w:eastAsia="MS Gothic"/>
                <w:sz w:val="20"/>
              </w:rPr>
            </w:pPr>
            <w:r w:rsidRPr="00CC7F63">
              <w:rPr>
                <w:rFonts w:eastAsia="MS Gothic"/>
                <w:sz w:val="20"/>
              </w:rPr>
              <w:t>10</w:t>
            </w:r>
          </w:p>
        </w:tc>
        <w:tc>
          <w:tcPr>
            <w:tcW w:w="696" w:type="dxa"/>
          </w:tcPr>
          <w:p ns2:paraId="452DA89B" ns2:textId="77777777" w:rsidR="003C3864" w:rsidRPr="00CC7F63" w:rsidRDefault="003C3864" w:rsidP="00FB4E58">
            <w:pPr>
              <w:pStyle w:val="TableText"/>
              <w:ind w:left="-101" w:right="-105"/>
              <w:rPr>
                <w:rFonts w:eastAsia="MS Gothic"/>
                <w:sz w:val="20"/>
              </w:rPr>
            </w:pPr>
          </w:p>
        </w:tc>
        <w:tc>
          <w:tcPr>
            <w:tcW w:w="697" w:type="dxa"/>
          </w:tcPr>
          <w:p ns2:paraId="03AA297D" ns2:textId="77777777" w:rsidR="003C3864" w:rsidRPr="00CC7F63" w:rsidRDefault="003C3864" w:rsidP="00FB4E58">
            <w:pPr>
              <w:pStyle w:val="TableText"/>
              <w:rPr>
                <w:rFonts w:eastAsia="MS Gothic"/>
                <w:sz w:val="20"/>
              </w:rPr>
            </w:pPr>
          </w:p>
        </w:tc>
        <w:tc>
          <w:tcPr>
            <w:tcW w:w="697" w:type="dxa"/>
          </w:tcPr>
          <w:p ns2:paraId="32065875" ns2:textId="77777777" w:rsidR="003C3864" w:rsidRPr="00CC7F63" w:rsidRDefault="003C3864" w:rsidP="00FB4E58">
            <w:pPr>
              <w:pStyle w:val="TableText"/>
              <w:rPr>
                <w:rFonts w:eastAsia="MS Gothic"/>
                <w:sz w:val="20"/>
              </w:rPr>
            </w:pPr>
          </w:p>
        </w:tc>
        <w:tc>
          <w:tcPr>
            <w:tcW w:w="697" w:type="dxa"/>
          </w:tcPr>
          <w:p ns2:paraId="387C5540" ns2:textId="77777777" w:rsidR="003C3864" w:rsidRPr="00CC7F63" w:rsidRDefault="003C3864" w:rsidP="00FB4E58">
            <w:pPr>
              <w:pStyle w:val="TableText"/>
              <w:rPr>
                <w:rFonts w:eastAsia="MS Gothic"/>
                <w:sz w:val="20"/>
              </w:rPr>
            </w:pPr>
          </w:p>
        </w:tc>
        <w:tc>
          <w:tcPr>
            <w:tcW w:w="698" w:type="dxa"/>
          </w:tcPr>
          <w:p ns2:paraId="14DF3C70"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531E5367"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4D727188"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3A7A4373"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7F7A72D5"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ns2:paraId="17945057" ns2: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ns2:paraId="3566C383" ns2:textId="77777777" w:rsidTr="003C3864">
        <w:trPr>
          <w:gridAfter w:val="1"/>
          <w:wAfter w:w="6" w:type="dxa"/>
          <w:trHeight w:val="341"/>
        </w:trPr>
        <w:tc>
          <w:tcPr>
            <w:tcW w:w="1985" w:type="dxa"/>
          </w:tcPr>
          <w:p ns2:paraId="7867AB62" ns2:textId="77777777" w:rsidR="003C3864" w:rsidRPr="00CC7F63" w:rsidRDefault="00895D30" w:rsidP="00FB4E58">
            <w:pPr>
              <w:pStyle w:val="TableText"/>
              <w:rPr>
                <w:rFonts w:eastAsia="MS Gothic"/>
                <w:sz w:val="20"/>
              </w:rPr>
            </w:pPr>
            <w:r w:rsidRPr="00CC7F63">
              <w:rPr>
                <w:rFonts w:eastAsia="MS Gothic"/>
                <w:sz w:val="20"/>
              </w:rPr>
              <w:t>11</w:t>
            </w:r>
          </w:p>
        </w:tc>
        <w:tc>
          <w:tcPr>
            <w:tcW w:w="696" w:type="dxa"/>
          </w:tcPr>
          <w:p ns2:paraId="3C26CB35" ns2:textId="77777777" w:rsidR="003C3864" w:rsidRPr="00CC7F63" w:rsidRDefault="003C3864" w:rsidP="00FB4E58">
            <w:pPr>
              <w:pStyle w:val="TableText"/>
              <w:ind w:left="-101" w:right="-105"/>
              <w:rPr>
                <w:rFonts w:eastAsia="MS Gothic"/>
                <w:sz w:val="20"/>
              </w:rPr>
            </w:pPr>
          </w:p>
        </w:tc>
        <w:tc>
          <w:tcPr>
            <w:tcW w:w="697" w:type="dxa"/>
          </w:tcPr>
          <w:p ns2:paraId="374E8CCB" ns2:textId="77777777" w:rsidR="003C3864" w:rsidRPr="00CC7F63" w:rsidRDefault="003C3864" w:rsidP="00FB4E58">
            <w:pPr>
              <w:pStyle w:val="TableText"/>
              <w:rPr>
                <w:rFonts w:eastAsia="MS Gothic"/>
                <w:sz w:val="20"/>
              </w:rPr>
            </w:pPr>
          </w:p>
        </w:tc>
        <w:tc>
          <w:tcPr>
            <w:tcW w:w="697" w:type="dxa"/>
          </w:tcPr>
          <w:p ns2:paraId="5B7C07BC" ns2:textId="77777777" w:rsidR="003C3864" w:rsidRPr="00CC7F63" w:rsidRDefault="003C3864" w:rsidP="00FB4E58">
            <w:pPr>
              <w:pStyle w:val="TableText"/>
              <w:rPr>
                <w:rFonts w:eastAsia="MS Gothic"/>
                <w:sz w:val="20"/>
              </w:rPr>
            </w:pPr>
          </w:p>
        </w:tc>
        <w:tc>
          <w:tcPr>
            <w:tcW w:w="697" w:type="dxa"/>
          </w:tcPr>
          <w:p ns2:paraId="404195C8" ns2:textId="77777777" w:rsidR="003C3864" w:rsidRPr="00CC7F63" w:rsidRDefault="003C3864" w:rsidP="00FB4E58">
            <w:pPr>
              <w:pStyle w:val="TableText"/>
              <w:rPr>
                <w:rFonts w:eastAsia="MS Gothic"/>
                <w:sz w:val="20"/>
              </w:rPr>
            </w:pPr>
          </w:p>
        </w:tc>
        <w:tc>
          <w:tcPr>
            <w:tcW w:w="698" w:type="dxa"/>
          </w:tcPr>
          <w:p ns2:paraId="2F1BF55F" ns2:textId="77777777" w:rsidR="003C3864" w:rsidRPr="00CC7F63" w:rsidRDefault="003C3864" w:rsidP="00FB4E58">
            <w:pPr>
              <w:pStyle w:val="TableText"/>
              <w:ind w:left="-107" w:right="-104"/>
              <w:rPr>
                <w:rFonts w:eastAsia="MS Gothic"/>
                <w:sz w:val="20"/>
              </w:rPr>
            </w:pPr>
          </w:p>
        </w:tc>
        <w:tc>
          <w:tcPr>
            <w:tcW w:w="697" w:type="dxa"/>
          </w:tcPr>
          <w:p ns2:paraId="5EA0FD93"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612CD5DB"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10150A27"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12333A9C"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ns2:paraId="525C2E3D" ns2: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ns2:paraId="79621363" ns2:textId="77777777" w:rsidTr="003C3864">
        <w:trPr>
          <w:gridAfter w:val="1"/>
          <w:wAfter w:w="6" w:type="dxa"/>
          <w:trHeight w:val="341"/>
        </w:trPr>
        <w:tc>
          <w:tcPr>
            <w:tcW w:w="1985" w:type="dxa"/>
          </w:tcPr>
          <w:p ns2:paraId="42673AE7" ns2:textId="77777777" w:rsidR="003C3864" w:rsidRPr="00CC7F63" w:rsidRDefault="00895D30" w:rsidP="00FB4E58">
            <w:pPr>
              <w:pStyle w:val="TableText"/>
              <w:rPr>
                <w:rFonts w:eastAsia="MS Gothic"/>
                <w:sz w:val="20"/>
              </w:rPr>
            </w:pPr>
            <w:r w:rsidRPr="00CC7F63">
              <w:rPr>
                <w:rFonts w:eastAsia="MS Gothic"/>
                <w:sz w:val="20"/>
              </w:rPr>
              <w:t>12</w:t>
            </w:r>
          </w:p>
        </w:tc>
        <w:tc>
          <w:tcPr>
            <w:tcW w:w="696" w:type="dxa"/>
          </w:tcPr>
          <w:p ns2:paraId="0D4B803F" ns2:textId="77777777" w:rsidR="003C3864" w:rsidRPr="00CC7F63" w:rsidRDefault="003C3864" w:rsidP="00FB4E58">
            <w:pPr>
              <w:pStyle w:val="TableText"/>
              <w:ind w:left="-101" w:right="-105"/>
              <w:rPr>
                <w:rFonts w:eastAsia="MS Gothic"/>
                <w:sz w:val="20"/>
              </w:rPr>
            </w:pPr>
          </w:p>
        </w:tc>
        <w:tc>
          <w:tcPr>
            <w:tcW w:w="697" w:type="dxa"/>
          </w:tcPr>
          <w:p ns2:paraId="24839993" ns2:textId="77777777" w:rsidR="003C3864" w:rsidRPr="00CC7F63" w:rsidRDefault="003C3864" w:rsidP="00FB4E58">
            <w:pPr>
              <w:pStyle w:val="TableText"/>
              <w:rPr>
                <w:rFonts w:eastAsia="MS Gothic"/>
                <w:sz w:val="20"/>
              </w:rPr>
            </w:pPr>
          </w:p>
        </w:tc>
        <w:tc>
          <w:tcPr>
            <w:tcW w:w="697" w:type="dxa"/>
          </w:tcPr>
          <w:p ns2:paraId="67A76814" ns2:textId="77777777" w:rsidR="003C3864" w:rsidRPr="00CC7F63" w:rsidRDefault="003C3864" w:rsidP="00FB4E58">
            <w:pPr>
              <w:pStyle w:val="TableText"/>
              <w:rPr>
                <w:rFonts w:eastAsia="MS Gothic"/>
                <w:sz w:val="20"/>
              </w:rPr>
            </w:pPr>
          </w:p>
        </w:tc>
        <w:tc>
          <w:tcPr>
            <w:tcW w:w="697" w:type="dxa"/>
          </w:tcPr>
          <w:p ns2:paraId="1C50B2A4" ns2:textId="77777777" w:rsidR="003C3864" w:rsidRPr="00CC7F63" w:rsidRDefault="003C3864" w:rsidP="00FB4E58">
            <w:pPr>
              <w:pStyle w:val="TableText"/>
              <w:rPr>
                <w:rFonts w:eastAsia="MS Gothic"/>
                <w:sz w:val="20"/>
              </w:rPr>
            </w:pPr>
          </w:p>
        </w:tc>
        <w:tc>
          <w:tcPr>
            <w:tcW w:w="698" w:type="dxa"/>
          </w:tcPr>
          <w:p ns2:paraId="5EE1FC37" ns2:textId="77777777" w:rsidR="003C3864" w:rsidRPr="00CC7F63" w:rsidRDefault="003C3864" w:rsidP="00FB4E58">
            <w:pPr>
              <w:pStyle w:val="TableText"/>
              <w:rPr>
                <w:rFonts w:eastAsia="MS Gothic"/>
                <w:sz w:val="20"/>
              </w:rPr>
            </w:pPr>
          </w:p>
        </w:tc>
        <w:tc>
          <w:tcPr>
            <w:tcW w:w="697" w:type="dxa"/>
          </w:tcPr>
          <w:p ns2:paraId="1E95C47E" ns2:textId="77777777" w:rsidR="003C3864" w:rsidRPr="00CC7F63" w:rsidRDefault="003C3864" w:rsidP="00FB4E58">
            <w:pPr>
              <w:pStyle w:val="TableText"/>
              <w:rPr>
                <w:rFonts w:eastAsia="MS Gothic"/>
                <w:sz w:val="20"/>
              </w:rPr>
            </w:pPr>
          </w:p>
        </w:tc>
        <w:tc>
          <w:tcPr>
            <w:tcW w:w="697" w:type="dxa"/>
          </w:tcPr>
          <w:p ns2:paraId="729FC892"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76DE8F15"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5324172F"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ns2:paraId="2A9A37F9" ns2: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ns2:paraId="37312AA4" ns2:textId="77777777" w:rsidTr="003C3864">
        <w:trPr>
          <w:gridAfter w:val="1"/>
          <w:wAfter w:w="6" w:type="dxa"/>
          <w:trHeight w:val="341"/>
        </w:trPr>
        <w:tc>
          <w:tcPr>
            <w:tcW w:w="1985" w:type="dxa"/>
          </w:tcPr>
          <w:p ns2:paraId="428EA531" ns2:textId="77777777" w:rsidR="003C3864" w:rsidRPr="00CC7F63" w:rsidRDefault="00895D30" w:rsidP="00FB4E58">
            <w:pPr>
              <w:pStyle w:val="TableText"/>
              <w:rPr>
                <w:rFonts w:eastAsia="MS Gothic"/>
                <w:sz w:val="20"/>
              </w:rPr>
            </w:pPr>
            <w:r>
              <w:rPr>
                <w:rFonts w:eastAsia="MS Gothic"/>
                <w:sz w:val="20"/>
              </w:rPr>
              <w:t>13</w:t>
            </w:r>
          </w:p>
        </w:tc>
        <w:tc>
          <w:tcPr>
            <w:tcW w:w="696" w:type="dxa"/>
          </w:tcPr>
          <w:p ns2:paraId="756415C0" ns2:textId="77777777" w:rsidR="003C3864" w:rsidRPr="00CC7F63" w:rsidRDefault="003C3864" w:rsidP="00FB4E58">
            <w:pPr>
              <w:pStyle w:val="TableText"/>
              <w:ind w:left="-101" w:right="-105"/>
              <w:rPr>
                <w:rFonts w:eastAsia="MS Gothic"/>
                <w:sz w:val="20"/>
              </w:rPr>
            </w:pPr>
          </w:p>
        </w:tc>
        <w:tc>
          <w:tcPr>
            <w:tcW w:w="697" w:type="dxa"/>
          </w:tcPr>
          <w:p ns2:paraId="1BA3557F" ns2:textId="77777777" w:rsidR="003C3864" w:rsidRPr="00CC7F63" w:rsidRDefault="003C3864" w:rsidP="00FB4E58">
            <w:pPr>
              <w:pStyle w:val="TableText"/>
              <w:rPr>
                <w:rFonts w:eastAsia="MS Gothic"/>
                <w:sz w:val="20"/>
              </w:rPr>
            </w:pPr>
          </w:p>
        </w:tc>
        <w:tc>
          <w:tcPr>
            <w:tcW w:w="697" w:type="dxa"/>
          </w:tcPr>
          <w:p ns2:paraId="6413AE98" ns2:textId="77777777" w:rsidR="003C3864" w:rsidRPr="00CC7F63" w:rsidRDefault="003C3864" w:rsidP="00FB4E58">
            <w:pPr>
              <w:pStyle w:val="TableText"/>
              <w:rPr>
                <w:rFonts w:eastAsia="MS Gothic"/>
                <w:sz w:val="20"/>
              </w:rPr>
            </w:pPr>
          </w:p>
        </w:tc>
        <w:tc>
          <w:tcPr>
            <w:tcW w:w="697" w:type="dxa"/>
          </w:tcPr>
          <w:p ns2:paraId="621DE5AB" ns2:textId="77777777" w:rsidR="003C3864" w:rsidRPr="00CC7F63" w:rsidRDefault="003C3864" w:rsidP="00FB4E58">
            <w:pPr>
              <w:pStyle w:val="TableText"/>
              <w:rPr>
                <w:rFonts w:eastAsia="MS Gothic"/>
                <w:sz w:val="20"/>
              </w:rPr>
            </w:pPr>
          </w:p>
        </w:tc>
        <w:tc>
          <w:tcPr>
            <w:tcW w:w="698" w:type="dxa"/>
          </w:tcPr>
          <w:p ns2:paraId="3000B2E7" ns2:textId="77777777" w:rsidR="003C3864" w:rsidRPr="00CC7F63" w:rsidRDefault="003C3864" w:rsidP="00FB4E58">
            <w:pPr>
              <w:pStyle w:val="TableText"/>
              <w:rPr>
                <w:rFonts w:eastAsia="MS Gothic"/>
                <w:sz w:val="20"/>
              </w:rPr>
            </w:pPr>
          </w:p>
        </w:tc>
        <w:tc>
          <w:tcPr>
            <w:tcW w:w="697" w:type="dxa"/>
          </w:tcPr>
          <w:p ns2:paraId="25DC2355" ns2:textId="77777777" w:rsidR="003C3864" w:rsidRPr="00CC7F63" w:rsidRDefault="003C3864" w:rsidP="00FB4E58">
            <w:pPr>
              <w:pStyle w:val="TableText"/>
              <w:rPr>
                <w:rFonts w:eastAsia="MS Gothic"/>
                <w:sz w:val="20"/>
              </w:rPr>
            </w:pPr>
          </w:p>
        </w:tc>
        <w:tc>
          <w:tcPr>
            <w:tcW w:w="697" w:type="dxa"/>
          </w:tcPr>
          <w:p ns2:paraId="09443E70" ns2:textId="77777777" w:rsidR="003C3864" w:rsidRPr="00CC7F63" w:rsidRDefault="003C3864" w:rsidP="00FB4E58">
            <w:pPr>
              <w:pStyle w:val="TableText"/>
              <w:ind w:left="-110" w:right="-101"/>
              <w:rPr>
                <w:rFonts w:eastAsia="MS Gothic"/>
                <w:sz w:val="20"/>
              </w:rPr>
            </w:pPr>
          </w:p>
        </w:tc>
        <w:tc>
          <w:tcPr>
            <w:tcW w:w="697" w:type="dxa"/>
          </w:tcPr>
          <w:p ns2:paraId="1A1BF7E7" ns2:textId="77777777" w:rsidR="003C3864" w:rsidRPr="00CC7F63" w:rsidRDefault="00895D30" w:rsidP="00FB4E58">
            <w:pPr>
              <w:pStyle w:val="TableText"/>
              <w:ind w:left="-110" w:right="-101"/>
              <w:rPr>
                <w:rFonts w:eastAsia="MS Gothic"/>
                <w:sz w:val="20"/>
              </w:rPr>
            </w:pPr>
            <w:r>
              <w:rPr>
                <w:rFonts w:eastAsia="MS Gothic"/>
                <w:sz w:val="20"/>
              </w:rPr>
              <w:t>DU</w:t>
            </w:r>
          </w:p>
        </w:tc>
        <w:tc>
          <w:tcPr>
            <w:tcW w:w="697" w:type="dxa"/>
          </w:tcPr>
          <w:p ns2:paraId="3E0208A6" ns2:textId="77777777" w:rsidR="003C3864" w:rsidRPr="00CC7F63" w:rsidRDefault="00895D30" w:rsidP="00FB4E58">
            <w:pPr>
              <w:pStyle w:val="TableText"/>
              <w:ind w:left="-110" w:right="-101"/>
              <w:rPr>
                <w:rFonts w:eastAsia="MS Gothic"/>
                <w:sz w:val="20"/>
              </w:rPr>
            </w:pPr>
            <w:r>
              <w:rPr>
                <w:rFonts w:eastAsia="MS Gothic"/>
                <w:sz w:val="20"/>
              </w:rPr>
              <w:t>DU</w:t>
            </w:r>
          </w:p>
        </w:tc>
        <w:tc>
          <w:tcPr>
            <w:tcW w:w="698" w:type="dxa"/>
          </w:tcPr>
          <w:p ns2:paraId="6F1296D4" ns2:textId="77777777" w:rsidR="003C3864" w:rsidRPr="00CC7F63" w:rsidRDefault="00895D30" w:rsidP="00FB4E58">
            <w:pPr>
              <w:pStyle w:val="TableText"/>
              <w:ind w:left="-110" w:right="-101"/>
              <w:rPr>
                <w:rFonts w:eastAsia="MS Gothic"/>
                <w:sz w:val="20"/>
              </w:rPr>
            </w:pPr>
            <w:r>
              <w:rPr>
                <w:rFonts w:eastAsia="MS Gothic"/>
                <w:sz w:val="20"/>
              </w:rPr>
              <w:t>DU</w:t>
            </w:r>
          </w:p>
        </w:tc>
      </w:tr>
      <w:tr w:rsidR="003117E4" ns2:paraId="2D673BD5" ns2:textId="77777777" w:rsidTr="003C3864">
        <w:trPr>
          <w:gridAfter w:val="1"/>
          <w:wAfter w:w="6" w:type="dxa"/>
          <w:trHeight w:val="341"/>
        </w:trPr>
        <w:tc>
          <w:tcPr>
            <w:tcW w:w="1985" w:type="dxa"/>
          </w:tcPr>
          <w:p ns2:paraId="743DB782" ns2:textId="77777777" w:rsidR="003C3864" w:rsidRPr="00CC7F63" w:rsidRDefault="00895D30" w:rsidP="00FB4E58">
            <w:pPr>
              <w:pStyle w:val="TableText"/>
              <w:rPr>
                <w:rFonts w:eastAsia="MS Gothic"/>
                <w:sz w:val="20"/>
              </w:rPr>
            </w:pPr>
            <w:r>
              <w:rPr>
                <w:rFonts w:eastAsia="MS Gothic"/>
                <w:sz w:val="20"/>
              </w:rPr>
              <w:t>14</w:t>
            </w:r>
          </w:p>
        </w:tc>
        <w:tc>
          <w:tcPr>
            <w:tcW w:w="696" w:type="dxa"/>
          </w:tcPr>
          <w:p ns2:paraId="7EB5DF92" ns2:textId="77777777" w:rsidR="003C3864" w:rsidRPr="00CC7F63" w:rsidRDefault="003C3864" w:rsidP="00FB4E58">
            <w:pPr>
              <w:pStyle w:val="TableText"/>
              <w:ind w:left="-101" w:right="-105"/>
              <w:rPr>
                <w:rFonts w:eastAsia="MS Gothic"/>
                <w:sz w:val="20"/>
              </w:rPr>
            </w:pPr>
          </w:p>
        </w:tc>
        <w:tc>
          <w:tcPr>
            <w:tcW w:w="697" w:type="dxa"/>
          </w:tcPr>
          <w:p ns2:paraId="224EF33B" ns2:textId="77777777" w:rsidR="003C3864" w:rsidRPr="00CC7F63" w:rsidRDefault="003C3864" w:rsidP="00FB4E58">
            <w:pPr>
              <w:pStyle w:val="TableText"/>
              <w:rPr>
                <w:rFonts w:eastAsia="MS Gothic"/>
                <w:sz w:val="20"/>
              </w:rPr>
            </w:pPr>
          </w:p>
        </w:tc>
        <w:tc>
          <w:tcPr>
            <w:tcW w:w="697" w:type="dxa"/>
          </w:tcPr>
          <w:p ns2:paraId="49D5D668" ns2:textId="77777777" w:rsidR="003C3864" w:rsidRPr="00CC7F63" w:rsidRDefault="003C3864" w:rsidP="00FB4E58">
            <w:pPr>
              <w:pStyle w:val="TableText"/>
              <w:rPr>
                <w:rFonts w:eastAsia="MS Gothic"/>
                <w:sz w:val="20"/>
              </w:rPr>
            </w:pPr>
          </w:p>
        </w:tc>
        <w:tc>
          <w:tcPr>
            <w:tcW w:w="697" w:type="dxa"/>
          </w:tcPr>
          <w:p ns2:paraId="2B8F218F" ns2:textId="77777777" w:rsidR="003C3864" w:rsidRPr="00CC7F63" w:rsidRDefault="003C3864" w:rsidP="00FB4E58">
            <w:pPr>
              <w:pStyle w:val="TableText"/>
              <w:rPr>
                <w:rFonts w:eastAsia="MS Gothic"/>
                <w:sz w:val="20"/>
              </w:rPr>
            </w:pPr>
          </w:p>
        </w:tc>
        <w:tc>
          <w:tcPr>
            <w:tcW w:w="698" w:type="dxa"/>
          </w:tcPr>
          <w:p ns2:paraId="2D073342" ns2:textId="77777777" w:rsidR="003C3864" w:rsidRPr="00CC7F63" w:rsidRDefault="003C3864" w:rsidP="00FB4E58">
            <w:pPr>
              <w:pStyle w:val="TableText"/>
              <w:rPr>
                <w:rFonts w:eastAsia="MS Gothic"/>
                <w:sz w:val="20"/>
              </w:rPr>
            </w:pPr>
          </w:p>
        </w:tc>
        <w:tc>
          <w:tcPr>
            <w:tcW w:w="697" w:type="dxa"/>
          </w:tcPr>
          <w:p ns2:paraId="08462952" ns2:textId="77777777" w:rsidR="003C3864" w:rsidRPr="00CC7F63" w:rsidRDefault="003C3864" w:rsidP="00FB4E58">
            <w:pPr>
              <w:pStyle w:val="TableText"/>
              <w:rPr>
                <w:rFonts w:eastAsia="MS Gothic"/>
                <w:sz w:val="20"/>
              </w:rPr>
            </w:pPr>
          </w:p>
        </w:tc>
        <w:tc>
          <w:tcPr>
            <w:tcW w:w="697" w:type="dxa"/>
          </w:tcPr>
          <w:p ns2:paraId="06ABE710" ns2:textId="77777777" w:rsidR="003C3864" w:rsidRPr="00CC7F63" w:rsidRDefault="003C3864" w:rsidP="00FB4E58">
            <w:pPr>
              <w:pStyle w:val="TableText"/>
              <w:ind w:left="-110" w:right="-101"/>
              <w:rPr>
                <w:rFonts w:eastAsia="MS Gothic"/>
                <w:sz w:val="20"/>
              </w:rPr>
            </w:pPr>
          </w:p>
        </w:tc>
        <w:tc>
          <w:tcPr>
            <w:tcW w:w="697" w:type="dxa"/>
          </w:tcPr>
          <w:p ns2:paraId="0BCC141A" ns2:textId="77777777" w:rsidR="003C3864" w:rsidRPr="00CC7F63" w:rsidRDefault="003C3864" w:rsidP="00FB4E58">
            <w:pPr>
              <w:pStyle w:val="TableText"/>
              <w:ind w:left="-110" w:right="-101"/>
              <w:rPr>
                <w:rFonts w:eastAsia="MS Gothic"/>
                <w:sz w:val="20"/>
              </w:rPr>
            </w:pPr>
          </w:p>
        </w:tc>
        <w:tc>
          <w:tcPr>
            <w:tcW w:w="697" w:type="dxa"/>
          </w:tcPr>
          <w:p ns2:paraId="2F2BE145" ns2:textId="77777777" w:rsidR="003C3864" w:rsidRPr="00CC7F63" w:rsidRDefault="00895D30" w:rsidP="00FB4E58">
            <w:pPr>
              <w:pStyle w:val="TableText"/>
              <w:ind w:left="-110" w:right="-101"/>
              <w:rPr>
                <w:rFonts w:eastAsia="MS Gothic"/>
                <w:sz w:val="20"/>
              </w:rPr>
            </w:pPr>
            <w:r>
              <w:rPr>
                <w:rFonts w:eastAsia="MS Gothic"/>
                <w:sz w:val="20"/>
              </w:rPr>
              <w:t>DU</w:t>
            </w:r>
          </w:p>
        </w:tc>
        <w:tc>
          <w:tcPr>
            <w:tcW w:w="698" w:type="dxa"/>
          </w:tcPr>
          <w:p ns2:paraId="416DD3E8" ns2:textId="77777777" w:rsidR="003C3864" w:rsidRPr="00CC7F63" w:rsidRDefault="00895D30" w:rsidP="00FB4E58">
            <w:pPr>
              <w:pStyle w:val="TableText"/>
              <w:ind w:left="-110" w:right="-101"/>
              <w:rPr>
                <w:rFonts w:eastAsia="MS Gothic"/>
                <w:sz w:val="20"/>
              </w:rPr>
            </w:pPr>
            <w:r>
              <w:rPr>
                <w:rFonts w:eastAsia="MS Gothic"/>
                <w:sz w:val="20"/>
              </w:rPr>
              <w:t>DU</w:t>
            </w:r>
          </w:p>
        </w:tc>
      </w:tr>
      <w:tr w:rsidR="003117E4" ns2:paraId="610ED362" ns2:textId="77777777" w:rsidTr="003C3864">
        <w:trPr>
          <w:gridAfter w:val="1"/>
          <w:wAfter w:w="6" w:type="dxa"/>
          <w:trHeight w:val="341"/>
        </w:trPr>
        <w:tc>
          <w:tcPr>
            <w:tcW w:w="1985" w:type="dxa"/>
          </w:tcPr>
          <w:p ns2:paraId="6C6F17F8" ns2:textId="77777777" w:rsidR="003C3864" w:rsidRPr="00CC7F63" w:rsidRDefault="00895D30" w:rsidP="00FB4E58">
            <w:pPr>
              <w:pStyle w:val="TableText"/>
              <w:rPr>
                <w:rFonts w:eastAsia="MS Gothic"/>
                <w:sz w:val="20"/>
              </w:rPr>
            </w:pPr>
            <w:r>
              <w:rPr>
                <w:rFonts w:eastAsia="MS Gothic"/>
                <w:sz w:val="20"/>
              </w:rPr>
              <w:t>15</w:t>
            </w:r>
          </w:p>
        </w:tc>
        <w:tc>
          <w:tcPr>
            <w:tcW w:w="696" w:type="dxa"/>
          </w:tcPr>
          <w:p ns2:paraId="7CF76AC5" ns2:textId="77777777" w:rsidR="003C3864" w:rsidRPr="00CC7F63" w:rsidRDefault="003C3864" w:rsidP="00FB4E58">
            <w:pPr>
              <w:pStyle w:val="TableText"/>
              <w:ind w:left="-101" w:right="-105"/>
              <w:rPr>
                <w:rFonts w:eastAsia="MS Gothic"/>
                <w:sz w:val="20"/>
              </w:rPr>
            </w:pPr>
          </w:p>
        </w:tc>
        <w:tc>
          <w:tcPr>
            <w:tcW w:w="697" w:type="dxa"/>
          </w:tcPr>
          <w:p ns2:paraId="3AC7F423" ns2:textId="77777777" w:rsidR="003C3864" w:rsidRPr="00CC7F63" w:rsidRDefault="003C3864" w:rsidP="00FB4E58">
            <w:pPr>
              <w:pStyle w:val="TableText"/>
              <w:rPr>
                <w:rFonts w:eastAsia="MS Gothic"/>
                <w:sz w:val="20"/>
              </w:rPr>
            </w:pPr>
          </w:p>
        </w:tc>
        <w:tc>
          <w:tcPr>
            <w:tcW w:w="697" w:type="dxa"/>
          </w:tcPr>
          <w:p ns2:paraId="23EDC433" ns2:textId="77777777" w:rsidR="003C3864" w:rsidRPr="00CC7F63" w:rsidRDefault="003C3864" w:rsidP="00FB4E58">
            <w:pPr>
              <w:pStyle w:val="TableText"/>
              <w:rPr>
                <w:rFonts w:eastAsia="MS Gothic"/>
                <w:sz w:val="20"/>
              </w:rPr>
            </w:pPr>
          </w:p>
        </w:tc>
        <w:tc>
          <w:tcPr>
            <w:tcW w:w="697" w:type="dxa"/>
          </w:tcPr>
          <w:p ns2:paraId="738C9810" ns2:textId="77777777" w:rsidR="003C3864" w:rsidRPr="00CC7F63" w:rsidRDefault="003C3864" w:rsidP="00FB4E58">
            <w:pPr>
              <w:pStyle w:val="TableText"/>
              <w:rPr>
                <w:rFonts w:eastAsia="MS Gothic"/>
                <w:sz w:val="20"/>
              </w:rPr>
            </w:pPr>
          </w:p>
        </w:tc>
        <w:tc>
          <w:tcPr>
            <w:tcW w:w="698" w:type="dxa"/>
          </w:tcPr>
          <w:p ns2:paraId="73B29F36" ns2:textId="77777777" w:rsidR="003C3864" w:rsidRPr="00CC7F63" w:rsidRDefault="003C3864" w:rsidP="00FB4E58">
            <w:pPr>
              <w:pStyle w:val="TableText"/>
              <w:rPr>
                <w:rFonts w:eastAsia="MS Gothic"/>
                <w:sz w:val="20"/>
              </w:rPr>
            </w:pPr>
          </w:p>
        </w:tc>
        <w:tc>
          <w:tcPr>
            <w:tcW w:w="697" w:type="dxa"/>
          </w:tcPr>
          <w:p ns2:paraId="2692CF22" ns2:textId="77777777" w:rsidR="003C3864" w:rsidRPr="00CC7F63" w:rsidRDefault="003C3864" w:rsidP="00FB4E58">
            <w:pPr>
              <w:pStyle w:val="TableText"/>
              <w:rPr>
                <w:rFonts w:eastAsia="MS Gothic"/>
                <w:sz w:val="20"/>
              </w:rPr>
            </w:pPr>
          </w:p>
        </w:tc>
        <w:tc>
          <w:tcPr>
            <w:tcW w:w="697" w:type="dxa"/>
          </w:tcPr>
          <w:p ns2:paraId="69211035" ns2:textId="77777777" w:rsidR="003C3864" w:rsidRPr="00CC7F63" w:rsidRDefault="003C3864" w:rsidP="00FB4E58">
            <w:pPr>
              <w:pStyle w:val="TableText"/>
              <w:ind w:left="-110" w:right="-101"/>
              <w:rPr>
                <w:rFonts w:eastAsia="MS Gothic"/>
                <w:sz w:val="20"/>
              </w:rPr>
            </w:pPr>
          </w:p>
        </w:tc>
        <w:tc>
          <w:tcPr>
            <w:tcW w:w="697" w:type="dxa"/>
          </w:tcPr>
          <w:p ns2:paraId="3477BEAF" ns2:textId="77777777" w:rsidR="003C3864" w:rsidRPr="00CC7F63" w:rsidRDefault="003C3864" w:rsidP="00FB4E58">
            <w:pPr>
              <w:pStyle w:val="TableText"/>
              <w:ind w:left="-110" w:right="-101"/>
              <w:rPr>
                <w:rFonts w:eastAsia="MS Gothic"/>
                <w:sz w:val="20"/>
              </w:rPr>
            </w:pPr>
          </w:p>
        </w:tc>
        <w:tc>
          <w:tcPr>
            <w:tcW w:w="697" w:type="dxa"/>
          </w:tcPr>
          <w:p ns2:paraId="70DB1BF5" ns2:textId="77777777" w:rsidR="003C3864" w:rsidRPr="00CC7F63" w:rsidRDefault="003C3864" w:rsidP="00FB4E58">
            <w:pPr>
              <w:pStyle w:val="TableText"/>
              <w:ind w:left="-110" w:right="-101"/>
              <w:rPr>
                <w:rFonts w:eastAsia="MS Gothic"/>
                <w:sz w:val="20"/>
              </w:rPr>
            </w:pPr>
          </w:p>
        </w:tc>
        <w:tc>
          <w:tcPr>
            <w:tcW w:w="698" w:type="dxa"/>
          </w:tcPr>
          <w:p ns2:paraId="20CC84C9" ns2:textId="77777777" w:rsidR="003C3864" w:rsidRPr="00CC7F63" w:rsidRDefault="00895D30" w:rsidP="00FB4E58">
            <w:pPr>
              <w:pStyle w:val="TableText"/>
              <w:ind w:left="-110" w:right="-101"/>
              <w:rPr>
                <w:rFonts w:eastAsia="MS Gothic"/>
                <w:sz w:val="20"/>
              </w:rPr>
            </w:pPr>
            <w:r>
              <w:rPr>
                <w:rFonts w:eastAsia="MS Gothic"/>
                <w:sz w:val="20"/>
              </w:rPr>
              <w:t>DU</w:t>
            </w:r>
          </w:p>
        </w:tc>
      </w:tr>
      <w:tr w:rsidR="003117E4" ns2:paraId="2D77B537" ns2:textId="77777777" w:rsidTr="003C3864">
        <w:trPr>
          <w:gridAfter w:val="1"/>
          <w:wAfter w:w="6" w:type="dxa"/>
          <w:trHeight w:val="341"/>
        </w:trPr>
        <w:tc>
          <w:tcPr>
            <w:tcW w:w="8956" w:type="dxa"/>
            <w:gridSpan w:val="11"/>
          </w:tcPr>
          <w:p ns2:paraId="10D03191" ns2:textId="77777777" w:rsidR="003C3864" w:rsidRPr="00CC7F63" w:rsidRDefault="00895D30" w:rsidP="00FB4E58">
            <w:pPr>
              <w:pStyle w:val="TableText"/>
              <w:jc w:val="left"/>
              <w:rPr>
                <w:rFonts w:eastAsia="MS Gothic"/>
                <w:sz w:val="18"/>
                <w:szCs w:val="18"/>
              </w:rPr>
            </w:pPr>
            <w:r>
              <w:rPr>
                <w:rFonts w:eastAsia="MS Gothic"/>
                <w:sz w:val="18"/>
                <w:szCs w:val="18"/>
              </w:rPr>
              <w:t xml:space="preserve">DLT=dose-limiting toxicity; </w:t>
            </w:r>
            <w:r w:rsidRPr="00CC7F63">
              <w:rPr>
                <w:rFonts w:eastAsia="MS Gothic"/>
                <w:sz w:val="18"/>
                <w:szCs w:val="18"/>
              </w:rPr>
              <w:t>DU=</w:t>
            </w:r>
            <w:r>
              <w:rPr>
                <w:rFonts w:eastAsia="MS Gothic"/>
                <w:sz w:val="18"/>
                <w:szCs w:val="18"/>
              </w:rPr>
              <w:t>t</w:t>
            </w:r>
            <w:r w:rsidRPr="00CC7F63">
              <w:rPr>
                <w:rFonts w:eastAsia="MS Gothic"/>
                <w:sz w:val="18"/>
                <w:szCs w:val="18"/>
              </w:rPr>
              <w:t>he current dose is unacceptably toxic</w:t>
            </w:r>
            <w:r>
              <w:rPr>
                <w:rFonts w:eastAsia="MS Gothic"/>
                <w:sz w:val="18"/>
                <w:szCs w:val="18"/>
              </w:rPr>
              <w:t>;</w:t>
            </w:r>
            <w:r w:rsidRPr="00CC7F63">
              <w:rPr>
                <w:rFonts w:eastAsia="MS Gothic"/>
                <w:sz w:val="18"/>
                <w:szCs w:val="18"/>
              </w:rPr>
              <w:t xml:space="preserve"> E=</w:t>
            </w:r>
            <w:r>
              <w:rPr>
                <w:rFonts w:eastAsia="MS Gothic"/>
                <w:sz w:val="18"/>
                <w:szCs w:val="18"/>
              </w:rPr>
              <w:t>e</w:t>
            </w:r>
            <w:r w:rsidRPr="00CC7F63">
              <w:rPr>
                <w:rFonts w:eastAsia="MS Gothic"/>
                <w:sz w:val="18"/>
                <w:szCs w:val="18"/>
              </w:rPr>
              <w:t>scalate to the next higher dose; S=</w:t>
            </w:r>
            <w:r>
              <w:rPr>
                <w:rFonts w:eastAsia="MS Gothic"/>
                <w:sz w:val="18"/>
                <w:szCs w:val="18"/>
              </w:rPr>
              <w:t>s</w:t>
            </w:r>
            <w:r w:rsidRPr="00CC7F63">
              <w:rPr>
                <w:rFonts w:eastAsia="MS Gothic"/>
                <w:sz w:val="18"/>
                <w:szCs w:val="18"/>
              </w:rPr>
              <w:t>tay at the current dose.</w:t>
            </w:r>
          </w:p>
          <w:p ns2:paraId="1E0A4EC9" ns2:textId="77777777" w:rsidR="003C3864" w:rsidRDefault="00895D30" w:rsidP="00FB4E58">
            <w:pPr>
              <w:pStyle w:val="TableText"/>
              <w:jc w:val="left"/>
              <w:rPr>
                <w:rFonts w:eastAsia="MS Gothic"/>
                <w:sz w:val="18"/>
                <w:szCs w:val="18"/>
              </w:rPr>
            </w:pPr>
            <w:r w:rsidRPr="00CC7F63">
              <w:rPr>
                <w:rFonts w:eastAsia="MS Gothic"/>
                <w:sz w:val="18"/>
                <w:szCs w:val="18"/>
              </w:rPr>
              <w:t>Target toxicity rate=30%</w:t>
            </w:r>
            <w:r>
              <w:rPr>
                <w:rFonts w:eastAsia="MS Gothic"/>
                <w:sz w:val="18"/>
                <w:szCs w:val="18"/>
              </w:rPr>
              <w:t>.</w:t>
            </w:r>
          </w:p>
          <w:p ns2:paraId="0C7D36F6" ns2:textId="77777777" w:rsidR="003C3864" w:rsidRDefault="00895D30" w:rsidP="00FB4E58">
            <w:pPr>
              <w:pStyle w:val="TableText"/>
              <w:jc w:val="left"/>
              <w:rPr>
                <w:rFonts w:eastAsia="MS Gothic"/>
                <w:sz w:val="18"/>
                <w:szCs w:val="18"/>
              </w:rPr>
            </w:pPr>
            <w:r w:rsidRPr="00786E47">
              <w:rPr>
                <w:rFonts w:eastAsia="MS Gothic"/>
                <w:sz w:val="18"/>
                <w:szCs w:val="18"/>
              </w:rPr>
              <w:t>a.</w:t>
            </w:r>
            <w:r>
              <w:rPr>
                <w:rFonts w:eastAsia="MS Gothic"/>
                <w:sz w:val="18"/>
                <w:szCs w:val="18"/>
              </w:rPr>
              <w:t xml:space="preserve"> </w:t>
            </w:r>
            <w:r w:rsidRPr="003C30DC">
              <w:rPr>
                <w:rFonts w:eastAsia="MS Gothic"/>
                <w:sz w:val="18"/>
                <w:szCs w:val="18"/>
              </w:rPr>
              <w:t xml:space="preserve">Dose escalation to the next dose level will be </w:t>
            </w:r>
            <w:r>
              <w:rPr>
                <w:rFonts w:eastAsia="MS Gothic"/>
                <w:sz w:val="18"/>
                <w:szCs w:val="18"/>
              </w:rPr>
              <w:t xml:space="preserve">based on </w:t>
            </w:r>
            <w:r w:rsidRPr="003C30DC">
              <w:rPr>
                <w:rFonts w:eastAsia="MS Gothic"/>
                <w:sz w:val="18"/>
                <w:szCs w:val="18"/>
              </w:rPr>
              <w:t xml:space="preserve">a minimum of </w:t>
            </w:r>
            <w:r>
              <w:rPr>
                <w:rFonts w:eastAsia="MS Gothic"/>
                <w:sz w:val="18"/>
                <w:szCs w:val="18"/>
              </w:rPr>
              <w:t>6</w:t>
            </w:r>
            <w:r w:rsidRPr="003C30DC">
              <w:rPr>
                <w:rFonts w:eastAsia="MS Gothic"/>
                <w:sz w:val="18"/>
                <w:szCs w:val="18"/>
              </w:rPr>
              <w:t xml:space="preserve"> participants </w:t>
            </w:r>
            <w:r>
              <w:rPr>
                <w:rFonts w:eastAsia="MS Gothic"/>
                <w:sz w:val="18"/>
                <w:szCs w:val="18"/>
              </w:rPr>
              <w:t>for</w:t>
            </w:r>
            <w:r w:rsidRPr="003C30DC">
              <w:rPr>
                <w:rFonts w:eastAsia="MS Gothic"/>
                <w:sz w:val="18"/>
                <w:szCs w:val="18"/>
              </w:rPr>
              <w:t xml:space="preserve"> at least 8 weeks of </w:t>
            </w:r>
            <w:r>
              <w:rPr>
                <w:rFonts w:eastAsia="MS Gothic"/>
                <w:sz w:val="18"/>
                <w:szCs w:val="18"/>
              </w:rPr>
              <w:t>DLT observation period</w:t>
            </w:r>
            <w:r w:rsidRPr="003C30DC">
              <w:rPr>
                <w:rFonts w:eastAsia="MS Gothic"/>
                <w:sz w:val="18"/>
                <w:szCs w:val="18"/>
              </w:rPr>
              <w:t xml:space="preserve">. </w:t>
            </w:r>
          </w:p>
          <w:p ns2:paraId="3AB228D9" ns2:textId="4806B751" w:rsidR="00310126" w:rsidRDefault="00895D30" w:rsidP="00FB4E58">
            <w:pPr>
              <w:pStyle w:val="TableText"/>
              <w:jc w:val="left"/>
              <w:rPr>
                <w:rFonts w:eastAsia="MS Gothic"/>
                <w:sz w:val="20"/>
              </w:rPr>
            </w:pPr>
            <w:r w:rsidRPr="00CC7F63">
              <w:rPr>
                <w:rFonts w:eastAsia="MS Gothic"/>
                <w:sz w:val="18"/>
                <w:szCs w:val="18"/>
              </w:rPr>
              <w:t>Flat noninformative prior Beta (1,1) is used as a prior and ε1=ε2=0.03</w:t>
            </w:r>
            <w:r>
              <w:rPr>
                <w:rFonts w:eastAsia="MS Gothic"/>
                <w:sz w:val="18"/>
                <w:szCs w:val="18"/>
              </w:rPr>
              <w:t xml:space="preserve"> </w:t>
            </w:r>
            <w:r w:rsidR="00B55DCA" w:rsidRPr="00B55DCA">
              <w:rPr>
                <w:rFonts w:eastAsia="MS Gothic"/>
                <w:bCs/>
                <w:sz w:val="18"/>
                <w:szCs w:val="18"/>
              </w:rPr>
              <w:t>[Ji, Y., et al</w:t>
            </w:r>
            <w:r w:rsidR="00B55DCA">
              <w:rPr>
                <w:rFonts w:eastAsia="MS Gothic"/>
                <w:sz w:val="18"/>
                <w:szCs w:val="18"/>
              </w:rPr>
              <w:t xml:space="preserve"> 2007] [Ji, Y. and Wang, S.-J. 2013] [Ji, Y., et al 2010]</w:t>
            </w:r>
            <w:r>
              <w:rPr>
                <w:rFonts w:eastAsia="MS Gothic"/>
                <w:sz w:val="20"/>
              </w:rPr>
              <w:t>.</w:t>
            </w:r>
            <w:r w:rsidR="007035A1" w:rsidRPr="007035A1">
              <w:rPr>
                <w:rFonts w:eastAsia="MS Gothic"/>
                <w:sz w:val="20"/>
              </w:rPr>
              <w:t xml:space="preserve"> </w:t>
            </w:r>
          </w:p>
          <w:p ns2:paraId="5FD5F07C" ns2:textId="77777777" w:rsidR="003C3864" w:rsidRPr="00B951F2" w:rsidRDefault="00895D30" w:rsidP="00FB4E58">
            <w:pPr>
              <w:pStyle w:val="TableText"/>
              <w:jc w:val="left"/>
              <w:rPr>
                <w:rFonts w:eastAsia="MS Gothic"/>
                <w:sz w:val="18"/>
                <w:szCs w:val="18"/>
              </w:rPr>
            </w:pPr>
            <w:r w:rsidRPr="003D2240">
              <w:rPr>
                <w:rFonts w:eastAsia="MS Gothic"/>
                <w:sz w:val="18"/>
                <w:szCs w:val="18"/>
              </w:rPr>
              <w:t xml:space="preserve">Posterior probability threshold </w:t>
            </w:r>
            <w:r w:rsidR="00CB64A3" w:rsidRPr="003D2240">
              <w:rPr>
                <w:rFonts w:eastAsia="MS Gothic"/>
                <w:sz w:val="18"/>
                <w:szCs w:val="18"/>
              </w:rPr>
              <w:t>is</w:t>
            </w:r>
            <w:r w:rsidRPr="003D2240">
              <w:rPr>
                <w:rFonts w:eastAsia="MS Gothic"/>
                <w:sz w:val="18"/>
                <w:szCs w:val="18"/>
              </w:rPr>
              <w:t xml:space="preserve"> </w:t>
            </w:r>
            <w:r w:rsidR="00A05414" w:rsidRPr="003D2240">
              <w:rPr>
                <w:rFonts w:eastAsia="MS Gothic"/>
                <w:sz w:val="18"/>
                <w:szCs w:val="18"/>
              </w:rPr>
              <w:t>85</w:t>
            </w:r>
            <w:r w:rsidRPr="003D2240">
              <w:rPr>
                <w:rFonts w:eastAsia="MS Gothic"/>
                <w:sz w:val="18"/>
                <w:szCs w:val="18"/>
              </w:rPr>
              <w:t>% for DU.</w:t>
            </w:r>
          </w:p>
        </w:tc>
      </w:tr>
    </w:tbl>
    <w:p ns2:paraId="646FD598" ns2:textId="77777777" w:rsidR="00B93FD4" w:rsidRPr="00B93FD4" w:rsidRDefault="00B93FD4" w:rsidP="0032398D">
      <w:pPr>
        <w:pStyle w:val="paragraph0"/>
        <w:spacing w:before="0" w:beforeAutospacing="0" w:after="0" w:afterAutospacing="0"/>
        <w:rPr>
          <w:rStyle w:val="Instructions"/>
          <w:rFonts w:ascii="Times New Roman" w:hAnsi="Times New Roman"/>
          <w:vanish w:val="0"/>
          <w:color w:val="auto"/>
        </w:rPr>
      </w:pPr>
      <w:ins w:id="5940" w:author="GoldenCorpusHarness" w:date="2026-03-28T22:23:47Z">
        <w:r>
          <w:t>Dose-limiting Toxicity Definition</w:t>
        </w:r>
      </w:ins>
    </w:p>
    <w:p ns2:paraId="31622786" ns2:textId="77777777" w:rsidR="00BC411C" w:rsidRDefault="00895D30" w:rsidP="00EF754A">
      <w:pPr>
        <w:pStyle w:val="Heading3"/>
      </w:pPr>
      <w:del w:id="5941" w:author="GoldenCorpusHarness" w:date="2026-03-28T22:23:47Z">
        <w:r>
          <w:delText xml:space="preserve">Starting </w:delText>
        </w:r>
      </w:del>
      <w:r>
        <w:t>D</w:t>
      </w:r>
      <w:del w:id="5942" w:author="GoldenCorpusHarness" w:date="2026-03-28T22:23:47Z">
        <w:r>
          <w:delText xml:space="preserve">ose for </w:delText>
        </w:r>
      </w:del>
      <w:ins w:id="5943" w:author="GoldenCorpusHarness" w:date="2026-03-28T22:23:47Z">
        <w:r>
          <w:t>L</w:t>
        </w:r>
      </w:ins>
      <w:r>
        <w:t>T</w:t>
      </w:r>
      <w:del w:id="5944" w:author="GoldenCorpusHarness" w:date="2026-03-28T22:23:47Z">
        <w:r>
          <w:delText>his Stud</w:delText>
        </w:r>
      </w:del>
      <w:ins w:id="5945" w:author="GoldenCorpusHarness" w:date="2026-03-28T22:23:47Z">
        <w:r>
          <w:t>s will be defined from toxicities observed during the DLT evaluation period, defined as beginning at the first dose of the combination treatment of nemtabrutinib plus venetoclax and ending 8 weeks after this dose (C2D1; the end of the DLT evaluation window will correspond to approximatel</w:t>
        </w:r>
      </w:ins>
      <w:r>
        <w:t>y</w:t>
      </w:r>
      <w:ins w:id="5946" w:author="GoldenCorpusHarness" w:date="2026-03-28T22:23:47Z">
        <w:r>
          <w:t xml:space="preserve"> 12 weeks after the participant has received the first dose of nemtabrutinib at C1D1) in Part 1. The occurrence of any of the toxicities listed below will be considered a DLT unless the investigator assessment determines the toxicity to be clearly and incontrovertibly unrelated to nemtabrutinib or venetoclax. The CTCAE 5.0 will be used to grade the severity of AEs in this study. Hematologic toxicities in participants with CLL will be assessed according to the grading scales in the iwCLL guidelines described in Appendix 11 (Table 42).</w:t>
        </w:r>
      </w:ins>
    </w:p>
    <w:p ns2:paraId="1D930A76" ns2:textId="77777777" w:rsidR="00D1786E" w:rsidRDefault="00895D30" w:rsidP="00224EA0">
      <w:pPr>
        <w:pStyle w:val="paragraph0"/>
      </w:pPr>
      <w:del w:id="5947" w:author="GoldenCorpusHarness" w:date="2026-03-28T22:23:47Z">
        <w:r>
          <w:delText>T</w:delText>
        </w:r>
      </w:del>
      <w:ins w:id="5948" w:author="GoldenCorpusHarness" w:date="2026-03-28T22:23:47Z">
        <w:r>
          <w:t>Non</w:t>
        </w:r>
      </w:ins>
      <w:r>
        <w:t>he</w:t>
      </w:r>
      <w:ins w:id="5949" w:author="GoldenCorpusHarness" w:date="2026-03-28T22:23:47Z">
        <w:r>
          <w:t>matologic</w:t>
        </w:r>
      </w:ins>
      <w:r>
        <w:t xml:space="preserve"> </w:t>
      </w:r>
      <w:del w:id="5950" w:author="GoldenCorpusHarness" w:date="2026-03-28T22:23:47Z">
        <w:r>
          <w:delText xml:space="preserve">RP2D for </w:delText>
        </w:r>
      </w:del>
      <w:ins w:id="5951" w:author="GoldenCorpusHarness" w:date="2026-03-28T22:23:47Z">
        <w:r>
          <w:t>Eve</w:t>
        </w:r>
      </w:ins>
      <w:r>
        <w:t>n</w:t>
      </w:r>
      <w:del w:id="5952" w:author="GoldenCorpusHarness" w:date="2026-03-28T22:23:47Z">
        <w:r>
          <w:delText>emtabrutinib monotherapy is 65 mg QD, as determined by the MK-1026-001 (BELLWAVE-001) and MK1026003 (BELLWAVE-003) study resul</w:delText>
        </w:r>
      </w:del>
      <w:r>
        <w:t>ts</w:t>
      </w:r>
      <w:del w:id="5953" w:author="GoldenCorpusHarness" w:date="2026-03-28T22:23:47Z">
        <w:r>
          <w:delText xml:space="preserve">. </w:delText>
        </w:r>
      </w:del>
      <w:ins w:id="5954" w:author="GoldenCorpusHarness" w:date="2026-03-28T22:23:47Z">
        <w:r>
          <w:t>:</w:t>
        </w:r>
      </w:ins>
    </w:p>
    <w:p ns2:paraId="2D050EFC" ns2:textId="77777777" w:rsidR="00D1786E" w:rsidRDefault="00895D30" w:rsidP="00224EA0">
      <w:pPr>
        <w:pStyle w:val="paragraph0"/>
      </w:pPr>
      <w:del w:id="5955" w:author="GoldenCorpusHarness" w:date="2026-03-28T22:23:47Z">
        <w:r>
          <w:delText>P</w:delText>
        </w:r>
      </w:del>
      <w:ins w:id="5956" w:author="GoldenCorpusHarness" w:date="2026-03-28T22:23:47Z">
        <w:r>
          <w:t>Gr</w:t>
        </w:r>
      </w:ins>
      <w:r>
        <w:t>a</w:t>
      </w:r>
      <w:del w:id="5957" w:author="GoldenCorpusHarness" w:date="2026-03-28T22:23:47Z">
        <w:r>
          <w:delText>rt</w:delText>
        </w:r>
      </w:del>
      <w:ins w:id="5958" w:author="GoldenCorpusHarness" w:date="2026-03-28T22:23:47Z">
        <w:r>
          <w:t>de</w:t>
        </w:r>
      </w:ins>
      <w:r>
        <w:t xml:space="preserve"> </w:t>
      </w:r>
      <w:del w:id="5959" w:author="GoldenCorpusHarness" w:date="2026-03-28T22:23:47Z">
        <w:r>
          <w:delText>1</w:delText>
        </w:r>
      </w:del>
      <w:ins w:id="5960" w:author="GoldenCorpusHarness" w:date="2026-03-28T22:23:47Z">
        <w:r>
          <w:t>≥3</w:t>
        </w:r>
      </w:ins>
      <w:r>
        <w:t xml:space="preserve"> </w:t>
      </w:r>
      <w:ins w:id="5961" w:author="GoldenCorpusHarness" w:date="2026-03-28T22:23:47Z">
        <w:r>
          <w:t>n</w:t>
        </w:r>
      </w:ins>
      <w:r>
        <w:t>o</w:t>
      </w:r>
      <w:del w:id="5962" w:author="GoldenCorpusHarness" w:date="2026-03-28T22:23:47Z">
        <w:r>
          <w:delText>f t</w:delText>
        </w:r>
      </w:del>
      <w:ins w:id="5963" w:author="GoldenCorpusHarness" w:date="2026-03-28T22:23:47Z">
        <w:r>
          <w:t>n</w:t>
        </w:r>
      </w:ins>
      <w:r>
        <w:t>he</w:t>
      </w:r>
      <w:del w:id="5964" w:author="GoldenCorpusHarness" w:date="2026-03-28T22:23:47Z">
        <w:r>
          <w:delText xml:space="preserve"> MK-1026-003 study is a dose escalation and confir</w:delText>
        </w:r>
      </w:del>
      <w:r>
        <w:t>mat</w:t>
      </w:r>
      <w:ins w:id="5965" w:author="GoldenCorpusHarness" w:date="2026-03-28T22:23:47Z">
        <w:r>
          <w:t>olog</w:t>
        </w:r>
      </w:ins>
      <w:r>
        <w:t>i</w:t>
      </w:r>
      <w:del w:id="5966" w:author="GoldenCorpusHarness" w:date="2026-03-28T22:23:47Z">
        <w:r>
          <w:delText>on phase to establish the RP2D of nemtabrutinib monotherapy. Dose es</w:delText>
        </w:r>
      </w:del>
      <w:r>
        <w:t>c</w:t>
      </w:r>
      <w:del w:id="5967" w:author="GoldenCorpusHarness" w:date="2026-03-28T22:23:47Z">
        <w:r>
          <w:delText>alation was based on a modified</w:delText>
        </w:r>
      </w:del>
      <w:r>
        <w:t xml:space="preserve"> toxicity</w:t>
      </w:r>
      <w:del w:id="5968" w:author="GoldenCorpusHarness" w:date="2026-03-28T22:23:47Z">
        <w:r>
          <w:delText xml:space="preserve"> probability interval design. Dose escalation and de-escalation decisions were based on the number of participants enrolled and number of DLTs observed. PK</w:delText>
        </w:r>
      </w:del>
      <w:r>
        <w:t>,</w:t>
      </w:r>
      <w:del w:id="5969" w:author="GoldenCorpusHarness" w:date="2026-03-28T22:23:47Z">
        <w:r>
          <w:delText xml:space="preserve"> PD, efficacy, and safety data for 25 participants</w:delText>
        </w:r>
      </w:del>
      <w:r>
        <w:t xml:space="preserve"> with </w:t>
      </w:r>
      <w:del w:id="5970" w:author="GoldenCorpusHarness" w:date="2026-03-28T22:23:47Z">
        <w:r>
          <w:delText xml:space="preserve">CLL/SLL </w:delText>
        </w:r>
      </w:del>
      <w:ins w:id="5971" w:author="GoldenCorpusHarness" w:date="2026-03-28T22:23:47Z">
        <w:r>
          <w:t>except</w:t>
        </w:r>
      </w:ins>
      <w:r>
        <w:t>i</w:t>
      </w:r>
      <w:ins w:id="5972" w:author="GoldenCorpusHarness" w:date="2026-03-28T22:23:47Z">
        <w:r>
          <w:t>o</w:t>
        </w:r>
      </w:ins>
      <w:r>
        <w:t xml:space="preserve">n </w:t>
      </w:r>
      <w:del w:id="5973" w:author="GoldenCorpusHarness" w:date="2026-03-28T22:23:47Z">
        <w:r>
          <w:delText>MK-1026-003 (07-APR-2022 data cut</w:delText>
        </w:r>
      </w:del>
      <w:r>
        <w:t>of</w:t>
      </w:r>
      <w:del w:id="5974" w:author="GoldenCorpusHarness" w:date="2026-03-28T22:23:47Z">
        <w:r>
          <w:delText>f),</w:delText>
        </w:r>
      </w:del>
      <w:ins w:id="5975" w:author="GoldenCorpusHarness" w:date="2026-03-28T22:23:47Z">
        <w:r>
          <w:t>:</w:t>
        </w:r>
      </w:ins>
      <w:r>
        <w:t xml:space="preserve"> </w:t>
      </w:r>
      <w:del w:id="5976" w:author="GoldenCorpusHarness" w:date="2026-03-28T22:23:47Z">
        <w:r>
          <w:delText xml:space="preserve">and 138 CLL/SLL and NHL participants enrolled in the MK-1026-001 study (doses ranging from 5 to 75 mg), including 112 participants treated in the 65 mg arm (08-APR-2022 data cutoff), were used to determine the RP2D. </w:delText>
        </w:r>
      </w:del>
    </w:p>
    <w:p ns2:paraId="361CA347" ns2:textId="77777777" w:rsidR="00D1786E" w:rsidRDefault="00895D30" w:rsidP="00224EA0">
      <w:pPr>
        <w:pStyle w:val="paragraph0"/>
      </w:pPr>
      <w:del w:id="5977" w:author="GoldenCorpusHarness" w:date="2026-03-28T22:23:47Z">
        <w:r>
          <w:delText>CCL</w:delText>
        </w:r>
      </w:del>
      <w:ins w:id="5978" w:author="GoldenCorpusHarness" w:date="2026-03-28T22:23:47Z">
        <w:r>
          <w:t xml:space="preserve">Grade </w:t>
        </w:r>
      </w:ins>
      <w:r>
        <w:t>3</w:t>
      </w:r>
      <w:ins w:id="5979" w:author="GoldenCorpusHarness" w:date="2026-03-28T22:23:47Z">
        <w:r>
          <w:t xml:space="preserve"> nausea</w:t>
        </w:r>
      </w:ins>
      <w:r>
        <w:t xml:space="preserve">, </w:t>
      </w:r>
      <w:ins w:id="5980" w:author="GoldenCorpusHarness" w:date="2026-03-28T22:23:47Z">
        <w:r>
          <w:t>vomiting, di</w:t>
        </w:r>
      </w:ins>
      <w:r>
        <w:t>a</w:t>
      </w:r>
      <w:ins w:id="5981" w:author="GoldenCorpusHarness" w:date="2026-03-28T22:23:47Z">
        <w:r>
          <w:t>rrhea,</w:t>
        </w:r>
      </w:ins>
      <w:r>
        <w:t xml:space="preserve"> </w:t>
      </w:r>
      <w:del w:id="5982" w:author="GoldenCorpusHarness" w:date="2026-03-28T22:23:47Z">
        <w:r>
          <w:delText xml:space="preserve">BCR-dependent </w:delText>
        </w:r>
      </w:del>
      <w:ins w:id="5983" w:author="GoldenCorpusHarness" w:date="2026-03-28T22:23:47Z">
        <w:r>
          <w:t>whi</w:t>
        </w:r>
      </w:ins>
      <w:r>
        <w:t>ch</w:t>
      </w:r>
      <w:del w:id="5984" w:author="GoldenCorpusHarness" w:date="2026-03-28T22:23:47Z">
        <w:r>
          <w:delText>em</w:delText>
        </w:r>
      </w:del>
      <w:ins w:id="5985" w:author="GoldenCorpusHarness" w:date="2026-03-28T22:23:47Z">
        <w:r>
          <w:t xml:space="preserve"> will n</w:t>
        </w:r>
      </w:ins>
      <w:r>
        <w:t>o</w:t>
      </w:r>
      <w:del w:id="5986" w:author="GoldenCorpusHarness" w:date="2026-03-28T22:23:47Z">
        <w:r>
          <w:delText xml:space="preserve">kine shown </w:delText>
        </w:r>
      </w:del>
      <w:r>
        <w:t>t</w:t>
      </w:r>
      <w:del w:id="5987" w:author="GoldenCorpusHarness" w:date="2026-03-28T22:23:47Z">
        <w:r>
          <w:delText>o</w:delText>
        </w:r>
      </w:del>
      <w:r>
        <w:t xml:space="preserve"> be </w:t>
      </w:r>
      <w:del w:id="5988" w:author="GoldenCorpusHarness" w:date="2026-03-28T22:23:47Z">
        <w:r>
          <w:delText>downregulated up</w:delText>
        </w:r>
      </w:del>
      <w:ins w:id="5989" w:author="GoldenCorpusHarness" w:date="2026-03-28T22:23:47Z">
        <w:r>
          <w:t>c</w:t>
        </w:r>
      </w:ins>
      <w:r>
        <w:t>on</w:t>
      </w:r>
      <w:del w:id="5990" w:author="GoldenCorpusHarness" w:date="2026-03-28T22:23:47Z">
        <w:r>
          <w:delText xml:space="preserve"> </w:delText>
        </w:r>
      </w:del>
      <w:ins w:id="5991" w:author="GoldenCorpusHarness" w:date="2026-03-28T22:23:47Z">
        <w:r>
          <w:t>s</w:t>
        </w:r>
      </w:ins>
      <w:r>
        <w:t>i</w:t>
      </w:r>
      <w:del w:id="5992" w:author="GoldenCorpusHarness" w:date="2026-03-28T22:23:47Z">
        <w:r>
          <w:delText>nhibition of BTK, was use</w:delText>
        </w:r>
      </w:del>
      <w:r>
        <w:t>d</w:t>
      </w:r>
      <w:del w:id="5993" w:author="GoldenCorpusHarness" w:date="2026-03-28T22:23:47Z">
        <w:r>
          <w:delText xml:space="preserve"> as a PD mark</w:delText>
        </w:r>
      </w:del>
      <w:r>
        <w:t>er</w:t>
      </w:r>
      <w:del w:id="5994" w:author="GoldenCorpusHarness" w:date="2026-03-28T22:23:47Z">
        <w:r>
          <w:delText xml:space="preserve"> in both the MK-1026-001 and MK-1026-003 studies. Analysis of 39 participant samples from MK-1026-001 and MK-1026-003 PD data show</w:delText>
        </w:r>
      </w:del>
      <w:r>
        <w:t xml:space="preserve">ed a </w:t>
      </w:r>
      <w:del w:id="5995" w:author="GoldenCorpusHarness" w:date="2026-03-28T22:23:47Z">
        <w:r>
          <w:delText>st</w:delText>
        </w:r>
      </w:del>
      <w:ins w:id="5996" w:author="GoldenCorpusHarness" w:date="2026-03-28T22:23:47Z">
        <w:r>
          <w:t>DLT unl</w:t>
        </w:r>
      </w:ins>
      <w:r>
        <w:t>e</w:t>
      </w:r>
      <w:del w:id="5997" w:author="GoldenCorpusHarness" w:date="2026-03-28T22:23:47Z">
        <w:r>
          <w:delText>ady trend of decreasing plasma CCL3 concentrations with both the 65 mg and 80 mg doses. PK data showed an increase in exposure acro</w:delText>
        </w:r>
      </w:del>
      <w:r>
        <w:t xml:space="preserve">ss </w:t>
      </w:r>
      <w:del w:id="5998" w:author="GoldenCorpusHarness" w:date="2026-03-28T22:23:47Z">
        <w:r>
          <w:delText>the nemtabrutinib dose range from 5 mg to 80 mg QD. The clearance following single and multiple dosing was generally simi</w:delText>
        </w:r>
      </w:del>
      <w:r>
        <w:t>la</w:t>
      </w:r>
      <w:del w:id="5999" w:author="GoldenCorpusHarness" w:date="2026-03-28T22:23:47Z">
        <w:r>
          <w:delText>r across the dose range and across days (Day 1 and Day 22) sugge</w:delText>
        </w:r>
      </w:del>
      <w:r>
        <w:t xml:space="preserve">sting </w:t>
      </w:r>
      <w:ins w:id="6000" w:author="GoldenCorpusHarness" w:date="2026-03-28T22:23:47Z">
        <w:r>
          <w:t xml:space="preserve">more </w:t>
        </w:r>
      </w:ins>
      <w:r>
        <w:t>tha</w:t>
      </w:r>
      <w:ins w:id="6001" w:author="GoldenCorpusHarness" w:date="2026-03-28T22:23:47Z">
        <w:r>
          <w:t>n 72 hours despi</w:t>
        </w:r>
      </w:ins>
      <w:r>
        <w:t>t</w:t>
      </w:r>
      <w:ins w:id="6002" w:author="GoldenCorpusHarness" w:date="2026-03-28T22:23:47Z">
        <w:r>
          <w:t>e</w:t>
        </w:r>
      </w:ins>
      <w:r>
        <w:t xml:space="preserve"> </w:t>
      </w:r>
      <w:del w:id="6003" w:author="GoldenCorpusHarness" w:date="2026-03-28T22:23:47Z">
        <w:r>
          <w:delText>nemtabru</w:delText>
        </w:r>
      </w:del>
      <w:ins w:id="6004" w:author="GoldenCorpusHarness" w:date="2026-03-28T22:23:47Z">
        <w:r>
          <w:t>op</w:t>
        </w:r>
      </w:ins>
      <w:r>
        <w:t>ti</w:t>
      </w:r>
      <w:del w:id="6005" w:author="GoldenCorpusHarness" w:date="2026-03-28T22:23:47Z">
        <w:r>
          <w:delText>n</w:delText>
        </w:r>
      </w:del>
      <w:ins w:id="6006" w:author="GoldenCorpusHarness" w:date="2026-03-28T22:23:47Z">
        <w:r>
          <w:t>mal support</w:t>
        </w:r>
      </w:ins>
      <w:r>
        <w:t>i</w:t>
      </w:r>
      <w:del w:id="6007" w:author="GoldenCorpusHarness" w:date="2026-03-28T22:23:47Z">
        <w:r>
          <w:delText>b</w:delText>
        </w:r>
      </w:del>
      <w:ins w:id="6008" w:author="GoldenCorpusHarness" w:date="2026-03-28T22:23:47Z">
        <w:r>
          <w:t>ve</w:t>
        </w:r>
      </w:ins>
      <w:r>
        <w:t xml:space="preserve"> </w:t>
      </w:r>
      <w:del w:id="6009" w:author="GoldenCorpusHarness" w:date="2026-03-28T22:23:47Z">
        <w:r>
          <w:delText>exhibits line</w:delText>
        </w:r>
      </w:del>
      <w:ins w:id="6010" w:author="GoldenCorpusHarness" w:date="2026-03-28T22:23:47Z">
        <w:r>
          <w:t>c</w:t>
        </w:r>
      </w:ins>
      <w:r>
        <w:t>ar</w:t>
      </w:r>
      <w:ins w:id="6011" w:author="GoldenCorpusHarness" w:date="2026-03-28T22:23:47Z">
        <w:r>
          <w:t>e.</w:t>
        </w:r>
      </w:ins>
      <w:r>
        <w:t xml:space="preserve"> </w:t>
      </w:r>
      <w:del w:id="6012" w:author="GoldenCorpusHarness" w:date="2026-03-28T22:23:47Z">
        <w:r>
          <w:delText>PK.</w:delText>
        </w:r>
      </w:del>
    </w:p>
    <w:p ns2:paraId="03B0AA72" ns2:textId="77777777" w:rsidR="00D1786E" w:rsidRDefault="00895D30" w:rsidP="00224EA0">
      <w:pPr>
        <w:pStyle w:val="paragraph0"/>
      </w:pPr>
      <w:del w:id="6013" w:author="GoldenCorpusHarness" w:date="2026-03-28T22:23:47Z">
        <w:r>
          <w:delText>Of th</w:delText>
        </w:r>
      </w:del>
      <w:ins w:id="6014" w:author="GoldenCorpusHarness" w:date="2026-03-28T22:23:47Z">
        <w:r>
          <w:t>Grad</w:t>
        </w:r>
      </w:ins>
      <w:r>
        <w:t xml:space="preserve">e </w:t>
      </w:r>
      <w:del w:id="6015" w:author="GoldenCorpusHarness" w:date="2026-03-28T22:23:47Z">
        <w:r>
          <w:delText>112</w:delText>
        </w:r>
      </w:del>
      <w:ins w:id="6016" w:author="GoldenCorpusHarness" w:date="2026-03-28T22:23:47Z">
        <w:r>
          <w:t>3</w:t>
        </w:r>
      </w:ins>
      <w:r>
        <w:t xml:space="preserve"> </w:t>
      </w:r>
      <w:ins w:id="6017" w:author="GoldenCorpusHarness" w:date="2026-03-28T22:23:47Z">
        <w:r>
          <w:t>hy</w:t>
        </w:r>
      </w:ins>
      <w:r>
        <w:t>p</w:t>
      </w:r>
      <w:del w:id="6018" w:author="GoldenCorpusHarness" w:date="2026-03-28T22:23:47Z">
        <w:r>
          <w:delText>a</w:delText>
        </w:r>
      </w:del>
      <w:ins w:id="6019" w:author="GoldenCorpusHarness" w:date="2026-03-28T22:23:47Z">
        <w:r>
          <w:t>e</w:t>
        </w:r>
      </w:ins>
      <w:r>
        <w:t>rt</w:t>
      </w:r>
      <w:del w:id="6020" w:author="GoldenCorpusHarness" w:date="2026-03-28T22:23:47Z">
        <w:r>
          <w:delText>icipa</w:delText>
        </w:r>
      </w:del>
      <w:ins w:id="6021" w:author="GoldenCorpusHarness" w:date="2026-03-28T22:23:47Z">
        <w:r>
          <w:t>e</w:t>
        </w:r>
      </w:ins>
      <w:r>
        <w:t>n</w:t>
      </w:r>
      <w:del w:id="6022" w:author="GoldenCorpusHarness" w:date="2026-03-28T22:23:47Z">
        <w:r>
          <w:delText>ts treated at 65 mg nemtabrutinib in the MK-1026-001 study, a total of 57 participants had CLL/SLL. The median follow-up for the 57 CLL/SLL treated with 65 mg nemtabrutinib was 8.1 months (range: 0.13 to 38.80 months). The efficacy results showed ORR of 56.1% (95% CI: 42.36, 69.26). The ORR excluding PRL was 29.8%. Of the CLL/SLL participants, 2 (3.5%) achieved a complete remis</w:delText>
        </w:r>
      </w:del>
      <w:r>
        <w:t xml:space="preserve">sion, </w:t>
      </w:r>
      <w:del w:id="6023" w:author="GoldenCorpusHarness" w:date="2026-03-28T22:23:47Z">
        <w:r>
          <w:delText>15 (26.3%) a</w:delText>
        </w:r>
      </w:del>
      <w:ins w:id="6024" w:author="GoldenCorpusHarness" w:date="2026-03-28T22:23:47Z">
        <w:r>
          <w:t>whi</w:t>
        </w:r>
      </w:ins>
      <w:r>
        <w:t>ch</w:t>
      </w:r>
      <w:ins w:id="6025" w:author="GoldenCorpusHarness" w:date="2026-03-28T22:23:47Z">
        <w:r>
          <w:t xml:space="preserve"> w</w:t>
        </w:r>
      </w:ins>
      <w:r>
        <w:t>i</w:t>
      </w:r>
      <w:ins w:id="6026" w:author="GoldenCorpusHarness" w:date="2026-03-28T22:23:47Z">
        <w:r>
          <w:t>ll not b</w:t>
        </w:r>
      </w:ins>
      <w:r>
        <w:t>e</w:t>
      </w:r>
      <w:del w:id="6027" w:author="GoldenCorpusHarness" w:date="2026-03-28T22:23:47Z">
        <w:r>
          <w:delText>v</w:delText>
        </w:r>
      </w:del>
      <w:ins w:id="6028" w:author="GoldenCorpusHarness" w:date="2026-03-28T22:23:47Z">
        <w:r>
          <w:t xml:space="preserve"> consider</w:t>
        </w:r>
      </w:ins>
      <w:r>
        <w:t xml:space="preserve">ed a </w:t>
      </w:r>
      <w:del w:id="6029" w:author="GoldenCorpusHarness" w:date="2026-03-28T22:23:47Z">
        <w:r>
          <w:delText>PR,</w:delText>
        </w:r>
      </w:del>
      <w:ins w:id="6030" w:author="GoldenCorpusHarness" w:date="2026-03-28T22:23:47Z">
        <w:r>
          <w:t>DLT</w:t>
        </w:r>
      </w:ins>
      <w:r>
        <w:t xml:space="preserve"> </w:t>
      </w:r>
      <w:ins w:id="6031" w:author="GoldenCorpusHarness" w:date="2026-03-28T22:23:47Z">
        <w:r>
          <w:t>unless lasting more th</w:t>
        </w:r>
      </w:ins>
      <w:r>
        <w:t>an</w:t>
      </w:r>
      <w:ins w:id="6032" w:author="GoldenCorpusHarness" w:date="2026-03-28T22:23:47Z">
        <w:r>
          <w:t xml:space="preserve"> 72 hours </w:t>
        </w:r>
      </w:ins>
      <w:r>
        <w:t>d</w:t>
      </w:r>
      <w:ins w:id="6033" w:author="GoldenCorpusHarness" w:date="2026-03-28T22:23:47Z">
        <w:r>
          <w:t>espite</w:t>
        </w:r>
      </w:ins>
      <w:r>
        <w:t xml:space="preserve"> </w:t>
      </w:r>
      <w:del w:id="6034" w:author="GoldenCorpusHarness" w:date="2026-03-28T22:23:47Z">
        <w:r>
          <w:delText>16</w:delText>
        </w:r>
      </w:del>
      <w:ins w:id="6035" w:author="GoldenCorpusHarness" w:date="2026-03-28T22:23:47Z">
        <w:r>
          <w:t>optimal</w:t>
        </w:r>
      </w:ins>
      <w:r>
        <w:t xml:space="preserve"> </w:t>
      </w:r>
      <w:del w:id="6036" w:author="GoldenCorpusHarness" w:date="2026-03-28T22:23:47Z">
        <w:r>
          <w:delText>(28.1%) ach</w:delText>
        </w:r>
      </w:del>
      <w:ins w:id="6037" w:author="GoldenCorpusHarness" w:date="2026-03-28T22:23:47Z">
        <w:r>
          <w:t>support</w:t>
        </w:r>
      </w:ins>
      <w:r>
        <w:t>i</w:t>
      </w:r>
      <w:del w:id="6038" w:author="GoldenCorpusHarness" w:date="2026-03-28T22:23:47Z">
        <w:r>
          <w:delText>e</w:delText>
        </w:r>
      </w:del>
      <w:r>
        <w:t>ve</w:t>
      </w:r>
      <w:del w:id="6039" w:author="GoldenCorpusHarness" w:date="2026-03-28T22:23:47Z">
        <w:r>
          <w:delText>d</w:delText>
        </w:r>
      </w:del>
      <w:r>
        <w:t xml:space="preserve"> </w:t>
      </w:r>
      <w:del w:id="6040" w:author="GoldenCorpusHarness" w:date="2026-03-28T22:23:47Z">
        <w:r>
          <w:delText>SD</w:delText>
        </w:r>
      </w:del>
      <w:ins w:id="6041" w:author="GoldenCorpusHarness" w:date="2026-03-28T22:23:47Z">
        <w:r>
          <w:t>care</w:t>
        </w:r>
      </w:ins>
      <w:r>
        <w:t>.</w:t>
      </w:r>
      <w:del w:id="6042" w:author="GoldenCorpusHarness" w:date="2026-03-28T22:23:47Z">
        <w:r>
          <w:delText xml:space="preserve"> </w:delText>
        </w:r>
      </w:del>
    </w:p>
    <w:p ns2:paraId="2B878E1D" ns2:textId="77777777" w:rsidR="00D1786E" w:rsidRDefault="00895D30" w:rsidP="00224EA0">
      <w:pPr>
        <w:pStyle w:val="paragraph0"/>
      </w:pPr>
      <w:del w:id="6043" w:author="GoldenCorpusHarness" w:date="2026-03-28T22:23:47Z">
        <w:r>
          <w:delText>A</w:delText>
        </w:r>
      </w:del>
      <w:ins w:id="6044" w:author="GoldenCorpusHarness" w:date="2026-03-28T22:23:47Z">
        <w:r>
          <w:t>Grade</w:t>
        </w:r>
      </w:ins>
      <w:r>
        <w:t xml:space="preserve"> </w:t>
      </w:r>
      <w:ins w:id="6045" w:author="GoldenCorpusHarness" w:date="2026-03-28T22:23:47Z">
        <w:r>
          <w:t>3 fa</w:t>
        </w:r>
      </w:ins>
      <w:r>
        <w:t>t</w:t>
      </w:r>
      <w:ins w:id="6046" w:author="GoldenCorpusHarness" w:date="2026-03-28T22:23:47Z">
        <w:r>
          <w:t>igue, which will n</w:t>
        </w:r>
      </w:ins>
      <w:r>
        <w:t>ot</w:t>
      </w:r>
      <w:del w:id="6047" w:author="GoldenCorpusHarness" w:date="2026-03-28T22:23:47Z">
        <w:r>
          <w:delText>al</w:delText>
        </w:r>
      </w:del>
      <w:r>
        <w:t xml:space="preserve"> </w:t>
      </w:r>
      <w:ins w:id="6048" w:author="GoldenCorpusHarness" w:date="2026-03-28T22:23:47Z">
        <w:r>
          <w:t>be c</w:t>
        </w:r>
      </w:ins>
      <w:r>
        <w:t>o</w:t>
      </w:r>
      <w:del w:id="6049" w:author="GoldenCorpusHarness" w:date="2026-03-28T22:23:47Z">
        <w:r>
          <w:delText>f 6 pa</w:delText>
        </w:r>
      </w:del>
      <w:ins w:id="6050" w:author="GoldenCorpusHarness" w:date="2026-03-28T22:23:47Z">
        <w:r>
          <w:t>nside</w:t>
        </w:r>
      </w:ins>
      <w:r>
        <w:t>r</w:t>
      </w:r>
      <w:del w:id="6051" w:author="GoldenCorpusHarness" w:date="2026-03-28T22:23:47Z">
        <w:r>
          <w:delText>ticipants treat</w:delText>
        </w:r>
      </w:del>
      <w:r>
        <w:t>ed a</w:t>
      </w:r>
      <w:del w:id="6052" w:author="GoldenCorpusHarness" w:date="2026-03-28T22:23:47Z">
        <w:r>
          <w:delText>t 65 mg QD (either in dose escalation, cohort expansion, or in various cohorts) reported 7 AEs that were potential DLTs (1 participant experienced 2 AEs). Upon evaluation, 3 events met the protocol definition of</w:delText>
        </w:r>
      </w:del>
      <w:r>
        <w:t xml:space="preserve"> DLT </w:t>
      </w:r>
      <w:del w:id="6053" w:author="GoldenCorpusHarness" w:date="2026-03-28T22:23:47Z">
        <w:r>
          <w:delText>(w</w:delText>
        </w:r>
      </w:del>
      <w:ins w:id="6054" w:author="GoldenCorpusHarness" w:date="2026-03-28T22:23:47Z">
        <w:r>
          <w:t>unless last</w:t>
        </w:r>
      </w:ins>
      <w:r>
        <w:t>i</w:t>
      </w:r>
      <w:ins w:id="6055" w:author="GoldenCorpusHarness" w:date="2026-03-28T22:23:47Z">
        <w:r>
          <w:t xml:space="preserve">ng more </w:t>
        </w:r>
      </w:ins>
      <w:r>
        <w:t>th</w:t>
      </w:r>
      <w:del w:id="6056" w:author="GoldenCorpusHarness" w:date="2026-03-28T22:23:47Z">
        <w:r>
          <w:delText>i</w:delText>
        </w:r>
      </w:del>
      <w:ins w:id="6057" w:author="GoldenCorpusHarness" w:date="2026-03-28T22:23:47Z">
        <w:r>
          <w:t>a</w:t>
        </w:r>
      </w:ins>
      <w:r>
        <w:t xml:space="preserve">n </w:t>
      </w:r>
      <w:del w:id="6058" w:author="GoldenCorpusHarness" w:date="2026-03-28T22:23:47Z">
        <w:r>
          <w:delText>28</w:delText>
        </w:r>
      </w:del>
      <w:ins w:id="6059" w:author="GoldenCorpusHarness" w:date="2026-03-28T22:23:47Z">
        <w:r>
          <w:t>7</w:t>
        </w:r>
      </w:ins>
      <w:r>
        <w:t xml:space="preserve"> days</w:t>
      </w:r>
      <w:del w:id="6060" w:author="GoldenCorpusHarness" w:date="2026-03-28T22:23:47Z">
        <w:r>
          <w:delText xml:space="preserve"> of starting the treatment): 2 events of neutropenia 1 event of rash</w:delText>
        </w:r>
      </w:del>
      <w:r>
        <w:t>.</w:t>
      </w:r>
      <w:del w:id="6061" w:author="GoldenCorpusHarness" w:date="2026-03-28T22:23:47Z">
        <w:r>
          <w:delText xml:space="preserve"> Of the 3 participants with DLTs, 2 participants (1 with rash and 1 with neutropenia) were reported as recovered, and 1 participant with neutropenia was reported as not recovered.</w:delText>
        </w:r>
      </w:del>
    </w:p>
    <w:p ns2:paraId="0A63B8F1" ns2:textId="77777777" w:rsidR="00D1786E" w:rsidRDefault="00895D30" w:rsidP="00224EA0">
      <w:pPr>
        <w:pStyle w:val="paragraph0"/>
      </w:pPr>
      <w:del w:id="6062" w:author="GoldenCorpusHarness" w:date="2026-03-28T22:23:47Z">
        <w:r>
          <w:delText>Th</w:delText>
        </w:r>
      </w:del>
      <w:ins w:id="6063" w:author="GoldenCorpusHarness" w:date="2026-03-28T22:23:47Z">
        <w:r>
          <w:t>Grad</w:t>
        </w:r>
      </w:ins>
      <w:r>
        <w:t xml:space="preserve">e </w:t>
      </w:r>
      <w:del w:id="6064" w:author="GoldenCorpusHarness" w:date="2026-03-28T22:23:47Z">
        <w:r>
          <w:delText>most</w:delText>
        </w:r>
      </w:del>
      <w:ins w:id="6065" w:author="GoldenCorpusHarness" w:date="2026-03-28T22:23:47Z">
        <w:r>
          <w:t>3</w:t>
        </w:r>
      </w:ins>
      <w:r>
        <w:t xml:space="preserve"> </w:t>
      </w:r>
      <w:del w:id="6066" w:author="GoldenCorpusHarness" w:date="2026-03-28T22:23:47Z">
        <w:r>
          <w:delText>common (≥10%) t</w:delText>
        </w:r>
      </w:del>
      <w:r>
        <w:t>r</w:t>
      </w:r>
      <w:del w:id="6067" w:author="GoldenCorpusHarness" w:date="2026-03-28T22:23:47Z">
        <w:r>
          <w:delText>eatment-related AEs observed across all doses included dysgeusia (18.4%), neutrophil count decre</w:delText>
        </w:r>
      </w:del>
      <w:r>
        <w:t>as</w:t>
      </w:r>
      <w:del w:id="6068" w:author="GoldenCorpusHarness" w:date="2026-03-28T22:23:47Z">
        <w:r>
          <w:delText>ed (17.6%)</w:delText>
        </w:r>
      </w:del>
      <w:ins w:id="6069" w:author="GoldenCorpusHarness" w:date="2026-03-28T22:23:47Z">
        <w:r>
          <w:t>h</w:t>
        </w:r>
      </w:ins>
      <w:r>
        <w:t>,</w:t>
      </w:r>
      <w:del w:id="6070" w:author="GoldenCorpusHarness" w:date="2026-03-28T22:23:47Z">
        <w:r>
          <w:delText xml:space="preserve"> nausea and fatigue (both at 12.5% each), and platelet count decreased (10.3%). SAEs were reported in 47.1% participants, of</w:delText>
        </w:r>
      </w:del>
      <w:r>
        <w:t xml:space="preserve"> which </w:t>
      </w:r>
      <w:del w:id="6071" w:author="GoldenCorpusHarness" w:date="2026-03-28T22:23:47Z">
        <w:r>
          <w:delText>8.1%</w:delText>
        </w:r>
      </w:del>
      <w:ins w:id="6072" w:author="GoldenCorpusHarness" w:date="2026-03-28T22:23:47Z">
        <w:r>
          <w:t>will</w:t>
        </w:r>
      </w:ins>
      <w:r>
        <w:t xml:space="preserve"> </w:t>
      </w:r>
      <w:del w:id="6073" w:author="GoldenCorpusHarness" w:date="2026-03-28T22:23:47Z">
        <w:r>
          <w:delText>were assessed</w:delText>
        </w:r>
      </w:del>
      <w:ins w:id="6074" w:author="GoldenCorpusHarness" w:date="2026-03-28T22:23:47Z">
        <w:r>
          <w:t>not</w:t>
        </w:r>
      </w:ins>
      <w:r>
        <w:t xml:space="preserve"> b</w:t>
      </w:r>
      <w:del w:id="6075" w:author="GoldenCorpusHarness" w:date="2026-03-28T22:23:47Z">
        <w:r>
          <w:delText>y the investigator as treatment related. A total of 28 (20.6%) participants discontinued study treatment due to an AE; 16 (11.8%) wer</w:delText>
        </w:r>
      </w:del>
      <w:r>
        <w:t xml:space="preserve">e considered </w:t>
      </w:r>
      <w:del w:id="6076" w:author="GoldenCorpusHarness" w:date="2026-03-28T22:23:47Z">
        <w:r>
          <w:delText>to be rel</w:delText>
        </w:r>
      </w:del>
      <w:r>
        <w:t>a</w:t>
      </w:r>
      <w:del w:id="6077" w:author="GoldenCorpusHarness" w:date="2026-03-28T22:23:47Z">
        <w:r>
          <w:delText>ted to study treatment. There were 7 reported deaths; none were assessed as related to nemtabrutinib or met the definition of</w:delText>
        </w:r>
      </w:del>
      <w:r>
        <w:t xml:space="preserve"> DLT</w:t>
      </w:r>
      <w:del w:id="6078" w:author="GoldenCorpusHarness" w:date="2026-03-28T22:23:47Z">
        <w:r>
          <w:delText>.</w:delText>
        </w:r>
      </w:del>
      <w:r>
        <w:t xml:space="preserve"> </w:t>
      </w:r>
      <w:del w:id="6079" w:author="GoldenCorpusHarness" w:date="2026-03-28T22:23:47Z">
        <w:r>
          <w:delText>Ov</w:delText>
        </w:r>
      </w:del>
      <w:ins w:id="6080" w:author="GoldenCorpusHarness" w:date="2026-03-28T22:23:47Z">
        <w:r>
          <w:t>unl</w:t>
        </w:r>
      </w:ins>
      <w:r>
        <w:t>e</w:t>
      </w:r>
      <w:ins w:id="6081" w:author="GoldenCorpusHarness" w:date="2026-03-28T22:23:47Z">
        <w:r>
          <w:t>ss lasting mo</w:t>
        </w:r>
      </w:ins>
      <w:r>
        <w:t>r</w:t>
      </w:r>
      <w:ins w:id="6082" w:author="GoldenCorpusHarness" w:date="2026-03-28T22:23:47Z">
        <w:r>
          <w:t>e th</w:t>
        </w:r>
      </w:ins>
      <w:r>
        <w:t>a</w:t>
      </w:r>
      <w:del w:id="6083" w:author="GoldenCorpusHarness" w:date="2026-03-28T22:23:47Z">
        <w:r>
          <w:delText>ll,</w:delText>
        </w:r>
      </w:del>
      <w:ins w:id="6084" w:author="GoldenCorpusHarness" w:date="2026-03-28T22:23:47Z">
        <w:r>
          <w:t>n 7 days and</w:t>
        </w:r>
      </w:ins>
      <w:r>
        <w:t xml:space="preserve"> no</w:t>
      </w:r>
      <w:ins w:id="6085" w:author="GoldenCorpusHarness" w:date="2026-03-28T22:23:47Z">
        <w:r>
          <w:t>t</w:t>
        </w:r>
      </w:ins>
      <w:r>
        <w:t xml:space="preserve"> </w:t>
      </w:r>
      <w:del w:id="6086" w:author="GoldenCorpusHarness" w:date="2026-03-28T22:23:47Z">
        <w:r>
          <w:delText>new safety issu</w:delText>
        </w:r>
      </w:del>
      <w:ins w:id="6087" w:author="GoldenCorpusHarness" w:date="2026-03-28T22:23:47Z">
        <w:r>
          <w:t>r</w:t>
        </w:r>
      </w:ins>
      <w:r>
        <w:t>es</w:t>
      </w:r>
      <w:del w:id="6088" w:author="GoldenCorpusHarness" w:date="2026-03-28T22:23:47Z">
        <w:r>
          <w:delText xml:space="preserve"> were </w:delText>
        </w:r>
      </w:del>
      <w:ins w:id="6089" w:author="GoldenCorpusHarness" w:date="2026-03-28T22:23:47Z">
        <w:r>
          <w:t>olv</w:t>
        </w:r>
      </w:ins>
      <w:r>
        <w:t>i</w:t>
      </w:r>
      <w:del w:id="6090" w:author="GoldenCorpusHarness" w:date="2026-03-28T22:23:47Z">
        <w:r>
          <w:delText>de</w:delText>
        </w:r>
      </w:del>
      <w:r>
        <w:t>n</w:t>
      </w:r>
      <w:del w:id="6091" w:author="GoldenCorpusHarness" w:date="2026-03-28T22:23:47Z">
        <w:r>
          <w:delText>tified; observed events were consistent</w:delText>
        </w:r>
      </w:del>
      <w:ins w:id="6092" w:author="GoldenCorpusHarness" w:date="2026-03-28T22:23:47Z">
        <w:r>
          <w:t>g</w:t>
        </w:r>
      </w:ins>
      <w:r>
        <w:t xml:space="preserve"> with </w:t>
      </w:r>
      <w:ins w:id="6093" w:author="GoldenCorpusHarness" w:date="2026-03-28T22:23:47Z">
        <w:r>
          <w:t>appropria</w:t>
        </w:r>
      </w:ins>
      <w:r>
        <w:t>t</w:t>
      </w:r>
      <w:del w:id="6094" w:author="GoldenCorpusHarness" w:date="2026-03-28T22:23:47Z">
        <w:r>
          <w:delText>h</w:delText>
        </w:r>
      </w:del>
      <w:r>
        <w:t>e cl</w:t>
      </w:r>
      <w:ins w:id="6095" w:author="GoldenCorpusHarness" w:date="2026-03-28T22:23:47Z">
        <w:r>
          <w:t>inic</w:t>
        </w:r>
      </w:ins>
      <w:r>
        <w:t>a</w:t>
      </w:r>
      <w:del w:id="6096" w:author="GoldenCorpusHarness" w:date="2026-03-28T22:23:47Z">
        <w:r>
          <w:delText>ss</w:delText>
        </w:r>
      </w:del>
      <w:ins w:id="6097" w:author="GoldenCorpusHarness" w:date="2026-03-28T22:23:47Z">
        <w:r>
          <w:t>l</w:t>
        </w:r>
      </w:ins>
      <w:r>
        <w:t xml:space="preserve"> </w:t>
      </w:r>
      <w:ins w:id="6098" w:author="GoldenCorpusHarness" w:date="2026-03-28T22:23:47Z">
        <w:r>
          <w:t>m</w:t>
        </w:r>
      </w:ins>
      <w:r>
        <w:t>an</w:t>
      </w:r>
      <w:del w:id="6099" w:author="GoldenCorpusHarness" w:date="2026-03-28T22:23:47Z">
        <w:r>
          <w:delText xml:space="preserve">d </w:delText>
        </w:r>
      </w:del>
      <w:r>
        <w:t>a</w:t>
      </w:r>
      <w:del w:id="6100" w:author="GoldenCorpusHarness" w:date="2026-03-28T22:23:47Z">
        <w:r>
          <w:delText xml:space="preserve">s </w:delText>
        </w:r>
      </w:del>
      <w:ins w:id="6101" w:author="GoldenCorpusHarness" w:date="2026-03-28T22:23:47Z">
        <w:r>
          <w:t>g</w:t>
        </w:r>
      </w:ins>
      <w:r>
        <w:t>e</w:t>
      </w:r>
      <w:del w:id="6102" w:author="GoldenCorpusHarness" w:date="2026-03-28T22:23:47Z">
        <w:r>
          <w:delText>xp</w:delText>
        </w:r>
      </w:del>
      <w:ins w:id="6103" w:author="GoldenCorpusHarness" w:date="2026-03-28T22:23:47Z">
        <w:r>
          <w:t>m</w:t>
        </w:r>
      </w:ins>
      <w:r>
        <w:t>e</w:t>
      </w:r>
      <w:del w:id="6104" w:author="GoldenCorpusHarness" w:date="2026-03-28T22:23:47Z">
        <w:r>
          <w:delText>c</w:delText>
        </w:r>
      </w:del>
      <w:ins w:id="6105" w:author="GoldenCorpusHarness" w:date="2026-03-28T22:23:47Z">
        <w:r>
          <w:t>n</w:t>
        </w:r>
      </w:ins>
      <w:r>
        <w:t>t</w:t>
      </w:r>
      <w:del w:id="6106" w:author="GoldenCorpusHarness" w:date="2026-03-28T22:23:47Z">
        <w:r>
          <w:delText>ed in the underlying population</w:delText>
        </w:r>
      </w:del>
      <w:r>
        <w:t>.</w:t>
      </w:r>
    </w:p>
    <w:p ns2:paraId="2EBAB730" ns2:textId="77777777" w:rsidR="00D1786E" w:rsidRDefault="00895D30" w:rsidP="00224EA0">
      <w:pPr>
        <w:pStyle w:val="paragraph0"/>
      </w:pPr>
      <w:del w:id="6107" w:author="GoldenCorpusHarness" w:date="2026-03-28T22:23:47Z">
        <w:r>
          <w:delText>Imp</w:delText>
        </w:r>
      </w:del>
      <w:ins w:id="6108" w:author="GoldenCorpusHarness" w:date="2026-03-28T22:23:47Z">
        <w:r>
          <w:t xml:space="preserve">Any Grade 3 </w:t>
        </w:r>
      </w:ins>
      <w:r>
        <w:t>or</w:t>
      </w:r>
      <w:del w:id="6109" w:author="GoldenCorpusHarness" w:date="2026-03-28T22:23:47Z">
        <w:r>
          <w:delText>t</w:delText>
        </w:r>
      </w:del>
      <w:ins w:id="6110" w:author="GoldenCorpusHarness" w:date="2026-03-28T22:23:47Z">
        <w:r>
          <w:t xml:space="preserve"> Gr</w:t>
        </w:r>
      </w:ins>
      <w:r>
        <w:t>a</w:t>
      </w:r>
      <w:ins w:id="6111" w:author="GoldenCorpusHarness" w:date="2026-03-28T22:23:47Z">
        <w:r>
          <w:t xml:space="preserve">de 4 </w:t>
        </w:r>
      </w:ins>
      <w:r>
        <w:t>n</w:t>
      </w:r>
      <w:del w:id="6112" w:author="GoldenCorpusHarness" w:date="2026-03-28T22:23:47Z">
        <w:r>
          <w:delText xml:space="preserve">t potential AEs based </w:delText>
        </w:r>
      </w:del>
      <w:r>
        <w:t>on</w:t>
      </w:r>
      <w:del w:id="6113" w:author="GoldenCorpusHarness" w:date="2026-03-28T22:23:47Z">
        <w:r>
          <w:delText xml:space="preserve"> drug class (eg, </w:delText>
        </w:r>
      </w:del>
      <w:r>
        <w:t>hem</w:t>
      </w:r>
      <w:ins w:id="6114" w:author="GoldenCorpusHarness" w:date="2026-03-28T22:23:47Z">
        <w:r>
          <w:t>atologic lab</w:t>
        </w:r>
      </w:ins>
      <w:r>
        <w:t>or</w:t>
      </w:r>
      <w:ins w:id="6115" w:author="GoldenCorpusHarness" w:date="2026-03-28T22:23:47Z">
        <w:r>
          <w:t>ato</w:t>
        </w:r>
      </w:ins>
      <w:r>
        <w:t>r</w:t>
      </w:r>
      <w:del w:id="6116" w:author="GoldenCorpusHarness" w:date="2026-03-28T22:23:47Z">
        <w:r>
          <w:delText>hages, h</w:delText>
        </w:r>
      </w:del>
      <w:r>
        <w:t>y</w:t>
      </w:r>
      <w:del w:id="6117" w:author="GoldenCorpusHarness" w:date="2026-03-28T22:23:47Z">
        <w:r>
          <w:delText>pertension,</w:delText>
        </w:r>
      </w:del>
      <w:r>
        <w:t xml:space="preserve"> a</w:t>
      </w:r>
      <w:del w:id="6118" w:author="GoldenCorpusHarness" w:date="2026-03-28T22:23:47Z">
        <w:r>
          <w:delText>t</w:delText>
        </w:r>
      </w:del>
      <w:ins w:id="6119" w:author="GoldenCorpusHarness" w:date="2026-03-28T22:23:47Z">
        <w:r>
          <w:t>bno</w:t>
        </w:r>
      </w:ins>
      <w:r>
        <w:t>r</w:t>
      </w:r>
      <w:del w:id="6120" w:author="GoldenCorpusHarness" w:date="2026-03-28T22:23:47Z">
        <w:r>
          <w:delText>i</w:delText>
        </w:r>
      </w:del>
      <w:ins w:id="6121" w:author="GoldenCorpusHarness" w:date="2026-03-28T22:23:47Z">
        <w:r>
          <w:t>m</w:t>
        </w:r>
      </w:ins>
      <w:r>
        <w:t>al</w:t>
      </w:r>
      <w:del w:id="6122" w:author="GoldenCorpusHarness" w:date="2026-03-28T22:23:47Z">
        <w:r>
          <w:delText xml:space="preserve"> fibrillation infection, cytopenia, and hypersensitivity) have been observed across the MK-1026-001 (BELLWAVE-001) and MK-1026-003 (BELLWAVE-003) studies and are generally seen at lower incidences compared to the frequencies, sever</w:delText>
        </w:r>
      </w:del>
      <w:r>
        <w:t xml:space="preserve">ity, </w:t>
      </w:r>
      <w:del w:id="6123" w:author="GoldenCorpusHarness" w:date="2026-03-28T22:23:47Z">
        <w:r>
          <w:delText>and seriousness observed with ibrutinib. These observed events did not have sign</w:delText>
        </w:r>
      </w:del>
      <w:r>
        <w:t>if</w:t>
      </w:r>
      <w:del w:id="6124" w:author="GoldenCorpusHarness" w:date="2026-03-28T22:23:47Z">
        <w:r>
          <w:delText xml:space="preserve">icant impact on discontinuations and interruptions. </w:delText>
        </w:r>
      </w:del>
      <w:ins w:id="6125" w:author="GoldenCorpusHarness" w:date="2026-03-28T22:23:47Z">
        <w:r>
          <w:t>:</w:t>
        </w:r>
      </w:ins>
    </w:p>
    <w:p ns2:paraId="4C128AC6" ns2:textId="77777777" w:rsidR="00D1786E" w:rsidRDefault="00895D30" w:rsidP="00224EA0">
      <w:pPr>
        <w:pStyle w:val="paragraph0"/>
      </w:pPr>
      <w:del w:id="6126" w:author="GoldenCorpusHarness" w:date="2026-03-28T22:23:47Z">
        <w:r>
          <w:delText>B</w:delText>
        </w:r>
      </w:del>
      <w:ins w:id="6127" w:author="GoldenCorpusHarness" w:date="2026-03-28T22:23:47Z">
        <w:r>
          <w:t>V</w:t>
        </w:r>
      </w:ins>
      <w:r>
        <w:t>a</w:t>
      </w:r>
      <w:ins w:id="6128" w:author="GoldenCorpusHarness" w:date="2026-03-28T22:23:47Z">
        <w:r>
          <w:t>lues result in DILI (</w:t>
        </w:r>
      </w:ins>
      <w:r>
        <w:t>se</w:t>
      </w:r>
      <w:del w:id="6129" w:author="GoldenCorpusHarness" w:date="2026-03-28T22:23:47Z">
        <w:r>
          <w:delText>d</w:delText>
        </w:r>
      </w:del>
      <w:ins w:id="6130" w:author="GoldenCorpusHarness" w:date="2026-03-28T22:23:47Z">
        <w:r>
          <w:t>e</w:t>
        </w:r>
      </w:ins>
      <w:r>
        <w:t xml:space="preserve"> </w:t>
      </w:r>
      <w:ins w:id="6131" w:author="GoldenCorpusHarness" w:date="2026-03-28T22:23:47Z">
        <w:r>
          <w:t>Secti</w:t>
        </w:r>
      </w:ins>
      <w:r>
        <w:t xml:space="preserve">on </w:t>
      </w:r>
      <w:del w:id="6132" w:author="GoldenCorpusHarness" w:date="2026-03-28T22:23:47Z">
        <w:r>
          <w:delText>the totality of data reviewed (including safety, efficacy, PK, PD, and nonclinical toxicology), the benefit/risk profile</w:delText>
        </w:r>
      </w:del>
      <w:ins w:id="6133" w:author="GoldenCorpusHarness" w:date="2026-03-28T22:23:47Z">
        <w:r>
          <w:t>8.4.7</w:t>
        </w:r>
      </w:ins>
      <w:r>
        <w:t xml:space="preserve"> for </w:t>
      </w:r>
      <w:del w:id="6134" w:author="GoldenCorpusHarness" w:date="2026-03-28T22:23:47Z">
        <w:r>
          <w:delText>nemt</w:delText>
        </w:r>
      </w:del>
      <w:ins w:id="6135" w:author="GoldenCorpusHarness" w:date="2026-03-28T22:23:47Z">
        <w:r>
          <w:t>l</w:t>
        </w:r>
      </w:ins>
      <w:r>
        <w:t>ab</w:t>
      </w:r>
      <w:del w:id="6136" w:author="GoldenCorpusHarness" w:date="2026-03-28T22:23:47Z">
        <w:r>
          <w:delText>rutinib m</w:delText>
        </w:r>
      </w:del>
      <w:r>
        <w:t>o</w:t>
      </w:r>
      <w:del w:id="6137" w:author="GoldenCorpusHarness" w:date="2026-03-28T22:23:47Z">
        <w:r>
          <w:delText>notherapy favors 65 mg QD as it demonst</w:delText>
        </w:r>
      </w:del>
      <w:r>
        <w:t>rat</w:t>
      </w:r>
      <w:del w:id="6138" w:author="GoldenCorpusHarness" w:date="2026-03-28T22:23:47Z">
        <w:r>
          <w:delText>ed</w:delText>
        </w:r>
      </w:del>
      <w:ins w:id="6139" w:author="GoldenCorpusHarness" w:date="2026-03-28T22:23:47Z">
        <w:r>
          <w:t>ory</w:t>
        </w:r>
      </w:ins>
      <w:r>
        <w:t xml:space="preserve"> c</w:t>
      </w:r>
      <w:del w:id="6140" w:author="GoldenCorpusHarness" w:date="2026-03-28T22:23:47Z">
        <w:r>
          <w:delText>ompa</w:delText>
        </w:r>
      </w:del>
      <w:r>
        <w:t>r</w:t>
      </w:r>
      <w:del w:id="6141" w:author="GoldenCorpusHarness" w:date="2026-03-28T22:23:47Z">
        <w:r>
          <w:delText>able efficacy w</w:delText>
        </w:r>
      </w:del>
      <w:r>
        <w:t>it</w:t>
      </w:r>
      <w:del w:id="6142" w:author="GoldenCorpusHarness" w:date="2026-03-28T22:23:47Z">
        <w:r>
          <w:delText>h 80 mg QD</w:delText>
        </w:r>
      </w:del>
      <w:ins w:id="6143" w:author="GoldenCorpusHarness" w:date="2026-03-28T22:23:47Z">
        <w:r>
          <w:t>eria)</w:t>
        </w:r>
      </w:ins>
      <w:r>
        <w:t xml:space="preserve">, </w:t>
      </w:r>
      <w:del w:id="6144" w:author="GoldenCorpusHarness" w:date="2026-03-28T22:23:47Z">
        <w:r>
          <w:delText>and a m</w:delText>
        </w:r>
      </w:del>
      <w:r>
        <w:t>or</w:t>
      </w:r>
      <w:del w:id="6145" w:author="GoldenCorpusHarness" w:date="2026-03-28T22:23:47Z">
        <w:r>
          <w:delText xml:space="preserve">e tolerable safety profile. </w:delText>
        </w:r>
      </w:del>
    </w:p>
    <w:p ns2:paraId="7E629BB4" ns2:textId="77777777" w:rsidR="00D1786E" w:rsidRDefault="00895D30" w:rsidP="00224EA0">
      <w:pPr>
        <w:pStyle w:val="paragraph0"/>
      </w:pPr>
      <w:del w:id="6146" w:author="GoldenCorpusHarness" w:date="2026-03-28T22:23:47Z">
        <w:r>
          <w:delText>In this study, nemtabrutinib is administer</w:delText>
        </w:r>
      </w:del>
      <w:ins w:id="6147" w:author="GoldenCorpusHarness" w:date="2026-03-28T22:23:47Z">
        <w:r>
          <w:t>M</w:t>
        </w:r>
      </w:ins>
      <w:r>
        <w:t>ed</w:t>
      </w:r>
      <w:del w:id="6148" w:author="GoldenCorpusHarness" w:date="2026-03-28T22:23:47Z">
        <w:r>
          <w:delText xml:space="preserve"> in combination with venetoclax. Venetoclax is metabolized primarily by CYP3A, and it is also a substrate and an inhibitor of P-gp. Nemtabrutinib inhibited P-gp in vitro, and the potential to affect venetoclax PK after concomitant administration via gut P-gp inhibition cannot be excluded. Therefore, nemtabrutinib and venetoclax dosing will be staggered (by 10 hours), with venetoclax administered in the morning, and nemtabrutinib in the evening. DDIs via other mechanisms are not expected between these therapies. Nemtabrutinib is not expected to cause clin</w:delText>
        </w:r>
      </w:del>
      <w:r>
        <w:t>ical</w:t>
      </w:r>
      <w:del w:id="6149" w:author="GoldenCorpusHarness" w:date="2026-03-28T22:23:47Z">
        <w:r>
          <w:delText>ly meaningful DDIs via CYP3A induction or inhibition at the exposures following 65 mg QD dose (mean steady-state unbound Cmax of approximately 0.005 µM). In vitro, nemtabrutinib was metabolized primarily via glucuronidation (by UGT1A3, 1A4, 1A8 and 1A9) and to a lesser extent by CYP3A. Venetoclax is not an inhibitor or an inducer of CYP3A and it is also not inhibitor of major UGTs, including UGT1A4 or UGT1A9. Nemtabrutinib is a substrate of P-gp and BCRP in vitro, but given good passive permeability, P-gp and BCRP are not expected to play a role in nemtabrutinib disposition and drug</w:delText>
        </w:r>
      </w:del>
      <w:r>
        <w:t xml:space="preserve"> inter</w:t>
      </w:r>
      <w:del w:id="6150" w:author="GoldenCorpusHarness" w:date="2026-03-28T22:23:47Z">
        <w:r>
          <w:delText>ac</w:delText>
        </w:r>
      </w:del>
      <w:ins w:id="6151" w:author="GoldenCorpusHarness" w:date="2026-03-28T22:23:47Z">
        <w:r>
          <w:t>ven</w:t>
        </w:r>
      </w:ins>
      <w:r>
        <w:t xml:space="preserve">tion </w:t>
      </w:r>
      <w:del w:id="6152" w:author="GoldenCorpusHarness" w:date="2026-03-28T22:23:47Z">
        <w:r>
          <w:delText>via th</w:delText>
        </w:r>
      </w:del>
      <w:r>
        <w:t xml:space="preserve">is </w:t>
      </w:r>
      <w:del w:id="6153" w:author="GoldenCorpusHarness" w:date="2026-03-28T22:23:47Z">
        <w:r>
          <w:delText>m</w:delText>
        </w:r>
      </w:del>
      <w:ins w:id="6154" w:author="GoldenCorpusHarness" w:date="2026-03-28T22:23:47Z">
        <w:r>
          <w:t>r</w:t>
        </w:r>
      </w:ins>
      <w:r>
        <w:t>e</w:t>
      </w:r>
      <w:del w:id="6155" w:author="GoldenCorpusHarness" w:date="2026-03-28T22:23:47Z">
        <w:r>
          <w:delText>chan</w:delText>
        </w:r>
      </w:del>
      <w:ins w:id="6156" w:author="GoldenCorpusHarness" w:date="2026-03-28T22:23:47Z">
        <w:r>
          <w:t>qu</w:t>
        </w:r>
      </w:ins>
      <w:r>
        <w:t>i</w:t>
      </w:r>
      <w:del w:id="6157" w:author="GoldenCorpusHarness" w:date="2026-03-28T22:23:47Z">
        <w:r>
          <w:delText>sm</w:delText>
        </w:r>
      </w:del>
      <w:ins w:id="6158" w:author="GoldenCorpusHarness" w:date="2026-03-28T22:23:47Z">
        <w:r>
          <w:t>red,</w:t>
        </w:r>
      </w:ins>
      <w:r>
        <w:t xml:space="preserve"> </w:t>
      </w:r>
      <w:del w:id="6159" w:author="GoldenCorpusHarness" w:date="2026-03-28T22:23:47Z">
        <w:r>
          <w:delText>is als</w:delText>
        </w:r>
      </w:del>
      <w:r>
        <w:t>o</w:t>
      </w:r>
      <w:del w:id="6160" w:author="GoldenCorpusHarness" w:date="2026-03-28T22:23:47Z">
        <w:r>
          <w:delText xml:space="preserve"> unlikely.</w:delText>
        </w:r>
      </w:del>
      <w:ins w:id="6161" w:author="GoldenCorpusHarness" w:date="2026-03-28T22:23:47Z">
        <w:r>
          <w:t>r</w:t>
        </w:r>
      </w:ins>
    </w:p>
    <w:p ns2:paraId="27FC3710" ns2:textId="77777777" w:rsidR="00EF754A" w:rsidRPr="008D3CAB" w:rsidRDefault="00895D30" w:rsidP="00224EA0">
      <w:pPr>
        <w:pStyle w:val="paragraph0"/>
      </w:pPr>
      <w:r>
        <w:t>The</w:t>
      </w:r>
      <w:del w:id="6162" w:author="GoldenCorpusHarness" w:date="2026-03-28T22:23:47Z">
        <w:r>
          <w:delText>re is</w:delText>
        </w:r>
      </w:del>
      <w:r>
        <w:t xml:space="preserve"> a</w:t>
      </w:r>
      <w:del w:id="6163" w:author="GoldenCorpusHarness" w:date="2026-03-28T22:23:47Z">
        <w:r>
          <w:delText>lso a risk f</w:delText>
        </w:r>
      </w:del>
      <w:ins w:id="6164" w:author="GoldenCorpusHarness" w:date="2026-03-28T22:23:47Z">
        <w:r>
          <w:t>bn</w:t>
        </w:r>
      </w:ins>
      <w:r>
        <w:t>or</w:t>
      </w:r>
      <w:del w:id="6165" w:author="GoldenCorpusHarness" w:date="2026-03-28T22:23:47Z">
        <w:r>
          <w:delText xml:space="preserve"> over</w:delText>
        </w:r>
      </w:del>
      <w:ins w:id="6166" w:author="GoldenCorpusHarness" w:date="2026-03-28T22:23:47Z">
        <w:r>
          <w:t>ma</w:t>
        </w:r>
      </w:ins>
      <w:r>
        <w:t>l</w:t>
      </w:r>
      <w:del w:id="6167" w:author="GoldenCorpusHarness" w:date="2026-03-28T22:23:47Z">
        <w:r>
          <w:delText>apping toxic</w:delText>
        </w:r>
      </w:del>
      <w:r>
        <w:t xml:space="preserve">ity </w:t>
      </w:r>
      <w:del w:id="6168" w:author="GoldenCorpusHarness" w:date="2026-03-28T22:23:47Z">
        <w:r>
          <w:delText>b</w:delText>
        </w:r>
      </w:del>
      <w:ins w:id="6169" w:author="GoldenCorpusHarness" w:date="2026-03-28T22:23:47Z">
        <w:r>
          <w:t>l</w:t>
        </w:r>
      </w:ins>
      <w:r>
        <w:t>e</w:t>
      </w:r>
      <w:del w:id="6170" w:author="GoldenCorpusHarness" w:date="2026-03-28T22:23:47Z">
        <w:r>
          <w:delText>tween nemt</w:delText>
        </w:r>
      </w:del>
      <w:r>
        <w:t>a</w:t>
      </w:r>
      <w:del w:id="6171" w:author="GoldenCorpusHarness" w:date="2026-03-28T22:23:47Z">
        <w:r>
          <w:delText>brutinib an</w:delText>
        </w:r>
      </w:del>
      <w:r>
        <w:t>d</w:t>
      </w:r>
      <w:del w:id="6172" w:author="GoldenCorpusHarness" w:date="2026-03-28T22:23:47Z">
        <w:r>
          <w:delText xml:space="preserve"> venetoclax, particularly hematologic toxicity. Due</w:delText>
        </w:r>
      </w:del>
      <w:ins w:id="6173" w:author="GoldenCorpusHarness" w:date="2026-03-28T22:23:47Z">
        <w:r>
          <w:t>s</w:t>
        </w:r>
      </w:ins>
      <w:r>
        <w:t xml:space="preserve"> to </w:t>
      </w:r>
      <w:del w:id="6174" w:author="GoldenCorpusHarness" w:date="2026-03-28T22:23:47Z">
        <w:r>
          <w:delText>t</w:delText>
        </w:r>
      </w:del>
      <w:r>
        <w:t>h</w:t>
      </w:r>
      <w:del w:id="6175" w:author="GoldenCorpusHarness" w:date="2026-03-28T22:23:47Z">
        <w:r>
          <w:delText>is risk, the d</w:delText>
        </w:r>
      </w:del>
      <w:r>
        <w:t>os</w:t>
      </w:r>
      <w:del w:id="6176" w:author="GoldenCorpusHarness" w:date="2026-03-28T22:23:47Z">
        <w:r>
          <w:delText>e of nem</w:delText>
        </w:r>
      </w:del>
      <w:ins w:id="6177" w:author="GoldenCorpusHarness" w:date="2026-03-28T22:23:47Z">
        <w:r>
          <w:t>pi</w:t>
        </w:r>
      </w:ins>
      <w:r>
        <w:t>ta</w:t>
      </w:r>
      <w:del w:id="6178" w:author="GoldenCorpusHarness" w:date="2026-03-28T22:23:47Z">
        <w:r>
          <w:delText>brut</w:delText>
        </w:r>
      </w:del>
      <w:ins w:id="6179" w:author="GoldenCorpusHarness" w:date="2026-03-28T22:23:47Z">
        <w:r>
          <w:t>l</w:t>
        </w:r>
      </w:ins>
      <w:r>
        <w:t>i</w:t>
      </w:r>
      <w:del w:id="6180" w:author="GoldenCorpusHarness" w:date="2026-03-28T22:23:47Z">
        <w:r>
          <w:delText>nib when administered in combin</w:delText>
        </w:r>
      </w:del>
      <w:ins w:id="6181" w:author="GoldenCorpusHarness" w:date="2026-03-28T22:23:47Z">
        <w:r>
          <w:t>z</w:t>
        </w:r>
      </w:ins>
      <w:r>
        <w:t>ation</w:t>
      </w:r>
      <w:del w:id="6182" w:author="GoldenCorpusHarness" w:date="2026-03-28T22:23:47Z">
        <w:r>
          <w:delText xml:space="preserve"> with venetoclax will be evaluated in this study using a dose escalation design</w:delText>
        </w:r>
      </w:del>
      <w:r>
        <w:t xml:space="preserve">, </w:t>
      </w:r>
      <w:del w:id="6183" w:author="GoldenCorpusHarness" w:date="2026-03-28T22:23:47Z">
        <w:r>
          <w:delText>with nemtabrutinib dose starting at 1 dose level below the monotherapy RP2D of 65 mg (ie, 45 mg). Clinical data and pharmacometric modeling from MK-1026-001 (BELLWAVE-001) and MK-1026-003 (BELLWAVE-003) suggest that the monotherapy antitum</w:delText>
        </w:r>
      </w:del>
      <w:r>
        <w:t>or</w:t>
      </w:r>
      <w:del w:id="6184" w:author="GoldenCorpusHarness" w:date="2026-03-28T22:23:47Z">
        <w:r>
          <w:delText xml:space="preserve"> efficacy of nemtabrutinib is higher at 65 mg than at lower doses, and it is important to preserve efficacy while minimizing toxicity when combining nemtabrutinib with venetoclax. Venetoclax will be administered at its approved dose for CLL/SLL of 400 mg QD.  </w:delText>
        </w:r>
      </w:del>
    </w:p>
    <w:p ns2:paraId="11D91F3B" ns2:textId="77777777" w:rsidR="00E20725" w:rsidRDefault="00895D30" w:rsidP="00E20725">
      <w:pPr>
        <w:pStyle w:val="Heading2"/>
      </w:pPr>
      <w:del w:id="6185" w:author="GoldenCorpusHarness" w:date="2026-03-28T22:23:47Z">
        <w:r>
          <w:delText>B</w:delText>
        </w:r>
      </w:del>
      <w:ins w:id="6186" w:author="GoldenCorpusHarness" w:date="2026-03-28T22:23:47Z">
        <w:r>
          <w:t>Th</w:t>
        </w:r>
      </w:ins>
      <w:r>
        <w:t>e</w:t>
      </w:r>
      <w:del w:id="6187" w:author="GoldenCorpusHarness" w:date="2026-03-28T22:23:47Z">
        <w:r>
          <w:delText>ginning</w:delText>
        </w:r>
      </w:del>
      <w:r>
        <w:t xml:space="preserve"> a</w:t>
      </w:r>
      <w:ins w:id="6188" w:author="GoldenCorpusHarness" w:date="2026-03-28T22:23:47Z">
        <w:r>
          <w:t>b</w:t>
        </w:r>
      </w:ins>
      <w:r>
        <w:t>n</w:t>
      </w:r>
      <w:del w:id="6189" w:author="GoldenCorpusHarness" w:date="2026-03-28T22:23:47Z">
        <w:r>
          <w:delText>d End-</w:delText>
        </w:r>
      </w:del>
      <w:r>
        <w:t>o</w:t>
      </w:r>
      <w:del w:id="6190" w:author="GoldenCorpusHarness" w:date="2026-03-28T22:23:47Z">
        <w:r>
          <w:delText>f-S</w:delText>
        </w:r>
      </w:del>
      <w:ins w:id="6191" w:author="GoldenCorpusHarness" w:date="2026-03-28T22:23:47Z">
        <w:r>
          <w:t>rmali</w:t>
        </w:r>
      </w:ins>
      <w:r>
        <w:t>t</w:t>
      </w:r>
      <w:del w:id="6192" w:author="GoldenCorpusHarness" w:date="2026-03-28T22:23:47Z">
        <w:r>
          <w:delText>ud</w:delText>
        </w:r>
      </w:del>
      <w:r>
        <w:t xml:space="preserve">y </w:t>
      </w:r>
      <w:del w:id="6193" w:author="GoldenCorpusHarness" w:date="2026-03-28T22:23:47Z">
        <w:r>
          <w:delText>D</w:delText>
        </w:r>
      </w:del>
      <w:ins w:id="6194" w:author="GoldenCorpusHarness" w:date="2026-03-28T22:23:47Z">
        <w:r>
          <w:t>p</w:t>
        </w:r>
      </w:ins>
      <w:r>
        <w:t>e</w:t>
      </w:r>
      <w:ins w:id="6195" w:author="GoldenCorpusHarness" w:date="2026-03-28T22:23:47Z">
        <w:r>
          <w:t xml:space="preserve">rsists </w:t>
        </w:r>
      </w:ins>
      <w:r>
        <w:t>f</w:t>
      </w:r>
      <w:del w:id="6196" w:author="GoldenCorpusHarness" w:date="2026-03-28T22:23:47Z">
        <w:r>
          <w:delText>initi</w:delText>
        </w:r>
      </w:del>
      <w:r>
        <w:t>o</w:t>
      </w:r>
      <w:del w:id="6197" w:author="GoldenCorpusHarness" w:date="2026-03-28T22:23:47Z">
        <w:r>
          <w:delText>n</w:delText>
        </w:r>
      </w:del>
      <w:ins w:id="6198" w:author="GoldenCorpusHarness" w:date="2026-03-28T22:23:47Z">
        <w:r>
          <w:t>r &gt;1 week.</w:t>
        </w:r>
      </w:ins>
    </w:p>
    <w:p ns2:paraId="518FD9AC" ns2:textId="77777777" w:rsidR="00B826E1" w:rsidRPr="00472234" w:rsidRDefault="00895D30" w:rsidP="001E7A51">
      <w:pPr>
        <w:pStyle w:val="Paragraph"/>
      </w:pPr>
      <w:del w:id="6199" w:author="GoldenCorpusHarness" w:date="2026-03-28T22:23:47Z">
        <w:r>
          <w:delText>The overall study begins when the first participant (or their legally acceptable representative) provides documented informed consent. The overall study ends when the last participant completes the last study-related contact, withdraws consent, or is lost to follow-up (Section 7.3). For purposes of analysis and reporting, the overall study ends when the Sponsor receives the last laboratory test result or at the time of final contact with the last participant, whichever comes last.</w:delText>
        </w:r>
      </w:del>
    </w:p>
    <w:p ns2:paraId="59C82EA6" ns2:textId="17823C3A" w:rsidR="00B93FD4" w:rsidRPr="00B93FD4" w:rsidRDefault="00895D30" w:rsidP="00142AA4">
      <w:pPr>
        <w:pStyle w:val="Paragraph"/>
        <w:rPr>
          <w:rStyle w:val="Instructions"/>
          <w:rFonts w:ascii="Times New Roman" w:hAnsi="Times New Roman"/>
          <w:vanish w:val="0"/>
          <w:color w:val="auto"/>
        </w:rPr>
      </w:pPr>
      <w:del w:id="6200" w:author="GoldenCorpusHarness" w:date="2026-03-28T22:23:47Z">
        <w:r>
          <w:delText>I</w:delText>
        </w:r>
      </w:del>
      <w:ins w:id="6201" w:author="GoldenCorpusHarness" w:date="2026-03-28T22:23:47Z">
        <w:r>
          <w:t>Exceptions: Clinically nonsigni</w:t>
        </w:r>
      </w:ins>
      <w:r>
        <w:t>f</w:t>
      </w:r>
      <w:ins w:id="6202" w:author="GoldenCorpusHarness" w:date="2026-03-28T22:23:47Z">
        <w:r>
          <w:t>icant,</w:t>
        </w:r>
      </w:ins>
      <w:r>
        <w:t xml:space="preserve"> t</w:t>
      </w:r>
      <w:del w:id="6203" w:author="GoldenCorpusHarness" w:date="2026-03-28T22:23:47Z">
        <w:r>
          <w:delText>h</w:delText>
        </w:r>
      </w:del>
      <w:ins w:id="6204" w:author="GoldenCorpusHarness" w:date="2026-03-28T22:23:47Z">
        <w:r>
          <w:t>reatable, or reversibl</w:t>
        </w:r>
      </w:ins>
      <w:r>
        <w:t xml:space="preserve">e </w:t>
      </w:r>
      <w:ins w:id="6205" w:author="GoldenCorpusHarness" w:date="2026-03-28T22:23:47Z">
        <w:r>
          <w:t>laboratory abnormalitie</w:t>
        </w:r>
      </w:ins>
      <w:r>
        <w:t>s</w:t>
      </w:r>
      <w:del w:id="6206" w:author="GoldenCorpusHarness" w:date="2026-03-28T22:23:47Z">
        <w:r>
          <w:delText>tudy</w:delText>
        </w:r>
      </w:del>
      <w:r>
        <w:t xml:space="preserve"> includ</w:t>
      </w:r>
      <w:ins w:id="6207" w:author="GoldenCorpusHarness" w:date="2026-03-28T22:23:47Z">
        <w:r>
          <w:t>ing liv</w:t>
        </w:r>
      </w:ins>
      <w:r>
        <w:t>e</w:t>
      </w:r>
      <w:del w:id="6208" w:author="GoldenCorpusHarness" w:date="2026-03-28T22:23:47Z">
        <w:r>
          <w:delText>s</w:delText>
        </w:r>
      </w:del>
      <w:ins w:id="6209" w:author="GoldenCorpusHarness" w:date="2026-03-28T22:23:47Z">
        <w:r>
          <w:t>r</w:t>
        </w:r>
      </w:ins>
      <w:r>
        <w:t xml:space="preserve"> </w:t>
      </w:r>
      <w:del w:id="6210" w:author="GoldenCorpusHarness" w:date="2026-03-28T22:23:47Z">
        <w:r>
          <w:delText>co</w:delText>
        </w:r>
      </w:del>
      <w:ins w:id="6211" w:author="GoldenCorpusHarness" w:date="2026-03-28T22:23:47Z">
        <w:r>
          <w:t>f</w:t>
        </w:r>
      </w:ins>
      <w:r>
        <w:t>un</w:t>
      </w:r>
      <w:ins w:id="6212" w:author="GoldenCorpusHarness" w:date="2026-03-28T22:23:47Z">
        <w:r>
          <w:t>c</w:t>
        </w:r>
      </w:ins>
      <w:r>
        <w:t>t</w:t>
      </w:r>
      <w:del w:id="6213" w:author="GoldenCorpusHarness" w:date="2026-03-28T22:23:47Z">
        <w:r>
          <w:delText>r</w:delText>
        </w:r>
      </w:del>
      <w:r>
        <w:t>i</w:t>
      </w:r>
      <w:del w:id="6214" w:author="GoldenCorpusHarness" w:date="2026-03-28T22:23:47Z">
        <w:r>
          <w:delText>es i</w:delText>
        </w:r>
      </w:del>
      <w:ins w:id="6215" w:author="GoldenCorpusHarness" w:date="2026-03-28T22:23:47Z">
        <w:r>
          <w:t>o</w:t>
        </w:r>
      </w:ins>
      <w:r>
        <w:t>n t</w:t>
      </w:r>
      <w:del w:id="6216" w:author="GoldenCorpusHarness" w:date="2026-03-28T22:23:47Z">
        <w:r>
          <w:delText>h</w:delText>
        </w:r>
      </w:del>
      <w:r>
        <w:t>e</w:t>
      </w:r>
      <w:ins w:id="6217" w:author="GoldenCorpusHarness" w:date="2026-03-28T22:23:47Z">
        <w:r>
          <w:t>sts,</w:t>
        </w:r>
      </w:ins>
      <w:r>
        <w:t xml:space="preserve"> </w:t>
      </w:r>
      <w:del w:id="6218" w:author="GoldenCorpusHarness" w:date="2026-03-28T22:23:47Z">
        <w:r>
          <w:delText>E</w:delText>
        </w:r>
      </w:del>
      <w:r>
        <w:t>ur</w:t>
      </w:r>
      <w:del w:id="6219" w:author="GoldenCorpusHarness" w:date="2026-03-28T22:23:47Z">
        <w:r>
          <w:delText>opean Econom</w:delText>
        </w:r>
      </w:del>
      <w:r>
        <w:t xml:space="preserve">ic </w:t>
      </w:r>
      <w:del w:id="6220" w:author="GoldenCorpusHarness" w:date="2026-03-28T22:23:47Z">
        <w:r>
          <w:delText>Ar</w:delText>
        </w:r>
      </w:del>
      <w:ins w:id="6221" w:author="GoldenCorpusHarness" w:date="2026-03-28T22:23:47Z">
        <w:r>
          <w:t xml:space="preserve">acid, </w:t>
        </w:r>
      </w:ins>
      <w:r>
        <w:t>e</w:t>
      </w:r>
      <w:del w:id="6222" w:author="GoldenCorpusHarness" w:date="2026-03-28T22:23:47Z">
        <w:r>
          <w:delText>a</w:delText>
        </w:r>
      </w:del>
      <w:ins w:id="6223" w:author="GoldenCorpusHarness" w:date="2026-03-28T22:23:47Z">
        <w:r>
          <w:t>tc.</w:t>
        </w:r>
      </w:ins>
      <w:r>
        <w:t xml:space="preserve"> (</w:t>
      </w:r>
      <w:del w:id="6224" w:author="GoldenCorpusHarness" w:date="2026-03-28T22:23:47Z">
        <w:r>
          <w:delText>EEA), th</w:delText>
        </w:r>
      </w:del>
      <w:ins w:id="6225" w:author="GoldenCorpusHarness" w:date="2026-03-28T22:23:47Z">
        <w:r>
          <w:t>se</w:t>
        </w:r>
      </w:ins>
      <w:r>
        <w:t xml:space="preserve">e </w:t>
      </w:r>
      <w:del w:id="6226" w:author="GoldenCorpusHarness" w:date="2026-03-28T22:23:47Z">
        <w:r>
          <w:delText>local</w:delText>
        </w:r>
      </w:del>
      <w:ins w:id="6227" w:author="GoldenCorpusHarness" w:date="2026-03-28T22:23:47Z">
        <w:r>
          <w:t>Appendix</w:t>
        </w:r>
      </w:ins>
      <w:r>
        <w:t xml:space="preserve"> </w:t>
      </w:r>
      <w:del w:id="6228" w:author="GoldenCorpusHarness" w:date="2026-03-28T22:23:47Z">
        <w:r>
          <w:delText>start of the study in the EEA is defined as First Site Ready (FSR</w:delText>
        </w:r>
      </w:del>
      <w:ins w:id="6229" w:author="GoldenCorpusHarness" w:date="2026-03-28T22:23:47Z">
        <w:r>
          <w:t>3</w:t>
        </w:r>
      </w:ins>
      <w:r>
        <w:t>)</w:t>
      </w:r>
      <w:del w:id="6230" w:author="GoldenCorpusHarness" w:date="2026-03-28T22:23:47Z">
        <w:r>
          <w:delText xml:space="preserve"> in any Member State</w:delText>
        </w:r>
      </w:del>
      <w:r>
        <w:t>.</w:t>
      </w:r>
    </w:p>
    <w:p ns2:paraId="6FB278FC" ns2:textId="77777777" w:rsidR="00E20725" w:rsidRDefault="00895D30" w:rsidP="00E20725">
      <w:pPr>
        <w:pStyle w:val="Heading3"/>
      </w:pPr>
      <w:del w:id="6231" w:author="GoldenCorpusHarness" w:date="2026-03-28T22:23:47Z">
        <w:r>
          <w:delText>Clinical Criteria for Early Study Termination</w:delText>
        </w:r>
      </w:del>
    </w:p>
    <w:p ns2:paraId="2CD83DDB" ns2:textId="77777777" w:rsidR="00E20725" w:rsidRDefault="00895D30" w:rsidP="00076D02">
      <w:pPr>
        <w:pStyle w:val="paragraph0"/>
      </w:pPr>
      <w:del w:id="6232" w:author="GoldenCorpusHarness" w:date="2026-03-28T22:23:47Z">
        <w:r>
          <w:delText>Th</w:delText>
        </w:r>
      </w:del>
      <w:ins w:id="6233" w:author="GoldenCorpusHarness" w:date="2026-03-28T22:23:47Z">
        <w:r>
          <w:t>H</w:t>
        </w:r>
      </w:ins>
      <w:r>
        <w:t>e</w:t>
      </w:r>
      <w:del w:id="6234" w:author="GoldenCorpusHarness" w:date="2026-03-28T22:23:47Z">
        <w:r>
          <w:delText xml:space="preserve"> c</w:delText>
        </w:r>
      </w:del>
      <w:ins w:id="6235" w:author="GoldenCorpusHarness" w:date="2026-03-28T22:23:47Z">
        <w:r>
          <w:t>mato</w:t>
        </w:r>
      </w:ins>
      <w:r>
        <w:t>l</w:t>
      </w:r>
      <w:del w:id="6236" w:author="GoldenCorpusHarness" w:date="2026-03-28T22:23:47Z">
        <w:r>
          <w:delText>in</w:delText>
        </w:r>
      </w:del>
      <w:ins w:id="6237" w:author="GoldenCorpusHarness" w:date="2026-03-28T22:23:47Z">
        <w:r>
          <w:t>og</w:t>
        </w:r>
      </w:ins>
      <w:r>
        <w:t>ic</w:t>
      </w:r>
      <w:del w:id="6238" w:author="GoldenCorpusHarness" w:date="2026-03-28T22:23:47Z">
        <w:r>
          <w:delText>al</w:delText>
        </w:r>
      </w:del>
      <w:r>
        <w:t xml:space="preserve"> </w:t>
      </w:r>
      <w:ins w:id="6239" w:author="GoldenCorpusHarness" w:date="2026-03-28T22:23:47Z">
        <w:r>
          <w:t>Event</w:t>
        </w:r>
      </w:ins>
      <w:r>
        <w:t>s</w:t>
      </w:r>
      <w:del w:id="6240" w:author="GoldenCorpusHarness" w:date="2026-03-28T22:23:47Z">
        <w:r>
          <w:delText>tudy</w:delText>
        </w:r>
      </w:del>
      <w:r>
        <w:t xml:space="preserve"> </w:t>
      </w:r>
      <w:del w:id="6241" w:author="GoldenCorpusHarness" w:date="2026-03-28T22:23:47Z">
        <w:r>
          <w:delText>may</w:delText>
        </w:r>
      </w:del>
      <w:ins w:id="6242" w:author="GoldenCorpusHarness" w:date="2026-03-28T22:23:47Z">
        <w:r>
          <w:t>(per</w:t>
        </w:r>
      </w:ins>
      <w:r>
        <w:t xml:space="preserve"> </w:t>
      </w:r>
      <w:del w:id="6243" w:author="GoldenCorpusHarness" w:date="2026-03-28T22:23:47Z">
        <w:r>
          <w:delText>be</w:delText>
        </w:r>
      </w:del>
      <w:ins w:id="6244" w:author="GoldenCorpusHarness" w:date="2026-03-28T22:23:47Z">
        <w:r>
          <w:t>iwCLL</w:t>
        </w:r>
      </w:ins>
      <w:r>
        <w:t xml:space="preserve"> </w:t>
      </w:r>
      <w:ins w:id="6245" w:author="GoldenCorpusHarness" w:date="2026-03-28T22:23:47Z">
        <w:r>
          <w:t>Cri</w:t>
        </w:r>
      </w:ins>
      <w:r>
        <w:t>ter</w:t>
      </w:r>
      <w:del w:id="6246" w:author="GoldenCorpusHarness" w:date="2026-03-28T22:23:47Z">
        <w:r>
          <w:delText>m</w:delText>
        </w:r>
      </w:del>
      <w:r>
        <w:t>i</w:t>
      </w:r>
      <w:del w:id="6247" w:author="GoldenCorpusHarness" w:date="2026-03-28T22:23:47Z">
        <w:r>
          <w:delText>n</w:delText>
        </w:r>
      </w:del>
      <w:r>
        <w:t>a</w:t>
      </w:r>
      <w:del w:id="6248" w:author="GoldenCorpusHarness" w:date="2026-03-28T22:23:47Z">
        <w:r>
          <w:delText>ted</w:delText>
        </w:r>
      </w:del>
      <w:ins w:id="6249" w:author="GoldenCorpusHarness" w:date="2026-03-28T22:23:47Z">
        <w:r>
          <w:t>,</w:t>
        </w:r>
      </w:ins>
      <w:r>
        <w:t xml:space="preserve"> </w:t>
      </w:r>
      <w:del w:id="6250" w:author="GoldenCorpusHarness" w:date="2026-03-28T22:23:47Z">
        <w:r>
          <w:delText>early if the extent (incidence and/or severity) of emerging effects is such that the risk/benefit ratio to the study population as a whole is unaccept</w:delText>
        </w:r>
      </w:del>
      <w:ins w:id="6251" w:author="GoldenCorpusHarness" w:date="2026-03-28T22:23:47Z">
        <w:r>
          <w:t>T</w:t>
        </w:r>
      </w:ins>
      <w:r>
        <w:t>able</w:t>
      </w:r>
      <w:del w:id="6252" w:author="GoldenCorpusHarness" w:date="2026-03-28T22:23:47Z">
        <w:r>
          <w:delText>.</w:delText>
        </w:r>
      </w:del>
      <w:r>
        <w:t xml:space="preserve"> </w:t>
      </w:r>
      <w:del w:id="6253" w:author="GoldenCorpusHarness" w:date="2026-03-28T22:23:47Z">
        <w:r>
          <w:delText>In addition, further recruitment in the study or at (a</w:delText>
        </w:r>
      </w:del>
      <w:ins w:id="6254" w:author="GoldenCorpusHarness" w:date="2026-03-28T22:23:47Z">
        <w:r>
          <w:t>42</w:t>
        </w:r>
      </w:ins>
      <w:r>
        <w:t>)</w:t>
      </w:r>
      <w:del w:id="6255" w:author="GoldenCorpusHarness" w:date="2026-03-28T22:23:47Z">
        <w:r>
          <w:delText xml:space="preserve"> particular study site(s) may be stopped as described in Appendix 1.10.</w:delText>
        </w:r>
      </w:del>
      <w:ins w:id="6256" w:author="GoldenCorpusHarness" w:date="2026-03-28T22:23:47Z">
        <w:r>
          <w:t>:</w:t>
        </w:r>
      </w:ins>
    </w:p>
    <w:p ns2:paraId="7EC9BA05" ns2:textId="77777777" w:rsidR="00E20725" w:rsidRDefault="00895D30" w:rsidP="00E20725">
      <w:pPr>
        <w:pStyle w:val="Heading1"/>
        <w:pageBreakBefore/>
        <w:ind w:left="475" w:hanging="475"/>
      </w:pPr>
      <w:del w:id="6257" w:author="GoldenCorpusHarness" w:date="2026-03-28T22:23:47Z">
        <w:r>
          <w:delText>STUDY</w:delText>
        </w:r>
      </w:del>
      <w:ins w:id="6258" w:author="GoldenCorpusHarness" w:date="2026-03-28T22:23:47Z">
        <w:r>
          <w:t>Grade</w:t>
        </w:r>
      </w:ins>
      <w:r>
        <w:t xml:space="preserve"> </w:t>
      </w:r>
      <w:del w:id="6259" w:author="GoldenCorpusHarness" w:date="2026-03-28T22:23:47Z">
        <w:r>
          <w:delText>POPULATION</w:delText>
        </w:r>
      </w:del>
      <w:ins w:id="6260" w:author="GoldenCorpusHarness" w:date="2026-03-28T22:23:47Z">
        <w:r>
          <w:t>4 neutropenia lasting &gt;7 days (irrespective of adequate growth factor support).</w:t>
        </w:r>
      </w:ins>
    </w:p>
    <w:p ns2:paraId="1BF24C40" ns2:textId="77777777" w:rsidR="00F64EA2" w:rsidRDefault="00895D30" w:rsidP="00AE31F0">
      <w:pPr>
        <w:pStyle w:val="Paragraph"/>
        <w:rPr>
          <w:rFonts w:eastAsiaTheme="minorHAnsi"/>
        </w:rPr>
      </w:pPr>
      <w:del w:id="6261" w:author="GoldenCorpusHarness" w:date="2026-03-28T22:23:47Z">
        <w:r>
          <w:delText>As</w:delText>
        </w:r>
      </w:del>
      <w:ins w:id="6262" w:author="GoldenCorpusHarness" w:date="2026-03-28T22:23:47Z">
        <w:r>
          <w:t>Grade</w:t>
        </w:r>
      </w:ins>
      <w:r>
        <w:t xml:space="preserve"> </w:t>
      </w:r>
      <w:del w:id="6263" w:author="GoldenCorpusHarness" w:date="2026-03-28T22:23:47Z">
        <w:r>
          <w:delText>st</w:delText>
        </w:r>
      </w:del>
      <w:ins w:id="6264" w:author="GoldenCorpusHarness" w:date="2026-03-28T22:23:47Z">
        <w:r>
          <w:t>4 pl</w:t>
        </w:r>
      </w:ins>
      <w:r>
        <w:t>ate</w:t>
      </w:r>
      <w:del w:id="6265" w:author="GoldenCorpusHarness" w:date="2026-03-28T22:23:47Z">
        <w:r>
          <w:delText>d in the Code of Conduct for Clinical Trials (Appendix 1.1), this study includes participants of varying age (as applicab</w:delText>
        </w:r>
      </w:del>
      <w:r>
        <w:t>le</w:t>
      </w:r>
      <w:del w:id="6266" w:author="GoldenCorpusHarness" w:date="2026-03-28T22:23:47Z">
        <w:r>
          <w:delText>), race, ethnicity, and sex (as applicable). The collection and use of these demographic data will follow all local laws and participan</w:delText>
        </w:r>
      </w:del>
      <w:r>
        <w:t>t co</w:t>
      </w:r>
      <w:ins w:id="6267" w:author="GoldenCorpusHarness" w:date="2026-03-28T22:23:47Z">
        <w:r>
          <w:t>u</w:t>
        </w:r>
      </w:ins>
      <w:r>
        <w:t>n</w:t>
      </w:r>
      <w:del w:id="6268" w:author="GoldenCorpusHarness" w:date="2026-03-28T22:23:47Z">
        <w:r>
          <w:delText>fi</w:delText>
        </w:r>
      </w:del>
      <w:ins w:id="6269" w:author="GoldenCorpusHarness" w:date="2026-03-28T22:23:47Z">
        <w:r>
          <w:t xml:space="preserve">t </w:t>
        </w:r>
      </w:ins>
      <w:r>
        <w:t>de</w:t>
      </w:r>
      <w:del w:id="6270" w:author="GoldenCorpusHarness" w:date="2026-03-28T22:23:47Z">
        <w:r>
          <w:delText>nti</w:delText>
        </w:r>
      </w:del>
      <w:ins w:id="6271" w:author="GoldenCorpusHarness" w:date="2026-03-28T22:23:47Z">
        <w:r>
          <w:t>cre</w:t>
        </w:r>
      </w:ins>
      <w:r>
        <w:t>a</w:t>
      </w:r>
      <w:ins w:id="6272" w:author="GoldenCorpusHarness" w:date="2026-03-28T22:23:47Z">
        <w:r>
          <w:t xml:space="preserve">sed </w:t>
        </w:r>
      </w:ins>
      <w:r>
        <w:t>l</w:t>
      </w:r>
      <w:del w:id="6273" w:author="GoldenCorpusHarness" w:date="2026-03-28T22:23:47Z">
        <w:r>
          <w:delText>ity guideline</w:delText>
        </w:r>
      </w:del>
      <w:ins w:id="6274" w:author="GoldenCorpusHarness" w:date="2026-03-28T22:23:47Z">
        <w:r>
          <w:t>a</w:t>
        </w:r>
      </w:ins>
      <w:r>
        <w:t>s</w:t>
      </w:r>
      <w:del w:id="6275" w:author="GoldenCorpusHarness" w:date="2026-03-28T22:23:47Z">
        <w:r>
          <w:delText xml:space="preserve"> while suppor</w:delText>
        </w:r>
      </w:del>
      <w:r>
        <w:t xml:space="preserve">ting </w:t>
      </w:r>
      <w:del w:id="6276" w:author="GoldenCorpusHarness" w:date="2026-03-28T22:23:47Z">
        <w:r>
          <w:delText>the study of the</w:delText>
        </w:r>
      </w:del>
      <w:ins w:id="6277" w:author="GoldenCorpusHarness" w:date="2026-03-28T22:23:47Z">
        <w:r>
          <w:t>&gt;7</w:t>
        </w:r>
      </w:ins>
      <w:r>
        <w:t xml:space="preserve"> d</w:t>
      </w:r>
      <w:del w:id="6278" w:author="GoldenCorpusHarness" w:date="2026-03-28T22:23:47Z">
        <w:r>
          <w:delText>i</w:delText>
        </w:r>
      </w:del>
      <w:ins w:id="6279" w:author="GoldenCorpusHarness" w:date="2026-03-28T22:23:47Z">
        <w:r>
          <w:t>ay</w:t>
        </w:r>
      </w:ins>
      <w:r>
        <w:t>s</w:t>
      </w:r>
      <w:del w:id="6280" w:author="GoldenCorpusHarness" w:date="2026-03-28T22:23:47Z">
        <w:r>
          <w:delText>ease, its related factors, and the IMP under investigation</w:delText>
        </w:r>
      </w:del>
      <w:r>
        <w:t>.</w:t>
      </w:r>
    </w:p>
    <w:p ns2:paraId="4D3789F6" ns2:textId="3427A64B" w:rsidR="00F64EA2" w:rsidRPr="00142AA4" w:rsidRDefault="00895D30" w:rsidP="00AE31F0">
      <w:pPr>
        <w:pStyle w:val="Paragraph"/>
        <w:rPr>
          <w:rFonts w:eastAsiaTheme="minorHAnsi"/>
        </w:rPr>
      </w:pPr>
      <w:del w:id="6281" w:author="GoldenCorpusHarness" w:date="2026-03-28T22:23:47Z">
        <w:r>
          <w:delText>P</w:delText>
        </w:r>
      </w:del>
      <w:ins w:id="6282" w:author="GoldenCorpusHarness" w:date="2026-03-28T22:23:47Z">
        <w:r>
          <w:t>G</w:t>
        </w:r>
      </w:ins>
      <w:r>
        <w:t>r</w:t>
      </w:r>
      <w:del w:id="6283" w:author="GoldenCorpusHarness" w:date="2026-03-28T22:23:47Z">
        <w:r>
          <w:delText>ospectiv</w:delText>
        </w:r>
      </w:del>
      <w:ins w:id="6284" w:author="GoldenCorpusHarness" w:date="2026-03-28T22:23:47Z">
        <w:r>
          <w:t>ad</w:t>
        </w:r>
      </w:ins>
      <w:r>
        <w:t xml:space="preserve">e </w:t>
      </w:r>
      <w:del w:id="6285" w:author="GoldenCorpusHarness" w:date="2026-03-28T22:23:47Z">
        <w:r>
          <w:delText>approval of</w:delText>
        </w:r>
      </w:del>
      <w:ins w:id="6286" w:author="GoldenCorpusHarness" w:date="2026-03-28T22:23:47Z">
        <w:r>
          <w:t>3</w:t>
        </w:r>
      </w:ins>
      <w:r>
        <w:t xml:space="preserve"> p</w:t>
      </w:r>
      <w:del w:id="6287" w:author="GoldenCorpusHarness" w:date="2026-03-28T22:23:47Z">
        <w:r>
          <w:delText>ro</w:delText>
        </w:r>
      </w:del>
      <w:ins w:id="6288" w:author="GoldenCorpusHarness" w:date="2026-03-28T22:23:47Z">
        <w:r>
          <w:t>la</w:t>
        </w:r>
      </w:ins>
      <w:r>
        <w:t>t</w:t>
      </w:r>
      <w:del w:id="6289" w:author="GoldenCorpusHarness" w:date="2026-03-28T22:23:47Z">
        <w:r>
          <w:delText>o</w:delText>
        </w:r>
      </w:del>
      <w:ins w:id="6290" w:author="GoldenCorpusHarness" w:date="2026-03-28T22:23:47Z">
        <w:r>
          <w:t xml:space="preserve">elet </w:t>
        </w:r>
      </w:ins>
      <w:r>
        <w:t>co</w:t>
      </w:r>
      <w:del w:id="6291" w:author="GoldenCorpusHarness" w:date="2026-03-28T22:23:47Z">
        <w:r>
          <w:delText>l</w:delText>
        </w:r>
      </w:del>
      <w:ins w:id="6292" w:author="GoldenCorpusHarness" w:date="2026-03-28T22:23:47Z">
        <w:r>
          <w:t>unt</w:t>
        </w:r>
      </w:ins>
      <w:r>
        <w:t xml:space="preserve"> de</w:t>
      </w:r>
      <w:del w:id="6293" w:author="GoldenCorpusHarness" w:date="2026-03-28T22:23:47Z">
        <w:r>
          <w:delText>v</w:delText>
        </w:r>
      </w:del>
      <w:ins w:id="6294" w:author="GoldenCorpusHarness" w:date="2026-03-28T22:23:47Z">
        <w:r>
          <w:t>creased if assoc</w:t>
        </w:r>
      </w:ins>
      <w:r>
        <w:t>iat</w:t>
      </w:r>
      <w:del w:id="6295" w:author="GoldenCorpusHarness" w:date="2026-03-28T22:23:47Z">
        <w:r>
          <w:delText>ions</w:delText>
        </w:r>
      </w:del>
      <w:ins w:id="6296" w:author="GoldenCorpusHarness" w:date="2026-03-28T22:23:47Z">
        <w:r>
          <w:t>ed</w:t>
        </w:r>
      </w:ins>
      <w:r>
        <w:t xml:space="preserve"> </w:t>
      </w:r>
      <w:del w:id="6297" w:author="GoldenCorpusHarness" w:date="2026-03-28T22:23:47Z">
        <w:r>
          <w:delText>to recru</w:delText>
        </w:r>
      </w:del>
      <w:ins w:id="6298" w:author="GoldenCorpusHarness" w:date="2026-03-28T22:23:47Z">
        <w:r>
          <w:t>w</w:t>
        </w:r>
      </w:ins>
      <w:r>
        <w:t>it</w:t>
      </w:r>
      <w:del w:id="6299" w:author="GoldenCorpusHarness" w:date="2026-03-28T22:23:47Z">
        <w:r>
          <w:delText>me</w:delText>
        </w:r>
      </w:del>
      <w:ins w:id="6300" w:author="GoldenCorpusHarness" w:date="2026-03-28T22:23:47Z">
        <w:r>
          <w:t>h clinically significa</w:t>
        </w:r>
      </w:ins>
      <w:r>
        <w:t xml:space="preserve">nt </w:t>
      </w:r>
      <w:del w:id="6301" w:author="GoldenCorpusHarness" w:date="2026-03-28T22:23:47Z">
        <w:r>
          <w:delText xml:space="preserve">and </w:delText>
        </w:r>
      </w:del>
      <w:ins w:id="6302" w:author="GoldenCorpusHarness" w:date="2026-03-28T22:23:47Z">
        <w:r>
          <w:t>bl</w:t>
        </w:r>
      </w:ins>
      <w:r>
        <w:t>e</w:t>
      </w:r>
      <w:del w:id="6303" w:author="GoldenCorpusHarness" w:date="2026-03-28T22:23:47Z">
        <w:r>
          <w:delText>nrollment criteria, also known as protocol waivers or exemptions, is not permitt</w:delText>
        </w:r>
      </w:del>
      <w:r>
        <w:t>ed</w:t>
      </w:r>
      <w:del w:id="6304" w:author="GoldenCorpusHarness" w:date="2026-03-28T22:23:47Z">
        <w:r>
          <w:delText>.</w:delText>
        </w:r>
      </w:del>
      <w:ins w:id="6305" w:author="GoldenCorpusHarness" w:date="2026-03-28T22:23:47Z">
        <w:r>
          <w:t>ing</w:t>
        </w:r>
      </w:ins>
    </w:p>
    <w:p ns2:paraId="66B471DD" ns2:textId="77777777" w:rsidR="00E20725" w:rsidRDefault="00895D30" w:rsidP="00BA333C">
      <w:pPr>
        <w:pStyle w:val="Heading2"/>
      </w:pPr>
      <w:del w:id="6306" w:author="GoldenCorpusHarness" w:date="2026-03-28T22:23:47Z">
        <w:r>
          <w:delText>Inclusion Criteria</w:delText>
        </w:r>
      </w:del>
      <w:ins w:id="6307" w:author="GoldenCorpusHarness" w:date="2026-03-28T22:23:47Z">
        <w:r>
          <w:t xml:space="preserve">NOTE: For participants with bone marrow involvement, numerical value of decreased platelet count for Grade 3 or Grade 4 will not be considered a DLT unless the participant developed new or worsening clinical symptoms based on investigator assessment as compared with baseline and associated with low platelet counts. </w:t>
        </w:r>
      </w:ins>
    </w:p>
    <w:p ns2:paraId="338120C6" ns2:textId="77777777" w:rsidR="00FE75A9" w:rsidRPr="00CB5E7C" w:rsidRDefault="00895D30" w:rsidP="00CB5E7C">
      <w:pPr>
        <w:pStyle w:val="Paragraph"/>
        <w:keepNext/>
      </w:pPr>
      <w:del w:id="6308" w:author="GoldenCorpusHarness" w:date="2026-03-28T22:23:47Z">
        <w:r>
          <w:delText>A</w:delText>
        </w:r>
      </w:del>
      <w:ins w:id="6309" w:author="GoldenCorpusHarness" w:date="2026-03-28T22:23:47Z">
        <w:r>
          <w:t>NOTE: Grade 3 lymphocytosis, co</w:t>
        </w:r>
      </w:ins>
      <w:r>
        <w:t>n</w:t>
      </w:r>
      <w:ins w:id="6310" w:author="GoldenCorpusHarness" w:date="2026-03-28T22:23:47Z">
        <w:r>
          <w:t>sidered to be an expected outcome of BTK</w:t>
        </w:r>
      </w:ins>
      <w:r>
        <w:t xml:space="preserve"> in</w:t>
      </w:r>
      <w:del w:id="6311" w:author="GoldenCorpusHarness" w:date="2026-03-28T22:23:47Z">
        <w:r>
          <w:delText>d</w:delText>
        </w:r>
      </w:del>
      <w:ins w:id="6312" w:author="GoldenCorpusHarness" w:date="2026-03-28T22:23:47Z">
        <w:r>
          <w:t>h</w:t>
        </w:r>
      </w:ins>
      <w:r>
        <w:t>i</w:t>
      </w:r>
      <w:del w:id="6313" w:author="GoldenCorpusHarness" w:date="2026-03-28T22:23:47Z">
        <w:r>
          <w:delText>v</w:delText>
        </w:r>
      </w:del>
      <w:ins w:id="6314" w:author="GoldenCorpusHarness" w:date="2026-03-28T22:23:47Z">
        <w:r>
          <w:t>b</w:t>
        </w:r>
      </w:ins>
      <w:r>
        <w:t>i</w:t>
      </w:r>
      <w:del w:id="6315" w:author="GoldenCorpusHarness" w:date="2026-03-28T22:23:47Z">
        <w:r>
          <w:delText>dual</w:delText>
        </w:r>
      </w:del>
      <w:ins w:id="6316" w:author="GoldenCorpusHarness" w:date="2026-03-28T22:23:47Z">
        <w:r>
          <w:t>tion,</w:t>
        </w:r>
      </w:ins>
      <w:r>
        <w:t xml:space="preserve"> is </w:t>
      </w:r>
      <w:del w:id="6317" w:author="GoldenCorpusHarness" w:date="2026-03-28T22:23:47Z">
        <w:r>
          <w:delText>eligible</w:delText>
        </w:r>
      </w:del>
      <w:ins w:id="6318" w:author="GoldenCorpusHarness" w:date="2026-03-28T22:23:47Z">
        <w:r>
          <w:t>not</w:t>
        </w:r>
      </w:ins>
      <w:r>
        <w:t xml:space="preserve"> </w:t>
      </w:r>
      <w:del w:id="6319" w:author="GoldenCorpusHarness" w:date="2026-03-28T22:23:47Z">
        <w:r>
          <w:delText>f</w:delText>
        </w:r>
      </w:del>
      <w:ins w:id="6320" w:author="GoldenCorpusHarness" w:date="2026-03-28T22:23:47Z">
        <w:r>
          <w:t>c</w:t>
        </w:r>
      </w:ins>
      <w:r>
        <w:t>o</w:t>
      </w:r>
      <w:del w:id="6321" w:author="GoldenCorpusHarness" w:date="2026-03-28T22:23:47Z">
        <w:r>
          <w:delText>r i</w:delText>
        </w:r>
      </w:del>
      <w:r>
        <w:t>n</w:t>
      </w:r>
      <w:del w:id="6322" w:author="GoldenCorpusHarness" w:date="2026-03-28T22:23:47Z">
        <w:r>
          <w:delText>clu</w:delText>
        </w:r>
      </w:del>
      <w:r>
        <w:t>si</w:t>
      </w:r>
      <w:del w:id="6323" w:author="GoldenCorpusHarness" w:date="2026-03-28T22:23:47Z">
        <w:r>
          <w:delText>on in th</w:delText>
        </w:r>
      </w:del>
      <w:ins w:id="6324" w:author="GoldenCorpusHarness" w:date="2026-03-28T22:23:47Z">
        <w:r>
          <w:t>d</w:t>
        </w:r>
      </w:ins>
      <w:r>
        <w:t>e</w:t>
      </w:r>
      <w:del w:id="6325" w:author="GoldenCorpusHarness" w:date="2026-03-28T22:23:47Z">
        <w:r>
          <w:delText xml:space="preserve"> stu</w:delText>
        </w:r>
      </w:del>
      <w:ins w:id="6326" w:author="GoldenCorpusHarness" w:date="2026-03-28T22:23:47Z">
        <w:r>
          <w:t>re</w:t>
        </w:r>
      </w:ins>
      <w:r>
        <w:t>d</w:t>
      </w:r>
      <w:del w:id="6327" w:author="GoldenCorpusHarness" w:date="2026-03-28T22:23:47Z">
        <w:r>
          <w:delText>y if the individual meets</w:delText>
        </w:r>
      </w:del>
      <w:r>
        <w:t xml:space="preserve"> a</w:t>
      </w:r>
      <w:del w:id="6328" w:author="GoldenCorpusHarness" w:date="2026-03-28T22:23:47Z">
        <w:r>
          <w:delText>ll</w:delText>
        </w:r>
      </w:del>
      <w:r>
        <w:t xml:space="preserve"> </w:t>
      </w:r>
      <w:del w:id="6329" w:author="GoldenCorpusHarness" w:date="2026-03-28T22:23:47Z">
        <w:r>
          <w:delText>of the following criteria:</w:delText>
        </w:r>
      </w:del>
      <w:ins w:id="6330" w:author="GoldenCorpusHarness" w:date="2026-03-28T22:23:47Z">
        <w:r>
          <w:t>DLT.</w:t>
        </w:r>
      </w:ins>
    </w:p>
    <w:p ns2:paraId="7BD31E93" ns2:textId="77777777" w:rsidR="00BA333C" w:rsidRPr="00300201" w:rsidRDefault="00895D30" w:rsidP="00190F61">
      <w:pPr>
        <w:pStyle w:val="Paragraph"/>
        <w:keepNext/>
        <w:spacing w:before="240"/>
        <w:rPr>
          <w:b/>
          <w:bCs/>
        </w:rPr>
      </w:pPr>
      <w:del w:id="6331" w:author="GoldenCorpusHarness" w:date="2026-03-28T22:23:47Z">
        <w:r>
          <w:delText>Type of Participant and Disease Characteristics</w:delText>
        </w:r>
      </w:del>
    </w:p>
    <w:p ns2:paraId="6D48D4A7" ns2:textId="77777777" w:rsidR="00747E99" w:rsidRDefault="00895D30" w:rsidP="00B11BE1">
      <w:pPr>
        <w:pStyle w:val="ListNumber"/>
      </w:pPr>
      <w:del w:id="6332" w:author="GoldenCorpusHarness" w:date="2026-03-28T22:23:47Z">
        <w:r>
          <w:delText>Co</w:delText>
        </w:r>
      </w:del>
      <w:ins w:id="6333" w:author="GoldenCorpusHarness" w:date="2026-03-28T22:23:47Z">
        <w:r>
          <w:t>A</w:t>
        </w:r>
      </w:ins>
      <w:r>
        <w:t>n</w:t>
      </w:r>
      <w:del w:id="6334" w:author="GoldenCorpusHarness" w:date="2026-03-28T22:23:47Z">
        <w:r>
          <w:delText>firmed diagnosis of CLL/SLL and active disease clearl</w:delText>
        </w:r>
      </w:del>
      <w:r>
        <w:t xml:space="preserve">y </w:t>
      </w:r>
      <w:del w:id="6335" w:author="GoldenCorpusHarness" w:date="2026-03-28T22:23:47Z">
        <w:r>
          <w:delText>docum</w:delText>
        </w:r>
      </w:del>
      <w:ins w:id="6336" w:author="GoldenCorpusHarness" w:date="2026-03-28T22:23:47Z">
        <w:r>
          <w:t>Ev</w:t>
        </w:r>
      </w:ins>
      <w:r>
        <w:t>ent</w:t>
      </w:r>
      <w:del w:id="6337" w:author="GoldenCorpusHarness" w:date="2026-03-28T22:23:47Z">
        <w:r>
          <w:delText>ed to initiate therapy. At least 1 of the following criteria should be met</w:delText>
        </w:r>
      </w:del>
      <w:r>
        <w:t>:</w:t>
      </w:r>
      <w:del w:id="6338" w:author="GoldenCorpusHarness" w:date="2026-03-28T22:23:47Z">
        <w:r>
          <w:delText xml:space="preserve"> </w:delText>
        </w:r>
      </w:del>
    </w:p>
    <w:p ns2:paraId="1E12F033" ns2:textId="77777777" w:rsidR="00747E99" w:rsidRDefault="00895D30" w:rsidP="00B11BE1">
      <w:pPr>
        <w:pStyle w:val="ListBullet"/>
      </w:pPr>
      <w:del w:id="6339" w:author="GoldenCorpusHarness" w:date="2026-03-28T22:23:47Z">
        <w:r>
          <w:delText>Evi</w:delText>
        </w:r>
      </w:del>
      <w:ins w:id="6340" w:author="GoldenCorpusHarness" w:date="2026-03-28T22:23:47Z">
        <w:r>
          <w:t>Gra</w:t>
        </w:r>
      </w:ins>
      <w:r>
        <w:t>de</w:t>
      </w:r>
      <w:del w:id="6341" w:author="GoldenCorpusHarness" w:date="2026-03-28T22:23:47Z">
        <w:r>
          <w:delText>nce</w:delText>
        </w:r>
      </w:del>
      <w:r>
        <w:t xml:space="preserve"> </w:t>
      </w:r>
      <w:del w:id="6342" w:author="GoldenCorpusHarness" w:date="2026-03-28T22:23:47Z">
        <w:r>
          <w:delText>of progressive marrow failure as manifested by</w:delText>
        </w:r>
      </w:del>
      <w:ins w:id="6343" w:author="GoldenCorpusHarness" w:date="2026-03-28T22:23:47Z">
        <w:r>
          <w:t>5</w:t>
        </w:r>
      </w:ins>
      <w:r>
        <w:t xml:space="preserve"> t</w:t>
      </w:r>
      <w:del w:id="6344" w:author="GoldenCorpusHarness" w:date="2026-03-28T22:23:47Z">
        <w:r>
          <w:delText>he devel</w:delText>
        </w:r>
      </w:del>
      <w:r>
        <w:t>o</w:t>
      </w:r>
      <w:del w:id="6345" w:author="GoldenCorpusHarness" w:date="2026-03-28T22:23:47Z">
        <w:r>
          <w:delText xml:space="preserve">pment of, or worsening of, anemia and/or thrombocytopenia. Cutoff levels of Hb &lt;10g/dL or platelet counts &lt;100 </w:delText>
        </w:r>
      </w:del>
      <w:r>
        <w:t>x</w:t>
      </w:r>
      <w:del w:id="6346" w:author="GoldenCorpusHarness" w:date="2026-03-28T22:23:47Z">
        <w:r>
          <w:delText xml:space="preserve"> 109/L are generally regarded as ind</w:delText>
        </w:r>
      </w:del>
      <w:r>
        <w:t>ic</w:t>
      </w:r>
      <w:del w:id="6347" w:author="GoldenCorpusHarness" w:date="2026-03-28T22:23:47Z">
        <w:r>
          <w:delText>ation for treatment; however, in some patients, platelet counts &lt;100 x 109/L may remain stable over a long period; this s</w:delText>
        </w:r>
      </w:del>
      <w:r>
        <w:t>it</w:t>
      </w:r>
      <w:del w:id="6348" w:author="GoldenCorpusHarness" w:date="2026-03-28T22:23:47Z">
        <w:r>
          <w:delText>uation does not automaticall</w:delText>
        </w:r>
      </w:del>
      <w:r>
        <w:t>y</w:t>
      </w:r>
      <w:del w:id="6349" w:author="GoldenCorpusHarness" w:date="2026-03-28T22:23:47Z">
        <w:r>
          <w:delText xml:space="preserve"> require therapeutic intervention</w:delText>
        </w:r>
      </w:del>
      <w:r>
        <w:t>.</w:t>
      </w:r>
      <w:del w:id="6350" w:author="GoldenCorpusHarness" w:date="2026-03-28T22:23:47Z">
        <w:r>
          <w:delText xml:space="preserve"> </w:delText>
        </w:r>
      </w:del>
    </w:p>
    <w:p ns2:paraId="57958CCC" ns2:textId="77777777" w:rsidR="00747E99" w:rsidRDefault="00895D30" w:rsidP="00B11BE1">
      <w:pPr>
        <w:pStyle w:val="ListBullet"/>
      </w:pPr>
      <w:r>
        <w:t>M</w:t>
      </w:r>
      <w:del w:id="6351" w:author="GoldenCorpusHarness" w:date="2026-03-28T22:23:47Z">
        <w:r>
          <w:delText>a</w:delText>
        </w:r>
      </w:del>
      <w:ins w:id="6352" w:author="GoldenCorpusHarness" w:date="2026-03-28T22:23:47Z">
        <w:r>
          <w:t>i</w:t>
        </w:r>
      </w:ins>
      <w:r>
        <w:t>ssi</w:t>
      </w:r>
      <w:ins w:id="6353" w:author="GoldenCorpusHarness" w:date="2026-03-28T22:23:47Z">
        <w:r>
          <w:t xml:space="preserve">ng &gt;25% of nemtabrutinib or </w:t>
        </w:r>
      </w:ins>
      <w:r>
        <w:t>ve</w:t>
      </w:r>
      <w:ins w:id="6354" w:author="GoldenCorpusHarness" w:date="2026-03-28T22:23:47Z">
        <w:r>
          <w:t>netoclax doses</w:t>
        </w:r>
      </w:ins>
      <w:r>
        <w:t xml:space="preserve"> (i</w:t>
      </w:r>
      <w:ins w:id="6355" w:author="GoldenCorpusHarness" w:date="2026-03-28T22:23:47Z">
        <w:r>
          <w:t>n t</w:t>
        </w:r>
      </w:ins>
      <w:r>
        <w:t>e</w:t>
      </w:r>
      <w:del w:id="6356" w:author="GoldenCorpusHarness" w:date="2026-03-28T22:23:47Z">
        <w:r>
          <w:delText>,</w:delText>
        </w:r>
      </w:del>
      <w:ins w:id="6357" w:author="GoldenCorpusHarness" w:date="2026-03-28T22:23:47Z">
        <w:r>
          <w:t>rms</w:t>
        </w:r>
      </w:ins>
      <w:r>
        <w:t xml:space="preserve"> </w:t>
      </w:r>
      <w:del w:id="6358" w:author="GoldenCorpusHarness" w:date="2026-03-28T22:23:47Z">
        <w:r>
          <w:delText>≥6</w:delText>
        </w:r>
      </w:del>
      <w:ins w:id="6359" w:author="GoldenCorpusHarness" w:date="2026-03-28T22:23:47Z">
        <w:r>
          <w:t>of</w:t>
        </w:r>
      </w:ins>
      <w:r>
        <w:t xml:space="preserve"> </w:t>
      </w:r>
      <w:del w:id="6360" w:author="GoldenCorpusHarness" w:date="2026-03-28T22:23:47Z">
        <w:r>
          <w:delText>c</w:delText>
        </w:r>
      </w:del>
      <w:ins w:id="6361" w:author="GoldenCorpusHarness" w:date="2026-03-28T22:23:47Z">
        <w:r>
          <w:t>nu</w:t>
        </w:r>
      </w:ins>
      <w:r>
        <w:t>m</w:t>
      </w:r>
      <w:del w:id="6362" w:author="GoldenCorpusHarness" w:date="2026-03-28T22:23:47Z">
        <w:r>
          <w:delText xml:space="preserve"> </w:delText>
        </w:r>
      </w:del>
      <w:r>
        <w:t>be</w:t>
      </w:r>
      <w:ins w:id="6363" w:author="GoldenCorpusHarness" w:date="2026-03-28T22:23:47Z">
        <w:r>
          <w:t>r of doses) as a resu</w:t>
        </w:r>
      </w:ins>
      <w:r>
        <w:t>l</w:t>
      </w:r>
      <w:ins w:id="6364" w:author="GoldenCorpusHarness" w:date="2026-03-28T22:23:47Z">
        <w:r>
          <w:t xml:space="preserve">t </w:t>
        </w:r>
      </w:ins>
      <w:r>
        <w:t>o</w:t>
      </w:r>
      <w:del w:id="6365" w:author="GoldenCorpusHarness" w:date="2026-03-28T22:23:47Z">
        <w:r>
          <w:delText>w</w:delText>
        </w:r>
      </w:del>
      <w:ins w:id="6366" w:author="GoldenCorpusHarness" w:date="2026-03-28T22:23:47Z">
        <w:r>
          <w:t>f drug-related AEs during</w:t>
        </w:r>
      </w:ins>
      <w:r>
        <w:t xml:space="preserve"> the </w:t>
      </w:r>
      <w:del w:id="6367" w:author="GoldenCorpusHarness" w:date="2026-03-28T22:23:47Z">
        <w:r>
          <w:delText>l</w:delText>
        </w:r>
      </w:del>
      <w:ins w:id="6368" w:author="GoldenCorpusHarness" w:date="2026-03-28T22:23:47Z">
        <w:r>
          <w:t xml:space="preserve">DLT </w:t>
        </w:r>
      </w:ins>
      <w:r>
        <w:t>e</w:t>
      </w:r>
      <w:del w:id="6369" w:author="GoldenCorpusHarness" w:date="2026-03-28T22:23:47Z">
        <w:r>
          <w:delText>ft cost</w:delText>
        </w:r>
      </w:del>
      <w:ins w:id="6370" w:author="GoldenCorpusHarness" w:date="2026-03-28T22:23:47Z">
        <w:r>
          <w:t>v</w:t>
        </w:r>
      </w:ins>
      <w:r>
        <w:t>al</w:t>
      </w:r>
      <w:del w:id="6371" w:author="GoldenCorpusHarness" w:date="2026-03-28T22:23:47Z">
        <w:r>
          <w:delText xml:space="preserve"> margin) or progressive or symptom</w:delText>
        </w:r>
      </w:del>
      <w:ins w:id="6372" w:author="GoldenCorpusHarness" w:date="2026-03-28T22:23:47Z">
        <w:r>
          <w:t>u</w:t>
        </w:r>
      </w:ins>
      <w:r>
        <w:t>ati</w:t>
      </w:r>
      <w:del w:id="6373" w:author="GoldenCorpusHarness" w:date="2026-03-28T22:23:47Z">
        <w:r>
          <w:delText>c</w:delText>
        </w:r>
      </w:del>
      <w:ins w:id="6374" w:author="GoldenCorpusHarness" w:date="2026-03-28T22:23:47Z">
        <w:r>
          <w:t>on</w:t>
        </w:r>
      </w:ins>
      <w:r>
        <w:t xml:space="preserve"> </w:t>
      </w:r>
      <w:del w:id="6375" w:author="GoldenCorpusHarness" w:date="2026-03-28T22:23:47Z">
        <w:r>
          <w:delText>s</w:delText>
        </w:r>
      </w:del>
      <w:r>
        <w:t>p</w:t>
      </w:r>
      <w:del w:id="6376" w:author="GoldenCorpusHarness" w:date="2026-03-28T22:23:47Z">
        <w:r>
          <w:delText>l</w:delText>
        </w:r>
      </w:del>
      <w:r>
        <w:t>e</w:t>
      </w:r>
      <w:del w:id="6377" w:author="GoldenCorpusHarness" w:date="2026-03-28T22:23:47Z">
        <w:r>
          <w:delText>n</w:delText>
        </w:r>
      </w:del>
      <w:ins w:id="6378" w:author="GoldenCorpusHarness" w:date="2026-03-28T22:23:47Z">
        <w:r>
          <w:t>ri</w:t>
        </w:r>
      </w:ins>
      <w:r>
        <w:t>o</w:t>
      </w:r>
      <w:del w:id="6379" w:author="GoldenCorpusHarness" w:date="2026-03-28T22:23:47Z">
        <w:r>
          <w:delText>megaly</w:delText>
        </w:r>
      </w:del>
      <w:ins w:id="6380" w:author="GoldenCorpusHarness" w:date="2026-03-28T22:23:47Z">
        <w:r>
          <w:t>d</w:t>
        </w:r>
      </w:ins>
      <w:r>
        <w:t>.</w:t>
      </w:r>
      <w:del w:id="6381" w:author="GoldenCorpusHarness" w:date="2026-03-28T22:23:47Z">
        <w:r>
          <w:delText xml:space="preserve"> </w:delText>
        </w:r>
      </w:del>
    </w:p>
    <w:p ns2:paraId="1F4757C3" ns2:textId="77777777" w:rsidR="00747E99" w:rsidRDefault="00895D30" w:rsidP="00B11BE1">
      <w:pPr>
        <w:pStyle w:val="ListBullet"/>
      </w:pPr>
      <w:del w:id="6382" w:author="GoldenCorpusHarness" w:date="2026-03-28T22:23:47Z">
        <w:r>
          <w:delText xml:space="preserve">Massive nodes (ie, ≥10 cm in longest diameter) or progressive or symptomatic lymphadenopathy. </w:delText>
        </w:r>
      </w:del>
    </w:p>
    <w:p ns2:paraId="0EFE8BAA" ns2:textId="77777777" w:rsidR="00747E99" w:rsidRDefault="00895D30" w:rsidP="00B11BE1">
      <w:pPr>
        <w:pStyle w:val="ListBullet"/>
      </w:pPr>
      <w:ins w:id="6383" w:author="GoldenCorpusHarness" w:date="2026-03-28T22:23:47Z">
        <w:r>
          <w:t xml:space="preserve">Dose Finding Using a Modified Toxicity </w:t>
        </w:r>
      </w:ins>
      <w:r>
        <w:t>Pro</w:t>
      </w:r>
      <w:del w:id="6384" w:author="GoldenCorpusHarness" w:date="2026-03-28T22:23:47Z">
        <w:r>
          <w:delText>gress</w:delText>
        </w:r>
      </w:del>
      <w:ins w:id="6385" w:author="GoldenCorpusHarness" w:date="2026-03-28T22:23:47Z">
        <w:r>
          <w:t>bab</w:t>
        </w:r>
      </w:ins>
      <w:r>
        <w:t>i</w:t>
      </w:r>
      <w:del w:id="6386" w:author="GoldenCorpusHarness" w:date="2026-03-28T22:23:47Z">
        <w:r>
          <w:delText xml:space="preserve">ve </w:delText>
        </w:r>
      </w:del>
      <w:r>
        <w:t>l</w:t>
      </w:r>
      <w:del w:id="6387" w:author="GoldenCorpusHarness" w:date="2026-03-28T22:23:47Z">
        <w:r>
          <w:delText>ymphocytosis w</w:delText>
        </w:r>
      </w:del>
      <w:r>
        <w:t>it</w:t>
      </w:r>
      <w:del w:id="6388" w:author="GoldenCorpusHarness" w:date="2026-03-28T22:23:47Z">
        <w:r>
          <w:delText>h an increase of ≥50% over a 2-month period, or LDT, &lt;6 months. LDT can be obtained b</w:delText>
        </w:r>
      </w:del>
      <w:r>
        <w:t xml:space="preserve">y </w:t>
      </w:r>
      <w:del w:id="6389" w:author="GoldenCorpusHarness" w:date="2026-03-28T22:23:47Z">
        <w:r>
          <w:delText>linear regression extrapolation of absolute lymphocyte counts obtained at i</w:delText>
        </w:r>
      </w:del>
      <w:ins w:id="6390" w:author="GoldenCorpusHarness" w:date="2026-03-28T22:23:47Z">
        <w:r>
          <w:t>I</w:t>
        </w:r>
      </w:ins>
      <w:r>
        <w:t>nterval</w:t>
      </w:r>
      <w:del w:id="6391" w:author="GoldenCorpusHarness" w:date="2026-03-28T22:23:47Z">
        <w:r>
          <w:delText>s</w:delText>
        </w:r>
      </w:del>
      <w:r>
        <w:t xml:space="preserve"> </w:t>
      </w:r>
      <w:del w:id="6392" w:author="GoldenCorpusHarness" w:date="2026-03-28T22:23:47Z">
        <w:r>
          <w:delText>of 2 w</w:delText>
        </w:r>
      </w:del>
      <w:ins w:id="6393" w:author="GoldenCorpusHarness" w:date="2026-03-28T22:23:47Z">
        <w:r>
          <w:t>D</w:t>
        </w:r>
      </w:ins>
      <w:r>
        <w:t>e</w:t>
      </w:r>
      <w:del w:id="6394" w:author="GoldenCorpusHarness" w:date="2026-03-28T22:23:47Z">
        <w:r>
          <w:delText>eks over an observation period of 2 to 3 months; participants with initial blood lymphocyte counts &lt;30 × 109/L may require a longer observation period to determine the LDT. Factors contributing to lymphocyto</w:delText>
        </w:r>
      </w:del>
      <w:r>
        <w:t>si</w:t>
      </w:r>
      <w:del w:id="6395" w:author="GoldenCorpusHarness" w:date="2026-03-28T22:23:47Z">
        <w:r>
          <w:delText>s other tha</w:delText>
        </w:r>
      </w:del>
      <w:ins w:id="6396" w:author="GoldenCorpusHarness" w:date="2026-03-28T22:23:47Z">
        <w:r>
          <w:t>g</w:t>
        </w:r>
      </w:ins>
      <w:r>
        <w:t>n</w:t>
      </w:r>
      <w:del w:id="6397" w:author="GoldenCorpusHarness" w:date="2026-03-28T22:23:47Z">
        <w:r>
          <w:delText xml:space="preserve"> CLL (eg, infections, steroid administration) should be excluded. </w:delText>
        </w:r>
      </w:del>
    </w:p>
    <w:p ns2:paraId="5640B898" ns2:textId="77777777" w:rsidR="00747E99" w:rsidRDefault="00895D30" w:rsidP="00B11BE1">
      <w:pPr>
        <w:pStyle w:val="ListBullet"/>
      </w:pPr>
      <w:del w:id="6398" w:author="GoldenCorpusHarness" w:date="2026-03-28T22:23:47Z">
        <w:r>
          <w:delText>A</w:delText>
        </w:r>
      </w:del>
      <w:ins w:id="6399" w:author="GoldenCorpusHarness" w:date="2026-03-28T22:23:47Z">
        <w:r>
          <w:t>Dose finding will follow the mTPI design [Ji, Y., et al 2007] with a target DLT rate of 30%. Dose-escalation decisions are based on the mTPI design and depend on the n</w:t>
        </w:r>
      </w:ins>
      <w:r>
        <w:t>u</w:t>
      </w:r>
      <w:del w:id="6400" w:author="GoldenCorpusHarness" w:date="2026-03-28T22:23:47Z">
        <w:r>
          <w:delText>toi</w:delText>
        </w:r>
      </w:del>
      <w:r>
        <w:t>m</w:t>
      </w:r>
      <w:ins w:id="6401" w:author="GoldenCorpusHarness" w:date="2026-03-28T22:23:47Z">
        <w:r>
          <w:t>ber of participants enrolled and nu</w:t>
        </w:r>
      </w:ins>
      <w:r>
        <w:t>m</w:t>
      </w:r>
      <w:ins w:id="6402" w:author="GoldenCorpusHarness" w:date="2026-03-28T22:23:47Z">
        <w:r>
          <w:t>ber of participants with at least 1 DLT observed at the c</w:t>
        </w:r>
      </w:ins>
      <w:r>
        <w:t>u</w:t>
      </w:r>
      <w:del w:id="6403" w:author="GoldenCorpusHarness" w:date="2026-03-28T22:23:47Z">
        <w:r>
          <w:delText>ne complications</w:delText>
        </w:r>
      </w:del>
      <w:ins w:id="6404" w:author="GoldenCorpusHarness" w:date="2026-03-28T22:23:47Z">
        <w:r>
          <w:t>rrent dose level. The decision to escalate will be based on safety; however, the totality of the available data,</w:t>
        </w:r>
      </w:ins>
      <w:r>
        <w:t xml:space="preserve"> including </w:t>
      </w:r>
      <w:del w:id="6405" w:author="GoldenCorpusHarness" w:date="2026-03-28T22:23:47Z">
        <w:r>
          <w:delText>anemia or thrombo</w:delText>
        </w:r>
      </w:del>
      <w:ins w:id="6406" w:author="GoldenCorpusHarness" w:date="2026-03-28T22:23:47Z">
        <w:r>
          <w:t>PK, PD, and effica</w:t>
        </w:r>
      </w:ins>
      <w:r>
        <w:t>cy</w:t>
      </w:r>
      <w:del w:id="6407" w:author="GoldenCorpusHarness" w:date="2026-03-28T22:23:47Z">
        <w:r>
          <w:delText>topenia poorly responsive to corticosteroids, as deemed by the investigator</w:delText>
        </w:r>
      </w:del>
      <w:ins w:id="6408" w:author="GoldenCorpusHarness" w:date="2026-03-28T22:23:47Z">
        <w:r>
          <w:t xml:space="preserve"> data will be taken into consideration</w:t>
        </w:r>
      </w:ins>
      <w:r>
        <w:t>.</w:t>
      </w:r>
      <w:del w:id="6409" w:author="GoldenCorpusHarness" w:date="2026-03-28T22:23:47Z">
        <w:r>
          <w:delText xml:space="preserve"> </w:delText>
        </w:r>
      </w:del>
    </w:p>
    <w:p ns2:paraId="0BF69622" ns2:textId="77777777" w:rsidR="00747E99" w:rsidRDefault="00895D30" w:rsidP="00B11BE1">
      <w:pPr>
        <w:pStyle w:val="ListBullet"/>
      </w:pPr>
      <w:ins w:id="6410" w:author="GoldenCorpusHarness" w:date="2026-03-28T22:23:47Z">
        <w:r>
          <w:t xml:space="preserve">A minimum of 6 to a maximum of approximately 15 participants at 1 or both dose levels will be enrolled in Part 1. Dose escalation to the next dose level will be based on a minimum of 6 participants for at least 8 weeks during the DLT observation period. In Table 5, the columns indicate the numbers of participants treated at the current dose level, and the rows indicate the numbers of participants experiencing a DLT. The entries of the table are the dose-finding decisions: E, </w:t>
        </w:r>
      </w:ins>
      <w:r>
        <w:t>S</w:t>
      </w:r>
      <w:ins w:id="6411" w:author="GoldenCorpusHarness" w:date="2026-03-28T22:23:47Z">
        <w:r>
          <w:t>, and DU represent escalating the dose, sta</w:t>
        </w:r>
      </w:ins>
      <w:r>
        <w:t>y</w:t>
      </w:r>
      <w:del w:id="6412" w:author="GoldenCorpusHarness" w:date="2026-03-28T22:23:47Z">
        <w:r>
          <w:delText>mptomatic or functional</w:delText>
        </w:r>
      </w:del>
      <w:ins w:id="6413" w:author="GoldenCorpusHarness" w:date="2026-03-28T22:23:47Z">
        <w:r>
          <w:t>ing at the same dose, and de-escalating the dose and</w:t>
        </w:r>
      </w:ins>
      <w:r>
        <w:t xml:space="preserve"> ex</w:t>
      </w:r>
      <w:del w:id="6414" w:author="GoldenCorpusHarness" w:date="2026-03-28T22:23:47Z">
        <w:r>
          <w:delText>tranodal involvement (e</w:delText>
        </w:r>
      </w:del>
      <w:ins w:id="6415" w:author="GoldenCorpusHarness" w:date="2026-03-28T22:23:47Z">
        <w:r>
          <w:t>cludin</w:t>
        </w:r>
      </w:ins>
      <w:r>
        <w:t>g</w:t>
      </w:r>
      <w:del w:id="6416" w:author="GoldenCorpusHarness" w:date="2026-03-28T22:23:47Z">
        <w:r>
          <w:delText>, skin, kidne</w:delText>
        </w:r>
      </w:del>
      <w:ins w:id="6417" w:author="GoldenCorpusHarness" w:date="2026-03-28T22:23:47Z">
        <w:r>
          <w:t xml:space="preserve"> the dose from the study due to unacceptable toxicit</w:t>
        </w:r>
      </w:ins>
      <w:r>
        <w:t xml:space="preserve">y, </w:t>
      </w:r>
      <w:del w:id="6418" w:author="GoldenCorpusHarness" w:date="2026-03-28T22:23:47Z">
        <w:r>
          <w:delText>lu</w:delText>
        </w:r>
      </w:del>
      <w:ins w:id="6419" w:author="GoldenCorpusHarness" w:date="2026-03-28T22:23:47Z">
        <w:r>
          <w:t>respectively. A dose is deemed as unacceptably toxic if the posterior probability of DLT rate bei</w:t>
        </w:r>
      </w:ins>
      <w:r>
        <w:t>ng</w:t>
      </w:r>
      <w:ins w:id="6420" w:author="GoldenCorpusHarness" w:date="2026-03-28T22:23:47Z">
        <w:r>
          <w:t xml:space="preserve"> greater than 30% is greater than 85%. For example</w:t>
        </w:r>
      </w:ins>
      <w:r>
        <w:t xml:space="preserve">, </w:t>
      </w:r>
      <w:del w:id="6421" w:author="GoldenCorpusHarness" w:date="2026-03-28T22:23:47Z">
        <w:r>
          <w:delText>spine)</w:delText>
        </w:r>
      </w:del>
      <w:ins w:id="6422" w:author="GoldenCorpusHarness" w:date="2026-03-28T22:23:47Z">
        <w:r>
          <w:t>if 0 or 1 of 6 participants at a given dose level develop a DLT, then the dose can escalate to the next level</w:t>
        </w:r>
      </w:ins>
      <w:r>
        <w:t xml:space="preserve">. </w:t>
      </w:r>
      <w:ins w:id="6423" w:author="GoldenCorpusHarness" w:date="2026-03-28T22:23:47Z">
        <w:r>
          <w:t>If ≥3 of 6 participants develop a DLT, this indicates an unacceptable toxicity at this dose. The dose should be de-escalated, and the current dose will not be explored further. If 2 of 6 participants at a given dose level develop a DLT, then additional participants should be enrolled at that dose level following the rules below.</w:t>
        </w:r>
      </w:ins>
    </w:p>
    <w:p ns2:paraId="0DEA53F2" ns2:textId="77777777" w:rsidR="00747E99" w:rsidRDefault="00895D30" w:rsidP="000E0F23">
      <w:pPr>
        <w:pStyle w:val="ListBullet"/>
        <w:keepNext/>
      </w:pPr>
      <w:ins w:id="6424" w:author="GoldenCorpusHarness" w:date="2026-03-28T22:23:47Z">
        <w:r>
          <w:t xml:space="preserve">When adding participants to a dose level in response to a “stay” decision, the number of additional participants to be enrolled is capped to minimize the exposure to a dose that may be unacceptably toxic (denoted as </w:t>
        </w:r>
      </w:ins>
      <w:r>
        <w:t>D</w:t>
      </w:r>
      <w:del w:id="6425" w:author="GoldenCorpusHarness" w:date="2026-03-28T22:23:47Z">
        <w:r>
          <w:delText>isease-related s</w:delText>
        </w:r>
      </w:del>
      <w:ins w:id="6426" w:author="GoldenCorpusHarness" w:date="2026-03-28T22:23:47Z">
        <w:r>
          <w:t>U in Table 5). Second, to determine how man</w:t>
        </w:r>
      </w:ins>
      <w:r>
        <w:t>y</w:t>
      </w:r>
      <w:del w:id="6427" w:author="GoldenCorpusHarness" w:date="2026-03-28T22:23:47Z">
        <w:r>
          <w:delText>mptoms as deﬁned b</w:delText>
        </w:r>
      </w:del>
      <w:ins w:id="6428" w:author="GoldenCorpusHarness" w:date="2026-03-28T22:23:47Z">
        <w:r>
          <w:t xml:space="preserve"> more participants can be enrolled at the dose level, one can count steps in diagonal direction (down and to the right) from the current cell to the first cell marked DU. For example, if 2 of 6 participants have experienced a DLT at a given dose level, no more than an additional 2 participants should be enrolled at this dose level until additional DLT data are available. This is because this dose level would be considered unacceptabl</w:t>
        </w:r>
      </w:ins>
      <w:r>
        <w:t xml:space="preserve">y </w:t>
      </w:r>
      <w:del w:id="6429" w:author="GoldenCorpusHarness" w:date="2026-03-28T22:23:47Z">
        <w:r>
          <w:delText>any o</w:delText>
        </w:r>
      </w:del>
      <w:ins w:id="6430" w:author="GoldenCorpusHarness" w:date="2026-03-28T22:23:47Z">
        <w:r>
          <w:t>toxic i</w:t>
        </w:r>
      </w:ins>
      <w:r>
        <w:t xml:space="preserve">f </w:t>
      </w:r>
      <w:del w:id="6431" w:author="GoldenCorpusHarness" w:date="2026-03-28T22:23:47Z">
        <w:r>
          <w:delText>the follo</w:delText>
        </w:r>
      </w:del>
      <w:ins w:id="6432" w:author="GoldenCorpusHarness" w:date="2026-03-28T22:23:47Z">
        <w:r>
          <w:t xml:space="preserve">all 2 additional participants experience a DLT (ie, 4/8 participants </w:t>
        </w:r>
      </w:ins>
      <w:r>
        <w:t>wi</w:t>
      </w:r>
      <w:del w:id="6433" w:author="GoldenCorpusHarness" w:date="2026-03-28T22:23:47Z">
        <w:r>
          <w:delText xml:space="preserve">ng: </w:delText>
        </w:r>
      </w:del>
      <w:ins w:id="6434" w:author="GoldenCorpusHarness" w:date="2026-03-28T22:23:47Z">
        <w:r>
          <w:t>th DLT in Table 5).</w:t>
        </w:r>
      </w:ins>
    </w:p>
    <w:p ns2:paraId="71A32A3A" ns2:textId="77777777" w:rsidR="00747E99" w:rsidRDefault="00895D30" w:rsidP="000E0F23">
      <w:pPr>
        <w:pStyle w:val="ListBullet2"/>
        <w:keepNext/>
        <w:rPr>
          <w:lang w:val="en-GB"/>
        </w:rPr>
      </w:pPr>
      <w:ins w:id="6435" w:author="GoldenCorpusHarness" w:date="2026-03-28T22:23:47Z">
        <w:r>
          <w:t>A D</w:t>
        </w:r>
      </w:ins>
      <w:r>
        <w:t>U</w:t>
      </w:r>
      <w:del w:id="6436" w:author="GoldenCorpusHarness" w:date="2026-03-28T22:23:47Z">
        <w:r>
          <w:delText>nintentional we</w:delText>
        </w:r>
      </w:del>
      <w:ins w:id="6437" w:author="GoldenCorpusHarness" w:date="2026-03-28T22:23:47Z">
        <w:r>
          <w:t xml:space="preserve"> decision at the lowest dose level will stop Part 1 of the study. An E decision at the h</w:t>
        </w:r>
      </w:ins>
      <w:r>
        <w:t>igh</w:t>
      </w:r>
      <w:del w:id="6438" w:author="GoldenCorpusHarness" w:date="2026-03-28T22:23:47Z">
        <w:r>
          <w:delText xml:space="preserve">t loss ≥10% within the </w:delText>
        </w:r>
      </w:del>
      <w:ins w:id="6439" w:author="GoldenCorpusHarness" w:date="2026-03-28T22:23:47Z">
        <w:r>
          <w:t>est dose level will result in staying at that level. During dose finding, it may be acce</w:t>
        </w:r>
      </w:ins>
      <w:r>
        <w:t>p</w:t>
      </w:r>
      <w:del w:id="6440" w:author="GoldenCorpusHarness" w:date="2026-03-28T22:23:47Z">
        <w:r>
          <w:delText>revious</w:delText>
        </w:r>
      </w:del>
      <w:ins w:id="6441" w:author="GoldenCorpusHarness" w:date="2026-03-28T22:23:47Z">
        <w:r>
          <w:t>table to de-escalate to an intermediate dose, which was not previously defined or studied if evaluation of toxicity at such a dose is desired. If this is the case,</w:t>
        </w:r>
      </w:ins>
      <w:r>
        <w:t xml:space="preserve"> 6 </w:t>
      </w:r>
      <w:ins w:id="6442" w:author="GoldenCorpusHarness" w:date="2026-03-28T22:23:47Z">
        <w:r>
          <w:t xml:space="preserve">new participants </w:t>
        </w:r>
      </w:ins>
      <w:r>
        <w:t>m</w:t>
      </w:r>
      <w:del w:id="6443" w:author="GoldenCorpusHarness" w:date="2026-03-28T22:23:47Z">
        <w:r>
          <w:delText>onths</w:delText>
        </w:r>
      </w:del>
      <w:ins w:id="6444" w:author="GoldenCorpusHarness" w:date="2026-03-28T22:23:47Z">
        <w:r>
          <w:t>ay be enrolled at the new intermediate dose, and the rules should be used for further enrollment at this dose level</w:t>
        </w:r>
      </w:ins>
      <w:r>
        <w:t>.</w:t>
      </w:r>
      <w:del w:id="6445" w:author="GoldenCorpusHarness" w:date="2026-03-28T22:23:47Z">
        <w:r>
          <w:delText xml:space="preserve"> </w:delText>
        </w:r>
      </w:del>
    </w:p>
    <w:p ns2:paraId="1B97DF92" ns2:textId="77777777" w:rsidR="00747E99" w:rsidRDefault="00895D30" w:rsidP="000E0F23">
      <w:pPr>
        <w:pStyle w:val="ListBullet2"/>
        <w:keepNext/>
      </w:pPr>
      <w:ins w:id="6446" w:author="GoldenCorpusHarness" w:date="2026-03-28T22:23:47Z">
        <w:r>
          <w:t>After 15 participants have been enrolled at any of the tested doses (including intermediate doses), dose finding will stop if the mTPI table indicates “</w:t>
        </w:r>
      </w:ins>
      <w:r>
        <w:t>S</w:t>
      </w:r>
      <w:del w:id="6447" w:author="GoldenCorpusHarness" w:date="2026-03-28T22:23:47Z">
        <w:r>
          <w:delText>i</w:delText>
        </w:r>
      </w:del>
      <w:ins w:id="6448" w:author="GoldenCorpusHarness" w:date="2026-03-28T22:23:47Z">
        <w:r>
          <w:t>” for stayin</w:t>
        </w:r>
      </w:ins>
      <w:r>
        <w:t>g</w:t>
      </w:r>
      <w:del w:id="6449" w:author="GoldenCorpusHarness" w:date="2026-03-28T22:23:47Z">
        <w:r>
          <w:delText>niﬁcant fat</w:delText>
        </w:r>
      </w:del>
      <w:ins w:id="6450" w:author="GoldenCorpusHarness" w:date="2026-03-28T22:23:47Z">
        <w:r>
          <w:t xml:space="preserve"> at current dose. Otherwise, up to 15 new participants may be enrolled at a lower dose if “DU” is indicated, or at a h</w:t>
        </w:r>
      </w:ins>
      <w:r>
        <w:t>ig</w:t>
      </w:r>
      <w:del w:id="6451" w:author="GoldenCorpusHarness" w:date="2026-03-28T22:23:47Z">
        <w:r>
          <w:delText xml:space="preserve">ue (ie, up to </w:delText>
        </w:r>
      </w:del>
      <w:ins w:id="6452" w:author="GoldenCorpusHarness" w:date="2026-03-28T22:23:47Z">
        <w:r>
          <w:t>her dose if “</w:t>
        </w:r>
      </w:ins>
      <w:r>
        <w:t>E</w:t>
      </w:r>
      <w:del w:id="6453" w:author="GoldenCorpusHarness" w:date="2026-03-28T22:23:47Z">
        <w:r>
          <w:delText>COG performance status 2; cannot work or unable to perform usual activities)</w:delText>
        </w:r>
      </w:del>
      <w:ins w:id="6454" w:author="GoldenCorpusHarness" w:date="2026-03-28T22:23:47Z">
        <w:r>
          <w:t>” is indicated</w:t>
        </w:r>
      </w:ins>
      <w:r>
        <w:t>.</w:t>
      </w:r>
      <w:del w:id="6455" w:author="GoldenCorpusHarness" w:date="2026-03-28T22:23:47Z">
        <w:r>
          <w:delText xml:space="preserve"> </w:delText>
        </w:r>
      </w:del>
    </w:p>
    <w:p ns2:paraId="2C68981E" ns2:textId="77777777" w:rsidR="00747E99" w:rsidRDefault="00895D30" w:rsidP="008F6D38">
      <w:pPr>
        <w:pStyle w:val="ListBullet2"/>
        <w:keepNext/>
      </w:pPr>
      <w:del w:id="6456" w:author="GoldenCorpusHarness" w:date="2026-03-28T22:23:47Z">
        <w:r>
          <w:delText>F</w:delText>
        </w:r>
      </w:del>
      <w:ins w:id="6457" w:author="GoldenCorpusHarness" w:date="2026-03-28T22:23:47Z">
        <w:r>
          <w:t>If a dose escalation decision is made after &lt;15 participants are treated at the 45-mg dose l</w:t>
        </w:r>
      </w:ins>
      <w:r>
        <w:t>eve</w:t>
      </w:r>
      <w:del w:id="6458" w:author="GoldenCorpusHarness" w:date="2026-03-28T22:23:47Z">
        <w:r>
          <w:delText>r</w:delText>
        </w:r>
      </w:del>
      <w:ins w:id="6459" w:author="GoldenCorpusHarness" w:date="2026-03-28T22:23:47Z">
        <w:r>
          <w:t>l, additional participants will continue to be enrolled in order to have a total</w:t>
        </w:r>
      </w:ins>
      <w:r>
        <w:t xml:space="preserve"> of </w:t>
      </w:r>
      <w:ins w:id="6460" w:author="GoldenCorpusHarness" w:date="2026-03-28T22:23:47Z">
        <w:r>
          <w:t xml:space="preserve">approximately </w:t>
        </w:r>
      </w:ins>
      <w:r>
        <w:t>1</w:t>
      </w:r>
      <w:del w:id="6461" w:author="GoldenCorpusHarness" w:date="2026-03-28T22:23:47Z">
        <w:r>
          <w:delText>00</w:delText>
        </w:r>
      </w:del>
      <w:ins w:id="6462" w:author="GoldenCorpusHarness" w:date="2026-03-28T22:23:47Z">
        <w:r>
          <w:t>5 participants at the 45-mg dose level</w:t>
        </w:r>
      </w:ins>
      <w:r>
        <w:t>.</w:t>
      </w:r>
      <w:del w:id="6463" w:author="GoldenCorpusHarness" w:date="2026-03-28T22:23:47Z">
        <w:r>
          <w:delText>5°F or 38</w:delText>
        </w:r>
      </w:del>
      <w:ins w:id="6464" w:author="GoldenCorpusHarness" w:date="2026-03-28T22:23:47Z">
        <w:r>
          <w:t xml:space="preserve"> Enrollment in Part 1 will be managed through the IRT system</w:t>
        </w:r>
      </w:ins>
      <w:r>
        <w:t>.</w:t>
      </w:r>
      <w:del w:id="6465" w:author="GoldenCorpusHarness" w:date="2026-03-28T22:23:47Z">
        <w:r>
          <w:delText xml:space="preserve">0°C for 2 or more weeks without evidence of infection. </w:delText>
        </w:r>
      </w:del>
    </w:p>
    <w:p ns2:paraId="43A07397" ns2:textId="47F44113" w:rsidR="00747E99" w:rsidRDefault="00895D30" w:rsidP="00B11BE1">
      <w:pPr>
        <w:pStyle w:val="ListBullet2"/>
      </w:pPr>
      <w:del w:id="6466" w:author="GoldenCorpusHarness" w:date="2026-03-28T22:23:47Z">
        <w:r>
          <w:delText>Ni</w:delText>
        </w:r>
      </w:del>
      <w:ins w:id="6467" w:author="GoldenCorpusHarness" w:date="2026-03-28T22:23:47Z">
        <w:r>
          <w:t>The pool-adjacent-violators-al</w:t>
        </w:r>
      </w:ins>
      <w:r>
        <w:t>g</w:t>
      </w:r>
      <w:del w:id="6468" w:author="GoldenCorpusHarness" w:date="2026-03-28T22:23:47Z">
        <w:r>
          <w:delText>ht sweats for ≥</w:delText>
        </w:r>
      </w:del>
      <w:ins w:id="6469" w:author="GoldenCorpusHarness" w:date="2026-03-28T22:23:47Z">
        <w:r>
          <w:t xml:space="preserve">orithm [Ji, Y., et al 2007] will be used to estimate the DLT rates across doses. After DLT evaluation period, the participants will continue to be followed for a total of </w:t>
        </w:r>
      </w:ins>
      <w:r>
        <w:t>1</w:t>
      </w:r>
      <w:del w:id="6470" w:author="GoldenCorpusHarness" w:date="2026-03-28T22:23:47Z">
        <w:r>
          <w:delText xml:space="preserve"> </w:delText>
        </w:r>
      </w:del>
      <w:ins w:id="6471" w:author="GoldenCorpusHarness" w:date="2026-03-28T22:23:47Z">
        <w:r>
          <w:t>2 weeks for safety and efficacy evaluation. The totality of the data will be considered before deciding on the final ne</w:t>
        </w:r>
      </w:ins>
      <w:r>
        <w:t>m</w:t>
      </w:r>
      <w:del w:id="6472" w:author="GoldenCorpusHarness" w:date="2026-03-28T22:23:47Z">
        <w:r>
          <w:delText>onth without evidence of infection</w:delText>
        </w:r>
      </w:del>
      <w:ins w:id="6473" w:author="GoldenCorpusHarness" w:date="2026-03-28T22:23:47Z">
        <w:r>
          <w:t>tabrutinib dose to carry forward to Part 2 of this study</w:t>
        </w:r>
      </w:ins>
      <w:r>
        <w:t>.</w:t>
      </w:r>
    </w:p>
    <w:p ns2:paraId="00714E8C" ns2:textId="77777777" w:rsidR="008F6D38" w:rsidRDefault="008F6D38" w:rsidP="008F6D38">
      <w:pPr>
        <w:pStyle w:val="ListEnd"/>
      </w:pPr>
      <w:ins w:id="6474" w:author="GoldenCorpusHarness" w:date="2026-03-28T22:23:47Z">
        <w:r>
          <w:t>Note that although 30% was the target toxicity rate used to generate the guidelines in Table 5, the observed rates of participants with DLTs at the MTD may be slightly above or below 30%.</w:t>
        </w:r>
      </w:ins>
    </w:p>
    <w:p ns2:paraId="7D7F46A3" ns2:textId="77777777" w:rsidR="00747E99" w:rsidRDefault="00895D30" w:rsidP="00B11BE1">
      <w:pPr>
        <w:pStyle w:val="ListNumber"/>
      </w:pPr>
      <w:del w:id="6475" w:author="GoldenCorpusHarness" w:date="2026-03-28T22:23:47Z">
        <w:r>
          <w:delText>Del(17p) status, TP53 mutation status, IGHV mutation status and BTK-C481 mutation status results required before randomization for Part 2 participants only:</w:delText>
        </w:r>
      </w:del>
    </w:p>
    <w:p ns2:paraId="16C5D2CE" ns2:textId="77777777" w:rsidR="00747E99" w:rsidRDefault="00895D30" w:rsidP="00B11BE1">
      <w:pPr>
        <w:pStyle w:val="ListBullet"/>
      </w:pPr>
      <w:ins w:id="6476" w:author="GoldenCorpusHarness" w:date="2026-03-28T22:23:47Z">
        <w:r>
          <w:t>Table 5</w:t>
        </w:r>
      </w:ins>
      <w:r>
        <w:t>D</w:t>
      </w:r>
      <w:ins w:id="6477" w:author="GoldenCorpusHarness" w:date="2026-03-28T22:23:47Z">
        <w:r>
          <w:t>os</w:t>
        </w:r>
      </w:ins>
      <w:r>
        <w:t>e</w:t>
      </w:r>
      <w:del w:id="6478" w:author="GoldenCorpusHarness" w:date="2026-03-28T22:23:47Z">
        <w:r>
          <w:delText>l(17p) status, TP53 mutation status, IGHV mutation status as determ</w:delText>
        </w:r>
      </w:del>
      <w:ins w:id="6479" w:author="GoldenCorpusHarness" w:date="2026-03-28T22:23:47Z">
        <w:r>
          <w:t>-f</w:t>
        </w:r>
      </w:ins>
      <w:r>
        <w:t>in</w:t>
      </w:r>
      <w:del w:id="6480" w:author="GoldenCorpusHarness" w:date="2026-03-28T22:23:47Z">
        <w:r>
          <w:delText>e</w:delText>
        </w:r>
      </w:del>
      <w:r>
        <w:t>d</w:t>
      </w:r>
      <w:del w:id="6481" w:author="GoldenCorpusHarness" w:date="2026-03-28T22:23:47Z">
        <w:r>
          <w:delText xml:space="preserve"> by central test</w:delText>
        </w:r>
      </w:del>
      <w:r>
        <w:t>ing</w:t>
      </w:r>
      <w:del w:id="6482" w:author="GoldenCorpusHarness" w:date="2026-03-28T22:23:47Z">
        <w:r>
          <w:delText>.</w:delText>
        </w:r>
      </w:del>
      <w:ins w:id="6483" w:author="GoldenCorpusHarness" w:date="2026-03-28T22:23:47Z">
        <w:r>
          <w:t xml:space="preserve"> Rules Per mTPI Design</w:t>
        </w:r>
      </w:ins>
    </w:p>
    <w:p ns2:paraId="3E34D86A" ns2:textId="77777777" w:rsidR="00747E99" w:rsidRDefault="00895D30" w:rsidP="00B11BE1">
      <w:pPr>
        <w:pStyle w:val="ListBullet"/>
      </w:pPr>
      <w:r>
        <w:t>BTK-C481 mutation status as determined by central testing of whole blood sample only</w:t>
      </w:r>
    </w:p>
    <w:p ns2:paraId="0C5F4176" ns2:textId="77777777" w:rsidR="00747E99" w:rsidRDefault="00895D30" w:rsidP="00B11BE1">
      <w:pPr>
        <w:pStyle w:val="ListBullet"/>
      </w:pPr>
      <w:del w:id="6484" w:author="GoldenCorpusHarness" w:date="2026-03-28T22:23:47Z">
        <w:r>
          <w:delText xml:space="preserve">Provision of peripheral blood sample (at screening for CLL participants). For SLL participants, peripheral blood and a bone marrow aspirate are required, and if available/preferrable a lymph node sample (if obtained up to 1 year before central laboratory submission if there was no intervening therapy). Further information is provided in Appendix 14.  </w:delText>
        </w:r>
      </w:del>
    </w:p>
    <w:p ns2:paraId="3D5F155F" ns2:textId="77777777" w:rsidR="00747E99" w:rsidRDefault="00895D30" w:rsidP="00B11BE1">
      <w:pPr>
        <w:pStyle w:val="ListContinue"/>
      </w:pPr>
      <w:del w:id="6485" w:author="GoldenCorpusHarness" w:date="2026-03-28T22:23:47Z">
        <w:r>
          <w:delText>NOTE:</w:delText>
        </w:r>
      </w:del>
      <w:ins w:id="6486" w:author="GoldenCorpusHarness" w:date="2026-03-28T22:23:47Z">
        <w:r>
          <w:t>Starting</w:t>
        </w:r>
      </w:ins>
      <w:r>
        <w:t xml:space="preserve"> </w:t>
      </w:r>
      <w:del w:id="6487" w:author="GoldenCorpusHarness" w:date="2026-03-28T22:23:47Z">
        <w:r>
          <w:delText>Ti</w:delText>
        </w:r>
      </w:del>
      <w:ins w:id="6488" w:author="GoldenCorpusHarness" w:date="2026-03-28T22:23:47Z">
        <w:r>
          <w:t>Do</w:t>
        </w:r>
      </w:ins>
      <w:r>
        <w:t>s</w:t>
      </w:r>
      <w:del w:id="6489" w:author="GoldenCorpusHarness" w:date="2026-03-28T22:23:47Z">
        <w:r>
          <w:delText>su</w:delText>
        </w:r>
      </w:del>
      <w:r>
        <w:t xml:space="preserve">e </w:t>
      </w:r>
      <w:del w:id="6490" w:author="GoldenCorpusHarness" w:date="2026-03-28T22:23:47Z">
        <w:r>
          <w:delText>collection and submission to the central laboratory should only be per</w:delText>
        </w:r>
      </w:del>
      <w:r>
        <w:t>for</w:t>
      </w:r>
      <w:del w:id="6491" w:author="GoldenCorpusHarness" w:date="2026-03-28T22:23:47Z">
        <w:r>
          <w:delText>me</w:delText>
        </w:r>
      </w:del>
      <w:ins w:id="6492" w:author="GoldenCorpusHarness" w:date="2026-03-28T22:23:47Z">
        <w:r>
          <w:t xml:space="preserve"> This Stu</w:t>
        </w:r>
      </w:ins>
      <w:r>
        <w:t>d</w:t>
      </w:r>
      <w:del w:id="6493" w:author="GoldenCorpusHarness" w:date="2026-03-28T22:23:47Z">
        <w:r>
          <w:delText xml:space="preserve"> once all other eligibilit</w:delText>
        </w:r>
      </w:del>
      <w:r>
        <w:t>y</w:t>
      </w:r>
      <w:del w:id="6494" w:author="GoldenCorpusHarness" w:date="2026-03-28T22:23:47Z">
        <w:r>
          <w:delText xml:space="preserve"> criteria have been collected and reviewed.</w:delText>
        </w:r>
      </w:del>
    </w:p>
    <w:p ns2:paraId="03C3BE9F" ns2:textId="77777777" w:rsidR="00747E99" w:rsidRDefault="00895D30" w:rsidP="00B11BE1">
      <w:pPr>
        <w:pStyle w:val="ListNumber"/>
      </w:pPr>
      <w:ins w:id="6495" w:author="GoldenCorpusHarness" w:date="2026-03-28T22:23:47Z">
        <w:r>
          <w:t xml:space="preserve">The </w:t>
        </w:r>
      </w:ins>
      <w:r>
        <w:t>R</w:t>
      </w:r>
      <w:del w:id="6496" w:author="GoldenCorpusHarness" w:date="2026-03-28T22:23:47Z">
        <w:r>
          <w:delText>elapsed</w:delText>
        </w:r>
      </w:del>
      <w:ins w:id="6497" w:author="GoldenCorpusHarness" w:date="2026-03-28T22:23:47Z">
        <w:r>
          <w:t>P2D</w:t>
        </w:r>
      </w:ins>
      <w:r>
        <w:t xml:space="preserve"> </w:t>
      </w:r>
      <w:ins w:id="6498" w:author="GoldenCorpusHarness" w:date="2026-03-28T22:23:47Z">
        <w:r>
          <w:t>f</w:t>
        </w:r>
      </w:ins>
      <w:r>
        <w:t xml:space="preserve">or </w:t>
      </w:r>
      <w:del w:id="6499" w:author="GoldenCorpusHarness" w:date="2026-03-28T22:23:47Z">
        <w:r>
          <w:delText>r</w:delText>
        </w:r>
      </w:del>
      <w:ins w:id="6500" w:author="GoldenCorpusHarness" w:date="2026-03-28T22:23:47Z">
        <w:r>
          <w:t>n</w:t>
        </w:r>
      </w:ins>
      <w:r>
        <w:t>e</w:t>
      </w:r>
      <w:del w:id="6501" w:author="GoldenCorpusHarness" w:date="2026-03-28T22:23:47Z">
        <w:r>
          <w:delText>frac</w:delText>
        </w:r>
      </w:del>
      <w:ins w:id="6502" w:author="GoldenCorpusHarness" w:date="2026-03-28T22:23:47Z">
        <w:r>
          <w:t>m</w:t>
        </w:r>
      </w:ins>
      <w:r>
        <w:t>t</w:t>
      </w:r>
      <w:del w:id="6503" w:author="GoldenCorpusHarness" w:date="2026-03-28T22:23:47Z">
        <w:r>
          <w:delText>ory to at least 1 prior avail</w:delText>
        </w:r>
      </w:del>
      <w:r>
        <w:t>ab</w:t>
      </w:r>
      <w:del w:id="6504" w:author="GoldenCorpusHarness" w:date="2026-03-28T22:23:47Z">
        <w:r>
          <w:delText>le</w:delText>
        </w:r>
      </w:del>
      <w:ins w:id="6505" w:author="GoldenCorpusHarness" w:date="2026-03-28T22:23:47Z">
        <w:r>
          <w:t>rutinib</w:t>
        </w:r>
      </w:ins>
      <w:r>
        <w:t xml:space="preserve"> </w:t>
      </w:r>
      <w:ins w:id="6506" w:author="GoldenCorpusHarness" w:date="2026-03-28T22:23:47Z">
        <w:r>
          <w:t>mono</w:t>
        </w:r>
      </w:ins>
      <w:r>
        <w:t>therapy</w:t>
      </w:r>
      <w:ins w:id="6507" w:author="GoldenCorpusHarness" w:date="2026-03-28T22:23:47Z">
        <w:r>
          <w:t xml:space="preserve"> is 65 mg qd, as determined by the MK-1026-001 (BELLWAVE-001) and MK1026003 (BELLWAVE-003) study results</w:t>
        </w:r>
      </w:ins>
      <w:r>
        <w:t>.</w:t>
      </w:r>
      <w:del w:id="6508" w:author="GoldenCorpusHarness" w:date="2026-03-28T22:23:47Z">
        <w:r>
          <w:delText xml:space="preserve"> </w:delText>
        </w:r>
      </w:del>
    </w:p>
    <w:p ns2:paraId="07749CD4" ns2:textId="77777777" w:rsidR="00747E99" w:rsidRPr="00680A39" w:rsidRDefault="00895D30" w:rsidP="00B11BE1">
      <w:pPr>
        <w:pStyle w:val="ListContinue"/>
      </w:pPr>
      <w:ins w:id="6509" w:author="GoldenCorpusHarness" w:date="2026-03-28T22:23:47Z">
        <w:r>
          <w:t xml:space="preserve">Part 1 of the MK-1026-003 study is a dose escalation and confirmation phase to establish the RP2D of nemtabrutinib monotherapy. Dose escalation was based on a modified toxicity probability interval design. Dose escalation and de-escalation decisions were based on the number of participants enrolled and number of DLTs observed. PK, PD, efficacy, and safety data for 25 participants with CLL/SLL in MK-1026-003 (07-APR-2022 data cutoff), and 138 CLL/SLL and </w:t>
        </w:r>
      </w:ins>
      <w:r>
        <w:t>N</w:t>
      </w:r>
      <w:del w:id="6510" w:author="GoldenCorpusHarness" w:date="2026-03-28T22:23:47Z">
        <w:r>
          <w:delText>OTE: There is no limit on the number of prior therapies</w:delText>
        </w:r>
      </w:del>
      <w:ins w:id="6511" w:author="GoldenCorpusHarness" w:date="2026-03-28T22:23:47Z">
        <w:r>
          <w:t>HL participants enrolled in the MK-1026-001 study (doses ranging from 5 to 75 mg), including 112 participants treated in the 65 mg arm (08-APR-2022 data cutoff), were used to determine the RP2D</w:t>
        </w:r>
      </w:ins>
      <w:r>
        <w:t>.</w:t>
      </w:r>
    </w:p>
    <w:p ns2:paraId="1FB113EF" ns2:textId="77777777" w:rsidR="00747E99" w:rsidRDefault="00895D30" w:rsidP="00B11BE1">
      <w:pPr>
        <w:pStyle w:val="ListContinue"/>
      </w:pPr>
      <w:del w:id="6512" w:author="GoldenCorpusHarness" w:date="2026-03-28T22:23:47Z">
        <w:r>
          <w:delText>NOTE: The definition of relapsed/refractory disease follows the iw</w:delText>
        </w:r>
      </w:del>
      <w:ins w:id="6513" w:author="GoldenCorpusHarness" w:date="2026-03-28T22:23:47Z">
        <w:r>
          <w:t>C</w:t>
        </w:r>
      </w:ins>
      <w:r>
        <w:t>CL</w:t>
      </w:r>
      <w:ins w:id="6514" w:author="GoldenCorpusHarness" w:date="2026-03-28T22:23:47Z">
        <w:r>
          <w:t>3, a BCR-dependent chemokine shown to be downregulated upon inhibition of BTK, was used as a PD marker in both the MK-1026-001 and MK-1026-003 studies. Analysis of 39 participant samples from MK-1026-001 and MK-1026-003 PD data showed a steady trend of decreasing plasma CC</w:t>
        </w:r>
      </w:ins>
      <w:r>
        <w:t>L</w:t>
      </w:r>
      <w:del w:id="6515" w:author="GoldenCorpusHarness" w:date="2026-03-28T22:23:47Z">
        <w:r>
          <w:delText xml:space="preserve"> de</w:delText>
        </w:r>
      </w:del>
      <w:ins w:id="6516" w:author="GoldenCorpusHarness" w:date="2026-03-28T22:23:47Z">
        <w:r>
          <w:t xml:space="preserve">3 concentrations with both the 65 mg and 80 mg doses. PK data showed an increase in exposure across the nemtabrutinib dose range </w:t>
        </w:r>
      </w:ins>
      <w:r>
        <w:t>f</w:t>
      </w:r>
      <w:del w:id="6517" w:author="GoldenCorpusHarness" w:date="2026-03-28T22:23:47Z">
        <w:r>
          <w:delText>inition</w:delText>
        </w:r>
      </w:del>
      <w:ins w:id="6518" w:author="GoldenCorpusHarness" w:date="2026-03-28T22:23:47Z">
        <w:r>
          <w:t>rom 5 mg to 80 mg qd. The clearance following single and multiple dosing was generally similar across the dose range and across days</w:t>
        </w:r>
      </w:ins>
      <w:r>
        <w:t xml:space="preserve"> (</w:t>
      </w:r>
      <w:del w:id="6519" w:author="GoldenCorpusHarness" w:date="2026-03-28T22:23:47Z">
        <w:r>
          <w:delText>see Appendix</w:delText>
        </w:r>
      </w:del>
      <w:ins w:id="6520" w:author="GoldenCorpusHarness" w:date="2026-03-28T22:23:47Z">
        <w:r>
          <w:t>Day</w:t>
        </w:r>
      </w:ins>
      <w:r>
        <w:t xml:space="preserve"> 1</w:t>
      </w:r>
      <w:del w:id="6521" w:author="GoldenCorpusHarness" w:date="2026-03-28T22:23:47Z">
        <w:r>
          <w:delText>0</w:delText>
        </w:r>
      </w:del>
      <w:ins w:id="6522" w:author="GoldenCorpusHarness" w:date="2026-03-28T22:23:47Z">
        <w:r>
          <w:t xml:space="preserve"> and Day 22</w:t>
        </w:r>
      </w:ins>
      <w:r>
        <w:t>)</w:t>
      </w:r>
      <w:ins w:id="6523" w:author="GoldenCorpusHarness" w:date="2026-03-28T22:23:47Z">
        <w:r>
          <w:t xml:space="preserve"> suggesting that nemtabrutinib exhibits linear PK</w:t>
        </w:r>
      </w:ins>
      <w:r>
        <w:t>.</w:t>
      </w:r>
      <w:del w:id="6524" w:author="GoldenCorpusHarness" w:date="2026-03-28T22:23:47Z">
        <w:r>
          <w:delText xml:space="preserve"> Relapse is deﬁned as evidence of disease progression in a patient who has previously achieved a CR or PR for &gt;6 months. Refractory disease is deﬁned as treatment failure (including SD, nonresponse, disease progression) or as progression within 6 months from the last dose of therapy.</w:delText>
        </w:r>
      </w:del>
    </w:p>
    <w:p ns2:paraId="67568406" ns2:textId="77777777" w:rsidR="00747E99" w:rsidRDefault="00895D30" w:rsidP="00B11BE1">
      <w:pPr>
        <w:pStyle w:val="ListNumber"/>
      </w:pPr>
      <w:del w:id="6525" w:author="GoldenCorpusHarness" w:date="2026-03-28T22:23:47Z">
        <w:r>
          <w:delText>Ha</w:delText>
        </w:r>
      </w:del>
      <w:ins w:id="6526" w:author="GoldenCorpusHarness" w:date="2026-03-28T22:23:47Z">
        <w:r>
          <w:t>Of the 112 participants treated at 65 mg nemtabrutinib in the MK-1026-001 study, a total of 57 participants had CLL/SLL. The median follow-up for the 57 CLL/SLL treated with 65 mg nemtabrutinib was 8.1 months (range: 0.13 to 38.80 months). The efficacy results showed ORR of 56.1% (95% CI: 42.36, 69.26). The ORR excluding PRL was 29.8%. Of the CLL/SLL participants, 2 (3.5%) achie</w:t>
        </w:r>
      </w:ins>
      <w:r>
        <w:t>ve</w:t>
      </w:r>
      <w:del w:id="6527" w:author="GoldenCorpusHarness" w:date="2026-03-28T22:23:47Z">
        <w:r>
          <w:delText xml:space="preserve"> at least 1 of the following markers of disease burden:</w:delText>
        </w:r>
      </w:del>
      <w:ins w:id="6528" w:author="GoldenCorpusHarness" w:date="2026-03-28T22:23:47Z">
        <w:r>
          <w:t>d a complete remission, 15 (26.3%) achieved a PR, and 16 (28.1%) achieved SD.</w:t>
        </w:r>
      </w:ins>
    </w:p>
    <w:p ns2:paraId="7D13CFF7" ns2:textId="77777777" w:rsidR="00747E99" w:rsidRDefault="00895D30" w:rsidP="00B11BE1">
      <w:pPr>
        <w:pStyle w:val="ListBullet"/>
      </w:pPr>
      <w:del w:id="6529" w:author="GoldenCorpusHarness" w:date="2026-03-28T22:23:47Z">
        <w:r>
          <w:delText>M</w:delText>
        </w:r>
      </w:del>
      <w:ins w:id="6530" w:author="GoldenCorpusHarness" w:date="2026-03-28T22:23:47Z">
        <w:r>
          <w:t>A tot</w:t>
        </w:r>
      </w:ins>
      <w:r>
        <w:t>al</w:t>
      </w:r>
      <w:del w:id="6531" w:author="GoldenCorpusHarness" w:date="2026-03-28T22:23:47Z">
        <w:r>
          <w:delText>i</w:delText>
        </w:r>
      </w:del>
      <w:ins w:id="6532" w:author="GoldenCorpusHarness" w:date="2026-03-28T22:23:47Z">
        <w:r>
          <w:t xml:space="preserve"> of 6 participants treated at 65 m</w:t>
        </w:r>
      </w:ins>
      <w:r>
        <w:t>g</w:t>
      </w:r>
      <w:del w:id="6533" w:author="GoldenCorpusHarness" w:date="2026-03-28T22:23:47Z">
        <w:r>
          <w:delText xml:space="preserve">nant </w:delText>
        </w:r>
      </w:del>
      <w:ins w:id="6534" w:author="GoldenCorpusHarness" w:date="2026-03-28T22:23:47Z">
        <w:r>
          <w:t xml:space="preserve"> qd (either in dose esca</w:t>
        </w:r>
      </w:ins>
      <w:r>
        <w:t>l</w:t>
      </w:r>
      <w:ins w:id="6535" w:author="GoldenCorpusHarness" w:date="2026-03-28T22:23:47Z">
        <w:r>
          <w:t>ation, cohort expansion, or in various cohorts) reported 7 AEs that were potential DLTs (1 participant experienced 2 AEs). Upon evaluation, 3 events met the protocol definition of DLT (within 28 da</w:t>
        </w:r>
      </w:ins>
      <w:r>
        <w:t>y</w:t>
      </w:r>
      <w:ins w:id="6536" w:author="GoldenCorpusHarness" w:date="2026-03-28T22:23:47Z">
        <w:r>
          <w:t>s of starting the treat</w:t>
        </w:r>
      </w:ins>
      <w:r>
        <w:t>m</w:t>
      </w:r>
      <w:del w:id="6537" w:author="GoldenCorpusHarness" w:date="2026-03-28T22:23:47Z">
        <w:r>
          <w:delText>ph nodes attrib</w:delText>
        </w:r>
      </w:del>
      <w:ins w:id="6538" w:author="GoldenCorpusHarness" w:date="2026-03-28T22:23:47Z">
        <w:r>
          <w:t>ent): 2 events of ne</w:t>
        </w:r>
      </w:ins>
      <w:r>
        <w:t>ut</w:t>
      </w:r>
      <w:del w:id="6539" w:author="GoldenCorpusHarness" w:date="2026-03-28T22:23:47Z">
        <w:r>
          <w:delText>able to C</w:delText>
        </w:r>
      </w:del>
      <w:ins w:id="6540" w:author="GoldenCorpusHarness" w:date="2026-03-28T22:23:47Z">
        <w:r>
          <w:t>ropenia 1 event of rash. Of the 3 participants with D</w:t>
        </w:r>
      </w:ins>
      <w:r>
        <w:t>L</w:t>
      </w:r>
      <w:del w:id="6541" w:author="GoldenCorpusHarness" w:date="2026-03-28T22:23:47Z">
        <w:r>
          <w:delText>L/SLL which are clearly and reprod</w:delText>
        </w:r>
      </w:del>
      <w:ins w:id="6542" w:author="GoldenCorpusHarness" w:date="2026-03-28T22:23:47Z">
        <w:r>
          <w:t>Ts, 2 participants (1 with rash and 1 with ne</w:t>
        </w:r>
      </w:ins>
      <w:r>
        <w:t>u</w:t>
      </w:r>
      <w:del w:id="6543" w:author="GoldenCorpusHarness" w:date="2026-03-28T22:23:47Z">
        <w:r>
          <w:delText>cibly meas</w:delText>
        </w:r>
      </w:del>
      <w:ins w:id="6544" w:author="GoldenCorpusHarness" w:date="2026-03-28T22:23:47Z">
        <w:r>
          <w:t>tropenia) were reported as recovered, and 1 participant with ne</w:t>
        </w:r>
      </w:ins>
      <w:r>
        <w:t>u</w:t>
      </w:r>
      <w:del w:id="6545" w:author="GoldenCorpusHarness" w:date="2026-03-28T22:23:47Z">
        <w:r>
          <w:delText>rable in 2 dimensions in the axial plane, and measure &gt;1</w:delText>
        </w:r>
      </w:del>
      <w:ins w:id="6546" w:author="GoldenCorpusHarness" w:date="2026-03-28T22:23:47Z">
        <w:r>
          <w:t>tropenia was reported as not recovered</w:t>
        </w:r>
      </w:ins>
      <w:r>
        <w:t>.</w:t>
      </w:r>
      <w:del w:id="6547" w:author="GoldenCorpusHarness" w:date="2026-03-28T22:23:47Z">
        <w:r>
          <w:delText>5 cm in longest diameter when assessed by CT/MRI scan</w:delText>
        </w:r>
      </w:del>
    </w:p>
    <w:p ns2:paraId="7C1E253F" ns2:textId="77777777" w:rsidR="00747E99" w:rsidRPr="00974A5B" w:rsidRDefault="00895D30" w:rsidP="00B11BE1">
      <w:pPr>
        <w:pStyle w:val="ListBullet"/>
      </w:pPr>
      <w:ins w:id="6548" w:author="GoldenCorpusHarness" w:date="2026-03-28T22:23:47Z">
        <w:r>
          <w:t xml:space="preserve">The most common (≥10%) treatment-related </w:t>
        </w:r>
      </w:ins>
      <w:r>
        <w:t>A</w:t>
      </w:r>
      <w:ins w:id="6549" w:author="GoldenCorpusHarness" w:date="2026-03-28T22:23:47Z">
        <w:r>
          <w:t>Es o</w:t>
        </w:r>
      </w:ins>
      <w:r>
        <w:t>bs</w:t>
      </w:r>
      <w:del w:id="6550" w:author="GoldenCorpusHarness" w:date="2026-03-28T22:23:47Z">
        <w:r>
          <w:delText>olute l</w:delText>
        </w:r>
      </w:del>
      <w:ins w:id="6551" w:author="GoldenCorpusHarness" w:date="2026-03-28T22:23:47Z">
        <w:r>
          <w:t>erved across all doses included d</w:t>
        </w:r>
      </w:ins>
      <w:r>
        <w:t>y</w:t>
      </w:r>
      <w:del w:id="6552" w:author="GoldenCorpusHarness" w:date="2026-03-28T22:23:47Z">
        <w:r>
          <w:delText>mphoc</w:delText>
        </w:r>
      </w:del>
      <w:ins w:id="6553" w:author="GoldenCorpusHarness" w:date="2026-03-28T22:23:47Z">
        <w:r>
          <w:t>sgeusia (18.4%), neutrophil count decreased (17.6%), nausea and fatigue (both at 12.5% each), and platelet count decreased (10.3%). SAEs were reported in 47.1% participants, of which 8.1% were assessed b</w:t>
        </w:r>
      </w:ins>
      <w:r>
        <w:t>y</w:t>
      </w:r>
      <w:del w:id="6554" w:author="GoldenCorpusHarness" w:date="2026-03-28T22:23:47Z">
        <w:r>
          <w:delText xml:space="preserve">te count &gt;4 </w:delText>
        </w:r>
      </w:del>
      <w:ins w:id="6555" w:author="GoldenCorpusHarness" w:date="2026-03-28T22:23:47Z">
        <w:r>
          <w:t xml:space="preserve"> the investigator as treatment related. A total of 28 (20.6%) participants discontinued study treatment due to an AE; 16 (11.8%) were considered to be related to study treatment. There were 7 reported deaths; none were assessed as related to nemtabrutinib or met the definition of DLT. Overall, no new safety issues were identified; observed events were consistent with the class and as e</w:t>
        </w:r>
      </w:ins>
      <w:r>
        <w:t>x</w:t>
      </w:r>
      <w:del w:id="6556" w:author="GoldenCorpusHarness" w:date="2026-03-28T22:23:47Z">
        <w:r>
          <w:delText xml:space="preserve"> 109/L</w:delText>
        </w:r>
      </w:del>
      <w:ins w:id="6557" w:author="GoldenCorpusHarness" w:date="2026-03-28T22:23:47Z">
        <w:r>
          <w:t>pected in the underlying population.</w:t>
        </w:r>
      </w:ins>
    </w:p>
    <w:p ns2:paraId="2B87DF18" ns2:textId="77777777" w:rsidR="00747E99" w:rsidRPr="00974A5B" w:rsidRDefault="00895D30" w:rsidP="00B11BE1">
      <w:pPr>
        <w:pStyle w:val="ListBullet"/>
      </w:pPr>
      <w:del w:id="6558" w:author="GoldenCorpusHarness" w:date="2026-03-28T22:23:47Z">
        <w:r>
          <w:delText>Platelet count &lt;</w:delText>
        </w:r>
      </w:del>
      <w:ins w:id="6559" w:author="GoldenCorpusHarness" w:date="2026-03-28T22:23:47Z">
        <w:r>
          <w:t>Important potential AEs based on drug class (eg, hemorrhages, hypertension, atrial fibrillation infection, cytopenia, and hypersensitivity) have been observed across the MK-</w:t>
        </w:r>
      </w:ins>
      <w:r>
        <w:t>10</w:t>
      </w:r>
      <w:del w:id="6560" w:author="GoldenCorpusHarness" w:date="2026-03-28T22:23:47Z">
        <w:r>
          <w:delText xml:space="preserve">0 x </w:delText>
        </w:r>
      </w:del>
      <w:ins w:id="6561" w:author="GoldenCorpusHarness" w:date="2026-03-28T22:23:47Z">
        <w:r>
          <w:t>26-00</w:t>
        </w:r>
      </w:ins>
      <w:r>
        <w:t>1</w:t>
      </w:r>
      <w:del w:id="6562" w:author="GoldenCorpusHarness" w:date="2026-03-28T22:23:47Z">
        <w:r>
          <w:delText>09/</w:delText>
        </w:r>
      </w:del>
      <w:ins w:id="6563" w:author="GoldenCorpusHarness" w:date="2026-03-28T22:23:47Z">
        <w:r>
          <w:t xml:space="preserve"> (BE</w:t>
        </w:r>
      </w:ins>
      <w:r>
        <w:t>L</w:t>
      </w:r>
      <w:ins w:id="6564" w:author="GoldenCorpusHarness" w:date="2026-03-28T22:23:47Z">
        <w:r>
          <w:t>LWAVE-001) and MK-1026-003 (BELLWAVE-003) studies and are generally seen at lower incidences compared to the frequencies, severity, and seriousness observed with ibrutinib. These observed events did not have significant impact on discontinuations and interruptions.</w:t>
        </w:r>
      </w:ins>
    </w:p>
    <w:p ns2:paraId="16866347" ns2:textId="54D873DA" w:rsidR="00747E99" w:rsidRDefault="00895D30" w:rsidP="00B11BE1">
      <w:pPr>
        <w:pStyle w:val="ListBullet"/>
      </w:pPr>
      <w:del w:id="6565" w:author="GoldenCorpusHarness" w:date="2026-03-28T22:23:47Z">
        <w:r>
          <w:delText>Hemoglobin &lt;11 g</w:delText>
        </w:r>
      </w:del>
      <w:ins w:id="6566" w:author="GoldenCorpusHarness" w:date="2026-03-28T22:23:47Z">
        <w:r>
          <w:t>Based on the totality of data reviewed (including safety, efficacy, PK, PD, and nonclinical toxicology), the benefit</w:t>
        </w:r>
      </w:ins>
      <w:r>
        <w:t>/</w:t>
      </w:r>
      <w:del w:id="6567" w:author="GoldenCorpusHarness" w:date="2026-03-28T22:23:47Z">
        <w:r>
          <w:delText>dL</w:delText>
        </w:r>
      </w:del>
      <w:ins w:id="6568" w:author="GoldenCorpusHarness" w:date="2026-03-28T22:23:47Z">
        <w:r>
          <w:t>risk profile for nemtabrutinib monotherapy favors 65 mg qd as it demonstrated comparable efficacy with 80 mg qd, and a more tolerable safety profile.</w:t>
        </w:r>
      </w:ins>
    </w:p>
    <w:p ns2:paraId="0EE144D8" ns2:textId="77777777" w:rsidR="008F6D38" w:rsidRPr="00974A5B" w:rsidRDefault="008F6D38" w:rsidP="008F6D38">
      <w:pPr>
        <w:pStyle w:val="ListEnd"/>
      </w:pPr>
      <w:ins w:id="6569" w:author="GoldenCorpusHarness" w:date="2026-03-28T22:23:47Z">
        <w:r>
          <w:t>In this study, nemtabrutinib is administered in combination with venetoclax. Venetoclax is metabolized primarily by CYP3A, and it is also a substrate and an inhibitor of P-gp. Nemtabrutinib inhibited P-gp in vitro, and the potential to affect venetoclax PK after concomitant administration via gut P-gp inhibition cannot be excluded. Therefore, nemtabrutinib and venetoclax dosing will be staggered (by 10 hours), with venetoclax administered in the morning, and nemtabrutinib in the evening. DDIs via other mechanisms are not expected between these therapies. Nemtabrutinib is not expected to cause clinically meaningful DDIs via CYP3A induction or inhibition at the exposures following 65 mg qd dose (mean steady-state unbound Cmax of approximately 0.005 µM). In vitro, nemtabrutinib was metabolized primarily via glucuronidation (by UGT1A3, 1A4, 1A8 and 1A9) and to a lesser extent by CYP3A. Venetoclax is not an inhibitor or an inducer of CYP3A and it is also not inhibitor of major UGTs, including UGT1A4 or UGT1A9. Nemtabrutinib is a substrate of P-gp and BCRP in vitro, but given good passive permeability, P-gp and BCRP are not expected to play a role in nemtabrutinib disposition and drug interaction via this mechanism is also unlikely.</w:t>
        </w:r>
      </w:ins>
    </w:p>
    <w:p ns2:paraId="3C9B602D" ns2:textId="77777777" w:rsidR="00747E99" w:rsidRDefault="00895D30" w:rsidP="00B11BE1">
      <w:pPr>
        <w:pStyle w:val="ListNumber"/>
      </w:pPr>
      <w:ins w:id="6570" w:author="GoldenCorpusHarness" w:date="2026-03-28T22:23:47Z">
        <w:r>
          <w:t>There is also a risk for overlapping toxicity between nemtabrutinib and venetoclax, particularly hematologic toxicity. Due to this risk, the dose of nemtabrutinib when administered in combination with venetoclax will be evaluated in this study using a dose-escalation design, with nemtabrutinib dose starting at 1 dose level below the monotherapy RP2D of 65 mg (ie, 45 mg). Clinical data and pharmacometric modeling from MK-1026-001 (BELLW</w:t>
        </w:r>
      </w:ins>
      <w:r>
        <w:t>A</w:t>
      </w:r>
      <w:del w:id="6571" w:author="GoldenCorpusHarness" w:date="2026-03-28T22:23:47Z">
        <w:r>
          <w:delText xml:space="preserve">n </w:delText>
        </w:r>
      </w:del>
      <w:ins w:id="6572" w:author="GoldenCorpusHarness" w:date="2026-03-28T22:23:47Z">
        <w:r>
          <w:t>V</w:t>
        </w:r>
      </w:ins>
      <w:r>
        <w:t>E</w:t>
      </w:r>
      <w:ins w:id="6573" w:author="GoldenCorpusHarness" w:date="2026-03-28T22:23:47Z">
        <w:r>
          <w:t xml:space="preserve">-001) and MK-1026-003 (BELLWAVE-003) suggest that the monotherapy antitumor efficacy of nemtabrutinib is higher at 65 mg than at lower doses, and it is important to preserve efficacy while minimizing toxicity when combining nemtabrutinib with venetoclax. Venetoclax will be administered at its approved dose for </w:t>
        </w:r>
      </w:ins>
      <w:r>
        <w:t>C</w:t>
      </w:r>
      <w:del w:id="6574" w:author="GoldenCorpusHarness" w:date="2026-03-28T22:23:47Z">
        <w:r>
          <w:delText>OG performance status of 0 to 2 within 7 days before randomization</w:delText>
        </w:r>
      </w:del>
      <w:ins w:id="6575" w:author="GoldenCorpusHarness" w:date="2026-03-28T22:23:47Z">
        <w:r>
          <w:t>LL/SLL of 400 mg qd</w:t>
        </w:r>
      </w:ins>
      <w:r>
        <w:t>.</w:t>
      </w:r>
    </w:p>
    <w:p ns2:paraId="2FC57FD5" ns2:textId="77777777" w:rsidR="00747E99" w:rsidRDefault="00895D30" w:rsidP="00B11BE1">
      <w:pPr>
        <w:pStyle w:val="ListNumber"/>
      </w:pPr>
      <w:del w:id="6576" w:author="GoldenCorpusHarness" w:date="2026-03-28T22:23:47Z">
        <w:r>
          <w:delText>A lif</w:delText>
        </w:r>
      </w:del>
      <w:ins w:id="6577" w:author="GoldenCorpusHarness" w:date="2026-03-28T22:23:47Z">
        <w:r>
          <w:t>Dos</w:t>
        </w:r>
      </w:ins>
      <w:r>
        <w:t xml:space="preserve">e </w:t>
      </w:r>
      <w:ins w:id="6578" w:author="GoldenCorpusHarness" w:date="2026-03-28T22:23:47Z">
        <w:r>
          <w:t>S</w:t>
        </w:r>
      </w:ins>
      <w:r>
        <w:t>e</w:t>
      </w:r>
      <w:del w:id="6579" w:author="GoldenCorpusHarness" w:date="2026-03-28T22:23:47Z">
        <w:r>
          <w:delText>xp</w:delText>
        </w:r>
      </w:del>
      <w:ins w:id="6580" w:author="GoldenCorpusHarness" w:date="2026-03-28T22:23:47Z">
        <w:r>
          <w:t>l</w:t>
        </w:r>
      </w:ins>
      <w:r>
        <w:t>ect</w:t>
      </w:r>
      <w:del w:id="6581" w:author="GoldenCorpusHarness" w:date="2026-03-28T22:23:47Z">
        <w:r>
          <w:delText xml:space="preserve">ancy of at least 3 months, based </w:delText>
        </w:r>
      </w:del>
      <w:ins w:id="6582" w:author="GoldenCorpusHarness" w:date="2026-03-28T22:23:47Z">
        <w:r>
          <w:t>i</w:t>
        </w:r>
      </w:ins>
      <w:r>
        <w:t xml:space="preserve">on </w:t>
      </w:r>
      <w:del w:id="6583" w:author="GoldenCorpusHarness" w:date="2026-03-28T22:23:47Z">
        <w:r>
          <w:delText>the investigat</w:delText>
        </w:r>
      </w:del>
      <w:ins w:id="6584" w:author="GoldenCorpusHarness" w:date="2026-03-28T22:23:47Z">
        <w:r>
          <w:t>f</w:t>
        </w:r>
      </w:ins>
      <w:r>
        <w:t xml:space="preserve">or </w:t>
      </w:r>
      <w:ins w:id="6585" w:author="GoldenCorpusHarness" w:date="2026-03-28T22:23:47Z">
        <w:r>
          <w:t>P</w:t>
        </w:r>
      </w:ins>
      <w:r>
        <w:t>a</w:t>
      </w:r>
      <w:del w:id="6586" w:author="GoldenCorpusHarness" w:date="2026-03-28T22:23:47Z">
        <w:r>
          <w:delText>ssessmen</w:delText>
        </w:r>
      </w:del>
      <w:ins w:id="6587" w:author="GoldenCorpusHarness" w:date="2026-03-28T22:23:47Z">
        <w:r>
          <w:t>r</w:t>
        </w:r>
      </w:ins>
      <w:r>
        <w:t>t</w:t>
      </w:r>
      <w:del w:id="6588" w:author="GoldenCorpusHarness" w:date="2026-03-28T22:23:47Z">
        <w:r>
          <w:delText>.</w:delText>
        </w:r>
      </w:del>
      <w:r>
        <w:t xml:space="preserve"> </w:t>
      </w:r>
      <w:ins w:id="6589" w:author="GoldenCorpusHarness" w:date="2026-03-28T22:23:47Z">
        <w:r>
          <w:t>2</w:t>
        </w:r>
      </w:ins>
    </w:p>
    <w:p ns2:paraId="46C5CDEB" ns2:textId="77777777" w:rsidR="00747E99" w:rsidRDefault="00895D30" w:rsidP="00B11BE1">
      <w:pPr>
        <w:pStyle w:val="ListNumber"/>
      </w:pPr>
      <w:r>
        <w:t>T</w:t>
      </w:r>
      <w:del w:id="6590" w:author="GoldenCorpusHarness" w:date="2026-03-28T22:23:47Z">
        <w:r>
          <w:delText>he abilit</w:delText>
        </w:r>
      </w:del>
      <w:ins w:id="6591" w:author="GoldenCorpusHarness" w:date="2026-03-28T22:23:47Z">
        <w:r>
          <w:t>o inform the dose selection of the proposed combination of nemtabrutinib + venetoclax in Part 2, a preliminar</w:t>
        </w:r>
      </w:ins>
      <w:r>
        <w:t xml:space="preserve">y </w:t>
      </w:r>
      <w:del w:id="6592" w:author="GoldenCorpusHarness" w:date="2026-03-28T22:23:47Z">
        <w:r>
          <w:delText>to s</w:delText>
        </w:r>
      </w:del>
      <w:ins w:id="6593" w:author="GoldenCorpusHarness" w:date="2026-03-28T22:23:47Z">
        <w:r>
          <w:t xml:space="preserve">analysis of the safety data from Part 1 of BELLWAVE-010 </w:t>
        </w:r>
      </w:ins>
      <w:r>
        <w:t>wa</w:t>
      </w:r>
      <w:del w:id="6594" w:author="GoldenCorpusHarness" w:date="2026-03-28T22:23:47Z">
        <w:r>
          <w:delText>llo</w:delText>
        </w:r>
      </w:del>
      <w:ins w:id="6595" w:author="GoldenCorpusHarness" w:date="2026-03-28T22:23:47Z">
        <w:r>
          <w:t xml:space="preserve">s performed. Data from a total of 35 participants </w:t>
        </w:r>
      </w:ins>
      <w:r>
        <w:t>w</w:t>
      </w:r>
      <w:del w:id="6596" w:author="GoldenCorpusHarness" w:date="2026-03-28T22:23:47Z">
        <w:r>
          <w:delText xml:space="preserve"> and retain oral medication</w:delText>
        </w:r>
      </w:del>
      <w:ins w:id="6597" w:author="GoldenCorpusHarness" w:date="2026-03-28T22:23:47Z">
        <w:r>
          <w:t>as reviewed: 15 participants treated in the 45 mg nemtabrutinib dose (+venetoclax 400 mg) and 20 participants treated in the 65 mg nemtabrutinib dose (+ venetoclax 400 mg)</w:t>
        </w:r>
      </w:ins>
      <w:r>
        <w:t xml:space="preserve">. </w:t>
      </w:r>
      <w:ins w:id="6598" w:author="GoldenCorpusHarness" w:date="2026-03-28T22:23:47Z">
        <w:r>
          <w:t>In terms of baseline characteristics, differences to note included a higher proportion of participants in the nemtabrutinib 65 mg + venetoclax group with ECOG PS of 2 and ≥3 prior lines of treatment, compared with participants in the nemtabrutinib 45 mg + venetoclax group. The median exposure was 11.5 months versus 7.5 months, and the median follow-up times were 12.0 months versus 8.0 months in the nemtabrutinib 45 mg + venetoclax group and nemtabrutinib 65 mg + venetoclax group, respectively.</w:t>
        </w:r>
      </w:ins>
    </w:p>
    <w:p ns2:paraId="2D798B69" ns2:textId="77777777" w:rsidR="00747E99" w:rsidRDefault="00895D30" w:rsidP="000E0F23">
      <w:pPr>
        <w:pStyle w:val="ListContinue"/>
      </w:pPr>
      <w:ins w:id="6599" w:author="GoldenCorpusHarness" w:date="2026-03-28T22:23:47Z">
        <w:r>
          <w:t xml:space="preserve">Of note, a significant relationship between nemtabrutinib exposure and ORR was observed for monotherapy in participants with CLL/SLL based on data from BELLWAVE-001 and BELLWAVE-003. However, given the high ORR in participants treated with nemtabrutinib plus venetoclax in this protocol, exposure response was not assessed for this combination. </w:t>
        </w:r>
      </w:ins>
      <w:r>
        <w:t>N</w:t>
      </w:r>
      <w:del w:id="6600" w:author="GoldenCorpusHarness" w:date="2026-03-28T22:23:47Z">
        <w:r>
          <w:delText>OTE: Administration of nemtabrutinib and venetocla</w:delText>
        </w:r>
      </w:del>
      <w:ins w:id="6601" w:author="GoldenCorpusHarness" w:date="2026-03-28T22:23:47Z">
        <w:r>
          <w:t>o significant trend was observed between tumor size change and nemtabrutinib e</w:t>
        </w:r>
      </w:ins>
      <w:r>
        <w:t>x</w:t>
      </w:r>
      <w:del w:id="6602" w:author="GoldenCorpusHarness" w:date="2026-03-28T22:23:47Z">
        <w:r>
          <w:delText xml:space="preserve"> is not permitted through a J-PEG tube</w:delText>
        </w:r>
      </w:del>
      <w:ins w:id="6603" w:author="GoldenCorpusHarness" w:date="2026-03-28T22:23:47Z">
        <w:r>
          <w:t>posure in combination with venetoclax</w:t>
        </w:r>
      </w:ins>
      <w:r>
        <w:t>.</w:t>
      </w:r>
      <w:ins w:id="6604" w:author="GoldenCorpusHarness" w:date="2026-03-28T22:23:47Z">
        <w:r>
          <w:t xml:space="preserve"> Similarly, a steep decline in mean fold change of CCL3 values is demonstrated with nemtabrutinib at both 45 mg and 65 mg.</w:t>
        </w:r>
      </w:ins>
    </w:p>
    <w:p ns2:paraId="2AE60939" ns2:textId="77777777" w:rsidR="00747E99" w:rsidRDefault="00895D30" w:rsidP="008F6D38">
      <w:pPr>
        <w:pStyle w:val="ListNumber"/>
        <w:keepNext/>
      </w:pPr>
      <w:del w:id="6605" w:author="GoldenCorpusHarness" w:date="2026-03-28T22:23:47Z">
        <w:r>
          <w:delText>Participants who are HBs</w:delText>
        </w:r>
      </w:del>
      <w:ins w:id="6606" w:author="GoldenCorpusHarness" w:date="2026-03-28T22:23:47Z">
        <w:r>
          <w:t xml:space="preserve">The preliminary safety data for the combination of nemtabrutinib + venetoclax at both dose levels studied was generally consistent with the known safety profiles of nemtabrutinib and venetoclax in monotherapy settings. The common </w:t>
        </w:r>
      </w:ins>
      <w:r>
        <w:t>A</w:t>
      </w:r>
      <w:del w:id="6607" w:author="GoldenCorpusHarness" w:date="2026-03-28T22:23:47Z">
        <w:r>
          <w:delText>g positive are eligible if they have received HBV antiviral therapy for at least</w:delText>
        </w:r>
      </w:del>
      <w:ins w:id="6608" w:author="GoldenCorpusHarness" w:date="2026-03-28T22:23:47Z">
        <w:r>
          <w:t>Es reported in each treatment group generally reflected the safety profiles for nemtabrutinib and venetoclax and the underlying population. The majority of events of cytopenias and infections recovered with standard medical care and/or dose modifications in both dose groups. While there was an increased incidence of AEs, SAEs, and severe AEs in the 65 mg versus</w:t>
        </w:r>
      </w:ins>
      <w:r>
        <w:t xml:space="preserve"> 4</w:t>
      </w:r>
      <w:del w:id="6609" w:author="GoldenCorpusHarness" w:date="2026-03-28T22:23:47Z">
        <w:r>
          <w:delText xml:space="preserve"> weeks and have undetectable HBV</w:delText>
        </w:r>
      </w:del>
      <w:ins w:id="6610" w:author="GoldenCorpusHarness" w:date="2026-03-28T22:23:47Z">
        <w:r>
          <w:t>5 mg group when adjusted for exposure, both dose groups demonstrated generally manageable safety data. There were no</w:t>
        </w:r>
      </w:ins>
      <w:r>
        <w:t xml:space="preserve"> D</w:t>
      </w:r>
      <w:ins w:id="6611" w:author="GoldenCorpusHarness" w:date="2026-03-28T22:23:47Z">
        <w:r>
          <w:t xml:space="preserve">LTs in participants treated with nemtabrutinib 45 mg + venetoclax arm and 3 DLTs (Grade 5 pneumonia, Grade 3 pneumonia, and missing &gt;25% of nemtabrutinib and venetoclax dose due to a drug-related AE) in participants treated with nemtabrutinib 65 mg + venetoclax. </w:t>
        </w:r>
      </w:ins>
      <w:r>
        <w:t>N</w:t>
      </w:r>
      <w:ins w:id="6612" w:author="GoldenCorpusHarness" w:date="2026-03-28T22:23:47Z">
        <w:r>
          <w:t xml:space="preserve">o new safety issues were observed in either dose group. </w:t>
        </w:r>
      </w:ins>
      <w:r>
        <w:t xml:space="preserve">A </w:t>
      </w:r>
      <w:del w:id="6613" w:author="GoldenCorpusHarness" w:date="2026-03-28T22:23:47Z">
        <w:r>
          <w:delText>viral load before randomization</w:delText>
        </w:r>
      </w:del>
      <w:ins w:id="6614" w:author="GoldenCorpusHarness" w:date="2026-03-28T22:23:47Z">
        <w:r>
          <w:t>trend towards increased venetoclax and nemtabrutinib dose reductions and interruptions were reported in the 65 mg nemtabrutinib plus venetoclax group</w:t>
        </w:r>
      </w:ins>
      <w:r>
        <w:t>.</w:t>
      </w:r>
    </w:p>
    <w:p ns2:paraId="55FC8D86" ns2:textId="77777777" w:rsidR="00747E99" w:rsidRDefault="00895D30" w:rsidP="000E0F23">
      <w:pPr>
        <w:pStyle w:val="ListContinue"/>
      </w:pPr>
      <w:del w:id="6615" w:author="GoldenCorpusHarness" w:date="2026-03-28T22:23:47Z">
        <w:r>
          <w:delText>N</w:delText>
        </w:r>
      </w:del>
      <w:ins w:id="6616" w:author="GoldenCorpusHarness" w:date="2026-03-28T22:23:47Z">
        <w:r>
          <w:t xml:space="preserve">Preliminary efficacy results showed </w:t>
        </w:r>
      </w:ins>
      <w:r>
        <w:t>O</w:t>
      </w:r>
      <w:ins w:id="6617" w:author="GoldenCorpusHarness" w:date="2026-03-28T22:23:47Z">
        <w:r>
          <w:t>RR was consistent with literature reported on other B</w:t>
        </w:r>
      </w:ins>
      <w:r>
        <w:t>T</w:t>
      </w:r>
      <w:del w:id="6618" w:author="GoldenCorpusHarness" w:date="2026-03-28T22:23:47Z">
        <w:r>
          <w:delText>E:</w:delText>
        </w:r>
      </w:del>
      <w:ins w:id="6619" w:author="GoldenCorpusHarness" w:date="2026-03-28T22:23:47Z">
        <w:r>
          <w:t>Ki/venetoclax combinations in R/R CLL [Hillmen,</w:t>
        </w:r>
      </w:ins>
      <w:r>
        <w:t xml:space="preserve"> P</w:t>
      </w:r>
      <w:del w:id="6620" w:author="GoldenCorpusHarness" w:date="2026-03-28T22:23:47Z">
        <w:r>
          <w:delText>articipants should remain on anti</w:delText>
        </w:r>
      </w:del>
      <w:ins w:id="6621" w:author="GoldenCorpusHarness" w:date="2026-03-28T22:23:47Z">
        <w:r>
          <w:t xml:space="preserve">., et al 2019] [Kater, A. P., et al 2022]. ORRs were 100% and 87.5% for participants treated in the 45 mg nemtabrutinib plus </w:t>
        </w:r>
      </w:ins>
      <w:r>
        <w:t>v</w:t>
      </w:r>
      <w:del w:id="6622" w:author="GoldenCorpusHarness" w:date="2026-03-28T22:23:47Z">
        <w:r>
          <w:delText>iral therapy throughout study inter</w:delText>
        </w:r>
      </w:del>
      <w:ins w:id="6623" w:author="GoldenCorpusHarness" w:date="2026-03-28T22:23:47Z">
        <w:r>
          <w:t xml:space="preserve">enetoclax group and 65 mg nemtabrutinib plus </w:t>
        </w:r>
      </w:ins>
      <w:r>
        <w:t>ven</w:t>
      </w:r>
      <w:del w:id="6624" w:author="GoldenCorpusHarness" w:date="2026-03-28T22:23:47Z">
        <w:r>
          <w:delText>tion and fol</w:delText>
        </w:r>
      </w:del>
      <w:ins w:id="6625" w:author="GoldenCorpusHarness" w:date="2026-03-28T22:23:47Z">
        <w:r>
          <w:t xml:space="preserve">etoclax group, respectively, for the DLT-evaluable population. The </w:t>
        </w:r>
      </w:ins>
      <w:r>
        <w:t>low</w:t>
      </w:r>
      <w:del w:id="6626" w:author="GoldenCorpusHarness" w:date="2026-03-28T22:23:47Z">
        <w:r>
          <w:delText xml:space="preserve"> local guidelines for HBV anti</w:delText>
        </w:r>
      </w:del>
      <w:ins w:id="6627" w:author="GoldenCorpusHarness" w:date="2026-03-28T22:23:47Z">
        <w:r>
          <w:t xml:space="preserve">er ORR of 87.5% in the nemtabrutinib 65 mg + </w:t>
        </w:r>
      </w:ins>
      <w:r>
        <w:t>v</w:t>
      </w:r>
      <w:del w:id="6628" w:author="GoldenCorpusHarness" w:date="2026-03-28T22:23:47Z">
        <w:r>
          <w:delText>iral therapy post completion of study inter</w:delText>
        </w:r>
      </w:del>
      <w:ins w:id="6629" w:author="GoldenCorpusHarness" w:date="2026-03-28T22:23:47Z">
        <w:r>
          <w:t>enetoclax group may be attributable to the 2 participants who did not recei</w:t>
        </w:r>
      </w:ins>
      <w:r>
        <w:t>ve</w:t>
      </w:r>
      <w:del w:id="6630" w:author="GoldenCorpusHarness" w:date="2026-03-28T22:23:47Z">
        <w:r>
          <w:delText>ntion.</w:delText>
        </w:r>
      </w:del>
      <w:ins w:id="6631" w:author="GoldenCorpusHarness" w:date="2026-03-28T22:23:47Z">
        <w:r>
          <w:t xml:space="preserve"> efficacy assessments; 1 participant experienced a Grade 5 DLT prior to efficacy imaging and 1 participant had not had efficacy imaging by the time of the data cutoff. Additionally, the median change from baseline in absolute lymphocyte count and lymph node SPD was similar in both the 45-mg and 65-mg treatment groups. Median time to response and duration of response was also similar.</w:t>
        </w:r>
      </w:ins>
    </w:p>
    <w:p ns2:paraId="54CE21E6" ns2:textId="77777777" w:rsidR="00747E99" w:rsidRDefault="00895D30" w:rsidP="00B11BE1">
      <w:pPr>
        <w:pStyle w:val="ListContinue"/>
      </w:pPr>
      <w:del w:id="6632" w:author="GoldenCorpusHarness" w:date="2026-03-28T22:23:47Z">
        <w:r>
          <w:delText>He</w:delText>
        </w:r>
      </w:del>
      <w:ins w:id="6633" w:author="GoldenCorpusHarness" w:date="2026-03-28T22:23:47Z">
        <w:r>
          <w:t xml:space="preserve">Based on the totality of data including </w:t>
        </w:r>
      </w:ins>
      <w:r>
        <w:t>p</w:t>
      </w:r>
      <w:del w:id="6634" w:author="GoldenCorpusHarness" w:date="2026-03-28T22:23:47Z">
        <w:r>
          <w:delText>atitis</w:delText>
        </w:r>
      </w:del>
      <w:ins w:id="6635" w:author="GoldenCorpusHarness" w:date="2026-03-28T22:23:47Z">
        <w:r>
          <w:t>harmacokinetic, pharmacodynamic, efficacy, and safety findings from</w:t>
        </w:r>
      </w:ins>
      <w:r>
        <w:t xml:space="preserve"> B</w:t>
      </w:r>
      <w:del w:id="6636" w:author="GoldenCorpusHarness" w:date="2026-03-28T22:23:47Z">
        <w:r>
          <w:delText xml:space="preserve"> screenin</w:delText>
        </w:r>
      </w:del>
      <w:ins w:id="6637" w:author="GoldenCorpusHarness" w:date="2026-03-28T22:23:47Z">
        <w:r>
          <w:t>ELLWAVE-010, the selected dose of nemtabrutinib to be used in Part 2 in combination with venetoclax will be 45 m</w:t>
        </w:r>
      </w:ins>
      <w:r>
        <w:t>g</w:t>
      </w:r>
      <w:del w:id="6638" w:author="GoldenCorpusHarness" w:date="2026-03-28T22:23:47Z">
        <w:r>
          <w:delText xml:space="preserve"> tests should include HBsAg and anti-HBc</w:delText>
        </w:r>
      </w:del>
      <w:r>
        <w:t>.</w:t>
      </w:r>
    </w:p>
    <w:p ns2:paraId="02F754B1" ns2:textId="77777777" w:rsidR="00747E99" w:rsidRDefault="00895D30" w:rsidP="00B11BE1">
      <w:pPr>
        <w:pStyle w:val="ListNumber"/>
      </w:pPr>
      <w:del w:id="6639" w:author="GoldenCorpusHarness" w:date="2026-03-28T22:23:47Z">
        <w:r>
          <w:delText>Part</w:delText>
        </w:r>
      </w:del>
      <w:ins w:id="6640" w:author="GoldenCorpusHarness" w:date="2026-03-28T22:23:47Z">
        <w:r>
          <w:t>Beg</w:t>
        </w:r>
      </w:ins>
      <w:r>
        <w:t>i</w:t>
      </w:r>
      <w:del w:id="6641" w:author="GoldenCorpusHarness" w:date="2026-03-28T22:23:47Z">
        <w:r>
          <w:delText>c</w:delText>
        </w:r>
      </w:del>
      <w:ins w:id="6642" w:author="GoldenCorpusHarness" w:date="2026-03-28T22:23:47Z">
        <w:r>
          <w:t>nn</w:t>
        </w:r>
      </w:ins>
      <w:r>
        <w:t>i</w:t>
      </w:r>
      <w:del w:id="6643" w:author="GoldenCorpusHarness" w:date="2026-03-28T22:23:47Z">
        <w:r>
          <w:delText>p</w:delText>
        </w:r>
      </w:del>
      <w:ins w:id="6644" w:author="GoldenCorpusHarness" w:date="2026-03-28T22:23:47Z">
        <w:r>
          <w:t xml:space="preserve">ng </w:t>
        </w:r>
      </w:ins>
      <w:r>
        <w:t>an</w:t>
      </w:r>
      <w:ins w:id="6645" w:author="GoldenCorpusHarness" w:date="2026-03-28T22:23:47Z">
        <w:r>
          <w:t>d End-of-S</w:t>
        </w:r>
      </w:ins>
      <w:r>
        <w:t>t</w:t>
      </w:r>
      <w:del w:id="6646" w:author="GoldenCorpusHarness" w:date="2026-03-28T22:23:47Z">
        <w:r>
          <w:delText>s with histor</w:delText>
        </w:r>
      </w:del>
      <w:ins w:id="6647" w:author="GoldenCorpusHarness" w:date="2026-03-28T22:23:47Z">
        <w:r>
          <w:t>ud</w:t>
        </w:r>
      </w:ins>
      <w:r>
        <w:t xml:space="preserve">y </w:t>
      </w:r>
      <w:del w:id="6648" w:author="GoldenCorpusHarness" w:date="2026-03-28T22:23:47Z">
        <w:r>
          <w:delText>o</w:delText>
        </w:r>
      </w:del>
      <w:ins w:id="6649" w:author="GoldenCorpusHarness" w:date="2026-03-28T22:23:47Z">
        <w:r>
          <w:t>De</w:t>
        </w:r>
      </w:ins>
      <w:r>
        <w:t>f</w:t>
      </w:r>
      <w:del w:id="6650" w:author="GoldenCorpusHarness" w:date="2026-03-28T22:23:47Z">
        <w:r>
          <w:delText xml:space="preserve"> HCV </w:delText>
        </w:r>
      </w:del>
      <w:r>
        <w:t>in</w:t>
      </w:r>
      <w:del w:id="6651" w:author="GoldenCorpusHarness" w:date="2026-03-28T22:23:47Z">
        <w:r>
          <w:delText>fec</w:delText>
        </w:r>
      </w:del>
      <w:ins w:id="6652" w:author="GoldenCorpusHarness" w:date="2026-03-28T22:23:47Z">
        <w:r>
          <w:t>i</w:t>
        </w:r>
      </w:ins>
      <w:r>
        <w:t>tion</w:t>
      </w:r>
      <w:del w:id="6653" w:author="GoldenCorpusHarness" w:date="2026-03-28T22:23:47Z">
        <w:r>
          <w:delText xml:space="preserve"> are eligible if HCV RNA viral load is undetectable at screening. </w:delText>
        </w:r>
      </w:del>
    </w:p>
    <w:p ns2:paraId="6578BF7F" ns2:textId="77777777" w:rsidR="00747E99" w:rsidRDefault="00895D30" w:rsidP="000E0F23">
      <w:pPr>
        <w:pStyle w:val="ListContinue"/>
      </w:pPr>
      <w:del w:id="6654" w:author="GoldenCorpusHarness" w:date="2026-03-28T22:23:47Z">
        <w:r>
          <w:delText>NO</w:delText>
        </w:r>
      </w:del>
      <w:r>
        <w:t>T</w:t>
      </w:r>
      <w:del w:id="6655" w:author="GoldenCorpusHarness" w:date="2026-03-28T22:23:47Z">
        <w:r>
          <w:delText xml:space="preserve">E: Participants </w:delText>
        </w:r>
      </w:del>
      <w:ins w:id="6656" w:author="GoldenCorpusHarness" w:date="2026-03-28T22:23:47Z">
        <w:r>
          <w:t>he overall study begins when the first participant (or their legally acceptable representative) provides docu</w:t>
        </w:r>
      </w:ins>
      <w:r>
        <w:t>m</w:t>
      </w:r>
      <w:del w:id="6657" w:author="GoldenCorpusHarness" w:date="2026-03-28T22:23:47Z">
        <w:r>
          <w:delText>ust have co</w:delText>
        </w:r>
      </w:del>
      <w:ins w:id="6658" w:author="GoldenCorpusHarness" w:date="2026-03-28T22:23:47Z">
        <w:r>
          <w:t>ented infor</w:t>
        </w:r>
      </w:ins>
      <w:r>
        <w:t>m</w:t>
      </w:r>
      <w:del w:id="6659" w:author="GoldenCorpusHarness" w:date="2026-03-28T22:23:47Z">
        <w:r>
          <w:delText xml:space="preserve">pleted curative antiviral therapy at least 4 weeks </w:delText>
        </w:r>
      </w:del>
      <w:ins w:id="6660" w:author="GoldenCorpusHarness" w:date="2026-03-28T22:23:47Z">
        <w:r>
          <w:t>ed consent. The overall study ends when the last participant completes the last study-related contact, withdraws consent, or is lost to follow-up (Section 7.3). For purposes of analysis and reporting, the overall study ends when the Sponsor receives the last la</w:t>
        </w:r>
      </w:ins>
      <w:r>
        <w:t>b</w:t>
      </w:r>
      <w:del w:id="6661" w:author="GoldenCorpusHarness" w:date="2026-03-28T22:23:47Z">
        <w:r>
          <w:delText>efore rando</w:delText>
        </w:r>
      </w:del>
      <w:ins w:id="6662" w:author="GoldenCorpusHarness" w:date="2026-03-28T22:23:47Z">
        <w:r>
          <w:t>oratory test result or at the ti</w:t>
        </w:r>
      </w:ins>
      <w:r>
        <w:t>m</w:t>
      </w:r>
      <w:del w:id="6663" w:author="GoldenCorpusHarness" w:date="2026-03-28T22:23:47Z">
        <w:r>
          <w:delText>ization</w:delText>
        </w:r>
      </w:del>
      <w:ins w:id="6664" w:author="GoldenCorpusHarness" w:date="2026-03-28T22:23:47Z">
        <w:r>
          <w:t>e of final contact with the last participant, whichever comes last</w:t>
        </w:r>
      </w:ins>
      <w:r>
        <w:t>.</w:t>
      </w:r>
    </w:p>
    <w:p ns2:paraId="645769FE" ns2:textId="77777777" w:rsidR="00747E99" w:rsidRDefault="00895D30" w:rsidP="00B11BE1">
      <w:pPr>
        <w:pStyle w:val="ListContinue"/>
      </w:pPr>
      <w:del w:id="6665" w:author="GoldenCorpusHarness" w:date="2026-03-28T22:23:47Z">
        <w:r>
          <w:delText>H</w:delText>
        </w:r>
      </w:del>
      <w:ins w:id="6666" w:author="GoldenCorpusHarness" w:date="2026-03-28T22:23:47Z">
        <w:r>
          <w:t>If th</w:t>
        </w:r>
      </w:ins>
      <w:r>
        <w:t>e</w:t>
      </w:r>
      <w:ins w:id="6667" w:author="GoldenCorpusHarness" w:date="2026-03-28T22:23:47Z">
        <w:r>
          <w:t xml:space="preserve"> study includes countries in the Euro</w:t>
        </w:r>
      </w:ins>
      <w:r>
        <w:t>p</w:t>
      </w:r>
      <w:ins w:id="6668" w:author="GoldenCorpusHarness" w:date="2026-03-28T22:23:47Z">
        <w:r>
          <w:t>e</w:t>
        </w:r>
      </w:ins>
      <w:r>
        <w:t>a</w:t>
      </w:r>
      <w:ins w:id="6669" w:author="GoldenCorpusHarness" w:date="2026-03-28T22:23:47Z">
        <w:r>
          <w:t xml:space="preserve">n Economic Area (EEA), </w:t>
        </w:r>
      </w:ins>
      <w:r>
        <w:t>t</w:t>
      </w:r>
      <w:ins w:id="6670" w:author="GoldenCorpusHarness" w:date="2026-03-28T22:23:47Z">
        <w:r>
          <w:t xml:space="preserve">he local start of the study </w:t>
        </w:r>
      </w:ins>
      <w:r>
        <w:t>i</w:t>
      </w:r>
      <w:ins w:id="6671" w:author="GoldenCorpusHarness" w:date="2026-03-28T22:23:47Z">
        <w:r>
          <w:t xml:space="preserve">n </w:t>
        </w:r>
      </w:ins>
      <w:r>
        <w:t>t</w:t>
      </w:r>
      <w:ins w:id="6672" w:author="GoldenCorpusHarness" w:date="2026-03-28T22:23:47Z">
        <w:r>
          <w:t xml:space="preserve">he EEA </w:t>
        </w:r>
      </w:ins>
      <w:r>
        <w:t xml:space="preserve">is </w:t>
      </w:r>
      <w:del w:id="6673" w:author="GoldenCorpusHarness" w:date="2026-03-28T22:23:47Z">
        <w:r>
          <w:delText>C scr</w:delText>
        </w:r>
      </w:del>
      <w:ins w:id="6674" w:author="GoldenCorpusHarness" w:date="2026-03-28T22:23:47Z">
        <w:r>
          <w:t>d</w:t>
        </w:r>
      </w:ins>
      <w:r>
        <w:t>e</w:t>
      </w:r>
      <w:del w:id="6675" w:author="GoldenCorpusHarness" w:date="2026-03-28T22:23:47Z">
        <w:r>
          <w:delText>en</w:delText>
        </w:r>
      </w:del>
      <w:ins w:id="6676" w:author="GoldenCorpusHarness" w:date="2026-03-28T22:23:47Z">
        <w:r>
          <w:t>f</w:t>
        </w:r>
      </w:ins>
      <w:r>
        <w:t>in</w:t>
      </w:r>
      <w:del w:id="6677" w:author="GoldenCorpusHarness" w:date="2026-03-28T22:23:47Z">
        <w:r>
          <w:delText>g tests are not requir</w:delText>
        </w:r>
      </w:del>
      <w:r>
        <w:t xml:space="preserve">ed </w:t>
      </w:r>
      <w:del w:id="6678" w:author="GoldenCorpusHarness" w:date="2026-03-28T22:23:47Z">
        <w:r>
          <w:delText>u</w:delText>
        </w:r>
      </w:del>
      <w:ins w:id="6679" w:author="GoldenCorpusHarness" w:date="2026-03-28T22:23:47Z">
        <w:r>
          <w:t>as First Site Ready (FSR) i</w:t>
        </w:r>
      </w:ins>
      <w:r>
        <w:t>n</w:t>
      </w:r>
      <w:del w:id="6680" w:author="GoldenCorpusHarness" w:date="2026-03-28T22:23:47Z">
        <w:r>
          <w:delText>l</w:delText>
        </w:r>
      </w:del>
      <w:ins w:id="6681" w:author="GoldenCorpusHarness" w:date="2026-03-28T22:23:47Z">
        <w:r>
          <w:t xml:space="preserve"> any M</w:t>
        </w:r>
      </w:ins>
      <w:r>
        <w:t>e</w:t>
      </w:r>
      <w:del w:id="6682" w:author="GoldenCorpusHarness" w:date="2026-03-28T22:23:47Z">
        <w:r>
          <w:delText>ss:</w:delText>
        </w:r>
      </w:del>
      <w:ins w:id="6683" w:author="GoldenCorpusHarness" w:date="2026-03-28T22:23:47Z">
        <w:r>
          <w:t>mber State.</w:t>
        </w:r>
      </w:ins>
    </w:p>
    <w:p ns2:paraId="088A139D" ns2:textId="77777777" w:rsidR="00747E99" w:rsidRDefault="00895D30" w:rsidP="00B11BE1">
      <w:pPr>
        <w:pStyle w:val="ListBullet"/>
      </w:pPr>
      <w:del w:id="6684" w:author="GoldenCorpusHarness" w:date="2026-03-28T22:23:47Z">
        <w:r>
          <w:delText>K</w:delText>
        </w:r>
      </w:del>
      <w:ins w:id="6685" w:author="GoldenCorpusHarness" w:date="2026-03-28T22:23:47Z">
        <w:r>
          <w:t>Cli</w:t>
        </w:r>
      </w:ins>
      <w:r>
        <w:t>n</w:t>
      </w:r>
      <w:del w:id="6686" w:author="GoldenCorpusHarness" w:date="2026-03-28T22:23:47Z">
        <w:r>
          <w:delText>own</w:delText>
        </w:r>
      </w:del>
      <w:ins w:id="6687" w:author="GoldenCorpusHarness" w:date="2026-03-28T22:23:47Z">
        <w:r>
          <w:t>ical</w:t>
        </w:r>
      </w:ins>
      <w:r>
        <w:t xml:space="preserve"> </w:t>
      </w:r>
      <w:del w:id="6688" w:author="GoldenCorpusHarness" w:date="2026-03-28T22:23:47Z">
        <w:r>
          <w:delText>h</w:delText>
        </w:r>
      </w:del>
      <w:ins w:id="6689" w:author="GoldenCorpusHarness" w:date="2026-03-28T22:23:47Z">
        <w:r>
          <w:t>Cr</w:t>
        </w:r>
      </w:ins>
      <w:r>
        <w:t>i</w:t>
      </w:r>
      <w:del w:id="6690" w:author="GoldenCorpusHarness" w:date="2026-03-28T22:23:47Z">
        <w:r>
          <w:delText>s</w:delText>
        </w:r>
      </w:del>
      <w:r>
        <w:t>t</w:t>
      </w:r>
      <w:ins w:id="6691" w:author="GoldenCorpusHarness" w:date="2026-03-28T22:23:47Z">
        <w:r>
          <w:t>eria f</w:t>
        </w:r>
      </w:ins>
      <w:r>
        <w:t>or</w:t>
      </w:r>
      <w:ins w:id="6692" w:author="GoldenCorpusHarness" w:date="2026-03-28T22:23:47Z">
        <w:r>
          <w:t xml:space="preserve"> Earl</w:t>
        </w:r>
      </w:ins>
      <w:r>
        <w:t xml:space="preserve">y </w:t>
      </w:r>
      <w:del w:id="6693" w:author="GoldenCorpusHarness" w:date="2026-03-28T22:23:47Z">
        <w:r>
          <w:delText>of</w:delText>
        </w:r>
      </w:del>
      <w:ins w:id="6694" w:author="GoldenCorpusHarness" w:date="2026-03-28T22:23:47Z">
        <w:r>
          <w:t>Study</w:t>
        </w:r>
      </w:ins>
      <w:r>
        <w:t xml:space="preserve"> </w:t>
      </w:r>
      <w:del w:id="6695" w:author="GoldenCorpusHarness" w:date="2026-03-28T22:23:47Z">
        <w:r>
          <w:delText xml:space="preserve">HCV </w:delText>
        </w:r>
      </w:del>
      <w:ins w:id="6696" w:author="GoldenCorpusHarness" w:date="2026-03-28T22:23:47Z">
        <w:r>
          <w:t>Term</w:t>
        </w:r>
      </w:ins>
      <w:r>
        <w:t>in</w:t>
      </w:r>
      <w:del w:id="6697" w:author="GoldenCorpusHarness" w:date="2026-03-28T22:23:47Z">
        <w:r>
          <w:delText>fec</w:delText>
        </w:r>
      </w:del>
      <w:ins w:id="6698" w:author="GoldenCorpusHarness" w:date="2026-03-28T22:23:47Z">
        <w:r>
          <w:t>a</w:t>
        </w:r>
      </w:ins>
      <w:r>
        <w:t>tion</w:t>
      </w:r>
    </w:p>
    <w:p ns2:paraId="341F1573" ns2:textId="5EF05E2A" w:rsidR="00747E99" w:rsidRDefault="00895D30" w:rsidP="00B11BE1">
      <w:pPr>
        <w:pStyle w:val="ListBullet"/>
      </w:pPr>
      <w:ins w:id="6699" w:author="GoldenCorpusHarness" w:date="2026-03-28T22:23:47Z">
        <w:r>
          <w:t xml:space="preserve">The clinical study may be terminated early if the extent (incidence and/or severity) of emerging effects is such that the risk/benefit ratio to the study population as a whole is unacceptable. In addition, further recruitment in the study or at (a) particular study site(s) may be stopped as described in </w:t>
        </w:r>
      </w:ins>
      <w:r>
        <w:t>A</w:t>
      </w:r>
      <w:del w:id="6700" w:author="GoldenCorpusHarness" w:date="2026-03-28T22:23:47Z">
        <w:r>
          <w:delText>s mandated by local health authority (see A</w:delText>
        </w:r>
      </w:del>
      <w:r>
        <w:t xml:space="preserve">ppendix </w:t>
      </w:r>
      <w:del w:id="6701" w:author="GoldenCorpusHarness" w:date="2026-03-28T22:23:47Z">
        <w:r>
          <w:delText>7 for country-specific requirements)</w:delText>
        </w:r>
      </w:del>
      <w:ins w:id="6702" w:author="GoldenCorpusHarness" w:date="2026-03-28T22:23:47Z">
        <w:r>
          <w:t>1.10.</w:t>
        </w:r>
      </w:ins>
    </w:p>
    <w:p ns2:paraId="4659664C" ns2:textId="77777777" w:rsidR="008F6D38" w:rsidRDefault="008F6D38" w:rsidP="008F6D38">
      <w:pPr>
        <w:pStyle w:val="ListEnd"/>
      </w:pPr>
      <w:ins w:id="6703" w:author="GoldenCorpusHarness" w:date="2026-03-28T22:23:47Z">
        <w:r>
          <w:t>STUDY POPULATION</w:t>
        </w:r>
      </w:ins>
    </w:p>
    <w:p ns2:paraId="2786A516" ns2:textId="77777777" w:rsidR="00747E99" w:rsidRDefault="00895D30" w:rsidP="00B11BE1">
      <w:pPr>
        <w:pStyle w:val="ListNumber"/>
      </w:pPr>
      <w:ins w:id="6704" w:author="GoldenCorpusHarness" w:date="2026-03-28T22:23:47Z">
        <w:r>
          <w:t>As stated in the Code of Conduct for Clinical Trials (Appendix 1.1), this study includes participants of varying age (as applicable), race, ethnicity, and sex (as applicable). The collection and use of these demographic data will follow all local laws and participant confidentiality guidelines while supporting the study of the disease, its related factors, and the IM</w:t>
        </w:r>
      </w:ins>
      <w:r>
        <w:t>P</w:t>
      </w:r>
      <w:del w:id="6705" w:author="GoldenCorpusHarness" w:date="2026-03-28T22:23:47Z">
        <w:r>
          <w:delText>articipants with HIV are eligible if they meet ALL the following criteria:</w:delText>
        </w:r>
      </w:del>
      <w:ins w:id="6706" w:author="GoldenCorpusHarness" w:date="2026-03-28T22:23:47Z">
        <w:r>
          <w:t xml:space="preserve"> under investigation.</w:t>
        </w:r>
      </w:ins>
    </w:p>
    <w:p ns2:paraId="7377FB54" ns2:textId="77777777" w:rsidR="00747E99" w:rsidRDefault="00895D30" w:rsidP="00B11BE1">
      <w:pPr>
        <w:pStyle w:val="ListBullet"/>
      </w:pPr>
      <w:del w:id="6707" w:author="GoldenCorpusHarness" w:date="2026-03-28T22:23:47Z">
        <w:r>
          <w:delText>Th</w:delText>
        </w:r>
      </w:del>
      <w:ins w:id="6708" w:author="GoldenCorpusHarness" w:date="2026-03-28T22:23:47Z">
        <w:r>
          <w:t>Prospectiv</w:t>
        </w:r>
      </w:ins>
      <w:r>
        <w:t xml:space="preserve">e </w:t>
      </w:r>
      <w:del w:id="6709" w:author="GoldenCorpusHarness" w:date="2026-03-28T22:23:47Z">
        <w:r>
          <w:delText>CD4</w:delText>
        </w:r>
      </w:del>
      <w:ins w:id="6710" w:author="GoldenCorpusHarness" w:date="2026-03-28T22:23:47Z">
        <w:r>
          <w:t>approval of protocol deviations to recruitment and enrollment</w:t>
        </w:r>
      </w:ins>
      <w:r>
        <w:t xml:space="preserve"> c</w:t>
      </w:r>
      <w:ins w:id="6711" w:author="GoldenCorpusHarness" w:date="2026-03-28T22:23:47Z">
        <w:r>
          <w:t>riteria, als</w:t>
        </w:r>
      </w:ins>
      <w:r>
        <w:t>o</w:t>
      </w:r>
      <w:del w:id="6712" w:author="GoldenCorpusHarness" w:date="2026-03-28T22:23:47Z">
        <w:r>
          <w:delText>u</w:delText>
        </w:r>
      </w:del>
      <w:ins w:id="6713" w:author="GoldenCorpusHarness" w:date="2026-03-28T22:23:47Z">
        <w:r>
          <w:t xml:space="preserve"> k</w:t>
        </w:r>
      </w:ins>
      <w:r>
        <w:t>n</w:t>
      </w:r>
      <w:ins w:id="6714" w:author="GoldenCorpusHarness" w:date="2026-03-28T22:23:47Z">
        <w:r>
          <w:t>own as pro</w:t>
        </w:r>
      </w:ins>
      <w:r>
        <w:t>t</w:t>
      </w:r>
      <w:ins w:id="6715" w:author="GoldenCorpusHarness" w:date="2026-03-28T22:23:47Z">
        <w:r>
          <w:t>ocol waivers or exemptions,</w:t>
        </w:r>
      </w:ins>
      <w:r>
        <w:t xml:space="preserve"> is </w:t>
      </w:r>
      <w:del w:id="6716" w:author="GoldenCorpusHarness" w:date="2026-03-28T22:23:47Z">
        <w:r>
          <w:delText>≥350 cells/µL a</w:delText>
        </w:r>
      </w:del>
      <w:ins w:id="6717" w:author="GoldenCorpusHarness" w:date="2026-03-28T22:23:47Z">
        <w:r>
          <w:t>no</w:t>
        </w:r>
      </w:ins>
      <w:r>
        <w:t xml:space="preserve">t </w:t>
      </w:r>
      <w:del w:id="6718" w:author="GoldenCorpusHarness" w:date="2026-03-28T22:23:47Z">
        <w:r>
          <w:delText>sc</w:delText>
        </w:r>
      </w:del>
      <w:ins w:id="6719" w:author="GoldenCorpusHarness" w:date="2026-03-28T22:23:47Z">
        <w:r>
          <w:t>pe</w:t>
        </w:r>
      </w:ins>
      <w:r>
        <w:t>r</w:t>
      </w:r>
      <w:ins w:id="6720" w:author="GoldenCorpusHarness" w:date="2026-03-28T22:23:47Z">
        <w:r>
          <w:t>mitt</w:t>
        </w:r>
      </w:ins>
      <w:r>
        <w:t>e</w:t>
      </w:r>
      <w:del w:id="6721" w:author="GoldenCorpusHarness" w:date="2026-03-28T22:23:47Z">
        <w:r>
          <w:delText>ening</w:delText>
        </w:r>
      </w:del>
      <w:ins w:id="6722" w:author="GoldenCorpusHarness" w:date="2026-03-28T22:23:47Z">
        <w:r>
          <w:t>d.</w:t>
        </w:r>
      </w:ins>
    </w:p>
    <w:p ns2:paraId="5CF1CA83" ns2:textId="77777777" w:rsidR="00747E99" w:rsidRDefault="00895D30" w:rsidP="00B11BE1">
      <w:pPr>
        <w:pStyle w:val="ListBullet"/>
      </w:pPr>
      <w:del w:id="6723" w:author="GoldenCorpusHarness" w:date="2026-03-28T22:23:47Z">
        <w:r>
          <w:delText>A</w:delText>
        </w:r>
      </w:del>
      <w:ins w:id="6724" w:author="GoldenCorpusHarness" w:date="2026-03-28T22:23:47Z">
        <w:r>
          <w:t>In</w:t>
        </w:r>
      </w:ins>
      <w:r>
        <w:t>c</w:t>
      </w:r>
      <w:del w:id="6725" w:author="GoldenCorpusHarness" w:date="2026-03-28T22:23:47Z">
        <w:r>
          <w:delText>hieved and maintained viro</w:delText>
        </w:r>
      </w:del>
      <w:r>
        <w:t>l</w:t>
      </w:r>
      <w:del w:id="6726" w:author="GoldenCorpusHarness" w:date="2026-03-28T22:23:47Z">
        <w:r>
          <w:delText>ogic s</w:delText>
        </w:r>
      </w:del>
      <w:r>
        <w:t>u</w:t>
      </w:r>
      <w:del w:id="6727" w:author="GoldenCorpusHarness" w:date="2026-03-28T22:23:47Z">
        <w:r>
          <w:delText>ppres</w:delText>
        </w:r>
      </w:del>
      <w:r>
        <w:t xml:space="preserve">sion </w:t>
      </w:r>
      <w:del w:id="6728" w:author="GoldenCorpusHarness" w:date="2026-03-28T22:23:47Z">
        <w:r>
          <w:delText>defined as confi</w:delText>
        </w:r>
      </w:del>
      <w:ins w:id="6729" w:author="GoldenCorpusHarness" w:date="2026-03-28T22:23:47Z">
        <w:r>
          <w:t>C</w:t>
        </w:r>
      </w:ins>
      <w:r>
        <w:t>r</w:t>
      </w:r>
      <w:del w:id="6730" w:author="GoldenCorpusHarness" w:date="2026-03-28T22:23:47Z">
        <w:r>
          <w:delText>med HIV RNA level below 50 or the LLOQ (below the lim</w:delText>
        </w:r>
      </w:del>
      <w:r>
        <w:t>it</w:t>
      </w:r>
      <w:del w:id="6731" w:author="GoldenCorpusHarness" w:date="2026-03-28T22:23:47Z">
        <w:r>
          <w:delText xml:space="preserve"> of d</w:delText>
        </w:r>
      </w:del>
      <w:r>
        <w:t>e</w:t>
      </w:r>
      <w:del w:id="6732" w:author="GoldenCorpusHarness" w:date="2026-03-28T22:23:47Z">
        <w:r>
          <w:delText>tect</w:delText>
        </w:r>
      </w:del>
      <w:ins w:id="6733" w:author="GoldenCorpusHarness" w:date="2026-03-28T22:23:47Z">
        <w:r>
          <w:t>r</w:t>
        </w:r>
      </w:ins>
      <w:r>
        <w:t>i</w:t>
      </w:r>
      <w:del w:id="6734" w:author="GoldenCorpusHarness" w:date="2026-03-28T22:23:47Z">
        <w:r>
          <w:delText>on) using the loc</w:delText>
        </w:r>
      </w:del>
      <w:r>
        <w:t>a</w:t>
      </w:r>
      <w:del w:id="6735" w:author="GoldenCorpusHarness" w:date="2026-03-28T22:23:47Z">
        <w:r>
          <w:delText>lly available assay at the time of screening and for at least 12 weeks before screening</w:delText>
        </w:r>
      </w:del>
    </w:p>
    <w:p ns2:paraId="42F2ED50" ns2:textId="77777777" w:rsidR="00747E99" w:rsidRDefault="00895D30" w:rsidP="00B11BE1">
      <w:pPr>
        <w:pStyle w:val="ListBullet"/>
      </w:pPr>
      <w:r>
        <w:t>A</w:t>
      </w:r>
      <w:del w:id="6736" w:author="GoldenCorpusHarness" w:date="2026-03-28T22:23:47Z">
        <w:r>
          <w:delText>re o</w:delText>
        </w:r>
      </w:del>
      <w:r>
        <w:t xml:space="preserve">n </w:t>
      </w:r>
      <w:ins w:id="6737" w:author="GoldenCorpusHarness" w:date="2026-03-28T22:23:47Z">
        <w:r>
          <w:t>individu</w:t>
        </w:r>
      </w:ins>
      <w:r>
        <w:t>a</w:t>
      </w:r>
      <w:ins w:id="6738" w:author="GoldenCorpusHarness" w:date="2026-03-28T22:23:47Z">
        <w:r>
          <w:t>l</w:t>
        </w:r>
      </w:ins>
      <w:r>
        <w:t xml:space="preserve"> </w:t>
      </w:r>
      <w:ins w:id="6739" w:author="GoldenCorpusHarness" w:date="2026-03-28T22:23:47Z">
        <w:r>
          <w:t>i</w:t>
        </w:r>
      </w:ins>
      <w:r>
        <w:t>s</w:t>
      </w:r>
      <w:del w:id="6740" w:author="GoldenCorpusHarness" w:date="2026-03-28T22:23:47Z">
        <w:r>
          <w:delText>ta</w:delText>
        </w:r>
      </w:del>
      <w:ins w:id="6741" w:author="GoldenCorpusHarness" w:date="2026-03-28T22:23:47Z">
        <w:r>
          <w:t xml:space="preserve"> eligi</w:t>
        </w:r>
      </w:ins>
      <w:r>
        <w:t>ble</w:t>
      </w:r>
      <w:del w:id="6742" w:author="GoldenCorpusHarness" w:date="2026-03-28T22:23:47Z">
        <w:r>
          <w:delText xml:space="preserve"> ART regimen</w:delText>
        </w:r>
      </w:del>
      <w:r>
        <w:t xml:space="preserve"> for </w:t>
      </w:r>
      <w:del w:id="6743" w:author="GoldenCorpusHarness" w:date="2026-03-28T22:23:47Z">
        <w:r>
          <w:delText>a</w:delText>
        </w:r>
      </w:del>
      <w:ins w:id="6744" w:author="GoldenCorpusHarness" w:date="2026-03-28T22:23:47Z">
        <w:r>
          <w:t xml:space="preserve">inclusion in </w:t>
        </w:r>
      </w:ins>
      <w:r>
        <w:t>t</w:t>
      </w:r>
      <w:del w:id="6745" w:author="GoldenCorpusHarness" w:date="2026-03-28T22:23:47Z">
        <w:r>
          <w:delText xml:space="preserve"> least 4 weeks befor</w:delText>
        </w:r>
      </w:del>
      <w:ins w:id="6746" w:author="GoldenCorpusHarness" w:date="2026-03-28T22:23:47Z">
        <w:r>
          <w:t>h</w:t>
        </w:r>
      </w:ins>
      <w:r>
        <w:t xml:space="preserve">e study </w:t>
      </w:r>
      <w:ins w:id="6747" w:author="GoldenCorpusHarness" w:date="2026-03-28T22:23:47Z">
        <w:r>
          <w:t>if th</w:t>
        </w:r>
      </w:ins>
      <w:r>
        <w:t>e</w:t>
      </w:r>
      <w:ins w:id="6748" w:author="GoldenCorpusHarness" w:date="2026-03-28T22:23:47Z">
        <w:r>
          <w:t xml:space="preserve"> i</w:t>
        </w:r>
      </w:ins>
      <w:r>
        <w:t>n</w:t>
      </w:r>
      <w:ins w:id="6749" w:author="GoldenCorpusHarness" w:date="2026-03-28T22:23:47Z">
        <w:r>
          <w:t>dividual mee</w:t>
        </w:r>
      </w:ins>
      <w:r>
        <w:t>t</w:t>
      </w:r>
      <w:ins w:id="6750" w:author="GoldenCorpusHarness" w:date="2026-03-28T22:23:47Z">
        <w:r>
          <w:t>s all of the following c</w:t>
        </w:r>
      </w:ins>
      <w:r>
        <w:t>r</w:t>
      </w:r>
      <w:del w:id="6751" w:author="GoldenCorpusHarness" w:date="2026-03-28T22:23:47Z">
        <w:r>
          <w:delText>y</w:delText>
        </w:r>
      </w:del>
      <w:ins w:id="6752" w:author="GoldenCorpusHarness" w:date="2026-03-28T22:23:47Z">
        <w:r>
          <w:t>iteria:</w:t>
        </w:r>
      </w:ins>
    </w:p>
    <w:p ns2:paraId="7C86FB36" ns2:textId="77777777" w:rsidR="00747E99" w:rsidRDefault="00895D30" w:rsidP="00B11BE1">
      <w:pPr>
        <w:pStyle w:val="ListContinue"/>
      </w:pPr>
      <w:del w:id="6753" w:author="GoldenCorpusHarness" w:date="2026-03-28T22:23:47Z">
        <w:r>
          <w:delText>NO</w:delText>
        </w:r>
      </w:del>
      <w:r>
        <w:t>T</w:t>
      </w:r>
      <w:del w:id="6754" w:author="GoldenCorpusHarness" w:date="2026-03-28T22:23:47Z">
        <w:r>
          <w:delText>E: ART must includ</w:delText>
        </w:r>
      </w:del>
      <w:ins w:id="6755" w:author="GoldenCorpusHarness" w:date="2026-03-28T22:23:47Z">
        <w:r>
          <w:t>yp</w:t>
        </w:r>
      </w:ins>
      <w:r>
        <w:t xml:space="preserve">e </w:t>
      </w:r>
      <w:del w:id="6756" w:author="GoldenCorpusHarness" w:date="2026-03-28T22:23:47Z">
        <w:r>
          <w:delText>drugs</w:delText>
        </w:r>
      </w:del>
      <w:ins w:id="6757" w:author="GoldenCorpusHarness" w:date="2026-03-28T22:23:47Z">
        <w:r>
          <w:t>of</w:t>
        </w:r>
      </w:ins>
      <w:r>
        <w:t xml:space="preserve"> </w:t>
      </w:r>
      <w:del w:id="6758" w:author="GoldenCorpusHarness" w:date="2026-03-28T22:23:47Z">
        <w:r>
          <w:delText>that are not strong CY</w:delText>
        </w:r>
      </w:del>
      <w:r>
        <w:t>P</w:t>
      </w:r>
      <w:del w:id="6759" w:author="GoldenCorpusHarness" w:date="2026-03-28T22:23:47Z">
        <w:r>
          <w:delText>3A4 inducers (p</w:delText>
        </w:r>
      </w:del>
      <w:r>
        <w:t>articipant</w:t>
      </w:r>
      <w:ins w:id="6760" w:author="GoldenCorpusHarness" w:date="2026-03-28T22:23:47Z">
        <w:r>
          <w:t xml:space="preserve"> and Di</w:t>
        </w:r>
      </w:ins>
      <w:r>
        <w:t>s</w:t>
      </w:r>
      <w:ins w:id="6761" w:author="GoldenCorpusHarness" w:date="2026-03-28T22:23:47Z">
        <w:r>
          <w:t>ease</w:t>
        </w:r>
      </w:ins>
      <w:r>
        <w:t xml:space="preserve"> </w:t>
      </w:r>
      <w:del w:id="6762" w:author="GoldenCorpusHarness" w:date="2026-03-28T22:23:47Z">
        <w:r>
          <w:delText>receiving ART t</w:delText>
        </w:r>
      </w:del>
      <w:ins w:id="6763" w:author="GoldenCorpusHarness" w:date="2026-03-28T22:23:47Z">
        <w:r>
          <w:t>C</w:t>
        </w:r>
      </w:ins>
      <w:r>
        <w:t>ha</w:t>
      </w:r>
      <w:ins w:id="6764" w:author="GoldenCorpusHarness" w:date="2026-03-28T22:23:47Z">
        <w:r>
          <w:t>rac</w:t>
        </w:r>
      </w:ins>
      <w:r>
        <w:t>t</w:t>
      </w:r>
      <w:del w:id="6765" w:author="GoldenCorpusHarness" w:date="2026-03-28T22:23:47Z">
        <w:r>
          <w:delText xml:space="preserve"> a</w:delText>
        </w:r>
      </w:del>
      <w:ins w:id="6766" w:author="GoldenCorpusHarness" w:date="2026-03-28T22:23:47Z">
        <w:r>
          <w:t>e</w:t>
        </w:r>
      </w:ins>
      <w:r>
        <w:t>r</w:t>
      </w:r>
      <w:del w:id="6767" w:author="GoldenCorpusHarness" w:date="2026-03-28T22:23:47Z">
        <w:r>
          <w:delText xml:space="preserve">e </w:delText>
        </w:r>
      </w:del>
      <w:ins w:id="6768" w:author="GoldenCorpusHarness" w:date="2026-03-28T22:23:47Z">
        <w:r>
          <w:t>i</w:t>
        </w:r>
      </w:ins>
      <w:r>
        <w:t>st</w:t>
      </w:r>
      <w:del w:id="6769" w:author="GoldenCorpusHarness" w:date="2026-03-28T22:23:47Z">
        <w:r>
          <w:delText xml:space="preserve">rong CYP3A4 </w:delText>
        </w:r>
      </w:del>
      <w:r>
        <w:t>i</w:t>
      </w:r>
      <w:del w:id="6770" w:author="GoldenCorpusHarness" w:date="2026-03-28T22:23:47Z">
        <w:r>
          <w:delText>nhibitor</w:delText>
        </w:r>
      </w:del>
      <w:ins w:id="6771" w:author="GoldenCorpusHarness" w:date="2026-03-28T22:23:47Z">
        <w:r>
          <w:t>c</w:t>
        </w:r>
      </w:ins>
      <w:r>
        <w:t>s</w:t>
      </w:r>
      <w:del w:id="6772" w:author="GoldenCorpusHarness" w:date="2026-03-28T22:23:47Z">
        <w:r>
          <w:delText xml:space="preserve"> are not eligible to be included in the study).</w:delText>
        </w:r>
      </w:del>
    </w:p>
    <w:p ns2:paraId="61604F0F" ns2:textId="77777777" w:rsidR="00747E99" w:rsidRDefault="00895D30" w:rsidP="00B11BE1">
      <w:pPr>
        <w:pStyle w:val="ListBullet"/>
      </w:pPr>
      <w:del w:id="6773" w:author="GoldenCorpusHarness" w:date="2026-03-28T22:23:47Z">
        <w:r>
          <w:delText>A</w:delText>
        </w:r>
      </w:del>
      <w:ins w:id="6774" w:author="GoldenCorpusHarness" w:date="2026-03-28T22:23:47Z">
        <w:r>
          <w:t>Confi</w:t>
        </w:r>
      </w:ins>
      <w:r>
        <w:t>r</w:t>
      </w:r>
      <w:ins w:id="6775" w:author="GoldenCorpusHarness" w:date="2026-03-28T22:23:47Z">
        <w:r>
          <w:t>med diagnosis of CLL/SLL and active diseas</w:t>
        </w:r>
      </w:ins>
      <w:r>
        <w:t>e c</w:t>
      </w:r>
      <w:ins w:id="6776" w:author="GoldenCorpusHarness" w:date="2026-03-28T22:23:47Z">
        <w:r>
          <w:t>learly d</w:t>
        </w:r>
      </w:ins>
      <w:r>
        <w:t>o</w:t>
      </w:r>
      <w:ins w:id="6777" w:author="GoldenCorpusHarness" w:date="2026-03-28T22:23:47Z">
        <w:r>
          <w:t>cu</w:t>
        </w:r>
      </w:ins>
      <w:r>
        <w:t>m</w:t>
      </w:r>
      <w:del w:id="6778" w:author="GoldenCorpusHarness" w:date="2026-03-28T22:23:47Z">
        <w:r>
          <w:delText>pl</w:delText>
        </w:r>
      </w:del>
      <w:ins w:id="6779" w:author="GoldenCorpusHarness" w:date="2026-03-28T22:23:47Z">
        <w:r>
          <w:t>ented to init</w:t>
        </w:r>
      </w:ins>
      <w:r>
        <w:t>ia</w:t>
      </w:r>
      <w:del w:id="6780" w:author="GoldenCorpusHarness" w:date="2026-03-28T22:23:47Z">
        <w:r>
          <w:delText>n</w:delText>
        </w:r>
      </w:del>
      <w:r>
        <w:t>t</w:t>
      </w:r>
      <w:del w:id="6781" w:author="GoldenCorpusHarness" w:date="2026-03-28T22:23:47Z">
        <w:r>
          <w:delText xml:space="preserve"> with</w:delText>
        </w:r>
      </w:del>
      <w:ins w:id="6782" w:author="GoldenCorpusHarness" w:date="2026-03-28T22:23:47Z">
        <w:r>
          <w:t>e</w:t>
        </w:r>
      </w:ins>
      <w:r>
        <w:t xml:space="preserve"> the</w:t>
      </w:r>
      <w:del w:id="6783" w:author="GoldenCorpusHarness" w:date="2026-03-28T22:23:47Z">
        <w:r>
          <w:delText>i</w:delText>
        </w:r>
      </w:del>
      <w:r>
        <w:t>r</w:t>
      </w:r>
      <w:ins w:id="6784" w:author="GoldenCorpusHarness" w:date="2026-03-28T22:23:47Z">
        <w:r>
          <w:t>apy.</w:t>
        </w:r>
      </w:ins>
      <w:r>
        <w:t xml:space="preserve"> A</w:t>
      </w:r>
      <w:del w:id="6785" w:author="GoldenCorpusHarness" w:date="2026-03-28T22:23:47Z">
        <w:r>
          <w:delText>RT</w:delText>
        </w:r>
      </w:del>
      <w:ins w:id="6786" w:author="GoldenCorpusHarness" w:date="2026-03-28T22:23:47Z">
        <w:r>
          <w:t xml:space="preserve">t least 1 of the following criteria should be met: </w:t>
        </w:r>
      </w:ins>
    </w:p>
    <w:p ns2:paraId="46C5E9CF" ns2:textId="77777777" w:rsidR="00747E99" w:rsidRDefault="00895D30" w:rsidP="00B11BE1">
      <w:pPr>
        <w:pStyle w:val="ListContinue"/>
      </w:pPr>
      <w:del w:id="6787" w:author="GoldenCorpusHarness" w:date="2026-03-28T22:23:47Z">
        <w:r>
          <w:delText>NOT</w:delText>
        </w:r>
      </w:del>
      <w:r>
        <w:t>E</w:t>
      </w:r>
      <w:del w:id="6788" w:author="GoldenCorpusHarness" w:date="2026-03-28T22:23:47Z">
        <w:r>
          <w:delText>: If</w:delText>
        </w:r>
      </w:del>
      <w:ins w:id="6789" w:author="GoldenCorpusHarness" w:date="2026-03-28T22:23:47Z">
        <w:r>
          <w:t>vidence of progressive marrow failure as manifested by</w:t>
        </w:r>
      </w:ins>
      <w:r>
        <w:t xml:space="preserve"> the </w:t>
      </w:r>
      <w:del w:id="6790" w:author="GoldenCorpusHarness" w:date="2026-03-28T22:23:47Z">
        <w:r>
          <w:delText xml:space="preserve">participant </w:delText>
        </w:r>
      </w:del>
      <w:ins w:id="6791" w:author="GoldenCorpusHarness" w:date="2026-03-28T22:23:47Z">
        <w:r>
          <w:t>development of, or worsening of, anemia and/or t</w:t>
        </w:r>
      </w:ins>
      <w:r>
        <w:t>h</w:t>
      </w:r>
      <w:del w:id="6792" w:author="GoldenCorpusHarness" w:date="2026-03-28T22:23:47Z">
        <w:r>
          <w:delText>as</w:delText>
        </w:r>
      </w:del>
      <w:ins w:id="6793" w:author="GoldenCorpusHarness" w:date="2026-03-28T22:23:47Z">
        <w:r>
          <w:t>rombocytopenia. Cutoff levels of Hb &lt;10g/dL or platelet counts &lt;100 x 109/L are generally regarded as indication for treatment;</w:t>
        </w:r>
      </w:ins>
      <w:r>
        <w:t xml:space="preserve"> h</w:t>
      </w:r>
      <w:del w:id="6794" w:author="GoldenCorpusHarness" w:date="2026-03-28T22:23:47Z">
        <w:r>
          <w:delText>ad an AIDS-defining opportunistic infection in</w:delText>
        </w:r>
      </w:del>
      <w:ins w:id="6795" w:author="GoldenCorpusHarness" w:date="2026-03-28T22:23:47Z">
        <w:r>
          <w:t>owever, in some patients, platelet counts &lt;100 x 109/L may remain stable over a long period;</w:t>
        </w:r>
      </w:ins>
      <w:r>
        <w:t xml:space="preserve"> th</w:t>
      </w:r>
      <w:del w:id="6796" w:author="GoldenCorpusHarness" w:date="2026-03-28T22:23:47Z">
        <w:r>
          <w:delText>e past 12 mon</w:delText>
        </w:r>
      </w:del>
      <w:ins w:id="6797" w:author="GoldenCorpusHarness" w:date="2026-03-28T22:23:47Z">
        <w:r>
          <w:t xml:space="preserve">is situation does not automatically require </w:t>
        </w:r>
      </w:ins>
      <w:r>
        <w:t>th</w:t>
      </w:r>
      <w:del w:id="6798" w:author="GoldenCorpusHarness" w:date="2026-03-28T22:23:47Z">
        <w:r>
          <w:delText>s before screening, they are not eligible to be included in the study</w:delText>
        </w:r>
      </w:del>
      <w:ins w:id="6799" w:author="GoldenCorpusHarness" w:date="2026-03-28T22:23:47Z">
        <w:r>
          <w:t>erapeutic intervention</w:t>
        </w:r>
      </w:ins>
      <w:r>
        <w:t xml:space="preserve">. </w:t>
      </w:r>
    </w:p>
    <w:p ns2:paraId="31A7919A" ns2:textId="77777777" w:rsidR="00747E99" w:rsidRDefault="00895D30" w:rsidP="00B11BE1">
      <w:pPr>
        <w:pStyle w:val="ListContinue"/>
      </w:pPr>
      <w:del w:id="6800" w:author="GoldenCorpusHarness" w:date="2026-03-28T22:23:47Z">
        <w:r>
          <w:delText>HIV</w:delText>
        </w:r>
      </w:del>
      <w:ins w:id="6801" w:author="GoldenCorpusHarness" w:date="2026-03-28T22:23:47Z">
        <w:r>
          <w:t>Massive</w:t>
        </w:r>
      </w:ins>
      <w:r>
        <w:t xml:space="preserve"> </w:t>
      </w:r>
      <w:del w:id="6802" w:author="GoldenCorpusHarness" w:date="2026-03-28T22:23:47Z">
        <w:r>
          <w:delText>s</w:delText>
        </w:r>
      </w:del>
      <w:ins w:id="6803" w:author="GoldenCorpusHarness" w:date="2026-03-28T22:23:47Z">
        <w:r>
          <w:t xml:space="preserve">(ie, ≥6 </w:t>
        </w:r>
      </w:ins>
      <w:r>
        <w:t>c</w:t>
      </w:r>
      <w:del w:id="6804" w:author="GoldenCorpusHarness" w:date="2026-03-28T22:23:47Z">
        <w:r>
          <w:delText>r</w:delText>
        </w:r>
      </w:del>
      <w:ins w:id="6805" w:author="GoldenCorpusHarness" w:date="2026-03-28T22:23:47Z">
        <w:r>
          <w:t>m b</w:t>
        </w:r>
      </w:ins>
      <w:r>
        <w:t>e</w:t>
      </w:r>
      <w:del w:id="6806" w:author="GoldenCorpusHarness" w:date="2026-03-28T22:23:47Z">
        <w:r>
          <w:delText>ening will fol</w:delText>
        </w:r>
      </w:del>
      <w:r>
        <w:t xml:space="preserve">low </w:t>
      </w:r>
      <w:ins w:id="6807" w:author="GoldenCorpusHarness" w:date="2026-03-28T22:23:47Z">
        <w:r>
          <w:t xml:space="preserve">the </w:t>
        </w:r>
      </w:ins>
      <w:r>
        <w:t>l</w:t>
      </w:r>
      <w:ins w:id="6808" w:author="GoldenCorpusHarness" w:date="2026-03-28T22:23:47Z">
        <w:r>
          <w:t>eft c</w:t>
        </w:r>
      </w:ins>
      <w:r>
        <w:t>o</w:t>
      </w:r>
      <w:del w:id="6809" w:author="GoldenCorpusHarness" w:date="2026-03-28T22:23:47Z">
        <w:r>
          <w:delText>c</w:delText>
        </w:r>
      </w:del>
      <w:ins w:id="6810" w:author="GoldenCorpusHarness" w:date="2026-03-28T22:23:47Z">
        <w:r>
          <w:t>st</w:t>
        </w:r>
      </w:ins>
      <w:r>
        <w:t xml:space="preserve">al </w:t>
      </w:r>
      <w:ins w:id="6811" w:author="GoldenCorpusHarness" w:date="2026-03-28T22:23:47Z">
        <w:r>
          <w:t>margin) or prog</w:t>
        </w:r>
      </w:ins>
      <w:r>
        <w:t>re</w:t>
      </w:r>
      <w:del w:id="6812" w:author="GoldenCorpusHarness" w:date="2026-03-28T22:23:47Z">
        <w:r>
          <w:delText>gul</w:delText>
        </w:r>
      </w:del>
      <w:ins w:id="6813" w:author="GoldenCorpusHarness" w:date="2026-03-28T22:23:47Z">
        <w:r>
          <w:t>ssive or symptom</w:t>
        </w:r>
      </w:ins>
      <w:r>
        <w:t>ati</w:t>
      </w:r>
      <w:ins w:id="6814" w:author="GoldenCorpusHarness" w:date="2026-03-28T22:23:47Z">
        <w:r>
          <w:t>c splen</w:t>
        </w:r>
      </w:ins>
      <w:r>
        <w:t>o</w:t>
      </w:r>
      <w:del w:id="6815" w:author="GoldenCorpusHarness" w:date="2026-03-28T22:23:47Z">
        <w:r>
          <w:delText>ns</w:delText>
        </w:r>
      </w:del>
      <w:ins w:id="6816" w:author="GoldenCorpusHarness" w:date="2026-03-28T22:23:47Z">
        <w:r>
          <w:t>megaly</w:t>
        </w:r>
      </w:ins>
      <w:r>
        <w:t xml:space="preserve">. </w:t>
      </w:r>
      <w:del w:id="6817" w:author="GoldenCorpusHarness" w:date="2026-03-28T22:23:47Z">
        <w:r>
          <w:delText>See Appendix 7 for country-specific requirements.</w:delText>
        </w:r>
      </w:del>
    </w:p>
    <w:p ns2:paraId="04898DE7" ns2:textId="2A7A242F" w:rsidR="00747E99" w:rsidRDefault="00895D30" w:rsidP="00B11BE1">
      <w:pPr>
        <w:pStyle w:val="ListNumber"/>
      </w:pPr>
      <w:del w:id="6818" w:author="GoldenCorpusHarness" w:date="2026-03-28T22:23:47Z">
        <w:r>
          <w:delText>A</w:delText>
        </w:r>
      </w:del>
      <w:ins w:id="6819" w:author="GoldenCorpusHarness" w:date="2026-03-28T22:23:47Z">
        <w:r>
          <w:t>Massive no</w:t>
        </w:r>
      </w:ins>
      <w:r>
        <w:t>de</w:t>
      </w:r>
      <w:del w:id="6820" w:author="GoldenCorpusHarness" w:date="2026-03-28T22:23:47Z">
        <w:r>
          <w:delText>qu</w:delText>
        </w:r>
      </w:del>
      <w:ins w:id="6821" w:author="GoldenCorpusHarness" w:date="2026-03-28T22:23:47Z">
        <w:r>
          <w:t>s (ie, ≥10 cm in longest di</w:t>
        </w:r>
      </w:ins>
      <w:r>
        <w:t>a</w:t>
      </w:r>
      <w:ins w:id="6822" w:author="GoldenCorpusHarness" w:date="2026-03-28T22:23:47Z">
        <w:r>
          <w:t>me</w:t>
        </w:r>
      </w:ins>
      <w:r>
        <w:t>t</w:t>
      </w:r>
      <w:ins w:id="6823" w:author="GoldenCorpusHarness" w:date="2026-03-28T22:23:47Z">
        <w:r>
          <w:t>er) or progressiv</w:t>
        </w:r>
      </w:ins>
      <w:r>
        <w:t>e or</w:t>
      </w:r>
      <w:del w:id="6824" w:author="GoldenCorpusHarness" w:date="2026-03-28T22:23:47Z">
        <w:r>
          <w:delText>g</w:delText>
        </w:r>
      </w:del>
      <w:ins w:id="6825" w:author="GoldenCorpusHarness" w:date="2026-03-28T22:23:47Z">
        <w:r>
          <w:t xml:space="preserve"> symptom</w:t>
        </w:r>
      </w:ins>
      <w:r>
        <w:t>a</w:t>
      </w:r>
      <w:del w:id="6826" w:author="GoldenCorpusHarness" w:date="2026-03-28T22:23:47Z">
        <w:r>
          <w:delText>n func</w:delText>
        </w:r>
      </w:del>
      <w:r>
        <w:t>ti</w:t>
      </w:r>
      <w:del w:id="6827" w:author="GoldenCorpusHarness" w:date="2026-03-28T22:23:47Z">
        <w:r>
          <w:delText>on</w:delText>
        </w:r>
      </w:del>
      <w:ins w:id="6828" w:author="GoldenCorpusHarness" w:date="2026-03-28T22:23:47Z">
        <w:r>
          <w:t>c</w:t>
        </w:r>
      </w:ins>
      <w:r>
        <w:t xml:space="preserve"> </w:t>
      </w:r>
      <w:ins w:id="6829" w:author="GoldenCorpusHarness" w:date="2026-03-28T22:23:47Z">
        <w:r>
          <w:t>lymph</w:t>
        </w:r>
      </w:ins>
      <w:r>
        <w:t>a</w:t>
      </w:r>
      <w:del w:id="6830" w:author="GoldenCorpusHarness" w:date="2026-03-28T22:23:47Z">
        <w:r>
          <w:delText xml:space="preserve">s </w:delText>
        </w:r>
      </w:del>
      <w:r>
        <w:t>de</w:t>
      </w:r>
      <w:del w:id="6831" w:author="GoldenCorpusHarness" w:date="2026-03-28T22:23:47Z">
        <w:r>
          <w:delText>fi</w:delText>
        </w:r>
      </w:del>
      <w:r>
        <w:t>n</w:t>
      </w:r>
      <w:del w:id="6832" w:author="GoldenCorpusHarness" w:date="2026-03-28T22:23:47Z">
        <w:r>
          <w:delText>ed in T</w:delText>
        </w:r>
      </w:del>
      <w:ins w:id="6833" w:author="GoldenCorpusHarness" w:date="2026-03-28T22:23:47Z">
        <w:r>
          <w:t>op</w:t>
        </w:r>
      </w:ins>
      <w:r>
        <w:t>a</w:t>
      </w:r>
      <w:del w:id="6834" w:author="GoldenCorpusHarness" w:date="2026-03-28T22:23:47Z">
        <w:r>
          <w:delText>ble 6</w:delText>
        </w:r>
      </w:del>
      <w:ins w:id="6835" w:author="GoldenCorpusHarness" w:date="2026-03-28T22:23:47Z">
        <w:r>
          <w:t>thy</w:t>
        </w:r>
      </w:ins>
      <w:r>
        <w:t xml:space="preserve">. </w:t>
      </w:r>
      <w:del w:id="6836" w:author="GoldenCorpusHarness" w:date="2026-03-28T22:23:47Z">
        <w:r>
          <w:delText>Specimens must be collected within 7 days before the start of study intervention.</w:delText>
        </w:r>
      </w:del>
    </w:p>
    <w:p ns2:paraId="5024F3A5" ns2:textId="77777777" w:rsidR="008F6D38" w:rsidRDefault="008F6D38" w:rsidP="008F6D38">
      <w:pPr>
        <w:pStyle w:val="ListEnd"/>
      </w:pPr>
      <w:ins w:id="6837" w:author="GoldenCorpusHarness" w:date="2026-03-28T22:23:47Z">
        <w:r>
          <w:t xml:space="preserve">Progressive lymphocytosis with an increase of ≥50% over a 2-month period, or LDT, &lt;6 months. LDT can be obtained by linear regression extrapolation of absolute lymphocyte counts obtained at intervals of 2 weeks over an observation period of 2 to 3 months; participants with initial blood lymphocyte counts &lt;30 × 109/L may require a longer observation period to determine the LDT. Factors contributing to lymphocytosis other than CLL (eg, infections, steroid administration) should be excluded. </w:t>
        </w:r>
      </w:ins>
    </w:p>
    <w:p ns2:paraId="2C1578F0" ns2:textId="2F2A5CF0" w:rsidR="00747E99" w:rsidRDefault="00895D30" w:rsidP="008F6D38">
      <w:pPr>
        <w:pStyle w:val="Caption"/>
        <w:pageBreakBefore/>
      </w:pPr>
      <w:del w:id="6838" w:author="GoldenCorpusHarness" w:date="2026-03-28T22:23:47Z">
        <w:r>
          <w:delText>Table 6</w:delText>
        </w:r>
      </w:del>
      <w:r>
        <w:t>A</w:t>
      </w:r>
      <w:del w:id="6839" w:author="GoldenCorpusHarness" w:date="2026-03-28T22:23:47Z">
        <w:r>
          <w:delText>deq</w:delText>
        </w:r>
      </w:del>
      <w:r>
        <w:t>u</w:t>
      </w:r>
      <w:del w:id="6840" w:author="GoldenCorpusHarness" w:date="2026-03-28T22:23:47Z">
        <w:r>
          <w:delText>a</w:delText>
        </w:r>
      </w:del>
      <w:r>
        <w:t>t</w:t>
      </w:r>
      <w:ins w:id="6841" w:author="GoldenCorpusHarness" w:date="2026-03-28T22:23:47Z">
        <w:r>
          <w:t>oimmun</w:t>
        </w:r>
      </w:ins>
      <w:r>
        <w:t xml:space="preserve">e </w:t>
      </w:r>
      <w:del w:id="6842" w:author="GoldenCorpusHarness" w:date="2026-03-28T22:23:47Z">
        <w:r>
          <w:delText>Org</w:delText>
        </w:r>
      </w:del>
      <w:ins w:id="6843" w:author="GoldenCorpusHarness" w:date="2026-03-28T22:23:47Z">
        <w:r>
          <w:t>complic</w:t>
        </w:r>
      </w:ins>
      <w:r>
        <w:t>a</w:t>
      </w:r>
      <w:del w:id="6844" w:author="GoldenCorpusHarness" w:date="2026-03-28T22:23:47Z">
        <w:r>
          <w:delText>n Func</w:delText>
        </w:r>
      </w:del>
      <w:r>
        <w:t>tion</w:t>
      </w:r>
      <w:ins w:id="6845" w:author="GoldenCorpusHarness" w:date="2026-03-28T22:23:47Z">
        <w:r>
          <w:t>s</w:t>
        </w:r>
      </w:ins>
      <w:r>
        <w:t xml:space="preserve"> </w:t>
      </w:r>
      <w:del w:id="6846" w:author="GoldenCorpusHarness" w:date="2026-03-28T22:23:47Z">
        <w:r>
          <w:delText>L</w:delText>
        </w:r>
      </w:del>
      <w:ins w:id="6847" w:author="GoldenCorpusHarness" w:date="2026-03-28T22:23:47Z">
        <w:r>
          <w:t xml:space="preserve">including </w:t>
        </w:r>
      </w:ins>
      <w:r>
        <w:t>a</w:t>
      </w:r>
      <w:ins w:id="6848" w:author="GoldenCorpusHarness" w:date="2026-03-28T22:23:47Z">
        <w:r>
          <w:t>nemia or throm</w:t>
        </w:r>
      </w:ins>
      <w:r>
        <w:t>bo</w:t>
      </w:r>
      <w:ins w:id="6849" w:author="GoldenCorpusHarness" w:date="2026-03-28T22:23:47Z">
        <w:r>
          <w:t>cytopenia poo</w:t>
        </w:r>
      </w:ins>
      <w:r>
        <w:t>r</w:t>
      </w:r>
      <w:ins w:id="6850" w:author="GoldenCorpusHarness" w:date="2026-03-28T22:23:47Z">
        <w:r>
          <w:t>ly responsive to corticosteroids, as deemed by the investig</w:t>
        </w:r>
      </w:ins>
      <w:r>
        <w:t>ator</w:t>
      </w:r>
      <w:del w:id="6851" w:author="GoldenCorpusHarness" w:date="2026-03-28T22:23:47Z">
        <w:r>
          <w:delText>y</w:delText>
        </w:r>
      </w:del>
      <w:ins w:id="6852" w:author="GoldenCorpusHarness" w:date="2026-03-28T22:23:47Z">
        <w:r>
          <w:t>.</w:t>
        </w:r>
      </w:ins>
      <w:r>
        <w:t xml:space="preserve"> </w:t>
      </w:r>
      <w:del w:id="6853" w:author="GoldenCorpusHarness" w:date="2026-03-28T22:23:47Z">
        <w:r>
          <w:delText>Values</w:delText>
        </w:r>
      </w:del>
    </w:p>
    <w:tbl>
      <w:tblPr>
        <w:tblStyle w:val="TableGrid"/>
        <w:tblW w:w="5000" w:type="pct"/>
        <w:tblLayout w:type="fixed"/>
        <w:tblCellMar>
          <w:left w:w="115" w:type="dxa"/>
          <w:right w:w="115" w:type="dxa"/>
        </w:tblCellMar>
        <w:tblLook w:val="04A0" w:firstRow="1" w:lastRow="0" w:firstColumn="1" w:lastColumn="0" w:noHBand="0" w:noVBand="1"/>
      </w:tblPr>
      <w:tblGrid>
        <w:gridCol w:w="4585"/>
        <w:gridCol w:w="4405"/>
      </w:tblGrid>
      <w:tr w:rsidR="003117E4" ns2:paraId="5381D854" ns2:textId="77777777" w:rsidTr="00DE59CD">
        <w:trPr>
          <w:tblHeader/>
        </w:trPr>
        <w:tc>
          <w:tcPr>
            <w:tcW w:w="2550" w:type="pct"/>
            <w:tcBorders>
              <w:top w:val="single" w:sz="4" w:space="0" w:color="auto"/>
              <w:left w:val="single" w:sz="4" w:space="0" w:color="auto"/>
              <w:bottom w:val="single" w:sz="4" w:space="0" w:color="auto"/>
              <w:right w:val="single" w:sz="4" w:space="0" w:color="auto"/>
            </w:tcBorders>
            <w:hideMark/>
          </w:tcPr>
          <w:p ns2:paraId="4ECD547F" ns2:textId="77777777" w:rsidR="00747E99" w:rsidRDefault="00895D30" w:rsidP="00FB4E58">
            <w:pPr>
              <w:pStyle w:val="Paragraph"/>
              <w:spacing w:before="0" w:after="0"/>
            </w:pPr>
            <w:r>
              <w:rPr>
                <w:b/>
                <w:bCs/>
                <w:sz w:val="18"/>
                <w:szCs w:val="18"/>
              </w:rPr>
              <w:t>System</w:t>
            </w:r>
          </w:p>
        </w:tc>
        <w:tc>
          <w:tcPr>
            <w:tcW w:w="2450" w:type="pct"/>
            <w:tcBorders>
              <w:top w:val="single" w:sz="4" w:space="0" w:color="auto"/>
              <w:left w:val="single" w:sz="4" w:space="0" w:color="auto"/>
              <w:bottom w:val="single" w:sz="4" w:space="0" w:color="auto"/>
              <w:right w:val="single" w:sz="4" w:space="0" w:color="auto"/>
            </w:tcBorders>
            <w:hideMark/>
          </w:tcPr>
          <w:p ns2:paraId="362F66A7" ns2:textId="77777777" w:rsidR="00747E99" w:rsidRDefault="00895D30" w:rsidP="00FB4E58">
            <w:pPr>
              <w:pStyle w:val="Paragraph"/>
              <w:spacing w:before="0" w:after="0"/>
            </w:pPr>
            <w:r>
              <w:rPr>
                <w:b/>
                <w:bCs/>
                <w:sz w:val="18"/>
                <w:szCs w:val="18"/>
              </w:rPr>
              <w:t>Laboratory Value</w:t>
            </w:r>
          </w:p>
        </w:tc>
      </w:tr>
      <w:tr w:rsidR="003117E4" ns2:paraId="56F5B81F" ns2:textId="77777777" w:rsidTr="00DE59CD">
        <w:tc>
          <w:tcPr>
            <w:tcW w:w="2550" w:type="pct"/>
            <w:tcBorders>
              <w:top w:val="single" w:sz="4" w:space="0" w:color="auto"/>
              <w:left w:val="single" w:sz="4" w:space="0" w:color="auto"/>
              <w:bottom w:val="single" w:sz="4" w:space="0" w:color="auto"/>
              <w:right w:val="nil"/>
            </w:tcBorders>
            <w:hideMark/>
          </w:tcPr>
          <w:p ns2:paraId="3754E92E" ns2:textId="77777777" w:rsidR="00747E99" w:rsidRPr="002D2CC0" w:rsidRDefault="00895D30" w:rsidP="00FB4E58">
            <w:pPr>
              <w:pStyle w:val="Paragraph"/>
              <w:spacing w:before="0" w:after="0"/>
            </w:pPr>
            <w:r w:rsidRPr="002D2CC0">
              <w:rPr>
                <w:bCs/>
                <w:sz w:val="18"/>
                <w:szCs w:val="18"/>
              </w:rPr>
              <w:t>Hematological</w:t>
            </w:r>
          </w:p>
        </w:tc>
        <w:tc>
          <w:tcPr>
            <w:tcW w:w="2450" w:type="pct"/>
            <w:tcBorders>
              <w:top w:val="single" w:sz="4" w:space="0" w:color="auto"/>
              <w:left w:val="nil"/>
              <w:bottom w:val="single" w:sz="4" w:space="0" w:color="auto"/>
              <w:right w:val="single" w:sz="4" w:space="0" w:color="auto"/>
            </w:tcBorders>
          </w:tcPr>
          <w:p ns2:paraId="4F825B4F" ns2:textId="77777777" w:rsidR="00747E99" w:rsidRDefault="00747E99" w:rsidP="00FB4E58">
            <w:pPr>
              <w:keepNext/>
              <w:keepLines/>
              <w:rPr>
                <w:sz w:val="18"/>
                <w:szCs w:val="18"/>
              </w:rPr>
            </w:pPr>
          </w:p>
        </w:tc>
      </w:tr>
      <w:tr w:rsidR="003117E4" ns2:paraId="16D8C539"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2BA54F9C" ns2:textId="77777777" w:rsidR="00747E99" w:rsidRDefault="00895D30" w:rsidP="00FB4E58">
            <w:pPr>
              <w:pStyle w:val="Paragraph"/>
              <w:spacing w:before="0" w:after="0"/>
              <w:ind w:left="187"/>
            </w:pPr>
            <w:r>
              <w:rPr>
                <w:sz w:val="18"/>
                <w:szCs w:val="18"/>
              </w:rPr>
              <w:t>ANC</w:t>
            </w:r>
          </w:p>
        </w:tc>
        <w:tc>
          <w:tcPr>
            <w:tcW w:w="2450" w:type="pct"/>
            <w:tcBorders>
              <w:top w:val="single" w:sz="4" w:space="0" w:color="auto"/>
              <w:left w:val="single" w:sz="4" w:space="0" w:color="auto"/>
              <w:bottom w:val="single" w:sz="4" w:space="0" w:color="auto"/>
              <w:right w:val="single" w:sz="4" w:space="0" w:color="auto"/>
            </w:tcBorders>
            <w:hideMark/>
          </w:tcPr>
          <w:p ns2:paraId="7FEBDF0C" ns2:textId="77777777" w:rsidR="00747E99" w:rsidRDefault="00895D30" w:rsidP="00FB4E58">
            <w:pPr>
              <w:pStyle w:val="Paragraph"/>
              <w:spacing w:before="0" w:after="0"/>
              <w:rPr>
                <w:vertAlign w:val="superscript"/>
              </w:rPr>
            </w:pPr>
            <w:r>
              <w:rPr>
                <w:sz w:val="18"/>
                <w:szCs w:val="18"/>
              </w:rPr>
              <w:t>≥1,000 µL</w:t>
            </w:r>
          </w:p>
        </w:tc>
      </w:tr>
      <w:tr w:rsidR="003117E4" ns2:paraId="2564F753"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1512EAE9" ns2:textId="77777777" w:rsidR="00747E99" w:rsidRDefault="00895D30" w:rsidP="00FB4E58">
            <w:pPr>
              <w:pStyle w:val="Paragraph"/>
              <w:spacing w:before="0" w:after="0"/>
              <w:ind w:left="187"/>
            </w:pPr>
            <w:r>
              <w:rPr>
                <w:sz w:val="18"/>
                <w:szCs w:val="18"/>
              </w:rPr>
              <w:t>Platelets</w:t>
            </w:r>
          </w:p>
        </w:tc>
        <w:tc>
          <w:tcPr>
            <w:tcW w:w="2450" w:type="pct"/>
            <w:tcBorders>
              <w:top w:val="single" w:sz="4" w:space="0" w:color="auto"/>
              <w:left w:val="single" w:sz="4" w:space="0" w:color="auto"/>
              <w:bottom w:val="single" w:sz="4" w:space="0" w:color="auto"/>
              <w:right w:val="single" w:sz="4" w:space="0" w:color="auto"/>
            </w:tcBorders>
            <w:hideMark/>
          </w:tcPr>
          <w:p ns2:paraId="11CA9FE6" ns2:textId="77777777" w:rsidR="00747E99" w:rsidRDefault="00895D30" w:rsidP="00FB4E58">
            <w:pPr>
              <w:pStyle w:val="Paragraph"/>
              <w:spacing w:before="0" w:after="0"/>
            </w:pPr>
            <w:r>
              <w:rPr>
                <w:sz w:val="18"/>
                <w:szCs w:val="18"/>
              </w:rPr>
              <w:t>≥50,000/µL regardless of bone marrow involvement</w:t>
            </w:r>
          </w:p>
        </w:tc>
      </w:tr>
      <w:tr w:rsidR="003117E4" ns2:paraId="14AAFAE7" ns2:textId="77777777" w:rsidTr="002E01A9">
        <w:tc>
          <w:tcPr>
            <w:tcW w:w="2550" w:type="pct"/>
            <w:tcBorders>
              <w:top w:val="single" w:sz="4" w:space="0" w:color="auto"/>
              <w:left w:val="single" w:sz="4" w:space="0" w:color="auto"/>
              <w:bottom w:val="single" w:sz="4" w:space="0" w:color="auto"/>
              <w:right w:val="single" w:sz="4" w:space="0" w:color="auto"/>
            </w:tcBorders>
            <w:hideMark/>
          </w:tcPr>
          <w:p ns2:paraId="2D70EA8B" ns2:textId="77777777" w:rsidR="00747E99" w:rsidRDefault="00895D30" w:rsidP="00FB4E58">
            <w:pPr>
              <w:pStyle w:val="Paragraph"/>
              <w:spacing w:before="0" w:after="0"/>
              <w:ind w:left="187"/>
            </w:pPr>
            <w:r>
              <w:rPr>
                <w:sz w:val="18"/>
                <w:szCs w:val="18"/>
              </w:rPr>
              <w:t>Hemoglobin</w:t>
            </w:r>
          </w:p>
        </w:tc>
        <w:tc>
          <w:tcPr>
            <w:tcW w:w="2450" w:type="pct"/>
            <w:tcBorders>
              <w:top w:val="single" w:sz="4" w:space="0" w:color="auto"/>
              <w:left w:val="single" w:sz="4" w:space="0" w:color="auto"/>
              <w:bottom w:val="single" w:sz="4" w:space="0" w:color="auto"/>
              <w:right w:val="single" w:sz="4" w:space="0" w:color="auto"/>
            </w:tcBorders>
            <w:vAlign w:val="center"/>
            <w:hideMark/>
          </w:tcPr>
          <w:p ns2:paraId="5FE2A398" ns2:textId="77777777" w:rsidR="00747E99" w:rsidRDefault="00895D30" w:rsidP="00283026">
            <w:pPr>
              <w:pStyle w:val="Paragraph"/>
              <w:spacing w:before="0" w:after="0"/>
            </w:pPr>
            <w:r>
              <w:rPr>
                <w:sz w:val="18"/>
                <w:szCs w:val="18"/>
              </w:rPr>
              <w:t>≥8.0 g/dL</w:t>
            </w:r>
            <w:r w:rsidR="002A5508" w:rsidRPr="00603FD4">
              <w:rPr>
                <w:sz w:val="18"/>
                <w:szCs w:val="18"/>
                <w:vertAlign w:val="superscript"/>
              </w:rPr>
              <w:t>a</w:t>
            </w:r>
          </w:p>
        </w:tc>
      </w:tr>
      <w:tr w:rsidR="003117E4" ns2:paraId="7C49DA53" ns2:textId="77777777" w:rsidTr="00DE59CD">
        <w:tc>
          <w:tcPr>
            <w:tcW w:w="2550" w:type="pct"/>
            <w:tcBorders>
              <w:top w:val="single" w:sz="4" w:space="0" w:color="auto"/>
              <w:left w:val="single" w:sz="4" w:space="0" w:color="auto"/>
              <w:bottom w:val="single" w:sz="4" w:space="0" w:color="auto"/>
              <w:right w:val="nil"/>
            </w:tcBorders>
            <w:hideMark/>
          </w:tcPr>
          <w:p ns2:paraId="7E682CFB" ns2:textId="77777777" w:rsidR="00747E99" w:rsidRPr="002D2CC0" w:rsidRDefault="00895D30" w:rsidP="00FB4E58">
            <w:pPr>
              <w:pStyle w:val="Paragraph"/>
              <w:spacing w:before="0" w:after="0"/>
            </w:pPr>
            <w:r w:rsidRPr="002D2CC0">
              <w:rPr>
                <w:bCs/>
                <w:sz w:val="18"/>
                <w:szCs w:val="18"/>
              </w:rPr>
              <w:t>Renal</w:t>
            </w:r>
          </w:p>
        </w:tc>
        <w:tc>
          <w:tcPr>
            <w:tcW w:w="2450" w:type="pct"/>
            <w:tcBorders>
              <w:top w:val="single" w:sz="4" w:space="0" w:color="auto"/>
              <w:left w:val="nil"/>
              <w:bottom w:val="single" w:sz="4" w:space="0" w:color="auto"/>
              <w:right w:val="single" w:sz="4" w:space="0" w:color="auto"/>
            </w:tcBorders>
          </w:tcPr>
          <w:p ns2:paraId="7D929ACE" ns2:textId="77777777" w:rsidR="00747E99" w:rsidRDefault="00747E99" w:rsidP="00FB4E58">
            <w:pPr>
              <w:keepNext/>
              <w:keepLines/>
              <w:rPr>
                <w:sz w:val="18"/>
                <w:szCs w:val="18"/>
              </w:rPr>
            </w:pPr>
          </w:p>
        </w:tc>
      </w:tr>
      <w:tr w:rsidR="003117E4" ns2:paraId="396C43B3"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3849AE58" ns2:textId="77777777" w:rsidR="00747E99" w:rsidRDefault="00895D30" w:rsidP="00FB4E58">
            <w:pPr>
              <w:pStyle w:val="Paragraph"/>
              <w:spacing w:before="0" w:after="0"/>
              <w:ind w:left="187"/>
            </w:pPr>
            <w:r>
              <w:rPr>
                <w:sz w:val="18"/>
                <w:szCs w:val="18"/>
              </w:rPr>
              <w:t>Measured or calculated creatinine clearance using the Cockcroft-Gault equation</w:t>
            </w:r>
            <w:r w:rsidR="00FC7257">
              <w:rPr>
                <w:sz w:val="18"/>
                <w:szCs w:val="18"/>
                <w:vertAlign w:val="superscript"/>
              </w:rPr>
              <w:t>b</w:t>
            </w:r>
            <w:r>
              <w:rPr>
                <w:sz w:val="18"/>
                <w:szCs w:val="18"/>
              </w:rPr>
              <w:t xml:space="preserve"> or a 24-hour urine test</w:t>
            </w:r>
          </w:p>
        </w:tc>
        <w:tc>
          <w:tcPr>
            <w:tcW w:w="2450" w:type="pct"/>
            <w:tcBorders>
              <w:top w:val="single" w:sz="4" w:space="0" w:color="auto"/>
              <w:left w:val="single" w:sz="4" w:space="0" w:color="auto"/>
              <w:bottom w:val="single" w:sz="4" w:space="0" w:color="auto"/>
              <w:right w:val="single" w:sz="4" w:space="0" w:color="auto"/>
            </w:tcBorders>
            <w:hideMark/>
          </w:tcPr>
          <w:p ns2:paraId="7DB23A1C" ns2:textId="77777777" w:rsidR="00747E99" w:rsidRDefault="00895D30" w:rsidP="00FB4E58">
            <w:pPr>
              <w:pStyle w:val="Paragraph"/>
              <w:spacing w:before="0" w:after="0"/>
            </w:pPr>
            <w:r>
              <w:rPr>
                <w:sz w:val="18"/>
                <w:szCs w:val="18"/>
              </w:rPr>
              <w:t>≥30 mL/min</w:t>
            </w:r>
          </w:p>
        </w:tc>
      </w:tr>
      <w:tr w:rsidR="003117E4" ns2:paraId="24B3936F" ns2:textId="77777777" w:rsidTr="00DE59CD">
        <w:tc>
          <w:tcPr>
            <w:tcW w:w="2550" w:type="pct"/>
            <w:tcBorders>
              <w:top w:val="single" w:sz="4" w:space="0" w:color="auto"/>
              <w:left w:val="single" w:sz="4" w:space="0" w:color="auto"/>
              <w:bottom w:val="single" w:sz="4" w:space="0" w:color="auto"/>
              <w:right w:val="nil"/>
            </w:tcBorders>
            <w:hideMark/>
          </w:tcPr>
          <w:p ns2:paraId="096E09DD" ns2:textId="77777777" w:rsidR="00747E99" w:rsidRPr="002D2CC0" w:rsidRDefault="00895D30" w:rsidP="00FB4E58">
            <w:pPr>
              <w:pStyle w:val="Paragraph"/>
              <w:spacing w:before="0" w:after="0"/>
            </w:pPr>
            <w:r w:rsidRPr="002D2CC0">
              <w:rPr>
                <w:bCs/>
                <w:sz w:val="18"/>
                <w:szCs w:val="18"/>
              </w:rPr>
              <w:t>Hepatic</w:t>
            </w:r>
          </w:p>
        </w:tc>
        <w:tc>
          <w:tcPr>
            <w:tcW w:w="2450" w:type="pct"/>
            <w:tcBorders>
              <w:top w:val="single" w:sz="4" w:space="0" w:color="auto"/>
              <w:left w:val="nil"/>
              <w:bottom w:val="single" w:sz="4" w:space="0" w:color="auto"/>
              <w:right w:val="single" w:sz="4" w:space="0" w:color="auto"/>
            </w:tcBorders>
          </w:tcPr>
          <w:p ns2:paraId="5D7D22F9" ns2:textId="77777777" w:rsidR="00747E99" w:rsidRDefault="00747E99" w:rsidP="00FB4E58">
            <w:pPr>
              <w:keepNext/>
              <w:keepLines/>
              <w:rPr>
                <w:sz w:val="18"/>
                <w:szCs w:val="18"/>
              </w:rPr>
            </w:pPr>
          </w:p>
        </w:tc>
      </w:tr>
      <w:tr w:rsidR="003117E4" ns2:paraId="01E57A0C"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182BCF29" ns2:textId="77777777" w:rsidR="00747E99" w:rsidRDefault="00895D30" w:rsidP="00FB4E58">
            <w:pPr>
              <w:pStyle w:val="Paragraph"/>
              <w:spacing w:before="0" w:after="0"/>
              <w:ind w:left="187"/>
            </w:pPr>
            <w:r>
              <w:rPr>
                <w:sz w:val="18"/>
                <w:szCs w:val="18"/>
              </w:rPr>
              <w:t>Total bilirubin</w:t>
            </w:r>
          </w:p>
        </w:tc>
        <w:tc>
          <w:tcPr>
            <w:tcW w:w="2450" w:type="pct"/>
            <w:tcBorders>
              <w:top w:val="single" w:sz="4" w:space="0" w:color="auto"/>
              <w:left w:val="single" w:sz="4" w:space="0" w:color="auto"/>
              <w:bottom w:val="single" w:sz="4" w:space="0" w:color="auto"/>
              <w:right w:val="single" w:sz="4" w:space="0" w:color="auto"/>
            </w:tcBorders>
            <w:hideMark/>
          </w:tcPr>
          <w:p ns2:paraId="63B71675" ns2:textId="77777777" w:rsidR="00747E99" w:rsidRDefault="00895D30" w:rsidP="00FB4E58">
            <w:pPr>
              <w:pStyle w:val="Paragraph"/>
              <w:spacing w:before="0" w:after="0"/>
            </w:pPr>
            <w:r>
              <w:rPr>
                <w:sz w:val="18"/>
                <w:szCs w:val="18"/>
              </w:rPr>
              <w:t xml:space="preserve">≤1.5 x ULN OR direct bilirubin ≤ULN for participants with total bilirubin levels &gt;1.5 x ULN. </w:t>
            </w:r>
            <w:r w:rsidRPr="004B0CF3">
              <w:rPr>
                <w:rFonts w:hint="eastAsia"/>
                <w:sz w:val="18"/>
                <w:szCs w:val="18"/>
              </w:rPr>
              <w:t>In participants with documented liver metastases and/or Gilbert</w:t>
            </w:r>
            <w:r>
              <w:rPr>
                <w:sz w:val="18"/>
                <w:szCs w:val="18"/>
              </w:rPr>
              <w:t>’</w:t>
            </w:r>
            <w:r w:rsidRPr="004B0CF3">
              <w:rPr>
                <w:rFonts w:hint="eastAsia"/>
                <w:sz w:val="18"/>
                <w:szCs w:val="18"/>
              </w:rPr>
              <w:t xml:space="preserve">s syndrome, total bilirubin of </w:t>
            </w:r>
            <w:r>
              <w:rPr>
                <w:sz w:val="18"/>
                <w:szCs w:val="18"/>
              </w:rPr>
              <w:t>≤</w:t>
            </w:r>
            <w:r w:rsidRPr="004B0CF3">
              <w:rPr>
                <w:rFonts w:hint="eastAsia"/>
                <w:sz w:val="18"/>
                <w:szCs w:val="18"/>
              </w:rPr>
              <w:t xml:space="preserve">3 </w:t>
            </w:r>
            <w:r>
              <w:rPr>
                <w:sz w:val="18"/>
                <w:szCs w:val="18"/>
              </w:rPr>
              <w:t>x</w:t>
            </w:r>
            <w:r w:rsidRPr="004B0CF3">
              <w:rPr>
                <w:rFonts w:hint="eastAsia"/>
                <w:sz w:val="18"/>
                <w:szCs w:val="18"/>
              </w:rPr>
              <w:t xml:space="preserve"> ULN</w:t>
            </w:r>
            <w:r>
              <w:rPr>
                <w:sz w:val="18"/>
                <w:szCs w:val="18"/>
              </w:rPr>
              <w:t>.</w:t>
            </w:r>
          </w:p>
        </w:tc>
      </w:tr>
      <w:tr w:rsidR="003117E4" ns2:paraId="06B469E0"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5B87D548" ns2:textId="77777777" w:rsidR="00747E99" w:rsidRDefault="00895D30" w:rsidP="00FB4E58">
            <w:pPr>
              <w:pStyle w:val="Paragraph"/>
              <w:spacing w:before="0" w:after="0"/>
              <w:ind w:left="187"/>
            </w:pPr>
            <w:r>
              <w:rPr>
                <w:sz w:val="18"/>
                <w:szCs w:val="18"/>
              </w:rPr>
              <w:t>AST (SGOT) and ALT (SGPT)</w:t>
            </w:r>
          </w:p>
        </w:tc>
        <w:tc>
          <w:tcPr>
            <w:tcW w:w="2450" w:type="pct"/>
            <w:tcBorders>
              <w:top w:val="single" w:sz="4" w:space="0" w:color="auto"/>
              <w:left w:val="single" w:sz="4" w:space="0" w:color="auto"/>
              <w:bottom w:val="single" w:sz="4" w:space="0" w:color="auto"/>
              <w:right w:val="single" w:sz="4" w:space="0" w:color="auto"/>
            </w:tcBorders>
            <w:hideMark/>
          </w:tcPr>
          <w:p ns2:paraId="050E0A79" ns2:textId="77777777" w:rsidR="00747E99" w:rsidRDefault="00895D30" w:rsidP="00FB4E58">
            <w:pPr>
              <w:pStyle w:val="Paragraph"/>
              <w:spacing w:before="0" w:after="0"/>
            </w:pPr>
            <w:r>
              <w:rPr>
                <w:sz w:val="18"/>
                <w:szCs w:val="18"/>
              </w:rPr>
              <w:t>≤2.5 x ULN (≤5 x ULN for participants with liver metastases)</w:t>
            </w:r>
          </w:p>
        </w:tc>
      </w:tr>
      <w:tr w:rsidR="003117E4" ns2:paraId="448A9411" ns2:textId="77777777" w:rsidTr="00DE59CD">
        <w:tc>
          <w:tcPr>
            <w:tcW w:w="2550" w:type="pct"/>
            <w:tcBorders>
              <w:top w:val="single" w:sz="4" w:space="0" w:color="auto"/>
              <w:left w:val="single" w:sz="4" w:space="0" w:color="auto"/>
              <w:bottom w:val="single" w:sz="4" w:space="0" w:color="auto"/>
              <w:right w:val="nil"/>
            </w:tcBorders>
            <w:hideMark/>
          </w:tcPr>
          <w:p ns2:paraId="524E6667" ns2:textId="77777777" w:rsidR="00747E99" w:rsidRPr="002D2CC0" w:rsidRDefault="00895D30" w:rsidP="00FB4E58">
            <w:pPr>
              <w:pStyle w:val="Paragraph"/>
              <w:spacing w:before="0" w:after="0"/>
            </w:pPr>
            <w:r w:rsidRPr="002D2CC0">
              <w:rPr>
                <w:sz w:val="18"/>
                <w:szCs w:val="18"/>
              </w:rPr>
              <w:t>Coagulation</w:t>
            </w:r>
          </w:p>
        </w:tc>
        <w:tc>
          <w:tcPr>
            <w:tcW w:w="2450" w:type="pct"/>
            <w:tcBorders>
              <w:top w:val="single" w:sz="4" w:space="0" w:color="auto"/>
              <w:left w:val="nil"/>
              <w:bottom w:val="single" w:sz="4" w:space="0" w:color="auto"/>
              <w:right w:val="single" w:sz="4" w:space="0" w:color="auto"/>
            </w:tcBorders>
          </w:tcPr>
          <w:p ns2:paraId="24BB67D1" ns2:textId="77777777" w:rsidR="00747E99" w:rsidRDefault="00747E99" w:rsidP="00FB4E58">
            <w:pPr>
              <w:keepNext/>
              <w:keepLines/>
              <w:rPr>
                <w:sz w:val="18"/>
                <w:szCs w:val="18"/>
              </w:rPr>
            </w:pPr>
          </w:p>
        </w:tc>
      </w:tr>
      <w:tr w:rsidR="003117E4" ns2:paraId="0403F76F"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135F3389" ns2:textId="77777777" w:rsidR="00747E99" w:rsidRDefault="00895D30" w:rsidP="00FB4E58">
            <w:pPr>
              <w:pStyle w:val="Paragraph"/>
              <w:spacing w:before="0" w:after="0"/>
              <w:ind w:left="187"/>
            </w:pPr>
            <w:r>
              <w:rPr>
                <w:sz w:val="18"/>
                <w:szCs w:val="18"/>
              </w:rPr>
              <w:t>INR or PT</w:t>
            </w:r>
          </w:p>
          <w:p ns2:paraId="4648BCB3" ns2:textId="77777777" w:rsidR="00747E99" w:rsidRDefault="00895D30" w:rsidP="00FB4E58">
            <w:pPr>
              <w:pStyle w:val="Paragraph"/>
              <w:spacing w:before="0" w:after="0"/>
              <w:ind w:left="187"/>
            </w:pPr>
            <w:r w:rsidRPr="002D2CC0">
              <w:rPr>
                <w:sz w:val="18"/>
                <w:szCs w:val="18"/>
              </w:rPr>
              <w:t>aPTT</w:t>
            </w:r>
          </w:p>
        </w:tc>
        <w:tc>
          <w:tcPr>
            <w:tcW w:w="2450" w:type="pct"/>
            <w:tcBorders>
              <w:top w:val="single" w:sz="4" w:space="0" w:color="auto"/>
              <w:left w:val="single" w:sz="4" w:space="0" w:color="auto"/>
              <w:bottom w:val="single" w:sz="4" w:space="0" w:color="auto"/>
              <w:right w:val="single" w:sz="4" w:space="0" w:color="auto"/>
            </w:tcBorders>
            <w:vAlign w:val="center"/>
            <w:hideMark/>
          </w:tcPr>
          <w:p ns2:paraId="6F7C0620" ns2:textId="77777777" w:rsidR="00747E99" w:rsidRDefault="00895D30" w:rsidP="00FB4E58">
            <w:pPr>
              <w:pStyle w:val="Paragraph"/>
              <w:spacing w:before="0" w:after="0"/>
            </w:pPr>
            <w:r>
              <w:rPr>
                <w:sz w:val="18"/>
                <w:szCs w:val="18"/>
              </w:rPr>
              <w:t>≤1.5 x ULN unless participant is receiving anticoagulant therapy as long as PT or aPTT is within therapeutic range of intended use of anticoagulants</w:t>
            </w:r>
          </w:p>
        </w:tc>
      </w:tr>
      <w:tr w:rsidR="003117E4" ns2:paraId="5F7B3A69" ns2:textId="77777777" w:rsidTr="00DE59CD">
        <w:tc>
          <w:tcPr>
            <w:tcW w:w="5000" w:type="pct"/>
            <w:gridSpan w:val="2"/>
            <w:tcBorders>
              <w:top w:val="single" w:sz="4" w:space="0" w:color="auto"/>
              <w:left w:val="single" w:sz="4" w:space="0" w:color="auto"/>
              <w:bottom w:val="single" w:sz="4" w:space="0" w:color="auto"/>
              <w:right w:val="single" w:sz="4" w:space="0" w:color="auto"/>
            </w:tcBorders>
            <w:vAlign w:val="center"/>
            <w:hideMark/>
          </w:tcPr>
          <w:p ns2:paraId="27380FE7" ns2:textId="77777777" w:rsidR="00747E99" w:rsidRDefault="00895D30" w:rsidP="00FB4E58">
            <w:pPr>
              <w:pStyle w:val="Paragraph"/>
              <w:spacing w:before="0" w:after="0"/>
            </w:pPr>
            <w:r>
              <w:rPr>
                <w:sz w:val="18"/>
                <w:szCs w:val="18"/>
              </w:rPr>
              <w:t>AIHA=</w:t>
            </w:r>
            <w:r w:rsidR="002503AE">
              <w:rPr>
                <w:sz w:val="18"/>
                <w:szCs w:val="18"/>
              </w:rPr>
              <w:t xml:space="preserve">autoimmune hemolytic anemia; </w:t>
            </w:r>
            <w:r w:rsidR="00A77A13">
              <w:rPr>
                <w:sz w:val="18"/>
                <w:szCs w:val="18"/>
              </w:rPr>
              <w:t xml:space="preserve">ALT (SGPT)=alanine aminotransferase (serum glutamic pyruvic transaminase); ANC=Absolute neutrophil count; aPTT=Activated partial thromboplastin time; AST (SGOT)=aspartate aminotransferase (serum glutamic oxaloacetic transaminase); </w:t>
            </w:r>
            <w:r w:rsidR="002503AE">
              <w:rPr>
                <w:sz w:val="18"/>
                <w:szCs w:val="18"/>
              </w:rPr>
              <w:t xml:space="preserve">CLL=chronic lymphocytic leukemia; </w:t>
            </w:r>
            <w:r w:rsidR="00A77A13">
              <w:rPr>
                <w:sz w:val="18"/>
                <w:szCs w:val="18"/>
              </w:rPr>
              <w:t xml:space="preserve">INR=International normalized ratio; min=minutes; PT=prothrombin time; </w:t>
            </w:r>
            <w:r w:rsidR="002503AE">
              <w:rPr>
                <w:sz w:val="18"/>
                <w:szCs w:val="18"/>
              </w:rPr>
              <w:t xml:space="preserve">SLL=small lymphocytic lymphoma; </w:t>
            </w:r>
            <w:r w:rsidR="00A77A13">
              <w:rPr>
                <w:sz w:val="18"/>
                <w:szCs w:val="18"/>
              </w:rPr>
              <w:t>ULN=upper limit of normal.</w:t>
            </w:r>
          </w:p>
          <w:p ns2:paraId="2CC6DBB3" ns2:textId="77777777" w:rsidR="00FC7257" w:rsidRPr="001A77B7" w:rsidRDefault="00895D30" w:rsidP="00FB4E58">
            <w:pPr>
              <w:pStyle w:val="Paragraph"/>
              <w:spacing w:before="0" w:after="0"/>
              <w:rPr>
                <w:sz w:val="18"/>
                <w:szCs w:val="18"/>
              </w:rPr>
            </w:pPr>
            <w:r w:rsidRPr="00557DA5">
              <w:rPr>
                <w:sz w:val="18"/>
                <w:szCs w:val="18"/>
                <w:vertAlign w:val="superscript"/>
              </w:rPr>
              <w:t>a</w:t>
            </w:r>
            <w:r w:rsidR="0026253A">
              <w:rPr>
                <w:sz w:val="18"/>
                <w:szCs w:val="18"/>
                <w:vertAlign w:val="superscript"/>
              </w:rPr>
              <w:t xml:space="preserve"> </w:t>
            </w:r>
            <w:r w:rsidR="0026253A" w:rsidRPr="001A77B7">
              <w:rPr>
                <w:sz w:val="18"/>
                <w:szCs w:val="18"/>
              </w:rPr>
              <w:t>Criteria must be stable for ≥1 week, with the exception of AIHA for CLL/SLL</w:t>
            </w:r>
          </w:p>
          <w:p ns2:paraId="63E72024" ns2:textId="77777777" w:rsidR="00747E99" w:rsidRPr="00557DA5" w:rsidRDefault="00895D30" w:rsidP="00FB4E58">
            <w:pPr>
              <w:pStyle w:val="Paragraph"/>
              <w:spacing w:before="0" w:after="0"/>
              <w:rPr>
                <w:sz w:val="18"/>
                <w:szCs w:val="18"/>
              </w:rPr>
            </w:pPr>
            <w:r>
              <w:rPr>
                <w:sz w:val="18"/>
                <w:szCs w:val="18"/>
                <w:vertAlign w:val="superscript"/>
              </w:rPr>
              <w:t>b</w:t>
            </w:r>
            <w:r w:rsidR="00164D80" w:rsidRPr="00557DA5">
              <w:rPr>
                <w:sz w:val="18"/>
                <w:szCs w:val="18"/>
                <w:vertAlign w:val="superscript"/>
              </w:rPr>
              <w:t xml:space="preserve"> </w:t>
            </w:r>
            <w:r w:rsidR="00164D80">
              <w:rPr>
                <w:sz w:val="18"/>
                <w:szCs w:val="18"/>
              </w:rPr>
              <w:t>Measured or calculated</w:t>
            </w:r>
            <w:r w:rsidR="00164D80" w:rsidRPr="00557DA5">
              <w:rPr>
                <w:sz w:val="18"/>
                <w:szCs w:val="18"/>
              </w:rPr>
              <w:t xml:space="preserve"> creatinine clearance using Cockcroft-Gault:</w:t>
            </w:r>
          </w:p>
          <w:p ns2:paraId="34C8F52C" ns2:textId="77777777" w:rsidR="00747E99" w:rsidRPr="00557DA5" w:rsidRDefault="00895D30" w:rsidP="00FB4E58">
            <w:pPr>
              <w:pStyle w:val="Paragraph"/>
              <w:spacing w:before="0" w:after="0"/>
              <w:ind w:left="720"/>
              <w:rPr>
                <w:sz w:val="18"/>
                <w:szCs w:val="18"/>
              </w:rPr>
            </w:pPr>
            <w:r w:rsidRPr="00557DA5">
              <w:rPr>
                <w:sz w:val="18"/>
                <w:szCs w:val="18"/>
                <w:u w:val="single"/>
              </w:rPr>
              <w:t xml:space="preserve">(140-age [years]) </w:t>
            </w:r>
            <w:r>
              <w:rPr>
                <w:sz w:val="18"/>
                <w:szCs w:val="18"/>
                <w:u w:val="single"/>
              </w:rPr>
              <w:t>x</w:t>
            </w:r>
            <w:r w:rsidRPr="00557DA5">
              <w:rPr>
                <w:sz w:val="18"/>
                <w:szCs w:val="18"/>
                <w:u w:val="single"/>
              </w:rPr>
              <w:t xml:space="preserve"> (weight </w:t>
            </w:r>
            <w:r>
              <w:rPr>
                <w:sz w:val="18"/>
                <w:szCs w:val="18"/>
                <w:u w:val="single"/>
              </w:rPr>
              <w:t>[</w:t>
            </w:r>
            <w:r w:rsidRPr="00557DA5">
              <w:rPr>
                <w:sz w:val="18"/>
                <w:szCs w:val="18"/>
                <w:u w:val="single"/>
              </w:rPr>
              <w:t>kg</w:t>
            </w:r>
            <w:r>
              <w:rPr>
                <w:sz w:val="18"/>
                <w:szCs w:val="18"/>
                <w:u w:val="single"/>
              </w:rPr>
              <w:t>]</w:t>
            </w:r>
            <w:r w:rsidRPr="00557DA5">
              <w:rPr>
                <w:sz w:val="18"/>
                <w:szCs w:val="18"/>
                <w:u w:val="single"/>
              </w:rPr>
              <w:t>)</w:t>
            </w:r>
            <w:r w:rsidRPr="00557DA5">
              <w:rPr>
                <w:sz w:val="18"/>
                <w:szCs w:val="18"/>
              </w:rPr>
              <w:t xml:space="preserve">      (</w:t>
            </w:r>
            <w:r>
              <w:rPr>
                <w:sz w:val="18"/>
                <w:szCs w:val="18"/>
              </w:rPr>
              <w:t>x</w:t>
            </w:r>
            <w:r w:rsidRPr="00557DA5">
              <w:rPr>
                <w:sz w:val="18"/>
                <w:szCs w:val="18"/>
              </w:rPr>
              <w:t>F)*</w:t>
            </w:r>
          </w:p>
          <w:p ns2:paraId="1C7268A3" ns2:textId="77777777" w:rsidR="00747E99" w:rsidRPr="00557DA5" w:rsidRDefault="00895D30" w:rsidP="00FB4E58">
            <w:pPr>
              <w:pStyle w:val="Paragraph"/>
              <w:spacing w:before="0" w:after="0"/>
              <w:ind w:left="720"/>
              <w:rPr>
                <w:sz w:val="18"/>
                <w:szCs w:val="18"/>
              </w:rPr>
            </w:pPr>
            <w:r w:rsidRPr="00557DA5">
              <w:rPr>
                <w:sz w:val="18"/>
                <w:szCs w:val="18"/>
              </w:rPr>
              <w:t xml:space="preserve">Serum creatinine (mg/dL) </w:t>
            </w:r>
            <w:r>
              <w:rPr>
                <w:sz w:val="18"/>
                <w:szCs w:val="18"/>
              </w:rPr>
              <w:t xml:space="preserve">x </w:t>
            </w:r>
            <w:r w:rsidRPr="00557DA5">
              <w:rPr>
                <w:sz w:val="18"/>
                <w:szCs w:val="18"/>
              </w:rPr>
              <w:t>72</w:t>
            </w:r>
          </w:p>
          <w:p ns2:paraId="6C24EBE9" ns2:textId="77777777" w:rsidR="00747E99" w:rsidRPr="004A3F6F" w:rsidRDefault="00895D30" w:rsidP="00FB4E58">
            <w:pPr>
              <w:pStyle w:val="Paragraph"/>
              <w:spacing w:before="0" w:after="0"/>
              <w:rPr>
                <w:sz w:val="18"/>
                <w:szCs w:val="18"/>
              </w:rPr>
            </w:pPr>
            <w:r w:rsidRPr="00557DA5">
              <w:rPr>
                <w:sz w:val="18"/>
                <w:szCs w:val="18"/>
              </w:rPr>
              <w:t xml:space="preserve">*where F=0.85 for females and F=1 for males </w:t>
            </w:r>
          </w:p>
        </w:tc>
      </w:tr>
    </w:tbl>
    <w:p ns2:paraId="6C6767A5" ns2:textId="77777777" w:rsidR="00BA333C" w:rsidRPr="00624F15" w:rsidRDefault="00895D30" w:rsidP="00190F61">
      <w:pPr>
        <w:pStyle w:val="Paragraph"/>
        <w:keepNext/>
        <w:spacing w:before="240"/>
        <w:rPr>
          <w:b/>
          <w:bCs/>
        </w:rPr>
      </w:pPr>
      <w:r>
        <w:t>D</w:t>
      </w:r>
      <w:ins w:id="6854" w:author="GoldenCorpusHarness" w:date="2026-03-28T22:23:47Z">
        <w:r>
          <w:t>is</w:t>
        </w:r>
      </w:ins>
      <w:r>
        <w:t>e</w:t>
      </w:r>
      <w:ins w:id="6855" w:author="GoldenCorpusHarness" w:date="2026-03-28T22:23:47Z">
        <w:r>
          <w:t>ase-related sy</w:t>
        </w:r>
      </w:ins>
      <w:r>
        <w:t>m</w:t>
      </w:r>
      <w:ins w:id="6856" w:author="GoldenCorpusHarness" w:date="2026-03-28T22:23:47Z">
        <w:r>
          <w:t>pt</w:t>
        </w:r>
      </w:ins>
      <w:r>
        <w:t>o</w:t>
      </w:r>
      <w:ins w:id="6857" w:author="GoldenCorpusHarness" w:date="2026-03-28T22:23:47Z">
        <w:r>
          <w:t>ms as deﬁned by any of the followin</w:t>
        </w:r>
      </w:ins>
      <w:r>
        <w:t>g</w:t>
      </w:r>
      <w:del w:id="6858" w:author="GoldenCorpusHarness" w:date="2026-03-28T22:23:47Z">
        <w:r>
          <w:delText>raphics</w:delText>
        </w:r>
      </w:del>
      <w:ins w:id="6859" w:author="GoldenCorpusHarness" w:date="2026-03-28T22:23:47Z">
        <w:r>
          <w:t xml:space="preserve">: </w:t>
        </w:r>
      </w:ins>
    </w:p>
    <w:p ns2:paraId="560014F5" ns2:textId="77777777" w:rsidR="00B93FD4" w:rsidRDefault="00895D30" w:rsidP="00B11BE1">
      <w:pPr>
        <w:pStyle w:val="ListNumber"/>
      </w:pPr>
      <w:del w:id="6860" w:author="GoldenCorpusHarness" w:date="2026-03-28T22:23:47Z">
        <w:r>
          <w:delText>Is a</w:delText>
        </w:r>
      </w:del>
      <w:ins w:id="6861" w:author="GoldenCorpusHarness" w:date="2026-03-28T22:23:47Z">
        <w:r>
          <w:t>U</w:t>
        </w:r>
      </w:ins>
      <w:r>
        <w:t>n</w:t>
      </w:r>
      <w:del w:id="6862" w:author="GoldenCorpusHarness" w:date="2026-03-28T22:23:47Z">
        <w:r>
          <w:delText xml:space="preserve"> </w:delText>
        </w:r>
      </w:del>
      <w:r>
        <w:t>in</w:t>
      </w:r>
      <w:del w:id="6863" w:author="GoldenCorpusHarness" w:date="2026-03-28T22:23:47Z">
        <w:r>
          <w:delText>d</w:delText>
        </w:r>
      </w:del>
      <w:ins w:id="6864" w:author="GoldenCorpusHarness" w:date="2026-03-28T22:23:47Z">
        <w:r>
          <w:t>tent</w:t>
        </w:r>
      </w:ins>
      <w:r>
        <w:t>i</w:t>
      </w:r>
      <w:del w:id="6865" w:author="GoldenCorpusHarness" w:date="2026-03-28T22:23:47Z">
        <w:r>
          <w:delText>vidu</w:delText>
        </w:r>
      </w:del>
      <w:ins w:id="6866" w:author="GoldenCorpusHarness" w:date="2026-03-28T22:23:47Z">
        <w:r>
          <w:t>on</w:t>
        </w:r>
      </w:ins>
      <w:r>
        <w:t xml:space="preserve">al </w:t>
      </w:r>
      <w:del w:id="6867" w:author="GoldenCorpusHarness" w:date="2026-03-28T22:23:47Z">
        <w:r>
          <w:delText>of any s</w:delText>
        </w:r>
      </w:del>
      <w:ins w:id="6868" w:author="GoldenCorpusHarness" w:date="2026-03-28T22:23:47Z">
        <w:r>
          <w:t>w</w:t>
        </w:r>
      </w:ins>
      <w:r>
        <w:t>e</w:t>
      </w:r>
      <w:del w:id="6869" w:author="GoldenCorpusHarness" w:date="2026-03-28T22:23:47Z">
        <w:r>
          <w:delText>x/</w:delText>
        </w:r>
      </w:del>
      <w:ins w:id="6870" w:author="GoldenCorpusHarness" w:date="2026-03-28T22:23:47Z">
        <w:r>
          <w:t>i</w:t>
        </w:r>
      </w:ins>
      <w:r>
        <w:t>g</w:t>
      </w:r>
      <w:del w:id="6871" w:author="GoldenCorpusHarness" w:date="2026-03-28T22:23:47Z">
        <w:r>
          <w:delText>ender and aged a</w:delText>
        </w:r>
      </w:del>
      <w:ins w:id="6872" w:author="GoldenCorpusHarness" w:date="2026-03-28T22:23:47Z">
        <w:r>
          <w:t>h</w:t>
        </w:r>
      </w:ins>
      <w:r>
        <w:t>t l</w:t>
      </w:r>
      <w:del w:id="6873" w:author="GoldenCorpusHarness" w:date="2026-03-28T22:23:47Z">
        <w:r>
          <w:delText>ea</w:delText>
        </w:r>
      </w:del>
      <w:ins w:id="6874" w:author="GoldenCorpusHarness" w:date="2026-03-28T22:23:47Z">
        <w:r>
          <w:t>o</w:t>
        </w:r>
      </w:ins>
      <w:r>
        <w:t>s</w:t>
      </w:r>
      <w:del w:id="6875" w:author="GoldenCorpusHarness" w:date="2026-03-28T22:23:47Z">
        <w:r>
          <w:delText>t 18 year</w:delText>
        </w:r>
      </w:del>
      <w:r>
        <w:t xml:space="preserve">s </w:t>
      </w:r>
      <w:del w:id="6876" w:author="GoldenCorpusHarness" w:date="2026-03-28T22:23:47Z">
        <w:r>
          <w:delText>a</w:delText>
        </w:r>
      </w:del>
      <w:ins w:id="6877" w:author="GoldenCorpusHarness" w:date="2026-03-28T22:23:47Z">
        <w:r>
          <w:t>≥10% wi</w:t>
        </w:r>
      </w:ins>
      <w:r>
        <w:t>t</w:t>
      </w:r>
      <w:ins w:id="6878" w:author="GoldenCorpusHarness" w:date="2026-03-28T22:23:47Z">
        <w:r>
          <w:t>hin</w:t>
        </w:r>
      </w:ins>
      <w:r>
        <w:t xml:space="preserve"> the </w:t>
      </w:r>
      <w:del w:id="6879" w:author="GoldenCorpusHarness" w:date="2026-03-28T22:23:47Z">
        <w:r>
          <w:delText xml:space="preserve">time of </w:delText>
        </w:r>
      </w:del>
      <w:r>
        <w:t>pr</w:t>
      </w:r>
      <w:del w:id="6880" w:author="GoldenCorpusHarness" w:date="2026-03-28T22:23:47Z">
        <w:r>
          <w:delText>o</w:delText>
        </w:r>
      </w:del>
      <w:ins w:id="6881" w:author="GoldenCorpusHarness" w:date="2026-03-28T22:23:47Z">
        <w:r>
          <w:t>e</w:t>
        </w:r>
      </w:ins>
      <w:r>
        <w:t>vi</w:t>
      </w:r>
      <w:del w:id="6882" w:author="GoldenCorpusHarness" w:date="2026-03-28T22:23:47Z">
        <w:r>
          <w:delText>ding</w:delText>
        </w:r>
      </w:del>
      <w:ins w:id="6883" w:author="GoldenCorpusHarness" w:date="2026-03-28T22:23:47Z">
        <w:r>
          <w:t>ous</w:t>
        </w:r>
      </w:ins>
      <w:r>
        <w:t xml:space="preserve"> </w:t>
      </w:r>
      <w:del w:id="6884" w:author="GoldenCorpusHarness" w:date="2026-03-28T22:23:47Z">
        <w:r>
          <w:delText>d</w:delText>
        </w:r>
      </w:del>
      <w:ins w:id="6885" w:author="GoldenCorpusHarness" w:date="2026-03-28T22:23:47Z">
        <w:r>
          <w:t>6 m</w:t>
        </w:r>
      </w:ins>
      <w:r>
        <w:t>o</w:t>
      </w:r>
      <w:del w:id="6886" w:author="GoldenCorpusHarness" w:date="2026-03-28T22:23:47Z">
        <w:r>
          <w:delText>cume</w:delText>
        </w:r>
      </w:del>
      <w:r>
        <w:t>nt</w:t>
      </w:r>
      <w:del w:id="6887" w:author="GoldenCorpusHarness" w:date="2026-03-28T22:23:47Z">
        <w:r>
          <w:delText>ed informed con</w:delText>
        </w:r>
      </w:del>
      <w:ins w:id="6888" w:author="GoldenCorpusHarness" w:date="2026-03-28T22:23:47Z">
        <w:r>
          <w:t>h</w:t>
        </w:r>
      </w:ins>
      <w:r>
        <w:t>s</w:t>
      </w:r>
      <w:del w:id="6889" w:author="GoldenCorpusHarness" w:date="2026-03-28T22:23:47Z">
        <w:r>
          <w:delText>ent</w:delText>
        </w:r>
      </w:del>
      <w:r>
        <w:t xml:space="preserve">. </w:t>
      </w:r>
    </w:p>
    <w:p ns2:paraId="5C30EA1F" ns2:textId="77777777" w:rsidR="00624F15" w:rsidRDefault="008F7EB8" w:rsidP="00190F61">
      <w:pPr>
        <w:pStyle w:val="Paragraph"/>
        <w:keepNext/>
        <w:spacing w:before="240"/>
        <w:rPr>
          <w:b/>
          <w:bCs/>
        </w:rPr>
      </w:pPr>
      <w:del w:id="6890" w:author="GoldenCorpusHarness" w:date="2026-03-28T22:23:47Z">
        <w:r>
          <w:delText>Part</w:delText>
        </w:r>
      </w:del>
      <w:ins w:id="6891" w:author="GoldenCorpusHarness" w:date="2026-03-28T22:23:47Z">
        <w:r>
          <w:t>S</w:t>
        </w:r>
      </w:ins>
      <w:r>
        <w:t>i</w:t>
      </w:r>
      <w:ins w:id="6892" w:author="GoldenCorpusHarness" w:date="2026-03-28T22:23:47Z">
        <w:r>
          <w:t>gniﬁ</w:t>
        </w:r>
      </w:ins>
      <w:r>
        <w:t>c</w:t>
      </w:r>
      <w:del w:id="6893" w:author="GoldenCorpusHarness" w:date="2026-03-28T22:23:47Z">
        <w:r>
          <w:delText>ip</w:delText>
        </w:r>
      </w:del>
      <w:r>
        <w:t>ant</w:t>
      </w:r>
      <w:ins w:id="6894" w:author="GoldenCorpusHarness" w:date="2026-03-28T22:23:47Z">
        <w:r>
          <w:t xml:space="preserve"> fatigue (ie, up to ECOG performance statu</w:t>
        </w:r>
      </w:ins>
      <w:r>
        <w:t xml:space="preserve">s </w:t>
      </w:r>
      <w:del w:id="6895" w:author="GoldenCorpusHarness" w:date="2026-03-28T22:23:47Z">
        <w:r>
          <w:delText>Assig</w:delText>
        </w:r>
      </w:del>
      <w:ins w:id="6896" w:author="GoldenCorpusHarness" w:date="2026-03-28T22:23:47Z">
        <w:r>
          <w:t>2; ca</w:t>
        </w:r>
      </w:ins>
      <w:r>
        <w:t>n</w:t>
      </w:r>
      <w:del w:id="6897" w:author="GoldenCorpusHarness" w:date="2026-03-28T22:23:47Z">
        <w:r>
          <w:delText>ed</w:delText>
        </w:r>
      </w:del>
      <w:ins w:id="6898" w:author="GoldenCorpusHarness" w:date="2026-03-28T22:23:47Z">
        <w:r>
          <w:t>not</w:t>
        </w:r>
      </w:ins>
      <w:r>
        <w:t xml:space="preserve"> </w:t>
      </w:r>
      <w:del w:id="6899" w:author="GoldenCorpusHarness" w:date="2026-03-28T22:23:47Z">
        <w:r>
          <w:delText>M</w:delText>
        </w:r>
      </w:del>
      <w:ins w:id="6900" w:author="GoldenCorpusHarness" w:date="2026-03-28T22:23:47Z">
        <w:r>
          <w:t>work or un</w:t>
        </w:r>
      </w:ins>
      <w:r>
        <w:t>a</w:t>
      </w:r>
      <w:ins w:id="6901" w:author="GoldenCorpusHarness" w:date="2026-03-28T22:23:47Z">
        <w:r>
          <w:t>b</w:t>
        </w:r>
      </w:ins>
      <w:r>
        <w:t xml:space="preserve">le </w:t>
      </w:r>
      <w:del w:id="6902" w:author="GoldenCorpusHarness" w:date="2026-03-28T22:23:47Z">
        <w:r>
          <w:delText>S</w:delText>
        </w:r>
      </w:del>
      <w:ins w:id="6903" w:author="GoldenCorpusHarness" w:date="2026-03-28T22:23:47Z">
        <w:r>
          <w:t>to p</w:t>
        </w:r>
      </w:ins>
      <w:r>
        <w:t>e</w:t>
      </w:r>
      <w:del w:id="6904" w:author="GoldenCorpusHarness" w:date="2026-03-28T22:23:47Z">
        <w:r>
          <w:delText>x</w:delText>
        </w:r>
      </w:del>
      <w:ins w:id="6905" w:author="GoldenCorpusHarness" w:date="2026-03-28T22:23:47Z">
        <w:r>
          <w:t>rform usual</w:t>
        </w:r>
      </w:ins>
      <w:r>
        <w:t xml:space="preserve"> a</w:t>
      </w:r>
      <w:ins w:id="6906" w:author="GoldenCorpusHarness" w:date="2026-03-28T22:23:47Z">
        <w:r>
          <w:t>c</w:t>
        </w:r>
      </w:ins>
      <w:r>
        <w:t>t</w:t>
      </w:r>
      <w:ins w:id="6907" w:author="GoldenCorpusHarness" w:date="2026-03-28T22:23:47Z">
        <w:r>
          <w:t>ivities).</w:t>
        </w:r>
      </w:ins>
      <w:r>
        <w:t xml:space="preserve"> </w:t>
      </w:r>
      <w:del w:id="6908" w:author="GoldenCorpusHarness" w:date="2026-03-28T22:23:47Z">
        <w:r>
          <w:delText>Birth</w:delText>
        </w:r>
      </w:del>
    </w:p>
    <w:p ns2:paraId="5B928F69" ns2:textId="77777777" w:rsidR="00DE59CD" w:rsidRDefault="00895D30" w:rsidP="00B11BE1">
      <w:pPr>
        <w:pStyle w:val="ListNumber"/>
      </w:pPr>
      <w:del w:id="6909" w:author="GoldenCorpusHarness" w:date="2026-03-28T22:23:47Z">
        <w:r>
          <w:delText>I</w:delText>
        </w:r>
      </w:del>
      <w:ins w:id="6910" w:author="GoldenCorpusHarness" w:date="2026-03-28T22:23:47Z">
        <w:r>
          <w:t>Fever o</w:t>
        </w:r>
      </w:ins>
      <w:r>
        <w:t xml:space="preserve">f </w:t>
      </w:r>
      <w:ins w:id="6911" w:author="GoldenCorpusHarness" w:date="2026-03-28T22:23:47Z">
        <w:r>
          <w:t>100.5°F or 38.0°C for 2 or more weeks without eviden</w:t>
        </w:r>
      </w:ins>
      <w:r>
        <w:t>c</w:t>
      </w:r>
      <w:del w:id="6912" w:author="GoldenCorpusHarness" w:date="2026-03-28T22:23:47Z">
        <w:r>
          <w:delText>apabl</w:delText>
        </w:r>
      </w:del>
      <w:r>
        <w:t xml:space="preserve">e of </w:t>
      </w:r>
      <w:del w:id="6913" w:author="GoldenCorpusHarness" w:date="2026-03-28T22:23:47Z">
        <w:r>
          <w:delText>produc</w:delText>
        </w:r>
      </w:del>
      <w:r>
        <w:t>in</w:t>
      </w:r>
      <w:del w:id="6914" w:author="GoldenCorpusHarness" w:date="2026-03-28T22:23:47Z">
        <w:r>
          <w:delText>g sp</w:delText>
        </w:r>
      </w:del>
      <w:ins w:id="6915" w:author="GoldenCorpusHarness" w:date="2026-03-28T22:23:47Z">
        <w:r>
          <w:t>f</w:t>
        </w:r>
      </w:ins>
      <w:r>
        <w:t>e</w:t>
      </w:r>
      <w:del w:id="6916" w:author="GoldenCorpusHarness" w:date="2026-03-28T22:23:47Z">
        <w:r>
          <w:delText>rm, the parti</w:delText>
        </w:r>
      </w:del>
      <w:r>
        <w:t>c</w:t>
      </w:r>
      <w:del w:id="6917" w:author="GoldenCorpusHarness" w:date="2026-03-28T22:23:47Z">
        <w:r>
          <w:delText>ipant agrees to the following during the intervention period and for at least the time needed to eliminate each study intervention after the last dose of study interven</w:delText>
        </w:r>
      </w:del>
      <w:r>
        <w:t xml:space="preserve">tion. </w:t>
      </w:r>
      <w:del w:id="6918" w:author="GoldenCorpusHarness" w:date="2026-03-28T22:23:47Z">
        <w:r>
          <w:delText>The length of time required to continue contraception for each study intervention is:</w:delText>
        </w:r>
      </w:del>
    </w:p>
    <w:p ns2:paraId="20949B6B" ns2:textId="77777777" w:rsidR="00DE59CD" w:rsidRPr="00225DD9" w:rsidRDefault="00895D30" w:rsidP="00B11BE1">
      <w:pPr>
        <w:pStyle w:val="ListBullet2"/>
      </w:pPr>
      <w:r>
        <w:t>N</w:t>
      </w:r>
      <w:ins w:id="6919" w:author="GoldenCorpusHarness" w:date="2026-03-28T22:23:47Z">
        <w:r>
          <w:t>ight sw</w:t>
        </w:r>
      </w:ins>
      <w:r>
        <w:t>e</w:t>
      </w:r>
      <w:ins w:id="6920" w:author="GoldenCorpusHarness" w:date="2026-03-28T22:23:47Z">
        <w:r>
          <w:t xml:space="preserve">ats for ≥1 </w:t>
        </w:r>
      </w:ins>
      <w:r>
        <w:t>m</w:t>
      </w:r>
      <w:ins w:id="6921" w:author="GoldenCorpusHarness" w:date="2026-03-28T22:23:47Z">
        <w:r>
          <w:t>on</w:t>
        </w:r>
      </w:ins>
      <w:r>
        <w:t>t</w:t>
      </w:r>
      <w:del w:id="6922" w:author="GoldenCorpusHarness" w:date="2026-03-28T22:23:47Z">
        <w:r>
          <w:delText>abr</w:delText>
        </w:r>
      </w:del>
      <w:ins w:id="6923" w:author="GoldenCorpusHarness" w:date="2026-03-28T22:23:47Z">
        <w:r>
          <w:t>h witho</w:t>
        </w:r>
      </w:ins>
      <w:r>
        <w:t>ut</w:t>
      </w:r>
      <w:ins w:id="6924" w:author="GoldenCorpusHarness" w:date="2026-03-28T22:23:47Z">
        <w:r>
          <w:t xml:space="preserve"> evidence of </w:t>
        </w:r>
      </w:ins>
      <w:r>
        <w:t>in</w:t>
      </w:r>
      <w:ins w:id="6925" w:author="GoldenCorpusHarness" w:date="2026-03-28T22:23:47Z">
        <w:r>
          <w:t>fect</w:t>
        </w:r>
      </w:ins>
      <w:r>
        <w:t>i</w:t>
      </w:r>
      <w:del w:id="6926" w:author="GoldenCorpusHarness" w:date="2026-03-28T22:23:47Z">
        <w:r>
          <w:delText>b: 12 days</w:delText>
        </w:r>
      </w:del>
      <w:ins w:id="6927" w:author="GoldenCorpusHarness" w:date="2026-03-28T22:23:47Z">
        <w:r>
          <w:t>on.</w:t>
        </w:r>
      </w:ins>
    </w:p>
    <w:p ns2:paraId="001B1D69" ns2:textId="77777777" w:rsidR="00DE59CD" w:rsidRPr="00225DD9" w:rsidRDefault="00895D30" w:rsidP="00B11BE1">
      <w:pPr>
        <w:pStyle w:val="ListBullet2"/>
      </w:pPr>
      <w:ins w:id="6928" w:author="GoldenCorpusHarness" w:date="2026-03-28T22:23:47Z">
        <w:r>
          <w:t>Del(17p) status, TP53 mutation status, and IGH</w:t>
        </w:r>
      </w:ins>
      <w:r>
        <w:t>V</w:t>
      </w:r>
      <w:ins w:id="6929" w:author="GoldenCorpusHarness" w:date="2026-03-28T22:23:47Z">
        <w:r>
          <w:t xml:space="preserve"> mutation status results required before randomization for Part 2 participants only as determined by c</w:t>
        </w:r>
      </w:ins>
      <w:r>
        <w:t>en</w:t>
      </w:r>
      <w:ins w:id="6930" w:author="GoldenCorpusHarness" w:date="2026-03-28T22:23:47Z">
        <w:r>
          <w:t>tral t</w:t>
        </w:r>
      </w:ins>
      <w:r>
        <w:t>e</w:t>
      </w:r>
      <w:ins w:id="6931" w:author="GoldenCorpusHarness" w:date="2026-03-28T22:23:47Z">
        <w:r>
          <w:t>s</w:t>
        </w:r>
      </w:ins>
      <w:r>
        <w:t>t</w:t>
      </w:r>
      <w:del w:id="6932" w:author="GoldenCorpusHarness" w:date="2026-03-28T22:23:47Z">
        <w:r>
          <w:delText>oclax</w:delText>
        </w:r>
      </w:del>
      <w:ins w:id="6933" w:author="GoldenCorpusHarness" w:date="2026-03-28T22:23:47Z">
        <w:r>
          <w:t>ing</w:t>
        </w:r>
      </w:ins>
      <w:r>
        <w:t>:</w:t>
      </w:r>
      <w:del w:id="6934" w:author="GoldenCorpusHarness" w:date="2026-03-28T22:23:47Z">
        <w:r>
          <w:delText xml:space="preserve"> 1 month (30 days)</w:delText>
        </w:r>
      </w:del>
    </w:p>
    <w:p ns2:paraId="2B43E7D7" ns2:textId="77777777" w:rsidR="00DE59CD" w:rsidRPr="00942A96" w:rsidRDefault="00895D30" w:rsidP="00B11BE1">
      <w:pPr>
        <w:pStyle w:val="ListBullet2"/>
      </w:pPr>
      <w:del w:id="6935" w:author="GoldenCorpusHarness" w:date="2026-03-28T22:23:47Z">
        <w:r>
          <w:delText>Ri</w:delText>
        </w:r>
      </w:del>
      <w:ins w:id="6936" w:author="GoldenCorpusHarness" w:date="2026-03-28T22:23:47Z">
        <w:r>
          <w:t>Del(17p) sta</w:t>
        </w:r>
      </w:ins>
      <w:r>
        <w:t>tu</w:t>
      </w:r>
      <w:del w:id="6937" w:author="GoldenCorpusHarness" w:date="2026-03-28T22:23:47Z">
        <w:r>
          <w:delText>x</w:delText>
        </w:r>
      </w:del>
      <w:ins w:id="6938" w:author="GoldenCorpusHarness" w:date="2026-03-28T22:23:47Z">
        <w:r>
          <w:t>s, TP53 mutat</w:t>
        </w:r>
      </w:ins>
      <w:r>
        <w:t>i</w:t>
      </w:r>
      <w:del w:id="6939" w:author="GoldenCorpusHarness" w:date="2026-03-28T22:23:47Z">
        <w:r>
          <w:delText>m</w:delText>
        </w:r>
      </w:del>
      <w:ins w:id="6940" w:author="GoldenCorpusHarness" w:date="2026-03-28T22:23:47Z">
        <w:r>
          <w:t>on st</w:t>
        </w:r>
      </w:ins>
      <w:r>
        <w:t>a</w:t>
      </w:r>
      <w:del w:id="6941" w:author="GoldenCorpusHarness" w:date="2026-03-28T22:23:47Z">
        <w:r>
          <w:delText>b (ri</w:delText>
        </w:r>
      </w:del>
      <w:r>
        <w:t>tu</w:t>
      </w:r>
      <w:del w:id="6942" w:author="GoldenCorpusHarness" w:date="2026-03-28T22:23:47Z">
        <w:r>
          <w:delText>xi</w:delText>
        </w:r>
      </w:del>
      <w:ins w:id="6943" w:author="GoldenCorpusHarness" w:date="2026-03-28T22:23:47Z">
        <w:r>
          <w:t xml:space="preserve">s, IGHV </w:t>
        </w:r>
      </w:ins>
      <w:r>
        <w:t>m</w:t>
      </w:r>
      <w:ins w:id="6944" w:author="GoldenCorpusHarness" w:date="2026-03-28T22:23:47Z">
        <w:r>
          <w:t>ut</w:t>
        </w:r>
      </w:ins>
      <w:r>
        <w:t>a</w:t>
      </w:r>
      <w:del w:id="6945" w:author="GoldenCorpusHarness" w:date="2026-03-28T22:23:47Z">
        <w:r>
          <w:delText>b b</w:delText>
        </w:r>
      </w:del>
      <w:ins w:id="6946" w:author="GoldenCorpusHarness" w:date="2026-03-28T22:23:47Z">
        <w:r>
          <w:t>t</w:t>
        </w:r>
      </w:ins>
      <w:r>
        <w:t>io</w:t>
      </w:r>
      <w:ins w:id="6947" w:author="GoldenCorpusHarness" w:date="2026-03-28T22:23:47Z">
        <w:r>
          <w:t xml:space="preserve">n </w:t>
        </w:r>
      </w:ins>
      <w:r>
        <w:t>s</w:t>
      </w:r>
      <w:del w:id="6948" w:author="GoldenCorpusHarness" w:date="2026-03-28T22:23:47Z">
        <w:r>
          <w:delText>imil</w:delText>
        </w:r>
      </w:del>
      <w:ins w:id="6949" w:author="GoldenCorpusHarness" w:date="2026-03-28T22:23:47Z">
        <w:r>
          <w:t>t</w:t>
        </w:r>
      </w:ins>
      <w:r>
        <w:t>a</w:t>
      </w:r>
      <w:del w:id="6950" w:author="GoldenCorpusHarness" w:date="2026-03-28T22:23:47Z">
        <w:r>
          <w:delText>r</w:delText>
        </w:r>
      </w:del>
      <w:ins w:id="6951" w:author="GoldenCorpusHarness" w:date="2026-03-28T22:23:47Z">
        <w:r>
          <w:t>tus.</w:t>
        </w:r>
      </w:ins>
      <w:r>
        <w:t xml:space="preserve"> </w:t>
      </w:r>
      <w:del w:id="6952" w:author="GoldenCorpusHarness" w:date="2026-03-28T22:23:47Z">
        <w:r>
          <w:delText>[see Appendix 13]): not applicable</w:delText>
        </w:r>
      </w:del>
    </w:p>
    <w:p ns2:paraId="6721DA67" ns2:textId="77777777" w:rsidR="00DE59CD" w:rsidRPr="00942A96" w:rsidRDefault="00895D30" w:rsidP="00B11BE1">
      <w:pPr>
        <w:pStyle w:val="ListBullet"/>
        <w:rPr>
          <w:rFonts w:eastAsia="Times New Roman"/>
        </w:rPr>
      </w:pPr>
      <w:del w:id="6953" w:author="GoldenCorpusHarness" w:date="2026-03-28T22:23:47Z">
        <w:r>
          <w:delText>A</w:delText>
        </w:r>
      </w:del>
      <w:ins w:id="6954" w:author="GoldenCorpusHarness" w:date="2026-03-28T22:23:47Z">
        <w:r>
          <w:t>For accurate prognostic stratification, each patient must have a known result for IGHV, del(17p), and TP53. In cases where del(17p) or TP53 results are indeterminate, eligi</w:t>
        </w:r>
      </w:ins>
      <w:r>
        <w:t>b</w:t>
      </w:r>
      <w:del w:id="6955" w:author="GoldenCorpusHarness" w:date="2026-03-28T22:23:47Z">
        <w:r>
          <w:delText>stains from penile-</w:delText>
        </w:r>
      </w:del>
      <w:ins w:id="6956" w:author="GoldenCorpusHarness" w:date="2026-03-28T22:23:47Z">
        <w:r>
          <w:t>ility may be determined with sponsor consultation and appro</w:t>
        </w:r>
      </w:ins>
      <w:r>
        <w:t>va</w:t>
      </w:r>
      <w:ins w:id="6957" w:author="GoldenCorpusHarness" w:date="2026-03-28T22:23:47Z">
        <w:r>
          <w:t>l as follows: participants with an indeterminate del(17p) result are eli</w:t>
        </w:r>
      </w:ins>
      <w:r>
        <w:t>gi</w:t>
      </w:r>
      <w:del w:id="6958" w:author="GoldenCorpusHarness" w:date="2026-03-28T22:23:47Z">
        <w:r>
          <w:delText>nal intercourse as their preferred and usual lifest</w:delText>
        </w:r>
      </w:del>
      <w:ins w:id="6959" w:author="GoldenCorpusHarness" w:date="2026-03-28T22:23:47Z">
        <w:r>
          <w:t>ble onl</w:t>
        </w:r>
      </w:ins>
      <w:r>
        <w:t>y</w:t>
      </w:r>
      <w:del w:id="6960" w:author="GoldenCorpusHarness" w:date="2026-03-28T22:23:47Z">
        <w:r>
          <w:delText xml:space="preserve">le </w:delText>
        </w:r>
      </w:del>
      <w:ins w:id="6961" w:author="GoldenCorpusHarness" w:date="2026-03-28T22:23:47Z">
        <w:r>
          <w:t xml:space="preserve"> if a TP53 mutation is confirmed, and participants with an indeterminate TP53 result are eligible only if del</w:t>
        </w:r>
      </w:ins>
      <w:r>
        <w:t>(</w:t>
      </w:r>
      <w:del w:id="6962" w:author="GoldenCorpusHarness" w:date="2026-03-28T22:23:47Z">
        <w:r>
          <w:delText>abstinent on a long-term and persistent basis</w:delText>
        </w:r>
      </w:del>
      <w:ins w:id="6963" w:author="GoldenCorpusHarness" w:date="2026-03-28T22:23:47Z">
        <w:r>
          <w:t>17p</w:t>
        </w:r>
      </w:ins>
      <w:r>
        <w:t xml:space="preserve">) </w:t>
      </w:r>
      <w:del w:id="6964" w:author="GoldenCorpusHarness" w:date="2026-03-28T22:23:47Z">
        <w:r>
          <w:delText>and agrees to remain abstinent</w:delText>
        </w:r>
      </w:del>
      <w:ins w:id="6965" w:author="GoldenCorpusHarness" w:date="2026-03-28T22:23:47Z">
        <w:r>
          <w:t>is confirmed.</w:t>
        </w:r>
      </w:ins>
    </w:p>
    <w:p ns2:paraId="18C48B98" ns2:textId="77777777" w:rsidR="00DE59CD" w:rsidRDefault="00895D30" w:rsidP="00B11BE1">
      <w:pPr>
        <w:pStyle w:val="ListContinue"/>
      </w:pPr>
      <w:del w:id="6966" w:author="GoldenCorpusHarness" w:date="2026-03-28T22:23:47Z">
        <w:r>
          <w:delText>OR</w:delText>
        </w:r>
      </w:del>
      <w:ins w:id="6967" w:author="GoldenCorpusHarness" w:date="2026-03-28T22:23:47Z">
        <w:r>
          <w:t>Provision of peripheral blood sample (at screening for CLL participants). For SLL participants, peripheral blood and a bone marrow aspirate are required, and if available/preferrable a lymph node sample (if obtained up to 1 year before central laboratory submission if there was no intervening therapy). Further information is provided in Appendix 14.</w:t>
        </w:r>
      </w:ins>
    </w:p>
    <w:p ns2:paraId="472C0875" ns2:textId="77777777" w:rsidR="00DE59CD" w:rsidRDefault="00895D30" w:rsidP="00AE4354">
      <w:pPr>
        <w:pStyle w:val="ListBullet"/>
        <w:keepNext/>
      </w:pPr>
      <w:del w:id="6968" w:author="GoldenCorpusHarness" w:date="2026-03-28T22:23:47Z">
        <w:r>
          <w:delText>U</w:delText>
        </w:r>
      </w:del>
      <w:ins w:id="6969" w:author="GoldenCorpusHarness" w:date="2026-03-28T22:23:47Z">
        <w:r>
          <w:t>NOTE: Ti</w:t>
        </w:r>
      </w:ins>
      <w:r>
        <w:t>s</w:t>
      </w:r>
      <w:ins w:id="6970" w:author="GoldenCorpusHarness" w:date="2026-03-28T22:23:47Z">
        <w:r>
          <w:t>su</w:t>
        </w:r>
      </w:ins>
      <w:r>
        <w:t>e</w:t>
      </w:r>
      <w:del w:id="6971" w:author="GoldenCorpusHarness" w:date="2026-03-28T22:23:47Z">
        <w:r>
          <w:delText>s</w:delText>
        </w:r>
      </w:del>
      <w:r>
        <w:t xml:space="preserve"> co</w:t>
      </w:r>
      <w:del w:id="6972" w:author="GoldenCorpusHarness" w:date="2026-03-28T22:23:47Z">
        <w:r>
          <w:delText>ntra</w:delText>
        </w:r>
      </w:del>
      <w:ins w:id="6973" w:author="GoldenCorpusHarness" w:date="2026-03-28T22:23:47Z">
        <w:r>
          <w:t>lle</w:t>
        </w:r>
      </w:ins>
      <w:r>
        <w:t>c</w:t>
      </w:r>
      <w:del w:id="6974" w:author="GoldenCorpusHarness" w:date="2026-03-28T22:23:47Z">
        <w:r>
          <w:delText>ep</w:delText>
        </w:r>
      </w:del>
      <w:r>
        <w:t>tion a</w:t>
      </w:r>
      <w:ins w:id="6975" w:author="GoldenCorpusHarness" w:date="2026-03-28T22:23:47Z">
        <w:r>
          <w:t xml:space="preserve">nd </w:t>
        </w:r>
      </w:ins>
      <w:r>
        <w:t>s</w:t>
      </w:r>
      <w:ins w:id="6976" w:author="GoldenCorpusHarness" w:date="2026-03-28T22:23:47Z">
        <w:r>
          <w:t>ubmission</w:t>
        </w:r>
      </w:ins>
      <w:r>
        <w:t xml:space="preserve"> </w:t>
      </w:r>
      <w:ins w:id="6977" w:author="GoldenCorpusHarness" w:date="2026-03-28T22:23:47Z">
        <w:r>
          <w:t>to the central laboratory shoul</w:t>
        </w:r>
      </w:ins>
      <w:r>
        <w:t>d</w:t>
      </w:r>
      <w:del w:id="6978" w:author="GoldenCorpusHarness" w:date="2026-03-28T22:23:47Z">
        <w:r>
          <w:delText>etai</w:delText>
        </w:r>
      </w:del>
      <w:ins w:id="6979" w:author="GoldenCorpusHarness" w:date="2026-03-28T22:23:47Z">
        <w:r>
          <w:t xml:space="preserve"> on</w:t>
        </w:r>
      </w:ins>
      <w:r>
        <w:t>l</w:t>
      </w:r>
      <w:del w:id="6980" w:author="GoldenCorpusHarness" w:date="2026-03-28T22:23:47Z">
        <w:r>
          <w:delText>ed</w:delText>
        </w:r>
      </w:del>
      <w:ins w:id="6981" w:author="GoldenCorpusHarness" w:date="2026-03-28T22:23:47Z">
        <w:r>
          <w:t>y</w:t>
        </w:r>
      </w:ins>
      <w:r>
        <w:t xml:space="preserve"> be</w:t>
      </w:r>
      <w:del w:id="6982" w:author="GoldenCorpusHarness" w:date="2026-03-28T22:23:47Z">
        <w:r>
          <w:delText>l</w:delText>
        </w:r>
      </w:del>
      <w:ins w:id="6983" w:author="GoldenCorpusHarness" w:date="2026-03-28T22:23:47Z">
        <w:r>
          <w:t xml:space="preserve"> perf</w:t>
        </w:r>
      </w:ins>
      <w:r>
        <w:t>o</w:t>
      </w:r>
      <w:del w:id="6984" w:author="GoldenCorpusHarness" w:date="2026-03-28T22:23:47Z">
        <w:r>
          <w:delText>w unless confi</w:delText>
        </w:r>
      </w:del>
      <w:r>
        <w:t xml:space="preserve">rmed </w:t>
      </w:r>
      <w:ins w:id="6985" w:author="GoldenCorpusHarness" w:date="2026-03-28T22:23:47Z">
        <w:r>
          <w:t>once all o</w:t>
        </w:r>
      </w:ins>
      <w:r>
        <w:t>t</w:t>
      </w:r>
      <w:del w:id="6986" w:author="GoldenCorpusHarness" w:date="2026-03-28T22:23:47Z">
        <w:r>
          <w:delText>o</w:delText>
        </w:r>
      </w:del>
      <w:ins w:id="6987" w:author="GoldenCorpusHarness" w:date="2026-03-28T22:23:47Z">
        <w:r>
          <w:t>her eligibility criteria have</w:t>
        </w:r>
      </w:ins>
      <w:r>
        <w:t xml:space="preserve"> be</w:t>
      </w:r>
      <w:ins w:id="6988" w:author="GoldenCorpusHarness" w:date="2026-03-28T22:23:47Z">
        <w:r>
          <w:t>en</w:t>
        </w:r>
      </w:ins>
      <w:r>
        <w:t xml:space="preserve"> </w:t>
      </w:r>
      <w:del w:id="6989" w:author="GoldenCorpusHarness" w:date="2026-03-28T22:23:47Z">
        <w:r>
          <w:delText>az</w:delText>
        </w:r>
      </w:del>
      <w:ins w:id="6990" w:author="GoldenCorpusHarness" w:date="2026-03-28T22:23:47Z">
        <w:r>
          <w:t>c</w:t>
        </w:r>
      </w:ins>
      <w:r>
        <w:t>o</w:t>
      </w:r>
      <w:del w:id="6991" w:author="GoldenCorpusHarness" w:date="2026-03-28T22:23:47Z">
        <w:r>
          <w:delText>ospermic (vas</w:delText>
        </w:r>
      </w:del>
      <w:ins w:id="6992" w:author="GoldenCorpusHarness" w:date="2026-03-28T22:23:47Z">
        <w:r>
          <w:t>ll</w:t>
        </w:r>
      </w:ins>
      <w:r>
        <w:t>ec</w:t>
      </w:r>
      <w:del w:id="6993" w:author="GoldenCorpusHarness" w:date="2026-03-28T22:23:47Z">
        <w:r>
          <w:delText>tomized or secondary to medical cause, documen</w:delText>
        </w:r>
      </w:del>
      <w:r>
        <w:t xml:space="preserve">ted </w:t>
      </w:r>
      <w:del w:id="6994" w:author="GoldenCorpusHarness" w:date="2026-03-28T22:23:47Z">
        <w:r>
          <w:delText>from the site perso</w:delText>
        </w:r>
      </w:del>
      <w:ins w:id="6995" w:author="GoldenCorpusHarness" w:date="2026-03-28T22:23:47Z">
        <w:r>
          <w:t>a</w:t>
        </w:r>
      </w:ins>
      <w:r>
        <w:t>n</w:t>
      </w:r>
      <w:del w:id="6996" w:author="GoldenCorpusHarness" w:date="2026-03-28T22:23:47Z">
        <w:r>
          <w:delText>nel’s</w:delText>
        </w:r>
      </w:del>
      <w:ins w:id="6997" w:author="GoldenCorpusHarness" w:date="2026-03-28T22:23:47Z">
        <w:r>
          <w:t>d</w:t>
        </w:r>
      </w:ins>
      <w:r>
        <w:t xml:space="preserve"> review</w:t>
      </w:r>
      <w:del w:id="6998" w:author="GoldenCorpusHarness" w:date="2026-03-28T22:23:47Z">
        <w:r>
          <w:delText xml:space="preserve"> of the participant’s m</w:delText>
        </w:r>
      </w:del>
      <w:r>
        <w:t>ed</w:t>
      </w:r>
      <w:del w:id="6999" w:author="GoldenCorpusHarness" w:date="2026-03-28T22:23:47Z">
        <w:r>
          <w:delText>ical records, medical examination, or medical history interview):</w:delText>
        </w:r>
      </w:del>
      <w:ins w:id="7000" w:author="GoldenCorpusHarness" w:date="2026-03-28T22:23:47Z">
        <w:r>
          <w:t>.</w:t>
        </w:r>
      </w:ins>
    </w:p>
    <w:p ns2:paraId="7F4D39DB" ns2:textId="77777777" w:rsidR="00DE59CD" w:rsidRPr="00002156" w:rsidRDefault="00895D30" w:rsidP="00B11BE1">
      <w:pPr>
        <w:pStyle w:val="ListBullet2"/>
      </w:pPr>
      <w:del w:id="7001" w:author="GoldenCorpusHarness" w:date="2026-03-28T22:23:47Z">
        <w:r>
          <w:delText>Us</w:delText>
        </w:r>
      </w:del>
      <w:ins w:id="7002" w:author="GoldenCorpusHarness" w:date="2026-03-28T22:23:47Z">
        <w:r>
          <w:t>R</w:t>
        </w:r>
      </w:ins>
      <w:r>
        <w:t>e</w:t>
      </w:r>
      <w:del w:id="7003" w:author="GoldenCorpusHarness" w:date="2026-03-28T22:23:47Z">
        <w:r>
          <w:delText xml:space="preserve">s </w:delText>
        </w:r>
      </w:del>
      <w:ins w:id="7004" w:author="GoldenCorpusHarness" w:date="2026-03-28T22:23:47Z">
        <w:r>
          <w:t>l</w:t>
        </w:r>
      </w:ins>
      <w:r>
        <w:t>a</w:t>
      </w:r>
      <w:del w:id="7005" w:author="GoldenCorpusHarness" w:date="2026-03-28T22:23:47Z">
        <w:r>
          <w:delText xml:space="preserve"> </w:delText>
        </w:r>
      </w:del>
      <w:r>
        <w:t>p</w:t>
      </w:r>
      <w:del w:id="7006" w:author="GoldenCorpusHarness" w:date="2026-03-28T22:23:47Z">
        <w:r>
          <w:delText>enile/external condom when having penile-vaginal intercourse with a nonparticipant of childbearing potential who is not currently  pregnant and should also be advi</w:delText>
        </w:r>
      </w:del>
      <w:r>
        <w:t>sed o</w:t>
      </w:r>
      <w:ins w:id="7007" w:author="GoldenCorpusHarness" w:date="2026-03-28T22:23:47Z">
        <w:r>
          <w:t>r re</w:t>
        </w:r>
      </w:ins>
      <w:r>
        <w:t>f</w:t>
      </w:r>
      <w:ins w:id="7008" w:author="GoldenCorpusHarness" w:date="2026-03-28T22:23:47Z">
        <w:r>
          <w:t>ractory to at least 1 prior available</w:t>
        </w:r>
      </w:ins>
      <w:r>
        <w:t xml:space="preserve"> the</w:t>
      </w:r>
      <w:del w:id="7009" w:author="GoldenCorpusHarness" w:date="2026-03-28T22:23:47Z">
        <w:r>
          <w:delText xml:space="preserve"> benefit for that partner to use an additional method of cont</w:delText>
        </w:r>
      </w:del>
      <w:r>
        <w:t>ra</w:t>
      </w:r>
      <w:del w:id="7010" w:author="GoldenCorpusHarness" w:date="2026-03-28T22:23:47Z">
        <w:r>
          <w:delText>ce</w:delText>
        </w:r>
      </w:del>
      <w:r>
        <w:t>p</w:t>
      </w:r>
      <w:del w:id="7011" w:author="GoldenCorpusHarness" w:date="2026-03-28T22:23:47Z">
        <w:r>
          <w:delText>tion,</w:delText>
        </w:r>
      </w:del>
      <w:ins w:id="7012" w:author="GoldenCorpusHarness" w:date="2026-03-28T22:23:47Z">
        <w:r>
          <w:t>y.</w:t>
        </w:r>
      </w:ins>
      <w:r>
        <w:t xml:space="preserve"> </w:t>
      </w:r>
      <w:del w:id="7013" w:author="GoldenCorpusHarness" w:date="2026-03-28T22:23:47Z">
        <w:r>
          <w:delText>as a condom may break or leak.</w:delText>
        </w:r>
      </w:del>
    </w:p>
    <w:p ns2:paraId="50B18017" ns2:textId="77777777" w:rsidR="00DE59CD" w:rsidRDefault="00895D30" w:rsidP="00B11BE1">
      <w:pPr>
        <w:pStyle w:val="ListContinue2"/>
      </w:pPr>
      <w:r>
        <w:t>N</w:t>
      </w:r>
      <w:del w:id="7014" w:author="GoldenCorpusHarness" w:date="2026-03-28T22:23:47Z">
        <w:r>
          <w:delText>ote</w:delText>
        </w:r>
      </w:del>
      <w:ins w:id="7015" w:author="GoldenCorpusHarness" w:date="2026-03-28T22:23:47Z">
        <w:r>
          <w:t>OTE</w:t>
        </w:r>
      </w:ins>
      <w:r>
        <w:t xml:space="preserve">: Participants </w:t>
      </w:r>
      <w:del w:id="7016" w:author="GoldenCorpusHarness" w:date="2026-03-28T22:23:47Z">
        <w:r>
          <w:delText>capabl</w:delText>
        </w:r>
      </w:del>
      <w:ins w:id="7017" w:author="GoldenCorpusHarness" w:date="2026-03-28T22:23:47Z">
        <w:r>
          <w:t>r</w:t>
        </w:r>
      </w:ins>
      <w:r>
        <w:t>e</w:t>
      </w:r>
      <w:del w:id="7018" w:author="GoldenCorpusHarness" w:date="2026-03-28T22:23:47Z">
        <w:r>
          <w:delText xml:space="preserve"> o</w:delText>
        </w:r>
      </w:del>
      <w:r>
        <w:t>f</w:t>
      </w:r>
      <w:del w:id="7019" w:author="GoldenCorpusHarness" w:date="2026-03-28T22:23:47Z">
        <w:r>
          <w:delText xml:space="preserve"> p</w:delText>
        </w:r>
      </w:del>
      <w:r>
        <w:t>r</w:t>
      </w:r>
      <w:del w:id="7020" w:author="GoldenCorpusHarness" w:date="2026-03-28T22:23:47Z">
        <w:r>
          <w:delText>oducing ej</w:delText>
        </w:r>
      </w:del>
      <w:r>
        <w:t>ac</w:t>
      </w:r>
      <w:del w:id="7021" w:author="GoldenCorpusHarness" w:date="2026-03-28T22:23:47Z">
        <w:r>
          <w:delText>ula</w:delText>
        </w:r>
      </w:del>
      <w:r>
        <w:t>t</w:t>
      </w:r>
      <w:del w:id="7022" w:author="GoldenCorpusHarness" w:date="2026-03-28T22:23:47Z">
        <w:r>
          <w:delText xml:space="preserve">e whose partner is pregnant </w:delText>
        </w:r>
      </w:del>
      <w:r>
        <w:t>or</w:t>
      </w:r>
      <w:del w:id="7023" w:author="GoldenCorpusHarness" w:date="2026-03-28T22:23:47Z">
        <w:r>
          <w:delText xml:space="preserve"> breastfeeding must agree</w:delText>
        </w:r>
      </w:del>
      <w:ins w:id="7024" w:author="GoldenCorpusHarness" w:date="2026-03-28T22:23:47Z">
        <w:r>
          <w:t>y</w:t>
        </w:r>
      </w:ins>
      <w:r>
        <w:t xml:space="preserve"> to </w:t>
      </w:r>
      <w:del w:id="7025" w:author="GoldenCorpusHarness" w:date="2026-03-28T22:23:47Z">
        <w:r>
          <w:delText>us</w:delText>
        </w:r>
      </w:del>
      <w:ins w:id="7026" w:author="GoldenCorpusHarness" w:date="2026-03-28T22:23:47Z">
        <w:r>
          <w:t>v</w:t>
        </w:r>
      </w:ins>
      <w:r>
        <w:t>e</w:t>
      </w:r>
      <w:ins w:id="7027" w:author="GoldenCorpusHarness" w:date="2026-03-28T22:23:47Z">
        <w:r>
          <w:t>netoclax</w:t>
        </w:r>
      </w:ins>
      <w:r>
        <w:t xml:space="preserve"> a</w:t>
      </w:r>
      <w:del w:id="7028" w:author="GoldenCorpusHarness" w:date="2026-03-28T22:23:47Z">
        <w:r>
          <w:delText xml:space="preserve"> p</w:delText>
        </w:r>
      </w:del>
      <w:ins w:id="7029" w:author="GoldenCorpusHarness" w:date="2026-03-28T22:23:47Z">
        <w:r>
          <w:t>r</w:t>
        </w:r>
      </w:ins>
      <w:r>
        <w:t>e</w:t>
      </w:r>
      <w:del w:id="7030" w:author="GoldenCorpusHarness" w:date="2026-03-28T22:23:47Z">
        <w:r>
          <w:delText>nile/external condom during each episode of sexual activity in which the partner is at risk of drug</w:delText>
        </w:r>
      </w:del>
      <w:r>
        <w:t xml:space="preserve"> ex</w:t>
      </w:r>
      <w:del w:id="7031" w:author="GoldenCorpusHarness" w:date="2026-03-28T22:23:47Z">
        <w:r>
          <w:delText>pos</w:delText>
        </w:r>
      </w:del>
      <w:ins w:id="7032" w:author="GoldenCorpusHarness" w:date="2026-03-28T22:23:47Z">
        <w:r>
          <w:t>cl</w:t>
        </w:r>
      </w:ins>
      <w:r>
        <w:t>u</w:t>
      </w:r>
      <w:del w:id="7033" w:author="GoldenCorpusHarness" w:date="2026-03-28T22:23:47Z">
        <w:r>
          <w:delText>r</w:delText>
        </w:r>
      </w:del>
      <w:ins w:id="7034" w:author="GoldenCorpusHarness" w:date="2026-03-28T22:23:47Z">
        <w:r>
          <w:t>d</w:t>
        </w:r>
      </w:ins>
      <w:r>
        <w:t>e</w:t>
      </w:r>
      <w:del w:id="7035" w:author="GoldenCorpusHarness" w:date="2026-03-28T22:23:47Z">
        <w:r>
          <w:delText xml:space="preserve"> via ejaculate</w:delText>
        </w:r>
      </w:del>
      <w:ins w:id="7036" w:author="GoldenCorpusHarness" w:date="2026-03-28T22:23:47Z">
        <w:r>
          <w:t>d</w:t>
        </w:r>
      </w:ins>
      <w:r>
        <w:t>.</w:t>
      </w:r>
    </w:p>
    <w:p ns2:paraId="448BE42C" ns2:textId="77777777" w:rsidR="00BF377F" w:rsidRPr="00F11B70" w:rsidRDefault="00895D30" w:rsidP="00B11BE1">
      <w:pPr>
        <w:pStyle w:val="ListBullet2"/>
      </w:pPr>
      <w:del w:id="7037" w:author="GoldenCorpusHarness" w:date="2026-03-28T22:23:47Z">
        <w:r>
          <w:delText>C</w:delText>
        </w:r>
      </w:del>
      <w:ins w:id="7038" w:author="GoldenCorpusHarness" w:date="2026-03-28T22:23:47Z">
        <w:r>
          <w:t xml:space="preserve">NOTE: There is no limit </w:t>
        </w:r>
      </w:ins>
      <w:r>
        <w:t>on</w:t>
      </w:r>
      <w:ins w:id="7039" w:author="GoldenCorpusHarness" w:date="2026-03-28T22:23:47Z">
        <w:r>
          <w:t xml:space="preserve"> </w:t>
        </w:r>
      </w:ins>
      <w:r>
        <w:t>t</w:t>
      </w:r>
      <w:del w:id="7040" w:author="GoldenCorpusHarness" w:date="2026-03-28T22:23:47Z">
        <w:r>
          <w:delText>raceptiv</w:delText>
        </w:r>
      </w:del>
      <w:ins w:id="7041" w:author="GoldenCorpusHarness" w:date="2026-03-28T22:23:47Z">
        <w:r>
          <w:t>h</w:t>
        </w:r>
      </w:ins>
      <w:r>
        <w:t xml:space="preserve">e </w:t>
      </w:r>
      <w:ins w:id="7042" w:author="GoldenCorpusHarness" w:date="2026-03-28T22:23:47Z">
        <w:r>
          <w:t>n</w:t>
        </w:r>
      </w:ins>
      <w:r>
        <w:t>u</w:t>
      </w:r>
      <w:del w:id="7043" w:author="GoldenCorpusHarness" w:date="2026-03-28T22:23:47Z">
        <w:r>
          <w:delText>s</w:delText>
        </w:r>
      </w:del>
      <w:ins w:id="7044" w:author="GoldenCorpusHarness" w:date="2026-03-28T22:23:47Z">
        <w:r>
          <w:t>mb</w:t>
        </w:r>
      </w:ins>
      <w:r>
        <w:t>e</w:t>
      </w:r>
      <w:del w:id="7045" w:author="GoldenCorpusHarness" w:date="2026-03-28T22:23:47Z">
        <w:r>
          <w:delText xml:space="preserve"> by pa</w:delText>
        </w:r>
      </w:del>
      <w:r>
        <w:t>r</w:t>
      </w:r>
      <w:del w:id="7046" w:author="GoldenCorpusHarness" w:date="2026-03-28T22:23:47Z">
        <w:r>
          <w:delText>ticipants capable</w:delText>
        </w:r>
      </w:del>
      <w:r>
        <w:t xml:space="preserve"> of pr</w:t>
      </w:r>
      <w:del w:id="7047" w:author="GoldenCorpusHarness" w:date="2026-03-28T22:23:47Z">
        <w:r>
          <w:delText>oduc</w:delText>
        </w:r>
      </w:del>
      <w:r>
        <w:t>i</w:t>
      </w:r>
      <w:del w:id="7048" w:author="GoldenCorpusHarness" w:date="2026-03-28T22:23:47Z">
        <w:r>
          <w:delText>ng sperm should be consistent with local regulations regarding the methods of contraception f</w:delText>
        </w:r>
      </w:del>
      <w:r>
        <w:t>or th</w:t>
      </w:r>
      <w:del w:id="7049" w:author="GoldenCorpusHarness" w:date="2026-03-28T22:23:47Z">
        <w:r>
          <w:delText>os</w:delText>
        </w:r>
      </w:del>
      <w:r>
        <w:t>e</w:t>
      </w:r>
      <w:del w:id="7050" w:author="GoldenCorpusHarness" w:date="2026-03-28T22:23:47Z">
        <w:r>
          <w:delText xml:space="preserve"> </w:delText>
        </w:r>
      </w:del>
      <w:ins w:id="7051" w:author="GoldenCorpusHarness" w:date="2026-03-28T22:23:47Z">
        <w:r>
          <w:t>ra</w:t>
        </w:r>
      </w:ins>
      <w:r>
        <w:t>p</w:t>
      </w:r>
      <w:del w:id="7052" w:author="GoldenCorpusHarness" w:date="2026-03-28T22:23:47Z">
        <w:r>
          <w:delText>articipating in clinical stud</w:delText>
        </w:r>
      </w:del>
      <w:r>
        <w:t>ies.</w:t>
      </w:r>
      <w:del w:id="7053" w:author="GoldenCorpusHarness" w:date="2026-03-28T22:23:47Z">
        <w:r>
          <w:delText xml:space="preserve"> If the contraception requirements in the local label for any of the study interventions are more stringent than the requirements above, the local label requirements are to be followed.</w:delText>
        </w:r>
      </w:del>
    </w:p>
    <w:p ns2:paraId="45BD4274" ns2:textId="77777777" w:rsidR="00624F15" w:rsidRDefault="006C1A7A" w:rsidP="00190F61">
      <w:pPr>
        <w:pStyle w:val="Paragraph"/>
        <w:keepNext/>
        <w:spacing w:before="240"/>
        <w:rPr>
          <w:b/>
          <w:bCs/>
        </w:rPr>
      </w:pPr>
      <w:ins w:id="7054" w:author="GoldenCorpusHarness" w:date="2026-03-28T22:23:47Z">
        <w:r>
          <w:t xml:space="preserve">NOTE: The definition of relapsed/refractory disease follows the iwCLL definition (see Appendix 10). Relapse is deﬁned as evidence of disease progression in a patient who has previously achieved a CR or </w:t>
        </w:r>
      </w:ins>
      <w:r>
        <w:t>P</w:t>
      </w:r>
      <w:del w:id="7055" w:author="GoldenCorpusHarness" w:date="2026-03-28T22:23:47Z">
        <w:r>
          <w:delText>articipants Assi</w:delText>
        </w:r>
      </w:del>
      <w:ins w:id="7056" w:author="GoldenCorpusHarness" w:date="2026-03-28T22:23:47Z">
        <w:r>
          <w:t>R for ≥6 months. Refractory disease is deﬁned as treatment failure (includin</w:t>
        </w:r>
      </w:ins>
      <w:r>
        <w:t>g</w:t>
      </w:r>
      <w:del w:id="7057" w:author="GoldenCorpusHarness" w:date="2026-03-28T22:23:47Z">
        <w:r>
          <w:delText>ned Fe</w:delText>
        </w:r>
      </w:del>
      <w:ins w:id="7058" w:author="GoldenCorpusHarness" w:date="2026-03-28T22:23:47Z">
        <w:r>
          <w:t xml:space="preserve"> SD, nonresponse, disease progression) or as progression within 6 </w:t>
        </w:r>
      </w:ins>
      <w:r>
        <w:t>m</w:t>
      </w:r>
      <w:del w:id="7059" w:author="GoldenCorpusHarness" w:date="2026-03-28T22:23:47Z">
        <w:r>
          <w:delText>ale Sex at Birth</w:delText>
        </w:r>
      </w:del>
      <w:ins w:id="7060" w:author="GoldenCorpusHarness" w:date="2026-03-28T22:23:47Z">
        <w:r>
          <w:t>onths from the last dose of therapy.</w:t>
        </w:r>
      </w:ins>
    </w:p>
    <w:p ns2:paraId="08AB2726" ns2:textId="77777777" w:rsidR="00DE59CD" w:rsidRPr="003E18FA" w:rsidRDefault="00895D30" w:rsidP="00B11BE1">
      <w:pPr>
        <w:pStyle w:val="ListNumber"/>
      </w:pPr>
      <w:del w:id="7061" w:author="GoldenCorpusHarness" w:date="2026-03-28T22:23:47Z">
        <w:r>
          <w:delText>A p</w:delText>
        </w:r>
      </w:del>
      <w:ins w:id="7062" w:author="GoldenCorpusHarness" w:date="2026-03-28T22:23:47Z">
        <w:r>
          <w:t>H</w:t>
        </w:r>
      </w:ins>
      <w:r>
        <w:t>a</w:t>
      </w:r>
      <w:del w:id="7063" w:author="GoldenCorpusHarness" w:date="2026-03-28T22:23:47Z">
        <w:r>
          <w:delText>rticipant assign</w:delText>
        </w:r>
      </w:del>
      <w:ins w:id="7064" w:author="GoldenCorpusHarness" w:date="2026-03-28T22:23:47Z">
        <w:r>
          <w:t>v</w:t>
        </w:r>
      </w:ins>
      <w:r>
        <w:t>e</w:t>
      </w:r>
      <w:del w:id="7065" w:author="GoldenCorpusHarness" w:date="2026-03-28T22:23:47Z">
        <w:r>
          <w:delText>d female sex at birth is eligible to participate if not pregnant or breastfeeding, and</w:delText>
        </w:r>
      </w:del>
      <w:r>
        <w:t xml:space="preserve"> at least </w:t>
      </w:r>
      <w:del w:id="7066" w:author="GoldenCorpusHarness" w:date="2026-03-28T22:23:47Z">
        <w:r>
          <w:delText>one</w:delText>
        </w:r>
      </w:del>
      <w:ins w:id="7067" w:author="GoldenCorpusHarness" w:date="2026-03-28T22:23:47Z">
        <w:r>
          <w:t>1</w:t>
        </w:r>
      </w:ins>
      <w:r>
        <w:t xml:space="preserve"> of the following </w:t>
      </w:r>
      <w:del w:id="7068" w:author="GoldenCorpusHarness" w:date="2026-03-28T22:23:47Z">
        <w:r>
          <w:delText>c</w:delText>
        </w:r>
      </w:del>
      <w:ins w:id="7069" w:author="GoldenCorpusHarness" w:date="2026-03-28T22:23:47Z">
        <w:r>
          <w:t xml:space="preserve">markers </w:t>
        </w:r>
      </w:ins>
      <w:r>
        <w:t>o</w:t>
      </w:r>
      <w:del w:id="7070" w:author="GoldenCorpusHarness" w:date="2026-03-28T22:23:47Z">
        <w:r>
          <w:delText>n</w:delText>
        </w:r>
      </w:del>
      <w:ins w:id="7071" w:author="GoldenCorpusHarness" w:date="2026-03-28T22:23:47Z">
        <w:r>
          <w:t xml:space="preserve">f </w:t>
        </w:r>
      </w:ins>
      <w:r>
        <w:t>di</w:t>
      </w:r>
      <w:del w:id="7072" w:author="GoldenCorpusHarness" w:date="2026-03-28T22:23:47Z">
        <w:r>
          <w:delText>tio</w:delText>
        </w:r>
      </w:del>
      <w:ins w:id="7073" w:author="GoldenCorpusHarness" w:date="2026-03-28T22:23:47Z">
        <w:r>
          <w:t>sease burde</w:t>
        </w:r>
      </w:ins>
      <w:r>
        <w:t>n</w:t>
      </w:r>
      <w:del w:id="7074" w:author="GoldenCorpusHarness" w:date="2026-03-28T22:23:47Z">
        <w:r>
          <w:delText>s applies</w:delText>
        </w:r>
      </w:del>
      <w:r>
        <w:t>:</w:t>
      </w:r>
    </w:p>
    <w:p ns2:paraId="29098977" ns2:textId="77777777" w:rsidR="00DE59CD" w:rsidRDefault="00895D30" w:rsidP="00B11BE1">
      <w:pPr>
        <w:pStyle w:val="ListBullet"/>
      </w:pPr>
      <w:del w:id="7075" w:author="GoldenCorpusHarness" w:date="2026-03-28T22:23:47Z">
        <w:r>
          <w:delText>Is</w:delText>
        </w:r>
      </w:del>
      <w:ins w:id="7076" w:author="GoldenCorpusHarness" w:date="2026-03-28T22:23:47Z">
        <w:r>
          <w:t>Malignant lymph</w:t>
        </w:r>
      </w:ins>
      <w:r>
        <w:t xml:space="preserve"> no</w:t>
      </w:r>
      <w:ins w:id="7077" w:author="GoldenCorpusHarness" w:date="2026-03-28T22:23:47Z">
        <w:r>
          <w:t>des attributable to CLL/SLL which are clearly and reproducibly measurable in 2 dimensions in the axial plane, and measure ≥1.5 cm in longes</w:t>
        </w:r>
      </w:ins>
      <w:r>
        <w:t xml:space="preserve">t </w:t>
      </w:r>
      <w:ins w:id="7078" w:author="GoldenCorpusHarness" w:date="2026-03-28T22:23:47Z">
        <w:r>
          <w:t>di</w:t>
        </w:r>
      </w:ins>
      <w:r>
        <w:t>a</w:t>
      </w:r>
      <w:ins w:id="7079" w:author="GoldenCorpusHarness" w:date="2026-03-28T22:23:47Z">
        <w:r>
          <w:t>meter</w:t>
        </w:r>
      </w:ins>
      <w:r>
        <w:t xml:space="preserve"> </w:t>
      </w:r>
      <w:del w:id="7080" w:author="GoldenCorpusHarness" w:date="2026-03-28T22:23:47Z">
        <w:r>
          <w:delText>PO</w:delText>
        </w:r>
      </w:del>
      <w:ins w:id="7081" w:author="GoldenCorpusHarness" w:date="2026-03-28T22:23:47Z">
        <w:r>
          <w:t xml:space="preserve">when assessed by </w:t>
        </w:r>
      </w:ins>
      <w:r>
        <w:t>C</w:t>
      </w:r>
      <w:del w:id="7082" w:author="GoldenCorpusHarness" w:date="2026-03-28T22:23:47Z">
        <w:r>
          <w:delText>BP</w:delText>
        </w:r>
      </w:del>
      <w:ins w:id="7083" w:author="GoldenCorpusHarness" w:date="2026-03-28T22:23:47Z">
        <w:r>
          <w:t>T/MRI scan</w:t>
        </w:r>
      </w:ins>
    </w:p>
    <w:p ns2:paraId="6DEB5798" ns2:textId="77777777" w:rsidR="00DE59CD" w:rsidRDefault="00895D30" w:rsidP="00B11BE1">
      <w:pPr>
        <w:pStyle w:val="ListContinue"/>
      </w:pPr>
      <w:del w:id="7084" w:author="GoldenCorpusHarness" w:date="2026-03-28T22:23:47Z">
        <w:r>
          <w:delText>OR</w:delText>
        </w:r>
      </w:del>
      <w:ins w:id="7085" w:author="GoldenCorpusHarness" w:date="2026-03-28T22:23:47Z">
        <w:r>
          <w:t>Absolute lymphocyte count &gt;4 x 109/L</w:t>
        </w:r>
      </w:ins>
    </w:p>
    <w:p ns2:paraId="788C595A" ns2:textId="77777777" w:rsidR="00DE59CD" w:rsidRPr="00C66B8D" w:rsidRDefault="00895D30" w:rsidP="00B11BE1">
      <w:pPr>
        <w:pStyle w:val="ListBullet"/>
      </w:pPr>
      <w:del w:id="7086" w:author="GoldenCorpusHarness" w:date="2026-03-28T22:23:47Z">
        <w:r>
          <w:delText>Is</w:delText>
        </w:r>
      </w:del>
      <w:ins w:id="7087" w:author="GoldenCorpusHarness" w:date="2026-03-28T22:23:47Z">
        <w:r>
          <w:t>Platelet</w:t>
        </w:r>
      </w:ins>
      <w:r>
        <w:t xml:space="preserve"> </w:t>
      </w:r>
      <w:del w:id="7088" w:author="GoldenCorpusHarness" w:date="2026-03-28T22:23:47Z">
        <w:r>
          <w:delText>a</w:delText>
        </w:r>
      </w:del>
      <w:ins w:id="7089" w:author="GoldenCorpusHarness" w:date="2026-03-28T22:23:47Z">
        <w:r>
          <w:t>count</w:t>
        </w:r>
      </w:ins>
      <w:r>
        <w:t xml:space="preserve"> </w:t>
      </w:r>
      <w:del w:id="7090" w:author="GoldenCorpusHarness" w:date="2026-03-28T22:23:47Z">
        <w:r>
          <w:delText>POCBP</w:delText>
        </w:r>
      </w:del>
      <w:ins w:id="7091" w:author="GoldenCorpusHarness" w:date="2026-03-28T22:23:47Z">
        <w:r>
          <w:t>&lt;100</w:t>
        </w:r>
      </w:ins>
      <w:r>
        <w:t xml:space="preserve"> </w:t>
      </w:r>
      <w:del w:id="7092" w:author="GoldenCorpusHarness" w:date="2026-03-28T22:23:47Z">
        <w:r>
          <w:delText>and:</w:delText>
        </w:r>
      </w:del>
      <w:ins w:id="7093" w:author="GoldenCorpusHarness" w:date="2026-03-28T22:23:47Z">
        <w:r>
          <w:t>x 109/L</w:t>
        </w:r>
      </w:ins>
    </w:p>
    <w:p ns2:paraId="3B4CCAB5" ns2:textId="77777777" w:rsidR="00DE59CD" w:rsidRPr="00AA3738" w:rsidRDefault="00895D30" w:rsidP="00B11BE1">
      <w:pPr>
        <w:pStyle w:val="ListBullet2"/>
      </w:pPr>
      <w:del w:id="7094" w:author="GoldenCorpusHarness" w:date="2026-03-28T22:23:47Z">
        <w:r>
          <w:delText>Us</w:delText>
        </w:r>
      </w:del>
      <w:ins w:id="7095" w:author="GoldenCorpusHarness" w:date="2026-03-28T22:23:47Z">
        <w:r>
          <w:t>H</w:t>
        </w:r>
      </w:ins>
      <w:r>
        <w:t>e</w:t>
      </w:r>
      <w:del w:id="7096" w:author="GoldenCorpusHarness" w:date="2026-03-28T22:23:47Z">
        <w:r>
          <w:delText>s a c</w:delText>
        </w:r>
      </w:del>
      <w:ins w:id="7097" w:author="GoldenCorpusHarness" w:date="2026-03-28T22:23:47Z">
        <w:r>
          <w:t>m</w:t>
        </w:r>
      </w:ins>
      <w:r>
        <w:t>o</w:t>
      </w:r>
      <w:ins w:id="7098" w:author="GoldenCorpusHarness" w:date="2026-03-28T22:23:47Z">
        <w:r>
          <w:t>globi</w:t>
        </w:r>
      </w:ins>
      <w:r>
        <w:t>n</w:t>
      </w:r>
      <w:del w:id="7099" w:author="GoldenCorpusHarness" w:date="2026-03-28T22:23:47Z">
        <w:r>
          <w:delText>traceptive method that is highly effective (with a failure rate of</w:delText>
        </w:r>
      </w:del>
      <w:r>
        <w:t xml:space="preserve"> &lt;1</w:t>
      </w:r>
      <w:del w:id="7100" w:author="GoldenCorpusHarness" w:date="2026-03-28T22:23:47Z">
        <w:r>
          <w:delText>%</w:delText>
        </w:r>
      </w:del>
      <w:ins w:id="7101" w:author="GoldenCorpusHarness" w:date="2026-03-28T22:23:47Z">
        <w:r>
          <w:t>1</w:t>
        </w:r>
      </w:ins>
      <w:r>
        <w:t xml:space="preserve"> </w:t>
      </w:r>
      <w:del w:id="7102" w:author="GoldenCorpusHarness" w:date="2026-03-28T22:23:47Z">
        <w:r>
          <w:delText xml:space="preserve">per year), with low user </w:delText>
        </w:r>
      </w:del>
      <w:ins w:id="7103" w:author="GoldenCorpusHarness" w:date="2026-03-28T22:23:47Z">
        <w:r>
          <w:t>g/</w:t>
        </w:r>
      </w:ins>
      <w:r>
        <w:t>d</w:t>
      </w:r>
      <w:del w:id="7104" w:author="GoldenCorpusHarness" w:date="2026-03-28T22:23:47Z">
        <w:r>
          <w:delText>ependency, or is abstinent from penile-vaginal intercourse as their preferred and usual lifestyle (abstinent on a long-term and persistent basis), as described in Appendix 5 during the intervention period and for at least the time needed to eliminate each study intervention after the last dose of study intervention. The length of time required to continue contraception for each study intervention is:</w:delText>
        </w:r>
      </w:del>
      <w:ins w:id="7105" w:author="GoldenCorpusHarness" w:date="2026-03-28T22:23:47Z">
        <w:r>
          <w:t>L</w:t>
        </w:r>
      </w:ins>
    </w:p>
    <w:p ns2:paraId="0C0942B8" ns2:textId="77777777" w:rsidR="00DE59CD" w:rsidRDefault="00895D30" w:rsidP="00B11BE1">
      <w:pPr>
        <w:pStyle w:val="ListBullet3"/>
      </w:pPr>
      <w:del w:id="7106" w:author="GoldenCorpusHarness" w:date="2026-03-28T22:23:47Z">
        <w:r>
          <w:delText>N</w:delText>
        </w:r>
      </w:del>
      <w:ins w:id="7107" w:author="GoldenCorpusHarness" w:date="2026-03-28T22:23:47Z">
        <w:r>
          <w:t>An ECOG p</w:t>
        </w:r>
      </w:ins>
      <w:r>
        <w:t>e</w:t>
      </w:r>
      <w:ins w:id="7108" w:author="GoldenCorpusHarness" w:date="2026-03-28T22:23:47Z">
        <w:r>
          <w:t>rfor</w:t>
        </w:r>
      </w:ins>
      <w:r>
        <w:t>m</w:t>
      </w:r>
      <w:ins w:id="7109" w:author="GoldenCorpusHarness" w:date="2026-03-28T22:23:47Z">
        <w:r>
          <w:t>ance s</w:t>
        </w:r>
      </w:ins>
      <w:r>
        <w:t>ta</w:t>
      </w:r>
      <w:del w:id="7110" w:author="GoldenCorpusHarness" w:date="2026-03-28T22:23:47Z">
        <w:r>
          <w:delText>br</w:delText>
        </w:r>
      </w:del>
      <w:ins w:id="7111" w:author="GoldenCorpusHarness" w:date="2026-03-28T22:23:47Z">
        <w:r>
          <w:t>t</w:t>
        </w:r>
      </w:ins>
      <w:r>
        <w:t>u</w:t>
      </w:r>
      <w:ins w:id="7112" w:author="GoldenCorpusHarness" w:date="2026-03-28T22:23:47Z">
        <w:r>
          <w:t xml:space="preserve">s of 0 </w:t>
        </w:r>
      </w:ins>
      <w:r>
        <w:t>t</w:t>
      </w:r>
      <w:ins w:id="7113" w:author="GoldenCorpusHarness" w:date="2026-03-28T22:23:47Z">
        <w:r>
          <w:t>o 2 with</w:t>
        </w:r>
      </w:ins>
      <w:r>
        <w:t>in</w:t>
      </w:r>
      <w:del w:id="7114" w:author="GoldenCorpusHarness" w:date="2026-03-28T22:23:47Z">
        <w:r>
          <w:delText>ib:</w:delText>
        </w:r>
      </w:del>
      <w:r>
        <w:t xml:space="preserve"> </w:t>
      </w:r>
      <w:del w:id="7115" w:author="GoldenCorpusHarness" w:date="2026-03-28T22:23:47Z">
        <w:r>
          <w:delText>1 month (30</w:delText>
        </w:r>
      </w:del>
      <w:ins w:id="7116" w:author="GoldenCorpusHarness" w:date="2026-03-28T22:23:47Z">
        <w:r>
          <w:t>7</w:t>
        </w:r>
      </w:ins>
      <w:r>
        <w:t xml:space="preserve"> days</w:t>
      </w:r>
      <w:del w:id="7117" w:author="GoldenCorpusHarness" w:date="2026-03-28T22:23:47Z">
        <w:r>
          <w:delText>)</w:delText>
        </w:r>
      </w:del>
      <w:ins w:id="7118" w:author="GoldenCorpusHarness" w:date="2026-03-28T22:23:47Z">
        <w:r>
          <w:t xml:space="preserve"> before randomization.</w:t>
        </w:r>
      </w:ins>
    </w:p>
    <w:p ns2:paraId="5A5152D3" ns2:textId="77777777" w:rsidR="00DE59CD" w:rsidRDefault="00895D30" w:rsidP="00B11BE1">
      <w:pPr>
        <w:pStyle w:val="ListBullet3"/>
      </w:pPr>
      <w:del w:id="7119" w:author="GoldenCorpusHarness" w:date="2026-03-28T22:23:47Z">
        <w:r>
          <w:delText>V</w:delText>
        </w:r>
      </w:del>
      <w:ins w:id="7120" w:author="GoldenCorpusHarness" w:date="2026-03-28T22:23:47Z">
        <w:r>
          <w:t>A lif</w:t>
        </w:r>
      </w:ins>
      <w:r>
        <w:t>e</w:t>
      </w:r>
      <w:ins w:id="7121" w:author="GoldenCorpusHarness" w:date="2026-03-28T22:23:47Z">
        <w:r>
          <w:t xml:space="preserve"> expecta</w:t>
        </w:r>
      </w:ins>
      <w:r>
        <w:t>n</w:t>
      </w:r>
      <w:ins w:id="7122" w:author="GoldenCorpusHarness" w:date="2026-03-28T22:23:47Z">
        <w:r>
          <w:t>cy of at l</w:t>
        </w:r>
      </w:ins>
      <w:r>
        <w:t>e</w:t>
      </w:r>
      <w:ins w:id="7123" w:author="GoldenCorpusHarness" w:date="2026-03-28T22:23:47Z">
        <w:r>
          <w:t>as</w:t>
        </w:r>
      </w:ins>
      <w:r>
        <w:t>t</w:t>
      </w:r>
      <w:del w:id="7124" w:author="GoldenCorpusHarness" w:date="2026-03-28T22:23:47Z">
        <w:r>
          <w:delText>oclax:</w:delText>
        </w:r>
      </w:del>
      <w:r>
        <w:t xml:space="preserve"> </w:t>
      </w:r>
      <w:del w:id="7125" w:author="GoldenCorpusHarness" w:date="2026-03-28T22:23:47Z">
        <w:r>
          <w:delText>1</w:delText>
        </w:r>
      </w:del>
      <w:ins w:id="7126" w:author="GoldenCorpusHarness" w:date="2026-03-28T22:23:47Z">
        <w:r>
          <w:t>3</w:t>
        </w:r>
      </w:ins>
      <w:r>
        <w:t xml:space="preserve"> month</w:t>
      </w:r>
      <w:ins w:id="7127" w:author="GoldenCorpusHarness" w:date="2026-03-28T22:23:47Z">
        <w:r>
          <w:t>s,</w:t>
        </w:r>
      </w:ins>
      <w:r>
        <w:t xml:space="preserve"> </w:t>
      </w:r>
      <w:del w:id="7128" w:author="GoldenCorpusHarness" w:date="2026-03-28T22:23:47Z">
        <w:r>
          <w:delText>(30</w:delText>
        </w:r>
      </w:del>
      <w:ins w:id="7129" w:author="GoldenCorpusHarness" w:date="2026-03-28T22:23:47Z">
        <w:r>
          <w:t>based</w:t>
        </w:r>
      </w:ins>
      <w:r>
        <w:t xml:space="preserve"> </w:t>
      </w:r>
      <w:del w:id="7130" w:author="GoldenCorpusHarness" w:date="2026-03-28T22:23:47Z">
        <w:r>
          <w:delText>d</w:delText>
        </w:r>
      </w:del>
      <w:ins w:id="7131" w:author="GoldenCorpusHarness" w:date="2026-03-28T22:23:47Z">
        <w:r>
          <w:t>on the investig</w:t>
        </w:r>
      </w:ins>
      <w:r>
        <w:t>a</w:t>
      </w:r>
      <w:del w:id="7132" w:author="GoldenCorpusHarness" w:date="2026-03-28T22:23:47Z">
        <w:r>
          <w:delText>y</w:delText>
        </w:r>
      </w:del>
      <w:ins w:id="7133" w:author="GoldenCorpusHarness" w:date="2026-03-28T22:23:47Z">
        <w:r>
          <w:t>tor a</w:t>
        </w:r>
      </w:ins>
      <w:r>
        <w:t>s</w:t>
      </w:r>
      <w:del w:id="7134" w:author="GoldenCorpusHarness" w:date="2026-03-28T22:23:47Z">
        <w:r>
          <w:delText>)</w:delText>
        </w:r>
      </w:del>
      <w:ins w:id="7135" w:author="GoldenCorpusHarness" w:date="2026-03-28T22:23:47Z">
        <w:r>
          <w:t xml:space="preserve">sessment. </w:t>
        </w:r>
      </w:ins>
    </w:p>
    <w:p ns2:paraId="7CE35B84" ns2:textId="77777777" w:rsidR="00DE59CD" w:rsidRDefault="00895D30" w:rsidP="00B11BE1">
      <w:pPr>
        <w:pStyle w:val="ListBullet3"/>
      </w:pPr>
      <w:del w:id="7136" w:author="GoldenCorpusHarness" w:date="2026-03-28T22:23:47Z">
        <w:r>
          <w:delText>R</w:delText>
        </w:r>
      </w:del>
      <w:ins w:id="7137" w:author="GoldenCorpusHarness" w:date="2026-03-28T22:23:47Z">
        <w:r>
          <w:t>The abil</w:t>
        </w:r>
      </w:ins>
      <w:r>
        <w:t>it</w:t>
      </w:r>
      <w:del w:id="7138" w:author="GoldenCorpusHarness" w:date="2026-03-28T22:23:47Z">
        <w:r>
          <w:delText>ux</w:delText>
        </w:r>
      </w:del>
      <w:ins w:id="7139" w:author="GoldenCorpusHarness" w:date="2026-03-28T22:23:47Z">
        <w:r>
          <w:t>y to swallow and reta</w:t>
        </w:r>
      </w:ins>
      <w:r>
        <w:t>i</w:t>
      </w:r>
      <w:del w:id="7140" w:author="GoldenCorpusHarness" w:date="2026-03-28T22:23:47Z">
        <w:r>
          <w:delText>mab</w:delText>
        </w:r>
      </w:del>
      <w:ins w:id="7141" w:author="GoldenCorpusHarness" w:date="2026-03-28T22:23:47Z">
        <w:r>
          <w:t>n</w:t>
        </w:r>
      </w:ins>
      <w:r>
        <w:t xml:space="preserve"> </w:t>
      </w:r>
      <w:del w:id="7142" w:author="GoldenCorpusHarness" w:date="2026-03-28T22:23:47Z">
        <w:r>
          <w:delText>(</w:delText>
        </w:r>
      </w:del>
      <w:r>
        <w:t>or</w:t>
      </w:r>
      <w:ins w:id="7143" w:author="GoldenCorpusHarness" w:date="2026-03-28T22:23:47Z">
        <w:r>
          <w:t>al</w:t>
        </w:r>
      </w:ins>
      <w:r>
        <w:t xml:space="preserve"> </w:t>
      </w:r>
      <w:del w:id="7144" w:author="GoldenCorpusHarness" w:date="2026-03-28T22:23:47Z">
        <w:r>
          <w:delText>r</w:delText>
        </w:r>
      </w:del>
      <w:ins w:id="7145" w:author="GoldenCorpusHarness" w:date="2026-03-28T22:23:47Z">
        <w:r>
          <w:t>med</w:t>
        </w:r>
      </w:ins>
      <w:r>
        <w:t>i</w:t>
      </w:r>
      <w:ins w:id="7146" w:author="GoldenCorpusHarness" w:date="2026-03-28T22:23:47Z">
        <w:r>
          <w:t>ca</w:t>
        </w:r>
      </w:ins>
      <w:r>
        <w:t>t</w:t>
      </w:r>
      <w:del w:id="7147" w:author="GoldenCorpusHarness" w:date="2026-03-28T22:23:47Z">
        <w:r>
          <w:delText>uximab b</w:delText>
        </w:r>
      </w:del>
      <w:r>
        <w:t>io</w:t>
      </w:r>
      <w:del w:id="7148" w:author="GoldenCorpusHarness" w:date="2026-03-28T22:23:47Z">
        <w:r>
          <w:delText>similar</w:delText>
        </w:r>
      </w:del>
      <w:ins w:id="7149" w:author="GoldenCorpusHarness" w:date="2026-03-28T22:23:47Z">
        <w:r>
          <w:t>n.</w:t>
        </w:r>
      </w:ins>
      <w:r>
        <w:t xml:space="preserve"> </w:t>
      </w:r>
      <w:del w:id="7150" w:author="GoldenCorpusHarness" w:date="2026-03-28T22:23:47Z">
        <w:r>
          <w:delText>[see Appendix 13]): 6 months</w:delText>
        </w:r>
      </w:del>
    </w:p>
    <w:p ns2:paraId="393AC240" ns2:textId="77777777" w:rsidR="00DE59CD" w:rsidRPr="004450B7" w:rsidRDefault="00895D30" w:rsidP="00B11BE1">
      <w:pPr>
        <w:pStyle w:val="ListBullet3"/>
      </w:pPr>
      <w:ins w:id="7151" w:author="GoldenCorpusHarness" w:date="2026-03-28T22:23:47Z">
        <w:r>
          <w:t>NO</w:t>
        </w:r>
      </w:ins>
      <w:r>
        <w:t>T</w:t>
      </w:r>
      <w:del w:id="7152" w:author="GoldenCorpusHarness" w:date="2026-03-28T22:23:47Z">
        <w:r>
          <w:delText>he</w:delText>
        </w:r>
      </w:del>
      <w:ins w:id="7153" w:author="GoldenCorpusHarness" w:date="2026-03-28T22:23:47Z">
        <w:r>
          <w:t>E:</w:t>
        </w:r>
      </w:ins>
      <w:r>
        <w:t xml:space="preserve"> </w:t>
      </w:r>
      <w:del w:id="7154" w:author="GoldenCorpusHarness" w:date="2026-03-28T22:23:47Z">
        <w:r>
          <w:delText>investigator shoul</w:delText>
        </w:r>
      </w:del>
      <w:ins w:id="7155" w:author="GoldenCorpusHarness" w:date="2026-03-28T22:23:47Z">
        <w:r>
          <w:t>A</w:t>
        </w:r>
      </w:ins>
      <w:r>
        <w:t>d</w:t>
      </w:r>
      <w:del w:id="7156" w:author="GoldenCorpusHarness" w:date="2026-03-28T22:23:47Z">
        <w:r>
          <w:delText xml:space="preserve"> evaluate the potential for contraceptive </w:delText>
        </w:r>
      </w:del>
      <w:r>
        <w:t>m</w:t>
      </w:r>
      <w:del w:id="7157" w:author="GoldenCorpusHarness" w:date="2026-03-28T22:23:47Z">
        <w:r>
          <w:delText xml:space="preserve">ethod failure (ie, noncompliance, recently </w:delText>
        </w:r>
      </w:del>
      <w:r>
        <w:t>ini</w:t>
      </w:r>
      <w:ins w:id="7158" w:author="GoldenCorpusHarness" w:date="2026-03-28T22:23:47Z">
        <w:r>
          <w:t>s</w:t>
        </w:r>
      </w:ins>
      <w:r>
        <w:t>t</w:t>
      </w:r>
      <w:del w:id="7159" w:author="GoldenCorpusHarness" w:date="2026-03-28T22:23:47Z">
        <w:r>
          <w:delText xml:space="preserve">iated) in </w:delText>
        </w:r>
      </w:del>
      <w:r>
        <w:t>r</w:t>
      </w:r>
      <w:del w:id="7160" w:author="GoldenCorpusHarness" w:date="2026-03-28T22:23:47Z">
        <w:r>
          <w:delText>el</w:delText>
        </w:r>
      </w:del>
      <w:r>
        <w:t>ation</w:t>
      </w:r>
      <w:del w:id="7161" w:author="GoldenCorpusHarness" w:date="2026-03-28T22:23:47Z">
        <w:r>
          <w:delText>ship to the first dose</w:delText>
        </w:r>
      </w:del>
      <w:r>
        <w:t xml:space="preserve"> of </w:t>
      </w:r>
      <w:del w:id="7162" w:author="GoldenCorpusHarness" w:date="2026-03-28T22:23:47Z">
        <w:r>
          <w:delText>s</w:delText>
        </w:r>
      </w:del>
      <w:ins w:id="7163" w:author="GoldenCorpusHarness" w:date="2026-03-28T22:23:47Z">
        <w:r>
          <w:t>nem</w:t>
        </w:r>
      </w:ins>
      <w:r>
        <w:t>t</w:t>
      </w:r>
      <w:ins w:id="7164" w:author="GoldenCorpusHarness" w:date="2026-03-28T22:23:47Z">
        <w:r>
          <w:t>abr</w:t>
        </w:r>
      </w:ins>
      <w:r>
        <w:t>u</w:t>
      </w:r>
      <w:del w:id="7165" w:author="GoldenCorpusHarness" w:date="2026-03-28T22:23:47Z">
        <w:r>
          <w:delText xml:space="preserve">dy </w:delText>
        </w:r>
      </w:del>
      <w:ins w:id="7166" w:author="GoldenCorpusHarness" w:date="2026-03-28T22:23:47Z">
        <w:r>
          <w:t>t</w:t>
        </w:r>
      </w:ins>
      <w:r>
        <w:t>in</w:t>
      </w:r>
      <w:del w:id="7167" w:author="GoldenCorpusHarness" w:date="2026-03-28T22:23:47Z">
        <w:r>
          <w:delText>ter</w:delText>
        </w:r>
      </w:del>
      <w:ins w:id="7168" w:author="GoldenCorpusHarness" w:date="2026-03-28T22:23:47Z">
        <w:r>
          <w:t xml:space="preserve">ib and </w:t>
        </w:r>
      </w:ins>
      <w:r>
        <w:t>ven</w:t>
      </w:r>
      <w:ins w:id="7169" w:author="GoldenCorpusHarness" w:date="2026-03-28T22:23:47Z">
        <w:r>
          <w:t>e</w:t>
        </w:r>
      </w:ins>
      <w:r>
        <w:t>t</w:t>
      </w:r>
      <w:ins w:id="7170" w:author="GoldenCorpusHarness" w:date="2026-03-28T22:23:47Z">
        <w:r>
          <w:t xml:space="preserve">oclax </w:t>
        </w:r>
      </w:ins>
      <w:r>
        <w:t>i</w:t>
      </w:r>
      <w:del w:id="7171" w:author="GoldenCorpusHarness" w:date="2026-03-28T22:23:47Z">
        <w:r>
          <w:delText>on. Contraceptive use by POCPB</w:delText>
        </w:r>
      </w:del>
      <w:r>
        <w:t xml:space="preserve">s </w:t>
      </w:r>
      <w:del w:id="7172" w:author="GoldenCorpusHarness" w:date="2026-03-28T22:23:47Z">
        <w:r>
          <w:delText>sh</w:delText>
        </w:r>
      </w:del>
      <w:ins w:id="7173" w:author="GoldenCorpusHarness" w:date="2026-03-28T22:23:47Z">
        <w:r>
          <w:t>n</w:t>
        </w:r>
      </w:ins>
      <w:r>
        <w:t>o</w:t>
      </w:r>
      <w:del w:id="7174" w:author="GoldenCorpusHarness" w:date="2026-03-28T22:23:47Z">
        <w:r>
          <w:delText>uld</w:delText>
        </w:r>
      </w:del>
      <w:ins w:id="7175" w:author="GoldenCorpusHarness" w:date="2026-03-28T22:23:47Z">
        <w:r>
          <w:t>t</w:t>
        </w:r>
      </w:ins>
      <w:r>
        <w:t xml:space="preserve"> </w:t>
      </w:r>
      <w:del w:id="7176" w:author="GoldenCorpusHarness" w:date="2026-03-28T22:23:47Z">
        <w:r>
          <w:delText>b</w:delText>
        </w:r>
      </w:del>
      <w:ins w:id="7177" w:author="GoldenCorpusHarness" w:date="2026-03-28T22:23:47Z">
        <w:r>
          <w:t>p</w:t>
        </w:r>
      </w:ins>
      <w:r>
        <w:t>e</w:t>
      </w:r>
      <w:del w:id="7178" w:author="GoldenCorpusHarness" w:date="2026-03-28T22:23:47Z">
        <w:r>
          <w:delText xml:space="preserve"> cons</w:delText>
        </w:r>
      </w:del>
      <w:ins w:id="7179" w:author="GoldenCorpusHarness" w:date="2026-03-28T22:23:47Z">
        <w:r>
          <w:t>rm</w:t>
        </w:r>
      </w:ins>
      <w:r>
        <w:t>i</w:t>
      </w:r>
      <w:del w:id="7180" w:author="GoldenCorpusHarness" w:date="2026-03-28T22:23:47Z">
        <w:r>
          <w:delText>s</w:delText>
        </w:r>
      </w:del>
      <w:ins w:id="7181" w:author="GoldenCorpusHarness" w:date="2026-03-28T22:23:47Z">
        <w:r>
          <w:t>t</w:t>
        </w:r>
      </w:ins>
      <w:r>
        <w:t>te</w:t>
      </w:r>
      <w:del w:id="7182" w:author="GoldenCorpusHarness" w:date="2026-03-28T22:23:47Z">
        <w:r>
          <w:delText>nt with local regulations regar</w:delText>
        </w:r>
      </w:del>
      <w:r>
        <w:t>d</w:t>
      </w:r>
      <w:del w:id="7183" w:author="GoldenCorpusHarness" w:date="2026-03-28T22:23:47Z">
        <w:r>
          <w:delText>ing</w:delText>
        </w:r>
      </w:del>
      <w:r>
        <w:t xml:space="preserve"> th</w:t>
      </w:r>
      <w:del w:id="7184" w:author="GoldenCorpusHarness" w:date="2026-03-28T22:23:47Z">
        <w:r>
          <w:delText>e</w:delText>
        </w:r>
      </w:del>
      <w:ins w:id="7185" w:author="GoldenCorpusHarness" w:date="2026-03-28T22:23:47Z">
        <w:r>
          <w:t>rough</w:t>
        </w:r>
      </w:ins>
      <w:r>
        <w:t xml:space="preserve"> </w:t>
      </w:r>
      <w:del w:id="7186" w:author="GoldenCorpusHarness" w:date="2026-03-28T22:23:47Z">
        <w:r>
          <w:delText>methods</w:delText>
        </w:r>
      </w:del>
      <w:ins w:id="7187" w:author="GoldenCorpusHarness" w:date="2026-03-28T22:23:47Z">
        <w:r>
          <w:t>a</w:t>
        </w:r>
      </w:ins>
      <w:r>
        <w:t xml:space="preserve"> </w:t>
      </w:r>
      <w:del w:id="7188" w:author="GoldenCorpusHarness" w:date="2026-03-28T22:23:47Z">
        <w:r>
          <w:delText>of contraception for</w:delText>
        </w:r>
      </w:del>
      <w:ins w:id="7189" w:author="GoldenCorpusHarness" w:date="2026-03-28T22:23:47Z">
        <w:r>
          <w:t>J-PEG</w:t>
        </w:r>
      </w:ins>
      <w:r>
        <w:t xml:space="preserve"> t</w:t>
      </w:r>
      <w:del w:id="7190" w:author="GoldenCorpusHarness" w:date="2026-03-28T22:23:47Z">
        <w:r>
          <w:delText>hose participating in clinical st</w:delText>
        </w:r>
      </w:del>
      <w:r>
        <w:t>u</w:t>
      </w:r>
      <w:del w:id="7191" w:author="GoldenCorpusHarness" w:date="2026-03-28T22:23:47Z">
        <w:r>
          <w:delText>dies. If the contraception requirements in the local la</w:delText>
        </w:r>
      </w:del>
      <w:r>
        <w:t>be</w:t>
      </w:r>
      <w:del w:id="7192" w:author="GoldenCorpusHarness" w:date="2026-03-28T22:23:47Z">
        <w:r>
          <w:delText>l for any of the study interventions are more stringent than the requirements above, the local label requirements are to be followed</w:delText>
        </w:r>
      </w:del>
      <w:r>
        <w:t>.</w:t>
      </w:r>
      <w:del w:id="7193" w:author="GoldenCorpusHarness" w:date="2026-03-28T22:23:47Z">
        <w:r>
          <w:delText xml:space="preserve"> </w:delText>
        </w:r>
      </w:del>
    </w:p>
    <w:p ns2:paraId="1E3AEF4A" ns2:textId="77777777" w:rsidR="00DE59CD" w:rsidRDefault="00895D30" w:rsidP="00B11BE1">
      <w:pPr>
        <w:pStyle w:val="ListBullet2"/>
      </w:pPr>
      <w:del w:id="7194" w:author="GoldenCorpusHarness" w:date="2026-03-28T22:23:47Z">
        <w:r>
          <w:delText>Has a negative highly sensitive pregnancy test (urine or serum as required by local regulations) within 24 hours (for urine test) or 72 hours (for serum test) before the first dose of study intervention. If a urine test cannot be confirmed as negative (eg, an ambiguous result), a serum pregnancy test is required. In such cases, the p</w:delText>
        </w:r>
      </w:del>
      <w:ins w:id="7195" w:author="GoldenCorpusHarness" w:date="2026-03-28T22:23:47Z">
        <w:r>
          <w:t>P</w:t>
        </w:r>
      </w:ins>
      <w:r>
        <w:t>articipant</w:t>
      </w:r>
      <w:ins w:id="7196" w:author="GoldenCorpusHarness" w:date="2026-03-28T22:23:47Z">
        <w:r>
          <w:t>s</w:t>
        </w:r>
      </w:ins>
      <w:r>
        <w:t xml:space="preserve"> </w:t>
      </w:r>
      <w:del w:id="7197" w:author="GoldenCorpusHarness" w:date="2026-03-28T22:23:47Z">
        <w:r>
          <w:delText>must</w:delText>
        </w:r>
      </w:del>
      <w:ins w:id="7198" w:author="GoldenCorpusHarness" w:date="2026-03-28T22:23:47Z">
        <w:r>
          <w:t>who</w:t>
        </w:r>
      </w:ins>
      <w:r>
        <w:t xml:space="preserve"> </w:t>
      </w:r>
      <w:del w:id="7199" w:author="GoldenCorpusHarness" w:date="2026-03-28T22:23:47Z">
        <w:r>
          <w:delText>b</w:delText>
        </w:r>
      </w:del>
      <w:ins w:id="7200" w:author="GoldenCorpusHarness" w:date="2026-03-28T22:23:47Z">
        <w:r>
          <w:t>ar</w:t>
        </w:r>
      </w:ins>
      <w:r>
        <w:t xml:space="preserve">e </w:t>
      </w:r>
      <w:del w:id="7201" w:author="GoldenCorpusHarness" w:date="2026-03-28T22:23:47Z">
        <w:r>
          <w:delText xml:space="preserve">excluded from participation if the </w:delText>
        </w:r>
      </w:del>
      <w:ins w:id="7202" w:author="GoldenCorpusHarness" w:date="2026-03-28T22:23:47Z">
        <w:r>
          <w:t>HB</w:t>
        </w:r>
      </w:ins>
      <w:r>
        <w:t>s</w:t>
      </w:r>
      <w:del w:id="7203" w:author="GoldenCorpusHarness" w:date="2026-03-28T22:23:47Z">
        <w:r>
          <w:delText>erum pre</w:delText>
        </w:r>
      </w:del>
      <w:ins w:id="7204" w:author="GoldenCorpusHarness" w:date="2026-03-28T22:23:47Z">
        <w:r>
          <w:t>A</w:t>
        </w:r>
      </w:ins>
      <w:r>
        <w:t>g</w:t>
      </w:r>
      <w:del w:id="7205" w:author="GoldenCorpusHarness" w:date="2026-03-28T22:23:47Z">
        <w:r>
          <w:delText>nancy result is</w:delText>
        </w:r>
      </w:del>
      <w:r>
        <w:t xml:space="preserve"> positive</w:t>
      </w:r>
      <w:del w:id="7206" w:author="GoldenCorpusHarness" w:date="2026-03-28T22:23:47Z">
        <w:r>
          <w:delText>.</w:delText>
        </w:r>
      </w:del>
      <w:r>
        <w:t xml:space="preserve"> </w:t>
      </w:r>
      <w:del w:id="7207" w:author="GoldenCorpusHarness" w:date="2026-03-28T22:23:47Z">
        <w:r>
          <w:delText>A</w:delText>
        </w:r>
      </w:del>
      <w:ins w:id="7208" w:author="GoldenCorpusHarness" w:date="2026-03-28T22:23:47Z">
        <w:r>
          <w:t>are eligible if they have receive</w:t>
        </w:r>
      </w:ins>
      <w:r>
        <w:t>d</w:t>
      </w:r>
      <w:del w:id="7209" w:author="GoldenCorpusHarness" w:date="2026-03-28T22:23:47Z">
        <w:r>
          <w:delText>di</w:delText>
        </w:r>
      </w:del>
      <w:ins w:id="7210" w:author="GoldenCorpusHarness" w:date="2026-03-28T22:23:47Z">
        <w:r>
          <w:t xml:space="preserve"> HBV an</w:t>
        </w:r>
      </w:ins>
      <w:r>
        <w:t>ti</w:t>
      </w:r>
      <w:del w:id="7211" w:author="GoldenCorpusHarness" w:date="2026-03-28T22:23:47Z">
        <w:r>
          <w:delText>on</w:delText>
        </w:r>
      </w:del>
      <w:ins w:id="7212" w:author="GoldenCorpusHarness" w:date="2026-03-28T22:23:47Z">
        <w:r>
          <w:t>vir</w:t>
        </w:r>
      </w:ins>
      <w:r>
        <w:t xml:space="preserve">al </w:t>
      </w:r>
      <w:ins w:id="7213" w:author="GoldenCorpusHarness" w:date="2026-03-28T22:23:47Z">
        <w:r>
          <w:t>the</w:t>
        </w:r>
      </w:ins>
      <w:r>
        <w:t>r</w:t>
      </w:r>
      <w:del w:id="7214" w:author="GoldenCorpusHarness" w:date="2026-03-28T22:23:47Z">
        <w:r>
          <w:delText>equirements</w:delText>
        </w:r>
      </w:del>
      <w:ins w:id="7215" w:author="GoldenCorpusHarness" w:date="2026-03-28T22:23:47Z">
        <w:r>
          <w:t>apy</w:t>
        </w:r>
      </w:ins>
      <w:r>
        <w:t xml:space="preserve"> for </w:t>
      </w:r>
      <w:del w:id="7216" w:author="GoldenCorpusHarness" w:date="2026-03-28T22:23:47Z">
        <w:r>
          <w:delText>pr</w:delText>
        </w:r>
      </w:del>
      <w:ins w:id="7217" w:author="GoldenCorpusHarness" w:date="2026-03-28T22:23:47Z">
        <w:r>
          <w:t>at l</w:t>
        </w:r>
      </w:ins>
      <w:r>
        <w:t>e</w:t>
      </w:r>
      <w:del w:id="7218" w:author="GoldenCorpusHarness" w:date="2026-03-28T22:23:47Z">
        <w:r>
          <w:delText>gn</w:delText>
        </w:r>
      </w:del>
      <w:r>
        <w:t>a</w:t>
      </w:r>
      <w:del w:id="7219" w:author="GoldenCorpusHarness" w:date="2026-03-28T22:23:47Z">
        <w:r>
          <w:delText>ncy te</w:delText>
        </w:r>
      </w:del>
      <w:r>
        <w:t>st</w:t>
      </w:r>
      <w:del w:id="7220" w:author="GoldenCorpusHarness" w:date="2026-03-28T22:23:47Z">
        <w:r>
          <w:delText>ing</w:delText>
        </w:r>
      </w:del>
      <w:r>
        <w:t xml:space="preserve"> </w:t>
      </w:r>
      <w:del w:id="7221" w:author="GoldenCorpusHarness" w:date="2026-03-28T22:23:47Z">
        <w:r>
          <w:delText>during</w:delText>
        </w:r>
      </w:del>
      <w:ins w:id="7222" w:author="GoldenCorpusHarness" w:date="2026-03-28T22:23:47Z">
        <w:r>
          <w:t>4 weeks</w:t>
        </w:r>
      </w:ins>
      <w:r>
        <w:t xml:space="preserve"> and </w:t>
      </w:r>
      <w:ins w:id="7223" w:author="GoldenCorpusHarness" w:date="2026-03-28T22:23:47Z">
        <w:r>
          <w:t>h</w:t>
        </w:r>
      </w:ins>
      <w:r>
        <w:t>a</w:t>
      </w:r>
      <w:del w:id="7224" w:author="GoldenCorpusHarness" w:date="2026-03-28T22:23:47Z">
        <w:r>
          <w:delText>f</w:delText>
        </w:r>
      </w:del>
      <w:ins w:id="7225" w:author="GoldenCorpusHarness" w:date="2026-03-28T22:23:47Z">
        <w:r>
          <w:t>ve unde</w:t>
        </w:r>
      </w:ins>
      <w:r>
        <w:t>te</w:t>
      </w:r>
      <w:ins w:id="7226" w:author="GoldenCorpusHarness" w:date="2026-03-28T22:23:47Z">
        <w:r>
          <w:t>ctable HBV DNA vi</w:t>
        </w:r>
      </w:ins>
      <w:r>
        <w:t>r</w:t>
      </w:r>
      <w:ins w:id="7227" w:author="GoldenCorpusHarness" w:date="2026-03-28T22:23:47Z">
        <w:r>
          <w:t>al</w:t>
        </w:r>
      </w:ins>
      <w:r>
        <w:t xml:space="preserve"> </w:t>
      </w:r>
      <w:del w:id="7228" w:author="GoldenCorpusHarness" w:date="2026-03-28T22:23:47Z">
        <w:r>
          <w:delText>stu</w:delText>
        </w:r>
      </w:del>
      <w:ins w:id="7229" w:author="GoldenCorpusHarness" w:date="2026-03-28T22:23:47Z">
        <w:r>
          <w:t>loa</w:t>
        </w:r>
      </w:ins>
      <w:r>
        <w:t>d</w:t>
      </w:r>
      <w:del w:id="7230" w:author="GoldenCorpusHarness" w:date="2026-03-28T22:23:47Z">
        <w:r>
          <w:delText>y</w:delText>
        </w:r>
      </w:del>
      <w:r>
        <w:t xml:space="preserve"> </w:t>
      </w:r>
      <w:ins w:id="7231" w:author="GoldenCorpusHarness" w:date="2026-03-28T22:23:47Z">
        <w:r>
          <w:t>before random</w:t>
        </w:r>
      </w:ins>
      <w:r>
        <w:t>i</w:t>
      </w:r>
      <w:del w:id="7232" w:author="GoldenCorpusHarness" w:date="2026-03-28T22:23:47Z">
        <w:r>
          <w:delText>nterven</w:delText>
        </w:r>
      </w:del>
      <w:ins w:id="7233" w:author="GoldenCorpusHarness" w:date="2026-03-28T22:23:47Z">
        <w:r>
          <w:t>za</w:t>
        </w:r>
      </w:ins>
      <w:r>
        <w:t>tion</w:t>
      </w:r>
      <w:del w:id="7234" w:author="GoldenCorpusHarness" w:date="2026-03-28T22:23:47Z">
        <w:r>
          <w:delText xml:space="preserve"> are in Section 8</w:delText>
        </w:r>
      </w:del>
      <w:r>
        <w:t>.</w:t>
      </w:r>
      <w:del w:id="7235" w:author="GoldenCorpusHarness" w:date="2026-03-28T22:23:47Z">
        <w:r>
          <w:delText>3.7.</w:delText>
        </w:r>
      </w:del>
    </w:p>
    <w:p ns2:paraId="55FA9BC9" ns2:textId="77777777" w:rsidR="00DE59CD" w:rsidRDefault="00895D30" w:rsidP="00B11BE1">
      <w:pPr>
        <w:pStyle w:val="ListBullet2"/>
      </w:pPr>
      <w:del w:id="7236" w:author="GoldenCorpusHarness" w:date="2026-03-28T22:23:47Z">
        <w:r>
          <w:delText>Ab</w:delText>
        </w:r>
      </w:del>
      <w:ins w:id="7237" w:author="GoldenCorpusHarness" w:date="2026-03-28T22:23:47Z">
        <w:r>
          <w:t>NOTE: Participant</w:t>
        </w:r>
      </w:ins>
      <w:r>
        <w:t>s</w:t>
      </w:r>
      <w:del w:id="7238" w:author="GoldenCorpusHarness" w:date="2026-03-28T22:23:47Z">
        <w:r>
          <w:delText>t</w:delText>
        </w:r>
      </w:del>
      <w:ins w:id="7239" w:author="GoldenCorpusHarness" w:date="2026-03-28T22:23:47Z">
        <w:r>
          <w:t xml:space="preserve"> should rem</w:t>
        </w:r>
      </w:ins>
      <w:r>
        <w:t>ain</w:t>
      </w:r>
      <w:del w:id="7240" w:author="GoldenCorpusHarness" w:date="2026-03-28T22:23:47Z">
        <w:r>
          <w:delText>s</w:delText>
        </w:r>
      </w:del>
      <w:r>
        <w:t xml:space="preserve"> </w:t>
      </w:r>
      <w:del w:id="7241" w:author="GoldenCorpusHarness" w:date="2026-03-28T22:23:47Z">
        <w:r>
          <w:delText>f</w:delText>
        </w:r>
      </w:del>
      <w:ins w:id="7242" w:author="GoldenCorpusHarness" w:date="2026-03-28T22:23:47Z">
        <w:r>
          <w:t>on antivi</w:t>
        </w:r>
      </w:ins>
      <w:r>
        <w:t>r</w:t>
      </w:r>
      <w:del w:id="7243" w:author="GoldenCorpusHarness" w:date="2026-03-28T22:23:47Z">
        <w:r>
          <w:delText>om bre</w:delText>
        </w:r>
      </w:del>
      <w:r>
        <w:t>a</w:t>
      </w:r>
      <w:del w:id="7244" w:author="GoldenCorpusHarness" w:date="2026-03-28T22:23:47Z">
        <w:r>
          <w:delText>stfeeding during</w:delText>
        </w:r>
      </w:del>
      <w:ins w:id="7245" w:author="GoldenCorpusHarness" w:date="2026-03-28T22:23:47Z">
        <w:r>
          <w:t>l</w:t>
        </w:r>
      </w:ins>
      <w:r>
        <w:t xml:space="preserve"> the</w:t>
      </w:r>
      <w:ins w:id="7246" w:author="GoldenCorpusHarness" w:date="2026-03-28T22:23:47Z">
        <w:r>
          <w:t>rapy throughout</w:t>
        </w:r>
      </w:ins>
      <w:r>
        <w:t xml:space="preserve"> study intervention </w:t>
      </w:r>
      <w:del w:id="7247" w:author="GoldenCorpusHarness" w:date="2026-03-28T22:23:47Z">
        <w:r>
          <w:delText xml:space="preserve">period </w:delText>
        </w:r>
      </w:del>
      <w:r>
        <w:t>and fo</w:t>
      </w:r>
      <w:ins w:id="7248" w:author="GoldenCorpusHarness" w:date="2026-03-28T22:23:47Z">
        <w:r>
          <w:t>llow local guidelines fo</w:t>
        </w:r>
      </w:ins>
      <w:r>
        <w:t xml:space="preserve">r </w:t>
      </w:r>
      <w:ins w:id="7249" w:author="GoldenCorpusHarness" w:date="2026-03-28T22:23:47Z">
        <w:r>
          <w:t xml:space="preserve">HBV </w:t>
        </w:r>
      </w:ins>
      <w:r>
        <w:t>a</w:t>
      </w:r>
      <w:ins w:id="7250" w:author="GoldenCorpusHarness" w:date="2026-03-28T22:23:47Z">
        <w:r>
          <w:t>n</w:t>
        </w:r>
      </w:ins>
      <w:r>
        <w:t>t</w:t>
      </w:r>
      <w:ins w:id="7251" w:author="GoldenCorpusHarness" w:date="2026-03-28T22:23:47Z">
        <w:r>
          <w:t>iviral</w:t>
        </w:r>
      </w:ins>
      <w:r>
        <w:t xml:space="preserve"> </w:t>
      </w:r>
      <w:del w:id="7252" w:author="GoldenCorpusHarness" w:date="2026-03-28T22:23:47Z">
        <w:r>
          <w:delText>l</w:delText>
        </w:r>
      </w:del>
      <w:ins w:id="7253" w:author="GoldenCorpusHarness" w:date="2026-03-28T22:23:47Z">
        <w:r>
          <w:t>th</w:t>
        </w:r>
      </w:ins>
      <w:r>
        <w:t>e</w:t>
      </w:r>
      <w:ins w:id="7254" w:author="GoldenCorpusHarness" w:date="2026-03-28T22:23:47Z">
        <w:r>
          <w:t>r</w:t>
        </w:r>
      </w:ins>
      <w:r>
        <w:t>a</w:t>
      </w:r>
      <w:ins w:id="7255" w:author="GoldenCorpusHarness" w:date="2026-03-28T22:23:47Z">
        <w:r>
          <w:t>py po</w:t>
        </w:r>
      </w:ins>
      <w:r>
        <w:t xml:space="preserve">st </w:t>
      </w:r>
      <w:del w:id="7256" w:author="GoldenCorpusHarness" w:date="2026-03-28T22:23:47Z">
        <w:r>
          <w:delText>30</w:delText>
        </w:r>
      </w:del>
      <w:ins w:id="7257" w:author="GoldenCorpusHarness" w:date="2026-03-28T22:23:47Z">
        <w:r>
          <w:t>completion</w:t>
        </w:r>
      </w:ins>
      <w:r>
        <w:t xml:space="preserve"> </w:t>
      </w:r>
      <w:del w:id="7258" w:author="GoldenCorpusHarness" w:date="2026-03-28T22:23:47Z">
        <w:r>
          <w:delText>days a</w:delText>
        </w:r>
      </w:del>
      <w:ins w:id="7259" w:author="GoldenCorpusHarness" w:date="2026-03-28T22:23:47Z">
        <w:r>
          <w:t>o</w:t>
        </w:r>
      </w:ins>
      <w:r>
        <w:t>f</w:t>
      </w:r>
      <w:del w:id="7260" w:author="GoldenCorpusHarness" w:date="2026-03-28T22:23:47Z">
        <w:r>
          <w:delText>ter</w:delText>
        </w:r>
      </w:del>
      <w:r>
        <w:t xml:space="preserve"> study intervention</w:t>
      </w:r>
      <w:del w:id="7261" w:author="GoldenCorpusHarness" w:date="2026-03-28T22:23:47Z">
        <w:r>
          <w:delText xml:space="preserve"> with nemtabrutinib, 1 month (30 days) after the last dose of venetoclax, and 6 months after the last dose of rituximab (or rituximab biosimilar [see Appendix 13])</w:delText>
        </w:r>
      </w:del>
      <w:r>
        <w:t>.</w:t>
      </w:r>
    </w:p>
    <w:p ns2:paraId="0A3746D0" ns2:textId="77777777" w:rsidR="00BF377F" w:rsidRDefault="00895D30" w:rsidP="00B11BE1">
      <w:pPr>
        <w:pStyle w:val="ListBullet2"/>
      </w:pPr>
      <w:del w:id="7262" w:author="GoldenCorpusHarness" w:date="2026-03-28T22:23:47Z">
        <w:r>
          <w:delText>M</w:delText>
        </w:r>
      </w:del>
      <w:ins w:id="7263" w:author="GoldenCorpusHarness" w:date="2026-03-28T22:23:47Z">
        <w:r>
          <w:t>H</w:t>
        </w:r>
      </w:ins>
      <w:r>
        <w:t>e</w:t>
      </w:r>
      <w:del w:id="7264" w:author="GoldenCorpusHarness" w:date="2026-03-28T22:23:47Z">
        <w:r>
          <w:delText>d</w:delText>
        </w:r>
      </w:del>
      <w:ins w:id="7265" w:author="GoldenCorpusHarness" w:date="2026-03-28T22:23:47Z">
        <w:r>
          <w:t>pat</w:t>
        </w:r>
      </w:ins>
      <w:r>
        <w:t>i</w:t>
      </w:r>
      <w:del w:id="7266" w:author="GoldenCorpusHarness" w:date="2026-03-28T22:23:47Z">
        <w:r>
          <w:delText>cal h</w:delText>
        </w:r>
      </w:del>
      <w:ins w:id="7267" w:author="GoldenCorpusHarness" w:date="2026-03-28T22:23:47Z">
        <w:r>
          <w:t>t</w:t>
        </w:r>
      </w:ins>
      <w:r>
        <w:t>is</w:t>
      </w:r>
      <w:del w:id="7268" w:author="GoldenCorpusHarness" w:date="2026-03-28T22:23:47Z">
        <w:r>
          <w:delText>tory,</w:delText>
        </w:r>
      </w:del>
      <w:r>
        <w:t xml:space="preserve"> </w:t>
      </w:r>
      <w:del w:id="7269" w:author="GoldenCorpusHarness" w:date="2026-03-28T22:23:47Z">
        <w:r>
          <w:delText>menstrual history, and recent</w:delText>
        </w:r>
      </w:del>
      <w:ins w:id="7270" w:author="GoldenCorpusHarness" w:date="2026-03-28T22:23:47Z">
        <w:r>
          <w:t>B</w:t>
        </w:r>
      </w:ins>
      <w:r>
        <w:t xml:space="preserve"> s</w:t>
      </w:r>
      <w:del w:id="7271" w:author="GoldenCorpusHarness" w:date="2026-03-28T22:23:47Z">
        <w:r>
          <w:delText>exual a</w:delText>
        </w:r>
      </w:del>
      <w:r>
        <w:t>c</w:t>
      </w:r>
      <w:del w:id="7272" w:author="GoldenCorpusHarness" w:date="2026-03-28T22:23:47Z">
        <w:r>
          <w:delText>tivity have b</w:delText>
        </w:r>
      </w:del>
      <w:ins w:id="7273" w:author="GoldenCorpusHarness" w:date="2026-03-28T22:23:47Z">
        <w:r>
          <w:t>r</w:t>
        </w:r>
      </w:ins>
      <w:r>
        <w:t>een</w:t>
      </w:r>
      <w:del w:id="7274" w:author="GoldenCorpusHarness" w:date="2026-03-28T22:23:47Z">
        <w:r>
          <w:delText xml:space="preserve"> rev</w:delText>
        </w:r>
      </w:del>
      <w:r>
        <w:t>i</w:t>
      </w:r>
      <w:del w:id="7275" w:author="GoldenCorpusHarness" w:date="2026-03-28T22:23:47Z">
        <w:r>
          <w:delText>ewed by</w:delText>
        </w:r>
      </w:del>
      <w:ins w:id="7276" w:author="GoldenCorpusHarness" w:date="2026-03-28T22:23:47Z">
        <w:r>
          <w:t>ng</w:t>
        </w:r>
      </w:ins>
      <w:r>
        <w:t xml:space="preserve"> t</w:t>
      </w:r>
      <w:del w:id="7277" w:author="GoldenCorpusHarness" w:date="2026-03-28T22:23:47Z">
        <w:r>
          <w:delText>he inv</w:delText>
        </w:r>
      </w:del>
      <w:r>
        <w:t>est</w:t>
      </w:r>
      <w:del w:id="7278" w:author="GoldenCorpusHarness" w:date="2026-03-28T22:23:47Z">
        <w:r>
          <w:delText>igat</w:delText>
        </w:r>
      </w:del>
      <w:ins w:id="7279" w:author="GoldenCorpusHarness" w:date="2026-03-28T22:23:47Z">
        <w:r>
          <w:t>s sh</w:t>
        </w:r>
      </w:ins>
      <w:r>
        <w:t>o</w:t>
      </w:r>
      <w:del w:id="7280" w:author="GoldenCorpusHarness" w:date="2026-03-28T22:23:47Z">
        <w:r>
          <w:delText xml:space="preserve">r to </w:delText>
        </w:r>
      </w:del>
      <w:ins w:id="7281" w:author="GoldenCorpusHarness" w:date="2026-03-28T22:23:47Z">
        <w:r>
          <w:t>ul</w:t>
        </w:r>
      </w:ins>
      <w:r>
        <w:t>d</w:t>
      </w:r>
      <w:del w:id="7282" w:author="GoldenCorpusHarness" w:date="2026-03-28T22:23:47Z">
        <w:r>
          <w:delText>ecrease the risk for</w:delText>
        </w:r>
      </w:del>
      <w:r>
        <w:t xml:space="preserve"> inclu</w:t>
      </w:r>
      <w:ins w:id="7283" w:author="GoldenCorpusHarness" w:date="2026-03-28T22:23:47Z">
        <w:r>
          <w:t>de HB</w:t>
        </w:r>
      </w:ins>
      <w:r>
        <w:t>s</w:t>
      </w:r>
      <w:del w:id="7284" w:author="GoldenCorpusHarness" w:date="2026-03-28T22:23:47Z">
        <w:r>
          <w:delText>ion of a POCBP with</w:delText>
        </w:r>
      </w:del>
      <w:ins w:id="7285" w:author="GoldenCorpusHarness" w:date="2026-03-28T22:23:47Z">
        <w:r>
          <w:t>Ag</w:t>
        </w:r>
      </w:ins>
      <w:r>
        <w:t xml:space="preserve"> an</w:t>
      </w:r>
      <w:del w:id="7286" w:author="GoldenCorpusHarness" w:date="2026-03-28T22:23:47Z">
        <w:r>
          <w:delText xml:space="preserve"> early undetecte</w:delText>
        </w:r>
      </w:del>
      <w:r>
        <w:t xml:space="preserve">d </w:t>
      </w:r>
      <w:del w:id="7287" w:author="GoldenCorpusHarness" w:date="2026-03-28T22:23:47Z">
        <w:r>
          <w:delText>pregn</w:delText>
        </w:r>
      </w:del>
      <w:r>
        <w:t>an</w:t>
      </w:r>
      <w:ins w:id="7288" w:author="GoldenCorpusHarness" w:date="2026-03-28T22:23:47Z">
        <w:r>
          <w:t>ti-HB</w:t>
        </w:r>
      </w:ins>
      <w:r>
        <w:t>c</w:t>
      </w:r>
      <w:del w:id="7289" w:author="GoldenCorpusHarness" w:date="2026-03-28T22:23:47Z">
        <w:r>
          <w:delText>y</w:delText>
        </w:r>
      </w:del>
      <w:r>
        <w:t>.</w:t>
      </w:r>
    </w:p>
    <w:p ns2:paraId="05A45668" ns2:textId="77777777" w:rsidR="00BF377F" w:rsidRPr="00BF377F" w:rsidRDefault="00895D30" w:rsidP="00190F61">
      <w:pPr>
        <w:pStyle w:val="Paragraph"/>
        <w:keepNext/>
        <w:spacing w:before="240"/>
        <w:rPr>
          <w:b/>
          <w:bCs/>
        </w:rPr>
      </w:pPr>
      <w:del w:id="7290" w:author="GoldenCorpusHarness" w:date="2026-03-28T22:23:47Z">
        <w:r>
          <w:delText>I</w:delText>
        </w:r>
      </w:del>
      <w:ins w:id="7291" w:author="GoldenCorpusHarness" w:date="2026-03-28T22:23:47Z">
        <w:r>
          <w:t>Participants with history of HCV i</w:t>
        </w:r>
      </w:ins>
      <w:r>
        <w:t>nf</w:t>
      </w:r>
      <w:ins w:id="7292" w:author="GoldenCorpusHarness" w:date="2026-03-28T22:23:47Z">
        <w:r>
          <w:t>ecti</w:t>
        </w:r>
      </w:ins>
      <w:r>
        <w:t>o</w:t>
      </w:r>
      <w:ins w:id="7293" w:author="GoldenCorpusHarness" w:date="2026-03-28T22:23:47Z">
        <w:r>
          <w:t>n a</w:t>
        </w:r>
      </w:ins>
      <w:r>
        <w:t>r</w:t>
      </w:r>
      <w:del w:id="7294" w:author="GoldenCorpusHarness" w:date="2026-03-28T22:23:47Z">
        <w:r>
          <w:delText>m</w:delText>
        </w:r>
      </w:del>
      <w:r>
        <w:t>e</w:t>
      </w:r>
      <w:ins w:id="7295" w:author="GoldenCorpusHarness" w:date="2026-03-28T22:23:47Z">
        <w:r>
          <w:t xml:space="preserve"> eligible if HCV RNA viral loa</w:t>
        </w:r>
      </w:ins>
      <w:r>
        <w:t xml:space="preserve">d </w:t>
      </w:r>
      <w:del w:id="7296" w:author="GoldenCorpusHarness" w:date="2026-03-28T22:23:47Z">
        <w:r>
          <w:delText>Co</w:delText>
        </w:r>
      </w:del>
      <w:ins w:id="7297" w:author="GoldenCorpusHarness" w:date="2026-03-28T22:23:47Z">
        <w:r>
          <w:t>is u</w:t>
        </w:r>
      </w:ins>
      <w:r>
        <w:t>n</w:t>
      </w:r>
      <w:ins w:id="7298" w:author="GoldenCorpusHarness" w:date="2026-03-28T22:23:47Z">
        <w:r>
          <w:t xml:space="preserve">detectable at </w:t>
        </w:r>
      </w:ins>
      <w:r>
        <w:t>s</w:t>
      </w:r>
      <w:ins w:id="7299" w:author="GoldenCorpusHarness" w:date="2026-03-28T22:23:47Z">
        <w:r>
          <w:t>cre</w:t>
        </w:r>
      </w:ins>
      <w:r>
        <w:t>en</w:t>
      </w:r>
      <w:del w:id="7300" w:author="GoldenCorpusHarness" w:date="2026-03-28T22:23:47Z">
        <w:r>
          <w:delText>t</w:delText>
        </w:r>
      </w:del>
      <w:ins w:id="7301" w:author="GoldenCorpusHarness" w:date="2026-03-28T22:23:47Z">
        <w:r>
          <w:t xml:space="preserve">ing. </w:t>
        </w:r>
      </w:ins>
    </w:p>
    <w:p ns2:paraId="3CE8910B" ns2:textId="77777777" w:rsidR="009602AE" w:rsidRDefault="00895D30" w:rsidP="00B11BE1">
      <w:pPr>
        <w:pStyle w:val="ListNumber"/>
      </w:pPr>
      <w:ins w:id="7302" w:author="GoldenCorpusHarness" w:date="2026-03-28T22:23:47Z">
        <w:r>
          <w:t>NO</w:t>
        </w:r>
      </w:ins>
      <w:r>
        <w:t>T</w:t>
      </w:r>
      <w:del w:id="7303" w:author="GoldenCorpusHarness" w:date="2026-03-28T22:23:47Z">
        <w:r>
          <w:delText>he</w:delText>
        </w:r>
      </w:del>
      <w:ins w:id="7304" w:author="GoldenCorpusHarness" w:date="2026-03-28T22:23:47Z">
        <w:r>
          <w:t>E:</w:t>
        </w:r>
      </w:ins>
      <w:r>
        <w:t xml:space="preserve"> </w:t>
      </w:r>
      <w:del w:id="7305" w:author="GoldenCorpusHarness" w:date="2026-03-28T22:23:47Z">
        <w:r>
          <w:delText>p</w:delText>
        </w:r>
      </w:del>
      <w:ins w:id="7306" w:author="GoldenCorpusHarness" w:date="2026-03-28T22:23:47Z">
        <w:r>
          <w:t>P</w:t>
        </w:r>
      </w:ins>
      <w:r>
        <w:t>articipant</w:t>
      </w:r>
      <w:ins w:id="7307" w:author="GoldenCorpusHarness" w:date="2026-03-28T22:23:47Z">
        <w:r>
          <w:t>s</w:t>
        </w:r>
      </w:ins>
      <w:r>
        <w:t xml:space="preserve"> </w:t>
      </w:r>
      <w:del w:id="7308" w:author="GoldenCorpusHarness" w:date="2026-03-28T22:23:47Z">
        <w:r>
          <w:delText>(</w:delText>
        </w:r>
      </w:del>
      <w:ins w:id="7309" w:author="GoldenCorpusHarness" w:date="2026-03-28T22:23:47Z">
        <w:r>
          <w:t>must have c</w:t>
        </w:r>
      </w:ins>
      <w:r>
        <w:t>o</w:t>
      </w:r>
      <w:del w:id="7310" w:author="GoldenCorpusHarness" w:date="2026-03-28T22:23:47Z">
        <w:r>
          <w:delText xml:space="preserve">r </w:delText>
        </w:r>
      </w:del>
      <w:ins w:id="7311" w:author="GoldenCorpusHarness" w:date="2026-03-28T22:23:47Z">
        <w:r>
          <w:t>mp</w:t>
        </w:r>
      </w:ins>
      <w:r>
        <w:t>le</w:t>
      </w:r>
      <w:del w:id="7312" w:author="GoldenCorpusHarness" w:date="2026-03-28T22:23:47Z">
        <w:r>
          <w:delText>gally</w:delText>
        </w:r>
      </w:del>
      <w:ins w:id="7313" w:author="GoldenCorpusHarness" w:date="2026-03-28T22:23:47Z">
        <w:r>
          <w:t>ted</w:t>
        </w:r>
      </w:ins>
      <w:r>
        <w:t xml:space="preserve"> </w:t>
      </w:r>
      <w:del w:id="7314" w:author="GoldenCorpusHarness" w:date="2026-03-28T22:23:47Z">
        <w:r>
          <w:delText>a</w:delText>
        </w:r>
      </w:del>
      <w:r>
        <w:t>c</w:t>
      </w:r>
      <w:del w:id="7315" w:author="GoldenCorpusHarness" w:date="2026-03-28T22:23:47Z">
        <w:r>
          <w:delText xml:space="preserve">ceptable </w:delText>
        </w:r>
      </w:del>
      <w:ins w:id="7316" w:author="GoldenCorpusHarness" w:date="2026-03-28T22:23:47Z">
        <w:r>
          <w:t>u</w:t>
        </w:r>
      </w:ins>
      <w:r>
        <w:t>r</w:t>
      </w:r>
      <w:del w:id="7317" w:author="GoldenCorpusHarness" w:date="2026-03-28T22:23:47Z">
        <w:r>
          <w:delText>epresent</w:delText>
        </w:r>
      </w:del>
      <w:r>
        <w:t>ative</w:t>
      </w:r>
      <w:del w:id="7318" w:author="GoldenCorpusHarness" w:date="2026-03-28T22:23:47Z">
        <w:r>
          <w:delText>)</w:delText>
        </w:r>
      </w:del>
      <w:r>
        <w:t xml:space="preserve"> </w:t>
      </w:r>
      <w:del w:id="7319" w:author="GoldenCorpusHarness" w:date="2026-03-28T22:23:47Z">
        <w:r>
          <w:delText>h</w:delText>
        </w:r>
      </w:del>
      <w:r>
        <w:t>a</w:t>
      </w:r>
      <w:del w:id="7320" w:author="GoldenCorpusHarness" w:date="2026-03-28T22:23:47Z">
        <w:r>
          <w:delText>s pro</w:delText>
        </w:r>
      </w:del>
      <w:ins w:id="7321" w:author="GoldenCorpusHarness" w:date="2026-03-28T22:23:47Z">
        <w:r>
          <w:t>nti</w:t>
        </w:r>
      </w:ins>
      <w:r>
        <w:t>vi</w:t>
      </w:r>
      <w:del w:id="7322" w:author="GoldenCorpusHarness" w:date="2026-03-28T22:23:47Z">
        <w:r>
          <w:delText>ded documented info</w:delText>
        </w:r>
      </w:del>
      <w:r>
        <w:t>r</w:t>
      </w:r>
      <w:del w:id="7323" w:author="GoldenCorpusHarness" w:date="2026-03-28T22:23:47Z">
        <w:r>
          <w:delText>med consent for</w:delText>
        </w:r>
      </w:del>
      <w:ins w:id="7324" w:author="GoldenCorpusHarness" w:date="2026-03-28T22:23:47Z">
        <w:r>
          <w:t>al</w:t>
        </w:r>
      </w:ins>
      <w:r>
        <w:t xml:space="preserve"> the</w:t>
      </w:r>
      <w:del w:id="7325" w:author="GoldenCorpusHarness" w:date="2026-03-28T22:23:47Z">
        <w:r>
          <w:delText xml:space="preserve"> study. The </w:delText>
        </w:r>
      </w:del>
      <w:ins w:id="7326" w:author="GoldenCorpusHarness" w:date="2026-03-28T22:23:47Z">
        <w:r>
          <w:t>ra</w:t>
        </w:r>
      </w:ins>
      <w:r>
        <w:t>p</w:t>
      </w:r>
      <w:del w:id="7327" w:author="GoldenCorpusHarness" w:date="2026-03-28T22:23:47Z">
        <w:r>
          <w:delText>articipant ma</w:delText>
        </w:r>
      </w:del>
      <w:r>
        <w:t>y a</w:t>
      </w:r>
      <w:del w:id="7328" w:author="GoldenCorpusHarness" w:date="2026-03-28T22:23:47Z">
        <w:r>
          <w:delText>lso provide consen</w:delText>
        </w:r>
      </w:del>
      <w:r>
        <w:t xml:space="preserve">t </w:t>
      </w:r>
      <w:ins w:id="7329" w:author="GoldenCorpusHarness" w:date="2026-03-28T22:23:47Z">
        <w:r>
          <w:t>least 4 weeks be</w:t>
        </w:r>
      </w:ins>
      <w:r>
        <w:t>for</w:t>
      </w:r>
      <w:del w:id="7330" w:author="GoldenCorpusHarness" w:date="2026-03-28T22:23:47Z">
        <w:r>
          <w:delText xml:space="preserve"> FBR; however, th</w:delText>
        </w:r>
      </w:del>
      <w:r>
        <w:t xml:space="preserve">e </w:t>
      </w:r>
      <w:del w:id="7331" w:author="GoldenCorpusHarness" w:date="2026-03-28T22:23:47Z">
        <w:r>
          <w:delText>pa</w:delText>
        </w:r>
      </w:del>
      <w:r>
        <w:t>r</w:t>
      </w:r>
      <w:del w:id="7332" w:author="GoldenCorpusHarness" w:date="2026-03-28T22:23:47Z">
        <w:r>
          <w:delText>ticip</w:delText>
        </w:r>
      </w:del>
      <w:r>
        <w:t>an</w:t>
      </w:r>
      <w:del w:id="7333" w:author="GoldenCorpusHarness" w:date="2026-03-28T22:23:47Z">
        <w:r>
          <w:delText xml:space="preserve">t </w:delText>
        </w:r>
      </w:del>
      <w:ins w:id="7334" w:author="GoldenCorpusHarness" w:date="2026-03-28T22:23:47Z">
        <w:r>
          <w:t>do</w:t>
        </w:r>
      </w:ins>
      <w:r>
        <w:t>m</w:t>
      </w:r>
      <w:del w:id="7335" w:author="GoldenCorpusHarness" w:date="2026-03-28T22:23:47Z">
        <w:r>
          <w:delText>ay part</w:delText>
        </w:r>
      </w:del>
      <w:r>
        <w:t>i</w:t>
      </w:r>
      <w:del w:id="7336" w:author="GoldenCorpusHarness" w:date="2026-03-28T22:23:47Z">
        <w:r>
          <w:delText>cipate in the study without particip</w:delText>
        </w:r>
      </w:del>
      <w:ins w:id="7337" w:author="GoldenCorpusHarness" w:date="2026-03-28T22:23:47Z">
        <w:r>
          <w:t>z</w:t>
        </w:r>
      </w:ins>
      <w:r>
        <w:t>ati</w:t>
      </w:r>
      <w:ins w:id="7338" w:author="GoldenCorpusHarness" w:date="2026-03-28T22:23:47Z">
        <w:r>
          <w:t>o</w:t>
        </w:r>
      </w:ins>
      <w:r>
        <w:t>n</w:t>
      </w:r>
      <w:del w:id="7339" w:author="GoldenCorpusHarness" w:date="2026-03-28T22:23:47Z">
        <w:r>
          <w:delText>g in FBR</w:delText>
        </w:r>
      </w:del>
      <w:r>
        <w:t>.</w:t>
      </w:r>
    </w:p>
    <w:p ns2:paraId="411118FB" ns2:textId="55AD7C8B" w:rsidR="004937EF" w:rsidRPr="002D17BD" w:rsidRDefault="00895D30" w:rsidP="00B11BE1">
      <w:pPr>
        <w:pStyle w:val="ListNumber"/>
      </w:pPr>
      <w:del w:id="7340" w:author="GoldenCorpusHarness" w:date="2026-03-28T22:23:47Z">
        <w:r>
          <w:delText>Partici</w:delText>
        </w:r>
      </w:del>
      <w:ins w:id="7341" w:author="GoldenCorpusHarness" w:date="2026-03-28T22:23:47Z">
        <w:r>
          <w:t>He</w:t>
        </w:r>
      </w:ins>
      <w:r>
        <w:t>pati</w:t>
      </w:r>
      <w:ins w:id="7342" w:author="GoldenCorpusHarness" w:date="2026-03-28T22:23:47Z">
        <w:r>
          <w:t>tis C screeni</w:t>
        </w:r>
      </w:ins>
      <w:r>
        <w:t xml:space="preserve">ng </w:t>
      </w:r>
      <w:del w:id="7343" w:author="GoldenCorpusHarness" w:date="2026-03-28T22:23:47Z">
        <w:r>
          <w:delText>Si</w:delText>
        </w:r>
      </w:del>
      <w:r>
        <w:t>tes</w:t>
      </w:r>
      <w:del w:id="7344" w:author="GoldenCorpusHarness" w:date="2026-03-28T22:23:47Z">
        <w:r>
          <w:delText xml:space="preserve"> in EU Region only: Participan</w:delText>
        </w:r>
      </w:del>
      <w:r>
        <w:t>ts</w:t>
      </w:r>
      <w:del w:id="7345" w:author="GoldenCorpusHarness" w:date="2026-03-28T22:23:47Z">
        <w:r>
          <w:delText xml:space="preserve"> not able to provide documented informed consent will only be permitted in the study if they</w:delText>
        </w:r>
      </w:del>
      <w:r>
        <w:t xml:space="preserve"> are </w:t>
      </w:r>
      <w:del w:id="7346" w:author="GoldenCorpusHarness" w:date="2026-03-28T22:23:47Z">
        <w:r>
          <w:delText>c</w:delText>
        </w:r>
      </w:del>
      <w:ins w:id="7347" w:author="GoldenCorpusHarness" w:date="2026-03-28T22:23:47Z">
        <w:r>
          <w:t>n</w:t>
        </w:r>
      </w:ins>
      <w:r>
        <w:t>o</w:t>
      </w:r>
      <w:del w:id="7348" w:author="GoldenCorpusHarness" w:date="2026-03-28T22:23:47Z">
        <w:r>
          <w:delText xml:space="preserve">nfirmed by </w:delText>
        </w:r>
      </w:del>
      <w:r>
        <w:t>t</w:t>
      </w:r>
      <w:del w:id="7349" w:author="GoldenCorpusHarness" w:date="2026-03-28T22:23:47Z">
        <w:r>
          <w:delText>he investigator to be either unable to read, legally blind, or have a development or cognitive condition but are able to indicate a wish to participate in the study. Such participants will be</w:delText>
        </w:r>
      </w:del>
      <w:r>
        <w:t xml:space="preserve"> required </w:t>
      </w:r>
      <w:del w:id="7350" w:author="GoldenCorpusHarness" w:date="2026-03-28T22:23:47Z">
        <w:r>
          <w:delText xml:space="preserve">to have a </w:delText>
        </w:r>
      </w:del>
      <w:ins w:id="7351" w:author="GoldenCorpusHarness" w:date="2026-03-28T22:23:47Z">
        <w:r>
          <w:t>un</w:t>
        </w:r>
      </w:ins>
      <w:r>
        <w:t>l</w:t>
      </w:r>
      <w:del w:id="7352" w:author="GoldenCorpusHarness" w:date="2026-03-28T22:23:47Z">
        <w:r>
          <w:delText>egally acceptable representative, to provide consent on their behalf, and an impartial witn</w:delText>
        </w:r>
      </w:del>
      <w:r>
        <w:t>ess</w:t>
      </w:r>
      <w:del w:id="7353" w:author="GoldenCorpusHarness" w:date="2026-03-28T22:23:47Z">
        <w:r>
          <w:delText>. These participants are being allowed to enroll in this study to allow the possibility of benefit from the study treatment.</w:delText>
        </w:r>
      </w:del>
      <w:ins w:id="7354" w:author="GoldenCorpusHarness" w:date="2026-03-28T22:23:47Z">
        <w:r>
          <w:t>:</w:t>
        </w:r>
      </w:ins>
    </w:p>
    <w:p ns2:paraId="7B8FB1DD" ns2:textId="77777777" w:rsidR="002D17BD" w:rsidRDefault="002D17BD" w:rsidP="002D17BD">
      <w:pPr>
        <w:pStyle w:val="ListEnd"/>
      </w:pPr>
      <w:ins w:id="7355" w:author="GoldenCorpusHarness" w:date="2026-03-28T22:23:47Z">
        <w:r>
          <w:t>Known history of HCV infection</w:t>
        </w:r>
      </w:ins>
    </w:p>
    <w:p ns2:paraId="7477B491" ns2:textId="0577F00A" w:rsidR="009602AE" w:rsidRDefault="00895D30" w:rsidP="00B11BE1">
      <w:pPr>
        <w:pStyle w:val="Paragraph"/>
      </w:pPr>
      <w:del w:id="7356" w:author="GoldenCorpusHarness" w:date="2026-03-28T22:23:47Z">
        <w:r>
          <w:delText>S</w:delText>
        </w:r>
      </w:del>
      <w:ins w:id="7357" w:author="GoldenCorpusHarness" w:date="2026-03-28T22:23:47Z">
        <w:r>
          <w:t>As mandated by local health authority (s</w:t>
        </w:r>
      </w:ins>
      <w:r>
        <w:t>ee Appendix 7 for country-specific requirements</w:t>
      </w:r>
      <w:del w:id="7358" w:author="GoldenCorpusHarness" w:date="2026-03-28T22:23:47Z">
        <w:r>
          <w:delText>.</w:delText>
        </w:r>
      </w:del>
      <w:ins w:id="7359" w:author="GoldenCorpusHarness" w:date="2026-03-28T22:23:47Z">
        <w:r>
          <w:t>)</w:t>
        </w:r>
      </w:ins>
    </w:p>
    <w:p ns2:paraId="293F62FD" ns2:textId="77777777" w:rsidR="00BF377F" w:rsidRDefault="00895D30" w:rsidP="009679F8">
      <w:pPr>
        <w:pStyle w:val="Heading2"/>
      </w:pPr>
      <w:del w:id="7360" w:author="GoldenCorpusHarness" w:date="2026-03-28T22:23:47Z">
        <w:r>
          <w:delText>Ex</w:delText>
        </w:r>
      </w:del>
      <w:ins w:id="7361" w:author="GoldenCorpusHarness" w:date="2026-03-28T22:23:47Z">
        <w:r>
          <w:t>Parti</w:t>
        </w:r>
      </w:ins>
      <w:r>
        <w:t>c</w:t>
      </w:r>
      <w:ins w:id="7362" w:author="GoldenCorpusHarness" w:date="2026-03-28T22:23:47Z">
        <w:r>
          <w:t>ipants with HIV are e</w:t>
        </w:r>
      </w:ins>
      <w:r>
        <w:t>l</w:t>
      </w:r>
      <w:del w:id="7363" w:author="GoldenCorpusHarness" w:date="2026-03-28T22:23:47Z">
        <w:r>
          <w:delText>us</w:delText>
        </w:r>
      </w:del>
      <w:r>
        <w:t>i</w:t>
      </w:r>
      <w:ins w:id="7364" w:author="GoldenCorpusHarness" w:date="2026-03-28T22:23:47Z">
        <w:r>
          <w:t>gible if they meet ALL the f</w:t>
        </w:r>
      </w:ins>
      <w:r>
        <w:t>o</w:t>
      </w:r>
      <w:ins w:id="7365" w:author="GoldenCorpusHarness" w:date="2026-03-28T22:23:47Z">
        <w:r>
          <w:t>llowi</w:t>
        </w:r>
      </w:ins>
      <w:r>
        <w:t>n</w:t>
      </w:r>
      <w:ins w:id="7366" w:author="GoldenCorpusHarness" w:date="2026-03-28T22:23:47Z">
        <w:r>
          <w:t>g</w:t>
        </w:r>
      </w:ins>
      <w:r>
        <w:t xml:space="preserve"> </w:t>
      </w:r>
      <w:del w:id="7367" w:author="GoldenCorpusHarness" w:date="2026-03-28T22:23:47Z">
        <w:r>
          <w:delText>C</w:delText>
        </w:r>
      </w:del>
      <w:ins w:id="7368" w:author="GoldenCorpusHarness" w:date="2026-03-28T22:23:47Z">
        <w:r>
          <w:t>c</w:t>
        </w:r>
      </w:ins>
      <w:r>
        <w:t>riteria</w:t>
      </w:r>
      <w:ins w:id="7369" w:author="GoldenCorpusHarness" w:date="2026-03-28T22:23:47Z">
        <w:r>
          <w:t>:</w:t>
        </w:r>
      </w:ins>
    </w:p>
    <w:p ns2:paraId="7FC54A90" ns2:textId="77777777" w:rsidR="002217DD" w:rsidRDefault="00895D30" w:rsidP="00732D7B">
      <w:pPr>
        <w:pStyle w:val="Paragraph"/>
        <w:keepNext/>
      </w:pPr>
      <w:del w:id="7370" w:author="GoldenCorpusHarness" w:date="2026-03-28T22:23:47Z">
        <w:r>
          <w:delText>An individual must be excluded from t</w:delText>
        </w:r>
      </w:del>
      <w:ins w:id="7371" w:author="GoldenCorpusHarness" w:date="2026-03-28T22:23:47Z">
        <w:r>
          <w:t>T</w:t>
        </w:r>
      </w:ins>
      <w:r>
        <w:t xml:space="preserve">he </w:t>
      </w:r>
      <w:del w:id="7372" w:author="GoldenCorpusHarness" w:date="2026-03-28T22:23:47Z">
        <w:r>
          <w:delText>s</w:delText>
        </w:r>
      </w:del>
      <w:ins w:id="7373" w:author="GoldenCorpusHarness" w:date="2026-03-28T22:23:47Z">
        <w:r>
          <w:t>CD4 coun</w:t>
        </w:r>
      </w:ins>
      <w:r>
        <w:t>t</w:t>
      </w:r>
      <w:del w:id="7374" w:author="GoldenCorpusHarness" w:date="2026-03-28T22:23:47Z">
        <w:r>
          <w:delText>udy</w:delText>
        </w:r>
      </w:del>
      <w:r>
        <w:t xml:space="preserve"> i</w:t>
      </w:r>
      <w:del w:id="7375" w:author="GoldenCorpusHarness" w:date="2026-03-28T22:23:47Z">
        <w:r>
          <w:delText>f</w:delText>
        </w:r>
      </w:del>
      <w:ins w:id="7376" w:author="GoldenCorpusHarness" w:date="2026-03-28T22:23:47Z">
        <w:r>
          <w:t>s</w:t>
        </w:r>
      </w:ins>
      <w:r>
        <w:t xml:space="preserve"> </w:t>
      </w:r>
      <w:ins w:id="7377" w:author="GoldenCorpusHarness" w:date="2026-03-28T22:23:47Z">
        <w:r>
          <w:t>≥350 cells/µL a</w:t>
        </w:r>
      </w:ins>
      <w:r>
        <w:t>t</w:t>
      </w:r>
      <w:del w:id="7378" w:author="GoldenCorpusHarness" w:date="2026-03-28T22:23:47Z">
        <w:r>
          <w:delText>he</w:delText>
        </w:r>
      </w:del>
      <w:r>
        <w:t xml:space="preserve"> </w:t>
      </w:r>
      <w:del w:id="7379" w:author="GoldenCorpusHarness" w:date="2026-03-28T22:23:47Z">
        <w:r>
          <w:delText>individual m</w:delText>
        </w:r>
      </w:del>
      <w:ins w:id="7380" w:author="GoldenCorpusHarness" w:date="2026-03-28T22:23:47Z">
        <w:r>
          <w:t>scr</w:t>
        </w:r>
      </w:ins>
      <w:r>
        <w:t>ee</w:t>
      </w:r>
      <w:del w:id="7381" w:author="GoldenCorpusHarness" w:date="2026-03-28T22:23:47Z">
        <w:r>
          <w:delText>ts a</w:delText>
        </w:r>
      </w:del>
      <w:r>
        <w:t>n</w:t>
      </w:r>
      <w:del w:id="7382" w:author="GoldenCorpusHarness" w:date="2026-03-28T22:23:47Z">
        <w:r>
          <w:delText>y of the follow</w:delText>
        </w:r>
      </w:del>
      <w:r>
        <w:t>ing</w:t>
      </w:r>
      <w:del w:id="7383" w:author="GoldenCorpusHarness" w:date="2026-03-28T22:23:47Z">
        <w:r>
          <w:delText xml:space="preserve"> criteria:</w:delText>
        </w:r>
      </w:del>
    </w:p>
    <w:p ns2:paraId="4ECA8187" ns2:textId="77777777" w:rsidR="009679F8" w:rsidRPr="009679F8" w:rsidRDefault="00895D30" w:rsidP="00190F61">
      <w:pPr>
        <w:pStyle w:val="Paragraph"/>
        <w:keepNext/>
        <w:spacing w:before="240"/>
        <w:rPr>
          <w:b/>
          <w:bCs/>
        </w:rPr>
      </w:pPr>
      <w:del w:id="7384" w:author="GoldenCorpusHarness" w:date="2026-03-28T22:23:47Z">
        <w:r>
          <w:delText>Medical Conditions</w:delText>
        </w:r>
      </w:del>
      <w:ins w:id="7385" w:author="GoldenCorpusHarness" w:date="2026-03-28T22:23:47Z">
        <w:r>
          <w:t>Achieved and maintained virologic suppression defined as confirmed HIV RNA level below 50 or the LLOQ (below the limit of detection) using the locally available assay at the time of screening and for at least 12 weeks before screening</w:t>
        </w:r>
      </w:ins>
    </w:p>
    <w:p ns2:paraId="49D804C3" ns2:textId="77777777" w:rsidR="00721C70" w:rsidRDefault="00895D30" w:rsidP="00DF070C">
      <w:pPr>
        <w:pStyle w:val="ListNumber"/>
        <w:numPr>
          <w:ilvl w:val="0"/>
          <w:numId w:val="64"/>
        </w:numPr>
      </w:pPr>
      <w:r>
        <w:t>A</w:t>
      </w:r>
      <w:del w:id="7386" w:author="GoldenCorpusHarness" w:date="2026-03-28T22:23:47Z">
        <w:r>
          <w:delText>ctiv</w:delText>
        </w:r>
      </w:del>
      <w:ins w:id="7387" w:author="GoldenCorpusHarness" w:date="2026-03-28T22:23:47Z">
        <w:r>
          <w:t>r</w:t>
        </w:r>
      </w:ins>
      <w:r>
        <w:t xml:space="preserve">e </w:t>
      </w:r>
      <w:del w:id="7388" w:author="GoldenCorpusHarness" w:date="2026-03-28T22:23:47Z">
        <w:r>
          <w:delText>HBV/HCV infection. See Inclusi</w:delText>
        </w:r>
      </w:del>
      <w:r>
        <w:t xml:space="preserve">on </w:t>
      </w:r>
      <w:del w:id="7389" w:author="GoldenCorpusHarness" w:date="2026-03-28T22:23:47Z">
        <w:r>
          <w:delText>Criteri</w:delText>
        </w:r>
      </w:del>
      <w:r>
        <w:t xml:space="preserve">a </w:t>
      </w:r>
      <w:del w:id="7390" w:author="GoldenCorpusHarness" w:date="2026-03-28T22:23:47Z">
        <w:r>
          <w:delText>8</w:delText>
        </w:r>
      </w:del>
      <w:ins w:id="7391" w:author="GoldenCorpusHarness" w:date="2026-03-28T22:23:47Z">
        <w:r>
          <w:t>stable</w:t>
        </w:r>
      </w:ins>
      <w:r>
        <w:t xml:space="preserve"> </w:t>
      </w:r>
      <w:del w:id="7392" w:author="GoldenCorpusHarness" w:date="2026-03-28T22:23:47Z">
        <w:r>
          <w:delText>(HBV)</w:delText>
        </w:r>
      </w:del>
      <w:ins w:id="7393" w:author="GoldenCorpusHarness" w:date="2026-03-28T22:23:47Z">
        <w:r>
          <w:t>ART</w:t>
        </w:r>
      </w:ins>
      <w:r>
        <w:t xml:space="preserve"> </w:t>
      </w:r>
      <w:del w:id="7394" w:author="GoldenCorpusHarness" w:date="2026-03-28T22:23:47Z">
        <w:r>
          <w:delText>a</w:delText>
        </w:r>
      </w:del>
      <w:ins w:id="7395" w:author="GoldenCorpusHarness" w:date="2026-03-28T22:23:47Z">
        <w:r>
          <w:t>regime</w:t>
        </w:r>
      </w:ins>
      <w:r>
        <w:t>n</w:t>
      </w:r>
      <w:del w:id="7396" w:author="GoldenCorpusHarness" w:date="2026-03-28T22:23:47Z">
        <w:r>
          <w:delText>d 9 (HCV)</w:delText>
        </w:r>
      </w:del>
      <w:r>
        <w:t xml:space="preserve"> for </w:t>
      </w:r>
      <w:ins w:id="7397" w:author="GoldenCorpusHarness" w:date="2026-03-28T22:23:47Z">
        <w:r>
          <w:t>at least 4 weeks befo</w:t>
        </w:r>
      </w:ins>
      <w:r>
        <w:t>re</w:t>
      </w:r>
      <w:del w:id="7398" w:author="GoldenCorpusHarness" w:date="2026-03-28T22:23:47Z">
        <w:r>
          <w:delText>q</w:delText>
        </w:r>
      </w:del>
      <w:ins w:id="7399" w:author="GoldenCorpusHarness" w:date="2026-03-28T22:23:47Z">
        <w:r>
          <w:t xml:space="preserve"> st</w:t>
        </w:r>
      </w:ins>
      <w:r>
        <w:t>u</w:t>
      </w:r>
      <w:del w:id="7400" w:author="GoldenCorpusHarness" w:date="2026-03-28T22:23:47Z">
        <w:r>
          <w:delText>irem</w:delText>
        </w:r>
      </w:del>
      <w:ins w:id="7401" w:author="GoldenCorpusHarness" w:date="2026-03-28T22:23:47Z">
        <w:r>
          <w:t xml:space="preserve">dy </w:t>
        </w:r>
      </w:ins>
      <w:r>
        <w:t>ent</w:t>
      </w:r>
      <w:del w:id="7402" w:author="GoldenCorpusHarness" w:date="2026-03-28T22:23:47Z">
        <w:r>
          <w:delText xml:space="preserve">s. </w:delText>
        </w:r>
      </w:del>
      <w:ins w:id="7403" w:author="GoldenCorpusHarness" w:date="2026-03-28T22:23:47Z">
        <w:r>
          <w:t>ry</w:t>
        </w:r>
      </w:ins>
    </w:p>
    <w:p ns2:paraId="7F3B9C2E" ns2:textId="77777777" w:rsidR="00721C70" w:rsidRDefault="00895D30" w:rsidP="00DF070C">
      <w:pPr>
        <w:pStyle w:val="ListNumber"/>
      </w:pPr>
      <w:del w:id="7404" w:author="GoldenCorpusHarness" w:date="2026-03-28T22:23:47Z">
        <w:r>
          <w:delText>GI</w:delText>
        </w:r>
      </w:del>
      <w:ins w:id="7405" w:author="GoldenCorpusHarness" w:date="2026-03-28T22:23:47Z">
        <w:r>
          <w:t>NOTE: ART must include</w:t>
        </w:r>
      </w:ins>
      <w:r>
        <w:t xml:space="preserve"> d</w:t>
      </w:r>
      <w:del w:id="7406" w:author="GoldenCorpusHarness" w:date="2026-03-28T22:23:47Z">
        <w:r>
          <w:delText>y</w:delText>
        </w:r>
      </w:del>
      <w:ins w:id="7407" w:author="GoldenCorpusHarness" w:date="2026-03-28T22:23:47Z">
        <w:r>
          <w:t>rug</w:t>
        </w:r>
      </w:ins>
      <w:r>
        <w:t>s</w:t>
      </w:r>
      <w:del w:id="7408" w:author="GoldenCorpusHarness" w:date="2026-03-28T22:23:47Z">
        <w:r>
          <w:delText>function</w:delText>
        </w:r>
      </w:del>
      <w:r>
        <w:t xml:space="preserve"> that </w:t>
      </w:r>
      <w:del w:id="7409" w:author="GoldenCorpusHarness" w:date="2026-03-28T22:23:47Z">
        <w:r>
          <w:delText>m</w:delText>
        </w:r>
      </w:del>
      <w:r>
        <w:t>a</w:t>
      </w:r>
      <w:del w:id="7410" w:author="GoldenCorpusHarness" w:date="2026-03-28T22:23:47Z">
        <w:r>
          <w:delText>y</w:delText>
        </w:r>
      </w:del>
      <w:ins w:id="7411" w:author="GoldenCorpusHarness" w:date="2026-03-28T22:23:47Z">
        <w:r>
          <w:t>re</w:t>
        </w:r>
      </w:ins>
      <w:r>
        <w:t xml:space="preserve"> </w:t>
      </w:r>
      <w:del w:id="7412" w:author="GoldenCorpusHarness" w:date="2026-03-28T22:23:47Z">
        <w:r>
          <w:delText>affec</w:delText>
        </w:r>
      </w:del>
      <w:ins w:id="7413" w:author="GoldenCorpusHarness" w:date="2026-03-28T22:23:47Z">
        <w:r>
          <w:t>no</w:t>
        </w:r>
      </w:ins>
      <w:r>
        <w:t xml:space="preserve">t </w:t>
      </w:r>
      <w:del w:id="7414" w:author="GoldenCorpusHarness" w:date="2026-03-28T22:23:47Z">
        <w:r>
          <w:delText>drug absorption (eg, ga</w:delText>
        </w:r>
      </w:del>
      <w:r>
        <w:t>str</w:t>
      </w:r>
      <w:ins w:id="7415" w:author="GoldenCorpusHarness" w:date="2026-03-28T22:23:47Z">
        <w:r>
          <w:t>ong CYP3A4 inducers (part</w:t>
        </w:r>
      </w:ins>
      <w:r>
        <w:t>ic</w:t>
      </w:r>
      <w:del w:id="7416" w:author="GoldenCorpusHarness" w:date="2026-03-28T22:23:47Z">
        <w:r>
          <w:delText xml:space="preserve"> by</w:delText>
        </w:r>
      </w:del>
      <w:ins w:id="7417" w:author="GoldenCorpusHarness" w:date="2026-03-28T22:23:47Z">
        <w:r>
          <w:t>i</w:t>
        </w:r>
      </w:ins>
      <w:r>
        <w:t>pa</w:t>
      </w:r>
      <w:del w:id="7418" w:author="GoldenCorpusHarness" w:date="2026-03-28T22:23:47Z">
        <w:r>
          <w:delText>s</w:delText>
        </w:r>
      </w:del>
      <w:ins w:id="7419" w:author="GoldenCorpusHarness" w:date="2026-03-28T22:23:47Z">
        <w:r>
          <w:t>nt</w:t>
        </w:r>
      </w:ins>
      <w:r>
        <w:t xml:space="preserve">s </w:t>
      </w:r>
      <w:del w:id="7420" w:author="GoldenCorpusHarness" w:date="2026-03-28T22:23:47Z">
        <w:r>
          <w:delText>su</w:delText>
        </w:r>
      </w:del>
      <w:r>
        <w:t>r</w:t>
      </w:r>
      <w:ins w:id="7421" w:author="GoldenCorpusHarness" w:date="2026-03-28T22:23:47Z">
        <w:r>
          <w:t>eceivin</w:t>
        </w:r>
      </w:ins>
      <w:r>
        <w:t>g</w:t>
      </w:r>
      <w:ins w:id="7422" w:author="GoldenCorpusHarness" w:date="2026-03-28T22:23:47Z">
        <w:r>
          <w:t xml:space="preserve"> ART that ar</w:t>
        </w:r>
      </w:ins>
      <w:r>
        <w:t>e</w:t>
      </w:r>
      <w:del w:id="7423" w:author="GoldenCorpusHarness" w:date="2026-03-28T22:23:47Z">
        <w:r>
          <w:delText>ry,</w:delText>
        </w:r>
      </w:del>
      <w:r>
        <w:t xml:space="preserve"> </w:t>
      </w:r>
      <w:del w:id="7424" w:author="GoldenCorpusHarness" w:date="2026-03-28T22:23:47Z">
        <w:r>
          <w:delText>ga</w:delText>
        </w:r>
      </w:del>
      <w:r>
        <w:t>str</w:t>
      </w:r>
      <w:del w:id="7425" w:author="GoldenCorpusHarness" w:date="2026-03-28T22:23:47Z">
        <w:r>
          <w:delText>ec</w:delText>
        </w:r>
      </w:del>
      <w:ins w:id="7426" w:author="GoldenCorpusHarness" w:date="2026-03-28T22:23:47Z">
        <w:r>
          <w:t>ong CYP3A4 inhibi</w:t>
        </w:r>
      </w:ins>
      <w:r>
        <w:t>to</w:t>
      </w:r>
      <w:del w:id="7427" w:author="GoldenCorpusHarness" w:date="2026-03-28T22:23:47Z">
        <w:r>
          <w:delText>m</w:delText>
        </w:r>
      </w:del>
      <w:ins w:id="7428" w:author="GoldenCorpusHarness" w:date="2026-03-28T22:23:47Z">
        <w:r>
          <w:t>rs are not eligible to be included in the stud</w:t>
        </w:r>
      </w:ins>
      <w:r>
        <w:t>y).</w:t>
      </w:r>
    </w:p>
    <w:p ns2:paraId="2CE38DC5" ns2:textId="77777777" w:rsidR="00721C70" w:rsidRDefault="00895D30" w:rsidP="00DF070C">
      <w:pPr>
        <w:pStyle w:val="ListNumber"/>
      </w:pPr>
      <w:del w:id="7429" w:author="GoldenCorpusHarness" w:date="2026-03-28T22:23:47Z">
        <w:r>
          <w:delText>Kn</w:delText>
        </w:r>
      </w:del>
      <w:ins w:id="7430" w:author="GoldenCorpusHarness" w:date="2026-03-28T22:23:47Z">
        <w:r>
          <w:t>Are c</w:t>
        </w:r>
      </w:ins>
      <w:r>
        <w:t>o</w:t>
      </w:r>
      <w:del w:id="7431" w:author="GoldenCorpusHarness" w:date="2026-03-28T22:23:47Z">
        <w:r>
          <w:delText xml:space="preserve">wn additional </w:delText>
        </w:r>
      </w:del>
      <w:r>
        <w:t>m</w:t>
      </w:r>
      <w:del w:id="7432" w:author="GoldenCorpusHarness" w:date="2026-03-28T22:23:47Z">
        <w:r>
          <w:delText>a</w:delText>
        </w:r>
      </w:del>
      <w:ins w:id="7433" w:author="GoldenCorpusHarness" w:date="2026-03-28T22:23:47Z">
        <w:r>
          <w:t>p</w:t>
        </w:r>
      </w:ins>
      <w:r>
        <w:t>li</w:t>
      </w:r>
      <w:del w:id="7434" w:author="GoldenCorpusHarness" w:date="2026-03-28T22:23:47Z">
        <w:r>
          <w:delText>gn</w:delText>
        </w:r>
      </w:del>
      <w:r>
        <w:t>a</w:t>
      </w:r>
      <w:del w:id="7435" w:author="GoldenCorpusHarness" w:date="2026-03-28T22:23:47Z">
        <w:r>
          <w:delText>ncy that is progressing or has required active treatme</w:delText>
        </w:r>
      </w:del>
      <w:r>
        <w:t>nt with</w:t>
      </w:r>
      <w:del w:id="7436" w:author="GoldenCorpusHarness" w:date="2026-03-28T22:23:47Z">
        <w:r>
          <w:delText>in</w:delText>
        </w:r>
      </w:del>
      <w:r>
        <w:t xml:space="preserve"> the</w:t>
      </w:r>
      <w:ins w:id="7437" w:author="GoldenCorpusHarness" w:date="2026-03-28T22:23:47Z">
        <w:r>
          <w:t>ir</w:t>
        </w:r>
      </w:ins>
      <w:r>
        <w:t xml:space="preserve"> </w:t>
      </w:r>
      <w:del w:id="7438" w:author="GoldenCorpusHarness" w:date="2026-03-28T22:23:47Z">
        <w:r>
          <w:delText>past 3 years.</w:delText>
        </w:r>
      </w:del>
      <w:ins w:id="7439" w:author="GoldenCorpusHarness" w:date="2026-03-28T22:23:47Z">
        <w:r>
          <w:t>ART</w:t>
        </w:r>
      </w:ins>
    </w:p>
    <w:p ns2:paraId="30C27830" ns2:textId="3326265A" w:rsidR="00721C70" w:rsidRDefault="00895D30" w:rsidP="00DF070C">
      <w:pPr>
        <w:pStyle w:val="ListContinue"/>
      </w:pPr>
      <w:r>
        <w:t xml:space="preserve">NOTE: </w:t>
      </w:r>
      <w:del w:id="7440" w:author="GoldenCorpusHarness" w:date="2026-03-28T22:23:47Z">
        <w:r>
          <w:delText>P</w:delText>
        </w:r>
      </w:del>
      <w:ins w:id="7441" w:author="GoldenCorpusHarness" w:date="2026-03-28T22:23:47Z">
        <w:r>
          <w:t>If the p</w:t>
        </w:r>
      </w:ins>
      <w:r>
        <w:t>articipant</w:t>
      </w:r>
      <w:ins w:id="7442" w:author="GoldenCorpusHarness" w:date="2026-03-28T22:23:47Z">
        <w:r>
          <w:t xml:space="preserve"> ha</w:t>
        </w:r>
      </w:ins>
      <w:r>
        <w:t xml:space="preserve">s </w:t>
      </w:r>
      <w:del w:id="7443" w:author="GoldenCorpusHarness" w:date="2026-03-28T22:23:47Z">
        <w:r>
          <w:delText>wit</w:delText>
        </w:r>
      </w:del>
      <w:r>
        <w:t>h</w:t>
      </w:r>
      <w:ins w:id="7444" w:author="GoldenCorpusHarness" w:date="2026-03-28T22:23:47Z">
        <w:r>
          <w:t>ad</w:t>
        </w:r>
      </w:ins>
      <w:r>
        <w:t xml:space="preserve"> </w:t>
      </w:r>
      <w:del w:id="7445" w:author="GoldenCorpusHarness" w:date="2026-03-28T22:23:47Z">
        <w:r>
          <w:delText>b</w:delText>
        </w:r>
      </w:del>
      <w:r>
        <w:t>a</w:t>
      </w:r>
      <w:del w:id="7446" w:author="GoldenCorpusHarness" w:date="2026-03-28T22:23:47Z">
        <w:r>
          <w:delText>sal</w:delText>
        </w:r>
      </w:del>
      <w:ins w:id="7447" w:author="GoldenCorpusHarness" w:date="2026-03-28T22:23:47Z">
        <w:r>
          <w:t>n</w:t>
        </w:r>
      </w:ins>
      <w:r>
        <w:t xml:space="preserve"> </w:t>
      </w:r>
      <w:del w:id="7448" w:author="GoldenCorpusHarness" w:date="2026-03-28T22:23:47Z">
        <w:r>
          <w:delText>c</w:delText>
        </w:r>
      </w:del>
      <w:ins w:id="7449" w:author="GoldenCorpusHarness" w:date="2026-03-28T22:23:47Z">
        <w:r>
          <w:t>AIDS-d</w:t>
        </w:r>
      </w:ins>
      <w:r>
        <w:t>e</w:t>
      </w:r>
      <w:del w:id="7450" w:author="GoldenCorpusHarness" w:date="2026-03-28T22:23:47Z">
        <w:r>
          <w:delText>ll carc</w:delText>
        </w:r>
      </w:del>
      <w:ins w:id="7451" w:author="GoldenCorpusHarness" w:date="2026-03-28T22:23:47Z">
        <w:r>
          <w:t>f</w:t>
        </w:r>
      </w:ins>
      <w:r>
        <w:t>in</w:t>
      </w:r>
      <w:del w:id="7452" w:author="GoldenCorpusHarness" w:date="2026-03-28T22:23:47Z">
        <w:r>
          <w:delText>oma</w:delText>
        </w:r>
      </w:del>
      <w:ins w:id="7453" w:author="GoldenCorpusHarness" w:date="2026-03-28T22:23:47Z">
        <w:r>
          <w:t>ing</w:t>
        </w:r>
      </w:ins>
      <w:r>
        <w:t xml:space="preserve"> o</w:t>
      </w:r>
      <w:ins w:id="7454" w:author="GoldenCorpusHarness" w:date="2026-03-28T22:23:47Z">
        <w:r>
          <w:t>pportunistic in</w:t>
        </w:r>
      </w:ins>
      <w:r>
        <w:t>f</w:t>
      </w:r>
      <w:ins w:id="7455" w:author="GoldenCorpusHarness" w:date="2026-03-28T22:23:47Z">
        <w:r>
          <w:t>ection in</w:t>
        </w:r>
      </w:ins>
      <w:r>
        <w:t xml:space="preserve"> the </w:t>
      </w:r>
      <w:del w:id="7456" w:author="GoldenCorpusHarness" w:date="2026-03-28T22:23:47Z">
        <w:r>
          <w:delText>skin, squamous cell carcinoma of skin, or carcinoma in situ (eg, bre</w:delText>
        </w:r>
      </w:del>
      <w:ins w:id="7457" w:author="GoldenCorpusHarness" w:date="2026-03-28T22:23:47Z">
        <w:r>
          <w:t>p</w:t>
        </w:r>
      </w:ins>
      <w:r>
        <w:t xml:space="preserve">ast </w:t>
      </w:r>
      <w:ins w:id="7458" w:author="GoldenCorpusHarness" w:date="2026-03-28T22:23:47Z">
        <w:r>
          <w:t>12 months before s</w:t>
        </w:r>
      </w:ins>
      <w:r>
        <w:t>c</w:t>
      </w:r>
      <w:del w:id="7459" w:author="GoldenCorpusHarness" w:date="2026-03-28T22:23:47Z">
        <w:r>
          <w:delText>a</w:delText>
        </w:r>
      </w:del>
      <w:r>
        <w:t>r</w:t>
      </w:r>
      <w:del w:id="7460" w:author="GoldenCorpusHarness" w:date="2026-03-28T22:23:47Z">
        <w:r>
          <w:delText>c</w:delText>
        </w:r>
      </w:del>
      <w:ins w:id="7461" w:author="GoldenCorpusHarness" w:date="2026-03-28T22:23:47Z">
        <w:r>
          <w:t>een</w:t>
        </w:r>
      </w:ins>
      <w:r>
        <w:t>in</w:t>
      </w:r>
      <w:del w:id="7462" w:author="GoldenCorpusHarness" w:date="2026-03-28T22:23:47Z">
        <w:r>
          <w:delText>oma</w:delText>
        </w:r>
      </w:del>
      <w:ins w:id="7463" w:author="GoldenCorpusHarness" w:date="2026-03-28T22:23:47Z">
        <w:r>
          <w:t>g</w:t>
        </w:r>
      </w:ins>
      <w:r>
        <w:t>,</w:t>
      </w:r>
      <w:del w:id="7464" w:author="GoldenCorpusHarness" w:date="2026-03-28T22:23:47Z">
        <w:r>
          <w:delText xml:space="preserve"> cervical cancer in situ) that have undergone potential curative</w:delText>
        </w:r>
      </w:del>
      <w:r>
        <w:t xml:space="preserve"> the</w:t>
      </w:r>
      <w:del w:id="7465" w:author="GoldenCorpusHarness" w:date="2026-03-28T22:23:47Z">
        <w:r>
          <w:delText>rap</w:delText>
        </w:r>
      </w:del>
      <w:r>
        <w:t>y are not e</w:t>
      </w:r>
      <w:del w:id="7466" w:author="GoldenCorpusHarness" w:date="2026-03-28T22:23:47Z">
        <w:r>
          <w:delText>x</w:delText>
        </w:r>
      </w:del>
      <w:ins w:id="7467" w:author="GoldenCorpusHarness" w:date="2026-03-28T22:23:47Z">
        <w:r>
          <w:t>ligible to be in</w:t>
        </w:r>
      </w:ins>
      <w:r>
        <w:t>cluded</w:t>
      </w:r>
      <w:del w:id="7468" w:author="GoldenCorpusHarness" w:date="2026-03-28T22:23:47Z">
        <w:r>
          <w:delText>. Participants with low risk, early-stage prostate cancer (T1-T2a, Gleason score ≤6, and prostate-specific antigen &lt;10 ng/mL) either treated with definitive intent or untreated</w:delText>
        </w:r>
      </w:del>
      <w:r>
        <w:t xml:space="preserve"> in </w:t>
      </w:r>
      <w:del w:id="7469" w:author="GoldenCorpusHarness" w:date="2026-03-28T22:23:47Z">
        <w:r>
          <w:delText>ac</w:delText>
        </w:r>
      </w:del>
      <w:r>
        <w:t>t</w:t>
      </w:r>
      <w:del w:id="7470" w:author="GoldenCorpusHarness" w:date="2026-03-28T22:23:47Z">
        <w:r>
          <w:delText>iv</w:delText>
        </w:r>
      </w:del>
      <w:ins w:id="7471" w:author="GoldenCorpusHarness" w:date="2026-03-28T22:23:47Z">
        <w:r>
          <w:t>h</w:t>
        </w:r>
      </w:ins>
      <w:r>
        <w:t>e s</w:t>
      </w:r>
      <w:del w:id="7472" w:author="GoldenCorpusHarness" w:date="2026-03-28T22:23:47Z">
        <w:r>
          <w:delText>urveillance wi</w:delText>
        </w:r>
      </w:del>
      <w:r>
        <w:t>t</w:t>
      </w:r>
      <w:del w:id="7473" w:author="GoldenCorpusHarness" w:date="2026-03-28T22:23:47Z">
        <w:r>
          <w:delText>h SD are not excl</w:delText>
        </w:r>
      </w:del>
      <w:r>
        <w:t>ud</w:t>
      </w:r>
      <w:del w:id="7474" w:author="GoldenCorpusHarness" w:date="2026-03-28T22:23:47Z">
        <w:r>
          <w:delText>ed</w:delText>
        </w:r>
      </w:del>
      <w:ins w:id="7475" w:author="GoldenCorpusHarness" w:date="2026-03-28T22:23:47Z">
        <w:r>
          <w:t>y</w:t>
        </w:r>
      </w:ins>
      <w:r>
        <w:t>.</w:t>
      </w:r>
      <w:ins w:id="7476" w:author="GoldenCorpusHarness" w:date="2026-03-28T22:23:47Z">
        <w:r>
          <w:t xml:space="preserve"> </w:t>
        </w:r>
      </w:ins>
    </w:p>
    <w:p ns2:paraId="2F899711" ns2:textId="77777777" w:rsidR="00721C70" w:rsidRDefault="00895D30" w:rsidP="00DF070C">
      <w:pPr>
        <w:pStyle w:val="ListNumber"/>
      </w:pPr>
      <w:del w:id="7477" w:author="GoldenCorpusHarness" w:date="2026-03-28T22:23:47Z">
        <w:r>
          <w:delText>D</w:delText>
        </w:r>
      </w:del>
      <w:ins w:id="7478" w:author="GoldenCorpusHarness" w:date="2026-03-28T22:23:47Z">
        <w:r>
          <w:t>HIV screen</w:t>
        </w:r>
      </w:ins>
      <w:r>
        <w:t>i</w:t>
      </w:r>
      <w:del w:id="7479" w:author="GoldenCorpusHarness" w:date="2026-03-28T22:23:47Z">
        <w:r>
          <w:delText>a</w:delText>
        </w:r>
      </w:del>
      <w:ins w:id="7480" w:author="GoldenCorpusHarness" w:date="2026-03-28T22:23:47Z">
        <w:r>
          <w:t>n</w:t>
        </w:r>
      </w:ins>
      <w:r>
        <w:t>g</w:t>
      </w:r>
      <w:del w:id="7481" w:author="GoldenCorpusHarness" w:date="2026-03-28T22:23:47Z">
        <w:r>
          <w:delText>nos</w:delText>
        </w:r>
      </w:del>
      <w:ins w:id="7482" w:author="GoldenCorpusHarness" w:date="2026-03-28T22:23:47Z">
        <w:r>
          <w:t xml:space="preserve"> w</w:t>
        </w:r>
      </w:ins>
      <w:r>
        <w:t>i</w:t>
      </w:r>
      <w:del w:id="7483" w:author="GoldenCorpusHarness" w:date="2026-03-28T22:23:47Z">
        <w:r>
          <w:delText>s</w:delText>
        </w:r>
      </w:del>
      <w:ins w:id="7484" w:author="GoldenCorpusHarness" w:date="2026-03-28T22:23:47Z">
        <w:r>
          <w:t>ll</w:t>
        </w:r>
      </w:ins>
      <w:r>
        <w:t xml:space="preserve"> </w:t>
      </w:r>
      <w:del w:id="7485" w:author="GoldenCorpusHarness" w:date="2026-03-28T22:23:47Z">
        <w:r>
          <w:delText>of Richter Trans</w:delText>
        </w:r>
      </w:del>
      <w:r>
        <w:t>fo</w:t>
      </w:r>
      <w:ins w:id="7486" w:author="GoldenCorpusHarness" w:date="2026-03-28T22:23:47Z">
        <w:r>
          <w:t xml:space="preserve">llow local </w:t>
        </w:r>
      </w:ins>
      <w:r>
        <w:t>r</w:t>
      </w:r>
      <w:del w:id="7487" w:author="GoldenCorpusHarness" w:date="2026-03-28T22:23:47Z">
        <w:r>
          <w:delText>m</w:delText>
        </w:r>
      </w:del>
      <w:ins w:id="7488" w:author="GoldenCorpusHarness" w:date="2026-03-28T22:23:47Z">
        <w:r>
          <w:t>egul</w:t>
        </w:r>
      </w:ins>
      <w:r>
        <w:t>ation</w:t>
      </w:r>
      <w:ins w:id="7489" w:author="GoldenCorpusHarness" w:date="2026-03-28T22:23:47Z">
        <w:r>
          <w:t>s.</w:t>
        </w:r>
      </w:ins>
      <w:r>
        <w:t xml:space="preserve"> </w:t>
      </w:r>
      <w:ins w:id="7490" w:author="GoldenCorpusHarness" w:date="2026-03-28T22:23:47Z">
        <w:r>
          <w:t>See Appendix 7 f</w:t>
        </w:r>
      </w:ins>
      <w:r>
        <w:t xml:space="preserve">or </w:t>
      </w:r>
      <w:del w:id="7491" w:author="GoldenCorpusHarness" w:date="2026-03-28T22:23:47Z">
        <w:r>
          <w:delText>a</w:delText>
        </w:r>
      </w:del>
      <w:r>
        <w:t>c</w:t>
      </w:r>
      <w:ins w:id="7492" w:author="GoldenCorpusHarness" w:date="2026-03-28T22:23:47Z">
        <w:r>
          <w:t>oun</w:t>
        </w:r>
      </w:ins>
      <w:r>
        <w:t>t</w:t>
      </w:r>
      <w:ins w:id="7493" w:author="GoldenCorpusHarness" w:date="2026-03-28T22:23:47Z">
        <w:r>
          <w:t>ry-spec</w:t>
        </w:r>
      </w:ins>
      <w:r>
        <w:t>i</w:t>
      </w:r>
      <w:del w:id="7494" w:author="GoldenCorpusHarness" w:date="2026-03-28T22:23:47Z">
        <w:r>
          <w:delText>v</w:delText>
        </w:r>
      </w:del>
      <w:ins w:id="7495" w:author="GoldenCorpusHarness" w:date="2026-03-28T22:23:47Z">
        <w:r>
          <w:t>fic r</w:t>
        </w:r>
      </w:ins>
      <w:r>
        <w:t>e</w:t>
      </w:r>
      <w:del w:id="7496" w:author="GoldenCorpusHarness" w:date="2026-03-28T22:23:47Z">
        <w:r>
          <w:delText xml:space="preserve"> CNS </w:delText>
        </w:r>
      </w:del>
      <w:ins w:id="7497" w:author="GoldenCorpusHarness" w:date="2026-03-28T22:23:47Z">
        <w:r>
          <w:t>qu</w:t>
        </w:r>
      </w:ins>
      <w:r>
        <w:t>i</w:t>
      </w:r>
      <w:del w:id="7498" w:author="GoldenCorpusHarness" w:date="2026-03-28T22:23:47Z">
        <w:r>
          <w:delText>nvolv</w:delText>
        </w:r>
      </w:del>
      <w:ins w:id="7499" w:author="GoldenCorpusHarness" w:date="2026-03-28T22:23:47Z">
        <w:r>
          <w:t>r</w:t>
        </w:r>
      </w:ins>
      <w:r>
        <w:t>ement</w:t>
      </w:r>
      <w:del w:id="7500" w:author="GoldenCorpusHarness" w:date="2026-03-28T22:23:47Z">
        <w:r>
          <w:delText xml:space="preserve"> by CLL/SLL</w:delText>
        </w:r>
      </w:del>
      <w:ins w:id="7501" w:author="GoldenCorpusHarness" w:date="2026-03-28T22:23:47Z">
        <w:r>
          <w:t>s</w:t>
        </w:r>
      </w:ins>
      <w:r>
        <w:t>.</w:t>
      </w:r>
    </w:p>
    <w:p ns2:paraId="4C75218B" ns2:textId="77777777" w:rsidR="00721C70" w:rsidRDefault="00895D30" w:rsidP="00DF070C">
      <w:pPr>
        <w:pStyle w:val="ListNumber"/>
      </w:pPr>
      <w:r>
        <w:t>A</w:t>
      </w:r>
      <w:del w:id="7502" w:author="GoldenCorpusHarness" w:date="2026-03-28T22:23:47Z">
        <w:r>
          <w:delText>c</w:delText>
        </w:r>
      </w:del>
      <w:ins w:id="7503" w:author="GoldenCorpusHarness" w:date="2026-03-28T22:23:47Z">
        <w:r>
          <w:t>dequa</w:t>
        </w:r>
      </w:ins>
      <w:r>
        <w:t>t</w:t>
      </w:r>
      <w:del w:id="7504" w:author="GoldenCorpusHarness" w:date="2026-03-28T22:23:47Z">
        <w:r>
          <w:delText>iv</w:delText>
        </w:r>
      </w:del>
      <w:r>
        <w:t xml:space="preserve">e </w:t>
      </w:r>
      <w:del w:id="7505" w:author="GoldenCorpusHarness" w:date="2026-03-28T22:23:47Z">
        <w:r>
          <w:delText>i</w:delText>
        </w:r>
      </w:del>
      <w:ins w:id="7506" w:author="GoldenCorpusHarness" w:date="2026-03-28T22:23:47Z">
        <w:r>
          <w:t>orga</w:t>
        </w:r>
      </w:ins>
      <w:r>
        <w:t>n</w:t>
      </w:r>
      <w:ins w:id="7507" w:author="GoldenCorpusHarness" w:date="2026-03-28T22:23:47Z">
        <w:r>
          <w:t xml:space="preserve"> </w:t>
        </w:r>
      </w:ins>
      <w:r>
        <w:t>f</w:t>
      </w:r>
      <w:del w:id="7508" w:author="GoldenCorpusHarness" w:date="2026-03-28T22:23:47Z">
        <w:r>
          <w:delText>e</w:delText>
        </w:r>
      </w:del>
      <w:ins w:id="7509" w:author="GoldenCorpusHarness" w:date="2026-03-28T22:23:47Z">
        <w:r>
          <w:t>un</w:t>
        </w:r>
      </w:ins>
      <w:r>
        <w:t xml:space="preserve">ction </w:t>
      </w:r>
      <w:ins w:id="7510" w:author="GoldenCorpusHarness" w:date="2026-03-28T22:23:47Z">
        <w:r>
          <w:t>as defined in Table 6. Specimens must be collected within 7 days befo</w:t>
        </w:r>
      </w:ins>
      <w:r>
        <w:t>re</w:t>
      </w:r>
      <w:del w:id="7511" w:author="GoldenCorpusHarness" w:date="2026-03-28T22:23:47Z">
        <w:r>
          <w:delText>quiring systemic</w:delText>
        </w:r>
      </w:del>
      <w:r>
        <w:t xml:space="preserve"> the</w:t>
      </w:r>
      <w:del w:id="7512" w:author="GoldenCorpusHarness" w:date="2026-03-28T22:23:47Z">
        <w:r>
          <w:delText>rapy,</w:delText>
        </w:r>
      </w:del>
      <w:r>
        <w:t xml:space="preserve"> s</w:t>
      </w:r>
      <w:ins w:id="7513" w:author="GoldenCorpusHarness" w:date="2026-03-28T22:23:47Z">
        <w:r>
          <w:t>tart of st</w:t>
        </w:r>
      </w:ins>
      <w:r>
        <w:t>u</w:t>
      </w:r>
      <w:del w:id="7514" w:author="GoldenCorpusHarness" w:date="2026-03-28T22:23:47Z">
        <w:r>
          <w:delText>ch</w:delText>
        </w:r>
      </w:del>
      <w:ins w:id="7515" w:author="GoldenCorpusHarness" w:date="2026-03-28T22:23:47Z">
        <w:r>
          <w:t>dy</w:t>
        </w:r>
      </w:ins>
      <w:r>
        <w:t xml:space="preserve"> </w:t>
      </w:r>
      <w:del w:id="7516" w:author="GoldenCorpusHarness" w:date="2026-03-28T22:23:47Z">
        <w:r>
          <w:delText>as IV a</w:delText>
        </w:r>
      </w:del>
      <w:ins w:id="7517" w:author="GoldenCorpusHarness" w:date="2026-03-28T22:23:47Z">
        <w:r>
          <w:t>interve</w:t>
        </w:r>
      </w:ins>
      <w:r>
        <w:t>nti</w:t>
      </w:r>
      <w:del w:id="7518" w:author="GoldenCorpusHarness" w:date="2026-03-28T22:23:47Z">
        <w:r>
          <w:delText>bi</w:delText>
        </w:r>
      </w:del>
      <w:r>
        <w:t>o</w:t>
      </w:r>
      <w:del w:id="7519" w:author="GoldenCorpusHarness" w:date="2026-03-28T22:23:47Z">
        <w:r>
          <w:delText>tics, duri</w:delText>
        </w:r>
      </w:del>
      <w:r>
        <w:t>n</w:t>
      </w:r>
      <w:del w:id="7520" w:author="GoldenCorpusHarness" w:date="2026-03-28T22:23:47Z">
        <w:r>
          <w:delText>g screening</w:delText>
        </w:r>
      </w:del>
      <w:r>
        <w:t>.</w:t>
      </w:r>
      <w:del w:id="7521" w:author="GoldenCorpusHarness" w:date="2026-03-28T22:23:47Z">
        <w:r>
          <w:delText xml:space="preserve"> </w:delText>
        </w:r>
      </w:del>
    </w:p>
    <w:p ns2:paraId="4494BE71" ns2:textId="77777777" w:rsidR="00721C70" w:rsidRDefault="00895D30" w:rsidP="00DF070C">
      <w:pPr>
        <w:pStyle w:val="ListContinue"/>
      </w:pPr>
      <w:del w:id="7522" w:author="GoldenCorpusHarness" w:date="2026-03-28T22:23:47Z">
        <w:r>
          <w:delText>NOTE: Participants may be rescreened following completion of IV antibiotic course.</w:delText>
        </w:r>
      </w:del>
    </w:p>
    <w:p ns2:paraId="195AD2F0" ns2:textId="77777777" w:rsidR="00721C70" w:rsidRDefault="00895D30" w:rsidP="00DF070C">
      <w:pPr>
        <w:pStyle w:val="ListNumber"/>
      </w:pPr>
      <w:del w:id="7523" w:author="GoldenCorpusHarness" w:date="2026-03-28T22:23:47Z">
        <w:r>
          <w:delText>HIV-inf</w:delText>
        </w:r>
      </w:del>
      <w:ins w:id="7524" w:author="GoldenCorpusHarness" w:date="2026-03-28T22:23:47Z">
        <w:r>
          <w:t>Tabl</w:t>
        </w:r>
      </w:ins>
      <w:r>
        <w:t>e</w:t>
      </w:r>
      <w:del w:id="7525" w:author="GoldenCorpusHarness" w:date="2026-03-28T22:23:47Z">
        <w:r>
          <w:delText>c</w:delText>
        </w:r>
      </w:del>
      <w:ins w:id="7526" w:author="GoldenCorpusHarness" w:date="2026-03-28T22:23:47Z">
        <w:r>
          <w:t xml:space="preserve"> 6Adequa</w:t>
        </w:r>
      </w:ins>
      <w:r>
        <w:t>te</w:t>
      </w:r>
      <w:del w:id="7527" w:author="GoldenCorpusHarness" w:date="2026-03-28T22:23:47Z">
        <w:r>
          <w:delText>d</w:delText>
        </w:r>
      </w:del>
      <w:r>
        <w:t xml:space="preserve"> </w:t>
      </w:r>
      <w:del w:id="7528" w:author="GoldenCorpusHarness" w:date="2026-03-28T22:23:47Z">
        <w:r>
          <w:delText>pa</w:delText>
        </w:r>
      </w:del>
      <w:ins w:id="7529" w:author="GoldenCorpusHarness" w:date="2026-03-28T22:23:47Z">
        <w:r>
          <w:t>O</w:t>
        </w:r>
      </w:ins>
      <w:r>
        <w:t>r</w:t>
      </w:r>
      <w:del w:id="7530" w:author="GoldenCorpusHarness" w:date="2026-03-28T22:23:47Z">
        <w:r>
          <w:delText>ticip</w:delText>
        </w:r>
      </w:del>
      <w:ins w:id="7531" w:author="GoldenCorpusHarness" w:date="2026-03-28T22:23:47Z">
        <w:r>
          <w:t>g</w:t>
        </w:r>
      </w:ins>
      <w:r>
        <w:t>an</w:t>
      </w:r>
      <w:del w:id="7532" w:author="GoldenCorpusHarness" w:date="2026-03-28T22:23:47Z">
        <w:r>
          <w:delText>ts</w:delText>
        </w:r>
      </w:del>
      <w:r>
        <w:t xml:space="preserve"> </w:t>
      </w:r>
      <w:del w:id="7533" w:author="GoldenCorpusHarness" w:date="2026-03-28T22:23:47Z">
        <w:r>
          <w:delText>with a history of Kaposi’s sarcoma and/or Multicentric Castleman’s Disease and/or AIDS-defining opport</w:delText>
        </w:r>
      </w:del>
      <w:ins w:id="7534" w:author="GoldenCorpusHarness" w:date="2026-03-28T22:23:47Z">
        <w:r>
          <w:t>F</w:t>
        </w:r>
      </w:ins>
      <w:r>
        <w:t>un</w:t>
      </w:r>
      <w:del w:id="7535" w:author="GoldenCorpusHarness" w:date="2026-03-28T22:23:47Z">
        <w:r>
          <w:delText>istic infe</w:delText>
        </w:r>
      </w:del>
      <w:r>
        <w:t xml:space="preserve">ction </w:t>
      </w:r>
      <w:del w:id="7536" w:author="GoldenCorpusHarness" w:date="2026-03-28T22:23:47Z">
        <w:r>
          <w:delText>in the p</w:delText>
        </w:r>
      </w:del>
      <w:ins w:id="7537" w:author="GoldenCorpusHarness" w:date="2026-03-28T22:23:47Z">
        <w:r>
          <w:t>L</w:t>
        </w:r>
      </w:ins>
      <w:r>
        <w:t>a</w:t>
      </w:r>
      <w:del w:id="7538" w:author="GoldenCorpusHarness" w:date="2026-03-28T22:23:47Z">
        <w:r>
          <w:delText xml:space="preserve">st 12 months </w:delText>
        </w:r>
      </w:del>
      <w:r>
        <w:t>b</w:t>
      </w:r>
      <w:del w:id="7539" w:author="GoldenCorpusHarness" w:date="2026-03-28T22:23:47Z">
        <w:r>
          <w:delText>ef</w:delText>
        </w:r>
      </w:del>
      <w:r>
        <w:t>or</w:t>
      </w:r>
      <w:ins w:id="7540" w:author="GoldenCorpusHarness" w:date="2026-03-28T22:23:47Z">
        <w:r>
          <w:t>atory Valu</w:t>
        </w:r>
      </w:ins>
      <w:r>
        <w:t>e</w:t>
      </w:r>
      <w:del w:id="7541" w:author="GoldenCorpusHarness" w:date="2026-03-28T22:23:47Z">
        <w:r>
          <w:delText xml:space="preserve"> </w:delText>
        </w:r>
      </w:del>
      <w:r>
        <w:t>s</w:t>
      </w:r>
      <w:del w:id="7542" w:author="GoldenCorpusHarness" w:date="2026-03-28T22:23:47Z">
        <w:r>
          <w:delText xml:space="preserve">creening. </w:delText>
        </w:r>
      </w:del>
    </w:p>
    <w:p ns2:paraId="4C5B0B84" ns2:textId="77777777" w:rsidR="00721C70" w:rsidRDefault="00895D30" w:rsidP="00DF070C">
      <w:pPr>
        <w:pStyle w:val="ListNumber"/>
      </w:pPr>
      <w:r>
        <w:t xml:space="preserve">History or current evidence of any condition, therapy, or laboratory abnormality that </w:t>
      </w:r>
      <w:r w:rsidRPr="00DF070C">
        <w:t>might</w:t>
      </w:r>
      <w:r>
        <w:t xml:space="preserve"> confound the results of the study, interfere with the participant’s participation for the full duration of the study, or is not in the best interest of the participant to participate, in the opinion of the treating investigator.</w:t>
      </w:r>
    </w:p>
    <w:p ns2:paraId="5BD5A7FC" ns2:textId="77777777" w:rsidR="00721C70" w:rsidRDefault="00895D30" w:rsidP="00DF070C">
      <w:pPr>
        <w:pStyle w:val="ListNumber"/>
      </w:pPr>
      <w:del w:id="7543" w:author="GoldenCorpusHarness" w:date="2026-03-28T22:23:47Z">
        <w:r>
          <w:delText>QTc prolongation (defined as a QTcF &gt; 450 msec) or other significant ECG abnormalities including second degree AV block type II, third degree AV block, or bradycardia (ventricular rate less than 50 beats/min).</w:delText>
        </w:r>
      </w:del>
    </w:p>
    <w:p ns2:paraId="2E9A5101" ns2:textId="77777777" w:rsidR="00721C70" w:rsidRDefault="00895D30" w:rsidP="00DF070C">
      <w:pPr>
        <w:pStyle w:val="ListNumber"/>
      </w:pPr>
      <w:del w:id="7544" w:author="GoldenCorpusHarness" w:date="2026-03-28T22:23:47Z">
        <w:r>
          <w:delText>Kn</w:delText>
        </w:r>
      </w:del>
      <w:ins w:id="7545" w:author="GoldenCorpusHarness" w:date="2026-03-28T22:23:47Z">
        <w:r>
          <w:t>Dem</w:t>
        </w:r>
      </w:ins>
      <w:r>
        <w:t>o</w:t>
      </w:r>
      <w:del w:id="7546" w:author="GoldenCorpusHarness" w:date="2026-03-28T22:23:47Z">
        <w:r>
          <w:delText>wn aller</w:delText>
        </w:r>
      </w:del>
      <w:r>
        <w:t>g</w:t>
      </w:r>
      <w:del w:id="7547" w:author="GoldenCorpusHarness" w:date="2026-03-28T22:23:47Z">
        <w:r>
          <w:delText>y/sensitivity (≥G</w:delText>
        </w:r>
      </w:del>
      <w:r>
        <w:t>ra</w:t>
      </w:r>
      <w:del w:id="7548" w:author="GoldenCorpusHarness" w:date="2026-03-28T22:23:47Z">
        <w:r>
          <w:delText>de 3) to nemtabrutinib or contraind</w:delText>
        </w:r>
      </w:del>
      <w:ins w:id="7549" w:author="GoldenCorpusHarness" w:date="2026-03-28T22:23:47Z">
        <w:r>
          <w:t>ph</w:t>
        </w:r>
      </w:ins>
      <w:r>
        <w:t>ic</w:t>
      </w:r>
      <w:del w:id="7550" w:author="GoldenCorpusHarness" w:date="2026-03-28T22:23:47Z">
        <w:r>
          <w:delText>ation to venetoclax/rituximab (or rituximab bio</w:delText>
        </w:r>
      </w:del>
      <w:r>
        <w:t>s</w:t>
      </w:r>
      <w:del w:id="7551" w:author="GoldenCorpusHarness" w:date="2026-03-28T22:23:47Z">
        <w:r>
          <w:delText xml:space="preserve">imilar [see Appendix 13]), or any of the excipients. </w:delText>
        </w:r>
      </w:del>
    </w:p>
    <w:p ns2:paraId="712260C3" ns2:textId="77777777" w:rsidR="00721C70" w:rsidRDefault="00895D30" w:rsidP="00DF070C">
      <w:pPr>
        <w:pStyle w:val="ListContinue"/>
      </w:pPr>
      <w:del w:id="7552" w:author="GoldenCorpusHarness" w:date="2026-03-28T22:23:47Z">
        <w:r>
          <w:delText>NOTE:</w:delText>
        </w:r>
      </w:del>
      <w:ins w:id="7553" w:author="GoldenCorpusHarness" w:date="2026-03-28T22:23:47Z">
        <w:r>
          <w:t>Is</w:t>
        </w:r>
      </w:ins>
      <w:r>
        <w:t xml:space="preserve"> </w:t>
      </w:r>
      <w:del w:id="7554" w:author="GoldenCorpusHarness" w:date="2026-03-28T22:23:47Z">
        <w:r>
          <w:delText>R</w:delText>
        </w:r>
      </w:del>
      <w:ins w:id="7555" w:author="GoldenCorpusHarness" w:date="2026-03-28T22:23:47Z">
        <w:r>
          <w:t>an individual of any s</w:t>
        </w:r>
      </w:ins>
      <w:r>
        <w:t>e</w:t>
      </w:r>
      <w:del w:id="7556" w:author="GoldenCorpusHarness" w:date="2026-03-28T22:23:47Z">
        <w:r>
          <w:delText>f</w:delText>
        </w:r>
      </w:del>
      <w:ins w:id="7557" w:author="GoldenCorpusHarness" w:date="2026-03-28T22:23:47Z">
        <w:r>
          <w:t>x/gend</w:t>
        </w:r>
      </w:ins>
      <w:r>
        <w:t xml:space="preserve">er </w:t>
      </w:r>
      <w:ins w:id="7558" w:author="GoldenCorpusHarness" w:date="2026-03-28T22:23:47Z">
        <w:r>
          <w:t>and aged a</w:t>
        </w:r>
      </w:ins>
      <w:r>
        <w:t>t</w:t>
      </w:r>
      <w:del w:id="7559" w:author="GoldenCorpusHarness" w:date="2026-03-28T22:23:47Z">
        <w:r>
          <w:delText>o</w:delText>
        </w:r>
      </w:del>
      <w:ins w:id="7560" w:author="GoldenCorpusHarness" w:date="2026-03-28T22:23:47Z">
        <w:r>
          <w:t xml:space="preserve"> least 18 years at</w:t>
        </w:r>
      </w:ins>
      <w:r>
        <w:t xml:space="preserve"> the </w:t>
      </w:r>
      <w:del w:id="7561" w:author="GoldenCorpusHarness" w:date="2026-03-28T22:23:47Z">
        <w:r>
          <w:delText>IB</w:delText>
        </w:r>
      </w:del>
      <w:ins w:id="7562" w:author="GoldenCorpusHarness" w:date="2026-03-28T22:23:47Z">
        <w:r>
          <w:t>time</w:t>
        </w:r>
      </w:ins>
      <w:r>
        <w:t xml:space="preserve"> </w:t>
      </w:r>
      <w:ins w:id="7563" w:author="GoldenCorpusHarness" w:date="2026-03-28T22:23:47Z">
        <w:r>
          <w:t>o</w:t>
        </w:r>
      </w:ins>
      <w:r>
        <w:t>f</w:t>
      </w:r>
      <w:ins w:id="7564" w:author="GoldenCorpusHarness" w:date="2026-03-28T22:23:47Z">
        <w:r>
          <w:t xml:space="preserve"> pr</w:t>
        </w:r>
      </w:ins>
      <w:r>
        <w:t>o</w:t>
      </w:r>
      <w:del w:id="7565" w:author="GoldenCorpusHarness" w:date="2026-03-28T22:23:47Z">
        <w:r>
          <w:delText>r deta</w:delText>
        </w:r>
      </w:del>
      <w:ins w:id="7566" w:author="GoldenCorpusHarness" w:date="2026-03-28T22:23:47Z">
        <w:r>
          <w:t>v</w:t>
        </w:r>
      </w:ins>
      <w:r>
        <w:t>i</w:t>
      </w:r>
      <w:del w:id="7567" w:author="GoldenCorpusHarness" w:date="2026-03-28T22:23:47Z">
        <w:r>
          <w:delText>ls regar</w:delText>
        </w:r>
      </w:del>
      <w:r>
        <w:t xml:space="preserve">ding </w:t>
      </w:r>
      <w:del w:id="7568" w:author="GoldenCorpusHarness" w:date="2026-03-28T22:23:47Z">
        <w:r>
          <w:delText>ex</w:delText>
        </w:r>
      </w:del>
      <w:ins w:id="7569" w:author="GoldenCorpusHarness" w:date="2026-03-28T22:23:47Z">
        <w:r>
          <w:t>do</w:t>
        </w:r>
      </w:ins>
      <w:r>
        <w:t>c</w:t>
      </w:r>
      <w:del w:id="7570" w:author="GoldenCorpusHarness" w:date="2026-03-28T22:23:47Z">
        <w:r>
          <w:delText>ipi</w:delText>
        </w:r>
      </w:del>
      <w:ins w:id="7571" w:author="GoldenCorpusHarness" w:date="2026-03-28T22:23:47Z">
        <w:r>
          <w:t>um</w:t>
        </w:r>
      </w:ins>
      <w:r>
        <w:t>ent</w:t>
      </w:r>
      <w:del w:id="7572" w:author="GoldenCorpusHarness" w:date="2026-03-28T22:23:47Z">
        <w:r>
          <w:delText>s for n</w:delText>
        </w:r>
      </w:del>
      <w:r>
        <w:t>e</w:t>
      </w:r>
      <w:del w:id="7573" w:author="GoldenCorpusHarness" w:date="2026-03-28T22:23:47Z">
        <w:r>
          <w:delText>mtabrutinib an</w:delText>
        </w:r>
      </w:del>
      <w:r>
        <w:t>d</w:t>
      </w:r>
      <w:del w:id="7574" w:author="GoldenCorpusHarness" w:date="2026-03-28T22:23:47Z">
        <w:r>
          <w:delText xml:space="preserve"> the current prescribing</w:delText>
        </w:r>
      </w:del>
      <w:r>
        <w:t xml:space="preserve"> inform</w:t>
      </w:r>
      <w:del w:id="7575" w:author="GoldenCorpusHarness" w:date="2026-03-28T22:23:47Z">
        <w:r>
          <w:delText>ati</w:delText>
        </w:r>
      </w:del>
      <w:ins w:id="7576" w:author="GoldenCorpusHarness" w:date="2026-03-28T22:23:47Z">
        <w:r>
          <w:t>ed c</w:t>
        </w:r>
      </w:ins>
      <w:r>
        <w:t>on</w:t>
      </w:r>
      <w:del w:id="7577" w:author="GoldenCorpusHarness" w:date="2026-03-28T22:23:47Z">
        <w:r>
          <w:delText xml:space="preserve"> for v</w:delText>
        </w:r>
      </w:del>
      <w:ins w:id="7578" w:author="GoldenCorpusHarness" w:date="2026-03-28T22:23:47Z">
        <w:r>
          <w:t>s</w:t>
        </w:r>
      </w:ins>
      <w:r>
        <w:t>en</w:t>
      </w:r>
      <w:del w:id="7579" w:author="GoldenCorpusHarness" w:date="2026-03-28T22:23:47Z">
        <w:r>
          <w:delText>e</w:delText>
        </w:r>
      </w:del>
      <w:r>
        <w:t>t</w:t>
      </w:r>
      <w:del w:id="7580" w:author="GoldenCorpusHarness" w:date="2026-03-28T22:23:47Z">
        <w:r>
          <w:delText>oclax/rituximab (or rituximab biosimilar [see Appendix 13])</w:delText>
        </w:r>
      </w:del>
      <w:r>
        <w:t>.</w:t>
      </w:r>
    </w:p>
    <w:p ns2:paraId="4EE70B08" ns2:textId="77777777" w:rsidR="009679F8" w:rsidRDefault="00895D30" w:rsidP="00DF070C">
      <w:pPr>
        <w:pStyle w:val="ListNumber"/>
      </w:pPr>
      <w:del w:id="7581" w:author="GoldenCorpusHarness" w:date="2026-03-28T22:23:47Z">
        <w:r>
          <w:delText>History of severe bleeding disorders (eg, hemophilia).</w:delText>
        </w:r>
      </w:del>
    </w:p>
    <w:p ns2:paraId="109F04DB" ns2:textId="77777777" w:rsidR="009679F8" w:rsidRPr="009679F8" w:rsidRDefault="00895D30" w:rsidP="00190F61">
      <w:pPr>
        <w:pStyle w:val="Paragraph"/>
        <w:keepNext/>
        <w:spacing w:before="240"/>
        <w:rPr>
          <w:b/>
          <w:bCs/>
        </w:rPr>
      </w:pPr>
      <w:r>
        <w:t>P</w:t>
      </w:r>
      <w:ins w:id="7582" w:author="GoldenCorpusHarness" w:date="2026-03-28T22:23:47Z">
        <w:r>
          <w:t>a</w:t>
        </w:r>
      </w:ins>
      <w:r>
        <w:t>r</w:t>
      </w:r>
      <w:ins w:id="7583" w:author="GoldenCorpusHarness" w:date="2026-03-28T22:23:47Z">
        <w:r>
          <w:t>t</w:t>
        </w:r>
      </w:ins>
      <w:r>
        <w:t>i</w:t>
      </w:r>
      <w:del w:id="7584" w:author="GoldenCorpusHarness" w:date="2026-03-28T22:23:47Z">
        <w:r>
          <w:delText>or/Con</w:delText>
        </w:r>
      </w:del>
      <w:r>
        <w:t>c</w:t>
      </w:r>
      <w:del w:id="7585" w:author="GoldenCorpusHarness" w:date="2026-03-28T22:23:47Z">
        <w:r>
          <w:delText>om</w:delText>
        </w:r>
      </w:del>
      <w:r>
        <w:t>i</w:t>
      </w:r>
      <w:del w:id="7586" w:author="GoldenCorpusHarness" w:date="2026-03-28T22:23:47Z">
        <w:r>
          <w:delText>t</w:delText>
        </w:r>
      </w:del>
      <w:ins w:id="7587" w:author="GoldenCorpusHarness" w:date="2026-03-28T22:23:47Z">
        <w:r>
          <w:t>p</w:t>
        </w:r>
      </w:ins>
      <w:r>
        <w:t>ant</w:t>
      </w:r>
      <w:ins w:id="7588" w:author="GoldenCorpusHarness" w:date="2026-03-28T22:23:47Z">
        <w:r>
          <w:t>s</w:t>
        </w:r>
      </w:ins>
      <w:r>
        <w:t xml:space="preserve"> </w:t>
      </w:r>
      <w:del w:id="7589" w:author="GoldenCorpusHarness" w:date="2026-03-28T22:23:47Z">
        <w:r>
          <w:delText>T</w:delText>
        </w:r>
      </w:del>
      <w:ins w:id="7590" w:author="GoldenCorpusHarness" w:date="2026-03-28T22:23:47Z">
        <w:r>
          <w:t>Assigned Male Sex at Birt</w:t>
        </w:r>
      </w:ins>
      <w:r>
        <w:t>h</w:t>
      </w:r>
      <w:del w:id="7591" w:author="GoldenCorpusHarness" w:date="2026-03-28T22:23:47Z">
        <w:r>
          <w:delText>erapy</w:delText>
        </w:r>
      </w:del>
    </w:p>
    <w:p ns2:paraId="7AAA8035" ns2:textId="77777777" w:rsidR="009602AE" w:rsidRDefault="00895D30" w:rsidP="00DF070C">
      <w:pPr>
        <w:pStyle w:val="ListNumber"/>
      </w:pPr>
      <w:del w:id="7592" w:author="GoldenCorpusHarness" w:date="2026-03-28T22:23:47Z">
        <w:r>
          <w:delText>Recei</w:delText>
        </w:r>
      </w:del>
      <w:ins w:id="7593" w:author="GoldenCorpusHarness" w:date="2026-03-28T22:23:47Z">
        <w:r>
          <w:t>If capable of producing sperm, the participant agrees to the following during the inter</w:t>
        </w:r>
      </w:ins>
      <w:r>
        <w:t>ve</w:t>
      </w:r>
      <w:del w:id="7594" w:author="GoldenCorpusHarness" w:date="2026-03-28T22:23:47Z">
        <w:r>
          <w:delText>d prior s</w:delText>
        </w:r>
      </w:del>
      <w:ins w:id="7595" w:author="GoldenCorpusHarness" w:date="2026-03-28T22:23:47Z">
        <w:r>
          <w:t>ntion period and for at least the time needed to eliminate each stud</w:t>
        </w:r>
      </w:ins>
      <w:r>
        <w:t>y</w:t>
      </w:r>
      <w:del w:id="7596" w:author="GoldenCorpusHarness" w:date="2026-03-28T22:23:47Z">
        <w:r>
          <w:delText>ste</w:delText>
        </w:r>
      </w:del>
      <w:ins w:id="7597" w:author="GoldenCorpusHarness" w:date="2026-03-28T22:23:47Z">
        <w:r>
          <w:t xml:space="preserve"> intervention after the last dose of study intervention. The length of ti</w:t>
        </w:r>
      </w:ins>
      <w:r>
        <w:t>m</w:t>
      </w:r>
      <w:del w:id="7598" w:author="GoldenCorpusHarness" w:date="2026-03-28T22:23:47Z">
        <w:r>
          <w:delText>ic anticancer therap</w:delText>
        </w:r>
      </w:del>
      <w:ins w:id="7599" w:author="GoldenCorpusHarness" w:date="2026-03-28T22:23:47Z">
        <w:r>
          <w:t>e required to continue contraception for each stud</w:t>
        </w:r>
      </w:ins>
      <w:r>
        <w:t xml:space="preserve">y </w:t>
      </w:r>
      <w:del w:id="7600" w:author="GoldenCorpusHarness" w:date="2026-03-28T22:23:47Z">
        <w:r>
          <w:delText>within 5 half-li</w:delText>
        </w:r>
      </w:del>
      <w:ins w:id="7601" w:author="GoldenCorpusHarness" w:date="2026-03-28T22:23:47Z">
        <w:r>
          <w:t>inter</w:t>
        </w:r>
      </w:ins>
      <w:r>
        <w:t>ve</w:t>
      </w:r>
      <w:del w:id="7602" w:author="GoldenCorpusHarness" w:date="2026-03-28T22:23:47Z">
        <w:r>
          <w:delText>s or 4 weeks (if prior therapy was a monoclonal antibody) before randomization.</w:delText>
        </w:r>
      </w:del>
      <w:ins w:id="7603" w:author="GoldenCorpusHarness" w:date="2026-03-28T22:23:47Z">
        <w:r>
          <w:t>ntion is:</w:t>
        </w:r>
      </w:ins>
    </w:p>
    <w:p ns2:paraId="7A056B4F" ns2:textId="77777777" w:rsidR="009602AE" w:rsidRDefault="00895D30" w:rsidP="00DF070C">
      <w:pPr>
        <w:pStyle w:val="ListNumber"/>
      </w:pPr>
      <w:del w:id="7604" w:author="GoldenCorpusHarness" w:date="2026-03-28T22:23:47Z">
        <w:r>
          <w:delText>R</w:delText>
        </w:r>
      </w:del>
      <w:ins w:id="7605" w:author="GoldenCorpusHarness" w:date="2026-03-28T22:23:47Z">
        <w:r>
          <w:t>N</w:t>
        </w:r>
      </w:ins>
      <w:r>
        <w:t>e</w:t>
      </w:r>
      <w:del w:id="7606" w:author="GoldenCorpusHarness" w:date="2026-03-28T22:23:47Z">
        <w:r>
          <w:delText>ce</w:delText>
        </w:r>
      </w:del>
      <w:ins w:id="7607" w:author="GoldenCorpusHarness" w:date="2026-03-28T22:23:47Z">
        <w:r>
          <w:t>mtabrut</w:t>
        </w:r>
      </w:ins>
      <w:r>
        <w:t>i</w:t>
      </w:r>
      <w:del w:id="7608" w:author="GoldenCorpusHarness" w:date="2026-03-28T22:23:47Z">
        <w:r>
          <w:delText>ve</w:delText>
        </w:r>
      </w:del>
      <w:ins w:id="7609" w:author="GoldenCorpusHarness" w:date="2026-03-28T22:23:47Z">
        <w:r>
          <w:t xml:space="preserve">nib: 12 </w:t>
        </w:r>
      </w:ins>
      <w:r>
        <w:t>d</w:t>
      </w:r>
      <w:del w:id="7610" w:author="GoldenCorpusHarness" w:date="2026-03-28T22:23:47Z">
        <w:r>
          <w:delText xml:space="preserve"> prior:</w:delText>
        </w:r>
      </w:del>
      <w:ins w:id="7611" w:author="GoldenCorpusHarness" w:date="2026-03-28T22:23:47Z">
        <w:r>
          <w:t>ays.</w:t>
        </w:r>
      </w:ins>
    </w:p>
    <w:p ns2:paraId="3CF2B1DB" ns2:textId="77777777" w:rsidR="009602AE" w:rsidRPr="00DF070C" w:rsidRDefault="00895D30" w:rsidP="00DF070C">
      <w:pPr>
        <w:pStyle w:val="ListBullet"/>
      </w:pPr>
      <w:del w:id="7612" w:author="GoldenCorpusHarness" w:date="2026-03-28T22:23:47Z">
        <w:r>
          <w:delText>BCL2i (including v</w:delText>
        </w:r>
      </w:del>
      <w:ins w:id="7613" w:author="GoldenCorpusHarness" w:date="2026-03-28T22:23:47Z">
        <w:r>
          <w:t>V</w:t>
        </w:r>
      </w:ins>
      <w:r>
        <w:t>enetoclax</w:t>
      </w:r>
      <w:ins w:id="7614" w:author="GoldenCorpusHarness" w:date="2026-03-28T22:23:47Z">
        <w:r>
          <w:t>: 1 month (30 days</w:t>
        </w:r>
      </w:ins>
      <w:r>
        <w:t>)</w:t>
      </w:r>
      <w:ins w:id="7615" w:author="GoldenCorpusHarness" w:date="2026-03-28T22:23:47Z">
        <w:r>
          <w:t>.</w:t>
        </w:r>
      </w:ins>
    </w:p>
    <w:p ns2:paraId="459DF7A6" ns2:textId="77777777" w:rsidR="009602AE" w:rsidRPr="00DF070C" w:rsidRDefault="00895D30" w:rsidP="00DF070C">
      <w:pPr>
        <w:pStyle w:val="ListBullet"/>
      </w:pPr>
      <w:del w:id="7616" w:author="GoldenCorpusHarness" w:date="2026-03-28T22:23:47Z">
        <w:r>
          <w:delText>N</w:delText>
        </w:r>
      </w:del>
      <w:ins w:id="7617" w:author="GoldenCorpusHarness" w:date="2026-03-28T22:23:47Z">
        <w:r>
          <w:t>Rituximab (rituximab bi</w:t>
        </w:r>
      </w:ins>
      <w:r>
        <w:t>o</w:t>
      </w:r>
      <w:ins w:id="7618" w:author="GoldenCorpusHarness" w:date="2026-03-28T22:23:47Z">
        <w:r>
          <w:t>similar [see Appe</w:t>
        </w:r>
      </w:ins>
      <w:r>
        <w:t>n</w:t>
      </w:r>
      <w:del w:id="7619" w:author="GoldenCorpusHarness" w:date="2026-03-28T22:23:47Z">
        <w:r>
          <w:delText>-</w:delText>
        </w:r>
      </w:del>
      <w:ins w:id="7620" w:author="GoldenCorpusHarness" w:date="2026-03-28T22:23:47Z">
        <w:r>
          <w:t>dix 13]): not appli</w:t>
        </w:r>
      </w:ins>
      <w:r>
        <w:t>c</w:t>
      </w:r>
      <w:del w:id="7621" w:author="GoldenCorpusHarness" w:date="2026-03-28T22:23:47Z">
        <w:r>
          <w:delText>ov</w:delText>
        </w:r>
      </w:del>
      <w:r>
        <w:t>a</w:t>
      </w:r>
      <w:ins w:id="7622" w:author="GoldenCorpusHarness" w:date="2026-03-28T22:23:47Z">
        <w:r>
          <w:t>b</w:t>
        </w:r>
      </w:ins>
      <w:r>
        <w:t>le</w:t>
      </w:r>
      <w:del w:id="7623" w:author="GoldenCorpusHarness" w:date="2026-03-28T22:23:47Z">
        <w:r>
          <w:delText>nt BTKi</w:delText>
        </w:r>
      </w:del>
      <w:ins w:id="7624" w:author="GoldenCorpusHarness" w:date="2026-03-28T22:23:47Z">
        <w:r>
          <w:t>.</w:t>
        </w:r>
      </w:ins>
    </w:p>
    <w:p ns2:paraId="58327405" ns2:textId="77777777" w:rsidR="009602AE" w:rsidRDefault="00895D30" w:rsidP="00DF070C">
      <w:pPr>
        <w:pStyle w:val="ListNumber"/>
      </w:pPr>
      <w:del w:id="7625" w:author="GoldenCorpusHarness" w:date="2026-03-28T22:23:47Z">
        <w:r>
          <w:delText>C</w:delText>
        </w:r>
      </w:del>
      <w:ins w:id="7626" w:author="GoldenCorpusHarness" w:date="2026-03-28T22:23:47Z">
        <w:r>
          <w:t>Abstains from penile-vaginal interco</w:t>
        </w:r>
      </w:ins>
      <w:r>
        <w:t>ur</w:t>
      </w:r>
      <w:del w:id="7627" w:author="GoldenCorpusHarness" w:date="2026-03-28T22:23:47Z">
        <w:r>
          <w:delText>r</w:delText>
        </w:r>
      </w:del>
      <w:ins w:id="7628" w:author="GoldenCorpusHarness" w:date="2026-03-28T22:23:47Z">
        <w:r>
          <w:t>s</w:t>
        </w:r>
      </w:ins>
      <w:r>
        <w:t>e</w:t>
      </w:r>
      <w:del w:id="7629" w:author="GoldenCorpusHarness" w:date="2026-03-28T22:23:47Z">
        <w:r>
          <w:delText>ntly</w:delText>
        </w:r>
      </w:del>
      <w:r>
        <w:t xml:space="preserve"> </w:t>
      </w:r>
      <w:del w:id="7630" w:author="GoldenCorpusHarness" w:date="2026-03-28T22:23:47Z">
        <w:r>
          <w:delText>being tre</w:delText>
        </w:r>
      </w:del>
      <w:r>
        <w:t>a</w:t>
      </w:r>
      <w:del w:id="7631" w:author="GoldenCorpusHarness" w:date="2026-03-28T22:23:47Z">
        <w:r>
          <w:delText>ted with</w:delText>
        </w:r>
      </w:del>
      <w:ins w:id="7632" w:author="GoldenCorpusHarness" w:date="2026-03-28T22:23:47Z">
        <w:r>
          <w:t>s</w:t>
        </w:r>
      </w:ins>
      <w:r>
        <w:t xml:space="preserve"> the</w:t>
      </w:r>
      <w:ins w:id="7633" w:author="GoldenCorpusHarness" w:date="2026-03-28T22:23:47Z">
        <w:r>
          <w:t>ir</w:t>
        </w:r>
      </w:ins>
      <w:r>
        <w:t xml:space="preserve"> </w:t>
      </w:r>
      <w:ins w:id="7634" w:author="GoldenCorpusHarness" w:date="2026-03-28T22:23:47Z">
        <w:r>
          <w:t>pre</w:t>
        </w:r>
      </w:ins>
      <w:r>
        <w:t>f</w:t>
      </w:r>
      <w:ins w:id="7635" w:author="GoldenCorpusHarness" w:date="2026-03-28T22:23:47Z">
        <w:r>
          <w:t xml:space="preserve">erred and usual lifestyle (abstinent </w:t>
        </w:r>
      </w:ins>
      <w:r>
        <w:t>o</w:t>
      </w:r>
      <w:del w:id="7636" w:author="GoldenCorpusHarness" w:date="2026-03-28T22:23:47Z">
        <w:r>
          <w:delText>l</w:delText>
        </w:r>
      </w:del>
      <w:ins w:id="7637" w:author="GoldenCorpusHarness" w:date="2026-03-28T22:23:47Z">
        <w:r>
          <w:t xml:space="preserve">n a </w:t>
        </w:r>
      </w:ins>
      <w:r>
        <w:t>lo</w:t>
      </w:r>
      <w:del w:id="7638" w:author="GoldenCorpusHarness" w:date="2026-03-28T22:23:47Z">
        <w:r>
          <w:delText>w</w:delText>
        </w:r>
      </w:del>
      <w:ins w:id="7639" w:author="GoldenCorpusHarness" w:date="2026-03-28T22:23:47Z">
        <w:r>
          <w:t>ng-term and persistent basis) and agrees to rema</w:t>
        </w:r>
      </w:ins>
      <w:r>
        <w:t>in</w:t>
      </w:r>
      <w:del w:id="7640" w:author="GoldenCorpusHarness" w:date="2026-03-28T22:23:47Z">
        <w:r>
          <w:delText>g</w:delText>
        </w:r>
      </w:del>
      <w:r>
        <w:t xml:space="preserve"> </w:t>
      </w:r>
      <w:ins w:id="7641" w:author="GoldenCorpusHarness" w:date="2026-03-28T22:23:47Z">
        <w:r>
          <w:t>abs</w:t>
        </w:r>
      </w:ins>
      <w:r>
        <w:t>t</w:t>
      </w:r>
      <w:del w:id="7642" w:author="GoldenCorpusHarness" w:date="2026-03-28T22:23:47Z">
        <w:r>
          <w:delText>h</w:delText>
        </w:r>
      </w:del>
      <w:ins w:id="7643" w:author="GoldenCorpusHarness" w:date="2026-03-28T22:23:47Z">
        <w:r>
          <w:t>in</w:t>
        </w:r>
      </w:ins>
      <w:r>
        <w:t>e</w:t>
      </w:r>
      <w:del w:id="7644" w:author="GoldenCorpusHarness" w:date="2026-03-28T22:23:47Z">
        <w:r>
          <w:delText>rapies:</w:delText>
        </w:r>
      </w:del>
      <w:ins w:id="7645" w:author="GoldenCorpusHarness" w:date="2026-03-28T22:23:47Z">
        <w:r>
          <w:t>nt.</w:t>
        </w:r>
      </w:ins>
    </w:p>
    <w:p ns2:paraId="2299C00E" ns2:textId="77777777" w:rsidR="009602AE" w:rsidRPr="00DF070C" w:rsidRDefault="00895D30" w:rsidP="00DF070C">
      <w:pPr>
        <w:pStyle w:val="ListBullet"/>
      </w:pPr>
      <w:del w:id="7646" w:author="GoldenCorpusHarness" w:date="2026-03-28T22:23:47Z">
        <w:r>
          <w:delText>P-gp substrates with a narrow therapeutic index</w:delText>
        </w:r>
      </w:del>
      <w:ins w:id="7647" w:author="GoldenCorpusHarness" w:date="2026-03-28T22:23:47Z">
        <w:r>
          <w:t>OR</w:t>
        </w:r>
      </w:ins>
    </w:p>
    <w:p ns2:paraId="7F69A390" ns2:textId="77777777" w:rsidR="009602AE" w:rsidRPr="00DF070C" w:rsidRDefault="00895D30" w:rsidP="00DF070C">
      <w:pPr>
        <w:pStyle w:val="ListBullet"/>
      </w:pPr>
      <w:del w:id="7648" w:author="GoldenCorpusHarness" w:date="2026-03-28T22:23:47Z">
        <w:r>
          <w:delText>CYP3A strong or moderate ind</w:delText>
        </w:r>
      </w:del>
      <w:ins w:id="7649" w:author="GoldenCorpusHarness" w:date="2026-03-28T22:23:47Z">
        <w:r>
          <w:t xml:space="preserve">Uses contraception as detailed below </w:t>
        </w:r>
      </w:ins>
      <w:r>
        <w:t>u</w:t>
      </w:r>
      <w:del w:id="7650" w:author="GoldenCorpusHarness" w:date="2026-03-28T22:23:47Z">
        <w:r>
          <w:delText xml:space="preserve">cers </w:delText>
        </w:r>
      </w:del>
      <w:ins w:id="7651" w:author="GoldenCorpusHarness" w:date="2026-03-28T22:23:47Z">
        <w:r>
          <w:t>nless confirmed to be azoospermic (vasectomized or secondary to medical cause, documented from the site personnel’s review of the participant’s medical records, medical examination, or medical history interview):</w:t>
        </w:r>
      </w:ins>
    </w:p>
    <w:p ns2:paraId="12B4BA49" ns2:textId="77777777" w:rsidR="009602AE" w:rsidRPr="00DF070C" w:rsidRDefault="00895D30" w:rsidP="00DF070C">
      <w:pPr>
        <w:pStyle w:val="ListBullet"/>
      </w:pPr>
      <w:del w:id="7652" w:author="GoldenCorpusHarness" w:date="2026-03-28T22:23:47Z">
        <w:r>
          <w:delText>CYP3A strong inhibitors</w:delText>
        </w:r>
      </w:del>
      <w:ins w:id="7653" w:author="GoldenCorpusHarness" w:date="2026-03-28T22:23:47Z">
        <w:r>
          <w:t>Uses a penile/external condom when having penile-vaginal intercourse with a nonparticipant of childbearing potential who is not currently  pregnant and should also be advised of the benefit for that partner to use an additional method of contraception, as a condom may break or leak.</w:t>
        </w:r>
      </w:ins>
    </w:p>
    <w:p ns2:paraId="3A5B3672" ns2:textId="77777777" w:rsidR="009602AE" w:rsidRDefault="00895D30" w:rsidP="00DF070C">
      <w:pPr>
        <w:pStyle w:val="ListContinue"/>
      </w:pPr>
      <w:r>
        <w:t xml:space="preserve">NOTE: </w:t>
      </w:r>
      <w:del w:id="7654" w:author="GoldenCorpusHarness" w:date="2026-03-28T22:23:47Z">
        <w:r>
          <w:delText>A</w:delText>
        </w:r>
      </w:del>
      <w:ins w:id="7655" w:author="GoldenCorpusHarness" w:date="2026-03-28T22:23:47Z">
        <w:r>
          <w:t>Participants capable of producing ejaculate</w:t>
        </w:r>
      </w:ins>
      <w:r>
        <w:t xml:space="preserve"> w</w:t>
      </w:r>
      <w:del w:id="7656" w:author="GoldenCorpusHarness" w:date="2026-03-28T22:23:47Z">
        <w:r>
          <w:delText>ashout period of at least 5 ti</w:delText>
        </w:r>
      </w:del>
      <w:ins w:id="7657" w:author="GoldenCorpusHarness" w:date="2026-03-28T22:23:47Z">
        <w:r>
          <w:t xml:space="preserve">hose partner is pregnant or breastfeeding </w:t>
        </w:r>
      </w:ins>
      <w:r>
        <w:t>m</w:t>
      </w:r>
      <w:del w:id="7658" w:author="GoldenCorpusHarness" w:date="2026-03-28T22:23:47Z">
        <w:r>
          <w:delText>es the half-life after the last dose of an</w:delText>
        </w:r>
      </w:del>
      <w:ins w:id="7659" w:author="GoldenCorpusHarness" w:date="2026-03-28T22:23:47Z">
        <w:r>
          <w:t>ust agree to use a penile/external condom during each episode of sexual activit</w:t>
        </w:r>
      </w:ins>
      <w:r>
        <w:t xml:space="preserve">y </w:t>
      </w:r>
      <w:del w:id="7660" w:author="GoldenCorpusHarness" w:date="2026-03-28T22:23:47Z">
        <w:r>
          <w:delText>of the abo</w:delText>
        </w:r>
      </w:del>
      <w:ins w:id="7661" w:author="GoldenCorpusHarness" w:date="2026-03-28T22:23:47Z">
        <w:r>
          <w:t xml:space="preserve">in which the partner is at risk of drug exposure </w:t>
        </w:r>
      </w:ins>
      <w:r>
        <w:t>v</w:t>
      </w:r>
      <w:del w:id="7662" w:author="GoldenCorpusHarness" w:date="2026-03-28T22:23:47Z">
        <w:r>
          <w:delText>e treatments is required for a participant to be eligible for study enrollment</w:delText>
        </w:r>
      </w:del>
      <w:ins w:id="7663" w:author="GoldenCorpusHarness" w:date="2026-03-28T22:23:47Z">
        <w:r>
          <w:t>ia ejaculate</w:t>
        </w:r>
      </w:ins>
      <w:r>
        <w:t>.</w:t>
      </w:r>
      <w:del w:id="7664" w:author="GoldenCorpusHarness" w:date="2026-03-28T22:23:47Z">
        <w:r>
          <w:delText xml:space="preserve"> A list of examples of in vivo CYP3A strong inhibitors, CYP3A strong or moderate inducers, and P-gp substrates with narrow therapeutic index is provided in Appendix 8. Refer to Sections 6.5.1, 6.5.2, 6.6.2, and Appendix 8 for information on prohibited concomitant medications, medications that require caution or dose adjustment when co-administered, and potential drug interactions postrandomization.</w:delText>
        </w:r>
      </w:del>
    </w:p>
    <w:p ns2:paraId="58448888" ns2:textId="77777777" w:rsidR="009602AE" w:rsidRDefault="00895D30" w:rsidP="00DF070C">
      <w:pPr>
        <w:pStyle w:val="ListNumber"/>
      </w:pPr>
      <w:del w:id="7665" w:author="GoldenCorpusHarness" w:date="2026-03-28T22:23:47Z">
        <w:r>
          <w:delText>Has rece</w:delText>
        </w:r>
      </w:del>
      <w:ins w:id="7666" w:author="GoldenCorpusHarness" w:date="2026-03-28T22:23:47Z">
        <w:r>
          <w:t>Contracept</w:t>
        </w:r>
      </w:ins>
      <w:r>
        <w:t>ive</w:t>
      </w:r>
      <w:del w:id="7667" w:author="GoldenCorpusHarness" w:date="2026-03-28T22:23:47Z">
        <w:r>
          <w:delText>d a li</w:delText>
        </w:r>
      </w:del>
      <w:ins w:id="7668" w:author="GoldenCorpusHarness" w:date="2026-03-28T22:23:47Z">
        <w:r>
          <w:t xml:space="preserve"> use by participants capable of producing sperm should be consistent with local regulations regarding the methods of contraception for those participating in clinical studies. If the contraception requirements in the local label for any of the study inter</w:t>
        </w:r>
      </w:ins>
      <w:r>
        <w:t>ve</w:t>
      </w:r>
      <w:del w:id="7669" w:author="GoldenCorpusHarness" w:date="2026-03-28T22:23:47Z">
        <w:r>
          <w:delText xml:space="preserve"> or li</w:delText>
        </w:r>
      </w:del>
      <w:ins w:id="7670" w:author="GoldenCorpusHarness" w:date="2026-03-28T22:23:47Z">
        <w:r>
          <w:t>ntions are more stringent than the requirements abo</w:t>
        </w:r>
      </w:ins>
      <w:r>
        <w:t>ve</w:t>
      </w:r>
      <w:del w:id="7671" w:author="GoldenCorpusHarness" w:date="2026-03-28T22:23:47Z">
        <w:r>
          <w:delText xml:space="preserve"> attenuated vaccine </w:delText>
        </w:r>
      </w:del>
      <w:ins w:id="7672" w:author="GoldenCorpusHarness" w:date="2026-03-28T22:23:47Z">
        <w:r>
          <w:t>, the local label requirements are to be follo</w:t>
        </w:r>
      </w:ins>
      <w:r>
        <w:t>w</w:t>
      </w:r>
      <w:del w:id="7673" w:author="GoldenCorpusHarness" w:date="2026-03-28T22:23:47Z">
        <w:r>
          <w:delText>ithin 30 days before the first dose of study intervention</w:delText>
        </w:r>
      </w:del>
      <w:ins w:id="7674" w:author="GoldenCorpusHarness" w:date="2026-03-28T22:23:47Z">
        <w:r>
          <w:t>ed</w:t>
        </w:r>
      </w:ins>
      <w:r>
        <w:t>.</w:t>
      </w:r>
      <w:del w:id="7675" w:author="GoldenCorpusHarness" w:date="2026-03-28T22:23:47Z">
        <w:r>
          <w:delText xml:space="preserve"> </w:delText>
        </w:r>
      </w:del>
    </w:p>
    <w:p ns2:paraId="6BDDD88D" ns2:textId="59A133EE" w:rsidR="009602AE" w:rsidRDefault="00895D30" w:rsidP="00142AA4">
      <w:pPr>
        <w:pStyle w:val="ListContinue"/>
      </w:pPr>
      <w:del w:id="7676" w:author="GoldenCorpusHarness" w:date="2026-03-28T22:23:47Z">
        <w:r>
          <w:delText>Refer to Section 6.5.1 for information on COVID-19 vaccines.</w:delText>
        </w:r>
      </w:del>
    </w:p>
    <w:p ns2:paraId="233C564F" ns2:textId="77777777" w:rsidR="009679F8" w:rsidRPr="009679F8" w:rsidRDefault="00895D30" w:rsidP="00190F61">
      <w:pPr>
        <w:pStyle w:val="Paragraph"/>
        <w:keepNext/>
        <w:spacing w:before="240"/>
        <w:rPr>
          <w:b/>
          <w:bCs/>
        </w:rPr>
      </w:pPr>
      <w:r>
        <w:t>P</w:t>
      </w:r>
      <w:ins w:id="7677" w:author="GoldenCorpusHarness" w:date="2026-03-28T22:23:47Z">
        <w:r>
          <w:t>a</w:t>
        </w:r>
      </w:ins>
      <w:r>
        <w:t>r</w:t>
      </w:r>
      <w:ins w:id="7678" w:author="GoldenCorpusHarness" w:date="2026-03-28T22:23:47Z">
        <w:r>
          <w:t>t</w:t>
        </w:r>
      </w:ins>
      <w:r>
        <w:t>i</w:t>
      </w:r>
      <w:del w:id="7679" w:author="GoldenCorpusHarness" w:date="2026-03-28T22:23:47Z">
        <w:r>
          <w:delText>or/Con</w:delText>
        </w:r>
      </w:del>
      <w:r>
        <w:t>c</w:t>
      </w:r>
      <w:del w:id="7680" w:author="GoldenCorpusHarness" w:date="2026-03-28T22:23:47Z">
        <w:r>
          <w:delText>urre</w:delText>
        </w:r>
      </w:del>
      <w:ins w:id="7681" w:author="GoldenCorpusHarness" w:date="2026-03-28T22:23:47Z">
        <w:r>
          <w:t>ipa</w:t>
        </w:r>
      </w:ins>
      <w:r>
        <w:t>nt</w:t>
      </w:r>
      <w:ins w:id="7682" w:author="GoldenCorpusHarness" w:date="2026-03-28T22:23:47Z">
        <w:r>
          <w:t>s</w:t>
        </w:r>
      </w:ins>
      <w:r>
        <w:t xml:space="preserve"> </w:t>
      </w:r>
      <w:del w:id="7683" w:author="GoldenCorpusHarness" w:date="2026-03-28T22:23:47Z">
        <w:r>
          <w:delText>Cl</w:delText>
        </w:r>
      </w:del>
      <w:ins w:id="7684" w:author="GoldenCorpusHarness" w:date="2026-03-28T22:23:47Z">
        <w:r>
          <w:t>Ass</w:t>
        </w:r>
      </w:ins>
      <w:r>
        <w:t>i</w:t>
      </w:r>
      <w:ins w:id="7685" w:author="GoldenCorpusHarness" w:date="2026-03-28T22:23:47Z">
        <w:r>
          <w:t>g</w:t>
        </w:r>
      </w:ins>
      <w:r>
        <w:t>n</w:t>
      </w:r>
      <w:del w:id="7686" w:author="GoldenCorpusHarness" w:date="2026-03-28T22:23:47Z">
        <w:r>
          <w:delText>ic</w:delText>
        </w:r>
      </w:del>
      <w:ins w:id="7687" w:author="GoldenCorpusHarness" w:date="2026-03-28T22:23:47Z">
        <w:r>
          <w:t>ed Fem</w:t>
        </w:r>
      </w:ins>
      <w:r>
        <w:t>al</w:t>
      </w:r>
      <w:ins w:id="7688" w:author="GoldenCorpusHarness" w:date="2026-03-28T22:23:47Z">
        <w:r>
          <w:t>e</w:t>
        </w:r>
      </w:ins>
      <w:r>
        <w:t xml:space="preserve"> S</w:t>
      </w:r>
      <w:ins w:id="7689" w:author="GoldenCorpusHarness" w:date="2026-03-28T22:23:47Z">
        <w:r>
          <w:t>ex a</w:t>
        </w:r>
      </w:ins>
      <w:r>
        <w:t>t</w:t>
      </w:r>
      <w:del w:id="7690" w:author="GoldenCorpusHarness" w:date="2026-03-28T22:23:47Z">
        <w:r>
          <w:delText>udy</w:delText>
        </w:r>
      </w:del>
      <w:r>
        <w:t xml:space="preserve"> </w:t>
      </w:r>
      <w:del w:id="7691" w:author="GoldenCorpusHarness" w:date="2026-03-28T22:23:47Z">
        <w:r>
          <w:delText>Expe</w:delText>
        </w:r>
      </w:del>
      <w:ins w:id="7692" w:author="GoldenCorpusHarness" w:date="2026-03-28T22:23:47Z">
        <w:r>
          <w:t>Bi</w:t>
        </w:r>
      </w:ins>
      <w:r>
        <w:t>r</w:t>
      </w:r>
      <w:del w:id="7693" w:author="GoldenCorpusHarness" w:date="2026-03-28T22:23:47Z">
        <w:r>
          <w:delText>ience</w:delText>
        </w:r>
      </w:del>
      <w:ins w:id="7694" w:author="GoldenCorpusHarness" w:date="2026-03-28T22:23:47Z">
        <w:r>
          <w:t>th</w:t>
        </w:r>
      </w:ins>
    </w:p>
    <w:p ns2:paraId="5CC7DAE8" ns2:textId="77777777" w:rsidR="00B35688" w:rsidRDefault="00895D30" w:rsidP="00DF070C">
      <w:pPr>
        <w:pStyle w:val="ListNumber"/>
        <w:numPr>
          <w:ilvl w:val="0"/>
          <w:numId w:val="55"/>
        </w:numPr>
      </w:pPr>
      <w:del w:id="7695" w:author="GoldenCorpusHarness" w:date="2026-03-28T22:23:47Z">
        <w:r>
          <w:delText>H</w:delText>
        </w:r>
      </w:del>
      <w:ins w:id="7696" w:author="GoldenCorpusHarness" w:date="2026-03-28T22:23:47Z">
        <w:r>
          <w:t xml:space="preserve">A participant </w:t>
        </w:r>
      </w:ins>
      <w:r>
        <w:t>as</w:t>
      </w:r>
      <w:del w:id="7697" w:author="GoldenCorpusHarness" w:date="2026-03-28T22:23:47Z">
        <w:r>
          <w:delText xml:space="preserve"> rece</w:delText>
        </w:r>
      </w:del>
      <w:ins w:id="7698" w:author="GoldenCorpusHarness" w:date="2026-03-28T22:23:47Z">
        <w:r>
          <w:t>s</w:t>
        </w:r>
      </w:ins>
      <w:r>
        <w:t>i</w:t>
      </w:r>
      <w:del w:id="7699" w:author="GoldenCorpusHarness" w:date="2026-03-28T22:23:47Z">
        <w:r>
          <w:delText>v</w:delText>
        </w:r>
      </w:del>
      <w:ins w:id="7700" w:author="GoldenCorpusHarness" w:date="2026-03-28T22:23:47Z">
        <w:r>
          <w:t>gn</w:t>
        </w:r>
      </w:ins>
      <w:r>
        <w:t xml:space="preserve">ed </w:t>
      </w:r>
      <w:ins w:id="7701" w:author="GoldenCorpusHarness" w:date="2026-03-28T22:23:47Z">
        <w:r>
          <w:t>fem</w:t>
        </w:r>
      </w:ins>
      <w:r>
        <w:t>a</w:t>
      </w:r>
      <w:del w:id="7702" w:author="GoldenCorpusHarness" w:date="2026-03-28T22:23:47Z">
        <w:r>
          <w:delText>n</w:delText>
        </w:r>
      </w:del>
      <w:ins w:id="7703" w:author="GoldenCorpusHarness" w:date="2026-03-28T22:23:47Z">
        <w:r>
          <w:t>le sex at birth</w:t>
        </w:r>
      </w:ins>
      <w:r>
        <w:t xml:space="preserve"> i</w:t>
      </w:r>
      <w:del w:id="7704" w:author="GoldenCorpusHarness" w:date="2026-03-28T22:23:47Z">
        <w:r>
          <w:delText>nv</w:delText>
        </w:r>
      </w:del>
      <w:ins w:id="7705" w:author="GoldenCorpusHarness" w:date="2026-03-28T22:23:47Z">
        <w:r>
          <w:t xml:space="preserve">s </w:t>
        </w:r>
      </w:ins>
      <w:r>
        <w:t>e</w:t>
      </w:r>
      <w:del w:id="7706" w:author="GoldenCorpusHarness" w:date="2026-03-28T22:23:47Z">
        <w:r>
          <w:delText>s</w:delText>
        </w:r>
      </w:del>
      <w:ins w:id="7707" w:author="GoldenCorpusHarness" w:date="2026-03-28T22:23:47Z">
        <w:r>
          <w:t>ligible to par</w:t>
        </w:r>
      </w:ins>
      <w:r>
        <w:t>ti</w:t>
      </w:r>
      <w:del w:id="7708" w:author="GoldenCorpusHarness" w:date="2026-03-28T22:23:47Z">
        <w:r>
          <w:delText>g</w:delText>
        </w:r>
      </w:del>
      <w:ins w:id="7709" w:author="GoldenCorpusHarness" w:date="2026-03-28T22:23:47Z">
        <w:r>
          <w:t>cip</w:t>
        </w:r>
      </w:ins>
      <w:r>
        <w:t>at</w:t>
      </w:r>
      <w:ins w:id="7710" w:author="GoldenCorpusHarness" w:date="2026-03-28T22:23:47Z">
        <w:r>
          <w:t xml:space="preserve">e </w:t>
        </w:r>
      </w:ins>
      <w:r>
        <w:t>i</w:t>
      </w:r>
      <w:ins w:id="7711" w:author="GoldenCorpusHarness" w:date="2026-03-28T22:23:47Z">
        <w:r>
          <w:t>f n</w:t>
        </w:r>
      </w:ins>
      <w:r>
        <w:t>o</w:t>
      </w:r>
      <w:ins w:id="7712" w:author="GoldenCorpusHarness" w:date="2026-03-28T22:23:47Z">
        <w:r>
          <w:t>t preg</w:t>
        </w:r>
      </w:ins>
      <w:r>
        <w:t>na</w:t>
      </w:r>
      <w:del w:id="7713" w:author="GoldenCorpusHarness" w:date="2026-03-28T22:23:47Z">
        <w:r>
          <w:delText>l age</w:delText>
        </w:r>
      </w:del>
      <w:r>
        <w:t xml:space="preserve">nt or </w:t>
      </w:r>
      <w:del w:id="7714" w:author="GoldenCorpusHarness" w:date="2026-03-28T22:23:47Z">
        <w:r>
          <w:delText>h</w:delText>
        </w:r>
      </w:del>
      <w:ins w:id="7715" w:author="GoldenCorpusHarness" w:date="2026-03-28T22:23:47Z">
        <w:r>
          <w:t>bre</w:t>
        </w:r>
      </w:ins>
      <w:r>
        <w:t>as</w:t>
      </w:r>
      <w:ins w:id="7716" w:author="GoldenCorpusHarness" w:date="2026-03-28T22:23:47Z">
        <w:r>
          <w:t>tfeeding,</w:t>
        </w:r>
      </w:ins>
      <w:r>
        <w:t xml:space="preserve"> </w:t>
      </w:r>
      <w:del w:id="7717" w:author="GoldenCorpusHarness" w:date="2026-03-28T22:23:47Z">
        <w:r>
          <w:delText>use</w:delText>
        </w:r>
      </w:del>
      <w:ins w:id="7718" w:author="GoldenCorpusHarness" w:date="2026-03-28T22:23:47Z">
        <w:r>
          <w:t>an</w:t>
        </w:r>
      </w:ins>
      <w:r>
        <w:t>d a</w:t>
      </w:r>
      <w:ins w:id="7719" w:author="GoldenCorpusHarness" w:date="2026-03-28T22:23:47Z">
        <w:r>
          <w:t>t least o</w:t>
        </w:r>
      </w:ins>
      <w:r>
        <w:t>n</w:t>
      </w:r>
      <w:ins w:id="7720" w:author="GoldenCorpusHarness" w:date="2026-03-28T22:23:47Z">
        <w:r>
          <w:t>e</w:t>
        </w:r>
      </w:ins>
      <w:r>
        <w:t xml:space="preserve"> </w:t>
      </w:r>
      <w:ins w:id="7721" w:author="GoldenCorpusHarness" w:date="2026-03-28T22:23:47Z">
        <w:r>
          <w:t>of the follow</w:t>
        </w:r>
      </w:ins>
      <w:r>
        <w:t>in</w:t>
      </w:r>
      <w:del w:id="7722" w:author="GoldenCorpusHarness" w:date="2026-03-28T22:23:47Z">
        <w:r>
          <w:delText>vest</w:delText>
        </w:r>
      </w:del>
      <w:ins w:id="7723" w:author="GoldenCorpusHarness" w:date="2026-03-28T22:23:47Z">
        <w:r>
          <w:t>g cond</w:t>
        </w:r>
      </w:ins>
      <w:r>
        <w:t>i</w:t>
      </w:r>
      <w:del w:id="7724" w:author="GoldenCorpusHarness" w:date="2026-03-28T22:23:47Z">
        <w:r>
          <w:delText>ga</w:delText>
        </w:r>
      </w:del>
      <w:r>
        <w:t>tion</w:t>
      </w:r>
      <w:del w:id="7725" w:author="GoldenCorpusHarness" w:date="2026-03-28T22:23:47Z">
        <w:r>
          <w:delText>al device within 4 week</w:delText>
        </w:r>
      </w:del>
      <w:r>
        <w:t xml:space="preserve">s </w:t>
      </w:r>
      <w:ins w:id="7726" w:author="GoldenCorpusHarness" w:date="2026-03-28T22:23:47Z">
        <w:r>
          <w:t>a</w:t>
        </w:r>
      </w:ins>
      <w:r>
        <w:t>p</w:t>
      </w:r>
      <w:del w:id="7727" w:author="GoldenCorpusHarness" w:date="2026-03-28T22:23:47Z">
        <w:r>
          <w:delText>r</w:delText>
        </w:r>
      </w:del>
      <w:ins w:id="7728" w:author="GoldenCorpusHarness" w:date="2026-03-28T22:23:47Z">
        <w:r>
          <w:t>pl</w:t>
        </w:r>
      </w:ins>
      <w:r>
        <w:t>i</w:t>
      </w:r>
      <w:del w:id="7729" w:author="GoldenCorpusHarness" w:date="2026-03-28T22:23:47Z">
        <w:r>
          <w:delText xml:space="preserve">or to </w:delText>
        </w:r>
      </w:del>
      <w:ins w:id="7730" w:author="GoldenCorpusHarness" w:date="2026-03-28T22:23:47Z">
        <w:r>
          <w:t>e</w:t>
        </w:r>
      </w:ins>
      <w:r>
        <w:t>s</w:t>
      </w:r>
      <w:del w:id="7731" w:author="GoldenCorpusHarness" w:date="2026-03-28T22:23:47Z">
        <w:r>
          <w:delText>tudy intervention administration.</w:delText>
        </w:r>
      </w:del>
      <w:ins w:id="7732" w:author="GoldenCorpusHarness" w:date="2026-03-28T22:23:47Z">
        <w:r>
          <w:t>:</w:t>
        </w:r>
      </w:ins>
    </w:p>
    <w:p ns2:paraId="7A25D7AF" ns2:textId="77777777" w:rsidR="009679F8" w:rsidRPr="009679F8" w:rsidRDefault="00895D30" w:rsidP="00190F61">
      <w:pPr>
        <w:pStyle w:val="Paragraph"/>
        <w:keepNext/>
        <w:spacing w:before="240"/>
        <w:rPr>
          <w:b/>
          <w:bCs/>
        </w:rPr>
      </w:pPr>
      <w:del w:id="7733" w:author="GoldenCorpusHarness" w:date="2026-03-28T22:23:47Z">
        <w:r>
          <w:delText>Diag</w:delText>
        </w:r>
      </w:del>
      <w:ins w:id="7734" w:author="GoldenCorpusHarness" w:date="2026-03-28T22:23:47Z">
        <w:r>
          <w:t xml:space="preserve">Is </w:t>
        </w:r>
      </w:ins>
      <w:r>
        <w:t>no</w:t>
      </w:r>
      <w:del w:id="7735" w:author="GoldenCorpusHarness" w:date="2026-03-28T22:23:47Z">
        <w:r>
          <w:delText>s</w:delText>
        </w:r>
      </w:del>
      <w:r>
        <w:t>t</w:t>
      </w:r>
      <w:del w:id="7736" w:author="GoldenCorpusHarness" w:date="2026-03-28T22:23:47Z">
        <w:r>
          <w:delText>ic</w:delText>
        </w:r>
      </w:del>
      <w:r>
        <w:t xml:space="preserve"> </w:t>
      </w:r>
      <w:del w:id="7737" w:author="GoldenCorpusHarness" w:date="2026-03-28T22:23:47Z">
        <w:r>
          <w:delText>Assessments</w:delText>
        </w:r>
      </w:del>
      <w:ins w:id="7738" w:author="GoldenCorpusHarness" w:date="2026-03-28T22:23:47Z">
        <w:r>
          <w:t>a POCBP.</w:t>
        </w:r>
      </w:ins>
    </w:p>
    <w:p ns2:paraId="18D059E0" ns2:textId="77777777" w:rsidR="009679F8" w:rsidRDefault="00895D30" w:rsidP="002B2EFA">
      <w:pPr>
        <w:pStyle w:val="ListNumber"/>
      </w:pPr>
      <w:del w:id="7739" w:author="GoldenCorpusHarness" w:date="2026-03-28T22:23:47Z">
        <w:r>
          <w:delText>Known psychiatric or substance use disorder that would interfere with the participant’s ability to cooperate with the requirements of the study.</w:delText>
        </w:r>
      </w:del>
      <w:ins w:id="7740" w:author="GoldenCorpusHarness" w:date="2026-03-28T22:23:47Z">
        <w:r>
          <w:t>OR</w:t>
        </w:r>
      </w:ins>
    </w:p>
    <w:p ns2:paraId="0C149F40" ns2:textId="77777777" w:rsidR="009679F8" w:rsidRPr="009679F8" w:rsidRDefault="00895D30" w:rsidP="00190F61">
      <w:pPr>
        <w:pStyle w:val="Paragraph"/>
        <w:keepNext/>
        <w:spacing w:before="240"/>
        <w:rPr>
          <w:b/>
          <w:bCs/>
        </w:rPr>
      </w:pPr>
      <w:ins w:id="7741" w:author="GoldenCorpusHarness" w:date="2026-03-28T22:23:47Z">
        <w:r>
          <w:t>Is a P</w:t>
        </w:r>
      </w:ins>
      <w:r>
        <w:t>O</w:t>
      </w:r>
      <w:del w:id="7742" w:author="GoldenCorpusHarness" w:date="2026-03-28T22:23:47Z">
        <w:r>
          <w:delText>ther</w:delText>
        </w:r>
      </w:del>
      <w:ins w:id="7743" w:author="GoldenCorpusHarness" w:date="2026-03-28T22:23:47Z">
        <w:r>
          <w:t>CBP</w:t>
        </w:r>
      </w:ins>
      <w:r>
        <w:t xml:space="preserve"> </w:t>
      </w:r>
      <w:del w:id="7744" w:author="GoldenCorpusHarness" w:date="2026-03-28T22:23:47Z">
        <w:r>
          <w:delText>Exclusio</w:delText>
        </w:r>
      </w:del>
      <w:ins w:id="7745" w:author="GoldenCorpusHarness" w:date="2026-03-28T22:23:47Z">
        <w:r>
          <w:t>a</w:t>
        </w:r>
      </w:ins>
      <w:r>
        <w:t>n</w:t>
      </w:r>
      <w:del w:id="7746" w:author="GoldenCorpusHarness" w:date="2026-03-28T22:23:47Z">
        <w:r>
          <w:delText>s</w:delText>
        </w:r>
      </w:del>
      <w:ins w:id="7747" w:author="GoldenCorpusHarness" w:date="2026-03-28T22:23:47Z">
        <w:r>
          <w:t>d:</w:t>
        </w:r>
      </w:ins>
    </w:p>
    <w:p ns2:paraId="7315A3E5" ns2:textId="77777777" w:rsidR="009602AE" w:rsidRDefault="00895D30" w:rsidP="009602AE">
      <w:pPr>
        <w:pStyle w:val="ListNumber"/>
        <w:keepLines w:val="0"/>
        <w:numPr>
          <w:ilvl w:val="0"/>
          <w:numId w:val="35"/>
        </w:numPr>
        <w:tabs>
          <w:tab w:val="clear" w:pos="360"/>
        </w:tabs>
        <w:ind w:left="425" w:hanging="425"/>
      </w:pPr>
      <w:del w:id="7748" w:author="GoldenCorpusHarness" w:date="2026-03-28T22:23:47Z">
        <w:r>
          <w:delText xml:space="preserve">Participants </w:delText>
        </w:r>
      </w:del>
      <w:ins w:id="7749" w:author="GoldenCorpusHarness" w:date="2026-03-28T22:23:47Z">
        <w:r>
          <w:t>Uses a contraceptive method that is highly effective (</w:t>
        </w:r>
      </w:ins>
      <w:r>
        <w:t>w</w:t>
      </w:r>
      <w:del w:id="7750" w:author="GoldenCorpusHarness" w:date="2026-03-28T22:23:47Z">
        <w:r>
          <w:delText>ho have not ad</w:delText>
        </w:r>
      </w:del>
      <w:ins w:id="7751" w:author="GoldenCorpusHarness" w:date="2026-03-28T22:23:47Z">
        <w:r>
          <w:t>ith a failure rate of &lt;1% per year), with low user dependency, or is abstinent from penile-vaginal intercourse as their preferred and usual lifestyle (abstinent on a long-term and persistent basis), as described in Appendix 5 during the intervention period and for at least the time needed to eliminate each study intervention after the last dose of study intervention. The length of time r</w:t>
        </w:r>
      </w:ins>
      <w:r>
        <w:t>equ</w:t>
      </w:r>
      <w:del w:id="7752" w:author="GoldenCorpusHarness" w:date="2026-03-28T22:23:47Z">
        <w:r>
          <w:delText xml:space="preserve">ately recovered from major surgery or have ongoing surgical complications. </w:delText>
        </w:r>
      </w:del>
      <w:ins w:id="7753" w:author="GoldenCorpusHarness" w:date="2026-03-28T22:23:47Z">
        <w:r>
          <w:t>ired to continue contraception for each study intervention is:</w:t>
        </w:r>
      </w:ins>
    </w:p>
    <w:p ns2:paraId="71E310D1" ns2:textId="3C67894C" w:rsidR="009602AE" w:rsidRDefault="00895D30" w:rsidP="00D249B3">
      <w:pPr>
        <w:pStyle w:val="ListNumber"/>
        <w:keepLines w:val="0"/>
        <w:numPr>
          <w:ilvl w:val="0"/>
          <w:numId w:val="35"/>
        </w:numPr>
        <w:tabs>
          <w:tab w:val="clear" w:pos="360"/>
        </w:tabs>
        <w:spacing w:after="240"/>
        <w:ind w:left="425" w:hanging="425"/>
      </w:pPr>
      <w:del w:id="7754" w:author="GoldenCorpusHarness" w:date="2026-03-28T22:23:47Z">
        <w:r>
          <w:delText>P</w:delText>
        </w:r>
      </w:del>
      <w:ins w:id="7755" w:author="GoldenCorpusHarness" w:date="2026-03-28T22:23:47Z">
        <w:r>
          <w:t>Nemt</w:t>
        </w:r>
      </w:ins>
      <w:r>
        <w:t>a</w:t>
      </w:r>
      <w:ins w:id="7756" w:author="GoldenCorpusHarness" w:date="2026-03-28T22:23:47Z">
        <w:r>
          <w:t>b</w:t>
        </w:r>
      </w:ins>
      <w:r>
        <w:t>r</w:t>
      </w:r>
      <w:del w:id="7757" w:author="GoldenCorpusHarness" w:date="2026-03-28T22:23:47Z">
        <w:r>
          <w:delText>ticipa</w:delText>
        </w:r>
      </w:del>
      <w:ins w:id="7758" w:author="GoldenCorpusHarness" w:date="2026-03-28T22:23:47Z">
        <w:r>
          <w:t>u</w:t>
        </w:r>
      </w:ins>
      <w:r>
        <w:t>tin</w:t>
      </w:r>
      <w:del w:id="7759" w:author="GoldenCorpusHarness" w:date="2026-03-28T22:23:47Z">
        <w:r>
          <w:delText>g</w:delText>
        </w:r>
      </w:del>
      <w:ins w:id="7760" w:author="GoldenCorpusHarness" w:date="2026-03-28T22:23:47Z">
        <w:r>
          <w:t>ib:</w:t>
        </w:r>
      </w:ins>
      <w:r>
        <w:t xml:space="preserve"> </w:t>
      </w:r>
      <w:del w:id="7761" w:author="GoldenCorpusHarness" w:date="2026-03-28T22:23:47Z">
        <w:r>
          <w:delText>Sites</w:delText>
        </w:r>
      </w:del>
      <w:ins w:id="7762" w:author="GoldenCorpusHarness" w:date="2026-03-28T22:23:47Z">
        <w:r>
          <w:t>1</w:t>
        </w:r>
      </w:ins>
      <w:r>
        <w:t xml:space="preserve"> </w:t>
      </w:r>
      <w:del w:id="7763" w:author="GoldenCorpusHarness" w:date="2026-03-28T22:23:47Z">
        <w:r>
          <w:delText>in EU Regi</w:delText>
        </w:r>
      </w:del>
      <w:ins w:id="7764" w:author="GoldenCorpusHarness" w:date="2026-03-28T22:23:47Z">
        <w:r>
          <w:t>m</w:t>
        </w:r>
      </w:ins>
      <w:r>
        <w:t>on</w:t>
      </w:r>
      <w:del w:id="7765" w:author="GoldenCorpusHarness" w:date="2026-03-28T22:23:47Z">
        <w:r>
          <w:delText xml:space="preserve"> only: Participants who are incapacitated are not eligible for </w:delText>
        </w:r>
      </w:del>
      <w:r>
        <w:t>th</w:t>
      </w:r>
      <w:del w:id="7766" w:author="GoldenCorpusHarness" w:date="2026-03-28T22:23:47Z">
        <w:r>
          <w:delText>i</w:delText>
        </w:r>
      </w:del>
      <w:ins w:id="7767" w:author="GoldenCorpusHarness" w:date="2026-03-28T22:23:47Z">
        <w:r>
          <w:t xml:space="preserve"> (30 day</w:t>
        </w:r>
      </w:ins>
      <w:r>
        <w:t>s</w:t>
      </w:r>
      <w:del w:id="7768" w:author="GoldenCorpusHarness" w:date="2026-03-28T22:23:47Z">
        <w:r>
          <w:delText xml:space="preserve"> study</w:delText>
        </w:r>
      </w:del>
      <w:ins w:id="7769" w:author="GoldenCorpusHarness" w:date="2026-03-28T22:23:47Z">
        <w:r>
          <w:t>)</w:t>
        </w:r>
      </w:ins>
      <w:r>
        <w:t>.</w:t>
      </w:r>
    </w:p>
    <w:p ns2:paraId="5CC3FB17" ns2:textId="3AE267D1" w:rsidR="009602AE" w:rsidRPr="00D25D69" w:rsidRDefault="00895D30" w:rsidP="00D25D69">
      <w:pPr>
        <w:pStyle w:val="Paragraph"/>
        <w:rPr>
          <w:rFonts w:eastAsiaTheme="minorHAnsi"/>
        </w:rPr>
      </w:pPr>
      <w:del w:id="7770" w:author="GoldenCorpusHarness" w:date="2026-03-28T22:23:47Z">
        <w:r>
          <w:delText>See App</w:delText>
        </w:r>
      </w:del>
      <w:ins w:id="7771" w:author="GoldenCorpusHarness" w:date="2026-03-28T22:23:47Z">
        <w:r>
          <w:t>V</w:t>
        </w:r>
      </w:ins>
      <w:r>
        <w:t>en</w:t>
      </w:r>
      <w:del w:id="7772" w:author="GoldenCorpusHarness" w:date="2026-03-28T22:23:47Z">
        <w:r>
          <w:delText>di</w:delText>
        </w:r>
      </w:del>
      <w:ins w:id="7773" w:author="GoldenCorpusHarness" w:date="2026-03-28T22:23:47Z">
        <w:r>
          <w:t>etocla</w:t>
        </w:r>
      </w:ins>
      <w:r>
        <w:t>x</w:t>
      </w:r>
      <w:ins w:id="7774" w:author="GoldenCorpusHarness" w:date="2026-03-28T22:23:47Z">
        <w:r>
          <w:t>:</w:t>
        </w:r>
      </w:ins>
      <w:r>
        <w:t xml:space="preserve"> </w:t>
      </w:r>
      <w:del w:id="7775" w:author="GoldenCorpusHarness" w:date="2026-03-28T22:23:47Z">
        <w:r>
          <w:delText>7</w:delText>
        </w:r>
      </w:del>
      <w:ins w:id="7776" w:author="GoldenCorpusHarness" w:date="2026-03-28T22:23:47Z">
        <w:r>
          <w:t>1</w:t>
        </w:r>
      </w:ins>
      <w:r>
        <w:t xml:space="preserve"> </w:t>
      </w:r>
      <w:del w:id="7777" w:author="GoldenCorpusHarness" w:date="2026-03-28T22:23:47Z">
        <w:r>
          <w:delText>f</w:delText>
        </w:r>
      </w:del>
      <w:ins w:id="7778" w:author="GoldenCorpusHarness" w:date="2026-03-28T22:23:47Z">
        <w:r>
          <w:t>m</w:t>
        </w:r>
      </w:ins>
      <w:r>
        <w:t>o</w:t>
      </w:r>
      <w:del w:id="7779" w:author="GoldenCorpusHarness" w:date="2026-03-28T22:23:47Z">
        <w:r>
          <w:delText>r cou</w:delText>
        </w:r>
      </w:del>
      <w:r>
        <w:t>nt</w:t>
      </w:r>
      <w:del w:id="7780" w:author="GoldenCorpusHarness" w:date="2026-03-28T22:23:47Z">
        <w:r>
          <w:delText>r</w:delText>
        </w:r>
      </w:del>
      <w:ins w:id="7781" w:author="GoldenCorpusHarness" w:date="2026-03-28T22:23:47Z">
        <w:r>
          <w:t>h (30 da</w:t>
        </w:r>
      </w:ins>
      <w:r>
        <w:t>y</w:t>
      </w:r>
      <w:del w:id="7782" w:author="GoldenCorpusHarness" w:date="2026-03-28T22:23:47Z">
        <w:r>
          <w:delText>-</w:delText>
        </w:r>
      </w:del>
      <w:r>
        <w:t>s</w:t>
      </w:r>
      <w:del w:id="7783" w:author="GoldenCorpusHarness" w:date="2026-03-28T22:23:47Z">
        <w:r>
          <w:delText>pecific requirements</w:delText>
        </w:r>
      </w:del>
      <w:ins w:id="7784" w:author="GoldenCorpusHarness" w:date="2026-03-28T22:23:47Z">
        <w:r>
          <w:t>)</w:t>
        </w:r>
      </w:ins>
      <w:r>
        <w:t>.</w:t>
      </w:r>
    </w:p>
    <w:p ns2:paraId="3C89323E" ns2:textId="77777777" w:rsidR="00732D7B" w:rsidRDefault="00895D30" w:rsidP="00D509F0">
      <w:pPr>
        <w:pStyle w:val="Heading2"/>
      </w:pPr>
      <w:del w:id="7785" w:author="GoldenCorpusHarness" w:date="2026-03-28T22:23:47Z">
        <w:r>
          <w:delText>L</w:delText>
        </w:r>
      </w:del>
      <w:ins w:id="7786" w:author="GoldenCorpusHarness" w:date="2026-03-28T22:23:47Z">
        <w:r>
          <w:t>Rituximab (or rituximab biosimilar [see Appendix 13]): 12 months (See Appendix 7 for country-spec</w:t>
        </w:r>
      </w:ins>
      <w:r>
        <w:t>if</w:t>
      </w:r>
      <w:ins w:id="7787" w:author="GoldenCorpusHarness" w:date="2026-03-28T22:23:47Z">
        <w:r>
          <w:t>ic r</w:t>
        </w:r>
      </w:ins>
      <w:r>
        <w:t>e</w:t>
      </w:r>
      <w:ins w:id="7788" w:author="GoldenCorpusHarness" w:date="2026-03-28T22:23:47Z">
        <w:r>
          <w:t>quirement</w:t>
        </w:r>
      </w:ins>
      <w:r>
        <w:t>s</w:t>
      </w:r>
      <w:del w:id="7789" w:author="GoldenCorpusHarness" w:date="2026-03-28T22:23:47Z">
        <w:r>
          <w:delText>tyle Considerations</w:delText>
        </w:r>
      </w:del>
      <w:ins w:id="7790" w:author="GoldenCorpusHarness" w:date="2026-03-28T22:23:47Z">
        <w:r>
          <w:t>).</w:t>
        </w:r>
      </w:ins>
    </w:p>
    <w:p ns2:paraId="76594D16" ns2:textId="77777777" w:rsidR="00BC2281" w:rsidRDefault="00895D30" w:rsidP="00076D02">
      <w:pPr>
        <w:pStyle w:val="paragraph0"/>
      </w:pPr>
      <w:del w:id="7791" w:author="GoldenCorpusHarness" w:date="2026-03-28T22:23:47Z">
        <w:r>
          <w:delText>No specific lifest</w:delText>
        </w:r>
      </w:del>
      <w:ins w:id="7792" w:author="GoldenCorpusHarness" w:date="2026-03-28T22:23:47Z">
        <w:r>
          <w:t>The investigator should evaluate the potential for contraceptive method failure (ie, noncompliance, recentl</w:t>
        </w:r>
      </w:ins>
      <w:r>
        <w:t>y</w:t>
      </w:r>
      <w:del w:id="7793" w:author="GoldenCorpusHarness" w:date="2026-03-28T22:23:47Z">
        <w:r>
          <w:delText>le restrictions are</w:delText>
        </w:r>
      </w:del>
      <w:ins w:id="7794" w:author="GoldenCorpusHarness" w:date="2026-03-28T22:23:47Z">
        <w:r>
          <w:t xml:space="preserve"> initiated) in relationship to the first dose of study intervention. Contraceptive use by POCPBs should be consistent with local regulations regarding the methods of contraception for those participating in clinical studies. If the contraception</w:t>
        </w:r>
      </w:ins>
      <w:r>
        <w:t xml:space="preserve"> require</w:t>
      </w:r>
      <w:del w:id="7795" w:author="GoldenCorpusHarness" w:date="2026-03-28T22:23:47Z">
        <w:r>
          <w:delText>d except for avoid</w:delText>
        </w:r>
      </w:del>
      <w:ins w:id="7796" w:author="GoldenCorpusHarness" w:date="2026-03-28T22:23:47Z">
        <w:r>
          <w:t>ments in the local label for any of the study interventions are more str</w:t>
        </w:r>
      </w:ins>
      <w:r>
        <w:t>ing</w:t>
      </w:r>
      <w:del w:id="7797" w:author="GoldenCorpusHarness" w:date="2026-03-28T22:23:47Z">
        <w:r>
          <w:delText xml:space="preserve"> consumption of products outlined in Section 5</w:delText>
        </w:r>
      </w:del>
      <w:ins w:id="7798" w:author="GoldenCorpusHarness" w:date="2026-03-28T22:23:47Z">
        <w:r>
          <w:t>ent than the requirements above, the local label requirements are to be followed</w:t>
        </w:r>
      </w:ins>
      <w:r>
        <w:t>.</w:t>
      </w:r>
      <w:del w:id="7799" w:author="GoldenCorpusHarness" w:date="2026-03-28T22:23:47Z">
        <w:r>
          <w:delText>3.1.</w:delText>
        </w:r>
      </w:del>
    </w:p>
    <w:p ns2:paraId="5AEF39A7" ns2:textId="77777777" w:rsidR="008B7B78" w:rsidRPr="002B2EFA" w:rsidRDefault="00895D30" w:rsidP="002B2EFA">
      <w:pPr>
        <w:pStyle w:val="Heading3"/>
        <w:rPr>
          <w:rStyle w:val="SuggestedOptional"/>
          <w:color w:val="auto"/>
        </w:rPr>
      </w:pPr>
      <w:del w:id="7800" w:author="GoldenCorpusHarness" w:date="2026-03-28T22:23:47Z">
        <w:r>
          <w:delText>Meals and Dietary Restrictions</w:delText>
        </w:r>
      </w:del>
      <w:ins w:id="7801" w:author="GoldenCorpusHarness" w:date="2026-03-28T22:23:47Z">
        <w:r>
          <w:t>Has a negative highly sensitive pregnancy test (urine or serum as required by local regulations) within 24 hours (for urine test) or 72 hours (for serum test) before the first dose of study intervention. If a urine test cannot be confirmed as negative (eg, an ambiguous result), a serum pregnancy test is required. In such cases, the participant must be excluded from participation if the serum pregnancy result is positive. Additional requirements for pregnancy testing during and after study intervention are in Section 8.3.7.</w:t>
        </w:r>
      </w:ins>
    </w:p>
    <w:p ns2:paraId="2683B4D4" ns2:textId="77777777" w:rsidR="0030249E" w:rsidRDefault="00895D30" w:rsidP="00076D02">
      <w:pPr>
        <w:pStyle w:val="paragraph0"/>
      </w:pPr>
      <w:r>
        <w:t>A</w:t>
      </w:r>
      <w:ins w:id="7802" w:author="GoldenCorpusHarness" w:date="2026-03-28T22:23:47Z">
        <w:r>
          <w:t>bstains from breastfeeding during the study inter</w:t>
        </w:r>
      </w:ins>
      <w:r>
        <w:t>v</w:t>
      </w:r>
      <w:del w:id="7803" w:author="GoldenCorpusHarness" w:date="2026-03-28T22:23:47Z">
        <w:r>
          <w:delText xml:space="preserve">oid </w:delText>
        </w:r>
      </w:del>
      <w:ins w:id="7804" w:author="GoldenCorpusHarness" w:date="2026-03-28T22:23:47Z">
        <w:r>
          <w:t>ention period and for at least 30 days after study intervention with nemtabrutinib, 1 month (30 days) after the last dose of veneto</w:t>
        </w:r>
      </w:ins>
      <w:r>
        <w:t>c</w:t>
      </w:r>
      <w:del w:id="7805" w:author="GoldenCorpusHarness" w:date="2026-03-28T22:23:47Z">
        <w:r>
          <w:delText>onsuming gra</w:delText>
        </w:r>
      </w:del>
      <w:ins w:id="7806" w:author="GoldenCorpusHarness" w:date="2026-03-28T22:23:47Z">
        <w:r>
          <w:t>lax, and 6 months after the last dose of rituximab (or rituximab biosimilar [see A</w:t>
        </w:r>
      </w:ins>
      <w:r>
        <w:t>p</w:t>
      </w:r>
      <w:del w:id="7807" w:author="GoldenCorpusHarness" w:date="2026-03-28T22:23:47Z">
        <w:r>
          <w:delText xml:space="preserve">efruit, star fruit, Seville orange </w:delText>
        </w:r>
      </w:del>
      <w:r>
        <w:t>p</w:t>
      </w:r>
      <w:del w:id="7808" w:author="GoldenCorpusHarness" w:date="2026-03-28T22:23:47Z">
        <w:r>
          <w:delText>roducts, and the use of St</w:delText>
        </w:r>
      </w:del>
      <w:ins w:id="7809" w:author="GoldenCorpusHarness" w:date="2026-03-28T22:23:47Z">
        <w:r>
          <w:t>endix 13])</w:t>
        </w:r>
      </w:ins>
      <w:r>
        <w:t>.</w:t>
      </w:r>
      <w:del w:id="7810" w:author="GoldenCorpusHarness" w:date="2026-03-28T22:23:47Z">
        <w:r>
          <w:delText xml:space="preserve"> John’s Wort during treatment.</w:delText>
        </w:r>
      </w:del>
    </w:p>
    <w:p ns2:paraId="25BCF7D8" ns2:textId="77777777" w:rsidR="008B7B78" w:rsidRDefault="00895D30" w:rsidP="008B7B78">
      <w:pPr>
        <w:pStyle w:val="Heading3"/>
      </w:pPr>
      <w:del w:id="7811" w:author="GoldenCorpusHarness" w:date="2026-03-28T22:23:47Z">
        <w:r>
          <w:delText>C</w:delText>
        </w:r>
      </w:del>
      <w:ins w:id="7812" w:author="GoldenCorpusHarness" w:date="2026-03-28T22:23:47Z">
        <w:r>
          <w:t>Medic</w:t>
        </w:r>
      </w:ins>
      <w:r>
        <w:t>a</w:t>
      </w:r>
      <w:del w:id="7813" w:author="GoldenCorpusHarness" w:date="2026-03-28T22:23:47Z">
        <w:r>
          <w:delText>ffe</w:delText>
        </w:r>
      </w:del>
      <w:ins w:id="7814" w:author="GoldenCorpusHarness" w:date="2026-03-28T22:23:47Z">
        <w:r>
          <w:t>l h</w:t>
        </w:r>
      </w:ins>
      <w:r>
        <w:t>i</w:t>
      </w:r>
      <w:del w:id="7815" w:author="GoldenCorpusHarness" w:date="2026-03-28T22:23:47Z">
        <w:r>
          <w:delText>ne</w:delText>
        </w:r>
      </w:del>
      <w:ins w:id="7816" w:author="GoldenCorpusHarness" w:date="2026-03-28T22:23:47Z">
        <w:r>
          <w:t>story</w:t>
        </w:r>
      </w:ins>
      <w:r>
        <w:t xml:space="preserve">, </w:t>
      </w:r>
      <w:del w:id="7817" w:author="GoldenCorpusHarness" w:date="2026-03-28T22:23:47Z">
        <w:r>
          <w:delText>A</w:delText>
        </w:r>
      </w:del>
      <w:ins w:id="7818" w:author="GoldenCorpusHarness" w:date="2026-03-28T22:23:47Z">
        <w:r>
          <w:t>menstrua</w:t>
        </w:r>
      </w:ins>
      <w:r>
        <w:t>l</w:t>
      </w:r>
      <w:del w:id="7819" w:author="GoldenCorpusHarness" w:date="2026-03-28T22:23:47Z">
        <w:r>
          <w:delText>c</w:delText>
        </w:r>
      </w:del>
      <w:ins w:id="7820" w:author="GoldenCorpusHarness" w:date="2026-03-28T22:23:47Z">
        <w:r>
          <w:t xml:space="preserve"> hist</w:t>
        </w:r>
      </w:ins>
      <w:r>
        <w:t>o</w:t>
      </w:r>
      <w:del w:id="7821" w:author="GoldenCorpusHarness" w:date="2026-03-28T22:23:47Z">
        <w:r>
          <w:delText>hol</w:delText>
        </w:r>
      </w:del>
      <w:ins w:id="7822" w:author="GoldenCorpusHarness" w:date="2026-03-28T22:23:47Z">
        <w:r>
          <w:t>ry</w:t>
        </w:r>
      </w:ins>
      <w:r>
        <w:t xml:space="preserve">, and </w:t>
      </w:r>
      <w:del w:id="7823" w:author="GoldenCorpusHarness" w:date="2026-03-28T22:23:47Z">
        <w:r>
          <w:delText>Tob</w:delText>
        </w:r>
      </w:del>
      <w:ins w:id="7824" w:author="GoldenCorpusHarness" w:date="2026-03-28T22:23:47Z">
        <w:r>
          <w:t xml:space="preserve">recent sexual </w:t>
        </w:r>
      </w:ins>
      <w:r>
        <w:t>ac</w:t>
      </w:r>
      <w:del w:id="7825" w:author="GoldenCorpusHarness" w:date="2026-03-28T22:23:47Z">
        <w:r>
          <w:delText>co</w:delText>
        </w:r>
      </w:del>
      <w:ins w:id="7826" w:author="GoldenCorpusHarness" w:date="2026-03-28T22:23:47Z">
        <w:r>
          <w:t>tivity</w:t>
        </w:r>
      </w:ins>
      <w:r>
        <w:t xml:space="preserve"> </w:t>
      </w:r>
      <w:del w:id="7827" w:author="GoldenCorpusHarness" w:date="2026-03-28T22:23:47Z">
        <w:r>
          <w:delText>R</w:delText>
        </w:r>
      </w:del>
      <w:ins w:id="7828" w:author="GoldenCorpusHarness" w:date="2026-03-28T22:23:47Z">
        <w:r>
          <w:t>have been reviewed by the inv</w:t>
        </w:r>
      </w:ins>
      <w:r>
        <w:t>est</w:t>
      </w:r>
      <w:ins w:id="7829" w:author="GoldenCorpusHarness" w:date="2026-03-28T22:23:47Z">
        <w:r>
          <w:t xml:space="preserve">igator to decrease the </w:t>
        </w:r>
      </w:ins>
      <w:r>
        <w:t>ri</w:t>
      </w:r>
      <w:ins w:id="7830" w:author="GoldenCorpusHarness" w:date="2026-03-28T22:23:47Z">
        <w:r>
          <w:t>sk for in</w:t>
        </w:r>
      </w:ins>
      <w:r>
        <w:t>c</w:t>
      </w:r>
      <w:del w:id="7831" w:author="GoldenCorpusHarness" w:date="2026-03-28T22:23:47Z">
        <w:r>
          <w:delText>t</w:delText>
        </w:r>
      </w:del>
      <w:ins w:id="7832" w:author="GoldenCorpusHarness" w:date="2026-03-28T22:23:47Z">
        <w:r>
          <w:t>lus</w:t>
        </w:r>
      </w:ins>
      <w:r>
        <w:t>ion</w:t>
      </w:r>
      <w:del w:id="7833" w:author="GoldenCorpusHarness" w:date="2026-03-28T22:23:47Z">
        <w:r>
          <w:delText>s</w:delText>
        </w:r>
      </w:del>
      <w:ins w:id="7834" w:author="GoldenCorpusHarness" w:date="2026-03-28T22:23:47Z">
        <w:r>
          <w:t xml:space="preserve"> of a POCBP with an early undetected pregnancy.</w:t>
        </w:r>
      </w:ins>
    </w:p>
    <w:p ns2:paraId="5D7CD03D" ns2:textId="77777777" w:rsidR="00521E1C" w:rsidRPr="00142AA4" w:rsidRDefault="00895D30" w:rsidP="00076D02">
      <w:pPr>
        <w:pStyle w:val="paragraph0"/>
        <w:rPr>
          <w:rStyle w:val="SuggestedOptional"/>
          <w:color w:val="auto"/>
        </w:rPr>
      </w:pPr>
      <w:del w:id="7835" w:author="GoldenCorpusHarness" w:date="2026-03-28T22:23:47Z">
        <w:r>
          <w:delText>No restrictions are required.</w:delText>
        </w:r>
      </w:del>
    </w:p>
    <w:p ns2:paraId="184DABE6" ns2:textId="77777777" w:rsidR="008B7B78" w:rsidRPr="00142AA4" w:rsidRDefault="008F7EB8" w:rsidP="008B7B78">
      <w:pPr>
        <w:pStyle w:val="Heading3"/>
      </w:pPr>
      <w:del w:id="7836" w:author="GoldenCorpusHarness" w:date="2026-03-28T22:23:47Z">
        <w:r>
          <w:delText>Activity</w:delText>
        </w:r>
      </w:del>
      <w:ins w:id="7837" w:author="GoldenCorpusHarness" w:date="2026-03-28T22:23:47Z">
        <w:r>
          <w:t>Informed</w:t>
        </w:r>
      </w:ins>
      <w:r>
        <w:t xml:space="preserve"> </w:t>
      </w:r>
      <w:del w:id="7838" w:author="GoldenCorpusHarness" w:date="2026-03-28T22:23:47Z">
        <w:r>
          <w:delText>Restricti</w:delText>
        </w:r>
      </w:del>
      <w:ins w:id="7839" w:author="GoldenCorpusHarness" w:date="2026-03-28T22:23:47Z">
        <w:r>
          <w:t>C</w:t>
        </w:r>
      </w:ins>
      <w:r>
        <w:t>ons</w:t>
      </w:r>
      <w:ins w:id="7840" w:author="GoldenCorpusHarness" w:date="2026-03-28T22:23:47Z">
        <w:r>
          <w:t>ent</w:t>
        </w:r>
      </w:ins>
    </w:p>
    <w:p ns2:paraId="76C85411" ns2:textId="77777777" w:rsidR="002B2EFA" w:rsidRPr="00142AA4" w:rsidRDefault="00895D30" w:rsidP="00076D02">
      <w:pPr>
        <w:pStyle w:val="paragraph0"/>
        <w:rPr>
          <w:rStyle w:val="SuggestedOptional"/>
          <w:color w:val="auto"/>
        </w:rPr>
      </w:pPr>
      <w:del w:id="7841" w:author="GoldenCorpusHarness" w:date="2026-03-28T22:23:47Z">
        <w:r>
          <w:delText>No activity restrictions are required</w:delText>
        </w:r>
      </w:del>
      <w:ins w:id="7842" w:author="GoldenCorpusHarness" w:date="2026-03-28T22:23:47Z">
        <w:r>
          <w:t>The participant (or legally acceptable representative) has provided documented informed consent for the study and the participant has provided documented assent, when applicable, for the study</w:t>
        </w:r>
      </w:ins>
      <w:r>
        <w:t>.</w:t>
      </w:r>
      <w:ins w:id="7843" w:author="GoldenCorpusHarness" w:date="2026-03-28T22:23:47Z">
        <w:r>
          <w:t xml:space="preserve"> The participant may also provide consent for FBR; however, the participant may participate in the study without participating in FBR.</w:t>
        </w:r>
      </w:ins>
    </w:p>
    <w:p ns2:paraId="7E4E153F" ns2:textId="77777777" w:rsidR="008B7B78" w:rsidRPr="00142AA4" w:rsidRDefault="00895D30" w:rsidP="00782DEE">
      <w:pPr>
        <w:pStyle w:val="Heading2"/>
      </w:pPr>
      <w:ins w:id="7844" w:author="GoldenCorpusHarness" w:date="2026-03-28T22:23:47Z">
        <w:r>
          <w:t xml:space="preserve">Criterion was modified and moved to </w:t>
        </w:r>
      </w:ins>
      <w:r>
        <w:t>S</w:t>
      </w:r>
      <w:ins w:id="7845" w:author="GoldenCorpusHarness" w:date="2026-03-28T22:23:47Z">
        <w:r>
          <w:t>e</w:t>
        </w:r>
      </w:ins>
      <w:r>
        <w:t>c</w:t>
      </w:r>
      <w:del w:id="7846" w:author="GoldenCorpusHarness" w:date="2026-03-28T22:23:47Z">
        <w:r>
          <w:delText>re</w:delText>
        </w:r>
      </w:del>
      <w:ins w:id="7847" w:author="GoldenCorpusHarness" w:date="2026-03-28T22:23:47Z">
        <w:r>
          <w:t>tion 10.7.11 EEA App</w:t>
        </w:r>
      </w:ins>
      <w:r>
        <w:t>en</w:t>
      </w:r>
      <w:del w:id="7848" w:author="GoldenCorpusHarness" w:date="2026-03-28T22:23:47Z">
        <w:r>
          <w:delText xml:space="preserve"> Fa</w:delText>
        </w:r>
      </w:del>
      <w:ins w:id="7849" w:author="GoldenCorpusHarness" w:date="2026-03-28T22:23:47Z">
        <w:r>
          <w:t>d</w:t>
        </w:r>
      </w:ins>
      <w:r>
        <w:t>i</w:t>
      </w:r>
      <w:del w:id="7850" w:author="GoldenCorpusHarness" w:date="2026-03-28T22:23:47Z">
        <w:r>
          <w:delText>lures</w:delText>
        </w:r>
      </w:del>
      <w:ins w:id="7851" w:author="GoldenCorpusHarness" w:date="2026-03-28T22:23:47Z">
        <w:r>
          <w:t>x.</w:t>
        </w:r>
      </w:ins>
    </w:p>
    <w:p ns2:paraId="14920282" ns2:textId="77777777" w:rsidR="00521E1C" w:rsidRDefault="00D344B4" w:rsidP="00076D02">
      <w:pPr>
        <w:pStyle w:val="paragraph0"/>
      </w:pPr>
      <w:del w:id="7852" w:author="GoldenCorpusHarness" w:date="2026-03-28T22:23:47Z">
        <w:r>
          <w:delText>Screen failures are defined as participants who consent to participate in the clinical study, but are not subsequently randomized in the study. A minimal set of screen-failure information is required to ensure transparent reporting of screen-failure participants to meet the CONSORT publishing requirements and to respond to queries from regulatory authorities. Minimal information includes demography, screen-failure details, eligibility criteria, and any AEs or SAEs meeting reporting requirements as outlined in the data entry guidelines.</w:delText>
        </w:r>
      </w:del>
    </w:p>
    <w:p ns2:paraId="4076E901" ns2:textId="77777777" w:rsidR="002E2787" w:rsidRDefault="00895D30" w:rsidP="00076D02">
      <w:pPr>
        <w:pStyle w:val="paragraph0"/>
      </w:pPr>
      <w:del w:id="7853" w:author="GoldenCorpusHarness" w:date="2026-03-28T22:23:47Z">
        <w:r>
          <w:delText>P</w:delText>
        </w:r>
      </w:del>
      <w:ins w:id="7854" w:author="GoldenCorpusHarness" w:date="2026-03-28T22:23:47Z">
        <w:r>
          <w:t>See Appendix 7 for EU-specific consenting requirements for p</w:t>
        </w:r>
      </w:ins>
      <w:r>
        <w:t xml:space="preserve">articipants who </w:t>
      </w:r>
      <w:del w:id="7855" w:author="GoldenCorpusHarness" w:date="2026-03-28T22:23:47Z">
        <w:r>
          <w:delText>fail sc</w:delText>
        </w:r>
      </w:del>
      <w:r>
        <w:t>re</w:t>
      </w:r>
      <w:ins w:id="7856" w:author="GoldenCorpusHarness" w:date="2026-03-28T22:23:47Z">
        <w:r>
          <w:t>quir</w:t>
        </w:r>
      </w:ins>
      <w:r>
        <w:t>e</w:t>
      </w:r>
      <w:del w:id="7857" w:author="GoldenCorpusHarness" w:date="2026-03-28T22:23:47Z">
        <w:r>
          <w:delText>nin</w:delText>
        </w:r>
      </w:del>
      <w:ins w:id="7858" w:author="GoldenCorpusHarness" w:date="2026-03-28T22:23:47Z">
        <w:r>
          <w:t xml:space="preserve"> a le</w:t>
        </w:r>
      </w:ins>
      <w:r>
        <w:t>g</w:t>
      </w:r>
      <w:del w:id="7859" w:author="GoldenCorpusHarness" w:date="2026-03-28T22:23:47Z">
        <w:r>
          <w:delText xml:space="preserve"> m</w:delText>
        </w:r>
      </w:del>
      <w:r>
        <w:t>a</w:t>
      </w:r>
      <w:ins w:id="7860" w:author="GoldenCorpusHarness" w:date="2026-03-28T22:23:47Z">
        <w:r>
          <w:t>ll</w:t>
        </w:r>
      </w:ins>
      <w:r>
        <w:t xml:space="preserve">y </w:t>
      </w:r>
      <w:del w:id="7861" w:author="GoldenCorpusHarness" w:date="2026-03-28T22:23:47Z">
        <w:r>
          <w:delText>b</w:delText>
        </w:r>
      </w:del>
      <w:ins w:id="7862" w:author="GoldenCorpusHarness" w:date="2026-03-28T22:23:47Z">
        <w:r>
          <w:t>d</w:t>
        </w:r>
      </w:ins>
      <w:r>
        <w:t>e</w:t>
      </w:r>
      <w:ins w:id="7863" w:author="GoldenCorpusHarness" w:date="2026-03-28T22:23:47Z">
        <w:r>
          <w:t>signated</w:t>
        </w:r>
      </w:ins>
      <w:r>
        <w:t xml:space="preserve"> re</w:t>
      </w:r>
      <w:del w:id="7864" w:author="GoldenCorpusHarness" w:date="2026-03-28T22:23:47Z">
        <w:r>
          <w:delText>sc</w:delText>
        </w:r>
      </w:del>
      <w:ins w:id="7865" w:author="GoldenCorpusHarness" w:date="2026-03-28T22:23:47Z">
        <w:r>
          <w:t>p</w:t>
        </w:r>
      </w:ins>
      <w:r>
        <w:t>re</w:t>
      </w:r>
      <w:ins w:id="7866" w:author="GoldenCorpusHarness" w:date="2026-03-28T22:23:47Z">
        <w:r>
          <w:t>s</w:t>
        </w:r>
      </w:ins>
      <w:r>
        <w:t>en</w:t>
      </w:r>
      <w:ins w:id="7867" w:author="GoldenCorpusHarness" w:date="2026-03-28T22:23:47Z">
        <w:r>
          <w:t>tativ</w:t>
        </w:r>
      </w:ins>
      <w:r>
        <w:t>e</w:t>
      </w:r>
      <w:del w:id="7868" w:author="GoldenCorpusHarness" w:date="2026-03-28T22:23:47Z">
        <w:r>
          <w:delText>d</w:delText>
        </w:r>
      </w:del>
      <w:r>
        <w:t xml:space="preserve"> fo</w:t>
      </w:r>
      <w:del w:id="7869" w:author="GoldenCorpusHarness" w:date="2026-03-28T22:23:47Z">
        <w:r>
          <w:delText>r eligibility afte</w:delText>
        </w:r>
      </w:del>
      <w:r>
        <w:t>r cons</w:t>
      </w:r>
      <w:del w:id="7870" w:author="GoldenCorpusHarness" w:date="2026-03-28T22:23:47Z">
        <w:r>
          <w:delText>ultation between the investigator and the Sponsor and written docum</w:delText>
        </w:r>
      </w:del>
      <w:r>
        <w:t>ent</w:t>
      </w:r>
      <w:del w:id="7871" w:author="GoldenCorpusHarness" w:date="2026-03-28T22:23:47Z">
        <w:r>
          <w:delText>at</w:delText>
        </w:r>
      </w:del>
      <w:r>
        <w:t>i</w:t>
      </w:r>
      <w:del w:id="7872" w:author="GoldenCorpusHarness" w:date="2026-03-28T22:23:47Z">
        <w:r>
          <w:delText>o</w:delText>
        </w:r>
      </w:del>
      <w:r>
        <w:t>n</w:t>
      </w:r>
      <w:del w:id="7873" w:author="GoldenCorpusHarness" w:date="2026-03-28T22:23:47Z">
        <w:r>
          <w:delText xml:space="preserve"> of the collaborative decision on</w:delText>
        </w:r>
      </w:del>
      <w:ins w:id="7874" w:author="GoldenCorpusHarness" w:date="2026-03-28T22:23:47Z">
        <w:r>
          <w:t>g</w:t>
        </w:r>
      </w:ins>
      <w:r>
        <w:t xml:space="preserve"> p</w:t>
      </w:r>
      <w:del w:id="7875" w:author="GoldenCorpusHarness" w:date="2026-03-28T22:23:47Z">
        <w:r>
          <w:delText>a</w:delText>
        </w:r>
      </w:del>
      <w:ins w:id="7876" w:author="GoldenCorpusHarness" w:date="2026-03-28T22:23:47Z">
        <w:r>
          <w:t>u</w:t>
        </w:r>
      </w:ins>
      <w:r>
        <w:t>r</w:t>
      </w:r>
      <w:del w:id="7877" w:author="GoldenCorpusHarness" w:date="2026-03-28T22:23:47Z">
        <w:r>
          <w:delText>tici</w:delText>
        </w:r>
      </w:del>
      <w:r>
        <w:t>p</w:t>
      </w:r>
      <w:del w:id="7878" w:author="GoldenCorpusHarness" w:date="2026-03-28T22:23:47Z">
        <w:r>
          <w:delText>ant manag</w:delText>
        </w:r>
      </w:del>
      <w:ins w:id="7879" w:author="GoldenCorpusHarness" w:date="2026-03-28T22:23:47Z">
        <w:r>
          <w:t>os</w:t>
        </w:r>
      </w:ins>
      <w:r>
        <w:t>e</w:t>
      </w:r>
      <w:del w:id="7880" w:author="GoldenCorpusHarness" w:date="2026-03-28T22:23:47Z">
        <w:r>
          <w:delText>ment i</w:delText>
        </w:r>
      </w:del>
      <w:r>
        <w:t>s</w:t>
      </w:r>
      <w:del w:id="7881" w:author="GoldenCorpusHarness" w:date="2026-03-28T22:23:47Z">
        <w:r>
          <w:delText xml:space="preserve"> produced</w:delText>
        </w:r>
      </w:del>
      <w:r>
        <w:t>.</w:t>
      </w:r>
    </w:p>
    <w:p ns2:paraId="2CD5928C" ns2:textId="77777777" w:rsidR="00782DEE" w:rsidRDefault="00895D30" w:rsidP="00782DEE">
      <w:pPr>
        <w:pStyle w:val="Heading2"/>
      </w:pPr>
      <w:del w:id="7882" w:author="GoldenCorpusHarness" w:date="2026-03-28T22:23:47Z">
        <w:r>
          <w:delText>Participant Replacement Strategy</w:delText>
        </w:r>
      </w:del>
    </w:p>
    <w:p ns2:paraId="1863CDC4" ns2:textId="77777777" w:rsidR="00E61221" w:rsidRPr="00CC5A24" w:rsidRDefault="00D344B4" w:rsidP="00076D02">
      <w:pPr>
        <w:pStyle w:val="paragraph0"/>
      </w:pPr>
      <w:del w:id="7883" w:author="GoldenCorpusHarness" w:date="2026-03-28T22:23:47Z">
        <w:r>
          <w:delText>A</w:delText>
        </w:r>
      </w:del>
      <w:ins w:id="7884" w:author="GoldenCorpusHarness" w:date="2026-03-28T22:23:47Z">
        <w:r>
          <w:t>Exclusion</w:t>
        </w:r>
      </w:ins>
      <w:r>
        <w:t xml:space="preserve"> </w:t>
      </w:r>
      <w:del w:id="7885" w:author="GoldenCorpusHarness" w:date="2026-03-28T22:23:47Z">
        <w:r>
          <w:delText>participant who meets the c</w:delText>
        </w:r>
      </w:del>
      <w:ins w:id="7886" w:author="GoldenCorpusHarness" w:date="2026-03-28T22:23:47Z">
        <w:r>
          <w:t>C</w:t>
        </w:r>
      </w:ins>
      <w:r>
        <w:t>riteria</w:t>
      </w:r>
      <w:del w:id="7887" w:author="GoldenCorpusHarness" w:date="2026-03-28T22:23:47Z">
        <w:r>
          <w:delText xml:space="preserve"> in Section 5.5.1 (Part 1) may be replaced. A participant who discontinues from study intervention OR withdraws from the study in Part 2 will not be replaced.</w:delText>
        </w:r>
      </w:del>
    </w:p>
    <w:p ns2:paraId="47D9A7ED" ns2:textId="77777777" w:rsidR="008B35E1" w:rsidRDefault="00895D30" w:rsidP="008B35E1">
      <w:pPr>
        <w:pStyle w:val="Heading3"/>
      </w:pPr>
      <w:del w:id="7888" w:author="GoldenCorpusHarness" w:date="2026-03-28T22:23:47Z">
        <w:r>
          <w:delText>R</w:delText>
        </w:r>
      </w:del>
      <w:ins w:id="7889" w:author="GoldenCorpusHarness" w:date="2026-03-28T22:23:47Z">
        <w:r>
          <w:t>An individual must b</w:t>
        </w:r>
      </w:ins>
      <w:r>
        <w:t>e</w:t>
      </w:r>
      <w:del w:id="7890" w:author="GoldenCorpusHarness" w:date="2026-03-28T22:23:47Z">
        <w:r>
          <w:delText>p</w:delText>
        </w:r>
      </w:del>
      <w:ins w:id="7891" w:author="GoldenCorpusHarness" w:date="2026-03-28T22:23:47Z">
        <w:r>
          <w:t xml:space="preserve"> exc</w:t>
        </w:r>
      </w:ins>
      <w:r>
        <w:t>l</w:t>
      </w:r>
      <w:ins w:id="7892" w:author="GoldenCorpusHarness" w:date="2026-03-28T22:23:47Z">
        <w:r>
          <w:t>uded from the study if the individu</w:t>
        </w:r>
      </w:ins>
      <w:r>
        <w:t>a</w:t>
      </w:r>
      <w:del w:id="7893" w:author="GoldenCorpusHarness" w:date="2026-03-28T22:23:47Z">
        <w:r>
          <w:delText>ce</w:delText>
        </w:r>
      </w:del>
      <w:ins w:id="7894" w:author="GoldenCorpusHarness" w:date="2026-03-28T22:23:47Z">
        <w:r>
          <w:t xml:space="preserve">l </w:t>
        </w:r>
      </w:ins>
      <w:r>
        <w:t>me</w:t>
      </w:r>
      <w:ins w:id="7895" w:author="GoldenCorpusHarness" w:date="2026-03-28T22:23:47Z">
        <w:r>
          <w:t>ets a</w:t>
        </w:r>
      </w:ins>
      <w:r>
        <w:t>n</w:t>
      </w:r>
      <w:del w:id="7896" w:author="GoldenCorpusHarness" w:date="2026-03-28T22:23:47Z">
        <w:r>
          <w:delText>t</w:delText>
        </w:r>
      </w:del>
      <w:ins w:id="7897" w:author="GoldenCorpusHarness" w:date="2026-03-28T22:23:47Z">
        <w:r>
          <w:t>y</w:t>
        </w:r>
      </w:ins>
      <w:r>
        <w:t xml:space="preserve"> of </w:t>
      </w:r>
      <w:del w:id="7898" w:author="GoldenCorpusHarness" w:date="2026-03-28T22:23:47Z">
        <w:r>
          <w:delText>Par</w:delText>
        </w:r>
      </w:del>
      <w:r>
        <w:t>t</w:t>
      </w:r>
      <w:del w:id="7899" w:author="GoldenCorpusHarness" w:date="2026-03-28T22:23:47Z">
        <w:r>
          <w:delText>icipants</w:delText>
        </w:r>
      </w:del>
      <w:ins w:id="7900" w:author="GoldenCorpusHarness" w:date="2026-03-28T22:23:47Z">
        <w:r>
          <w:t>he</w:t>
        </w:r>
      </w:ins>
      <w:r>
        <w:t xml:space="preserve"> </w:t>
      </w:r>
      <w:ins w:id="7901" w:author="GoldenCorpusHarness" w:date="2026-03-28T22:23:47Z">
        <w:r>
          <w:t>follow</w:t>
        </w:r>
      </w:ins>
      <w:r>
        <w:t>in</w:t>
      </w:r>
      <w:ins w:id="7902" w:author="GoldenCorpusHarness" w:date="2026-03-28T22:23:47Z">
        <w:r>
          <w:t>g</w:t>
        </w:r>
      </w:ins>
      <w:r>
        <w:t xml:space="preserve"> </w:t>
      </w:r>
      <w:del w:id="7903" w:author="GoldenCorpusHarness" w:date="2026-03-28T22:23:47Z">
        <w:r>
          <w:delText>P</w:delText>
        </w:r>
      </w:del>
      <w:ins w:id="7904" w:author="GoldenCorpusHarness" w:date="2026-03-28T22:23:47Z">
        <w:r>
          <w:t>criteri</w:t>
        </w:r>
      </w:ins>
      <w:r>
        <w:t>a</w:t>
      </w:r>
      <w:del w:id="7905" w:author="GoldenCorpusHarness" w:date="2026-03-28T22:23:47Z">
        <w:r>
          <w:delText>rt 1</w:delText>
        </w:r>
      </w:del>
      <w:ins w:id="7906" w:author="GoldenCorpusHarness" w:date="2026-03-28T22:23:47Z">
        <w:r>
          <w:t>:</w:t>
        </w:r>
      </w:ins>
    </w:p>
    <w:p ns2:paraId="040C1322" ns2:textId="77777777" w:rsidR="008B35E1" w:rsidRDefault="00895D30" w:rsidP="00076D02">
      <w:pPr>
        <w:pStyle w:val="paragraph0"/>
      </w:pPr>
      <w:del w:id="7907" w:author="GoldenCorpusHarness" w:date="2026-03-28T22:23:47Z">
        <w:r>
          <w:delText>To a</w:delText>
        </w:r>
      </w:del>
      <w:ins w:id="7908" w:author="GoldenCorpusHarness" w:date="2026-03-28T22:23:47Z">
        <w:r>
          <w:t>Me</w:t>
        </w:r>
      </w:ins>
      <w:r>
        <w:t>d</w:t>
      </w:r>
      <w:del w:id="7909" w:author="GoldenCorpusHarness" w:date="2026-03-28T22:23:47Z">
        <w:r>
          <w:delText>equately ev</w:delText>
        </w:r>
      </w:del>
      <w:ins w:id="7910" w:author="GoldenCorpusHarness" w:date="2026-03-28T22:23:47Z">
        <w:r>
          <w:t>ic</w:t>
        </w:r>
      </w:ins>
      <w:r>
        <w:t>al</w:t>
      </w:r>
      <w:del w:id="7911" w:author="GoldenCorpusHarness" w:date="2026-03-28T22:23:47Z">
        <w:r>
          <w:delText>uate</w:delText>
        </w:r>
      </w:del>
      <w:r>
        <w:t xml:space="preserve"> </w:t>
      </w:r>
      <w:del w:id="7912" w:author="GoldenCorpusHarness" w:date="2026-03-28T22:23:47Z">
        <w:r>
          <w:delText xml:space="preserve">the safety </w:delText>
        </w:r>
      </w:del>
      <w:ins w:id="7913" w:author="GoldenCorpusHarness" w:date="2026-03-28T22:23:47Z">
        <w:r>
          <w:t>C</w:t>
        </w:r>
      </w:ins>
      <w:r>
        <w:t>o</w:t>
      </w:r>
      <w:del w:id="7914" w:author="GoldenCorpusHarness" w:date="2026-03-28T22:23:47Z">
        <w:r>
          <w:delText xml:space="preserve">f the </w:delText>
        </w:r>
      </w:del>
      <w:ins w:id="7915" w:author="GoldenCorpusHarness" w:date="2026-03-28T22:23:47Z">
        <w:r>
          <w:t>n</w:t>
        </w:r>
      </w:ins>
      <w:r>
        <w:t>d</w:t>
      </w:r>
      <w:del w:id="7916" w:author="GoldenCorpusHarness" w:date="2026-03-28T22:23:47Z">
        <w:r>
          <w:delText>oses adm</w:delText>
        </w:r>
      </w:del>
      <w:r>
        <w:t>i</w:t>
      </w:r>
      <w:del w:id="7917" w:author="GoldenCorpusHarness" w:date="2026-03-28T22:23:47Z">
        <w:r>
          <w:delText>nistered in Part 1 of this study, all par</w:delText>
        </w:r>
      </w:del>
      <w:r>
        <w:t>ti</w:t>
      </w:r>
      <w:del w:id="7918" w:author="GoldenCorpusHarness" w:date="2026-03-28T22:23:47Z">
        <w:r>
          <w:delText>cipants selected must meet the criteria for DLT evaluability. Participants are c</w:delText>
        </w:r>
      </w:del>
      <w:r>
        <w:t>ons</w:t>
      </w:r>
      <w:del w:id="7919" w:author="GoldenCorpusHarness" w:date="2026-03-28T22:23:47Z">
        <w:r>
          <w:delText>idered non-evaluable for DLT assessment if they meet either of the criteria below:</w:delText>
        </w:r>
      </w:del>
    </w:p>
    <w:p ns2:paraId="5E469F45" ns2:textId="77777777" w:rsidR="008B35E1" w:rsidRPr="00DF070C" w:rsidRDefault="00895D30" w:rsidP="00DF070C">
      <w:pPr>
        <w:pStyle w:val="ListBullet"/>
      </w:pPr>
      <w:del w:id="7920" w:author="GoldenCorpusHarness" w:date="2026-03-28T22:23:47Z">
        <w:r>
          <w:delText>They d</w:delText>
        </w:r>
      </w:del>
      <w:ins w:id="7921" w:author="GoldenCorpusHarness" w:date="2026-03-28T22:23:47Z">
        <w:r>
          <w:t>Act</w:t>
        </w:r>
      </w:ins>
      <w:r>
        <w:t>i</w:t>
      </w:r>
      <w:del w:id="7922" w:author="GoldenCorpusHarness" w:date="2026-03-28T22:23:47Z">
        <w:r>
          <w:delText>d not start th</w:delText>
        </w:r>
      </w:del>
      <w:ins w:id="7923" w:author="GoldenCorpusHarness" w:date="2026-03-28T22:23:47Z">
        <w:r>
          <w:t>v</w:t>
        </w:r>
      </w:ins>
      <w:r>
        <w:t xml:space="preserve">e </w:t>
      </w:r>
      <w:del w:id="7924" w:author="GoldenCorpusHarness" w:date="2026-03-28T22:23:47Z">
        <w:r>
          <w:delText>comb</w:delText>
        </w:r>
      </w:del>
      <w:ins w:id="7925" w:author="GoldenCorpusHarness" w:date="2026-03-28T22:23:47Z">
        <w:r>
          <w:t xml:space="preserve">HBV/HCV </w:t>
        </w:r>
      </w:ins>
      <w:r>
        <w:t>in</w:t>
      </w:r>
      <w:del w:id="7926" w:author="GoldenCorpusHarness" w:date="2026-03-28T22:23:47Z">
        <w:r>
          <w:delText>a</w:delText>
        </w:r>
      </w:del>
      <w:ins w:id="7927" w:author="GoldenCorpusHarness" w:date="2026-03-28T22:23:47Z">
        <w:r>
          <w:t>fec</w:t>
        </w:r>
      </w:ins>
      <w:r>
        <w:t>tion</w:t>
      </w:r>
      <w:ins w:id="7928" w:author="GoldenCorpusHarness" w:date="2026-03-28T22:23:47Z">
        <w:r>
          <w:t>.</w:t>
        </w:r>
      </w:ins>
      <w:r>
        <w:t xml:space="preserve"> </w:t>
      </w:r>
      <w:ins w:id="7929" w:author="GoldenCorpusHarness" w:date="2026-03-28T22:23:47Z">
        <w:r>
          <w:t>See Inclusion Cri</w:t>
        </w:r>
      </w:ins>
      <w:r>
        <w:t>t</w:t>
      </w:r>
      <w:ins w:id="7930" w:author="GoldenCorpusHarness" w:date="2026-03-28T22:23:47Z">
        <w:r>
          <w:t>e</w:t>
        </w:r>
      </w:ins>
      <w:r>
        <w:t>r</w:t>
      </w:r>
      <w:del w:id="7931" w:author="GoldenCorpusHarness" w:date="2026-03-28T22:23:47Z">
        <w:r>
          <w:delText>e</w:delText>
        </w:r>
      </w:del>
      <w:ins w:id="7932" w:author="GoldenCorpusHarness" w:date="2026-03-28T22:23:47Z">
        <w:r>
          <w:t>i</w:t>
        </w:r>
      </w:ins>
      <w:r>
        <w:t>a</w:t>
      </w:r>
      <w:del w:id="7933" w:author="GoldenCorpusHarness" w:date="2026-03-28T22:23:47Z">
        <w:r>
          <w:delText>tment</w:delText>
        </w:r>
      </w:del>
      <w:r>
        <w:t xml:space="preserve"> </w:t>
      </w:r>
      <w:del w:id="7934" w:author="GoldenCorpusHarness" w:date="2026-03-28T22:23:47Z">
        <w:r>
          <w:delText>of</w:delText>
        </w:r>
      </w:del>
      <w:ins w:id="7935" w:author="GoldenCorpusHarness" w:date="2026-03-28T22:23:47Z">
        <w:r>
          <w:t>8</w:t>
        </w:r>
      </w:ins>
      <w:r>
        <w:t xml:space="preserve"> </w:t>
      </w:r>
      <w:del w:id="7936" w:author="GoldenCorpusHarness" w:date="2026-03-28T22:23:47Z">
        <w:r>
          <w:delText>nemtabrutinib</w:delText>
        </w:r>
      </w:del>
      <w:ins w:id="7937" w:author="GoldenCorpusHarness" w:date="2026-03-28T22:23:47Z">
        <w:r>
          <w:t>(HBV)</w:t>
        </w:r>
      </w:ins>
      <w:r>
        <w:t xml:space="preserve"> and </w:t>
      </w:r>
      <w:del w:id="7938" w:author="GoldenCorpusHarness" w:date="2026-03-28T22:23:47Z">
        <w:r>
          <w:delText>v</w:delText>
        </w:r>
      </w:del>
      <w:ins w:id="7939" w:author="GoldenCorpusHarness" w:date="2026-03-28T22:23:47Z">
        <w:r>
          <w:t>9 (HCV) for requirem</w:t>
        </w:r>
      </w:ins>
      <w:r>
        <w:t>en</w:t>
      </w:r>
      <w:del w:id="7940" w:author="GoldenCorpusHarness" w:date="2026-03-28T22:23:47Z">
        <w:r>
          <w:delText>e</w:delText>
        </w:r>
      </w:del>
      <w:r>
        <w:t>t</w:t>
      </w:r>
      <w:del w:id="7941" w:author="GoldenCorpusHarness" w:date="2026-03-28T22:23:47Z">
        <w:r>
          <w:delText>oclax</w:delText>
        </w:r>
      </w:del>
      <w:ins w:id="7942" w:author="GoldenCorpusHarness" w:date="2026-03-28T22:23:47Z">
        <w:r>
          <w:t>s.</w:t>
        </w:r>
      </w:ins>
      <w:r>
        <w:t xml:space="preserve"> </w:t>
      </w:r>
    </w:p>
    <w:p ns2:paraId="56590271" ns2:textId="77777777" w:rsidR="008B35E1" w:rsidRPr="00DF070C" w:rsidRDefault="00895D30" w:rsidP="00DF070C">
      <w:pPr>
        <w:pStyle w:val="ListBullet"/>
      </w:pPr>
      <w:del w:id="7943" w:author="GoldenCorpusHarness" w:date="2026-03-28T22:23:47Z">
        <w:r>
          <w:delText>The</w:delText>
        </w:r>
      </w:del>
      <w:ins w:id="7944" w:author="GoldenCorpusHarness" w:date="2026-03-28T22:23:47Z">
        <w:r>
          <w:t>GI d</w:t>
        </w:r>
      </w:ins>
      <w:r>
        <w:t>y</w:t>
      </w:r>
      <w:del w:id="7945" w:author="GoldenCorpusHarness" w:date="2026-03-28T22:23:47Z">
        <w:r>
          <w:delText xml:space="preserve"> have a </w:delText>
        </w:r>
      </w:del>
      <w:ins w:id="7946" w:author="GoldenCorpusHarness" w:date="2026-03-28T22:23:47Z">
        <w:r>
          <w:t>sfunc</w:t>
        </w:r>
      </w:ins>
      <w:r>
        <w:t>t</w:t>
      </w:r>
      <w:del w:id="7947" w:author="GoldenCorpusHarness" w:date="2026-03-28T22:23:47Z">
        <w:r>
          <w:delText>reatme</w:delText>
        </w:r>
      </w:del>
      <w:ins w:id="7948" w:author="GoldenCorpusHarness" w:date="2026-03-28T22:23:47Z">
        <w:r>
          <w:t>io</w:t>
        </w:r>
      </w:ins>
      <w:r>
        <w:t>n</w:t>
      </w:r>
      <w:del w:id="7949" w:author="GoldenCorpusHarness" w:date="2026-03-28T22:23:47Z">
        <w:r>
          <w:delText>t-related AE</w:delText>
        </w:r>
      </w:del>
      <w:r>
        <w:t xml:space="preserve"> that m</w:t>
      </w:r>
      <w:ins w:id="7950" w:author="GoldenCorpusHarness" w:date="2026-03-28T22:23:47Z">
        <w:r>
          <w:t>ay aff</w:t>
        </w:r>
      </w:ins>
      <w:r>
        <w:t>e</w:t>
      </w:r>
      <w:del w:id="7951" w:author="GoldenCorpusHarness" w:date="2026-03-28T22:23:47Z">
        <w:r>
          <w:delText>e</w:delText>
        </w:r>
      </w:del>
      <w:ins w:id="7952" w:author="GoldenCorpusHarness" w:date="2026-03-28T22:23:47Z">
        <w:r>
          <w:t>c</w:t>
        </w:r>
      </w:ins>
      <w:r>
        <w:t>t</w:t>
      </w:r>
      <w:del w:id="7953" w:author="GoldenCorpusHarness" w:date="2026-03-28T22:23:47Z">
        <w:r>
          <w:delText>s the</w:delText>
        </w:r>
      </w:del>
      <w:r>
        <w:t xml:space="preserve"> d</w:t>
      </w:r>
      <w:del w:id="7954" w:author="GoldenCorpusHarness" w:date="2026-03-28T22:23:47Z">
        <w:r>
          <w:delText>efini</w:delText>
        </w:r>
      </w:del>
      <w:ins w:id="7955" w:author="GoldenCorpusHarness" w:date="2026-03-28T22:23:47Z">
        <w:r>
          <w:t>rug absorp</w:t>
        </w:r>
      </w:ins>
      <w:r>
        <w:t xml:space="preserve">tion </w:t>
      </w:r>
      <w:del w:id="7956" w:author="GoldenCorpusHarness" w:date="2026-03-28T22:23:47Z">
        <w:r>
          <w:delText>of</w:delText>
        </w:r>
      </w:del>
      <w:ins w:id="7957" w:author="GoldenCorpusHarness" w:date="2026-03-28T22:23:47Z">
        <w:r>
          <w:t>(eg,</w:t>
        </w:r>
      </w:ins>
      <w:r>
        <w:t xml:space="preserve"> </w:t>
      </w:r>
      <w:ins w:id="7958" w:author="GoldenCorpusHarness" w:date="2026-03-28T22:23:47Z">
        <w:r>
          <w:t>g</w:t>
        </w:r>
      </w:ins>
      <w:r>
        <w:t>a</w:t>
      </w:r>
      <w:ins w:id="7959" w:author="GoldenCorpusHarness" w:date="2026-03-28T22:23:47Z">
        <w:r>
          <w:t>stric</w:t>
        </w:r>
      </w:ins>
      <w:r>
        <w:t xml:space="preserve"> </w:t>
      </w:r>
      <w:del w:id="7960" w:author="GoldenCorpusHarness" w:date="2026-03-28T22:23:47Z">
        <w:r>
          <w:delText>DLT</w:delText>
        </w:r>
      </w:del>
      <w:ins w:id="7961" w:author="GoldenCorpusHarness" w:date="2026-03-28T22:23:47Z">
        <w:r>
          <w:t>bypass</w:t>
        </w:r>
      </w:ins>
      <w:r>
        <w:t xml:space="preserve"> </w:t>
      </w:r>
      <w:del w:id="7962" w:author="GoldenCorpusHarness" w:date="2026-03-28T22:23:47Z">
        <w:r>
          <w:delText>(</w:delText>
        </w:r>
      </w:del>
      <w:r>
        <w:t>s</w:t>
      </w:r>
      <w:ins w:id="7963" w:author="GoldenCorpusHarness" w:date="2026-03-28T22:23:47Z">
        <w:r>
          <w:t>urg</w:t>
        </w:r>
      </w:ins>
      <w:r>
        <w:t>e</w:t>
      </w:r>
      <w:del w:id="7964" w:author="GoldenCorpusHarness" w:date="2026-03-28T22:23:47Z">
        <w:r>
          <w:delText>e</w:delText>
        </w:r>
      </w:del>
      <w:ins w:id="7965" w:author="GoldenCorpusHarness" w:date="2026-03-28T22:23:47Z">
        <w:r>
          <w:t>ry,</w:t>
        </w:r>
      </w:ins>
      <w:r>
        <w:t xml:space="preserve"> </w:t>
      </w:r>
      <w:del w:id="7966" w:author="GoldenCorpusHarness" w:date="2026-03-28T22:23:47Z">
        <w:r>
          <w:delText>S</w:delText>
        </w:r>
      </w:del>
      <w:ins w:id="7967" w:author="GoldenCorpusHarness" w:date="2026-03-28T22:23:47Z">
        <w:r>
          <w:t>gastr</w:t>
        </w:r>
      </w:ins>
      <w:r>
        <w:t>ect</w:t>
      </w:r>
      <w:del w:id="7968" w:author="GoldenCorpusHarness" w:date="2026-03-28T22:23:47Z">
        <w:r>
          <w:delText>i</w:delText>
        </w:r>
      </w:del>
      <w:r>
        <w:t>o</w:t>
      </w:r>
      <w:del w:id="7969" w:author="GoldenCorpusHarness" w:date="2026-03-28T22:23:47Z">
        <w:r>
          <w:delText>n 4.3.1) during Cycle 1 (ne</w:delText>
        </w:r>
      </w:del>
      <w:r>
        <w:t>m</w:t>
      </w:r>
      <w:del w:id="7970" w:author="GoldenCorpusHarness" w:date="2026-03-28T22:23:47Z">
        <w:r>
          <w:delText>tabrutinib monotherap</w:delText>
        </w:r>
      </w:del>
      <w:r>
        <w:t>y)</w:t>
      </w:r>
      <w:ins w:id="7971" w:author="GoldenCorpusHarness" w:date="2026-03-28T22:23:47Z">
        <w:r>
          <w:t>.</w:t>
        </w:r>
      </w:ins>
    </w:p>
    <w:p ns2:paraId="2FBF83DD" ns2:textId="77777777" w:rsidR="008B35E1" w:rsidRPr="00DF070C" w:rsidRDefault="00895D30" w:rsidP="00DF070C">
      <w:pPr>
        <w:pStyle w:val="ListBullet"/>
        <w:keepNext/>
      </w:pPr>
      <w:del w:id="7972" w:author="GoldenCorpusHarness" w:date="2026-03-28T22:23:47Z">
        <w:r>
          <w:delText>Du</w:delText>
        </w:r>
      </w:del>
      <w:ins w:id="7973" w:author="GoldenCorpusHarness" w:date="2026-03-28T22:23:47Z">
        <w:r>
          <w:t>Known additional malignancy that is p</w:t>
        </w:r>
      </w:ins>
      <w:r>
        <w:t>r</w:t>
      </w:r>
      <w:ins w:id="7974" w:author="GoldenCorpusHarness" w:date="2026-03-28T22:23:47Z">
        <w:r>
          <w:t>ogress</w:t>
        </w:r>
      </w:ins>
      <w:r>
        <w:t>ing</w:t>
      </w:r>
      <w:ins w:id="7975" w:author="GoldenCorpusHarness" w:date="2026-03-28T22:23:47Z">
        <w:r>
          <w:t xml:space="preserve"> or has required active treatment within</w:t>
        </w:r>
      </w:ins>
      <w:r>
        <w:t xml:space="preserve"> the </w:t>
      </w:r>
      <w:del w:id="7976" w:author="GoldenCorpusHarness" w:date="2026-03-28T22:23:47Z">
        <w:r>
          <w:delText>DLT ev</w:delText>
        </w:r>
      </w:del>
      <w:ins w:id="7977" w:author="GoldenCorpusHarness" w:date="2026-03-28T22:23:47Z">
        <w:r>
          <w:t>p</w:t>
        </w:r>
      </w:ins>
      <w:r>
        <w:t>a</w:t>
      </w:r>
      <w:del w:id="7978" w:author="GoldenCorpusHarness" w:date="2026-03-28T22:23:47Z">
        <w:r>
          <w:delText>luation period, they received le</w:delText>
        </w:r>
      </w:del>
      <w:r>
        <w:t>s</w:t>
      </w:r>
      <w:del w:id="7979" w:author="GoldenCorpusHarness" w:date="2026-03-28T22:23:47Z">
        <w:r>
          <w:delText>s than 75% of either the nemtabrutinib doses or the venetoclax doses (in terms of number of doses) and did no</w:delText>
        </w:r>
      </w:del>
      <w:r>
        <w:t xml:space="preserve">t </w:t>
      </w:r>
      <w:ins w:id="7980" w:author="GoldenCorpusHarness" w:date="2026-03-28T22:23:47Z">
        <w:r>
          <w:t>2 y</w:t>
        </w:r>
      </w:ins>
      <w:r>
        <w:t>e</w:t>
      </w:r>
      <w:del w:id="7981" w:author="GoldenCorpusHarness" w:date="2026-03-28T22:23:47Z">
        <w:r>
          <w:delText>xpe</w:delText>
        </w:r>
      </w:del>
      <w:ins w:id="7982" w:author="GoldenCorpusHarness" w:date="2026-03-28T22:23:47Z">
        <w:r>
          <w:t>a</w:t>
        </w:r>
      </w:ins>
      <w:r>
        <w:t>r</w:t>
      </w:r>
      <w:del w:id="7983" w:author="GoldenCorpusHarness" w:date="2026-03-28T22:23:47Z">
        <w:r>
          <w:delText>ience a DLT</w:delText>
        </w:r>
      </w:del>
      <w:ins w:id="7984" w:author="GoldenCorpusHarness" w:date="2026-03-28T22:23:47Z">
        <w:r>
          <w:t>s.</w:t>
        </w:r>
      </w:ins>
    </w:p>
    <w:p ns2:paraId="613294D1" ns2:textId="77777777" w:rsidR="008B35E1" w:rsidRDefault="00895D30" w:rsidP="008B35E1">
      <w:pPr>
        <w:pStyle w:val="ListBullet"/>
        <w:keepLines w:val="0"/>
        <w:numPr>
          <w:ilvl w:val="0"/>
          <w:numId w:val="0"/>
        </w:numPr>
        <w:ind w:left="426"/>
      </w:pPr>
      <w:r>
        <w:t xml:space="preserve">NOTE: </w:t>
      </w:r>
      <w:del w:id="7985" w:author="GoldenCorpusHarness" w:date="2026-03-28T22:23:47Z">
        <w:r>
          <w:delText>I</w:delText>
        </w:r>
      </w:del>
      <w:ins w:id="7986" w:author="GoldenCorpusHarness" w:date="2026-03-28T22:23:47Z">
        <w:r>
          <w:t>Participants with basal cell carcinoma o</w:t>
        </w:r>
      </w:ins>
      <w:r>
        <w:t xml:space="preserve">f </w:t>
      </w:r>
      <w:del w:id="7987" w:author="GoldenCorpusHarness" w:date="2026-03-28T22:23:47Z">
        <w:r>
          <w:delText>a participan</w:delText>
        </w:r>
      </w:del>
      <w:ins w:id="7988" w:author="GoldenCorpusHarness" w:date="2026-03-28T22:23:47Z">
        <w:r>
          <w:t>the skin, squamous cell carcinoma of skin, or carcinoma in situ (eg, breast carcinoma, cervical cancer in situ) that have undergone potential curative therapy are no</w:t>
        </w:r>
      </w:ins>
      <w:r>
        <w:t>t ex</w:t>
      </w:r>
      <w:del w:id="7989" w:author="GoldenCorpusHarness" w:date="2026-03-28T22:23:47Z">
        <w:r>
          <w:delText xml:space="preserve">periences a </w:delText>
        </w:r>
      </w:del>
      <w:ins w:id="7990" w:author="GoldenCorpusHarness" w:date="2026-03-28T22:23:47Z">
        <w:r>
          <w:t>cluded. Participants with low risk, early-stage prostate cancer (T1-T2a, Gleason score ≤6, and prostate-specific antigen &lt;10 ng/mL) either treated with definitive intent or untreated in active surveillance with S</w:t>
        </w:r>
      </w:ins>
      <w:r>
        <w:t>D</w:t>
      </w:r>
      <w:del w:id="7991" w:author="GoldenCorpusHarness" w:date="2026-03-28T22:23:47Z">
        <w:r>
          <w:delText>LT in Part 1, the investigator and Sponsor will discuss the case</w:delText>
        </w:r>
      </w:del>
      <w:ins w:id="7992" w:author="GoldenCorpusHarness" w:date="2026-03-28T22:23:47Z">
        <w:r>
          <w:t xml:space="preserve"> are not excluded</w:t>
        </w:r>
      </w:ins>
      <w:r>
        <w:t>.</w:t>
      </w:r>
      <w:del w:id="7993" w:author="GoldenCorpusHarness" w:date="2026-03-28T22:23:47Z">
        <w:r>
          <w:delText xml:space="preserve"> If the investigator feels the participant is deriving clinical benefit from the study intervention and is deemed clinically stable, the participant may be allowed to continue if agreed by the Sponsor. Participants must meet the following criteria for clinical stability:</w:delText>
        </w:r>
      </w:del>
    </w:p>
    <w:p ns2:paraId="6C840677" ns2:textId="2361DBC6" w:rsidR="008B35E1" w:rsidRPr="00DF070C" w:rsidRDefault="00895D30" w:rsidP="00DF070C">
      <w:pPr>
        <w:pStyle w:val="ListBullet2"/>
      </w:pPr>
      <w:del w:id="7994" w:author="GoldenCorpusHarness" w:date="2026-03-28T22:23:47Z">
        <w:r>
          <w:delText>P</w:delText>
        </w:r>
      </w:del>
      <w:ins w:id="7995" w:author="GoldenCorpusHarness" w:date="2026-03-28T22:23:47Z">
        <w:r>
          <w:t>Di</w:t>
        </w:r>
      </w:ins>
      <w:r>
        <w:t>a</w:t>
      </w:r>
      <w:del w:id="7996" w:author="GoldenCorpusHarness" w:date="2026-03-28T22:23:47Z">
        <w:r>
          <w:delText>rt</w:delText>
        </w:r>
      </w:del>
      <w:ins w:id="7997" w:author="GoldenCorpusHarness" w:date="2026-03-28T22:23:47Z">
        <w:r>
          <w:t>gnosis of R</w:t>
        </w:r>
      </w:ins>
      <w:r>
        <w:t>ic</w:t>
      </w:r>
      <w:del w:id="7998" w:author="GoldenCorpusHarness" w:date="2026-03-28T22:23:47Z">
        <w:r>
          <w:delText>ip</w:delText>
        </w:r>
      </w:del>
      <w:ins w:id="7999" w:author="GoldenCorpusHarness" w:date="2026-03-28T22:23:47Z">
        <w:r>
          <w:t>hter Tr</w:t>
        </w:r>
      </w:ins>
      <w:r>
        <w:t>an</w:t>
      </w:r>
      <w:del w:id="8000" w:author="GoldenCorpusHarness" w:date="2026-03-28T22:23:47Z">
        <w:r>
          <w:delText>t</w:delText>
        </w:r>
      </w:del>
      <w:r>
        <w:t>s</w:t>
      </w:r>
      <w:del w:id="8001" w:author="GoldenCorpusHarness" w:date="2026-03-28T22:23:47Z">
        <w:r>
          <w:delText xml:space="preserve"> must have adequate </w:delText>
        </w:r>
      </w:del>
      <w:ins w:id="8002" w:author="GoldenCorpusHarness" w:date="2026-03-28T22:23:47Z">
        <w:r>
          <w:t>f</w:t>
        </w:r>
      </w:ins>
      <w:r>
        <w:t>or</w:t>
      </w:r>
      <w:del w:id="8003" w:author="GoldenCorpusHarness" w:date="2026-03-28T22:23:47Z">
        <w:r>
          <w:delText>g</w:delText>
        </w:r>
      </w:del>
      <w:ins w:id="8004" w:author="GoldenCorpusHarness" w:date="2026-03-28T22:23:47Z">
        <w:r>
          <w:t>m</w:t>
        </w:r>
      </w:ins>
      <w:r>
        <w:t>a</w:t>
      </w:r>
      <w:del w:id="8005" w:author="GoldenCorpusHarness" w:date="2026-03-28T22:23:47Z">
        <w:r>
          <w:delText>n func</w:delText>
        </w:r>
      </w:del>
      <w:r>
        <w:t xml:space="preserve">tion </w:t>
      </w:r>
      <w:ins w:id="8006" w:author="GoldenCorpusHarness" w:date="2026-03-28T22:23:47Z">
        <w:r>
          <w:t xml:space="preserve">or </w:t>
        </w:r>
      </w:ins>
      <w:r>
        <w:t>a</w:t>
      </w:r>
      <w:del w:id="8007" w:author="GoldenCorpusHarness" w:date="2026-03-28T22:23:47Z">
        <w:r>
          <w:delText>s</w:delText>
        </w:r>
      </w:del>
      <w:ins w:id="8008" w:author="GoldenCorpusHarness" w:date="2026-03-28T22:23:47Z">
        <w:r>
          <w:t>ctive CNS</w:t>
        </w:r>
      </w:ins>
      <w:r>
        <w:t xml:space="preserve"> in</w:t>
      </w:r>
      <w:del w:id="8009" w:author="GoldenCorpusHarness" w:date="2026-03-28T22:23:47Z">
        <w:r>
          <w:delText>dica</w:delText>
        </w:r>
      </w:del>
      <w:ins w:id="8010" w:author="GoldenCorpusHarness" w:date="2026-03-28T22:23:47Z">
        <w:r>
          <w:t>volvemen</w:t>
        </w:r>
      </w:ins>
      <w:r>
        <w:t>t</w:t>
      </w:r>
      <w:del w:id="8011" w:author="GoldenCorpusHarness" w:date="2026-03-28T22:23:47Z">
        <w:r>
          <w:delText>ed</w:delText>
        </w:r>
      </w:del>
      <w:r>
        <w:t xml:space="preserve"> by </w:t>
      </w:r>
      <w:del w:id="8012" w:author="GoldenCorpusHarness" w:date="2026-03-28T22:23:47Z">
        <w:r>
          <w:delText>the laboratory values in Table 6;</w:delText>
        </w:r>
      </w:del>
      <w:ins w:id="8013" w:author="GoldenCorpusHarness" w:date="2026-03-28T22:23:47Z">
        <w:r>
          <w:t>CLL/SLL.</w:t>
        </w:r>
      </w:ins>
    </w:p>
    <w:p ns2:paraId="1FF8FCB1" ns2:textId="77777777" w:rsidR="008B35E1" w:rsidRPr="00DF070C" w:rsidRDefault="00895D30" w:rsidP="00DF070C">
      <w:pPr>
        <w:pStyle w:val="ListBullet2"/>
      </w:pPr>
      <w:del w:id="8014" w:author="GoldenCorpusHarness" w:date="2026-03-28T22:23:47Z">
        <w:r>
          <w:delText>P</w:delText>
        </w:r>
      </w:del>
      <w:ins w:id="8015" w:author="GoldenCorpusHarness" w:date="2026-03-28T22:23:47Z">
        <w:r>
          <w:t>Active infection requiring systemic ther</w:t>
        </w:r>
      </w:ins>
      <w:r>
        <w:t>a</w:t>
      </w:r>
      <w:del w:id="8016" w:author="GoldenCorpusHarness" w:date="2026-03-28T22:23:47Z">
        <w:r>
          <w:delText>r</w:delText>
        </w:r>
      </w:del>
      <w:ins w:id="8017" w:author="GoldenCorpusHarness" w:date="2026-03-28T22:23:47Z">
        <w:r>
          <w:t>py, such as IV antibio</w:t>
        </w:r>
      </w:ins>
      <w:r>
        <w:t>tic</w:t>
      </w:r>
      <w:ins w:id="8018" w:author="GoldenCorpusHarness" w:date="2026-03-28T22:23:47Z">
        <w:r>
          <w:t>s, dur</w:t>
        </w:r>
      </w:ins>
      <w:r>
        <w:t>i</w:t>
      </w:r>
      <w:del w:id="8019" w:author="GoldenCorpusHarness" w:date="2026-03-28T22:23:47Z">
        <w:r>
          <w:delText>pa</w:delText>
        </w:r>
      </w:del>
      <w:r>
        <w:t>n</w:t>
      </w:r>
      <w:del w:id="8020" w:author="GoldenCorpusHarness" w:date="2026-03-28T22:23:47Z">
        <w:r>
          <w:delText>t</w:delText>
        </w:r>
      </w:del>
      <w:ins w:id="8021" w:author="GoldenCorpusHarness" w:date="2026-03-28T22:23:47Z">
        <w:r>
          <w:t xml:space="preserve">g </w:t>
        </w:r>
      </w:ins>
      <w:r>
        <w:t>s</w:t>
      </w:r>
      <w:del w:id="8022" w:author="GoldenCorpusHarness" w:date="2026-03-28T22:23:47Z">
        <w:r>
          <w:delText xml:space="preserve"> must hav</w:delText>
        </w:r>
      </w:del>
      <w:ins w:id="8023" w:author="GoldenCorpusHarness" w:date="2026-03-28T22:23:47Z">
        <w:r>
          <w:t>cr</w:t>
        </w:r>
      </w:ins>
      <w:r>
        <w:t>e</w:t>
      </w:r>
      <w:del w:id="8024" w:author="GoldenCorpusHarness" w:date="2026-03-28T22:23:47Z">
        <w:r>
          <w:delText xml:space="preserve"> no evid</w:delText>
        </w:r>
      </w:del>
      <w:r>
        <w:t>en</w:t>
      </w:r>
      <w:del w:id="8025" w:author="GoldenCorpusHarness" w:date="2026-03-28T22:23:47Z">
        <w:r>
          <w:delText>ce</w:delText>
        </w:r>
      </w:del>
      <w:ins w:id="8026" w:author="GoldenCorpusHarness" w:date="2026-03-28T22:23:47Z">
        <w:r>
          <w:t>ing.</w:t>
        </w:r>
      </w:ins>
      <w:r>
        <w:t xml:space="preserve"> </w:t>
      </w:r>
      <w:del w:id="8027" w:author="GoldenCorpusHarness" w:date="2026-03-28T22:23:47Z">
        <w:r>
          <w:delText>of disease progression; and</w:delText>
        </w:r>
      </w:del>
    </w:p>
    <w:p ns2:paraId="2E02D6B6" ns2:textId="77777777" w:rsidR="008B35E1" w:rsidRPr="00DF070C" w:rsidRDefault="00895D30" w:rsidP="00DF070C">
      <w:pPr>
        <w:pStyle w:val="ListBullet2"/>
      </w:pPr>
      <w:ins w:id="8028" w:author="GoldenCorpusHarness" w:date="2026-03-28T22:23:47Z">
        <w:r>
          <w:t xml:space="preserve">NOTE: </w:t>
        </w:r>
      </w:ins>
      <w:r>
        <w:t>Participants m</w:t>
      </w:r>
      <w:del w:id="8029" w:author="GoldenCorpusHarness" w:date="2026-03-28T22:23:47Z">
        <w:r>
          <w:delText>ust</w:delText>
        </w:r>
      </w:del>
      <w:ins w:id="8030" w:author="GoldenCorpusHarness" w:date="2026-03-28T22:23:47Z">
        <w:r>
          <w:t>ay</w:t>
        </w:r>
      </w:ins>
      <w:r>
        <w:t xml:space="preserve"> </w:t>
      </w:r>
      <w:del w:id="8031" w:author="GoldenCorpusHarness" w:date="2026-03-28T22:23:47Z">
        <w:r>
          <w:delText>hav</w:delText>
        </w:r>
      </w:del>
      <w:ins w:id="8032" w:author="GoldenCorpusHarness" w:date="2026-03-28T22:23:47Z">
        <w:r>
          <w:t>b</w:t>
        </w:r>
      </w:ins>
      <w:r>
        <w:t xml:space="preserve">e </w:t>
      </w:r>
      <w:del w:id="8033" w:author="GoldenCorpusHarness" w:date="2026-03-28T22:23:47Z">
        <w:r>
          <w:delText>a</w:delText>
        </w:r>
      </w:del>
      <w:ins w:id="8034" w:author="GoldenCorpusHarness" w:date="2026-03-28T22:23:47Z">
        <w:r>
          <w:t>rescree</w:t>
        </w:r>
      </w:ins>
      <w:r>
        <w:t>n</w:t>
      </w:r>
      <w:ins w:id="8035" w:author="GoldenCorpusHarness" w:date="2026-03-28T22:23:47Z">
        <w:r>
          <w:t>ed</w:t>
        </w:r>
      </w:ins>
      <w:r>
        <w:t xml:space="preserve"> </w:t>
      </w:r>
      <w:del w:id="8036" w:author="GoldenCorpusHarness" w:date="2026-03-28T22:23:47Z">
        <w:r>
          <w:delText>ECOG per</w:delText>
        </w:r>
      </w:del>
      <w:r>
        <w:t>fo</w:t>
      </w:r>
      <w:del w:id="8037" w:author="GoldenCorpusHarness" w:date="2026-03-28T22:23:47Z">
        <w:r>
          <w:delText>r</w:delText>
        </w:r>
      </w:del>
      <w:ins w:id="8038" w:author="GoldenCorpusHarness" w:date="2026-03-28T22:23:47Z">
        <w:r>
          <w:t>llowing co</w:t>
        </w:r>
      </w:ins>
      <w:r>
        <w:t>m</w:t>
      </w:r>
      <w:del w:id="8039" w:author="GoldenCorpusHarness" w:date="2026-03-28T22:23:47Z">
        <w:r>
          <w:delText>a</w:delText>
        </w:r>
      </w:del>
      <w:ins w:id="8040" w:author="GoldenCorpusHarness" w:date="2026-03-28T22:23:47Z">
        <w:r>
          <w:t>pletio</w:t>
        </w:r>
      </w:ins>
      <w:r>
        <w:t>n</w:t>
      </w:r>
      <w:del w:id="8041" w:author="GoldenCorpusHarness" w:date="2026-03-28T22:23:47Z">
        <w:r>
          <w:delText>ce status</w:delText>
        </w:r>
      </w:del>
      <w:r>
        <w:t xml:space="preserve"> of </w:t>
      </w:r>
      <w:del w:id="8042" w:author="GoldenCorpusHarness" w:date="2026-03-28T22:23:47Z">
        <w:r>
          <w:delText>0</w:delText>
        </w:r>
      </w:del>
      <w:ins w:id="8043" w:author="GoldenCorpusHarness" w:date="2026-03-28T22:23:47Z">
        <w:r>
          <w:t>IV</w:t>
        </w:r>
      </w:ins>
      <w:r>
        <w:t xml:space="preserve"> </w:t>
      </w:r>
      <w:ins w:id="8044" w:author="GoldenCorpusHarness" w:date="2026-03-28T22:23:47Z">
        <w:r>
          <w:t>an</w:t>
        </w:r>
      </w:ins>
      <w:r>
        <w:t>t</w:t>
      </w:r>
      <w:ins w:id="8045" w:author="GoldenCorpusHarness" w:date="2026-03-28T22:23:47Z">
        <w:r>
          <w:t>ibi</w:t>
        </w:r>
      </w:ins>
      <w:r>
        <w:t>o</w:t>
      </w:r>
      <w:ins w:id="8046" w:author="GoldenCorpusHarness" w:date="2026-03-28T22:23:47Z">
        <w:r>
          <w:t>tic</w:t>
        </w:r>
      </w:ins>
      <w:r>
        <w:t xml:space="preserve"> </w:t>
      </w:r>
      <w:del w:id="8047" w:author="GoldenCorpusHarness" w:date="2026-03-28T22:23:47Z">
        <w:r>
          <w:delText>2</w:delText>
        </w:r>
      </w:del>
      <w:ins w:id="8048" w:author="GoldenCorpusHarness" w:date="2026-03-28T22:23:47Z">
        <w:r>
          <w:t>course</w:t>
        </w:r>
      </w:ins>
      <w:r>
        <w:t>.</w:t>
      </w:r>
    </w:p>
    <w:p ns2:paraId="3DF3D7BD" ns2:textId="77777777" w:rsidR="00E51E2B" w:rsidRPr="00D249B3" w:rsidRDefault="00E51E2B" w:rsidP="00EE53B3">
      <w:pPr>
        <w:pStyle w:val="ListEnd"/>
      </w:pPr>
      <w:ins w:id="8049" w:author="GoldenCorpusHarness" w:date="2026-03-28T22:23:47Z">
        <w:r>
          <w:t xml:space="preserve">HIV-infected participants with a history of Kaposi’s sarcoma and/or Multicentric Castleman’s Disease and/or AIDS-defining opportunistic infection in the past 12 months before screening. </w:t>
        </w:r>
      </w:ins>
    </w:p>
    <w:p ns2:paraId="4EA83C69" ns2:textId="77777777" w:rsidR="00782DEE" w:rsidRDefault="00895D30" w:rsidP="00782DEE">
      <w:pPr>
        <w:pStyle w:val="Heading1"/>
        <w:pageBreakBefore/>
        <w:ind w:left="475" w:hanging="475"/>
      </w:pPr>
      <w:del w:id="8050" w:author="GoldenCorpusHarness" w:date="2026-03-28T22:23:47Z">
        <w:r>
          <w:delText>STUDY INTERVENTION</w:delText>
        </w:r>
      </w:del>
      <w:ins w:id="8051" w:author="GoldenCorpusHarness" w:date="2026-03-28T22:23:47Z">
        <w:r>
          <w:t>History or current evidence of any condition, therapy, or laboratory abnormality that might confound the results of the study, interfere with the participant’s participation for the full duration of the study, or is not in the best interest of the participant to participate, in the opinion of the treating investigator.</w:t>
        </w:r>
      </w:ins>
    </w:p>
    <w:p ns2:paraId="27225E50" ns2:textId="77777777" w:rsidR="00FE75A9" w:rsidRDefault="00895D30" w:rsidP="00C578D7">
      <w:pPr>
        <w:pStyle w:val="Paragraph"/>
      </w:pPr>
      <w:del w:id="8052" w:author="GoldenCorpusHarness" w:date="2026-03-28T22:23:47Z">
        <w:r>
          <w:delText xml:space="preserve">Study </w:delText>
        </w:r>
      </w:del>
      <w:ins w:id="8053" w:author="GoldenCorpusHarness" w:date="2026-03-28T22:23:47Z">
        <w:r>
          <w:t>Cl</w:t>
        </w:r>
      </w:ins>
      <w:r>
        <w:t>in</w:t>
      </w:r>
      <w:del w:id="8054" w:author="GoldenCorpusHarness" w:date="2026-03-28T22:23:47Z">
        <w:r>
          <w:delText>tervention is defined as any investigational intervention(s), marketed product(s), placebo, or med</w:delText>
        </w:r>
      </w:del>
      <w:r>
        <w:t>ical</w:t>
      </w:r>
      <w:ins w:id="8055" w:author="GoldenCorpusHarness" w:date="2026-03-28T22:23:47Z">
        <w:r>
          <w:t>ly</w:t>
        </w:r>
      </w:ins>
      <w:r>
        <w:t xml:space="preserve"> </w:t>
      </w:r>
      <w:del w:id="8056" w:author="GoldenCorpusHarness" w:date="2026-03-28T22:23:47Z">
        <w:r>
          <w:delText>dev</w:delText>
        </w:r>
      </w:del>
      <w:ins w:id="8057" w:author="GoldenCorpusHarness" w:date="2026-03-28T22:23:47Z">
        <w:r>
          <w:t>signif</w:t>
        </w:r>
      </w:ins>
      <w:r>
        <w:t>ic</w:t>
      </w:r>
      <w:del w:id="8058" w:author="GoldenCorpusHarness" w:date="2026-03-28T22:23:47Z">
        <w:r>
          <w:delText>e(s) intended to be administered to a study particip</w:delText>
        </w:r>
      </w:del>
      <w:r>
        <w:t xml:space="preserve">ant </w:t>
      </w:r>
      <w:ins w:id="8059" w:author="GoldenCorpusHarness" w:date="2026-03-28T22:23:47Z">
        <w:r>
          <w:t>c</w:t>
        </w:r>
      </w:ins>
      <w:r>
        <w:t>a</w:t>
      </w:r>
      <w:ins w:id="8060" w:author="GoldenCorpusHarness" w:date="2026-03-28T22:23:47Z">
        <w:r>
          <w:t>rdiovas</w:t>
        </w:r>
      </w:ins>
      <w:r>
        <w:t>c</w:t>
      </w:r>
      <w:ins w:id="8061" w:author="GoldenCorpusHarness" w:date="2026-03-28T22:23:47Z">
        <w:r>
          <w:t>ular disease, in</w:t>
        </w:r>
      </w:ins>
      <w:r>
        <w:t>c</w:t>
      </w:r>
      <w:del w:id="8062" w:author="GoldenCorpusHarness" w:date="2026-03-28T22:23:47Z">
        <w:r>
          <w:delText>or</w:delText>
        </w:r>
      </w:del>
      <w:ins w:id="8063" w:author="GoldenCorpusHarness" w:date="2026-03-28T22:23:47Z">
        <w:r>
          <w:t>lu</w:t>
        </w:r>
      </w:ins>
      <w:r>
        <w:t>ding t</w:t>
      </w:r>
      <w:del w:id="8064" w:author="GoldenCorpusHarness" w:date="2026-03-28T22:23:47Z">
        <w:r>
          <w:delText>o t</w:delText>
        </w:r>
      </w:del>
      <w:r>
        <w:t xml:space="preserve">he </w:t>
      </w:r>
      <w:del w:id="8065" w:author="GoldenCorpusHarness" w:date="2026-03-28T22:23:47Z">
        <w:r>
          <w:delText>study protoc</w:delText>
        </w:r>
      </w:del>
      <w:ins w:id="8066" w:author="GoldenCorpusHarness" w:date="2026-03-28T22:23:47Z">
        <w:r>
          <w:t>f</w:t>
        </w:r>
      </w:ins>
      <w:r>
        <w:t>ol</w:t>
      </w:r>
      <w:del w:id="8067" w:author="GoldenCorpusHarness" w:date="2026-03-28T22:23:47Z">
        <w:r>
          <w:delText>.</w:delText>
        </w:r>
      </w:del>
      <w:ins w:id="8068" w:author="GoldenCorpusHarness" w:date="2026-03-28T22:23:47Z">
        <w:r>
          <w:t>lowing:</w:t>
        </w:r>
      </w:ins>
    </w:p>
    <w:p ns2:paraId="74DDE941" ns2:textId="270EAB5D" w:rsidR="009602AE" w:rsidRPr="00CB0430" w:rsidRDefault="00F10DC3" w:rsidP="00076D02">
      <w:pPr>
        <w:pStyle w:val="paragraph0"/>
      </w:pPr>
      <w:del w:id="8069" w:author="GoldenCorpusHarness" w:date="2026-03-28T22:23:47Z">
        <w:r>
          <w:delText>Cl</w:delText>
        </w:r>
      </w:del>
      <w:ins w:id="8070" w:author="GoldenCorpusHarness" w:date="2026-03-28T22:23:47Z">
        <w:r>
          <w:t>Myocard</w:t>
        </w:r>
      </w:ins>
      <w:r>
        <w:t>i</w:t>
      </w:r>
      <w:del w:id="8071" w:author="GoldenCorpusHarness" w:date="2026-03-28T22:23:47Z">
        <w:r>
          <w:delText>nic</w:delText>
        </w:r>
      </w:del>
      <w:r>
        <w:t xml:space="preserve">al </w:t>
      </w:r>
      <w:del w:id="8072" w:author="GoldenCorpusHarness" w:date="2026-03-28T22:23:47Z">
        <w:r>
          <w:delText>suppl</w:delText>
        </w:r>
      </w:del>
      <w:r>
        <w:t>i</w:t>
      </w:r>
      <w:del w:id="8073" w:author="GoldenCorpusHarness" w:date="2026-03-28T22:23:47Z">
        <w:r>
          <w:delText>es p</w:delText>
        </w:r>
      </w:del>
      <w:ins w:id="8074" w:author="GoldenCorpusHarness" w:date="2026-03-28T22:23:47Z">
        <w:r>
          <w:t>nfa</w:t>
        </w:r>
      </w:ins>
      <w:r>
        <w:t>r</w:t>
      </w:r>
      <w:del w:id="8075" w:author="GoldenCorpusHarness" w:date="2026-03-28T22:23:47Z">
        <w:r>
          <w:delText>ov</w:delText>
        </w:r>
      </w:del>
      <w:ins w:id="8076" w:author="GoldenCorpusHarness" w:date="2026-03-28T22:23:47Z">
        <w:r>
          <w:t>ct</w:t>
        </w:r>
      </w:ins>
      <w:r>
        <w:t>i</w:t>
      </w:r>
      <w:del w:id="8077" w:author="GoldenCorpusHarness" w:date="2026-03-28T22:23:47Z">
        <w:r>
          <w:delText>ded by the Sp</w:delText>
        </w:r>
      </w:del>
      <w:r>
        <w:t>on</w:t>
      </w:r>
      <w:del w:id="8078" w:author="GoldenCorpusHarness" w:date="2026-03-28T22:23:47Z">
        <w:r>
          <w:delText>sor will be packaged to support enrollment. Clinical supplies will be affixed</w:delText>
        </w:r>
      </w:del>
      <w:r>
        <w:t xml:space="preserve"> with</w:t>
      </w:r>
      <w:del w:id="8079" w:author="GoldenCorpusHarness" w:date="2026-03-28T22:23:47Z">
        <w:r>
          <w:delText xml:space="preserve"> a clinical label </w:delText>
        </w:r>
      </w:del>
      <w:r>
        <w:t xml:space="preserve">in </w:t>
      </w:r>
      <w:del w:id="8080" w:author="GoldenCorpusHarness" w:date="2026-03-28T22:23:47Z">
        <w:r>
          <w:delText>acc</w:delText>
        </w:r>
      </w:del>
      <w:ins w:id="8081" w:author="GoldenCorpusHarness" w:date="2026-03-28T22:23:47Z">
        <w:r>
          <w:t>6 months bef</w:t>
        </w:r>
      </w:ins>
      <w:r>
        <w:t>or</w:t>
      </w:r>
      <w:del w:id="8082" w:author="GoldenCorpusHarness" w:date="2026-03-28T22:23:47Z">
        <w:r>
          <w:delText>danc</w:delText>
        </w:r>
      </w:del>
      <w:r>
        <w:t xml:space="preserve">e </w:t>
      </w:r>
      <w:del w:id="8083" w:author="GoldenCorpusHarness" w:date="2026-03-28T22:23:47Z">
        <w:r>
          <w:delText xml:space="preserve">with </w:delText>
        </w:r>
      </w:del>
      <w:ins w:id="8084" w:author="GoldenCorpusHarness" w:date="2026-03-28T22:23:47Z">
        <w:r>
          <w:t>sc</w:t>
        </w:r>
      </w:ins>
      <w:r>
        <w:t>re</w:t>
      </w:r>
      <w:del w:id="8085" w:author="GoldenCorpusHarness" w:date="2026-03-28T22:23:47Z">
        <w:r>
          <w:delText>gulatory requirem</w:delText>
        </w:r>
      </w:del>
      <w:r>
        <w:t>en</w:t>
      </w:r>
      <w:del w:id="8086" w:author="GoldenCorpusHarness" w:date="2026-03-28T22:23:47Z">
        <w:r>
          <w:delText>ts</w:delText>
        </w:r>
      </w:del>
      <w:ins w:id="8087" w:author="GoldenCorpusHarness" w:date="2026-03-28T22:23:47Z">
        <w:r>
          <w:t>ing</w:t>
        </w:r>
      </w:ins>
      <w:r>
        <w:t>.</w:t>
      </w:r>
    </w:p>
    <w:p ns2:paraId="5DB44317" ns2:textId="77777777" w:rsidR="00782DEE" w:rsidRDefault="00895D30" w:rsidP="00782DEE">
      <w:pPr>
        <w:pStyle w:val="Heading2"/>
      </w:pPr>
      <w:del w:id="8088" w:author="GoldenCorpusHarness" w:date="2026-03-28T22:23:47Z">
        <w:r>
          <w:delText>S</w:delText>
        </w:r>
      </w:del>
      <w:ins w:id="8089" w:author="GoldenCorpusHarness" w:date="2026-03-28T22:23:47Z">
        <w:r>
          <w:t>Uns</w:t>
        </w:r>
      </w:ins>
      <w:r>
        <w:t>t</w:t>
      </w:r>
      <w:del w:id="8090" w:author="GoldenCorpusHarness" w:date="2026-03-28T22:23:47Z">
        <w:r>
          <w:delText>udy</w:delText>
        </w:r>
      </w:del>
      <w:ins w:id="8091" w:author="GoldenCorpusHarness" w:date="2026-03-28T22:23:47Z">
        <w:r>
          <w:t>able</w:t>
        </w:r>
      </w:ins>
      <w:r>
        <w:t xml:space="preserve"> </w:t>
      </w:r>
      <w:del w:id="8092" w:author="GoldenCorpusHarness" w:date="2026-03-28T22:23:47Z">
        <w:r>
          <w:delText>I</w:delText>
        </w:r>
      </w:del>
      <w:ins w:id="8093" w:author="GoldenCorpusHarness" w:date="2026-03-28T22:23:47Z">
        <w:r>
          <w:t>angina within 6 mo</w:t>
        </w:r>
      </w:ins>
      <w:r>
        <w:t>nt</w:t>
      </w:r>
      <w:ins w:id="8094" w:author="GoldenCorpusHarness" w:date="2026-03-28T22:23:47Z">
        <w:r>
          <w:t>hs b</w:t>
        </w:r>
      </w:ins>
      <w:r>
        <w:t>e</w:t>
      </w:r>
      <w:ins w:id="8095" w:author="GoldenCorpusHarness" w:date="2026-03-28T22:23:47Z">
        <w:r>
          <w:t>fo</w:t>
        </w:r>
      </w:ins>
      <w:r>
        <w:t>r</w:t>
      </w:r>
      <w:del w:id="8096" w:author="GoldenCorpusHarness" w:date="2026-03-28T22:23:47Z">
        <w:r>
          <w:delText>v</w:delText>
        </w:r>
      </w:del>
      <w:ins w:id="8097" w:author="GoldenCorpusHarness" w:date="2026-03-28T22:23:47Z">
        <w:r>
          <w:t>e scre</w:t>
        </w:r>
      </w:ins>
      <w:r>
        <w:t>en</w:t>
      </w:r>
      <w:del w:id="8098" w:author="GoldenCorpusHarness" w:date="2026-03-28T22:23:47Z">
        <w:r>
          <w:delText>tion(s) Adm</w:delText>
        </w:r>
      </w:del>
      <w:r>
        <w:t>in</w:t>
      </w:r>
      <w:del w:id="8099" w:author="GoldenCorpusHarness" w:date="2026-03-28T22:23:47Z">
        <w:r>
          <w:delText>istered</w:delText>
        </w:r>
      </w:del>
      <w:ins w:id="8100" w:author="GoldenCorpusHarness" w:date="2026-03-28T22:23:47Z">
        <w:r>
          <w:t>g.</w:t>
        </w:r>
      </w:ins>
    </w:p>
    <w:p ns2:paraId="2759F414" ns2:textId="67D527BF" w:rsidR="009602AE" w:rsidRPr="00091646" w:rsidRDefault="00895D30" w:rsidP="00076D02">
      <w:pPr>
        <w:pStyle w:val="paragraph0"/>
      </w:pPr>
      <w:del w:id="8101" w:author="GoldenCorpusHarness" w:date="2026-03-28T22:23:47Z">
        <w:r>
          <w:delText>Th</w:delText>
        </w:r>
      </w:del>
      <w:ins w:id="8102" w:author="GoldenCorpusHarness" w:date="2026-03-28T22:23:47Z">
        <w:r>
          <w:t>N</w:t>
        </w:r>
      </w:ins>
      <w:r>
        <w:t>e</w:t>
      </w:r>
      <w:ins w:id="8103" w:author="GoldenCorpusHarness" w:date="2026-03-28T22:23:47Z">
        <w:r>
          <w:t>w</w:t>
        </w:r>
      </w:ins>
      <w:r>
        <w:t xml:space="preserve"> </w:t>
      </w:r>
      <w:ins w:id="8104" w:author="GoldenCorpusHarness" w:date="2026-03-28T22:23:47Z">
        <w:r>
          <w:t>York Heart A</w:t>
        </w:r>
      </w:ins>
      <w:r>
        <w:t>s</w:t>
      </w:r>
      <w:del w:id="8105" w:author="GoldenCorpusHarness" w:date="2026-03-28T22:23:47Z">
        <w:r>
          <w:delText xml:space="preserve">tudy </w:delText>
        </w:r>
      </w:del>
      <w:ins w:id="8106" w:author="GoldenCorpusHarness" w:date="2026-03-28T22:23:47Z">
        <w:r>
          <w:t>soc</w:t>
        </w:r>
      </w:ins>
      <w:r>
        <w:t>i</w:t>
      </w:r>
      <w:del w:id="8107" w:author="GoldenCorpusHarness" w:date="2026-03-28T22:23:47Z">
        <w:r>
          <w:delText>nterven</w:delText>
        </w:r>
      </w:del>
      <w:ins w:id="8108" w:author="GoldenCorpusHarness" w:date="2026-03-28T22:23:47Z">
        <w:r>
          <w:t>a</w:t>
        </w:r>
      </w:ins>
      <w:r>
        <w:t>tion</w:t>
      </w:r>
      <w:del w:id="8109" w:author="GoldenCorpusHarness" w:date="2026-03-28T22:23:47Z">
        <w:r>
          <w:delText>(</w:delText>
        </w:r>
      </w:del>
      <w:ins w:id="8110" w:author="GoldenCorpusHarness" w:date="2026-03-28T22:23:47Z">
        <w:r>
          <w:t xml:space="preserve"> Cla</w:t>
        </w:r>
      </w:ins>
      <w:r>
        <w:t>s</w:t>
      </w:r>
      <w:del w:id="8111" w:author="GoldenCorpusHarness" w:date="2026-03-28T22:23:47Z">
        <w:r>
          <w:delText>)</w:delText>
        </w:r>
      </w:del>
      <w:ins w:id="8112" w:author="GoldenCorpusHarness" w:date="2026-03-28T22:23:47Z">
        <w:r>
          <w:t>s</w:t>
        </w:r>
      </w:ins>
      <w:r>
        <w:t xml:space="preserve"> </w:t>
      </w:r>
      <w:ins w:id="8113" w:author="GoldenCorpusHarness" w:date="2026-03-28T22:23:47Z">
        <w:r>
          <w:t>III or IV conges</w:t>
        </w:r>
      </w:ins>
      <w:r>
        <w:t>t</w:t>
      </w:r>
      <w:del w:id="8114" w:author="GoldenCorpusHarness" w:date="2026-03-28T22:23:47Z">
        <w:r>
          <w:delText>o b</w:delText>
        </w:r>
      </w:del>
      <w:ins w:id="8115" w:author="GoldenCorpusHarness" w:date="2026-03-28T22:23:47Z">
        <w:r>
          <w:t>iv</w:t>
        </w:r>
      </w:ins>
      <w:r>
        <w:t xml:space="preserve">e </w:t>
      </w:r>
      <w:ins w:id="8116" w:author="GoldenCorpusHarness" w:date="2026-03-28T22:23:47Z">
        <w:r>
          <w:t>heart fail</w:t>
        </w:r>
      </w:ins>
      <w:r>
        <w:t>u</w:t>
      </w:r>
      <w:del w:id="8117" w:author="GoldenCorpusHarness" w:date="2026-03-28T22:23:47Z">
        <w:r>
          <w:delText>s</w:delText>
        </w:r>
      </w:del>
      <w:ins w:id="8118" w:author="GoldenCorpusHarness" w:date="2026-03-28T22:23:47Z">
        <w:r>
          <w:t>r</w:t>
        </w:r>
      </w:ins>
      <w:r>
        <w:t>e</w:t>
      </w:r>
      <w:del w:id="8119" w:author="GoldenCorpusHarness" w:date="2026-03-28T22:23:47Z">
        <w:r>
          <w:delText>d in this study is outlined in Table 7</w:delText>
        </w:r>
      </w:del>
      <w:r>
        <w:t>.</w:t>
      </w:r>
    </w:p>
    <w:p ns2:paraId="1A35D0C1" ns2:textId="0DCFCAB3" w:rsidR="009602AE" w:rsidRPr="00062093" w:rsidRDefault="00F10DC3" w:rsidP="000C65FD">
      <w:pPr>
        <w:pStyle w:val="Paragraph"/>
      </w:pPr>
      <w:del w:id="8120" w:author="GoldenCorpusHarness" w:date="2026-03-28T22:23:47Z">
        <w:r>
          <w:delText>C</w:delText>
        </w:r>
      </w:del>
      <w:ins w:id="8121" w:author="GoldenCorpusHarness" w:date="2026-03-28T22:23:47Z">
        <w:r>
          <w:t>Hist</w:t>
        </w:r>
      </w:ins>
      <w:r>
        <w:t>o</w:t>
      </w:r>
      <w:del w:id="8122" w:author="GoldenCorpusHarness" w:date="2026-03-28T22:23:47Z">
        <w:r>
          <w:delText>unt</w:delText>
        </w:r>
      </w:del>
      <w:r>
        <w:t>ry</w:t>
      </w:r>
      <w:del w:id="8123" w:author="GoldenCorpusHarness" w:date="2026-03-28T22:23:47Z">
        <w:r>
          <w:delText>-</w:delText>
        </w:r>
      </w:del>
      <w:ins w:id="8124" w:author="GoldenCorpusHarness" w:date="2026-03-28T22:23:47Z">
        <w:r>
          <w:t xml:space="preserve"> of clinically </w:t>
        </w:r>
      </w:ins>
      <w:r>
        <w:t>s</w:t>
      </w:r>
      <w:del w:id="8125" w:author="GoldenCorpusHarness" w:date="2026-03-28T22:23:47Z">
        <w:r>
          <w:delText>pec</w:delText>
        </w:r>
      </w:del>
      <w:ins w:id="8126" w:author="GoldenCorpusHarness" w:date="2026-03-28T22:23:47Z">
        <w:r>
          <w:t>ign</w:t>
        </w:r>
      </w:ins>
      <w:r>
        <w:t>ific</w:t>
      </w:r>
      <w:ins w:id="8127" w:author="GoldenCorpusHarness" w:date="2026-03-28T22:23:47Z">
        <w:r>
          <w:t>ant</w:t>
        </w:r>
      </w:ins>
      <w:r>
        <w:t xml:space="preserve"> </w:t>
      </w:r>
      <w:ins w:id="8128" w:author="GoldenCorpusHarness" w:date="2026-03-28T22:23:47Z">
        <w:r>
          <w:t>a</w:t>
        </w:r>
      </w:ins>
      <w:r>
        <w:t>r</w:t>
      </w:r>
      <w:ins w:id="8129" w:author="GoldenCorpusHarness" w:date="2026-03-28T22:23:47Z">
        <w:r>
          <w:t>rhythmias (</w:t>
        </w:r>
      </w:ins>
      <w:r>
        <w:t>e</w:t>
      </w:r>
      <w:del w:id="8130" w:author="GoldenCorpusHarness" w:date="2026-03-28T22:23:47Z">
        <w:r>
          <w:delText>q</w:delText>
        </w:r>
      </w:del>
      <w:ins w:id="8131" w:author="GoldenCorpusHarness" w:date="2026-03-28T22:23:47Z">
        <w:r>
          <w:t>g, s</w:t>
        </w:r>
      </w:ins>
      <w:r>
        <w:t>u</w:t>
      </w:r>
      <w:ins w:id="8132" w:author="GoldenCorpusHarness" w:date="2026-03-28T22:23:47Z">
        <w:r>
          <w:t>sta</w:t>
        </w:r>
      </w:ins>
      <w:r>
        <w:t>i</w:t>
      </w:r>
      <w:del w:id="8133" w:author="GoldenCorpusHarness" w:date="2026-03-28T22:23:47Z">
        <w:r>
          <w:delText>r</w:delText>
        </w:r>
      </w:del>
      <w:ins w:id="8134" w:author="GoldenCorpusHarness" w:date="2026-03-28T22:23:47Z">
        <w:r>
          <w:t>n</w:t>
        </w:r>
      </w:ins>
      <w:r>
        <w:t>e</w:t>
      </w:r>
      <w:del w:id="8135" w:author="GoldenCorpusHarness" w:date="2026-03-28T22:23:47Z">
        <w:r>
          <w:delText>m</w:delText>
        </w:r>
      </w:del>
      <w:ins w:id="8136" w:author="GoldenCorpusHarness" w:date="2026-03-28T22:23:47Z">
        <w:r>
          <w:t>d v</w:t>
        </w:r>
      </w:ins>
      <w:r>
        <w:t>ent</w:t>
      </w:r>
      <w:ins w:id="8137" w:author="GoldenCorpusHarness" w:date="2026-03-28T22:23:47Z">
        <w:r>
          <w:t>ricular tachycardia, ventricular fibrillation, torsade’</w:t>
        </w:r>
      </w:ins>
      <w:r>
        <w:t xml:space="preserve">s </w:t>
      </w:r>
      <w:del w:id="8138" w:author="GoldenCorpusHarness" w:date="2026-03-28T22:23:47Z">
        <w:r>
          <w:delText>ar</w:delText>
        </w:r>
      </w:del>
      <w:ins w:id="8139" w:author="GoldenCorpusHarness" w:date="2026-03-28T22:23:47Z">
        <w:r>
          <w:t>d</w:t>
        </w:r>
      </w:ins>
      <w:r>
        <w:t xml:space="preserve">e </w:t>
      </w:r>
      <w:ins w:id="8140" w:author="GoldenCorpusHarness" w:date="2026-03-28T22:23:47Z">
        <w:r>
          <w:t>poi</w:t>
        </w:r>
      </w:ins>
      <w:r>
        <w:t>n</w:t>
      </w:r>
      <w:del w:id="8141" w:author="GoldenCorpusHarness" w:date="2026-03-28T22:23:47Z">
        <w:r>
          <w:delText>o</w:delText>
        </w:r>
      </w:del>
      <w:r>
        <w:t>te</w:t>
      </w:r>
      <w:del w:id="8142" w:author="GoldenCorpusHarness" w:date="2026-03-28T22:23:47Z">
        <w:r>
          <w:delText>d in Appendix 7</w:delText>
        </w:r>
      </w:del>
      <w:ins w:id="8143" w:author="GoldenCorpusHarness" w:date="2026-03-28T22:23:47Z">
        <w:r>
          <w:t>s)</w:t>
        </w:r>
      </w:ins>
      <w:r>
        <w:t>.</w:t>
      </w:r>
    </w:p>
    <w:p ns2:paraId="11DAECE4" ns2:textId="77777777" w:rsidR="00782DEE" w:rsidRPr="00757414" w:rsidRDefault="00782DEE" w:rsidP="00757414">
      <w:pPr>
        <w:pStyle w:val="Paragraph"/>
        <w:spacing w:before="0" w:after="0" w:line="20" w:lineRule="exact"/>
        <w:rPr>
          <w:sz w:val="2"/>
          <w:szCs w:val="2"/>
        </w:rPr>
      </w:pPr>
      <w:ins w:id="8144" w:author="GoldenCorpusHarness" w:date="2026-03-28T22:23:47Z">
        <w:r>
          <w:t>QTcF &gt;470 msecs based on Fridericia’s formula (NOTE: QTcF value may be calculated as the numerical average of up to 3 separate readings for eligibility).</w:t>
        </w:r>
      </w:ins>
    </w:p>
    <w:p ns2:paraId="16BE924A" ns2:textId="77777777" w:rsidR="00782DEE" w:rsidRPr="00757414" w:rsidRDefault="00782DEE" w:rsidP="00757414">
      <w:pPr>
        <w:pStyle w:val="Paragraph"/>
        <w:spacing w:before="0" w:after="0" w:line="20" w:lineRule="exact"/>
        <w:rPr>
          <w:sz w:val="2"/>
          <w:szCs w:val="2"/>
        </w:rPr>
        <w:sectPr w:rsidR="00782DEE" w:rsidRPr="00757414" w:rsidSect="0097492E">
          <w:pgSz w:w="12240" w:h="15840"/>
          <w:pgMar w:top="1440" w:right="1440" w:bottom="1440" w:left="1800" w:header="720" w:footer="720" w:gutter="0"/>
          <w:cols w:space="708"/>
          <w:docGrid w:linePitch="360"/>
        </w:sectPr>
      </w:pPr>
      <w:ins w:id="8145" w:author="GoldenCorpusHarness" w:date="2026-03-28T22:23:47Z">
        <w:r>
          <w:t>History of Mobitz II second-degree or third-degree heart block without a permanent pacemaker in place.</w:t>
        </w:r>
      </w:ins>
    </w:p>
    <w:p ns2:paraId="27FEED59" ns2:textId="29884DAD" w:rsidR="00782DEE" w:rsidRDefault="00895D30" w:rsidP="002D17BD">
      <w:pPr>
        <w:pStyle w:val="Caption"/>
        <w:rPr>
          <w:noProof/>
        </w:rPr>
      </w:pPr>
      <w:del w:id="8146" w:author="GoldenCorpusHarness" w:date="2026-03-28T22:23:47Z">
        <w:r>
          <w:delText>T</w:delText>
        </w:r>
      </w:del>
      <w:ins w:id="8147" w:author="GoldenCorpusHarness" w:date="2026-03-28T22:23:47Z">
        <w:r>
          <w:t xml:space="preserve">Uncontrolled hypertension </w:t>
        </w:r>
      </w:ins>
      <w:r>
        <w:t>a</w:t>
      </w:r>
      <w:ins w:id="8148" w:author="GoldenCorpusHarness" w:date="2026-03-28T22:23:47Z">
        <w:r>
          <w:t xml:space="preserve">s indicated by a minimum of 2 consecutive </w:t>
        </w:r>
      </w:ins>
      <w:r>
        <w:t>bl</w:t>
      </w:r>
      <w:ins w:id="8149" w:author="GoldenCorpusHarness" w:date="2026-03-28T22:23:47Z">
        <w:r>
          <w:t>ood pr</w:t>
        </w:r>
      </w:ins>
      <w:r>
        <w:t>e</w:t>
      </w:r>
      <w:del w:id="8150" w:author="GoldenCorpusHarness" w:date="2026-03-28T22:23:47Z">
        <w:r>
          <w:delText xml:space="preserve"> 7St</w:delText>
        </w:r>
      </w:del>
      <w:ins w:id="8151" w:author="GoldenCorpusHarness" w:date="2026-03-28T22:23:47Z">
        <w:r>
          <w:t>ss</w:t>
        </w:r>
      </w:ins>
      <w:r>
        <w:t>u</w:t>
      </w:r>
      <w:del w:id="8152" w:author="GoldenCorpusHarness" w:date="2026-03-28T22:23:47Z">
        <w:r>
          <w:delText>dy</w:delText>
        </w:r>
      </w:del>
      <w:ins w:id="8153" w:author="GoldenCorpusHarness" w:date="2026-03-28T22:23:47Z">
        <w:r>
          <w:t>re</w:t>
        </w:r>
      </w:ins>
      <w:r>
        <w:t xml:space="preserve"> </w:t>
      </w:r>
      <w:del w:id="8154" w:author="GoldenCorpusHarness" w:date="2026-03-28T22:23:47Z">
        <w:r>
          <w:delText>Int</w:delText>
        </w:r>
      </w:del>
      <w:ins w:id="8155" w:author="GoldenCorpusHarness" w:date="2026-03-28T22:23:47Z">
        <w:r>
          <w:t>m</w:t>
        </w:r>
      </w:ins>
      <w:r>
        <w:t>e</w:t>
      </w:r>
      <w:ins w:id="8156" w:author="GoldenCorpusHarness" w:date="2026-03-28T22:23:47Z">
        <w:r>
          <w:t>asu</w:t>
        </w:r>
      </w:ins>
      <w:r>
        <w:t>r</w:t>
      </w:r>
      <w:del w:id="8157" w:author="GoldenCorpusHarness" w:date="2026-03-28T22:23:47Z">
        <w:r>
          <w:delText>v</w:delText>
        </w:r>
      </w:del>
      <w:ins w:id="8158" w:author="GoldenCorpusHarness" w:date="2026-03-28T22:23:47Z">
        <w:r>
          <w:t>em</w:t>
        </w:r>
      </w:ins>
      <w:r>
        <w:t>ent</w:t>
      </w:r>
      <w:ins w:id="8159" w:author="GoldenCorpusHarness" w:date="2026-03-28T22:23:47Z">
        <w:r>
          <w:t>s show</w:t>
        </w:r>
      </w:ins>
      <w:r>
        <w:t>i</w:t>
      </w:r>
      <w:ins w:id="8160" w:author="GoldenCorpusHarness" w:date="2026-03-28T22:23:47Z">
        <w:r>
          <w:t>ng syst</w:t>
        </w:r>
      </w:ins>
      <w:r>
        <w:t>o</w:t>
      </w:r>
      <w:ins w:id="8161" w:author="GoldenCorpusHarness" w:date="2026-03-28T22:23:47Z">
        <w:r>
          <w:t>lic blood pressure &gt;170 mm Hg a</w:t>
        </w:r>
      </w:ins>
      <w:r>
        <w:t>n</w:t>
      </w:r>
      <w:ins w:id="8162" w:author="GoldenCorpusHarness" w:date="2026-03-28T22:23:47Z">
        <w:r>
          <w:t>d dia</w:t>
        </w:r>
      </w:ins>
      <w:r>
        <w:t>s</w:t>
      </w:r>
      <w:ins w:id="8163" w:author="GoldenCorpusHarness" w:date="2026-03-28T22:23:47Z">
        <w:r>
          <w:t>tolic blood pressure &gt;105 mm Hg at screening.</w:t>
        </w:r>
      </w:ins>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600" w:firstRow="0" w:lastRow="0" w:firstColumn="0" w:lastColumn="0" w:noHBand="1" w:noVBand="1"/>
      </w:tblPr>
      <w:tblGrid>
        <w:gridCol w:w="1065"/>
        <w:gridCol w:w="1188"/>
        <w:gridCol w:w="1276"/>
        <w:gridCol w:w="1177"/>
        <w:gridCol w:w="1101"/>
        <w:gridCol w:w="944"/>
        <w:gridCol w:w="790"/>
        <w:gridCol w:w="1420"/>
        <w:gridCol w:w="1343"/>
        <w:gridCol w:w="1066"/>
        <w:gridCol w:w="702"/>
        <w:gridCol w:w="878"/>
      </w:tblGrid>
      <w:tr w:rsidR="003117E4" ns2:paraId="35794147" ns2:textId="77777777" w:rsidTr="002A3F57">
        <w:trPr>
          <w:cantSplit/>
          <w:tblHeader/>
        </w:trPr>
        <w:tc>
          <w:tcPr>
            <w:tcW w:w="1065" w:type="dxa"/>
          </w:tcPr>
          <w:p ns2:paraId="451027A5" ns2:textId="77777777" w:rsidR="00932433" w:rsidRPr="00A068F1" w:rsidRDefault="00895D30" w:rsidP="006E7BD1">
            <w:pPr>
              <w:pStyle w:val="TableCellLeft10pt"/>
              <w:rPr>
                <w:b/>
                <w:bCs/>
              </w:rPr>
            </w:pPr>
            <w:r w:rsidRPr="00A068F1">
              <w:rPr>
                <w:b/>
                <w:bCs/>
              </w:rPr>
              <w:t>Arm Name</w:t>
            </w:r>
          </w:p>
        </w:tc>
        <w:tc>
          <w:tcPr>
            <w:tcW w:w="1188" w:type="dxa"/>
          </w:tcPr>
          <w:p ns2:paraId="17CDBD23" ns2:textId="77777777" w:rsidR="00932433" w:rsidRPr="00A068F1" w:rsidRDefault="00895D30" w:rsidP="006E7BD1">
            <w:pPr>
              <w:pStyle w:val="TableCellLeft10pt"/>
              <w:rPr>
                <w:b/>
                <w:bCs/>
              </w:rPr>
            </w:pPr>
            <w:r w:rsidRPr="00A068F1">
              <w:rPr>
                <w:b/>
                <w:bCs/>
              </w:rPr>
              <w:t>Arm Type</w:t>
            </w:r>
          </w:p>
        </w:tc>
        <w:tc>
          <w:tcPr>
            <w:tcW w:w="1276" w:type="dxa"/>
          </w:tcPr>
          <w:p ns2:paraId="4ADD932C" ns2:textId="77777777" w:rsidR="00932433" w:rsidRPr="00A068F1" w:rsidRDefault="00895D30" w:rsidP="006E7BD1">
            <w:pPr>
              <w:pStyle w:val="TableCellLeft10pt"/>
              <w:rPr>
                <w:b/>
                <w:bCs/>
              </w:rPr>
            </w:pPr>
            <w:r w:rsidRPr="00A068F1">
              <w:rPr>
                <w:b/>
                <w:bCs/>
              </w:rPr>
              <w:t>Intervention Name</w:t>
            </w:r>
          </w:p>
        </w:tc>
        <w:tc>
          <w:tcPr>
            <w:tcW w:w="1177" w:type="dxa"/>
          </w:tcPr>
          <w:p ns2:paraId="3163E650" ns2:textId="77777777" w:rsidR="00932433" w:rsidRPr="00A068F1" w:rsidRDefault="00895D30" w:rsidP="006D4370">
            <w:pPr>
              <w:pStyle w:val="TableCellLeft10pt"/>
              <w:ind w:right="-103"/>
              <w:rPr>
                <w:b/>
                <w:bCs/>
              </w:rPr>
            </w:pPr>
            <w:r w:rsidRPr="00A068F1">
              <w:rPr>
                <w:b/>
                <w:bCs/>
              </w:rPr>
              <w:t>Intervention Type</w:t>
            </w:r>
          </w:p>
        </w:tc>
        <w:tc>
          <w:tcPr>
            <w:tcW w:w="1101" w:type="dxa"/>
          </w:tcPr>
          <w:p ns2:paraId="6087510B" ns2:textId="77777777" w:rsidR="00932433" w:rsidRPr="00A068F1" w:rsidRDefault="00895D30" w:rsidP="006D4370">
            <w:pPr>
              <w:pStyle w:val="TableCellLeft10pt"/>
              <w:ind w:left="-95" w:right="-63"/>
              <w:jc w:val="center"/>
              <w:rPr>
                <w:b/>
                <w:bCs/>
              </w:rPr>
            </w:pPr>
            <w:r w:rsidRPr="00A068F1">
              <w:rPr>
                <w:b/>
                <w:bCs/>
              </w:rPr>
              <w:t>Dose Formulation</w:t>
            </w:r>
          </w:p>
        </w:tc>
        <w:tc>
          <w:tcPr>
            <w:tcW w:w="944" w:type="dxa"/>
          </w:tcPr>
          <w:p ns2:paraId="423D05DD" ns2:textId="77777777" w:rsidR="00932433" w:rsidRPr="00A068F1" w:rsidRDefault="00895D30" w:rsidP="006E7BD1">
            <w:pPr>
              <w:pStyle w:val="TableCellLeft10pt"/>
              <w:rPr>
                <w:b/>
                <w:bCs/>
              </w:rPr>
            </w:pPr>
            <w:r w:rsidRPr="00A068F1">
              <w:rPr>
                <w:b/>
                <w:bCs/>
              </w:rPr>
              <w:t>Unit Dose Strength</w:t>
            </w:r>
            <w:r w:rsidR="006D4370">
              <w:rPr>
                <w:b/>
                <w:bCs/>
              </w:rPr>
              <w:br/>
            </w:r>
            <w:r w:rsidRPr="00A068F1">
              <w:rPr>
                <w:b/>
                <w:bCs/>
              </w:rPr>
              <w:t>(s)</w:t>
            </w:r>
          </w:p>
        </w:tc>
        <w:tc>
          <w:tcPr>
            <w:tcW w:w="790" w:type="dxa"/>
          </w:tcPr>
          <w:p ns2:paraId="3A16B438" ns2:textId="77777777" w:rsidR="00932433" w:rsidRPr="00A068F1" w:rsidRDefault="00895D30" w:rsidP="006E7BD1">
            <w:pPr>
              <w:pStyle w:val="TableCellLeft10pt"/>
              <w:rPr>
                <w:b/>
                <w:bCs/>
              </w:rPr>
            </w:pPr>
            <w:r w:rsidRPr="00A068F1">
              <w:rPr>
                <w:b/>
                <w:bCs/>
              </w:rPr>
              <w:t>Dosage Level</w:t>
            </w:r>
            <w:r w:rsidR="006D4370">
              <w:rPr>
                <w:b/>
                <w:bCs/>
              </w:rPr>
              <w:br/>
            </w:r>
            <w:r w:rsidRPr="00A068F1">
              <w:rPr>
                <w:b/>
                <w:bCs/>
              </w:rPr>
              <w:t>(s)</w:t>
            </w:r>
          </w:p>
        </w:tc>
        <w:tc>
          <w:tcPr>
            <w:tcW w:w="1420" w:type="dxa"/>
          </w:tcPr>
          <w:p ns2:paraId="140CA662" ns2:textId="77777777" w:rsidR="00932433" w:rsidRPr="00A068F1" w:rsidRDefault="00895D30" w:rsidP="006D4370">
            <w:pPr>
              <w:pStyle w:val="TableCellLeft10pt"/>
              <w:ind w:right="-25"/>
              <w:rPr>
                <w:b/>
                <w:bCs/>
              </w:rPr>
            </w:pPr>
            <w:r w:rsidRPr="00A068F1">
              <w:rPr>
                <w:b/>
                <w:bCs/>
              </w:rPr>
              <w:t>Route of Administration</w:t>
            </w:r>
          </w:p>
        </w:tc>
        <w:tc>
          <w:tcPr>
            <w:tcW w:w="1343" w:type="dxa"/>
          </w:tcPr>
          <w:p ns2:paraId="4457AF81" ns2:textId="77777777" w:rsidR="00932433" w:rsidRPr="00A068F1" w:rsidRDefault="00895D30" w:rsidP="006E7BD1">
            <w:pPr>
              <w:pStyle w:val="TableCellLeft10pt"/>
              <w:rPr>
                <w:b/>
                <w:bCs/>
              </w:rPr>
            </w:pPr>
            <w:r w:rsidRPr="00A068F1">
              <w:rPr>
                <w:b/>
                <w:bCs/>
              </w:rPr>
              <w:t>Regimen/</w:t>
            </w:r>
            <w:r w:rsidR="006D4370">
              <w:rPr>
                <w:b/>
                <w:bCs/>
              </w:rPr>
              <w:t xml:space="preserve"> </w:t>
            </w:r>
            <w:r w:rsidRPr="00A068F1">
              <w:rPr>
                <w:b/>
                <w:bCs/>
              </w:rPr>
              <w:t>Treatment Period/</w:t>
            </w:r>
            <w:r w:rsidR="006D4370">
              <w:rPr>
                <w:b/>
                <w:bCs/>
              </w:rPr>
              <w:t xml:space="preserve"> </w:t>
            </w:r>
            <w:r w:rsidRPr="00A068F1">
              <w:rPr>
                <w:b/>
                <w:bCs/>
              </w:rPr>
              <w:t>Vaccination Regimen</w:t>
            </w:r>
          </w:p>
        </w:tc>
        <w:tc>
          <w:tcPr>
            <w:tcW w:w="1066" w:type="dxa"/>
          </w:tcPr>
          <w:p ns2:paraId="72F4C0A7" ns2:textId="77777777" w:rsidR="00932433" w:rsidRPr="00A068F1" w:rsidRDefault="00895D30" w:rsidP="006E7BD1">
            <w:pPr>
              <w:pStyle w:val="TableCellLeft10pt"/>
              <w:rPr>
                <w:b/>
                <w:bCs/>
              </w:rPr>
            </w:pPr>
            <w:r w:rsidRPr="00A068F1">
              <w:rPr>
                <w:b/>
                <w:bCs/>
              </w:rPr>
              <w:t>Use</w:t>
            </w:r>
          </w:p>
        </w:tc>
        <w:tc>
          <w:tcPr>
            <w:tcW w:w="702" w:type="dxa"/>
          </w:tcPr>
          <w:p ns2:paraId="328FA9E0" ns2:textId="77777777" w:rsidR="00932433" w:rsidRPr="00A068F1" w:rsidRDefault="00895D30" w:rsidP="006D4370">
            <w:pPr>
              <w:pStyle w:val="TableCellLeft10pt"/>
              <w:ind w:right="-30"/>
              <w:rPr>
                <w:b/>
                <w:bCs/>
              </w:rPr>
            </w:pPr>
            <w:r w:rsidRPr="00A068F1">
              <w:rPr>
                <w:b/>
                <w:bCs/>
              </w:rPr>
              <w:t>IMP or NIMP/</w:t>
            </w:r>
            <w:r w:rsidR="006D4370">
              <w:rPr>
                <w:b/>
                <w:bCs/>
              </w:rPr>
              <w:t xml:space="preserve"> </w:t>
            </w:r>
            <w:r w:rsidRPr="00A068F1">
              <w:rPr>
                <w:b/>
                <w:bCs/>
              </w:rPr>
              <w:t>AxMP</w:t>
            </w:r>
          </w:p>
        </w:tc>
        <w:tc>
          <w:tcPr>
            <w:tcW w:w="878" w:type="dxa"/>
          </w:tcPr>
          <w:p ns2:paraId="4C74BCBB" ns2:textId="77777777" w:rsidR="00932433" w:rsidRPr="00A068F1" w:rsidRDefault="00895D30" w:rsidP="006D4370">
            <w:pPr>
              <w:pStyle w:val="TableCellLeft10pt"/>
              <w:ind w:right="-10"/>
              <w:rPr>
                <w:b/>
                <w:bCs/>
              </w:rPr>
            </w:pPr>
            <w:r w:rsidRPr="00A068F1">
              <w:rPr>
                <w:b/>
                <w:bCs/>
              </w:rPr>
              <w:t>Sourcing</w:t>
            </w:r>
          </w:p>
        </w:tc>
      </w:tr>
      <w:tr w:rsidR="003117E4" ns2:paraId="01E71D14" ns2:textId="77777777" w:rsidTr="002A3F57">
        <w:trPr>
          <w:cantSplit/>
        </w:trPr>
        <w:tc>
          <w:tcPr>
            <w:tcW w:w="1065" w:type="dxa"/>
          </w:tcPr>
          <w:p ns2:paraId="2D1AE3AE" ns2:textId="5DB2B3CF" w:rsidR="003B3470" w:rsidRDefault="00895D30">
            <w:r w:rsidRPr="001C63C0">
              <w:rPr>
                <w:sz w:val="20"/>
                <w:szCs w:val="20"/>
              </w:rPr>
              <w:t>Treatment Group</w:t>
            </w:r>
          </w:p>
          <w:p ns2:paraId="6EF3CFF4" ns2:textId="77777777" w:rsidR="00932433" w:rsidRDefault="00932433" w:rsidP="00A068F1">
            <w:pPr>
              <w:pStyle w:val="TableCellLeft10pt"/>
              <w:keepNext w:val="0"/>
            </w:pPr>
          </w:p>
        </w:tc>
        <w:tc>
          <w:tcPr>
            <w:tcW w:w="1188" w:type="dxa"/>
          </w:tcPr>
          <w:p ns2:paraId="1A7DB0AA" ns2:textId="77777777" w:rsidR="00932433" w:rsidRDefault="00895D30" w:rsidP="00A068F1">
            <w:pPr>
              <w:pStyle w:val="TableCellLeft10pt"/>
              <w:keepNext w:val="0"/>
            </w:pPr>
            <w:r>
              <w:t>Experimental</w:t>
            </w:r>
          </w:p>
        </w:tc>
        <w:tc>
          <w:tcPr>
            <w:tcW w:w="1276" w:type="dxa"/>
          </w:tcPr>
          <w:p ns2:paraId="12765031" ns2:textId="740FF7CA" w:rsidR="003B3470" w:rsidRDefault="00895D30">
            <w:r w:rsidRPr="001C63C0">
              <w:rPr>
                <w:sz w:val="20"/>
                <w:szCs w:val="20"/>
              </w:rPr>
              <w:t>Nemtabrutinib</w:t>
            </w:r>
          </w:p>
          <w:p ns2:paraId="0BEAC555" ns2:textId="77777777" w:rsidR="00932433" w:rsidRDefault="00932433" w:rsidP="00A068F1">
            <w:pPr>
              <w:pStyle w:val="TableCellLeft10pt"/>
              <w:keepNext w:val="0"/>
            </w:pPr>
          </w:p>
        </w:tc>
        <w:tc>
          <w:tcPr>
            <w:tcW w:w="1177" w:type="dxa"/>
          </w:tcPr>
          <w:p ns2:paraId="48A104CD" ns2:textId="77777777" w:rsidR="00932433" w:rsidRDefault="00895D30" w:rsidP="00A068F1">
            <w:pPr>
              <w:pStyle w:val="TableCellLeft10pt"/>
              <w:keepNext w:val="0"/>
            </w:pPr>
            <w:r>
              <w:t>Drug</w:t>
            </w:r>
          </w:p>
        </w:tc>
        <w:tc>
          <w:tcPr>
            <w:tcW w:w="1101" w:type="dxa"/>
          </w:tcPr>
          <w:p ns2:paraId="64420BC8" ns2:textId="77777777" w:rsidR="00932433" w:rsidRDefault="00895D30" w:rsidP="00A068F1">
            <w:pPr>
              <w:pStyle w:val="TableCellLeft10pt"/>
              <w:keepNext w:val="0"/>
            </w:pPr>
            <w:r>
              <w:t>Tablet</w:t>
            </w:r>
          </w:p>
        </w:tc>
        <w:tc>
          <w:tcPr>
            <w:tcW w:w="944" w:type="dxa"/>
          </w:tcPr>
          <w:p ns2:paraId="2396D517" ns2:textId="5160809E" w:rsidR="003B3470" w:rsidRDefault="00895D30">
            <w:r w:rsidRPr="001C63C0">
              <w:rPr>
                <w:sz w:val="20"/>
                <w:szCs w:val="20"/>
              </w:rPr>
              <w:t>5 and 20 mg</w:t>
            </w:r>
          </w:p>
          <w:p ns2:paraId="0418C3B5" ns2:textId="77777777" w:rsidR="00932433" w:rsidRDefault="00932433" w:rsidP="00A068F1">
            <w:pPr>
              <w:pStyle w:val="TableCellLeft10pt"/>
              <w:keepNext w:val="0"/>
            </w:pPr>
          </w:p>
        </w:tc>
        <w:tc>
          <w:tcPr>
            <w:tcW w:w="790" w:type="dxa"/>
          </w:tcPr>
          <w:p ns2:paraId="64DDA25C" ns2:textId="09C46517" w:rsidR="003B3470" w:rsidRDefault="00895D30">
            <w:r w:rsidRPr="001C63C0">
              <w:rPr>
                <w:sz w:val="20"/>
                <w:szCs w:val="20"/>
              </w:rPr>
              <w:t>45 mg</w:t>
            </w:r>
          </w:p>
          <w:p ns2:paraId="60A30FF2" ns2:textId="77777777" w:rsidR="00932433" w:rsidRDefault="00932433" w:rsidP="00A068F1">
            <w:pPr>
              <w:pStyle w:val="TableCellLeft10pt"/>
              <w:keepNext w:val="0"/>
            </w:pPr>
          </w:p>
        </w:tc>
        <w:tc>
          <w:tcPr>
            <w:tcW w:w="1420" w:type="dxa"/>
          </w:tcPr>
          <w:p ns2:paraId="6AA7A13C" ns2:textId="77777777" w:rsidR="00932433" w:rsidRDefault="00895D30" w:rsidP="00A068F1">
            <w:pPr>
              <w:pStyle w:val="TableCellLeft10pt"/>
              <w:keepNext w:val="0"/>
            </w:pPr>
            <w:r>
              <w:t>Oral</w:t>
            </w:r>
          </w:p>
        </w:tc>
        <w:tc>
          <w:tcPr>
            <w:tcW w:w="1343" w:type="dxa"/>
          </w:tcPr>
          <w:p ns2:paraId="45C9CB7B" ns2:textId="7B8D48AA" w:rsidR="003B3470" w:rsidRDefault="00895D30">
            <w:r w:rsidRPr="001C63C0">
              <w:rPr>
                <w:sz w:val="20"/>
                <w:szCs w:val="20"/>
              </w:rPr>
              <w:t>Daily, at least 10 hours after venetoclax administration, until DP, unacceptable toxicity, discontinuation criteria met, or 2 years post C2D1</w:t>
            </w:r>
          </w:p>
          <w:p ns2:paraId="52C5B15B" ns2:textId="77777777" w:rsidR="00932433" w:rsidRDefault="00932433" w:rsidP="00A068F1">
            <w:pPr>
              <w:pStyle w:val="TableCellLeft10pt"/>
              <w:keepNext w:val="0"/>
            </w:pPr>
          </w:p>
        </w:tc>
        <w:tc>
          <w:tcPr>
            <w:tcW w:w="1066" w:type="dxa"/>
          </w:tcPr>
          <w:p ns2:paraId="0531C3FB" ns2:textId="77777777" w:rsidR="00932433" w:rsidRDefault="00895D30" w:rsidP="00A068F1">
            <w:pPr>
              <w:pStyle w:val="TableCellLeft10pt"/>
              <w:keepNext w:val="0"/>
            </w:pPr>
            <w:r>
              <w:t>Test Product</w:t>
            </w:r>
          </w:p>
        </w:tc>
        <w:tc>
          <w:tcPr>
            <w:tcW w:w="702" w:type="dxa"/>
          </w:tcPr>
          <w:p ns2:paraId="61383871" ns2:textId="77777777" w:rsidR="00932433" w:rsidRDefault="00895D30" w:rsidP="00A068F1">
            <w:pPr>
              <w:pStyle w:val="TableCellLeft10pt"/>
              <w:keepNext w:val="0"/>
            </w:pPr>
            <w:r>
              <w:t>IMP</w:t>
            </w:r>
          </w:p>
        </w:tc>
        <w:tc>
          <w:tcPr>
            <w:tcW w:w="878" w:type="dxa"/>
          </w:tcPr>
          <w:p ns2:paraId="44DA3319" ns2:textId="5380BC73" w:rsidR="00E71A6D" w:rsidRDefault="00895D30" w:rsidP="009602AE">
            <w:pPr>
              <w:keepLines/>
              <w:spacing w:line="240" w:lineRule="exact"/>
            </w:pPr>
            <w:r w:rsidRPr="00B52D8A">
              <w:rPr>
                <w:sz w:val="20"/>
                <w:szCs w:val="20"/>
              </w:rPr>
              <w:t>Central</w:t>
            </w:r>
          </w:p>
        </w:tc>
      </w:tr>
      <w:tr w:rsidR="003117E4" ns2:paraId="44BC3387" ns2:textId="77777777" w:rsidTr="002A3F57">
        <w:trPr>
          <w:cantSplit/>
        </w:trPr>
        <w:tc>
          <w:tcPr>
            <w:tcW w:w="1065" w:type="dxa"/>
          </w:tcPr>
          <w:p ns2:paraId="4F16C6AE" ns2:textId="5DE4259D" w:rsidR="003B3470" w:rsidRDefault="00895D30">
            <w:r w:rsidRPr="001C63C0">
              <w:rPr>
                <w:sz w:val="20"/>
                <w:szCs w:val="20"/>
              </w:rPr>
              <w:t>Treatment Group</w:t>
            </w:r>
          </w:p>
          <w:p ns2:paraId="057E2155" ns2:textId="77777777" w:rsidR="00404B64" w:rsidRDefault="00404B64" w:rsidP="00A068F1">
            <w:pPr>
              <w:pStyle w:val="TableCellLeft10pt"/>
              <w:keepNext w:val="0"/>
            </w:pPr>
          </w:p>
        </w:tc>
        <w:tc>
          <w:tcPr>
            <w:tcW w:w="1188" w:type="dxa"/>
          </w:tcPr>
          <w:p ns2:paraId="52D16A82" ns2:textId="77777777" w:rsidR="00404B64" w:rsidRDefault="00895D30" w:rsidP="00A068F1">
            <w:pPr>
              <w:pStyle w:val="TableCellLeft10pt"/>
              <w:keepNext w:val="0"/>
            </w:pPr>
            <w:r>
              <w:t>Experimental</w:t>
            </w:r>
          </w:p>
        </w:tc>
        <w:tc>
          <w:tcPr>
            <w:tcW w:w="1276" w:type="dxa"/>
          </w:tcPr>
          <w:p ns2:paraId="474FDEAE" ns2:textId="3FFE3EDF" w:rsidR="003B3470" w:rsidRDefault="00895D30">
            <w:r w:rsidRPr="001C63C0">
              <w:rPr>
                <w:sz w:val="20"/>
                <w:szCs w:val="20"/>
              </w:rPr>
              <w:t>Nemtabrutinib</w:t>
            </w:r>
          </w:p>
          <w:p ns2:paraId="7970E07A" ns2:textId="77777777" w:rsidR="00404B64" w:rsidRDefault="00404B64" w:rsidP="00A068F1">
            <w:pPr>
              <w:pStyle w:val="TableCellLeft10pt"/>
              <w:keepNext w:val="0"/>
            </w:pPr>
          </w:p>
        </w:tc>
        <w:tc>
          <w:tcPr>
            <w:tcW w:w="1177" w:type="dxa"/>
          </w:tcPr>
          <w:p ns2:paraId="7A608EAB" ns2:textId="77777777" w:rsidR="00404B64" w:rsidRDefault="00895D30" w:rsidP="00A068F1">
            <w:pPr>
              <w:pStyle w:val="TableCellLeft10pt"/>
              <w:keepNext w:val="0"/>
            </w:pPr>
            <w:r>
              <w:t>Drug</w:t>
            </w:r>
          </w:p>
        </w:tc>
        <w:tc>
          <w:tcPr>
            <w:tcW w:w="1101" w:type="dxa"/>
          </w:tcPr>
          <w:p ns2:paraId="654E3B1E" ns2:textId="77777777" w:rsidR="00404B64" w:rsidRDefault="00895D30" w:rsidP="00A068F1">
            <w:pPr>
              <w:pStyle w:val="TableCellLeft10pt"/>
              <w:keepNext w:val="0"/>
            </w:pPr>
            <w:r>
              <w:t>Tablet</w:t>
            </w:r>
          </w:p>
        </w:tc>
        <w:tc>
          <w:tcPr>
            <w:tcW w:w="944" w:type="dxa"/>
          </w:tcPr>
          <w:p ns2:paraId="3881FF2F" ns2:textId="7BCCE23D" w:rsidR="003B3470" w:rsidRDefault="00895D30">
            <w:r w:rsidRPr="001C63C0">
              <w:rPr>
                <w:sz w:val="20"/>
                <w:szCs w:val="20"/>
              </w:rPr>
              <w:t>5 and 20 mg</w:t>
            </w:r>
          </w:p>
          <w:p ns2:paraId="56E2D3EA" ns2:textId="77777777" w:rsidR="00404B64" w:rsidRDefault="00404B64" w:rsidP="00A068F1">
            <w:pPr>
              <w:pStyle w:val="TableCellLeft10pt"/>
              <w:keepNext w:val="0"/>
            </w:pPr>
          </w:p>
        </w:tc>
        <w:tc>
          <w:tcPr>
            <w:tcW w:w="790" w:type="dxa"/>
          </w:tcPr>
          <w:p ns2:paraId="6F812006" ns2:textId="4059AED5" w:rsidR="003B3470" w:rsidRDefault="00895D30">
            <w:r w:rsidRPr="001C63C0">
              <w:rPr>
                <w:sz w:val="20"/>
                <w:szCs w:val="20"/>
              </w:rPr>
              <w:t>65 mg</w:t>
            </w:r>
          </w:p>
          <w:p ns2:paraId="346C3547" ns2:textId="77777777" w:rsidR="00404B64" w:rsidRDefault="00404B64" w:rsidP="00A068F1">
            <w:pPr>
              <w:pStyle w:val="TableCellLeft10pt"/>
              <w:keepNext w:val="0"/>
            </w:pPr>
          </w:p>
        </w:tc>
        <w:tc>
          <w:tcPr>
            <w:tcW w:w="1420" w:type="dxa"/>
          </w:tcPr>
          <w:p ns2:paraId="3644C53A" ns2:textId="77777777" w:rsidR="00404B64" w:rsidRDefault="00895D30" w:rsidP="00A068F1">
            <w:pPr>
              <w:pStyle w:val="TableCellLeft10pt"/>
              <w:keepNext w:val="0"/>
            </w:pPr>
            <w:r>
              <w:t>Oral</w:t>
            </w:r>
          </w:p>
        </w:tc>
        <w:tc>
          <w:tcPr>
            <w:tcW w:w="1343" w:type="dxa"/>
          </w:tcPr>
          <w:p ns2:paraId="1B8A3A3B" ns2:textId="5D497A70" w:rsidR="003B3470" w:rsidRDefault="00895D30">
            <w:r w:rsidRPr="001C63C0">
              <w:rPr>
                <w:rFonts w:eastAsia="MS Gothic"/>
                <w:sz w:val="20"/>
                <w:szCs w:val="20"/>
              </w:rPr>
              <w:t>Daily, at least 10 hours after venetoclax administration, until DP, unacceptable toxicity, discontinuation criteria met, or 2 years post C2D1</w:t>
            </w:r>
          </w:p>
          <w:p ns2:paraId="7F9E3A72" ns2:textId="77777777" w:rsidR="00404B64" w:rsidRPr="000C0A62" w:rsidRDefault="00404B64" w:rsidP="000C0A62">
            <w:pPr>
              <w:rPr>
                <w:rFonts w:eastAsia="MS Gothic"/>
                <w:sz w:val="20"/>
              </w:rPr>
            </w:pPr>
          </w:p>
        </w:tc>
        <w:tc>
          <w:tcPr>
            <w:tcW w:w="1066" w:type="dxa"/>
          </w:tcPr>
          <w:p ns2:paraId="7435169B" ns2:textId="77777777" w:rsidR="00404B64" w:rsidRDefault="00895D30" w:rsidP="00A068F1">
            <w:pPr>
              <w:pStyle w:val="TableCellLeft10pt"/>
              <w:keepNext w:val="0"/>
            </w:pPr>
            <w:r>
              <w:t>Test Product</w:t>
            </w:r>
          </w:p>
        </w:tc>
        <w:tc>
          <w:tcPr>
            <w:tcW w:w="702" w:type="dxa"/>
          </w:tcPr>
          <w:p ns2:paraId="33B1276E" ns2:textId="77777777" w:rsidR="00404B64" w:rsidRDefault="00895D30" w:rsidP="00A068F1">
            <w:pPr>
              <w:pStyle w:val="TableCellLeft10pt"/>
              <w:keepNext w:val="0"/>
            </w:pPr>
            <w:r>
              <w:t>IMP</w:t>
            </w:r>
          </w:p>
        </w:tc>
        <w:tc>
          <w:tcPr>
            <w:tcW w:w="878" w:type="dxa"/>
          </w:tcPr>
          <w:p ns2:paraId="2E4268D3" ns2:textId="4C04846F" w:rsidR="00E71A6D" w:rsidRDefault="00895D30" w:rsidP="009602AE">
            <w:pPr>
              <w:keepLines/>
              <w:spacing w:line="240" w:lineRule="exact"/>
            </w:pPr>
            <w:r w:rsidRPr="00B52D8A">
              <w:rPr>
                <w:sz w:val="20"/>
                <w:szCs w:val="20"/>
              </w:rPr>
              <w:t>Central</w:t>
            </w:r>
          </w:p>
        </w:tc>
      </w:tr>
      <w:tr w:rsidR="003117E4" ns2:paraId="4F36B2BC" ns2:textId="77777777" w:rsidTr="002A3F57">
        <w:trPr>
          <w:cantSplit/>
        </w:trPr>
        <w:tc>
          <w:tcPr>
            <w:tcW w:w="1065" w:type="dxa"/>
          </w:tcPr>
          <w:p ns2:paraId="26C9F385" ns2:textId="3F8A94C9" w:rsidR="003B3470" w:rsidRDefault="00895D30">
            <w:r w:rsidRPr="001C63C0">
              <w:rPr>
                <w:sz w:val="20"/>
                <w:szCs w:val="20"/>
              </w:rPr>
              <w:t>Treatment Group</w:t>
            </w:r>
          </w:p>
          <w:p ns2:paraId="57ACA6B8" ns2:textId="77777777" w:rsidR="000A1EB7" w:rsidRDefault="000A1EB7" w:rsidP="00A068F1">
            <w:pPr>
              <w:pStyle w:val="TableCellLeft10pt"/>
              <w:keepNext w:val="0"/>
            </w:pPr>
          </w:p>
        </w:tc>
        <w:tc>
          <w:tcPr>
            <w:tcW w:w="1188" w:type="dxa"/>
          </w:tcPr>
          <w:p ns2:paraId="1584BAFD" ns2:textId="77777777" w:rsidR="000A1EB7" w:rsidRDefault="00895D30" w:rsidP="00A068F1">
            <w:pPr>
              <w:pStyle w:val="TableCellLeft10pt"/>
              <w:keepNext w:val="0"/>
            </w:pPr>
            <w:r>
              <w:t>Experimental</w:t>
            </w:r>
          </w:p>
        </w:tc>
        <w:tc>
          <w:tcPr>
            <w:tcW w:w="1276" w:type="dxa"/>
          </w:tcPr>
          <w:p ns2:paraId="1A49BAFD" ns2:textId="46283030" w:rsidR="003B3470" w:rsidRDefault="00895D30">
            <w:r w:rsidRPr="001C63C0">
              <w:rPr>
                <w:sz w:val="20"/>
                <w:szCs w:val="20"/>
              </w:rPr>
              <w:t>Venetoclax</w:t>
            </w:r>
          </w:p>
          <w:p ns2:paraId="28FB7323" ns2:textId="77777777" w:rsidR="000A1EB7" w:rsidRDefault="000A1EB7" w:rsidP="00A068F1">
            <w:pPr>
              <w:pStyle w:val="TableCellLeft10pt"/>
              <w:keepNext w:val="0"/>
            </w:pPr>
          </w:p>
        </w:tc>
        <w:tc>
          <w:tcPr>
            <w:tcW w:w="1177" w:type="dxa"/>
          </w:tcPr>
          <w:p ns2:paraId="517CD643" ns2:textId="77777777" w:rsidR="000A1EB7" w:rsidRDefault="00895D30" w:rsidP="00A068F1">
            <w:pPr>
              <w:pStyle w:val="TableCellLeft10pt"/>
              <w:keepNext w:val="0"/>
            </w:pPr>
            <w:r>
              <w:t>Drug</w:t>
            </w:r>
          </w:p>
        </w:tc>
        <w:tc>
          <w:tcPr>
            <w:tcW w:w="1101" w:type="dxa"/>
          </w:tcPr>
          <w:p ns2:paraId="3D34AC4B" ns2:textId="77777777" w:rsidR="000A1EB7" w:rsidRDefault="00895D30" w:rsidP="00A068F1">
            <w:pPr>
              <w:pStyle w:val="TableCellLeft10pt"/>
              <w:keepNext w:val="0"/>
            </w:pPr>
            <w:r>
              <w:t>Tablet</w:t>
            </w:r>
          </w:p>
        </w:tc>
        <w:tc>
          <w:tcPr>
            <w:tcW w:w="944" w:type="dxa"/>
          </w:tcPr>
          <w:p ns2:paraId="69C3B2A2" ns2:textId="50CA7390" w:rsidR="003B3470" w:rsidRDefault="00895D30">
            <w:r w:rsidRPr="001C63C0">
              <w:rPr>
                <w:sz w:val="20"/>
                <w:szCs w:val="20"/>
              </w:rPr>
              <w:t>10, 50, and 100 mg</w:t>
            </w:r>
          </w:p>
          <w:p ns2:paraId="4D57B03B" ns2:textId="77777777" w:rsidR="000A1EB7" w:rsidRDefault="000A1EB7" w:rsidP="00A068F1">
            <w:pPr>
              <w:pStyle w:val="TableCellLeft10pt"/>
              <w:keepNext w:val="0"/>
            </w:pPr>
          </w:p>
        </w:tc>
        <w:tc>
          <w:tcPr>
            <w:tcW w:w="790" w:type="dxa"/>
          </w:tcPr>
          <w:p ns2:paraId="301FE495" ns2:textId="07589C9E" w:rsidR="003B3470" w:rsidRDefault="00895D30">
            <w:r w:rsidRPr="001C63C0">
              <w:rPr>
                <w:sz w:val="20"/>
                <w:szCs w:val="20"/>
              </w:rPr>
              <w:t>20 mg up to 400 mg per day</w:t>
            </w:r>
          </w:p>
          <w:p ns2:paraId="711ECB10" ns2:textId="77777777" w:rsidR="000A1EB7" w:rsidRDefault="000A1EB7" w:rsidP="00A068F1">
            <w:pPr>
              <w:pStyle w:val="TableCellLeft10pt"/>
              <w:keepNext w:val="0"/>
            </w:pPr>
          </w:p>
        </w:tc>
        <w:tc>
          <w:tcPr>
            <w:tcW w:w="1420" w:type="dxa"/>
          </w:tcPr>
          <w:p ns2:paraId="456129F6" ns2:textId="77777777" w:rsidR="000A1EB7" w:rsidRDefault="00895D30" w:rsidP="00A068F1">
            <w:pPr>
              <w:pStyle w:val="TableCellLeft10pt"/>
              <w:keepNext w:val="0"/>
            </w:pPr>
            <w:r>
              <w:t>Oral</w:t>
            </w:r>
          </w:p>
        </w:tc>
        <w:tc>
          <w:tcPr>
            <w:tcW w:w="1343" w:type="dxa"/>
          </w:tcPr>
          <w:p ns2:paraId="6E268F2E" ns2:textId="2883767C" w:rsidR="003B3470" w:rsidRDefault="00895D30">
            <w:r w:rsidRPr="001C63C0">
              <w:rPr>
                <w:sz w:val="20"/>
                <w:szCs w:val="20"/>
              </w:rPr>
              <w:t>Daily morning dosing, until DP, unacceptable toxicity, discontinuation criteria met, or 2 years post C2D1</w:t>
            </w:r>
          </w:p>
          <w:p ns2:paraId="2794BDAC" ns2:textId="77777777" w:rsidR="000A1EB7" w:rsidRDefault="000A1EB7" w:rsidP="00A068F1">
            <w:pPr>
              <w:pStyle w:val="TableCellLeft10pt"/>
              <w:keepNext w:val="0"/>
            </w:pPr>
          </w:p>
        </w:tc>
        <w:tc>
          <w:tcPr>
            <w:tcW w:w="1066" w:type="dxa"/>
          </w:tcPr>
          <w:p ns2:paraId="103D2BF4" ns2:textId="77777777" w:rsidR="000A1EB7" w:rsidRDefault="00895D30" w:rsidP="00A068F1">
            <w:pPr>
              <w:pStyle w:val="TableCellLeft10pt"/>
              <w:keepNext w:val="0"/>
            </w:pPr>
            <w:r>
              <w:t>Test Product</w:t>
            </w:r>
          </w:p>
        </w:tc>
        <w:tc>
          <w:tcPr>
            <w:tcW w:w="702" w:type="dxa"/>
          </w:tcPr>
          <w:p ns2:paraId="15CBF986" ns2:textId="77777777" w:rsidR="000A1EB7" w:rsidRDefault="00895D30" w:rsidP="00A068F1">
            <w:pPr>
              <w:pStyle w:val="TableCellLeft10pt"/>
              <w:keepNext w:val="0"/>
            </w:pPr>
            <w:r>
              <w:t>IMP</w:t>
            </w:r>
          </w:p>
        </w:tc>
        <w:tc>
          <w:tcPr>
            <w:tcW w:w="878" w:type="dxa"/>
          </w:tcPr>
          <w:p ns2:paraId="4D3040E7" ns2:textId="4D69AAFA" w:rsidR="00E71A6D" w:rsidRDefault="00895D30" w:rsidP="009602AE">
            <w:pPr>
              <w:keepLines/>
              <w:spacing w:line="240" w:lineRule="exact"/>
            </w:pPr>
            <w:r w:rsidRPr="00B52D8A">
              <w:rPr>
                <w:sz w:val="20"/>
                <w:szCs w:val="20"/>
              </w:rPr>
              <w:t>Central or local</w:t>
            </w:r>
          </w:p>
        </w:tc>
      </w:tr>
      <w:tr w:rsidR="003117E4" ns2:paraId="22F680BA" ns2:textId="77777777" w:rsidTr="002A3F57">
        <w:trPr>
          <w:cantSplit/>
        </w:trPr>
        <w:tc>
          <w:tcPr>
            <w:tcW w:w="1065" w:type="dxa"/>
          </w:tcPr>
          <w:p ns2:paraId="63165D1F" ns2:textId="04CD4DB3" w:rsidR="003B3470" w:rsidRDefault="00895D30" w:rsidP="00AF46CA">
            <w:pPr>
              <w:ind w:right="-125"/>
            </w:pPr>
            <w:r w:rsidRPr="001C63C0">
              <w:rPr>
                <w:sz w:val="20"/>
                <w:szCs w:val="20"/>
              </w:rPr>
              <w:t>Comparator Group</w:t>
            </w:r>
          </w:p>
          <w:p ns2:paraId="74C55784" ns2:textId="77777777" w:rsidR="00DA6EFD" w:rsidRDefault="00DA6EFD" w:rsidP="00A068F1">
            <w:pPr>
              <w:pStyle w:val="TableCellLeft10pt"/>
              <w:keepNext w:val="0"/>
            </w:pPr>
          </w:p>
        </w:tc>
        <w:tc>
          <w:tcPr>
            <w:tcW w:w="1188" w:type="dxa"/>
          </w:tcPr>
          <w:p ns2:paraId="51BB64CE" ns2:textId="77777777" w:rsidR="00DA6EFD" w:rsidRDefault="00895D30" w:rsidP="00A068F1">
            <w:pPr>
              <w:pStyle w:val="TableCellLeft10pt"/>
              <w:keepNext w:val="0"/>
            </w:pPr>
            <w:r>
              <w:t>Active Comparator</w:t>
            </w:r>
          </w:p>
        </w:tc>
        <w:tc>
          <w:tcPr>
            <w:tcW w:w="1276" w:type="dxa"/>
          </w:tcPr>
          <w:p ns2:paraId="49B1D3BB" ns2:textId="21655EF9" w:rsidR="003B3470" w:rsidRDefault="00895D30">
            <w:r w:rsidRPr="001C63C0">
              <w:rPr>
                <w:sz w:val="20"/>
                <w:szCs w:val="20"/>
              </w:rPr>
              <w:t>Venetoclax (in combination with rituximab)</w:t>
            </w:r>
          </w:p>
          <w:p ns2:paraId="18CC94D5" ns2:textId="77777777" w:rsidR="00DA6EFD" w:rsidRDefault="00DA6EFD" w:rsidP="00A068F1">
            <w:pPr>
              <w:pStyle w:val="TableCellLeft10pt"/>
              <w:keepNext w:val="0"/>
            </w:pPr>
          </w:p>
        </w:tc>
        <w:tc>
          <w:tcPr>
            <w:tcW w:w="1177" w:type="dxa"/>
          </w:tcPr>
          <w:p ns2:paraId="7B766CE4" ns2:textId="77777777" w:rsidR="00DA6EFD" w:rsidRDefault="00895D30" w:rsidP="00A068F1">
            <w:pPr>
              <w:pStyle w:val="TableCellLeft10pt"/>
              <w:keepNext w:val="0"/>
            </w:pPr>
            <w:r>
              <w:t>Drug</w:t>
            </w:r>
          </w:p>
        </w:tc>
        <w:tc>
          <w:tcPr>
            <w:tcW w:w="1101" w:type="dxa"/>
          </w:tcPr>
          <w:p ns2:paraId="093C6BE8" ns2:textId="45C35224" w:rsidR="00DA6EFD" w:rsidRDefault="00895D30" w:rsidP="00A068F1">
            <w:pPr>
              <w:pStyle w:val="TableCellLeft10pt"/>
              <w:keepNext w:val="0"/>
            </w:pPr>
            <w:r>
              <w:t>Tablet</w:t>
            </w:r>
          </w:p>
        </w:tc>
        <w:tc>
          <w:tcPr>
            <w:tcW w:w="944" w:type="dxa"/>
          </w:tcPr>
          <w:p ns2:paraId="10553EF2" ns2:textId="60CB9A61" w:rsidR="003B3470" w:rsidRDefault="00895D30">
            <w:r w:rsidRPr="001C63C0">
              <w:rPr>
                <w:sz w:val="20"/>
                <w:szCs w:val="20"/>
              </w:rPr>
              <w:t>10, 50, and 100 mg</w:t>
            </w:r>
          </w:p>
          <w:p ns2:paraId="352B3D0D" ns2:textId="77777777" w:rsidR="00DA6EFD" w:rsidRDefault="00DA6EFD" w:rsidP="00A068F1">
            <w:pPr>
              <w:pStyle w:val="TableCellLeft10pt"/>
              <w:keepNext w:val="0"/>
            </w:pPr>
          </w:p>
        </w:tc>
        <w:tc>
          <w:tcPr>
            <w:tcW w:w="790" w:type="dxa"/>
          </w:tcPr>
          <w:p ns2:paraId="4E8FE409" ns2:textId="25BDE672" w:rsidR="003B3470" w:rsidRDefault="00895D30">
            <w:r w:rsidRPr="001C63C0">
              <w:rPr>
                <w:sz w:val="20"/>
                <w:szCs w:val="20"/>
              </w:rPr>
              <w:t>20 mg up to 400 mg per day</w:t>
            </w:r>
          </w:p>
          <w:p ns2:paraId="4BF512F4" ns2:textId="77777777" w:rsidR="00DA6EFD" w:rsidRDefault="00DA6EFD" w:rsidP="00A068F1">
            <w:pPr>
              <w:pStyle w:val="TableCellLeft10pt"/>
              <w:keepNext w:val="0"/>
            </w:pPr>
          </w:p>
        </w:tc>
        <w:tc>
          <w:tcPr>
            <w:tcW w:w="1420" w:type="dxa"/>
          </w:tcPr>
          <w:p ns2:paraId="13E5081D" ns2:textId="77777777" w:rsidR="00DA6EFD" w:rsidRDefault="00895D30" w:rsidP="00A068F1">
            <w:pPr>
              <w:pStyle w:val="TableCellLeft10pt"/>
              <w:keepNext w:val="0"/>
            </w:pPr>
            <w:r>
              <w:t>Oral</w:t>
            </w:r>
          </w:p>
        </w:tc>
        <w:tc>
          <w:tcPr>
            <w:tcW w:w="1343" w:type="dxa"/>
          </w:tcPr>
          <w:p ns2:paraId="324F6CB9" ns2:textId="35AA518D" w:rsidR="003B3470" w:rsidRDefault="00895D30">
            <w:r w:rsidRPr="001C63C0">
              <w:rPr>
                <w:sz w:val="20"/>
                <w:szCs w:val="20"/>
              </w:rPr>
              <w:t>Daily morning dosing, until DP, unacceptable toxicity, discontinuation criteria met, or 2 years post C2D1</w:t>
            </w:r>
          </w:p>
          <w:p ns2:paraId="27ECAFCE" ns2:textId="77777777" w:rsidR="00DA6EFD" w:rsidRDefault="00DA6EFD" w:rsidP="00A068F1">
            <w:pPr>
              <w:pStyle w:val="TableCellLeft10pt"/>
              <w:keepNext w:val="0"/>
            </w:pPr>
          </w:p>
        </w:tc>
        <w:tc>
          <w:tcPr>
            <w:tcW w:w="1066" w:type="dxa"/>
          </w:tcPr>
          <w:p ns2:paraId="3E212F21" ns2:textId="77777777" w:rsidR="00DA6EFD" w:rsidRDefault="00895D30" w:rsidP="00AF46CA">
            <w:pPr>
              <w:pStyle w:val="TableCellLeft10pt"/>
              <w:keepNext w:val="0"/>
              <w:ind w:right="-24"/>
            </w:pPr>
            <w:r>
              <w:t>Comparator</w:t>
            </w:r>
          </w:p>
        </w:tc>
        <w:tc>
          <w:tcPr>
            <w:tcW w:w="702" w:type="dxa"/>
          </w:tcPr>
          <w:p ns2:paraId="1A19CECC" ns2:textId="77777777" w:rsidR="00DA6EFD" w:rsidRDefault="00895D30" w:rsidP="00A068F1">
            <w:pPr>
              <w:pStyle w:val="TableCellLeft10pt"/>
              <w:keepNext w:val="0"/>
            </w:pPr>
            <w:r>
              <w:t>IMP</w:t>
            </w:r>
          </w:p>
        </w:tc>
        <w:tc>
          <w:tcPr>
            <w:tcW w:w="878" w:type="dxa"/>
          </w:tcPr>
          <w:p ns2:paraId="6B1F185C" ns2:textId="394751C2" w:rsidR="00E71A6D" w:rsidRDefault="00895D30" w:rsidP="009602AE">
            <w:pPr>
              <w:keepLines/>
              <w:spacing w:line="240" w:lineRule="exact"/>
            </w:pPr>
            <w:r w:rsidRPr="00B52D8A">
              <w:rPr>
                <w:sz w:val="20"/>
                <w:szCs w:val="20"/>
              </w:rPr>
              <w:t>Central or local</w:t>
            </w:r>
          </w:p>
        </w:tc>
      </w:tr>
      <w:tr w:rsidR="003117E4" ns2:paraId="06904EA3" ns2:textId="77777777" w:rsidTr="002A3F57">
        <w:trPr>
          <w:cantSplit/>
        </w:trPr>
        <w:tc>
          <w:tcPr>
            <w:tcW w:w="1065" w:type="dxa"/>
          </w:tcPr>
          <w:p ns2:paraId="7825AF4F" ns2:textId="57F9E052" w:rsidR="003B3470" w:rsidRDefault="00895D30" w:rsidP="00AF46CA">
            <w:pPr>
              <w:ind w:right="-125"/>
            </w:pPr>
            <w:r w:rsidRPr="001C63C0">
              <w:rPr>
                <w:sz w:val="20"/>
                <w:szCs w:val="20"/>
              </w:rPr>
              <w:t>Comparator Group</w:t>
            </w:r>
          </w:p>
          <w:p ns2:paraId="72295CAE" ns2:textId="77777777" w:rsidR="00F41BA4" w:rsidRDefault="00F41BA4" w:rsidP="00AF46CA">
            <w:pPr>
              <w:pStyle w:val="TableCellLeft10pt"/>
              <w:keepNext w:val="0"/>
              <w:ind w:right="-125"/>
            </w:pPr>
          </w:p>
        </w:tc>
        <w:tc>
          <w:tcPr>
            <w:tcW w:w="1188" w:type="dxa"/>
          </w:tcPr>
          <w:p ns2:paraId="37D56B2F" ns2:textId="77777777" w:rsidR="00F41BA4" w:rsidRDefault="00895D30" w:rsidP="00A068F1">
            <w:pPr>
              <w:pStyle w:val="TableCellLeft10pt"/>
              <w:keepNext w:val="0"/>
            </w:pPr>
            <w:r>
              <w:t>Active Comparator</w:t>
            </w:r>
          </w:p>
        </w:tc>
        <w:tc>
          <w:tcPr>
            <w:tcW w:w="1276" w:type="dxa"/>
          </w:tcPr>
          <w:p ns2:paraId="4E85A5A2" ns2:textId="422F409F" w:rsidR="003B3470" w:rsidRDefault="00895D30">
            <w:r w:rsidRPr="001C63C0">
              <w:rPr>
                <w:sz w:val="20"/>
                <w:szCs w:val="20"/>
              </w:rPr>
              <w:t>Rituximab (in combination with venetoclax)</w:t>
            </w:r>
          </w:p>
          <w:p ns2:paraId="1F5C0A7F" ns2:textId="77777777" w:rsidR="00F41BA4" w:rsidRDefault="00F41BA4" w:rsidP="00A068F1">
            <w:pPr>
              <w:pStyle w:val="TableCellLeft10pt"/>
              <w:keepNext w:val="0"/>
            </w:pPr>
          </w:p>
        </w:tc>
        <w:tc>
          <w:tcPr>
            <w:tcW w:w="1177" w:type="dxa"/>
          </w:tcPr>
          <w:p ns2:paraId="290B5BD1" ns2:textId="77777777" w:rsidR="00F41BA4" w:rsidRDefault="00895D30" w:rsidP="00A068F1">
            <w:pPr>
              <w:pStyle w:val="TableCellLeft10pt"/>
              <w:keepNext w:val="0"/>
            </w:pPr>
            <w:r>
              <w:t>Drug</w:t>
            </w:r>
          </w:p>
        </w:tc>
        <w:tc>
          <w:tcPr>
            <w:tcW w:w="1101" w:type="dxa"/>
          </w:tcPr>
          <w:p ns2:paraId="33CE24D0" ns2:textId="77777777" w:rsidR="00F41BA4" w:rsidRDefault="00895D30" w:rsidP="00A068F1">
            <w:pPr>
              <w:pStyle w:val="TableCellLeft10pt"/>
              <w:keepNext w:val="0"/>
            </w:pPr>
            <w:r>
              <w:t>Solution</w:t>
            </w:r>
          </w:p>
        </w:tc>
        <w:tc>
          <w:tcPr>
            <w:tcW w:w="944" w:type="dxa"/>
          </w:tcPr>
          <w:p ns2:paraId="663C4061" ns2:textId="77777777" w:rsidR="003B3470" w:rsidRPr="001C63C0" w:rsidRDefault="00895D30" w:rsidP="00427B80">
            <w:pPr>
              <w:pStyle w:val="TableCellLeft10pt"/>
              <w:keepNext w:val="0"/>
              <w:keepLines w:val="0"/>
              <w:rPr>
                <w:szCs w:val="20"/>
              </w:rPr>
            </w:pPr>
            <w:r w:rsidRPr="001C63C0">
              <w:rPr>
                <w:szCs w:val="20"/>
              </w:rPr>
              <w:t>100 mg/10 mL</w:t>
            </w:r>
          </w:p>
          <w:p ns2:paraId="307EAEFE" ns2:textId="77777777" w:rsidR="003B3470" w:rsidRPr="001C63C0" w:rsidRDefault="00895D30" w:rsidP="00427B80">
            <w:pPr>
              <w:pStyle w:val="TableCellLeft10pt"/>
              <w:keepNext w:val="0"/>
              <w:keepLines w:val="0"/>
              <w:rPr>
                <w:szCs w:val="20"/>
              </w:rPr>
            </w:pPr>
            <w:r w:rsidRPr="001C63C0">
              <w:rPr>
                <w:szCs w:val="20"/>
              </w:rPr>
              <w:t>500 mg/50 mL</w:t>
            </w:r>
          </w:p>
          <w:p ns2:paraId="15BA41C6" ns2:textId="6939322B" w:rsidR="003B3470" w:rsidRDefault="00895D30">
            <w:r w:rsidRPr="001C63C0">
              <w:rPr>
                <w:sz w:val="20"/>
                <w:szCs w:val="20"/>
              </w:rPr>
              <w:t>(10 mg/mL)</w:t>
            </w:r>
          </w:p>
          <w:p ns2:paraId="69C0A598" ns2:textId="77777777" w:rsidR="00F41BA4" w:rsidRDefault="00F41BA4" w:rsidP="00442DB9">
            <w:pPr>
              <w:pStyle w:val="TableCellLeft10pt"/>
              <w:keepNext w:val="0"/>
            </w:pPr>
          </w:p>
        </w:tc>
        <w:tc>
          <w:tcPr>
            <w:tcW w:w="790" w:type="dxa"/>
          </w:tcPr>
          <w:p ns2:paraId="0D411543" ns2:textId="326D485C" w:rsidR="003B3470" w:rsidRDefault="00895D30">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p ns2:paraId="23CA1822" ns2:textId="77777777" w:rsidR="00F41BA4" w:rsidRDefault="00F41BA4" w:rsidP="00A068F1">
            <w:pPr>
              <w:pStyle w:val="TableCellLeft10pt"/>
              <w:keepNext w:val="0"/>
            </w:pPr>
          </w:p>
        </w:tc>
        <w:tc>
          <w:tcPr>
            <w:tcW w:w="1420" w:type="dxa"/>
          </w:tcPr>
          <w:p ns2:paraId="1B0C9104" ns2:textId="77777777" w:rsidR="00F41BA4" w:rsidRDefault="00895D30" w:rsidP="00A068F1">
            <w:pPr>
              <w:pStyle w:val="TableCellLeft10pt"/>
              <w:keepNext w:val="0"/>
            </w:pPr>
            <w:r>
              <w:t>IV Infusion</w:t>
            </w:r>
          </w:p>
        </w:tc>
        <w:tc>
          <w:tcPr>
            <w:tcW w:w="1343" w:type="dxa"/>
          </w:tcPr>
          <w:p ns2:paraId="4C4AB82B" ns2:textId="270194D3" w:rsidR="003B3470" w:rsidRDefault="00895D30">
            <w:r w:rsidRPr="001C63C0">
              <w:rPr>
                <w:sz w:val="20"/>
                <w:szCs w:val="20"/>
              </w:rPr>
              <w:t>Once per 28-day cycle, for 6 total cycles</w:t>
            </w:r>
          </w:p>
          <w:p ns2:paraId="1F905F16" ns2:textId="77777777" w:rsidR="00F41BA4" w:rsidRDefault="00F41BA4" w:rsidP="00A068F1">
            <w:pPr>
              <w:pStyle w:val="TableCellLeft10pt"/>
              <w:keepNext w:val="0"/>
            </w:pPr>
          </w:p>
        </w:tc>
        <w:tc>
          <w:tcPr>
            <w:tcW w:w="1066" w:type="dxa"/>
          </w:tcPr>
          <w:p ns2:paraId="009C926F" ns2:textId="77777777" w:rsidR="00F41BA4" w:rsidRDefault="00895D30" w:rsidP="00AF46CA">
            <w:pPr>
              <w:pStyle w:val="TableCellLeft10pt"/>
              <w:keepNext w:val="0"/>
              <w:ind w:right="-24"/>
            </w:pPr>
            <w:r>
              <w:t>Comparator</w:t>
            </w:r>
          </w:p>
        </w:tc>
        <w:tc>
          <w:tcPr>
            <w:tcW w:w="702" w:type="dxa"/>
          </w:tcPr>
          <w:p ns2:paraId="11AA4BB9" ns2:textId="77777777" w:rsidR="00F41BA4" w:rsidRDefault="00895D30" w:rsidP="00A068F1">
            <w:pPr>
              <w:pStyle w:val="TableCellLeft10pt"/>
              <w:keepNext w:val="0"/>
            </w:pPr>
            <w:r>
              <w:t>IMP</w:t>
            </w:r>
          </w:p>
        </w:tc>
        <w:tc>
          <w:tcPr>
            <w:tcW w:w="878" w:type="dxa"/>
          </w:tcPr>
          <w:p ns2:paraId="4D27AFCE" ns2:textId="23D25016" w:rsidR="00E71A6D" w:rsidRDefault="00895D30" w:rsidP="009602AE">
            <w:pPr>
              <w:keepLines/>
              <w:spacing w:line="240" w:lineRule="exact"/>
            </w:pPr>
            <w:r w:rsidRPr="00B52D8A">
              <w:rPr>
                <w:sz w:val="20"/>
                <w:szCs w:val="20"/>
              </w:rPr>
              <w:t>Central or local</w:t>
            </w:r>
          </w:p>
        </w:tc>
      </w:tr>
      <w:tr w:rsidR="003117E4" ns2:paraId="78FF5472" ns2:textId="77777777" w:rsidTr="002A3F57">
        <w:trPr>
          <w:cantSplit/>
        </w:trPr>
        <w:tc>
          <w:tcPr>
            <w:tcW w:w="1065" w:type="dxa"/>
          </w:tcPr>
          <w:p ns2:paraId="142DF1D5" ns2:textId="2E79C3D7" w:rsidR="003B3470" w:rsidRDefault="00895D30" w:rsidP="00AF46CA">
            <w:pPr>
              <w:ind w:right="-125"/>
            </w:pPr>
            <w:r w:rsidRPr="001C63C0">
              <w:rPr>
                <w:sz w:val="20"/>
                <w:szCs w:val="20"/>
              </w:rPr>
              <w:t>Comparator Group</w:t>
            </w:r>
          </w:p>
          <w:p ns2:paraId="5FF07752" ns2:textId="77777777" w:rsidR="00C073B0" w:rsidRDefault="00C073B0" w:rsidP="00AF46CA">
            <w:pPr>
              <w:pStyle w:val="TableCellLeft10pt"/>
              <w:keepNext w:val="0"/>
              <w:ind w:right="-125"/>
            </w:pPr>
          </w:p>
        </w:tc>
        <w:tc>
          <w:tcPr>
            <w:tcW w:w="1188" w:type="dxa"/>
          </w:tcPr>
          <w:p ns2:paraId="271E72EF" ns2:textId="77777777" w:rsidR="00C073B0" w:rsidRDefault="00895D30" w:rsidP="00A068F1">
            <w:pPr>
              <w:pStyle w:val="TableCellLeft10pt"/>
              <w:keepNext w:val="0"/>
            </w:pPr>
            <w:r>
              <w:t>Active Comparator</w:t>
            </w:r>
          </w:p>
        </w:tc>
        <w:tc>
          <w:tcPr>
            <w:tcW w:w="1276" w:type="dxa"/>
          </w:tcPr>
          <w:p ns2:paraId="684058EC" ns2:textId="2A9B060E" w:rsidR="003B3470" w:rsidRDefault="00895D30">
            <w:r w:rsidRPr="001C63C0">
              <w:rPr>
                <w:sz w:val="20"/>
                <w:szCs w:val="20"/>
              </w:rPr>
              <w:t>Biosimilar of rituximab (in combination with venetoclax)</w:t>
            </w:r>
          </w:p>
          <w:p ns2:paraId="7432CEA7" ns2:textId="77777777" w:rsidR="00C073B0" w:rsidRDefault="00C073B0" w:rsidP="00A068F1">
            <w:pPr>
              <w:pStyle w:val="TableCellLeft10pt"/>
              <w:keepNext w:val="0"/>
            </w:pPr>
          </w:p>
        </w:tc>
        <w:tc>
          <w:tcPr>
            <w:tcW w:w="1177" w:type="dxa"/>
          </w:tcPr>
          <w:p ns2:paraId="5C2EC3B1" ns2:textId="77777777" w:rsidR="00C073B0" w:rsidRDefault="00895D30" w:rsidP="00A068F1">
            <w:pPr>
              <w:pStyle w:val="TableCellLeft10pt"/>
              <w:keepNext w:val="0"/>
            </w:pPr>
            <w:r>
              <w:t>Drug</w:t>
            </w:r>
          </w:p>
        </w:tc>
        <w:tc>
          <w:tcPr>
            <w:tcW w:w="1101" w:type="dxa"/>
          </w:tcPr>
          <w:p ns2:paraId="09165437" ns2:textId="77777777" w:rsidR="00C073B0" w:rsidRDefault="00895D30" w:rsidP="00A068F1">
            <w:pPr>
              <w:pStyle w:val="TableCellLeft10pt"/>
              <w:keepNext w:val="0"/>
            </w:pPr>
            <w:r>
              <w:t>Solution</w:t>
            </w:r>
          </w:p>
        </w:tc>
        <w:tc>
          <w:tcPr>
            <w:tcW w:w="944" w:type="dxa"/>
          </w:tcPr>
          <w:p ns2:paraId="3B12DB73" ns2:textId="77777777" w:rsidR="003B3470" w:rsidRPr="001C63C0" w:rsidRDefault="00895D30" w:rsidP="00427B80">
            <w:pPr>
              <w:pStyle w:val="TableCellLeft10pt"/>
              <w:keepNext w:val="0"/>
              <w:keepLines w:val="0"/>
              <w:rPr>
                <w:szCs w:val="20"/>
              </w:rPr>
            </w:pPr>
            <w:r w:rsidRPr="001C63C0">
              <w:rPr>
                <w:szCs w:val="20"/>
              </w:rPr>
              <w:t>100 mg/10 mL</w:t>
            </w:r>
          </w:p>
          <w:p ns2:paraId="5D79ADD5" ns2:textId="77777777" w:rsidR="003B3470" w:rsidRPr="001C63C0" w:rsidRDefault="00895D30" w:rsidP="00427B80">
            <w:pPr>
              <w:pStyle w:val="TableCellLeft10pt"/>
              <w:keepNext w:val="0"/>
              <w:keepLines w:val="0"/>
              <w:rPr>
                <w:szCs w:val="20"/>
              </w:rPr>
            </w:pPr>
            <w:r w:rsidRPr="001C63C0">
              <w:rPr>
                <w:szCs w:val="20"/>
              </w:rPr>
              <w:t>500 mg/50 mL</w:t>
            </w:r>
          </w:p>
          <w:p ns2:paraId="28A617D0" ns2:textId="31418EDF" w:rsidR="003B3470" w:rsidRDefault="00895D30">
            <w:r w:rsidRPr="001C63C0">
              <w:rPr>
                <w:sz w:val="20"/>
                <w:szCs w:val="20"/>
              </w:rPr>
              <w:t>(10 mg/mL)</w:t>
            </w:r>
          </w:p>
          <w:p ns2:paraId="5DED3A42" ns2:textId="77777777" w:rsidR="00C073B0" w:rsidRDefault="00C073B0" w:rsidP="00442DB9">
            <w:pPr>
              <w:pStyle w:val="TableCellLeft10pt"/>
              <w:keepNext w:val="0"/>
            </w:pPr>
          </w:p>
        </w:tc>
        <w:tc>
          <w:tcPr>
            <w:tcW w:w="790" w:type="dxa"/>
          </w:tcPr>
          <w:p ns2:paraId="14DD87A2" ns2:textId="3A3B10CE" w:rsidR="003B3470" w:rsidRDefault="00895D30">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p ns2:paraId="7CF2F227" ns2:textId="77777777" w:rsidR="00C073B0" w:rsidRDefault="00C073B0" w:rsidP="00A068F1">
            <w:pPr>
              <w:pStyle w:val="TableCellLeft10pt"/>
              <w:keepNext w:val="0"/>
            </w:pPr>
          </w:p>
        </w:tc>
        <w:tc>
          <w:tcPr>
            <w:tcW w:w="1420" w:type="dxa"/>
          </w:tcPr>
          <w:p ns2:paraId="0F40B1E4" ns2:textId="77777777" w:rsidR="00C073B0" w:rsidRDefault="00895D30" w:rsidP="00A068F1">
            <w:pPr>
              <w:pStyle w:val="TableCellLeft10pt"/>
              <w:keepNext w:val="0"/>
            </w:pPr>
            <w:r>
              <w:t>IV Infusion</w:t>
            </w:r>
          </w:p>
        </w:tc>
        <w:tc>
          <w:tcPr>
            <w:tcW w:w="1343" w:type="dxa"/>
          </w:tcPr>
          <w:p ns2:paraId="02267DEE" ns2:textId="08A424C2" w:rsidR="003B3470" w:rsidRDefault="00895D30">
            <w:r w:rsidRPr="001C63C0">
              <w:rPr>
                <w:sz w:val="20"/>
                <w:szCs w:val="20"/>
              </w:rPr>
              <w:t>Once per 28-day cycle, for 6 total cycles</w:t>
            </w:r>
          </w:p>
          <w:p ns2:paraId="3A8E2C64" ns2:textId="77777777" w:rsidR="00C073B0" w:rsidRDefault="00C073B0" w:rsidP="00A068F1">
            <w:pPr>
              <w:pStyle w:val="TableCellLeft10pt"/>
              <w:keepNext w:val="0"/>
            </w:pPr>
          </w:p>
        </w:tc>
        <w:tc>
          <w:tcPr>
            <w:tcW w:w="1066" w:type="dxa"/>
          </w:tcPr>
          <w:p ns2:paraId="7B49BCBC" ns2:textId="77777777" w:rsidR="00C073B0" w:rsidRDefault="00895D30" w:rsidP="00AF46CA">
            <w:pPr>
              <w:pStyle w:val="TableCellLeft10pt"/>
              <w:keepNext w:val="0"/>
              <w:ind w:right="-24"/>
            </w:pPr>
            <w:r>
              <w:t>Comparator</w:t>
            </w:r>
          </w:p>
        </w:tc>
        <w:tc>
          <w:tcPr>
            <w:tcW w:w="702" w:type="dxa"/>
          </w:tcPr>
          <w:p ns2:paraId="56DA7247" ns2:textId="77777777" w:rsidR="00C073B0" w:rsidRDefault="00895D30" w:rsidP="00A068F1">
            <w:pPr>
              <w:pStyle w:val="TableCellLeft10pt"/>
              <w:keepNext w:val="0"/>
            </w:pPr>
            <w:r>
              <w:t>IMP</w:t>
            </w:r>
          </w:p>
        </w:tc>
        <w:tc>
          <w:tcPr>
            <w:tcW w:w="878" w:type="dxa"/>
          </w:tcPr>
          <w:p ns2:paraId="155F02E9" ns2:textId="432244C0" w:rsidR="00E71A6D" w:rsidRDefault="00895D30" w:rsidP="009602AE">
            <w:pPr>
              <w:keepLines/>
              <w:spacing w:line="240" w:lineRule="exact"/>
            </w:pPr>
            <w:r w:rsidRPr="00B52D8A">
              <w:rPr>
                <w:sz w:val="20"/>
                <w:szCs w:val="20"/>
              </w:rPr>
              <w:t>Local</w:t>
            </w:r>
          </w:p>
        </w:tc>
      </w:tr>
      <w:tr w:rsidR="003117E4" ns2:paraId="46C498DC" ns2:textId="77777777" w:rsidTr="002A3F57">
        <w:trPr>
          <w:cantSplit/>
        </w:trPr>
        <w:tc>
          <w:tcPr>
            <w:tcW w:w="1065" w:type="dxa"/>
          </w:tcPr>
          <w:p ns2:paraId="50CD17CE" ns2:textId="0D7C2ADA" w:rsidR="003B3470" w:rsidRDefault="00895D30" w:rsidP="00AF46CA">
            <w:pPr>
              <w:ind w:right="-125"/>
            </w:pPr>
            <w:r w:rsidRPr="001C63C0">
              <w:rPr>
                <w:sz w:val="20"/>
                <w:szCs w:val="20"/>
              </w:rPr>
              <w:t>Comparator Group</w:t>
            </w:r>
          </w:p>
          <w:p ns2:paraId="19065BA6" ns2:textId="77777777" w:rsidR="008854FC" w:rsidRDefault="008854FC" w:rsidP="00A068F1">
            <w:pPr>
              <w:pStyle w:val="TableCellLeft10pt"/>
              <w:keepNext w:val="0"/>
            </w:pPr>
          </w:p>
        </w:tc>
        <w:tc>
          <w:tcPr>
            <w:tcW w:w="1188" w:type="dxa"/>
          </w:tcPr>
          <w:p ns2:paraId="23F6B238" ns2:textId="77777777" w:rsidR="008854FC" w:rsidRDefault="00895D30" w:rsidP="00A068F1">
            <w:pPr>
              <w:pStyle w:val="TableCellLeft10pt"/>
              <w:keepNext w:val="0"/>
            </w:pPr>
            <w:r>
              <w:t>Active Comparator</w:t>
            </w:r>
          </w:p>
        </w:tc>
        <w:tc>
          <w:tcPr>
            <w:tcW w:w="1276" w:type="dxa"/>
          </w:tcPr>
          <w:p ns2:paraId="342A92F0" ns2:textId="07F2FC2A" w:rsidR="003B3470" w:rsidRDefault="00895D30">
            <w:r w:rsidRPr="001C63C0">
              <w:rPr>
                <w:sz w:val="20"/>
                <w:szCs w:val="20"/>
              </w:rPr>
              <w:t>Truxima (biosimilar of rituximab) in combination with venetoclax</w:t>
            </w:r>
          </w:p>
          <w:p ns2:paraId="40893962" ns2:textId="77777777" w:rsidR="008854FC" w:rsidRDefault="008854FC" w:rsidP="00A068F1">
            <w:pPr>
              <w:pStyle w:val="TableCellLeft10pt"/>
              <w:keepNext w:val="0"/>
            </w:pPr>
          </w:p>
        </w:tc>
        <w:tc>
          <w:tcPr>
            <w:tcW w:w="1177" w:type="dxa"/>
          </w:tcPr>
          <w:p ns2:paraId="6B6B3346" ns2:textId="77777777" w:rsidR="008854FC" w:rsidRDefault="00895D30" w:rsidP="00A068F1">
            <w:pPr>
              <w:pStyle w:val="TableCellLeft10pt"/>
              <w:keepNext w:val="0"/>
            </w:pPr>
            <w:r>
              <w:t>Drug</w:t>
            </w:r>
          </w:p>
        </w:tc>
        <w:tc>
          <w:tcPr>
            <w:tcW w:w="1101" w:type="dxa"/>
          </w:tcPr>
          <w:p ns2:paraId="0A9AF9FF" ns2:textId="77777777" w:rsidR="008854FC" w:rsidRDefault="00895D30" w:rsidP="00A068F1">
            <w:pPr>
              <w:pStyle w:val="TableCellLeft10pt"/>
              <w:keepNext w:val="0"/>
            </w:pPr>
            <w:r>
              <w:t>Solution</w:t>
            </w:r>
          </w:p>
        </w:tc>
        <w:tc>
          <w:tcPr>
            <w:tcW w:w="944" w:type="dxa"/>
          </w:tcPr>
          <w:p ns2:paraId="60086693" ns2:textId="77777777" w:rsidR="003B3470" w:rsidRPr="001C63C0" w:rsidRDefault="00895D30" w:rsidP="00427B80">
            <w:pPr>
              <w:pStyle w:val="TableCellLeft10pt"/>
              <w:keepNext w:val="0"/>
              <w:keepLines w:val="0"/>
              <w:rPr>
                <w:szCs w:val="20"/>
              </w:rPr>
            </w:pPr>
            <w:r w:rsidRPr="001C63C0">
              <w:rPr>
                <w:szCs w:val="20"/>
              </w:rPr>
              <w:t>100 mg/10 mL</w:t>
            </w:r>
          </w:p>
          <w:p ns2:paraId="3D53F8AF" ns2:textId="77777777" w:rsidR="003B3470" w:rsidRPr="001C63C0" w:rsidRDefault="00895D30" w:rsidP="00427B80">
            <w:pPr>
              <w:pStyle w:val="TableCellLeft10pt"/>
              <w:keepNext w:val="0"/>
              <w:keepLines w:val="0"/>
              <w:rPr>
                <w:szCs w:val="20"/>
              </w:rPr>
            </w:pPr>
            <w:r w:rsidRPr="001C63C0">
              <w:rPr>
                <w:szCs w:val="20"/>
              </w:rPr>
              <w:t>500 mg/50 mL</w:t>
            </w:r>
          </w:p>
          <w:p ns2:paraId="0CB56317" ns2:textId="19F8274D" w:rsidR="003B3470" w:rsidRDefault="00895D30">
            <w:r w:rsidRPr="001C63C0">
              <w:rPr>
                <w:sz w:val="20"/>
                <w:szCs w:val="20"/>
              </w:rPr>
              <w:t>(10 mg/mL)</w:t>
            </w:r>
          </w:p>
          <w:p ns2:paraId="13151EC4" ns2:textId="77777777" w:rsidR="008854FC" w:rsidRDefault="008854FC" w:rsidP="00442DB9">
            <w:pPr>
              <w:pStyle w:val="TableCellLeft10pt"/>
              <w:keepNext w:val="0"/>
            </w:pPr>
          </w:p>
        </w:tc>
        <w:tc>
          <w:tcPr>
            <w:tcW w:w="790" w:type="dxa"/>
          </w:tcPr>
          <w:p ns2:paraId="75A1B3AF" ns2:textId="6DAF8034" w:rsidR="003B3470" w:rsidRDefault="00895D30">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p ns2:paraId="2BC7C90A" ns2:textId="77777777" w:rsidR="008854FC" w:rsidRDefault="008854FC" w:rsidP="00A068F1">
            <w:pPr>
              <w:pStyle w:val="TableCellLeft10pt"/>
              <w:keepNext w:val="0"/>
            </w:pPr>
          </w:p>
        </w:tc>
        <w:tc>
          <w:tcPr>
            <w:tcW w:w="1420" w:type="dxa"/>
          </w:tcPr>
          <w:p ns2:paraId="2A7861C5" ns2:textId="77777777" w:rsidR="008854FC" w:rsidRDefault="00895D30" w:rsidP="00A068F1">
            <w:pPr>
              <w:pStyle w:val="TableCellLeft10pt"/>
              <w:keepNext w:val="0"/>
            </w:pPr>
            <w:r>
              <w:t>IV Infusion</w:t>
            </w:r>
          </w:p>
        </w:tc>
        <w:tc>
          <w:tcPr>
            <w:tcW w:w="1343" w:type="dxa"/>
          </w:tcPr>
          <w:p ns2:paraId="59336F05" ns2:textId="4BBF258D" w:rsidR="003B3470" w:rsidRDefault="00895D30">
            <w:r w:rsidRPr="001C63C0">
              <w:rPr>
                <w:sz w:val="20"/>
                <w:szCs w:val="20"/>
              </w:rPr>
              <w:t>Once per 28-day cycle, for 6 total cycles</w:t>
            </w:r>
          </w:p>
          <w:p ns2:paraId="59774211" ns2:textId="77777777" w:rsidR="008854FC" w:rsidRDefault="008854FC" w:rsidP="00A068F1">
            <w:pPr>
              <w:pStyle w:val="TableCellLeft10pt"/>
              <w:keepNext w:val="0"/>
            </w:pPr>
          </w:p>
        </w:tc>
        <w:tc>
          <w:tcPr>
            <w:tcW w:w="1066" w:type="dxa"/>
          </w:tcPr>
          <w:p ns2:paraId="4F2E64E2" ns2:textId="77777777" w:rsidR="008854FC" w:rsidRDefault="00895D30" w:rsidP="00AF46CA">
            <w:pPr>
              <w:pStyle w:val="TableCellLeft10pt"/>
              <w:keepNext w:val="0"/>
              <w:ind w:right="-24"/>
            </w:pPr>
            <w:r>
              <w:t>Comparator</w:t>
            </w:r>
          </w:p>
        </w:tc>
        <w:tc>
          <w:tcPr>
            <w:tcW w:w="702" w:type="dxa"/>
          </w:tcPr>
          <w:p ns2:paraId="41E122B8" ns2:textId="77777777" w:rsidR="008854FC" w:rsidRDefault="00895D30" w:rsidP="00A068F1">
            <w:pPr>
              <w:pStyle w:val="TableCellLeft10pt"/>
              <w:keepNext w:val="0"/>
            </w:pPr>
            <w:r>
              <w:t>IMP</w:t>
            </w:r>
          </w:p>
        </w:tc>
        <w:tc>
          <w:tcPr>
            <w:tcW w:w="878" w:type="dxa"/>
          </w:tcPr>
          <w:p ns2:paraId="74FDC6E8" ns2:textId="3351FFFF" w:rsidR="00E71A6D" w:rsidRDefault="00895D30" w:rsidP="009602AE">
            <w:pPr>
              <w:keepLines/>
              <w:spacing w:line="240" w:lineRule="exact"/>
            </w:pPr>
            <w:r w:rsidRPr="00B52D8A">
              <w:rPr>
                <w:sz w:val="20"/>
                <w:szCs w:val="20"/>
              </w:rPr>
              <w:t>Central or local</w:t>
            </w:r>
          </w:p>
        </w:tc>
      </w:tr>
    </w:tbl>
    <w:p ns2:paraId="7F28FD05" ns2:textId="77777777" w:rsidR="0007312C" w:rsidRPr="00FF75A9" w:rsidRDefault="0007312C" w:rsidP="00FF75A9">
      <w:pPr>
        <w:pStyle w:val="Paragraph"/>
        <w:keepNext/>
        <w:spacing w:before="0" w:after="0" w:line="20" w:lineRule="exact"/>
        <w:rPr>
          <w:sz w:val="2"/>
          <w:szCs w:val="2"/>
        </w:rPr>
      </w:pPr>
      <w:ins w:id="8164" w:author="GoldenCorpusHarness" w:date="2026-03-28T22:23:47Z">
        <w:r>
          <w:t>NOTE: Refer to the IB for details regarding excipients for nemtabrutinib and the current prescribing information for venetoclax/rituximab (or rituximab biosimilar [see Appendix 13]).</w:t>
        </w:r>
      </w:ins>
    </w:p>
    <w:p ns2:paraId="627FA57F" ns2:textId="77777777" w:rsidR="00B826E1" w:rsidRPr="00AF46CA" w:rsidRDefault="00895D30">
      <w:pPr>
        <w:pStyle w:val="TableNote9pt"/>
        <w:tabs>
          <w:tab w:val="clear" w:pos="360"/>
        </w:tabs>
        <w:ind w:left="0" w:firstLine="0"/>
        <w:rPr>
          <w:rStyle w:val="SuggestedOptional"/>
          <w:color w:val="auto"/>
        </w:rPr>
      </w:pPr>
      <w:del w:id="8165" w:author="GoldenCorpusHarness" w:date="2026-03-28T22:23:47Z">
        <w:r>
          <w:delText>AxMP=aux</w:delText>
        </w:r>
      </w:del>
      <w:ins w:id="8166" w:author="GoldenCorpusHarness" w:date="2026-03-28T22:23:47Z">
        <w:r>
          <w:t>History of severe bleeding disorders (eg, hemoph</w:t>
        </w:r>
      </w:ins>
      <w:r>
        <w:t>ilia</w:t>
      </w:r>
      <w:del w:id="8167" w:author="GoldenCorpusHarness" w:date="2026-03-28T22:23:47Z">
        <w:r>
          <w:delText>ry medicinal product; C=cycle 1; D=day; DP=disease progression; IMP=investigational medicinal product; IV=intravenous; NIMP=noninvestigational medicinal product</w:delText>
        </w:r>
      </w:del>
      <w:ins w:id="8168" w:author="GoldenCorpusHarness" w:date="2026-03-28T22:23:47Z">
        <w:r>
          <w:t>)</w:t>
        </w:r>
      </w:ins>
      <w:r>
        <w:t>.</w:t>
      </w:r>
    </w:p>
    <w:p ns2:paraId="55FCDC91" ns2:textId="77777777" w:rsidR="00B826E1" w:rsidRPr="00AF46CA" w:rsidRDefault="00895D30" w:rsidP="00E4492C">
      <w:pPr>
        <w:pStyle w:val="TableNote9pt"/>
        <w:tabs>
          <w:tab w:val="clear" w:pos="360"/>
        </w:tabs>
        <w:ind w:left="0" w:firstLine="0"/>
        <w:rPr>
          <w:rStyle w:val="SuggestedOptional"/>
          <w:color w:val="auto"/>
        </w:rPr>
      </w:pPr>
      <w:del w:id="8169" w:author="GoldenCorpusHarness" w:date="2026-03-28T22:23:47Z">
        <w:r>
          <w:delText>For commercially available supplies, the unit dose strength or formulation may vary, depending on market availability.</w:delText>
        </w:r>
      </w:del>
    </w:p>
    <w:p ns2:paraId="60A681F0" ns2:textId="77777777" w:rsidR="00B826E1" w:rsidRPr="00845AC6" w:rsidRDefault="00895D30">
      <w:pPr>
        <w:pStyle w:val="TableNote9pt"/>
        <w:tabs>
          <w:tab w:val="clear" w:pos="360"/>
        </w:tabs>
        <w:ind w:left="0" w:firstLine="0"/>
      </w:pPr>
      <w:ins w:id="8170" w:author="GoldenCorpusHarness" w:date="2026-03-28T22:23:47Z">
        <w:r>
          <w:t xml:space="preserve">Prior/Concomitant </w:t>
        </w:r>
      </w:ins>
      <w:r>
        <w:t>The</w:t>
      </w:r>
      <w:del w:id="8171" w:author="GoldenCorpusHarness" w:date="2026-03-28T22:23:47Z">
        <w:r>
          <w:delText xml:space="preserve"> classification of IMP and NIMP/AxMP in this table is based on guidance issued by the Eu</w:delText>
        </w:r>
      </w:del>
      <w:r>
        <w:t>r</w:t>
      </w:r>
      <w:del w:id="8172" w:author="GoldenCorpusHarness" w:date="2026-03-28T22:23:47Z">
        <w:r>
          <w:delText xml:space="preserve">opean Commission and </w:delText>
        </w:r>
      </w:del>
      <w:r>
        <w:t>ap</w:t>
      </w:r>
      <w:del w:id="8173" w:author="GoldenCorpusHarness" w:date="2026-03-28T22:23:47Z">
        <w:r>
          <w:delText>plies to countries in the European Economic Area (EEA). Countr</w:delText>
        </w:r>
      </w:del>
      <w:r>
        <w:t>y</w:t>
      </w:r>
      <w:del w:id="8174" w:author="GoldenCorpusHarness" w:date="2026-03-28T22:23:47Z">
        <w:r>
          <w:delText xml:space="preserve"> differences with respect to the definition/classification of IMP and NIMP/AxMP may exist. In these circumstances, local legislation is followed.</w:delText>
        </w:r>
      </w:del>
    </w:p>
    <w:p ns2:paraId="6ED3B72A" ns2:textId="77777777" w:rsidR="00366468" w:rsidRPr="00366468" w:rsidRDefault="00366468" w:rsidP="00D9105E">
      <w:pPr>
        <w:pStyle w:val="Paragraph"/>
        <w:spacing w:before="0" w:after="0" w:line="20" w:lineRule="exact"/>
        <w:rPr>
          <w:bCs/>
          <w:sz w:val="2"/>
        </w:rPr>
      </w:pPr>
      <w:ins w:id="8175" w:author="GoldenCorpusHarness" w:date="2026-03-28T22:23:47Z">
        <w:r>
          <w:t>Received prior systemic anticancer therapy within 5 half-lives or 4 weeks (if prior therapy was a monoclonal antibody) before randomization.</w:t>
        </w:r>
      </w:ins>
    </w:p>
    <w:p ns2:paraId="4B26C470" ns2:textId="77777777" w:rsidR="00782DEE" w:rsidRPr="00366468" w:rsidRDefault="00782DEE" w:rsidP="00D9105E">
      <w:pPr>
        <w:pStyle w:val="Paragraph"/>
        <w:spacing w:before="0" w:after="0" w:line="20" w:lineRule="exact"/>
        <w:rPr>
          <w:bCs/>
          <w:sz w:val="2"/>
        </w:rPr>
        <w:sectPr w:rsidR="00782DEE" w:rsidRPr="00366468" w:rsidSect="00F07A52">
          <w:pgSz w:w="15840" w:h="12240" w:orient="landscape"/>
          <w:pgMar w:top="1800" w:right="1440" w:bottom="1440" w:left="1440" w:header="720" w:footer="720" w:gutter="0"/>
          <w:cols w:space="708"/>
          <w:docGrid w:linePitch="360"/>
        </w:sectPr>
      </w:pPr>
      <w:ins w:id="8176" w:author="GoldenCorpusHarness" w:date="2026-03-28T22:23:47Z">
        <w:r>
          <w:t>Received prior:</w:t>
        </w:r>
      </w:ins>
    </w:p>
    <w:p ns2:paraId="294AD208" ns2:textId="77777777" w:rsidR="00DC4866" w:rsidRPr="000B731B" w:rsidRDefault="000E18D6" w:rsidP="00B1765A">
      <w:pPr>
        <w:pStyle w:val="Paragraph"/>
      </w:pPr>
      <w:del w:id="8177" w:author="GoldenCorpusHarness" w:date="2026-03-28T22:23:47Z">
        <w:r>
          <w:delText>All</w:delText>
        </w:r>
      </w:del>
      <w:ins w:id="8178" w:author="GoldenCorpusHarness" w:date="2026-03-28T22:23:47Z">
        <w:r>
          <w:t>BCL2i</w:t>
        </w:r>
      </w:ins>
      <w:r>
        <w:t xml:space="preserve"> </w:t>
      </w:r>
      <w:del w:id="8179" w:author="GoldenCorpusHarness" w:date="2026-03-28T22:23:47Z">
        <w:r>
          <w:delText>s</w:delText>
        </w:r>
      </w:del>
      <w:ins w:id="8180" w:author="GoldenCorpusHarness" w:date="2026-03-28T22:23:47Z">
        <w:r>
          <w:t>wi</w:t>
        </w:r>
      </w:ins>
      <w:r>
        <w:t>t</w:t>
      </w:r>
      <w:del w:id="8181" w:author="GoldenCorpusHarness" w:date="2026-03-28T22:23:47Z">
        <w:r>
          <w:delText xml:space="preserve">udy </w:delText>
        </w:r>
      </w:del>
      <w:ins w:id="8182" w:author="GoldenCorpusHarness" w:date="2026-03-28T22:23:47Z">
        <w:r>
          <w:t>h</w:t>
        </w:r>
      </w:ins>
      <w:r>
        <w:t>in</w:t>
      </w:r>
      <w:ins w:id="8183" w:author="GoldenCorpusHarness" w:date="2026-03-28T22:23:47Z">
        <w:r>
          <w:t xml:space="preserve"> &lt;12 mon</w:t>
        </w:r>
      </w:ins>
      <w:r>
        <w:t>t</w:t>
      </w:r>
      <w:ins w:id="8184" w:author="GoldenCorpusHarness" w:date="2026-03-28T22:23:47Z">
        <w:r>
          <w:t>hs b</w:t>
        </w:r>
      </w:ins>
      <w:r>
        <w:t>e</w:t>
      </w:r>
      <w:ins w:id="8185" w:author="GoldenCorpusHarness" w:date="2026-03-28T22:23:47Z">
        <w:r>
          <w:t>fo</w:t>
        </w:r>
      </w:ins>
      <w:r>
        <w:t>r</w:t>
      </w:r>
      <w:del w:id="8186" w:author="GoldenCorpusHarness" w:date="2026-03-28T22:23:47Z">
        <w:r>
          <w:delText>v</w:delText>
        </w:r>
      </w:del>
      <w:r>
        <w:t>e</w:t>
      </w:r>
      <w:ins w:id="8187" w:author="GoldenCorpusHarness" w:date="2026-03-28T22:23:47Z">
        <w:r>
          <w:t xml:space="preserve"> ra</w:t>
        </w:r>
      </w:ins>
      <w:r>
        <w:t>n</w:t>
      </w:r>
      <w:ins w:id="8188" w:author="GoldenCorpusHarness" w:date="2026-03-28T22:23:47Z">
        <w:r>
          <w:t>domiza</w:t>
        </w:r>
      </w:ins>
      <w:r>
        <w:t>tion</w:t>
      </w:r>
      <w:del w:id="8189" w:author="GoldenCorpusHarness" w:date="2026-03-28T22:23:47Z">
        <w:r>
          <w:delText>s</w:delText>
        </w:r>
      </w:del>
      <w:ins w:id="8190" w:author="GoldenCorpusHarness" w:date="2026-03-28T22:23:47Z">
        <w:r>
          <w:t>.</w:t>
        </w:r>
      </w:ins>
      <w:r>
        <w:t xml:space="preserve"> </w:t>
      </w:r>
      <w:del w:id="8191" w:author="GoldenCorpusHarness" w:date="2026-03-28T22:23:47Z">
        <w:r>
          <w:delText>will be administered on an outpatient basis.</w:delText>
        </w:r>
      </w:del>
    </w:p>
    <w:p ns2:paraId="3668527A" ns2:textId="2F76E034" w:rsidR="00337240" w:rsidRDefault="005618EC" w:rsidP="00B1765A">
      <w:pPr>
        <w:pStyle w:val="Paragraph"/>
      </w:pPr>
      <w:del w:id="8192" w:author="GoldenCorpusHarness" w:date="2026-03-28T22:23:47Z">
        <w:r>
          <w:delText>All</w:delText>
        </w:r>
      </w:del>
      <w:ins w:id="8193" w:author="GoldenCorpusHarness" w:date="2026-03-28T22:23:47Z">
        <w:r>
          <w:t>Prior</w:t>
        </w:r>
      </w:ins>
      <w:r>
        <w:t xml:space="preserve"> </w:t>
      </w:r>
      <w:del w:id="8194" w:author="GoldenCorpusHarness" w:date="2026-03-28T22:23:47Z">
        <w:r>
          <w:delText>p</w:delText>
        </w:r>
      </w:del>
      <w:r>
        <w:t>r</w:t>
      </w:r>
      <w:del w:id="8195" w:author="GoldenCorpusHarness" w:date="2026-03-28T22:23:47Z">
        <w:r>
          <w:delText>oducts in</w:delText>
        </w:r>
      </w:del>
      <w:ins w:id="8196" w:author="GoldenCorpusHarness" w:date="2026-03-28T22:23:47Z">
        <w:r>
          <w:t>a</w:t>
        </w:r>
      </w:ins>
      <w:r>
        <w:t>di</w:t>
      </w:r>
      <w:del w:id="8197" w:author="GoldenCorpusHarness" w:date="2026-03-28T22:23:47Z">
        <w:r>
          <w:delText>c</w:delText>
        </w:r>
      </w:del>
      <w:ins w:id="8198" w:author="GoldenCorpusHarness" w:date="2026-03-28T22:23:47Z">
        <w:r>
          <w:t>other</w:t>
        </w:r>
      </w:ins>
      <w:r>
        <w:t>a</w:t>
      </w:r>
      <w:ins w:id="8199" w:author="GoldenCorpusHarness" w:date="2026-03-28T22:23:47Z">
        <w:r>
          <w:t>py wi</w:t>
        </w:r>
      </w:ins>
      <w:r>
        <w:t>t</w:t>
      </w:r>
      <w:del w:id="8200" w:author="GoldenCorpusHarness" w:date="2026-03-28T22:23:47Z">
        <w:r>
          <w:delText xml:space="preserve">ed </w:delText>
        </w:r>
      </w:del>
      <w:ins w:id="8201" w:author="GoldenCorpusHarness" w:date="2026-03-28T22:23:47Z">
        <w:r>
          <w:t>h</w:t>
        </w:r>
      </w:ins>
      <w:r>
        <w:t xml:space="preserve">in </w:t>
      </w:r>
      <w:del w:id="8202" w:author="GoldenCorpusHarness" w:date="2026-03-28T22:23:47Z">
        <w:r>
          <w:delText>Table 7</w:delText>
        </w:r>
      </w:del>
      <w:ins w:id="8203" w:author="GoldenCorpusHarness" w:date="2026-03-28T22:23:47Z">
        <w:r>
          <w:t>2</w:t>
        </w:r>
      </w:ins>
      <w:r>
        <w:t xml:space="preserve"> w</w:t>
      </w:r>
      <w:del w:id="8204" w:author="GoldenCorpusHarness" w:date="2026-03-28T22:23:47Z">
        <w:r>
          <w:delText>ill b</w:delText>
        </w:r>
      </w:del>
      <w:r>
        <w:t>e</w:t>
      </w:r>
      <w:del w:id="8205" w:author="GoldenCorpusHarness" w:date="2026-03-28T22:23:47Z">
        <w:r>
          <w:delText xml:space="preserve"> provid</w:delText>
        </w:r>
      </w:del>
      <w:r>
        <w:t>e</w:t>
      </w:r>
      <w:del w:id="8206" w:author="GoldenCorpusHarness" w:date="2026-03-28T22:23:47Z">
        <w:r>
          <w:delText>d centrally by the Spon</w:delText>
        </w:r>
      </w:del>
      <w:ins w:id="8207" w:author="GoldenCorpusHarness" w:date="2026-03-28T22:23:47Z">
        <w:r>
          <w:t>k</w:t>
        </w:r>
      </w:ins>
      <w:r>
        <w:t>s</w:t>
      </w:r>
      <w:del w:id="8208" w:author="GoldenCorpusHarness" w:date="2026-03-28T22:23:47Z">
        <w:r>
          <w:delText>or</w:delText>
        </w:r>
      </w:del>
      <w:r>
        <w:t xml:space="preserve"> o</w:t>
      </w:r>
      <w:ins w:id="8209" w:author="GoldenCorpusHarness" w:date="2026-03-28T22:23:47Z">
        <w:r>
          <w:t>f sta</w:t>
        </w:r>
      </w:ins>
      <w:r>
        <w:t>r</w:t>
      </w:r>
      <w:ins w:id="8210" w:author="GoldenCorpusHarness" w:date="2026-03-28T22:23:47Z">
        <w:r>
          <w:t>t</w:t>
        </w:r>
      </w:ins>
      <w:r>
        <w:t xml:space="preserve"> </w:t>
      </w:r>
      <w:del w:id="8211" w:author="GoldenCorpusHarness" w:date="2026-03-28T22:23:47Z">
        <w:r>
          <w:delText>l</w:delText>
        </w:r>
      </w:del>
      <w:r>
        <w:t>o</w:t>
      </w:r>
      <w:del w:id="8212" w:author="GoldenCorpusHarness" w:date="2026-03-28T22:23:47Z">
        <w:r>
          <w:delText>cally by the</w:delText>
        </w:r>
      </w:del>
      <w:ins w:id="8213" w:author="GoldenCorpusHarness" w:date="2026-03-28T22:23:47Z">
        <w:r>
          <w:t>f</w:t>
        </w:r>
      </w:ins>
      <w:r>
        <w:t xml:space="preserve"> study </w:t>
      </w:r>
      <w:del w:id="8214" w:author="GoldenCorpusHarness" w:date="2026-03-28T22:23:47Z">
        <w:r>
          <w:delText>s</w:delText>
        </w:r>
      </w:del>
      <w:r>
        <w:t>i</w:t>
      </w:r>
      <w:ins w:id="8215" w:author="GoldenCorpusHarness" w:date="2026-03-28T22:23:47Z">
        <w:r>
          <w:t>n</w:t>
        </w:r>
      </w:ins>
      <w:r>
        <w:t>te</w:t>
      </w:r>
      <w:del w:id="8216" w:author="GoldenCorpusHarness" w:date="2026-03-28T22:23:47Z">
        <w:r>
          <w:delText>, subs</w:delText>
        </w:r>
      </w:del>
      <w:ins w:id="8217" w:author="GoldenCorpusHarness" w:date="2026-03-28T22:23:47Z">
        <w:r>
          <w:t>rvent</w:t>
        </w:r>
      </w:ins>
      <w:r>
        <w:t>i</w:t>
      </w:r>
      <w:del w:id="8218" w:author="GoldenCorpusHarness" w:date="2026-03-28T22:23:47Z">
        <w:r>
          <w:delText>diary</w:delText>
        </w:r>
      </w:del>
      <w:ins w:id="8219" w:author="GoldenCorpusHarness" w:date="2026-03-28T22:23:47Z">
        <w:r>
          <w:t>on</w:t>
        </w:r>
      </w:ins>
      <w:r>
        <w:t xml:space="preserve">, or </w:t>
      </w:r>
      <w:del w:id="8220" w:author="GoldenCorpusHarness" w:date="2026-03-28T22:23:47Z">
        <w:r>
          <w:delText>designee, depen</w:delText>
        </w:r>
      </w:del>
      <w:ins w:id="8221" w:author="GoldenCorpusHarness" w:date="2026-03-28T22:23:47Z">
        <w:r>
          <w:t>ra</w:t>
        </w:r>
      </w:ins>
      <w:r>
        <w:t>di</w:t>
      </w:r>
      <w:del w:id="8222" w:author="GoldenCorpusHarness" w:date="2026-03-28T22:23:47Z">
        <w:r>
          <w:delText>ng on local country oper</w:delText>
        </w:r>
      </w:del>
      <w:r>
        <w:t>ation</w:t>
      </w:r>
      <w:del w:id="8223" w:author="GoldenCorpusHarness" w:date="2026-03-28T22:23:47Z">
        <w:r>
          <w:delText>al or</w:delText>
        </w:r>
      </w:del>
      <w:r>
        <w:t xml:space="preserve"> re</w:t>
      </w:r>
      <w:del w:id="8224" w:author="GoldenCorpusHarness" w:date="2026-03-28T22:23:47Z">
        <w:r>
          <w:delText>gu</w:delText>
        </w:r>
      </w:del>
      <w:r>
        <w:t>lat</w:t>
      </w:r>
      <w:ins w:id="8225" w:author="GoldenCorpusHarness" w:date="2026-03-28T22:23:47Z">
        <w:r>
          <w:t>ed t</w:t>
        </w:r>
      </w:ins>
      <w:r>
        <w:t>o</w:t>
      </w:r>
      <w:del w:id="8226" w:author="GoldenCorpusHarness" w:date="2026-03-28T22:23:47Z">
        <w:r>
          <w:delText>ry</w:delText>
        </w:r>
      </w:del>
      <w:ins w:id="8227" w:author="GoldenCorpusHarness" w:date="2026-03-28T22:23:47Z">
        <w:r>
          <w:t>xicities,</w:t>
        </w:r>
      </w:ins>
      <w:r>
        <w:t xml:space="preserve"> requir</w:t>
      </w:r>
      <w:del w:id="8228" w:author="GoldenCorpusHarness" w:date="2026-03-28T22:23:47Z">
        <w:r>
          <w:delText>eme</w:delText>
        </w:r>
      </w:del>
      <w:ins w:id="8229" w:author="GoldenCorpusHarness" w:date="2026-03-28T22:23:47Z">
        <w:r>
          <w:t>i</w:t>
        </w:r>
      </w:ins>
      <w:r>
        <w:t>n</w:t>
      </w:r>
      <w:del w:id="8230" w:author="GoldenCorpusHarness" w:date="2026-03-28T22:23:47Z">
        <w:r>
          <w:delText>ts</w:delText>
        </w:r>
      </w:del>
      <w:ins w:id="8231" w:author="GoldenCorpusHarness" w:date="2026-03-28T22:23:47Z">
        <w:r>
          <w:t>g</w:t>
        </w:r>
      </w:ins>
      <w:r>
        <w:t xml:space="preserve"> </w:t>
      </w:r>
      <w:del w:id="8232" w:author="GoldenCorpusHarness" w:date="2026-03-28T22:23:47Z">
        <w:r>
          <w:delText>with the ex</w:delText>
        </w:r>
      </w:del>
      <w:r>
        <w:t>c</w:t>
      </w:r>
      <w:del w:id="8233" w:author="GoldenCorpusHarness" w:date="2026-03-28T22:23:47Z">
        <w:r>
          <w:delText>ep</w:delText>
        </w:r>
      </w:del>
      <w:ins w:id="8234" w:author="GoldenCorpusHarness" w:date="2026-03-28T22:23:47Z">
        <w:r>
          <w:t>or</w:t>
        </w:r>
      </w:ins>
      <w:r>
        <w:t>ti</w:t>
      </w:r>
      <w:del w:id="8235" w:author="GoldenCorpusHarness" w:date="2026-03-28T22:23:47Z">
        <w:r>
          <w:delText>on of bi</w:delText>
        </w:r>
      </w:del>
      <w:ins w:id="8236" w:author="GoldenCorpusHarness" w:date="2026-03-28T22:23:47Z">
        <w:r>
          <w:t>c</w:t>
        </w:r>
      </w:ins>
      <w:r>
        <w:t>os</w:t>
      </w:r>
      <w:del w:id="8237" w:author="GoldenCorpusHarness" w:date="2026-03-28T22:23:47Z">
        <w:r>
          <w:delText>imilars of ri</w:delText>
        </w:r>
      </w:del>
      <w:r>
        <w:t>t</w:t>
      </w:r>
      <w:del w:id="8238" w:author="GoldenCorpusHarness" w:date="2026-03-28T22:23:47Z">
        <w:r>
          <w:delText>uximab, which will b</w:delText>
        </w:r>
      </w:del>
      <w:r>
        <w:t>e</w:t>
      </w:r>
      <w:del w:id="8239" w:author="GoldenCorpusHarness" w:date="2026-03-28T22:23:47Z">
        <w:r>
          <w:delText xml:space="preserve"> p</w:delText>
        </w:r>
      </w:del>
      <w:r>
        <w:t>ro</w:t>
      </w:r>
      <w:del w:id="8240" w:author="GoldenCorpusHarness" w:date="2026-03-28T22:23:47Z">
        <w:r>
          <w:delText>v</w:delText>
        </w:r>
      </w:del>
      <w:r>
        <w:t>id</w:t>
      </w:r>
      <w:del w:id="8241" w:author="GoldenCorpusHarness" w:date="2026-03-28T22:23:47Z">
        <w:r>
          <w:delText>ed locally</w:delText>
        </w:r>
      </w:del>
      <w:ins w:id="8242" w:author="GoldenCorpusHarness" w:date="2026-03-28T22:23:47Z">
        <w:r>
          <w:t>s</w:t>
        </w:r>
      </w:ins>
      <w:r>
        <w:t>.</w:t>
      </w:r>
    </w:p>
    <w:p ns2:paraId="5B30D66E" ns2:textId="77777777" w:rsidR="00DC4866" w:rsidRDefault="000E18D6" w:rsidP="00B1765A">
      <w:pPr>
        <w:pStyle w:val="Paragraph"/>
      </w:pPr>
      <w:del w:id="8243" w:author="GoldenCorpusHarness" w:date="2026-03-28T22:23:47Z">
        <w:r>
          <w:delText>F</w:delText>
        </w:r>
      </w:del>
      <w:ins w:id="8244" w:author="GoldenCorpusHarness" w:date="2026-03-28T22:23:47Z">
        <w:r>
          <w:t>NOTE: Participants refract</w:t>
        </w:r>
      </w:ins>
      <w:r>
        <w:t>or</w:t>
      </w:r>
      <w:del w:id="8245" w:author="GoldenCorpusHarness" w:date="2026-03-28T22:23:47Z">
        <w:r>
          <w:delText xml:space="preserve"> an</w:delText>
        </w:r>
      </w:del>
      <w:r>
        <w:t>y</w:t>
      </w:r>
      <w:del w:id="8246" w:author="GoldenCorpusHarness" w:date="2026-03-28T22:23:47Z">
        <w:r>
          <w:delText xml:space="preserve"> commercially available product that is provided by the study site, subsidiary, or designee, every attempt will be made</w:delText>
        </w:r>
      </w:del>
      <w:r>
        <w:t xml:space="preserve"> to </w:t>
      </w:r>
      <w:del w:id="8247" w:author="GoldenCorpusHarness" w:date="2026-03-28T22:23:47Z">
        <w:r>
          <w:delText>s</w:delText>
        </w:r>
      </w:del>
      <w:ins w:id="8248" w:author="GoldenCorpusHarness" w:date="2026-03-28T22:23:47Z">
        <w:r>
          <w:t>venet</w:t>
        </w:r>
      </w:ins>
      <w:r>
        <w:t>o</w:t>
      </w:r>
      <w:del w:id="8249" w:author="GoldenCorpusHarness" w:date="2026-03-28T22:23:47Z">
        <w:r>
          <w:delText>ur</w:delText>
        </w:r>
      </w:del>
      <w:r>
        <w:t>c</w:t>
      </w:r>
      <w:del w:id="8250" w:author="GoldenCorpusHarness" w:date="2026-03-28T22:23:47Z">
        <w:r>
          <w:delText>e these supp</w:delText>
        </w:r>
      </w:del>
      <w:r>
        <w:t>l</w:t>
      </w:r>
      <w:del w:id="8251" w:author="GoldenCorpusHarness" w:date="2026-03-28T22:23:47Z">
        <w:r>
          <w:delText>ies from</w:delText>
        </w:r>
      </w:del>
      <w:ins w:id="8252" w:author="GoldenCorpusHarness" w:date="2026-03-28T22:23:47Z">
        <w:r>
          <w:t>ax</w:t>
        </w:r>
      </w:ins>
      <w:r>
        <w:t xml:space="preserve"> a</w:t>
      </w:r>
      <w:del w:id="8253" w:author="GoldenCorpusHarness" w:date="2026-03-28T22:23:47Z">
        <w:r>
          <w:delText xml:space="preserve"> single lot/batch number. The study site is </w:delText>
        </w:r>
      </w:del>
      <w:r>
        <w:t>re</w:t>
      </w:r>
      <w:del w:id="8254" w:author="GoldenCorpusHarness" w:date="2026-03-28T22:23:47Z">
        <w:r>
          <w:delText>sponsible for recording the lot number, manufacturer, and</w:delText>
        </w:r>
      </w:del>
      <w:r>
        <w:t xml:space="preserve"> ex</w:t>
      </w:r>
      <w:del w:id="8255" w:author="GoldenCorpusHarness" w:date="2026-03-28T22:23:47Z">
        <w:r>
          <w:delText xml:space="preserve">piry </w:delText>
        </w:r>
      </w:del>
      <w:ins w:id="8256" w:author="GoldenCorpusHarness" w:date="2026-03-28T22:23:47Z">
        <w:r>
          <w:t>clu</w:t>
        </w:r>
      </w:ins>
      <w:r>
        <w:t>d</w:t>
      </w:r>
      <w:del w:id="8257" w:author="GoldenCorpusHarness" w:date="2026-03-28T22:23:47Z">
        <w:r>
          <w:delText>ate for any locally purchas</w:delText>
        </w:r>
      </w:del>
      <w:r>
        <w:t>ed</w:t>
      </w:r>
      <w:del w:id="8258" w:author="GoldenCorpusHarness" w:date="2026-03-28T22:23:47Z">
        <w:r>
          <w:delText xml:space="preserve"> product as per local guidelines unless otherwise instructed by the Sponsor</w:delText>
        </w:r>
      </w:del>
      <w:r>
        <w:t>.</w:t>
      </w:r>
    </w:p>
    <w:p ns2:paraId="7B9F1811" ns2:textId="77777777" w:rsidR="009367DA" w:rsidRDefault="000E18D6" w:rsidP="00FD677B">
      <w:pPr>
        <w:pStyle w:val="Paragraph"/>
      </w:pPr>
      <w:del w:id="8259" w:author="GoldenCorpusHarness" w:date="2026-03-28T22:23:47Z">
        <w:r>
          <w:delText xml:space="preserve">Refer to </w:delText>
        </w:r>
      </w:del>
      <w:ins w:id="8260" w:author="GoldenCorpusHarness" w:date="2026-03-28T22:23:47Z">
        <w:r>
          <w:t>NOTE: Two weeks or fewer of palliative radiotherapy for non-CN</w:t>
        </w:r>
      </w:ins>
      <w:r>
        <w:t>S</w:t>
      </w:r>
      <w:del w:id="8261" w:author="GoldenCorpusHarness" w:date="2026-03-28T22:23:47Z">
        <w:r>
          <w:delText>ection 8</w:delText>
        </w:r>
      </w:del>
      <w:ins w:id="8262" w:author="GoldenCorpusHarness" w:date="2026-03-28T22:23:47Z">
        <w:r>
          <w:t xml:space="preserve"> disease is permitted</w:t>
        </w:r>
      </w:ins>
      <w:r>
        <w:t>.</w:t>
      </w:r>
      <w:del w:id="8263" w:author="GoldenCorpusHarness" w:date="2026-03-28T22:23:47Z">
        <w:r>
          <w:delText>1</w:delText>
        </w:r>
      </w:del>
      <w:ins w:id="8264" w:author="GoldenCorpusHarness" w:date="2026-03-28T22:23:47Z">
        <w:r>
          <w:t xml:space="preserve"> The last radiotherapy treatment must have been performed at least 7 days before the first dose of study intervention</w:t>
        </w:r>
      </w:ins>
      <w:r>
        <w:t>.</w:t>
      </w:r>
      <w:del w:id="8265" w:author="GoldenCorpusHarness" w:date="2026-03-28T22:23:47Z">
        <w:r>
          <w:delText>8 for details regarding administration of the study intervention.</w:delText>
        </w:r>
      </w:del>
    </w:p>
    <w:p ns2:paraId="216B49C6" ns2:textId="77777777" w:rsidR="008F7EB8" w:rsidRPr="00F3693F" w:rsidRDefault="00895D30" w:rsidP="008F7EB8">
      <w:pPr>
        <w:pStyle w:val="Heading3"/>
        <w:tabs>
          <w:tab w:val="num" w:pos="1320"/>
        </w:tabs>
      </w:pPr>
      <w:del w:id="8266" w:author="GoldenCorpusHarness" w:date="2026-03-28T22:23:47Z">
        <w:r>
          <w:delText>T</w:delText>
        </w:r>
      </w:del>
      <w:ins w:id="8267" w:author="GoldenCorpusHarness" w:date="2026-03-28T22:23:47Z">
        <w:r>
          <w:t>Currently being t</w:t>
        </w:r>
      </w:ins>
      <w:r>
        <w:t>reat</w:t>
      </w:r>
      <w:del w:id="8268" w:author="GoldenCorpusHarness" w:date="2026-03-28T22:23:47Z">
        <w:r>
          <w:delText>m</w:delText>
        </w:r>
      </w:del>
      <w:r>
        <w:t>e</w:t>
      </w:r>
      <w:ins w:id="8269" w:author="GoldenCorpusHarness" w:date="2026-03-28T22:23:47Z">
        <w:r>
          <w:t>d with the followi</w:t>
        </w:r>
      </w:ins>
      <w:r>
        <w:t>n</w:t>
      </w:r>
      <w:ins w:id="8270" w:author="GoldenCorpusHarness" w:date="2026-03-28T22:23:47Z">
        <w:r>
          <w:t xml:space="preserve">g </w:t>
        </w:r>
      </w:ins>
      <w:r>
        <w:t>t</w:t>
      </w:r>
      <w:ins w:id="8271" w:author="GoldenCorpusHarness" w:date="2026-03-28T22:23:47Z">
        <w:r>
          <w:t>herapies:</w:t>
        </w:r>
      </w:ins>
    </w:p>
    <w:p ns2:paraId="2BFA05AD" ns2:textId="77777777" w:rsidR="008F7EB8" w:rsidRPr="00622362" w:rsidRDefault="00895D30" w:rsidP="008F7EB8">
      <w:pPr>
        <w:pStyle w:val="Heading4"/>
      </w:pPr>
      <w:del w:id="8272" w:author="GoldenCorpusHarness" w:date="2026-03-28T22:23:47Z">
        <w:r>
          <w:delText>T</w:delText>
        </w:r>
      </w:del>
      <w:ins w:id="8273" w:author="GoldenCorpusHarness" w:date="2026-03-28T22:23:47Z">
        <w:r>
          <w:t>P-gp subst</w:t>
        </w:r>
      </w:ins>
      <w:r>
        <w:t>r</w:t>
      </w:r>
      <w:del w:id="8274" w:author="GoldenCorpusHarness" w:date="2026-03-28T22:23:47Z">
        <w:r>
          <w:delText>e</w:delText>
        </w:r>
      </w:del>
      <w:r>
        <w:t>at</w:t>
      </w:r>
      <w:del w:id="8275" w:author="GoldenCorpusHarness" w:date="2026-03-28T22:23:47Z">
        <w:r>
          <w:delText>m</w:delText>
        </w:r>
      </w:del>
      <w:r>
        <w:t>e</w:t>
      </w:r>
      <w:ins w:id="8276" w:author="GoldenCorpusHarness" w:date="2026-03-28T22:23:47Z">
        <w:r>
          <w:t xml:space="preserve">s with a </w:t>
        </w:r>
      </w:ins>
      <w:r>
        <w:t>n</w:t>
      </w:r>
      <w:del w:id="8277" w:author="GoldenCorpusHarness" w:date="2026-03-28T22:23:47Z">
        <w:r>
          <w:delText>t G</w:delText>
        </w:r>
      </w:del>
      <w:ins w:id="8278" w:author="GoldenCorpusHarness" w:date="2026-03-28T22:23:47Z">
        <w:r>
          <w:t>ar</w:t>
        </w:r>
      </w:ins>
      <w:r>
        <w:t>ro</w:t>
      </w:r>
      <w:del w:id="8279" w:author="GoldenCorpusHarness" w:date="2026-03-28T22:23:47Z">
        <w:r>
          <w:delText>u</w:delText>
        </w:r>
      </w:del>
      <w:ins w:id="8280" w:author="GoldenCorpusHarness" w:date="2026-03-28T22:23:47Z">
        <w:r>
          <w:t>w thera</w:t>
        </w:r>
      </w:ins>
      <w:r>
        <w:t>p</w:t>
      </w:r>
      <w:del w:id="8281" w:author="GoldenCorpusHarness" w:date="2026-03-28T22:23:47Z">
        <w:r>
          <w:delText xml:space="preserve"> (N</w:delText>
        </w:r>
      </w:del>
      <w:r>
        <w:t>e</w:t>
      </w:r>
      <w:del w:id="8282" w:author="GoldenCorpusHarness" w:date="2026-03-28T22:23:47Z">
        <w:r>
          <w:delText>mtabr</w:delText>
        </w:r>
      </w:del>
      <w:r>
        <w:t>uti</w:t>
      </w:r>
      <w:del w:id="8283" w:author="GoldenCorpusHarness" w:date="2026-03-28T22:23:47Z">
        <w:r>
          <w:delText>n</w:delText>
        </w:r>
      </w:del>
      <w:ins w:id="8284" w:author="GoldenCorpusHarness" w:date="2026-03-28T22:23:47Z">
        <w:r>
          <w:t xml:space="preserve">c </w:t>
        </w:r>
      </w:ins>
      <w:r>
        <w:t>i</w:t>
      </w:r>
      <w:del w:id="8285" w:author="GoldenCorpusHarness" w:date="2026-03-28T22:23:47Z">
        <w:r>
          <w:delText>b + Venetoclax; Part 1 a</w:delText>
        </w:r>
      </w:del>
      <w:r>
        <w:t>nd</w:t>
      </w:r>
      <w:del w:id="8286" w:author="GoldenCorpusHarness" w:date="2026-03-28T22:23:47Z">
        <w:r>
          <w:delText xml:space="preserve"> Part 2)</w:delText>
        </w:r>
      </w:del>
      <w:ins w:id="8287" w:author="GoldenCorpusHarness" w:date="2026-03-28T22:23:47Z">
        <w:r>
          <w:t>ex.</w:t>
        </w:r>
      </w:ins>
    </w:p>
    <w:p ns2:paraId="31B88209" ns2:textId="6ABD1470" w:rsidR="008F7EB8" w:rsidRPr="008E4AF9" w:rsidRDefault="00895D30" w:rsidP="00076D02">
      <w:pPr>
        <w:pStyle w:val="paragraph0"/>
      </w:pPr>
      <w:del w:id="8288" w:author="GoldenCorpusHarness" w:date="2026-03-28T22:23:47Z">
        <w:r>
          <w:delText>Venetoclax</w:delText>
        </w:r>
      </w:del>
      <w:ins w:id="8289" w:author="GoldenCorpusHarness" w:date="2026-03-28T22:23:47Z">
        <w:r>
          <w:t>CYP3A</w:t>
        </w:r>
      </w:ins>
      <w:r>
        <w:t xml:space="preserve"> </w:t>
      </w:r>
      <w:del w:id="8290" w:author="GoldenCorpusHarness" w:date="2026-03-28T22:23:47Z">
        <w:r>
          <w:delText>is admini</w:delText>
        </w:r>
      </w:del>
      <w:r>
        <w:t>st</w:t>
      </w:r>
      <w:del w:id="8291" w:author="GoldenCorpusHarness" w:date="2026-03-28T22:23:47Z">
        <w:r>
          <w:delText>e</w:delText>
        </w:r>
      </w:del>
      <w:r>
        <w:t>r</w:t>
      </w:r>
      <w:del w:id="8292" w:author="GoldenCorpusHarness" w:date="2026-03-28T22:23:47Z">
        <w:r>
          <w:delText>ed as a daily 20 t</w:delText>
        </w:r>
      </w:del>
      <w:r>
        <w:t>o</w:t>
      </w:r>
      <w:del w:id="8293" w:author="GoldenCorpusHarness" w:date="2026-03-28T22:23:47Z">
        <w:r>
          <w:delText xml:space="preserve"> 400 mg dose duri</w:delText>
        </w:r>
      </w:del>
      <w:r>
        <w:t>ng</w:t>
      </w:r>
      <w:del w:id="8294" w:author="GoldenCorpusHarness" w:date="2026-03-28T22:23:47Z">
        <w:r>
          <w:delText xml:space="preserve"> the 5-week ramp-up phase, and then at 400 mg per day following the ramp-up phase (Table 9). Venetoclax dosing continues until confirmed disease progression, unacceptable toxicity, discontinuation criteria are met,</w:delText>
        </w:r>
      </w:del>
      <w:r>
        <w:t xml:space="preserve"> or </w:t>
      </w:r>
      <w:del w:id="8295" w:author="GoldenCorpusHarness" w:date="2026-03-28T22:23:47Z">
        <w:r>
          <w:delText>2 y</w:delText>
        </w:r>
      </w:del>
      <w:ins w:id="8296" w:author="GoldenCorpusHarness" w:date="2026-03-28T22:23:47Z">
        <w:r>
          <w:t>mod</w:t>
        </w:r>
      </w:ins>
      <w:r>
        <w:t>e</w:t>
      </w:r>
      <w:ins w:id="8297" w:author="GoldenCorpusHarness" w:date="2026-03-28T22:23:47Z">
        <w:r>
          <w:t>r</w:t>
        </w:r>
      </w:ins>
      <w:r>
        <w:t>a</w:t>
      </w:r>
      <w:ins w:id="8298" w:author="GoldenCorpusHarness" w:date="2026-03-28T22:23:47Z">
        <w:r>
          <w:t>te induce</w:t>
        </w:r>
      </w:ins>
      <w:r>
        <w:t>rs</w:t>
      </w:r>
      <w:ins w:id="8299" w:author="GoldenCorpusHarness" w:date="2026-03-28T22:23:47Z">
        <w:r>
          <w:t>.</w:t>
        </w:r>
      </w:ins>
      <w:r>
        <w:t xml:space="preserve"> </w:t>
      </w:r>
      <w:del w:id="8300" w:author="GoldenCorpusHarness" w:date="2026-03-28T22:23:47Z">
        <w:r>
          <w:delText>post C2D1.</w:delText>
        </w:r>
      </w:del>
    </w:p>
    <w:p ns2:paraId="0E6151FD" ns2:textId="77777777" w:rsidR="008F7EB8" w:rsidRDefault="00895D30" w:rsidP="00076D02">
      <w:pPr>
        <w:pStyle w:val="paragraph0"/>
      </w:pPr>
      <w:del w:id="8301" w:author="GoldenCorpusHarness" w:date="2026-03-28T22:23:47Z">
        <w:r>
          <w:delText>Nemtabrutinib</w:delText>
        </w:r>
      </w:del>
      <w:ins w:id="8302" w:author="GoldenCorpusHarness" w:date="2026-03-28T22:23:47Z">
        <w:r>
          <w:t>CYP3A</w:t>
        </w:r>
      </w:ins>
      <w:r>
        <w:t xml:space="preserve"> </w:t>
      </w:r>
      <w:del w:id="8303" w:author="GoldenCorpusHarness" w:date="2026-03-28T22:23:47Z">
        <w:r>
          <w:delText>is administered as a daily dose of 45 mg or 65 mg taken orally, at least 10 hours after venetoclax admini</w:delText>
        </w:r>
      </w:del>
      <w:r>
        <w:t>str</w:t>
      </w:r>
      <w:del w:id="8304" w:author="GoldenCorpusHarness" w:date="2026-03-28T22:23:47Z">
        <w:r>
          <w:delText>ati</w:delText>
        </w:r>
      </w:del>
      <w:r>
        <w:t>on</w:t>
      </w:r>
      <w:ins w:id="8305" w:author="GoldenCorpusHarness" w:date="2026-03-28T22:23:47Z">
        <w:r>
          <w:t>g</w:t>
        </w:r>
      </w:ins>
      <w:r>
        <w:t xml:space="preserve"> </w:t>
      </w:r>
      <w:del w:id="8306" w:author="GoldenCorpusHarness" w:date="2026-03-28T22:23:47Z">
        <w:r>
          <w:delText>u</w:delText>
        </w:r>
      </w:del>
      <w:ins w:id="8307" w:author="GoldenCorpusHarness" w:date="2026-03-28T22:23:47Z">
        <w:r>
          <w:t>i</w:t>
        </w:r>
      </w:ins>
      <w:r>
        <w:t>n</w:t>
      </w:r>
      <w:del w:id="8308" w:author="GoldenCorpusHarness" w:date="2026-03-28T22:23:47Z">
        <w:r>
          <w:delText>t</w:delText>
        </w:r>
      </w:del>
      <w:ins w:id="8309" w:author="GoldenCorpusHarness" w:date="2026-03-28T22:23:47Z">
        <w:r>
          <w:t>h</w:t>
        </w:r>
      </w:ins>
      <w:r>
        <w:t>i</w:t>
      </w:r>
      <w:del w:id="8310" w:author="GoldenCorpusHarness" w:date="2026-03-28T22:23:47Z">
        <w:r>
          <w:delText>l conf</w:delText>
        </w:r>
      </w:del>
      <w:ins w:id="8311" w:author="GoldenCorpusHarness" w:date="2026-03-28T22:23:47Z">
        <w:r>
          <w:t>b</w:t>
        </w:r>
      </w:ins>
      <w:r>
        <w:t>i</w:t>
      </w:r>
      <w:del w:id="8312" w:author="GoldenCorpusHarness" w:date="2026-03-28T22:23:47Z">
        <w:r>
          <w:delText>rmed disease progression, unacceptable toxicity, end of treatment (2 years post C2D1 for the Treatment Group, or 2 years post C1D1 for the Compara</w:delText>
        </w:r>
      </w:del>
      <w:r>
        <w:t>tor</w:t>
      </w:r>
      <w:del w:id="8313" w:author="GoldenCorpusHarness" w:date="2026-03-28T22:23:47Z">
        <w:r>
          <w:delText xml:space="preserve"> Group), or another discontinuation criterion is met. Each cycle consists of 4 weeks (28 days). If a dose interruption or delay occurs or persists on Day 1 of the planned next cycle, the current cycle will be longer than 28 day</w:delText>
        </w:r>
      </w:del>
      <w:r>
        <w:t>s.</w:t>
      </w:r>
      <w:del w:id="8314" w:author="GoldenCorpusHarness" w:date="2026-03-28T22:23:47Z">
        <w:r>
          <w:delText xml:space="preserve"> If a dose interruption or delay occurs in the middle of the cycle and treatment can be resumed on Day 1 of the planned next cycle, the current cycle will remain 28 days. </w:delText>
        </w:r>
      </w:del>
    </w:p>
    <w:p ns2:paraId="46930BA9" ns2:textId="77777777" w:rsidR="008F7EB8" w:rsidRDefault="00895D30" w:rsidP="00076D02">
      <w:pPr>
        <w:pStyle w:val="paragraph0"/>
      </w:pPr>
      <w:ins w:id="8315" w:author="GoldenCorpusHarness" w:date="2026-03-28T22:23:47Z">
        <w:r>
          <w:t xml:space="preserve">NOTE: A washout period of at least 5 times the half-life after the last dose of any of the above treatments is required for a participant to be eligible for study enrollment. A list of examples of in vivo CYP3A strong inhibitors, CYP3A strong or moderate inducers, and P-gp substrates with narrow therapeutic index is provided in Appendix 8. Refer to </w:t>
        </w:r>
      </w:ins>
      <w:r>
        <w:t>Se</w:t>
      </w:r>
      <w:del w:id="8316" w:author="GoldenCorpusHarness" w:date="2026-03-28T22:23:47Z">
        <w:r>
          <w:delText>e Section</w:delText>
        </w:r>
      </w:del>
      <w:ins w:id="8317" w:author="GoldenCorpusHarness" w:date="2026-03-28T22:23:47Z">
        <w:r>
          <w:t>ctions 6.5.1, 6.5.2, 6.6.2, and Appendix</w:t>
        </w:r>
      </w:ins>
      <w:r>
        <w:t xml:space="preserve"> 8</w:t>
      </w:r>
      <w:del w:id="8318" w:author="GoldenCorpusHarness" w:date="2026-03-28T22:23:47Z">
        <w:r>
          <w:delText>.1.9.1 for timin</w:delText>
        </w:r>
      </w:del>
      <w:ins w:id="8319" w:author="GoldenCorpusHarness" w:date="2026-03-28T22:23:47Z">
        <w:r>
          <w:t xml:space="preserve"> for information on prohibited concomitant medications, medications that require caution or dose adjustment when co-administered, and potential dru</w:t>
        </w:r>
      </w:ins>
      <w:r>
        <w:t xml:space="preserve">g </w:t>
      </w:r>
      <w:del w:id="8320" w:author="GoldenCorpusHarness" w:date="2026-03-28T22:23:47Z">
        <w:r>
          <w:delText>of dose administration.</w:delText>
        </w:r>
      </w:del>
      <w:ins w:id="8321" w:author="GoldenCorpusHarness" w:date="2026-03-28T22:23:47Z">
        <w:r>
          <w:t>interactions post randomization.</w:t>
        </w:r>
      </w:ins>
    </w:p>
    <w:p ns2:paraId="12332771" ns2:textId="77777777" w:rsidR="008F7EB8" w:rsidRPr="00622362" w:rsidRDefault="00895D30" w:rsidP="008F7EB8">
      <w:pPr>
        <w:pStyle w:val="Heading4"/>
      </w:pPr>
      <w:del w:id="8322" w:author="GoldenCorpusHarness" w:date="2026-03-28T22:23:47Z">
        <w:r>
          <w:delText>Comp</w:delText>
        </w:r>
      </w:del>
      <w:ins w:id="8323" w:author="GoldenCorpusHarness" w:date="2026-03-28T22:23:47Z">
        <w:r>
          <w:t>H</w:t>
        </w:r>
      </w:ins>
      <w:r>
        <w:t>a</w:t>
      </w:r>
      <w:ins w:id="8324" w:author="GoldenCorpusHarness" w:date="2026-03-28T22:23:47Z">
        <w:r>
          <w:t xml:space="preserve">s </w:t>
        </w:r>
      </w:ins>
      <w:r>
        <w:t>r</w:t>
      </w:r>
      <w:ins w:id="8325" w:author="GoldenCorpusHarness" w:date="2026-03-28T22:23:47Z">
        <w:r>
          <w:t xml:space="preserve">eceived </w:t>
        </w:r>
      </w:ins>
      <w:r>
        <w:t>a</w:t>
      </w:r>
      <w:del w:id="8326" w:author="GoldenCorpusHarness" w:date="2026-03-28T22:23:47Z">
        <w:r>
          <w:delText>t</w:delText>
        </w:r>
      </w:del>
      <w:ins w:id="8327" w:author="GoldenCorpusHarness" w:date="2026-03-28T22:23:47Z">
        <w:r>
          <w:t xml:space="preserve"> live </w:t>
        </w:r>
      </w:ins>
      <w:r>
        <w:t xml:space="preserve">or </w:t>
      </w:r>
      <w:del w:id="8328" w:author="GoldenCorpusHarness" w:date="2026-03-28T22:23:47Z">
        <w:r>
          <w:delText>Group</w:delText>
        </w:r>
      </w:del>
      <w:ins w:id="8329" w:author="GoldenCorpusHarness" w:date="2026-03-28T22:23:47Z">
        <w:r>
          <w:t>live</w:t>
        </w:r>
      </w:ins>
      <w:r>
        <w:t xml:space="preserve"> </w:t>
      </w:r>
      <w:del w:id="8330" w:author="GoldenCorpusHarness" w:date="2026-03-28T22:23:47Z">
        <w:r>
          <w:delText>(V</w:delText>
        </w:r>
      </w:del>
      <w:ins w:id="8331" w:author="GoldenCorpusHarness" w:date="2026-03-28T22:23:47Z">
        <w:r>
          <w:t>att</w:t>
        </w:r>
      </w:ins>
      <w:r>
        <w:t>en</w:t>
      </w:r>
      <w:ins w:id="8332" w:author="GoldenCorpusHarness" w:date="2026-03-28T22:23:47Z">
        <w:r>
          <w:t>uat</w:t>
        </w:r>
      </w:ins>
      <w:r>
        <w:t>e</w:t>
      </w:r>
      <w:del w:id="8333" w:author="GoldenCorpusHarness" w:date="2026-03-28T22:23:47Z">
        <w:r>
          <w:delText>to</w:delText>
        </w:r>
      </w:del>
      <w:ins w:id="8334" w:author="GoldenCorpusHarness" w:date="2026-03-28T22:23:47Z">
        <w:r>
          <w:t>d va</w:t>
        </w:r>
      </w:ins>
      <w:r>
        <w:t>c</w:t>
      </w:r>
      <w:del w:id="8335" w:author="GoldenCorpusHarness" w:date="2026-03-28T22:23:47Z">
        <w:r>
          <w:delText>lax</w:delText>
        </w:r>
      </w:del>
      <w:ins w:id="8336" w:author="GoldenCorpusHarness" w:date="2026-03-28T22:23:47Z">
        <w:r>
          <w:t>cine</w:t>
        </w:r>
      </w:ins>
      <w:r>
        <w:t xml:space="preserve"> </w:t>
      </w:r>
      <w:del w:id="8337" w:author="GoldenCorpusHarness" w:date="2026-03-28T22:23:47Z">
        <w:r>
          <w:delText>+ R</w:delText>
        </w:r>
      </w:del>
      <w:ins w:id="8338" w:author="GoldenCorpusHarness" w:date="2026-03-28T22:23:47Z">
        <w:r>
          <w:t>w</w:t>
        </w:r>
      </w:ins>
      <w:r>
        <w:t>it</w:t>
      </w:r>
      <w:ins w:id="8339" w:author="GoldenCorpusHarness" w:date="2026-03-28T22:23:47Z">
        <w:r>
          <w:t>hin 30 days before the first dose of st</w:t>
        </w:r>
      </w:ins>
      <w:r>
        <w:t>u</w:t>
      </w:r>
      <w:del w:id="8340" w:author="GoldenCorpusHarness" w:date="2026-03-28T22:23:47Z">
        <w:r>
          <w:delText>x</w:delText>
        </w:r>
      </w:del>
      <w:ins w:id="8341" w:author="GoldenCorpusHarness" w:date="2026-03-28T22:23:47Z">
        <w:r>
          <w:t xml:space="preserve">dy </w:t>
        </w:r>
      </w:ins>
      <w:r>
        <w:t>i</w:t>
      </w:r>
      <w:del w:id="8342" w:author="GoldenCorpusHarness" w:date="2026-03-28T22:23:47Z">
        <w:r>
          <w:delText>mab;</w:delText>
        </w:r>
      </w:del>
      <w:ins w:id="8343" w:author="GoldenCorpusHarness" w:date="2026-03-28T22:23:47Z">
        <w:r>
          <w:t>ntervention.</w:t>
        </w:r>
      </w:ins>
      <w:r>
        <w:t xml:space="preserve"> </w:t>
      </w:r>
      <w:del w:id="8344" w:author="GoldenCorpusHarness" w:date="2026-03-28T22:23:47Z">
        <w:r>
          <w:delText>Part 2)</w:delText>
        </w:r>
      </w:del>
    </w:p>
    <w:p ns2:paraId="4F7CD3BF" ns2:textId="77777777" w:rsidR="008F7EB8" w:rsidRDefault="00895D30" w:rsidP="00076D02">
      <w:pPr>
        <w:pStyle w:val="paragraph0"/>
      </w:pPr>
      <w:del w:id="8345" w:author="GoldenCorpusHarness" w:date="2026-03-28T22:23:47Z">
        <w:r>
          <w:delText>V</w:delText>
        </w:r>
      </w:del>
      <w:ins w:id="8346" w:author="GoldenCorpusHarness" w:date="2026-03-28T22:23:47Z">
        <w:r>
          <w:t>R</w:t>
        </w:r>
      </w:ins>
      <w:r>
        <w:t>e</w:t>
      </w:r>
      <w:del w:id="8347" w:author="GoldenCorpusHarness" w:date="2026-03-28T22:23:47Z">
        <w:r>
          <w:delText>netoclax is administ</w:delText>
        </w:r>
      </w:del>
      <w:ins w:id="8348" w:author="GoldenCorpusHarness" w:date="2026-03-28T22:23:47Z">
        <w:r>
          <w:t>f</w:t>
        </w:r>
      </w:ins>
      <w:r>
        <w:t>er</w:t>
      </w:r>
      <w:del w:id="8349" w:author="GoldenCorpusHarness" w:date="2026-03-28T22:23:47Z">
        <w:r>
          <w:delText>ed as a daily 20</w:delText>
        </w:r>
      </w:del>
      <w:r>
        <w:t xml:space="preserve"> to </w:t>
      </w:r>
      <w:del w:id="8350" w:author="GoldenCorpusHarness" w:date="2026-03-28T22:23:47Z">
        <w:r>
          <w:delText>400 mg d</w:delText>
        </w:r>
      </w:del>
      <w:ins w:id="8351" w:author="GoldenCorpusHarness" w:date="2026-03-28T22:23:47Z">
        <w:r>
          <w:t>Secti</w:t>
        </w:r>
      </w:ins>
      <w:r>
        <w:t>o</w:t>
      </w:r>
      <w:del w:id="8352" w:author="GoldenCorpusHarness" w:date="2026-03-28T22:23:47Z">
        <w:r>
          <w:delText>se during the 5-week ramp-up phase, and the</w:delText>
        </w:r>
      </w:del>
      <w:r>
        <w:t xml:space="preserve">n </w:t>
      </w:r>
      <w:del w:id="8353" w:author="GoldenCorpusHarness" w:date="2026-03-28T22:23:47Z">
        <w:r>
          <w:delText>at 400 mg per day</w:delText>
        </w:r>
      </w:del>
      <w:ins w:id="8354" w:author="GoldenCorpusHarness" w:date="2026-03-28T22:23:47Z">
        <w:r>
          <w:t>6.5.1</w:t>
        </w:r>
      </w:ins>
      <w:r>
        <w:t xml:space="preserve"> fo</w:t>
      </w:r>
      <w:del w:id="8355" w:author="GoldenCorpusHarness" w:date="2026-03-28T22:23:47Z">
        <w:r>
          <w:delText>llow</w:delText>
        </w:r>
      </w:del>
      <w:ins w:id="8356" w:author="GoldenCorpusHarness" w:date="2026-03-28T22:23:47Z">
        <w:r>
          <w:t xml:space="preserve">r </w:t>
        </w:r>
      </w:ins>
      <w:r>
        <w:t>in</w:t>
      </w:r>
      <w:del w:id="8357" w:author="GoldenCorpusHarness" w:date="2026-03-28T22:23:47Z">
        <w:r>
          <w:delText>g the ramp-up phase. Venet</w:delText>
        </w:r>
      </w:del>
      <w:ins w:id="8358" w:author="GoldenCorpusHarness" w:date="2026-03-28T22:23:47Z">
        <w:r>
          <w:t>f</w:t>
        </w:r>
      </w:ins>
      <w:r>
        <w:t>o</w:t>
      </w:r>
      <w:del w:id="8359" w:author="GoldenCorpusHarness" w:date="2026-03-28T22:23:47Z">
        <w:r>
          <w:delText>clax dosing continues until confi</w:delText>
        </w:r>
      </w:del>
      <w:r>
        <w:t>rm</w:t>
      </w:r>
      <w:del w:id="8360" w:author="GoldenCorpusHarness" w:date="2026-03-28T22:23:47Z">
        <w:r>
          <w:delText>ed disease progression, unacceptable toxicity, discontinu</w:delText>
        </w:r>
      </w:del>
      <w:r>
        <w:t xml:space="preserve">ation </w:t>
      </w:r>
      <w:del w:id="8361" w:author="GoldenCorpusHarness" w:date="2026-03-28T22:23:47Z">
        <w:r>
          <w:delText xml:space="preserve">criteria are met, </w:delText>
        </w:r>
      </w:del>
      <w:r>
        <w:t>o</w:t>
      </w:r>
      <w:del w:id="8362" w:author="GoldenCorpusHarness" w:date="2026-03-28T22:23:47Z">
        <w:r>
          <w:delText>r 2 years post</w:delText>
        </w:r>
      </w:del>
      <w:ins w:id="8363" w:author="GoldenCorpusHarness" w:date="2026-03-28T22:23:47Z">
        <w:r>
          <w:t>n</w:t>
        </w:r>
      </w:ins>
      <w:r>
        <w:t xml:space="preserve"> C</w:t>
      </w:r>
      <w:ins w:id="8364" w:author="GoldenCorpusHarness" w:date="2026-03-28T22:23:47Z">
        <w:r>
          <w:t>OVID-</w:t>
        </w:r>
      </w:ins>
      <w:r>
        <w:t>1</w:t>
      </w:r>
      <w:del w:id="8365" w:author="GoldenCorpusHarness" w:date="2026-03-28T22:23:47Z">
        <w:r>
          <w:delText>D1</w:delText>
        </w:r>
      </w:del>
      <w:ins w:id="8366" w:author="GoldenCorpusHarness" w:date="2026-03-28T22:23:47Z">
        <w:r>
          <w:t>9 vaccines</w:t>
        </w:r>
      </w:ins>
      <w:r>
        <w:t>.</w:t>
      </w:r>
    </w:p>
    <w:p ns2:paraId="02D41AFC" ns2:textId="77777777" w:rsidR="00105168" w:rsidRPr="00B32628" w:rsidRDefault="00895D30" w:rsidP="00076D02">
      <w:pPr>
        <w:pStyle w:val="paragraph0"/>
      </w:pPr>
      <w:del w:id="8367" w:author="GoldenCorpusHarness" w:date="2026-03-28T22:23:47Z">
        <w:r>
          <w:delText>Rituximab (or rituximab biosimilar [see Appendix 13]) is administered as an IV infusion on C2D8 (W6), C3D8 (W10), C4D8 (W14), C5D8 (W18), C6D8 (W22), and C7D8 (W26). The initial dose is 375 mg/m2 (C2D8), followed by 500 mg/m2 for subsequent infusions. Subcutaneous injections for rituximab are not allowed.</w:delText>
        </w:r>
      </w:del>
    </w:p>
    <w:p ns2:paraId="1E1BEBCC" ns2:textId="77777777" w:rsidR="00105168" w:rsidRDefault="008F7EB8" w:rsidP="00295DCD">
      <w:pPr>
        <w:pStyle w:val="Heading3"/>
      </w:pPr>
      <w:del w:id="8368" w:author="GoldenCorpusHarness" w:date="2026-03-28T22:23:47Z">
        <w:r>
          <w:delText>M</w:delText>
        </w:r>
      </w:del>
      <w:ins w:id="8369" w:author="GoldenCorpusHarness" w:date="2026-03-28T22:23:47Z">
        <w:r>
          <w:t>Prior/Concurr</w:t>
        </w:r>
      </w:ins>
      <w:r>
        <w:t>e</w:t>
      </w:r>
      <w:del w:id="8370" w:author="GoldenCorpusHarness" w:date="2026-03-28T22:23:47Z">
        <w:r>
          <w:delText>d</w:delText>
        </w:r>
      </w:del>
      <w:ins w:id="8371" w:author="GoldenCorpusHarness" w:date="2026-03-28T22:23:47Z">
        <w:r>
          <w:t>nt Clin</w:t>
        </w:r>
      </w:ins>
      <w:r>
        <w:t xml:space="preserve">ical </w:t>
      </w:r>
      <w:del w:id="8372" w:author="GoldenCorpusHarness" w:date="2026-03-28T22:23:47Z">
        <w:r>
          <w:delText>D</w:delText>
        </w:r>
      </w:del>
      <w:ins w:id="8373" w:author="GoldenCorpusHarness" w:date="2026-03-28T22:23:47Z">
        <w:r>
          <w:t>Study Exp</w:t>
        </w:r>
      </w:ins>
      <w:r>
        <w:t>e</w:t>
      </w:r>
      <w:del w:id="8374" w:author="GoldenCorpusHarness" w:date="2026-03-28T22:23:47Z">
        <w:r>
          <w:delText>v</w:delText>
        </w:r>
      </w:del>
      <w:ins w:id="8375" w:author="GoldenCorpusHarness" w:date="2026-03-28T22:23:47Z">
        <w:r>
          <w:t>r</w:t>
        </w:r>
      </w:ins>
      <w:r>
        <w:t>i</w:t>
      </w:r>
      <w:ins w:id="8376" w:author="GoldenCorpusHarness" w:date="2026-03-28T22:23:47Z">
        <w:r>
          <w:t>en</w:t>
        </w:r>
      </w:ins>
      <w:r>
        <w:t>ce</w:t>
      </w:r>
      <w:del w:id="8377" w:author="GoldenCorpusHarness" w:date="2026-03-28T22:23:47Z">
        <w:r>
          <w:delText>s</w:delText>
        </w:r>
      </w:del>
    </w:p>
    <w:p ns2:paraId="3031B812" ns2:textId="77777777" w:rsidR="00295DCD" w:rsidRPr="00B32628" w:rsidRDefault="00895D30" w:rsidP="00076D02">
      <w:pPr>
        <w:pStyle w:val="paragraph0"/>
      </w:pPr>
      <w:del w:id="8378" w:author="GoldenCorpusHarness" w:date="2026-03-28T22:23:47Z">
        <w:r>
          <w:delText>N</w:delText>
        </w:r>
      </w:del>
      <w:ins w:id="8379" w:author="GoldenCorpusHarness" w:date="2026-03-28T22:23:47Z">
        <w:r>
          <w:t>Has received an investigati</w:t>
        </w:r>
      </w:ins>
      <w:r>
        <w:t>o</w:t>
      </w:r>
      <w:ins w:id="8380" w:author="GoldenCorpusHarness" w:date="2026-03-28T22:23:47Z">
        <w:r>
          <w:t>nal agen</w:t>
        </w:r>
      </w:ins>
      <w:r>
        <w:t xml:space="preserve">t </w:t>
      </w:r>
      <w:ins w:id="8381" w:author="GoldenCorpusHarness" w:date="2026-03-28T22:23:47Z">
        <w:r>
          <w:t>or h</w:t>
        </w:r>
      </w:ins>
      <w:r>
        <w:t>a</w:t>
      </w:r>
      <w:del w:id="8382" w:author="GoldenCorpusHarness" w:date="2026-03-28T22:23:47Z">
        <w:r>
          <w:delText>pp</w:delText>
        </w:r>
      </w:del>
      <w:ins w:id="8383" w:author="GoldenCorpusHarness" w:date="2026-03-28T22:23:47Z">
        <w:r>
          <w:t>s used an investigationa</w:t>
        </w:r>
      </w:ins>
      <w:r>
        <w:t>l</w:t>
      </w:r>
      <w:ins w:id="8384" w:author="GoldenCorpusHarness" w:date="2026-03-28T22:23:47Z">
        <w:r>
          <w:t xml:space="preserve"> dev</w:t>
        </w:r>
      </w:ins>
      <w:r>
        <w:t>ic</w:t>
      </w:r>
      <w:ins w:id="8385" w:author="GoldenCorpusHarness" w:date="2026-03-28T22:23:47Z">
        <w:r>
          <w:t xml:space="preserve">e within 4 weeks prior to study intervention </w:t>
        </w:r>
      </w:ins>
      <w:r>
        <w:t>a</w:t>
      </w:r>
      <w:del w:id="8386" w:author="GoldenCorpusHarness" w:date="2026-03-28T22:23:47Z">
        <w:r>
          <w:delText>ble</w:delText>
        </w:r>
      </w:del>
      <w:ins w:id="8387" w:author="GoldenCorpusHarness" w:date="2026-03-28T22:23:47Z">
        <w:r>
          <w:t>dministration</w:t>
        </w:r>
      </w:ins>
      <w:r>
        <w:t>.</w:t>
      </w:r>
    </w:p>
    <w:p ns2:paraId="7E6F558A" ns2:textId="77777777" w:rsidR="00B93FD4" w:rsidRPr="00B93FD4" w:rsidRDefault="00895D30" w:rsidP="00076D02">
      <w:pPr>
        <w:pStyle w:val="Heading2"/>
      </w:pPr>
      <w:del w:id="8388" w:author="GoldenCorpusHarness" w:date="2026-03-28T22:23:47Z">
        <w:r>
          <w:delText>Preparation/Handling/Storage/Accountability</w:delText>
        </w:r>
      </w:del>
    </w:p>
    <w:p ns2:paraId="10318885" ns2:textId="77777777" w:rsidR="00CC08F9" w:rsidRPr="00B32628" w:rsidRDefault="00895D30" w:rsidP="00CC08F9">
      <w:pPr>
        <w:pStyle w:val="Heading3"/>
      </w:pPr>
      <w:r>
        <w:t>D</w:t>
      </w:r>
      <w:ins w:id="8389" w:author="GoldenCorpusHarness" w:date="2026-03-28T22:23:47Z">
        <w:r>
          <w:t>iagn</w:t>
        </w:r>
      </w:ins>
      <w:r>
        <w:t>os</w:t>
      </w:r>
      <w:del w:id="8390" w:author="GoldenCorpusHarness" w:date="2026-03-28T22:23:47Z">
        <w:r>
          <w:delText>e Prepara</w:delText>
        </w:r>
      </w:del>
      <w:r>
        <w:t>ti</w:t>
      </w:r>
      <w:del w:id="8391" w:author="GoldenCorpusHarness" w:date="2026-03-28T22:23:47Z">
        <w:r>
          <w:delText>o</w:delText>
        </w:r>
      </w:del>
      <w:ins w:id="8392" w:author="GoldenCorpusHarness" w:date="2026-03-28T22:23:47Z">
        <w:r>
          <w:t>c Assessme</w:t>
        </w:r>
      </w:ins>
      <w:r>
        <w:t>n</w:t>
      </w:r>
      <w:ins w:id="8393" w:author="GoldenCorpusHarness" w:date="2026-03-28T22:23:47Z">
        <w:r>
          <w:t>ts</w:t>
        </w:r>
      </w:ins>
    </w:p>
    <w:p ns2:paraId="574F13AE" ns2:textId="77777777" w:rsidR="008F7EB8" w:rsidRDefault="00895D30" w:rsidP="00076D02">
      <w:pPr>
        <w:pStyle w:val="paragraph0"/>
      </w:pPr>
      <w:del w:id="8394" w:author="GoldenCorpusHarness" w:date="2026-03-28T22:23:47Z">
        <w:r>
          <w:delText>F</w:delText>
        </w:r>
      </w:del>
      <w:ins w:id="8395" w:author="GoldenCorpusHarness" w:date="2026-03-28T22:23:47Z">
        <w:r>
          <w:t xml:space="preserve">Known psychiatric </w:t>
        </w:r>
      </w:ins>
      <w:r>
        <w:t xml:space="preserve">or </w:t>
      </w:r>
      <w:ins w:id="8396" w:author="GoldenCorpusHarness" w:date="2026-03-28T22:23:47Z">
        <w:r>
          <w:t>subst</w:t>
        </w:r>
      </w:ins>
      <w:r>
        <w:t>a</w:t>
      </w:r>
      <w:ins w:id="8397" w:author="GoldenCorpusHarness" w:date="2026-03-28T22:23:47Z">
        <w:r>
          <w:t xml:space="preserve">nce use </w:t>
        </w:r>
      </w:ins>
      <w:r>
        <w:t>d</w:t>
      </w:r>
      <w:del w:id="8398" w:author="GoldenCorpusHarness" w:date="2026-03-28T22:23:47Z">
        <w:r>
          <w:delText>m</w:delText>
        </w:r>
      </w:del>
      <w:ins w:id="8399" w:author="GoldenCorpusHarness" w:date="2026-03-28T22:23:47Z">
        <w:r>
          <w:t xml:space="preserve">isorder that would </w:t>
        </w:r>
      </w:ins>
      <w:r>
        <w:t>in</w:t>
      </w:r>
      <w:del w:id="8400" w:author="GoldenCorpusHarness" w:date="2026-03-28T22:23:47Z">
        <w:r>
          <w:delText>is</w:delText>
        </w:r>
      </w:del>
      <w:r>
        <w:t>t</w:t>
      </w:r>
      <w:ins w:id="8401" w:author="GoldenCorpusHarness" w:date="2026-03-28T22:23:47Z">
        <w:r>
          <w:t>e</w:t>
        </w:r>
      </w:ins>
      <w:r>
        <w:t>r</w:t>
      </w:r>
      <w:del w:id="8402" w:author="GoldenCorpusHarness" w:date="2026-03-28T22:23:47Z">
        <w:r>
          <w:delText>ativ</w:delText>
        </w:r>
      </w:del>
      <w:ins w:id="8403" w:author="GoldenCorpusHarness" w:date="2026-03-28T22:23:47Z">
        <w:r>
          <w:t>fer</w:t>
        </w:r>
      </w:ins>
      <w:r>
        <w:t xml:space="preserve">e </w:t>
      </w:r>
      <w:del w:id="8404" w:author="GoldenCorpusHarness" w:date="2026-03-28T22:23:47Z">
        <w:r>
          <w:delText>reasons,</w:delText>
        </w:r>
      </w:del>
      <w:ins w:id="8405" w:author="GoldenCorpusHarness" w:date="2026-03-28T22:23:47Z">
        <w:r>
          <w:t>with</w:t>
        </w:r>
      </w:ins>
      <w:r>
        <w:t xml:space="preserve"> the </w:t>
      </w:r>
      <w:ins w:id="8406" w:author="GoldenCorpusHarness" w:date="2026-03-28T22:23:47Z">
        <w:r>
          <w:t>par</w:t>
        </w:r>
      </w:ins>
      <w:r>
        <w:t>t</w:t>
      </w:r>
      <w:ins w:id="8407" w:author="GoldenCorpusHarness" w:date="2026-03-28T22:23:47Z">
        <w:r>
          <w:t xml:space="preserve">icipant’s ability to cooperate with the </w:t>
        </w:r>
      </w:ins>
      <w:r>
        <w:t>re</w:t>
      </w:r>
      <w:del w:id="8408" w:author="GoldenCorpusHarness" w:date="2026-03-28T22:23:47Z">
        <w:r>
          <w:delText>at</w:delText>
        </w:r>
      </w:del>
      <w:ins w:id="8409" w:author="GoldenCorpusHarness" w:date="2026-03-28T22:23:47Z">
        <w:r>
          <w:t>quire</w:t>
        </w:r>
      </w:ins>
      <w:r>
        <w:t>ment</w:t>
      </w:r>
      <w:del w:id="8410" w:author="GoldenCorpusHarness" w:date="2026-03-28T22:23:47Z">
        <w:r>
          <w:delText xml:space="preserve"> period i</w:delText>
        </w:r>
      </w:del>
      <w:r>
        <w:t xml:space="preserve">s </w:t>
      </w:r>
      <w:del w:id="8411" w:author="GoldenCorpusHarness" w:date="2026-03-28T22:23:47Z">
        <w:r>
          <w:delText>divided in</w:delText>
        </w:r>
      </w:del>
      <w:ins w:id="8412" w:author="GoldenCorpusHarness" w:date="2026-03-28T22:23:47Z">
        <w:r>
          <w:t>of</w:t>
        </w:r>
      </w:ins>
      <w:r>
        <w:t xml:space="preserve"> t</w:t>
      </w:r>
      <w:del w:id="8413" w:author="GoldenCorpusHarness" w:date="2026-03-28T22:23:47Z">
        <w:r>
          <w:delText>o</w:delText>
        </w:r>
      </w:del>
      <w:ins w:id="8414" w:author="GoldenCorpusHarness" w:date="2026-03-28T22:23:47Z">
        <w:r>
          <w:t>he</w:t>
        </w:r>
      </w:ins>
      <w:r>
        <w:t xml:space="preserve"> </w:t>
      </w:r>
      <w:del w:id="8415" w:author="GoldenCorpusHarness" w:date="2026-03-28T22:23:47Z">
        <w:r>
          <w:delText>4-week c</w:delText>
        </w:r>
      </w:del>
      <w:ins w:id="8416" w:author="GoldenCorpusHarness" w:date="2026-03-28T22:23:47Z">
        <w:r>
          <w:t>stud</w:t>
        </w:r>
      </w:ins>
      <w:r>
        <w:t>y</w:t>
      </w:r>
      <w:del w:id="8417" w:author="GoldenCorpusHarness" w:date="2026-03-28T22:23:47Z">
        <w:r>
          <w:delText>cles (28 days)</w:delText>
        </w:r>
      </w:del>
      <w:r>
        <w:t>.</w:t>
      </w:r>
    </w:p>
    <w:p ns2:paraId="0FB2F15A" ns2:textId="77777777" w:rsidR="008F7EB8" w:rsidRPr="00622362" w:rsidRDefault="00895D30" w:rsidP="00076D02">
      <w:pPr>
        <w:pStyle w:val="paragraph0"/>
        <w:rPr>
          <w:b/>
          <w:bCs/>
        </w:rPr>
      </w:pPr>
      <w:del w:id="8418" w:author="GoldenCorpusHarness" w:date="2026-03-28T22:23:47Z">
        <w:r>
          <w:delText>Venetoclax</w:delText>
        </w:r>
      </w:del>
    </w:p>
    <w:p ns2:paraId="5EE1B5D4" ns2:textId="3F7FC155" w:rsidR="008F7EB8" w:rsidRDefault="00895D30" w:rsidP="00076D02">
      <w:pPr>
        <w:pStyle w:val="paragraph0"/>
      </w:pPr>
      <w:del w:id="8419" w:author="GoldenCorpusHarness" w:date="2026-03-28T22:23:47Z">
        <w:r>
          <w:delText xml:space="preserve">Venetoclax will be taken orally every morning following food. The dose of venetoclax to be used in this study increases from 20 mg to 400 mg QD during </w:delText>
        </w:r>
      </w:del>
      <w:ins w:id="8420" w:author="GoldenCorpusHarness" w:date="2026-03-28T22:23:47Z">
        <w:r>
          <w:t>O</w:t>
        </w:r>
      </w:ins>
      <w:r>
        <w:t>the</w:t>
      </w:r>
      <w:ins w:id="8421" w:author="GoldenCorpusHarness" w:date="2026-03-28T22:23:47Z">
        <w:r>
          <w:t>r</w:t>
        </w:r>
      </w:ins>
      <w:r>
        <w:t xml:space="preserve"> </w:t>
      </w:r>
      <w:del w:id="8422" w:author="GoldenCorpusHarness" w:date="2026-03-28T22:23:47Z">
        <w:r>
          <w:delText>ramp-</w:delText>
        </w:r>
      </w:del>
      <w:ins w:id="8423" w:author="GoldenCorpusHarness" w:date="2026-03-28T22:23:47Z">
        <w:r>
          <w:t>Excl</w:t>
        </w:r>
      </w:ins>
      <w:r>
        <w:t>u</w:t>
      </w:r>
      <w:del w:id="8424" w:author="GoldenCorpusHarness" w:date="2026-03-28T22:23:47Z">
        <w:r>
          <w:delText>p pha</w:delText>
        </w:r>
      </w:del>
      <w:r>
        <w:t>s</w:t>
      </w:r>
      <w:del w:id="8425" w:author="GoldenCorpusHarness" w:date="2026-03-28T22:23:47Z">
        <w:r>
          <w:delText>e. F</w:delText>
        </w:r>
      </w:del>
      <w:ins w:id="8426" w:author="GoldenCorpusHarness" w:date="2026-03-28T22:23:47Z">
        <w:r>
          <w:t>i</w:t>
        </w:r>
      </w:ins>
      <w:r>
        <w:t>o</w:t>
      </w:r>
      <w:del w:id="8427" w:author="GoldenCorpusHarness" w:date="2026-03-28T22:23:47Z">
        <w:r>
          <w:delText>llowi</w:delText>
        </w:r>
      </w:del>
      <w:r>
        <w:t>n</w:t>
      </w:r>
      <w:del w:id="8428" w:author="GoldenCorpusHarness" w:date="2026-03-28T22:23:47Z">
        <w:r>
          <w:delText>g the ramp-up, the do</w:delText>
        </w:r>
      </w:del>
      <w:r>
        <w:t>s</w:t>
      </w:r>
      <w:del w:id="8429" w:author="GoldenCorpusHarness" w:date="2026-03-28T22:23:47Z">
        <w:r>
          <w:delText>e is 400 mg QD as shown in Table 9.</w:delText>
        </w:r>
      </w:del>
    </w:p>
    <w:p ns2:paraId="14095F55" ns2:textId="77777777" w:rsidR="008F7EB8" w:rsidRPr="00076D02" w:rsidRDefault="00895D30" w:rsidP="00076D02">
      <w:pPr>
        <w:pStyle w:val="paragraph0"/>
        <w:rPr>
          <w:b/>
          <w:bCs/>
        </w:rPr>
      </w:pPr>
      <w:del w:id="8430" w:author="GoldenCorpusHarness" w:date="2026-03-28T22:23:47Z">
        <w:r>
          <w:delText>Nemt</w:delText>
        </w:r>
      </w:del>
      <w:ins w:id="8431" w:author="GoldenCorpusHarness" w:date="2026-03-28T22:23:47Z">
        <w:r>
          <w:t>P</w:t>
        </w:r>
      </w:ins>
      <w:r>
        <w:t>a</w:t>
      </w:r>
      <w:del w:id="8432" w:author="GoldenCorpusHarness" w:date="2026-03-28T22:23:47Z">
        <w:r>
          <w:delText>b</w:delText>
        </w:r>
      </w:del>
      <w:r>
        <w:t>r</w:t>
      </w:r>
      <w:del w:id="8433" w:author="GoldenCorpusHarness" w:date="2026-03-28T22:23:47Z">
        <w:r>
          <w:delText>u</w:delText>
        </w:r>
      </w:del>
      <w:r>
        <w:t>ti</w:t>
      </w:r>
      <w:ins w:id="8434" w:author="GoldenCorpusHarness" w:date="2026-03-28T22:23:47Z">
        <w:r>
          <w:t>cipa</w:t>
        </w:r>
      </w:ins>
      <w:r>
        <w:t>n</w:t>
      </w:r>
      <w:ins w:id="8435" w:author="GoldenCorpusHarness" w:date="2026-03-28T22:23:47Z">
        <w:r>
          <w:t>ts who have not adequately recovered from major surgery or have ongo</w:t>
        </w:r>
      </w:ins>
      <w:r>
        <w:t>i</w:t>
      </w:r>
      <w:del w:id="8436" w:author="GoldenCorpusHarness" w:date="2026-03-28T22:23:47Z">
        <w:r>
          <w:delText>b</w:delText>
        </w:r>
      </w:del>
      <w:ins w:id="8437" w:author="GoldenCorpusHarness" w:date="2026-03-28T22:23:47Z">
        <w:r>
          <w:t xml:space="preserve">ng surgical complications. </w:t>
        </w:r>
      </w:ins>
    </w:p>
    <w:p ns2:paraId="469B0723" ns2:textId="77777777" w:rsidR="008F7EB8" w:rsidRDefault="00895D30" w:rsidP="00076D02">
      <w:pPr>
        <w:pStyle w:val="paragraph0"/>
      </w:pPr>
      <w:del w:id="8438" w:author="GoldenCorpusHarness" w:date="2026-03-28T22:23:47Z">
        <w:r>
          <w:delText xml:space="preserve">There </w:delText>
        </w:r>
      </w:del>
      <w:ins w:id="8439" w:author="GoldenCorpusHarness" w:date="2026-03-28T22:23:47Z">
        <w:r>
          <w:t>P</w:t>
        </w:r>
      </w:ins>
      <w:r>
        <w:t>ar</w:t>
      </w:r>
      <w:del w:id="8440" w:author="GoldenCorpusHarness" w:date="2026-03-28T22:23:47Z">
        <w:r>
          <w:delText>e no spe</w:delText>
        </w:r>
      </w:del>
      <w:ins w:id="8441" w:author="GoldenCorpusHarness" w:date="2026-03-28T22:23:47Z">
        <w:r>
          <w:t>ti</w:t>
        </w:r>
      </w:ins>
      <w:r>
        <w:t>ci</w:t>
      </w:r>
      <w:del w:id="8442" w:author="GoldenCorpusHarness" w:date="2026-03-28T22:23:47Z">
        <w:r>
          <w:delText>fic calcul</w:delText>
        </w:r>
      </w:del>
      <w:ins w:id="8443" w:author="GoldenCorpusHarness" w:date="2026-03-28T22:23:47Z">
        <w:r>
          <w:t>p</w:t>
        </w:r>
      </w:ins>
      <w:r>
        <w:t>ati</w:t>
      </w:r>
      <w:del w:id="8444" w:author="GoldenCorpusHarness" w:date="2026-03-28T22:23:47Z">
        <w:r>
          <w:delText>o</w:delText>
        </w:r>
      </w:del>
      <w:r>
        <w:t>n</w:t>
      </w:r>
      <w:ins w:id="8445" w:author="GoldenCorpusHarness" w:date="2026-03-28T22:23:47Z">
        <w:r>
          <w:t>g Site</w:t>
        </w:r>
      </w:ins>
      <w:r>
        <w:t xml:space="preserve">s </w:t>
      </w:r>
      <w:del w:id="8446" w:author="GoldenCorpusHarness" w:date="2026-03-28T22:23:47Z">
        <w:r>
          <w:delText>or</w:delText>
        </w:r>
      </w:del>
      <w:ins w:id="8447" w:author="GoldenCorpusHarness" w:date="2026-03-28T22:23:47Z">
        <w:r>
          <w:t>in</w:t>
        </w:r>
      </w:ins>
      <w:r>
        <w:t xml:space="preserve"> </w:t>
      </w:r>
      <w:ins w:id="8448" w:author="GoldenCorpusHarness" w:date="2026-03-28T22:23:47Z">
        <w:r>
          <w:t>EU R</w:t>
        </w:r>
      </w:ins>
      <w:r>
        <w:t>e</w:t>
      </w:r>
      <w:del w:id="8449" w:author="GoldenCorpusHarness" w:date="2026-03-28T22:23:47Z">
        <w:r>
          <w:delText>valuat</w:delText>
        </w:r>
      </w:del>
      <w:ins w:id="8450" w:author="GoldenCorpusHarness" w:date="2026-03-28T22:23:47Z">
        <w:r>
          <w:t>g</w:t>
        </w:r>
      </w:ins>
      <w:r>
        <w:t>ion</w:t>
      </w:r>
      <w:del w:id="8451" w:author="GoldenCorpusHarness" w:date="2026-03-28T22:23:47Z">
        <w:r>
          <w:delText>s</w:delText>
        </w:r>
      </w:del>
      <w:r>
        <w:t xml:space="preserve"> </w:t>
      </w:r>
      <w:del w:id="8452" w:author="GoldenCorpusHarness" w:date="2026-03-28T22:23:47Z">
        <w:r>
          <w:delText>required</w:delText>
        </w:r>
      </w:del>
      <w:ins w:id="8453" w:author="GoldenCorpusHarness" w:date="2026-03-28T22:23:47Z">
        <w:r>
          <w:t>only:</w:t>
        </w:r>
      </w:ins>
      <w:r>
        <w:t xml:space="preserve"> </w:t>
      </w:r>
      <w:del w:id="8454" w:author="GoldenCorpusHarness" w:date="2026-03-28T22:23:47Z">
        <w:r>
          <w:delText>to be performed to administer the proper dose to each p</w:delText>
        </w:r>
      </w:del>
      <w:ins w:id="8455" w:author="GoldenCorpusHarness" w:date="2026-03-28T22:23:47Z">
        <w:r>
          <w:t>P</w:t>
        </w:r>
      </w:ins>
      <w:r>
        <w:t>articipant</w:t>
      </w:r>
      <w:del w:id="8456" w:author="GoldenCorpusHarness" w:date="2026-03-28T22:23:47Z">
        <w:r>
          <w:delText>.</w:delText>
        </w:r>
      </w:del>
      <w:ins w:id="8457" w:author="GoldenCorpusHarness" w:date="2026-03-28T22:23:47Z">
        <w:r>
          <w:t>s</w:t>
        </w:r>
      </w:ins>
      <w:r>
        <w:t xml:space="preserve"> </w:t>
      </w:r>
      <w:del w:id="8458" w:author="GoldenCorpusHarness" w:date="2026-03-28T22:23:47Z">
        <w:r>
          <w:delText>T</w:delText>
        </w:r>
      </w:del>
      <w:ins w:id="8459" w:author="GoldenCorpusHarness" w:date="2026-03-28T22:23:47Z">
        <w:r>
          <w:t>w</w:t>
        </w:r>
      </w:ins>
      <w:r>
        <w:t>h</w:t>
      </w:r>
      <w:ins w:id="8460" w:author="GoldenCorpusHarness" w:date="2026-03-28T22:23:47Z">
        <w:r>
          <w:t>o ar</w:t>
        </w:r>
      </w:ins>
      <w:r>
        <w:t xml:space="preserve">e </w:t>
      </w:r>
      <w:del w:id="8461" w:author="GoldenCorpusHarness" w:date="2026-03-28T22:23:47Z">
        <w:r>
          <w:delText>r</w:delText>
        </w:r>
      </w:del>
      <w:ins w:id="8462" w:author="GoldenCorpusHarness" w:date="2026-03-28T22:23:47Z">
        <w:r>
          <w:t>incapacit</w:t>
        </w:r>
      </w:ins>
      <w:r>
        <w:t>at</w:t>
      </w:r>
      <w:ins w:id="8463" w:author="GoldenCorpusHarness" w:date="2026-03-28T22:23:47Z">
        <w:r>
          <w:t>ed are not el</w:t>
        </w:r>
      </w:ins>
      <w:r>
        <w:t>i</w:t>
      </w:r>
      <w:del w:id="8464" w:author="GoldenCorpusHarness" w:date="2026-03-28T22:23:47Z">
        <w:r>
          <w:delText>ona</w:delText>
        </w:r>
      </w:del>
      <w:ins w:id="8465" w:author="GoldenCorpusHarness" w:date="2026-03-28T22:23:47Z">
        <w:r>
          <w:t>gib</w:t>
        </w:r>
      </w:ins>
      <w:r>
        <w:t>le for</w:t>
      </w:r>
      <w:del w:id="8466" w:author="GoldenCorpusHarness" w:date="2026-03-28T22:23:47Z">
        <w:r>
          <w:delText xml:space="preserve"> selection of doses to be used in</w:delText>
        </w:r>
      </w:del>
      <w:r>
        <w:t xml:space="preserve"> this study</w:t>
      </w:r>
      <w:del w:id="8467" w:author="GoldenCorpusHarness" w:date="2026-03-28T22:23:47Z">
        <w:r>
          <w:delText xml:space="preserve"> is provided in Section 4</w:delText>
        </w:r>
      </w:del>
      <w:r>
        <w:t>.</w:t>
      </w:r>
      <w:del w:id="8468" w:author="GoldenCorpusHarness" w:date="2026-03-28T22:23:47Z">
        <w:r>
          <w:delText>3.3.</w:delText>
        </w:r>
      </w:del>
    </w:p>
    <w:p ns2:paraId="446D9997" ns2:textId="77777777" w:rsidR="008F7EB8" w:rsidRPr="00622362" w:rsidRDefault="00895D30" w:rsidP="00076D02">
      <w:pPr>
        <w:pStyle w:val="paragraph0"/>
      </w:pPr>
      <w:del w:id="8469" w:author="GoldenCorpusHarness" w:date="2026-03-28T22:23:47Z">
        <w:r>
          <w:delText>Nemtabrutinib tablets will be taken every day orally without food (either 1 hour before food or 2 hours post food). The dose must be taken at least 10 hours (dosing cannot be delayed more than 2 hours) after the venetoclax dose.</w:delText>
        </w:r>
      </w:del>
    </w:p>
    <w:p ns2:paraId="3BAA0175" ns2:textId="77777777" w:rsidR="008F7EB8" w:rsidRPr="00076D02" w:rsidRDefault="00895D30" w:rsidP="00076D02">
      <w:pPr>
        <w:pStyle w:val="paragraph0"/>
        <w:rPr>
          <w:b/>
          <w:bCs/>
        </w:rPr>
      </w:pPr>
      <w:del w:id="8470" w:author="GoldenCorpusHarness" w:date="2026-03-28T22:23:47Z">
        <w:r>
          <w:delText>R</w:delText>
        </w:r>
      </w:del>
      <w:ins w:id="8471" w:author="GoldenCorpusHarness" w:date="2026-03-28T22:23:47Z">
        <w:r>
          <w:t>See Append</w:t>
        </w:r>
      </w:ins>
      <w:r>
        <w:t>i</w:t>
      </w:r>
      <w:ins w:id="8472" w:author="GoldenCorpusHarness" w:date="2026-03-28T22:23:47Z">
        <w:r>
          <w:t>x 7 for coun</w:t>
        </w:r>
      </w:ins>
      <w:r>
        <w:t>t</w:t>
      </w:r>
      <w:ins w:id="8473" w:author="GoldenCorpusHarness" w:date="2026-03-28T22:23:47Z">
        <w:r>
          <w:t>ry-specific req</w:t>
        </w:r>
      </w:ins>
      <w:r>
        <w:t>u</w:t>
      </w:r>
      <w:del w:id="8474" w:author="GoldenCorpusHarness" w:date="2026-03-28T22:23:47Z">
        <w:r>
          <w:delText>x</w:delText>
        </w:r>
      </w:del>
      <w:r>
        <w:t>i</w:t>
      </w:r>
      <w:ins w:id="8475" w:author="GoldenCorpusHarness" w:date="2026-03-28T22:23:47Z">
        <w:r>
          <w:t>re</w:t>
        </w:r>
      </w:ins>
      <w:r>
        <w:t>m</w:t>
      </w:r>
      <w:del w:id="8476" w:author="GoldenCorpusHarness" w:date="2026-03-28T22:23:47Z">
        <w:r>
          <w:delText xml:space="preserve">ab </w:delText>
        </w:r>
      </w:del>
      <w:ins w:id="8477" w:author="GoldenCorpusHarness" w:date="2026-03-28T22:23:47Z">
        <w:r>
          <w:t>ents.</w:t>
        </w:r>
      </w:ins>
    </w:p>
    <w:p ns2:paraId="0406C9E9" ns2:textId="77777777" w:rsidR="008F7EB8" w:rsidRPr="00886EFC" w:rsidRDefault="00895D30" w:rsidP="00076D02">
      <w:pPr>
        <w:pStyle w:val="paragraph0"/>
      </w:pPr>
      <w:del w:id="8478" w:author="GoldenCorpusHarness" w:date="2026-03-28T22:23:47Z">
        <w:r>
          <w:delText>R</w:delText>
        </w:r>
      </w:del>
      <w:ins w:id="8479" w:author="GoldenCorpusHarness" w:date="2026-03-28T22:23:47Z">
        <w:r>
          <w:t>L</w:t>
        </w:r>
      </w:ins>
      <w:r>
        <w:t>i</w:t>
      </w:r>
      <w:ins w:id="8480" w:author="GoldenCorpusHarness" w:date="2026-03-28T22:23:47Z">
        <w:r>
          <w:t>fes</w:t>
        </w:r>
      </w:ins>
      <w:r>
        <w:t>t</w:t>
      </w:r>
      <w:del w:id="8481" w:author="GoldenCorpusHarness" w:date="2026-03-28T22:23:47Z">
        <w:r>
          <w:delText>uximab</w:delText>
        </w:r>
      </w:del>
      <w:ins w:id="8482" w:author="GoldenCorpusHarness" w:date="2026-03-28T22:23:47Z">
        <w:r>
          <w:t>yle</w:t>
        </w:r>
      </w:ins>
      <w:r>
        <w:t xml:space="preserve"> </w:t>
      </w:r>
      <w:del w:id="8483" w:author="GoldenCorpusHarness" w:date="2026-03-28T22:23:47Z">
        <w:r>
          <w:delText>(</w:delText>
        </w:r>
      </w:del>
      <w:ins w:id="8484" w:author="GoldenCorpusHarness" w:date="2026-03-28T22:23:47Z">
        <w:r>
          <w:t>C</w:t>
        </w:r>
      </w:ins>
      <w:r>
        <w:t>o</w:t>
      </w:r>
      <w:del w:id="8485" w:author="GoldenCorpusHarness" w:date="2026-03-28T22:23:47Z">
        <w:r>
          <w:delText>r rituximab bio</w:delText>
        </w:r>
      </w:del>
      <w:ins w:id="8486" w:author="GoldenCorpusHarness" w:date="2026-03-28T22:23:47Z">
        <w:r>
          <w:t>n</w:t>
        </w:r>
      </w:ins>
      <w:r>
        <w:t>si</w:t>
      </w:r>
      <w:del w:id="8487" w:author="GoldenCorpusHarness" w:date="2026-03-28T22:23:47Z">
        <w:r>
          <w:delText>milar [see Appen</w:delText>
        </w:r>
      </w:del>
      <w:r>
        <w:t>d</w:t>
      </w:r>
      <w:del w:id="8488" w:author="GoldenCorpusHarness" w:date="2026-03-28T22:23:47Z">
        <w:r>
          <w:delText>ix 13]) will be administ</w:delText>
        </w:r>
      </w:del>
      <w:r>
        <w:t>er</w:t>
      </w:r>
      <w:del w:id="8489" w:author="GoldenCorpusHarness" w:date="2026-03-28T22:23:47Z">
        <w:r>
          <w:delText>ed in the clinic. Once a participant is dosed with a rituximab biosimilar, the same tre</w:delText>
        </w:r>
      </w:del>
      <w:r>
        <w:t>at</w:t>
      </w:r>
      <w:del w:id="8490" w:author="GoldenCorpusHarness" w:date="2026-03-28T22:23:47Z">
        <w:r>
          <w:delText>ment must be used throughout the study. The dose of rituximab (or rituximab biosimilar) for the first infusion is 375 mg/m2 on C2D8 (W6), followed by 500 mg/m2 on Day 8 of Cycles 3 to 7 (every 28 days) for subsequent infus</w:delText>
        </w:r>
      </w:del>
      <w:r>
        <w:t>ions</w:t>
      </w:r>
      <w:del w:id="8491" w:author="GoldenCorpusHarness" w:date="2026-03-28T22:23:47Z">
        <w:r>
          <w:delText xml:space="preserve">. </w:delText>
        </w:r>
      </w:del>
    </w:p>
    <w:p ns2:paraId="137CB269" ns2:textId="77777777" w:rsidR="008F7EB8" w:rsidRPr="00886EFC" w:rsidRDefault="00895D30" w:rsidP="008F7EB8">
      <w:pPr>
        <w:pStyle w:val="ListBullet"/>
        <w:keepLines w:val="0"/>
        <w:spacing w:after="240"/>
      </w:pPr>
      <w:del w:id="8492" w:author="GoldenCorpusHarness" w:date="2026-03-28T22:23:47Z">
        <w:r>
          <w:delText>F</w:delText>
        </w:r>
      </w:del>
      <w:ins w:id="8493" w:author="GoldenCorpusHarness" w:date="2026-03-28T22:23:47Z">
        <w:r>
          <w:t>No spec</w:t>
        </w:r>
      </w:ins>
      <w:r>
        <w:t>i</w:t>
      </w:r>
      <w:del w:id="8494" w:author="GoldenCorpusHarness" w:date="2026-03-28T22:23:47Z">
        <w:r>
          <w:delText>r</w:delText>
        </w:r>
      </w:del>
      <w:ins w:id="8495" w:author="GoldenCorpusHarness" w:date="2026-03-28T22:23:47Z">
        <w:r>
          <w:t>fic life</w:t>
        </w:r>
      </w:ins>
      <w:r>
        <w:t>st</w:t>
      </w:r>
      <w:ins w:id="8496" w:author="GoldenCorpusHarness" w:date="2026-03-28T22:23:47Z">
        <w:r>
          <w:t>yle</w:t>
        </w:r>
      </w:ins>
      <w:r>
        <w:t xml:space="preserve"> </w:t>
      </w:r>
      <w:ins w:id="8497" w:author="GoldenCorpusHarness" w:date="2026-03-28T22:23:47Z">
        <w:r>
          <w:t>restr</w:t>
        </w:r>
      </w:ins>
      <w:r>
        <w:t>i</w:t>
      </w:r>
      <w:del w:id="8498" w:author="GoldenCorpusHarness" w:date="2026-03-28T22:23:47Z">
        <w:r>
          <w:delText>nfus</w:delText>
        </w:r>
      </w:del>
      <w:ins w:id="8499" w:author="GoldenCorpusHarness" w:date="2026-03-28T22:23:47Z">
        <w:r>
          <w:t>ct</w:t>
        </w:r>
      </w:ins>
      <w:r>
        <w:t>ion</w:t>
      </w:r>
      <w:del w:id="8500" w:author="GoldenCorpusHarness" w:date="2026-03-28T22:23:47Z">
        <w:r>
          <w:delText>:</w:delText>
        </w:r>
      </w:del>
      <w:ins w:id="8501" w:author="GoldenCorpusHarness" w:date="2026-03-28T22:23:47Z">
        <w:r>
          <w:t>s</w:t>
        </w:r>
      </w:ins>
      <w:r>
        <w:t xml:space="preserve"> </w:t>
      </w:r>
      <w:del w:id="8502" w:author="GoldenCorpusHarness" w:date="2026-03-28T22:23:47Z">
        <w:r>
          <w:delText>Initi</w:delText>
        </w:r>
      </w:del>
      <w:r>
        <w:t>a</w:t>
      </w:r>
      <w:del w:id="8503" w:author="GoldenCorpusHarness" w:date="2026-03-28T22:23:47Z">
        <w:r>
          <w:delText>t</w:delText>
        </w:r>
      </w:del>
      <w:ins w:id="8504" w:author="GoldenCorpusHarness" w:date="2026-03-28T22:23:47Z">
        <w:r>
          <w:t>r</w:t>
        </w:r>
      </w:ins>
      <w:r>
        <w:t xml:space="preserve">e </w:t>
      </w:r>
      <w:ins w:id="8505" w:author="GoldenCorpusHarness" w:date="2026-03-28T22:23:47Z">
        <w:r>
          <w:t>required except for avoid</w:t>
        </w:r>
      </w:ins>
      <w:r>
        <w:t>in</w:t>
      </w:r>
      <w:del w:id="8506" w:author="GoldenCorpusHarness" w:date="2026-03-28T22:23:47Z">
        <w:r>
          <w:delText>f</w:delText>
        </w:r>
      </w:del>
      <w:ins w:id="8507" w:author="GoldenCorpusHarness" w:date="2026-03-28T22:23:47Z">
        <w:r>
          <w:t>g cons</w:t>
        </w:r>
      </w:ins>
      <w:r>
        <w:t>u</w:t>
      </w:r>
      <w:del w:id="8508" w:author="GoldenCorpusHarness" w:date="2026-03-28T22:23:47Z">
        <w:r>
          <w:delText>s</w:delText>
        </w:r>
      </w:del>
      <w:ins w:id="8509" w:author="GoldenCorpusHarness" w:date="2026-03-28T22:23:47Z">
        <w:r>
          <w:t>mpt</w:t>
        </w:r>
      </w:ins>
      <w:r>
        <w:t xml:space="preserve">ion </w:t>
      </w:r>
      <w:del w:id="8510" w:author="GoldenCorpusHarness" w:date="2026-03-28T22:23:47Z">
        <w:r>
          <w:delText xml:space="preserve">at a rate </w:delText>
        </w:r>
      </w:del>
      <w:r>
        <w:t xml:space="preserve">of </w:t>
      </w:r>
      <w:del w:id="8511" w:author="GoldenCorpusHarness" w:date="2026-03-28T22:23:47Z">
        <w:r>
          <w:delText>50</w:delText>
        </w:r>
      </w:del>
      <w:ins w:id="8512" w:author="GoldenCorpusHarness" w:date="2026-03-28T22:23:47Z">
        <w:r>
          <w:t>products</w:t>
        </w:r>
      </w:ins>
      <w:r>
        <w:t xml:space="preserve"> </w:t>
      </w:r>
      <w:del w:id="8513" w:author="GoldenCorpusHarness" w:date="2026-03-28T22:23:47Z">
        <w:r>
          <w:delText>mg/h</w:delText>
        </w:r>
      </w:del>
      <w:r>
        <w:t>ou</w:t>
      </w:r>
      <w:del w:id="8514" w:author="GoldenCorpusHarness" w:date="2026-03-28T22:23:47Z">
        <w:r>
          <w:delText>r. I</w:delText>
        </w:r>
      </w:del>
      <w:ins w:id="8515" w:author="GoldenCorpusHarness" w:date="2026-03-28T22:23:47Z">
        <w:r>
          <w:t>tli</w:t>
        </w:r>
      </w:ins>
      <w:r>
        <w:t>n</w:t>
      </w:r>
      <w:del w:id="8516" w:author="GoldenCorpusHarness" w:date="2026-03-28T22:23:47Z">
        <w:r>
          <w:delText xml:space="preserve"> th</w:delText>
        </w:r>
      </w:del>
      <w:r>
        <w:t>e</w:t>
      </w:r>
      <w:del w:id="8517" w:author="GoldenCorpusHarness" w:date="2026-03-28T22:23:47Z">
        <w:r>
          <w:delText xml:space="preserve"> absence of</w:delText>
        </w:r>
      </w:del>
      <w:ins w:id="8518" w:author="GoldenCorpusHarness" w:date="2026-03-28T22:23:47Z">
        <w:r>
          <w:t>d</w:t>
        </w:r>
      </w:ins>
      <w:r>
        <w:t xml:space="preserve"> in</w:t>
      </w:r>
      <w:del w:id="8519" w:author="GoldenCorpusHarness" w:date="2026-03-28T22:23:47Z">
        <w:r>
          <w:delText>fus</w:delText>
        </w:r>
      </w:del>
      <w:ins w:id="8520" w:author="GoldenCorpusHarness" w:date="2026-03-28T22:23:47Z">
        <w:r>
          <w:t xml:space="preserve"> Sect</w:t>
        </w:r>
      </w:ins>
      <w:r>
        <w:t xml:space="preserve">ion </w:t>
      </w:r>
      <w:del w:id="8521" w:author="GoldenCorpusHarness" w:date="2026-03-28T22:23:47Z">
        <w:r>
          <w:delText xml:space="preserve">toxicity, increase infusion rate by </w:delText>
        </w:r>
      </w:del>
      <w:r>
        <w:t>5</w:t>
      </w:r>
      <w:del w:id="8522" w:author="GoldenCorpusHarness" w:date="2026-03-28T22:23:47Z">
        <w:r>
          <w:delText xml:space="preserve">0 mg/hour increments every </w:delText>
        </w:r>
      </w:del>
      <w:ins w:id="8523" w:author="GoldenCorpusHarness" w:date="2026-03-28T22:23:47Z">
        <w:r>
          <w:t>.</w:t>
        </w:r>
      </w:ins>
      <w:r>
        <w:t>3</w:t>
      </w:r>
      <w:del w:id="8524" w:author="GoldenCorpusHarness" w:date="2026-03-28T22:23:47Z">
        <w:r>
          <w:delText>0 minutes, to a maximum of 400 mg/hour</w:delText>
        </w:r>
      </w:del>
      <w:r>
        <w:t>.</w:t>
      </w:r>
      <w:del w:id="8525" w:author="GoldenCorpusHarness" w:date="2026-03-28T22:23:47Z">
        <w:r>
          <w:delText xml:space="preserve"> </w:delText>
        </w:r>
      </w:del>
      <w:ins w:id="8526" w:author="GoldenCorpusHarness" w:date="2026-03-28T22:23:47Z">
        <w:r>
          <w:t>1.</w:t>
        </w:r>
      </w:ins>
    </w:p>
    <w:p ns2:paraId="31D5138D" ns2:textId="77777777" w:rsidR="008F7EB8" w:rsidRPr="00886EFC" w:rsidRDefault="00895D30" w:rsidP="008F7EB8">
      <w:pPr>
        <w:pStyle w:val="ListBullet"/>
        <w:keepLines w:val="0"/>
        <w:spacing w:after="240"/>
      </w:pPr>
      <w:del w:id="8527" w:author="GoldenCorpusHarness" w:date="2026-03-28T22:23:47Z">
        <w:r>
          <w:delText>Sub</w:delText>
        </w:r>
      </w:del>
      <w:ins w:id="8528" w:author="GoldenCorpusHarness" w:date="2026-03-28T22:23:47Z">
        <w:r>
          <w:t>Meal</w:t>
        </w:r>
      </w:ins>
      <w:r>
        <w:t>s</w:t>
      </w:r>
      <w:ins w:id="8529" w:author="GoldenCorpusHarness" w:date="2026-03-28T22:23:47Z">
        <w:r>
          <w:t xml:space="preserve"> and Di</w:t>
        </w:r>
      </w:ins>
      <w:r>
        <w:t>e</w:t>
      </w:r>
      <w:del w:id="8530" w:author="GoldenCorpusHarness" w:date="2026-03-28T22:23:47Z">
        <w:r>
          <w:delText>qu</w:delText>
        </w:r>
      </w:del>
      <w:ins w:id="8531" w:author="GoldenCorpusHarness" w:date="2026-03-28T22:23:47Z">
        <w:r>
          <w:t>tary R</w:t>
        </w:r>
      </w:ins>
      <w:r>
        <w:t>e</w:t>
      </w:r>
      <w:del w:id="8532" w:author="GoldenCorpusHarness" w:date="2026-03-28T22:23:47Z">
        <w:r>
          <w:delText>n</w:delText>
        </w:r>
      </w:del>
      <w:ins w:id="8533" w:author="GoldenCorpusHarness" w:date="2026-03-28T22:23:47Z">
        <w:r>
          <w:t>s</w:t>
        </w:r>
      </w:ins>
      <w:r>
        <w:t>t</w:t>
      </w:r>
      <w:del w:id="8534" w:author="GoldenCorpusHarness" w:date="2026-03-28T22:23:47Z">
        <w:r>
          <w:delText xml:space="preserve"> </w:delText>
        </w:r>
      </w:del>
      <w:ins w:id="8535" w:author="GoldenCorpusHarness" w:date="2026-03-28T22:23:47Z">
        <w:r>
          <w:t>r</w:t>
        </w:r>
      </w:ins>
      <w:r>
        <w:t>i</w:t>
      </w:r>
      <w:del w:id="8536" w:author="GoldenCorpusHarness" w:date="2026-03-28T22:23:47Z">
        <w:r>
          <w:delText>nfus</w:delText>
        </w:r>
      </w:del>
      <w:ins w:id="8537" w:author="GoldenCorpusHarness" w:date="2026-03-28T22:23:47Z">
        <w:r>
          <w:t>ct</w:t>
        </w:r>
      </w:ins>
      <w:r>
        <w:t>ions</w:t>
      </w:r>
      <w:del w:id="8538" w:author="GoldenCorpusHarness" w:date="2026-03-28T22:23:47Z">
        <w:r>
          <w:delText xml:space="preserve"> (standard infusion): initiate infusion at a rate of 100 mg/hour. In the absence of infusion toxicity, increase rate by 100 mg/hour increments at 30-minute intervals, to a maximum of 400 mg/hour.</w:delText>
        </w:r>
      </w:del>
    </w:p>
    <w:p ns2:paraId="565BE4E8" ns2:textId="77777777" w:rsidR="008F7EB8" w:rsidRPr="00886EFC" w:rsidRDefault="00895D30" w:rsidP="00076D02">
      <w:pPr>
        <w:pStyle w:val="paragraph0"/>
      </w:pPr>
      <w:del w:id="8539" w:author="GoldenCorpusHarness" w:date="2026-03-28T22:23:47Z">
        <w:r>
          <w:delText>S</w:delText>
        </w:r>
      </w:del>
      <w:ins w:id="8540" w:author="GoldenCorpusHarness" w:date="2026-03-28T22:23:47Z">
        <w:r>
          <w:t>Avoid consuming grap</w:t>
        </w:r>
      </w:ins>
      <w:r>
        <w:t>e</w:t>
      </w:r>
      <w:del w:id="8541" w:author="GoldenCorpusHarness" w:date="2026-03-28T22:23:47Z">
        <w:r>
          <w:delText>e</w:delText>
        </w:r>
      </w:del>
      <w:ins w:id="8542" w:author="GoldenCorpusHarness" w:date="2026-03-28T22:23:47Z">
        <w:r>
          <w:t>fruit, star fruit,</w:t>
        </w:r>
      </w:ins>
      <w:r>
        <w:t xml:space="preserve"> Se</w:t>
      </w:r>
      <w:del w:id="8543" w:author="GoldenCorpusHarness" w:date="2026-03-28T22:23:47Z">
        <w:r>
          <w:delText>ct</w:delText>
        </w:r>
      </w:del>
      <w:ins w:id="8544" w:author="GoldenCorpusHarness" w:date="2026-03-28T22:23:47Z">
        <w:r>
          <w:t>v</w:t>
        </w:r>
      </w:ins>
      <w:r>
        <w:t>i</w:t>
      </w:r>
      <w:del w:id="8545" w:author="GoldenCorpusHarness" w:date="2026-03-28T22:23:47Z">
        <w:r>
          <w:delText>on</w:delText>
        </w:r>
      </w:del>
      <w:ins w:id="8546" w:author="GoldenCorpusHarness" w:date="2026-03-28T22:23:47Z">
        <w:r>
          <w:t>lle</w:t>
        </w:r>
      </w:ins>
      <w:r>
        <w:t xml:space="preserve"> </w:t>
      </w:r>
      <w:del w:id="8547" w:author="GoldenCorpusHarness" w:date="2026-03-28T22:23:47Z">
        <w:r>
          <w:delText>6.5.3 f</w:delText>
        </w:r>
      </w:del>
      <w:r>
        <w:t>or</w:t>
      </w:r>
      <w:ins w:id="8548" w:author="GoldenCorpusHarness" w:date="2026-03-28T22:23:47Z">
        <w:r>
          <w:t>ange</w:t>
        </w:r>
      </w:ins>
      <w:r>
        <w:t xml:space="preserve"> pr</w:t>
      </w:r>
      <w:ins w:id="8549" w:author="GoldenCorpusHarness" w:date="2026-03-28T22:23:47Z">
        <w:r>
          <w:t>oducts, and th</w:t>
        </w:r>
      </w:ins>
      <w:r>
        <w:t>e</w:t>
      </w:r>
      <w:del w:id="8550" w:author="GoldenCorpusHarness" w:date="2026-03-28T22:23:47Z">
        <w:r>
          <w:delText>m</w:delText>
        </w:r>
      </w:del>
      <w:ins w:id="8551" w:author="GoldenCorpusHarness" w:date="2026-03-28T22:23:47Z">
        <w:r>
          <w:t xml:space="preserve"> us</w:t>
        </w:r>
      </w:ins>
      <w:r>
        <w:t>e</w:t>
      </w:r>
      <w:ins w:id="8552" w:author="GoldenCorpusHarness" w:date="2026-03-28T22:23:47Z">
        <w:r>
          <w:t xml:space="preserve"> of St. John’s Wort </w:t>
        </w:r>
      </w:ins>
      <w:r>
        <w:t>d</w:t>
      </w:r>
      <w:ins w:id="8553" w:author="GoldenCorpusHarness" w:date="2026-03-28T22:23:47Z">
        <w:r>
          <w:t>ur</w:t>
        </w:r>
      </w:ins>
      <w:r>
        <w:t>i</w:t>
      </w:r>
      <w:del w:id="8554" w:author="GoldenCorpusHarness" w:date="2026-03-28T22:23:47Z">
        <w:r>
          <w:delText>c</w:delText>
        </w:r>
      </w:del>
      <w:ins w:id="8555" w:author="GoldenCorpusHarness" w:date="2026-03-28T22:23:47Z">
        <w:r>
          <w:t>ng tre</w:t>
        </w:r>
      </w:ins>
      <w:r>
        <w:t>at</w:t>
      </w:r>
      <w:del w:id="8556" w:author="GoldenCorpusHarness" w:date="2026-03-28T22:23:47Z">
        <w:r>
          <w:delText>ion require</w:delText>
        </w:r>
      </w:del>
      <w:r>
        <w:t>ment</w:t>
      </w:r>
      <w:del w:id="8557" w:author="GoldenCorpusHarness" w:date="2026-03-28T22:23:47Z">
        <w:r>
          <w:delText>s</w:delText>
        </w:r>
      </w:del>
      <w:r>
        <w:t>.</w:t>
      </w:r>
    </w:p>
    <w:p ns2:paraId="1E698C93" ns2:textId="77777777" w:rsidR="008F7EB8" w:rsidRDefault="00895D30" w:rsidP="008F7EB8">
      <w:pPr>
        <w:pStyle w:val="Heading3"/>
      </w:pPr>
      <w:del w:id="8558" w:author="GoldenCorpusHarness" w:date="2026-03-28T22:23:47Z">
        <w:r>
          <w:delText>M</w:delText>
        </w:r>
      </w:del>
      <w:ins w:id="8559" w:author="GoldenCorpusHarness" w:date="2026-03-28T22:23:47Z">
        <w:r>
          <w:t>Caffe</w:t>
        </w:r>
      </w:ins>
      <w:r>
        <w:t>i</w:t>
      </w:r>
      <w:del w:id="8560" w:author="GoldenCorpusHarness" w:date="2026-03-28T22:23:47Z">
        <w:r>
          <w:delText>ss</w:delText>
        </w:r>
      </w:del>
      <w:ins w:id="8561" w:author="GoldenCorpusHarness" w:date="2026-03-28T22:23:47Z">
        <w:r>
          <w:t>n</w:t>
        </w:r>
      </w:ins>
      <w:r>
        <w:t>e</w:t>
      </w:r>
      <w:ins w:id="8562" w:author="GoldenCorpusHarness" w:date="2026-03-28T22:23:47Z">
        <w:r>
          <w:t>, Alcohol, an</w:t>
        </w:r>
      </w:ins>
      <w:r>
        <w:t xml:space="preserve">d </w:t>
      </w:r>
      <w:ins w:id="8563" w:author="GoldenCorpusHarness" w:date="2026-03-28T22:23:47Z">
        <w:r>
          <w:t>T</w:t>
        </w:r>
      </w:ins>
      <w:r>
        <w:t>o</w:t>
      </w:r>
      <w:del w:id="8564" w:author="GoldenCorpusHarness" w:date="2026-03-28T22:23:47Z">
        <w:r>
          <w:delText>r</w:delText>
        </w:r>
      </w:del>
      <w:ins w:id="8565" w:author="GoldenCorpusHarness" w:date="2026-03-28T22:23:47Z">
        <w:r>
          <w:t>bacco</w:t>
        </w:r>
      </w:ins>
      <w:r>
        <w:t xml:space="preserve"> </w:t>
      </w:r>
      <w:del w:id="8566" w:author="GoldenCorpusHarness" w:date="2026-03-28T22:23:47Z">
        <w:r>
          <w:delText>Vomited Dos</w:delText>
        </w:r>
      </w:del>
      <w:ins w:id="8567" w:author="GoldenCorpusHarness" w:date="2026-03-28T22:23:47Z">
        <w:r>
          <w:t>R</w:t>
        </w:r>
      </w:ins>
      <w:r>
        <w:t>es</w:t>
      </w:r>
      <w:ins w:id="8568" w:author="GoldenCorpusHarness" w:date="2026-03-28T22:23:47Z">
        <w:r>
          <w:t>trictions</w:t>
        </w:r>
      </w:ins>
    </w:p>
    <w:p ns2:paraId="52429348" ns2:textId="77777777" w:rsidR="008F7EB8" w:rsidRPr="00BF726D" w:rsidRDefault="00895D30" w:rsidP="00076D02">
      <w:pPr>
        <w:pStyle w:val="paragraph0"/>
      </w:pPr>
      <w:del w:id="8569" w:author="GoldenCorpusHarness" w:date="2026-03-28T22:23:47Z">
        <w:r>
          <w:delText>If</w:delText>
        </w:r>
      </w:del>
      <w:ins w:id="8570" w:author="GoldenCorpusHarness" w:date="2026-03-28T22:23:47Z">
        <w:r>
          <w:t>No</w:t>
        </w:r>
      </w:ins>
      <w:r>
        <w:t xml:space="preserve"> </w:t>
      </w:r>
      <w:del w:id="8571" w:author="GoldenCorpusHarness" w:date="2026-03-28T22:23:47Z">
        <w:r>
          <w:delText>d</w:delText>
        </w:r>
      </w:del>
      <w:ins w:id="8572" w:author="GoldenCorpusHarness" w:date="2026-03-28T22:23:47Z">
        <w:r>
          <w:t>restricti</w:t>
        </w:r>
      </w:ins>
      <w:r>
        <w:t>o</w:t>
      </w:r>
      <w:del w:id="8573" w:author="GoldenCorpusHarness" w:date="2026-03-28T22:23:47Z">
        <w:r>
          <w:delText>se</w:delText>
        </w:r>
      </w:del>
      <w:ins w:id="8574" w:author="GoldenCorpusHarness" w:date="2026-03-28T22:23:47Z">
        <w:r>
          <w:t>n</w:t>
        </w:r>
      </w:ins>
      <w:r>
        <w:t xml:space="preserve">s are </w:t>
      </w:r>
      <w:del w:id="8575" w:author="GoldenCorpusHarness" w:date="2026-03-28T22:23:47Z">
        <w:r>
          <w:delText>m</w:delText>
        </w:r>
      </w:del>
      <w:ins w:id="8576" w:author="GoldenCorpusHarness" w:date="2026-03-28T22:23:47Z">
        <w:r>
          <w:t>requ</w:t>
        </w:r>
      </w:ins>
      <w:r>
        <w:t>i</w:t>
      </w:r>
      <w:del w:id="8577" w:author="GoldenCorpusHarness" w:date="2026-03-28T22:23:47Z">
        <w:r>
          <w:delText>ss</w:delText>
        </w:r>
      </w:del>
      <w:ins w:id="8578" w:author="GoldenCorpusHarness" w:date="2026-03-28T22:23:47Z">
        <w:r>
          <w:t>r</w:t>
        </w:r>
      </w:ins>
      <w:r>
        <w:t>ed</w:t>
      </w:r>
      <w:del w:id="8579" w:author="GoldenCorpusHarness" w:date="2026-03-28T22:23:47Z">
        <w:r>
          <w:delText xml:space="preserve"> or vomited, this must be indicated in the participant’s source documents and eCRF</w:delText>
        </w:r>
      </w:del>
      <w:r>
        <w:t>.</w:t>
      </w:r>
    </w:p>
    <w:p ns2:paraId="5F190D9E" ns2:textId="77777777" w:rsidR="008F7EB8" w:rsidRPr="00DB6148" w:rsidRDefault="00895D30" w:rsidP="00076D02">
      <w:pPr>
        <w:pStyle w:val="paragraph0"/>
        <w:rPr>
          <w:b/>
          <w:bCs/>
        </w:rPr>
      </w:pPr>
      <w:del w:id="8580" w:author="GoldenCorpusHarness" w:date="2026-03-28T22:23:47Z">
        <w:r>
          <w:delText>Nemtabru</w:delText>
        </w:r>
      </w:del>
      <w:ins w:id="8581" w:author="GoldenCorpusHarness" w:date="2026-03-28T22:23:47Z">
        <w:r>
          <w:t>Ac</w:t>
        </w:r>
      </w:ins>
      <w:r>
        <w:t>ti</w:t>
      </w:r>
      <w:ins w:id="8582" w:author="GoldenCorpusHarness" w:date="2026-03-28T22:23:47Z">
        <w:r>
          <w:t>vity Restrictio</w:t>
        </w:r>
      </w:ins>
      <w:r>
        <w:t>n</w:t>
      </w:r>
      <w:del w:id="8583" w:author="GoldenCorpusHarness" w:date="2026-03-28T22:23:47Z">
        <w:r>
          <w:delText>ib</w:delText>
        </w:r>
      </w:del>
      <w:ins w:id="8584" w:author="GoldenCorpusHarness" w:date="2026-03-28T22:23:47Z">
        <w:r>
          <w:t>s</w:t>
        </w:r>
      </w:ins>
    </w:p>
    <w:p ns2:paraId="5F2C45C8" ns2:textId="77777777" w:rsidR="008F7EB8" w:rsidRDefault="00895D30" w:rsidP="00076D02">
      <w:pPr>
        <w:pStyle w:val="paragraph0"/>
      </w:pPr>
      <w:del w:id="8585" w:author="GoldenCorpusHarness" w:date="2026-03-28T22:23:47Z">
        <w:r>
          <w:delText>A</w:delText>
        </w:r>
      </w:del>
      <w:ins w:id="8586" w:author="GoldenCorpusHarness" w:date="2026-03-28T22:23:47Z">
        <w:r>
          <w:t>No</w:t>
        </w:r>
      </w:ins>
      <w:r>
        <w:t xml:space="preserve"> </w:t>
      </w:r>
      <w:del w:id="8587" w:author="GoldenCorpusHarness" w:date="2026-03-28T22:23:47Z">
        <w:r>
          <w:delText>m</w:delText>
        </w:r>
      </w:del>
      <w:ins w:id="8588" w:author="GoldenCorpusHarness" w:date="2026-03-28T22:23:47Z">
        <w:r>
          <w:t>act</w:t>
        </w:r>
      </w:ins>
      <w:r>
        <w:t>i</w:t>
      </w:r>
      <w:del w:id="8589" w:author="GoldenCorpusHarness" w:date="2026-03-28T22:23:47Z">
        <w:r>
          <w:delText xml:space="preserve">ssed or </w:delText>
        </w:r>
      </w:del>
      <w:r>
        <w:t>v</w:t>
      </w:r>
      <w:del w:id="8590" w:author="GoldenCorpusHarness" w:date="2026-03-28T22:23:47Z">
        <w:r>
          <w:delText>om</w:delText>
        </w:r>
      </w:del>
      <w:r>
        <w:t>it</w:t>
      </w:r>
      <w:ins w:id="8591" w:author="GoldenCorpusHarness" w:date="2026-03-28T22:23:47Z">
        <w:r>
          <w:t>y r</w:t>
        </w:r>
      </w:ins>
      <w:r>
        <w:t>e</w:t>
      </w:r>
      <w:del w:id="8592" w:author="GoldenCorpusHarness" w:date="2026-03-28T22:23:47Z">
        <w:r>
          <w:delText>d</w:delText>
        </w:r>
      </w:del>
      <w:ins w:id="8593" w:author="GoldenCorpusHarness" w:date="2026-03-28T22:23:47Z">
        <w:r>
          <w:t>strictions</w:t>
        </w:r>
      </w:ins>
      <w:r>
        <w:t xml:space="preserve"> </w:t>
      </w:r>
      <w:del w:id="8594" w:author="GoldenCorpusHarness" w:date="2026-03-28T22:23:47Z">
        <w:r>
          <w:delText>dose should not b</w:delText>
        </w:r>
      </w:del>
      <w:ins w:id="8595" w:author="GoldenCorpusHarness" w:date="2026-03-28T22:23:47Z">
        <w:r>
          <w:t>ar</w:t>
        </w:r>
      </w:ins>
      <w:r>
        <w:t>e re</w:t>
      </w:r>
      <w:del w:id="8596" w:author="GoldenCorpusHarness" w:date="2026-03-28T22:23:47Z">
        <w:r>
          <w:delText>plac</w:delText>
        </w:r>
      </w:del>
      <w:ins w:id="8597" w:author="GoldenCorpusHarness" w:date="2026-03-28T22:23:47Z">
        <w:r>
          <w:t>quir</w:t>
        </w:r>
      </w:ins>
      <w:r>
        <w:t>ed.</w:t>
      </w:r>
      <w:del w:id="8598" w:author="GoldenCorpusHarness" w:date="2026-03-28T22:23:47Z">
        <w:r>
          <w:delText xml:space="preserve"> The participant should be instructed to take the next schedule dose. If the participant vomits the first dose of nemtabrutinib, the participant may be rechallenged at the discretion of the investigator.</w:delText>
        </w:r>
      </w:del>
    </w:p>
    <w:p ns2:paraId="407DEC43" ns2:textId="77777777" w:rsidR="008F7EB8" w:rsidRPr="00DB6148" w:rsidRDefault="00895D30" w:rsidP="00076D02">
      <w:pPr>
        <w:pStyle w:val="paragraph0"/>
        <w:rPr>
          <w:b/>
          <w:bCs/>
        </w:rPr>
      </w:pPr>
      <w:del w:id="8599" w:author="GoldenCorpusHarness" w:date="2026-03-28T22:23:47Z">
        <w:r>
          <w:delText>V</w:delText>
        </w:r>
      </w:del>
      <w:ins w:id="8600" w:author="GoldenCorpusHarness" w:date="2026-03-28T22:23:47Z">
        <w:r>
          <w:t>Scre</w:t>
        </w:r>
      </w:ins>
      <w:r>
        <w:t>en</w:t>
      </w:r>
      <w:ins w:id="8601" w:author="GoldenCorpusHarness" w:date="2026-03-28T22:23:47Z">
        <w:r>
          <w:t xml:space="preserve"> Failur</w:t>
        </w:r>
      </w:ins>
      <w:r>
        <w:t>e</w:t>
      </w:r>
      <w:del w:id="8602" w:author="GoldenCorpusHarness" w:date="2026-03-28T22:23:47Z">
        <w:r>
          <w:delText>toclax</w:delText>
        </w:r>
      </w:del>
      <w:ins w:id="8603" w:author="GoldenCorpusHarness" w:date="2026-03-28T22:23:47Z">
        <w:r>
          <w:t>s</w:t>
        </w:r>
      </w:ins>
    </w:p>
    <w:p ns2:paraId="39DDA1AE" ns2:textId="77777777" w:rsidR="008F7EB8" w:rsidRDefault="00895D30" w:rsidP="00076D02">
      <w:pPr>
        <w:pStyle w:val="paragraph0"/>
      </w:pPr>
      <w:ins w:id="8604" w:author="GoldenCorpusHarness" w:date="2026-03-28T22:23:47Z">
        <w:r>
          <w:t xml:space="preserve">Screen failures are defined as participants who consent to participate in the clinical study, but are not subsequently randomized in the study. </w:t>
        </w:r>
      </w:ins>
      <w:r>
        <w:t>A mi</w:t>
      </w:r>
      <w:del w:id="8605" w:author="GoldenCorpusHarness" w:date="2026-03-28T22:23:47Z">
        <w:r>
          <w:delText xml:space="preserve">ssed or vomited dose should not </w:delText>
        </w:r>
      </w:del>
      <w:ins w:id="8606" w:author="GoldenCorpusHarness" w:date="2026-03-28T22:23:47Z">
        <w:r>
          <w:t>nimal set of screen-failure information is required to ensure transparent reporting of screen-failure participants to meet the CONSORT pu</w:t>
        </w:r>
      </w:ins>
      <w:r>
        <w:t>b</w:t>
      </w:r>
      <w:del w:id="8607" w:author="GoldenCorpusHarness" w:date="2026-03-28T22:23:47Z">
        <w:r>
          <w:delText>e replaced</w:delText>
        </w:r>
      </w:del>
      <w:ins w:id="8608" w:author="GoldenCorpusHarness" w:date="2026-03-28T22:23:47Z">
        <w:r>
          <w:t>lishing requirements and to respond to queries from regulatory authorities</w:t>
        </w:r>
      </w:ins>
      <w:r>
        <w:t xml:space="preserve">. </w:t>
      </w:r>
      <w:del w:id="8609" w:author="GoldenCorpusHarness" w:date="2026-03-28T22:23:47Z">
        <w:r>
          <w:delText xml:space="preserve">The participant should </w:delText>
        </w:r>
      </w:del>
      <w:ins w:id="8610" w:author="GoldenCorpusHarness" w:date="2026-03-28T22:23:47Z">
        <w:r>
          <w:t>Minimal information includes demography, screen-failure details, eligi</w:t>
        </w:r>
      </w:ins>
      <w:r>
        <w:t>b</w:t>
      </w:r>
      <w:del w:id="8611" w:author="GoldenCorpusHarness" w:date="2026-03-28T22:23:47Z">
        <w:r>
          <w:delText>e instructed to take the next schedule dose</w:delText>
        </w:r>
      </w:del>
      <w:ins w:id="8612" w:author="GoldenCorpusHarness" w:date="2026-03-28T22:23:47Z">
        <w:r>
          <w:t>ility criteria, and any AEs or SAEs meeting reporting requirements as outlined in the data entry guidelines</w:t>
        </w:r>
      </w:ins>
      <w:r>
        <w:t>.</w:t>
      </w:r>
      <w:del w:id="8613" w:author="GoldenCorpusHarness" w:date="2026-03-28T22:23:47Z">
        <w:r>
          <w:delText xml:space="preserve"> If the participant vomits the first dose of venetoclax, the participant may be rechallenged at the discretion of the investigator.</w:delText>
        </w:r>
      </w:del>
    </w:p>
    <w:p ns2:paraId="069053CD" ns2:textId="77777777" w:rsidR="008F7EB8" w:rsidRPr="00DB6148" w:rsidRDefault="00895D30" w:rsidP="00076D02">
      <w:pPr>
        <w:pStyle w:val="paragraph0"/>
        <w:rPr>
          <w:b/>
          <w:bCs/>
        </w:rPr>
      </w:pPr>
      <w:del w:id="8614" w:author="GoldenCorpusHarness" w:date="2026-03-28T22:23:47Z">
        <w:r>
          <w:delText>Rit</w:delText>
        </w:r>
      </w:del>
      <w:ins w:id="8615" w:author="GoldenCorpusHarness" w:date="2026-03-28T22:23:47Z">
        <w:r>
          <w:t>Participants who fail screening may be rescreened for eligibility after cons</w:t>
        </w:r>
      </w:ins>
      <w:r>
        <w:t>u</w:t>
      </w:r>
      <w:del w:id="8616" w:author="GoldenCorpusHarness" w:date="2026-03-28T22:23:47Z">
        <w:r>
          <w:delText xml:space="preserve">ximab </w:delText>
        </w:r>
      </w:del>
      <w:ins w:id="8617" w:author="GoldenCorpusHarness" w:date="2026-03-28T22:23:47Z">
        <w:r>
          <w:t>ltation between the investigator and the Sponsor and written documentation of the collaborative decision on participant management is produced.</w:t>
        </w:r>
      </w:ins>
    </w:p>
    <w:p ns2:paraId="69EB8CCD" ns2:textId="77777777" w:rsidR="00CC08F9" w:rsidRDefault="00895D30" w:rsidP="00076D02">
      <w:pPr>
        <w:pStyle w:val="paragraph0"/>
      </w:pPr>
      <w:del w:id="8618" w:author="GoldenCorpusHarness" w:date="2026-03-28T22:23:47Z">
        <w:r>
          <w:delText>No</w:delText>
        </w:r>
      </w:del>
      <w:ins w:id="8619" w:author="GoldenCorpusHarness" w:date="2026-03-28T22:23:47Z">
        <w:r>
          <w:t>Participan</w:t>
        </w:r>
      </w:ins>
      <w:r>
        <w:t xml:space="preserve">t </w:t>
      </w:r>
      <w:del w:id="8620" w:author="GoldenCorpusHarness" w:date="2026-03-28T22:23:47Z">
        <w:r>
          <w:delText>ap</w:delText>
        </w:r>
      </w:del>
      <w:ins w:id="8621" w:author="GoldenCorpusHarness" w:date="2026-03-28T22:23:47Z">
        <w:r>
          <w:t>Re</w:t>
        </w:r>
      </w:ins>
      <w:r>
        <w:t>pl</w:t>
      </w:r>
      <w:del w:id="8622" w:author="GoldenCorpusHarness" w:date="2026-03-28T22:23:47Z">
        <w:r>
          <w:delText>i</w:delText>
        </w:r>
      </w:del>
      <w:ins w:id="8623" w:author="GoldenCorpusHarness" w:date="2026-03-28T22:23:47Z">
        <w:r>
          <w:t>a</w:t>
        </w:r>
      </w:ins>
      <w:r>
        <w:t>c</w:t>
      </w:r>
      <w:ins w:id="8624" w:author="GoldenCorpusHarness" w:date="2026-03-28T22:23:47Z">
        <w:r>
          <w:t>ement Str</w:t>
        </w:r>
      </w:ins>
      <w:r>
        <w:t>a</w:t>
      </w:r>
      <w:del w:id="8625" w:author="GoldenCorpusHarness" w:date="2026-03-28T22:23:47Z">
        <w:r>
          <w:delText>bl</w:delText>
        </w:r>
      </w:del>
      <w:ins w:id="8626" w:author="GoldenCorpusHarness" w:date="2026-03-28T22:23:47Z">
        <w:r>
          <w:t>t</w:t>
        </w:r>
      </w:ins>
      <w:r>
        <w:t>e</w:t>
      </w:r>
      <w:del w:id="8627" w:author="GoldenCorpusHarness" w:date="2026-03-28T22:23:47Z">
        <w:r>
          <w:delText>.</w:delText>
        </w:r>
      </w:del>
      <w:ins w:id="8628" w:author="GoldenCorpusHarness" w:date="2026-03-28T22:23:47Z">
        <w:r>
          <w:t>gy</w:t>
        </w:r>
      </w:ins>
    </w:p>
    <w:p ns2:paraId="0C85908F" ns2:textId="77777777" w:rsidR="00CC08F9" w:rsidRDefault="00895D30" w:rsidP="00CC08F9">
      <w:pPr>
        <w:pStyle w:val="Heading3"/>
      </w:pPr>
      <w:del w:id="8629" w:author="GoldenCorpusHarness" w:date="2026-03-28T22:23:47Z">
        <w:r>
          <w:delText>H</w:delText>
        </w:r>
      </w:del>
      <w:ins w:id="8630" w:author="GoldenCorpusHarness" w:date="2026-03-28T22:23:47Z">
        <w:r>
          <w:t>A particip</w:t>
        </w:r>
      </w:ins>
      <w:r>
        <w:t>an</w:t>
      </w:r>
      <w:del w:id="8631" w:author="GoldenCorpusHarness" w:date="2026-03-28T22:23:47Z">
        <w:r>
          <w:delText>dl</w:delText>
        </w:r>
      </w:del>
      <w:ins w:id="8632" w:author="GoldenCorpusHarness" w:date="2026-03-28T22:23:47Z">
        <w:r>
          <w:t xml:space="preserve">t who meets the criteria </w:t>
        </w:r>
      </w:ins>
      <w:r>
        <w:t>in</w:t>
      </w:r>
      <w:del w:id="8633" w:author="GoldenCorpusHarness" w:date="2026-03-28T22:23:47Z">
        <w:r>
          <w:delText>g,</w:delText>
        </w:r>
      </w:del>
      <w:r>
        <w:t xml:space="preserve"> S</w:t>
      </w:r>
      <w:ins w:id="8634" w:author="GoldenCorpusHarness" w:date="2026-03-28T22:23:47Z">
        <w:r>
          <w:t>ec</w:t>
        </w:r>
      </w:ins>
      <w:r>
        <w:t>t</w:t>
      </w:r>
      <w:ins w:id="8635" w:author="GoldenCorpusHarness" w:date="2026-03-28T22:23:47Z">
        <w:r>
          <w:t>i</w:t>
        </w:r>
      </w:ins>
      <w:r>
        <w:t>o</w:t>
      </w:r>
      <w:ins w:id="8636" w:author="GoldenCorpusHarness" w:date="2026-03-28T22:23:47Z">
        <w:r>
          <w:t>n 5.5.1 (Part 1) may be replaced. A participant who discontinues from study intervention OR withd</w:t>
        </w:r>
      </w:ins>
      <w:r>
        <w:t>ra</w:t>
      </w:r>
      <w:del w:id="8637" w:author="GoldenCorpusHarness" w:date="2026-03-28T22:23:47Z">
        <w:r>
          <w:delText>g</w:delText>
        </w:r>
      </w:del>
      <w:ins w:id="8638" w:author="GoldenCorpusHarness" w:date="2026-03-28T22:23:47Z">
        <w:r>
          <w:t>ws from th</w:t>
        </w:r>
      </w:ins>
      <w:r>
        <w:t>e</w:t>
      </w:r>
      <w:del w:id="8639" w:author="GoldenCorpusHarness" w:date="2026-03-28T22:23:47Z">
        <w:r>
          <w:delText>,</w:delText>
        </w:r>
      </w:del>
      <w:r>
        <w:t xml:space="preserve"> </w:t>
      </w:r>
      <w:ins w:id="8640" w:author="GoldenCorpusHarness" w:date="2026-03-28T22:23:47Z">
        <w:r>
          <w:t>study in P</w:t>
        </w:r>
      </w:ins>
      <w:r>
        <w:t>a</w:t>
      </w:r>
      <w:del w:id="8641" w:author="GoldenCorpusHarness" w:date="2026-03-28T22:23:47Z">
        <w:r>
          <w:delText>nd</w:delText>
        </w:r>
      </w:del>
      <w:ins w:id="8642" w:author="GoldenCorpusHarness" w:date="2026-03-28T22:23:47Z">
        <w:r>
          <w:t>rt</w:t>
        </w:r>
      </w:ins>
      <w:r>
        <w:t xml:space="preserve"> </w:t>
      </w:r>
      <w:del w:id="8643" w:author="GoldenCorpusHarness" w:date="2026-03-28T22:23:47Z">
        <w:r>
          <w:delText>Accountab</w:delText>
        </w:r>
      </w:del>
      <w:ins w:id="8644" w:author="GoldenCorpusHarness" w:date="2026-03-28T22:23:47Z">
        <w:r>
          <w:t>2 w</w:t>
        </w:r>
      </w:ins>
      <w:r>
        <w:t>il</w:t>
      </w:r>
      <w:del w:id="8645" w:author="GoldenCorpusHarness" w:date="2026-03-28T22:23:47Z">
        <w:r>
          <w:delText>i</w:delText>
        </w:r>
      </w:del>
      <w:ins w:id="8646" w:author="GoldenCorpusHarness" w:date="2026-03-28T22:23:47Z">
        <w:r>
          <w:t>l no</w:t>
        </w:r>
      </w:ins>
      <w:r>
        <w:t>t</w:t>
      </w:r>
      <w:del w:id="8647" w:author="GoldenCorpusHarness" w:date="2026-03-28T22:23:47Z">
        <w:r>
          <w:delText>y</w:delText>
        </w:r>
      </w:del>
      <w:ins w:id="8648" w:author="GoldenCorpusHarness" w:date="2026-03-28T22:23:47Z">
        <w:r>
          <w:t xml:space="preserve"> be replaced.</w:t>
        </w:r>
      </w:ins>
    </w:p>
    <w:p ns2:paraId="7B0769A1" ns2:textId="77777777" w:rsidR="007919F8" w:rsidRPr="009E105C" w:rsidRDefault="00895D30" w:rsidP="009E105C">
      <w:pPr>
        <w:pStyle w:val="Paragraph"/>
        <w:rPr>
          <w:rFonts w:eastAsiaTheme="minorHAnsi"/>
        </w:rPr>
      </w:pPr>
      <w:del w:id="8649" w:author="GoldenCorpusHarness" w:date="2026-03-28T22:23:47Z">
        <w:r>
          <w:delText>Th</w:delText>
        </w:r>
      </w:del>
      <w:ins w:id="8650" w:author="GoldenCorpusHarness" w:date="2026-03-28T22:23:47Z">
        <w:r>
          <w:t>R</w:t>
        </w:r>
      </w:ins>
      <w:r>
        <w:t>e</w:t>
      </w:r>
      <w:del w:id="8651" w:author="GoldenCorpusHarness" w:date="2026-03-28T22:23:47Z">
        <w:r>
          <w:delText xml:space="preserve"> investig</w:delText>
        </w:r>
      </w:del>
      <w:ins w:id="8652" w:author="GoldenCorpusHarness" w:date="2026-03-28T22:23:47Z">
        <w:r>
          <w:t>pl</w:t>
        </w:r>
      </w:ins>
      <w:r>
        <w:t>a</w:t>
      </w:r>
      <w:del w:id="8653" w:author="GoldenCorpusHarness" w:date="2026-03-28T22:23:47Z">
        <w:r>
          <w:delText xml:space="preserve">tor or designee must </w:delText>
        </w:r>
      </w:del>
      <w:r>
        <w:t>c</w:t>
      </w:r>
      <w:del w:id="8654" w:author="GoldenCorpusHarness" w:date="2026-03-28T22:23:47Z">
        <w:r>
          <w:delText>onfirm appropriate t</w:delText>
        </w:r>
      </w:del>
      <w:r>
        <w:t>em</w:t>
      </w:r>
      <w:del w:id="8655" w:author="GoldenCorpusHarness" w:date="2026-03-28T22:23:47Z">
        <w:r>
          <w:delText>perature conditions have been maintained during transit for all study interv</w:delText>
        </w:r>
      </w:del>
      <w:r>
        <w:t>ent</w:t>
      </w:r>
      <w:del w:id="8656" w:author="GoldenCorpusHarness" w:date="2026-03-28T22:23:47Z">
        <w:r>
          <w:delText>ion received, and any discrepancies are reported and resolved before use</w:delText>
        </w:r>
      </w:del>
      <w:r>
        <w:t xml:space="preserve"> of </w:t>
      </w:r>
      <w:ins w:id="8657" w:author="GoldenCorpusHarness" w:date="2026-03-28T22:23:47Z">
        <w:r>
          <w:t>Par</w:t>
        </w:r>
      </w:ins>
      <w:r>
        <w:t>t</w:t>
      </w:r>
      <w:del w:id="8658" w:author="GoldenCorpusHarness" w:date="2026-03-28T22:23:47Z">
        <w:r>
          <w:delText xml:space="preserve">he </w:delText>
        </w:r>
      </w:del>
      <w:ins w:id="8659" w:author="GoldenCorpusHarness" w:date="2026-03-28T22:23:47Z">
        <w:r>
          <w:t>icipant</w:t>
        </w:r>
      </w:ins>
      <w:r>
        <w:t>s</w:t>
      </w:r>
      <w:del w:id="8660" w:author="GoldenCorpusHarness" w:date="2026-03-28T22:23:47Z">
        <w:r>
          <w:delText>tudy</w:delText>
        </w:r>
      </w:del>
      <w:r>
        <w:t xml:space="preserve"> in</w:t>
      </w:r>
      <w:ins w:id="8661" w:author="GoldenCorpusHarness" w:date="2026-03-28T22:23:47Z">
        <w:r>
          <w:t xml:space="preserve"> Par</w:t>
        </w:r>
      </w:ins>
      <w:r>
        <w:t>t</w:t>
      </w:r>
      <w:del w:id="8662" w:author="GoldenCorpusHarness" w:date="2026-03-28T22:23:47Z">
        <w:r>
          <w:delText>ervention.</w:delText>
        </w:r>
      </w:del>
      <w:ins w:id="8663" w:author="GoldenCorpusHarness" w:date="2026-03-28T22:23:47Z">
        <w:r>
          <w:t xml:space="preserve"> 1</w:t>
        </w:r>
      </w:ins>
    </w:p>
    <w:p ns2:paraId="666C41B8" ns2:textId="77777777" w:rsidR="007919F8" w:rsidRPr="009E105C" w:rsidRDefault="00895D30" w:rsidP="009E105C">
      <w:pPr>
        <w:pStyle w:val="Paragraph"/>
        <w:rPr>
          <w:rFonts w:eastAsiaTheme="minorHAnsi"/>
        </w:rPr>
      </w:pPr>
      <w:del w:id="8664" w:author="GoldenCorpusHarness" w:date="2026-03-28T22:23:47Z">
        <w:r>
          <w:delText>Only</w:delText>
        </w:r>
      </w:del>
      <w:ins w:id="8665" w:author="GoldenCorpusHarness" w:date="2026-03-28T22:23:47Z">
        <w:r>
          <w:t>To adequately evaluate the safety of the doses administered in Part 1 of this study, all</w:t>
        </w:r>
      </w:ins>
      <w:r>
        <w:t xml:space="preserve"> participants </w:t>
      </w:r>
      <w:del w:id="8666" w:author="GoldenCorpusHarness" w:date="2026-03-28T22:23:47Z">
        <w:r>
          <w:delText>enrolled in the study may recei</w:delText>
        </w:r>
      </w:del>
      <w:ins w:id="8667" w:author="GoldenCorpusHarness" w:date="2026-03-28T22:23:47Z">
        <w:r>
          <w:t>selected must meet the criteria for DLT e</w:t>
        </w:r>
      </w:ins>
      <w:r>
        <w:t>v</w:t>
      </w:r>
      <w:del w:id="8668" w:author="GoldenCorpusHarness" w:date="2026-03-28T22:23:47Z">
        <w:r>
          <w:delText>e study inter</w:delText>
        </w:r>
      </w:del>
      <w:ins w:id="8669" w:author="GoldenCorpusHarness" w:date="2026-03-28T22:23:47Z">
        <w:r>
          <w:t>aluability. Participants are considered non-e</w:t>
        </w:r>
      </w:ins>
      <w:r>
        <w:t>v</w:t>
      </w:r>
      <w:del w:id="8670" w:author="GoldenCorpusHarness" w:date="2026-03-28T22:23:47Z">
        <w:r>
          <w:delText xml:space="preserve">ention, and only authorized site staff may supply or administer study intervention. All study interventions must </w:delText>
        </w:r>
      </w:del>
      <w:ins w:id="8671" w:author="GoldenCorpusHarness" w:date="2026-03-28T22:23:47Z">
        <w:r>
          <w:t>alua</w:t>
        </w:r>
      </w:ins>
      <w:r>
        <w:t>b</w:t>
      </w:r>
      <w:del w:id="8672" w:author="GoldenCorpusHarness" w:date="2026-03-28T22:23:47Z">
        <w:r>
          <w:delText xml:space="preserve">e stored in a secure, environmentally controlled, and monitored (manual or automated) area in accordance </w:delText>
        </w:r>
      </w:del>
      <w:ins w:id="8673" w:author="GoldenCorpusHarness" w:date="2026-03-28T22:23:47Z">
        <w:r>
          <w:t>le for DLT assessment if they meet either of the criteria belo</w:t>
        </w:r>
      </w:ins>
      <w:r>
        <w:t>w</w:t>
      </w:r>
      <w:del w:id="8674" w:author="GoldenCorpusHarness" w:date="2026-03-28T22:23:47Z">
        <w:r>
          <w:delText>ith the labeled storage conditions with access limited to the investigator and authorized site staff.</w:delText>
        </w:r>
      </w:del>
      <w:ins w:id="8675" w:author="GoldenCorpusHarness" w:date="2026-03-28T22:23:47Z">
        <w:r>
          <w:t>:</w:t>
        </w:r>
      </w:ins>
    </w:p>
    <w:p ns2:paraId="62220FFA" ns2:textId="77777777" w:rsidR="007919F8" w:rsidRPr="009E105C" w:rsidRDefault="00895D30" w:rsidP="009E105C">
      <w:pPr>
        <w:pStyle w:val="Paragraph"/>
        <w:rPr>
          <w:rFonts w:eastAsiaTheme="minorHAnsi"/>
        </w:rPr>
      </w:pPr>
      <w:r>
        <w:t>The</w:t>
      </w:r>
      <w:ins w:id="8676" w:author="GoldenCorpusHarness" w:date="2026-03-28T22:23:47Z">
        <w:r>
          <w:t>y</w:t>
        </w:r>
      </w:ins>
      <w:r>
        <w:t xml:space="preserve"> </w:t>
      </w:r>
      <w:ins w:id="8677" w:author="GoldenCorpusHarness" w:date="2026-03-28T22:23:47Z">
        <w:r>
          <w:t>d</w:t>
        </w:r>
      </w:ins>
      <w:r>
        <w:t>i</w:t>
      </w:r>
      <w:ins w:id="8678" w:author="GoldenCorpusHarness" w:date="2026-03-28T22:23:47Z">
        <w:r>
          <w:t xml:space="preserve">d </w:t>
        </w:r>
      </w:ins>
      <w:r>
        <w:t>n</w:t>
      </w:r>
      <w:del w:id="8679" w:author="GoldenCorpusHarness" w:date="2026-03-28T22:23:47Z">
        <w:r>
          <w:delText>ve</w:delText>
        </w:r>
      </w:del>
      <w:ins w:id="8680" w:author="GoldenCorpusHarness" w:date="2026-03-28T22:23:47Z">
        <w:r>
          <w:t xml:space="preserve">ot </w:t>
        </w:r>
      </w:ins>
      <w:r>
        <w:t>st</w:t>
      </w:r>
      <w:del w:id="8681" w:author="GoldenCorpusHarness" w:date="2026-03-28T22:23:47Z">
        <w:r>
          <w:delText>ig</w:delText>
        </w:r>
      </w:del>
      <w:r>
        <w:t>a</w:t>
      </w:r>
      <w:ins w:id="8682" w:author="GoldenCorpusHarness" w:date="2026-03-28T22:23:47Z">
        <w:r>
          <w:t>r</w:t>
        </w:r>
      </w:ins>
      <w:r>
        <w:t>t</w:t>
      </w:r>
      <w:del w:id="8683" w:author="GoldenCorpusHarness" w:date="2026-03-28T22:23:47Z">
        <w:r>
          <w:delText>or, institution, or</w:delText>
        </w:r>
      </w:del>
      <w:r>
        <w:t xml:space="preserve"> the </w:t>
      </w:r>
      <w:del w:id="8684" w:author="GoldenCorpusHarness" w:date="2026-03-28T22:23:47Z">
        <w:r>
          <w:delText xml:space="preserve">head </w:delText>
        </w:r>
      </w:del>
      <w:ins w:id="8685" w:author="GoldenCorpusHarness" w:date="2026-03-28T22:23:47Z">
        <w:r>
          <w:t>c</w:t>
        </w:r>
      </w:ins>
      <w:r>
        <w:t>o</w:t>
      </w:r>
      <w:del w:id="8686" w:author="GoldenCorpusHarness" w:date="2026-03-28T22:23:47Z">
        <w:r>
          <w:delText xml:space="preserve">f the </w:delText>
        </w:r>
      </w:del>
      <w:r>
        <w:t>m</w:t>
      </w:r>
      <w:del w:id="8687" w:author="GoldenCorpusHarness" w:date="2026-03-28T22:23:47Z">
        <w:r>
          <w:delText xml:space="preserve">edical </w:delText>
        </w:r>
      </w:del>
      <w:ins w:id="8688" w:author="GoldenCorpusHarness" w:date="2026-03-28T22:23:47Z">
        <w:r>
          <w:t>b</w:t>
        </w:r>
      </w:ins>
      <w:r>
        <w:t>in</w:t>
      </w:r>
      <w:del w:id="8689" w:author="GoldenCorpusHarness" w:date="2026-03-28T22:23:47Z">
        <w:r>
          <w:delText>stitu</w:delText>
        </w:r>
      </w:del>
      <w:ins w:id="8690" w:author="GoldenCorpusHarness" w:date="2026-03-28T22:23:47Z">
        <w:r>
          <w:t>a</w:t>
        </w:r>
      </w:ins>
      <w:r>
        <w:t xml:space="preserve">tion </w:t>
      </w:r>
      <w:del w:id="8691" w:author="GoldenCorpusHarness" w:date="2026-03-28T22:23:47Z">
        <w:r>
          <w:delText>(whe</w:delText>
        </w:r>
      </w:del>
      <w:ins w:id="8692" w:author="GoldenCorpusHarness" w:date="2026-03-28T22:23:47Z">
        <w:r>
          <w:t>t</w:t>
        </w:r>
      </w:ins>
      <w:r>
        <w:t>re</w:t>
      </w:r>
      <w:del w:id="8693" w:author="GoldenCorpusHarness" w:date="2026-03-28T22:23:47Z">
        <w:r>
          <w:delText xml:space="preserve"> </w:delText>
        </w:r>
      </w:del>
      <w:r>
        <w:t>a</w:t>
      </w:r>
      <w:del w:id="8694" w:author="GoldenCorpusHarness" w:date="2026-03-28T22:23:47Z">
        <w:r>
          <w:delText>pplicable) is responsible for s</w:delText>
        </w:r>
      </w:del>
      <w:r>
        <w:t>t</w:t>
      </w:r>
      <w:del w:id="8695" w:author="GoldenCorpusHarness" w:date="2026-03-28T22:23:47Z">
        <w:r>
          <w:delText>udy interv</w:delText>
        </w:r>
      </w:del>
      <w:ins w:id="8696" w:author="GoldenCorpusHarness" w:date="2026-03-28T22:23:47Z">
        <w:r>
          <w:t>m</w:t>
        </w:r>
      </w:ins>
      <w:r>
        <w:t>ent</w:t>
      </w:r>
      <w:del w:id="8697" w:author="GoldenCorpusHarness" w:date="2026-03-28T22:23:47Z">
        <w:r>
          <w:delText>i</w:delText>
        </w:r>
      </w:del>
      <w:ins w:id="8698" w:author="GoldenCorpusHarness" w:date="2026-03-28T22:23:47Z">
        <w:r>
          <w:t xml:space="preserve"> </w:t>
        </w:r>
      </w:ins>
      <w:r>
        <w:t>o</w:t>
      </w:r>
      <w:ins w:id="8699" w:author="GoldenCorpusHarness" w:date="2026-03-28T22:23:47Z">
        <w:r>
          <w:t xml:space="preserve">f </w:t>
        </w:r>
      </w:ins>
      <w:r>
        <w:t>n</w:t>
      </w:r>
      <w:del w:id="8700" w:author="GoldenCorpusHarness" w:date="2026-03-28T22:23:47Z">
        <w:r>
          <w:delText xml:space="preserve"> accoun</w:delText>
        </w:r>
      </w:del>
      <w:ins w:id="8701" w:author="GoldenCorpusHarness" w:date="2026-03-28T22:23:47Z">
        <w:r>
          <w:t>em</w:t>
        </w:r>
      </w:ins>
      <w:r>
        <w:t>tab</w:t>
      </w:r>
      <w:del w:id="8702" w:author="GoldenCorpusHarness" w:date="2026-03-28T22:23:47Z">
        <w:r>
          <w:delText xml:space="preserve">ility, </w:delText>
        </w:r>
      </w:del>
      <w:r>
        <w:t>r</w:t>
      </w:r>
      <w:del w:id="8703" w:author="GoldenCorpusHarness" w:date="2026-03-28T22:23:47Z">
        <w:r>
          <w:delText>econcilia</w:delText>
        </w:r>
      </w:del>
      <w:ins w:id="8704" w:author="GoldenCorpusHarness" w:date="2026-03-28T22:23:47Z">
        <w:r>
          <w:t>u</w:t>
        </w:r>
      </w:ins>
      <w:r>
        <w:t>ti</w:t>
      </w:r>
      <w:del w:id="8705" w:author="GoldenCorpusHarness" w:date="2026-03-28T22:23:47Z">
        <w:r>
          <w:delText>o</w:delText>
        </w:r>
      </w:del>
      <w:r>
        <w:t>n</w:t>
      </w:r>
      <w:del w:id="8706" w:author="GoldenCorpusHarness" w:date="2026-03-28T22:23:47Z">
        <w:r>
          <w:delText>,</w:delText>
        </w:r>
      </w:del>
      <w:ins w:id="8707" w:author="GoldenCorpusHarness" w:date="2026-03-28T22:23:47Z">
        <w:r>
          <w:t>ib</w:t>
        </w:r>
      </w:ins>
      <w:r>
        <w:t xml:space="preserve"> and </w:t>
      </w:r>
      <w:del w:id="8708" w:author="GoldenCorpusHarness" w:date="2026-03-28T22:23:47Z">
        <w:r>
          <w:delText>record maint</w:delText>
        </w:r>
      </w:del>
      <w:ins w:id="8709" w:author="GoldenCorpusHarness" w:date="2026-03-28T22:23:47Z">
        <w:r>
          <w:t>v</w:t>
        </w:r>
      </w:ins>
      <w:r>
        <w:t>en</w:t>
      </w:r>
      <w:ins w:id="8710" w:author="GoldenCorpusHarness" w:date="2026-03-28T22:23:47Z">
        <w:r>
          <w:t>etocl</w:t>
        </w:r>
      </w:ins>
      <w:r>
        <w:t>a</w:t>
      </w:r>
      <w:del w:id="8711" w:author="GoldenCorpusHarness" w:date="2026-03-28T22:23:47Z">
        <w:r>
          <w:delText>nce</w:delText>
        </w:r>
      </w:del>
      <w:ins w:id="8712" w:author="GoldenCorpusHarness" w:date="2026-03-28T22:23:47Z">
        <w:r>
          <w:t>x.</w:t>
        </w:r>
      </w:ins>
      <w:r>
        <w:t xml:space="preserve"> </w:t>
      </w:r>
      <w:del w:id="8713" w:author="GoldenCorpusHarness" w:date="2026-03-28T22:23:47Z">
        <w:r>
          <w:delText>(ie, receipt, reconciliation, and final disposition records).</w:delText>
        </w:r>
      </w:del>
    </w:p>
    <w:p ns2:paraId="4FCBC562" ns2:textId="77777777" w:rsidR="007919F8" w:rsidRPr="009E105C" w:rsidRDefault="00895D30" w:rsidP="009E105C">
      <w:pPr>
        <w:pStyle w:val="Paragraph"/>
        <w:rPr>
          <w:rFonts w:eastAsiaTheme="minorHAnsi"/>
        </w:rPr>
      </w:pPr>
      <w:del w:id="8714" w:author="GoldenCorpusHarness" w:date="2026-03-28T22:23:47Z">
        <w:r>
          <w:delText>For all stud</w:delText>
        </w:r>
      </w:del>
      <w:ins w:id="8715" w:author="GoldenCorpusHarness" w:date="2026-03-28T22:23:47Z">
        <w:r>
          <w:t>The</w:t>
        </w:r>
      </w:ins>
      <w:r>
        <w:t xml:space="preserve">y </w:t>
      </w:r>
      <w:del w:id="8716" w:author="GoldenCorpusHarness" w:date="2026-03-28T22:23:47Z">
        <w:r>
          <w:delText>sites, t</w:delText>
        </w:r>
      </w:del>
      <w:r>
        <w:t>h</w:t>
      </w:r>
      <w:del w:id="8717" w:author="GoldenCorpusHarness" w:date="2026-03-28T22:23:47Z">
        <w:r>
          <w:delText>e loc</w:delText>
        </w:r>
      </w:del>
      <w:r>
        <w:t>a</w:t>
      </w:r>
      <w:del w:id="8718" w:author="GoldenCorpusHarness" w:date="2026-03-28T22:23:47Z">
        <w:r>
          <w:delText>l country Sponsor personnel or designee will pro</w:delText>
        </w:r>
      </w:del>
      <w:r>
        <w:t>v</w:t>
      </w:r>
      <w:del w:id="8719" w:author="GoldenCorpusHarness" w:date="2026-03-28T22:23:47Z">
        <w:r>
          <w:delText>id</w:delText>
        </w:r>
      </w:del>
      <w:r>
        <w:t>e a</w:t>
      </w:r>
      <w:del w:id="8720" w:author="GoldenCorpusHarness" w:date="2026-03-28T22:23:47Z">
        <w:r>
          <w:delText>pp</w:delText>
        </w:r>
      </w:del>
      <w:ins w:id="8721" w:author="GoldenCorpusHarness" w:date="2026-03-28T22:23:47Z">
        <w:r>
          <w:t xml:space="preserve"> t</w:t>
        </w:r>
      </w:ins>
      <w:r>
        <w:t>r</w:t>
      </w:r>
      <w:del w:id="8722" w:author="GoldenCorpusHarness" w:date="2026-03-28T22:23:47Z">
        <w:r>
          <w:delText>opri</w:delText>
        </w:r>
      </w:del>
      <w:ins w:id="8723" w:author="GoldenCorpusHarness" w:date="2026-03-28T22:23:47Z">
        <w:r>
          <w:t>e</w:t>
        </w:r>
      </w:ins>
      <w:r>
        <w:t>at</w:t>
      </w:r>
      <w:del w:id="8724" w:author="GoldenCorpusHarness" w:date="2026-03-28T22:23:47Z">
        <w:r>
          <w:delText>e docu</w:delText>
        </w:r>
      </w:del>
      <w:r>
        <w:t>ment</w:t>
      </w:r>
      <w:ins w:id="8725" w:author="GoldenCorpusHarness" w:date="2026-03-28T22:23:47Z">
        <w:r>
          <w:t>-rel</w:t>
        </w:r>
      </w:ins>
      <w:r>
        <w:t>at</w:t>
      </w:r>
      <w:del w:id="8726" w:author="GoldenCorpusHarness" w:date="2026-03-28T22:23:47Z">
        <w:r>
          <w:delText>ion</w:delText>
        </w:r>
      </w:del>
      <w:ins w:id="8727" w:author="GoldenCorpusHarness" w:date="2026-03-28T22:23:47Z">
        <w:r>
          <w:t>ed AE</w:t>
        </w:r>
      </w:ins>
      <w:r>
        <w:t xml:space="preserve"> that m</w:t>
      </w:r>
      <w:del w:id="8728" w:author="GoldenCorpusHarness" w:date="2026-03-28T22:23:47Z">
        <w:r>
          <w:delText>ust b</w:delText>
        </w:r>
      </w:del>
      <w:r>
        <w:t>e</w:t>
      </w:r>
      <w:del w:id="8729" w:author="GoldenCorpusHarness" w:date="2026-03-28T22:23:47Z">
        <w:r>
          <w:delText xml:space="preserve"> compl</w:delText>
        </w:r>
      </w:del>
      <w:r>
        <w:t>et</w:t>
      </w:r>
      <w:ins w:id="8730" w:author="GoldenCorpusHarness" w:date="2026-03-28T22:23:47Z">
        <w:r>
          <w:t>s th</w:t>
        </w:r>
      </w:ins>
      <w:r>
        <w:t>e</w:t>
      </w:r>
      <w:del w:id="8731" w:author="GoldenCorpusHarness" w:date="2026-03-28T22:23:47Z">
        <w:r>
          <w:delText>d for drug accountability and return, or local discard and</w:delText>
        </w:r>
      </w:del>
      <w:r>
        <w:t xml:space="preserve"> de</w:t>
      </w:r>
      <w:ins w:id="8732" w:author="GoldenCorpusHarness" w:date="2026-03-28T22:23:47Z">
        <w:r>
          <w:t>finition of a DLT (</w:t>
        </w:r>
      </w:ins>
      <w:r>
        <w:t>s</w:t>
      </w:r>
      <w:del w:id="8733" w:author="GoldenCorpusHarness" w:date="2026-03-28T22:23:47Z">
        <w:r>
          <w:delText>tru</w:delText>
        </w:r>
      </w:del>
      <w:ins w:id="8734" w:author="GoldenCorpusHarness" w:date="2026-03-28T22:23:47Z">
        <w:r>
          <w:t>ee Se</w:t>
        </w:r>
      </w:ins>
      <w:r>
        <w:t xml:space="preserve">ction </w:t>
      </w:r>
      <w:del w:id="8735" w:author="GoldenCorpusHarness" w:date="2026-03-28T22:23:47Z">
        <w:r>
          <w:delText>if appropriate</w:delText>
        </w:r>
      </w:del>
      <w:ins w:id="8736" w:author="GoldenCorpusHarness" w:date="2026-03-28T22:23:47Z">
        <w:r>
          <w:t>4</w:t>
        </w:r>
      </w:ins>
      <w:r>
        <w:t>.</w:t>
      </w:r>
      <w:del w:id="8737" w:author="GoldenCorpusHarness" w:date="2026-03-28T22:23:47Z">
        <w:r>
          <w:delText xml:space="preserve"> Where local</w:delText>
        </w:r>
      </w:del>
      <w:ins w:id="8738" w:author="GoldenCorpusHarness" w:date="2026-03-28T22:23:47Z">
        <w:r>
          <w:t>3.1)</w:t>
        </w:r>
      </w:ins>
      <w:r>
        <w:t xml:space="preserve"> d</w:t>
      </w:r>
      <w:del w:id="8739" w:author="GoldenCorpusHarness" w:date="2026-03-28T22:23:47Z">
        <w:r>
          <w:delText>iscard and destruction is appropriate, the investigator is responsible for ens</w:delText>
        </w:r>
      </w:del>
      <w:r>
        <w:t xml:space="preserve">uring </w:t>
      </w:r>
      <w:ins w:id="8740" w:author="GoldenCorpusHarness" w:date="2026-03-28T22:23:47Z">
        <w:r>
          <w:t>Cycle 1 (nemtabrutinib mono</w:t>
        </w:r>
      </w:ins>
      <w:r>
        <w:t>th</w:t>
      </w:r>
      <w:ins w:id="8741" w:author="GoldenCorpusHarness" w:date="2026-03-28T22:23:47Z">
        <w:r>
          <w:t>er</w:t>
        </w:r>
      </w:ins>
      <w:r>
        <w:t>a</w:t>
      </w:r>
      <w:del w:id="8742" w:author="GoldenCorpusHarness" w:date="2026-03-28T22:23:47Z">
        <w:r>
          <w:delText xml:space="preserve">t a local discard/destruction </w:delText>
        </w:r>
      </w:del>
      <w:r>
        <w:t>p</w:t>
      </w:r>
      <w:del w:id="8743" w:author="GoldenCorpusHarness" w:date="2026-03-28T22:23:47Z">
        <w:r>
          <w:delText>rocedure is documented</w:delText>
        </w:r>
      </w:del>
      <w:ins w:id="8744" w:author="GoldenCorpusHarness" w:date="2026-03-28T22:23:47Z">
        <w:r>
          <w:t>y)</w:t>
        </w:r>
      </w:ins>
      <w:r>
        <w:t>.</w:t>
      </w:r>
    </w:p>
    <w:p ns2:paraId="57601917" ns2:textId="77777777" w:rsidR="007919F8" w:rsidRPr="009E105C" w:rsidRDefault="00895D30" w:rsidP="009E105C">
      <w:pPr>
        <w:pStyle w:val="Paragraph"/>
        <w:rPr>
          <w:rFonts w:eastAsiaTheme="minorHAnsi"/>
        </w:rPr>
      </w:pPr>
      <w:del w:id="8745" w:author="GoldenCorpusHarness" w:date="2026-03-28T22:23:47Z">
        <w:r>
          <w:delText>The st</w:delText>
        </w:r>
      </w:del>
      <w:ins w:id="8746" w:author="GoldenCorpusHarness" w:date="2026-03-28T22:23:47Z">
        <w:r>
          <w:t>D</w:t>
        </w:r>
      </w:ins>
      <w:r>
        <w:t>u</w:t>
      </w:r>
      <w:del w:id="8747" w:author="GoldenCorpusHarness" w:date="2026-03-28T22:23:47Z">
        <w:r>
          <w:delText xml:space="preserve">dy site is </w:delText>
        </w:r>
      </w:del>
      <w:r>
        <w:t>r</w:t>
      </w:r>
      <w:del w:id="8748" w:author="GoldenCorpusHarness" w:date="2026-03-28T22:23:47Z">
        <w:r>
          <w:delText>esponsible for record</w:delText>
        </w:r>
      </w:del>
      <w:r>
        <w:t xml:space="preserve">ing the </w:t>
      </w:r>
      <w:ins w:id="8749" w:author="GoldenCorpusHarness" w:date="2026-03-28T22:23:47Z">
        <w:r>
          <w:t>DLT eva</w:t>
        </w:r>
      </w:ins>
      <w:r>
        <w:t>l</w:t>
      </w:r>
      <w:ins w:id="8750" w:author="GoldenCorpusHarness" w:date="2026-03-28T22:23:47Z">
        <w:r>
          <w:t>uati</w:t>
        </w:r>
      </w:ins>
      <w:r>
        <w:t>o</w:t>
      </w:r>
      <w:ins w:id="8751" w:author="GoldenCorpusHarness" w:date="2026-03-28T22:23:47Z">
        <w:r>
          <w:t xml:space="preserve">n period, </w:t>
        </w:r>
      </w:ins>
      <w:r>
        <w:t>t</w:t>
      </w:r>
      <w:ins w:id="8752" w:author="GoldenCorpusHarness" w:date="2026-03-28T22:23:47Z">
        <w:r>
          <w:t>hey received less than 75% of either the nemtabrutinib doses or the venetoclax doses (in terms of</w:t>
        </w:r>
      </w:ins>
      <w:r>
        <w:t xml:space="preserve"> number</w:t>
      </w:r>
      <w:del w:id="8753" w:author="GoldenCorpusHarness" w:date="2026-03-28T22:23:47Z">
        <w:r>
          <w:delText>,</w:delText>
        </w:r>
      </w:del>
      <w:r>
        <w:t xml:space="preserve"> </w:t>
      </w:r>
      <w:del w:id="8754" w:author="GoldenCorpusHarness" w:date="2026-03-28T22:23:47Z">
        <w:r>
          <w:delText>manu</w:delText>
        </w:r>
      </w:del>
      <w:ins w:id="8755" w:author="GoldenCorpusHarness" w:date="2026-03-28T22:23:47Z">
        <w:r>
          <w:t>o</w:t>
        </w:r>
      </w:ins>
      <w:r>
        <w:t>f</w:t>
      </w:r>
      <w:del w:id="8756" w:author="GoldenCorpusHarness" w:date="2026-03-28T22:23:47Z">
        <w:r>
          <w:delText>actur</w:delText>
        </w:r>
      </w:del>
      <w:ins w:id="8757" w:author="GoldenCorpusHarness" w:date="2026-03-28T22:23:47Z">
        <w:r>
          <w:t xml:space="preserve"> dos</w:t>
        </w:r>
      </w:ins>
      <w:r>
        <w:t>e</w:t>
      </w:r>
      <w:del w:id="8758" w:author="GoldenCorpusHarness" w:date="2026-03-28T22:23:47Z">
        <w:r>
          <w:delText>r,</w:delText>
        </w:r>
      </w:del>
      <w:ins w:id="8759" w:author="GoldenCorpusHarness" w:date="2026-03-28T22:23:47Z">
        <w:r>
          <w:t>s)</w:t>
        </w:r>
      </w:ins>
      <w:r>
        <w:t xml:space="preserve"> and </w:t>
      </w:r>
      <w:ins w:id="8760" w:author="GoldenCorpusHarness" w:date="2026-03-28T22:23:47Z">
        <w:r>
          <w:t xml:space="preserve">did not </w:t>
        </w:r>
      </w:ins>
      <w:r>
        <w:t>exp</w:t>
      </w:r>
      <w:ins w:id="8761" w:author="GoldenCorpusHarness" w:date="2026-03-28T22:23:47Z">
        <w:r>
          <w:t>er</w:t>
        </w:r>
      </w:ins>
      <w:r>
        <w:t>i</w:t>
      </w:r>
      <w:del w:id="8762" w:author="GoldenCorpusHarness" w:date="2026-03-28T22:23:47Z">
        <w:r>
          <w:delText>ry dat</w:delText>
        </w:r>
      </w:del>
      <w:ins w:id="8763" w:author="GoldenCorpusHarness" w:date="2026-03-28T22:23:47Z">
        <w:r>
          <w:t>enc</w:t>
        </w:r>
      </w:ins>
      <w:r>
        <w:t xml:space="preserve">e </w:t>
      </w:r>
      <w:del w:id="8764" w:author="GoldenCorpusHarness" w:date="2026-03-28T22:23:47Z">
        <w:r>
          <w:delText>for</w:delText>
        </w:r>
      </w:del>
      <w:ins w:id="8765" w:author="GoldenCorpusHarness" w:date="2026-03-28T22:23:47Z">
        <w:r>
          <w:t>a</w:t>
        </w:r>
      </w:ins>
      <w:r>
        <w:t xml:space="preserve"> </w:t>
      </w:r>
      <w:del w:id="8766" w:author="GoldenCorpusHarness" w:date="2026-03-28T22:23:47Z">
        <w:r>
          <w:delText>any locally purchased product (if applicable) as per local guidelines unless otherwise instructed by the Sponsor</w:delText>
        </w:r>
      </w:del>
      <w:ins w:id="8767" w:author="GoldenCorpusHarness" w:date="2026-03-28T22:23:47Z">
        <w:r>
          <w:t>DLT</w:t>
        </w:r>
      </w:ins>
      <w:r>
        <w:t>.</w:t>
      </w:r>
    </w:p>
    <w:p ns2:paraId="1CAF750E" ns2:textId="77777777" w:rsidR="00FE75A9" w:rsidRDefault="00895D30" w:rsidP="009E105C">
      <w:pPr>
        <w:pStyle w:val="Paragraph"/>
        <w:rPr>
          <w:rFonts w:eastAsiaTheme="minorHAnsi"/>
        </w:rPr>
      </w:pPr>
      <w:ins w:id="8768" w:author="GoldenCorpusHarness" w:date="2026-03-28T22:23:47Z">
        <w:r>
          <w:t>NO</w:t>
        </w:r>
      </w:ins>
      <w:r>
        <w:t>T</w:t>
      </w:r>
      <w:ins w:id="8769" w:author="GoldenCorpusHarness" w:date="2026-03-28T22:23:47Z">
        <w:r>
          <w:t>E: If a participant experiences a DLT in Part 1, t</w:t>
        </w:r>
      </w:ins>
      <w:r>
        <w:t xml:space="preserve">he investigator </w:t>
      </w:r>
      <w:del w:id="8770" w:author="GoldenCorpusHarness" w:date="2026-03-28T22:23:47Z">
        <w:r>
          <w:delText>shall take responsibility for and shall take all steps to maintain appropriate records and ens</w:delText>
        </w:r>
      </w:del>
      <w:ins w:id="8771" w:author="GoldenCorpusHarness" w:date="2026-03-28T22:23:47Z">
        <w:r>
          <w:t>and Sponsor will disc</w:t>
        </w:r>
      </w:ins>
      <w:r>
        <w:t>u</w:t>
      </w:r>
      <w:del w:id="8772" w:author="GoldenCorpusHarness" w:date="2026-03-28T22:23:47Z">
        <w:r>
          <w:delText>re appropriate s</w:delText>
        </w:r>
      </w:del>
      <w:ins w:id="8773" w:author="GoldenCorpusHarness" w:date="2026-03-28T22:23:47Z">
        <w:r>
          <w:t>ss the case. If the investigator feels the participant is deriving clinical benefit from the st</w:t>
        </w:r>
      </w:ins>
      <w:r>
        <w:t>u</w:t>
      </w:r>
      <w:del w:id="8774" w:author="GoldenCorpusHarness" w:date="2026-03-28T22:23:47Z">
        <w:r>
          <w:delText>pply</w:delText>
        </w:r>
      </w:del>
      <w:ins w:id="8775" w:author="GoldenCorpusHarness" w:date="2026-03-28T22:23:47Z">
        <w:r>
          <w:t>dy intervention and is deemed clinically stable</w:t>
        </w:r>
      </w:ins>
      <w:r>
        <w:t xml:space="preserve">, </w:t>
      </w:r>
      <w:del w:id="8776" w:author="GoldenCorpusHarness" w:date="2026-03-28T22:23:47Z">
        <w:r>
          <w:delText>storage, handling, distrib</w:delText>
        </w:r>
      </w:del>
      <w:ins w:id="8777" w:author="GoldenCorpusHarness" w:date="2026-03-28T22:23:47Z">
        <w:r>
          <w:t>the participant may be allowed to contin</w:t>
        </w:r>
      </w:ins>
      <w:r>
        <w:t>u</w:t>
      </w:r>
      <w:del w:id="8778" w:author="GoldenCorpusHarness" w:date="2026-03-28T22:23:47Z">
        <w:r>
          <w:delText xml:space="preserve">tion, and </w:delText>
        </w:r>
      </w:del>
      <w:ins w:id="8779" w:author="GoldenCorpusHarness" w:date="2026-03-28T22:23:47Z">
        <w:r>
          <w:t>e if agreed by the Sponsor. Participants m</w:t>
        </w:r>
      </w:ins>
      <w:r>
        <w:t>us</w:t>
      </w:r>
      <w:del w:id="8780" w:author="GoldenCorpusHarness" w:date="2026-03-28T22:23:47Z">
        <w:r>
          <w:delText xml:space="preserve">age of study interventions in accordance </w:delText>
        </w:r>
      </w:del>
      <w:ins w:id="8781" w:author="GoldenCorpusHarness" w:date="2026-03-28T22:23:47Z">
        <w:r>
          <w:t>t meet the follo</w:t>
        </w:r>
      </w:ins>
      <w:r>
        <w:t>wi</w:t>
      </w:r>
      <w:del w:id="8782" w:author="GoldenCorpusHarness" w:date="2026-03-28T22:23:47Z">
        <w:r>
          <w:delText>th the protocol and any applicable laws and regulations.</w:delText>
        </w:r>
      </w:del>
      <w:ins w:id="8783" w:author="GoldenCorpusHarness" w:date="2026-03-28T22:23:47Z">
        <w:r>
          <w:t>ng criteria for clinical stability:</w:t>
        </w:r>
      </w:ins>
    </w:p>
    <w:p ns2:paraId="122A4A91" ns2:textId="77777777" w:rsidR="00CC08F9" w:rsidRDefault="00895D30" w:rsidP="00380822">
      <w:pPr>
        <w:pStyle w:val="Heading2"/>
      </w:pPr>
      <w:del w:id="8784" w:author="GoldenCorpusHarness" w:date="2026-03-28T22:23:47Z">
        <w:r>
          <w:delText>Me</w:delText>
        </w:r>
      </w:del>
      <w:ins w:id="8785" w:author="GoldenCorpusHarness" w:date="2026-03-28T22:23:47Z">
        <w:r>
          <w:t>P</w:t>
        </w:r>
      </w:ins>
      <w:r>
        <w:t>a</w:t>
      </w:r>
      <w:del w:id="8786" w:author="GoldenCorpusHarness" w:date="2026-03-28T22:23:47Z">
        <w:r>
          <w:delText>su</w:delText>
        </w:r>
      </w:del>
      <w:r>
        <w:t>r</w:t>
      </w:r>
      <w:del w:id="8787" w:author="GoldenCorpusHarness" w:date="2026-03-28T22:23:47Z">
        <w:r>
          <w:delText>e</w:delText>
        </w:r>
      </w:del>
      <w:ins w:id="8788" w:author="GoldenCorpusHarness" w:date="2026-03-28T22:23:47Z">
        <w:r>
          <w:t>ticipant</w:t>
        </w:r>
      </w:ins>
      <w:r>
        <w:t xml:space="preserve">s </w:t>
      </w:r>
      <w:ins w:id="8789" w:author="GoldenCorpusHarness" w:date="2026-03-28T22:23:47Z">
        <w:r>
          <w:t>mus</w:t>
        </w:r>
      </w:ins>
      <w:r>
        <w:t>t</w:t>
      </w:r>
      <w:del w:id="8790" w:author="GoldenCorpusHarness" w:date="2026-03-28T22:23:47Z">
        <w:r>
          <w:delText>o</w:delText>
        </w:r>
      </w:del>
      <w:r>
        <w:t xml:space="preserve"> </w:t>
      </w:r>
      <w:del w:id="8791" w:author="GoldenCorpusHarness" w:date="2026-03-28T22:23:47Z">
        <w:r>
          <w:delText>Minimiz</w:delText>
        </w:r>
      </w:del>
      <w:ins w:id="8792" w:author="GoldenCorpusHarness" w:date="2026-03-28T22:23:47Z">
        <w:r>
          <w:t>hav</w:t>
        </w:r>
      </w:ins>
      <w:r>
        <w:t xml:space="preserve">e </w:t>
      </w:r>
      <w:del w:id="8793" w:author="GoldenCorpusHarness" w:date="2026-03-28T22:23:47Z">
        <w:r>
          <w:delText>Bi</w:delText>
        </w:r>
      </w:del>
      <w:r>
        <w:t>a</w:t>
      </w:r>
      <w:del w:id="8794" w:author="GoldenCorpusHarness" w:date="2026-03-28T22:23:47Z">
        <w:r>
          <w:delText>s:</w:delText>
        </w:r>
      </w:del>
      <w:ins w:id="8795" w:author="GoldenCorpusHarness" w:date="2026-03-28T22:23:47Z">
        <w:r>
          <w:t>dequate</w:t>
        </w:r>
      </w:ins>
      <w:r>
        <w:t xml:space="preserve"> </w:t>
      </w:r>
      <w:del w:id="8796" w:author="GoldenCorpusHarness" w:date="2026-03-28T22:23:47Z">
        <w:r>
          <w:delText>R</w:delText>
        </w:r>
      </w:del>
      <w:ins w:id="8797" w:author="GoldenCorpusHarness" w:date="2026-03-28T22:23:47Z">
        <w:r>
          <w:t>org</w:t>
        </w:r>
      </w:ins>
      <w:r>
        <w:t>an</w:t>
      </w:r>
      <w:del w:id="8798" w:author="GoldenCorpusHarness" w:date="2026-03-28T22:23:47Z">
        <w:r>
          <w:delText>domiza</w:delText>
        </w:r>
      </w:del>
      <w:ins w:id="8799" w:author="GoldenCorpusHarness" w:date="2026-03-28T22:23:47Z">
        <w:r>
          <w:t xml:space="preserve"> func</w:t>
        </w:r>
      </w:ins>
      <w:r>
        <w:t>tion a</w:t>
      </w:r>
      <w:del w:id="8800" w:author="GoldenCorpusHarness" w:date="2026-03-28T22:23:47Z">
        <w:r>
          <w:delText>nd</w:delText>
        </w:r>
      </w:del>
      <w:ins w:id="8801" w:author="GoldenCorpusHarness" w:date="2026-03-28T22:23:47Z">
        <w:r>
          <w:t>s</w:t>
        </w:r>
      </w:ins>
      <w:r>
        <w:t xml:space="preserve"> </w:t>
      </w:r>
      <w:del w:id="8802" w:author="GoldenCorpusHarness" w:date="2026-03-28T22:23:47Z">
        <w:r>
          <w:delText>Bl</w:delText>
        </w:r>
      </w:del>
      <w:r>
        <w:t>indi</w:t>
      </w:r>
      <w:ins w:id="8803" w:author="GoldenCorpusHarness" w:date="2026-03-28T22:23:47Z">
        <w:r>
          <w:t>cated by the laboratory values i</w:t>
        </w:r>
      </w:ins>
      <w:r>
        <w:t>n</w:t>
      </w:r>
      <w:del w:id="8804" w:author="GoldenCorpusHarness" w:date="2026-03-28T22:23:47Z">
        <w:r>
          <w:delText>g</w:delText>
        </w:r>
      </w:del>
      <w:ins w:id="8805" w:author="GoldenCorpusHarness" w:date="2026-03-28T22:23:47Z">
        <w:r>
          <w:t xml:space="preserve"> Table 6;</w:t>
        </w:r>
      </w:ins>
    </w:p>
    <w:p ns2:paraId="7B7B6427" ns2:textId="77777777" w:rsidR="00CC08F9" w:rsidRPr="00C207E3" w:rsidRDefault="00895D30" w:rsidP="00C207E3">
      <w:pPr>
        <w:pStyle w:val="Heading3"/>
        <w:rPr>
          <w:rStyle w:val="SuggestedOptional"/>
          <w:color w:val="auto"/>
        </w:rPr>
      </w:pPr>
      <w:del w:id="8806" w:author="GoldenCorpusHarness" w:date="2026-03-28T22:23:47Z">
        <w:r>
          <w:delText>I</w:delText>
        </w:r>
      </w:del>
      <w:ins w:id="8807" w:author="GoldenCorpusHarness" w:date="2026-03-28T22:23:47Z">
        <w:r>
          <w:t>Participa</w:t>
        </w:r>
      </w:ins>
      <w:r>
        <w:t>nt</w:t>
      </w:r>
      <w:del w:id="8808" w:author="GoldenCorpusHarness" w:date="2026-03-28T22:23:47Z">
        <w:r>
          <w:delText>er</w:delText>
        </w:r>
      </w:del>
      <w:ins w:id="8809" w:author="GoldenCorpusHarness" w:date="2026-03-28T22:23:47Z">
        <w:r>
          <w:t>s must ha</w:t>
        </w:r>
      </w:ins>
      <w:r>
        <w:t>ve</w:t>
      </w:r>
      <w:ins w:id="8810" w:author="GoldenCorpusHarness" w:date="2026-03-28T22:23:47Z">
        <w:r>
          <w:t xml:space="preserve"> </w:t>
        </w:r>
      </w:ins>
      <w:r>
        <w:t>n</w:t>
      </w:r>
      <w:del w:id="8811" w:author="GoldenCorpusHarness" w:date="2026-03-28T22:23:47Z">
        <w:r>
          <w:delText>t</w:delText>
        </w:r>
      </w:del>
      <w:ins w:id="8812" w:author="GoldenCorpusHarness" w:date="2026-03-28T22:23:47Z">
        <w:r>
          <w:t>o evidence of disease progress</w:t>
        </w:r>
      </w:ins>
      <w:r>
        <w:t>ion</w:t>
      </w:r>
      <w:ins w:id="8813" w:author="GoldenCorpusHarness" w:date="2026-03-28T22:23:47Z">
        <w:r>
          <w:t>;</w:t>
        </w:r>
      </w:ins>
      <w:r>
        <w:t xml:space="preserve"> </w:t>
      </w:r>
      <w:del w:id="8814" w:author="GoldenCorpusHarness" w:date="2026-03-28T22:23:47Z">
        <w:r>
          <w:delText>Assig</w:delText>
        </w:r>
      </w:del>
      <w:ins w:id="8815" w:author="GoldenCorpusHarness" w:date="2026-03-28T22:23:47Z">
        <w:r>
          <w:t>a</w:t>
        </w:r>
      </w:ins>
      <w:r>
        <w:t>n</w:t>
      </w:r>
      <w:del w:id="8816" w:author="GoldenCorpusHarness" w:date="2026-03-28T22:23:47Z">
        <w:r>
          <w:delText>ment</w:delText>
        </w:r>
      </w:del>
      <w:ins w:id="8817" w:author="GoldenCorpusHarness" w:date="2026-03-28T22:23:47Z">
        <w:r>
          <w:t>d</w:t>
        </w:r>
      </w:ins>
    </w:p>
    <w:p ns2:paraId="47BE374F" ns2:textId="77777777" w:rsidR="00C207E3" w:rsidRDefault="00895D30" w:rsidP="00C207E3">
      <w:pPr>
        <w:pStyle w:val="Heading4"/>
      </w:pPr>
      <w:del w:id="8818" w:author="GoldenCorpusHarness" w:date="2026-03-28T22:23:47Z">
        <w:r>
          <w:delText>Dose Escalation and Safety Evaluation (</w:delText>
        </w:r>
      </w:del>
      <w:r>
        <w:t>Part</w:t>
      </w:r>
      <w:ins w:id="8819" w:author="GoldenCorpusHarness" w:date="2026-03-28T22:23:47Z">
        <w:r>
          <w:t>icipants</w:t>
        </w:r>
      </w:ins>
      <w:r>
        <w:t xml:space="preserve"> </w:t>
      </w:r>
      <w:del w:id="8820" w:author="GoldenCorpusHarness" w:date="2026-03-28T22:23:47Z">
        <w:r>
          <w:delText>1)</w:delText>
        </w:r>
      </w:del>
      <w:ins w:id="8821" w:author="GoldenCorpusHarness" w:date="2026-03-28T22:23:47Z">
        <w:r>
          <w:t>must have an ECOG performance status of 0 to 2.</w:t>
        </w:r>
      </w:ins>
    </w:p>
    <w:p ns2:paraId="675CB760" ns2:textId="77777777" w:rsidR="00C207E3" w:rsidRDefault="00895D30" w:rsidP="0011561A">
      <w:pPr>
        <w:pStyle w:val="paragraph0"/>
      </w:pPr>
      <w:del w:id="8822" w:author="GoldenCorpusHarness" w:date="2026-03-28T22:23:47Z">
        <w:r>
          <w:delText xml:space="preserve">Participants will be enrolled sequentially to the applicable dose level in Part 1, starting at 45 mg QD nemtabrutinib in combination with venetoclax. If safety data permit escalation of the dose, the second dose level (65 mg QD nemtabrutinib plus venetoclax) will be opened. </w:delText>
        </w:r>
      </w:del>
    </w:p>
    <w:p ns2:paraId="6AF3CA5E" ns2:textId="77777777" w:rsidR="00C207E3" w:rsidRPr="00752FCE" w:rsidRDefault="00895D30" w:rsidP="0011561A">
      <w:pPr>
        <w:pStyle w:val="paragraph0"/>
      </w:pPr>
      <w:del w:id="8823" w:author="GoldenCorpusHarness" w:date="2026-03-28T22:23:47Z">
        <w:r>
          <w:delText>If a dos</w:delText>
        </w:r>
      </w:del>
      <w:ins w:id="8824" w:author="GoldenCorpusHarness" w:date="2026-03-28T22:23:47Z">
        <w:r>
          <w:t>Th</w:t>
        </w:r>
      </w:ins>
      <w:r>
        <w:t>e</w:t>
      </w:r>
      <w:del w:id="8825" w:author="GoldenCorpusHarness" w:date="2026-03-28T22:23:47Z">
        <w:r>
          <w:delText xml:space="preserve"> escalation decision is made after &lt;15 participants are treated at DL1,</w:delText>
        </w:r>
      </w:del>
      <w:r>
        <w:t xml:space="preserve"> additional</w:t>
      </w:r>
      <w:del w:id="8826" w:author="GoldenCorpusHarness" w:date="2026-03-28T22:23:47Z">
        <w:r>
          <w:delText xml:space="preserve"> participants will continue to be enrolled in order to have a total of approximately</w:delText>
        </w:r>
      </w:del>
      <w:r>
        <w:t xml:space="preserve"> 15 participants </w:t>
      </w:r>
      <w:del w:id="8827" w:author="GoldenCorpusHarness" w:date="2026-03-28T22:23:47Z">
        <w:r>
          <w:delText>at DL1. E</w:delText>
        </w:r>
      </w:del>
      <w:ins w:id="8828" w:author="GoldenCorpusHarness" w:date="2026-03-28T22:23:47Z">
        <w:r>
          <w:t>e</w:t>
        </w:r>
      </w:ins>
      <w:r>
        <w:t>nroll</w:t>
      </w:r>
      <w:del w:id="8829" w:author="GoldenCorpusHarness" w:date="2026-03-28T22:23:47Z">
        <w:r>
          <w:delText>m</w:delText>
        </w:r>
      </w:del>
      <w:r>
        <w:t>e</w:t>
      </w:r>
      <w:del w:id="8830" w:author="GoldenCorpusHarness" w:date="2026-03-28T22:23:47Z">
        <w:r>
          <w:delText>nt</w:delText>
        </w:r>
      </w:del>
      <w:ins w:id="8831" w:author="GoldenCorpusHarness" w:date="2026-03-28T22:23:47Z">
        <w:r>
          <w:t>d</w:t>
        </w:r>
      </w:ins>
      <w:r>
        <w:t xml:space="preserve"> in</w:t>
      </w:r>
      <w:ins w:id="8832" w:author="GoldenCorpusHarness" w:date="2026-03-28T22:23:47Z">
        <w:r>
          <w:t>to</w:t>
        </w:r>
      </w:ins>
      <w:r>
        <w:t xml:space="preserve"> Part 1 </w:t>
      </w:r>
      <w:ins w:id="8833" w:author="GoldenCorpusHarness" w:date="2026-03-28T22:23:47Z">
        <w:r>
          <w:t xml:space="preserve">to receive 45 mg qd nemtabrutinib in combination with venetoclax, </w:t>
        </w:r>
      </w:ins>
      <w:r>
        <w:t xml:space="preserve">will </w:t>
      </w:r>
      <w:ins w:id="8834" w:author="GoldenCorpusHarness" w:date="2026-03-28T22:23:47Z">
        <w:r>
          <w:t xml:space="preserve">not </w:t>
        </w:r>
      </w:ins>
      <w:r>
        <w:t xml:space="preserve">be </w:t>
      </w:r>
      <w:del w:id="8835" w:author="GoldenCorpusHarness" w:date="2026-03-28T22:23:47Z">
        <w:r>
          <w:delText>m</w:delText>
        </w:r>
      </w:del>
      <w:ins w:id="8836" w:author="GoldenCorpusHarness" w:date="2026-03-28T22:23:47Z">
        <w:r>
          <w:t>repl</w:t>
        </w:r>
      </w:ins>
      <w:r>
        <w:t>a</w:t>
      </w:r>
      <w:del w:id="8837" w:author="GoldenCorpusHarness" w:date="2026-03-28T22:23:47Z">
        <w:r>
          <w:delText>nag</w:delText>
        </w:r>
      </w:del>
      <w:ins w:id="8838" w:author="GoldenCorpusHarness" w:date="2026-03-28T22:23:47Z">
        <w:r>
          <w:t>c</w:t>
        </w:r>
      </w:ins>
      <w:r>
        <w:t>ed</w:t>
      </w:r>
      <w:del w:id="8839" w:author="GoldenCorpusHarness" w:date="2026-03-28T22:23:47Z">
        <w:r>
          <w:delText xml:space="preserve"> through the IRT system</w:delText>
        </w:r>
      </w:del>
      <w:r>
        <w:t>.</w:t>
      </w:r>
    </w:p>
    <w:p ns2:paraId="25A778F4" ns2:textId="77777777" w:rsidR="00C207E3" w:rsidRPr="00752FCE" w:rsidRDefault="00895D30" w:rsidP="00C207E3">
      <w:pPr>
        <w:pStyle w:val="Heading4"/>
      </w:pPr>
      <w:ins w:id="8840" w:author="GoldenCorpusHarness" w:date="2026-03-28T22:23:47Z">
        <w:r>
          <w:t>STUDY INTE</w:t>
        </w:r>
      </w:ins>
      <w:r>
        <w:t>R</w:t>
      </w:r>
      <w:del w:id="8841" w:author="GoldenCorpusHarness" w:date="2026-03-28T22:23:47Z">
        <w:r>
          <w:delText>andomized, Active-control (Part 2)</w:delText>
        </w:r>
      </w:del>
      <w:ins w:id="8842" w:author="GoldenCorpusHarness" w:date="2026-03-28T22:23:47Z">
        <w:r>
          <w:t>VENTION</w:t>
        </w:r>
      </w:ins>
    </w:p>
    <w:p ns2:paraId="24D7E569" ns2:textId="77777777" w:rsidR="00E51DD6" w:rsidRDefault="00895D30" w:rsidP="0011561A">
      <w:pPr>
        <w:pStyle w:val="paragraph0"/>
      </w:pPr>
      <w:del w:id="8843" w:author="GoldenCorpusHarness" w:date="2026-03-28T22:23:47Z">
        <w:r>
          <w:delText>Intervention rando</w:delText>
        </w:r>
      </w:del>
      <w:ins w:id="8844" w:author="GoldenCorpusHarness" w:date="2026-03-28T22:23:47Z">
        <w:r>
          <w:t xml:space="preserve">Study intervention is defined as any investigational intervention(s), </w:t>
        </w:r>
      </w:ins>
      <w:r>
        <w:t>m</w:t>
      </w:r>
      <w:del w:id="8845" w:author="GoldenCorpusHarness" w:date="2026-03-28T22:23:47Z">
        <w:r>
          <w:delText>ization will occur centrally us</w:delText>
        </w:r>
      </w:del>
      <w:ins w:id="8846" w:author="GoldenCorpusHarness" w:date="2026-03-28T22:23:47Z">
        <w:r>
          <w:t>arketed product(s), placebo, or medical device(s) intended to be administered to a study participant accord</w:t>
        </w:r>
      </w:ins>
      <w:r>
        <w:t xml:space="preserve">ing </w:t>
      </w:r>
      <w:del w:id="8847" w:author="GoldenCorpusHarness" w:date="2026-03-28T22:23:47Z">
        <w:r>
          <w:delText>an IRT system</w:delText>
        </w:r>
      </w:del>
      <w:ins w:id="8848" w:author="GoldenCorpusHarness" w:date="2026-03-28T22:23:47Z">
        <w:r>
          <w:t>to the study protocol</w:t>
        </w:r>
      </w:ins>
      <w:r>
        <w:t>.</w:t>
      </w:r>
      <w:del w:id="8849" w:author="GoldenCorpusHarness" w:date="2026-03-28T22:23:47Z">
        <w:r>
          <w:delText xml:space="preserve"> There are 2 study intervention arms. Participants will be assigned randomly in a 1:1 ratio to nemtabrutinib plus venetoclax or VR.</w:delText>
        </w:r>
      </w:del>
    </w:p>
    <w:p ns2:paraId="0988AC8A" ns2:textId="77777777" w:rsidR="00E51DD6" w:rsidRPr="00C207E3" w:rsidRDefault="00895D30" w:rsidP="00C207E3">
      <w:pPr>
        <w:pStyle w:val="Heading3"/>
        <w:rPr>
          <w:rStyle w:val="SuggestedOptional"/>
          <w:color w:val="auto"/>
        </w:rPr>
      </w:pPr>
      <w:del w:id="8850" w:author="GoldenCorpusHarness" w:date="2026-03-28T22:23:47Z">
        <w:r>
          <w:delText>Strat</w:delText>
        </w:r>
      </w:del>
      <w:ins w:id="8851" w:author="GoldenCorpusHarness" w:date="2026-03-28T22:23:47Z">
        <w:r>
          <w:t>Cl</w:t>
        </w:r>
      </w:ins>
      <w:r>
        <w:t>i</w:t>
      </w:r>
      <w:del w:id="8852" w:author="GoldenCorpusHarness" w:date="2026-03-28T22:23:47Z">
        <w:r>
          <w:delText>f</w:delText>
        </w:r>
      </w:del>
      <w:ins w:id="8853" w:author="GoldenCorpusHarness" w:date="2026-03-28T22:23:47Z">
        <w:r>
          <w:t>n</w:t>
        </w:r>
      </w:ins>
      <w:r>
        <w:t>ica</w:t>
      </w:r>
      <w:ins w:id="8854" w:author="GoldenCorpusHarness" w:date="2026-03-28T22:23:47Z">
        <w:r>
          <w:t xml:space="preserve">l supplies will be packaged </w:t>
        </w:r>
      </w:ins>
      <w:r>
        <w:t>t</w:t>
      </w:r>
      <w:ins w:id="8855" w:author="GoldenCorpusHarness" w:date="2026-03-28T22:23:47Z">
        <w:r>
          <w:t>o support enrollment. Cl</w:t>
        </w:r>
      </w:ins>
      <w:r>
        <w:t>i</w:t>
      </w:r>
      <w:ins w:id="8856" w:author="GoldenCorpusHarness" w:date="2026-03-28T22:23:47Z">
        <w:r>
          <w:t>nical supplies will be affixed with a clinical label in acc</w:t>
        </w:r>
      </w:ins>
      <w:r>
        <w:t>o</w:t>
      </w:r>
      <w:ins w:id="8857" w:author="GoldenCorpusHarness" w:date="2026-03-28T22:23:47Z">
        <w:r>
          <w:t>rda</w:t>
        </w:r>
      </w:ins>
      <w:r>
        <w:t>n</w:t>
      </w:r>
      <w:ins w:id="8858" w:author="GoldenCorpusHarness" w:date="2026-03-28T22:23:47Z">
        <w:r>
          <w:t>ce with regulatory requirements.</w:t>
        </w:r>
      </w:ins>
    </w:p>
    <w:p ns2:paraId="5B4FD0DF" ns2:textId="77777777" w:rsidR="00C207E3" w:rsidRPr="00D47B98" w:rsidRDefault="00895D30" w:rsidP="0011561A">
      <w:pPr>
        <w:pStyle w:val="paragraph0"/>
      </w:pPr>
      <w:ins w:id="8859" w:author="GoldenCorpusHarness" w:date="2026-03-28T22:23:47Z">
        <w:r>
          <w:t>Global clinical supply complaints and/or temperature excursions are to be reported as soon as possible upon first becoming aware of the issue by completing the Online Form at www.csincident.msd.com or via email to clinical.complaints.intake@M</w:t>
        </w:r>
      </w:ins>
      <w:r>
        <w:t>S</w:t>
      </w:r>
      <w:del w:id="8860" w:author="GoldenCorpusHarness" w:date="2026-03-28T22:23:47Z">
        <w:r>
          <w:delText>trati</w:delText>
        </w:r>
      </w:del>
      <w:ins w:id="8861" w:author="GoldenCorpusHarness" w:date="2026-03-28T22:23:47Z">
        <w:r>
          <w:t>D.com in case o</w:t>
        </w:r>
      </w:ins>
      <w:r>
        <w:t>f</w:t>
      </w:r>
      <w:del w:id="8862" w:author="GoldenCorpusHarness" w:date="2026-03-28T22:23:47Z">
        <w:r>
          <w:delText>ication will onl</w:delText>
        </w:r>
      </w:del>
      <w:ins w:id="8863" w:author="GoldenCorpusHarness" w:date="2026-03-28T22:23:47Z">
        <w:r>
          <w:t xml:space="preserve"> s</w:t>
        </w:r>
      </w:ins>
      <w:r>
        <w:t>y</w:t>
      </w:r>
      <w:del w:id="8864" w:author="GoldenCorpusHarness" w:date="2026-03-28T22:23:47Z">
        <w:r>
          <w:delText xml:space="preserve"> be used in Part 2.</w:delText>
        </w:r>
      </w:del>
      <w:ins w:id="8865" w:author="GoldenCorpusHarness" w:date="2026-03-28T22:23:47Z">
        <w:r>
          <w:t>stem downtime or technical issues with the online form.</w:t>
        </w:r>
      </w:ins>
    </w:p>
    <w:p ns2:paraId="200CD155" ns2:textId="77777777" w:rsidR="00C207E3" w:rsidRDefault="00895D30" w:rsidP="0011561A">
      <w:pPr>
        <w:pStyle w:val="paragraph0"/>
      </w:pPr>
      <w:ins w:id="8866" w:author="GoldenCorpusHarness" w:date="2026-03-28T22:23:47Z">
        <w:r>
          <w:t xml:space="preserve">Study </w:t>
        </w:r>
      </w:ins>
      <w:r>
        <w:t>Intervention</w:t>
      </w:r>
      <w:ins w:id="8867" w:author="GoldenCorpusHarness" w:date="2026-03-28T22:23:47Z">
        <w:r>
          <w:t>(s)</w:t>
        </w:r>
      </w:ins>
      <w:r>
        <w:t xml:space="preserve"> </w:t>
      </w:r>
      <w:del w:id="8868" w:author="GoldenCorpusHarness" w:date="2026-03-28T22:23:47Z">
        <w:r>
          <w:delText>ran</w:delText>
        </w:r>
      </w:del>
      <w:ins w:id="8869" w:author="GoldenCorpusHarness" w:date="2026-03-28T22:23:47Z">
        <w:r>
          <w:t>A</w:t>
        </w:r>
      </w:ins>
      <w:r>
        <w:t>d</w:t>
      </w:r>
      <w:del w:id="8870" w:author="GoldenCorpusHarness" w:date="2026-03-28T22:23:47Z">
        <w:r>
          <w:delText>o</w:delText>
        </w:r>
      </w:del>
      <w:r>
        <w:t>mi</w:t>
      </w:r>
      <w:del w:id="8871" w:author="GoldenCorpusHarness" w:date="2026-03-28T22:23:47Z">
        <w:r>
          <w:delText>zat</w:delText>
        </w:r>
      </w:del>
      <w:ins w:id="8872" w:author="GoldenCorpusHarness" w:date="2026-03-28T22:23:47Z">
        <w:r>
          <w:t>n</w:t>
        </w:r>
      </w:ins>
      <w:r>
        <w:t>i</w:t>
      </w:r>
      <w:del w:id="8873" w:author="GoldenCorpusHarness" w:date="2026-03-28T22:23:47Z">
        <w:r>
          <w:delText xml:space="preserve">on will be </w:delText>
        </w:r>
      </w:del>
      <w:r>
        <w:t>st</w:t>
      </w:r>
      <w:ins w:id="8874" w:author="GoldenCorpusHarness" w:date="2026-03-28T22:23:47Z">
        <w:r>
          <w:t>e</w:t>
        </w:r>
      </w:ins>
      <w:r>
        <w:t>r</w:t>
      </w:r>
      <w:del w:id="8875" w:author="GoldenCorpusHarness" w:date="2026-03-28T22:23:47Z">
        <w:r>
          <w:delText>atifi</w:delText>
        </w:r>
      </w:del>
      <w:r>
        <w:t>ed</w:t>
      </w:r>
      <w:del w:id="8876" w:author="GoldenCorpusHarness" w:date="2026-03-28T22:23:47Z">
        <w:r>
          <w:delText xml:space="preserve"> according to the following factors:</w:delText>
        </w:r>
      </w:del>
    </w:p>
    <w:p ns2:paraId="26C766F3" ns2:textId="77777777" w:rsidR="00C207E3" w:rsidRDefault="00895D30" w:rsidP="00C207E3">
      <w:pPr>
        <w:pStyle w:val="ListBullet"/>
        <w:keepLines w:val="0"/>
        <w:spacing w:after="240"/>
        <w:ind w:left="357" w:hanging="357"/>
      </w:pPr>
      <w:del w:id="8877" w:author="GoldenCorpusHarness" w:date="2026-03-28T22:23:47Z">
        <w:r>
          <w:delText>B</w:delText>
        </w:r>
      </w:del>
      <w:r>
        <w:t>T</w:t>
      </w:r>
      <w:del w:id="8878" w:author="GoldenCorpusHarness" w:date="2026-03-28T22:23:47Z">
        <w:r>
          <w:delText xml:space="preserve">K-C481 mutation status </w:delText>
        </w:r>
      </w:del>
      <w:ins w:id="8879" w:author="GoldenCorpusHarness" w:date="2026-03-28T22:23:47Z">
        <w:r>
          <w:t>he study intervention</w:t>
        </w:r>
      </w:ins>
      <w:r>
        <w:t>(</w:t>
      </w:r>
      <w:del w:id="8880" w:author="GoldenCorpusHarness" w:date="2026-03-28T22:23:47Z">
        <w:r>
          <w:delText>dete</w:delText>
        </w:r>
      </w:del>
      <w:ins w:id="8881" w:author="GoldenCorpusHarness" w:date="2026-03-28T22:23:47Z">
        <w:r>
          <w:t xml:space="preserve">s) to be used in this study is outlined in Table 7. For </w:t>
        </w:r>
      </w:ins>
      <w:r>
        <w:t>c</w:t>
      </w:r>
      <w:del w:id="8882" w:author="GoldenCorpusHarness" w:date="2026-03-28T22:23:47Z">
        <w:r>
          <w:delText>ted vs not dete</w:delText>
        </w:r>
      </w:del>
      <w:ins w:id="8883" w:author="GoldenCorpusHarness" w:date="2026-03-28T22:23:47Z">
        <w:r>
          <w:t>ommer</w:t>
        </w:r>
      </w:ins>
      <w:r>
        <w:t>c</w:t>
      </w:r>
      <w:del w:id="8884" w:author="GoldenCorpusHarness" w:date="2026-03-28T22:23:47Z">
        <w:r>
          <w:delText>ted</w:delText>
        </w:r>
      </w:del>
      <w:ins w:id="8885" w:author="GoldenCorpusHarness" w:date="2026-03-28T22:23:47Z">
        <w:r>
          <w:t>ially available venetoclax or rituximab (or biosimilar)</w:t>
        </w:r>
      </w:ins>
      <w:r>
        <w:t xml:space="preserve">, </w:t>
      </w:r>
      <w:del w:id="8886" w:author="GoldenCorpusHarness" w:date="2026-03-28T22:23:47Z">
        <w:r>
          <w:delText>as determined by central testi</w:delText>
        </w:r>
      </w:del>
      <w:ins w:id="8887" w:author="GoldenCorpusHarness" w:date="2026-03-28T22:23:47Z">
        <w:r>
          <w:t>the unit dose stre</w:t>
        </w:r>
      </w:ins>
      <w:r>
        <w:t>ng</w:t>
      </w:r>
      <w:del w:id="8888" w:author="GoldenCorpusHarness" w:date="2026-03-28T22:23:47Z">
        <w:r>
          <w:delText>)</w:delText>
        </w:r>
      </w:del>
      <w:ins w:id="8889" w:author="GoldenCorpusHarness" w:date="2026-03-28T22:23:47Z">
        <w:r>
          <w:t>th and formulation may vary depending on market availability.</w:t>
        </w:r>
      </w:ins>
    </w:p>
    <w:p ns2:paraId="4AC52D2D" ns2:textId="77777777" w:rsidR="0074336D" w:rsidRPr="0078185F" w:rsidRDefault="00895D30" w:rsidP="00C207E3">
      <w:pPr>
        <w:pStyle w:val="ListBullet"/>
        <w:keepLines w:val="0"/>
        <w:spacing w:after="240"/>
        <w:ind w:left="357" w:hanging="357"/>
        <w:rPr>
          <w:rFonts w:eastAsiaTheme="minorHAnsi"/>
        </w:rPr>
      </w:pPr>
      <w:del w:id="8890" w:author="GoldenCorpusHarness" w:date="2026-03-28T22:23:47Z">
        <w:r>
          <w:delText>Risk</w:delText>
        </w:r>
      </w:del>
      <w:ins w:id="8891" w:author="GoldenCorpusHarness" w:date="2026-03-28T22:23:47Z">
        <w:r>
          <w:t>There has been one formulation</w:t>
        </w:r>
      </w:ins>
      <w:r>
        <w:t xml:space="preserve"> (</w:t>
      </w:r>
      <w:del w:id="8892" w:author="GoldenCorpusHarness" w:date="2026-03-28T22:23:47Z">
        <w:r>
          <w:delText>high risk [defined as del</w:delText>
        </w:r>
      </w:del>
      <w:ins w:id="8893" w:author="GoldenCorpusHarness" w:date="2026-03-28T22:23:47Z">
        <w:r>
          <w:t xml:space="preserve">FMF1) of nemtabrutinib administered in this study. A formulation </w:t>
        </w:r>
      </w:ins>
      <w:r>
        <w:t>(</w:t>
      </w:r>
      <w:ins w:id="8894" w:author="GoldenCorpusHarness" w:date="2026-03-28T22:23:47Z">
        <w:r>
          <w:t>FMF2) intended for commercialization has been developed. These formulations were bioequivalent, as demonstrated in a clinical study (BELLWAVE-007), supporting a formulation change from FMF</w:t>
        </w:r>
      </w:ins>
      <w:r>
        <w:t>1</w:t>
      </w:r>
      <w:del w:id="8895" w:author="GoldenCorpusHarness" w:date="2026-03-28T22:23:47Z">
        <w:r>
          <w:delText>7p) and/or TP</w:delText>
        </w:r>
      </w:del>
      <w:ins w:id="8896" w:author="GoldenCorpusHarness" w:date="2026-03-28T22:23:47Z">
        <w:r>
          <w:t xml:space="preserve"> to FMF2, in new or existing participants treated with 6</w:t>
        </w:r>
      </w:ins>
      <w:r>
        <w:t>5</w:t>
      </w:r>
      <w:del w:id="8897" w:author="GoldenCorpusHarness" w:date="2026-03-28T22:23:47Z">
        <w:r>
          <w:delText>3-mutated and/or IGHV-unmutated status] vs low risk [defined as the absence of high-risk factors listed above] as determined by central testing)</w:delText>
        </w:r>
      </w:del>
      <w:ins w:id="8898" w:author="GoldenCorpusHarness" w:date="2026-03-28T22:23:47Z">
        <w:r>
          <w:t xml:space="preserve"> mg qd or 45 mg qd, upon adoption of Amendment 04</w:t>
        </w:r>
      </w:ins>
      <w:r>
        <w:t>.</w:t>
      </w:r>
    </w:p>
    <w:p ns2:paraId="0962FA55" ns2:textId="77777777" w:rsidR="00A61EA9" w:rsidRPr="00AF46CA" w:rsidRDefault="00895D30" w:rsidP="00EE53B3">
      <w:pPr>
        <w:pStyle w:val="ListBullet"/>
        <w:keepLines w:val="0"/>
        <w:ind w:left="357" w:hanging="357"/>
        <w:rPr>
          <w:rFonts w:eastAsiaTheme="minorHAnsi"/>
        </w:rPr>
      </w:pPr>
      <w:del w:id="8899" w:author="GoldenCorpusHarness" w:date="2026-03-28T22:23:47Z">
        <w:r>
          <w:delText>Geo</w:delText>
        </w:r>
      </w:del>
      <w:ins w:id="8900" w:author="GoldenCorpusHarness" w:date="2026-03-28T22:23:47Z">
        <w:r>
          <w:t>As no clinically meanin</w:t>
        </w:r>
      </w:ins>
      <w:r>
        <w:t>g</w:t>
      </w:r>
      <w:del w:id="8901" w:author="GoldenCorpusHarness" w:date="2026-03-28T22:23:47Z">
        <w:r>
          <w:delText>ra</w:delText>
        </w:r>
      </w:del>
      <w:ins w:id="8902" w:author="GoldenCorpusHarness" w:date="2026-03-28T22:23:47Z">
        <w:r>
          <w:t>ful food effect was observed following administration of either the FMF1 or FMF2 formulations (see results from BELLWAVE-016 and BELLWAVE-017 in the IB), nemtabrutinib FMF1 and FMF2 may be administered without res</w:t>
        </w:r>
      </w:ins>
      <w:r>
        <w:t>p</w:t>
      </w:r>
      <w:del w:id="8903" w:author="GoldenCorpusHarness" w:date="2026-03-28T22:23:47Z">
        <w:r>
          <w:delText>hic region (US/Canada vs Europe vs Rest of World)</w:delText>
        </w:r>
      </w:del>
      <w:ins w:id="8904" w:author="GoldenCorpusHarness" w:date="2026-03-28T22:23:47Z">
        <w:r>
          <w:t>ect to food.</w:t>
        </w:r>
      </w:ins>
    </w:p>
    <w:p ns2:paraId="744E18FC" ns2:textId="77777777" w:rsidR="00AF46CA" w:rsidRPr="00EE53B3" w:rsidRDefault="00AF46CA" w:rsidP="00AF46CA">
      <w:pPr>
        <w:pStyle w:val="ListEnd"/>
        <w:rPr>
          <w:rFonts w:eastAsiaTheme="minorHAnsi"/>
        </w:rPr>
      </w:pPr>
      <w:ins w:id="8905" w:author="GoldenCorpusHarness" w:date="2026-03-28T22:23:47Z">
        <w:r>
          <w:t>Country-specific requirements are noted in Appendix 7.</w:t>
        </w:r>
      </w:ins>
    </w:p>
    <w:p ns2:paraId="352A4055" ns2:textId="77777777" w:rsidR="00E51DD6" w:rsidRPr="00C207E3" w:rsidRDefault="00895D30" w:rsidP="00C207E3">
      <w:pPr>
        <w:pStyle w:val="Heading3"/>
        <w:rPr>
          <w:rStyle w:val="SuggestedOptional"/>
          <w:color w:val="auto"/>
        </w:rPr>
      </w:pPr>
      <w:del w:id="8906" w:author="GoldenCorpusHarness" w:date="2026-03-28T22:23:47Z">
        <w:r>
          <w:delText>Blinding</w:delText>
        </w:r>
      </w:del>
    </w:p>
    <w:p ns2:paraId="30F2D239" ns2:textId="77777777" w:rsidR="00E51DD6" w:rsidRDefault="00895D30" w:rsidP="0011561A">
      <w:pPr>
        <w:pStyle w:val="paragraph0"/>
      </w:pPr>
      <w:del w:id="8907" w:author="GoldenCorpusHarness" w:date="2026-03-28T22:23:47Z">
        <w:r>
          <w:delText>This is an open-label study; therefore, the Sponsor, investigator, and participant will know the intervention administered.</w:delText>
        </w:r>
      </w:del>
    </w:p>
    <w:p ns2:paraId="6E77AA46" ns2:textId="77777777" w:rsidR="00E51DD6" w:rsidRPr="00B32628" w:rsidRDefault="00895D30" w:rsidP="00CC08F9">
      <w:pPr>
        <w:pStyle w:val="Heading2"/>
      </w:pPr>
      <w:ins w:id="8908" w:author="GoldenCorpusHarness" w:date="2026-03-28T22:23:47Z">
        <w:r>
          <w:t>Table 7</w:t>
        </w:r>
      </w:ins>
      <w:r>
        <w:t>Study Intervention</w:t>
      </w:r>
      <w:del w:id="8909" w:author="GoldenCorpusHarness" w:date="2026-03-28T22:23:47Z">
        <w:r>
          <w:delText xml:space="preserve"> Compliance</w:delText>
        </w:r>
      </w:del>
      <w:ins w:id="8910" w:author="GoldenCorpusHarness" w:date="2026-03-28T22:23:47Z">
        <w:r>
          <w:t>s</w:t>
        </w:r>
      </w:ins>
    </w:p>
    <w:p ns2:paraId="7FCC29E6" ns2:textId="77777777" w:rsidR="00521E1C" w:rsidRDefault="00D344B4" w:rsidP="0011561A">
      <w:pPr>
        <w:pStyle w:val="paragraph0"/>
      </w:pPr>
      <w:del w:id="8911" w:author="GoldenCorpusHarness" w:date="2026-03-28T22:23:47Z">
        <w:r>
          <w:delText>Interruptions from the protocol-specified treatment require consultation between the investigator and the Sponsor and written documentation of the collaborative decision on participant management.</w:delText>
        </w:r>
      </w:del>
    </w:p>
    <w:p ns2:paraId="5670611A" ns2:textId="77777777" w:rsidR="0074336D" w:rsidRDefault="00895D30" w:rsidP="0011561A">
      <w:pPr>
        <w:pStyle w:val="paragraph0"/>
      </w:pPr>
      <w:r w:rsidRPr="005C0213">
        <w:t>If there are interruptions in the study intervention schedule or infusion/injection was stopped, the details of and reason for any interruption or infusion/injection cessation of study intervention will be documented in the participant’s medical record.</w:t>
      </w:r>
    </w:p>
    <w:p ns2:paraId="304A08B9" ns2:textId="77777777" w:rsidR="00C207E3" w:rsidRPr="00D62CFA" w:rsidRDefault="00895D30" w:rsidP="0011561A">
      <w:pPr>
        <w:pStyle w:val="paragraph0"/>
      </w:pPr>
      <w:del w:id="8912" w:author="GoldenCorpusHarness" w:date="2026-03-28T22:23:47Z">
        <w:r>
          <w:delText>When participants self-administer study intervention(s) at home (nemtabrutinib and venetoclax), compliance with study intervention will be assessed at each visit. Compliance will be assessed by counting returned tablets during the site visits and documented in the source documents and CRF. Deviation(s) from the prescribed dosage regimen should be recorded in the CRF.</w:delText>
        </w:r>
      </w:del>
    </w:p>
    <w:p ns2:paraId="233D78BA" ns2:textId="77777777" w:rsidR="00C207E3" w:rsidRPr="00D92584" w:rsidRDefault="00895D30" w:rsidP="0011561A">
      <w:pPr>
        <w:pStyle w:val="paragraph0"/>
      </w:pPr>
      <w:r>
        <w:t>A</w:t>
      </w:r>
      <w:del w:id="8913" w:author="GoldenCorpusHarness" w:date="2026-03-28T22:23:47Z">
        <w:r>
          <w:delText xml:space="preserve"> record of the number of nemtabrutinib tablets dispensed to and ta</w:delText>
        </w:r>
      </w:del>
      <w:ins w:id="8914" w:author="GoldenCorpusHarness" w:date="2026-03-28T22:23:47Z">
        <w:r>
          <w:t>xMP=auxiliary medicinal product; C=cycle 1; D=day; DP=disease progression; FMF1=final mar</w:t>
        </w:r>
      </w:ins>
      <w:r>
        <w:t>ke</w:t>
      </w:r>
      <w:del w:id="8915" w:author="GoldenCorpusHarness" w:date="2026-03-28T22:23:47Z">
        <w:r>
          <w:delText>n by each participant must be maintained and reconciled with study inter</w:delText>
        </w:r>
      </w:del>
      <w:ins w:id="8916" w:author="GoldenCorpusHarness" w:date="2026-03-28T22:23:47Z">
        <w:r>
          <w:t>t formulation 1; FMF2=final market formulation 2; IMP=in</w:t>
        </w:r>
      </w:ins>
      <w:r>
        <w:t>ve</w:t>
      </w:r>
      <w:del w:id="8917" w:author="GoldenCorpusHarness" w:date="2026-03-28T22:23:47Z">
        <w:r>
          <w:delText>ntion and compliance records</w:delText>
        </w:r>
      </w:del>
      <w:ins w:id="8918" w:author="GoldenCorpusHarness" w:date="2026-03-28T22:23:47Z">
        <w:r>
          <w:t>stigational medicinal product; IV=intravenous; NIMP=noninvestigational medicinal product</w:t>
        </w:r>
      </w:ins>
      <w:r>
        <w:t>.</w:t>
      </w:r>
      <w:del w:id="8919" w:author="GoldenCorpusHarness" w:date="2026-03-28T22:23:47Z">
        <w:r>
          <w:delText xml:space="preserve"> Intervention start and stop dates, including dates for intervention delays and/or dose reductions will also be recorded in the CRF.</w:delText>
        </w:r>
      </w:del>
    </w:p>
    <w:p ns2:paraId="084D310B" ns2:textId="77777777" w:rsidR="00C207E3" w:rsidRDefault="00895D30" w:rsidP="0011561A">
      <w:pPr>
        <w:pStyle w:val="paragraph0"/>
      </w:pPr>
      <w:del w:id="8920" w:author="GoldenCorpusHarness" w:date="2026-03-28T22:23:47Z">
        <w:r>
          <w:delText>Wh</w:delText>
        </w:r>
      </w:del>
      <w:ins w:id="8921" w:author="GoldenCorpusHarness" w:date="2026-03-28T22:23:47Z">
        <w:r>
          <w:t>For comm</w:t>
        </w:r>
      </w:ins>
      <w:r>
        <w:t>e</w:t>
      </w:r>
      <w:del w:id="8922" w:author="GoldenCorpusHarness" w:date="2026-03-28T22:23:47Z">
        <w:r>
          <w:delText>n pa</w:delText>
        </w:r>
      </w:del>
      <w:r>
        <w:t>r</w:t>
      </w:r>
      <w:del w:id="8923" w:author="GoldenCorpusHarness" w:date="2026-03-28T22:23:47Z">
        <w:r>
          <w:delText>ti</w:delText>
        </w:r>
      </w:del>
      <w:r>
        <w:t>ci</w:t>
      </w:r>
      <w:del w:id="8924" w:author="GoldenCorpusHarness" w:date="2026-03-28T22:23:47Z">
        <w:r>
          <w:delText>p</w:delText>
        </w:r>
      </w:del>
      <w:r>
        <w:t>a</w:t>
      </w:r>
      <w:del w:id="8925" w:author="GoldenCorpusHarness" w:date="2026-03-28T22:23:47Z">
        <w:r>
          <w:delText>nts</w:delText>
        </w:r>
      </w:del>
      <w:ins w:id="8926" w:author="GoldenCorpusHarness" w:date="2026-03-28T22:23:47Z">
        <w:r>
          <w:t>lly</w:t>
        </w:r>
      </w:ins>
      <w:r>
        <w:t xml:space="preserve"> a</w:t>
      </w:r>
      <w:del w:id="8927" w:author="GoldenCorpusHarness" w:date="2026-03-28T22:23:47Z">
        <w:r>
          <w:delText>r</w:delText>
        </w:r>
      </w:del>
      <w:ins w:id="8928" w:author="GoldenCorpusHarness" w:date="2026-03-28T22:23:47Z">
        <w:r>
          <w:t>vailabl</w:t>
        </w:r>
      </w:ins>
      <w:r>
        <w:t xml:space="preserve">e </w:t>
      </w:r>
      <w:del w:id="8929" w:author="GoldenCorpusHarness" w:date="2026-03-28T22:23:47Z">
        <w:r>
          <w:delText>do</w:delText>
        </w:r>
      </w:del>
      <w:r>
        <w:t>s</w:t>
      </w:r>
      <w:ins w:id="8930" w:author="GoldenCorpusHarness" w:date="2026-03-28T22:23:47Z">
        <w:r>
          <w:t>uppli</w:t>
        </w:r>
      </w:ins>
      <w:r>
        <w:t>e</w:t>
      </w:r>
      <w:del w:id="8931" w:author="GoldenCorpusHarness" w:date="2026-03-28T22:23:47Z">
        <w:r>
          <w:delText>d at</w:delText>
        </w:r>
      </w:del>
      <w:ins w:id="8932" w:author="GoldenCorpusHarness" w:date="2026-03-28T22:23:47Z">
        <w:r>
          <w:t>s,</w:t>
        </w:r>
      </w:ins>
      <w:r>
        <w:t xml:space="preserve"> the </w:t>
      </w:r>
      <w:del w:id="8933" w:author="GoldenCorpusHarness" w:date="2026-03-28T22:23:47Z">
        <w:r>
          <w:delText>s</w:delText>
        </w:r>
      </w:del>
      <w:ins w:id="8934" w:author="GoldenCorpusHarness" w:date="2026-03-28T22:23:47Z">
        <w:r>
          <w:t>un</w:t>
        </w:r>
      </w:ins>
      <w:r>
        <w:t>it</w:t>
      </w:r>
      <w:del w:id="8935" w:author="GoldenCorpusHarness" w:date="2026-03-28T22:23:47Z">
        <w:r>
          <w:delText>e (rituximab or rituximab biosimilar [see Appendix 13]), they will receive study intervention directly from the investigator or designee, under medical supervision. The date and time of each</w:delText>
        </w:r>
      </w:del>
      <w:r>
        <w:t xml:space="preserve"> dose </w:t>
      </w:r>
      <w:del w:id="8936" w:author="GoldenCorpusHarness" w:date="2026-03-28T22:23:47Z">
        <w:r>
          <w:delText>admini</w:delText>
        </w:r>
      </w:del>
      <w:r>
        <w:t>st</w:t>
      </w:r>
      <w:del w:id="8937" w:author="GoldenCorpusHarness" w:date="2026-03-28T22:23:47Z">
        <w:r>
          <w:delText>e</w:delText>
        </w:r>
      </w:del>
      <w:r>
        <w:t>re</w:t>
      </w:r>
      <w:del w:id="8938" w:author="GoldenCorpusHarness" w:date="2026-03-28T22:23:47Z">
        <w:r>
          <w:delText>d i</w:delText>
        </w:r>
      </w:del>
      <w:r>
        <w:t>n</w:t>
      </w:r>
      <w:del w:id="8939" w:author="GoldenCorpusHarness" w:date="2026-03-28T22:23:47Z">
        <w:r>
          <w:delText xml:space="preserve"> </w:delText>
        </w:r>
      </w:del>
      <w:ins w:id="8940" w:author="GoldenCorpusHarness" w:date="2026-03-28T22:23:47Z">
        <w:r>
          <w:t>g</w:t>
        </w:r>
      </w:ins>
      <w:r>
        <w:t>th</w:t>
      </w:r>
      <w:del w:id="8941" w:author="GoldenCorpusHarness" w:date="2026-03-28T22:23:47Z">
        <w:r>
          <w:delText>e</w:delText>
        </w:r>
      </w:del>
      <w:r>
        <w:t xml:space="preserve"> </w:t>
      </w:r>
      <w:del w:id="8942" w:author="GoldenCorpusHarness" w:date="2026-03-28T22:23:47Z">
        <w:r>
          <w:delText>clinic will be rec</w:delText>
        </w:r>
      </w:del>
      <w:r>
        <w:t>or</w:t>
      </w:r>
      <w:del w:id="8943" w:author="GoldenCorpusHarness" w:date="2026-03-28T22:23:47Z">
        <w:r>
          <w:delText>ded</w:delText>
        </w:r>
      </w:del>
      <w:r>
        <w:t xml:space="preserve"> </w:t>
      </w:r>
      <w:del w:id="8944" w:author="GoldenCorpusHarness" w:date="2026-03-28T22:23:47Z">
        <w:r>
          <w:delText>in the source documents and rec</w:delText>
        </w:r>
      </w:del>
      <w:ins w:id="8945" w:author="GoldenCorpusHarness" w:date="2026-03-28T22:23:47Z">
        <w:r>
          <w:t>f</w:t>
        </w:r>
      </w:ins>
      <w:r>
        <w:t>or</w:t>
      </w:r>
      <w:del w:id="8946" w:author="GoldenCorpusHarness" w:date="2026-03-28T22:23:47Z">
        <w:r>
          <w:delText>ded in the CRF. The dose of st</w:delText>
        </w:r>
      </w:del>
      <w:ins w:id="8947" w:author="GoldenCorpusHarness" w:date="2026-03-28T22:23:47Z">
        <w:r>
          <w:t>m</w:t>
        </w:r>
      </w:ins>
      <w:r>
        <w:t>u</w:t>
      </w:r>
      <w:del w:id="8948" w:author="GoldenCorpusHarness" w:date="2026-03-28T22:23:47Z">
        <w:r>
          <w:delText>dy intervention and study participant identific</w:delText>
        </w:r>
      </w:del>
      <w:ins w:id="8949" w:author="GoldenCorpusHarness" w:date="2026-03-28T22:23:47Z">
        <w:r>
          <w:t>l</w:t>
        </w:r>
      </w:ins>
      <w:r>
        <w:t xml:space="preserve">ation </w:t>
      </w:r>
      <w:del w:id="8950" w:author="GoldenCorpusHarness" w:date="2026-03-28T22:23:47Z">
        <w:r>
          <w:delText>will</w:delText>
        </w:r>
      </w:del>
      <w:ins w:id="8951" w:author="GoldenCorpusHarness" w:date="2026-03-28T22:23:47Z">
        <w:r>
          <w:t>may</w:t>
        </w:r>
      </w:ins>
      <w:r>
        <w:t xml:space="preserve"> </w:t>
      </w:r>
      <w:del w:id="8952" w:author="GoldenCorpusHarness" w:date="2026-03-28T22:23:47Z">
        <w:r>
          <w:delText>be confi</w:delText>
        </w:r>
      </w:del>
      <w:ins w:id="8953" w:author="GoldenCorpusHarness" w:date="2026-03-28T22:23:47Z">
        <w:r>
          <w:t>va</w:t>
        </w:r>
      </w:ins>
      <w:r>
        <w:t>r</w:t>
      </w:r>
      <w:del w:id="8954" w:author="GoldenCorpusHarness" w:date="2026-03-28T22:23:47Z">
        <w:r>
          <w:delText>med at the time of</w:delText>
        </w:r>
      </w:del>
      <w:ins w:id="8955" w:author="GoldenCorpusHarness" w:date="2026-03-28T22:23:47Z">
        <w:r>
          <w:t>y,</w:t>
        </w:r>
      </w:ins>
      <w:r>
        <w:t xml:space="preserve"> d</w:t>
      </w:r>
      <w:del w:id="8956" w:author="GoldenCorpusHarness" w:date="2026-03-28T22:23:47Z">
        <w:r>
          <w:delText>os</w:delText>
        </w:r>
      </w:del>
      <w:ins w:id="8957" w:author="GoldenCorpusHarness" w:date="2026-03-28T22:23:47Z">
        <w:r>
          <w:t>epend</w:t>
        </w:r>
      </w:ins>
      <w:r>
        <w:t xml:space="preserve">ing </w:t>
      </w:r>
      <w:del w:id="8958" w:author="GoldenCorpusHarness" w:date="2026-03-28T22:23:47Z">
        <w:r>
          <w:delText>by a member of the study-site staff other than the pers</w:delText>
        </w:r>
      </w:del>
      <w:r>
        <w:t xml:space="preserve">on </w:t>
      </w:r>
      <w:ins w:id="8959" w:author="GoldenCorpusHarness" w:date="2026-03-28T22:23:47Z">
        <w:r>
          <w:t>m</w:t>
        </w:r>
      </w:ins>
      <w:r>
        <w:t>a</w:t>
      </w:r>
      <w:del w:id="8960" w:author="GoldenCorpusHarness" w:date="2026-03-28T22:23:47Z">
        <w:r>
          <w:delText>dm</w:delText>
        </w:r>
      </w:del>
      <w:ins w:id="8961" w:author="GoldenCorpusHarness" w:date="2026-03-28T22:23:47Z">
        <w:r>
          <w:t>rket ava</w:t>
        </w:r>
      </w:ins>
      <w:r>
        <w:t>i</w:t>
      </w:r>
      <w:del w:id="8962" w:author="GoldenCorpusHarness" w:date="2026-03-28T22:23:47Z">
        <w:r>
          <w:delText>n</w:delText>
        </w:r>
      </w:del>
      <w:ins w:id="8963" w:author="GoldenCorpusHarness" w:date="2026-03-28T22:23:47Z">
        <w:r>
          <w:t>lab</w:t>
        </w:r>
      </w:ins>
      <w:r>
        <w:t>i</w:t>
      </w:r>
      <w:del w:id="8964" w:author="GoldenCorpusHarness" w:date="2026-03-28T22:23:47Z">
        <w:r>
          <w:delText>s</w:delText>
        </w:r>
      </w:del>
      <w:ins w:id="8965" w:author="GoldenCorpusHarness" w:date="2026-03-28T22:23:47Z">
        <w:r>
          <w:t>li</w:t>
        </w:r>
      </w:ins>
      <w:r>
        <w:t>t</w:t>
      </w:r>
      <w:del w:id="8966" w:author="GoldenCorpusHarness" w:date="2026-03-28T22:23:47Z">
        <w:r>
          <w:delText>ering the stud</w:delText>
        </w:r>
      </w:del>
      <w:r>
        <w:t>y</w:t>
      </w:r>
      <w:del w:id="8967" w:author="GoldenCorpusHarness" w:date="2026-03-28T22:23:47Z">
        <w:r>
          <w:delText xml:space="preserve"> intervention</w:delText>
        </w:r>
      </w:del>
      <w:r>
        <w:t>.</w:t>
      </w:r>
    </w:p>
    <w:p ns2:paraId="145F32B0" ns2:textId="77777777" w:rsidR="0074336D" w:rsidRDefault="00895D30" w:rsidP="0074336D">
      <w:pPr>
        <w:pStyle w:val="Heading2"/>
      </w:pPr>
      <w:ins w:id="8968" w:author="GoldenCorpusHarness" w:date="2026-03-28T22:23:47Z">
        <w:r>
          <w:t xml:space="preserve">The classification of IMP and NIMP/AxMP in this table is based on guidance issued by the European </w:t>
        </w:r>
      </w:ins>
      <w:r>
        <w:t>Co</w:t>
      </w:r>
      <w:del w:id="8969" w:author="GoldenCorpusHarness" w:date="2026-03-28T22:23:47Z">
        <w:r>
          <w:delText>ncomitant Therap</w:delText>
        </w:r>
      </w:del>
      <w:ins w:id="8970" w:author="GoldenCorpusHarness" w:date="2026-03-28T22:23:47Z">
        <w:r>
          <w:t>mmission and applies to countries in the European Economic Area (EEA). Countr</w:t>
        </w:r>
      </w:ins>
      <w:r>
        <w:t>y</w:t>
      </w:r>
      <w:ins w:id="8971" w:author="GoldenCorpusHarness" w:date="2026-03-28T22:23:47Z">
        <w:r>
          <w:t xml:space="preserve"> differences with respect to the definition/classification of IMP and NIMP/AxMP may exist. In these circumstances, local legislation is followed.</w:t>
        </w:r>
      </w:ins>
    </w:p>
    <w:p ns2:paraId="23284C8D" ns2:textId="77777777" w:rsidR="00C207E3" w:rsidRDefault="00895D30" w:rsidP="0011561A">
      <w:pPr>
        <w:pStyle w:val="paragraph0"/>
      </w:pPr>
      <w:del w:id="8972" w:author="GoldenCorpusHarness" w:date="2026-03-28T22:23:47Z">
        <w:r>
          <w:delText>Medications or vaccinations specifically prohibited in the exclusion criteria are not allowed during the time periods specified by this protocol for that medication or vaccination. If there is a clinical indication for any medications or vaccinations specifically prohibited, discontinuation from study intervention may be required. The investigator should discuss any questions regarding this with the Sponsor Clinical Director. The final decision on any supportive therapy or vaccination rests with the investigator and/or the participant’s primary physician. However, the decision to continue the participant on study intervention requires the mutual agreement of the investigator, the Sponsor, and the participant.</w:delText>
        </w:r>
      </w:del>
    </w:p>
    <w:p ns2:paraId="5C0D830E" ns2:textId="78474B26" w:rsidR="00C207E3" w:rsidRDefault="00895D30" w:rsidP="000E0F23">
      <w:pPr>
        <w:pStyle w:val="paragraph0"/>
      </w:pPr>
      <w:del w:id="8973" w:author="GoldenCorpusHarness" w:date="2026-03-28T22:23:47Z">
        <w:r>
          <w:delText xml:space="preserve">Severe (Grade 3 and above) skin rashes considered to be related to nemtabrutinib may be treated with systemic corticosteroids. Further details are provided in Section 6.6.2 (Table 15). </w:delText>
        </w:r>
      </w:del>
    </w:p>
    <w:p ns2:paraId="0D699505" ns2:textId="77777777" w:rsidR="00C207E3" w:rsidRDefault="00895D30" w:rsidP="0011561A">
      <w:pPr>
        <w:pStyle w:val="paragraph0"/>
      </w:pPr>
      <w:del w:id="8974" w:author="GoldenCorpusHarness" w:date="2026-03-28T22:23:47Z">
        <w:r>
          <w:delText>Concomitant use of anticoagulant or antiplatelet agents with BTKi increases the risk of major hemorrhage. Therefore, the risks and benefits of anticoagulant or antiplatelet therapy during study treatment should be considered. If anticoagulant or antiplatelet agents are used, investigators should refer to product prescribing information and participants should be monitored for signs and symptoms of bleeding. Participants who are receiving HBV antiviral therapy at the time of enrolment/randomization should remain on antiviral therapy throughout study intervention and follow local guidelines for HBV antiviral therapy post completion of study intervention.</w:delText>
        </w:r>
      </w:del>
    </w:p>
    <w:p ns2:paraId="268687A2" ns2:textId="77777777" w:rsidR="00C207E3" w:rsidRPr="00EA2433" w:rsidRDefault="00895D30" w:rsidP="0011561A">
      <w:pPr>
        <w:pStyle w:val="paragraph0"/>
      </w:pPr>
      <w:r>
        <w:t>A</w:t>
      </w:r>
      <w:del w:id="8975" w:author="GoldenCorpusHarness" w:date="2026-03-28T22:23:47Z">
        <w:r>
          <w:delText>ny medication or vaccine (including overthecounter or prescription medicines, vitamins, and/or herbal supplements or other specific categories of interest) that the participant is receiving at the time of enro</w:delText>
        </w:r>
      </w:del>
      <w:r>
        <w:t>ll</w:t>
      </w:r>
      <w:del w:id="8976" w:author="GoldenCorpusHarness" w:date="2026-03-28T22:23:47Z">
        <w:r>
          <w:delText>ment or receives during the</w:delText>
        </w:r>
      </w:del>
      <w:r>
        <w:t xml:space="preserve"> study </w:t>
      </w:r>
      <w:del w:id="8977" w:author="GoldenCorpusHarness" w:date="2026-03-28T22:23:47Z">
        <w:r>
          <w:delText>mu</w:delText>
        </w:r>
      </w:del>
      <w:ins w:id="8978" w:author="GoldenCorpusHarness" w:date="2026-03-28T22:23:47Z">
        <w:r>
          <w:t>intervention</w:t>
        </w:r>
      </w:ins>
      <w:r>
        <w:t>s</w:t>
      </w:r>
      <w:del w:id="8979" w:author="GoldenCorpusHarness" w:date="2026-03-28T22:23:47Z">
        <w:r>
          <w:delText>t</w:delText>
        </w:r>
      </w:del>
      <w:ins w:id="8980" w:author="GoldenCorpusHarness" w:date="2026-03-28T22:23:47Z">
        <w:r>
          <w:t xml:space="preserve"> will</w:t>
        </w:r>
      </w:ins>
      <w:r>
        <w:t xml:space="preserve"> be </w:t>
      </w:r>
      <w:ins w:id="8981" w:author="GoldenCorpusHarness" w:date="2026-03-28T22:23:47Z">
        <w:r>
          <w:t>administe</w:t>
        </w:r>
      </w:ins>
      <w:r>
        <w:t>r</w:t>
      </w:r>
      <w:del w:id="8982" w:author="GoldenCorpusHarness" w:date="2026-03-28T22:23:47Z">
        <w:r>
          <w:delText>ecord</w:delText>
        </w:r>
      </w:del>
      <w:r>
        <w:t xml:space="preserve">ed </w:t>
      </w:r>
      <w:del w:id="8983" w:author="GoldenCorpusHarness" w:date="2026-03-28T22:23:47Z">
        <w:r>
          <w:delText>al</w:delText>
        </w:r>
      </w:del>
      <w:r>
        <w:t>on</w:t>
      </w:r>
      <w:del w:id="8984" w:author="GoldenCorpusHarness" w:date="2026-03-28T22:23:47Z">
        <w:r>
          <w:delText>g</w:delText>
        </w:r>
      </w:del>
      <w:r>
        <w:t xml:space="preserve"> </w:t>
      </w:r>
      <w:del w:id="8985" w:author="GoldenCorpusHarness" w:date="2026-03-28T22:23:47Z">
        <w:r>
          <w:delText>w</w:delText>
        </w:r>
      </w:del>
      <w:ins w:id="8986" w:author="GoldenCorpusHarness" w:date="2026-03-28T22:23:47Z">
        <w:r>
          <w:t>an outpat</w:t>
        </w:r>
      </w:ins>
      <w:r>
        <w:t>i</w:t>
      </w:r>
      <w:ins w:id="8987" w:author="GoldenCorpusHarness" w:date="2026-03-28T22:23:47Z">
        <w:r>
          <w:t>en</w:t>
        </w:r>
      </w:ins>
      <w:r>
        <w:t>t</w:t>
      </w:r>
      <w:del w:id="8988" w:author="GoldenCorpusHarness" w:date="2026-03-28T22:23:47Z">
        <w:r>
          <w:delText>h:</w:delText>
        </w:r>
      </w:del>
      <w:ins w:id="8989" w:author="GoldenCorpusHarness" w:date="2026-03-28T22:23:47Z">
        <w:r>
          <w:t xml:space="preserve"> basis.</w:t>
        </w:r>
      </w:ins>
    </w:p>
    <w:p ns2:paraId="120E08C7" ns2:textId="77777777" w:rsidR="00C207E3" w:rsidRPr="00573DF7" w:rsidRDefault="00895D30" w:rsidP="00C207E3">
      <w:pPr>
        <w:pStyle w:val="ListBullet"/>
        <w:keepLines w:val="0"/>
      </w:pPr>
      <w:del w:id="8990" w:author="GoldenCorpusHarness" w:date="2026-03-28T22:23:47Z">
        <w:r>
          <w:delText xml:space="preserve">Reason </w:delText>
        </w:r>
      </w:del>
      <w:ins w:id="8991" w:author="GoldenCorpusHarness" w:date="2026-03-28T22:23:47Z">
        <w:r>
          <w:t>All products indicated in Table 7 will be provided centrally by the Sponsor or locally by the study site, subsidiary, or designee, depending on local country operational or regulatory requirements with the exception o</w:t>
        </w:r>
      </w:ins>
      <w:r>
        <w:t>f</w:t>
      </w:r>
      <w:del w:id="8992" w:author="GoldenCorpusHarness" w:date="2026-03-28T22:23:47Z">
        <w:r>
          <w:delText>or use</w:delText>
        </w:r>
      </w:del>
      <w:ins w:id="8993" w:author="GoldenCorpusHarness" w:date="2026-03-28T22:23:47Z">
        <w:r>
          <w:t xml:space="preserve"> biosimilars of rituximab, which will be provided locally.</w:t>
        </w:r>
      </w:ins>
    </w:p>
    <w:p ns2:paraId="3F73733D" ns2:textId="77777777" w:rsidR="00C207E3" w:rsidRPr="00EA2433" w:rsidRDefault="00895D30" w:rsidP="00C207E3">
      <w:pPr>
        <w:pStyle w:val="ListBullet"/>
        <w:keepLines w:val="0"/>
      </w:pPr>
      <w:del w:id="8994" w:author="GoldenCorpusHarness" w:date="2026-03-28T22:23:47Z">
        <w:r>
          <w:delText>Dates o</w:delText>
        </w:r>
      </w:del>
      <w:ins w:id="8995" w:author="GoldenCorpusHarness" w:date="2026-03-28T22:23:47Z">
        <w:r>
          <w:t xml:space="preserve">For any commercially available product that is provided by the study site, subsidiary, or designee, every attempt will be made to source these supplies </w:t>
        </w:r>
      </w:ins>
      <w:r>
        <w:t>f</w:t>
      </w:r>
      <w:del w:id="8996" w:author="GoldenCorpusHarness" w:date="2026-03-28T22:23:47Z">
        <w:r>
          <w:delText xml:space="preserve"> administration includ</w:delText>
        </w:r>
      </w:del>
      <w:ins w:id="8997" w:author="GoldenCorpusHarness" w:date="2026-03-28T22:23:47Z">
        <w:r>
          <w:t>rom a s</w:t>
        </w:r>
      </w:ins>
      <w:r>
        <w:t>ing</w:t>
      </w:r>
      <w:del w:id="8998" w:author="GoldenCorpusHarness" w:date="2026-03-28T22:23:47Z">
        <w:r>
          <w:delText xml:space="preserve"> start and end dates</w:delText>
        </w:r>
      </w:del>
      <w:ins w:id="8999" w:author="GoldenCorpusHarness" w:date="2026-03-28T22:23:47Z">
        <w:r>
          <w:t>le lot/batch number. The study site is responsible for recording the lot number, manufacturer, and expiry date for any locally purchased product as per local guidelines unless otherwise instructed by the Sponsor.</w:t>
        </w:r>
      </w:ins>
    </w:p>
    <w:p ns2:paraId="108F5F92" ns2:textId="3AE984CB" w:rsidR="00EE53B3" w:rsidRDefault="00895D30" w:rsidP="00EE53B3">
      <w:pPr>
        <w:pStyle w:val="ListBullet"/>
        <w:keepLines w:val="0"/>
        <w:ind w:left="357" w:hanging="357"/>
      </w:pPr>
      <w:del w:id="9000" w:author="GoldenCorpusHarness" w:date="2026-03-28T22:23:47Z">
        <w:r>
          <w:delText>D</w:delText>
        </w:r>
      </w:del>
      <w:ins w:id="9001" w:author="GoldenCorpusHarness" w:date="2026-03-28T22:23:47Z">
        <w:r>
          <w:t>Refer t</w:t>
        </w:r>
      </w:ins>
      <w:r>
        <w:t>o</w:t>
      </w:r>
      <w:del w:id="9002" w:author="GoldenCorpusHarness" w:date="2026-03-28T22:23:47Z">
        <w:r>
          <w:delText>sag</w:delText>
        </w:r>
      </w:del>
      <w:ins w:id="9003" w:author="GoldenCorpusHarness" w:date="2026-03-28T22:23:47Z">
        <w:r>
          <w:t xml:space="preserve"> S</w:t>
        </w:r>
      </w:ins>
      <w:r>
        <w:t>e</w:t>
      </w:r>
      <w:ins w:id="9004" w:author="GoldenCorpusHarness" w:date="2026-03-28T22:23:47Z">
        <w:r>
          <w:t>ction</w:t>
        </w:r>
      </w:ins>
      <w:r>
        <w:t xml:space="preserve"> </w:t>
      </w:r>
      <w:del w:id="9005" w:author="GoldenCorpusHarness" w:date="2026-03-28T22:23:47Z">
        <w:r>
          <w:delText>in</w:delText>
        </w:r>
      </w:del>
      <w:ins w:id="9006" w:author="GoldenCorpusHarness" w:date="2026-03-28T22:23:47Z">
        <w:r>
          <w:t xml:space="preserve">8.1.8 </w:t>
        </w:r>
      </w:ins>
      <w:r>
        <w:t>for</w:t>
      </w:r>
      <w:ins w:id="9007" w:author="GoldenCorpusHarness" w:date="2026-03-28T22:23:47Z">
        <w:r>
          <w:t xml:space="preserve"> details regarding ad</w:t>
        </w:r>
      </w:ins>
      <w:r>
        <w:t>m</w:t>
      </w:r>
      <w:ins w:id="9008" w:author="GoldenCorpusHarness" w:date="2026-03-28T22:23:47Z">
        <w:r>
          <w:t>inistr</w:t>
        </w:r>
      </w:ins>
      <w:r>
        <w:t xml:space="preserve">ation </w:t>
      </w:r>
      <w:ins w:id="9009" w:author="GoldenCorpusHarness" w:date="2026-03-28T22:23:47Z">
        <w:r>
          <w:t xml:space="preserve">of the study </w:t>
        </w:r>
      </w:ins>
      <w:r>
        <w:t>in</w:t>
      </w:r>
      <w:del w:id="9010" w:author="GoldenCorpusHarness" w:date="2026-03-28T22:23:47Z">
        <w:r>
          <w:delText>cluding dos</w:delText>
        </w:r>
      </w:del>
      <w:ins w:id="9011" w:author="GoldenCorpusHarness" w:date="2026-03-28T22:23:47Z">
        <w:r>
          <w:t>t</w:t>
        </w:r>
      </w:ins>
      <w:r>
        <w:t>e</w:t>
      </w:r>
      <w:del w:id="9012" w:author="GoldenCorpusHarness" w:date="2026-03-28T22:23:47Z">
        <w:r>
          <w:delText xml:space="preserve"> and f</w:delText>
        </w:r>
      </w:del>
      <w:r>
        <w:t>r</w:t>
      </w:r>
      <w:del w:id="9013" w:author="GoldenCorpusHarness" w:date="2026-03-28T22:23:47Z">
        <w:r>
          <w:delText>equ</w:delText>
        </w:r>
      </w:del>
      <w:ins w:id="9014" w:author="GoldenCorpusHarness" w:date="2026-03-28T22:23:47Z">
        <w:r>
          <w:t>v</w:t>
        </w:r>
      </w:ins>
      <w:r>
        <w:t>en</w:t>
      </w:r>
      <w:del w:id="9015" w:author="GoldenCorpusHarness" w:date="2026-03-28T22:23:47Z">
        <w:r>
          <w:delText>cy</w:delText>
        </w:r>
      </w:del>
      <w:ins w:id="9016" w:author="GoldenCorpusHarness" w:date="2026-03-28T22:23:47Z">
        <w:r>
          <w:t>tion.</w:t>
        </w:r>
      </w:ins>
    </w:p>
    <w:p ns2:paraId="6752273F" ns2:textId="77777777" w:rsidR="00C207E3" w:rsidRDefault="00895D30" w:rsidP="0011561A">
      <w:pPr>
        <w:pStyle w:val="paragraph0"/>
      </w:pPr>
      <w:del w:id="9017" w:author="GoldenCorpusHarness" w:date="2026-03-28T22:23:47Z">
        <w:r>
          <w:delText>Inv</w:delText>
        </w:r>
      </w:del>
      <w:ins w:id="9018" w:author="GoldenCorpusHarness" w:date="2026-03-28T22:23:47Z">
        <w:r>
          <w:t>Tr</w:t>
        </w:r>
      </w:ins>
      <w:r>
        <w:t>e</w:t>
      </w:r>
      <w:del w:id="9019" w:author="GoldenCorpusHarness" w:date="2026-03-28T22:23:47Z">
        <w:r>
          <w:delText>stig</w:delText>
        </w:r>
      </w:del>
      <w:r>
        <w:t>at</w:t>
      </w:r>
      <w:del w:id="9020" w:author="GoldenCorpusHarness" w:date="2026-03-28T22:23:47Z">
        <w:r>
          <w:delText xml:space="preserve">ors </w:delText>
        </w:r>
      </w:del>
      <w:r>
        <w:t>m</w:t>
      </w:r>
      <w:del w:id="9021" w:author="GoldenCorpusHarness" w:date="2026-03-28T22:23:47Z">
        <w:r>
          <w:delText>ust always refer to the up-to-date prescribing label of chemotherapeutic ag</w:delText>
        </w:r>
      </w:del>
      <w:r>
        <w:t>ent</w:t>
      </w:r>
      <w:del w:id="9022" w:author="GoldenCorpusHarness" w:date="2026-03-28T22:23:47Z">
        <w:r>
          <w:delText>s used in this study (ie, venetoclax, rituximab) regarding the use of concomitant medications to adequately address potential drug interactions.</w:delText>
        </w:r>
      </w:del>
    </w:p>
    <w:p ns2:paraId="55B89977" ns2:textId="77777777" w:rsidR="00C207E3" w:rsidRDefault="00895D30" w:rsidP="0011561A">
      <w:pPr>
        <w:pStyle w:val="paragraph0"/>
      </w:pPr>
      <w:r>
        <w:t>T</w:t>
      </w:r>
      <w:del w:id="9023" w:author="GoldenCorpusHarness" w:date="2026-03-28T22:23:47Z">
        <w:r>
          <w:delText>h</w:delText>
        </w:r>
      </w:del>
      <w:ins w:id="9024" w:author="GoldenCorpusHarness" w:date="2026-03-28T22:23:47Z">
        <w:r>
          <w:t>r</w:t>
        </w:r>
      </w:ins>
      <w:r>
        <w:t>e</w:t>
      </w:r>
      <w:ins w:id="9025" w:author="GoldenCorpusHarness" w:date="2026-03-28T22:23:47Z">
        <w:r>
          <w:t>atment</w:t>
        </w:r>
      </w:ins>
      <w:r>
        <w:t xml:space="preserve"> </w:t>
      </w:r>
      <w:del w:id="9026" w:author="GoldenCorpusHarness" w:date="2026-03-28T22:23:47Z">
        <w:r>
          <w:delText>S</w:delText>
        </w:r>
      </w:del>
      <w:ins w:id="9027" w:author="GoldenCorpusHarness" w:date="2026-03-28T22:23:47Z">
        <w:r>
          <w:t>Grou</w:t>
        </w:r>
      </w:ins>
      <w:r>
        <w:t>p</w:t>
      </w:r>
      <w:del w:id="9028" w:author="GoldenCorpusHarness" w:date="2026-03-28T22:23:47Z">
        <w:r>
          <w:delText>onso</w:delText>
        </w:r>
      </w:del>
      <w:ins w:id="9029" w:author="GoldenCorpusHarness" w:date="2026-03-28T22:23:47Z">
        <w:r>
          <w:t xml:space="preserve"> (Nemtab</w:t>
        </w:r>
      </w:ins>
      <w:r>
        <w:t>r</w:t>
      </w:r>
      <w:del w:id="9030" w:author="GoldenCorpusHarness" w:date="2026-03-28T22:23:47Z">
        <w:r>
          <w:delText xml:space="preserve"> Cl</w:delText>
        </w:r>
      </w:del>
      <w:ins w:id="9031" w:author="GoldenCorpusHarness" w:date="2026-03-28T22:23:47Z">
        <w:r>
          <w:t>ut</w:t>
        </w:r>
      </w:ins>
      <w:r>
        <w:t>ini</w:t>
      </w:r>
      <w:del w:id="9032" w:author="GoldenCorpusHarness" w:date="2026-03-28T22:23:47Z">
        <w:r>
          <w:delText>cal</w:delText>
        </w:r>
      </w:del>
      <w:ins w:id="9033" w:author="GoldenCorpusHarness" w:date="2026-03-28T22:23:47Z">
        <w:r>
          <w:t>b</w:t>
        </w:r>
      </w:ins>
      <w:r>
        <w:t xml:space="preserve"> </w:t>
      </w:r>
      <w:del w:id="9034" w:author="GoldenCorpusHarness" w:date="2026-03-28T22:23:47Z">
        <w:r>
          <w:delText>Dir</w:delText>
        </w:r>
      </w:del>
      <w:ins w:id="9035" w:author="GoldenCorpusHarness" w:date="2026-03-28T22:23:47Z">
        <w:r>
          <w:t>+ V</w:t>
        </w:r>
      </w:ins>
      <w:r>
        <w:t>e</w:t>
      </w:r>
      <w:del w:id="9036" w:author="GoldenCorpusHarness" w:date="2026-03-28T22:23:47Z">
        <w:r>
          <w:delText>c</w:delText>
        </w:r>
      </w:del>
      <w:ins w:id="9037" w:author="GoldenCorpusHarness" w:date="2026-03-28T22:23:47Z">
        <w:r>
          <w:t>ne</w:t>
        </w:r>
      </w:ins>
      <w:r>
        <w:t>to</w:t>
      </w:r>
      <w:del w:id="9038" w:author="GoldenCorpusHarness" w:date="2026-03-28T22:23:47Z">
        <w:r>
          <w:delText>r</w:delText>
        </w:r>
      </w:del>
      <w:ins w:id="9039" w:author="GoldenCorpusHarness" w:date="2026-03-28T22:23:47Z">
        <w:r>
          <w:t>clax;</w:t>
        </w:r>
      </w:ins>
      <w:r>
        <w:t xml:space="preserve"> </w:t>
      </w:r>
      <w:del w:id="9040" w:author="GoldenCorpusHarness" w:date="2026-03-28T22:23:47Z">
        <w:r>
          <w:delText xml:space="preserve">should be contacted if there </w:delText>
        </w:r>
      </w:del>
      <w:ins w:id="9041" w:author="GoldenCorpusHarness" w:date="2026-03-28T22:23:47Z">
        <w:r>
          <w:t>P</w:t>
        </w:r>
      </w:ins>
      <w:r>
        <w:t>ar</w:t>
      </w:r>
      <w:del w:id="9042" w:author="GoldenCorpusHarness" w:date="2026-03-28T22:23:47Z">
        <w:r>
          <w:delText>e</w:delText>
        </w:r>
      </w:del>
      <w:ins w:id="9043" w:author="GoldenCorpusHarness" w:date="2026-03-28T22:23:47Z">
        <w:r>
          <w:t>t 1</w:t>
        </w:r>
      </w:ins>
      <w:r>
        <w:t xml:space="preserve"> an</w:t>
      </w:r>
      <w:del w:id="9044" w:author="GoldenCorpusHarness" w:date="2026-03-28T22:23:47Z">
        <w:r>
          <w:delText>y</w:delText>
        </w:r>
      </w:del>
      <w:ins w:id="9045" w:author="GoldenCorpusHarness" w:date="2026-03-28T22:23:47Z">
        <w:r>
          <w:t>d</w:t>
        </w:r>
      </w:ins>
      <w:r>
        <w:t xml:space="preserve"> </w:t>
      </w:r>
      <w:del w:id="9046" w:author="GoldenCorpusHarness" w:date="2026-03-28T22:23:47Z">
        <w:r>
          <w:delText>questions reg</w:delText>
        </w:r>
      </w:del>
      <w:ins w:id="9047" w:author="GoldenCorpusHarness" w:date="2026-03-28T22:23:47Z">
        <w:r>
          <w:t>P</w:t>
        </w:r>
      </w:ins>
      <w:r>
        <w:t>ar</w:t>
      </w:r>
      <w:del w:id="9048" w:author="GoldenCorpusHarness" w:date="2026-03-28T22:23:47Z">
        <w:r>
          <w:delText>ding concomitan</w:delText>
        </w:r>
      </w:del>
      <w:r>
        <w:t xml:space="preserve">t </w:t>
      </w:r>
      <w:del w:id="9049" w:author="GoldenCorpusHarness" w:date="2026-03-28T22:23:47Z">
        <w:r>
          <w:delText>or prior therapy.</w:delText>
        </w:r>
      </w:del>
      <w:ins w:id="9050" w:author="GoldenCorpusHarness" w:date="2026-03-28T22:23:47Z">
        <w:r>
          <w:t>2)</w:t>
        </w:r>
      </w:ins>
    </w:p>
    <w:p ns2:paraId="25E4548E" ns2:textId="77777777" w:rsidR="00B651ED" w:rsidRDefault="00895D30" w:rsidP="0011561A">
      <w:pPr>
        <w:pStyle w:val="paragraph0"/>
      </w:pPr>
      <w:del w:id="9051" w:author="GoldenCorpusHarness" w:date="2026-03-28T22:23:47Z">
        <w:r>
          <w:delText>See Appendi</w:delText>
        </w:r>
      </w:del>
      <w:ins w:id="9052" w:author="GoldenCorpusHarness" w:date="2026-03-28T22:23:47Z">
        <w:r>
          <w:t>Venetocla</w:t>
        </w:r>
      </w:ins>
      <w:r>
        <w:t xml:space="preserve">x </w:t>
      </w:r>
      <w:del w:id="9053" w:author="GoldenCorpusHarness" w:date="2026-03-28T22:23:47Z">
        <w:r>
          <w:delText>7</w:delText>
        </w:r>
      </w:del>
      <w:ins w:id="9054" w:author="GoldenCorpusHarness" w:date="2026-03-28T22:23:47Z">
        <w:r>
          <w:t>is administered as a daily 20 to 400 mg dose during the 5-week ramp-up phase, and then at 400 mg per day</w:t>
        </w:r>
      </w:ins>
      <w:r>
        <w:t xml:space="preserve"> fo</w:t>
      </w:r>
      <w:del w:id="9055" w:author="GoldenCorpusHarness" w:date="2026-03-28T22:23:47Z">
        <w:r>
          <w:delText>r country</w:delText>
        </w:r>
      </w:del>
      <w:ins w:id="9056" w:author="GoldenCorpusHarness" w:date="2026-03-28T22:23:47Z">
        <w:r>
          <w:t>llowing the ramp</w:t>
        </w:r>
      </w:ins>
      <w:r>
        <w:t>-</w:t>
      </w:r>
      <w:del w:id="9057" w:author="GoldenCorpusHarness" w:date="2026-03-28T22:23:47Z">
        <w:r>
          <w:delText>speci</w:delText>
        </w:r>
      </w:del>
      <w:ins w:id="9058" w:author="GoldenCorpusHarness" w:date="2026-03-28T22:23:47Z">
        <w:r>
          <w:t>up phase (Table 9). Venetoclax dosing continues until con</w:t>
        </w:r>
      </w:ins>
      <w:r>
        <w:t>fi</w:t>
      </w:r>
      <w:del w:id="9059" w:author="GoldenCorpusHarness" w:date="2026-03-28T22:23:47Z">
        <w:r>
          <w:delText>c requirements</w:delText>
        </w:r>
      </w:del>
      <w:ins w:id="9060" w:author="GoldenCorpusHarness" w:date="2026-03-28T22:23:47Z">
        <w:r>
          <w:t>rmed disease progression, unacceptable toxicity, discontinuation criteria are met, or 2 years post C2D1</w:t>
        </w:r>
      </w:ins>
      <w:r>
        <w:t>.</w:t>
      </w:r>
    </w:p>
    <w:p ns2:paraId="438C9BC2" ns2:textId="77777777" w:rsidR="00C104D9" w:rsidRDefault="00895D30" w:rsidP="00C104D9">
      <w:pPr>
        <w:pStyle w:val="Heading3"/>
      </w:pPr>
      <w:del w:id="9061" w:author="GoldenCorpusHarness" w:date="2026-03-28T22:23:47Z">
        <w:r>
          <w:delText>Prohi</w:delText>
        </w:r>
      </w:del>
      <w:ins w:id="9062" w:author="GoldenCorpusHarness" w:date="2026-03-28T22:23:47Z">
        <w:r>
          <w:t>Nemta</w:t>
        </w:r>
      </w:ins>
      <w:r>
        <w:t>b</w:t>
      </w:r>
      <w:del w:id="9063" w:author="GoldenCorpusHarness" w:date="2026-03-28T22:23:47Z">
        <w:r>
          <w:delText>ited Medication</w:delText>
        </w:r>
      </w:del>
      <w:ins w:id="9064" w:author="GoldenCorpusHarness" w:date="2026-03-28T22:23:47Z">
        <w:r>
          <w:t>rutinib is administered as a daily dose of 45 mg or 65 mg taken orally, at least 10 hours after venetoclax administration until confirmed disease progression, unacceptable toxicity, end of treatment (2 years post C2D1 for the Treatment Group, or 2 years post C1D1 for the Comparator Group), or another discontinuation criterion is met. Each cycle consists of 4 weeks (28 days). If a dose interruption or delay occurs or persists on Day 1 of the planned next cycle, the current cycle will be longer than 28 days. If a dose interruption or delay occurs in the middle of the cycle and treatment can be resumed on Day 1 of the planned next cycle, the current cycle will remain 28 days.</w:t>
        </w:r>
      </w:ins>
    </w:p>
    <w:p ns2:paraId="044048F5" ns2:textId="77777777" w:rsidR="00C104D9" w:rsidRDefault="00895D30" w:rsidP="0011561A">
      <w:pPr>
        <w:pStyle w:val="paragraph0"/>
      </w:pPr>
      <w:ins w:id="9065" w:author="GoldenCorpusHarness" w:date="2026-03-28T22:23:47Z">
        <w:r>
          <w:t xml:space="preserve">Nemtabrutinib will be administered qd by mouth with or without food preferably at the same time each day. Participants should swallow tablets whole with water. </w:t>
        </w:r>
      </w:ins>
      <w:r>
        <w:t>T</w:t>
      </w:r>
      <w:del w:id="9066" w:author="GoldenCorpusHarness" w:date="2026-03-28T22:23:47Z">
        <w:r>
          <w:delText xml:space="preserve">he following medications and </w:delText>
        </w:r>
      </w:del>
      <w:ins w:id="9067" w:author="GoldenCorpusHarness" w:date="2026-03-28T22:23:47Z">
        <w:r>
          <w:t>ablets should not be cut, crushed, chewed, or dissol</w:t>
        </w:r>
      </w:ins>
      <w:r>
        <w:t>v</w:t>
      </w:r>
      <w:del w:id="9068" w:author="GoldenCorpusHarness" w:date="2026-03-28T22:23:47Z">
        <w:r>
          <w:delText>accinations are prohibited during the study:</w:delText>
        </w:r>
      </w:del>
      <w:ins w:id="9069" w:author="GoldenCorpusHarness" w:date="2026-03-28T22:23:47Z">
        <w:r>
          <w:t>ed.</w:t>
        </w:r>
      </w:ins>
    </w:p>
    <w:p ns2:paraId="313B8C90" ns2:textId="77777777" w:rsidR="00C104D9" w:rsidRDefault="00895D30" w:rsidP="00C104D9">
      <w:pPr>
        <w:pStyle w:val="ListBullet"/>
        <w:keepLines w:val="0"/>
        <w:spacing w:after="240"/>
      </w:pPr>
      <w:del w:id="9070" w:author="GoldenCorpusHarness" w:date="2026-03-28T22:23:47Z">
        <w:r>
          <w:delText>Immunosuppr</w:delText>
        </w:r>
      </w:del>
      <w:ins w:id="9071" w:author="GoldenCorpusHarness" w:date="2026-03-28T22:23:47Z">
        <w:r>
          <w:t>S</w:t>
        </w:r>
      </w:ins>
      <w:r>
        <w:t>e</w:t>
      </w:r>
      <w:del w:id="9072" w:author="GoldenCorpusHarness" w:date="2026-03-28T22:23:47Z">
        <w:r>
          <w:delText>ssiv</w:delText>
        </w:r>
      </w:del>
      <w:r>
        <w:t xml:space="preserve">e </w:t>
      </w:r>
      <w:ins w:id="9073" w:author="GoldenCorpusHarness" w:date="2026-03-28T22:23:47Z">
        <w:r>
          <w:t>Sec</w:t>
        </w:r>
      </w:ins>
      <w:r>
        <w:t>t</w:t>
      </w:r>
      <w:del w:id="9074" w:author="GoldenCorpusHarness" w:date="2026-03-28T22:23:47Z">
        <w:r>
          <w:delText>he</w:delText>
        </w:r>
      </w:del>
      <w:ins w:id="9075" w:author="GoldenCorpusHarness" w:date="2026-03-28T22:23:47Z">
        <w:r>
          <w:t>ion 8.1.9.1 fo</w:t>
        </w:r>
      </w:ins>
      <w:r>
        <w:t>r</w:t>
      </w:r>
      <w:del w:id="9076" w:author="GoldenCorpusHarness" w:date="2026-03-28T22:23:47Z">
        <w:r>
          <w:delText>ap</w:delText>
        </w:r>
      </w:del>
      <w:ins w:id="9077" w:author="GoldenCorpusHarness" w:date="2026-03-28T22:23:47Z">
        <w:r>
          <w:t xml:space="preserve"> t</w:t>
        </w:r>
      </w:ins>
      <w:r>
        <w:t>i</w:t>
      </w:r>
      <w:del w:id="9078" w:author="GoldenCorpusHarness" w:date="2026-03-28T22:23:47Z">
        <w:r>
          <w:delText>es includ</w:delText>
        </w:r>
      </w:del>
      <w:ins w:id="9079" w:author="GoldenCorpusHarness" w:date="2026-03-28T22:23:47Z">
        <w:r>
          <w:t>m</w:t>
        </w:r>
      </w:ins>
      <w:r>
        <w:t xml:space="preserve">ing </w:t>
      </w:r>
      <w:del w:id="9080" w:author="GoldenCorpusHarness" w:date="2026-03-28T22:23:47Z">
        <w:r>
          <w:delText>c</w:delText>
        </w:r>
      </w:del>
      <w:r>
        <w:t>o</w:t>
      </w:r>
      <w:del w:id="9081" w:author="GoldenCorpusHarness" w:date="2026-03-28T22:23:47Z">
        <w:r>
          <w:delText>ntinuous high</w:delText>
        </w:r>
      </w:del>
      <w:ins w:id="9082" w:author="GoldenCorpusHarness" w:date="2026-03-28T22:23:47Z">
        <w:r>
          <w:t>f</w:t>
        </w:r>
      </w:ins>
      <w:r>
        <w:t xml:space="preserve"> dose </w:t>
      </w:r>
      <w:del w:id="9083" w:author="GoldenCorpusHarness" w:date="2026-03-28T22:23:47Z">
        <w:r>
          <w:delText>cort</w:delText>
        </w:r>
      </w:del>
      <w:ins w:id="9084" w:author="GoldenCorpusHarness" w:date="2026-03-28T22:23:47Z">
        <w:r>
          <w:t>adm</w:t>
        </w:r>
      </w:ins>
      <w:r>
        <w:t>i</w:t>
      </w:r>
      <w:del w:id="9085" w:author="GoldenCorpusHarness" w:date="2026-03-28T22:23:47Z">
        <w:r>
          <w:delText>costeroids (&gt;30 mg pred</w:delText>
        </w:r>
      </w:del>
      <w:r>
        <w:t>nis</w:t>
      </w:r>
      <w:del w:id="9086" w:author="GoldenCorpusHarness" w:date="2026-03-28T22:23:47Z">
        <w:r>
          <w:delText>one equiv</w:delText>
        </w:r>
      </w:del>
      <w:ins w:id="9087" w:author="GoldenCorpusHarness" w:date="2026-03-28T22:23:47Z">
        <w:r>
          <w:t>tr</w:t>
        </w:r>
      </w:ins>
      <w:r>
        <w:t>a</w:t>
      </w:r>
      <w:del w:id="9088" w:author="GoldenCorpusHarness" w:date="2026-03-28T22:23:47Z">
        <w:r>
          <w:delText>lent per day), with the excep</w:delText>
        </w:r>
      </w:del>
      <w:r>
        <w:t>tion</w:t>
      </w:r>
      <w:del w:id="9089" w:author="GoldenCorpusHarness" w:date="2026-03-28T22:23:47Z">
        <w:r>
          <w:delText xml:space="preserve"> corticosteroids required to treat ≥Grade 3 skin rashes that are considered to be related to nemtabrutinib treatment</w:delText>
        </w:r>
      </w:del>
      <w:r>
        <w:t>.</w:t>
      </w:r>
    </w:p>
    <w:p ns2:paraId="548C3492" ns2:textId="77777777" w:rsidR="00C104D9" w:rsidRDefault="00895D30" w:rsidP="00C104D9">
      <w:pPr>
        <w:pStyle w:val="ListBullet"/>
        <w:keepLines w:val="0"/>
        <w:spacing w:after="240"/>
      </w:pPr>
      <w:del w:id="9090" w:author="GoldenCorpusHarness" w:date="2026-03-28T22:23:47Z">
        <w:r>
          <w:delText>Any c</w:delText>
        </w:r>
      </w:del>
      <w:ins w:id="9091" w:author="GoldenCorpusHarness" w:date="2026-03-28T22:23:47Z">
        <w:r>
          <w:t>C</w:t>
        </w:r>
      </w:ins>
      <w:r>
        <w:t>o</w:t>
      </w:r>
      <w:del w:id="9092" w:author="GoldenCorpusHarness" w:date="2026-03-28T22:23:47Z">
        <w:r>
          <w:delText xml:space="preserve">ncurrent </w:delText>
        </w:r>
      </w:del>
      <w:ins w:id="9093" w:author="GoldenCorpusHarness" w:date="2026-03-28T22:23:47Z">
        <w:r>
          <w:t>mp</w:t>
        </w:r>
      </w:ins>
      <w:r>
        <w:t>a</w:t>
      </w:r>
      <w:del w:id="9094" w:author="GoldenCorpusHarness" w:date="2026-03-28T22:23:47Z">
        <w:r>
          <w:delText>nticancer the</w:delText>
        </w:r>
      </w:del>
      <w:r>
        <w:t>ra</w:t>
      </w:r>
      <w:del w:id="9095" w:author="GoldenCorpusHarness" w:date="2026-03-28T22:23:47Z">
        <w:r>
          <w:delText>py including, bu</w:delText>
        </w:r>
      </w:del>
      <w:r>
        <w:t>t</w:t>
      </w:r>
      <w:del w:id="9096" w:author="GoldenCorpusHarness" w:date="2026-03-28T22:23:47Z">
        <w:r>
          <w:delText xml:space="preserve"> not limited to, chemotherapy, radiotherapy (except palliative radiotherapy f</w:delText>
        </w:r>
      </w:del>
      <w:r>
        <w:t xml:space="preserve">or </w:t>
      </w:r>
      <w:del w:id="9097" w:author="GoldenCorpusHarness" w:date="2026-03-28T22:23:47Z">
        <w:r>
          <w:delText>l</w:delText>
        </w:r>
      </w:del>
      <w:ins w:id="9098" w:author="GoldenCorpusHarness" w:date="2026-03-28T22:23:47Z">
        <w:r>
          <w:t>Group (Venet</w:t>
        </w:r>
      </w:ins>
      <w:r>
        <w:t>oc</w:t>
      </w:r>
      <w:ins w:id="9099" w:author="GoldenCorpusHarness" w:date="2026-03-28T22:23:47Z">
        <w:r>
          <w:t>l</w:t>
        </w:r>
      </w:ins>
      <w:r>
        <w:t>a</w:t>
      </w:r>
      <w:del w:id="9100" w:author="GoldenCorpusHarness" w:date="2026-03-28T22:23:47Z">
        <w:r>
          <w:delText>l</w:delText>
        </w:r>
      </w:del>
      <w:ins w:id="9101" w:author="GoldenCorpusHarness" w:date="2026-03-28T22:23:47Z">
        <w:r>
          <w:t>x</w:t>
        </w:r>
      </w:ins>
      <w:r>
        <w:t xml:space="preserve"> </w:t>
      </w:r>
      <w:del w:id="9102" w:author="GoldenCorpusHarness" w:date="2026-03-28T22:23:47Z">
        <w:r>
          <w:delText>pa</w:delText>
        </w:r>
      </w:del>
      <w:ins w:id="9103" w:author="GoldenCorpusHarness" w:date="2026-03-28T22:23:47Z">
        <w:r>
          <w:t>+ R</w:t>
        </w:r>
      </w:ins>
      <w:r>
        <w:t>i</w:t>
      </w:r>
      <w:del w:id="9104" w:author="GoldenCorpusHarness" w:date="2026-03-28T22:23:47Z">
        <w:r>
          <w:delText>n con</w:delText>
        </w:r>
      </w:del>
      <w:r>
        <w:t>t</w:t>
      </w:r>
      <w:del w:id="9105" w:author="GoldenCorpusHarness" w:date="2026-03-28T22:23:47Z">
        <w:r>
          <w:delText xml:space="preserve">rol), hormonal therapy, </w:delText>
        </w:r>
      </w:del>
      <w:ins w:id="9106" w:author="GoldenCorpusHarness" w:date="2026-03-28T22:23:47Z">
        <w:r>
          <w:t>ux</w:t>
        </w:r>
      </w:ins>
      <w:r>
        <w:t>im</w:t>
      </w:r>
      <w:del w:id="9107" w:author="GoldenCorpusHarness" w:date="2026-03-28T22:23:47Z">
        <w:r>
          <w:delText>muno</w:delText>
        </w:r>
      </w:del>
      <w:ins w:id="9108" w:author="GoldenCorpusHarness" w:date="2026-03-28T22:23:47Z">
        <w:r>
          <w:t>ab; Par</w:t>
        </w:r>
      </w:ins>
      <w:r>
        <w:t>t</w:t>
      </w:r>
      <w:del w:id="9109" w:author="GoldenCorpusHarness" w:date="2026-03-28T22:23:47Z">
        <w:r>
          <w:delText xml:space="preserve">herapy, or locoregional therapy. </w:delText>
        </w:r>
      </w:del>
      <w:ins w:id="9110" w:author="GoldenCorpusHarness" w:date="2026-03-28T22:23:47Z">
        <w:r>
          <w:t xml:space="preserve"> 2)</w:t>
        </w:r>
      </w:ins>
    </w:p>
    <w:p ns2:paraId="21C9B116" ns2:textId="77777777" w:rsidR="00C104D9" w:rsidRDefault="00895D30" w:rsidP="00C104D9">
      <w:pPr>
        <w:pStyle w:val="ListBullet"/>
        <w:keepLines w:val="0"/>
        <w:spacing w:after="240"/>
      </w:pPr>
      <w:del w:id="9111" w:author="GoldenCorpusHarness" w:date="2026-03-28T22:23:47Z">
        <w:r>
          <w:delText>Other investigational agents</w:delText>
        </w:r>
      </w:del>
      <w:ins w:id="9112" w:author="GoldenCorpusHarness" w:date="2026-03-28T22:23:47Z">
        <w:r>
          <w:t>Venetoclax is administered as a daily 20 to 400 mg dose during the 5-week ramp-up phase, and then at 400 mg per day following the ramp-up phase</w:t>
        </w:r>
      </w:ins>
      <w:r>
        <w:t>.</w:t>
      </w:r>
      <w:ins w:id="9113" w:author="GoldenCorpusHarness" w:date="2026-03-28T22:23:47Z">
        <w:r>
          <w:t xml:space="preserve"> Venetoclax dosing continues until confirmed disease progression, unacceptable toxicity, discontinuation criteria are met, or 2 years post C1D1.</w:t>
        </w:r>
      </w:ins>
    </w:p>
    <w:p ns2:paraId="519B6FFC" ns2:textId="77777777" w:rsidR="00C104D9" w:rsidRDefault="00895D30" w:rsidP="00C104D9">
      <w:pPr>
        <w:pStyle w:val="ListBullet"/>
        <w:keepLines w:val="0"/>
        <w:spacing w:after="240"/>
      </w:pPr>
      <w:del w:id="9114" w:author="GoldenCorpusHarness" w:date="2026-03-28T22:23:47Z">
        <w:r>
          <w:delText>Live or live attenuated va</w:delText>
        </w:r>
      </w:del>
      <w:ins w:id="9115" w:author="GoldenCorpusHarness" w:date="2026-03-28T22:23:47Z">
        <w:r>
          <w:t>Rituximab (or rituximab biosimilar [see Appendix 13]) is administered as an IV infusion on C2D8 (W6), C3D8 (W10), C4D8 (W14), C5D8 (W18), C6D8 (W22), and C7D8 (W26). The initial dose is 375 mg/m2 (C2D8), followed by 500 mg/m2 for subsequent infusions. Sub</w:t>
        </w:r>
      </w:ins>
      <w:r>
        <w:t>c</w:t>
      </w:r>
      <w:ins w:id="9116" w:author="GoldenCorpusHarness" w:date="2026-03-28T22:23:47Z">
        <w:r>
          <w:t>utaneous inje</w:t>
        </w:r>
      </w:ins>
      <w:r>
        <w:t>c</w:t>
      </w:r>
      <w:del w:id="9117" w:author="GoldenCorpusHarness" w:date="2026-03-28T22:23:47Z">
        <w:r>
          <w:delText xml:space="preserve">ines </w:delText>
        </w:r>
      </w:del>
      <w:ins w:id="9118" w:author="GoldenCorpusHarness" w:date="2026-03-28T22:23:47Z">
        <w:r>
          <w:t>tions for rituximab are not allo</w:t>
        </w:r>
      </w:ins>
      <w:r>
        <w:t>w</w:t>
      </w:r>
      <w:del w:id="9119" w:author="GoldenCorpusHarness" w:date="2026-03-28T22:23:47Z">
        <w:r>
          <w:delText>ithin 30 days before the first dose of study intervention and while participating in the study and for 30 days after the last dose of nemtabrutinib and venetoclax, and 6 months after the last dose of rituximab</w:delText>
        </w:r>
      </w:del>
      <w:ins w:id="9120" w:author="GoldenCorpusHarness" w:date="2026-03-28T22:23:47Z">
        <w:r>
          <w:t>ed</w:t>
        </w:r>
      </w:ins>
      <w:r>
        <w:t>.</w:t>
      </w:r>
      <w:del w:id="9121" w:author="GoldenCorpusHarness" w:date="2026-03-28T22:23:47Z">
        <w:r>
          <w:delText xml:space="preserve"> </w:delText>
        </w:r>
      </w:del>
    </w:p>
    <w:p ns2:paraId="5323EBF7" ns2:textId="77777777" w:rsidR="00C104D9" w:rsidRDefault="00895D30" w:rsidP="00EE53B3">
      <w:pPr>
        <w:pStyle w:val="ListBullet"/>
        <w:keepLines w:val="0"/>
        <w:numPr>
          <w:ilvl w:val="0"/>
          <w:numId w:val="0"/>
        </w:numPr>
        <w:ind w:left="357"/>
      </w:pPr>
      <w:del w:id="9122" w:author="GoldenCorpusHarness" w:date="2026-03-28T22:23:47Z">
        <w:r>
          <w:delText>NOTE:</w:delText>
        </w:r>
      </w:del>
      <w:ins w:id="9123" w:author="GoldenCorpusHarness" w:date="2026-03-28T22:23:47Z">
        <w:r>
          <w:t>Medical</w:t>
        </w:r>
      </w:ins>
      <w:r>
        <w:t xml:space="preserve"> </w:t>
      </w:r>
      <w:del w:id="9124" w:author="GoldenCorpusHarness" w:date="2026-03-28T22:23:47Z">
        <w:r>
          <w:delText>Any l</w:delText>
        </w:r>
      </w:del>
      <w:ins w:id="9125" w:author="GoldenCorpusHarness" w:date="2026-03-28T22:23:47Z">
        <w:r>
          <w:t>Dev</w:t>
        </w:r>
      </w:ins>
      <w:r>
        <w:t>ice</w:t>
      </w:r>
      <w:del w:id="9126" w:author="GoldenCorpusHarness" w:date="2026-03-28T22:23:47Z">
        <w:r>
          <w:delText>n</w:delText>
        </w:r>
      </w:del>
      <w:r>
        <w:t>s</w:t>
      </w:r>
      <w:del w:id="9127" w:author="GoldenCorpusHarness" w:date="2026-03-28T22:23:47Z">
        <w:r>
          <w:delText>ed COVID-19 vaccine (including for Emergency Use) in a particular country is allowed in the study if they are mRNA vaccines, replication-incompetent adenoviral vaccines, or inactivated vaccines. These vaccines will be treated just as any other concomitant therapy. Investigational vaccines (ie, those not licensed or approved for Emergency Use) are not allowed.</w:delText>
        </w:r>
      </w:del>
    </w:p>
    <w:p ns2:paraId="0427FA0F" ns2:textId="77777777" w:rsidR="00C104D9" w:rsidRPr="0011561A" w:rsidRDefault="00895D30" w:rsidP="002A3F57">
      <w:pPr>
        <w:pStyle w:val="paragraph0"/>
        <w:rPr>
          <w:b/>
          <w:bCs/>
        </w:rPr>
      </w:pPr>
      <w:del w:id="9128" w:author="GoldenCorpusHarness" w:date="2026-03-28T22:23:47Z">
        <w:r>
          <w:delText>Med</w:delText>
        </w:r>
      </w:del>
      <w:ins w:id="9129" w:author="GoldenCorpusHarness" w:date="2026-03-28T22:23:47Z">
        <w:r>
          <w:t>Not appl</w:t>
        </w:r>
      </w:ins>
      <w:r>
        <w:t>ica</w:t>
      </w:r>
      <w:del w:id="9130" w:author="GoldenCorpusHarness" w:date="2026-03-28T22:23:47Z">
        <w:r>
          <w:delText>tions Prohi</w:delText>
        </w:r>
      </w:del>
      <w:r>
        <w:t>b</w:t>
      </w:r>
      <w:del w:id="9131" w:author="GoldenCorpusHarness" w:date="2026-03-28T22:23:47Z">
        <w:r>
          <w:delText>it</w:delText>
        </w:r>
      </w:del>
      <w:ins w:id="9132" w:author="GoldenCorpusHarness" w:date="2026-03-28T22:23:47Z">
        <w:r>
          <w:t>l</w:t>
        </w:r>
      </w:ins>
      <w:r>
        <w:t>e</w:t>
      </w:r>
      <w:del w:id="9133" w:author="GoldenCorpusHarness" w:date="2026-03-28T22:23:47Z">
        <w:r>
          <w:delText>d for Participants Receiving Nemtabrutinib:</w:delText>
        </w:r>
      </w:del>
      <w:ins w:id="9134" w:author="GoldenCorpusHarness" w:date="2026-03-28T22:23:47Z">
        <w:r>
          <w:t>.</w:t>
        </w:r>
      </w:ins>
    </w:p>
    <w:p ns2:paraId="0CB0C993" ns2:textId="77777777" w:rsidR="00C104D9" w:rsidRDefault="00895D30" w:rsidP="002A3F57">
      <w:pPr>
        <w:pStyle w:val="ListBullet"/>
        <w:keepLines w:val="0"/>
        <w:spacing w:before="0" w:after="240"/>
      </w:pPr>
      <w:del w:id="9135" w:author="GoldenCorpusHarness" w:date="2026-03-28T22:23:47Z">
        <w:r>
          <w:delText>In vit</w:delText>
        </w:r>
      </w:del>
      <w:ins w:id="9136" w:author="GoldenCorpusHarness" w:date="2026-03-28T22:23:47Z">
        <w:r>
          <w:t>P</w:t>
        </w:r>
      </w:ins>
      <w:r>
        <w:t>r</w:t>
      </w:r>
      <w:del w:id="9137" w:author="GoldenCorpusHarness" w:date="2026-03-28T22:23:47Z">
        <w:r>
          <w:delText>o, in human h</w:delText>
        </w:r>
      </w:del>
      <w:r>
        <w:t>epa</w:t>
      </w:r>
      <w:del w:id="9138" w:author="GoldenCorpusHarness" w:date="2026-03-28T22:23:47Z">
        <w:r>
          <w:delText>tocytes, nemtab</w:delText>
        </w:r>
      </w:del>
      <w:r>
        <w:t>r</w:t>
      </w:r>
      <w:del w:id="9139" w:author="GoldenCorpusHarness" w:date="2026-03-28T22:23:47Z">
        <w:r>
          <w:delText>utinib is metabolized primarily via glucuronid</w:delText>
        </w:r>
      </w:del>
      <w:r>
        <w:t>ation</w:t>
      </w:r>
      <w:del w:id="9140" w:author="GoldenCorpusHarness" w:date="2026-03-28T22:23:47Z">
        <w:r>
          <w:delText xml:space="preserve"> </w:delText>
        </w:r>
      </w:del>
      <w:ins w:id="9141" w:author="GoldenCorpusHarness" w:date="2026-03-28T22:23:47Z">
        <w:r>
          <w:t>/H</w:t>
        </w:r>
      </w:ins>
      <w:r>
        <w:t>and</w:t>
      </w:r>
      <w:del w:id="9142" w:author="GoldenCorpusHarness" w:date="2026-03-28T22:23:47Z">
        <w:r>
          <w:delText xml:space="preserve"> to a lesser extent by oxidation. In vitro data suggest overall low risk for a c</w:delText>
        </w:r>
      </w:del>
      <w:r>
        <w:t>lin</w:t>
      </w:r>
      <w:del w:id="9143" w:author="GoldenCorpusHarness" w:date="2026-03-28T22:23:47Z">
        <w:r>
          <w:delText>ically meanin</w:delText>
        </w:r>
      </w:del>
      <w:r>
        <w:t>g</w:t>
      </w:r>
      <w:del w:id="9144" w:author="GoldenCorpusHarness" w:date="2026-03-28T22:23:47Z">
        <w:r>
          <w:delText>ful DDI with inhibi</w:delText>
        </w:r>
      </w:del>
      <w:ins w:id="9145" w:author="GoldenCorpusHarness" w:date="2026-03-28T22:23:47Z">
        <w:r>
          <w:t>/S</w:t>
        </w:r>
      </w:ins>
      <w:r>
        <w:t>tor</w:t>
      </w:r>
      <w:del w:id="9146" w:author="GoldenCorpusHarness" w:date="2026-03-28T22:23:47Z">
        <w:r>
          <w:delText xml:space="preserve">s </w:delText>
        </w:r>
      </w:del>
      <w:ins w:id="9147" w:author="GoldenCorpusHarness" w:date="2026-03-28T22:23:47Z">
        <w:r>
          <w:t>age/Acc</w:t>
        </w:r>
      </w:ins>
      <w:r>
        <w:t>o</w:t>
      </w:r>
      <w:del w:id="9148" w:author="GoldenCorpusHarness" w:date="2026-03-28T22:23:47Z">
        <w:r>
          <w:delText>f CYP e</w:delText>
        </w:r>
      </w:del>
      <w:ins w:id="9149" w:author="GoldenCorpusHarness" w:date="2026-03-28T22:23:47Z">
        <w:r>
          <w:t>u</w:t>
        </w:r>
      </w:ins>
      <w:r>
        <w:t>n</w:t>
      </w:r>
      <w:del w:id="9150" w:author="GoldenCorpusHarness" w:date="2026-03-28T22:23:47Z">
        <w:r>
          <w:delText>zymes, with a possible exception of strong CYP3A inhibitors. Impact of inhibitors of UGT1A3, 1A4, or 1A9, may be also mitigated by multiple me</w:delText>
        </w:r>
      </w:del>
      <w:r>
        <w:t>tab</w:t>
      </w:r>
      <w:del w:id="9151" w:author="GoldenCorpusHarness" w:date="2026-03-28T22:23:47Z">
        <w:r>
          <w:delText>o</w:delText>
        </w:r>
      </w:del>
      <w:ins w:id="9152" w:author="GoldenCorpusHarness" w:date="2026-03-28T22:23:47Z">
        <w:r>
          <w:t>i</w:t>
        </w:r>
      </w:ins>
      <w:r>
        <w:t>li</w:t>
      </w:r>
      <w:del w:id="9153" w:author="GoldenCorpusHarness" w:date="2026-03-28T22:23:47Z">
        <w:r>
          <w:delText xml:space="preserve">c pathways/enzymes expected to be involved in nemtabrutinib elimination and </w:delText>
        </w:r>
      </w:del>
      <w:r>
        <w:t>ty</w:t>
      </w:r>
      <w:del w:id="9154" w:author="GoldenCorpusHarness" w:date="2026-03-28T22:23:47Z">
        <w:r>
          <w:delText>pically low magnitude of DDIs reported via inhibition of these UGTs. Clinically meaningful effect of CYP3A strong inducers on nemtabrutinib PK cannot be excluded, because they may induce (via activation of pregnane X receptor) multiple enzymes involved in nemtabrutinib metabolism. Based on in vitro data, nemtabrutinib has the potential to inhibit gut P-gp in vivo and therefore could increase the exposure of coadministered drugs that are substrates of P-gp. Concomitant medications with the following characteristics are prohibited for participants randomized to nemtabrutinib treatment group during the study:</w:delText>
        </w:r>
      </w:del>
    </w:p>
    <w:p ns2:paraId="7531C1C0" ns2:textId="77777777" w:rsidR="00C104D9" w:rsidRDefault="00895D30" w:rsidP="00C104D9">
      <w:pPr>
        <w:pStyle w:val="ListBullet2"/>
        <w:keepLines w:val="0"/>
        <w:spacing w:after="240"/>
        <w:ind w:hanging="357"/>
      </w:pPr>
      <w:ins w:id="9155" w:author="GoldenCorpusHarness" w:date="2026-03-28T22:23:47Z">
        <w:r>
          <w:t xml:space="preserve">Dose </w:t>
        </w:r>
      </w:ins>
      <w:r>
        <w:t>P</w:t>
      </w:r>
      <w:del w:id="9156" w:author="GoldenCorpusHarness" w:date="2026-03-28T22:23:47Z">
        <w:r>
          <w:delText>-g</w:delText>
        </w:r>
      </w:del>
      <w:ins w:id="9157" w:author="GoldenCorpusHarness" w:date="2026-03-28T22:23:47Z">
        <w:r>
          <w:t>re</w:t>
        </w:r>
      </w:ins>
      <w:r>
        <w:t>p</w:t>
      </w:r>
      <w:del w:id="9158" w:author="GoldenCorpusHarness" w:date="2026-03-28T22:23:47Z">
        <w:r>
          <w:delText xml:space="preserve"> subst</w:delText>
        </w:r>
      </w:del>
      <w:ins w:id="9159" w:author="GoldenCorpusHarness" w:date="2026-03-28T22:23:47Z">
        <w:r>
          <w:t>a</w:t>
        </w:r>
      </w:ins>
      <w:r>
        <w:t>rat</w:t>
      </w:r>
      <w:del w:id="9160" w:author="GoldenCorpusHarness" w:date="2026-03-28T22:23:47Z">
        <w:r>
          <w:delText>es w</w:delText>
        </w:r>
      </w:del>
      <w:r>
        <w:t>i</w:t>
      </w:r>
      <w:del w:id="9161" w:author="GoldenCorpusHarness" w:date="2026-03-28T22:23:47Z">
        <w:r>
          <w:delText xml:space="preserve">th a </w:delText>
        </w:r>
      </w:del>
      <w:ins w:id="9162" w:author="GoldenCorpusHarness" w:date="2026-03-28T22:23:47Z">
        <w:r>
          <w:t>o</w:t>
        </w:r>
      </w:ins>
      <w:r>
        <w:t>n</w:t>
      </w:r>
      <w:del w:id="9163" w:author="GoldenCorpusHarness" w:date="2026-03-28T22:23:47Z">
        <w:r>
          <w:delText>arrow therapeutic index</w:delText>
        </w:r>
      </w:del>
    </w:p>
    <w:p ns2:paraId="10E2C92E" ns2:textId="77777777" w:rsidR="00C104D9" w:rsidRDefault="00895D30" w:rsidP="00C104D9">
      <w:pPr>
        <w:pStyle w:val="ListBullet2"/>
        <w:keepLines w:val="0"/>
        <w:spacing w:after="240"/>
        <w:ind w:hanging="357"/>
      </w:pPr>
      <w:del w:id="9164" w:author="GoldenCorpusHarness" w:date="2026-03-28T22:23:47Z">
        <w:r>
          <w:delText>CY</w:delText>
        </w:r>
      </w:del>
      <w:ins w:id="9165" w:author="GoldenCorpusHarness" w:date="2026-03-28T22:23:47Z">
        <w:r>
          <w:t xml:space="preserve">For administrative reasons, the treatment period is divided into 4-week cycles (28 days). Details on preparation and administration of nemtabrutinib are provided in the </w:t>
        </w:r>
      </w:ins>
      <w:r>
        <w:t>P</w:t>
      </w:r>
      <w:del w:id="9166" w:author="GoldenCorpusHarness" w:date="2026-03-28T22:23:47Z">
        <w:r>
          <w:delText>3A stro</w:delText>
        </w:r>
      </w:del>
      <w:ins w:id="9167" w:author="GoldenCorpusHarness" w:date="2026-03-28T22:23:47Z">
        <w:r>
          <w:t>harmacy Manual. Details on administration of venetoclax and rituximab (or equivalent) are provided in the correspondi</w:t>
        </w:r>
      </w:ins>
      <w:r>
        <w:t xml:space="preserve">ng </w:t>
      </w:r>
      <w:del w:id="9168" w:author="GoldenCorpusHarness" w:date="2026-03-28T22:23:47Z">
        <w:r>
          <w:delText>inducers</w:delText>
        </w:r>
      </w:del>
      <w:ins w:id="9169" w:author="GoldenCorpusHarness" w:date="2026-03-28T22:23:47Z">
        <w:r>
          <w:t>prescribing information or institutional SOP.</w:t>
        </w:r>
      </w:ins>
    </w:p>
    <w:p ns2:paraId="674CA8E0" ns2:textId="77777777" w:rsidR="002E1979" w:rsidRDefault="00895D30" w:rsidP="00554A09">
      <w:pPr>
        <w:pStyle w:val="ListBullet2"/>
        <w:keepLines w:val="0"/>
        <w:spacing w:after="240"/>
        <w:ind w:hanging="357"/>
      </w:pPr>
      <w:del w:id="9170" w:author="GoldenCorpusHarness" w:date="2026-03-28T22:23:47Z">
        <w:r>
          <w:delText>CYP3A stro</w:delText>
        </w:r>
      </w:del>
      <w:ins w:id="9171" w:author="GoldenCorpusHarness" w:date="2026-03-28T22:23:47Z">
        <w:r>
          <w:t>Ve</w:t>
        </w:r>
      </w:ins>
      <w:r>
        <w:t>n</w:t>
      </w:r>
      <w:del w:id="9172" w:author="GoldenCorpusHarness" w:date="2026-03-28T22:23:47Z">
        <w:r>
          <w:delText>g inhibi</w:delText>
        </w:r>
      </w:del>
      <w:ins w:id="9173" w:author="GoldenCorpusHarness" w:date="2026-03-28T22:23:47Z">
        <w:r>
          <w:t>e</w:t>
        </w:r>
      </w:ins>
      <w:r>
        <w:t>to</w:t>
      </w:r>
      <w:del w:id="9174" w:author="GoldenCorpusHarness" w:date="2026-03-28T22:23:47Z">
        <w:r>
          <w:delText>rs</w:delText>
        </w:r>
      </w:del>
      <w:ins w:id="9175" w:author="GoldenCorpusHarness" w:date="2026-03-28T22:23:47Z">
        <w:r>
          <w:t>clax</w:t>
        </w:r>
      </w:ins>
    </w:p>
    <w:p ns2:paraId="02F777F0" ns2:textId="77777777" w:rsidR="00C104D9" w:rsidRDefault="00895D30" w:rsidP="00C104D9">
      <w:pPr>
        <w:pStyle w:val="ListBullet"/>
        <w:keepLines w:val="0"/>
        <w:numPr>
          <w:ilvl w:val="0"/>
          <w:numId w:val="0"/>
        </w:numPr>
        <w:spacing w:after="240"/>
        <w:ind w:left="357"/>
      </w:pPr>
      <w:del w:id="9176" w:author="GoldenCorpusHarness" w:date="2026-03-28T22:23:47Z">
        <w:r>
          <w:delText>NO</w:delText>
        </w:r>
      </w:del>
      <w:ins w:id="9177" w:author="GoldenCorpusHarness" w:date="2026-03-28T22:23:47Z">
        <w:r>
          <w:t xml:space="preserve">Venetoclax will be taken orally every morning following food. </w:t>
        </w:r>
      </w:ins>
      <w:r>
        <w:t>T</w:t>
      </w:r>
      <w:del w:id="9178" w:author="GoldenCorpusHarness" w:date="2026-03-28T22:23:47Z">
        <w:r>
          <w:delText>E: A list of e</w:delText>
        </w:r>
      </w:del>
      <w:ins w:id="9179" w:author="GoldenCorpusHarness" w:date="2026-03-28T22:23:47Z">
        <w:r>
          <w:t>he dose of venetocla</w:t>
        </w:r>
      </w:ins>
      <w:r>
        <w:t>x</w:t>
      </w:r>
      <w:del w:id="9180" w:author="GoldenCorpusHarness" w:date="2026-03-28T22:23:47Z">
        <w:r>
          <w:delText>ample in vivo su</w:delText>
        </w:r>
      </w:del>
      <w:ins w:id="9181" w:author="GoldenCorpusHarness" w:date="2026-03-28T22:23:47Z">
        <w:r>
          <w:t xml:space="preserve"> to </w:t>
        </w:r>
      </w:ins>
      <w:r>
        <w:t>b</w:t>
      </w:r>
      <w:del w:id="9182" w:author="GoldenCorpusHarness" w:date="2026-03-28T22:23:47Z">
        <w:r>
          <w:delText>strates of P</w:delText>
        </w:r>
      </w:del>
      <w:ins w:id="9183" w:author="GoldenCorpusHarness" w:date="2026-03-28T22:23:47Z">
        <w:r>
          <w:t>e used in this study increases from 20 mg to 400 mg qd during the ramp</w:t>
        </w:r>
      </w:ins>
      <w:r>
        <w:t>-</w:t>
      </w:r>
      <w:del w:id="9184" w:author="GoldenCorpusHarness" w:date="2026-03-28T22:23:47Z">
        <w:r>
          <w:delText>gp with narrow therapeutic index and strong inducers or strong inhi</w:delText>
        </w:r>
      </w:del>
      <w:ins w:id="9185" w:author="GoldenCorpusHarness" w:date="2026-03-28T22:23:47Z">
        <w:r>
          <w:t>up phase. Following the ramp-up, the dose is 400 mg qd as shown in Ta</w:t>
        </w:r>
      </w:ins>
      <w:r>
        <w:t>b</w:t>
      </w:r>
      <w:del w:id="9186" w:author="GoldenCorpusHarness" w:date="2026-03-28T22:23:47Z">
        <w:r>
          <w:delText>itors of CYP3A is provided in Appendix 8</w:delText>
        </w:r>
      </w:del>
      <w:ins w:id="9187" w:author="GoldenCorpusHarness" w:date="2026-03-28T22:23:47Z">
        <w:r>
          <w:t>le 9</w:t>
        </w:r>
      </w:ins>
      <w:r>
        <w:t>.</w:t>
      </w:r>
    </w:p>
    <w:p ns2:paraId="068AAD2D" ns2:textId="67F0C41B" w:rsidR="00EE53B3" w:rsidRDefault="00895D30" w:rsidP="00AF46CA">
      <w:pPr>
        <w:pStyle w:val="ListBullet"/>
        <w:keepLines w:val="0"/>
        <w:numPr>
          <w:ilvl w:val="0"/>
          <w:numId w:val="0"/>
        </w:numPr>
        <w:ind w:left="357"/>
      </w:pPr>
      <w:r>
        <w:t>N</w:t>
      </w:r>
      <w:del w:id="9188" w:author="GoldenCorpusHarness" w:date="2026-03-28T22:23:47Z">
        <w:r>
          <w:delText>OTE: Strong CYP3A inhibitors are prohibited for Part 1 participants. However, for Part 2 participants if strong inhibitors of CYP3A are required (as per the opinion of the Investigator) on an interim or short-term basis, consultation with Sponsor is required and treatment interruption with n</w:delText>
        </w:r>
      </w:del>
      <w:r>
        <w:t>emtabrutinib</w:t>
      </w:r>
      <w:del w:id="9189" w:author="GoldenCorpusHarness" w:date="2026-03-28T22:23:47Z">
        <w:r>
          <w:delText xml:space="preserve"> may be permitted.</w:delText>
        </w:r>
      </w:del>
    </w:p>
    <w:p ns2:paraId="11224774" ns2:textId="77777777" w:rsidR="00C104D9" w:rsidRPr="0011561A" w:rsidRDefault="00895D30" w:rsidP="0011561A">
      <w:pPr>
        <w:pStyle w:val="paragraph0"/>
        <w:rPr>
          <w:b/>
          <w:bCs/>
        </w:rPr>
      </w:pPr>
      <w:del w:id="9190" w:author="GoldenCorpusHarness" w:date="2026-03-28T22:23:47Z">
        <w:r>
          <w:delText>Medications Prohi</w:delText>
        </w:r>
      </w:del>
      <w:ins w:id="9191" w:author="GoldenCorpusHarness" w:date="2026-03-28T22:23:47Z">
        <w:r>
          <w:t xml:space="preserve">There are no specific calculations or evaluations required to </w:t>
        </w:r>
      </w:ins>
      <w:r>
        <w:t>b</w:t>
      </w:r>
      <w:del w:id="9192" w:author="GoldenCorpusHarness" w:date="2026-03-28T22:23:47Z">
        <w:r>
          <w:delText>ited When Recei</w:delText>
        </w:r>
      </w:del>
      <w:ins w:id="9193" w:author="GoldenCorpusHarness" w:date="2026-03-28T22:23:47Z">
        <w:r>
          <w:t>e performed to administer the proper dose to each participant. The rationale for selection of doses to be used in this study is pro</w:t>
        </w:r>
      </w:ins>
      <w:r>
        <w:t>vi</w:t>
      </w:r>
      <w:del w:id="9194" w:author="GoldenCorpusHarness" w:date="2026-03-28T22:23:47Z">
        <w:r>
          <w:delText>ng Venetoclax:</w:delText>
        </w:r>
      </w:del>
      <w:ins w:id="9195" w:author="GoldenCorpusHarness" w:date="2026-03-28T22:23:47Z">
        <w:r>
          <w:t>ded in Section 4.3.3.</w:t>
        </w:r>
      </w:ins>
    </w:p>
    <w:p ns2:paraId="2B0B7677" ns2:textId="5EDAB1A2" w:rsidR="00EE53B3" w:rsidRDefault="00895D30" w:rsidP="00EE53B3">
      <w:pPr>
        <w:pStyle w:val="ListBullet"/>
        <w:keepLines w:val="0"/>
        <w:ind w:left="357" w:hanging="357"/>
      </w:pPr>
      <w:del w:id="9196" w:author="GoldenCorpusHarness" w:date="2026-03-28T22:23:47Z">
        <w:r>
          <w:delText>Stro</w:delText>
        </w:r>
      </w:del>
      <w:ins w:id="9197" w:author="GoldenCorpusHarness" w:date="2026-03-28T22:23:47Z">
        <w:r>
          <w:t>Nemtabrutinib tablets (FMF1 or FMF2 formulation) will be taken every day orally without food (either 1 hour before food or 2 hours post food). The dose must be taken at least 10 hours (dosi</w:t>
        </w:r>
      </w:ins>
      <w:r>
        <w:t xml:space="preserve">ng </w:t>
      </w:r>
      <w:del w:id="9198" w:author="GoldenCorpusHarness" w:date="2026-03-28T22:23:47Z">
        <w:r>
          <w:delText>CYP3A inhibitors are not permitted during initiation or ramp-up phases of</w:delText>
        </w:r>
      </w:del>
      <w:ins w:id="9199" w:author="GoldenCorpusHarness" w:date="2026-03-28T22:23:47Z">
        <w:r>
          <w:t>cannot be delayed more than 2 hours) after the</w:t>
        </w:r>
      </w:ins>
      <w:r>
        <w:t xml:space="preserve"> venetoclax dos</w:t>
      </w:r>
      <w:del w:id="9200" w:author="GoldenCorpusHarness" w:date="2026-03-28T22:23:47Z">
        <w:r>
          <w:delText>ing</w:delText>
        </w:r>
      </w:del>
      <w:ins w:id="9201" w:author="GoldenCorpusHarness" w:date="2026-03-28T22:23:47Z">
        <w:r>
          <w:t>e</w:t>
        </w:r>
      </w:ins>
      <w:r>
        <w:t>.</w:t>
      </w:r>
      <w:del w:id="9202" w:author="GoldenCorpusHarness" w:date="2026-03-28T22:23:47Z">
        <w:r>
          <w:delText xml:space="preserve"> See Table 18 for dose modification required once the participant is receiving steady daily dose.</w:delText>
        </w:r>
      </w:del>
    </w:p>
    <w:p ns2:paraId="71CC7098" ns2:textId="77777777" w:rsidR="00C104D9" w:rsidRDefault="00895D30" w:rsidP="00EE53B3">
      <w:pPr>
        <w:pStyle w:val="paragraph0"/>
      </w:pPr>
      <w:del w:id="9203" w:author="GoldenCorpusHarness" w:date="2026-03-28T22:23:47Z">
        <w:r>
          <w:delText>A</w:delText>
        </w:r>
      </w:del>
      <w:ins w:id="9204" w:author="GoldenCorpusHarness" w:date="2026-03-28T22:23:47Z">
        <w:r>
          <w:t>NOTE:</w:t>
        </w:r>
      </w:ins>
      <w:r>
        <w:t xml:space="preserve"> </w:t>
      </w:r>
      <w:ins w:id="9205" w:author="GoldenCorpusHarness" w:date="2026-03-28T22:23:47Z">
        <w:r>
          <w:t>Participants on FMF1 formu</w:t>
        </w:r>
      </w:ins>
      <w:r>
        <w:t>l</w:t>
      </w:r>
      <w:ins w:id="9206" w:author="GoldenCorpusHarness" w:date="2026-03-28T22:23:47Z">
        <w:r>
          <w:t>at</w:t>
        </w:r>
      </w:ins>
      <w:r>
        <w:t>i</w:t>
      </w:r>
      <w:ins w:id="9207" w:author="GoldenCorpusHarness" w:date="2026-03-28T22:23:47Z">
        <w:r>
          <w:t xml:space="preserve">on may </w:t>
        </w:r>
      </w:ins>
      <w:r>
        <w:t>s</w:t>
      </w:r>
      <w:ins w:id="9208" w:author="GoldenCorpusHarness" w:date="2026-03-28T22:23:47Z">
        <w:r>
          <w:t>witch to FMF2 formulation when feasible. Dosing with FMF2 should begin at the star</w:t>
        </w:r>
      </w:ins>
      <w:r>
        <w:t xml:space="preserve">t of </w:t>
      </w:r>
      <w:ins w:id="9209" w:author="GoldenCorpusHarness" w:date="2026-03-28T22:23:47Z">
        <w:r>
          <w:t>a n</w:t>
        </w:r>
      </w:ins>
      <w:r>
        <w:t>e</w:t>
      </w:r>
      <w:del w:id="9210" w:author="GoldenCorpusHarness" w:date="2026-03-28T22:23:47Z">
        <w:r>
          <w:delText>xamp</w:delText>
        </w:r>
      </w:del>
      <w:ins w:id="9211" w:author="GoldenCorpusHarness" w:date="2026-03-28T22:23:47Z">
        <w:r>
          <w:t>w cyc</w:t>
        </w:r>
      </w:ins>
      <w:r>
        <w:t xml:space="preserve">le </w:t>
      </w:r>
      <w:del w:id="9212" w:author="GoldenCorpusHarness" w:date="2026-03-28T22:23:47Z">
        <w:r>
          <w:delText>in</w:delText>
        </w:r>
      </w:del>
      <w:ins w:id="9213" w:author="GoldenCorpusHarness" w:date="2026-03-28T22:23:47Z">
        <w:r>
          <w:t>(Day</w:t>
        </w:r>
      </w:ins>
      <w:r>
        <w:t xml:space="preserve"> </w:t>
      </w:r>
      <w:del w:id="9214" w:author="GoldenCorpusHarness" w:date="2026-03-28T22:23:47Z">
        <w:r>
          <w:delText>vivo strong inhibitors of CYP3A is provided in Appendix 8</w:delText>
        </w:r>
      </w:del>
      <w:ins w:id="9215" w:author="GoldenCorpusHarness" w:date="2026-03-28T22:23:47Z">
        <w:r>
          <w:t>1)</w:t>
        </w:r>
      </w:ins>
      <w:r>
        <w:t>.</w:t>
      </w:r>
    </w:p>
    <w:p ns2:paraId="4B086E5B" ns2:textId="77777777" w:rsidR="00C104D9" w:rsidRDefault="00895D30" w:rsidP="0011561A">
      <w:pPr>
        <w:pStyle w:val="paragraph0"/>
      </w:pPr>
      <w:del w:id="9216" w:author="GoldenCorpusHarness" w:date="2026-03-28T22:23:47Z">
        <w:r>
          <w:delText>If</w:delText>
        </w:r>
      </w:del>
      <w:ins w:id="9217" w:author="GoldenCorpusHarness" w:date="2026-03-28T22:23:47Z">
        <w:r>
          <w:t>Rituximab</w:t>
        </w:r>
      </w:ins>
      <w:r>
        <w:t xml:space="preserve"> </w:t>
      </w:r>
      <w:del w:id="9218" w:author="GoldenCorpusHarness" w:date="2026-03-28T22:23:47Z">
        <w:r>
          <w:delText>the investigat</w:delText>
        </w:r>
      </w:del>
      <w:r>
        <w:t xml:space="preserve">or </w:t>
      </w:r>
      <w:del w:id="9219" w:author="GoldenCorpusHarness" w:date="2026-03-28T22:23:47Z">
        <w:r>
          <w:delText>deter</w:delText>
        </w:r>
      </w:del>
      <w:ins w:id="9220" w:author="GoldenCorpusHarness" w:date="2026-03-28T22:23:47Z">
        <w:r>
          <w:t>Biosi</w:t>
        </w:r>
      </w:ins>
      <w:r>
        <w:t>mi</w:t>
      </w:r>
      <w:del w:id="9221" w:author="GoldenCorpusHarness" w:date="2026-03-28T22:23:47Z">
        <w:r>
          <w:delText>nes that a p</w:delText>
        </w:r>
      </w:del>
      <w:ins w:id="9222" w:author="GoldenCorpusHarness" w:date="2026-03-28T22:23:47Z">
        <w:r>
          <w:t>l</w:t>
        </w:r>
      </w:ins>
      <w:r>
        <w:t>ar</w:t>
      </w:r>
      <w:del w:id="9223" w:author="GoldenCorpusHarness" w:date="2026-03-28T22:23:47Z">
        <w:r>
          <w:delText xml:space="preserve">ticipant requires any of the treatments for any reason, study intervention must be discontinued. </w:delText>
        </w:r>
      </w:del>
    </w:p>
    <w:p ns2:paraId="1D7E6BB5" ns2:textId="77777777" w:rsidR="00C104D9" w:rsidRDefault="00895D30" w:rsidP="0011561A">
      <w:pPr>
        <w:pStyle w:val="paragraph0"/>
      </w:pPr>
      <w:ins w:id="9224" w:author="GoldenCorpusHarness" w:date="2026-03-28T22:23:47Z">
        <w:r>
          <w:t xml:space="preserve">Rituximab (or rituximab biosimilar [see </w:t>
        </w:r>
      </w:ins>
      <w:r>
        <w:t>A</w:t>
      </w:r>
      <w:del w:id="9225" w:author="GoldenCorpusHarness" w:date="2026-03-28T22:23:47Z">
        <w:r>
          <w:delText>ll treatments</w:delText>
        </w:r>
      </w:del>
      <w:ins w:id="9226" w:author="GoldenCorpusHarness" w:date="2026-03-28T22:23:47Z">
        <w:r>
          <w:t>ppendix 13]) will be administered by</w:t>
        </w:r>
      </w:ins>
      <w:r>
        <w:t xml:space="preserve"> th</w:t>
      </w:r>
      <w:del w:id="9227" w:author="GoldenCorpusHarness" w:date="2026-03-28T22:23:47Z">
        <w:r>
          <w:delText>at t</w:delText>
        </w:r>
      </w:del>
      <w:ins w:id="9228" w:author="GoldenCorpusHarness" w:date="2026-03-28T22:23:47Z">
        <w:r>
          <w:t>e investigator and/or study staff according to approved product labeling and institutional guidelines. Investigators s</w:t>
        </w:r>
      </w:ins>
      <w:r>
        <w:t>h</w:t>
      </w:r>
      <w:del w:id="9229" w:author="GoldenCorpusHarness" w:date="2026-03-28T22:23:47Z">
        <w:r>
          <w:delText xml:space="preserve">e investigator considers necessary </w:delText>
        </w:r>
      </w:del>
      <w:ins w:id="9230" w:author="GoldenCorpusHarness" w:date="2026-03-28T22:23:47Z">
        <w:r>
          <w:t>ould review current prescribing in</w:t>
        </w:r>
      </w:ins>
      <w:r>
        <w:t>for</w:t>
      </w:r>
      <w:del w:id="9231" w:author="GoldenCorpusHarness" w:date="2026-03-28T22:23:47Z">
        <w:r>
          <w:delText xml:space="preserve"> a participant’s welfare may be administered at the discretion of the investigator in keeping with the community standards of medical care</w:delText>
        </w:r>
      </w:del>
      <w:ins w:id="9232" w:author="GoldenCorpusHarness" w:date="2026-03-28T22:23:47Z">
        <w:r>
          <w:t>mation and local guidelines</w:t>
        </w:r>
      </w:ins>
      <w:r>
        <w:t>.</w:t>
      </w:r>
      <w:del w:id="9233" w:author="GoldenCorpusHarness" w:date="2026-03-28T22:23:47Z">
        <w:r>
          <w:delText xml:space="preserve"> All concomitant medication will be recorded on the eCRF including all prescription, OTC products, herbal supplements, and IV medications and fluids. If changes occur during the study period, documentation of drug dosage, frequency, route, and date should also be included on the eCRF. </w:delText>
        </w:r>
      </w:del>
    </w:p>
    <w:p ns2:paraId="15F6BFA5" ns2:textId="77777777" w:rsidR="00C104D9" w:rsidRDefault="00895D30" w:rsidP="0011561A">
      <w:pPr>
        <w:pStyle w:val="paragraph0"/>
      </w:pPr>
      <w:del w:id="9234" w:author="GoldenCorpusHarness" w:date="2026-03-28T22:23:47Z">
        <w:r>
          <w:delText>All</w:delText>
        </w:r>
      </w:del>
      <w:ins w:id="9235" w:author="GoldenCorpusHarness" w:date="2026-03-28T22:23:47Z">
        <w:r>
          <w:t>See</w:t>
        </w:r>
      </w:ins>
      <w:r>
        <w:t xml:space="preserve"> </w:t>
      </w:r>
      <w:ins w:id="9236" w:author="GoldenCorpusHarness" w:date="2026-03-28T22:23:47Z">
        <w:r>
          <w:t>Se</w:t>
        </w:r>
      </w:ins>
      <w:r>
        <w:t>c</w:t>
      </w:r>
      <w:ins w:id="9237" w:author="GoldenCorpusHarness" w:date="2026-03-28T22:23:47Z">
        <w:r>
          <w:t>ti</w:t>
        </w:r>
      </w:ins>
      <w:r>
        <w:t>on</w:t>
      </w:r>
      <w:del w:id="9238" w:author="GoldenCorpusHarness" w:date="2026-03-28T22:23:47Z">
        <w:r>
          <w:delText>c</w:delText>
        </w:r>
      </w:del>
      <w:ins w:id="9239" w:author="GoldenCorpusHarness" w:date="2026-03-28T22:23:47Z">
        <w:r>
          <w:t xml:space="preserve"> 6.5.3 f</w:t>
        </w:r>
      </w:ins>
      <w:r>
        <w:t>o</w:t>
      </w:r>
      <w:del w:id="9240" w:author="GoldenCorpusHarness" w:date="2026-03-28T22:23:47Z">
        <w:r>
          <w:delText>mitant</w:delText>
        </w:r>
      </w:del>
      <w:ins w:id="9241" w:author="GoldenCorpusHarness" w:date="2026-03-28T22:23:47Z">
        <w:r>
          <w:t>r</w:t>
        </w:r>
      </w:ins>
      <w:r>
        <w:t xml:space="preserve"> </w:t>
      </w:r>
      <w:ins w:id="9242" w:author="GoldenCorpusHarness" w:date="2026-03-28T22:23:47Z">
        <w:r>
          <w:t>pre</w:t>
        </w:r>
      </w:ins>
      <w:r>
        <w:t>medication</w:t>
      </w:r>
      <w:del w:id="9243" w:author="GoldenCorpusHarness" w:date="2026-03-28T22:23:47Z">
        <w:r>
          <w:delText>s</w:delText>
        </w:r>
      </w:del>
      <w:r>
        <w:t xml:space="preserve"> re</w:t>
      </w:r>
      <w:del w:id="9244" w:author="GoldenCorpusHarness" w:date="2026-03-28T22:23:47Z">
        <w:r>
          <w:delText>ce</w:delText>
        </w:r>
      </w:del>
      <w:ins w:id="9245" w:author="GoldenCorpusHarness" w:date="2026-03-28T22:23:47Z">
        <w:r>
          <w:t>qu</w:t>
        </w:r>
      </w:ins>
      <w:r>
        <w:t>i</w:t>
      </w:r>
      <w:del w:id="9246" w:author="GoldenCorpusHarness" w:date="2026-03-28T22:23:47Z">
        <w:r>
          <w:delText>ved within 42 days befo</w:delText>
        </w:r>
      </w:del>
      <w:r>
        <w:t>re</w:t>
      </w:r>
      <w:del w:id="9247" w:author="GoldenCorpusHarness" w:date="2026-03-28T22:23:47Z">
        <w:r>
          <w:delText xml:space="preserve"> the first dose of study interv</w:delText>
        </w:r>
      </w:del>
      <w:ins w:id="9248" w:author="GoldenCorpusHarness" w:date="2026-03-28T22:23:47Z">
        <w:r>
          <w:t>m</w:t>
        </w:r>
      </w:ins>
      <w:r>
        <w:t>ent</w:t>
      </w:r>
      <w:del w:id="9249" w:author="GoldenCorpusHarness" w:date="2026-03-28T22:23:47Z">
        <w:r>
          <w:delText>ion and up to 30 day</w:delText>
        </w:r>
      </w:del>
      <w:r>
        <w:t>s</w:t>
      </w:r>
      <w:del w:id="9250" w:author="GoldenCorpusHarness" w:date="2026-03-28T22:23:47Z">
        <w:r>
          <w:delText xml:space="preserve"> after the last dose of study intervention should be recorded</w:delText>
        </w:r>
      </w:del>
      <w:r>
        <w:t>.</w:t>
      </w:r>
      <w:del w:id="9251" w:author="GoldenCorpusHarness" w:date="2026-03-28T22:23:47Z">
        <w:r>
          <w:delText xml:space="preserve"> All concomitant medications administered during SAEs or ECIs are to be recorded. SAEs and ECIs are defined in Section 8.4.</w:delText>
        </w:r>
      </w:del>
    </w:p>
    <w:p ns2:paraId="3622DBF5" ns2:textId="77777777" w:rsidR="00C104D9" w:rsidRPr="008E3F90" w:rsidRDefault="00895D30" w:rsidP="0011561A">
      <w:pPr>
        <w:pStyle w:val="paragraph0"/>
        <w:rPr>
          <w:rFonts w:eastAsiaTheme="minorHAnsi"/>
        </w:rPr>
      </w:pPr>
      <w:del w:id="9252" w:author="GoldenCorpusHarness" w:date="2026-03-28T22:23:47Z">
        <w:r>
          <w:delText>See Appendix 7 for country-specific requirements.</w:delText>
        </w:r>
      </w:del>
    </w:p>
    <w:p ns2:paraId="725D16A0" ns2:textId="77777777" w:rsidR="00C104D9" w:rsidRPr="00DC45F3" w:rsidRDefault="00895D30" w:rsidP="00C104D9">
      <w:pPr>
        <w:pStyle w:val="Heading3"/>
      </w:pPr>
      <w:r>
        <w:t>M</w:t>
      </w:r>
      <w:del w:id="9253" w:author="GoldenCorpusHarness" w:date="2026-03-28T22:23:47Z">
        <w:r>
          <w:delText>edications That Require Caution When Coadmin</w:delText>
        </w:r>
      </w:del>
      <w:r>
        <w:t>is</w:t>
      </w:r>
      <w:del w:id="9254" w:author="GoldenCorpusHarness" w:date="2026-03-28T22:23:47Z">
        <w:r>
          <w:delText>ter</w:delText>
        </w:r>
      </w:del>
      <w:ins w:id="9255" w:author="GoldenCorpusHarness" w:date="2026-03-28T22:23:47Z">
        <w:r>
          <w:t>s</w:t>
        </w:r>
      </w:ins>
      <w:r>
        <w:t xml:space="preserve">ed </w:t>
      </w:r>
      <w:del w:id="9256" w:author="GoldenCorpusHarness" w:date="2026-03-28T22:23:47Z">
        <w:r>
          <w:delText>W</w:delText>
        </w:r>
      </w:del>
      <w:ins w:id="9257" w:author="GoldenCorpusHarness" w:date="2026-03-28T22:23:47Z">
        <w:r>
          <w:t>or Vom</w:t>
        </w:r>
      </w:ins>
      <w:r>
        <w:t>it</w:t>
      </w:r>
      <w:del w:id="9258" w:author="GoldenCorpusHarness" w:date="2026-03-28T22:23:47Z">
        <w:r>
          <w:delText>h</w:delText>
        </w:r>
      </w:del>
      <w:ins w:id="9259" w:author="GoldenCorpusHarness" w:date="2026-03-28T22:23:47Z">
        <w:r>
          <w:t>ed</w:t>
        </w:r>
      </w:ins>
      <w:r>
        <w:t xml:space="preserve"> </w:t>
      </w:r>
      <w:del w:id="9260" w:author="GoldenCorpusHarness" w:date="2026-03-28T22:23:47Z">
        <w:r>
          <w:delText>V</w:delText>
        </w:r>
      </w:del>
      <w:ins w:id="9261" w:author="GoldenCorpusHarness" w:date="2026-03-28T22:23:47Z">
        <w:r>
          <w:t>Dos</w:t>
        </w:r>
      </w:ins>
      <w:r>
        <w:t>e</w:t>
      </w:r>
      <w:del w:id="9262" w:author="GoldenCorpusHarness" w:date="2026-03-28T22:23:47Z">
        <w:r>
          <w:delText>netoclax</w:delText>
        </w:r>
      </w:del>
      <w:ins w:id="9263" w:author="GoldenCorpusHarness" w:date="2026-03-28T22:23:47Z">
        <w:r>
          <w:t>s</w:t>
        </w:r>
      </w:ins>
    </w:p>
    <w:p ns2:paraId="7839E30B" ns2:textId="77777777" w:rsidR="00C104D9" w:rsidRDefault="00895D30" w:rsidP="0011561A">
      <w:pPr>
        <w:pStyle w:val="paragraph0"/>
      </w:pPr>
      <w:del w:id="9264" w:author="GoldenCorpusHarness" w:date="2026-03-28T22:23:47Z">
        <w:r>
          <w:delText>C</w:delText>
        </w:r>
      </w:del>
      <w:ins w:id="9265" w:author="GoldenCorpusHarness" w:date="2026-03-28T22:23:47Z">
        <w:r>
          <w:t xml:space="preserve">If doses </w:t>
        </w:r>
      </w:ins>
      <w:r>
        <w:t>a</w:t>
      </w:r>
      <w:ins w:id="9266" w:author="GoldenCorpusHarness" w:date="2026-03-28T22:23:47Z">
        <w:r>
          <w:t>re missed or vomited, this m</w:t>
        </w:r>
      </w:ins>
      <w:r>
        <w:t>u</w:t>
      </w:r>
      <w:ins w:id="9267" w:author="GoldenCorpusHarness" w:date="2026-03-28T22:23:47Z">
        <w:r>
          <w:t>s</w:t>
        </w:r>
      </w:ins>
      <w:r>
        <w:t>t</w:t>
      </w:r>
      <w:del w:id="9268" w:author="GoldenCorpusHarness" w:date="2026-03-28T22:23:47Z">
        <w:r>
          <w:delText>ion should</w:delText>
        </w:r>
      </w:del>
      <w:r>
        <w:t xml:space="preserve"> be </w:t>
      </w:r>
      <w:del w:id="9269" w:author="GoldenCorpusHarness" w:date="2026-03-28T22:23:47Z">
        <w:r>
          <w:delText>taken when co-adm</w:delText>
        </w:r>
      </w:del>
      <w:r>
        <w:t>in</w:t>
      </w:r>
      <w:ins w:id="9270" w:author="GoldenCorpusHarness" w:date="2026-03-28T22:23:47Z">
        <w:r>
          <w:t>d</w:t>
        </w:r>
      </w:ins>
      <w:r>
        <w:t>i</w:t>
      </w:r>
      <w:del w:id="9271" w:author="GoldenCorpusHarness" w:date="2026-03-28T22:23:47Z">
        <w:r>
          <w:delText>s</w:delText>
        </w:r>
      </w:del>
      <w:ins w:id="9272" w:author="GoldenCorpusHarness" w:date="2026-03-28T22:23:47Z">
        <w:r>
          <w:t>ca</w:t>
        </w:r>
      </w:ins>
      <w:r>
        <w:t>te</w:t>
      </w:r>
      <w:del w:id="9273" w:author="GoldenCorpusHarness" w:date="2026-03-28T22:23:47Z">
        <w:r>
          <w:delText>r</w:delText>
        </w:r>
      </w:del>
      <w:ins w:id="9274" w:author="GoldenCorpusHarness" w:date="2026-03-28T22:23:47Z">
        <w:r>
          <w:t xml:space="preserve">d </w:t>
        </w:r>
      </w:ins>
      <w:r>
        <w:t>in</w:t>
      </w:r>
      <w:del w:id="9275" w:author="GoldenCorpusHarness" w:date="2026-03-28T22:23:47Z">
        <w:r>
          <w:delText>g</w:delText>
        </w:r>
      </w:del>
      <w:r>
        <w:t xml:space="preserve"> the </w:t>
      </w:r>
      <w:del w:id="9276" w:author="GoldenCorpusHarness" w:date="2026-03-28T22:23:47Z">
        <w:r>
          <w:delText>follow</w:delText>
        </w:r>
      </w:del>
      <w:ins w:id="9277" w:author="GoldenCorpusHarness" w:date="2026-03-28T22:23:47Z">
        <w:r>
          <w:t>part</w:t>
        </w:r>
      </w:ins>
      <w:r>
        <w:t>i</w:t>
      </w:r>
      <w:del w:id="9278" w:author="GoldenCorpusHarness" w:date="2026-03-28T22:23:47Z">
        <w:r>
          <w:delText xml:space="preserve">ng </w:delText>
        </w:r>
      </w:del>
      <w:r>
        <w:t>c</w:t>
      </w:r>
      <w:del w:id="9279" w:author="GoldenCorpusHarness" w:date="2026-03-28T22:23:47Z">
        <w:r>
          <w:delText>oncom</w:delText>
        </w:r>
      </w:del>
      <w:r>
        <w:t>i</w:t>
      </w:r>
      <w:del w:id="9280" w:author="GoldenCorpusHarness" w:date="2026-03-28T22:23:47Z">
        <w:r>
          <w:delText>t</w:delText>
        </w:r>
      </w:del>
      <w:ins w:id="9281" w:author="GoldenCorpusHarness" w:date="2026-03-28T22:23:47Z">
        <w:r>
          <w:t>p</w:t>
        </w:r>
      </w:ins>
      <w:r>
        <w:t>ant</w:t>
      </w:r>
      <w:ins w:id="9282" w:author="GoldenCorpusHarness" w:date="2026-03-28T22:23:47Z">
        <w:r>
          <w:t>’s</w:t>
        </w:r>
      </w:ins>
      <w:r>
        <w:t xml:space="preserve"> </w:t>
      </w:r>
      <w:ins w:id="9283" w:author="GoldenCorpusHarness" w:date="2026-03-28T22:23:47Z">
        <w:r>
          <w:t>source docu</w:t>
        </w:r>
      </w:ins>
      <w:r>
        <w:t>me</w:t>
      </w:r>
      <w:del w:id="9284" w:author="GoldenCorpusHarness" w:date="2026-03-28T22:23:47Z">
        <w:r>
          <w:delText>dica</w:delText>
        </w:r>
      </w:del>
      <w:ins w:id="9285" w:author="GoldenCorpusHarness" w:date="2026-03-28T22:23:47Z">
        <w:r>
          <w:t>n</w:t>
        </w:r>
      </w:ins>
      <w:r>
        <w:t>t</w:t>
      </w:r>
      <w:del w:id="9286" w:author="GoldenCorpusHarness" w:date="2026-03-28T22:23:47Z">
        <w:r>
          <w:delText>ion</w:delText>
        </w:r>
      </w:del>
      <w:r>
        <w:t xml:space="preserve">s </w:t>
      </w:r>
      <w:del w:id="9287" w:author="GoldenCorpusHarness" w:date="2026-03-28T22:23:47Z">
        <w:r>
          <w:delText>with</w:delText>
        </w:r>
      </w:del>
      <w:ins w:id="9288" w:author="GoldenCorpusHarness" w:date="2026-03-28T22:23:47Z">
        <w:r>
          <w:t>and</w:t>
        </w:r>
      </w:ins>
      <w:r>
        <w:t xml:space="preserve"> </w:t>
      </w:r>
      <w:del w:id="9289" w:author="GoldenCorpusHarness" w:date="2026-03-28T22:23:47Z">
        <w:r>
          <w:delText>v</w:delText>
        </w:r>
      </w:del>
      <w:r>
        <w:t>e</w:t>
      </w:r>
      <w:del w:id="9290" w:author="GoldenCorpusHarness" w:date="2026-03-28T22:23:47Z">
        <w:r>
          <w:delText>netoclax during the study:</w:delText>
        </w:r>
      </w:del>
      <w:ins w:id="9291" w:author="GoldenCorpusHarness" w:date="2026-03-28T22:23:47Z">
        <w:r>
          <w:t>CRF.</w:t>
        </w:r>
      </w:ins>
    </w:p>
    <w:p ns2:paraId="5FC824FD" ns2:textId="0544BC12" w:rsidR="00C104D9" w:rsidRDefault="00895D30" w:rsidP="00C104D9">
      <w:pPr>
        <w:pStyle w:val="ListBullet"/>
        <w:keepLines w:val="0"/>
        <w:spacing w:after="240"/>
      </w:pPr>
      <w:del w:id="9292" w:author="GoldenCorpusHarness" w:date="2026-03-28T22:23:47Z">
        <w:r>
          <w:delText>S</w:delText>
        </w:r>
      </w:del>
      <w:ins w:id="9293" w:author="GoldenCorpusHarness" w:date="2026-03-28T22:23:47Z">
        <w:r>
          <w:t>Nem</w:t>
        </w:r>
      </w:ins>
      <w:r>
        <w:t>t</w:t>
      </w:r>
      <w:ins w:id="9294" w:author="GoldenCorpusHarness" w:date="2026-03-28T22:23:47Z">
        <w:r>
          <w:t>ab</w:t>
        </w:r>
      </w:ins>
      <w:r>
        <w:t>r</w:t>
      </w:r>
      <w:del w:id="9295" w:author="GoldenCorpusHarness" w:date="2026-03-28T22:23:47Z">
        <w:r>
          <w:delText xml:space="preserve">ong CYP3A </w:delText>
        </w:r>
      </w:del>
      <w:ins w:id="9296" w:author="GoldenCorpusHarness" w:date="2026-03-28T22:23:47Z">
        <w:r>
          <w:t>ut</w:t>
        </w:r>
      </w:ins>
      <w:r>
        <w:t>in</w:t>
      </w:r>
      <w:del w:id="9297" w:author="GoldenCorpusHarness" w:date="2026-03-28T22:23:47Z">
        <w:r>
          <w:delText>h</w:delText>
        </w:r>
      </w:del>
      <w:r>
        <w:t>ib</w:t>
      </w:r>
      <w:del w:id="9298" w:author="GoldenCorpusHarness" w:date="2026-03-28T22:23:47Z">
        <w:r>
          <w:delText>itors - see Table 18 for dose modification required once the participant is receiving steady daily dose of venetoclax.</w:delText>
        </w:r>
      </w:del>
    </w:p>
    <w:p ns2:paraId="1C3FF1D4" ns2:textId="6D1E1B48" w:rsidR="00C104D9" w:rsidRDefault="00895D30" w:rsidP="00C104D9">
      <w:pPr>
        <w:pStyle w:val="ListBullet"/>
        <w:keepLines w:val="0"/>
        <w:spacing w:after="240"/>
      </w:pPr>
      <w:del w:id="9299" w:author="GoldenCorpusHarness" w:date="2026-03-28T22:23:47Z">
        <w:r>
          <w:delText>Moderate CYP3</w:delText>
        </w:r>
      </w:del>
      <w:r>
        <w:t xml:space="preserve">A </w:t>
      </w:r>
      <w:del w:id="9300" w:author="GoldenCorpusHarness" w:date="2026-03-28T22:23:47Z">
        <w:r>
          <w:delText>inhibitors or P-</w:delText>
        </w:r>
      </w:del>
      <w:ins w:id="9301" w:author="GoldenCorpusHarness" w:date="2026-03-28T22:23:47Z">
        <w:r>
          <w:t>missed (&gt;6 hours after the ori</w:t>
        </w:r>
      </w:ins>
      <w:r>
        <w:t>g</w:t>
      </w:r>
      <w:del w:id="9302" w:author="GoldenCorpusHarness" w:date="2026-03-28T22:23:47Z">
        <w:r>
          <w:delText>p inhibitors - see dose modification recommendations in</w:delText>
        </w:r>
      </w:del>
      <w:ins w:id="9303" w:author="GoldenCorpusHarness" w:date="2026-03-28T22:23:47Z">
        <w:r>
          <w:t>inally scheduled dose) or vomited dose should not be replaced.</w:t>
        </w:r>
      </w:ins>
      <w:r>
        <w:t xml:space="preserve"> T</w:t>
      </w:r>
      <w:del w:id="9304" w:author="GoldenCorpusHarness" w:date="2026-03-28T22:23:47Z">
        <w:r>
          <w:delText>able 18</w:delText>
        </w:r>
      </w:del>
      <w:ins w:id="9305" w:author="GoldenCorpusHarness" w:date="2026-03-28T22:23:47Z">
        <w:r>
          <w:t>he participant should be instructed to take the next schedule dose</w:t>
        </w:r>
      </w:ins>
      <w:r>
        <w:t>.</w:t>
      </w:r>
      <w:ins w:id="9306" w:author="GoldenCorpusHarness" w:date="2026-03-28T22:23:47Z">
        <w:r>
          <w:t xml:space="preserve"> If the participant vomits the first dose of nemtabrutinib, the participant may be rechallenged at the discretion of the investigator.</w:t>
        </w:r>
      </w:ins>
    </w:p>
    <w:p ns2:paraId="5C2D056A" ns2:textId="77777777" w:rsidR="00C104D9" w:rsidRDefault="00895D30" w:rsidP="00C104D9">
      <w:pPr>
        <w:pStyle w:val="ListBullet"/>
        <w:keepLines w:val="0"/>
        <w:spacing w:after="240"/>
      </w:pPr>
      <w:del w:id="9307" w:author="GoldenCorpusHarness" w:date="2026-03-28T22:23:47Z">
        <w:r>
          <w:delText>S</w:delText>
        </w:r>
      </w:del>
      <w:ins w:id="9308" w:author="GoldenCorpusHarness" w:date="2026-03-28T22:23:47Z">
        <w:r>
          <w:t>Vene</w:t>
        </w:r>
      </w:ins>
      <w:r>
        <w:t>t</w:t>
      </w:r>
      <w:del w:id="9309" w:author="GoldenCorpusHarness" w:date="2026-03-28T22:23:47Z">
        <w:r>
          <w:delText>r</w:delText>
        </w:r>
      </w:del>
      <w:r>
        <w:t>o</w:t>
      </w:r>
      <w:del w:id="9310" w:author="GoldenCorpusHarness" w:date="2026-03-28T22:23:47Z">
        <w:r>
          <w:delText>ng or moder</w:delText>
        </w:r>
      </w:del>
      <w:ins w:id="9311" w:author="GoldenCorpusHarness" w:date="2026-03-28T22:23:47Z">
        <w:r>
          <w:t>cl</w:t>
        </w:r>
      </w:ins>
      <w:r>
        <w:t>a</w:t>
      </w:r>
      <w:del w:id="9312" w:author="GoldenCorpusHarness" w:date="2026-03-28T22:23:47Z">
        <w:r>
          <w:delText xml:space="preserve">te CYP3A inducers - avoid coadministration. </w:delText>
        </w:r>
      </w:del>
      <w:ins w:id="9313" w:author="GoldenCorpusHarness" w:date="2026-03-28T22:23:47Z">
        <w:r>
          <w:t>x</w:t>
        </w:r>
      </w:ins>
    </w:p>
    <w:p ns2:paraId="12F778EA" ns2:textId="080E624A" w:rsidR="00EE53B3" w:rsidRDefault="00895D30" w:rsidP="00EE53B3">
      <w:pPr>
        <w:pStyle w:val="ListBullet"/>
        <w:keepLines w:val="0"/>
        <w:ind w:left="357" w:hanging="357"/>
      </w:pPr>
      <w:del w:id="9314" w:author="GoldenCorpusHarness" w:date="2026-03-28T22:23:47Z">
        <w:r>
          <w:delText>P-</w:delText>
        </w:r>
      </w:del>
      <w:ins w:id="9315" w:author="GoldenCorpusHarness" w:date="2026-03-28T22:23:47Z">
        <w:r>
          <w:t>A missed or vomited dose should not be replaced. The participant should be instructed to take the next schedule dose. If the participant vomits the first dose of venetoclax, the participant may be rechallen</w:t>
        </w:r>
      </w:ins>
      <w:r>
        <w:t>g</w:t>
      </w:r>
      <w:del w:id="9316" w:author="GoldenCorpusHarness" w:date="2026-03-28T22:23:47Z">
        <w:r>
          <w:delText>p su</w:delText>
        </w:r>
      </w:del>
      <w:ins w:id="9317" w:author="GoldenCorpusHarness" w:date="2026-03-28T22:23:47Z">
        <w:r>
          <w:t>ed at the discretion of the investigator. Refer to venetoclax prescri</w:t>
        </w:r>
      </w:ins>
      <w:r>
        <w:t>b</w:t>
      </w:r>
      <w:del w:id="9318" w:author="GoldenCorpusHarness" w:date="2026-03-28T22:23:47Z">
        <w:r>
          <w:delText>strates - take at least 6 hours before venetoclax dose</w:delText>
        </w:r>
      </w:del>
      <w:ins w:id="9319" w:author="GoldenCorpusHarness" w:date="2026-03-28T22:23:47Z">
        <w:r>
          <w:t>ing information for detail</w:t>
        </w:r>
      </w:ins>
      <w:r>
        <w:t>.</w:t>
      </w:r>
    </w:p>
    <w:p ns2:paraId="3AE676DC" ns2:textId="77777777" w:rsidR="00C104D9" w:rsidRDefault="00895D30" w:rsidP="0011561A">
      <w:pPr>
        <w:pStyle w:val="paragraph0"/>
      </w:pPr>
      <w:del w:id="9320" w:author="GoldenCorpusHarness" w:date="2026-03-28T22:23:47Z">
        <w:r>
          <w:delText>A list of example in vivo inhib</w:delText>
        </w:r>
      </w:del>
      <w:ins w:id="9321" w:author="GoldenCorpusHarness" w:date="2026-03-28T22:23:47Z">
        <w:r>
          <w:t>R</w:t>
        </w:r>
      </w:ins>
      <w:r>
        <w:t>it</w:t>
      </w:r>
      <w:del w:id="9322" w:author="GoldenCorpusHarness" w:date="2026-03-28T22:23:47Z">
        <w:r>
          <w:delText xml:space="preserve">ors </w:delText>
        </w:r>
      </w:del>
      <w:ins w:id="9323" w:author="GoldenCorpusHarness" w:date="2026-03-28T22:23:47Z">
        <w:r>
          <w:t>uxim</w:t>
        </w:r>
      </w:ins>
      <w:r>
        <w:t>a</w:t>
      </w:r>
      <w:del w:id="9324" w:author="GoldenCorpusHarness" w:date="2026-03-28T22:23:47Z">
        <w:r>
          <w:delText>nd inducers of CYP3A and P-gp su</w:delText>
        </w:r>
      </w:del>
      <w:r>
        <w:t>b</w:t>
      </w:r>
      <w:del w:id="9325" w:author="GoldenCorpusHarness" w:date="2026-03-28T22:23:47Z">
        <w:r>
          <w:delText>strates</w:delText>
        </w:r>
      </w:del>
      <w:r>
        <w:t xml:space="preserve"> or </w:t>
      </w:r>
      <w:del w:id="9326" w:author="GoldenCorpusHarness" w:date="2026-03-28T22:23:47Z">
        <w:r>
          <w:delText>inhibitors is provided in Appendix 8. See Sect</w:delText>
        </w:r>
      </w:del>
      <w:ins w:id="9327" w:author="GoldenCorpusHarness" w:date="2026-03-28T22:23:47Z">
        <w:r>
          <w:t>B</w:t>
        </w:r>
      </w:ins>
      <w:r>
        <w:t>io</w:t>
      </w:r>
      <w:del w:id="9328" w:author="GoldenCorpusHarness" w:date="2026-03-28T22:23:47Z">
        <w:r>
          <w:delText>n 6.5.1 fo</w:delText>
        </w:r>
      </w:del>
      <w:ins w:id="9329" w:author="GoldenCorpusHarness" w:date="2026-03-28T22:23:47Z">
        <w:r>
          <w:t>simila</w:t>
        </w:r>
      </w:ins>
      <w:r>
        <w:t>r</w:t>
      </w:r>
      <w:del w:id="9330" w:author="GoldenCorpusHarness" w:date="2026-03-28T22:23:47Z">
        <w:r>
          <w:delText xml:space="preserve"> medications prohibited on nemtabrutinib treatment.</w:delText>
        </w:r>
      </w:del>
    </w:p>
    <w:p ns2:paraId="366AA532" ns2:textId="77777777" w:rsidR="00C104D9" w:rsidRDefault="00895D30" w:rsidP="00C104D9">
      <w:pPr>
        <w:pStyle w:val="Heading3"/>
      </w:pPr>
      <w:del w:id="9331" w:author="GoldenCorpusHarness" w:date="2026-03-28T22:23:47Z">
        <w:r>
          <w:delText>Tum</w:delText>
        </w:r>
      </w:del>
      <w:ins w:id="9332" w:author="GoldenCorpusHarness" w:date="2026-03-28T22:23:47Z">
        <w:r>
          <w:t>N</w:t>
        </w:r>
      </w:ins>
      <w:r>
        <w:t>o</w:t>
      </w:r>
      <w:del w:id="9333" w:author="GoldenCorpusHarness" w:date="2026-03-28T22:23:47Z">
        <w:r>
          <w:delText>r Lysis Syndrome Prophylaxis</w:delText>
        </w:r>
      </w:del>
      <w:ins w:id="9334" w:author="GoldenCorpusHarness" w:date="2026-03-28T22:23:47Z">
        <w:r>
          <w:t>t</w:t>
        </w:r>
      </w:ins>
      <w:r>
        <w:t xml:space="preserve"> a</w:t>
      </w:r>
      <w:del w:id="9335" w:author="GoldenCorpusHarness" w:date="2026-03-28T22:23:47Z">
        <w:r>
          <w:delText>nd Mon</w:delText>
        </w:r>
      </w:del>
      <w:ins w:id="9336" w:author="GoldenCorpusHarness" w:date="2026-03-28T22:23:47Z">
        <w:r>
          <w:t>ppl</w:t>
        </w:r>
      </w:ins>
      <w:r>
        <w:t>i</w:t>
      </w:r>
      <w:del w:id="9337" w:author="GoldenCorpusHarness" w:date="2026-03-28T22:23:47Z">
        <w:r>
          <w:delText>toring</w:delText>
        </w:r>
      </w:del>
      <w:ins w:id="9338" w:author="GoldenCorpusHarness" w:date="2026-03-28T22:23:47Z">
        <w:r>
          <w:t>cable.</w:t>
        </w:r>
      </w:ins>
    </w:p>
    <w:p ns2:paraId="34504FBF" ns2:textId="77777777" w:rsidR="00263068" w:rsidRPr="0011561A" w:rsidRDefault="00895D30" w:rsidP="0011561A">
      <w:pPr>
        <w:pStyle w:val="paragraph0"/>
        <w:rPr>
          <w:b/>
          <w:bCs/>
        </w:rPr>
      </w:pPr>
      <w:del w:id="9339" w:author="GoldenCorpusHarness" w:date="2026-03-28T22:23:47Z">
        <w:r>
          <w:delText>N</w:delText>
        </w:r>
      </w:del>
      <w:ins w:id="9340" w:author="GoldenCorpusHarness" w:date="2026-03-28T22:23:47Z">
        <w:r>
          <w:t>Handling, Storag</w:t>
        </w:r>
      </w:ins>
      <w:r>
        <w:t>e</w:t>
      </w:r>
      <w:del w:id="9341" w:author="GoldenCorpusHarness" w:date="2026-03-28T22:23:47Z">
        <w:r>
          <w:delText>m</w:delText>
        </w:r>
      </w:del>
      <w:ins w:id="9342" w:author="GoldenCorpusHarness" w:date="2026-03-28T22:23:47Z">
        <w:r>
          <w:t>, and Accoun</w:t>
        </w:r>
      </w:ins>
      <w:r>
        <w:t>tab</w:t>
      </w:r>
      <w:del w:id="9343" w:author="GoldenCorpusHarness" w:date="2026-03-28T22:23:47Z">
        <w:r>
          <w:delText>ru</w:delText>
        </w:r>
      </w:del>
      <w:ins w:id="9344" w:author="GoldenCorpusHarness" w:date="2026-03-28T22:23:47Z">
        <w:r>
          <w:t>ili</w:t>
        </w:r>
      </w:ins>
      <w:r>
        <w:t>t</w:t>
      </w:r>
      <w:del w:id="9345" w:author="GoldenCorpusHarness" w:date="2026-03-28T22:23:47Z">
        <w:r>
          <w:delText>inib</w:delText>
        </w:r>
      </w:del>
      <w:ins w:id="9346" w:author="GoldenCorpusHarness" w:date="2026-03-28T22:23:47Z">
        <w:r>
          <w:t>y</w:t>
        </w:r>
      </w:ins>
    </w:p>
    <w:p ns2:paraId="08103166" ns2:textId="77777777" w:rsidR="002F34E2" w:rsidRPr="00BC6B5B" w:rsidRDefault="00895D30" w:rsidP="0011561A">
      <w:pPr>
        <w:pStyle w:val="paragraph0"/>
      </w:pPr>
      <w:del w:id="9347" w:author="GoldenCorpusHarness" w:date="2026-03-28T22:23:47Z">
        <w:r>
          <w:delText xml:space="preserve">TLS monitoring is required for high-risk participants. </w:delText>
        </w:r>
      </w:del>
      <w:r>
        <w:t xml:space="preserve">The </w:t>
      </w:r>
      <w:del w:id="9348" w:author="GoldenCorpusHarness" w:date="2026-03-28T22:23:47Z">
        <w:r>
          <w:delText>definition of</w:delText>
        </w:r>
      </w:del>
      <w:ins w:id="9349" w:author="GoldenCorpusHarness" w:date="2026-03-28T22:23:47Z">
        <w:r>
          <w:t>investigator or designee must confirm appropriate temperature conditions</w:t>
        </w:r>
      </w:ins>
      <w:r>
        <w:t xml:space="preserve"> h</w:t>
      </w:r>
      <w:del w:id="9350" w:author="GoldenCorpusHarness" w:date="2026-03-28T22:23:47Z">
        <w:r>
          <w:delText>i</w:delText>
        </w:r>
      </w:del>
      <w:ins w:id="9351" w:author="GoldenCorpusHarness" w:date="2026-03-28T22:23:47Z">
        <w:r>
          <w:t>ave been maintained durin</w:t>
        </w:r>
      </w:ins>
      <w:r>
        <w:t>g</w:t>
      </w:r>
      <w:ins w:id="9352" w:author="GoldenCorpusHarness" w:date="2026-03-28T22:23:47Z">
        <w:r>
          <w:t xml:space="preserve"> transit for all study intervention received, and any discrepancies are reported and resolved before use of t</w:t>
        </w:r>
      </w:ins>
      <w:r>
        <w:t>h</w:t>
      </w:r>
      <w:del w:id="9353" w:author="GoldenCorpusHarness" w:date="2026-03-28T22:23:47Z">
        <w:r>
          <w:delText>-risk is an</w:delText>
        </w:r>
      </w:del>
      <w:ins w:id="9354" w:author="GoldenCorpusHarness" w:date="2026-03-28T22:23:47Z">
        <w:r>
          <w:t>e stud</w:t>
        </w:r>
      </w:ins>
      <w:r>
        <w:t xml:space="preserve">y </w:t>
      </w:r>
      <w:del w:id="9355" w:author="GoldenCorpusHarness" w:date="2026-03-28T22:23:47Z">
        <w:r>
          <w:delText>measurable lymph node with the largest diameter ≥10 cm or the presence of both ≥25×109/L ALC AND any measurable lymph node with the largest diameter ≥5 cm, but &lt;10 cm</w:delText>
        </w:r>
      </w:del>
      <w:ins w:id="9356" w:author="GoldenCorpusHarness" w:date="2026-03-28T22:23:47Z">
        <w:r>
          <w:t>intervention</w:t>
        </w:r>
      </w:ins>
      <w:r>
        <w:t>.</w:t>
      </w:r>
      <w:del w:id="9357" w:author="GoldenCorpusHarness" w:date="2026-03-28T22:23:47Z">
        <w:r>
          <w:delText xml:space="preserve"> Lymph node size should be determined by radiologic assessment.</w:delText>
        </w:r>
      </w:del>
    </w:p>
    <w:p ns2:paraId="7043D5D1" ns2:textId="77777777" w:rsidR="00A61C64" w:rsidRDefault="00895D30" w:rsidP="0011561A">
      <w:pPr>
        <w:pStyle w:val="paragraph0"/>
      </w:pPr>
      <w:del w:id="9358" w:author="GoldenCorpusHarness" w:date="2026-03-28T22:23:47Z">
        <w:r>
          <w:delText>Hematolo</w:delText>
        </w:r>
      </w:del>
      <w:ins w:id="9359" w:author="GoldenCorpusHarness" w:date="2026-03-28T22:23:47Z">
        <w:r>
          <w:t>Only participants enrolled in the study may receive study intervention, and only authorized site staff may supply or administer study intervention. All study interventions must be stored in a secure, environmentally controlled, and monitored (manual or automated) area in accordance with the labeled stora</w:t>
        </w:r>
      </w:ins>
      <w:r>
        <w:t>g</w:t>
      </w:r>
      <w:del w:id="9360" w:author="GoldenCorpusHarness" w:date="2026-03-28T22:23:47Z">
        <w:r>
          <w:delText>y and chemistry sample</w:delText>
        </w:r>
      </w:del>
      <w:ins w:id="9361" w:author="GoldenCorpusHarness" w:date="2026-03-28T22:23:47Z">
        <w:r>
          <w:t>e condition</w:t>
        </w:r>
      </w:ins>
      <w:r>
        <w:t>s wi</w:t>
      </w:r>
      <w:del w:id="9362" w:author="GoldenCorpusHarness" w:date="2026-03-28T22:23:47Z">
        <w:r>
          <w:delText>ll be taken predose on C1D1 and at 8 and 24 hours (C1D2) postdosin</w:delText>
        </w:r>
      </w:del>
      <w:ins w:id="9363" w:author="GoldenCorpusHarness" w:date="2026-03-28T22:23:47Z">
        <w:r>
          <w:t>th access limited to the investi</w:t>
        </w:r>
      </w:ins>
      <w:r>
        <w:t>g</w:t>
      </w:r>
      <w:ins w:id="9364" w:author="GoldenCorpusHarness" w:date="2026-03-28T22:23:47Z">
        <w:r>
          <w:t>ator and authorized site staff</w:t>
        </w:r>
      </w:ins>
      <w:r>
        <w:t>.</w:t>
      </w:r>
      <w:del w:id="9365" w:author="GoldenCorpusHarness" w:date="2026-03-28T22:23:47Z">
        <w:r>
          <w:delText xml:space="preserve"> The 8-hour chemistry results must be reviewed before the participant leaves the outpatient clinic that day. The investigator or subinvestigator must review the 24-hour (C1D2) laboratory results before dosing on the next day. </w:delText>
        </w:r>
      </w:del>
    </w:p>
    <w:p ns2:paraId="756EA2DE" ns2:textId="77777777" w:rsidR="00231F18" w:rsidRPr="0011561A" w:rsidRDefault="00895D30" w:rsidP="00AF46CA">
      <w:pPr>
        <w:pStyle w:val="paragraph0"/>
        <w:keepNext/>
        <w:rPr>
          <w:b/>
          <w:bCs/>
        </w:rPr>
      </w:pPr>
      <w:del w:id="9366" w:author="GoldenCorpusHarness" w:date="2026-03-28T22:23:47Z">
        <w:r>
          <w:delText>Venetoclax</w:delText>
        </w:r>
      </w:del>
      <w:ins w:id="9367" w:author="GoldenCorpusHarness" w:date="2026-03-28T22:23:47Z">
        <w:r>
          <w:t>The investigator, institution, or the head of the medical institution (where applicable) is responsible for study intervention accountability, reconciliation, and record maintenance (ie, receipt, reconciliation, and final disposition records).</w:t>
        </w:r>
      </w:ins>
    </w:p>
    <w:p ns2:paraId="306B06E0" ns2:textId="366FD0CD" w:rsidR="00C104D9" w:rsidRPr="00D62CFA" w:rsidRDefault="00895D30" w:rsidP="00AF46CA">
      <w:pPr>
        <w:pStyle w:val="paragraph0"/>
        <w:keepNext/>
      </w:pPr>
      <w:del w:id="9368" w:author="GoldenCorpusHarness" w:date="2026-03-28T22:23:47Z">
        <w:r>
          <w:delText>Venetoclax can cause rapid reduction in t</w:delText>
        </w:r>
      </w:del>
      <w:ins w:id="9369" w:author="GoldenCorpusHarness" w:date="2026-03-28T22:23:47Z">
        <w:r>
          <w:t>For all study sites, the local country Sponsor personnel or designee will provide appropriate doc</w:t>
        </w:r>
      </w:ins>
      <w:r>
        <w:t>um</w:t>
      </w:r>
      <w:del w:id="9370" w:author="GoldenCorpusHarness" w:date="2026-03-28T22:23:47Z">
        <w:r>
          <w:delText>or size and there</w:delText>
        </w:r>
      </w:del>
      <w:ins w:id="9371" w:author="GoldenCorpusHarness" w:date="2026-03-28T22:23:47Z">
        <w:r>
          <w:t xml:space="preserve">entation that must be completed </w:t>
        </w:r>
      </w:ins>
      <w:r>
        <w:t>for</w:t>
      </w:r>
      <w:del w:id="9372" w:author="GoldenCorpusHarness" w:date="2026-03-28T22:23:47Z">
        <w:r>
          <w:delText xml:space="preserve">e poses a risk </w:delText>
        </w:r>
      </w:del>
      <w:ins w:id="9373" w:author="GoldenCorpusHarness" w:date="2026-03-28T22:23:47Z">
        <w:r>
          <w:t xml:space="preserve"> drug accountability and return, or local discard and destruction i</w:t>
        </w:r>
      </w:ins>
      <w:r>
        <w:t>f</w:t>
      </w:r>
      <w:del w:id="9374" w:author="GoldenCorpusHarness" w:date="2026-03-28T22:23:47Z">
        <w:r>
          <w:delText>or TLS durin</w:delText>
        </w:r>
      </w:del>
      <w:ins w:id="9375" w:author="GoldenCorpusHarness" w:date="2026-03-28T22:23:47Z">
        <w:r>
          <w:t xml:space="preserve"> appropriate. Where local discard and destruction is appropriate, the investi</w:t>
        </w:r>
      </w:ins>
      <w:r>
        <w:t>g</w:t>
      </w:r>
      <w:del w:id="9376" w:author="GoldenCorpusHarness" w:date="2026-03-28T22:23:47Z">
        <w:r>
          <w:delText xml:space="preserve"> the initial 5-week ra</w:delText>
        </w:r>
      </w:del>
      <w:ins w:id="9377" w:author="GoldenCorpusHarness" w:date="2026-03-28T22:23:47Z">
        <w:r>
          <w:t>ator is responsible for ensuring that a local discard/destruction procedure is docu</w:t>
        </w:r>
      </w:ins>
      <w:r>
        <w:t>m</w:t>
      </w:r>
      <w:del w:id="9378" w:author="GoldenCorpusHarness" w:date="2026-03-28T22:23:47Z">
        <w:r>
          <w:delText>p-up phase</w:delText>
        </w:r>
      </w:del>
      <w:ins w:id="9379" w:author="GoldenCorpusHarness" w:date="2026-03-28T22:23:47Z">
        <w:r>
          <w:t>ented</w:t>
        </w:r>
      </w:ins>
      <w:r>
        <w:t>.</w:t>
      </w:r>
      <w:del w:id="9380" w:author="GoldenCorpusHarness" w:date="2026-03-28T22:23:47Z">
        <w:r>
          <w:delText xml:space="preserve"> The risk of TLS is a continuum based on multiple factors, including tumor burden and comorbidities. Reduced renal function (creatinine clearance &lt;80 mL/min) further increases the risk. The definition of TLS is provided in Section 8.3.6. Tumor burden assessments may include radiographic evaluation (eg, CT scan) and blood hematology and chemistry (potassium, uric acid, phosphorus, calcium). Table 8 describes the recommended TLS prophylaxis and monitoring during treatment with venetoclax. Further details can be found in the current venetoclax label.</w:delText>
        </w:r>
      </w:del>
    </w:p>
    <w:p ns2:paraId="14F38C54" ns2:textId="19CBB5A5" w:rsidR="00C104D9" w:rsidRDefault="00895D30" w:rsidP="002A3F57">
      <w:pPr>
        <w:pStyle w:val="Caption"/>
      </w:pPr>
      <w:r>
        <w:t>T</w:t>
      </w:r>
      <w:del w:id="9381" w:author="GoldenCorpusHarness" w:date="2026-03-28T22:23:47Z">
        <w:r>
          <w:delText>able 8Reco</w:delText>
        </w:r>
      </w:del>
      <w:ins w:id="9382" w:author="GoldenCorpusHarness" w:date="2026-03-28T22:23:47Z">
        <w:r>
          <w:t>he study site is responsible for recording the lot nu</w:t>
        </w:r>
      </w:ins>
      <w:r>
        <w:t>m</w:t>
      </w:r>
      <w:ins w:id="9383" w:author="GoldenCorpusHarness" w:date="2026-03-28T22:23:47Z">
        <w:r>
          <w:t xml:space="preserve">ber, </w:t>
        </w:r>
      </w:ins>
      <w:r>
        <w:t>m</w:t>
      </w:r>
      <w:del w:id="9384" w:author="GoldenCorpusHarness" w:date="2026-03-28T22:23:47Z">
        <w:r>
          <w:delText>ended TL</w:delText>
        </w:r>
      </w:del>
      <w:ins w:id="9385" w:author="GoldenCorpusHarness" w:date="2026-03-28T22:23:47Z">
        <w:r>
          <w:t xml:space="preserve">anufacturer, and expiry date for any locally purchased product (if applicable) as per local guidelines unless otherwise instructed by the </w:t>
        </w:r>
      </w:ins>
      <w:r>
        <w:t>S</w:t>
      </w:r>
      <w:del w:id="9386" w:author="GoldenCorpusHarness" w:date="2026-03-28T22:23:47Z">
        <w:r>
          <w:delText xml:space="preserve"> Prophylaxis and Monitoring Based on Tumor Burden in Participants with CLL/SLL</w:delText>
        </w:r>
      </w:del>
      <w:ins w:id="9387" w:author="GoldenCorpusHarness" w:date="2026-03-28T22:23:47Z">
        <w:r>
          <w:t>ponsor.</w:t>
        </w:r>
      </w:ins>
    </w:p>
    <w:tbl>
      <w:tblPr>
        <w:tblStyle w:val="TableGrid"/>
        <w:tblW w:w="4985" w:type="pct"/>
        <w:tblLayout w:type="fixed"/>
        <w:tblLook w:val="04A0" w:firstRow="1" w:lastRow="0" w:firstColumn="1" w:lastColumn="0" w:noHBand="0" w:noVBand="1"/>
      </w:tblPr>
      <w:tblGrid>
        <w:gridCol w:w="931"/>
        <w:gridCol w:w="1669"/>
        <w:gridCol w:w="1714"/>
        <w:gridCol w:w="1746"/>
        <w:gridCol w:w="2903"/>
      </w:tblGrid>
      <w:tr w:rsidR="003117E4" ns2:paraId="3428D222" ns2:textId="77777777" w:rsidTr="00C104D9">
        <w:trPr>
          <w:tblHeader/>
        </w:trPr>
        <w:tc>
          <w:tcPr>
            <w:tcW w:w="2660" w:type="dxa"/>
            <w:gridSpan w:val="2"/>
            <w:vMerge w:val="restart"/>
          </w:tcPr>
          <w:p ns2:paraId="5E5B3AE5" ns2:textId="77777777" w:rsidR="00C104D9" w:rsidRPr="00B37657" w:rsidRDefault="00895D30" w:rsidP="004016E5">
            <w:pPr>
              <w:pStyle w:val="TableText0"/>
              <w:keepNext w:val="0"/>
              <w:jc w:val="center"/>
              <w:rPr>
                <w:b/>
                <w:bCs/>
                <w:sz w:val="20"/>
              </w:rPr>
            </w:pPr>
            <w:r w:rsidRPr="00B37657">
              <w:rPr>
                <w:b/>
                <w:bCs/>
                <w:sz w:val="20"/>
              </w:rPr>
              <w:t>Tumor Burden</w:t>
            </w:r>
          </w:p>
        </w:tc>
        <w:tc>
          <w:tcPr>
            <w:tcW w:w="3543" w:type="dxa"/>
            <w:gridSpan w:val="2"/>
          </w:tcPr>
          <w:p ns2:paraId="6CEF4EDC" ns2:textId="77777777" w:rsidR="00C104D9" w:rsidRPr="00B37657" w:rsidRDefault="00895D30" w:rsidP="004016E5">
            <w:pPr>
              <w:pStyle w:val="TableText0"/>
              <w:keepNext w:val="0"/>
              <w:jc w:val="center"/>
              <w:rPr>
                <w:b/>
                <w:bCs/>
                <w:sz w:val="20"/>
              </w:rPr>
            </w:pPr>
            <w:r w:rsidRPr="00B37657">
              <w:rPr>
                <w:b/>
                <w:bCs/>
                <w:sz w:val="20"/>
              </w:rPr>
              <w:t>Prophylaxis</w:t>
            </w:r>
          </w:p>
        </w:tc>
        <w:tc>
          <w:tcPr>
            <w:tcW w:w="2977" w:type="dxa"/>
          </w:tcPr>
          <w:p ns2:paraId="33B14ECD" ns2:textId="77777777" w:rsidR="00C104D9" w:rsidRPr="00B37657" w:rsidRDefault="00895D30" w:rsidP="004016E5">
            <w:pPr>
              <w:pStyle w:val="TableText0"/>
              <w:keepNext w:val="0"/>
              <w:jc w:val="center"/>
              <w:rPr>
                <w:b/>
                <w:bCs/>
                <w:sz w:val="20"/>
              </w:rPr>
            </w:pPr>
            <w:r w:rsidRPr="00B37657">
              <w:rPr>
                <w:b/>
                <w:bCs/>
                <w:sz w:val="20"/>
              </w:rPr>
              <w:t>Monitoring</w:t>
            </w:r>
            <w:r>
              <w:rPr>
                <w:b/>
                <w:bCs/>
                <w:sz w:val="20"/>
                <w:vertAlign w:val="superscript"/>
              </w:rPr>
              <w:t>a</w:t>
            </w:r>
            <w:r w:rsidRPr="00B37657">
              <w:rPr>
                <w:b/>
                <w:bCs/>
                <w:sz w:val="20"/>
                <w:vertAlign w:val="superscript"/>
              </w:rPr>
              <w:t>,</w:t>
            </w:r>
            <w:r>
              <w:rPr>
                <w:b/>
                <w:bCs/>
                <w:sz w:val="20"/>
                <w:vertAlign w:val="superscript"/>
              </w:rPr>
              <w:t>b</w:t>
            </w:r>
          </w:p>
        </w:tc>
      </w:tr>
      <w:tr w:rsidR="003117E4" ns2:paraId="31F86AC3" ns2:textId="77777777" w:rsidTr="00C104D9">
        <w:trPr>
          <w:tblHeader/>
        </w:trPr>
        <w:tc>
          <w:tcPr>
            <w:tcW w:w="2660" w:type="dxa"/>
            <w:gridSpan w:val="2"/>
            <w:vMerge/>
          </w:tcPr>
          <w:p ns2:paraId="1D123D04" ns2:textId="77777777" w:rsidR="00C104D9" w:rsidRPr="00B37657" w:rsidRDefault="00C104D9" w:rsidP="004016E5">
            <w:pPr>
              <w:pStyle w:val="TableText0"/>
              <w:keepNext w:val="0"/>
              <w:jc w:val="center"/>
              <w:rPr>
                <w:sz w:val="20"/>
              </w:rPr>
            </w:pPr>
          </w:p>
        </w:tc>
        <w:tc>
          <w:tcPr>
            <w:tcW w:w="1755" w:type="dxa"/>
          </w:tcPr>
          <w:p ns2:paraId="5FBB940C" ns2:textId="77777777" w:rsidR="00C104D9" w:rsidRPr="00B37657" w:rsidRDefault="00895D30" w:rsidP="004016E5">
            <w:pPr>
              <w:pStyle w:val="TableText0"/>
              <w:keepNext w:val="0"/>
              <w:jc w:val="center"/>
              <w:rPr>
                <w:b/>
                <w:bCs/>
                <w:sz w:val="20"/>
              </w:rPr>
            </w:pPr>
            <w:r w:rsidRPr="00B37657">
              <w:rPr>
                <w:b/>
                <w:bCs/>
                <w:sz w:val="20"/>
              </w:rPr>
              <w:t>Hydration</w:t>
            </w:r>
            <w:r>
              <w:rPr>
                <w:b/>
                <w:bCs/>
                <w:sz w:val="20"/>
                <w:vertAlign w:val="superscript"/>
              </w:rPr>
              <w:t>c</w:t>
            </w:r>
          </w:p>
        </w:tc>
        <w:tc>
          <w:tcPr>
            <w:tcW w:w="1788" w:type="dxa"/>
          </w:tcPr>
          <w:p ns2:paraId="3A2B8925" ns2:textId="77777777" w:rsidR="00C104D9" w:rsidRPr="00B37657" w:rsidRDefault="00895D30" w:rsidP="004016E5">
            <w:pPr>
              <w:pStyle w:val="TableText0"/>
              <w:keepNext w:val="0"/>
              <w:ind w:left="-165" w:right="-119"/>
              <w:jc w:val="center"/>
              <w:rPr>
                <w:b/>
                <w:bCs/>
                <w:sz w:val="20"/>
              </w:rPr>
            </w:pPr>
            <w:r w:rsidRPr="00B37657">
              <w:rPr>
                <w:b/>
                <w:bCs/>
                <w:sz w:val="20"/>
              </w:rPr>
              <w:t>Antihyperuricemics</w:t>
            </w:r>
          </w:p>
        </w:tc>
        <w:tc>
          <w:tcPr>
            <w:tcW w:w="2977" w:type="dxa"/>
          </w:tcPr>
          <w:p ns2:paraId="333922CA" ns2:textId="77777777" w:rsidR="00C104D9" w:rsidRPr="00B37657" w:rsidRDefault="00895D30" w:rsidP="004016E5">
            <w:pPr>
              <w:pStyle w:val="TableText0"/>
              <w:keepNext w:val="0"/>
              <w:jc w:val="center"/>
              <w:rPr>
                <w:b/>
                <w:bCs/>
                <w:sz w:val="20"/>
              </w:rPr>
            </w:pPr>
            <w:r w:rsidRPr="00B37657">
              <w:rPr>
                <w:b/>
                <w:bCs/>
                <w:sz w:val="20"/>
              </w:rPr>
              <w:t>Setting and Frequency of Assessments</w:t>
            </w:r>
          </w:p>
        </w:tc>
      </w:tr>
      <w:tr w:rsidR="003117E4" ns2:paraId="37B77DF3" ns2:textId="77777777" w:rsidTr="00C104D9">
        <w:tc>
          <w:tcPr>
            <w:tcW w:w="951" w:type="dxa"/>
          </w:tcPr>
          <w:p ns2:paraId="22248A57" ns2:textId="77777777" w:rsidR="00C104D9" w:rsidRPr="00B37657" w:rsidRDefault="00895D30" w:rsidP="004016E5">
            <w:pPr>
              <w:pStyle w:val="TableText0"/>
              <w:keepNext w:val="0"/>
              <w:rPr>
                <w:sz w:val="20"/>
              </w:rPr>
            </w:pPr>
            <w:r w:rsidRPr="00B37657">
              <w:rPr>
                <w:sz w:val="20"/>
              </w:rPr>
              <w:t>Low</w:t>
            </w:r>
          </w:p>
        </w:tc>
        <w:tc>
          <w:tcPr>
            <w:tcW w:w="1709" w:type="dxa"/>
          </w:tcPr>
          <w:p ns2:paraId="6EDBFABA" ns2:textId="77777777" w:rsidR="00C104D9" w:rsidRPr="00B37657" w:rsidRDefault="00895D30" w:rsidP="004016E5">
            <w:pPr>
              <w:pStyle w:val="TableText0"/>
              <w:keepNext w:val="0"/>
              <w:rPr>
                <w:sz w:val="20"/>
              </w:rPr>
            </w:pPr>
            <w:r w:rsidRPr="00B37657">
              <w:rPr>
                <w:sz w:val="20"/>
              </w:rPr>
              <w:t>All LN &lt;5 cm</w:t>
            </w:r>
            <w:r w:rsidRPr="00B37657">
              <w:rPr>
                <w:sz w:val="20"/>
              </w:rPr>
              <w:br/>
              <w:t>AND</w:t>
            </w:r>
            <w:r w:rsidRPr="00B37657">
              <w:rPr>
                <w:sz w:val="20"/>
              </w:rPr>
              <w:br/>
              <w:t>ALC &lt;25 x 10</w:t>
            </w:r>
            <w:r w:rsidRPr="00B37657">
              <w:rPr>
                <w:sz w:val="20"/>
                <w:vertAlign w:val="superscript"/>
              </w:rPr>
              <w:t>9</w:t>
            </w:r>
            <w:r w:rsidRPr="00B37657">
              <w:rPr>
                <w:sz w:val="20"/>
              </w:rPr>
              <w:t>/L</w:t>
            </w:r>
          </w:p>
        </w:tc>
        <w:tc>
          <w:tcPr>
            <w:tcW w:w="1755" w:type="dxa"/>
          </w:tcPr>
          <w:p ns2:paraId="082EAA95" ns2:textId="77777777" w:rsidR="00C104D9" w:rsidRPr="00B37657" w:rsidRDefault="00895D30" w:rsidP="004016E5">
            <w:pPr>
              <w:pStyle w:val="TableText0"/>
              <w:keepNext w:val="0"/>
              <w:rPr>
                <w:sz w:val="20"/>
              </w:rPr>
            </w:pPr>
            <w:r w:rsidRPr="00B37657">
              <w:rPr>
                <w:sz w:val="20"/>
              </w:rPr>
              <w:t>Oral</w:t>
            </w:r>
            <w:r w:rsidRPr="00B37657">
              <w:rPr>
                <w:sz w:val="20"/>
              </w:rPr>
              <w:br/>
              <w:t>(1.5-2 L)</w:t>
            </w:r>
          </w:p>
        </w:tc>
        <w:tc>
          <w:tcPr>
            <w:tcW w:w="1788" w:type="dxa"/>
          </w:tcPr>
          <w:p ns2:paraId="0152D719" ns2:textId="77777777" w:rsidR="00C104D9" w:rsidRPr="00B37657" w:rsidRDefault="00895D30" w:rsidP="004016E5">
            <w:pPr>
              <w:pStyle w:val="TableText0"/>
              <w:keepNext w:val="0"/>
              <w:rPr>
                <w:sz w:val="20"/>
              </w:rPr>
            </w:pPr>
            <w:r w:rsidRPr="00B37657">
              <w:rPr>
                <w:sz w:val="20"/>
              </w:rPr>
              <w:t>Allopurinol</w:t>
            </w:r>
            <w:r>
              <w:rPr>
                <w:sz w:val="20"/>
                <w:vertAlign w:val="superscript"/>
              </w:rPr>
              <w:t>d</w:t>
            </w:r>
          </w:p>
        </w:tc>
        <w:tc>
          <w:tcPr>
            <w:tcW w:w="2977" w:type="dxa"/>
          </w:tcPr>
          <w:p ns2:paraId="621279B3" ns2:textId="77777777" w:rsidR="00C104D9" w:rsidRPr="00B37657" w:rsidRDefault="00895D30" w:rsidP="004016E5">
            <w:pPr>
              <w:pStyle w:val="TableText0"/>
              <w:keepNext w:val="0"/>
              <w:rPr>
                <w:sz w:val="20"/>
                <w:u w:val="single"/>
              </w:rPr>
            </w:pPr>
            <w:r w:rsidRPr="00B37657">
              <w:rPr>
                <w:sz w:val="20"/>
                <w:u w:val="single"/>
              </w:rPr>
              <w:t>Outpatient</w:t>
            </w:r>
          </w:p>
          <w:p ns2:paraId="79D3BAE4" ns2:textId="77777777" w:rsidR="00C104D9" w:rsidRDefault="00895D30" w:rsidP="00DF070C">
            <w:pPr>
              <w:pStyle w:val="TableText0"/>
              <w:keepNext w:val="0"/>
              <w:numPr>
                <w:ilvl w:val="0"/>
                <w:numId w:val="36"/>
              </w:numPr>
              <w:ind w:left="150" w:hanging="180"/>
              <w:rPr>
                <w:sz w:val="20"/>
              </w:rPr>
            </w:pPr>
            <w:r w:rsidRPr="00B37657">
              <w:rPr>
                <w:sz w:val="20"/>
              </w:rPr>
              <w:t>For first dose of 20 mg and 50 mg: Predose, 6 to 8 hours</w:t>
            </w:r>
            <w:r>
              <w:rPr>
                <w:sz w:val="20"/>
              </w:rPr>
              <w:t xml:space="preserve"> post dose</w:t>
            </w:r>
            <w:r w:rsidRPr="00B37657">
              <w:rPr>
                <w:sz w:val="20"/>
              </w:rPr>
              <w:t>, 24 hours</w:t>
            </w:r>
            <w:r>
              <w:rPr>
                <w:sz w:val="20"/>
              </w:rPr>
              <w:t xml:space="preserve"> post dose</w:t>
            </w:r>
          </w:p>
          <w:p ns2:paraId="4AB5B397" ns2:textId="77777777" w:rsidR="00C104D9" w:rsidRPr="00B37657" w:rsidRDefault="00895D30" w:rsidP="00DF070C">
            <w:pPr>
              <w:pStyle w:val="TableText0"/>
              <w:keepNext w:val="0"/>
              <w:numPr>
                <w:ilvl w:val="0"/>
                <w:numId w:val="36"/>
              </w:numPr>
              <w:ind w:left="150" w:hanging="180"/>
              <w:rPr>
                <w:sz w:val="20"/>
              </w:rPr>
            </w:pPr>
            <w:r>
              <w:rPr>
                <w:sz w:val="20"/>
              </w:rPr>
              <w:t>Predose at subsequent ramp-up doses</w:t>
            </w:r>
          </w:p>
        </w:tc>
      </w:tr>
      <w:tr w:rsidR="003117E4" ns2:paraId="50F268D2" ns2:textId="77777777" w:rsidTr="00C104D9">
        <w:tc>
          <w:tcPr>
            <w:tcW w:w="951" w:type="dxa"/>
          </w:tcPr>
          <w:p ns2:paraId="1567A1CE" ns2:textId="77777777" w:rsidR="00C104D9" w:rsidRPr="00B37657" w:rsidRDefault="00895D30" w:rsidP="004016E5">
            <w:pPr>
              <w:pStyle w:val="TableText0"/>
              <w:keepNext w:val="0"/>
              <w:rPr>
                <w:sz w:val="20"/>
              </w:rPr>
            </w:pPr>
            <w:r w:rsidRPr="00B37657">
              <w:rPr>
                <w:sz w:val="20"/>
              </w:rPr>
              <w:t>Medium</w:t>
            </w:r>
          </w:p>
        </w:tc>
        <w:tc>
          <w:tcPr>
            <w:tcW w:w="1709" w:type="dxa"/>
          </w:tcPr>
          <w:p ns2:paraId="43B71D19" ns2:textId="77777777" w:rsidR="00C104D9" w:rsidRPr="00B37657" w:rsidRDefault="00895D30" w:rsidP="004016E5">
            <w:pPr>
              <w:pStyle w:val="TableText0"/>
              <w:keepNext w:val="0"/>
              <w:rPr>
                <w:sz w:val="20"/>
              </w:rPr>
            </w:pPr>
            <w:r w:rsidRPr="00B37657">
              <w:rPr>
                <w:sz w:val="20"/>
              </w:rPr>
              <w:t>Any LN 5 cm to &lt;10 cm</w:t>
            </w:r>
            <w:r w:rsidRPr="00B37657">
              <w:rPr>
                <w:sz w:val="20"/>
              </w:rPr>
              <w:br/>
              <w:t>OR</w:t>
            </w:r>
            <w:r w:rsidRPr="00B37657">
              <w:rPr>
                <w:sz w:val="20"/>
              </w:rPr>
              <w:br/>
              <w:t>ALC ≥25 x 10</w:t>
            </w:r>
            <w:r w:rsidRPr="00B37657">
              <w:rPr>
                <w:sz w:val="20"/>
                <w:vertAlign w:val="superscript"/>
              </w:rPr>
              <w:t>9</w:t>
            </w:r>
            <w:r w:rsidRPr="00B37657">
              <w:rPr>
                <w:sz w:val="20"/>
              </w:rPr>
              <w:t>/L</w:t>
            </w:r>
          </w:p>
        </w:tc>
        <w:tc>
          <w:tcPr>
            <w:tcW w:w="1755" w:type="dxa"/>
          </w:tcPr>
          <w:p ns2:paraId="62E429F0" ns2:textId="77777777" w:rsidR="00C104D9" w:rsidRPr="00B37657" w:rsidRDefault="00895D30" w:rsidP="004016E5">
            <w:pPr>
              <w:pStyle w:val="TableText0"/>
              <w:keepNext w:val="0"/>
              <w:rPr>
                <w:sz w:val="20"/>
              </w:rPr>
            </w:pPr>
            <w:r w:rsidRPr="00B37657">
              <w:rPr>
                <w:sz w:val="20"/>
              </w:rPr>
              <w:t>Oral (1.5-2 L) and consider additional intravenous</w:t>
            </w:r>
          </w:p>
        </w:tc>
        <w:tc>
          <w:tcPr>
            <w:tcW w:w="1788" w:type="dxa"/>
          </w:tcPr>
          <w:p ns2:paraId="6629BE91" ns2:textId="77777777" w:rsidR="00C104D9" w:rsidRPr="00B37657" w:rsidRDefault="00895D30" w:rsidP="004016E5">
            <w:pPr>
              <w:pStyle w:val="TableText0"/>
              <w:keepNext w:val="0"/>
              <w:rPr>
                <w:sz w:val="20"/>
              </w:rPr>
            </w:pPr>
            <w:r w:rsidRPr="00B37657">
              <w:rPr>
                <w:sz w:val="20"/>
              </w:rPr>
              <w:t>Allopurinol</w:t>
            </w:r>
            <w:r>
              <w:rPr>
                <w:sz w:val="20"/>
                <w:vertAlign w:val="superscript"/>
              </w:rPr>
              <w:t>d</w:t>
            </w:r>
          </w:p>
        </w:tc>
        <w:tc>
          <w:tcPr>
            <w:tcW w:w="2977" w:type="dxa"/>
          </w:tcPr>
          <w:p ns2:paraId="6A80AD78" ns2:textId="77777777" w:rsidR="00C104D9" w:rsidRPr="00B37657" w:rsidRDefault="00895D30" w:rsidP="004016E5">
            <w:pPr>
              <w:pStyle w:val="TableText0"/>
              <w:keepNext w:val="0"/>
              <w:rPr>
                <w:sz w:val="20"/>
                <w:u w:val="single"/>
              </w:rPr>
            </w:pPr>
            <w:r w:rsidRPr="00B37657">
              <w:rPr>
                <w:sz w:val="20"/>
                <w:u w:val="single"/>
              </w:rPr>
              <w:t>Outpatient</w:t>
            </w:r>
          </w:p>
          <w:p ns2:paraId="658BCAE7" ns2:textId="77777777" w:rsidR="00C104D9" w:rsidRPr="00B37657" w:rsidRDefault="00895D30" w:rsidP="00DF070C">
            <w:pPr>
              <w:pStyle w:val="TableText0"/>
              <w:keepNext w:val="0"/>
              <w:numPr>
                <w:ilvl w:val="0"/>
                <w:numId w:val="37"/>
              </w:numPr>
              <w:ind w:left="210" w:hanging="210"/>
              <w:rPr>
                <w:sz w:val="20"/>
              </w:rPr>
            </w:pPr>
            <w:r w:rsidRPr="00B37657">
              <w:rPr>
                <w:sz w:val="20"/>
              </w:rPr>
              <w:t>For first dose of 20 mg and 50 mg: Predose, 6 to 8 hours</w:t>
            </w:r>
            <w:r>
              <w:rPr>
                <w:sz w:val="20"/>
              </w:rPr>
              <w:t xml:space="preserve"> post dose</w:t>
            </w:r>
            <w:r w:rsidRPr="00B37657">
              <w:rPr>
                <w:sz w:val="20"/>
              </w:rPr>
              <w:t>, 24 hours</w:t>
            </w:r>
            <w:r>
              <w:rPr>
                <w:sz w:val="20"/>
              </w:rPr>
              <w:t xml:space="preserve"> post dose</w:t>
            </w:r>
          </w:p>
          <w:p ns2:paraId="3EF3F8DA" ns2:textId="77777777" w:rsidR="00C104D9" w:rsidRPr="00B37657" w:rsidRDefault="00895D30" w:rsidP="00DF070C">
            <w:pPr>
              <w:pStyle w:val="TableText0"/>
              <w:keepNext w:val="0"/>
              <w:numPr>
                <w:ilvl w:val="0"/>
                <w:numId w:val="37"/>
              </w:numPr>
              <w:ind w:left="210" w:hanging="210"/>
              <w:rPr>
                <w:sz w:val="20"/>
              </w:rPr>
            </w:pPr>
            <w:r w:rsidRPr="00B37657">
              <w:rPr>
                <w:sz w:val="20"/>
              </w:rPr>
              <w:t>For subsequent ramp-up doses, predose:</w:t>
            </w:r>
          </w:p>
          <w:p ns2:paraId="309EA37B" ns2:textId="77777777" w:rsidR="00C104D9" w:rsidRPr="00B37657" w:rsidRDefault="00895D30" w:rsidP="00DF070C">
            <w:pPr>
              <w:pStyle w:val="TableText0"/>
              <w:keepNext w:val="0"/>
              <w:numPr>
                <w:ilvl w:val="0"/>
                <w:numId w:val="37"/>
              </w:numPr>
              <w:ind w:left="210" w:hanging="210"/>
              <w:rPr>
                <w:sz w:val="20"/>
              </w:rPr>
            </w:pPr>
            <w:r w:rsidRPr="00B37657">
              <w:rPr>
                <w:sz w:val="20"/>
              </w:rPr>
              <w:t xml:space="preserve">For first dose of 20 mg and 50 mg: Consider hospitalization for </w:t>
            </w:r>
            <w:r>
              <w:rPr>
                <w:sz w:val="20"/>
              </w:rPr>
              <w:t>participant</w:t>
            </w:r>
            <w:r w:rsidRPr="00B37657">
              <w:rPr>
                <w:sz w:val="20"/>
              </w:rPr>
              <w:t xml:space="preserve">s with </w:t>
            </w:r>
            <w:r>
              <w:rPr>
                <w:sz w:val="20"/>
              </w:rPr>
              <w:t>CrCl</w:t>
            </w:r>
            <w:r w:rsidRPr="00B37657">
              <w:rPr>
                <w:sz w:val="20"/>
              </w:rPr>
              <w:t xml:space="preserve"> &lt;80 mL/min; see below for monitoring in hospital</w:t>
            </w:r>
          </w:p>
        </w:tc>
      </w:tr>
      <w:tr w:rsidR="003117E4" ns2:paraId="2A85853D" ns2:textId="77777777" w:rsidTr="00C104D9">
        <w:tc>
          <w:tcPr>
            <w:tcW w:w="951" w:type="dxa"/>
          </w:tcPr>
          <w:p ns2:paraId="7EAC1089" ns2:textId="77777777" w:rsidR="00C104D9" w:rsidRPr="00B37657" w:rsidRDefault="00895D30" w:rsidP="004016E5">
            <w:pPr>
              <w:pStyle w:val="TableText0"/>
              <w:keepNext w:val="0"/>
              <w:rPr>
                <w:sz w:val="20"/>
              </w:rPr>
            </w:pPr>
            <w:r w:rsidRPr="00B37657">
              <w:rPr>
                <w:sz w:val="20"/>
              </w:rPr>
              <w:t>High</w:t>
            </w:r>
          </w:p>
        </w:tc>
        <w:tc>
          <w:tcPr>
            <w:tcW w:w="1709" w:type="dxa"/>
          </w:tcPr>
          <w:p ns2:paraId="2A034637" ns2:textId="77777777" w:rsidR="00C104D9" w:rsidRPr="00B37657" w:rsidRDefault="00895D30" w:rsidP="004016E5">
            <w:pPr>
              <w:pStyle w:val="TableText0"/>
              <w:keepNext w:val="0"/>
              <w:rPr>
                <w:sz w:val="20"/>
              </w:rPr>
            </w:pPr>
            <w:r w:rsidRPr="00B37657">
              <w:rPr>
                <w:sz w:val="20"/>
              </w:rPr>
              <w:t>Any LN ≥10 cm</w:t>
            </w:r>
            <w:r w:rsidRPr="00B37657">
              <w:rPr>
                <w:sz w:val="20"/>
              </w:rPr>
              <w:br/>
              <w:t>OR</w:t>
            </w:r>
            <w:r w:rsidRPr="00B37657">
              <w:rPr>
                <w:sz w:val="20"/>
              </w:rPr>
              <w:br/>
              <w:t>ALC ≥25 x 10</w:t>
            </w:r>
            <w:r w:rsidRPr="00B37657">
              <w:rPr>
                <w:sz w:val="20"/>
                <w:vertAlign w:val="superscript"/>
              </w:rPr>
              <w:t>9</w:t>
            </w:r>
            <w:r w:rsidRPr="00B37657">
              <w:rPr>
                <w:sz w:val="20"/>
              </w:rPr>
              <w:t>/L</w:t>
            </w:r>
            <w:r w:rsidRPr="00B37657">
              <w:rPr>
                <w:sz w:val="20"/>
              </w:rPr>
              <w:br/>
              <w:t>AND</w:t>
            </w:r>
            <w:r w:rsidRPr="00B37657">
              <w:rPr>
                <w:sz w:val="20"/>
              </w:rPr>
              <w:br/>
              <w:t>any LN ≥5 cm</w:t>
            </w:r>
          </w:p>
        </w:tc>
        <w:tc>
          <w:tcPr>
            <w:tcW w:w="1755" w:type="dxa"/>
          </w:tcPr>
          <w:p ns2:paraId="5AA97BED" ns2:textId="77777777" w:rsidR="00C104D9" w:rsidRPr="00B37657" w:rsidRDefault="00895D30" w:rsidP="004016E5">
            <w:pPr>
              <w:pStyle w:val="TableText0"/>
              <w:keepNext w:val="0"/>
              <w:rPr>
                <w:sz w:val="20"/>
              </w:rPr>
            </w:pPr>
            <w:r w:rsidRPr="00B37657">
              <w:rPr>
                <w:sz w:val="20"/>
              </w:rPr>
              <w:t>Oral (1.5-2 L) and intravenous (150-200 mL/hr as tolerated)</w:t>
            </w:r>
          </w:p>
        </w:tc>
        <w:tc>
          <w:tcPr>
            <w:tcW w:w="1788" w:type="dxa"/>
          </w:tcPr>
          <w:p ns2:paraId="33042C08" ns2:textId="77777777" w:rsidR="00C104D9" w:rsidRPr="00B37657" w:rsidRDefault="00895D30" w:rsidP="004016E5">
            <w:pPr>
              <w:pStyle w:val="TableText0"/>
              <w:keepNext w:val="0"/>
              <w:ind w:right="-119"/>
              <w:rPr>
                <w:sz w:val="20"/>
              </w:rPr>
            </w:pPr>
            <w:r w:rsidRPr="00B37657">
              <w:rPr>
                <w:sz w:val="20"/>
              </w:rPr>
              <w:t>Allopurinol</w:t>
            </w:r>
            <w:r>
              <w:rPr>
                <w:sz w:val="20"/>
                <w:vertAlign w:val="superscript"/>
              </w:rPr>
              <w:t>d</w:t>
            </w:r>
            <w:r w:rsidRPr="00B37657">
              <w:rPr>
                <w:sz w:val="20"/>
              </w:rPr>
              <w:t>; consider rasburicase if baseline uric acid is elevated</w:t>
            </w:r>
          </w:p>
        </w:tc>
        <w:tc>
          <w:tcPr>
            <w:tcW w:w="2977" w:type="dxa"/>
          </w:tcPr>
          <w:p ns2:paraId="421A0F30" ns2:textId="77777777" w:rsidR="00C104D9" w:rsidRPr="00B37657" w:rsidRDefault="00895D30" w:rsidP="004016E5">
            <w:pPr>
              <w:pStyle w:val="TableText0"/>
              <w:keepNext w:val="0"/>
              <w:rPr>
                <w:sz w:val="20"/>
                <w:u w:val="single"/>
              </w:rPr>
            </w:pPr>
            <w:r w:rsidRPr="00B37657">
              <w:rPr>
                <w:sz w:val="20"/>
                <w:u w:val="single"/>
              </w:rPr>
              <w:t>In hospital</w:t>
            </w:r>
          </w:p>
          <w:p ns2:paraId="7CC58DEF" ns2:textId="77777777" w:rsidR="00C104D9" w:rsidRPr="00B37657" w:rsidRDefault="00895D30" w:rsidP="00DF070C">
            <w:pPr>
              <w:pStyle w:val="TableText0"/>
              <w:keepNext w:val="0"/>
              <w:numPr>
                <w:ilvl w:val="0"/>
                <w:numId w:val="38"/>
              </w:numPr>
              <w:ind w:left="193" w:hanging="193"/>
              <w:rPr>
                <w:sz w:val="20"/>
              </w:rPr>
            </w:pPr>
            <w:r w:rsidRPr="00B37657">
              <w:rPr>
                <w:sz w:val="20"/>
              </w:rPr>
              <w:t xml:space="preserve">For first dose of 20 mg and 50 mg: Predose, 4, 8, 12, and 24 </w:t>
            </w:r>
            <w:r>
              <w:rPr>
                <w:sz w:val="20"/>
              </w:rPr>
              <w:t>hours post dose</w:t>
            </w:r>
          </w:p>
          <w:p ns2:paraId="41E30070" ns2:textId="77777777" w:rsidR="00C104D9" w:rsidRPr="00B37657" w:rsidRDefault="00895D30" w:rsidP="004016E5">
            <w:pPr>
              <w:pStyle w:val="TableText0"/>
              <w:keepNext w:val="0"/>
              <w:rPr>
                <w:sz w:val="20"/>
                <w:u w:val="single"/>
              </w:rPr>
            </w:pPr>
            <w:r w:rsidRPr="00B37657">
              <w:rPr>
                <w:sz w:val="20"/>
                <w:u w:val="single"/>
              </w:rPr>
              <w:t>Outpatient</w:t>
            </w:r>
          </w:p>
          <w:p ns2:paraId="3C9490D8" ns2:textId="77777777" w:rsidR="00C104D9" w:rsidRPr="00B37657" w:rsidRDefault="00895D30" w:rsidP="00DF070C">
            <w:pPr>
              <w:pStyle w:val="TableText0"/>
              <w:keepNext w:val="0"/>
              <w:numPr>
                <w:ilvl w:val="0"/>
                <w:numId w:val="38"/>
              </w:numPr>
              <w:ind w:left="193" w:hanging="193"/>
              <w:rPr>
                <w:sz w:val="20"/>
              </w:rPr>
            </w:pPr>
            <w:r w:rsidRPr="00B37657">
              <w:rPr>
                <w:sz w:val="20"/>
              </w:rPr>
              <w:t xml:space="preserve">For subsequent ramp-up doses: Predose, 6 to 8 </w:t>
            </w:r>
            <w:r>
              <w:rPr>
                <w:sz w:val="20"/>
              </w:rPr>
              <w:t>hours post dose</w:t>
            </w:r>
            <w:r w:rsidRPr="00B37657">
              <w:rPr>
                <w:sz w:val="20"/>
              </w:rPr>
              <w:t>,</w:t>
            </w:r>
            <w:r>
              <w:rPr>
                <w:sz w:val="20"/>
              </w:rPr>
              <w:t xml:space="preserve"> and </w:t>
            </w:r>
            <w:r w:rsidRPr="00B37657">
              <w:rPr>
                <w:sz w:val="20"/>
              </w:rPr>
              <w:t>24 h</w:t>
            </w:r>
            <w:r>
              <w:rPr>
                <w:sz w:val="20"/>
              </w:rPr>
              <w:t>ours post dose</w:t>
            </w:r>
          </w:p>
        </w:tc>
      </w:tr>
      <w:tr w:rsidR="003117E4" ns2:paraId="58648356" ns2:textId="77777777" w:rsidTr="00C104D9">
        <w:tc>
          <w:tcPr>
            <w:tcW w:w="9180" w:type="dxa"/>
            <w:gridSpan w:val="5"/>
          </w:tcPr>
          <w:p ns2:paraId="5F5535AC" ns2:textId="77777777" w:rsidR="00C104D9" w:rsidRPr="00C104D9" w:rsidRDefault="00895D30" w:rsidP="002A3F57">
            <w:pPr>
              <w:pStyle w:val="TableFootnote"/>
              <w:keepNext/>
            </w:pPr>
            <w:r w:rsidRPr="00C104D9">
              <w:t xml:space="preserve">ALC= absolute lymphocyte count; C=cycle; </w:t>
            </w:r>
            <w:r w:rsidR="001D17E8">
              <w:t>CBC=complete</w:t>
            </w:r>
            <w:r w:rsidR="00366407">
              <w:t xml:space="preserve"> blood cell count; </w:t>
            </w:r>
            <w:r w:rsidRPr="00C104D9">
              <w:t xml:space="preserve">CLL=chronic lymphocytic leukemia; COVID-19=coronavirus disease 2019; CrCl=creatinine clearance; D=day; hr=hour; LN=lymph nodes; SLL=small lymphocytic lymphoma; TLS=tumor lysis syndrome. </w:t>
            </w:r>
          </w:p>
          <w:p ns2:paraId="62F8F062" ns2:textId="77777777" w:rsidR="006D438C" w:rsidRPr="00C104D9" w:rsidRDefault="00895D30" w:rsidP="002A3F57">
            <w:pPr>
              <w:pStyle w:val="TableFootnote"/>
              <w:keepNext/>
            </w:pPr>
            <w:r w:rsidRPr="00C104D9">
              <w:t>a</w:t>
            </w:r>
            <w:r>
              <w:t xml:space="preserve">. </w:t>
            </w:r>
            <w:r w:rsidRPr="00C104D9">
              <w:t>Evaluate blood chemistries (potassium, uric acid, phosphorus, calcium, and creatinine); review in real time.</w:t>
            </w:r>
            <w:r w:rsidR="001D17E8">
              <w:t xml:space="preserve"> Monitor CBC at same time points</w:t>
            </w:r>
            <w:r w:rsidR="0030685C">
              <w:t xml:space="preserve"> as blood chemistry</w:t>
            </w:r>
            <w:r w:rsidR="001D17E8">
              <w:t>.</w:t>
            </w:r>
          </w:p>
          <w:p ns2:paraId="032AC4D5" ns2:textId="77777777" w:rsidR="00C104D9" w:rsidRPr="00C104D9" w:rsidRDefault="00895D30" w:rsidP="002A3F57">
            <w:pPr>
              <w:pStyle w:val="TableFootnote"/>
              <w:keepNext/>
            </w:pPr>
            <w:r w:rsidRPr="00C104D9">
              <w:t>b</w:t>
            </w:r>
            <w:r>
              <w:t xml:space="preserve">. </w:t>
            </w:r>
            <w:r w:rsidRPr="00C104D9">
              <w:t>For participants at risk of TLS, monitor blood chemistries</w:t>
            </w:r>
            <w:r w:rsidR="00E32B9F">
              <w:t xml:space="preserve"> and CBC</w:t>
            </w:r>
            <w:r w:rsidRPr="00C104D9">
              <w:t xml:space="preserve"> at 6 to 8 hours and at 24 hours each subsequent ramp-up dose.</w:t>
            </w:r>
          </w:p>
          <w:p ns2:paraId="1ACDE211" ns2:textId="77777777" w:rsidR="00C104D9" w:rsidRPr="00C104D9" w:rsidRDefault="00895D30" w:rsidP="002A3F57">
            <w:pPr>
              <w:pStyle w:val="TableFootnote"/>
              <w:keepNext/>
            </w:pPr>
            <w:r w:rsidRPr="00C104D9">
              <w:t>c</w:t>
            </w:r>
            <w:r>
              <w:t xml:space="preserve">. </w:t>
            </w:r>
            <w:r w:rsidRPr="00C104D9">
              <w:t>Administer intravenous hydration for any participant who cannot tolerate oral hydration.</w:t>
            </w:r>
          </w:p>
          <w:p ns2:paraId="676672FA" ns2:textId="77777777" w:rsidR="00C104D9" w:rsidRPr="00C104D9" w:rsidRDefault="00895D30" w:rsidP="002A3F57">
            <w:pPr>
              <w:pStyle w:val="TableFootnote"/>
              <w:keepNext/>
            </w:pPr>
            <w:r w:rsidRPr="00C104D9">
              <w:t>d</w:t>
            </w:r>
            <w:r>
              <w:t xml:space="preserve">. </w:t>
            </w:r>
            <w:r w:rsidRPr="00C104D9">
              <w:t>Start allopurinol or xanthine oxidase inhibitor 2 to 3 days before initiation of venetoclax.</w:t>
            </w:r>
          </w:p>
          <w:p ns2:paraId="6055D8A1" ns2:textId="77777777" w:rsidR="00C104D9" w:rsidRPr="00B37657" w:rsidRDefault="00895D30" w:rsidP="002A3F57">
            <w:pPr>
              <w:pStyle w:val="TableFootnote"/>
              <w:keepNext/>
            </w:pPr>
            <w:r w:rsidRPr="00C104D9">
              <w:t>Note: The 6-to-8-hour results must be reviewed before the participant leaves the outpatient clinic on the day of treatment; exceptions to keeping the participant in clinic (eg, COVID-19 considerations), must be discussed with the Sponsor. The investigator or subinvestigator must review the 24-hour (C1D2) laboratory test results before dosing the next day.</w:t>
            </w:r>
          </w:p>
        </w:tc>
      </w:tr>
    </w:tbl>
    <w:p ns2:paraId="230F54D5" ns2:textId="0CCE804F" w:rsidR="00C104D9" w:rsidRDefault="00895D30" w:rsidP="0011561A">
      <w:pPr>
        <w:pStyle w:val="paragraph0"/>
      </w:pPr>
      <w:del w:id="9388" w:author="GoldenCorpusHarness" w:date="2026-03-28T22:23:47Z">
        <w:r>
          <w:delText xml:space="preserve">In all participants, </w:delText>
        </w:r>
      </w:del>
      <w:ins w:id="9389" w:author="GoldenCorpusHarness" w:date="2026-03-28T22:23:47Z">
        <w:r>
          <w:t>Me</w:t>
        </w:r>
      </w:ins>
      <w:r>
        <w:t>as</w:t>
      </w:r>
      <w:del w:id="9390" w:author="GoldenCorpusHarness" w:date="2026-03-28T22:23:47Z">
        <w:r>
          <w:delText>s</w:delText>
        </w:r>
      </w:del>
      <w:ins w:id="9391" w:author="GoldenCorpusHarness" w:date="2026-03-28T22:23:47Z">
        <w:r>
          <w:t>ur</w:t>
        </w:r>
      </w:ins>
      <w:r>
        <w:t>es</w:t>
      </w:r>
      <w:ins w:id="9392" w:author="GoldenCorpusHarness" w:date="2026-03-28T22:23:47Z">
        <w:r>
          <w:t xml:space="preserve"> to Minimize Bia</w:t>
        </w:r>
      </w:ins>
      <w:r>
        <w:t>s</w:t>
      </w:r>
      <w:ins w:id="9393" w:author="GoldenCorpusHarness" w:date="2026-03-28T22:23:47Z">
        <w:r>
          <w:t>:</w:t>
        </w:r>
      </w:ins>
      <w:r>
        <w:t xml:space="preserve"> </w:t>
      </w:r>
      <w:del w:id="9394" w:author="GoldenCorpusHarness" w:date="2026-03-28T22:23:47Z">
        <w:r>
          <w:delText xml:space="preserve">for risk of TLS </w:delText>
        </w:r>
      </w:del>
      <w:ins w:id="9395" w:author="GoldenCorpusHarness" w:date="2026-03-28T22:23:47Z">
        <w:r>
          <w:t>R</w:t>
        </w:r>
      </w:ins>
      <w:r>
        <w:t>and</w:t>
      </w:r>
      <w:del w:id="9396" w:author="GoldenCorpusHarness" w:date="2026-03-28T22:23:47Z">
        <w:r>
          <w:delText xml:space="preserve"> </w:delText>
        </w:r>
      </w:del>
      <w:ins w:id="9397" w:author="GoldenCorpusHarness" w:date="2026-03-28T22:23:47Z">
        <w:r>
          <w:t>om</w:t>
        </w:r>
      </w:ins>
      <w:r>
        <w:t>i</w:t>
      </w:r>
      <w:del w:id="9398" w:author="GoldenCorpusHarness" w:date="2026-03-28T22:23:47Z">
        <w:r>
          <w:delText>mplement prophylactic hydr</w:delText>
        </w:r>
      </w:del>
      <w:ins w:id="9399" w:author="GoldenCorpusHarness" w:date="2026-03-28T22:23:47Z">
        <w:r>
          <w:t>z</w:t>
        </w:r>
      </w:ins>
      <w:r>
        <w:t xml:space="preserve">ation and </w:t>
      </w:r>
      <w:del w:id="9400" w:author="GoldenCorpusHarness" w:date="2026-03-28T22:23:47Z">
        <w:r>
          <w:delText>anti-hyperuricemic measures as per Tab</w:delText>
        </w:r>
      </w:del>
      <w:ins w:id="9401" w:author="GoldenCorpusHarness" w:date="2026-03-28T22:23:47Z">
        <w:r>
          <w:t>B</w:t>
        </w:r>
      </w:ins>
      <w:r>
        <w:t>l</w:t>
      </w:r>
      <w:del w:id="9402" w:author="GoldenCorpusHarness" w:date="2026-03-28T22:23:47Z">
        <w:r>
          <w:delText xml:space="preserve">e 8. Assessment of TLS </w:delText>
        </w:r>
      </w:del>
      <w:r>
        <w:t>in</w:t>
      </w:r>
      <w:del w:id="9403" w:author="GoldenCorpusHarness" w:date="2026-03-28T22:23:47Z">
        <w:r>
          <w:delText xml:space="preserve"> CLL/SLL </w:delText>
        </w:r>
      </w:del>
      <w:ins w:id="9404" w:author="GoldenCorpusHarness" w:date="2026-03-28T22:23:47Z">
        <w:r>
          <w:t>d</w:t>
        </w:r>
      </w:ins>
      <w:r>
        <w:t>i</w:t>
      </w:r>
      <w:del w:id="9405" w:author="GoldenCorpusHarness" w:date="2026-03-28T22:23:47Z">
        <w:r>
          <w:delText>s based o</w:delText>
        </w:r>
      </w:del>
      <w:r>
        <w:t>n</w:t>
      </w:r>
      <w:del w:id="9406" w:author="GoldenCorpusHarness" w:date="2026-03-28T22:23:47Z">
        <w:r>
          <w:delText xml:space="preserve"> [Howard, S. C., et al 2011].</w:delText>
        </w:r>
      </w:del>
      <w:ins w:id="9407" w:author="GoldenCorpusHarness" w:date="2026-03-28T22:23:47Z">
        <w:r>
          <w:t>g</w:t>
        </w:r>
      </w:ins>
    </w:p>
    <w:p ns2:paraId="1E363A03" ns2:textId="77777777" w:rsidR="00AA5348" w:rsidRDefault="00895D30" w:rsidP="0011561A">
      <w:pPr>
        <w:pStyle w:val="paragraph0"/>
      </w:pPr>
      <w:del w:id="9408" w:author="GoldenCorpusHarness" w:date="2026-03-28T22:23:47Z">
        <w:r>
          <w:delText>Note that participants at higher risk for TLS warrant more i</w:delText>
        </w:r>
      </w:del>
      <w:ins w:id="9409" w:author="GoldenCorpusHarness" w:date="2026-03-28T22:23:47Z">
        <w:r>
          <w:t>I</w:t>
        </w:r>
      </w:ins>
      <w:r>
        <w:t>nte</w:t>
      </w:r>
      <w:del w:id="9410" w:author="GoldenCorpusHarness" w:date="2026-03-28T22:23:47Z">
        <w:r>
          <w:delText>nsi</w:delText>
        </w:r>
      </w:del>
      <w:ins w:id="9411" w:author="GoldenCorpusHarness" w:date="2026-03-28T22:23:47Z">
        <w:r>
          <w:t>r</w:t>
        </w:r>
      </w:ins>
      <w:r>
        <w:t>ve</w:t>
      </w:r>
      <w:del w:id="9412" w:author="GoldenCorpusHarness" w:date="2026-03-28T22:23:47Z">
        <w:r>
          <w:delText xml:space="preserve"> prophylactic measures. I</w:delText>
        </w:r>
      </w:del>
      <w:r>
        <w:t>n</w:t>
      </w:r>
      <w:del w:id="9413" w:author="GoldenCorpusHarness" w:date="2026-03-28T22:23:47Z">
        <w:r>
          <w:delText xml:space="preserve"> particular, participants at high risk for TLS warrant hospitaliza</w:delText>
        </w:r>
      </w:del>
      <w:r>
        <w:t xml:space="preserve">tion </w:t>
      </w:r>
      <w:del w:id="9414" w:author="GoldenCorpusHarness" w:date="2026-03-28T22:23:47Z">
        <w:r>
          <w:delText>for the f</w:delText>
        </w:r>
      </w:del>
      <w:ins w:id="9415" w:author="GoldenCorpusHarness" w:date="2026-03-28T22:23:47Z">
        <w:r>
          <w:t>Ass</w:t>
        </w:r>
      </w:ins>
      <w:r>
        <w:t>i</w:t>
      </w:r>
      <w:del w:id="9416" w:author="GoldenCorpusHarness" w:date="2026-03-28T22:23:47Z">
        <w:r>
          <w:delText>rst 24 to 48 hours of treat</w:delText>
        </w:r>
      </w:del>
      <w:ins w:id="9417" w:author="GoldenCorpusHarness" w:date="2026-03-28T22:23:47Z">
        <w:r>
          <w:t>gn</w:t>
        </w:r>
      </w:ins>
      <w:r>
        <w:t>ment</w:t>
      </w:r>
      <w:del w:id="9418" w:author="GoldenCorpusHarness" w:date="2026-03-28T22:23:47Z">
        <w:r>
          <w:delText xml:space="preserve"> with 20 mg and 50 mg of venetoclax. Hospitalization should also be considered for participants who are at low or medium risk for TLS if they do not have immediate access to a facility capable of correcting TLS promptly, or are otherwise at risk for TLS.</w:delText>
        </w:r>
      </w:del>
    </w:p>
    <w:p ns2:paraId="215C3545" ns2:textId="77777777" w:rsidR="0074336D" w:rsidRDefault="00895D30" w:rsidP="004B3A56">
      <w:pPr>
        <w:pStyle w:val="Heading3"/>
      </w:pPr>
      <w:del w:id="9419" w:author="GoldenCorpusHarness" w:date="2026-03-28T22:23:47Z">
        <w:r>
          <w:delText>R</w:delText>
        </w:r>
      </w:del>
      <w:ins w:id="9420" w:author="GoldenCorpusHarness" w:date="2026-03-28T22:23:47Z">
        <w:r>
          <w:t>Dos</w:t>
        </w:r>
      </w:ins>
      <w:r>
        <w:t>e</w:t>
      </w:r>
      <w:ins w:id="9421" w:author="GoldenCorpusHarness" w:date="2026-03-28T22:23:47Z">
        <w:r>
          <w:t xml:space="preserve"> E</w:t>
        </w:r>
      </w:ins>
      <w:r>
        <w:t>sc</w:t>
      </w:r>
      <w:del w:id="9422" w:author="GoldenCorpusHarness" w:date="2026-03-28T22:23:47Z">
        <w:r>
          <w:delText>ue Medic</w:delText>
        </w:r>
      </w:del>
      <w:ins w:id="9423" w:author="GoldenCorpusHarness" w:date="2026-03-28T22:23:47Z">
        <w:r>
          <w:t>al</w:t>
        </w:r>
      </w:ins>
      <w:r>
        <w:t>ation</w:t>
      </w:r>
      <w:del w:id="9424" w:author="GoldenCorpusHarness" w:date="2026-03-28T22:23:47Z">
        <w:r>
          <w:delText>s</w:delText>
        </w:r>
      </w:del>
      <w:r>
        <w:t xml:space="preserve"> and S</w:t>
      </w:r>
      <w:ins w:id="9425" w:author="GoldenCorpusHarness" w:date="2026-03-28T22:23:47Z">
        <w:r>
          <w:t>afety Eval</w:t>
        </w:r>
      </w:ins>
      <w:r>
        <w:t>u</w:t>
      </w:r>
      <w:del w:id="9426" w:author="GoldenCorpusHarness" w:date="2026-03-28T22:23:47Z">
        <w:r>
          <w:delText>pp</w:delText>
        </w:r>
      </w:del>
      <w:ins w:id="9427" w:author="GoldenCorpusHarness" w:date="2026-03-28T22:23:47Z">
        <w:r>
          <w:t>ati</w:t>
        </w:r>
      </w:ins>
      <w:r>
        <w:t>o</w:t>
      </w:r>
      <w:ins w:id="9428" w:author="GoldenCorpusHarness" w:date="2026-03-28T22:23:47Z">
        <w:r>
          <w:t>n (Pa</w:t>
        </w:r>
      </w:ins>
      <w:r>
        <w:t>rt</w:t>
      </w:r>
      <w:del w:id="9429" w:author="GoldenCorpusHarness" w:date="2026-03-28T22:23:47Z">
        <w:r>
          <w:delText>ive</w:delText>
        </w:r>
      </w:del>
      <w:r>
        <w:t xml:space="preserve"> </w:t>
      </w:r>
      <w:del w:id="9430" w:author="GoldenCorpusHarness" w:date="2026-03-28T22:23:47Z">
        <w:r>
          <w:delText>Care</w:delText>
        </w:r>
      </w:del>
      <w:ins w:id="9431" w:author="GoldenCorpusHarness" w:date="2026-03-28T22:23:47Z">
        <w:r>
          <w:t>1)</w:t>
        </w:r>
      </w:ins>
    </w:p>
    <w:p ns2:paraId="69746A09" ns2:textId="77777777" w:rsidR="00C104D9" w:rsidRPr="0011561A" w:rsidRDefault="00895D30" w:rsidP="0011561A">
      <w:pPr>
        <w:pStyle w:val="paragraph0"/>
        <w:rPr>
          <w:b/>
          <w:bCs/>
        </w:rPr>
      </w:pPr>
      <w:del w:id="9432" w:author="GoldenCorpusHarness" w:date="2026-03-28T22:23:47Z">
        <w:r>
          <w:delText>Nemtabrutinib Recipients</w:delText>
        </w:r>
      </w:del>
      <w:ins w:id="9433" w:author="GoldenCorpusHarness" w:date="2026-03-28T22:23:47Z">
        <w:r>
          <w:t xml:space="preserve">Participants will be enrolled sequentially to the applicable dose level in Part 1, starting at 45 mg qd nemtabrutinib in combination with venetoclax. If safety data permit escalation of the dose, the second dose level (65 mg qd nemtabrutinib plus venetoclax) will be opened. </w:t>
        </w:r>
      </w:ins>
    </w:p>
    <w:p ns2:paraId="3214D089" ns2:textId="77777777" w:rsidR="00C104D9" w:rsidRDefault="00895D30" w:rsidP="0011561A">
      <w:pPr>
        <w:pStyle w:val="paragraph0"/>
      </w:pPr>
      <w:r>
        <w:t>I</w:t>
      </w:r>
      <w:del w:id="9434" w:author="GoldenCorpusHarness" w:date="2026-03-28T22:23:47Z">
        <w:r>
          <w:delText>t is recommended that Grade 1 to 2 dr</w:delText>
        </w:r>
      </w:del>
      <w:ins w:id="9435" w:author="GoldenCorpusHarness" w:date="2026-03-28T22:23:47Z">
        <w:r>
          <w:t>f a dose escalation decision is made after &lt;15 participants are treated at DL1, additional participants will continue to be enrolled in order to have a total of approximately 15 participants at DL1. Enrollment in Part 1 will be managed thro</w:t>
        </w:r>
      </w:ins>
      <w:r>
        <w:t>ug</w:t>
      </w:r>
      <w:del w:id="9436" w:author="GoldenCorpusHarness" w:date="2026-03-28T22:23:47Z">
        <w:r>
          <w:delText>-related skin rashes are treated with topical corticosteroids and antihistamines</w:delText>
        </w:r>
      </w:del>
      <w:ins w:id="9437" w:author="GoldenCorpusHarness" w:date="2026-03-28T22:23:47Z">
        <w:r>
          <w:t>h the IRT system</w:t>
        </w:r>
      </w:ins>
      <w:r>
        <w:t>.</w:t>
      </w:r>
      <w:del w:id="9438" w:author="GoldenCorpusHarness" w:date="2026-03-28T22:23:47Z">
        <w:r>
          <w:delText xml:space="preserve"> Severe (Grade 3 and above) drug-related skin rashes should be treated with systemic corticosteroids.</w:delText>
        </w:r>
      </w:del>
    </w:p>
    <w:p ns2:paraId="6390D582" ns2:textId="77777777" w:rsidR="00C104D9" w:rsidRDefault="00895D30" w:rsidP="0011561A">
      <w:pPr>
        <w:pStyle w:val="paragraph0"/>
      </w:pPr>
      <w:del w:id="9439" w:author="GoldenCorpusHarness" w:date="2026-03-28T22:23:47Z">
        <w:r>
          <w:delText>F</w:delText>
        </w:r>
      </w:del>
      <w:ins w:id="9440" w:author="GoldenCorpusHarness" w:date="2026-03-28T22:23:47Z">
        <w:r>
          <w:t>Rand</w:t>
        </w:r>
      </w:ins>
      <w:r>
        <w:t>o</w:t>
      </w:r>
      <w:del w:id="9441" w:author="GoldenCorpusHarness" w:date="2026-03-28T22:23:47Z">
        <w:r>
          <w:delText xml:space="preserve">r acne-like rash, including papulopustular rash, where no </w:delText>
        </w:r>
      </w:del>
      <w:r>
        <w:t>mi</w:t>
      </w:r>
      <w:del w:id="9442" w:author="GoldenCorpusHarness" w:date="2026-03-28T22:23:47Z">
        <w:r>
          <w:delText>croorganisms are detect</w:delText>
        </w:r>
      </w:del>
      <w:ins w:id="9443" w:author="GoldenCorpusHarness" w:date="2026-03-28T22:23:47Z">
        <w:r>
          <w:t>z</w:t>
        </w:r>
      </w:ins>
      <w:r>
        <w:t xml:space="preserve">ed, </w:t>
      </w:r>
      <w:del w:id="9444" w:author="GoldenCorpusHarness" w:date="2026-03-28T22:23:47Z">
        <w:r>
          <w:delText>the administra</w:delText>
        </w:r>
      </w:del>
      <w:ins w:id="9445" w:author="GoldenCorpusHarness" w:date="2026-03-28T22:23:47Z">
        <w:r>
          <w:t>Ac</w:t>
        </w:r>
      </w:ins>
      <w:r>
        <w:t>ti</w:t>
      </w:r>
      <w:ins w:id="9446" w:author="GoldenCorpusHarness" w:date="2026-03-28T22:23:47Z">
        <w:r>
          <w:t>ve-c</w:t>
        </w:r>
      </w:ins>
      <w:r>
        <w:t>on</w:t>
      </w:r>
      <w:del w:id="9447" w:author="GoldenCorpusHarness" w:date="2026-03-28T22:23:47Z">
        <w:r>
          <w:delText xml:space="preserve"> of tetracyclines or other antibiotics is s</w:delText>
        </w:r>
      </w:del>
      <w:r>
        <w:t>tro</w:t>
      </w:r>
      <w:del w:id="9448" w:author="GoldenCorpusHarness" w:date="2026-03-28T22:23:47Z">
        <w:r>
          <w:delText>ngly recommended. If Staphylococcus aureus is detected, begin ora</w:delText>
        </w:r>
      </w:del>
      <w:r>
        <w:t xml:space="preserve">l </w:t>
      </w:r>
      <w:ins w:id="9449" w:author="GoldenCorpusHarness" w:date="2026-03-28T22:23:47Z">
        <w:r>
          <w:t>(P</w:t>
        </w:r>
      </w:ins>
      <w:r>
        <w:t>a</w:t>
      </w:r>
      <w:del w:id="9450" w:author="GoldenCorpusHarness" w:date="2026-03-28T22:23:47Z">
        <w:r>
          <w:delText>n</w:delText>
        </w:r>
      </w:del>
      <w:ins w:id="9451" w:author="GoldenCorpusHarness" w:date="2026-03-28T22:23:47Z">
        <w:r>
          <w:t>r</w:t>
        </w:r>
      </w:ins>
      <w:r>
        <w:t>t</w:t>
      </w:r>
      <w:del w:id="9452" w:author="GoldenCorpusHarness" w:date="2026-03-28T22:23:47Z">
        <w:r>
          <w:delText>ibiotics</w:delText>
        </w:r>
      </w:del>
      <w:r>
        <w:t xml:space="preserve"> </w:t>
      </w:r>
      <w:del w:id="9453" w:author="GoldenCorpusHarness" w:date="2026-03-28T22:23:47Z">
        <w:r>
          <w:delText>with anti-Staphylococcus aureus coverage and topical mupirocin.</w:delText>
        </w:r>
      </w:del>
      <w:ins w:id="9454" w:author="GoldenCorpusHarness" w:date="2026-03-28T22:23:47Z">
        <w:r>
          <w:t>2)</w:t>
        </w:r>
      </w:ins>
    </w:p>
    <w:p ns2:paraId="465BCFD7" ns2:textId="77777777" w:rsidR="00C104D9" w:rsidRPr="0011561A" w:rsidRDefault="00895D30" w:rsidP="0011561A">
      <w:pPr>
        <w:pStyle w:val="paragraph0"/>
        <w:rPr>
          <w:b/>
          <w:bCs/>
        </w:rPr>
      </w:pPr>
      <w:del w:id="9455" w:author="GoldenCorpusHarness" w:date="2026-03-28T22:23:47Z">
        <w:r>
          <w:delText>V</w:delText>
        </w:r>
      </w:del>
      <w:ins w:id="9456" w:author="GoldenCorpusHarness" w:date="2026-03-28T22:23:47Z">
        <w:r>
          <w:t>Intervention randomization will occur centrally using an IRT system. There are 2 study intervention arms. Participants will be assigned randomly in a 1:1 ratio to nemtabrutinib plus v</w:t>
        </w:r>
      </w:ins>
      <w:r>
        <w:t xml:space="preserve">enetoclax </w:t>
      </w:r>
      <w:ins w:id="9457" w:author="GoldenCorpusHarness" w:date="2026-03-28T22:23:47Z">
        <w:r>
          <w:t>or V</w:t>
        </w:r>
      </w:ins>
      <w:r>
        <w:t>R</w:t>
      </w:r>
      <w:del w:id="9458" w:author="GoldenCorpusHarness" w:date="2026-03-28T22:23:47Z">
        <w:r>
          <w:delText>ecipients</w:delText>
        </w:r>
      </w:del>
      <w:ins w:id="9459" w:author="GoldenCorpusHarness" w:date="2026-03-28T22:23:47Z">
        <w:r>
          <w:t>.</w:t>
        </w:r>
      </w:ins>
    </w:p>
    <w:p ns2:paraId="4B414F5C" ns2:textId="77777777" w:rsidR="00C104D9" w:rsidRPr="009B2293" w:rsidRDefault="00895D30" w:rsidP="0011561A">
      <w:pPr>
        <w:pStyle w:val="paragraph0"/>
      </w:pPr>
      <w:del w:id="9460" w:author="GoldenCorpusHarness" w:date="2026-03-28T22:23:47Z">
        <w:r>
          <w:delText xml:space="preserve">Venetoclax </w:delText>
        </w:r>
      </w:del>
      <w:ins w:id="9461" w:author="GoldenCorpusHarness" w:date="2026-03-28T22:23:47Z">
        <w:r>
          <w:t>S</w:t>
        </w:r>
      </w:ins>
      <w:r>
        <w:t>tr</w:t>
      </w:r>
      <w:del w:id="9462" w:author="GoldenCorpusHarness" w:date="2026-03-28T22:23:47Z">
        <w:r>
          <w:delText>e</w:delText>
        </w:r>
      </w:del>
      <w:r>
        <w:t>at</w:t>
      </w:r>
      <w:del w:id="9463" w:author="GoldenCorpusHarness" w:date="2026-03-28T22:23:47Z">
        <w:r>
          <w:delText>ment poses a r</w:delText>
        </w:r>
      </w:del>
      <w:r>
        <w:t>i</w:t>
      </w:r>
      <w:del w:id="9464" w:author="GoldenCorpusHarness" w:date="2026-03-28T22:23:47Z">
        <w:r>
          <w:delText>sk o</w:delText>
        </w:r>
      </w:del>
      <w:r>
        <w:t>f</w:t>
      </w:r>
      <w:del w:id="9465" w:author="GoldenCorpusHarness" w:date="2026-03-28T22:23:47Z">
        <w:r>
          <w:delText xml:space="preserve"> TLS. Recommended prophylaxis for TLS is described above in detail (Section 6.5.3) and involves premed</w:delText>
        </w:r>
      </w:del>
      <w:r>
        <w:t>ication</w:t>
      </w:r>
      <w:del w:id="9466" w:author="GoldenCorpusHarness" w:date="2026-03-28T22:23:47Z">
        <w:r>
          <w:delText xml:space="preserve"> with allopurinol and oral hydration. </w:delText>
        </w:r>
      </w:del>
    </w:p>
    <w:p ns2:paraId="238E579D" ns2:textId="77777777" w:rsidR="00C104D9" w:rsidRPr="009B2293" w:rsidRDefault="00895D30" w:rsidP="0011561A">
      <w:pPr>
        <w:pStyle w:val="paragraph0"/>
      </w:pPr>
      <w:del w:id="9467" w:author="GoldenCorpusHarness" w:date="2026-03-28T22:23:47Z">
        <w:r>
          <w:delText>Fu</w:delText>
        </w:r>
      </w:del>
      <w:ins w:id="9468" w:author="GoldenCorpusHarness" w:date="2026-03-28T22:23:47Z">
        <w:r>
          <w:t>St</w:t>
        </w:r>
      </w:ins>
      <w:r>
        <w:t>r</w:t>
      </w:r>
      <w:ins w:id="9469" w:author="GoldenCorpusHarness" w:date="2026-03-28T22:23:47Z">
        <w:r>
          <w:t>a</w:t>
        </w:r>
      </w:ins>
      <w:r>
        <w:t>t</w:t>
      </w:r>
      <w:del w:id="9470" w:author="GoldenCorpusHarness" w:date="2026-03-28T22:23:47Z">
        <w:r>
          <w:delText>her</w:delText>
        </w:r>
      </w:del>
      <w:ins w:id="9471" w:author="GoldenCorpusHarness" w:date="2026-03-28T22:23:47Z">
        <w:r>
          <w:t>ification</w:t>
        </w:r>
      </w:ins>
      <w:r>
        <w:t xml:space="preserve"> </w:t>
      </w:r>
      <w:del w:id="9472" w:author="GoldenCorpusHarness" w:date="2026-03-28T22:23:47Z">
        <w:r>
          <w:delText>deta</w:delText>
        </w:r>
      </w:del>
      <w:ins w:id="9473" w:author="GoldenCorpusHarness" w:date="2026-03-28T22:23:47Z">
        <w:r>
          <w:t>w</w:t>
        </w:r>
      </w:ins>
      <w:r>
        <w:t>il</w:t>
      </w:r>
      <w:del w:id="9474" w:author="GoldenCorpusHarness" w:date="2026-03-28T22:23:47Z">
        <w:r>
          <w:delText>s</w:delText>
        </w:r>
      </w:del>
      <w:ins w:id="9475" w:author="GoldenCorpusHarness" w:date="2026-03-28T22:23:47Z">
        <w:r>
          <w:t>l</w:t>
        </w:r>
      </w:ins>
      <w:r>
        <w:t xml:space="preserve"> </w:t>
      </w:r>
      <w:del w:id="9476" w:author="GoldenCorpusHarness" w:date="2026-03-28T22:23:47Z">
        <w:r>
          <w:delText>ar</w:delText>
        </w:r>
      </w:del>
      <w:ins w:id="9477" w:author="GoldenCorpusHarness" w:date="2026-03-28T22:23:47Z">
        <w:r>
          <w:t>only b</w:t>
        </w:r>
      </w:ins>
      <w:r>
        <w:t xml:space="preserve">e </w:t>
      </w:r>
      <w:del w:id="9478" w:author="GoldenCorpusHarness" w:date="2026-03-28T22:23:47Z">
        <w:r>
          <w:delText>provid</w:delText>
        </w:r>
      </w:del>
      <w:ins w:id="9479" w:author="GoldenCorpusHarness" w:date="2026-03-28T22:23:47Z">
        <w:r>
          <w:t>us</w:t>
        </w:r>
      </w:ins>
      <w:r>
        <w:t xml:space="preserve">ed in </w:t>
      </w:r>
      <w:ins w:id="9480" w:author="GoldenCorpusHarness" w:date="2026-03-28T22:23:47Z">
        <w:r>
          <w:t>Par</w:t>
        </w:r>
      </w:ins>
      <w:r>
        <w:t>t</w:t>
      </w:r>
      <w:del w:id="9481" w:author="GoldenCorpusHarness" w:date="2026-03-28T22:23:47Z">
        <w:r>
          <w:delText>he</w:delText>
        </w:r>
      </w:del>
      <w:r>
        <w:t xml:space="preserve"> </w:t>
      </w:r>
      <w:del w:id="9482" w:author="GoldenCorpusHarness" w:date="2026-03-28T22:23:47Z">
        <w:r>
          <w:delText>venetoclax prescribing information</w:delText>
        </w:r>
      </w:del>
      <w:ins w:id="9483" w:author="GoldenCorpusHarness" w:date="2026-03-28T22:23:47Z">
        <w:r>
          <w:t>2</w:t>
        </w:r>
      </w:ins>
      <w:r>
        <w:t>.</w:t>
      </w:r>
    </w:p>
    <w:p ns2:paraId="26C3D7B0" ns2:textId="77777777" w:rsidR="00C104D9" w:rsidRPr="0011561A" w:rsidRDefault="00895D30" w:rsidP="002D7E7C">
      <w:pPr>
        <w:pStyle w:val="paragraph0"/>
        <w:keepNext/>
        <w:rPr>
          <w:b/>
          <w:bCs/>
        </w:rPr>
      </w:pPr>
      <w:del w:id="9484" w:author="GoldenCorpusHarness" w:date="2026-03-28T22:23:47Z">
        <w:r>
          <w:delText>Ri</w:delText>
        </w:r>
      </w:del>
      <w:ins w:id="9485" w:author="GoldenCorpusHarness" w:date="2026-03-28T22:23:47Z">
        <w:r>
          <w:t>In</w:t>
        </w:r>
      </w:ins>
      <w:r>
        <w:t>t</w:t>
      </w:r>
      <w:del w:id="9486" w:author="GoldenCorpusHarness" w:date="2026-03-28T22:23:47Z">
        <w:r>
          <w:delText>uximab R</w:delText>
        </w:r>
      </w:del>
      <w:r>
        <w:t>e</w:t>
      </w:r>
      <w:del w:id="9487" w:author="GoldenCorpusHarness" w:date="2026-03-28T22:23:47Z">
        <w:r>
          <w:delText>cipi</w:delText>
        </w:r>
      </w:del>
      <w:ins w:id="9488" w:author="GoldenCorpusHarness" w:date="2026-03-28T22:23:47Z">
        <w:r>
          <w:t>rv</w:t>
        </w:r>
      </w:ins>
      <w:r>
        <w:t>ent</w:t>
      </w:r>
      <w:ins w:id="9489" w:author="GoldenCorpusHarness" w:date="2026-03-28T22:23:47Z">
        <w:r>
          <w:t xml:space="preserve">ion randomization will be </w:t>
        </w:r>
      </w:ins>
      <w:r>
        <w:t>s</w:t>
      </w:r>
      <w:ins w:id="9490" w:author="GoldenCorpusHarness" w:date="2026-03-28T22:23:47Z">
        <w:r>
          <w:t>tratified according to the following factors:</w:t>
        </w:r>
      </w:ins>
    </w:p>
    <w:p ns2:paraId="42363083" ns2:textId="77777777" w:rsidR="00C104D9" w:rsidRDefault="00895D30" w:rsidP="0011561A">
      <w:pPr>
        <w:pStyle w:val="paragraph0"/>
      </w:pPr>
      <w:r>
        <w:t>Pr</w:t>
      </w:r>
      <w:del w:id="9491" w:author="GoldenCorpusHarness" w:date="2026-03-28T22:23:47Z">
        <w:r>
          <w:delText>emed</w:delText>
        </w:r>
      </w:del>
      <w:r>
        <w:t>i</w:t>
      </w:r>
      <w:del w:id="9492" w:author="GoldenCorpusHarness" w:date="2026-03-28T22:23:47Z">
        <w:r>
          <w:delText>cate with acetaminophen and an antihistamine before each infusion of rituximab (</w:delText>
        </w:r>
      </w:del>
      <w:r>
        <w:t xml:space="preserve">or </w:t>
      </w:r>
      <w:ins w:id="9493" w:author="GoldenCorpusHarness" w:date="2026-03-28T22:23:47Z">
        <w:r>
          <w:t>BCL2i t</w:t>
        </w:r>
      </w:ins>
      <w:r>
        <w:t>r</w:t>
      </w:r>
      <w:del w:id="9494" w:author="GoldenCorpusHarness" w:date="2026-03-28T22:23:47Z">
        <w:r>
          <w:delText>i</w:delText>
        </w:r>
      </w:del>
      <w:ins w:id="9495" w:author="GoldenCorpusHarness" w:date="2026-03-28T22:23:47Z">
        <w:r>
          <w:t>ea</w:t>
        </w:r>
      </w:ins>
      <w:r>
        <w:t>t</w:t>
      </w:r>
      <w:del w:id="9496" w:author="GoldenCorpusHarness" w:date="2026-03-28T22:23:47Z">
        <w:r>
          <w:delText>uxi</w:delText>
        </w:r>
      </w:del>
      <w:r>
        <w:t>m</w:t>
      </w:r>
      <w:del w:id="9497" w:author="GoldenCorpusHarness" w:date="2026-03-28T22:23:47Z">
        <w:r>
          <w:delText>ab</w:delText>
        </w:r>
      </w:del>
      <w:ins w:id="9498" w:author="GoldenCorpusHarness" w:date="2026-03-28T22:23:47Z">
        <w:r>
          <w:t>ent</w:t>
        </w:r>
      </w:ins>
      <w:r>
        <w:t xml:space="preserve"> </w:t>
      </w:r>
      <w:del w:id="9499" w:author="GoldenCorpusHarness" w:date="2026-03-28T22:23:47Z">
        <w:r>
          <w:delText>bi</w:delText>
        </w:r>
      </w:del>
      <w:ins w:id="9500" w:author="GoldenCorpusHarness" w:date="2026-03-28T22:23:47Z">
        <w:r>
          <w:t>(yes vs n</w:t>
        </w:r>
      </w:ins>
      <w:r>
        <w:t>o</w:t>
      </w:r>
      <w:del w:id="9501" w:author="GoldenCorpusHarness" w:date="2026-03-28T22:23:47Z">
        <w:r>
          <w:delText>similar</w:delText>
        </w:r>
      </w:del>
      <w:r>
        <w:t>).</w:t>
      </w:r>
      <w:del w:id="9502" w:author="GoldenCorpusHarness" w:date="2026-03-28T22:23:47Z">
        <w:r>
          <w:delText xml:space="preserve"> </w:delText>
        </w:r>
      </w:del>
    </w:p>
    <w:p ns2:paraId="33EFE68F" ns2:textId="77777777" w:rsidR="00C104D9" w:rsidRDefault="00895D30" w:rsidP="0011561A">
      <w:pPr>
        <w:pStyle w:val="paragraph0"/>
      </w:pPr>
      <w:r>
        <w:t>Pr</w:t>
      </w:r>
      <w:ins w:id="9503" w:author="GoldenCorpusHarness" w:date="2026-03-28T22:23:47Z">
        <w:r>
          <w:t>i</w:t>
        </w:r>
      </w:ins>
      <w:r>
        <w:t>o</w:t>
      </w:r>
      <w:del w:id="9504" w:author="GoldenCorpusHarness" w:date="2026-03-28T22:23:47Z">
        <w:r>
          <w:delText>phylax</w:delText>
        </w:r>
      </w:del>
      <w:ins w:id="9505" w:author="GoldenCorpusHarness" w:date="2026-03-28T22:23:47Z">
        <w:r>
          <w:t>r BTK</w:t>
        </w:r>
      </w:ins>
      <w:r>
        <w:t>i</w:t>
      </w:r>
      <w:del w:id="9506" w:author="GoldenCorpusHarness" w:date="2026-03-28T22:23:47Z">
        <w:r>
          <w:delText>s</w:delText>
        </w:r>
      </w:del>
      <w:r>
        <w:t xml:space="preserve"> treatment </w:t>
      </w:r>
      <w:del w:id="9507" w:author="GoldenCorpusHarness" w:date="2026-03-28T22:23:47Z">
        <w:r>
          <w:delText>for Pneumoc</w:delText>
        </w:r>
      </w:del>
      <w:ins w:id="9508" w:author="GoldenCorpusHarness" w:date="2026-03-28T22:23:47Z">
        <w:r>
          <w:t>(</w:t>
        </w:r>
      </w:ins>
      <w:r>
        <w:t>y</w:t>
      </w:r>
      <w:del w:id="9509" w:author="GoldenCorpusHarness" w:date="2026-03-28T22:23:47Z">
        <w:r>
          <w:delText>stis jirovecii pneumonia and herp</w:delText>
        </w:r>
      </w:del>
      <w:r>
        <w:t>es v</w:t>
      </w:r>
      <w:del w:id="9510" w:author="GoldenCorpusHarness" w:date="2026-03-28T22:23:47Z">
        <w:r>
          <w:delText>iru</w:delText>
        </w:r>
      </w:del>
      <w:r>
        <w:t xml:space="preserve">s </w:t>
      </w:r>
      <w:del w:id="9511" w:author="GoldenCorpusHarness" w:date="2026-03-28T22:23:47Z">
        <w:r>
          <w:delText>i</w:delText>
        </w:r>
      </w:del>
      <w:r>
        <w:t>n</w:t>
      </w:r>
      <w:del w:id="9512" w:author="GoldenCorpusHarness" w:date="2026-03-28T22:23:47Z">
        <w:r>
          <w:delText>fecti</w:delText>
        </w:r>
      </w:del>
      <w:r>
        <w:t>o</w:t>
      </w:r>
      <w:del w:id="9513" w:author="GoldenCorpusHarness" w:date="2026-03-28T22:23:47Z">
        <w:r>
          <w:delText>ns should be administered during study treatment and for up to 12 months following treatment</w:delText>
        </w:r>
      </w:del>
      <w:ins w:id="9514" w:author="GoldenCorpusHarness" w:date="2026-03-28T22:23:47Z">
        <w:r>
          <w:t>)</w:t>
        </w:r>
      </w:ins>
      <w:r>
        <w:t>.</w:t>
      </w:r>
    </w:p>
    <w:p ns2:paraId="156CD50B" ns2:textId="27B60E11" w:rsidR="00C104D9" w:rsidRPr="00073428" w:rsidRDefault="00895D30" w:rsidP="0011561A">
      <w:pPr>
        <w:pStyle w:val="paragraph0"/>
      </w:pPr>
      <w:del w:id="9515" w:author="GoldenCorpusHarness" w:date="2026-03-28T22:23:47Z">
        <w:r>
          <w:delText>For</w:delText>
        </w:r>
      </w:del>
      <w:ins w:id="9516" w:author="GoldenCorpusHarness" w:date="2026-03-28T22:23:47Z">
        <w:r>
          <w:t>Risk</w:t>
        </w:r>
      </w:ins>
      <w:r>
        <w:t xml:space="preserve"> </w:t>
      </w:r>
      <w:del w:id="9517" w:author="GoldenCorpusHarness" w:date="2026-03-28T22:23:47Z">
        <w:r>
          <w:delText xml:space="preserve">participants considered a </w:delText>
        </w:r>
      </w:del>
      <w:ins w:id="9518" w:author="GoldenCorpusHarness" w:date="2026-03-28T22:23:47Z">
        <w:r>
          <w:t>(</w:t>
        </w:r>
      </w:ins>
      <w:r>
        <w:t xml:space="preserve">high risk </w:t>
      </w:r>
      <w:del w:id="9519" w:author="GoldenCorpusHarness" w:date="2026-03-28T22:23:47Z">
        <w:r>
          <w:delText>o</w:delText>
        </w:r>
      </w:del>
      <w:ins w:id="9520" w:author="GoldenCorpusHarness" w:date="2026-03-28T22:23:47Z">
        <w:r>
          <w:t>[de</w:t>
        </w:r>
      </w:ins>
      <w:r>
        <w:t>f</w:t>
      </w:r>
      <w:del w:id="9521" w:author="GoldenCorpusHarness" w:date="2026-03-28T22:23:47Z">
        <w:r>
          <w:delText xml:space="preserve"> TLS (s</w:delText>
        </w:r>
      </w:del>
      <w:ins w:id="9522" w:author="GoldenCorpusHarness" w:date="2026-03-28T22:23:47Z">
        <w:r>
          <w:t>in</w:t>
        </w:r>
      </w:ins>
      <w:r>
        <w:t>e</w:t>
      </w:r>
      <w:del w:id="9523" w:author="GoldenCorpusHarness" w:date="2026-03-28T22:23:47Z">
        <w:r>
          <w:delText>e Section 6.5.3), prophylaxis</w:delText>
        </w:r>
      </w:del>
      <w:ins w:id="9524" w:author="GoldenCorpusHarness" w:date="2026-03-28T22:23:47Z">
        <w:r>
          <w:t>d</w:t>
        </w:r>
      </w:ins>
      <w:r>
        <w:t xml:space="preserve"> as </w:t>
      </w:r>
      <w:ins w:id="9525" w:author="GoldenCorpusHarness" w:date="2026-03-28T22:23:47Z">
        <w:r>
          <w:t>del(17</w:t>
        </w:r>
      </w:ins>
      <w:r>
        <w:t>p</w:t>
      </w:r>
      <w:ins w:id="9526" w:author="GoldenCorpusHarness" w:date="2026-03-28T22:23:47Z">
        <w:r>
          <w:t>) and/or TP53-mutated and/or IGHV-unmutated status] vs low risk [defined as the absence of high-risk factors listed above] as det</w:t>
        </w:r>
      </w:ins>
      <w:r>
        <w:t>er</w:t>
      </w:r>
      <w:del w:id="9527" w:author="GoldenCorpusHarness" w:date="2026-03-28T22:23:47Z">
        <w:r>
          <w:delText xml:space="preserve"> </w:delText>
        </w:r>
      </w:del>
      <w:ins w:id="9528" w:author="GoldenCorpusHarness" w:date="2026-03-28T22:23:47Z">
        <w:r>
          <w:t>m</w:t>
        </w:r>
      </w:ins>
      <w:r>
        <w:t>in</w:t>
      </w:r>
      <w:ins w:id="9529" w:author="GoldenCorpusHarness" w:date="2026-03-28T22:23:47Z">
        <w:r>
          <w:t>ed by central te</w:t>
        </w:r>
      </w:ins>
      <w:r>
        <w:t>sti</w:t>
      </w:r>
      <w:del w:id="9530" w:author="GoldenCorpusHarness" w:date="2026-03-28T22:23:47Z">
        <w:r>
          <w:delText>tutio</w:delText>
        </w:r>
      </w:del>
      <w:r>
        <w:t>n</w:t>
      </w:r>
      <w:del w:id="9531" w:author="GoldenCorpusHarness" w:date="2026-03-28T22:23:47Z">
        <w:r>
          <w:delText xml:space="preserve">al </w:delText>
        </w:r>
      </w:del>
      <w:r>
        <w:t>g</w:t>
      </w:r>
      <w:del w:id="9532" w:author="GoldenCorpusHarness" w:date="2026-03-28T22:23:47Z">
        <w:r>
          <w:delText>uidelines in Table 8 should be applied</w:delText>
        </w:r>
      </w:del>
      <w:ins w:id="9533" w:author="GoldenCorpusHarness" w:date="2026-03-28T22:23:47Z">
        <w:r>
          <w:t>)</w:t>
        </w:r>
      </w:ins>
      <w:r>
        <w:t>.</w:t>
      </w:r>
    </w:p>
    <w:p ns2:paraId="0B35B95A" ns2:textId="77777777" w:rsidR="00B651ED" w:rsidRPr="00B32628" w:rsidRDefault="00895D30" w:rsidP="0011561A">
      <w:pPr>
        <w:pStyle w:val="paragraph0"/>
      </w:pPr>
      <w:del w:id="9534" w:author="GoldenCorpusHarness" w:date="2026-03-28T22:23:47Z">
        <w:r>
          <w:delText>Fu</w:delText>
        </w:r>
      </w:del>
      <w:ins w:id="9535" w:author="GoldenCorpusHarness" w:date="2026-03-28T22:23:47Z">
        <w:r>
          <w:t>Geog</w:t>
        </w:r>
      </w:ins>
      <w:r>
        <w:t>r</w:t>
      </w:r>
      <w:del w:id="9536" w:author="GoldenCorpusHarness" w:date="2026-03-28T22:23:47Z">
        <w:r>
          <w:delText>t</w:delText>
        </w:r>
      </w:del>
      <w:ins w:id="9537" w:author="GoldenCorpusHarness" w:date="2026-03-28T22:23:47Z">
        <w:r>
          <w:t>ap</w:t>
        </w:r>
      </w:ins>
      <w:r>
        <w:t>h</w:t>
      </w:r>
      <w:del w:id="9538" w:author="GoldenCorpusHarness" w:date="2026-03-28T22:23:47Z">
        <w:r>
          <w:delText>er</w:delText>
        </w:r>
      </w:del>
      <w:ins w:id="9539" w:author="GoldenCorpusHarness" w:date="2026-03-28T22:23:47Z">
        <w:r>
          <w:t>ic</w:t>
        </w:r>
      </w:ins>
      <w:r>
        <w:t xml:space="preserve"> </w:t>
      </w:r>
      <w:del w:id="9540" w:author="GoldenCorpusHarness" w:date="2026-03-28T22:23:47Z">
        <w:r>
          <w:delText>details a</w:delText>
        </w:r>
      </w:del>
      <w:r>
        <w:t>re</w:t>
      </w:r>
      <w:del w:id="9541" w:author="GoldenCorpusHarness" w:date="2026-03-28T22:23:47Z">
        <w:r>
          <w:delText xml:space="preserve"> provided in the rituximab (or rituximab biosimilar) prescribin</w:delText>
        </w:r>
      </w:del>
      <w:r>
        <w:t>g</w:t>
      </w:r>
      <w:del w:id="9542" w:author="GoldenCorpusHarness" w:date="2026-03-28T22:23:47Z">
        <w:r>
          <w:delText xml:space="preserve"> informat</w:delText>
        </w:r>
      </w:del>
      <w:r>
        <w:t>ion</w:t>
      </w:r>
      <w:ins w:id="9543" w:author="GoldenCorpusHarness" w:date="2026-03-28T22:23:47Z">
        <w:r>
          <w:t xml:space="preserve"> (US/Canada vs Europe vs Rest of World)</w:t>
        </w:r>
      </w:ins>
      <w:r>
        <w:t>.</w:t>
      </w:r>
    </w:p>
    <w:p ns2:paraId="27146792" ns2:textId="77777777" w:rsidR="0074336D" w:rsidRDefault="008F7EB8" w:rsidP="0074336D">
      <w:pPr>
        <w:pStyle w:val="Heading2"/>
      </w:pPr>
      <w:del w:id="9544" w:author="GoldenCorpusHarness" w:date="2026-03-28T22:23:47Z">
        <w:r>
          <w:delText>Dose Modification (Escalation/Titration/Other)</w:delText>
        </w:r>
      </w:del>
    </w:p>
    <w:p ns2:paraId="4EB6602A" ns2:textId="77777777" w:rsidR="00BE676C" w:rsidRPr="008235A7" w:rsidRDefault="00895D30" w:rsidP="00C104D9">
      <w:pPr>
        <w:pStyle w:val="Heading3"/>
      </w:pPr>
      <w:del w:id="9545" w:author="GoldenCorpusHarness" w:date="2026-03-28T22:23:47Z">
        <w:r>
          <w:delText>Ve</w:delText>
        </w:r>
      </w:del>
      <w:ins w:id="9546" w:author="GoldenCorpusHarness" w:date="2026-03-28T22:23:47Z">
        <w:r>
          <w:t>Bli</w:t>
        </w:r>
      </w:ins>
      <w:r>
        <w:t>n</w:t>
      </w:r>
      <w:del w:id="9547" w:author="GoldenCorpusHarness" w:date="2026-03-28T22:23:47Z">
        <w:r>
          <w:delText>etoclax Dose Escalat</w:delText>
        </w:r>
      </w:del>
      <w:ins w:id="9548" w:author="GoldenCorpusHarness" w:date="2026-03-28T22:23:47Z">
        <w:r>
          <w:t>d</w:t>
        </w:r>
      </w:ins>
      <w:r>
        <w:t>i</w:t>
      </w:r>
      <w:del w:id="9549" w:author="GoldenCorpusHarness" w:date="2026-03-28T22:23:47Z">
        <w:r>
          <w:delText>o</w:delText>
        </w:r>
      </w:del>
      <w:r>
        <w:t>n</w:t>
      </w:r>
      <w:ins w:id="9550" w:author="GoldenCorpusHarness" w:date="2026-03-28T22:23:47Z">
        <w:r>
          <w:t>g</w:t>
        </w:r>
      </w:ins>
    </w:p>
    <w:p ns2:paraId="459401BA" ns2:textId="080D602D" w:rsidR="00BE676C" w:rsidRPr="000A771B" w:rsidRDefault="00895D30" w:rsidP="0011561A">
      <w:pPr>
        <w:pStyle w:val="paragraph0"/>
      </w:pPr>
      <w:del w:id="9551" w:author="GoldenCorpusHarness" w:date="2026-03-28T22:23:47Z">
        <w:r>
          <w:delText>Acc</w:delText>
        </w:r>
      </w:del>
      <w:ins w:id="9552" w:author="GoldenCorpusHarness" w:date="2026-03-28T22:23:47Z">
        <w:r>
          <w:t>This is an open-label study; theref</w:t>
        </w:r>
      </w:ins>
      <w:r>
        <w:t>or</w:t>
      </w:r>
      <w:del w:id="9553" w:author="GoldenCorpusHarness" w:date="2026-03-28T22:23:47Z">
        <w:r>
          <w:delText>ding to</w:delText>
        </w:r>
      </w:del>
      <w:ins w:id="9554" w:author="GoldenCorpusHarness" w:date="2026-03-28T22:23:47Z">
        <w:r>
          <w:t>e,</w:t>
        </w:r>
      </w:ins>
      <w:r>
        <w:t xml:space="preserve"> the </w:t>
      </w:r>
      <w:ins w:id="9555" w:author="GoldenCorpusHarness" w:date="2026-03-28T22:23:47Z">
        <w:r>
          <w:t>S</w:t>
        </w:r>
      </w:ins>
      <w:r>
        <w:t>p</w:t>
      </w:r>
      <w:ins w:id="9556" w:author="GoldenCorpusHarness" w:date="2026-03-28T22:23:47Z">
        <w:r>
          <w:t>onso</w:t>
        </w:r>
      </w:ins>
      <w:r>
        <w:t>r</w:t>
      </w:r>
      <w:del w:id="9557" w:author="GoldenCorpusHarness" w:date="2026-03-28T22:23:47Z">
        <w:r>
          <w:delText>escribing</w:delText>
        </w:r>
      </w:del>
      <w:ins w:id="9558" w:author="GoldenCorpusHarness" w:date="2026-03-28T22:23:47Z">
        <w:r>
          <w:t>,</w:t>
        </w:r>
      </w:ins>
      <w:r>
        <w:t xml:space="preserve"> in</w:t>
      </w:r>
      <w:del w:id="9559" w:author="GoldenCorpusHarness" w:date="2026-03-28T22:23:47Z">
        <w:r>
          <w:delText>f</w:delText>
        </w:r>
      </w:del>
      <w:ins w:id="9560" w:author="GoldenCorpusHarness" w:date="2026-03-28T22:23:47Z">
        <w:r>
          <w:t>vestigat</w:t>
        </w:r>
      </w:ins>
      <w:r>
        <w:t>or</w:t>
      </w:r>
      <w:del w:id="9561" w:author="GoldenCorpusHarness" w:date="2026-03-28T22:23:47Z">
        <w:r>
          <w:delText>m</w:delText>
        </w:r>
      </w:del>
      <w:ins w:id="9562" w:author="GoldenCorpusHarness" w:date="2026-03-28T22:23:47Z">
        <w:r>
          <w:t xml:space="preserve">, </w:t>
        </w:r>
      </w:ins>
      <w:r>
        <w:t>a</w:t>
      </w:r>
      <w:ins w:id="9563" w:author="GoldenCorpusHarness" w:date="2026-03-28T22:23:47Z">
        <w:r>
          <w:t>nd participant will know the interven</w:t>
        </w:r>
      </w:ins>
      <w:r>
        <w:t>tion</w:t>
      </w:r>
      <w:del w:id="9564" w:author="GoldenCorpusHarness" w:date="2026-03-28T22:23:47Z">
        <w:r>
          <w:delText>, venetoclax is initially</w:delText>
        </w:r>
      </w:del>
      <w:r>
        <w:t xml:space="preserve"> administered</w:t>
      </w:r>
      <w:del w:id="9565" w:author="GoldenCorpusHarness" w:date="2026-03-28T22:23:47Z">
        <w:r>
          <w:delText xml:space="preserve"> as a ramp-up over 5 weeks as shown in Table 9</w:delText>
        </w:r>
      </w:del>
      <w:r>
        <w:t>.</w:t>
      </w:r>
      <w:del w:id="9566" w:author="GoldenCorpusHarness" w:date="2026-03-28T22:23:47Z">
        <w:r>
          <w:delText xml:space="preserve"> </w:delText>
        </w:r>
      </w:del>
    </w:p>
    <w:p ns2:paraId="5A130793" ns2:textId="13243C8D" w:rsidR="00BE676C" w:rsidRPr="00FB285E" w:rsidRDefault="00895D30" w:rsidP="002D7E7C">
      <w:pPr>
        <w:pStyle w:val="Caption"/>
      </w:pPr>
      <w:del w:id="9567" w:author="GoldenCorpusHarness" w:date="2026-03-28T22:23:47Z">
        <w:r>
          <w:delText>Tabl</w:delText>
        </w:r>
      </w:del>
      <w:ins w:id="9568" w:author="GoldenCorpusHarness" w:date="2026-03-28T22:23:47Z">
        <w:r>
          <w:t>Study Int</w:t>
        </w:r>
      </w:ins>
      <w:r>
        <w:t>e</w:t>
      </w:r>
      <w:del w:id="9569" w:author="GoldenCorpusHarness" w:date="2026-03-28T22:23:47Z">
        <w:r>
          <w:delText xml:space="preserve"> 9Dosing Schedule fo</w:delText>
        </w:r>
      </w:del>
      <w:r>
        <w:t>r</w:t>
      </w:r>
      <w:del w:id="9570" w:author="GoldenCorpusHarness" w:date="2026-03-28T22:23:47Z">
        <w:r>
          <w:delText xml:space="preserve"> V</w:delText>
        </w:r>
      </w:del>
      <w:ins w:id="9571" w:author="GoldenCorpusHarness" w:date="2026-03-28T22:23:47Z">
        <w:r>
          <w:t>v</w:t>
        </w:r>
      </w:ins>
      <w:r>
        <w:t>en</w:t>
      </w:r>
      <w:del w:id="9572" w:author="GoldenCorpusHarness" w:date="2026-03-28T22:23:47Z">
        <w:r>
          <w:delText>e</w:delText>
        </w:r>
      </w:del>
      <w:r>
        <w:t>t</w:t>
      </w:r>
      <w:ins w:id="9573" w:author="GoldenCorpusHarness" w:date="2026-03-28T22:23:47Z">
        <w:r>
          <w:t>i</w:t>
        </w:r>
      </w:ins>
      <w:r>
        <w:t>o</w:t>
      </w:r>
      <w:del w:id="9574" w:author="GoldenCorpusHarness" w:date="2026-03-28T22:23:47Z">
        <w:r>
          <w:delText>clax</w:delText>
        </w:r>
      </w:del>
      <w:ins w:id="9575" w:author="GoldenCorpusHarness" w:date="2026-03-28T22:23:47Z">
        <w:r>
          <w:t>n</w:t>
        </w:r>
      </w:ins>
      <w:r>
        <w:t xml:space="preserve"> </w:t>
      </w:r>
      <w:del w:id="9576" w:author="GoldenCorpusHarness" w:date="2026-03-28T22:23:47Z">
        <w:r>
          <w:delText>Ra</w:delText>
        </w:r>
      </w:del>
      <w:ins w:id="9577" w:author="GoldenCorpusHarness" w:date="2026-03-28T22:23:47Z">
        <w:r>
          <w:t>Co</w:t>
        </w:r>
      </w:ins>
      <w:r>
        <w:t>mp</w:t>
      </w:r>
      <w:del w:id="9578" w:author="GoldenCorpusHarness" w:date="2026-03-28T22:23:47Z">
        <w:r>
          <w:delText xml:space="preserve">-up </w:delText>
        </w:r>
      </w:del>
      <w:ins w:id="9579" w:author="GoldenCorpusHarness" w:date="2026-03-28T22:23:47Z">
        <w:r>
          <w:t>l</w:t>
        </w:r>
      </w:ins>
      <w:r>
        <w:t>i</w:t>
      </w:r>
      <w:del w:id="9580" w:author="GoldenCorpusHarness" w:date="2026-03-28T22:23:47Z">
        <w:r>
          <w:delText>n Particip</w:delText>
        </w:r>
      </w:del>
      <w:r>
        <w:t>an</w:t>
      </w:r>
      <w:del w:id="9581" w:author="GoldenCorpusHarness" w:date="2026-03-28T22:23:47Z">
        <w:r>
          <w:delText>ts with CLL/SLL</w:delText>
        </w:r>
      </w:del>
      <w:ins w:id="9582" w:author="GoldenCorpusHarness" w:date="2026-03-28T22:23:47Z">
        <w:r>
          <w:t>ce</w:t>
        </w:r>
      </w:ins>
    </w:p>
    <w:tbl>
      <w:tblPr>
        <w:tblStyle w:val="TableGrid"/>
        <w:tblW w:w="5000" w:type="pct"/>
        <w:tblLook w:val="04A0" w:firstRow="1" w:lastRow="0" w:firstColumn="1" w:lastColumn="0" w:noHBand="0" w:noVBand="1"/>
      </w:tblPr>
      <w:tblGrid>
        <w:gridCol w:w="4591"/>
        <w:gridCol w:w="4399"/>
      </w:tblGrid>
      <w:tr w:rsidR="003117E4" ns2:paraId="5993AB80" ns2:textId="77777777" w:rsidTr="00C104D9">
        <w:trPr>
          <w:tblHeader/>
        </w:trPr>
        <w:tc>
          <w:tcPr>
            <w:tcW w:w="4533" w:type="dxa"/>
            <w:vAlign w:val="bottom"/>
          </w:tcPr>
          <w:p ns2:paraId="2716656D" ns2:textId="77777777" w:rsidR="00BE676C" w:rsidRPr="00E330F0" w:rsidRDefault="00895D30" w:rsidP="004016E5">
            <w:pPr>
              <w:pStyle w:val="TableCellLeft"/>
              <w:keepNext w:val="0"/>
              <w:keepLines w:val="0"/>
              <w:ind w:left="142" w:right="142"/>
              <w:rPr>
                <w:b/>
                <w:bCs/>
                <w:szCs w:val="20"/>
              </w:rPr>
            </w:pPr>
            <w:r w:rsidRPr="00E330F0">
              <w:rPr>
                <w:b/>
                <w:bCs/>
                <w:szCs w:val="20"/>
              </w:rPr>
              <w:t>Week</w:t>
            </w:r>
          </w:p>
        </w:tc>
        <w:tc>
          <w:tcPr>
            <w:tcW w:w="4343" w:type="dxa"/>
            <w:vAlign w:val="bottom"/>
          </w:tcPr>
          <w:p ns2:paraId="213DC3F7" ns2:textId="77777777" w:rsidR="00BE676C" w:rsidRPr="00E330F0" w:rsidRDefault="00895D30" w:rsidP="004016E5">
            <w:pPr>
              <w:pStyle w:val="TableCellLeft"/>
              <w:keepNext w:val="0"/>
              <w:keepLines w:val="0"/>
              <w:ind w:left="142" w:right="142"/>
              <w:rPr>
                <w:b/>
                <w:bCs/>
                <w:szCs w:val="20"/>
              </w:rPr>
            </w:pPr>
            <w:r w:rsidRPr="00E330F0">
              <w:rPr>
                <w:b/>
                <w:bCs/>
                <w:szCs w:val="20"/>
              </w:rPr>
              <w:t>Venetoclax Daily Dose</w:t>
            </w:r>
          </w:p>
        </w:tc>
      </w:tr>
      <w:tr w:rsidR="003117E4" ns2:paraId="1865E9EB" ns2:textId="77777777" w:rsidTr="00C104D9">
        <w:tc>
          <w:tcPr>
            <w:tcW w:w="4533" w:type="dxa"/>
          </w:tcPr>
          <w:p ns2:paraId="1127465D" ns2:textId="77777777" w:rsidR="00BE676C" w:rsidRPr="00E330F0" w:rsidRDefault="00895D30" w:rsidP="004016E5">
            <w:pPr>
              <w:pStyle w:val="TableCellLeft"/>
              <w:keepNext w:val="0"/>
              <w:keepLines w:val="0"/>
              <w:ind w:left="142" w:right="142"/>
              <w:rPr>
                <w:szCs w:val="20"/>
              </w:rPr>
            </w:pPr>
            <w:r w:rsidRPr="00E330F0">
              <w:rPr>
                <w:szCs w:val="20"/>
              </w:rPr>
              <w:t>Week 1</w:t>
            </w:r>
          </w:p>
        </w:tc>
        <w:tc>
          <w:tcPr>
            <w:tcW w:w="4343" w:type="dxa"/>
          </w:tcPr>
          <w:p ns2:paraId="2AC310BD" ns2:textId="77777777" w:rsidR="00BE676C" w:rsidRPr="00E330F0" w:rsidRDefault="00895D30" w:rsidP="004016E5">
            <w:pPr>
              <w:pStyle w:val="TableCellLeft"/>
              <w:keepNext w:val="0"/>
              <w:keepLines w:val="0"/>
              <w:ind w:left="142" w:right="142"/>
              <w:rPr>
                <w:szCs w:val="20"/>
              </w:rPr>
            </w:pPr>
            <w:r w:rsidRPr="00E330F0">
              <w:rPr>
                <w:szCs w:val="20"/>
              </w:rPr>
              <w:t>20 mg</w:t>
            </w:r>
          </w:p>
        </w:tc>
      </w:tr>
      <w:tr w:rsidR="003117E4" ns2:paraId="690177D0" ns2:textId="77777777" w:rsidTr="00C104D9">
        <w:tc>
          <w:tcPr>
            <w:tcW w:w="4533" w:type="dxa"/>
          </w:tcPr>
          <w:p ns2:paraId="18CBAC3F" ns2:textId="77777777" w:rsidR="00BE676C" w:rsidRPr="00E330F0" w:rsidRDefault="00895D30" w:rsidP="004016E5">
            <w:pPr>
              <w:pStyle w:val="TableCellLeft"/>
              <w:keepNext w:val="0"/>
              <w:keepLines w:val="0"/>
              <w:ind w:left="142" w:right="142"/>
              <w:rPr>
                <w:szCs w:val="20"/>
              </w:rPr>
            </w:pPr>
            <w:r w:rsidRPr="00E330F0">
              <w:rPr>
                <w:szCs w:val="20"/>
              </w:rPr>
              <w:t>Week 2</w:t>
            </w:r>
          </w:p>
        </w:tc>
        <w:tc>
          <w:tcPr>
            <w:tcW w:w="4343" w:type="dxa"/>
          </w:tcPr>
          <w:p ns2:paraId="589BB87D" ns2:textId="77777777" w:rsidR="00BE676C" w:rsidRPr="00E330F0" w:rsidRDefault="00895D30" w:rsidP="004016E5">
            <w:pPr>
              <w:pStyle w:val="TableCellLeft"/>
              <w:keepNext w:val="0"/>
              <w:keepLines w:val="0"/>
              <w:ind w:left="142" w:right="142"/>
              <w:rPr>
                <w:szCs w:val="20"/>
              </w:rPr>
            </w:pPr>
            <w:r w:rsidRPr="00E330F0">
              <w:rPr>
                <w:szCs w:val="20"/>
              </w:rPr>
              <w:t>50 mg</w:t>
            </w:r>
          </w:p>
        </w:tc>
      </w:tr>
      <w:tr w:rsidR="003117E4" ns2:paraId="5D568A97" ns2:textId="77777777" w:rsidTr="00C104D9">
        <w:tc>
          <w:tcPr>
            <w:tcW w:w="4533" w:type="dxa"/>
          </w:tcPr>
          <w:p ns2:paraId="785E4FAF" ns2:textId="77777777" w:rsidR="00BE676C" w:rsidRPr="00E330F0" w:rsidRDefault="00895D30" w:rsidP="004016E5">
            <w:pPr>
              <w:pStyle w:val="TableCellLeft"/>
              <w:keepNext w:val="0"/>
              <w:keepLines w:val="0"/>
              <w:ind w:left="142" w:right="142"/>
              <w:rPr>
                <w:szCs w:val="20"/>
              </w:rPr>
            </w:pPr>
            <w:r w:rsidRPr="00E330F0">
              <w:rPr>
                <w:szCs w:val="20"/>
              </w:rPr>
              <w:t>Week 3</w:t>
            </w:r>
          </w:p>
        </w:tc>
        <w:tc>
          <w:tcPr>
            <w:tcW w:w="4343" w:type="dxa"/>
          </w:tcPr>
          <w:p ns2:paraId="5523E6B5" ns2:textId="77777777" w:rsidR="00BE676C" w:rsidRPr="00E330F0" w:rsidRDefault="00895D30" w:rsidP="004016E5">
            <w:pPr>
              <w:pStyle w:val="TableCellLeft"/>
              <w:keepNext w:val="0"/>
              <w:keepLines w:val="0"/>
              <w:ind w:left="142" w:right="142"/>
              <w:rPr>
                <w:szCs w:val="20"/>
              </w:rPr>
            </w:pPr>
            <w:r w:rsidRPr="00E330F0">
              <w:rPr>
                <w:szCs w:val="20"/>
              </w:rPr>
              <w:t>100 mg</w:t>
            </w:r>
          </w:p>
        </w:tc>
      </w:tr>
      <w:tr w:rsidR="003117E4" ns2:paraId="290129AE" ns2:textId="77777777" w:rsidTr="00C104D9">
        <w:tc>
          <w:tcPr>
            <w:tcW w:w="4533" w:type="dxa"/>
          </w:tcPr>
          <w:p ns2:paraId="5C0F9EB7" ns2:textId="77777777" w:rsidR="00BE676C" w:rsidRPr="00E330F0" w:rsidRDefault="00895D30" w:rsidP="004016E5">
            <w:pPr>
              <w:pStyle w:val="TableCellLeft"/>
              <w:keepNext w:val="0"/>
              <w:keepLines w:val="0"/>
              <w:ind w:left="142" w:right="142"/>
              <w:rPr>
                <w:szCs w:val="20"/>
              </w:rPr>
            </w:pPr>
            <w:r w:rsidRPr="00E330F0">
              <w:rPr>
                <w:szCs w:val="20"/>
              </w:rPr>
              <w:t>Week 4</w:t>
            </w:r>
          </w:p>
        </w:tc>
        <w:tc>
          <w:tcPr>
            <w:tcW w:w="4343" w:type="dxa"/>
          </w:tcPr>
          <w:p ns2:paraId="5E48C6D8" ns2:textId="77777777" w:rsidR="00BE676C" w:rsidRPr="00E330F0" w:rsidRDefault="00895D30" w:rsidP="004016E5">
            <w:pPr>
              <w:pStyle w:val="TableCellLeft"/>
              <w:keepNext w:val="0"/>
              <w:keepLines w:val="0"/>
              <w:ind w:left="142" w:right="142"/>
              <w:rPr>
                <w:szCs w:val="20"/>
              </w:rPr>
            </w:pPr>
            <w:r w:rsidRPr="00E330F0">
              <w:rPr>
                <w:szCs w:val="20"/>
              </w:rPr>
              <w:t>200 mg</w:t>
            </w:r>
          </w:p>
        </w:tc>
      </w:tr>
      <w:tr w:rsidR="003117E4" ns2:paraId="64A7CC44" ns2:textId="77777777" w:rsidTr="00C104D9">
        <w:tc>
          <w:tcPr>
            <w:tcW w:w="4533" w:type="dxa"/>
          </w:tcPr>
          <w:p ns2:paraId="2CA8D08E" ns2:textId="77777777" w:rsidR="00BE676C" w:rsidRPr="00E330F0" w:rsidRDefault="00895D30" w:rsidP="004016E5">
            <w:pPr>
              <w:pStyle w:val="TableCellLeft"/>
              <w:keepNext w:val="0"/>
              <w:keepLines w:val="0"/>
              <w:ind w:left="142" w:right="142"/>
              <w:rPr>
                <w:szCs w:val="20"/>
              </w:rPr>
            </w:pPr>
            <w:r w:rsidRPr="00E330F0">
              <w:rPr>
                <w:szCs w:val="20"/>
              </w:rPr>
              <w:t>Week 5 and beyond</w:t>
            </w:r>
          </w:p>
        </w:tc>
        <w:tc>
          <w:tcPr>
            <w:tcW w:w="4343" w:type="dxa"/>
          </w:tcPr>
          <w:p ns2:paraId="635590FB" ns2:textId="77777777" w:rsidR="00BE676C" w:rsidRPr="00E330F0" w:rsidRDefault="00895D30" w:rsidP="004016E5">
            <w:pPr>
              <w:pStyle w:val="TableCellLeft"/>
              <w:keepNext w:val="0"/>
              <w:keepLines w:val="0"/>
              <w:ind w:left="142" w:right="142"/>
              <w:rPr>
                <w:szCs w:val="20"/>
              </w:rPr>
            </w:pPr>
            <w:r w:rsidRPr="00E330F0">
              <w:rPr>
                <w:szCs w:val="20"/>
              </w:rPr>
              <w:t>400 mg</w:t>
            </w:r>
          </w:p>
        </w:tc>
      </w:tr>
      <w:tr w:rsidR="003117E4" ns2:paraId="7E3A32ED" ns2:textId="77777777" w:rsidTr="00C104D9">
        <w:tc>
          <w:tcPr>
            <w:tcW w:w="8876" w:type="dxa"/>
            <w:gridSpan w:val="2"/>
          </w:tcPr>
          <w:p ns2:paraId="145439CD" ns2:textId="77777777" w:rsidR="00BE676C" w:rsidRPr="00E330F0" w:rsidRDefault="00895D30" w:rsidP="004016E5">
            <w:pPr>
              <w:pStyle w:val="TableCellLeft"/>
              <w:keepNext w:val="0"/>
              <w:keepLines w:val="0"/>
              <w:ind w:left="142" w:right="142"/>
              <w:rPr>
                <w:szCs w:val="20"/>
              </w:rPr>
            </w:pPr>
            <w:r>
              <w:rPr>
                <w:szCs w:val="20"/>
              </w:rPr>
              <w:t>CLL=chronic lymphocytic leukemia; SLL=small lymphocytic lymphoma.</w:t>
            </w:r>
          </w:p>
        </w:tc>
      </w:tr>
    </w:tbl>
    <w:p ns2:paraId="19C0BCEA" ns2:textId="77777777" w:rsidR="00BE676C" w:rsidRDefault="00895D30" w:rsidP="0011561A">
      <w:pPr>
        <w:pStyle w:val="Heading3"/>
        <w:spacing w:before="240"/>
        <w:ind w:left="958" w:hanging="958"/>
      </w:pPr>
      <w:del w:id="9583" w:author="GoldenCorpusHarness" w:date="2026-03-28T22:23:47Z">
        <w:r>
          <w:delText>Dose Modification</w:delText>
        </w:r>
      </w:del>
      <w:ins w:id="9584" w:author="GoldenCorpusHarness" w:date="2026-03-28T22:23:47Z">
        <w:r>
          <w:t>If there are interruptions in the study intervention schedule or infusion/injection was stopped, the details of and reason for any interruption or infusion/injection cessation of study intervention will be documented in the participant’s medical record.</w:t>
        </w:r>
      </w:ins>
    </w:p>
    <w:p ns2:paraId="121C1894" ns2:textId="77777777" w:rsidR="00BE676C" w:rsidRPr="00D91D0E" w:rsidRDefault="00895D30" w:rsidP="0011561A">
      <w:pPr>
        <w:pStyle w:val="paragraph0"/>
      </w:pPr>
      <w:del w:id="9585" w:author="GoldenCorpusHarness" w:date="2026-03-28T22:23:47Z">
        <w:r>
          <w:delText>Assessment o</w:delText>
        </w:r>
      </w:del>
      <w:ins w:id="9586" w:author="GoldenCorpusHarness" w:date="2026-03-28T22:23:47Z">
        <w:r>
          <w:t>When participants sel</w:t>
        </w:r>
      </w:ins>
      <w:r>
        <w:t>f</w:t>
      </w:r>
      <w:del w:id="9587" w:author="GoldenCorpusHarness" w:date="2026-03-28T22:23:47Z">
        <w:r>
          <w:delText xml:space="preserve"> relationship o</w:delText>
        </w:r>
      </w:del>
      <w:ins w:id="9588" w:author="GoldenCorpusHarness" w:date="2026-03-28T22:23:47Z">
        <w:r>
          <w:t xml:space="preserve">-administer study intervention(s) at home (nemtabrutinib and venetoclax), compliance with study intervention will be assessed at each visit. Compliance will be assessed by counting returned tablets during the site visits and documented in the source documents and CRF. Deviation(s) </w:t>
        </w:r>
      </w:ins>
      <w:r>
        <w:t>f</w:t>
      </w:r>
      <w:del w:id="9589" w:author="GoldenCorpusHarness" w:date="2026-03-28T22:23:47Z">
        <w:r>
          <w:delText xml:space="preserve"> an AE to study treatment will include any reasonable possibility that the event may have been caused by study treatment (see Appendix 3, Section 10</w:delText>
        </w:r>
      </w:del>
      <w:ins w:id="9590" w:author="GoldenCorpusHarness" w:date="2026-03-28T22:23:47Z">
        <w:r>
          <w:t>rom the prescribed dosage regimen should be recorded in the CRF</w:t>
        </w:r>
      </w:ins>
      <w:r>
        <w:t>.</w:t>
      </w:r>
      <w:del w:id="9591" w:author="GoldenCorpusHarness" w:date="2026-03-28T22:23:47Z">
        <w:r>
          <w:delText>3.4).</w:delText>
        </w:r>
      </w:del>
    </w:p>
    <w:p ns2:paraId="5AE7A8C0" ns2:textId="77777777" w:rsidR="00BE676C" w:rsidRPr="008235A7" w:rsidRDefault="00895D30" w:rsidP="005B2761">
      <w:pPr>
        <w:pStyle w:val="Heading4"/>
      </w:pPr>
      <w:del w:id="9592" w:author="GoldenCorpusHarness" w:date="2026-03-28T22:23:47Z">
        <w:r>
          <w:delText>Nemtabrutinib Dose Modi</w:delText>
        </w:r>
      </w:del>
      <w:ins w:id="9593" w:author="GoldenCorpusHarness" w:date="2026-03-28T22:23:47Z">
        <w:r>
          <w:t>A record o</w:t>
        </w:r>
      </w:ins>
      <w:r>
        <w:t>f</w:t>
      </w:r>
      <w:del w:id="9594" w:author="GoldenCorpusHarness" w:date="2026-03-28T22:23:47Z">
        <w:r>
          <w:delText>ication</w:delText>
        </w:r>
      </w:del>
      <w:ins w:id="9595" w:author="GoldenCorpusHarness" w:date="2026-03-28T22:23:47Z">
        <w:r>
          <w:t xml:space="preserve"> the number of nemtabrutinib tablets dispensed to and taken by each participant must be maintained and reconciled with study intervention and compliance records. Intervention start and stop dates, including dates for intervention delays and/or dose reductions will also be recorded in the CRF.</w:t>
        </w:r>
      </w:ins>
    </w:p>
    <w:p ns2:paraId="0441B66E" ns2:textId="77777777" w:rsidR="00BE676C" w:rsidRDefault="00895D30" w:rsidP="005B2761">
      <w:pPr>
        <w:pStyle w:val="paragraph0"/>
        <w:keepNext/>
        <w:keepLines/>
      </w:pPr>
      <w:ins w:id="9596" w:author="GoldenCorpusHarness" w:date="2026-03-28T22:23:47Z">
        <w:r>
          <w:t xml:space="preserve">When participants are dosed at the site (rituximab or rituximab biosimilar [see </w:t>
        </w:r>
      </w:ins>
      <w:r>
        <w:t>A</w:t>
      </w:r>
      <w:del w:id="9597" w:author="GoldenCorpusHarness" w:date="2026-03-28T22:23:47Z">
        <w:r>
          <w:delText>t the occurrence o</w:delText>
        </w:r>
      </w:del>
      <w:ins w:id="9598" w:author="GoldenCorpusHarness" w:date="2026-03-28T22:23:47Z">
        <w:r>
          <w:t xml:space="preserve">ppendix 13]), they will receive study intervention directly </w:t>
        </w:r>
      </w:ins>
      <w:r>
        <w:t>f</w:t>
      </w:r>
      <w:del w:id="9599" w:author="GoldenCorpusHarness" w:date="2026-03-28T22:23:47Z">
        <w:r>
          <w:delText xml:space="preserve"> an AE</w:delText>
        </w:r>
      </w:del>
      <w:ins w:id="9600" w:author="GoldenCorpusHarness" w:date="2026-03-28T22:23:47Z">
        <w:r>
          <w:t>rom the investigator or designee</w:t>
        </w:r>
      </w:ins>
      <w:r>
        <w:t>, un</w:t>
      </w:r>
      <w:del w:id="9601" w:author="GoldenCorpusHarness" w:date="2026-03-28T22:23:47Z">
        <w:r>
          <w:delText>less unequi</w:delText>
        </w:r>
      </w:del>
      <w:ins w:id="9602" w:author="GoldenCorpusHarness" w:date="2026-03-28T22:23:47Z">
        <w:r>
          <w:t>der medical super</w:t>
        </w:r>
      </w:ins>
      <w:r>
        <w:t>v</w:t>
      </w:r>
      <w:del w:id="9603" w:author="GoldenCorpusHarness" w:date="2026-03-28T22:23:47Z">
        <w:r>
          <w:delText>ocally due to the underlying malignancy or an extraneous cause, dose interruptions and/or reductions in nemta</w:delText>
        </w:r>
      </w:del>
      <w:ins w:id="9604" w:author="GoldenCorpusHarness" w:date="2026-03-28T22:23:47Z">
        <w:r>
          <w:t xml:space="preserve">ision. The date and time of each dose administered in the clinic will </w:t>
        </w:r>
      </w:ins>
      <w:r>
        <w:t>b</w:t>
      </w:r>
      <w:del w:id="9605" w:author="GoldenCorpusHarness" w:date="2026-03-28T22:23:47Z">
        <w:r>
          <w:delText>rutinib administration are allowed</w:delText>
        </w:r>
      </w:del>
      <w:ins w:id="9606" w:author="GoldenCorpusHarness" w:date="2026-03-28T22:23:47Z">
        <w:r>
          <w:t>e recorded in the source documents and recorded in the CRF</w:t>
        </w:r>
      </w:ins>
      <w:r>
        <w:t>.</w:t>
      </w:r>
      <w:del w:id="9607" w:author="GoldenCorpusHarness" w:date="2026-03-28T22:23:47Z">
        <w:r>
          <w:delText xml:space="preserve"> If dose reduction is indicated, the participants should be assigned to the lower dose. In the event of a dose modification, the dose change(s) must be captured in the EDC system. </w:delText>
        </w:r>
      </w:del>
    </w:p>
    <w:p ns2:paraId="680043EB" ns2:textId="72CDA51D" w:rsidR="00BE676C" w:rsidRDefault="00895D30" w:rsidP="005B5481">
      <w:pPr>
        <w:pStyle w:val="paragraph0"/>
      </w:pPr>
      <w:del w:id="9608" w:author="GoldenCorpusHarness" w:date="2026-03-28T22:23:47Z">
        <w:r>
          <w:delText>A</w:delText>
        </w:r>
      </w:del>
      <w:ins w:id="9609" w:author="GoldenCorpusHarness" w:date="2026-03-28T22:23:47Z">
        <w:r>
          <w:t>NOTE:</w:t>
        </w:r>
      </w:ins>
      <w:r>
        <w:t xml:space="preserve"> </w:t>
      </w:r>
      <w:del w:id="9610" w:author="GoldenCorpusHarness" w:date="2026-03-28T22:23:47Z">
        <w:r>
          <w:delText>pa</w:delText>
        </w:r>
      </w:del>
      <w:ins w:id="9611" w:author="GoldenCorpusHarness" w:date="2026-03-28T22:23:47Z">
        <w:r>
          <w:t>Fo</w:t>
        </w:r>
      </w:ins>
      <w:r>
        <w:t>r</w:t>
      </w:r>
      <w:ins w:id="9612" w:author="GoldenCorpusHarness" w:date="2026-03-28T22:23:47Z">
        <w:r>
          <w:t xml:space="preserve"> </w:t>
        </w:r>
      </w:ins>
      <w:r>
        <w:t>t</w:t>
      </w:r>
      <w:del w:id="9613" w:author="GoldenCorpusHarness" w:date="2026-03-28T22:23:47Z">
        <w:r>
          <w:delText xml:space="preserve">icipant </w:delText>
        </w:r>
      </w:del>
      <w:ins w:id="9614" w:author="GoldenCorpusHarness" w:date="2026-03-28T22:23:47Z">
        <w:r>
          <w:t>h</w:t>
        </w:r>
      </w:ins>
      <w:r>
        <w:t xml:space="preserve">is </w:t>
      </w:r>
      <w:del w:id="9615" w:author="GoldenCorpusHarness" w:date="2026-03-28T22:23:47Z">
        <w:r>
          <w:delText>allowe</w:delText>
        </w:r>
      </w:del>
      <w:ins w:id="9616" w:author="GoldenCorpusHarness" w:date="2026-03-28T22:23:47Z">
        <w:r>
          <w:t>stu</w:t>
        </w:r>
      </w:ins>
      <w:r>
        <w:t>d</w:t>
      </w:r>
      <w:del w:id="9617" w:author="GoldenCorpusHarness" w:date="2026-03-28T22:23:47Z">
        <w:r>
          <w:delText xml:space="preserve"> a maximum of</w:delText>
        </w:r>
      </w:del>
      <w:ins w:id="9618" w:author="GoldenCorpusHarness" w:date="2026-03-28T22:23:47Z">
        <w:r>
          <w:t>y,</w:t>
        </w:r>
      </w:ins>
      <w:r>
        <w:t xml:space="preserve"> 1</w:t>
      </w:r>
      <w:ins w:id="9619" w:author="GoldenCorpusHarness" w:date="2026-03-28T22:23:47Z">
        <w:r>
          <w:t>00%</w:t>
        </w:r>
      </w:ins>
      <w:r>
        <w:t xml:space="preserve"> </w:t>
      </w:r>
      <w:del w:id="9620" w:author="GoldenCorpusHarness" w:date="2026-03-28T22:23:47Z">
        <w:r>
          <w:delText>dose redu</w:delText>
        </w:r>
      </w:del>
      <w:r>
        <w:t>c</w:t>
      </w:r>
      <w:del w:id="9621" w:author="GoldenCorpusHarness" w:date="2026-03-28T22:23:47Z">
        <w:r>
          <w:delText>tion fr</w:delText>
        </w:r>
      </w:del>
      <w:r>
        <w:t>om</w:t>
      </w:r>
      <w:del w:id="9622" w:author="GoldenCorpusHarness" w:date="2026-03-28T22:23:47Z">
        <w:r>
          <w:delText xml:space="preserve"> the or</w:delText>
        </w:r>
      </w:del>
      <w:ins w:id="9623" w:author="GoldenCorpusHarness" w:date="2026-03-28T22:23:47Z">
        <w:r>
          <w:t>pl</w:t>
        </w:r>
      </w:ins>
      <w:r>
        <w:t>i</w:t>
      </w:r>
      <w:del w:id="9624" w:author="GoldenCorpusHarness" w:date="2026-03-28T22:23:47Z">
        <w:r>
          <w:delText xml:space="preserve">ginal dose (Table 10 </w:delText>
        </w:r>
      </w:del>
      <w:r>
        <w:t>an</w:t>
      </w:r>
      <w:del w:id="9625" w:author="GoldenCorpusHarness" w:date="2026-03-28T22:23:47Z">
        <w:r>
          <w:delText>d Table 11), unless ther</w:delText>
        </w:r>
      </w:del>
      <w:ins w:id="9626" w:author="GoldenCorpusHarness" w:date="2026-03-28T22:23:47Z">
        <w:r>
          <w:t>c</w:t>
        </w:r>
      </w:ins>
      <w:r>
        <w:t xml:space="preserve">e is </w:t>
      </w:r>
      <w:del w:id="9627" w:author="GoldenCorpusHarness" w:date="2026-03-28T22:23:47Z">
        <w:r>
          <w:delText>com</w:delText>
        </w:r>
      </w:del>
      <w:ins w:id="9628" w:author="GoldenCorpusHarness" w:date="2026-03-28T22:23:47Z">
        <w:r>
          <w:t>ex</w:t>
        </w:r>
      </w:ins>
      <w:r>
        <w:t>pe</w:t>
      </w:r>
      <w:del w:id="9629" w:author="GoldenCorpusHarness" w:date="2026-03-28T22:23:47Z">
        <w:r>
          <w:delText xml:space="preserve">lling </w:delText>
        </w:r>
      </w:del>
      <w:r>
        <w:t>c</w:t>
      </w:r>
      <w:del w:id="9630" w:author="GoldenCorpusHarness" w:date="2026-03-28T22:23:47Z">
        <w:r>
          <w:delText>linical ra</w:delText>
        </w:r>
      </w:del>
      <w:r>
        <w:t>t</w:t>
      </w:r>
      <w:del w:id="9631" w:author="GoldenCorpusHarness" w:date="2026-03-28T22:23:47Z">
        <w:r>
          <w:delText>ional</w:delText>
        </w:r>
      </w:del>
      <w:r>
        <w:t>e</w:t>
      </w:r>
      <w:ins w:id="9632" w:author="GoldenCorpusHarness" w:date="2026-03-28T22:23:47Z">
        <w:r>
          <w:t>d</w:t>
        </w:r>
      </w:ins>
      <w:r>
        <w:t xml:space="preserve"> for </w:t>
      </w:r>
      <w:del w:id="9633" w:author="GoldenCorpusHarness" w:date="2026-03-28T22:23:47Z">
        <w:r>
          <w:delText>a</w:delText>
        </w:r>
      </w:del>
      <w:ins w:id="9634" w:author="GoldenCorpusHarness" w:date="2026-03-28T22:23:47Z">
        <w:r>
          <w:t>stu</w:t>
        </w:r>
      </w:ins>
      <w:r>
        <w:t>d</w:t>
      </w:r>
      <w:del w:id="9635" w:author="GoldenCorpusHarness" w:date="2026-03-28T22:23:47Z">
        <w:r>
          <w:delText>ditional dose</w:delText>
        </w:r>
      </w:del>
      <w:ins w:id="9636" w:author="GoldenCorpusHarness" w:date="2026-03-28T22:23:47Z">
        <w:r>
          <w:t>y</w:t>
        </w:r>
      </w:ins>
      <w:r>
        <w:t xml:space="preserve"> m</w:t>
      </w:r>
      <w:del w:id="9637" w:author="GoldenCorpusHarness" w:date="2026-03-28T22:23:47Z">
        <w:r>
          <w:delText>o</w:delText>
        </w:r>
      </w:del>
      <w:ins w:id="9638" w:author="GoldenCorpusHarness" w:date="2026-03-28T22:23:47Z">
        <w:r>
          <w:t>e</w:t>
        </w:r>
      </w:ins>
      <w:r>
        <w:t>d</w:t>
      </w:r>
      <w:del w:id="9639" w:author="GoldenCorpusHarness" w:date="2026-03-28T22:23:47Z">
        <w:r>
          <w:delText>if</w:delText>
        </w:r>
      </w:del>
      <w:r>
        <w:t>ications</w:t>
      </w:r>
      <w:ins w:id="9640" w:author="GoldenCorpusHarness" w:date="2026-03-28T22:23:47Z">
        <w:r>
          <w:t>,</w:t>
        </w:r>
      </w:ins>
      <w:r>
        <w:t xml:space="preserve"> </w:t>
      </w:r>
      <w:ins w:id="9641" w:author="GoldenCorpusHarness" w:date="2026-03-28T22:23:47Z">
        <w:r>
          <w:t>exce</w:t>
        </w:r>
      </w:ins>
      <w:r>
        <w:t>p</w:t>
      </w:r>
      <w:ins w:id="9642" w:author="GoldenCorpusHarness" w:date="2026-03-28T22:23:47Z">
        <w:r>
          <w:t>t whe</w:t>
        </w:r>
      </w:ins>
      <w:r>
        <w:t>r</w:t>
      </w:r>
      <w:ins w:id="9643" w:author="GoldenCorpusHarness" w:date="2026-03-28T22:23:47Z">
        <w:r>
          <w:t>e acti</w:t>
        </w:r>
      </w:ins>
      <w:r>
        <w:t>o</w:t>
      </w:r>
      <w:del w:id="9644" w:author="GoldenCorpusHarness" w:date="2026-03-28T22:23:47Z">
        <w:r>
          <w:delText>vi</w:delText>
        </w:r>
      </w:del>
      <w:ins w:id="9645" w:author="GoldenCorpusHarness" w:date="2026-03-28T22:23:47Z">
        <w:r>
          <w:t>ns are man</w:t>
        </w:r>
      </w:ins>
      <w:r>
        <w:t>d</w:t>
      </w:r>
      <w:ins w:id="9646" w:author="GoldenCorpusHarness" w:date="2026-03-28T22:23:47Z">
        <w:r>
          <w:t>at</w:t>
        </w:r>
      </w:ins>
      <w:r>
        <w:t xml:space="preserve">ed </w:t>
      </w:r>
      <w:ins w:id="9647" w:author="GoldenCorpusHarness" w:date="2026-03-28T22:23:47Z">
        <w:r>
          <w:t>due to AEs or for administrative reasons a</w:t>
        </w:r>
      </w:ins>
      <w:r>
        <w:t>b</w:t>
      </w:r>
      <w:del w:id="9648" w:author="GoldenCorpusHarness" w:date="2026-03-28T22:23:47Z">
        <w:r>
          <w:delText>y</w:delText>
        </w:r>
      </w:del>
      <w:ins w:id="9649" w:author="GoldenCorpusHarness" w:date="2026-03-28T22:23:47Z">
        <w:r>
          <w:t>out which</w:t>
        </w:r>
      </w:ins>
      <w:r>
        <w:t xml:space="preserve"> the </w:t>
      </w:r>
      <w:del w:id="9650" w:author="GoldenCorpusHarness" w:date="2026-03-28T22:23:47Z">
        <w:r>
          <w:delText>inve</w:delText>
        </w:r>
      </w:del>
      <w:r>
        <w:t>s</w:t>
      </w:r>
      <w:del w:id="9651" w:author="GoldenCorpusHarness" w:date="2026-03-28T22:23:47Z">
        <w:r>
          <w:delText>tigator and approved by the S</w:delText>
        </w:r>
      </w:del>
      <w:r>
        <w:t>ponsor</w:t>
      </w:r>
      <w:del w:id="9652" w:author="GoldenCorpusHarness" w:date="2026-03-28T22:23:47Z">
        <w:r>
          <w:delText>.</w:delText>
        </w:r>
      </w:del>
      <w:r>
        <w:t xml:space="preserve"> </w:t>
      </w:r>
      <w:del w:id="9653" w:author="GoldenCorpusHarness" w:date="2026-03-28T22:23:47Z">
        <w:r>
          <w:delText>Do</w:delText>
        </w:r>
      </w:del>
      <w:ins w:id="9654" w:author="GoldenCorpusHarness" w:date="2026-03-28T22:23:47Z">
        <w:r>
          <w:t>ha</w:t>
        </w:r>
      </w:ins>
      <w:r>
        <w:t>s</w:t>
      </w:r>
      <w:ins w:id="9655" w:author="GoldenCorpusHarness" w:date="2026-03-28T22:23:47Z">
        <w:r>
          <w:t xml:space="preserve"> b</w:t>
        </w:r>
      </w:ins>
      <w:r>
        <w:t>e</w:t>
      </w:r>
      <w:ins w:id="9656" w:author="GoldenCorpusHarness" w:date="2026-03-28T22:23:47Z">
        <w:r>
          <w:t>en</w:t>
        </w:r>
      </w:ins>
      <w:r>
        <w:t xml:space="preserve"> </w:t>
      </w:r>
      <w:del w:id="9657" w:author="GoldenCorpusHarness" w:date="2026-03-28T22:23:47Z">
        <w:r>
          <w:delText>re-es</w:delText>
        </w:r>
      </w:del>
      <w:r>
        <w:t>c</w:t>
      </w:r>
      <w:del w:id="9658" w:author="GoldenCorpusHarness" w:date="2026-03-28T22:23:47Z">
        <w:r>
          <w:delText>alati</w:delText>
        </w:r>
      </w:del>
      <w:r>
        <w:t>on</w:t>
      </w:r>
      <w:del w:id="9659" w:author="GoldenCorpusHarness" w:date="2026-03-28T22:23:47Z">
        <w:r>
          <w:delText xml:space="preserve"> i</w:delText>
        </w:r>
      </w:del>
      <w:r>
        <w:t>s</w:t>
      </w:r>
      <w:del w:id="9660" w:author="GoldenCorpusHarness" w:date="2026-03-28T22:23:47Z">
        <w:r>
          <w:delText xml:space="preserve"> on</w:delText>
        </w:r>
      </w:del>
      <w:ins w:id="9661" w:author="GoldenCorpusHarness" w:date="2026-03-28T22:23:47Z">
        <w:r>
          <w:t>u</w:t>
        </w:r>
      </w:ins>
      <w:r>
        <w:t>l</w:t>
      </w:r>
      <w:del w:id="9662" w:author="GoldenCorpusHarness" w:date="2026-03-28T22:23:47Z">
        <w:r>
          <w:delText>y permit</w:delText>
        </w:r>
      </w:del>
      <w:r>
        <w:t>ted</w:t>
      </w:r>
      <w:del w:id="9663" w:author="GoldenCorpusHarness" w:date="2026-03-28T22:23:47Z">
        <w:r>
          <w:delText xml:space="preserve"> up to the original dose that the participant was initially treated with, as long as it is in the best interest of a participant</w:delText>
        </w:r>
      </w:del>
      <w:r>
        <w:t>.</w:t>
      </w:r>
    </w:p>
    <w:p ns2:paraId="6D3A83C8" ns2:textId="77777777" w:rsidR="00BE676C" w:rsidRDefault="00895D30" w:rsidP="0011561A">
      <w:pPr>
        <w:pStyle w:val="paragraph0"/>
      </w:pPr>
      <w:del w:id="9664" w:author="GoldenCorpusHarness" w:date="2026-03-28T22:23:47Z">
        <w:r>
          <w:delText>If the Sp</w:delText>
        </w:r>
      </w:del>
      <w:ins w:id="9665" w:author="GoldenCorpusHarness" w:date="2026-03-28T22:23:47Z">
        <w:r>
          <w:t>C</w:t>
        </w:r>
      </w:ins>
      <w:r>
        <w:t>on</w:t>
      </w:r>
      <w:del w:id="9666" w:author="GoldenCorpusHarness" w:date="2026-03-28T22:23:47Z">
        <w:r>
          <w:delText xml:space="preserve">sor (following review of the totality of Part 1 data) has selected 65 mg nemtabrutinib in </w:delText>
        </w:r>
      </w:del>
      <w:r>
        <w:t>com</w:t>
      </w:r>
      <w:del w:id="9667" w:author="GoldenCorpusHarness" w:date="2026-03-28T22:23:47Z">
        <w:r>
          <w:delText>bination w</w:delText>
        </w:r>
      </w:del>
      <w:r>
        <w:t>it</w:t>
      </w:r>
      <w:del w:id="9668" w:author="GoldenCorpusHarness" w:date="2026-03-28T22:23:47Z">
        <w:r>
          <w:delText>h venetoclax for Part 2 of the study, particip</w:delText>
        </w:r>
      </w:del>
      <w:r>
        <w:t>ant</w:t>
      </w:r>
      <w:del w:id="9669" w:author="GoldenCorpusHarness" w:date="2026-03-28T22:23:47Z">
        <w:r>
          <w:delText>s</w:delText>
        </w:r>
      </w:del>
      <w:r>
        <w:t xml:space="preserve"> </w:t>
      </w:r>
      <w:del w:id="9670" w:author="GoldenCorpusHarness" w:date="2026-03-28T22:23:47Z">
        <w:r>
          <w:delText>receiving 45 mg nemtabrutinib plus venetoclax in Part 1 can be escalated to 65 mg nemtabrutinib plus venetoclax, if t</w:delText>
        </w:r>
      </w:del>
      <w:ins w:id="9671" w:author="GoldenCorpusHarness" w:date="2026-03-28T22:23:47Z">
        <w:r>
          <w:t>T</w:t>
        </w:r>
      </w:ins>
      <w:r>
        <w:t>he</w:t>
      </w:r>
      <w:del w:id="9672" w:author="GoldenCorpusHarness" w:date="2026-03-28T22:23:47Z">
        <w:r>
          <w:delText xml:space="preserve"> investig</w:delText>
        </w:r>
      </w:del>
      <w:ins w:id="9673" w:author="GoldenCorpusHarness" w:date="2026-03-28T22:23:47Z">
        <w:r>
          <w:t>r</w:t>
        </w:r>
      </w:ins>
      <w:r>
        <w:t>a</w:t>
      </w:r>
      <w:del w:id="9674" w:author="GoldenCorpusHarness" w:date="2026-03-28T22:23:47Z">
        <w:r>
          <w:delText xml:space="preserve">tor assesses </w:delText>
        </w:r>
      </w:del>
      <w:r>
        <w:t>p</w:t>
      </w:r>
      <w:del w:id="9675" w:author="GoldenCorpusHarness" w:date="2026-03-28T22:23:47Z">
        <w:r>
          <w:delText>otential benefit for dose escalation. An</w:delText>
        </w:r>
      </w:del>
      <w:r>
        <w:t>y</w:t>
      </w:r>
      <w:del w:id="9676" w:author="GoldenCorpusHarness" w:date="2026-03-28T22:23:47Z">
        <w:r>
          <w:delText xml:space="preserve"> dose escalation of Part 1 participants should be conducted after consultation with the Sponsor.</w:delText>
        </w:r>
      </w:del>
    </w:p>
    <w:p ns2:paraId="78DE81B2" ns2:textId="4A6522D9" w:rsidR="00BE676C" w:rsidRDefault="00895D30" w:rsidP="005B5481">
      <w:pPr>
        <w:pStyle w:val="paragraph0"/>
      </w:pPr>
      <w:ins w:id="9677" w:author="GoldenCorpusHarness" w:date="2026-03-28T22:23:47Z">
        <w:r>
          <w:t xml:space="preserve">Medications or vaccinations specifically prohibited in the exclusion criteria are not allowed during the time periods specified by this protocol for that medication or vaccination. If there is a clinical indication for any medications or vaccinations specifically prohibited, discontinuation from study intervention may be required. The investigator should discuss any questions regarding this with the Sponsor Clinical </w:t>
        </w:r>
      </w:ins>
      <w:r>
        <w:t>D</w:t>
      </w:r>
      <w:del w:id="9678" w:author="GoldenCorpusHarness" w:date="2026-03-28T22:23:47Z">
        <w:r>
          <w:delText>ose delays</w:delText>
        </w:r>
      </w:del>
      <w:ins w:id="9679" w:author="GoldenCorpusHarness" w:date="2026-03-28T22:23:47Z">
        <w:r>
          <w:t>irector. The final decision on any supportive therapy or vaccination rests with the investigator and</w:t>
        </w:r>
      </w:ins>
      <w:r>
        <w:t>/</w:t>
      </w:r>
      <w:del w:id="9680" w:author="GoldenCorpusHarness" w:date="2026-03-28T22:23:47Z">
        <w:r>
          <w:delText>reductions/</w:delText>
        </w:r>
      </w:del>
      <w:ins w:id="9681" w:author="GoldenCorpusHarness" w:date="2026-03-28T22:23:47Z">
        <w:r>
          <w:t>or the participant’s pri</w:t>
        </w:r>
      </w:ins>
      <w:r>
        <w:t>m</w:t>
      </w:r>
      <w:del w:id="9682" w:author="GoldenCorpusHarness" w:date="2026-03-28T22:23:47Z">
        <w:r>
          <w:delText>odifications are specified in the event of ne</w:delText>
        </w:r>
      </w:del>
      <w:ins w:id="9683" w:author="GoldenCorpusHarness" w:date="2026-03-28T22:23:47Z">
        <w:r>
          <w:t xml:space="preserve">ary physician. However, the decision to continue the participant on study intervention requires the </w:t>
        </w:r>
      </w:ins>
      <w:r>
        <w:t>m</w:t>
      </w:r>
      <w:del w:id="9684" w:author="GoldenCorpusHarness" w:date="2026-03-28T22:23:47Z">
        <w:r>
          <w:delText>tabrutinib-related nonh</w:delText>
        </w:r>
      </w:del>
      <w:ins w:id="9685" w:author="GoldenCorpusHarness" w:date="2026-03-28T22:23:47Z">
        <w:r>
          <w:t>utual agre</w:t>
        </w:r>
      </w:ins>
      <w:r>
        <w:t>em</w:t>
      </w:r>
      <w:del w:id="9686" w:author="GoldenCorpusHarness" w:date="2026-03-28T22:23:47Z">
        <w:r>
          <w:delText>atolo</w:delText>
        </w:r>
      </w:del>
      <w:ins w:id="9687" w:author="GoldenCorpusHarness" w:date="2026-03-28T22:23:47Z">
        <w:r>
          <w:t>ent of the investi</w:t>
        </w:r>
      </w:ins>
      <w:r>
        <w:t>g</w:t>
      </w:r>
      <w:del w:id="9688" w:author="GoldenCorpusHarness" w:date="2026-03-28T22:23:47Z">
        <w:r>
          <w:delText>ical and nonskin toxicity (Table 12)</w:delText>
        </w:r>
      </w:del>
      <w:ins w:id="9689" w:author="GoldenCorpusHarness" w:date="2026-03-28T22:23:47Z">
        <w:r>
          <w:t>ator</w:t>
        </w:r>
      </w:ins>
      <w:r>
        <w:t xml:space="preserve">, </w:t>
      </w:r>
      <w:del w:id="9690" w:author="GoldenCorpusHarness" w:date="2026-03-28T22:23:47Z">
        <w:r>
          <w:delText>hematological toxicity for CLL participants (Table 13)</w:delText>
        </w:r>
      </w:del>
      <w:ins w:id="9691" w:author="GoldenCorpusHarness" w:date="2026-03-28T22:23:47Z">
        <w:r>
          <w:t>the Sponsor</w:t>
        </w:r>
      </w:ins>
      <w:r>
        <w:t xml:space="preserve">, </w:t>
      </w:r>
      <w:del w:id="9692" w:author="GoldenCorpusHarness" w:date="2026-03-28T22:23:47Z">
        <w:r>
          <w:delText>hematological toxicity for SLL participants (Table 14), and for drug-related skin toxicities (Table 15)</w:delText>
        </w:r>
      </w:del>
      <w:ins w:id="9693" w:author="GoldenCorpusHarness" w:date="2026-03-28T22:23:47Z">
        <w:r>
          <w:t>and the participant</w:t>
        </w:r>
      </w:ins>
      <w:r>
        <w:t>.</w:t>
      </w:r>
      <w:del w:id="9694" w:author="GoldenCorpusHarness" w:date="2026-03-28T22:23:47Z">
        <w:r>
          <w:delText xml:space="preserve"> Hematologic toxicity in CLL participants will be assessed by the grading scale in the iwCLL guidelines in Appendix 11 (Table 41). Grade 1 to 2 drug-related skin rashes may be treated with topical corticosteroids and antihistamines. Severe (Grade 3 and above) drug-related skin rashes may be treated with systemic corticosteroids. Nemtabrutinib treatment should be discontinued in the case of a Grade 4 skin-related event.</w:delText>
        </w:r>
      </w:del>
    </w:p>
    <w:p ns2:paraId="0B227531" ns2:textId="406B549A" w:rsidR="00BE676C" w:rsidRDefault="00895D30" w:rsidP="0011561A">
      <w:pPr>
        <w:pStyle w:val="paragraph0"/>
      </w:pPr>
      <w:del w:id="9695" w:author="GoldenCorpusHarness" w:date="2026-03-28T22:23:47Z">
        <w:r>
          <w:delText>Although th</w:delText>
        </w:r>
      </w:del>
      <w:ins w:id="9696" w:author="GoldenCorpusHarness" w:date="2026-03-28T22:23:47Z">
        <w:r>
          <w:t>Sever</w:t>
        </w:r>
      </w:ins>
      <w:r>
        <w:t xml:space="preserve">e </w:t>
      </w:r>
      <w:del w:id="9697" w:author="GoldenCorpusHarness" w:date="2026-03-28T22:23:47Z">
        <w:r>
          <w:delText>m</w:delText>
        </w:r>
      </w:del>
      <w:ins w:id="9698" w:author="GoldenCorpusHarness" w:date="2026-03-28T22:23:47Z">
        <w:r>
          <w:t>(Grad</w:t>
        </w:r>
      </w:ins>
      <w:r>
        <w:t>e</w:t>
      </w:r>
      <w:del w:id="9699" w:author="GoldenCorpusHarness" w:date="2026-03-28T22:23:47Z">
        <w:r>
          <w:delText>ch</w:delText>
        </w:r>
      </w:del>
      <w:ins w:id="9700" w:author="GoldenCorpusHarness" w:date="2026-03-28T22:23:47Z">
        <w:r>
          <w:t xml:space="preserve"> 3 </w:t>
        </w:r>
      </w:ins>
      <w:r>
        <w:t>an</w:t>
      </w:r>
      <w:del w:id="9701" w:author="GoldenCorpusHarness" w:date="2026-03-28T22:23:47Z">
        <w:r>
          <w:delText>ism of</w:delText>
        </w:r>
      </w:del>
      <w:ins w:id="9702" w:author="GoldenCorpusHarness" w:date="2026-03-28T22:23:47Z">
        <w:r>
          <w:t>d</w:t>
        </w:r>
      </w:ins>
      <w:r>
        <w:t xml:space="preserve"> a</w:t>
      </w:r>
      <w:del w:id="9703" w:author="GoldenCorpusHarness" w:date="2026-03-28T22:23:47Z">
        <w:r>
          <w:delText>cti</w:delText>
        </w:r>
      </w:del>
      <w:ins w:id="9704" w:author="GoldenCorpusHarness" w:date="2026-03-28T22:23:47Z">
        <w:r>
          <w:t>b</w:t>
        </w:r>
      </w:ins>
      <w:r>
        <w:t>o</w:t>
      </w:r>
      <w:del w:id="9705" w:author="GoldenCorpusHarness" w:date="2026-03-28T22:23:47Z">
        <w:r>
          <w:delText>n for BTKi-associat</w:delText>
        </w:r>
      </w:del>
      <w:ins w:id="9706" w:author="GoldenCorpusHarness" w:date="2026-03-28T22:23:47Z">
        <w:r>
          <w:t>v</w:t>
        </w:r>
      </w:ins>
      <w:r>
        <w:t>e</w:t>
      </w:r>
      <w:del w:id="9707" w:author="GoldenCorpusHarness" w:date="2026-03-28T22:23:47Z">
        <w:r>
          <w:delText>d</w:delText>
        </w:r>
      </w:del>
      <w:ins w:id="9708" w:author="GoldenCorpusHarness" w:date="2026-03-28T22:23:47Z">
        <w:r>
          <w:t>)</w:t>
        </w:r>
      </w:ins>
      <w:r>
        <w:t xml:space="preserve"> skin </w:t>
      </w:r>
      <w:del w:id="9709" w:author="GoldenCorpusHarness" w:date="2026-03-28T22:23:47Z">
        <w:r>
          <w:delText xml:space="preserve">toxicities is not fully elucidated, several types of manifestations have been observed, including acne-like </w:delText>
        </w:r>
      </w:del>
      <w:r>
        <w:t>rash</w:t>
      </w:r>
      <w:del w:id="9710" w:author="GoldenCorpusHarness" w:date="2026-03-28T22:23:47Z">
        <w:r>
          <w:delText>/folliculiti</w:delText>
        </w:r>
      </w:del>
      <w:ins w:id="9711" w:author="GoldenCorpusHarness" w:date="2026-03-28T22:23:47Z">
        <w:r>
          <w:t>e</w:t>
        </w:r>
      </w:ins>
      <w:r>
        <w:t xml:space="preserve">s </w:t>
      </w:r>
      <w:del w:id="9712" w:author="GoldenCorpusHarness" w:date="2026-03-28T22:23:47Z">
        <w:r>
          <w:delText>a</w:delText>
        </w:r>
      </w:del>
      <w:ins w:id="9713" w:author="GoldenCorpusHarness" w:date="2026-03-28T22:23:47Z">
        <w:r>
          <w:t>co</w:t>
        </w:r>
      </w:ins>
      <w:r>
        <w:t>n</w:t>
      </w:r>
      <w:ins w:id="9714" w:author="GoldenCorpusHarness" w:date="2026-03-28T22:23:47Z">
        <w:r>
          <w:t>sidere</w:t>
        </w:r>
      </w:ins>
      <w:r>
        <w:t xml:space="preserve">d </w:t>
      </w:r>
      <w:del w:id="9715" w:author="GoldenCorpusHarness" w:date="2026-03-28T22:23:47Z">
        <w:r>
          <w:delText>immun</w:delText>
        </w:r>
      </w:del>
      <w:ins w:id="9716" w:author="GoldenCorpusHarness" w:date="2026-03-28T22:23:47Z">
        <w:r>
          <w:t>to b</w:t>
        </w:r>
      </w:ins>
      <w:r>
        <w:t>e</w:t>
      </w:r>
      <w:del w:id="9717" w:author="GoldenCorpusHarness" w:date="2026-03-28T22:23:47Z">
        <w:r>
          <w:delText>-m</w:delText>
        </w:r>
      </w:del>
      <w:ins w:id="9718" w:author="GoldenCorpusHarness" w:date="2026-03-28T22:23:47Z">
        <w:r>
          <w:t xml:space="preserve"> r</w:t>
        </w:r>
      </w:ins>
      <w:r>
        <w:t>e</w:t>
      </w:r>
      <w:del w:id="9719" w:author="GoldenCorpusHarness" w:date="2026-03-28T22:23:47Z">
        <w:r>
          <w:delText>di</w:delText>
        </w:r>
      </w:del>
      <w:ins w:id="9720" w:author="GoldenCorpusHarness" w:date="2026-03-28T22:23:47Z">
        <w:r>
          <w:t>l</w:t>
        </w:r>
      </w:ins>
      <w:r>
        <w:t xml:space="preserve">ated </w:t>
      </w:r>
      <w:del w:id="9721" w:author="GoldenCorpusHarness" w:date="2026-03-28T22:23:47Z">
        <w:r>
          <w:delText>d</w:delText>
        </w:r>
      </w:del>
      <w:ins w:id="9722" w:author="GoldenCorpusHarness" w:date="2026-03-28T22:23:47Z">
        <w:r>
          <w:t>to nemtab</w:t>
        </w:r>
      </w:ins>
      <w:r>
        <w:t>ru</w:t>
      </w:r>
      <w:del w:id="9723" w:author="GoldenCorpusHarness" w:date="2026-03-28T22:23:47Z">
        <w:r>
          <w:delText>g</w:delText>
        </w:r>
      </w:del>
      <w:ins w:id="9724" w:author="GoldenCorpusHarness" w:date="2026-03-28T22:23:47Z">
        <w:r>
          <w:t>tinib</w:t>
        </w:r>
      </w:ins>
      <w:r>
        <w:t xml:space="preserve"> </w:t>
      </w:r>
      <w:ins w:id="9725" w:author="GoldenCorpusHarness" w:date="2026-03-28T22:23:47Z">
        <w:r>
          <w:t>may be t</w:t>
        </w:r>
      </w:ins>
      <w:r>
        <w:t>rea</w:t>
      </w:r>
      <w:del w:id="9726" w:author="GoldenCorpusHarness" w:date="2026-03-28T22:23:47Z">
        <w:r>
          <w:delText>c</w:delText>
        </w:r>
      </w:del>
      <w:r>
        <w:t>t</w:t>
      </w:r>
      <w:ins w:id="9727" w:author="GoldenCorpusHarness" w:date="2026-03-28T22:23:47Z">
        <w:r>
          <w:t>ed w</w:t>
        </w:r>
      </w:ins>
      <w:r>
        <w:t>i</w:t>
      </w:r>
      <w:del w:id="9728" w:author="GoldenCorpusHarness" w:date="2026-03-28T22:23:47Z">
        <w:r>
          <w:delText>on</w:delText>
        </w:r>
      </w:del>
      <w:ins w:id="9729" w:author="GoldenCorpusHarness" w:date="2026-03-28T22:23:47Z">
        <w:r>
          <w:t>th</w:t>
        </w:r>
      </w:ins>
      <w:r>
        <w:t xml:space="preserve"> </w:t>
      </w:r>
      <w:del w:id="9730" w:author="GoldenCorpusHarness" w:date="2026-03-28T22:23:47Z">
        <w:r>
          <w:delText>[Sibaud, V., et al 2020]. For acne-like ra</w:delText>
        </w:r>
      </w:del>
      <w:r>
        <w:t>s</w:t>
      </w:r>
      <w:del w:id="9731" w:author="GoldenCorpusHarness" w:date="2026-03-28T22:23:47Z">
        <w:r>
          <w:delText>h, including papulopu</w:delText>
        </w:r>
      </w:del>
      <w:ins w:id="9732" w:author="GoldenCorpusHarness" w:date="2026-03-28T22:23:47Z">
        <w:r>
          <w:t>y</w:t>
        </w:r>
      </w:ins>
      <w:r>
        <w:t>st</w:t>
      </w:r>
      <w:del w:id="9733" w:author="GoldenCorpusHarness" w:date="2026-03-28T22:23:47Z">
        <w:r>
          <w:delText>ular rash, obtaining bact</w:delText>
        </w:r>
      </w:del>
      <w:r>
        <w:t>e</w:t>
      </w:r>
      <w:del w:id="9734" w:author="GoldenCorpusHarness" w:date="2026-03-28T22:23:47Z">
        <w:r>
          <w:delText xml:space="preserve">ria/mycological cultures is recommended. If no </w:delText>
        </w:r>
      </w:del>
      <w:r>
        <w:t>mic</w:t>
      </w:r>
      <w:del w:id="9735" w:author="GoldenCorpusHarness" w:date="2026-03-28T22:23:47Z">
        <w:r>
          <w:delText>roorganisms are detected, the administration of tetracyclines and topical</w:delText>
        </w:r>
      </w:del>
      <w:r>
        <w:t xml:space="preserve"> corticosteroids</w:t>
      </w:r>
      <w:del w:id="9736" w:author="GoldenCorpusHarness" w:date="2026-03-28T22:23:47Z">
        <w:r>
          <w:delText xml:space="preserve"> is strongly recommended</w:delText>
        </w:r>
      </w:del>
      <w:r>
        <w:t xml:space="preserve">. </w:t>
      </w:r>
      <w:del w:id="9737" w:author="GoldenCorpusHarness" w:date="2026-03-28T22:23:47Z">
        <w:r>
          <w:delText>If Staphylococcus a</w:delText>
        </w:r>
      </w:del>
      <w:ins w:id="9738" w:author="GoldenCorpusHarness" w:date="2026-03-28T22:23:47Z">
        <w:r>
          <w:t>F</w:t>
        </w:r>
      </w:ins>
      <w:r>
        <w:t>ur</w:t>
      </w:r>
      <w:ins w:id="9739" w:author="GoldenCorpusHarness" w:date="2026-03-28T22:23:47Z">
        <w:r>
          <w:t>th</w:t>
        </w:r>
      </w:ins>
      <w:r>
        <w:t>e</w:t>
      </w:r>
      <w:del w:id="9740" w:author="GoldenCorpusHarness" w:date="2026-03-28T22:23:47Z">
        <w:r>
          <w:delText>us is</w:delText>
        </w:r>
      </w:del>
      <w:ins w:id="9741" w:author="GoldenCorpusHarness" w:date="2026-03-28T22:23:47Z">
        <w:r>
          <w:t>r</w:t>
        </w:r>
      </w:ins>
      <w:r>
        <w:t xml:space="preserve"> det</w:t>
      </w:r>
      <w:ins w:id="9742" w:author="GoldenCorpusHarness" w:date="2026-03-28T22:23:47Z">
        <w:r>
          <w:t>ails are provided in S</w:t>
        </w:r>
      </w:ins>
      <w:r>
        <w:t>ect</w:t>
      </w:r>
      <w:del w:id="9743" w:author="GoldenCorpusHarness" w:date="2026-03-28T22:23:47Z">
        <w:r>
          <w:delText>ed, beg</w:delText>
        </w:r>
      </w:del>
      <w:r>
        <w:t>i</w:t>
      </w:r>
      <w:ins w:id="9744" w:author="GoldenCorpusHarness" w:date="2026-03-28T22:23:47Z">
        <w:r>
          <w:t>o</w:t>
        </w:r>
      </w:ins>
      <w:r>
        <w:t xml:space="preserve">n </w:t>
      </w:r>
      <w:del w:id="9745" w:author="GoldenCorpusHarness" w:date="2026-03-28T22:23:47Z">
        <w:r>
          <w:delText>or</w:delText>
        </w:r>
      </w:del>
      <w:ins w:id="9746" w:author="GoldenCorpusHarness" w:date="2026-03-28T22:23:47Z">
        <w:r>
          <w:t>6.6.2 (T</w:t>
        </w:r>
      </w:ins>
      <w:r>
        <w:t>a</w:t>
      </w:r>
      <w:ins w:id="9747" w:author="GoldenCorpusHarness" w:date="2026-03-28T22:23:47Z">
        <w:r>
          <w:t>b</w:t>
        </w:r>
      </w:ins>
      <w:r>
        <w:t>l</w:t>
      </w:r>
      <w:del w:id="9748" w:author="GoldenCorpusHarness" w:date="2026-03-28T22:23:47Z">
        <w:r>
          <w:delText xml:space="preserve"> antibiotics with anti-Staphylococcus aur</w:delText>
        </w:r>
      </w:del>
      <w:r>
        <w:t>e</w:t>
      </w:r>
      <w:del w:id="9749" w:author="GoldenCorpusHarness" w:date="2026-03-28T22:23:47Z">
        <w:r>
          <w:delText>us coverage and topical mupirocin</w:delText>
        </w:r>
      </w:del>
      <w:ins w:id="9750" w:author="GoldenCorpusHarness" w:date="2026-03-28T22:23:47Z">
        <w:r>
          <w:t xml:space="preserve"> 15)</w:t>
        </w:r>
      </w:ins>
      <w:r>
        <w:t>.</w:t>
      </w:r>
    </w:p>
    <w:p ns2:paraId="43F67F17" ns2:textId="77777777" w:rsidR="00BE676C" w:rsidRDefault="00895D30" w:rsidP="0011561A">
      <w:pPr>
        <w:pStyle w:val="paragraph0"/>
      </w:pPr>
      <w:del w:id="9751" w:author="GoldenCorpusHarness" w:date="2026-03-28T22:23:47Z">
        <w:r>
          <w:delText>Dosing interruptions are permitted in the case of medical</w:delText>
        </w:r>
      </w:del>
      <w:ins w:id="9752" w:author="GoldenCorpusHarness" w:date="2026-03-28T22:23:47Z">
        <w:r>
          <w:t>Concomitant use of anticoagulant or antiplatelet agents with BTKi increases the risk of major hemorrhage. Therefore, the risks and benefits of anticoagulant or antiplatelet therapy during study treatment should be considered. If anticoagulant or antiplatelet agents are used, investigators should refer to product prescribing information and participants should be monitored for signs and symptoms of bleeding. Participants who are receiving HBV antiviral therapy at the time of enrolment</w:t>
        </w:r>
      </w:ins>
      <w:r>
        <w:t>/</w:t>
      </w:r>
      <w:del w:id="9753" w:author="GoldenCorpusHarness" w:date="2026-03-28T22:23:47Z">
        <w:r>
          <w:delText>surgical e</w:delText>
        </w:r>
      </w:del>
      <w:ins w:id="9754" w:author="GoldenCorpusHarness" w:date="2026-03-28T22:23:47Z">
        <w:r>
          <w:t>randomization should remain on anti</w:t>
        </w:r>
      </w:ins>
      <w:r>
        <w:t>v</w:t>
      </w:r>
      <w:del w:id="9755" w:author="GoldenCorpusHarness" w:date="2026-03-28T22:23:47Z">
        <w:r>
          <w:delText>ents or logistical reasons (eg, electi</w:delText>
        </w:r>
      </w:del>
      <w:ins w:id="9756" w:author="GoldenCorpusHarness" w:date="2026-03-28T22:23:47Z">
        <w:r>
          <w:t>iral therapy throughout study inter</w:t>
        </w:r>
      </w:ins>
      <w:r>
        <w:t>ve</w:t>
      </w:r>
      <w:del w:id="9757" w:author="GoldenCorpusHarness" w:date="2026-03-28T22:23:47Z">
        <w:r>
          <w:delText xml:space="preserve"> surgery, unrelated medical e</w:delText>
        </w:r>
      </w:del>
      <w:ins w:id="9758" w:author="GoldenCorpusHarness" w:date="2026-03-28T22:23:47Z">
        <w:r>
          <w:t>ntion and follow local guidelines for HBV anti</w:t>
        </w:r>
      </w:ins>
      <w:r>
        <w:t>v</w:t>
      </w:r>
      <w:del w:id="9759" w:author="GoldenCorpusHarness" w:date="2026-03-28T22:23:47Z">
        <w:r>
          <w:delText xml:space="preserve">ents, radiotherapy, participant </w:delText>
        </w:r>
      </w:del>
      <w:ins w:id="9760" w:author="GoldenCorpusHarness" w:date="2026-03-28T22:23:47Z">
        <w:r>
          <w:t>iral therapy post completion of study inter</w:t>
        </w:r>
      </w:ins>
      <w:r>
        <w:t>v</w:t>
      </w:r>
      <w:del w:id="9761" w:author="GoldenCorpusHarness" w:date="2026-03-28T22:23:47Z">
        <w:r>
          <w:delText>acation, and holidays) not related to study interv</w:delText>
        </w:r>
      </w:del>
      <w:r>
        <w:t>ention.</w:t>
      </w:r>
      <w:del w:id="9762" w:author="GoldenCorpusHarness" w:date="2026-03-28T22:23:47Z">
        <w:r>
          <w:delText xml:space="preserve"> Consider the benefitrisk of withholding nemtabrutinib for 3 to 7 days before and after surgery depending upon the type of surgery and the risk of bleeding. Participants should be placed back on study intervention within 21 days of the scheduled interruption unless discussed with sponsor. The reason for interruption should be documented in the participant's CRF and medical notes.</w:delText>
        </w:r>
      </w:del>
    </w:p>
    <w:bookmarkEnd w:id="118"/>
    <w:p ns2:paraId="62766839" ns2:textId="77777777" w:rsidR="00BE676C" w:rsidRDefault="00895D30" w:rsidP="005B2761">
      <w:pPr>
        <w:pStyle w:val="paragraph0"/>
        <w:keepNext/>
        <w:keepLines/>
      </w:pPr>
      <w:del w:id="9763" w:author="GoldenCorpusHarness" w:date="2026-03-28T22:23:47Z">
        <w:r>
          <w:delText xml:space="preserve">Participants should </w:delText>
        </w:r>
      </w:del>
      <w:ins w:id="9764" w:author="GoldenCorpusHarness" w:date="2026-03-28T22:23:47Z">
        <w:r>
          <w:t>Any medication or vaccine (including overthecounter or prescription medicines, vitamins, and/or her</w:t>
        </w:r>
      </w:ins>
      <w:r>
        <w:t>b</w:t>
      </w:r>
      <w:del w:id="9765" w:author="GoldenCorpusHarness" w:date="2026-03-28T22:23:47Z">
        <w:r>
          <w:delText xml:space="preserve">e monitored </w:delText>
        </w:r>
      </w:del>
      <w:ins w:id="9766" w:author="GoldenCorpusHarness" w:date="2026-03-28T22:23:47Z">
        <w:r>
          <w:t>al supplements or other speci</w:t>
        </w:r>
      </w:ins>
      <w:r>
        <w:t>f</w:t>
      </w:r>
      <w:del w:id="9767" w:author="GoldenCorpusHarness" w:date="2026-03-28T22:23:47Z">
        <w:r>
          <w:delText>or sign</w:delText>
        </w:r>
      </w:del>
      <w:ins w:id="9768" w:author="GoldenCorpusHarness" w:date="2026-03-28T22:23:47Z">
        <w:r>
          <w:t>ic categorie</w:t>
        </w:r>
      </w:ins>
      <w:r>
        <w:t xml:space="preserve">s of </w:t>
      </w:r>
      <w:ins w:id="9769" w:author="GoldenCorpusHarness" w:date="2026-03-28T22:23:47Z">
        <w:r>
          <w:t xml:space="preserve">interest) that the participant is receiving at the time of enrollment or receives during the study must </w:t>
        </w:r>
      </w:ins>
      <w:r>
        <w:t>b</w:t>
      </w:r>
      <w:del w:id="9770" w:author="GoldenCorpusHarness" w:date="2026-03-28T22:23:47Z">
        <w:r>
          <w:delText>leeding during nemtabrutinib treatment. Nemtabrutinib treatment should be discontinued if severe hemorrhage occurs.</w:delText>
        </w:r>
      </w:del>
      <w:ins w:id="9771" w:author="GoldenCorpusHarness" w:date="2026-03-28T22:23:47Z">
        <w:r>
          <w:t>e recorded along with:</w:t>
        </w:r>
      </w:ins>
    </w:p>
    <w:p ns2:paraId="73894EDC" ns2:textId="77777777" w:rsidR="00BE676C" w:rsidRDefault="00895D30" w:rsidP="0011561A">
      <w:pPr>
        <w:pStyle w:val="paragraph0"/>
      </w:pPr>
      <w:del w:id="9772" w:author="GoldenCorpusHarness" w:date="2026-03-28T22:23:47Z">
        <w:r>
          <w:delText>During cycl</w:delText>
        </w:r>
      </w:del>
      <w:ins w:id="9773" w:author="GoldenCorpusHarness" w:date="2026-03-28T22:23:47Z">
        <w:r>
          <w:t>R</w:t>
        </w:r>
      </w:ins>
      <w:r>
        <w:t>e</w:t>
      </w:r>
      <w:ins w:id="9774" w:author="GoldenCorpusHarness" w:date="2026-03-28T22:23:47Z">
        <w:r>
          <w:t>a</w:t>
        </w:r>
      </w:ins>
      <w:r>
        <w:t>s</w:t>
      </w:r>
      <w:del w:id="9775" w:author="GoldenCorpusHarness" w:date="2026-03-28T22:23:47Z">
        <w:r>
          <w:delText xml:space="preserve"> with combinati</w:delText>
        </w:r>
      </w:del>
      <w:r>
        <w:t>on</w:t>
      </w:r>
      <w:del w:id="9776" w:author="GoldenCorpusHarness" w:date="2026-03-28T22:23:47Z">
        <w:r>
          <w:delText xml:space="preserve"> nemtabrutinib and venetoclax dosing, there may be need to modify one or both study drugs due to toxicity. The attribution of relatedness should guide the decision of which drug to modify. If the AE is considered potentially related to both drugs, a reduction in the dose of venetoclax before nemtabrutinib is the recommended first action, considering the possibility of higher systemic exposure of venetoclax when administered in combination with nemtabrutinib. For cases where the investigator is uncertain of what action to take, the Sponsor may be contacted</w:delText>
        </w:r>
      </w:del>
      <w:r>
        <w:t xml:space="preserve"> for </w:t>
      </w:r>
      <w:del w:id="9777" w:author="GoldenCorpusHarness" w:date="2026-03-28T22:23:47Z">
        <w:r>
          <w:delText>further disc</w:delText>
        </w:r>
      </w:del>
      <w:r>
        <w:t>us</w:t>
      </w:r>
      <w:del w:id="9778" w:author="GoldenCorpusHarness" w:date="2026-03-28T22:23:47Z">
        <w:r>
          <w:delText>sion</w:delText>
        </w:r>
      </w:del>
      <w:ins w:id="9779" w:author="GoldenCorpusHarness" w:date="2026-03-28T22:23:47Z">
        <w:r>
          <w:t>e</w:t>
        </w:r>
      </w:ins>
      <w:r>
        <w:t>.</w:t>
      </w:r>
    </w:p>
    <w:p ns2:paraId="75A34D4C" ns2:textId="30C6D407" w:rsidR="00BE676C" w:rsidRDefault="00895D30" w:rsidP="002D7E7C">
      <w:pPr>
        <w:pStyle w:val="Caption"/>
      </w:pPr>
      <w:del w:id="9780" w:author="GoldenCorpusHarness" w:date="2026-03-28T22:23:47Z">
        <w:r>
          <w:delText>T</w:delText>
        </w:r>
      </w:del>
      <w:ins w:id="9781" w:author="GoldenCorpusHarness" w:date="2026-03-28T22:23:47Z">
        <w:r>
          <w:t>D</w:t>
        </w:r>
      </w:ins>
      <w:r>
        <w:t>a</w:t>
      </w:r>
      <w:del w:id="9782" w:author="GoldenCorpusHarness" w:date="2026-03-28T22:23:47Z">
        <w:r>
          <w:delText>bl</w:delText>
        </w:r>
      </w:del>
      <w:ins w:id="9783" w:author="GoldenCorpusHarness" w:date="2026-03-28T22:23:47Z">
        <w:r>
          <w:t>t</w:t>
        </w:r>
      </w:ins>
      <w:r>
        <w:t>e</w:t>
      </w:r>
      <w:del w:id="9784" w:author="GoldenCorpusHarness" w:date="2026-03-28T22:23:47Z">
        <w:r>
          <w:delText xml:space="preserve"> 10D</w:delText>
        </w:r>
      </w:del>
      <w:ins w:id="9785" w:author="GoldenCorpusHarness" w:date="2026-03-28T22:23:47Z">
        <w:r>
          <w:t xml:space="preserve">s </w:t>
        </w:r>
      </w:ins>
      <w:r>
        <w:t>o</w:t>
      </w:r>
      <w:ins w:id="9786" w:author="GoldenCorpusHarness" w:date="2026-03-28T22:23:47Z">
        <w:r>
          <w:t>f admini</w:t>
        </w:r>
      </w:ins>
      <w:r>
        <w:t>s</w:t>
      </w:r>
      <w:del w:id="9787" w:author="GoldenCorpusHarness" w:date="2026-03-28T22:23:47Z">
        <w:r>
          <w:delText>e Modific</w:delText>
        </w:r>
      </w:del>
      <w:ins w:id="9788" w:author="GoldenCorpusHarness" w:date="2026-03-28T22:23:47Z">
        <w:r>
          <w:t>tr</w:t>
        </w:r>
      </w:ins>
      <w:r>
        <w:t>ation</w:t>
      </w:r>
      <w:ins w:id="9789" w:author="GoldenCorpusHarness" w:date="2026-03-28T22:23:47Z">
        <w:r>
          <w:t xml:space="preserve"> including </w:t>
        </w:r>
      </w:ins>
      <w:r>
        <w:t>s</w:t>
      </w:r>
      <w:del w:id="9790" w:author="GoldenCorpusHarness" w:date="2026-03-28T22:23:47Z">
        <w:r>
          <w:delText xml:space="preserve"> for Nem</w:delText>
        </w:r>
      </w:del>
      <w:r>
        <w:t>ta</w:t>
      </w:r>
      <w:del w:id="9791" w:author="GoldenCorpusHarness" w:date="2026-03-28T22:23:47Z">
        <w:r>
          <w:delText>b</w:delText>
        </w:r>
      </w:del>
      <w:r>
        <w:t>r</w:t>
      </w:r>
      <w:del w:id="9792" w:author="GoldenCorpusHarness" w:date="2026-03-28T22:23:47Z">
        <w:r>
          <w:delText>u</w:delText>
        </w:r>
      </w:del>
      <w:r>
        <w:t>t</w:t>
      </w:r>
      <w:del w:id="9793" w:author="GoldenCorpusHarness" w:date="2026-03-28T22:23:47Z">
        <w:r>
          <w:delText>i</w:delText>
        </w:r>
      </w:del>
      <w:ins w:id="9794" w:author="GoldenCorpusHarness" w:date="2026-03-28T22:23:47Z">
        <w:r>
          <w:t xml:space="preserve"> a</w:t>
        </w:r>
      </w:ins>
      <w:r>
        <w:t>n</w:t>
      </w:r>
      <w:del w:id="9795" w:author="GoldenCorpusHarness" w:date="2026-03-28T22:23:47Z">
        <w:r>
          <w:delText>ib</w:delText>
        </w:r>
      </w:del>
      <w:ins w:id="9796" w:author="GoldenCorpusHarness" w:date="2026-03-28T22:23:47Z">
        <w:r>
          <w:t>d</w:t>
        </w:r>
      </w:ins>
      <w:r>
        <w:t xml:space="preserve"> </w:t>
      </w:r>
      <w:del w:id="9797" w:author="GoldenCorpusHarness" w:date="2026-03-28T22:23:47Z">
        <w:r>
          <w:delText>from</w:delText>
        </w:r>
      </w:del>
      <w:ins w:id="9798" w:author="GoldenCorpusHarness" w:date="2026-03-28T22:23:47Z">
        <w:r>
          <w:t>end</w:t>
        </w:r>
      </w:ins>
      <w:r>
        <w:t xml:space="preserve"> </w:t>
      </w:r>
      <w:del w:id="9799" w:author="GoldenCorpusHarness" w:date="2026-03-28T22:23:47Z">
        <w:r>
          <w:delText>45 mg QD</w:delText>
        </w:r>
      </w:del>
      <w:ins w:id="9800" w:author="GoldenCorpusHarness" w:date="2026-03-28T22:23:47Z">
        <w:r>
          <w:t>dates.</w:t>
        </w:r>
      </w:ins>
    </w:p>
    <w:tbl>
      <w:tblPr>
        <w:tblStyle w:val="TableGrid"/>
        <w:tblW w:w="5000" w:type="pct"/>
        <w:tblLook w:val="04A0" w:firstRow="1" w:lastRow="0" w:firstColumn="1" w:lastColumn="0" w:noHBand="0" w:noVBand="1"/>
      </w:tblPr>
      <w:tblGrid>
        <w:gridCol w:w="2942"/>
        <w:gridCol w:w="6048"/>
      </w:tblGrid>
      <w:tr w:rsidR="003117E4" ns2:paraId="77822FDD" ns2:textId="77777777" w:rsidTr="002E74AA">
        <w:trPr>
          <w:tblHeader/>
        </w:trPr>
        <w:tc>
          <w:tcPr>
            <w:tcW w:w="2943" w:type="dxa"/>
          </w:tcPr>
          <w:p ns2:paraId="14D954B9" ns2:textId="77777777" w:rsidR="00BE676C" w:rsidRPr="009E19F6" w:rsidRDefault="00895D30" w:rsidP="004016E5">
            <w:pPr>
              <w:pStyle w:val="TableCol1HeadingLeft"/>
              <w:keepNext w:val="0"/>
              <w:keepLines w:val="0"/>
              <w:spacing w:before="40" w:after="40"/>
              <w:rPr>
                <w:b/>
                <w:bCs/>
                <w:sz w:val="20"/>
                <w:szCs w:val="20"/>
              </w:rPr>
            </w:pPr>
            <w:r w:rsidRPr="009E19F6">
              <w:rPr>
                <w:b/>
                <w:bCs/>
                <w:sz w:val="20"/>
                <w:szCs w:val="20"/>
              </w:rPr>
              <w:t>Dose Level</w:t>
            </w:r>
          </w:p>
        </w:tc>
        <w:tc>
          <w:tcPr>
            <w:tcW w:w="6050" w:type="dxa"/>
          </w:tcPr>
          <w:p ns2:paraId="7093F746" ns2:textId="77777777" w:rsidR="00BE676C" w:rsidRPr="009E19F6" w:rsidRDefault="00895D30" w:rsidP="004016E5">
            <w:pPr>
              <w:pStyle w:val="TableCol1HeadingLeft"/>
              <w:keepNext w:val="0"/>
              <w:keepLines w:val="0"/>
              <w:spacing w:before="40" w:after="40"/>
              <w:rPr>
                <w:b/>
                <w:bCs/>
                <w:sz w:val="20"/>
                <w:szCs w:val="20"/>
              </w:rPr>
            </w:pPr>
            <w:r w:rsidRPr="009E19F6">
              <w:rPr>
                <w:b/>
                <w:bCs/>
                <w:sz w:val="20"/>
                <w:szCs w:val="20"/>
              </w:rPr>
              <w:t xml:space="preserve">Dose of </w:t>
            </w:r>
            <w:r>
              <w:rPr>
                <w:b/>
                <w:bCs/>
                <w:sz w:val="20"/>
                <w:szCs w:val="20"/>
              </w:rPr>
              <w:t>Nemtabrutinib</w:t>
            </w:r>
          </w:p>
        </w:tc>
      </w:tr>
      <w:tr w:rsidR="003117E4" ns2:paraId="082BF2B2" ns2:textId="77777777" w:rsidTr="002E74AA">
        <w:tc>
          <w:tcPr>
            <w:tcW w:w="2943" w:type="dxa"/>
          </w:tcPr>
          <w:p ns2:paraId="58731FCE" ns2:textId="77777777" w:rsidR="00BE676C" w:rsidRPr="009E19F6" w:rsidRDefault="00895D30" w:rsidP="004016E5">
            <w:pPr>
              <w:pStyle w:val="TableCellLeft"/>
              <w:keepNext w:val="0"/>
              <w:keepLines w:val="0"/>
              <w:spacing w:before="40" w:after="40" w:line="240" w:lineRule="auto"/>
            </w:pPr>
            <w:r>
              <w:t>1</w:t>
            </w:r>
          </w:p>
        </w:tc>
        <w:tc>
          <w:tcPr>
            <w:tcW w:w="6050" w:type="dxa"/>
          </w:tcPr>
          <w:p ns2:paraId="5397F8AD" ns2:textId="77777777" w:rsidR="00BE676C" w:rsidRPr="009E19F6" w:rsidRDefault="00895D30" w:rsidP="004016E5">
            <w:pPr>
              <w:pStyle w:val="TableCellLeft"/>
              <w:keepNext w:val="0"/>
              <w:keepLines w:val="0"/>
              <w:spacing w:before="40" w:after="40" w:line="240" w:lineRule="auto"/>
            </w:pPr>
            <w:r>
              <w:t>45 </w:t>
            </w:r>
            <w:r w:rsidRPr="009E19F6">
              <w:t xml:space="preserve">mg </w:t>
            </w:r>
            <w:r>
              <w:t>QD</w:t>
            </w:r>
            <w:r w:rsidRPr="009E19F6">
              <w:t xml:space="preserve"> (</w:t>
            </w:r>
            <w:r w:rsidRPr="00003FE5">
              <w:rPr>
                <w:szCs w:val="20"/>
              </w:rPr>
              <w:t>2 x 20 mg tablets plus 1 x 5 mg tablet</w:t>
            </w:r>
            <w:r w:rsidRPr="009E19F6">
              <w:t>)</w:t>
            </w:r>
          </w:p>
        </w:tc>
      </w:tr>
      <w:tr w:rsidR="003117E4" ns2:paraId="00A9BB2E" ns2:textId="77777777" w:rsidTr="002E74AA">
        <w:tc>
          <w:tcPr>
            <w:tcW w:w="2943" w:type="dxa"/>
          </w:tcPr>
          <w:p ns2:paraId="190A5515" ns2:textId="77777777" w:rsidR="00BE676C" w:rsidRPr="009E19F6" w:rsidRDefault="00895D30" w:rsidP="004016E5">
            <w:pPr>
              <w:pStyle w:val="TableCellLeft"/>
              <w:keepNext w:val="0"/>
              <w:keepLines w:val="0"/>
              <w:spacing w:before="40" w:after="40" w:line="240" w:lineRule="auto"/>
            </w:pPr>
            <w:r>
              <w:t>-</w:t>
            </w:r>
            <w:r w:rsidRPr="009E19F6">
              <w:t>1</w:t>
            </w:r>
          </w:p>
        </w:tc>
        <w:tc>
          <w:tcPr>
            <w:tcW w:w="6050" w:type="dxa"/>
          </w:tcPr>
          <w:p ns2:paraId="3C6EC5DE" ns2:textId="77777777" w:rsidR="00BE676C" w:rsidRPr="009E19F6" w:rsidRDefault="00895D30" w:rsidP="004016E5">
            <w:pPr>
              <w:pStyle w:val="TableCellLeft"/>
              <w:keepNext w:val="0"/>
              <w:keepLines w:val="0"/>
              <w:spacing w:before="40" w:after="40" w:line="240" w:lineRule="auto"/>
            </w:pPr>
            <w:r>
              <w:t>30 </w:t>
            </w:r>
            <w:r w:rsidRPr="009E19F6">
              <w:t xml:space="preserve">mg </w:t>
            </w:r>
            <w:r>
              <w:t>QD</w:t>
            </w:r>
            <w:r w:rsidRPr="009E19F6">
              <w:t xml:space="preserve"> (</w:t>
            </w:r>
            <w:r>
              <w:t>1</w:t>
            </w:r>
            <w:r w:rsidRPr="009E19F6">
              <w:t xml:space="preserve"> x 20</w:t>
            </w:r>
            <w:r>
              <w:t> </w:t>
            </w:r>
            <w:r w:rsidRPr="009E19F6">
              <w:t xml:space="preserve">mg tablets plus </w:t>
            </w:r>
            <w:r>
              <w:t>2</w:t>
            </w:r>
            <w:r w:rsidRPr="009E19F6">
              <w:t xml:space="preserve"> x 5</w:t>
            </w:r>
            <w:r>
              <w:t> </w:t>
            </w:r>
            <w:r w:rsidRPr="009E19F6">
              <w:t>mg tablet)</w:t>
            </w:r>
          </w:p>
        </w:tc>
      </w:tr>
      <w:tr w:rsidR="003117E4" ns2:paraId="33CA25F7" ns2:textId="77777777" w:rsidTr="002E74AA">
        <w:tc>
          <w:tcPr>
            <w:tcW w:w="8993" w:type="dxa"/>
            <w:gridSpan w:val="2"/>
          </w:tcPr>
          <w:p ns2:paraId="0A7E8BE9" ns2:textId="77777777" w:rsidR="00BE676C" w:rsidRPr="002E74AA" w:rsidRDefault="00895D30" w:rsidP="004016E5">
            <w:pPr>
              <w:pStyle w:val="TableFootnote"/>
              <w:spacing w:before="40" w:after="40"/>
            </w:pPr>
            <w:r w:rsidRPr="002E74AA">
              <w:t>QD=quaque die (daily).</w:t>
            </w:r>
          </w:p>
        </w:tc>
      </w:tr>
    </w:tbl>
    <w:p ns2:paraId="53E17B75" ns2:textId="77777777" w:rsidR="002D7E7C" w:rsidRPr="002D7E7C" w:rsidRDefault="002D7E7C" w:rsidP="002D7E7C">
      <w:pPr>
        <w:pStyle w:val="ListEnd"/>
      </w:pPr>
      <w:bookmarkStart w:id="123" w:name="_Ref106870949"/>
    </w:p>
    <w:p ns2:paraId="6D1F3C2C" ns2:textId="613C3021" w:rsidR="00BE676C" w:rsidRDefault="00895D30" w:rsidP="002D7E7C">
      <w:pPr>
        <w:pStyle w:val="Caption"/>
      </w:pPr>
      <w:del w:id="9801" w:author="GoldenCorpusHarness" w:date="2026-03-28T22:23:47Z">
        <w:r>
          <w:delText>Ta</w:delText>
        </w:r>
      </w:del>
      <w:ins w:id="9802" w:author="GoldenCorpusHarness" w:date="2026-03-28T22:23:47Z">
        <w:r>
          <w:t>Investigators must always refer to the up-to-date prescri</w:t>
        </w:r>
      </w:ins>
      <w:r>
        <w:t>b</w:t>
      </w:r>
      <w:del w:id="9803" w:author="GoldenCorpusHarness" w:date="2026-03-28T22:23:47Z">
        <w:r>
          <w:delText>le 11Dose Modi</w:delText>
        </w:r>
      </w:del>
      <w:ins w:id="9804" w:author="GoldenCorpusHarness" w:date="2026-03-28T22:23:47Z">
        <w:r>
          <w:t>ing label o</w:t>
        </w:r>
      </w:ins>
      <w:r>
        <w:t>f</w:t>
      </w:r>
      <w:del w:id="9805" w:author="GoldenCorpusHarness" w:date="2026-03-28T22:23:47Z">
        <w:r>
          <w:delText xml:space="preserve">ications </w:delText>
        </w:r>
      </w:del>
      <w:ins w:id="9806" w:author="GoldenCorpusHarness" w:date="2026-03-28T22:23:47Z">
        <w:r>
          <w:t xml:space="preserve"> chemotherapeutic agents used in this study (ie, venetoclax, rituximab) regarding the use o</w:t>
        </w:r>
      </w:ins>
      <w:r>
        <w:t>f</w:t>
      </w:r>
      <w:del w:id="9807" w:author="GoldenCorpusHarness" w:date="2026-03-28T22:23:47Z">
        <w:r>
          <w:delText>or Nemtabrutinib from 65 mg QD</w:delText>
        </w:r>
      </w:del>
      <w:ins w:id="9808" w:author="GoldenCorpusHarness" w:date="2026-03-28T22:23:47Z">
        <w:r>
          <w:t xml:space="preserve"> concomitant medications to adequately address potential drug interactions.</w:t>
        </w:r>
      </w:ins>
    </w:p>
    <w:tbl>
      <w:tblPr>
        <w:tblStyle w:val="TableGrid"/>
        <w:tblW w:w="5000" w:type="pct"/>
        <w:tblLook w:val="04A0" w:firstRow="1" w:lastRow="0" w:firstColumn="1" w:lastColumn="0" w:noHBand="0" w:noVBand="1"/>
      </w:tblPr>
      <w:tblGrid>
        <w:gridCol w:w="2942"/>
        <w:gridCol w:w="6048"/>
      </w:tblGrid>
      <w:tr w:rsidR="003117E4" ns2:paraId="1DD73A7B" ns2:textId="77777777" w:rsidTr="002E74AA">
        <w:trPr>
          <w:tblHeader/>
        </w:trPr>
        <w:tc>
          <w:tcPr>
            <w:tcW w:w="2943" w:type="dxa"/>
          </w:tcPr>
          <w:p ns2:paraId="62545875" ns2:textId="77777777" w:rsidR="00BE676C" w:rsidRPr="00003FE5" w:rsidRDefault="00895D30" w:rsidP="004016E5">
            <w:pPr>
              <w:tabs>
                <w:tab w:val="left" w:pos="1440"/>
              </w:tabs>
              <w:spacing w:before="40" w:after="40"/>
              <w:ind w:left="144" w:right="144"/>
              <w:rPr>
                <w:rFonts w:eastAsia="MS Gothic"/>
                <w:b/>
                <w:bCs/>
                <w:sz w:val="20"/>
                <w:szCs w:val="20"/>
              </w:rPr>
            </w:pPr>
            <w:r w:rsidRPr="00003FE5">
              <w:rPr>
                <w:rFonts w:eastAsia="MS Gothic"/>
                <w:b/>
                <w:bCs/>
                <w:sz w:val="20"/>
                <w:szCs w:val="20"/>
              </w:rPr>
              <w:t>Dose Level</w:t>
            </w:r>
          </w:p>
        </w:tc>
        <w:tc>
          <w:tcPr>
            <w:tcW w:w="6050" w:type="dxa"/>
          </w:tcPr>
          <w:p ns2:paraId="58D27B76" ns2:textId="77777777" w:rsidR="00BE676C" w:rsidRPr="00003FE5" w:rsidRDefault="00895D30" w:rsidP="004016E5">
            <w:pPr>
              <w:tabs>
                <w:tab w:val="left" w:pos="1440"/>
              </w:tabs>
              <w:spacing w:before="40" w:after="40"/>
              <w:ind w:left="144" w:right="144"/>
              <w:rPr>
                <w:rFonts w:eastAsia="MS Gothic"/>
                <w:b/>
                <w:bCs/>
                <w:sz w:val="20"/>
                <w:szCs w:val="20"/>
              </w:rPr>
            </w:pPr>
            <w:r w:rsidRPr="00003FE5">
              <w:rPr>
                <w:rFonts w:eastAsia="MS Gothic"/>
                <w:b/>
                <w:bCs/>
                <w:sz w:val="20"/>
                <w:szCs w:val="20"/>
              </w:rPr>
              <w:t>Dose of Nemtabrutinib</w:t>
            </w:r>
          </w:p>
        </w:tc>
      </w:tr>
      <w:tr w:rsidR="003117E4" ns2:paraId="6F1D51A3" ns2:textId="77777777" w:rsidTr="002E74AA">
        <w:tc>
          <w:tcPr>
            <w:tcW w:w="2943" w:type="dxa"/>
          </w:tcPr>
          <w:p ns2:paraId="64EB47A4" ns2:textId="77777777" w:rsidR="00BE676C" w:rsidRPr="00003FE5" w:rsidRDefault="00895D30" w:rsidP="004016E5">
            <w:pPr>
              <w:spacing w:before="40" w:after="40"/>
              <w:ind w:left="144" w:right="144"/>
              <w:rPr>
                <w:sz w:val="20"/>
                <w:szCs w:val="20"/>
              </w:rPr>
            </w:pPr>
            <w:r>
              <w:rPr>
                <w:sz w:val="20"/>
                <w:szCs w:val="20"/>
              </w:rPr>
              <w:t>1</w:t>
            </w:r>
            <w:r w:rsidRPr="00003FE5">
              <w:rPr>
                <w:sz w:val="20"/>
                <w:szCs w:val="20"/>
              </w:rPr>
              <w:t xml:space="preserve"> (RP2D)</w:t>
            </w:r>
          </w:p>
        </w:tc>
        <w:tc>
          <w:tcPr>
            <w:tcW w:w="6050" w:type="dxa"/>
          </w:tcPr>
          <w:p ns2:paraId="312838F1" ns2:textId="77777777" w:rsidR="00BE676C" w:rsidRPr="00003FE5" w:rsidRDefault="00895D30" w:rsidP="004016E5">
            <w:pPr>
              <w:spacing w:before="40" w:after="40"/>
              <w:ind w:left="144" w:right="144"/>
              <w:rPr>
                <w:sz w:val="20"/>
                <w:szCs w:val="20"/>
              </w:rPr>
            </w:pPr>
            <w:r w:rsidRPr="00003FE5">
              <w:rPr>
                <w:sz w:val="20"/>
                <w:szCs w:val="20"/>
              </w:rPr>
              <w:t>65mg QD (3 x 20 mg tablets plus 1 x 5 mg tablet)</w:t>
            </w:r>
          </w:p>
        </w:tc>
      </w:tr>
      <w:tr w:rsidR="003117E4" ns2:paraId="6A234EA2" ns2:textId="77777777" w:rsidTr="002E74AA">
        <w:tc>
          <w:tcPr>
            <w:tcW w:w="2943" w:type="dxa"/>
          </w:tcPr>
          <w:p ns2:paraId="52D1BD1F" ns2:textId="77777777" w:rsidR="00BE676C" w:rsidRPr="00003FE5" w:rsidRDefault="00895D30" w:rsidP="004016E5">
            <w:pPr>
              <w:spacing w:before="40" w:after="40"/>
              <w:ind w:left="144" w:right="144"/>
              <w:rPr>
                <w:sz w:val="20"/>
                <w:szCs w:val="20"/>
              </w:rPr>
            </w:pPr>
            <w:r w:rsidRPr="00003FE5">
              <w:rPr>
                <w:sz w:val="20"/>
                <w:szCs w:val="20"/>
              </w:rPr>
              <w:t>-1</w:t>
            </w:r>
          </w:p>
        </w:tc>
        <w:tc>
          <w:tcPr>
            <w:tcW w:w="6050" w:type="dxa"/>
          </w:tcPr>
          <w:p ns2:paraId="53511F1C" ns2:textId="77777777" w:rsidR="00BE676C" w:rsidRPr="00003FE5" w:rsidRDefault="00895D30" w:rsidP="004016E5">
            <w:pPr>
              <w:spacing w:before="40" w:after="40"/>
              <w:ind w:left="144" w:right="144"/>
              <w:rPr>
                <w:sz w:val="20"/>
                <w:szCs w:val="20"/>
              </w:rPr>
            </w:pPr>
            <w:r w:rsidRPr="00003FE5">
              <w:rPr>
                <w:sz w:val="20"/>
                <w:szCs w:val="20"/>
              </w:rPr>
              <w:t>45 mg QD (2 x 20 mg tablets plus 1 x 5 mg tablet)</w:t>
            </w:r>
          </w:p>
        </w:tc>
      </w:tr>
      <w:tr w:rsidR="003117E4" ns2:paraId="17BFBBC7" ns2:textId="77777777" w:rsidTr="002E74AA">
        <w:tc>
          <w:tcPr>
            <w:tcW w:w="8993" w:type="dxa"/>
            <w:gridSpan w:val="2"/>
          </w:tcPr>
          <w:p ns2:paraId="678C9868" ns2:textId="77777777" w:rsidR="00BE676C" w:rsidRPr="002E74AA" w:rsidRDefault="00895D30" w:rsidP="004016E5">
            <w:pPr>
              <w:pStyle w:val="TableFootnote"/>
              <w:spacing w:before="40" w:after="40"/>
            </w:pPr>
            <w:r w:rsidRPr="002E74AA">
              <w:t>QD=quaque die (daily); RP2D=recommended Phase 2 dose.</w:t>
            </w:r>
          </w:p>
        </w:tc>
      </w:tr>
    </w:tbl>
    <w:p ns2:paraId="2C45748F" ns2:textId="77777777" w:rsidR="002D7E7C" w:rsidRPr="002D7E7C" w:rsidRDefault="002D7E7C" w:rsidP="002D7E7C">
      <w:pPr>
        <w:pStyle w:val="ListEnd"/>
      </w:pPr>
      <w:ins w:id="9809" w:author="GoldenCorpusHarness" w:date="2026-03-28T22:23:47Z">
        <w:r>
          <w:t>See Appendix 7 for country-specific requirements.</w:t>
        </w:r>
      </w:ins>
    </w:p>
    <w:p ns2:paraId="31938DA5" ns2:textId="4B4D6034" w:rsidR="00BE676C" w:rsidRPr="009B2293" w:rsidRDefault="00895D30" w:rsidP="005B2761">
      <w:pPr>
        <w:pStyle w:val="Caption"/>
        <w:pageBreakBefore/>
      </w:pPr>
      <w:del w:id="9810" w:author="GoldenCorpusHarness" w:date="2026-03-28T22:23:47Z">
        <w:r>
          <w:delText>Ta</w:delText>
        </w:r>
      </w:del>
      <w:ins w:id="9811" w:author="GoldenCorpusHarness" w:date="2026-03-28T22:23:47Z">
        <w:r>
          <w:t>Prohi</w:t>
        </w:r>
      </w:ins>
      <w:r>
        <w:t>b</w:t>
      </w:r>
      <w:del w:id="9812" w:author="GoldenCorpusHarness" w:date="2026-03-28T22:23:47Z">
        <w:r>
          <w:delText>le 12Dose Delays/R</w:delText>
        </w:r>
      </w:del>
      <w:ins w:id="9813" w:author="GoldenCorpusHarness" w:date="2026-03-28T22:23:47Z">
        <w:r>
          <w:t>it</w:t>
        </w:r>
      </w:ins>
      <w:r>
        <w:t>ed</w:t>
      </w:r>
      <w:del w:id="9814" w:author="GoldenCorpusHarness" w:date="2026-03-28T22:23:47Z">
        <w:r>
          <w:delText>u</w:delText>
        </w:r>
      </w:del>
      <w:ins w:id="9815" w:author="GoldenCorpusHarness" w:date="2026-03-28T22:23:47Z">
        <w:r>
          <w:t xml:space="preserve"> Medi</w:t>
        </w:r>
      </w:ins>
      <w:r>
        <w:t>c</w:t>
      </w:r>
      <w:ins w:id="9816" w:author="GoldenCorpusHarness" w:date="2026-03-28T22:23:47Z">
        <w:r>
          <w:t>a</w:t>
        </w:r>
      </w:ins>
      <w:r>
        <w:t>tion</w:t>
      </w:r>
      <w:del w:id="9817" w:author="GoldenCorpusHarness" w:date="2026-03-28T22:23:47Z">
        <w:r>
          <w:delText>s for Nemtabrutinib-related Nonhematological and Nonskin Toxicity</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783"/>
        <w:gridCol w:w="6207"/>
      </w:tblGrid>
      <w:tr w:rsidR="003117E4" ns2:paraId="429F6EC4" ns2:textId="77777777" w:rsidTr="002E74AA">
        <w:trPr>
          <w:trHeight w:val="224"/>
          <w:tblHeader/>
        </w:trPr>
        <w:tc>
          <w:tcPr>
            <w:tcW w:w="1548" w:type="pct"/>
            <w:vAlign w:val="center"/>
          </w:tcPr>
          <w:p ns2:paraId="04ADD04E" ns2:textId="77777777" w:rsidR="00BE676C" w:rsidRPr="00155716" w:rsidRDefault="00895D30" w:rsidP="004016E5">
            <w:pPr>
              <w:pStyle w:val="RegDocText"/>
              <w:spacing w:before="40" w:after="40"/>
              <w:rPr>
                <w:b/>
                <w:sz w:val="20"/>
              </w:rPr>
            </w:pPr>
            <w:r w:rsidRPr="00155716">
              <w:rPr>
                <w:b/>
                <w:sz w:val="20"/>
              </w:rPr>
              <w:t>Event Grade</w:t>
            </w:r>
          </w:p>
        </w:tc>
        <w:tc>
          <w:tcPr>
            <w:tcW w:w="3452" w:type="pct"/>
            <w:vAlign w:val="center"/>
          </w:tcPr>
          <w:p ns2:paraId="1B1D0041" ns2:textId="77777777" w:rsidR="00BE676C" w:rsidRPr="00155716" w:rsidRDefault="00895D30" w:rsidP="004016E5">
            <w:pPr>
              <w:pStyle w:val="RegDocText"/>
              <w:spacing w:before="40" w:after="40"/>
              <w:jc w:val="both"/>
              <w:rPr>
                <w:b/>
                <w:sz w:val="20"/>
              </w:rPr>
            </w:pPr>
            <w:r w:rsidRPr="00155716">
              <w:rPr>
                <w:b/>
                <w:sz w:val="20"/>
              </w:rPr>
              <w:t>Action</w:t>
            </w:r>
          </w:p>
        </w:tc>
      </w:tr>
      <w:tr w:rsidR="003117E4" ns2:paraId="175BB2EB" ns2:textId="77777777" w:rsidTr="002E74AA">
        <w:trPr>
          <w:trHeight w:hRule="exact" w:val="288"/>
        </w:trPr>
        <w:tc>
          <w:tcPr>
            <w:tcW w:w="1548" w:type="pct"/>
            <w:vAlign w:val="center"/>
          </w:tcPr>
          <w:p ns2:paraId="79693509" ns2:textId="77777777" w:rsidR="00BE676C" w:rsidRPr="00155716" w:rsidRDefault="00895D30" w:rsidP="004016E5">
            <w:pPr>
              <w:pStyle w:val="RegDocText"/>
              <w:spacing w:before="40" w:after="40"/>
              <w:rPr>
                <w:b/>
                <w:sz w:val="20"/>
              </w:rPr>
            </w:pPr>
            <w:r w:rsidRPr="00155716">
              <w:rPr>
                <w:b/>
                <w:sz w:val="20"/>
              </w:rPr>
              <w:t>Alopecia</w:t>
            </w:r>
          </w:p>
        </w:tc>
        <w:tc>
          <w:tcPr>
            <w:tcW w:w="3452" w:type="pct"/>
            <w:vAlign w:val="center"/>
          </w:tcPr>
          <w:p ns2:paraId="54248052" ns2:textId="77777777" w:rsidR="00BE676C" w:rsidRPr="00155716" w:rsidRDefault="00895D30" w:rsidP="004016E5">
            <w:pPr>
              <w:pStyle w:val="RegDocText"/>
              <w:spacing w:before="40" w:after="40"/>
              <w:ind w:left="-22"/>
              <w:rPr>
                <w:b/>
                <w:sz w:val="20"/>
              </w:rPr>
            </w:pPr>
            <w:r w:rsidRPr="00155716">
              <w:rPr>
                <w:sz w:val="20"/>
              </w:rPr>
              <w:t>Continue current dose level</w:t>
            </w:r>
          </w:p>
        </w:tc>
      </w:tr>
      <w:tr w:rsidR="003117E4" ns2:paraId="6D501F1B" ns2:textId="77777777" w:rsidTr="002E74AA">
        <w:trPr>
          <w:trHeight w:val="222"/>
        </w:trPr>
        <w:tc>
          <w:tcPr>
            <w:tcW w:w="1548" w:type="pct"/>
          </w:tcPr>
          <w:p ns2:paraId="33EB8EC7" ns2:textId="77777777" w:rsidR="00BE676C" w:rsidRPr="00155716" w:rsidRDefault="00895D30" w:rsidP="004016E5">
            <w:pPr>
              <w:pStyle w:val="RegDocText"/>
              <w:spacing w:before="40" w:after="40"/>
              <w:rPr>
                <w:b/>
                <w:sz w:val="20"/>
              </w:rPr>
            </w:pPr>
            <w:r w:rsidRPr="00155716">
              <w:rPr>
                <w:b/>
                <w:sz w:val="20"/>
              </w:rPr>
              <w:t>Grade 1 or 2</w:t>
            </w:r>
          </w:p>
        </w:tc>
        <w:tc>
          <w:tcPr>
            <w:tcW w:w="3452" w:type="pct"/>
          </w:tcPr>
          <w:p ns2:paraId="6ED144FA" ns2:textId="77777777" w:rsidR="00BE676C" w:rsidRPr="00155716" w:rsidRDefault="00895D30" w:rsidP="004016E5">
            <w:pPr>
              <w:pStyle w:val="RegDocText"/>
              <w:spacing w:before="40" w:after="40"/>
              <w:ind w:left="-22"/>
              <w:rPr>
                <w:b/>
                <w:sz w:val="20"/>
              </w:rPr>
            </w:pPr>
            <w:r w:rsidRPr="00155716">
              <w:rPr>
                <w:sz w:val="20"/>
              </w:rPr>
              <w:t>Continue current dose level</w:t>
            </w:r>
            <w:r>
              <w:rPr>
                <w:sz w:val="20"/>
              </w:rPr>
              <w:t>;</w:t>
            </w:r>
            <w:r w:rsidRPr="00155716">
              <w:rPr>
                <w:sz w:val="20"/>
              </w:rPr>
              <w:t xml:space="preserve"> however, at the discretion of the </w:t>
            </w:r>
            <w:r>
              <w:rPr>
                <w:sz w:val="20"/>
              </w:rPr>
              <w:t>i</w:t>
            </w:r>
            <w:r w:rsidRPr="00155716">
              <w:rPr>
                <w:sz w:val="20"/>
              </w:rPr>
              <w:t>nvestigator, dose interruption/modification may be implemented</w:t>
            </w:r>
          </w:p>
        </w:tc>
      </w:tr>
      <w:tr w:rsidR="003117E4" ns2:paraId="32779AA5" ns2:textId="77777777" w:rsidTr="002E74AA">
        <w:trPr>
          <w:trHeight w:val="1272"/>
        </w:trPr>
        <w:tc>
          <w:tcPr>
            <w:tcW w:w="1548" w:type="pct"/>
          </w:tcPr>
          <w:p ns2:paraId="35C64B6A" ns2:textId="77777777" w:rsidR="00BE676C" w:rsidRPr="00155716" w:rsidRDefault="00895D30" w:rsidP="004016E5">
            <w:pPr>
              <w:pStyle w:val="RegDocText"/>
              <w:spacing w:before="40" w:after="40"/>
              <w:rPr>
                <w:b/>
                <w:sz w:val="20"/>
              </w:rPr>
            </w:pPr>
            <w:r w:rsidRPr="00155716">
              <w:rPr>
                <w:b/>
                <w:sz w:val="20"/>
              </w:rPr>
              <w:t>Grade 3 (except Grade 3 nausea, vomiting, diarrhea</w:t>
            </w:r>
            <w:r>
              <w:rPr>
                <w:b/>
                <w:sz w:val="20"/>
              </w:rPr>
              <w:t xml:space="preserve"> or controlled hypertension</w:t>
            </w:r>
            <w:r w:rsidRPr="00155716">
              <w:rPr>
                <w:b/>
                <w:sz w:val="20"/>
              </w:rPr>
              <w:t>)</w:t>
            </w:r>
          </w:p>
        </w:tc>
        <w:tc>
          <w:tcPr>
            <w:tcW w:w="3452" w:type="pct"/>
          </w:tcPr>
          <w:p ns2:paraId="1347FE0C" ns2:textId="77777777" w:rsidR="00BE676C" w:rsidRDefault="00895D30" w:rsidP="004016E5">
            <w:pPr>
              <w:pStyle w:val="RegDocText"/>
              <w:spacing w:before="40" w:after="40"/>
              <w:ind w:left="-22"/>
              <w:rPr>
                <w:sz w:val="20"/>
              </w:rPr>
            </w:pPr>
            <w:r w:rsidRPr="00155716">
              <w:rPr>
                <w:sz w:val="20"/>
              </w:rPr>
              <w:t xml:space="preserve">Withhold </w:t>
            </w:r>
            <w:r>
              <w:rPr>
                <w:sz w:val="20"/>
              </w:rPr>
              <w:t>nemtabrutinib</w:t>
            </w:r>
            <w:r w:rsidRPr="00155716">
              <w:rPr>
                <w:sz w:val="20"/>
              </w:rPr>
              <w:t xml:space="preserve"> until recovery to Grade</w:t>
            </w:r>
            <w:r>
              <w:rPr>
                <w:sz w:val="20"/>
              </w:rPr>
              <w:t> </w:t>
            </w:r>
            <w:r w:rsidRPr="00155716">
              <w:rPr>
                <w:sz w:val="20"/>
              </w:rPr>
              <w:t xml:space="preserve">1 or baseline. </w:t>
            </w:r>
          </w:p>
          <w:p ns2:paraId="4BE9D259" ns2:textId="77777777" w:rsidR="00BE676C" w:rsidRDefault="00895D30" w:rsidP="00DF070C">
            <w:pPr>
              <w:pStyle w:val="RegDocText"/>
              <w:numPr>
                <w:ilvl w:val="0"/>
                <w:numId w:val="43"/>
              </w:numPr>
              <w:spacing w:before="40" w:after="40"/>
              <w:ind w:left="199" w:hanging="218"/>
              <w:rPr>
                <w:sz w:val="20"/>
              </w:rPr>
            </w:pPr>
            <w:r w:rsidRPr="00155716">
              <w:rPr>
                <w:sz w:val="20"/>
              </w:rPr>
              <w:t>If recovery occurs within 21</w:t>
            </w:r>
            <w:r>
              <w:rPr>
                <w:sz w:val="20"/>
              </w:rPr>
              <w:t> </w:t>
            </w:r>
            <w:r w:rsidRPr="00155716">
              <w:rPr>
                <w:sz w:val="20"/>
              </w:rPr>
              <w:t xml:space="preserve">days, restart </w:t>
            </w:r>
            <w:r>
              <w:rPr>
                <w:sz w:val="20"/>
              </w:rPr>
              <w:t>nemtabrutinib</w:t>
            </w:r>
            <w:r w:rsidRPr="00155716">
              <w:rPr>
                <w:sz w:val="20"/>
              </w:rPr>
              <w:t xml:space="preserve"> at the </w:t>
            </w:r>
            <w:r>
              <w:rPr>
                <w:sz w:val="20"/>
              </w:rPr>
              <w:t xml:space="preserve">same </w:t>
            </w:r>
            <w:r w:rsidRPr="00155716">
              <w:rPr>
                <w:sz w:val="20"/>
              </w:rPr>
              <w:t xml:space="preserve">dose and schedule, unless </w:t>
            </w:r>
            <w:r>
              <w:rPr>
                <w:sz w:val="20"/>
              </w:rPr>
              <w:t xml:space="preserve">a </w:t>
            </w:r>
            <w:r w:rsidRPr="00155716">
              <w:rPr>
                <w:sz w:val="20"/>
              </w:rPr>
              <w:t xml:space="preserve">dose reduction is </w:t>
            </w:r>
            <w:r>
              <w:rPr>
                <w:sz w:val="20"/>
              </w:rPr>
              <w:t>necessary in the opinion of the investigator</w:t>
            </w:r>
            <w:r w:rsidRPr="00155716">
              <w:rPr>
                <w:sz w:val="20"/>
              </w:rPr>
              <w:t xml:space="preserve">. </w:t>
            </w:r>
          </w:p>
          <w:p ns2:paraId="64377ED1" ns2:textId="77777777" w:rsidR="00BE676C" w:rsidRDefault="00895D30" w:rsidP="00DF070C">
            <w:pPr>
              <w:pStyle w:val="RegDocText"/>
              <w:numPr>
                <w:ilvl w:val="0"/>
                <w:numId w:val="43"/>
              </w:numPr>
              <w:spacing w:before="40" w:after="40"/>
              <w:ind w:left="199" w:hanging="218"/>
              <w:rPr>
                <w:sz w:val="20"/>
              </w:rPr>
            </w:pPr>
            <w:r w:rsidRPr="00155716">
              <w:rPr>
                <w:sz w:val="20"/>
              </w:rPr>
              <w:t xml:space="preserve">If recovery occurs after more than 21 days on drug hold, permanently discontinue </w:t>
            </w:r>
            <w:r>
              <w:rPr>
                <w:sz w:val="20"/>
              </w:rPr>
              <w:t>nemtabrutinib</w:t>
            </w:r>
            <w:r w:rsidRPr="00155716">
              <w:rPr>
                <w:sz w:val="20"/>
              </w:rPr>
              <w:t>.</w:t>
            </w:r>
          </w:p>
          <w:p ns2:paraId="4008F3A3" ns2:textId="77777777" w:rsidR="00BE676C" w:rsidRPr="00155716" w:rsidRDefault="00895D30" w:rsidP="004016E5">
            <w:pPr>
              <w:pStyle w:val="RegDocText"/>
              <w:spacing w:before="40" w:after="40"/>
              <w:rPr>
                <w:b/>
                <w:sz w:val="20"/>
              </w:rPr>
            </w:pPr>
            <w:r w:rsidRPr="003C3A1D">
              <w:rPr>
                <w:color w:val="000000"/>
                <w:sz w:val="20"/>
              </w:rPr>
              <w:t xml:space="preserve">If, in the opinion of the </w:t>
            </w:r>
            <w:r>
              <w:rPr>
                <w:color w:val="000000"/>
                <w:sz w:val="20"/>
              </w:rPr>
              <w:t>i</w:t>
            </w:r>
            <w:r w:rsidRPr="003C3A1D">
              <w:rPr>
                <w:color w:val="000000"/>
                <w:sz w:val="20"/>
              </w:rPr>
              <w:t xml:space="preserve">nvestigator and with the agreement of the </w:t>
            </w:r>
            <w:r>
              <w:rPr>
                <w:color w:val="000000"/>
                <w:sz w:val="20"/>
              </w:rPr>
              <w:t>Sponsor Clinical Director</w:t>
            </w:r>
            <w:r w:rsidRPr="003C3A1D">
              <w:rPr>
                <w:color w:val="000000"/>
                <w:sz w:val="20"/>
              </w:rPr>
              <w:t>, dose re-esc</w:t>
            </w:r>
            <w:r>
              <w:rPr>
                <w:color w:val="000000"/>
                <w:sz w:val="20"/>
              </w:rPr>
              <w:t>a</w:t>
            </w:r>
            <w:r w:rsidRPr="003C3A1D">
              <w:rPr>
                <w:color w:val="000000"/>
                <w:sz w:val="20"/>
              </w:rPr>
              <w:t>lat</w:t>
            </w:r>
            <w:r>
              <w:rPr>
                <w:color w:val="000000"/>
                <w:sz w:val="20"/>
              </w:rPr>
              <w:t xml:space="preserve">ion </w:t>
            </w:r>
            <w:r w:rsidRPr="003C3A1D">
              <w:rPr>
                <w:color w:val="000000"/>
                <w:sz w:val="20"/>
              </w:rPr>
              <w:t xml:space="preserve">to </w:t>
            </w:r>
            <w:r>
              <w:rPr>
                <w:color w:val="000000"/>
                <w:sz w:val="20"/>
              </w:rPr>
              <w:t>the original dose</w:t>
            </w:r>
            <w:r w:rsidRPr="003C3A1D">
              <w:rPr>
                <w:color w:val="000000"/>
                <w:sz w:val="20"/>
              </w:rPr>
              <w:t xml:space="preserve"> level is in the best interest of </w:t>
            </w:r>
            <w:r>
              <w:rPr>
                <w:color w:val="000000"/>
                <w:sz w:val="20"/>
              </w:rPr>
              <w:t>a</w:t>
            </w:r>
            <w:r w:rsidRPr="003C3A1D">
              <w:rPr>
                <w:color w:val="000000"/>
                <w:sz w:val="20"/>
              </w:rPr>
              <w:t xml:space="preserve"> </w:t>
            </w:r>
            <w:r>
              <w:rPr>
                <w:color w:val="000000"/>
                <w:sz w:val="20"/>
              </w:rPr>
              <w:t>participant,</w:t>
            </w:r>
            <w:r w:rsidRPr="003C3A1D">
              <w:rPr>
                <w:color w:val="000000"/>
                <w:sz w:val="20"/>
              </w:rPr>
              <w:t xml:space="preserve"> </w:t>
            </w:r>
            <w:r>
              <w:rPr>
                <w:color w:val="000000"/>
                <w:sz w:val="20"/>
              </w:rPr>
              <w:t>the dose may be</w:t>
            </w:r>
            <w:r w:rsidRPr="003C3A1D">
              <w:rPr>
                <w:color w:val="000000"/>
                <w:sz w:val="20"/>
              </w:rPr>
              <w:t xml:space="preserve"> re-escalated</w:t>
            </w:r>
            <w:r>
              <w:rPr>
                <w:color w:val="000000"/>
                <w:sz w:val="20"/>
              </w:rPr>
              <w:t xml:space="preserve"> after the participant is fully recovered</w:t>
            </w:r>
            <w:r w:rsidRPr="003C3A1D">
              <w:rPr>
                <w:color w:val="000000"/>
                <w:sz w:val="20"/>
              </w:rPr>
              <w:t>.</w:t>
            </w:r>
          </w:p>
        </w:tc>
      </w:tr>
      <w:tr w:rsidR="003117E4" ns2:paraId="211C93F1" ns2:textId="77777777" w:rsidTr="002E74AA">
        <w:trPr>
          <w:trHeight w:val="312"/>
        </w:trPr>
        <w:tc>
          <w:tcPr>
            <w:tcW w:w="1548" w:type="pct"/>
          </w:tcPr>
          <w:p ns2:paraId="31746B08" ns2:textId="77777777" w:rsidR="00BE676C" w:rsidRPr="00155716" w:rsidRDefault="00895D30" w:rsidP="004016E5">
            <w:pPr>
              <w:pStyle w:val="RegDocText"/>
              <w:spacing w:before="40" w:after="40"/>
              <w:rPr>
                <w:b/>
                <w:sz w:val="20"/>
              </w:rPr>
            </w:pPr>
            <w:r w:rsidRPr="00155716">
              <w:rPr>
                <w:b/>
                <w:sz w:val="20"/>
              </w:rPr>
              <w:t>Grade 4 (except Grade 4 nausea, vomiting, or diarrhea)</w:t>
            </w:r>
          </w:p>
        </w:tc>
        <w:tc>
          <w:tcPr>
            <w:tcW w:w="3452" w:type="pct"/>
          </w:tcPr>
          <w:p ns2:paraId="5A3AE97F" ns2:textId="77777777" w:rsidR="00BE676C" w:rsidRPr="00155716" w:rsidRDefault="00895D30" w:rsidP="004016E5">
            <w:pPr>
              <w:pStyle w:val="RegDocText"/>
              <w:spacing w:before="40" w:after="40"/>
              <w:rPr>
                <w:b/>
                <w:sz w:val="20"/>
              </w:rPr>
            </w:pPr>
            <w:r w:rsidRPr="00155716">
              <w:rPr>
                <w:sz w:val="20"/>
              </w:rPr>
              <w:t xml:space="preserve">Permanently discontinue </w:t>
            </w:r>
            <w:r>
              <w:rPr>
                <w:sz w:val="20"/>
              </w:rPr>
              <w:t>nemtabrutinib</w:t>
            </w:r>
            <w:r w:rsidRPr="00155716">
              <w:rPr>
                <w:sz w:val="20"/>
              </w:rPr>
              <w:t>.</w:t>
            </w:r>
          </w:p>
        </w:tc>
      </w:tr>
      <w:tr w:rsidR="003117E4" ns2:paraId="787821E6" ns2:textId="77777777" w:rsidTr="002E74AA">
        <w:trPr>
          <w:trHeight w:val="2880"/>
        </w:trPr>
        <w:tc>
          <w:tcPr>
            <w:tcW w:w="1548" w:type="pct"/>
          </w:tcPr>
          <w:p ns2:paraId="6064401E" ns2:textId="77777777" w:rsidR="00BE676C" w:rsidRPr="00155716" w:rsidRDefault="00895D30" w:rsidP="004016E5">
            <w:pPr>
              <w:pStyle w:val="Paragraph"/>
              <w:spacing w:before="40" w:after="40"/>
            </w:pPr>
            <w:r w:rsidRPr="00155716">
              <w:rPr>
                <w:b/>
                <w:sz w:val="20"/>
              </w:rPr>
              <w:t xml:space="preserve">Grade 3 or 4 nausea, vomiting, or diarrhea </w:t>
            </w:r>
          </w:p>
        </w:tc>
        <w:tc>
          <w:tcPr>
            <w:tcW w:w="3452" w:type="pct"/>
          </w:tcPr>
          <w:p ns2:paraId="00FCA840" ns2:textId="77777777" w:rsidR="00BE676C" w:rsidRPr="00E330F0" w:rsidRDefault="00895D30" w:rsidP="004016E5">
            <w:pPr>
              <w:pStyle w:val="RegDocText"/>
              <w:spacing w:before="40" w:after="40"/>
              <w:rPr>
                <w:sz w:val="20"/>
              </w:rPr>
            </w:pPr>
            <w:r w:rsidRPr="00155716">
              <w:rPr>
                <w:sz w:val="20"/>
              </w:rPr>
              <w:t xml:space="preserve">Withhold </w:t>
            </w:r>
            <w:r>
              <w:rPr>
                <w:sz w:val="20"/>
              </w:rPr>
              <w:t>nemtabrutinib</w:t>
            </w:r>
            <w:r w:rsidRPr="00155716">
              <w:rPr>
                <w:sz w:val="20"/>
              </w:rPr>
              <w:t xml:space="preserve"> until recovery to Grade</w:t>
            </w:r>
            <w:r>
              <w:rPr>
                <w:sz w:val="20"/>
              </w:rPr>
              <w:t> </w:t>
            </w:r>
            <w:r w:rsidRPr="00155716">
              <w:rPr>
                <w:sz w:val="20"/>
              </w:rPr>
              <w:t xml:space="preserve">1 or baseline. </w:t>
            </w:r>
          </w:p>
          <w:p ns2:paraId="77CF618F" ns2:textId="77777777" w:rsidR="00BE676C" w:rsidRPr="003C41E9" w:rsidRDefault="00895D30" w:rsidP="00DF070C">
            <w:pPr>
              <w:pStyle w:val="ListParagraph"/>
              <w:numPr>
                <w:ilvl w:val="0"/>
                <w:numId w:val="44"/>
              </w:numPr>
              <w:tabs>
                <w:tab w:val="left" w:pos="-2536"/>
                <w:tab w:val="left" w:pos="-1816"/>
                <w:tab w:val="left" w:pos="-1096"/>
                <w:tab w:val="left" w:pos="-376"/>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rPr>
            </w:pPr>
            <w:r w:rsidRPr="003C41E9">
              <w:rPr>
                <w:sz w:val="20"/>
              </w:rPr>
              <w:t xml:space="preserve">If recovery occurs within 24 hours, restart </w:t>
            </w:r>
            <w:r>
              <w:rPr>
                <w:sz w:val="20"/>
              </w:rPr>
              <w:t>nemtabrutinib</w:t>
            </w:r>
            <w:r w:rsidRPr="003C41E9">
              <w:rPr>
                <w:sz w:val="20"/>
              </w:rPr>
              <w:t xml:space="preserve"> at the current dose. </w:t>
            </w:r>
          </w:p>
          <w:p ns2:paraId="69DEA1A2" ns2:textId="76F5B130" w:rsidR="00BE676C" w:rsidRPr="00D234BF" w:rsidRDefault="00895D30" w:rsidP="005B5481">
            <w:pPr>
              <w:pStyle w:val="ListParagraph"/>
              <w:numPr>
                <w:ilvl w:val="0"/>
                <w:numId w:val="44"/>
              </w:numPr>
              <w:tabs>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szCs w:val="20"/>
              </w:rPr>
            </w:pPr>
            <w:r w:rsidRPr="003C41E9">
              <w:rPr>
                <w:sz w:val="20"/>
              </w:rPr>
              <w:t xml:space="preserve">If recovery occurs after 24 hours and within 21 days, restart </w:t>
            </w:r>
            <w:r>
              <w:rPr>
                <w:sz w:val="20"/>
              </w:rPr>
              <w:t>nemtabrutinib</w:t>
            </w:r>
            <w:r w:rsidRPr="003C41E9">
              <w:rPr>
                <w:sz w:val="20"/>
              </w:rPr>
              <w:t xml:space="preserve"> at a reduced dose </w:t>
            </w:r>
            <w:r w:rsidRPr="00D234BF">
              <w:rPr>
                <w:sz w:val="20"/>
                <w:szCs w:val="20"/>
              </w:rPr>
              <w:t>(</w:t>
            </w:r>
            <w:r w:rsidRPr="00631ABF">
              <w:rPr>
                <w:sz w:val="20"/>
                <w:szCs w:val="20"/>
              </w:rPr>
              <w:t xml:space="preserve">see </w:t>
            </w:r>
            <w:r w:rsidR="00B55DCA" w:rsidRPr="00B55DCA">
              <w:rPr>
                <w:sz w:val="20"/>
                <w:szCs w:val="20"/>
              </w:rPr>
              <w:t>Table 10</w:t>
            </w:r>
            <w:r w:rsidRPr="00631ABF">
              <w:rPr>
                <w:sz w:val="20"/>
                <w:szCs w:val="20"/>
              </w:rPr>
              <w:t xml:space="preserve"> </w:t>
            </w:r>
            <w:r w:rsidRPr="005B5481">
              <w:rPr>
                <w:sz w:val="20"/>
                <w:szCs w:val="20"/>
              </w:rPr>
              <w:t xml:space="preserve">and </w:t>
            </w:r>
            <w:r w:rsidR="00B55DCA" w:rsidRPr="00B55DCA">
              <w:rPr>
                <w:sz w:val="20"/>
                <w:szCs w:val="20"/>
              </w:rPr>
              <w:t>Table 11</w:t>
            </w:r>
            <w:r w:rsidRPr="005B5481">
              <w:rPr>
                <w:sz w:val="20"/>
                <w:szCs w:val="20"/>
              </w:rPr>
              <w:t>).</w:t>
            </w:r>
            <w:r w:rsidRPr="00D234BF">
              <w:rPr>
                <w:sz w:val="20"/>
                <w:szCs w:val="20"/>
              </w:rPr>
              <w:t xml:space="preserve"> </w:t>
            </w:r>
          </w:p>
          <w:p ns2:paraId="1CEBC4CE" ns2:textId="77777777" w:rsidR="00BE676C" w:rsidRPr="003C41E9" w:rsidRDefault="00895D30" w:rsidP="00DF070C">
            <w:pPr>
              <w:pStyle w:val="ListParagraph"/>
              <w:numPr>
                <w:ilvl w:val="0"/>
                <w:numId w:val="44"/>
              </w:numPr>
              <w:tabs>
                <w:tab w:val="left" w:pos="-2536"/>
                <w:tab w:val="left" w:pos="-1816"/>
                <w:tab w:val="left" w:pos="-1096"/>
                <w:tab w:val="left" w:pos="-376"/>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rPr>
            </w:pPr>
            <w:r w:rsidRPr="003C41E9">
              <w:rPr>
                <w:sz w:val="20"/>
              </w:rPr>
              <w:t xml:space="preserve">If recovery occurs after more than 21 days on drug hold, permanently discontinue </w:t>
            </w:r>
            <w:r>
              <w:rPr>
                <w:sz w:val="20"/>
              </w:rPr>
              <w:t>nemtabrutinib</w:t>
            </w:r>
            <w:r w:rsidRPr="003C41E9">
              <w:rPr>
                <w:sz w:val="20"/>
              </w:rPr>
              <w:t>.</w:t>
            </w:r>
          </w:p>
          <w:p ns2:paraId="1BE9DD78" ns2:textId="77777777" w:rsidR="00BE676C" w:rsidRDefault="00895D30" w:rsidP="004016E5">
            <w:pPr>
              <w:pStyle w:val="Paragraph"/>
              <w:spacing w:before="40" w:after="40"/>
            </w:pPr>
            <w:r w:rsidRPr="00155716">
              <w:rPr>
                <w:sz w:val="20"/>
              </w:rPr>
              <w:t xml:space="preserve">For </w:t>
            </w:r>
            <w:r>
              <w:rPr>
                <w:sz w:val="20"/>
              </w:rPr>
              <w:t xml:space="preserve">any </w:t>
            </w:r>
            <w:r w:rsidRPr="00155716">
              <w:rPr>
                <w:sz w:val="20"/>
              </w:rPr>
              <w:t xml:space="preserve">occurrence of nausea and vomiting, </w:t>
            </w:r>
            <w:r>
              <w:rPr>
                <w:sz w:val="20"/>
              </w:rPr>
              <w:t xml:space="preserve">may </w:t>
            </w:r>
            <w:r w:rsidRPr="00155716">
              <w:rPr>
                <w:sz w:val="20"/>
              </w:rPr>
              <w:t>use prophylactic antiemetics.</w:t>
            </w:r>
          </w:p>
          <w:p ns2:paraId="75E1F4C5" ns2:textId="77777777" w:rsidR="00BE676C" w:rsidRPr="00155716" w:rsidRDefault="00895D30" w:rsidP="004016E5">
            <w:pPr>
              <w:pStyle w:val="Paragraph"/>
              <w:spacing w:before="40" w:after="40"/>
              <w:rPr>
                <w:b/>
                <w:spacing w:val="-2"/>
              </w:rPr>
            </w:pPr>
            <w:r w:rsidRPr="00430F4E">
              <w:rPr>
                <w:sz w:val="20"/>
              </w:rPr>
              <w:t xml:space="preserve">If, in the opinion of the investigator and with the agreement of the </w:t>
            </w:r>
            <w:r>
              <w:rPr>
                <w:sz w:val="20"/>
              </w:rPr>
              <w:t>Sponsor Clinical Director</w:t>
            </w:r>
            <w:r w:rsidRPr="00430F4E">
              <w:rPr>
                <w:sz w:val="20"/>
              </w:rPr>
              <w:t>, dose re-escalation to the original dose level is in the best interest of a participant, the dose may be re-escalated after the participant is fully recovered.</w:t>
            </w:r>
          </w:p>
        </w:tc>
      </w:tr>
    </w:tbl>
    <w:p ns2:paraId="77E51BB5" ns2:textId="77777777" w:rsidR="002D7E7C" w:rsidRDefault="002D7E7C" w:rsidP="002D7E7C">
      <w:pPr>
        <w:pStyle w:val="ListEnd"/>
      </w:pPr>
      <w:ins w:id="9818" w:author="GoldenCorpusHarness" w:date="2026-03-28T22:23:47Z">
        <w:r>
          <w:t>Immunosuppressive therapies including continuous (≥2 weeks) high dose corticosteroids (&gt;30 mg prednisone equivalent per day), with the exception corticosteroids required to treat ≥Grade 3 skin rashes that are considered to be related to nemtabrutinib treatment.</w:t>
        </w:r>
      </w:ins>
    </w:p>
    <w:p ns2:paraId="33B969F8" ns2:textId="2C55AE1B" w:rsidR="00BE676C" w:rsidRPr="000C326C" w:rsidRDefault="00895D30" w:rsidP="005B5481">
      <w:pPr>
        <w:pStyle w:val="Caption"/>
        <w:pageBreakBefore/>
      </w:pPr>
      <w:del w:id="9819" w:author="GoldenCorpusHarness" w:date="2026-03-28T22:23:47Z">
        <w:r>
          <w:delText>Ta</w:delText>
        </w:r>
      </w:del>
      <w:ins w:id="9820" w:author="GoldenCorpusHarness" w:date="2026-03-28T22:23:47Z">
        <w:r>
          <w:t xml:space="preserve">Any concurrent anticancer therapy including, </w:t>
        </w:r>
      </w:ins>
      <w:r>
        <w:t>b</w:t>
      </w:r>
      <w:del w:id="9821" w:author="GoldenCorpusHarness" w:date="2026-03-28T22:23:47Z">
        <w:r>
          <w:delText>le 13Dose Delays/Reductions</w:delText>
        </w:r>
      </w:del>
      <w:ins w:id="9822" w:author="GoldenCorpusHarness" w:date="2026-03-28T22:23:47Z">
        <w:r>
          <w:t>ut not limited to, chemotherapy, radiotherapy (except palliative radiotherapy</w:t>
        </w:r>
      </w:ins>
      <w:r>
        <w:t xml:space="preserve"> for </w:t>
      </w:r>
      <w:del w:id="9823" w:author="GoldenCorpusHarness" w:date="2026-03-28T22:23:47Z">
        <w:r>
          <w:delText>Nemtabrutinib-related Hematolo</w:delText>
        </w:r>
      </w:del>
      <w:ins w:id="9824" w:author="GoldenCorpusHarness" w:date="2026-03-28T22:23:47Z">
        <w:r>
          <w:t>local pain control), hormonal therapy, immunotherapy, or locore</w:t>
        </w:r>
      </w:ins>
      <w:r>
        <w:t>gi</w:t>
      </w:r>
      <w:del w:id="9825" w:author="GoldenCorpusHarness" w:date="2026-03-28T22:23:47Z">
        <w:r>
          <w:delText>cal Toxicity for Participants with CLL</w:delText>
        </w:r>
      </w:del>
      <w:ins w:id="9826" w:author="GoldenCorpusHarness" w:date="2026-03-28T22:23:47Z">
        <w:r>
          <w:t>onal therapy.</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339"/>
        <w:gridCol w:w="6651"/>
      </w:tblGrid>
      <w:tr w:rsidR="003117E4" ns2:paraId="2343603C" ns2:textId="77777777" w:rsidTr="002E74AA">
        <w:trPr>
          <w:trHeight w:val="224"/>
          <w:tblHeader/>
        </w:trPr>
        <w:tc>
          <w:tcPr>
            <w:tcW w:w="1301" w:type="pct"/>
          </w:tcPr>
          <w:p ns2:paraId="6B231AD8" ns2:textId="77777777" w:rsidR="00BE676C" w:rsidRPr="00A90E29" w:rsidRDefault="00895D30" w:rsidP="00AF46CA">
            <w:pPr>
              <w:pStyle w:val="RegDocText"/>
              <w:keepNext/>
              <w:keepLines/>
              <w:spacing w:before="40" w:after="40"/>
              <w:jc w:val="center"/>
              <w:rPr>
                <w:b/>
                <w:sz w:val="20"/>
                <w:szCs w:val="20"/>
              </w:rPr>
            </w:pPr>
            <w:r>
              <w:rPr>
                <w:b/>
                <w:sz w:val="20"/>
                <w:szCs w:val="20"/>
              </w:rPr>
              <w:t>Event</w:t>
            </w:r>
            <w:r w:rsidRPr="00FA1364">
              <w:rPr>
                <w:b/>
                <w:sz w:val="28"/>
                <w:szCs w:val="28"/>
                <w:vertAlign w:val="superscript"/>
              </w:rPr>
              <w:t>a,b</w:t>
            </w:r>
          </w:p>
        </w:tc>
        <w:tc>
          <w:tcPr>
            <w:tcW w:w="3699" w:type="pct"/>
            <w:vAlign w:val="center"/>
          </w:tcPr>
          <w:p ns2:paraId="3CC9C2CF" ns2:textId="77777777" w:rsidR="00BE676C" w:rsidRPr="00A90E29" w:rsidRDefault="00895D30" w:rsidP="00AF46CA">
            <w:pPr>
              <w:pStyle w:val="RegDocText"/>
              <w:keepNext/>
              <w:keepLines/>
              <w:spacing w:before="40" w:after="40"/>
              <w:jc w:val="center"/>
              <w:rPr>
                <w:b/>
                <w:sz w:val="20"/>
                <w:szCs w:val="20"/>
              </w:rPr>
            </w:pPr>
            <w:r w:rsidRPr="00A90E29">
              <w:rPr>
                <w:b/>
                <w:sz w:val="20"/>
                <w:szCs w:val="20"/>
              </w:rPr>
              <w:t>Action</w:t>
            </w:r>
          </w:p>
        </w:tc>
      </w:tr>
      <w:tr w:rsidR="003117E4" ns2:paraId="3B053941" ns2:textId="77777777" w:rsidTr="002E74AA">
        <w:trPr>
          <w:trHeight w:val="222"/>
        </w:trPr>
        <w:tc>
          <w:tcPr>
            <w:tcW w:w="1301" w:type="pct"/>
          </w:tcPr>
          <w:p ns2:paraId="6ACF99E3" ns2:textId="77777777" w:rsidR="00BE676C" w:rsidRPr="00E21D46" w:rsidRDefault="00895D30" w:rsidP="005B2761">
            <w:pPr>
              <w:pStyle w:val="TableCellLeft"/>
              <w:keepNext w:val="0"/>
              <w:keepLines w:val="0"/>
              <w:spacing w:before="40" w:after="40" w:line="240" w:lineRule="auto"/>
              <w:ind w:left="0" w:right="0"/>
              <w:rPr>
                <w:szCs w:val="20"/>
                <w:u w:val="single"/>
              </w:rPr>
            </w:pPr>
            <w:r w:rsidRPr="00E21D46">
              <w:rPr>
                <w:szCs w:val="20"/>
                <w:u w:val="single"/>
              </w:rPr>
              <w:t>Grade ≤2</w:t>
            </w:r>
          </w:p>
          <w:p ns2:paraId="394F8D3B" ns2:textId="77777777" w:rsidR="00BE676C" w:rsidRPr="00E21D46" w:rsidRDefault="00895D30" w:rsidP="005B2761">
            <w:pPr>
              <w:pStyle w:val="TableCellLeft"/>
              <w:keepNext w:val="0"/>
              <w:keepLines w:val="0"/>
              <w:spacing w:before="40" w:after="40" w:line="240" w:lineRule="auto"/>
              <w:ind w:left="0" w:right="0"/>
              <w:rPr>
                <w:szCs w:val="20"/>
              </w:rPr>
            </w:pPr>
            <w:r w:rsidRPr="00E21D46">
              <w:rPr>
                <w:szCs w:val="20"/>
              </w:rPr>
              <w:t>Anemia (Hb &lt;50% decrease from baseline) and ≥6g/dL</w:t>
            </w:r>
          </w:p>
          <w:p ns2:paraId="3BE9DC56" ns2:textId="77777777" w:rsidR="00BE676C" w:rsidRPr="00E21D46" w:rsidRDefault="00BE676C" w:rsidP="005B2761">
            <w:pPr>
              <w:pStyle w:val="TableCellLeft"/>
              <w:keepNext w:val="0"/>
              <w:keepLines w:val="0"/>
              <w:spacing w:before="40" w:after="40" w:line="240" w:lineRule="auto"/>
              <w:ind w:left="0" w:right="0"/>
              <w:rPr>
                <w:szCs w:val="20"/>
              </w:rPr>
            </w:pPr>
          </w:p>
          <w:p ns2:paraId="15B6A929" ns2:textId="77777777" w:rsidR="00BE676C" w:rsidRPr="00E21D46" w:rsidRDefault="00895D30" w:rsidP="005B2761">
            <w:pPr>
              <w:pStyle w:val="TableCellLeft"/>
              <w:keepNext w:val="0"/>
              <w:keepLines w:val="0"/>
              <w:spacing w:before="40" w:after="40" w:line="240" w:lineRule="auto"/>
              <w:ind w:left="0" w:right="0"/>
              <w:rPr>
                <w:szCs w:val="20"/>
              </w:rPr>
            </w:pPr>
            <w:r w:rsidRPr="00E21D46">
              <w:rPr>
                <w:szCs w:val="20"/>
              </w:rPr>
              <w:t>Thrombocytopenia (platelet &lt;50% decrease from baseline) and ≥25</w:t>
            </w:r>
            <w:r>
              <w:rPr>
                <w:spacing w:val="-5"/>
                <w:szCs w:val="20"/>
              </w:rPr>
              <w:t xml:space="preserve"> x </w:t>
            </w:r>
            <w:r w:rsidRPr="00E21D46">
              <w:rPr>
                <w:spacing w:val="-5"/>
                <w:szCs w:val="20"/>
              </w:rPr>
              <w:t>10</w:t>
            </w:r>
            <w:r w:rsidRPr="00E21D46">
              <w:rPr>
                <w:spacing w:val="-5"/>
                <w:szCs w:val="20"/>
                <w:vertAlign w:val="superscript"/>
              </w:rPr>
              <w:t>9</w:t>
            </w:r>
            <w:r w:rsidRPr="00E21D46">
              <w:rPr>
                <w:spacing w:val="-5"/>
                <w:szCs w:val="20"/>
              </w:rPr>
              <w:t>/L</w:t>
            </w:r>
          </w:p>
        </w:tc>
        <w:tc>
          <w:tcPr>
            <w:tcW w:w="3699" w:type="pct"/>
          </w:tcPr>
          <w:p ns2:paraId="1B843C2D" ns2:textId="77777777" w:rsidR="00BE676C" w:rsidRPr="00430F4E" w:rsidRDefault="00895D30" w:rsidP="005B2761">
            <w:pPr>
              <w:pStyle w:val="TableCellLeft"/>
              <w:keepNext w:val="0"/>
              <w:keepLines w:val="0"/>
              <w:spacing w:before="40" w:after="40" w:line="240" w:lineRule="auto"/>
              <w:ind w:left="40" w:right="142"/>
              <w:rPr>
                <w:b/>
                <w:szCs w:val="20"/>
              </w:rPr>
            </w:pPr>
            <w:r w:rsidRPr="00430F4E">
              <w:rPr>
                <w:szCs w:val="20"/>
              </w:rPr>
              <w:t>Continue current dose level</w:t>
            </w:r>
            <w:r>
              <w:rPr>
                <w:szCs w:val="20"/>
              </w:rPr>
              <w:t>;</w:t>
            </w:r>
            <w:r w:rsidRPr="00430F4E">
              <w:rPr>
                <w:szCs w:val="20"/>
              </w:rPr>
              <w:t xml:space="preserve"> however, at the discretion of the investigator, dose interruption/modification may be implemented</w:t>
            </w:r>
            <w:r>
              <w:rPr>
                <w:szCs w:val="20"/>
              </w:rPr>
              <w:t>.</w:t>
            </w:r>
          </w:p>
        </w:tc>
      </w:tr>
      <w:tr w:rsidR="003117E4" ns2:paraId="6A9B8FC2" ns2:textId="77777777" w:rsidTr="002E74AA">
        <w:trPr>
          <w:trHeight w:val="295"/>
        </w:trPr>
        <w:tc>
          <w:tcPr>
            <w:tcW w:w="1301" w:type="pct"/>
          </w:tcPr>
          <w:p ns2:paraId="52724136" ns2:textId="77777777" w:rsidR="00BE676C" w:rsidRPr="00E21D46" w:rsidRDefault="00895D30" w:rsidP="004016E5">
            <w:pPr>
              <w:pStyle w:val="TableCellLeft"/>
              <w:keepNext w:val="0"/>
              <w:keepLines w:val="0"/>
              <w:spacing w:before="40" w:after="40" w:line="240" w:lineRule="auto"/>
              <w:ind w:left="0" w:right="0"/>
              <w:rPr>
                <w:szCs w:val="20"/>
                <w:u w:val="single"/>
              </w:rPr>
            </w:pPr>
            <w:r w:rsidRPr="00E21D46">
              <w:rPr>
                <w:szCs w:val="20"/>
                <w:u w:val="single"/>
              </w:rPr>
              <w:t>Grade 3</w:t>
            </w:r>
          </w:p>
          <w:p ns2:paraId="043CA337" ns2:textId="77777777" w:rsidR="00BE676C" w:rsidRDefault="00895D30" w:rsidP="004016E5">
            <w:pPr>
              <w:pStyle w:val="TableCellLeft"/>
              <w:keepNext w:val="0"/>
              <w:keepLines w:val="0"/>
              <w:spacing w:before="40" w:after="40" w:line="240" w:lineRule="auto"/>
              <w:ind w:left="0" w:right="0"/>
              <w:rPr>
                <w:szCs w:val="20"/>
              </w:rPr>
            </w:pPr>
            <w:r w:rsidRPr="00E21D46">
              <w:rPr>
                <w:szCs w:val="20"/>
              </w:rPr>
              <w:t>Anemia (Hb 50% to 74% decrease from baseline) and &lt;6 g/dL)</w:t>
            </w:r>
          </w:p>
          <w:p ns2:paraId="254E2C5B" ns2:textId="77777777" w:rsidR="00BE676C" w:rsidRPr="00E21D46" w:rsidRDefault="00BE676C" w:rsidP="004016E5">
            <w:pPr>
              <w:pStyle w:val="TableCellLeft"/>
              <w:keepNext w:val="0"/>
              <w:keepLines w:val="0"/>
              <w:spacing w:before="40" w:after="40" w:line="240" w:lineRule="auto"/>
              <w:ind w:left="0" w:right="0"/>
              <w:rPr>
                <w:szCs w:val="20"/>
              </w:rPr>
            </w:pPr>
          </w:p>
          <w:p ns2:paraId="43085B73" ns2:textId="77777777" w:rsidR="00BE676C" w:rsidRPr="00E21D46" w:rsidRDefault="00895D30" w:rsidP="004016E5">
            <w:pPr>
              <w:pStyle w:val="TableCellLeft"/>
              <w:keepNext w:val="0"/>
              <w:keepLines w:val="0"/>
              <w:spacing w:before="40" w:after="40" w:line="240" w:lineRule="auto"/>
              <w:ind w:left="0" w:right="0"/>
              <w:rPr>
                <w:szCs w:val="20"/>
              </w:rPr>
            </w:pPr>
            <w:r w:rsidRPr="00E21D46">
              <w:rPr>
                <w:szCs w:val="20"/>
              </w:rPr>
              <w:t>Thrombocytopenia (platelet 50% to 74% decrease from baseline) and &lt;25</w:t>
            </w:r>
            <w:r>
              <w:rPr>
                <w:szCs w:val="20"/>
              </w:rPr>
              <w:t xml:space="preserve"> x </w:t>
            </w:r>
            <w:r w:rsidRPr="00E21D46">
              <w:rPr>
                <w:szCs w:val="20"/>
              </w:rPr>
              <w:t>10</w:t>
            </w:r>
            <w:r w:rsidRPr="00E21D46">
              <w:rPr>
                <w:szCs w:val="20"/>
                <w:vertAlign w:val="superscript"/>
              </w:rPr>
              <w:t>9</w:t>
            </w:r>
            <w:r w:rsidRPr="00E21D46">
              <w:rPr>
                <w:szCs w:val="20"/>
              </w:rPr>
              <w:t>/L)</w:t>
            </w:r>
          </w:p>
        </w:tc>
        <w:tc>
          <w:tcPr>
            <w:tcW w:w="3699" w:type="pct"/>
          </w:tcPr>
          <w:p ns2:paraId="32A9340D" ns2:textId="77777777" w:rsidR="00BE676C" w:rsidRPr="00E21D46" w:rsidRDefault="00895D30" w:rsidP="004016E5">
            <w:pPr>
              <w:spacing w:before="40" w:after="40"/>
              <w:ind w:left="40" w:right="144"/>
              <w:textAlignment w:val="baseline"/>
              <w:rPr>
                <w:spacing w:val="-2"/>
                <w:sz w:val="20"/>
                <w:szCs w:val="20"/>
                <w:u w:val="single"/>
              </w:rPr>
            </w:pPr>
            <w:r w:rsidRPr="00E21D46">
              <w:rPr>
                <w:spacing w:val="-2"/>
                <w:sz w:val="20"/>
                <w:szCs w:val="20"/>
                <w:u w:val="single"/>
              </w:rPr>
              <w:t>First occurrence:</w:t>
            </w:r>
          </w:p>
          <w:p ns2:paraId="203EB86E" ns2:textId="77777777" w:rsidR="00BE676C" w:rsidRPr="00430F4E" w:rsidRDefault="00895D30" w:rsidP="004016E5">
            <w:pPr>
              <w:pStyle w:val="TableCellLeft"/>
              <w:keepNext w:val="0"/>
              <w:keepLines w:val="0"/>
              <w:spacing w:before="40" w:after="40" w:line="240" w:lineRule="auto"/>
              <w:ind w:left="40"/>
              <w:rPr>
                <w:szCs w:val="20"/>
              </w:rPr>
            </w:pPr>
            <w:r w:rsidRPr="00430F4E">
              <w:rPr>
                <w:szCs w:val="20"/>
              </w:rPr>
              <w:t xml:space="preserve">Withhold </w:t>
            </w:r>
            <w:r>
              <w:rPr>
                <w:szCs w:val="20"/>
              </w:rPr>
              <w:t>nemtabrutinib</w:t>
            </w:r>
            <w:r w:rsidRPr="00A90E29">
              <w:rPr>
                <w:szCs w:val="20"/>
              </w:rPr>
              <w:t xml:space="preserve"> </w:t>
            </w:r>
            <w:r w:rsidRPr="00430F4E">
              <w:rPr>
                <w:szCs w:val="20"/>
              </w:rPr>
              <w:t>and monitor hematology and/or chemistry at least once a week until relevant lab</w:t>
            </w:r>
            <w:r>
              <w:rPr>
                <w:szCs w:val="20"/>
              </w:rPr>
              <w:t>oratory</w:t>
            </w:r>
            <w:r w:rsidRPr="00430F4E">
              <w:rPr>
                <w:szCs w:val="20"/>
              </w:rPr>
              <w:t xml:space="preserve"> value(s) recover to the values outlined below:</w:t>
            </w:r>
          </w:p>
          <w:p ns2:paraId="21362868" ns2:textId="77777777" w:rsidR="00BE676C" w:rsidRPr="00E30F22" w:rsidRDefault="00895D30" w:rsidP="00DF070C">
            <w:pPr>
              <w:pStyle w:val="ListParagraph"/>
              <w:numPr>
                <w:ilvl w:val="0"/>
                <w:numId w:val="45"/>
              </w:numPr>
              <w:spacing w:before="40" w:after="40"/>
              <w:ind w:left="324" w:hanging="284"/>
              <w:textAlignment w:val="baseline"/>
              <w:rPr>
                <w:spacing w:val="-3"/>
                <w:sz w:val="20"/>
                <w:szCs w:val="20"/>
              </w:rPr>
            </w:pPr>
            <w:r w:rsidRPr="00E30F22">
              <w:rPr>
                <w:spacing w:val="-3"/>
                <w:sz w:val="20"/>
                <w:szCs w:val="20"/>
              </w:rPr>
              <w:t xml:space="preserve">If the relevant laboratory value recovers within 7 days to </w:t>
            </w:r>
            <w:r>
              <w:rPr>
                <w:spacing w:val="-3"/>
                <w:sz w:val="20"/>
                <w:szCs w:val="20"/>
              </w:rPr>
              <w:t xml:space="preserve">Grade 1 or </w:t>
            </w:r>
            <w:r w:rsidRPr="00E30F22">
              <w:rPr>
                <w:spacing w:val="-3"/>
                <w:sz w:val="20"/>
                <w:szCs w:val="20"/>
              </w:rPr>
              <w:t>baseline (if cytopenia present at the start of study) or ≥8 g/dL for Hb, ≥50</w:t>
            </w:r>
            <w:r>
              <w:rPr>
                <w:spacing w:val="-3"/>
                <w:sz w:val="20"/>
                <w:szCs w:val="20"/>
              </w:rPr>
              <w:t xml:space="preserve"> x </w:t>
            </w:r>
            <w:r w:rsidRPr="00E30F22">
              <w:rPr>
                <w:spacing w:val="-3"/>
                <w:sz w:val="20"/>
                <w:szCs w:val="20"/>
              </w:rPr>
              <w:t>10</w:t>
            </w:r>
            <w:r w:rsidRPr="00E30F22">
              <w:rPr>
                <w:spacing w:val="-3"/>
                <w:sz w:val="20"/>
                <w:szCs w:val="20"/>
                <w:vertAlign w:val="superscript"/>
              </w:rPr>
              <w:t>9</w:t>
            </w:r>
            <w:r w:rsidRPr="00E30F22">
              <w:rPr>
                <w:spacing w:val="-3"/>
                <w:sz w:val="20"/>
                <w:szCs w:val="20"/>
              </w:rPr>
              <w:t xml:space="preserve">/L for platelets (if no cytopenia present at the start of study), resume </w:t>
            </w:r>
            <w:r w:rsidRPr="00E30F22">
              <w:rPr>
                <w:sz w:val="20"/>
                <w:szCs w:val="20"/>
              </w:rPr>
              <w:t xml:space="preserve">nemtabrutinib </w:t>
            </w:r>
            <w:r w:rsidRPr="00E30F22">
              <w:rPr>
                <w:spacing w:val="-3"/>
                <w:sz w:val="20"/>
                <w:szCs w:val="20"/>
              </w:rPr>
              <w:t>treatment at the same dose.</w:t>
            </w:r>
          </w:p>
          <w:p ns2:paraId="35B8EC75" ns2:textId="792452E8" w:rsidR="00BE676C" w:rsidRPr="005B5481" w:rsidRDefault="00895D30" w:rsidP="005B5481">
            <w:pPr>
              <w:pStyle w:val="ListParagraph"/>
              <w:numPr>
                <w:ilvl w:val="0"/>
                <w:numId w:val="45"/>
              </w:numPr>
              <w:spacing w:before="40" w:after="40"/>
              <w:ind w:left="324" w:hanging="284"/>
              <w:textAlignment w:val="baseline"/>
              <w:rPr>
                <w:sz w:val="20"/>
                <w:szCs w:val="20"/>
              </w:rPr>
            </w:pPr>
            <w:r w:rsidRPr="00E30F22">
              <w:rPr>
                <w:sz w:val="20"/>
                <w:szCs w:val="20"/>
              </w:rPr>
              <w:t>If the relevant laboratory value takes more than 7 days but within 21 days to recover with or without therapy to the level described above, restart nemtabrutinib administration at the reduced dose (</w:t>
            </w:r>
            <w:r w:rsidRPr="005868CA">
              <w:rPr>
                <w:sz w:val="20"/>
                <w:szCs w:val="20"/>
              </w:rPr>
              <w:t xml:space="preserve">see </w:t>
            </w:r>
            <w:r w:rsidR="00B55DCA" w:rsidRPr="00B55DCA">
              <w:rPr>
                <w:sz w:val="20"/>
                <w:szCs w:val="20"/>
              </w:rPr>
              <w:t>Table 10</w:t>
            </w:r>
            <w:r w:rsidRPr="00631ABF">
              <w:rPr>
                <w:sz w:val="20"/>
                <w:szCs w:val="20"/>
              </w:rPr>
              <w:t xml:space="preserve"> and </w:t>
            </w:r>
            <w:r w:rsidR="00B55DCA" w:rsidRPr="00B55DCA">
              <w:rPr>
                <w:sz w:val="20"/>
                <w:szCs w:val="20"/>
              </w:rPr>
              <w:t>Table 11</w:t>
            </w:r>
            <w:r w:rsidRPr="005B5481">
              <w:rPr>
                <w:sz w:val="20"/>
                <w:szCs w:val="20"/>
              </w:rPr>
              <w:t>).</w:t>
            </w:r>
          </w:p>
          <w:p ns2:paraId="125413B5" ns2:textId="77777777" w:rsidR="00BE676C" w:rsidRPr="005B5481" w:rsidRDefault="00895D30" w:rsidP="004016E5">
            <w:pPr>
              <w:spacing w:before="40" w:after="40"/>
              <w:ind w:left="324"/>
              <w:textAlignment w:val="baseline"/>
              <w:rPr>
                <w:sz w:val="20"/>
                <w:szCs w:val="20"/>
              </w:rPr>
            </w:pPr>
            <w:r w:rsidRPr="005B5481">
              <w:rPr>
                <w:sz w:val="20"/>
                <w:szCs w:val="20"/>
              </w:rPr>
              <w:t>If, in the opinion of the investigator and with the agreement of the Sponsor Clinical Director, dose re-escalation is in the best interest of a participant, the dose may be re-escalated after the participant is fully recovered.</w:t>
            </w:r>
          </w:p>
          <w:p ns2:paraId="3E84BA01" ns2:textId="77777777" w:rsidR="00BE676C" w:rsidRPr="005B5481" w:rsidRDefault="00895D30" w:rsidP="005B2761">
            <w:pPr>
              <w:pStyle w:val="ListParagraph"/>
              <w:numPr>
                <w:ilvl w:val="0"/>
                <w:numId w:val="45"/>
              </w:numPr>
              <w:spacing w:before="40" w:after="240"/>
              <w:ind w:left="324" w:hanging="284"/>
              <w:textAlignment w:val="baseline"/>
              <w:rPr>
                <w:sz w:val="20"/>
                <w:szCs w:val="20"/>
              </w:rPr>
            </w:pPr>
            <w:r w:rsidRPr="005B5481">
              <w:rPr>
                <w:sz w:val="20"/>
                <w:szCs w:val="20"/>
              </w:rPr>
              <w:t>If recovery occurs after more than 21 days on drug hold, permanently discontinue nemtabrutinib.</w:t>
            </w:r>
          </w:p>
          <w:p ns2:paraId="04E09B7F" ns2:textId="77777777" w:rsidR="00BE676C" w:rsidRPr="005B5481" w:rsidRDefault="00895D30" w:rsidP="005B2761">
            <w:pPr>
              <w:pStyle w:val="TableCellLeft"/>
              <w:keepLines w:val="0"/>
              <w:spacing w:before="40" w:after="40" w:line="240" w:lineRule="auto"/>
              <w:ind w:left="43"/>
              <w:rPr>
                <w:szCs w:val="20"/>
                <w:u w:val="single"/>
              </w:rPr>
            </w:pPr>
            <w:r w:rsidRPr="005B5481">
              <w:rPr>
                <w:szCs w:val="20"/>
                <w:u w:val="single"/>
              </w:rPr>
              <w:t>Second occurrence:</w:t>
            </w:r>
          </w:p>
          <w:p ns2:paraId="37BA1687" ns2:textId="063E44D3" w:rsidR="00BE676C" w:rsidRPr="00500757" w:rsidRDefault="00895D30" w:rsidP="005B5481">
            <w:pPr>
              <w:pStyle w:val="ListParagraph"/>
              <w:numPr>
                <w:ilvl w:val="0"/>
                <w:numId w:val="46"/>
              </w:numPr>
              <w:spacing w:before="40" w:after="40"/>
              <w:ind w:left="324" w:hanging="284"/>
              <w:rPr>
                <w:sz w:val="20"/>
                <w:szCs w:val="20"/>
              </w:rPr>
            </w:pPr>
            <w:r w:rsidRPr="005B5481">
              <w:rPr>
                <w:sz w:val="20"/>
                <w:szCs w:val="20"/>
              </w:rPr>
              <w:t xml:space="preserve">If the same event recurs, administer nemtabrutinib at a reduced dose (see </w:t>
            </w:r>
            <w:r w:rsidR="00B55DCA" w:rsidRPr="00B55DCA">
              <w:rPr>
                <w:sz w:val="20"/>
                <w:szCs w:val="20"/>
              </w:rPr>
              <w:t>Table 10</w:t>
            </w:r>
            <w:r w:rsidRPr="005B5481">
              <w:rPr>
                <w:sz w:val="20"/>
                <w:szCs w:val="20"/>
              </w:rPr>
              <w:t xml:space="preserve"> and </w:t>
            </w:r>
            <w:r w:rsidR="00B55DCA" w:rsidRPr="00B55DCA">
              <w:rPr>
                <w:sz w:val="20"/>
                <w:szCs w:val="20"/>
              </w:rPr>
              <w:t>Table 11</w:t>
            </w:r>
            <w:r w:rsidRPr="005B5481">
              <w:rPr>
                <w:sz w:val="20"/>
                <w:szCs w:val="20"/>
              </w:rPr>
              <w:t xml:space="preserve">). </w:t>
            </w:r>
            <w:r w:rsidRPr="00500757">
              <w:rPr>
                <w:sz w:val="20"/>
                <w:szCs w:val="20"/>
              </w:rPr>
              <w:t xml:space="preserve">Dose </w:t>
            </w:r>
            <w:r>
              <w:rPr>
                <w:sz w:val="20"/>
                <w:szCs w:val="20"/>
              </w:rPr>
              <w:t>re-</w:t>
            </w:r>
            <w:r w:rsidRPr="00500757">
              <w:rPr>
                <w:sz w:val="20"/>
                <w:szCs w:val="20"/>
              </w:rPr>
              <w:t>escalation is not permitted.</w:t>
            </w:r>
          </w:p>
          <w:p ns2:paraId="78FF0624" ns2:textId="77777777" w:rsidR="00BE676C" w:rsidRPr="003C40D4" w:rsidRDefault="00895D30" w:rsidP="004016E5">
            <w:pPr>
              <w:pStyle w:val="TableCellLeft"/>
              <w:keepNext w:val="0"/>
              <w:keepLines w:val="0"/>
              <w:spacing w:before="40" w:after="40" w:line="240" w:lineRule="auto"/>
              <w:ind w:left="60"/>
              <w:rPr>
                <w:szCs w:val="20"/>
              </w:rPr>
            </w:pPr>
            <w:r>
              <w:rPr>
                <w:szCs w:val="20"/>
              </w:rPr>
              <w:t>If a participant continues to experience the same event at the reduced dose and recovery does not occur within 21 days on drug hold, permanently discontinue nemtabrutinib.</w:t>
            </w:r>
          </w:p>
        </w:tc>
      </w:tr>
      <w:tr w:rsidR="003117E4" ns2:paraId="4CA6346B" ns2:textId="77777777" w:rsidTr="002E74AA">
        <w:trPr>
          <w:trHeight w:val="89"/>
        </w:trPr>
        <w:tc>
          <w:tcPr>
            <w:tcW w:w="1301" w:type="pct"/>
          </w:tcPr>
          <w:p ns2:paraId="6CE6E8E7" ns2:textId="77777777" w:rsidR="00BE676C" w:rsidRPr="00A22439" w:rsidRDefault="00895D30" w:rsidP="005B5481">
            <w:pPr>
              <w:pStyle w:val="TableCellLeft"/>
              <w:spacing w:before="40" w:after="40" w:line="240" w:lineRule="auto"/>
              <w:ind w:left="0" w:right="0"/>
              <w:rPr>
                <w:szCs w:val="20"/>
                <w:u w:val="single"/>
              </w:rPr>
            </w:pPr>
            <w:r w:rsidRPr="00A22439">
              <w:rPr>
                <w:szCs w:val="20"/>
                <w:u w:val="single"/>
              </w:rPr>
              <w:t>Grade 4</w:t>
            </w:r>
          </w:p>
          <w:p ns2:paraId="7181E78B" ns2:textId="77777777" w:rsidR="00BE676C" w:rsidRPr="00E21D46" w:rsidRDefault="00895D30" w:rsidP="005B5481">
            <w:pPr>
              <w:keepNext/>
              <w:keepLines/>
              <w:spacing w:before="40" w:after="40"/>
              <w:textAlignment w:val="baseline"/>
              <w:rPr>
                <w:color w:val="000000"/>
                <w:spacing w:val="-2"/>
                <w:sz w:val="20"/>
                <w:szCs w:val="20"/>
              </w:rPr>
            </w:pPr>
            <w:r w:rsidRPr="00A22439">
              <w:rPr>
                <w:sz w:val="20"/>
                <w:szCs w:val="20"/>
              </w:rPr>
              <w:t>Anemia (Hb ≥75% decrease from baseline) and &lt;6g/dL</w:t>
            </w:r>
          </w:p>
          <w:p ns2:paraId="1F9CA2A1" ns2:textId="77777777" w:rsidR="00BE676C" w:rsidRPr="00A22439" w:rsidRDefault="00BE676C" w:rsidP="005B5481">
            <w:pPr>
              <w:pStyle w:val="TableCellLeft"/>
              <w:spacing w:before="40" w:after="40" w:line="240" w:lineRule="auto"/>
              <w:ind w:left="0" w:right="0"/>
              <w:rPr>
                <w:szCs w:val="20"/>
              </w:rPr>
            </w:pPr>
          </w:p>
          <w:p ns2:paraId="5717B9F4" ns2:textId="77777777" w:rsidR="00BE676C" w:rsidRPr="00A22439" w:rsidRDefault="00895D30" w:rsidP="005B5481">
            <w:pPr>
              <w:pStyle w:val="TableCellLeft"/>
              <w:spacing w:before="40" w:after="40" w:line="240" w:lineRule="auto"/>
              <w:ind w:left="0" w:right="0"/>
              <w:rPr>
                <w:spacing w:val="-4"/>
                <w:szCs w:val="20"/>
              </w:rPr>
            </w:pPr>
            <w:r w:rsidRPr="00A22439">
              <w:rPr>
                <w:szCs w:val="20"/>
              </w:rPr>
              <w:t>Thrombocytopenia</w:t>
            </w:r>
            <w:r>
              <w:rPr>
                <w:szCs w:val="20"/>
              </w:rPr>
              <w:br/>
            </w:r>
            <w:r w:rsidRPr="00A22439">
              <w:rPr>
                <w:szCs w:val="20"/>
              </w:rPr>
              <w:t>(platelet ≥75% decrease from baseline) and &lt;25</w:t>
            </w:r>
            <w:r>
              <w:rPr>
                <w:szCs w:val="20"/>
              </w:rPr>
              <w:t xml:space="preserve"> x </w:t>
            </w:r>
            <w:r w:rsidRPr="00A22439">
              <w:rPr>
                <w:spacing w:val="-4"/>
                <w:szCs w:val="20"/>
              </w:rPr>
              <w:t>10</w:t>
            </w:r>
            <w:r w:rsidRPr="00A22439">
              <w:rPr>
                <w:bCs/>
                <w:spacing w:val="-4"/>
                <w:szCs w:val="20"/>
                <w:vertAlign w:val="superscript"/>
              </w:rPr>
              <w:t>9</w:t>
            </w:r>
            <w:r w:rsidRPr="00A22439">
              <w:rPr>
                <w:spacing w:val="-4"/>
                <w:szCs w:val="20"/>
              </w:rPr>
              <w:t>/L</w:t>
            </w:r>
          </w:p>
          <w:p ns2:paraId="444599B6" ns2:textId="77777777" w:rsidR="00BE676C" w:rsidRPr="00A22439" w:rsidRDefault="00BE676C" w:rsidP="005B5481">
            <w:pPr>
              <w:pStyle w:val="TableCellLeft"/>
              <w:spacing w:before="40" w:after="40" w:line="240" w:lineRule="auto"/>
              <w:ind w:left="0" w:right="0"/>
              <w:rPr>
                <w:bCs/>
                <w:szCs w:val="20"/>
              </w:rPr>
            </w:pPr>
          </w:p>
          <w:p ns2:paraId="3D26AD50" ns2:textId="77777777" w:rsidR="00BE676C" w:rsidRPr="00A90E29" w:rsidRDefault="00895D30" w:rsidP="005B5481">
            <w:pPr>
              <w:pStyle w:val="TableCellLeft"/>
              <w:spacing w:before="40" w:after="40" w:line="240" w:lineRule="auto"/>
              <w:ind w:left="0" w:right="0"/>
            </w:pPr>
            <w:r w:rsidRPr="00A22439">
              <w:rPr>
                <w:szCs w:val="20"/>
              </w:rPr>
              <w:t>Neutropenia</w:t>
            </w:r>
            <w:r>
              <w:rPr>
                <w:szCs w:val="20"/>
              </w:rPr>
              <w:br/>
            </w:r>
            <w:r w:rsidRPr="00A22439">
              <w:rPr>
                <w:szCs w:val="20"/>
              </w:rPr>
              <w:t>(ANC &lt;0.5</w:t>
            </w:r>
            <w:r>
              <w:rPr>
                <w:spacing w:val="-4"/>
                <w:szCs w:val="20"/>
              </w:rPr>
              <w:t xml:space="preserve"> x </w:t>
            </w:r>
            <w:r w:rsidRPr="00A22439">
              <w:rPr>
                <w:spacing w:val="-4"/>
                <w:szCs w:val="20"/>
              </w:rPr>
              <w:t>10</w:t>
            </w:r>
            <w:r w:rsidRPr="00A22439">
              <w:rPr>
                <w:bCs/>
                <w:spacing w:val="-4"/>
                <w:szCs w:val="20"/>
                <w:vertAlign w:val="superscript"/>
              </w:rPr>
              <w:t>9</w:t>
            </w:r>
            <w:r w:rsidRPr="00A22439">
              <w:rPr>
                <w:spacing w:val="-4"/>
                <w:szCs w:val="20"/>
              </w:rPr>
              <w:t>/L)</w:t>
            </w:r>
          </w:p>
        </w:tc>
        <w:tc>
          <w:tcPr>
            <w:tcW w:w="3699" w:type="pct"/>
          </w:tcPr>
          <w:p ns2:paraId="0FD3B9DF" ns2:textId="77777777" w:rsidR="00BE676C" w:rsidRPr="001157D8" w:rsidRDefault="00895D30" w:rsidP="005B5481">
            <w:pPr>
              <w:keepNext/>
              <w:keepLines/>
              <w:spacing w:before="40" w:after="40"/>
              <w:ind w:left="40" w:right="144"/>
              <w:textAlignment w:val="baseline"/>
              <w:rPr>
                <w:spacing w:val="-2"/>
                <w:sz w:val="20"/>
                <w:szCs w:val="20"/>
                <w:u w:val="single"/>
              </w:rPr>
            </w:pPr>
            <w:r w:rsidRPr="001157D8">
              <w:rPr>
                <w:spacing w:val="-2"/>
                <w:sz w:val="20"/>
                <w:szCs w:val="20"/>
                <w:u w:val="single"/>
              </w:rPr>
              <w:t>First occurrence:</w:t>
            </w:r>
          </w:p>
          <w:p ns2:paraId="488E5164" ns2:textId="77777777" w:rsidR="00BE676C" w:rsidRPr="00A22439" w:rsidRDefault="00895D30" w:rsidP="005B5481">
            <w:pPr>
              <w:pStyle w:val="TableCellLeft"/>
              <w:spacing w:before="40" w:after="40" w:line="240" w:lineRule="auto"/>
              <w:ind w:left="40"/>
              <w:rPr>
                <w:szCs w:val="20"/>
              </w:rPr>
            </w:pPr>
            <w:r w:rsidRPr="00A22439">
              <w:rPr>
                <w:szCs w:val="20"/>
              </w:rPr>
              <w:t>Withhold nemtabrutinib and monitor hematology and/or chemistry at least once a week until relevant laboratory value(s) recover to the values outlined below:</w:t>
            </w:r>
          </w:p>
          <w:p ns2:paraId="16D537B5" ns2:textId="2B5C2BD4" w:rsidR="00BE676C" w:rsidRPr="009967E0" w:rsidRDefault="00895D30" w:rsidP="005B5481">
            <w:pPr>
              <w:pStyle w:val="TableCellLeft"/>
              <w:numPr>
                <w:ilvl w:val="0"/>
                <w:numId w:val="42"/>
              </w:numPr>
              <w:spacing w:before="40" w:after="40"/>
              <w:ind w:left="324" w:hanging="284"/>
              <w:rPr>
                <w:szCs w:val="20"/>
              </w:rPr>
            </w:pPr>
            <w:r w:rsidRPr="009967E0">
              <w:rPr>
                <w:szCs w:val="20"/>
              </w:rPr>
              <w:t>If the relevant laboratory value recovers within 21 days to baseline (if cytopenia present at the start of study) or ≥8 g/dL for Hb, ≥50 x 10</w:t>
            </w:r>
            <w:r w:rsidRPr="003B16AE">
              <w:rPr>
                <w:szCs w:val="20"/>
                <w:vertAlign w:val="superscript"/>
              </w:rPr>
              <w:t>9</w:t>
            </w:r>
            <w:r w:rsidRPr="009967E0">
              <w:rPr>
                <w:szCs w:val="20"/>
              </w:rPr>
              <w:t>/L for platelets, &gt;0.5 x 10</w:t>
            </w:r>
            <w:r w:rsidRPr="00C37543">
              <w:rPr>
                <w:szCs w:val="20"/>
                <w:vertAlign w:val="superscript"/>
              </w:rPr>
              <w:t>9</w:t>
            </w:r>
            <w:r w:rsidRPr="009967E0">
              <w:rPr>
                <w:szCs w:val="20"/>
              </w:rPr>
              <w:t>/L</w:t>
            </w:r>
            <w:r w:rsidR="004A5A56">
              <w:rPr>
                <w:szCs w:val="20"/>
              </w:rPr>
              <w:t xml:space="preserve"> for ANC</w:t>
            </w:r>
            <w:r w:rsidRPr="009967E0">
              <w:rPr>
                <w:szCs w:val="20"/>
              </w:rPr>
              <w:t xml:space="preserve"> (if no cytopenia present at the start of study), with or without the use of G</w:t>
            </w:r>
            <w:r w:rsidRPr="009967E0">
              <w:rPr>
                <w:szCs w:val="20"/>
              </w:rPr>
              <w:noBreakHyphen/>
              <w:t xml:space="preserve">CSF support following institutional standard practice, resume nemtabrutinib treatment at the reduced dose (see </w:t>
            </w:r>
            <w:r w:rsidR="00B55DCA" w:rsidRPr="00B55DCA">
              <w:rPr>
                <w:szCs w:val="20"/>
              </w:rPr>
              <w:t>Table 10</w:t>
            </w:r>
            <w:r w:rsidRPr="009967E0">
              <w:rPr>
                <w:szCs w:val="20"/>
              </w:rPr>
              <w:t xml:space="preserve"> and </w:t>
            </w:r>
            <w:r w:rsidR="00B55DCA">
              <w:t>Table </w:t>
            </w:r>
            <w:r w:rsidR="00B55DCA">
              <w:rPr>
                <w:noProof/>
              </w:rPr>
              <w:t>11</w:t>
            </w:r>
            <w:r w:rsidRPr="009967E0">
              <w:rPr>
                <w:szCs w:val="20"/>
              </w:rPr>
              <w:t>). If, in the opinion of the investigator and with the agreement of the Sponsor Clinical Director, dose re-escalation is in the best interest of a participant, the dose may be re-escalated after the participant is fully recovered.</w:t>
            </w:r>
          </w:p>
          <w:p ns2:paraId="0CC6CE15" ns2:textId="77777777" w:rsidR="00BE676C" w:rsidRPr="00805F8B" w:rsidRDefault="00895D30" w:rsidP="005B5481">
            <w:pPr>
              <w:pStyle w:val="TableCellLeft"/>
              <w:numPr>
                <w:ilvl w:val="0"/>
                <w:numId w:val="42"/>
              </w:numPr>
              <w:spacing w:before="40" w:after="40" w:line="240" w:lineRule="auto"/>
              <w:ind w:left="324" w:hanging="284"/>
              <w:rPr>
                <w:szCs w:val="20"/>
              </w:rPr>
            </w:pPr>
            <w:r w:rsidRPr="00A22439">
              <w:rPr>
                <w:szCs w:val="20"/>
              </w:rPr>
              <w:t>If recovery occurs after more than 21 days on drug hold, permanently discontinue nemtabrutinib.</w:t>
            </w:r>
          </w:p>
          <w:p ns2:paraId="41DCBF5D" ns2:textId="77777777" w:rsidR="00BE676C" w:rsidRPr="005868CA" w:rsidRDefault="00895D30" w:rsidP="005B5481">
            <w:pPr>
              <w:pStyle w:val="TableCellLeft"/>
              <w:spacing w:before="40" w:after="40" w:line="240" w:lineRule="auto"/>
              <w:ind w:left="0"/>
              <w:rPr>
                <w:szCs w:val="20"/>
              </w:rPr>
            </w:pPr>
            <w:r>
              <w:rPr>
                <w:szCs w:val="20"/>
              </w:rPr>
              <w:t>If a participant continues to experience the same event at either dose level and the event does not recover within 7 days, permanently discontinue nemtabrutinib.</w:t>
            </w:r>
          </w:p>
        </w:tc>
      </w:tr>
      <w:tr w:rsidR="003117E4" ns2:paraId="254A9BB3" ns2:textId="77777777" w:rsidTr="002E74AA">
        <w:trPr>
          <w:trHeight w:val="550"/>
        </w:trPr>
        <w:tc>
          <w:tcPr>
            <w:tcW w:w="5000" w:type="pct"/>
            <w:gridSpan w:val="2"/>
          </w:tcPr>
          <w:p ns2:paraId="1F35BA59" ns2:textId="77777777" w:rsidR="00BE676C" w:rsidRPr="002E74AA" w:rsidRDefault="00895D30" w:rsidP="004016E5">
            <w:pPr>
              <w:pStyle w:val="TableFootnote"/>
              <w:spacing w:before="40" w:after="40"/>
              <w:ind w:firstLine="29"/>
            </w:pPr>
            <w:r w:rsidRPr="002E74AA">
              <w:t>ANC=absolute neutrophil count; CLL=chronic lymphocytic leukemia; G</w:t>
            </w:r>
            <w:r w:rsidRPr="002E74AA">
              <w:noBreakHyphen/>
              <w:t>CSF=granulocyte colony-stimulating factor; Hb=hemoglobin.</w:t>
            </w:r>
          </w:p>
          <w:p ns2:paraId="6B3ABB20" ns2:textId="77777777" w:rsidR="00BE676C" w:rsidRPr="002E74AA" w:rsidRDefault="00895D30" w:rsidP="004016E5">
            <w:pPr>
              <w:pStyle w:val="TableFootnote"/>
              <w:spacing w:before="40" w:after="40"/>
            </w:pPr>
            <w:r w:rsidRPr="002E74AA">
              <w:t>a</w:t>
            </w:r>
            <w:r>
              <w:t xml:space="preserve">. </w:t>
            </w:r>
            <w:r w:rsidRPr="002E74AA">
              <w:t xml:space="preserve">Applicable to participants who had new toxicities or participants with cytopenia at baseline that worsens. </w:t>
            </w:r>
          </w:p>
          <w:p ns2:paraId="4729AFD0" ns2:textId="40AF55FB" w:rsidR="00BE676C" w:rsidRPr="00A22439" w:rsidRDefault="00895D30" w:rsidP="004016E5">
            <w:pPr>
              <w:pStyle w:val="TableFootnote"/>
              <w:spacing w:before="40" w:after="40"/>
            </w:pPr>
            <w:r w:rsidRPr="002E74AA">
              <w:t>b</w:t>
            </w:r>
            <w:r>
              <w:t xml:space="preserve">. </w:t>
            </w:r>
            <w:r w:rsidRPr="002E74AA">
              <w:t>Grading of hematological toxicities will be according to Appendix 11 (</w:t>
            </w:r>
            <w:r w:rsidR="00B55DCA" w:rsidRPr="008F5E7E">
              <w:t xml:space="preserve">Table </w:t>
            </w:r>
            <w:r w:rsidR="00B55DCA">
              <w:rPr>
                <w:noProof/>
              </w:rPr>
              <w:t>41</w:t>
            </w:r>
            <w:r w:rsidRPr="00CC1FC7">
              <w:t>). R</w:t>
            </w:r>
            <w:r w:rsidRPr="002E74AA">
              <w:t xml:space="preserve">efer to additional notes in Appendix </w:t>
            </w:r>
            <w:r w:rsidR="004A5A56" w:rsidRPr="002E74AA">
              <w:t>1</w:t>
            </w:r>
            <w:r w:rsidR="004A5A56">
              <w:t>1</w:t>
            </w:r>
            <w:r w:rsidR="004A5A56" w:rsidRPr="002E74AA">
              <w:t xml:space="preserve"> </w:t>
            </w:r>
            <w:r w:rsidRPr="002E74AA">
              <w:t>when assessing grades.</w:t>
            </w:r>
          </w:p>
        </w:tc>
      </w:tr>
    </w:tbl>
    <w:p ns2:paraId="1092D049" ns2:textId="77777777" w:rsidR="005B2761" w:rsidRDefault="005B2761" w:rsidP="005B2761">
      <w:pPr>
        <w:pStyle w:val="ListEnd"/>
      </w:pPr>
      <w:ins w:id="9827" w:author="GoldenCorpusHarness" w:date="2026-03-28T22:23:47Z">
        <w:r>
          <w:t>Live or live attenuated vaccines within 30 days before the first dose of study intervention and while participating in the study and for 30 days after the last dose of nemtabrutinib and venetoclax, and 6 months after the last dose of rituximab.</w:t>
        </w:r>
      </w:ins>
    </w:p>
    <w:p ns2:paraId="3A43F366" ns2:textId="3060B2D3" w:rsidR="00BE676C" w:rsidRDefault="00895D30" w:rsidP="005B5481">
      <w:pPr>
        <w:pStyle w:val="Caption"/>
        <w:pageBreakBefore/>
      </w:pPr>
      <w:ins w:id="9828" w:author="GoldenCorpusHarness" w:date="2026-03-28T22:23:47Z">
        <w:r>
          <w:t>NO</w:t>
        </w:r>
      </w:ins>
      <w:r>
        <w:t>T</w:t>
      </w:r>
      <w:del w:id="9829" w:author="GoldenCorpusHarness" w:date="2026-03-28T22:23:47Z">
        <w:r>
          <w:delText>a</w:delText>
        </w:r>
      </w:del>
      <w:ins w:id="9830" w:author="GoldenCorpusHarness" w:date="2026-03-28T22:23:47Z">
        <w:r>
          <w:t xml:space="preserve">E: Any licensed COVID-19 vaccine (including for Emergency Use) in a particular country is allowed in the study if they are mRNA vaccines, replication-incompetent adenoviral vaccines, or inactivated vaccines. These vaccines will </w:t>
        </w:r>
      </w:ins>
      <w:r>
        <w:t>b</w:t>
      </w:r>
      <w:del w:id="9831" w:author="GoldenCorpusHarness" w:date="2026-03-28T22:23:47Z">
        <w:r>
          <w:delText>le 14Dose Delays/Reductions o</w:delText>
        </w:r>
      </w:del>
      <w:ins w:id="9832" w:author="GoldenCorpusHarness" w:date="2026-03-28T22:23:47Z">
        <w:r>
          <w:t xml:space="preserve">e treated just as any other concomitant therapy. Investigational vaccines (ie, those not licensed or approved </w:t>
        </w:r>
      </w:ins>
      <w:r>
        <w:t>f</w:t>
      </w:r>
      <w:del w:id="9833" w:author="GoldenCorpusHarness" w:date="2026-03-28T22:23:47Z">
        <w:r>
          <w:delText xml:space="preserve"> Nemtabrutinib for Dru</w:delText>
        </w:r>
      </w:del>
      <w:ins w:id="9834" w:author="GoldenCorpusHarness" w:date="2026-03-28T22:23:47Z">
        <w:r>
          <w:t>or Emer</w:t>
        </w:r>
      </w:ins>
      <w:r>
        <w:t>g</w:t>
      </w:r>
      <w:del w:id="9835" w:author="GoldenCorpusHarness" w:date="2026-03-28T22:23:47Z">
        <w:r>
          <w:delText xml:space="preserve">-related Hematological Toxicity for Participants </w:delText>
        </w:r>
      </w:del>
      <w:ins w:id="9836" w:author="GoldenCorpusHarness" w:date="2026-03-28T22:23:47Z">
        <w:r>
          <w:t>ency Use) are not allo</w:t>
        </w:r>
      </w:ins>
      <w:r>
        <w:t>w</w:t>
      </w:r>
      <w:del w:id="9837" w:author="GoldenCorpusHarness" w:date="2026-03-28T22:23:47Z">
        <w:r>
          <w:delText>ith SLL</w:delText>
        </w:r>
      </w:del>
      <w:ins w:id="9838" w:author="GoldenCorpusHarness" w:date="2026-03-28T22:23:47Z">
        <w:r>
          <w:t>ed.</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265"/>
        <w:gridCol w:w="6725"/>
      </w:tblGrid>
      <w:tr w:rsidR="003117E4" ns2:paraId="21913007" ns2:textId="77777777" w:rsidTr="002E74AA">
        <w:trPr>
          <w:cantSplit/>
          <w:trHeight w:val="224"/>
          <w:tblHeader/>
        </w:trPr>
        <w:tc>
          <w:tcPr>
            <w:tcW w:w="1260" w:type="pct"/>
          </w:tcPr>
          <w:p ns2:paraId="5BDD73EF" ns2:textId="77777777" w:rsidR="00BE676C" w:rsidRPr="00821CDA" w:rsidRDefault="00895D30" w:rsidP="004016E5">
            <w:pPr>
              <w:spacing w:before="40" w:after="40"/>
              <w:jc w:val="center"/>
              <w:rPr>
                <w:b/>
                <w:sz w:val="20"/>
                <w:szCs w:val="20"/>
              </w:rPr>
            </w:pPr>
            <w:r w:rsidRPr="00821CDA">
              <w:rPr>
                <w:b/>
                <w:sz w:val="20"/>
                <w:szCs w:val="20"/>
              </w:rPr>
              <w:t>Event</w:t>
            </w:r>
            <w:r w:rsidRPr="00821CDA">
              <w:rPr>
                <w:b/>
                <w:sz w:val="28"/>
                <w:szCs w:val="28"/>
                <w:vertAlign w:val="superscript"/>
              </w:rPr>
              <w:t>a,b</w:t>
            </w:r>
          </w:p>
        </w:tc>
        <w:tc>
          <w:tcPr>
            <w:tcW w:w="3740" w:type="pct"/>
            <w:vAlign w:val="center"/>
          </w:tcPr>
          <w:p ns2:paraId="59B57688" ns2:textId="77777777" w:rsidR="00BE676C" w:rsidRPr="00821CDA" w:rsidRDefault="00895D30" w:rsidP="004016E5">
            <w:pPr>
              <w:spacing w:before="40" w:after="40"/>
              <w:jc w:val="center"/>
              <w:rPr>
                <w:b/>
                <w:sz w:val="20"/>
                <w:szCs w:val="20"/>
              </w:rPr>
            </w:pPr>
            <w:r w:rsidRPr="00821CDA">
              <w:rPr>
                <w:b/>
                <w:sz w:val="20"/>
                <w:szCs w:val="20"/>
              </w:rPr>
              <w:t>Action</w:t>
            </w:r>
          </w:p>
        </w:tc>
      </w:tr>
      <w:tr w:rsidR="003117E4" ns2:paraId="2A5D835E" ns2:textId="77777777" w:rsidTr="002E74AA">
        <w:trPr>
          <w:cantSplit/>
          <w:trHeight w:val="222"/>
        </w:trPr>
        <w:tc>
          <w:tcPr>
            <w:tcW w:w="1260" w:type="pct"/>
          </w:tcPr>
          <w:p ns2:paraId="59EC303E" ns2:textId="77777777" w:rsidR="00BE676C" w:rsidRPr="00344C05" w:rsidRDefault="00895D30" w:rsidP="004016E5">
            <w:pPr>
              <w:spacing w:before="40" w:after="40"/>
              <w:textAlignment w:val="baseline"/>
              <w:rPr>
                <w:color w:val="000000"/>
                <w:spacing w:val="-2"/>
                <w:sz w:val="20"/>
                <w:szCs w:val="20"/>
                <w:u w:val="single"/>
              </w:rPr>
            </w:pPr>
            <w:r w:rsidRPr="00344C05">
              <w:rPr>
                <w:color w:val="000000"/>
                <w:spacing w:val="-2"/>
                <w:sz w:val="20"/>
                <w:szCs w:val="20"/>
                <w:u w:val="single"/>
              </w:rPr>
              <w:t xml:space="preserve">Grade </w:t>
            </w:r>
            <w:r>
              <w:rPr>
                <w:color w:val="000000"/>
                <w:spacing w:val="-2"/>
                <w:sz w:val="20"/>
                <w:szCs w:val="20"/>
                <w:u w:val="single"/>
              </w:rPr>
              <w:t>2</w:t>
            </w:r>
          </w:p>
          <w:p ns2:paraId="5503A119"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Anemia</w:t>
            </w:r>
          </w:p>
          <w:p ns2:paraId="07482F7A"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(Hb ≥8 g/dL)</w:t>
            </w:r>
          </w:p>
          <w:p ns2:paraId="7752044E" ns2:textId="77777777" w:rsidR="00BE676C" w:rsidRPr="00821CDA" w:rsidRDefault="00BE676C" w:rsidP="004016E5">
            <w:pPr>
              <w:spacing w:before="40" w:after="40"/>
              <w:textAlignment w:val="baseline"/>
              <w:rPr>
                <w:color w:val="000000"/>
                <w:spacing w:val="-2"/>
                <w:sz w:val="20"/>
                <w:szCs w:val="20"/>
              </w:rPr>
            </w:pPr>
          </w:p>
          <w:p ns2:paraId="207C0BE4"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Thrombocytopenia</w:t>
            </w:r>
          </w:p>
          <w:p ns2:paraId="51E0DE80"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(Platelets ≥50</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tc>
        <w:tc>
          <w:tcPr>
            <w:tcW w:w="3740" w:type="pct"/>
          </w:tcPr>
          <w:p ns2:paraId="3AC4C8F0" ns2:textId="77777777" w:rsidR="00BE676C" w:rsidRPr="00821CDA" w:rsidRDefault="00895D30" w:rsidP="004016E5">
            <w:pPr>
              <w:spacing w:before="40" w:after="40"/>
              <w:rPr>
                <w:b/>
                <w:sz w:val="20"/>
                <w:szCs w:val="20"/>
              </w:rPr>
            </w:pPr>
            <w:r w:rsidRPr="00821CDA">
              <w:rPr>
                <w:sz w:val="20"/>
                <w:szCs w:val="20"/>
              </w:rPr>
              <w:t>Continue current dose level; however, at the discretion of the investigator, dose interruption/modification may be implemented.</w:t>
            </w:r>
          </w:p>
        </w:tc>
      </w:tr>
      <w:tr w:rsidR="003117E4" ns2:paraId="57BD0C91" ns2:textId="77777777" w:rsidTr="002E74AA">
        <w:trPr>
          <w:cantSplit/>
          <w:trHeight w:val="1104"/>
        </w:trPr>
        <w:tc>
          <w:tcPr>
            <w:tcW w:w="1260" w:type="pct"/>
          </w:tcPr>
          <w:p ns2:paraId="6085815E" ns2:textId="77777777" w:rsidR="00BE676C" w:rsidRPr="00344C05" w:rsidRDefault="00895D30" w:rsidP="004016E5">
            <w:pPr>
              <w:spacing w:before="40" w:after="40"/>
              <w:textAlignment w:val="baseline"/>
              <w:rPr>
                <w:color w:val="000000"/>
                <w:spacing w:val="-2"/>
                <w:sz w:val="20"/>
                <w:szCs w:val="20"/>
                <w:u w:val="single"/>
              </w:rPr>
            </w:pPr>
            <w:r w:rsidRPr="00344C05">
              <w:rPr>
                <w:color w:val="000000"/>
                <w:spacing w:val="-2"/>
                <w:sz w:val="20"/>
                <w:szCs w:val="20"/>
                <w:u w:val="single"/>
              </w:rPr>
              <w:t xml:space="preserve">Grade </w:t>
            </w:r>
            <w:r>
              <w:rPr>
                <w:color w:val="000000"/>
                <w:spacing w:val="-2"/>
                <w:sz w:val="20"/>
                <w:szCs w:val="20"/>
                <w:u w:val="single"/>
              </w:rPr>
              <w:t>3</w:t>
            </w:r>
          </w:p>
          <w:p ns2:paraId="7CC0D347"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Anemia</w:t>
            </w:r>
          </w:p>
          <w:p ns2:paraId="0C764CB9"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(Hb &lt;8 and ≥6 g/dL)</w:t>
            </w:r>
          </w:p>
          <w:p ns2:paraId="316A077C" ns2:textId="77777777" w:rsidR="00BE676C" w:rsidRPr="00821CDA" w:rsidRDefault="00BE676C" w:rsidP="004016E5">
            <w:pPr>
              <w:spacing w:before="40" w:after="40"/>
              <w:textAlignment w:val="baseline"/>
              <w:rPr>
                <w:color w:val="000000"/>
                <w:spacing w:val="-2"/>
                <w:sz w:val="20"/>
                <w:szCs w:val="20"/>
              </w:rPr>
            </w:pPr>
          </w:p>
          <w:p ns2:paraId="4BADF551"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Thrombocytopenia</w:t>
            </w:r>
          </w:p>
          <w:p ns2:paraId="6BA8F306"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(Platelets &lt;50 to ≥25</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tc>
        <w:tc>
          <w:tcPr>
            <w:tcW w:w="3740" w:type="pct"/>
          </w:tcPr>
          <w:p ns2:paraId="4B801BC6" ns2:textId="77777777" w:rsidR="00BE676C" w:rsidRPr="0093241B" w:rsidRDefault="00895D30" w:rsidP="004016E5">
            <w:pPr>
              <w:spacing w:before="40" w:after="40"/>
              <w:textAlignment w:val="baseline"/>
              <w:rPr>
                <w:spacing w:val="-2"/>
                <w:sz w:val="20"/>
                <w:szCs w:val="20"/>
                <w:u w:val="single"/>
              </w:rPr>
            </w:pPr>
            <w:r w:rsidRPr="0093241B">
              <w:rPr>
                <w:spacing w:val="-2"/>
                <w:sz w:val="20"/>
                <w:szCs w:val="20"/>
                <w:u w:val="single"/>
              </w:rPr>
              <w:t>First occurrence:</w:t>
            </w:r>
          </w:p>
          <w:p ns2:paraId="0CB658AB" ns2:textId="77777777" w:rsidR="00BE676C" w:rsidRPr="00821CDA" w:rsidRDefault="00895D30" w:rsidP="004016E5">
            <w:pPr>
              <w:spacing w:before="40" w:after="40"/>
              <w:textAlignment w:val="baseline"/>
              <w:rPr>
                <w:spacing w:val="-2"/>
                <w:sz w:val="20"/>
                <w:szCs w:val="20"/>
              </w:rPr>
            </w:pPr>
            <w:r w:rsidRPr="00821CDA">
              <w:rPr>
                <w:spacing w:val="-2"/>
                <w:sz w:val="20"/>
                <w:szCs w:val="20"/>
              </w:rPr>
              <w:t xml:space="preserve">Withhold </w:t>
            </w:r>
            <w:r w:rsidRPr="00821CDA">
              <w:rPr>
                <w:sz w:val="20"/>
                <w:szCs w:val="20"/>
              </w:rPr>
              <w:t xml:space="preserve">nemtabrutinib </w:t>
            </w:r>
            <w:r w:rsidRPr="00821CDA">
              <w:rPr>
                <w:spacing w:val="-2"/>
                <w:sz w:val="20"/>
                <w:szCs w:val="20"/>
              </w:rPr>
              <w:t>and monitor hematology and/or chemistry at least once a week until relevant laboratory value(s) recover to the values outlined below:</w:t>
            </w:r>
          </w:p>
          <w:p ns2:paraId="4A745483" ns2:textId="77777777" w:rsidR="00BE676C" w:rsidRPr="00821CDA" w:rsidRDefault="00895D30" w:rsidP="00DF070C">
            <w:pPr>
              <w:numPr>
                <w:ilvl w:val="0"/>
                <w:numId w:val="47"/>
              </w:numPr>
              <w:spacing w:before="40" w:after="40"/>
              <w:ind w:left="324" w:hanging="320"/>
              <w:textAlignment w:val="baseline"/>
              <w:rPr>
                <w:spacing w:val="-3"/>
                <w:sz w:val="20"/>
                <w:szCs w:val="20"/>
              </w:rPr>
            </w:pPr>
            <w:r w:rsidRPr="00821CDA">
              <w:rPr>
                <w:spacing w:val="-3"/>
                <w:sz w:val="20"/>
                <w:szCs w:val="20"/>
              </w:rPr>
              <w:t xml:space="preserve">If the relevant laboratory value recovers within 7 days to </w:t>
            </w:r>
            <w:r>
              <w:rPr>
                <w:spacing w:val="-3"/>
                <w:sz w:val="20"/>
                <w:szCs w:val="20"/>
              </w:rPr>
              <w:t xml:space="preserve">Grade 1 or </w:t>
            </w:r>
            <w:r w:rsidRPr="00821CDA">
              <w:rPr>
                <w:spacing w:val="-3"/>
                <w:sz w:val="20"/>
                <w:szCs w:val="20"/>
              </w:rPr>
              <w:t>baseline (if cytopenias present at the start of study) or ≥8 g/dL for Hb, ≥50</w:t>
            </w:r>
            <w:r>
              <w:rPr>
                <w:spacing w:val="-3"/>
                <w:sz w:val="20"/>
                <w:szCs w:val="20"/>
              </w:rPr>
              <w:t xml:space="preserve"> x </w:t>
            </w:r>
            <w:r w:rsidRPr="00821CDA">
              <w:rPr>
                <w:spacing w:val="-3"/>
                <w:sz w:val="20"/>
                <w:szCs w:val="20"/>
              </w:rPr>
              <w:t>10</w:t>
            </w:r>
            <w:r w:rsidRPr="00821CDA">
              <w:rPr>
                <w:spacing w:val="-3"/>
                <w:sz w:val="20"/>
                <w:szCs w:val="20"/>
                <w:vertAlign w:val="superscript"/>
              </w:rPr>
              <w:t>9</w:t>
            </w:r>
            <w:r w:rsidRPr="00821CDA">
              <w:rPr>
                <w:spacing w:val="-3"/>
                <w:sz w:val="20"/>
                <w:szCs w:val="20"/>
              </w:rPr>
              <w:t xml:space="preserve">/L for platelets (if no cytopenias present at the start of study), resume </w:t>
            </w:r>
            <w:r w:rsidRPr="00821CDA">
              <w:rPr>
                <w:sz w:val="20"/>
                <w:szCs w:val="20"/>
              </w:rPr>
              <w:t xml:space="preserve">nemtabrutinib </w:t>
            </w:r>
            <w:r w:rsidRPr="00821CDA">
              <w:rPr>
                <w:spacing w:val="-3"/>
                <w:sz w:val="20"/>
                <w:szCs w:val="20"/>
              </w:rPr>
              <w:t>treatment at the same dose.</w:t>
            </w:r>
          </w:p>
          <w:p ns2:paraId="6BDB0EDD" ns2:textId="77777777" w:rsidR="00BE676C" w:rsidRPr="00821CDA" w:rsidRDefault="00895D30" w:rsidP="00DF070C">
            <w:pPr>
              <w:numPr>
                <w:ilvl w:val="0"/>
                <w:numId w:val="47"/>
              </w:numPr>
              <w:spacing w:before="40" w:after="40"/>
              <w:ind w:left="324" w:hanging="320"/>
              <w:textAlignment w:val="baseline"/>
              <w:rPr>
                <w:sz w:val="20"/>
                <w:szCs w:val="20"/>
              </w:rPr>
            </w:pPr>
            <w:r w:rsidRPr="00821CDA">
              <w:rPr>
                <w:sz w:val="20"/>
                <w:szCs w:val="20"/>
              </w:rPr>
              <w:t>If the relevant laboratory value takes more than 7 days but within 21 days to recover with or without therapy to the level described above, restart nemtabrutinib administration at a reduced dose.</w:t>
            </w:r>
            <w:r>
              <w:rPr>
                <w:sz w:val="20"/>
                <w:szCs w:val="20"/>
              </w:rPr>
              <w:t xml:space="preserve"> </w:t>
            </w:r>
            <w:r w:rsidRPr="00612AFD">
              <w:rPr>
                <w:sz w:val="20"/>
                <w:szCs w:val="20"/>
              </w:rPr>
              <w:t>If, in the opinion of the investigator and with the agreement of the Sponsor Clinical Director, dose re-escalation is in the best interest of a participant, the dose may be re-escalated after the participant is fully recovered.</w:t>
            </w:r>
          </w:p>
          <w:p ns2:paraId="4DD615FE" ns2:textId="77777777" w:rsidR="00BE676C" w:rsidRPr="00821CDA" w:rsidRDefault="00895D30" w:rsidP="00DF070C">
            <w:pPr>
              <w:numPr>
                <w:ilvl w:val="0"/>
                <w:numId w:val="47"/>
              </w:numPr>
              <w:spacing w:before="40" w:after="40"/>
              <w:ind w:left="324" w:hanging="320"/>
              <w:textAlignment w:val="baseline"/>
              <w:rPr>
                <w:sz w:val="20"/>
                <w:szCs w:val="20"/>
              </w:rPr>
            </w:pPr>
            <w:r w:rsidRPr="00821CDA">
              <w:rPr>
                <w:sz w:val="20"/>
                <w:szCs w:val="20"/>
              </w:rPr>
              <w:t>If recovery occurs after more than 21 days on drug hold, permanently discontinue nemtabrutinib.</w:t>
            </w:r>
          </w:p>
          <w:p ns2:paraId="291685B8" ns2:textId="77777777" w:rsidR="00BE676C" w:rsidRPr="0093241B" w:rsidRDefault="00895D30" w:rsidP="004016E5">
            <w:pPr>
              <w:spacing w:before="40" w:after="40"/>
              <w:rPr>
                <w:spacing w:val="-3"/>
                <w:sz w:val="20"/>
                <w:szCs w:val="20"/>
                <w:u w:val="single"/>
              </w:rPr>
            </w:pPr>
            <w:r w:rsidRPr="0093241B">
              <w:rPr>
                <w:spacing w:val="-3"/>
                <w:sz w:val="20"/>
                <w:szCs w:val="20"/>
                <w:u w:val="single"/>
              </w:rPr>
              <w:t>Second occurrence:</w:t>
            </w:r>
          </w:p>
          <w:p ns2:paraId="6014B284" ns2:textId="77777777" w:rsidR="00BE676C" w:rsidRPr="00805F8B" w:rsidRDefault="00895D30" w:rsidP="00DF070C">
            <w:pPr>
              <w:numPr>
                <w:ilvl w:val="0"/>
                <w:numId w:val="48"/>
              </w:numPr>
              <w:spacing w:before="40" w:after="40"/>
              <w:ind w:left="324" w:hanging="324"/>
              <w:rPr>
                <w:sz w:val="20"/>
                <w:szCs w:val="20"/>
              </w:rPr>
            </w:pPr>
            <w:r w:rsidRPr="00821CDA">
              <w:rPr>
                <w:spacing w:val="-3"/>
                <w:sz w:val="20"/>
                <w:szCs w:val="20"/>
              </w:rPr>
              <w:t xml:space="preserve">If </w:t>
            </w:r>
            <w:r>
              <w:rPr>
                <w:spacing w:val="-3"/>
                <w:sz w:val="20"/>
                <w:szCs w:val="20"/>
              </w:rPr>
              <w:t xml:space="preserve">the same event recurs, </w:t>
            </w:r>
            <w:r w:rsidRPr="00821CDA">
              <w:rPr>
                <w:spacing w:val="-3"/>
                <w:sz w:val="20"/>
                <w:szCs w:val="20"/>
              </w:rPr>
              <w:t xml:space="preserve">administer </w:t>
            </w:r>
            <w:r w:rsidRPr="00821CDA">
              <w:rPr>
                <w:sz w:val="20"/>
                <w:szCs w:val="20"/>
              </w:rPr>
              <w:t xml:space="preserve">nemtabrutinib </w:t>
            </w:r>
            <w:r w:rsidRPr="00821CDA">
              <w:rPr>
                <w:spacing w:val="-3"/>
                <w:sz w:val="20"/>
                <w:szCs w:val="20"/>
              </w:rPr>
              <w:t>at a reduced dose.</w:t>
            </w:r>
            <w:r>
              <w:rPr>
                <w:spacing w:val="-3"/>
                <w:sz w:val="20"/>
                <w:szCs w:val="20"/>
              </w:rPr>
              <w:t xml:space="preserve"> Dose re-escalation is not permitted.</w:t>
            </w:r>
          </w:p>
          <w:p ns2:paraId="15116785" ns2:textId="77777777" w:rsidR="00BE676C" w:rsidRPr="0093241B" w:rsidRDefault="00895D30" w:rsidP="004016E5">
            <w:pPr>
              <w:pStyle w:val="ListParagraph"/>
              <w:spacing w:before="40" w:after="40"/>
              <w:ind w:left="0"/>
              <w:rPr>
                <w:sz w:val="20"/>
                <w:szCs w:val="20"/>
              </w:rPr>
            </w:pPr>
            <w:r>
              <w:rPr>
                <w:color w:val="000000"/>
                <w:sz w:val="20"/>
              </w:rPr>
              <w:t>If a participant continues to experience the same event at reduced dose and recovery does not occur within 21 days on drug hold, permanently discontinue nemtabrutinib.</w:t>
            </w:r>
          </w:p>
        </w:tc>
      </w:tr>
      <w:tr w:rsidR="003117E4" ns2:paraId="2BA59EA9" ns2:textId="77777777" w:rsidTr="002E74AA">
        <w:trPr>
          <w:cantSplit/>
          <w:trHeight w:val="550"/>
        </w:trPr>
        <w:tc>
          <w:tcPr>
            <w:tcW w:w="1260" w:type="pct"/>
          </w:tcPr>
          <w:p ns2:paraId="0A97F9CF" ns2:textId="77777777" w:rsidR="00BE676C" w:rsidRPr="00344C05" w:rsidRDefault="00895D30" w:rsidP="004016E5">
            <w:pPr>
              <w:spacing w:before="40" w:after="40"/>
              <w:textAlignment w:val="baseline"/>
              <w:rPr>
                <w:color w:val="000000"/>
                <w:spacing w:val="-2"/>
                <w:sz w:val="20"/>
                <w:szCs w:val="20"/>
                <w:u w:val="single"/>
              </w:rPr>
            </w:pPr>
            <w:r w:rsidRPr="00344C05">
              <w:rPr>
                <w:color w:val="000000"/>
                <w:spacing w:val="-2"/>
                <w:sz w:val="20"/>
                <w:szCs w:val="20"/>
                <w:u w:val="single"/>
              </w:rPr>
              <w:t xml:space="preserve">Grade </w:t>
            </w:r>
            <w:r>
              <w:rPr>
                <w:color w:val="000000"/>
                <w:spacing w:val="-2"/>
                <w:sz w:val="20"/>
                <w:szCs w:val="20"/>
                <w:u w:val="single"/>
              </w:rPr>
              <w:t>4</w:t>
            </w:r>
          </w:p>
          <w:p ns2:paraId="03573998"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Anemia</w:t>
            </w:r>
          </w:p>
          <w:p ns2:paraId="444922F5"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(Hb &lt;6 g/dL)</w:t>
            </w:r>
          </w:p>
          <w:p ns2:paraId="44CEE752" ns2:textId="77777777" w:rsidR="00BE676C" w:rsidRPr="00821CDA" w:rsidRDefault="00BE676C" w:rsidP="004016E5">
            <w:pPr>
              <w:spacing w:before="40" w:after="40"/>
              <w:textAlignment w:val="baseline"/>
              <w:rPr>
                <w:color w:val="000000"/>
                <w:spacing w:val="-2"/>
                <w:sz w:val="20"/>
                <w:szCs w:val="20"/>
              </w:rPr>
            </w:pPr>
          </w:p>
          <w:p ns2:paraId="508D1838"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Thrombocytopenia</w:t>
            </w:r>
          </w:p>
          <w:p ns2:paraId="4FE6F79B"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(Platelets &lt;25</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p ns2:paraId="6AB5D849" ns2:textId="77777777" w:rsidR="00BE676C" w:rsidRPr="00821CDA" w:rsidRDefault="00BE676C" w:rsidP="004016E5">
            <w:pPr>
              <w:spacing w:before="40" w:after="40"/>
              <w:textAlignment w:val="baseline"/>
              <w:rPr>
                <w:color w:val="000000"/>
                <w:spacing w:val="-2"/>
                <w:sz w:val="20"/>
                <w:szCs w:val="20"/>
              </w:rPr>
            </w:pPr>
          </w:p>
          <w:p ns2:paraId="5D3766B3"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Neutropenia</w:t>
            </w:r>
          </w:p>
          <w:p ns2:paraId="316BB65F"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(ANC &lt;0.5</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tc>
        <w:tc>
          <w:tcPr>
            <w:tcW w:w="3740" w:type="pct"/>
          </w:tcPr>
          <w:p ns2:paraId="0C403015" ns2:textId="77777777" w:rsidR="00BE676C" w:rsidRPr="00442C00" w:rsidRDefault="00895D30" w:rsidP="004016E5">
            <w:pPr>
              <w:spacing w:before="40" w:after="40"/>
              <w:textAlignment w:val="baseline"/>
              <w:rPr>
                <w:spacing w:val="-2"/>
                <w:sz w:val="20"/>
                <w:szCs w:val="20"/>
                <w:u w:val="single"/>
              </w:rPr>
            </w:pPr>
            <w:r w:rsidRPr="00442C00">
              <w:rPr>
                <w:spacing w:val="-2"/>
                <w:sz w:val="20"/>
                <w:szCs w:val="20"/>
                <w:u w:val="single"/>
              </w:rPr>
              <w:t>First occurrence:</w:t>
            </w:r>
          </w:p>
          <w:p ns2:paraId="158159BE" ns2:textId="77777777" w:rsidR="00BE676C" w:rsidRPr="00442C00" w:rsidRDefault="00895D30" w:rsidP="004016E5">
            <w:pPr>
              <w:spacing w:before="40" w:after="40"/>
              <w:textAlignment w:val="baseline"/>
              <w:rPr>
                <w:spacing w:val="-2"/>
                <w:sz w:val="20"/>
                <w:szCs w:val="20"/>
              </w:rPr>
            </w:pPr>
            <w:r w:rsidRPr="00442C00">
              <w:rPr>
                <w:spacing w:val="-2"/>
                <w:sz w:val="20"/>
                <w:szCs w:val="20"/>
              </w:rPr>
              <w:t xml:space="preserve">Withhold </w:t>
            </w:r>
            <w:r w:rsidRPr="00442C00">
              <w:rPr>
                <w:sz w:val="20"/>
                <w:szCs w:val="20"/>
              </w:rPr>
              <w:t xml:space="preserve">nemtabrutinib </w:t>
            </w:r>
            <w:r w:rsidRPr="00442C00">
              <w:rPr>
                <w:spacing w:val="-2"/>
                <w:sz w:val="20"/>
                <w:szCs w:val="20"/>
              </w:rPr>
              <w:t>and monitor hematology and/or chemistry at least once a week until relevant laboratory value(s) recover to the values outlined below:</w:t>
            </w:r>
          </w:p>
          <w:p ns2:paraId="1E5C85C6" ns2:textId="21209480" w:rsidR="00BE676C" w:rsidRPr="00442C00" w:rsidRDefault="00895D30" w:rsidP="00442C00">
            <w:pPr>
              <w:numPr>
                <w:ilvl w:val="0"/>
                <w:numId w:val="49"/>
              </w:numPr>
              <w:spacing w:before="40" w:after="40"/>
              <w:ind w:left="324" w:hanging="306"/>
              <w:textAlignment w:val="baseline"/>
              <w:rPr>
                <w:sz w:val="20"/>
                <w:szCs w:val="20"/>
              </w:rPr>
            </w:pPr>
            <w:r w:rsidRPr="00442C00">
              <w:rPr>
                <w:spacing w:val="-3"/>
                <w:sz w:val="20"/>
                <w:szCs w:val="20"/>
              </w:rPr>
              <w:t>If the relevant laboratory value recovers within 21 days to baseline (if cytopenias present at the start of study) or ≥8 g/dL for Hb, ≥50 x 10</w:t>
            </w:r>
            <w:r w:rsidRPr="00442C00">
              <w:rPr>
                <w:spacing w:val="-3"/>
                <w:sz w:val="20"/>
                <w:szCs w:val="20"/>
                <w:vertAlign w:val="superscript"/>
              </w:rPr>
              <w:t>9</w:t>
            </w:r>
            <w:r w:rsidRPr="00442C00">
              <w:rPr>
                <w:spacing w:val="-3"/>
                <w:sz w:val="20"/>
                <w:szCs w:val="20"/>
              </w:rPr>
              <w:t>/L for platelets, &gt;0.5</w:t>
            </w:r>
            <w:r w:rsidRPr="00442C00">
              <w:rPr>
                <w:spacing w:val="-4"/>
                <w:sz w:val="20"/>
                <w:szCs w:val="20"/>
              </w:rPr>
              <w:t xml:space="preserve"> x 10</w:t>
            </w:r>
            <w:r w:rsidRPr="00442C00">
              <w:rPr>
                <w:b/>
                <w:spacing w:val="-4"/>
                <w:sz w:val="20"/>
                <w:szCs w:val="20"/>
                <w:vertAlign w:val="superscript"/>
              </w:rPr>
              <w:t>9</w:t>
            </w:r>
            <w:r w:rsidRPr="00442C00">
              <w:rPr>
                <w:spacing w:val="-4"/>
                <w:sz w:val="20"/>
                <w:szCs w:val="20"/>
              </w:rPr>
              <w:t>/L</w:t>
            </w:r>
            <w:r w:rsidRPr="00442C00">
              <w:rPr>
                <w:spacing w:val="-3"/>
                <w:sz w:val="20"/>
                <w:szCs w:val="20"/>
              </w:rPr>
              <w:t xml:space="preserve"> (if no cytopenias present at the start of study), with or without the use of G-CSF support following institutional standard practice, resume </w:t>
            </w:r>
            <w:r w:rsidRPr="00442C00">
              <w:rPr>
                <w:sz w:val="20"/>
                <w:szCs w:val="20"/>
              </w:rPr>
              <w:t xml:space="preserve">nemtabrutinib </w:t>
            </w:r>
            <w:r w:rsidRPr="00442C00">
              <w:rPr>
                <w:spacing w:val="-3"/>
                <w:sz w:val="20"/>
                <w:szCs w:val="20"/>
              </w:rPr>
              <w:t xml:space="preserve">treatment </w:t>
            </w:r>
            <w:r w:rsidRPr="00442C00">
              <w:rPr>
                <w:sz w:val="20"/>
                <w:szCs w:val="20"/>
              </w:rPr>
              <w:t xml:space="preserve">at a reduced dose (see </w:t>
            </w:r>
            <w:r w:rsidR="00B55DCA" w:rsidRPr="00B55DCA">
              <w:rPr>
                <w:sz w:val="20"/>
                <w:szCs w:val="20"/>
              </w:rPr>
              <w:t>Table 10</w:t>
            </w:r>
            <w:r w:rsidRPr="00442C00">
              <w:rPr>
                <w:sz w:val="20"/>
                <w:szCs w:val="20"/>
              </w:rPr>
              <w:t xml:space="preserve"> and </w:t>
            </w:r>
            <w:r w:rsidR="00B55DCA" w:rsidRPr="00B55DCA">
              <w:rPr>
                <w:sz w:val="20"/>
                <w:szCs w:val="20"/>
              </w:rPr>
              <w:t>Table 11</w:t>
            </w:r>
            <w:r w:rsidRPr="00442C00">
              <w:rPr>
                <w:sz w:val="20"/>
                <w:szCs w:val="20"/>
              </w:rPr>
              <w:t>). If, in the opinion of the investigator and with the agreement of the Sponsor Clinical Director, dose re-escalation is in the best interest of a participant, the dose may be re-escalated after the participant is fully recovered.</w:t>
            </w:r>
          </w:p>
          <w:p ns2:paraId="5E84B5CC" ns2:textId="77777777" w:rsidR="00BE676C" w:rsidRPr="00442C00" w:rsidRDefault="00895D30" w:rsidP="00DF070C">
            <w:pPr>
              <w:numPr>
                <w:ilvl w:val="0"/>
                <w:numId w:val="49"/>
              </w:numPr>
              <w:spacing w:before="40" w:after="40"/>
              <w:ind w:left="324" w:hanging="306"/>
              <w:textAlignment w:val="baseline"/>
              <w:rPr>
                <w:sz w:val="20"/>
                <w:szCs w:val="20"/>
              </w:rPr>
            </w:pPr>
            <w:r w:rsidRPr="00442C00">
              <w:rPr>
                <w:sz w:val="20"/>
                <w:szCs w:val="20"/>
              </w:rPr>
              <w:t>If recovery occurs after more than 21 days on drug hold, permanently discontinue nemtabrutinib.</w:t>
            </w:r>
          </w:p>
          <w:p ns2:paraId="243F4E25" ns2:textId="77777777" w:rsidR="00BE676C" w:rsidRPr="00442C00" w:rsidRDefault="00895D30" w:rsidP="004016E5">
            <w:pPr>
              <w:pStyle w:val="ListParagraph"/>
              <w:spacing w:before="40" w:after="40"/>
              <w:ind w:left="0"/>
              <w:textAlignment w:val="baseline"/>
              <w:rPr>
                <w:sz w:val="20"/>
                <w:szCs w:val="20"/>
              </w:rPr>
            </w:pPr>
            <w:r w:rsidRPr="00442C00">
              <w:rPr>
                <w:spacing w:val="-3"/>
                <w:sz w:val="20"/>
                <w:szCs w:val="20"/>
              </w:rPr>
              <w:t>If a participant continues to experience the same event at either dose level and the event does not recover within 7 days, permanently discontinue nemtabrutinib.</w:t>
            </w:r>
          </w:p>
        </w:tc>
      </w:tr>
      <w:tr w:rsidR="003117E4" ns2:paraId="59FACD85" ns2:textId="77777777" w:rsidTr="002E74AA">
        <w:trPr>
          <w:cantSplit/>
          <w:trHeight w:val="550"/>
        </w:trPr>
        <w:tc>
          <w:tcPr>
            <w:tcW w:w="5000" w:type="pct"/>
            <w:gridSpan w:val="2"/>
          </w:tcPr>
          <w:p ns2:paraId="0BC47C3C" ns2:textId="77777777" w:rsidR="00BE676C" w:rsidRPr="002E74AA" w:rsidRDefault="00895D30" w:rsidP="004016E5">
            <w:pPr>
              <w:pStyle w:val="TableFootnote"/>
              <w:spacing w:before="40" w:after="40"/>
            </w:pPr>
            <w:r w:rsidRPr="002E74AA">
              <w:t>ANC=absolute neutrophil count; G-CSF=granulocyte-colony-stimulating factor; Hb=hemoglobin; SLL=small lymphocytic lymphoma.</w:t>
            </w:r>
          </w:p>
          <w:p ns2:paraId="0BDEBE2D" ns2:textId="77777777" w:rsidR="00BE676C" w:rsidRPr="002E74AA" w:rsidRDefault="00895D30" w:rsidP="004016E5">
            <w:pPr>
              <w:pStyle w:val="TableFootnote"/>
              <w:spacing w:before="40" w:after="40"/>
            </w:pPr>
            <w:r w:rsidRPr="002E74AA">
              <w:t>a</w:t>
            </w:r>
            <w:r>
              <w:t xml:space="preserve">. </w:t>
            </w:r>
            <w:r w:rsidRPr="002E74AA">
              <w:t xml:space="preserve">Applicable to participants who had new toxicities or participants with cytopenia at baseline that worsens. </w:t>
            </w:r>
          </w:p>
          <w:p ns2:paraId="7B32768C" ns2:textId="3D6E6E75" w:rsidR="00BE676C" w:rsidRPr="002E74AA" w:rsidRDefault="00895D30" w:rsidP="004016E5">
            <w:pPr>
              <w:pStyle w:val="TableFootnote"/>
              <w:spacing w:before="40" w:after="40"/>
            </w:pPr>
            <w:r w:rsidRPr="002E74AA">
              <w:t>b</w:t>
            </w:r>
            <w:r>
              <w:t xml:space="preserve">. </w:t>
            </w:r>
            <w:r w:rsidRPr="002E74AA">
              <w:t xml:space="preserve">Grading of hematological toxicities will be according to </w:t>
            </w:r>
            <w:r w:rsidR="00F925D7">
              <w:t>CTCAE V5.0</w:t>
            </w:r>
            <w:r w:rsidRPr="002E74AA">
              <w:t>.</w:t>
            </w:r>
          </w:p>
        </w:tc>
      </w:tr>
    </w:tbl>
    <w:p ns2:paraId="1862F537" ns2:textId="77777777" w:rsidR="005B2761" w:rsidRDefault="005B2761" w:rsidP="005B2761">
      <w:pPr>
        <w:pStyle w:val="ListEnd"/>
      </w:pPr>
      <w:ins w:id="9839" w:author="GoldenCorpusHarness" w:date="2026-03-28T22:23:47Z">
        <w:r>
          <w:t>Medications Prohibited for Participants Receiving Nemtabrutinib:</w:t>
        </w:r>
      </w:ins>
    </w:p>
    <w:p ns2:paraId="05AB607B" ns2:textId="09880ACD" w:rsidR="00BE676C" w:rsidRPr="00B37657" w:rsidRDefault="00895D30" w:rsidP="005B2761">
      <w:pPr>
        <w:pStyle w:val="Caption"/>
        <w:rPr>
          <w:b/>
        </w:rPr>
      </w:pPr>
      <w:ins w:id="9840" w:author="GoldenCorpusHarness" w:date="2026-03-28T22:23:47Z">
        <w:r>
          <w:t>In vitro, in human hepatocytes, nemtabrutinib is metabolized primarily via glucuronidation and to a lesser extent by oxidation. In vitro data suggest overall low risk for a clinically meaningful DDI with inhibitors of CYP enzymes, with a possible exception of strong CYP3A inhibitors. Impact of inhibitors of UG</w:t>
        </w:r>
      </w:ins>
      <w:r>
        <w:t>T</w:t>
      </w:r>
      <w:del w:id="9841" w:author="GoldenCorpusHarness" w:date="2026-03-28T22:23:47Z">
        <w:r>
          <w:delText xml:space="preserve">able </w:delText>
        </w:r>
      </w:del>
      <w:r>
        <w:t>1</w:t>
      </w:r>
      <w:del w:id="9842" w:author="GoldenCorpusHarness" w:date="2026-03-28T22:23:47Z">
        <w:r>
          <w:delText>5</w:delText>
        </w:r>
      </w:del>
      <w:ins w:id="9843" w:author="GoldenCorpusHarness" w:date="2026-03-28T22:23:47Z">
        <w:r>
          <w:t xml:space="preserve">A3, 1A4, or 1A9, may be also mitigated by multiple metabolic pathways/enzymes expected to be involved in nemtabrutinib elimination and typically low magnitude of </w:t>
        </w:r>
      </w:ins>
      <w:r>
        <w:t>D</w:t>
      </w:r>
      <w:del w:id="9844" w:author="GoldenCorpusHarness" w:date="2026-03-28T22:23:47Z">
        <w:r>
          <w:delText>ose Modification for Nemtabrutinib</w:delText>
        </w:r>
      </w:del>
      <w:ins w:id="9845" w:author="GoldenCorpusHarness" w:date="2026-03-28T22:23:47Z">
        <w:r>
          <w:t>DIs reported via inhibition of these UGTs. Clinically meaningful effect of CYP3A strong inducers on nemtabrutinib PK cannot be excluded, because they may induce (via activation of pregnane X receptor) multiple enzymes involved in nemtabrutinib metabolism. Based on in vitro data, nemtabrutinib has the potential to inhibit gut P</w:t>
        </w:r>
      </w:ins>
      <w:r>
        <w:t>-</w:t>
      </w:r>
      <w:del w:id="9846" w:author="GoldenCorpusHarness" w:date="2026-03-28T22:23:47Z">
        <w:r>
          <w:delText>related Skin To</w:delText>
        </w:r>
      </w:del>
      <w:ins w:id="9847" w:author="GoldenCorpusHarness" w:date="2026-03-28T22:23:47Z">
        <w:r>
          <w:t>gp in vivo and therefore could increase the e</w:t>
        </w:r>
      </w:ins>
      <w:r>
        <w:t>x</w:t>
      </w:r>
      <w:del w:id="9848" w:author="GoldenCorpusHarness" w:date="2026-03-28T22:23:47Z">
        <w:r>
          <w:delText>icities</w:delText>
        </w:r>
      </w:del>
      <w:ins w:id="9849" w:author="GoldenCorpusHarness" w:date="2026-03-28T22:23:47Z">
        <w:r>
          <w:t>posure of coadministered drugs that are substrates of P-gp. Concomitant medications with the following characteristics are prohibited for participants randomized to nemtabrutinib treatment group during the study:</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951"/>
        <w:gridCol w:w="8039"/>
      </w:tblGrid>
      <w:tr w:rsidR="003117E4" ns2:paraId="33FFB624" ns2:textId="77777777" w:rsidTr="002E74AA">
        <w:trPr>
          <w:trHeight w:val="224"/>
          <w:tblHeader/>
        </w:trPr>
        <w:tc>
          <w:tcPr>
            <w:tcW w:w="529" w:type="pct"/>
            <w:vAlign w:val="center"/>
          </w:tcPr>
          <w:p ns2:paraId="1AA0F726" ns2:textId="77777777" w:rsidR="00BE676C" w:rsidRPr="00777CFF" w:rsidRDefault="00895D30" w:rsidP="004016E5">
            <w:pPr>
              <w:spacing w:before="40" w:after="40"/>
              <w:rPr>
                <w:b/>
                <w:sz w:val="20"/>
              </w:rPr>
            </w:pPr>
            <w:r w:rsidRPr="00777CFF">
              <w:rPr>
                <w:b/>
                <w:sz w:val="20"/>
              </w:rPr>
              <w:t xml:space="preserve">Event </w:t>
            </w:r>
          </w:p>
        </w:tc>
        <w:tc>
          <w:tcPr>
            <w:tcW w:w="4471" w:type="pct"/>
            <w:vAlign w:val="center"/>
          </w:tcPr>
          <w:p ns2:paraId="2C362394" ns2:textId="77777777" w:rsidR="00BE676C" w:rsidRPr="00777CFF" w:rsidRDefault="00895D30" w:rsidP="004016E5">
            <w:pPr>
              <w:spacing w:before="40" w:after="40"/>
              <w:jc w:val="both"/>
              <w:rPr>
                <w:b/>
                <w:sz w:val="20"/>
              </w:rPr>
            </w:pPr>
            <w:r w:rsidRPr="00777CFF">
              <w:rPr>
                <w:b/>
                <w:sz w:val="20"/>
              </w:rPr>
              <w:t>Action</w:t>
            </w:r>
          </w:p>
        </w:tc>
      </w:tr>
      <w:tr w:rsidR="003117E4" ns2:paraId="35B0378C" ns2:textId="77777777" w:rsidTr="002E74AA">
        <w:trPr>
          <w:trHeight w:val="222"/>
        </w:trPr>
        <w:tc>
          <w:tcPr>
            <w:tcW w:w="529" w:type="pct"/>
          </w:tcPr>
          <w:p ns2:paraId="73FB4097" ns2:textId="77777777" w:rsidR="00BE676C" w:rsidRPr="00777CFF" w:rsidRDefault="00895D30" w:rsidP="004016E5">
            <w:pPr>
              <w:spacing w:before="40" w:after="40"/>
              <w:ind w:left="-100" w:right="-11"/>
              <w:jc w:val="center"/>
              <w:textAlignment w:val="baseline"/>
              <w:rPr>
                <w:b/>
                <w:color w:val="000000"/>
                <w:spacing w:val="-6"/>
                <w:sz w:val="20"/>
              </w:rPr>
            </w:pPr>
            <w:r w:rsidRPr="00777CFF">
              <w:rPr>
                <w:b/>
                <w:color w:val="000000"/>
                <w:spacing w:val="-1"/>
                <w:sz w:val="20"/>
              </w:rPr>
              <w:t>Grade 1</w:t>
            </w:r>
            <w:r>
              <w:rPr>
                <w:b/>
                <w:color w:val="000000"/>
                <w:spacing w:val="-1"/>
                <w:sz w:val="20"/>
              </w:rPr>
              <w:t xml:space="preserve"> and 2</w:t>
            </w:r>
          </w:p>
        </w:tc>
        <w:tc>
          <w:tcPr>
            <w:tcW w:w="4471" w:type="pct"/>
          </w:tcPr>
          <w:p ns2:paraId="08E9E5EF" ns2:textId="77777777" w:rsidR="00BE676C" w:rsidRDefault="00895D30" w:rsidP="004016E5">
            <w:pPr>
              <w:spacing w:before="40" w:after="40"/>
              <w:rPr>
                <w:sz w:val="20"/>
              </w:rPr>
            </w:pPr>
            <w:r w:rsidRPr="00777CFF">
              <w:rPr>
                <w:sz w:val="20"/>
              </w:rPr>
              <w:t>Continue current dose level</w:t>
            </w:r>
            <w:r>
              <w:rPr>
                <w:sz w:val="20"/>
              </w:rPr>
              <w:t>;</w:t>
            </w:r>
            <w:r w:rsidRPr="00777CFF">
              <w:rPr>
                <w:sz w:val="20"/>
              </w:rPr>
              <w:t xml:space="preserve"> however, at the discretion of the </w:t>
            </w:r>
            <w:r>
              <w:rPr>
                <w:sz w:val="20"/>
              </w:rPr>
              <w:t>i</w:t>
            </w:r>
            <w:r w:rsidRPr="00777CFF">
              <w:rPr>
                <w:sz w:val="20"/>
              </w:rPr>
              <w:t>nvestigator, dose interruption/modification may be implemented</w:t>
            </w:r>
            <w:r>
              <w:rPr>
                <w:sz w:val="20"/>
              </w:rPr>
              <w:t>.</w:t>
            </w:r>
          </w:p>
          <w:p ns2:paraId="1026A5B8" ns2:textId="77777777" w:rsidR="00BE676C" w:rsidRPr="00052AE3" w:rsidRDefault="00895D30" w:rsidP="004016E5">
            <w:pPr>
              <w:spacing w:before="40" w:after="40"/>
              <w:rPr>
                <w:bCs/>
                <w:sz w:val="20"/>
              </w:rPr>
            </w:pPr>
            <w:r w:rsidRPr="00052AE3">
              <w:rPr>
                <w:bCs/>
                <w:sz w:val="20"/>
              </w:rPr>
              <w:t xml:space="preserve">Grade 1 to 2 drug-related skin rashes may be treated with topical </w:t>
            </w:r>
            <w:r>
              <w:rPr>
                <w:bCs/>
                <w:sz w:val="20"/>
              </w:rPr>
              <w:t>cortico</w:t>
            </w:r>
            <w:r w:rsidRPr="00052AE3">
              <w:rPr>
                <w:bCs/>
                <w:sz w:val="20"/>
              </w:rPr>
              <w:t>steroids and antihistamines.</w:t>
            </w:r>
            <w:r>
              <w:rPr>
                <w:bCs/>
                <w:sz w:val="20"/>
              </w:rPr>
              <w:t xml:space="preserve"> For </w:t>
            </w:r>
            <w:r w:rsidRPr="00A46B6E">
              <w:rPr>
                <w:bCs/>
                <w:sz w:val="20"/>
              </w:rPr>
              <w:t>papulopustular rash</w:t>
            </w:r>
            <w:r>
              <w:rPr>
                <w:bCs/>
                <w:sz w:val="20"/>
              </w:rPr>
              <w:t>,</w:t>
            </w:r>
            <w:r w:rsidRPr="00A46B6E">
              <w:rPr>
                <w:bCs/>
                <w:sz w:val="20"/>
              </w:rPr>
              <w:t xml:space="preserve"> oral antibiotic prophylaxis </w:t>
            </w:r>
            <w:r>
              <w:rPr>
                <w:bCs/>
                <w:sz w:val="20"/>
              </w:rPr>
              <w:t xml:space="preserve">is </w:t>
            </w:r>
            <w:r w:rsidRPr="00A46B6E">
              <w:rPr>
                <w:bCs/>
                <w:sz w:val="20"/>
              </w:rPr>
              <w:t>strongly recommend</w:t>
            </w:r>
            <w:r>
              <w:rPr>
                <w:bCs/>
                <w:sz w:val="20"/>
              </w:rPr>
              <w:t>ed.</w:t>
            </w:r>
          </w:p>
        </w:tc>
      </w:tr>
      <w:tr w:rsidR="003117E4" ns2:paraId="504F278F" ns2:textId="77777777" w:rsidTr="002E74AA">
        <w:trPr>
          <w:trHeight w:val="307"/>
        </w:trPr>
        <w:tc>
          <w:tcPr>
            <w:tcW w:w="529" w:type="pct"/>
          </w:tcPr>
          <w:p ns2:paraId="444FB613" ns2:textId="77777777" w:rsidR="00BE676C" w:rsidRPr="00777CFF" w:rsidRDefault="00895D30" w:rsidP="004016E5">
            <w:pPr>
              <w:spacing w:before="40" w:after="40"/>
              <w:ind w:left="-100" w:right="-11"/>
              <w:jc w:val="center"/>
              <w:textAlignment w:val="baseline"/>
              <w:rPr>
                <w:b/>
                <w:color w:val="000000"/>
                <w:spacing w:val="-6"/>
                <w:sz w:val="20"/>
              </w:rPr>
            </w:pPr>
            <w:r>
              <w:rPr>
                <w:b/>
                <w:color w:val="000000"/>
                <w:spacing w:val="-1"/>
                <w:sz w:val="20"/>
              </w:rPr>
              <w:t xml:space="preserve">Grade </w:t>
            </w:r>
            <w:r w:rsidRPr="00777CFF">
              <w:rPr>
                <w:b/>
                <w:color w:val="000000"/>
                <w:spacing w:val="-1"/>
                <w:sz w:val="20"/>
              </w:rPr>
              <w:t>3</w:t>
            </w:r>
          </w:p>
          <w:p ns2:paraId="4108C3EE" ns2:textId="77777777" w:rsidR="00BE676C" w:rsidRPr="00777CFF" w:rsidRDefault="00BE676C" w:rsidP="004016E5">
            <w:pPr>
              <w:spacing w:before="40" w:after="40"/>
              <w:ind w:left="-100" w:right="-11"/>
              <w:jc w:val="center"/>
              <w:textAlignment w:val="baseline"/>
              <w:rPr>
                <w:b/>
                <w:sz w:val="20"/>
              </w:rPr>
            </w:pPr>
          </w:p>
        </w:tc>
        <w:tc>
          <w:tcPr>
            <w:tcW w:w="4471" w:type="pct"/>
          </w:tcPr>
          <w:p ns2:paraId="085150D0" ns2:textId="77777777" w:rsidR="00BE676C" w:rsidRPr="00313660" w:rsidRDefault="00895D30" w:rsidP="004016E5">
            <w:pPr>
              <w:pStyle w:val="ListParagraph"/>
              <w:spacing w:before="40" w:after="40"/>
              <w:ind w:left="0"/>
              <w:textAlignment w:val="baseline"/>
              <w:rPr>
                <w:color w:val="000000"/>
                <w:sz w:val="20"/>
              </w:rPr>
            </w:pPr>
            <w:r w:rsidRPr="00313660">
              <w:rPr>
                <w:color w:val="000000"/>
                <w:spacing w:val="-2"/>
                <w:sz w:val="20"/>
                <w:u w:val="single"/>
              </w:rPr>
              <w:t>First occurrence of AE</w:t>
            </w:r>
            <w:r w:rsidRPr="00566771">
              <w:rPr>
                <w:color w:val="000000"/>
                <w:spacing w:val="-2"/>
                <w:sz w:val="20"/>
              </w:rPr>
              <w:t xml:space="preserve">: </w:t>
            </w:r>
          </w:p>
          <w:p ns2:paraId="3295FCC0" ns2:textId="278E1F8A" w:rsidR="00BE676C" w:rsidRPr="00EB7841" w:rsidRDefault="00895D30" w:rsidP="005B5481">
            <w:pPr>
              <w:pStyle w:val="ListParagraph"/>
              <w:numPr>
                <w:ilvl w:val="0"/>
                <w:numId w:val="50"/>
              </w:numPr>
              <w:spacing w:before="40" w:after="40"/>
              <w:ind w:left="338" w:hanging="284"/>
              <w:textAlignment w:val="baseline"/>
              <w:rPr>
                <w:color w:val="000000"/>
                <w:spacing w:val="-2"/>
                <w:sz w:val="20"/>
                <w:szCs w:val="20"/>
              </w:rPr>
            </w:pPr>
            <w:r w:rsidRPr="00EB7841">
              <w:rPr>
                <w:color w:val="000000"/>
                <w:spacing w:val="-2"/>
                <w:sz w:val="20"/>
                <w:szCs w:val="20"/>
              </w:rPr>
              <w:t xml:space="preserve">Withhold </w:t>
            </w:r>
            <w:r w:rsidRPr="00EB7841">
              <w:rPr>
                <w:sz w:val="20"/>
                <w:szCs w:val="20"/>
              </w:rPr>
              <w:t xml:space="preserve">nemtabrutinib </w:t>
            </w:r>
            <w:r w:rsidRPr="00EB7841">
              <w:rPr>
                <w:color w:val="000000"/>
                <w:spacing w:val="-2"/>
                <w:sz w:val="20"/>
                <w:szCs w:val="20"/>
              </w:rPr>
              <w:t xml:space="preserve">until </w:t>
            </w:r>
            <w:r w:rsidRPr="00EB7841">
              <w:rPr>
                <w:sz w:val="20"/>
                <w:szCs w:val="20"/>
              </w:rPr>
              <w:t>recovery</w:t>
            </w:r>
            <w:r w:rsidRPr="00EB7841">
              <w:rPr>
                <w:color w:val="000000"/>
                <w:spacing w:val="-2"/>
                <w:sz w:val="20"/>
                <w:szCs w:val="20"/>
              </w:rPr>
              <w:t xml:space="preserve"> to Grade 1; meanwhile treat the skin toxicity as clinically indicated; then r</w:t>
            </w:r>
            <w:r w:rsidRPr="00EB7841">
              <w:rPr>
                <w:sz w:val="20"/>
                <w:szCs w:val="20"/>
              </w:rPr>
              <w:t>estart nemtabrutinib at a reduced dose (</w:t>
            </w:r>
            <w:r w:rsidR="0010465C" w:rsidRPr="00EB7841">
              <w:rPr>
                <w:sz w:val="20"/>
                <w:szCs w:val="20"/>
              </w:rPr>
              <w:t xml:space="preserve">Dose Level -1 [see </w:t>
            </w:r>
            <w:r w:rsidR="00B55DCA" w:rsidRPr="00B55DCA">
              <w:rPr>
                <w:sz w:val="20"/>
                <w:szCs w:val="20"/>
              </w:rPr>
              <w:t>Table 10</w:t>
            </w:r>
            <w:r w:rsidR="0010465C" w:rsidRPr="00EB7841">
              <w:rPr>
                <w:sz w:val="20"/>
                <w:szCs w:val="20"/>
              </w:rPr>
              <w:t xml:space="preserve"> and </w:t>
            </w:r>
            <w:r w:rsidR="00B55DCA" w:rsidRPr="00B55DCA">
              <w:rPr>
                <w:sz w:val="20"/>
                <w:szCs w:val="20"/>
              </w:rPr>
              <w:t>Table 11</w:t>
            </w:r>
            <w:r w:rsidR="0010465C" w:rsidRPr="00EB7841">
              <w:rPr>
                <w:sz w:val="20"/>
                <w:szCs w:val="20"/>
              </w:rPr>
              <w:t>]</w:t>
            </w:r>
            <w:r w:rsidRPr="00EB7841">
              <w:rPr>
                <w:sz w:val="20"/>
                <w:szCs w:val="20"/>
              </w:rPr>
              <w:t>)</w:t>
            </w:r>
          </w:p>
          <w:p ns2:paraId="3F0E2CA3" ns2:textId="25704313" w:rsidR="00BE676C" w:rsidRPr="00EB7841" w:rsidRDefault="00895D30" w:rsidP="005B5481">
            <w:pPr>
              <w:pStyle w:val="ListParagraph"/>
              <w:numPr>
                <w:ilvl w:val="0"/>
                <w:numId w:val="50"/>
              </w:numPr>
              <w:spacing w:before="40" w:after="40"/>
              <w:ind w:left="338" w:hanging="284"/>
              <w:textAlignment w:val="baseline"/>
              <w:rPr>
                <w:color w:val="000000"/>
                <w:sz w:val="20"/>
                <w:szCs w:val="20"/>
              </w:rPr>
            </w:pPr>
            <w:r w:rsidRPr="00EB7841">
              <w:rPr>
                <w:color w:val="000000"/>
                <w:spacing w:val="-2"/>
                <w:sz w:val="20"/>
                <w:szCs w:val="20"/>
              </w:rPr>
              <w:t>If the event does not recur within 21</w:t>
            </w:r>
            <w:r w:rsidRPr="00EB7841">
              <w:rPr>
                <w:color w:val="000000"/>
                <w:sz w:val="20"/>
                <w:szCs w:val="20"/>
              </w:rPr>
              <w:t> days after restarting the study treatment, the participant’s treatment dose may be escalated to the original dose (</w:t>
            </w:r>
            <w:r w:rsidR="005872D4" w:rsidRPr="00EB7841">
              <w:rPr>
                <w:color w:val="000000"/>
                <w:sz w:val="20"/>
                <w:szCs w:val="20"/>
              </w:rPr>
              <w:t>Dose Level 1 [</w:t>
            </w:r>
            <w:r w:rsidR="005872D4" w:rsidRPr="00EB7841">
              <w:rPr>
                <w:sz w:val="20"/>
                <w:szCs w:val="20"/>
              </w:rPr>
              <w:t xml:space="preserve">see </w:t>
            </w:r>
            <w:r w:rsidR="00B55DCA" w:rsidRPr="00B55DCA">
              <w:rPr>
                <w:sz w:val="20"/>
                <w:szCs w:val="20"/>
              </w:rPr>
              <w:t>Table 10</w:t>
            </w:r>
            <w:r w:rsidR="005872D4" w:rsidRPr="00EB7841">
              <w:rPr>
                <w:sz w:val="20"/>
                <w:szCs w:val="20"/>
              </w:rPr>
              <w:t xml:space="preserve"> and </w:t>
            </w:r>
            <w:r w:rsidR="00B55DCA" w:rsidRPr="00B55DCA">
              <w:rPr>
                <w:sz w:val="20"/>
                <w:szCs w:val="20"/>
              </w:rPr>
              <w:t>Table 11</w:t>
            </w:r>
            <w:r w:rsidR="005872D4" w:rsidRPr="00EB7841">
              <w:rPr>
                <w:sz w:val="20"/>
                <w:szCs w:val="20"/>
              </w:rPr>
              <w:t>]</w:t>
            </w:r>
            <w:r w:rsidRPr="00EB7841">
              <w:rPr>
                <w:color w:val="000000"/>
                <w:sz w:val="20"/>
                <w:szCs w:val="20"/>
              </w:rPr>
              <w:t xml:space="preserve">), OR </w:t>
            </w:r>
          </w:p>
          <w:p ns2:paraId="1DD34FB8" ns2:textId="77777777" w:rsidR="00BE676C" w:rsidRPr="000E0F23" w:rsidRDefault="00895D30" w:rsidP="00DF070C">
            <w:pPr>
              <w:pStyle w:val="ListParagraph"/>
              <w:numPr>
                <w:ilvl w:val="0"/>
                <w:numId w:val="50"/>
              </w:numPr>
              <w:spacing w:before="40" w:after="40"/>
              <w:ind w:left="338" w:hanging="284"/>
              <w:textAlignment w:val="baseline"/>
              <w:rPr>
                <w:color w:val="000000"/>
                <w:sz w:val="20"/>
                <w:szCs w:val="20"/>
              </w:rPr>
            </w:pPr>
            <w:r w:rsidRPr="000E0F23">
              <w:rPr>
                <w:color w:val="000000"/>
                <w:spacing w:val="-2"/>
                <w:sz w:val="20"/>
                <w:szCs w:val="20"/>
              </w:rPr>
              <w:t>If the event does not recur within 21</w:t>
            </w:r>
            <w:r w:rsidRPr="000E0F23">
              <w:rPr>
                <w:color w:val="000000"/>
                <w:sz w:val="20"/>
                <w:szCs w:val="20"/>
              </w:rPr>
              <w:t> days after starting treatment, the participant may remain at this dose if, in the opinion of the investigator, the participant is getting clinical benefit at this dose level</w:t>
            </w:r>
          </w:p>
          <w:p ns2:paraId="4EA60BE7" ns2:textId="77777777" w:rsidR="00BE676C" w:rsidRPr="000E0F23" w:rsidRDefault="00895D30" w:rsidP="004016E5">
            <w:pPr>
              <w:pStyle w:val="ListParagraph"/>
              <w:spacing w:before="40" w:after="40"/>
              <w:ind w:left="49"/>
              <w:textAlignment w:val="baseline"/>
              <w:rPr>
                <w:sz w:val="20"/>
                <w:szCs w:val="20"/>
              </w:rPr>
            </w:pPr>
            <w:r w:rsidRPr="000E0F23">
              <w:rPr>
                <w:color w:val="000000"/>
                <w:spacing w:val="-3"/>
                <w:sz w:val="20"/>
                <w:szCs w:val="20"/>
                <w:u w:val="single"/>
              </w:rPr>
              <w:t>Second occurrence of AE</w:t>
            </w:r>
            <w:r w:rsidRPr="000E0F23">
              <w:rPr>
                <w:color w:val="000000"/>
                <w:spacing w:val="-3"/>
                <w:sz w:val="20"/>
                <w:szCs w:val="20"/>
              </w:rPr>
              <w:t xml:space="preserve">: </w:t>
            </w:r>
          </w:p>
          <w:p ns2:paraId="53237063" ns2:textId="7EB60EDA" w:rsidR="00BE676C" w:rsidRPr="00EB7841" w:rsidRDefault="00895D30" w:rsidP="00EB7841">
            <w:pPr>
              <w:pStyle w:val="ListParagraph"/>
              <w:numPr>
                <w:ilvl w:val="1"/>
                <w:numId w:val="51"/>
              </w:numPr>
              <w:spacing w:before="40" w:after="40"/>
              <w:ind w:left="338" w:hanging="284"/>
              <w:textAlignment w:val="baseline"/>
              <w:rPr>
                <w:sz w:val="20"/>
                <w:szCs w:val="20"/>
              </w:rPr>
            </w:pPr>
            <w:r w:rsidRPr="00EB7841">
              <w:rPr>
                <w:color w:val="000000"/>
                <w:spacing w:val="-3"/>
                <w:sz w:val="20"/>
                <w:szCs w:val="20"/>
              </w:rPr>
              <w:t xml:space="preserve">If a participant experiences a second occurrence of the event at </w:t>
            </w:r>
            <w:r w:rsidR="005872D4" w:rsidRPr="00EB7841">
              <w:rPr>
                <w:color w:val="000000"/>
                <w:spacing w:val="-3"/>
                <w:sz w:val="20"/>
                <w:szCs w:val="20"/>
              </w:rPr>
              <w:t xml:space="preserve">Dose Level </w:t>
            </w:r>
            <w:r w:rsidR="009A46ED" w:rsidRPr="00EB7841">
              <w:rPr>
                <w:color w:val="000000"/>
                <w:spacing w:val="-3"/>
                <w:sz w:val="20"/>
                <w:szCs w:val="20"/>
              </w:rPr>
              <w:t>-</w:t>
            </w:r>
            <w:r w:rsidR="005872D4" w:rsidRPr="00EB7841">
              <w:rPr>
                <w:color w:val="000000"/>
                <w:spacing w:val="-3"/>
                <w:sz w:val="20"/>
                <w:szCs w:val="20"/>
              </w:rPr>
              <w:t>1</w:t>
            </w:r>
            <w:r w:rsidR="009A46ED" w:rsidRPr="00EB7841">
              <w:rPr>
                <w:color w:val="000000"/>
                <w:spacing w:val="-3"/>
                <w:sz w:val="20"/>
                <w:szCs w:val="20"/>
              </w:rPr>
              <w:t xml:space="preserve"> (</w:t>
            </w:r>
            <w:r w:rsidR="009A46ED" w:rsidRPr="00EB7841">
              <w:rPr>
                <w:sz w:val="20"/>
                <w:szCs w:val="20"/>
              </w:rPr>
              <w:t xml:space="preserve">see </w:t>
            </w:r>
            <w:r w:rsidR="00B55DCA" w:rsidRPr="00B55DCA">
              <w:rPr>
                <w:sz w:val="20"/>
                <w:szCs w:val="20"/>
              </w:rPr>
              <w:t>Table 10</w:t>
            </w:r>
            <w:r w:rsidR="009A46ED" w:rsidRPr="00EB7841">
              <w:rPr>
                <w:sz w:val="20"/>
                <w:szCs w:val="20"/>
              </w:rPr>
              <w:t xml:space="preserve"> and </w:t>
            </w:r>
            <w:r w:rsidR="00B55DCA" w:rsidRPr="00B55DCA">
              <w:rPr>
                <w:sz w:val="20"/>
                <w:szCs w:val="20"/>
              </w:rPr>
              <w:t>Table 11</w:t>
            </w:r>
            <w:r w:rsidR="009A46ED" w:rsidRPr="00EB7841">
              <w:rPr>
                <w:sz w:val="20"/>
                <w:szCs w:val="20"/>
              </w:rPr>
              <w:t>)</w:t>
            </w:r>
            <w:r w:rsidRPr="00EB7841">
              <w:rPr>
                <w:color w:val="000000"/>
                <w:spacing w:val="-3"/>
                <w:sz w:val="20"/>
                <w:szCs w:val="20"/>
              </w:rPr>
              <w:t>, which is considered to be related to nemtabrutinib treatment, this participant should be permanently discontinued</w:t>
            </w:r>
          </w:p>
          <w:p ns2:paraId="119B6D25" ns2:textId="71AE0DF0" w:rsidR="00BE676C" w:rsidRPr="00EB7841" w:rsidRDefault="00895D30" w:rsidP="00EB7841">
            <w:pPr>
              <w:pStyle w:val="ListParagraph"/>
              <w:numPr>
                <w:ilvl w:val="1"/>
                <w:numId w:val="51"/>
              </w:numPr>
              <w:spacing w:before="40" w:after="40"/>
              <w:ind w:left="338" w:hanging="284"/>
              <w:textAlignment w:val="baseline"/>
              <w:rPr>
                <w:sz w:val="20"/>
                <w:szCs w:val="20"/>
              </w:rPr>
            </w:pPr>
            <w:r w:rsidRPr="00EB7841">
              <w:rPr>
                <w:color w:val="000000"/>
                <w:spacing w:val="-3"/>
                <w:sz w:val="20"/>
                <w:szCs w:val="20"/>
              </w:rPr>
              <w:t xml:space="preserve">If a participant experiences a second occurrence of the event at </w:t>
            </w:r>
            <w:r w:rsidR="008B75C0" w:rsidRPr="00EB7841">
              <w:rPr>
                <w:color w:val="000000"/>
                <w:spacing w:val="-3"/>
                <w:sz w:val="20"/>
                <w:szCs w:val="20"/>
              </w:rPr>
              <w:t>Dose Level 1 (</w:t>
            </w:r>
            <w:r w:rsidR="008B75C0" w:rsidRPr="00EB7841">
              <w:rPr>
                <w:sz w:val="20"/>
                <w:szCs w:val="20"/>
              </w:rPr>
              <w:t xml:space="preserve">see </w:t>
            </w:r>
            <w:r w:rsidR="00B55DCA" w:rsidRPr="00B55DCA">
              <w:rPr>
                <w:sz w:val="20"/>
                <w:szCs w:val="20"/>
              </w:rPr>
              <w:t>Table 10</w:t>
            </w:r>
            <w:r w:rsidR="008B75C0" w:rsidRPr="00EB7841">
              <w:rPr>
                <w:sz w:val="20"/>
                <w:szCs w:val="20"/>
              </w:rPr>
              <w:t xml:space="preserve"> and </w:t>
            </w:r>
            <w:r w:rsidR="00B55DCA" w:rsidRPr="00B55DCA">
              <w:rPr>
                <w:sz w:val="20"/>
                <w:szCs w:val="20"/>
              </w:rPr>
              <w:t>Table 11</w:t>
            </w:r>
            <w:r w:rsidR="008B75C0" w:rsidRPr="00EB7841">
              <w:rPr>
                <w:sz w:val="20"/>
                <w:szCs w:val="20"/>
              </w:rPr>
              <w:t>)</w:t>
            </w:r>
            <w:r w:rsidRPr="00EB7841">
              <w:rPr>
                <w:color w:val="000000"/>
                <w:spacing w:val="-3"/>
                <w:sz w:val="20"/>
                <w:szCs w:val="20"/>
              </w:rPr>
              <w:t xml:space="preserve">, which is considered to be related to nemtabrutinib treatment, </w:t>
            </w:r>
            <w:r w:rsidRPr="00EB7841">
              <w:rPr>
                <w:color w:val="000000"/>
                <w:spacing w:val="-2"/>
                <w:sz w:val="20"/>
                <w:szCs w:val="20"/>
              </w:rPr>
              <w:t xml:space="preserve">withhold </w:t>
            </w:r>
            <w:r w:rsidRPr="00EB7841">
              <w:rPr>
                <w:sz w:val="20"/>
                <w:szCs w:val="20"/>
              </w:rPr>
              <w:t xml:space="preserve">nemtabrutinib </w:t>
            </w:r>
            <w:r w:rsidRPr="00EB7841">
              <w:rPr>
                <w:color w:val="000000"/>
                <w:spacing w:val="-3"/>
                <w:sz w:val="20"/>
                <w:szCs w:val="20"/>
              </w:rPr>
              <w:t>until recovery to Grade 1; meanwhile treat the skin toxicity as clinically indicated; then restart nemtabrutinib at a reduced dose (</w:t>
            </w:r>
            <w:r w:rsidR="008B75C0" w:rsidRPr="00EB7841">
              <w:rPr>
                <w:color w:val="000000"/>
                <w:spacing w:val="-3"/>
                <w:sz w:val="20"/>
                <w:szCs w:val="20"/>
              </w:rPr>
              <w:t xml:space="preserve">Dose level -1 </w:t>
            </w:r>
            <w:r w:rsidR="008B75C0" w:rsidRPr="00EB7841">
              <w:rPr>
                <w:color w:val="000000"/>
                <w:sz w:val="20"/>
                <w:szCs w:val="20"/>
              </w:rPr>
              <w:t>[</w:t>
            </w:r>
            <w:r w:rsidR="008B75C0" w:rsidRPr="00EB7841">
              <w:rPr>
                <w:sz w:val="20"/>
                <w:szCs w:val="20"/>
              </w:rPr>
              <w:t xml:space="preserve">see </w:t>
            </w:r>
            <w:r w:rsidR="00B55DCA" w:rsidRPr="00B55DCA">
              <w:rPr>
                <w:sz w:val="20"/>
                <w:szCs w:val="20"/>
              </w:rPr>
              <w:t>Table 10</w:t>
            </w:r>
            <w:r w:rsidR="008B75C0" w:rsidRPr="00EB7841">
              <w:rPr>
                <w:sz w:val="20"/>
                <w:szCs w:val="20"/>
              </w:rPr>
              <w:t xml:space="preserve"> and </w:t>
            </w:r>
            <w:r w:rsidR="00B55DCA" w:rsidRPr="00B55DCA">
              <w:rPr>
                <w:sz w:val="20"/>
                <w:szCs w:val="20"/>
              </w:rPr>
              <w:t>Table 11</w:t>
            </w:r>
            <w:r w:rsidR="008B75C0" w:rsidRPr="00EB7841">
              <w:rPr>
                <w:sz w:val="20"/>
                <w:szCs w:val="20"/>
              </w:rPr>
              <w:t>]</w:t>
            </w:r>
            <w:r w:rsidRPr="00EB7841">
              <w:rPr>
                <w:color w:val="000000"/>
                <w:spacing w:val="-3"/>
                <w:sz w:val="20"/>
                <w:szCs w:val="20"/>
              </w:rPr>
              <w:t xml:space="preserve">). Dose escalation to </w:t>
            </w:r>
            <w:r w:rsidR="008B75C0" w:rsidRPr="00EB7841">
              <w:rPr>
                <w:color w:val="000000"/>
                <w:spacing w:val="-3"/>
                <w:sz w:val="20"/>
                <w:szCs w:val="20"/>
              </w:rPr>
              <w:t>Dose Level 1</w:t>
            </w:r>
            <w:r w:rsidRPr="00EB7841">
              <w:rPr>
                <w:color w:val="000000"/>
                <w:spacing w:val="-3"/>
                <w:sz w:val="20"/>
                <w:szCs w:val="20"/>
              </w:rPr>
              <w:t xml:space="preserve"> is not permitted</w:t>
            </w:r>
          </w:p>
          <w:p ns2:paraId="12B6DC7E" ns2:textId="77777777" w:rsidR="00BE676C" w:rsidRDefault="00895D30" w:rsidP="004016E5">
            <w:pPr>
              <w:pStyle w:val="ListParagraph"/>
              <w:spacing w:before="40" w:after="40"/>
              <w:ind w:left="49"/>
              <w:textAlignment w:val="baseline"/>
              <w:rPr>
                <w:color w:val="000000"/>
                <w:spacing w:val="-3"/>
                <w:sz w:val="20"/>
              </w:rPr>
            </w:pPr>
            <w:r w:rsidRPr="00EB7841">
              <w:rPr>
                <w:color w:val="000000"/>
                <w:spacing w:val="-3"/>
                <w:sz w:val="20"/>
                <w:szCs w:val="20"/>
                <w:u w:val="single"/>
              </w:rPr>
              <w:t>Third occurrence of AE</w:t>
            </w:r>
            <w:r w:rsidRPr="00566771">
              <w:rPr>
                <w:color w:val="000000"/>
                <w:spacing w:val="-3"/>
                <w:sz w:val="20"/>
              </w:rPr>
              <w:t xml:space="preserve">: </w:t>
            </w:r>
            <w:r>
              <w:rPr>
                <w:color w:val="000000"/>
                <w:spacing w:val="-3"/>
                <w:sz w:val="20"/>
              </w:rPr>
              <w:t>P</w:t>
            </w:r>
            <w:r w:rsidRPr="00566771">
              <w:rPr>
                <w:color w:val="000000"/>
                <w:spacing w:val="-3"/>
                <w:sz w:val="20"/>
              </w:rPr>
              <w:t xml:space="preserve">ermanently discontinue </w:t>
            </w:r>
            <w:r>
              <w:rPr>
                <w:color w:val="000000"/>
                <w:spacing w:val="-3"/>
                <w:sz w:val="20"/>
              </w:rPr>
              <w:t>nemtabrutinib</w:t>
            </w:r>
          </w:p>
          <w:p ns2:paraId="0C357C28" ns2:textId="77777777" w:rsidR="00BE676C" w:rsidRDefault="00895D30" w:rsidP="004016E5">
            <w:pPr>
              <w:spacing w:before="40" w:after="40"/>
              <w:ind w:left="49"/>
              <w:textAlignment w:val="baseline"/>
              <w:rPr>
                <w:color w:val="000000"/>
                <w:spacing w:val="-3"/>
                <w:sz w:val="20"/>
              </w:rPr>
            </w:pPr>
            <w:r w:rsidRPr="00052AE3">
              <w:rPr>
                <w:color w:val="000000"/>
                <w:spacing w:val="-3"/>
                <w:sz w:val="20"/>
              </w:rPr>
              <w:t xml:space="preserve">Grade 3 drug-related skin rashes may be treated with systemic </w:t>
            </w:r>
            <w:r>
              <w:rPr>
                <w:color w:val="000000"/>
                <w:spacing w:val="-3"/>
                <w:sz w:val="20"/>
              </w:rPr>
              <w:t>cortico</w:t>
            </w:r>
            <w:r w:rsidRPr="00052AE3">
              <w:rPr>
                <w:color w:val="000000"/>
                <w:spacing w:val="-3"/>
                <w:sz w:val="20"/>
              </w:rPr>
              <w:t>steroids.</w:t>
            </w:r>
          </w:p>
          <w:p ns2:paraId="7AE8CEB6" ns2:textId="77777777" w:rsidR="00BE676C" w:rsidRPr="00566771" w:rsidRDefault="00895D30" w:rsidP="004016E5">
            <w:pPr>
              <w:spacing w:before="40" w:after="40"/>
              <w:ind w:left="49"/>
              <w:textAlignment w:val="baseline"/>
              <w:rPr>
                <w:color w:val="000000"/>
                <w:spacing w:val="-3"/>
                <w:sz w:val="20"/>
              </w:rPr>
            </w:pPr>
            <w:r>
              <w:rPr>
                <w:color w:val="000000"/>
                <w:spacing w:val="-3"/>
                <w:sz w:val="20"/>
              </w:rPr>
              <w:t>Note: Participants with any grade Steven-Johnsons syndrome should permanently discontinue nemtabrutinib.</w:t>
            </w:r>
          </w:p>
        </w:tc>
      </w:tr>
      <w:tr w:rsidR="003117E4" ns2:paraId="4E19ED32" ns2:textId="77777777" w:rsidTr="002E74AA">
        <w:trPr>
          <w:trHeight w:val="180"/>
        </w:trPr>
        <w:tc>
          <w:tcPr>
            <w:tcW w:w="529" w:type="pct"/>
          </w:tcPr>
          <w:p ns2:paraId="07AD7424" ns2:textId="77777777" w:rsidR="00BE676C" w:rsidRPr="00777CFF" w:rsidRDefault="00895D30" w:rsidP="004016E5">
            <w:pPr>
              <w:spacing w:before="40" w:after="40"/>
              <w:textAlignment w:val="baseline"/>
              <w:rPr>
                <w:b/>
                <w:color w:val="000000"/>
                <w:spacing w:val="-4"/>
                <w:sz w:val="20"/>
              </w:rPr>
            </w:pPr>
            <w:r w:rsidRPr="00777CFF">
              <w:rPr>
                <w:b/>
                <w:color w:val="000000"/>
                <w:spacing w:val="-4"/>
                <w:sz w:val="20"/>
              </w:rPr>
              <w:t>Grade 4</w:t>
            </w:r>
          </w:p>
        </w:tc>
        <w:tc>
          <w:tcPr>
            <w:tcW w:w="4471" w:type="pct"/>
          </w:tcPr>
          <w:p ns2:paraId="244D3EBB" ns2:textId="77777777" w:rsidR="00BE676C" w:rsidRDefault="00895D30" w:rsidP="004016E5">
            <w:pPr>
              <w:pStyle w:val="ListParagraph"/>
              <w:spacing w:before="40" w:after="40"/>
              <w:ind w:left="0"/>
              <w:textAlignment w:val="baseline"/>
              <w:rPr>
                <w:color w:val="000000"/>
                <w:spacing w:val="-3"/>
                <w:sz w:val="20"/>
              </w:rPr>
            </w:pPr>
            <w:r>
              <w:rPr>
                <w:color w:val="000000"/>
                <w:spacing w:val="-2"/>
                <w:sz w:val="20"/>
              </w:rPr>
              <w:t>P</w:t>
            </w:r>
            <w:r w:rsidRPr="00C16ED3">
              <w:rPr>
                <w:color w:val="000000"/>
                <w:spacing w:val="-3"/>
                <w:sz w:val="20"/>
              </w:rPr>
              <w:t>ermanently discontinue study treatment</w:t>
            </w:r>
          </w:p>
          <w:p ns2:paraId="426C4182" ns2:textId="77777777" w:rsidR="00BE676C" w:rsidRPr="00A121D1" w:rsidRDefault="00895D30" w:rsidP="004016E5">
            <w:pPr>
              <w:pStyle w:val="ListParagraph"/>
              <w:spacing w:before="40" w:after="40"/>
              <w:ind w:left="0"/>
              <w:textAlignment w:val="baseline"/>
              <w:rPr>
                <w:color w:val="000000"/>
                <w:spacing w:val="-3"/>
                <w:sz w:val="20"/>
              </w:rPr>
            </w:pPr>
            <w:r w:rsidRPr="00052AE3">
              <w:rPr>
                <w:color w:val="000000"/>
                <w:sz w:val="20"/>
              </w:rPr>
              <w:t xml:space="preserve">Grade 4 drug-related skin rashes may be treated with systemic </w:t>
            </w:r>
            <w:r>
              <w:rPr>
                <w:color w:val="000000"/>
                <w:sz w:val="20"/>
              </w:rPr>
              <w:t>cortico</w:t>
            </w:r>
            <w:r w:rsidRPr="00052AE3">
              <w:rPr>
                <w:color w:val="000000"/>
                <w:sz w:val="20"/>
              </w:rPr>
              <w:t>steroids</w:t>
            </w:r>
          </w:p>
        </w:tc>
      </w:tr>
      <w:tr w:rsidR="003117E4" ns2:paraId="3FB84654" ns2:textId="77777777" w:rsidTr="002E74AA">
        <w:trPr>
          <w:trHeight w:val="284"/>
        </w:trPr>
        <w:tc>
          <w:tcPr>
            <w:tcW w:w="5000" w:type="pct"/>
            <w:gridSpan w:val="2"/>
          </w:tcPr>
          <w:p ns2:paraId="53AD7041" ns2:textId="77777777" w:rsidR="00BE676C" w:rsidRPr="002E74AA" w:rsidRDefault="00895D30" w:rsidP="004016E5">
            <w:pPr>
              <w:pStyle w:val="TableFootnote"/>
              <w:spacing w:before="40" w:after="40"/>
            </w:pPr>
            <w:r w:rsidRPr="002E74AA">
              <w:t>AE=adverse event; QD=quaque die (daily).</w:t>
            </w:r>
          </w:p>
        </w:tc>
      </w:tr>
    </w:tbl>
    <w:p ns2:paraId="1B6EE0C1" ns2:textId="77777777" w:rsidR="00BE676C" w:rsidRDefault="00895D30" w:rsidP="005B2761">
      <w:pPr>
        <w:pStyle w:val="Heading4"/>
        <w:pageBreakBefore/>
        <w:spacing w:before="240"/>
        <w:ind w:left="1195" w:hanging="1195"/>
      </w:pPr>
      <w:del w:id="9850" w:author="GoldenCorpusHarness" w:date="2026-03-28T22:23:47Z">
        <w:r>
          <w:delText>Vene</w:delText>
        </w:r>
      </w:del>
      <w:ins w:id="9851" w:author="GoldenCorpusHarness" w:date="2026-03-28T22:23:47Z">
        <w:r>
          <w:t>CYP3A s</w:t>
        </w:r>
      </w:ins>
      <w:r>
        <w:t>t</w:t>
      </w:r>
      <w:del w:id="9852" w:author="GoldenCorpusHarness" w:date="2026-03-28T22:23:47Z">
        <w:r>
          <w:delText>oclax Dose Modificati</w:delText>
        </w:r>
      </w:del>
      <w:ins w:id="9853" w:author="GoldenCorpusHarness" w:date="2026-03-28T22:23:47Z">
        <w:r>
          <w:t>r</w:t>
        </w:r>
      </w:ins>
      <w:r>
        <w:t>on</w:t>
      </w:r>
      <w:ins w:id="9854" w:author="GoldenCorpusHarness" w:date="2026-03-28T22:23:47Z">
        <w:r>
          <w:t>g inducers.</w:t>
        </w:r>
      </w:ins>
    </w:p>
    <w:p ns2:paraId="07B11699" ns2:textId="0B8B2C9B" w:rsidR="00BE676C" w:rsidRDefault="00895D30" w:rsidP="005B2761">
      <w:pPr>
        <w:pStyle w:val="Caption"/>
      </w:pPr>
      <w:del w:id="9855" w:author="GoldenCorpusHarness" w:date="2026-03-28T22:23:47Z">
        <w:r>
          <w:delText>Table</w:delText>
        </w:r>
      </w:del>
      <w:ins w:id="9856" w:author="GoldenCorpusHarness" w:date="2026-03-28T22:23:47Z">
        <w:r>
          <w:t>CYP3A</w:t>
        </w:r>
      </w:ins>
      <w:r>
        <w:t xml:space="preserve"> </w:t>
      </w:r>
      <w:del w:id="9857" w:author="GoldenCorpusHarness" w:date="2026-03-28T22:23:47Z">
        <w:r>
          <w:delText>16Do</w:delText>
        </w:r>
      </w:del>
      <w:r>
        <w:t>s</w:t>
      </w:r>
      <w:del w:id="9858" w:author="GoldenCorpusHarness" w:date="2026-03-28T22:23:47Z">
        <w:r>
          <w:delText>e Delays/Reduc</w:delText>
        </w:r>
      </w:del>
      <w:r>
        <w:t>t</w:t>
      </w:r>
      <w:del w:id="9859" w:author="GoldenCorpusHarness" w:date="2026-03-28T22:23:47Z">
        <w:r>
          <w:delText>i</w:delText>
        </w:r>
      </w:del>
      <w:ins w:id="9860" w:author="GoldenCorpusHarness" w:date="2026-03-28T22:23:47Z">
        <w:r>
          <w:t>r</w:t>
        </w:r>
      </w:ins>
      <w:r>
        <w:t>on</w:t>
      </w:r>
      <w:del w:id="9861" w:author="GoldenCorpusHarness" w:date="2026-03-28T22:23:47Z">
        <w:r>
          <w:delText>s for Venetoclax-related Toxicities</w:delText>
        </w:r>
      </w:del>
      <w:ins w:id="9862" w:author="GoldenCorpusHarness" w:date="2026-03-28T22:23:47Z">
        <w:r>
          <w:t>g</w:t>
        </w:r>
      </w:ins>
      <w:r>
        <w:t xml:space="preserve"> in</w:t>
      </w:r>
      <w:del w:id="9863" w:author="GoldenCorpusHarness" w:date="2026-03-28T22:23:47Z">
        <w:r>
          <w:delText xml:space="preserve"> CLL/SLL</w:delText>
        </w:r>
      </w:del>
      <w:ins w:id="9864" w:author="GoldenCorpusHarness" w:date="2026-03-28T22:23:47Z">
        <w:r>
          <w:t>hibitors.</w:t>
        </w:r>
      </w:ins>
    </w:p>
    <w:tbl>
      <w:tblPr>
        <w:tblStyle w:val="TableGrid"/>
        <w:tblW w:w="5000" w:type="pct"/>
        <w:tblLook w:val="04A0" w:firstRow="1" w:lastRow="0" w:firstColumn="1" w:lastColumn="0" w:noHBand="0" w:noVBand="1"/>
      </w:tblPr>
      <w:tblGrid>
        <w:gridCol w:w="2610"/>
        <w:gridCol w:w="1544"/>
        <w:gridCol w:w="4836"/>
      </w:tblGrid>
      <w:tr w:rsidR="003117E4" ns2:paraId="77ED0054" ns2:textId="77777777" w:rsidTr="002E74AA">
        <w:trPr>
          <w:tblHeader/>
        </w:trPr>
        <w:tc>
          <w:tcPr>
            <w:tcW w:w="2660" w:type="dxa"/>
          </w:tcPr>
          <w:p ns2:paraId="2FBC8DD3" ns2:textId="77777777" w:rsidR="00BE676C" w:rsidRDefault="00895D30" w:rsidP="004016E5">
            <w:pPr>
              <w:spacing w:before="40" w:after="40"/>
            </w:pPr>
            <w:r w:rsidRPr="00B37657">
              <w:rPr>
                <w:b/>
                <w:bCs/>
                <w:sz w:val="20"/>
              </w:rPr>
              <w:t>Event</w:t>
            </w:r>
          </w:p>
        </w:tc>
        <w:tc>
          <w:tcPr>
            <w:tcW w:w="1559" w:type="dxa"/>
          </w:tcPr>
          <w:p ns2:paraId="6F99B1DD" ns2:textId="77777777" w:rsidR="00BE676C" w:rsidRDefault="00895D30" w:rsidP="004016E5">
            <w:pPr>
              <w:spacing w:before="40" w:after="40"/>
            </w:pPr>
            <w:r w:rsidRPr="00B37657">
              <w:rPr>
                <w:b/>
                <w:bCs/>
                <w:sz w:val="20"/>
              </w:rPr>
              <w:t>Occurrence</w:t>
            </w:r>
          </w:p>
        </w:tc>
        <w:tc>
          <w:tcPr>
            <w:tcW w:w="4997" w:type="dxa"/>
          </w:tcPr>
          <w:p ns2:paraId="76495FCC" ns2:textId="77777777" w:rsidR="00BE676C" w:rsidRDefault="00895D30" w:rsidP="004016E5">
            <w:pPr>
              <w:spacing w:before="40" w:after="40"/>
            </w:pPr>
            <w:r w:rsidRPr="00B37657">
              <w:rPr>
                <w:b/>
                <w:bCs/>
                <w:sz w:val="20"/>
              </w:rPr>
              <w:t>Action</w:t>
            </w:r>
          </w:p>
        </w:tc>
      </w:tr>
      <w:tr w:rsidR="003117E4" ns2:paraId="701D0FC8" ns2:textId="77777777" w:rsidTr="002E74AA">
        <w:tc>
          <w:tcPr>
            <w:tcW w:w="2660" w:type="dxa"/>
          </w:tcPr>
          <w:p ns2:paraId="5A329405" ns2:textId="77777777" w:rsidR="00BE676C" w:rsidRDefault="00895D30" w:rsidP="004016E5">
            <w:pPr>
              <w:spacing w:before="40" w:after="40"/>
            </w:pPr>
            <w:r w:rsidRPr="00B37657">
              <w:rPr>
                <w:b/>
                <w:bCs/>
                <w:sz w:val="20"/>
              </w:rPr>
              <w:t>Tumor Lysis Syndrome</w:t>
            </w:r>
          </w:p>
        </w:tc>
        <w:tc>
          <w:tcPr>
            <w:tcW w:w="1559" w:type="dxa"/>
          </w:tcPr>
          <w:p ns2:paraId="6165673F" ns2:textId="77777777" w:rsidR="00BE676C" w:rsidRDefault="00BE676C" w:rsidP="004016E5">
            <w:pPr>
              <w:spacing w:before="40" w:after="40"/>
            </w:pPr>
          </w:p>
        </w:tc>
        <w:tc>
          <w:tcPr>
            <w:tcW w:w="4997" w:type="dxa"/>
          </w:tcPr>
          <w:p ns2:paraId="0A36B727" ns2:textId="77777777" w:rsidR="00BE676C" w:rsidRDefault="00BE676C" w:rsidP="004016E5">
            <w:pPr>
              <w:spacing w:before="40" w:after="40"/>
            </w:pPr>
          </w:p>
        </w:tc>
      </w:tr>
      <w:tr w:rsidR="003117E4" ns2:paraId="1D79C16D" ns2:textId="77777777" w:rsidTr="002E74AA">
        <w:tc>
          <w:tcPr>
            <w:tcW w:w="2660" w:type="dxa"/>
            <w:vMerge w:val="restart"/>
            <w:vAlign w:val="center"/>
          </w:tcPr>
          <w:p ns2:paraId="25F369D6" ns2:textId="77777777" w:rsidR="00BE676C" w:rsidRDefault="00895D30" w:rsidP="004016E5">
            <w:pPr>
              <w:spacing w:before="40" w:after="40"/>
            </w:pPr>
            <w:r w:rsidRPr="00B37657">
              <w:rPr>
                <w:sz w:val="20"/>
              </w:rPr>
              <w:t>Blood chemistry changes or symptoms suggestive of TLS</w:t>
            </w:r>
          </w:p>
        </w:tc>
        <w:tc>
          <w:tcPr>
            <w:tcW w:w="1559" w:type="dxa"/>
            <w:vMerge w:val="restart"/>
            <w:vAlign w:val="center"/>
          </w:tcPr>
          <w:p ns2:paraId="06300C17" ns2:textId="77777777" w:rsidR="00BE676C" w:rsidRDefault="00895D30" w:rsidP="004016E5">
            <w:pPr>
              <w:spacing w:before="40" w:after="40"/>
              <w:jc w:val="center"/>
            </w:pPr>
            <w:r w:rsidRPr="00B37657">
              <w:rPr>
                <w:sz w:val="20"/>
              </w:rPr>
              <w:t>Any</w:t>
            </w:r>
          </w:p>
        </w:tc>
        <w:tc>
          <w:tcPr>
            <w:tcW w:w="4997" w:type="dxa"/>
          </w:tcPr>
          <w:p ns2:paraId="7C4C7D8F" ns2:textId="77777777" w:rsidR="00BE676C" w:rsidRDefault="00895D30" w:rsidP="004016E5">
            <w:pPr>
              <w:spacing w:before="40" w:after="40"/>
            </w:pPr>
            <w:r w:rsidRPr="00C938D1">
              <w:rPr>
                <w:sz w:val="20"/>
              </w:rPr>
              <w:t>Withhold the next day’s dose. If resolved within 24 to 48 hours of last dose, resume at the same dose.</w:t>
            </w:r>
          </w:p>
        </w:tc>
      </w:tr>
      <w:tr w:rsidR="003117E4" ns2:paraId="57D5FDBB" ns2:textId="77777777" w:rsidTr="002E74AA">
        <w:tc>
          <w:tcPr>
            <w:tcW w:w="2660" w:type="dxa"/>
            <w:vMerge/>
          </w:tcPr>
          <w:p ns2:paraId="62FE2A6B" ns2:textId="77777777" w:rsidR="00BE676C" w:rsidRDefault="00BE676C" w:rsidP="004016E5">
            <w:pPr>
              <w:spacing w:before="40" w:after="40"/>
            </w:pPr>
          </w:p>
        </w:tc>
        <w:tc>
          <w:tcPr>
            <w:tcW w:w="1559" w:type="dxa"/>
            <w:vMerge/>
          </w:tcPr>
          <w:p ns2:paraId="4BAE3113" ns2:textId="77777777" w:rsidR="00BE676C" w:rsidRDefault="00BE676C" w:rsidP="004016E5">
            <w:pPr>
              <w:spacing w:before="40" w:after="40"/>
            </w:pPr>
          </w:p>
        </w:tc>
        <w:tc>
          <w:tcPr>
            <w:tcW w:w="4997" w:type="dxa"/>
          </w:tcPr>
          <w:p ns2:paraId="749D7673" ns2:textId="2249582C" w:rsidR="00BE676C" w:rsidRPr="00581355" w:rsidRDefault="00895D30" w:rsidP="004016E5">
            <w:pPr>
              <w:spacing w:before="40" w:after="40"/>
              <w:rPr>
                <w:sz w:val="20"/>
                <w:szCs w:val="20"/>
              </w:rPr>
            </w:pPr>
            <w:r w:rsidRPr="00581355">
              <w:rPr>
                <w:sz w:val="20"/>
                <w:szCs w:val="20"/>
              </w:rPr>
              <w:t xml:space="preserve">For any blood chemistry changes requiring more than 48 hours to resolve, resume at a reduced dose (see </w:t>
            </w:r>
            <w:r w:rsidR="00B55DCA" w:rsidRPr="00B55DCA">
              <w:rPr>
                <w:sz w:val="20"/>
                <w:szCs w:val="20"/>
              </w:rPr>
              <w:t xml:space="preserve">Table </w:t>
            </w:r>
            <w:r w:rsidR="00B55DCA" w:rsidRPr="00B55DCA">
              <w:rPr>
                <w:noProof/>
                <w:sz w:val="20"/>
                <w:szCs w:val="20"/>
              </w:rPr>
              <w:t>17</w:t>
            </w:r>
            <w:r w:rsidRPr="00705DCD">
              <w:rPr>
                <w:sz w:val="20"/>
                <w:szCs w:val="20"/>
              </w:rPr>
              <w:t>).</w:t>
            </w:r>
          </w:p>
        </w:tc>
      </w:tr>
      <w:tr w:rsidR="003117E4" ns2:paraId="032EF7EA" ns2:textId="77777777" w:rsidTr="002E74AA">
        <w:tc>
          <w:tcPr>
            <w:tcW w:w="2660" w:type="dxa"/>
            <w:vMerge/>
          </w:tcPr>
          <w:p ns2:paraId="4773D4C3" ns2:textId="77777777" w:rsidR="00BE676C" w:rsidRDefault="00BE676C" w:rsidP="004016E5">
            <w:pPr>
              <w:spacing w:before="40" w:after="40"/>
            </w:pPr>
          </w:p>
        </w:tc>
        <w:tc>
          <w:tcPr>
            <w:tcW w:w="1559" w:type="dxa"/>
            <w:vMerge/>
          </w:tcPr>
          <w:p ns2:paraId="41B610E9" ns2:textId="77777777" w:rsidR="00BE676C" w:rsidRDefault="00BE676C" w:rsidP="004016E5">
            <w:pPr>
              <w:spacing w:before="40" w:after="40"/>
            </w:pPr>
          </w:p>
        </w:tc>
        <w:tc>
          <w:tcPr>
            <w:tcW w:w="4997" w:type="dxa"/>
          </w:tcPr>
          <w:p ns2:paraId="00B38CD8" ns2:textId="269D5660" w:rsidR="00BE676C" w:rsidRPr="00581355" w:rsidRDefault="00895D30" w:rsidP="004016E5">
            <w:pPr>
              <w:spacing w:before="40" w:after="40"/>
              <w:rPr>
                <w:sz w:val="20"/>
                <w:szCs w:val="20"/>
              </w:rPr>
            </w:pPr>
            <w:r w:rsidRPr="00581355">
              <w:rPr>
                <w:sz w:val="20"/>
                <w:szCs w:val="20"/>
              </w:rPr>
              <w:t>For any events of clinical TLS</w:t>
            </w:r>
            <w:r w:rsidRPr="00581355">
              <w:rPr>
                <w:sz w:val="20"/>
                <w:szCs w:val="20"/>
                <w:vertAlign w:val="superscript"/>
              </w:rPr>
              <w:t>b</w:t>
            </w:r>
            <w:r w:rsidRPr="00581355">
              <w:rPr>
                <w:sz w:val="20"/>
                <w:szCs w:val="20"/>
              </w:rPr>
              <w:t xml:space="preserve">, resume at a reduced dose following resolution (see </w:t>
            </w:r>
            <w:r w:rsidR="00B55DCA" w:rsidRPr="00B55DCA">
              <w:rPr>
                <w:sz w:val="20"/>
                <w:szCs w:val="20"/>
              </w:rPr>
              <w:t xml:space="preserve">Table </w:t>
            </w:r>
            <w:r w:rsidR="00B55DCA" w:rsidRPr="00B55DCA">
              <w:rPr>
                <w:noProof/>
                <w:sz w:val="20"/>
                <w:szCs w:val="20"/>
              </w:rPr>
              <w:t>17</w:t>
            </w:r>
            <w:r w:rsidRPr="00581355">
              <w:rPr>
                <w:sz w:val="20"/>
                <w:szCs w:val="20"/>
              </w:rPr>
              <w:t xml:space="preserve">). See </w:t>
            </w:r>
            <w:r w:rsidR="00B55DCA" w:rsidRPr="00B55DCA">
              <w:rPr>
                <w:sz w:val="20"/>
                <w:szCs w:val="20"/>
              </w:rPr>
              <w:t xml:space="preserve">Table </w:t>
            </w:r>
            <w:r w:rsidR="00B55DCA" w:rsidRPr="00B55DCA">
              <w:rPr>
                <w:noProof/>
                <w:sz w:val="20"/>
                <w:szCs w:val="20"/>
              </w:rPr>
              <w:t>8</w:t>
            </w:r>
            <w:r w:rsidRPr="00581355">
              <w:rPr>
                <w:sz w:val="20"/>
                <w:szCs w:val="20"/>
              </w:rPr>
              <w:t xml:space="preserve"> for TLS prophylaxis and monitoring.</w:t>
            </w:r>
          </w:p>
        </w:tc>
      </w:tr>
      <w:tr w:rsidR="003117E4" ns2:paraId="0FF84934" ns2:textId="77777777" w:rsidTr="002E74AA">
        <w:tc>
          <w:tcPr>
            <w:tcW w:w="2660" w:type="dxa"/>
          </w:tcPr>
          <w:p ns2:paraId="3BE97D63" ns2:textId="77777777" w:rsidR="00BE676C" w:rsidRDefault="00895D30" w:rsidP="004016E5">
            <w:pPr>
              <w:spacing w:before="40" w:after="40"/>
            </w:pPr>
            <w:r w:rsidRPr="002A0DEB">
              <w:rPr>
                <w:b/>
                <w:bCs/>
                <w:sz w:val="20"/>
              </w:rPr>
              <w:t>Non-Hematologic Toxicities</w:t>
            </w:r>
          </w:p>
        </w:tc>
        <w:tc>
          <w:tcPr>
            <w:tcW w:w="1559" w:type="dxa"/>
          </w:tcPr>
          <w:p ns2:paraId="077C18D8" ns2:textId="77777777" w:rsidR="00BE676C" w:rsidRDefault="00BE676C" w:rsidP="004016E5">
            <w:pPr>
              <w:spacing w:before="40" w:after="40"/>
            </w:pPr>
          </w:p>
        </w:tc>
        <w:tc>
          <w:tcPr>
            <w:tcW w:w="4997" w:type="dxa"/>
          </w:tcPr>
          <w:p ns2:paraId="3ED1C17A" ns2:textId="77777777" w:rsidR="00BE676C" w:rsidRDefault="00BE676C" w:rsidP="004016E5">
            <w:pPr>
              <w:spacing w:before="40" w:after="40"/>
            </w:pPr>
          </w:p>
        </w:tc>
      </w:tr>
      <w:tr w:rsidR="003117E4" ns2:paraId="553A199D" ns2:textId="77777777" w:rsidTr="002E74AA">
        <w:tc>
          <w:tcPr>
            <w:tcW w:w="2660" w:type="dxa"/>
            <w:vMerge w:val="restart"/>
            <w:vAlign w:val="center"/>
          </w:tcPr>
          <w:p ns2:paraId="431D083D" ns2:textId="77777777" w:rsidR="00BE676C" w:rsidRDefault="00895D30" w:rsidP="004016E5">
            <w:pPr>
              <w:spacing w:before="40" w:after="40"/>
            </w:pPr>
            <w:r w:rsidRPr="00B37657">
              <w:rPr>
                <w:sz w:val="20"/>
              </w:rPr>
              <w:t>Grade</w:t>
            </w:r>
            <w:r w:rsidRPr="00283591">
              <w:rPr>
                <w:sz w:val="20"/>
                <w:vertAlign w:val="superscript"/>
              </w:rPr>
              <w:t>a</w:t>
            </w:r>
            <w:r w:rsidRPr="00B37657">
              <w:rPr>
                <w:sz w:val="20"/>
              </w:rPr>
              <w:t xml:space="preserve"> 3 or 4 nonhematologic toxicities</w:t>
            </w:r>
          </w:p>
        </w:tc>
        <w:tc>
          <w:tcPr>
            <w:tcW w:w="1559" w:type="dxa"/>
          </w:tcPr>
          <w:p ns2:paraId="4BD1D66A" ns2:textId="77777777" w:rsidR="00BE676C" w:rsidRDefault="00895D30" w:rsidP="004016E5">
            <w:pPr>
              <w:spacing w:before="40" w:after="40"/>
            </w:pPr>
            <w:r w:rsidRPr="00B37657">
              <w:rPr>
                <w:sz w:val="20"/>
              </w:rPr>
              <w:t>1</w:t>
            </w:r>
            <w:r w:rsidRPr="00B37657">
              <w:rPr>
                <w:sz w:val="20"/>
                <w:vertAlign w:val="superscript"/>
              </w:rPr>
              <w:t>st</w:t>
            </w:r>
            <w:r w:rsidRPr="00B37657">
              <w:rPr>
                <w:sz w:val="20"/>
              </w:rPr>
              <w:t xml:space="preserve"> occurrence</w:t>
            </w:r>
          </w:p>
        </w:tc>
        <w:tc>
          <w:tcPr>
            <w:tcW w:w="4997" w:type="dxa"/>
          </w:tcPr>
          <w:p ns2:paraId="4C1B7A92" ns2:textId="77777777" w:rsidR="00BE676C" w:rsidRDefault="00895D30" w:rsidP="004016E5">
            <w:pPr>
              <w:spacing w:before="40" w:after="40"/>
            </w:pPr>
            <w:r w:rsidRPr="002A0DEB">
              <w:rPr>
                <w:sz w:val="20"/>
              </w:rPr>
              <w:t>Interrupt venetoclax.</w:t>
            </w:r>
            <w:r w:rsidRPr="002A0DEB">
              <w:rPr>
                <w:sz w:val="20"/>
              </w:rPr>
              <w:br/>
              <w:t>Once the toxicity has resolved to Grade 1 or baseline, venetoclax may be resumed at the same dose. No dose modification is required.</w:t>
            </w:r>
          </w:p>
        </w:tc>
      </w:tr>
      <w:tr w:rsidR="003117E4" ns2:paraId="1B565E1F" ns2:textId="77777777" w:rsidTr="002E74AA">
        <w:tc>
          <w:tcPr>
            <w:tcW w:w="2660" w:type="dxa"/>
            <w:vMerge/>
          </w:tcPr>
          <w:p ns2:paraId="30F58F6D" ns2:textId="77777777" w:rsidR="00BE676C" w:rsidRPr="00B37657" w:rsidRDefault="00BE676C" w:rsidP="004016E5">
            <w:pPr>
              <w:spacing w:before="40" w:after="40"/>
              <w:rPr>
                <w:sz w:val="20"/>
              </w:rPr>
            </w:pPr>
          </w:p>
        </w:tc>
        <w:tc>
          <w:tcPr>
            <w:tcW w:w="1559" w:type="dxa"/>
          </w:tcPr>
          <w:p ns2:paraId="578C17F2" ns2:textId="77777777" w:rsidR="00BE676C" w:rsidRDefault="00895D30" w:rsidP="004016E5">
            <w:pPr>
              <w:spacing w:before="40" w:after="40"/>
            </w:pPr>
            <w:r w:rsidRPr="00B37657">
              <w:rPr>
                <w:sz w:val="20"/>
              </w:rPr>
              <w:t>2</w:t>
            </w:r>
            <w:r w:rsidRPr="00B37657">
              <w:rPr>
                <w:sz w:val="20"/>
                <w:vertAlign w:val="superscript"/>
              </w:rPr>
              <w:t>nd</w:t>
            </w:r>
            <w:r w:rsidRPr="00B37657">
              <w:rPr>
                <w:sz w:val="20"/>
              </w:rPr>
              <w:t xml:space="preserve"> and subsequent occurrences</w:t>
            </w:r>
          </w:p>
        </w:tc>
        <w:tc>
          <w:tcPr>
            <w:tcW w:w="4997" w:type="dxa"/>
          </w:tcPr>
          <w:p ns2:paraId="347F8677" ns2:textId="352D811E" w:rsidR="00BE676C" w:rsidRPr="00FC2C6F" w:rsidRDefault="00895D30" w:rsidP="004016E5">
            <w:pPr>
              <w:spacing w:before="40" w:after="40"/>
              <w:rPr>
                <w:sz w:val="20"/>
                <w:szCs w:val="20"/>
              </w:rPr>
            </w:pPr>
            <w:r w:rsidRPr="00FC2C6F">
              <w:rPr>
                <w:sz w:val="20"/>
                <w:szCs w:val="20"/>
              </w:rPr>
              <w:t>Interrupt venetoclax.</w:t>
            </w:r>
            <w:r w:rsidRPr="00FC2C6F">
              <w:rPr>
                <w:sz w:val="20"/>
                <w:szCs w:val="20"/>
              </w:rPr>
              <w:br/>
              <w:t xml:space="preserve">Once the toxicity has resolved to Grade 1 or baseline, follow dose reduction guidelines in </w:t>
            </w:r>
            <w:r w:rsidR="00B55DCA" w:rsidRPr="00B55DCA">
              <w:rPr>
                <w:sz w:val="20"/>
                <w:szCs w:val="20"/>
              </w:rPr>
              <w:t xml:space="preserve">Table </w:t>
            </w:r>
            <w:r w:rsidR="00B55DCA" w:rsidRPr="00B55DCA">
              <w:rPr>
                <w:noProof/>
                <w:sz w:val="20"/>
                <w:szCs w:val="20"/>
              </w:rPr>
              <w:t>17</w:t>
            </w:r>
            <w:r w:rsidRPr="00FC2C6F">
              <w:rPr>
                <w:sz w:val="20"/>
                <w:szCs w:val="20"/>
              </w:rPr>
              <w:t xml:space="preserve"> when resuming treatment with venetoclax. A larger dose reduction may occur at the discretion of the physician.</w:t>
            </w:r>
          </w:p>
        </w:tc>
      </w:tr>
      <w:tr w:rsidR="003117E4" ns2:paraId="69544F8F" ns2:textId="77777777" w:rsidTr="002E74AA">
        <w:tc>
          <w:tcPr>
            <w:tcW w:w="2660" w:type="dxa"/>
          </w:tcPr>
          <w:p ns2:paraId="5B658B66" ns2:textId="77777777" w:rsidR="00BE676C" w:rsidRPr="00B37657" w:rsidRDefault="00895D30" w:rsidP="004016E5">
            <w:pPr>
              <w:spacing w:before="40" w:after="40"/>
              <w:rPr>
                <w:sz w:val="20"/>
              </w:rPr>
            </w:pPr>
            <w:r w:rsidRPr="00C938D1">
              <w:rPr>
                <w:b/>
                <w:bCs/>
                <w:sz w:val="20"/>
              </w:rPr>
              <w:t>Hematologic Toxicities</w:t>
            </w:r>
          </w:p>
        </w:tc>
        <w:tc>
          <w:tcPr>
            <w:tcW w:w="1559" w:type="dxa"/>
          </w:tcPr>
          <w:p ns2:paraId="61A1B479" ns2:textId="77777777" w:rsidR="00BE676C" w:rsidRDefault="00BE676C" w:rsidP="004016E5">
            <w:pPr>
              <w:spacing w:before="40" w:after="40"/>
            </w:pPr>
          </w:p>
        </w:tc>
        <w:tc>
          <w:tcPr>
            <w:tcW w:w="4997" w:type="dxa"/>
          </w:tcPr>
          <w:p ns2:paraId="13957FCB" ns2:textId="77777777" w:rsidR="00BE676C" w:rsidRPr="00FC2C6F" w:rsidRDefault="00BE676C" w:rsidP="004016E5">
            <w:pPr>
              <w:spacing w:before="40" w:after="40"/>
              <w:rPr>
                <w:sz w:val="20"/>
                <w:szCs w:val="20"/>
              </w:rPr>
            </w:pPr>
          </w:p>
        </w:tc>
      </w:tr>
      <w:tr w:rsidR="003117E4" ns2:paraId="5C390E10" ns2:textId="77777777" w:rsidTr="002E74AA">
        <w:tc>
          <w:tcPr>
            <w:tcW w:w="2660" w:type="dxa"/>
            <w:vMerge w:val="restart"/>
            <w:vAlign w:val="center"/>
          </w:tcPr>
          <w:p ns2:paraId="627CFF5B" ns2:textId="77777777" w:rsidR="00BE676C" w:rsidRPr="00C938D1" w:rsidRDefault="00895D30" w:rsidP="004016E5">
            <w:pPr>
              <w:spacing w:before="40" w:after="40"/>
              <w:rPr>
                <w:b/>
                <w:bCs/>
                <w:sz w:val="20"/>
              </w:rPr>
            </w:pPr>
            <w:r w:rsidRPr="00B37657">
              <w:rPr>
                <w:sz w:val="20"/>
              </w:rPr>
              <w:t>Grade 3 neutropenia with infection or fever; or Grade 4 hematologic toxicities (except lymphopenia)</w:t>
            </w:r>
          </w:p>
        </w:tc>
        <w:tc>
          <w:tcPr>
            <w:tcW w:w="1559" w:type="dxa"/>
          </w:tcPr>
          <w:p ns2:paraId="705D412A" ns2:textId="77777777" w:rsidR="00BE676C" w:rsidRDefault="00895D30" w:rsidP="004016E5">
            <w:pPr>
              <w:spacing w:before="40" w:after="40"/>
            </w:pPr>
            <w:r w:rsidRPr="00B37657">
              <w:rPr>
                <w:sz w:val="20"/>
              </w:rPr>
              <w:t>1</w:t>
            </w:r>
            <w:r w:rsidRPr="00B37657">
              <w:rPr>
                <w:sz w:val="20"/>
                <w:vertAlign w:val="superscript"/>
              </w:rPr>
              <w:t>st</w:t>
            </w:r>
            <w:r w:rsidRPr="00B37657">
              <w:rPr>
                <w:sz w:val="20"/>
              </w:rPr>
              <w:t xml:space="preserve"> occurrence</w:t>
            </w:r>
          </w:p>
        </w:tc>
        <w:tc>
          <w:tcPr>
            <w:tcW w:w="4997" w:type="dxa"/>
          </w:tcPr>
          <w:p ns2:paraId="4499D2CE" ns2:textId="3271D3C0" w:rsidR="00BE676C" w:rsidRPr="00FC2C6F" w:rsidRDefault="00895D30" w:rsidP="004016E5">
            <w:pPr>
              <w:spacing w:before="40" w:after="40"/>
              <w:rPr>
                <w:sz w:val="20"/>
                <w:szCs w:val="20"/>
              </w:rPr>
            </w:pPr>
            <w:r w:rsidRPr="00FC2C6F">
              <w:rPr>
                <w:sz w:val="20"/>
                <w:szCs w:val="20"/>
              </w:rPr>
              <w:t>Withhold venetoclax for 7 days and re-evaluate.</w:t>
            </w:r>
            <w:r w:rsidRPr="00FC2C6F">
              <w:rPr>
                <w:sz w:val="20"/>
                <w:szCs w:val="20"/>
              </w:rPr>
              <w:br/>
              <w:t xml:space="preserve">To reduce the infection risks associated with neutropenia, G-CSF may be administered with venetoclax if clinically indicated. Once the toxicity has resolved to Grade 1 or baseline level, venetoclax may be resumed at a reduced dose in accordance with </w:t>
            </w:r>
            <w:r w:rsidR="00B55DCA" w:rsidRPr="00B55DCA">
              <w:rPr>
                <w:sz w:val="20"/>
                <w:szCs w:val="20"/>
              </w:rPr>
              <w:t xml:space="preserve">Table </w:t>
            </w:r>
            <w:r w:rsidR="00B55DCA" w:rsidRPr="00B55DCA">
              <w:rPr>
                <w:noProof/>
                <w:sz w:val="20"/>
                <w:szCs w:val="20"/>
              </w:rPr>
              <w:t>17</w:t>
            </w:r>
            <w:r w:rsidRPr="00FC2C6F">
              <w:rPr>
                <w:sz w:val="20"/>
                <w:szCs w:val="20"/>
              </w:rPr>
              <w:t>. A larger dose reduction may occur at the discretion of the physician.</w:t>
            </w:r>
          </w:p>
        </w:tc>
      </w:tr>
      <w:tr w:rsidR="003117E4" ns2:paraId="57683505" ns2:textId="77777777" w:rsidTr="002E74AA">
        <w:tc>
          <w:tcPr>
            <w:tcW w:w="2660" w:type="dxa"/>
            <w:vMerge/>
          </w:tcPr>
          <w:p ns2:paraId="13DD64DD" ns2:textId="77777777" w:rsidR="00BE676C" w:rsidRPr="00C938D1" w:rsidRDefault="00BE676C" w:rsidP="004016E5">
            <w:pPr>
              <w:spacing w:before="40" w:after="40"/>
              <w:rPr>
                <w:b/>
                <w:bCs/>
                <w:sz w:val="20"/>
              </w:rPr>
            </w:pPr>
          </w:p>
        </w:tc>
        <w:tc>
          <w:tcPr>
            <w:tcW w:w="1559" w:type="dxa"/>
          </w:tcPr>
          <w:p ns2:paraId="2F733F17" ns2:textId="77777777" w:rsidR="00BE676C" w:rsidRDefault="00895D30" w:rsidP="004016E5">
            <w:pPr>
              <w:spacing w:before="40" w:after="40"/>
            </w:pPr>
            <w:r w:rsidRPr="00B37657">
              <w:rPr>
                <w:sz w:val="20"/>
              </w:rPr>
              <w:t>2</w:t>
            </w:r>
            <w:r w:rsidRPr="00B37657">
              <w:rPr>
                <w:sz w:val="20"/>
                <w:vertAlign w:val="superscript"/>
              </w:rPr>
              <w:t>nd</w:t>
            </w:r>
            <w:r w:rsidRPr="00B37657">
              <w:rPr>
                <w:sz w:val="20"/>
              </w:rPr>
              <w:t xml:space="preserve"> and subsequent occurrences</w:t>
            </w:r>
          </w:p>
        </w:tc>
        <w:tc>
          <w:tcPr>
            <w:tcW w:w="4997" w:type="dxa"/>
          </w:tcPr>
          <w:p ns2:paraId="73480FCC" ns2:textId="77777777" w:rsidR="00BE676C" w:rsidRPr="00FC2C6F" w:rsidRDefault="00895D30" w:rsidP="004016E5">
            <w:pPr>
              <w:pStyle w:val="TableText0"/>
              <w:keepNext w:val="0"/>
              <w:spacing w:before="40" w:after="40"/>
              <w:rPr>
                <w:sz w:val="20"/>
              </w:rPr>
            </w:pPr>
            <w:r w:rsidRPr="00FC2C6F">
              <w:rPr>
                <w:sz w:val="20"/>
              </w:rPr>
              <w:t>Interrupt venetoclax.</w:t>
            </w:r>
          </w:p>
          <w:p ns2:paraId="2E92F906" ns2:textId="4050D89D" w:rsidR="00BE676C" w:rsidRPr="00FC2C6F" w:rsidRDefault="00895D30" w:rsidP="004016E5">
            <w:pPr>
              <w:spacing w:before="40" w:after="40"/>
              <w:rPr>
                <w:sz w:val="20"/>
                <w:szCs w:val="20"/>
              </w:rPr>
            </w:pPr>
            <w:r w:rsidRPr="00FC2C6F">
              <w:rPr>
                <w:sz w:val="20"/>
                <w:szCs w:val="20"/>
              </w:rPr>
              <w:t xml:space="preserve">Further dose reductions of venetoclax as indicated in </w:t>
            </w:r>
            <w:r w:rsidR="00B55DCA" w:rsidRPr="00B55DCA">
              <w:rPr>
                <w:sz w:val="20"/>
                <w:szCs w:val="20"/>
              </w:rPr>
              <w:t xml:space="preserve">Table </w:t>
            </w:r>
            <w:r w:rsidR="00B55DCA" w:rsidRPr="00B55DCA">
              <w:rPr>
                <w:noProof/>
                <w:sz w:val="20"/>
                <w:szCs w:val="20"/>
              </w:rPr>
              <w:t>17</w:t>
            </w:r>
            <w:r w:rsidRPr="00FC2C6F">
              <w:rPr>
                <w:sz w:val="20"/>
                <w:szCs w:val="20"/>
              </w:rPr>
              <w:t xml:space="preserve"> should be considered.</w:t>
            </w:r>
          </w:p>
        </w:tc>
      </w:tr>
      <w:tr w:rsidR="003117E4" ns2:paraId="1E2AB6A3" ns2:textId="77777777" w:rsidTr="002E74AA">
        <w:tc>
          <w:tcPr>
            <w:tcW w:w="9216" w:type="dxa"/>
            <w:gridSpan w:val="3"/>
          </w:tcPr>
          <w:p ns2:paraId="53C6D27D" ns2:textId="77777777" w:rsidR="00BE676C" w:rsidRPr="002E74AA" w:rsidRDefault="00895D30" w:rsidP="004016E5">
            <w:pPr>
              <w:pStyle w:val="TableFootnote"/>
              <w:spacing w:before="40" w:after="40"/>
            </w:pPr>
            <w:r w:rsidRPr="002E74AA">
              <w:t>CLL=chronic lymphocytic leukemia; CTCAE=common toxicity criteria for adverse events; G</w:t>
            </w:r>
            <w:r w:rsidRPr="002E74AA">
              <w:noBreakHyphen/>
              <w:t>CSF=granulocyte colony-stimulating factor; NCI=National Cancer Institute; SLL=small lymphocytic lymphoma; TLS=tumor lysis syndrome.</w:t>
            </w:r>
          </w:p>
          <w:p ns2:paraId="0D85DECE" ns2:textId="77777777" w:rsidR="00BE676C" w:rsidRPr="002E74AA" w:rsidRDefault="00895D30" w:rsidP="004016E5">
            <w:pPr>
              <w:pStyle w:val="TableFootnote"/>
              <w:spacing w:before="40" w:after="40"/>
            </w:pPr>
            <w:r w:rsidRPr="002E74AA">
              <w:t>Note: Consider discontinuing venetoclax for participants who require dose reductions to &lt;100 mg for more than 14 days.</w:t>
            </w:r>
          </w:p>
          <w:p ns2:paraId="63C12CB2" ns2:textId="77777777" w:rsidR="00BE676C" w:rsidRPr="002E74AA" w:rsidRDefault="00895D30" w:rsidP="004016E5">
            <w:pPr>
              <w:pStyle w:val="TableFootnote"/>
              <w:spacing w:before="40" w:after="40"/>
            </w:pPr>
            <w:r w:rsidRPr="002E74AA">
              <w:t>a</w:t>
            </w:r>
            <w:r>
              <w:t xml:space="preserve">. </w:t>
            </w:r>
            <w:r w:rsidRPr="002E74AA">
              <w:t>Adverse reactions are graded using NCI CTCAE version 5.0.</w:t>
            </w:r>
          </w:p>
          <w:p ns2:paraId="04DC9AC9" ns2:textId="77777777" w:rsidR="00BE676C" w:rsidRDefault="00895D30" w:rsidP="004016E5">
            <w:pPr>
              <w:spacing w:before="40" w:after="40"/>
            </w:pPr>
            <w:r w:rsidRPr="002E74AA">
              <w:rPr>
                <w:sz w:val="18"/>
                <w:szCs w:val="18"/>
              </w:rPr>
              <w:t>b</w:t>
            </w:r>
            <w:r>
              <w:rPr>
                <w:sz w:val="18"/>
                <w:szCs w:val="18"/>
              </w:rPr>
              <w:t xml:space="preserve">. </w:t>
            </w:r>
            <w:r w:rsidRPr="002E74AA">
              <w:rPr>
                <w:sz w:val="18"/>
                <w:szCs w:val="18"/>
              </w:rPr>
              <w:t>Clinical TLS is defined as laboratory TLS with clinical consequences such as acute renal failure, cardiac arrythmias, or sudden death and/or seizures.</w:t>
            </w:r>
          </w:p>
        </w:tc>
      </w:tr>
    </w:tbl>
    <w:p ns2:paraId="67AD45BB" ns2:textId="77777777" w:rsidR="00BE676C" w:rsidRPr="00FD4C9C" w:rsidRDefault="00895D30" w:rsidP="00581355">
      <w:pPr>
        <w:pStyle w:val="paragraph0"/>
      </w:pPr>
      <w:del w:id="9865" w:author="GoldenCorpusHarness" w:date="2026-03-28T22:23:47Z">
        <w:r>
          <w:delText>Dose modification of venetoclax for specific adverse reactions differs if the participant is taki</w:delText>
        </w:r>
      </w:del>
      <w:ins w:id="9866" w:author="GoldenCorpusHarness" w:date="2026-03-28T22:23:47Z">
        <w:r>
          <w:t>NOTE: Stro</w:t>
        </w:r>
      </w:ins>
      <w:r>
        <w:t>ng</w:t>
      </w:r>
      <w:del w:id="9867" w:author="GoldenCorpusHarness" w:date="2026-03-28T22:23:47Z">
        <w:r>
          <w:delText xml:space="preserve"> venetoclax as monotherapy or combined with a</w:delText>
        </w:r>
      </w:del>
      <w:r>
        <w:t xml:space="preserve"> CYP3A </w:t>
      </w:r>
      <w:ins w:id="9868" w:author="GoldenCorpusHarness" w:date="2026-03-28T22:23:47Z">
        <w:r>
          <w:t>inhibitors are prohibited f</w:t>
        </w:r>
      </w:ins>
      <w:r>
        <w:t>or P</w:t>
      </w:r>
      <w:ins w:id="9869" w:author="GoldenCorpusHarness" w:date="2026-03-28T22:23:47Z">
        <w:r>
          <w:t>art 1 participants. However, for Part 2 participants if strong inhibitors of CYP3A are required (as per the opinion of the Investigator) on an interim or short</w:t>
        </w:r>
      </w:ins>
      <w:r>
        <w:t>-</w:t>
      </w:r>
      <w:del w:id="9870" w:author="GoldenCorpusHarness" w:date="2026-03-28T22:23:47Z">
        <w:r>
          <w:delText>gp inhibitor (nemtabrutinib</w:delText>
        </w:r>
      </w:del>
      <w:ins w:id="9871" w:author="GoldenCorpusHarness" w:date="2026-03-28T22:23:47Z">
        <w:r>
          <w:t>term basis</w:t>
        </w:r>
      </w:ins>
      <w:r>
        <w:t xml:space="preserve">, </w:t>
      </w:r>
      <w:del w:id="9872" w:author="GoldenCorpusHarness" w:date="2026-03-28T22:23:47Z">
        <w:r>
          <w:delText>rituximab [or rituximab biosimi</w:delText>
        </w:r>
      </w:del>
      <w:ins w:id="9873" w:author="GoldenCorpusHarness" w:date="2026-03-28T22:23:47Z">
        <w:r>
          <w:t>consu</w:t>
        </w:r>
      </w:ins>
      <w:r>
        <w:t>l</w:t>
      </w:r>
      <w:del w:id="9874" w:author="GoldenCorpusHarness" w:date="2026-03-28T22:23:47Z">
        <w:r>
          <w:delText>ar])</w:delText>
        </w:r>
      </w:del>
      <w:ins w:id="9875" w:author="GoldenCorpusHarness" w:date="2026-03-28T22:23:47Z">
        <w:r>
          <w:t>tation with Sponsor is required and treatment interruption with nemtabrutinib may be permitted</w:t>
        </w:r>
      </w:ins>
      <w:r>
        <w:t>.</w:t>
      </w:r>
      <w:del w:id="9876" w:author="GoldenCorpusHarness" w:date="2026-03-28T22:23:47Z">
        <w:r>
          <w:delText xml:space="preserve"> </w:delText>
        </w:r>
      </w:del>
    </w:p>
    <w:p ns2:paraId="7D5911D0" ns2:textId="77777777" w:rsidR="00BE676C" w:rsidRPr="00581355" w:rsidRDefault="00895D30" w:rsidP="005B2761">
      <w:pPr>
        <w:pStyle w:val="paragraph0"/>
        <w:keepNext/>
        <w:rPr>
          <w:b/>
          <w:bCs/>
        </w:rPr>
      </w:pPr>
      <w:del w:id="9877" w:author="GoldenCorpusHarness" w:date="2026-03-28T22:23:47Z">
        <w:r>
          <w:delText>Venetoclax as Monotherapy or Combined with Drugs That Are Not Strong/Moderate CYP3A or P-gp Inhibitors</w:delText>
        </w:r>
      </w:del>
    </w:p>
    <w:p ns2:paraId="5D0D5491" ns2:textId="759A32C5" w:rsidR="00BE676C" w:rsidRDefault="00B55DCA" w:rsidP="00093816">
      <w:pPr>
        <w:pStyle w:val="paragraph0"/>
      </w:pPr>
      <w:del w:id="9878" w:author="GoldenCorpusHarness" w:date="2026-03-28T22:23:47Z">
        <w:r>
          <w:delText>Table 18 describes recommend</w:delText>
        </w:r>
      </w:del>
      <w:ins w:id="9879" w:author="GoldenCorpusHarness" w:date="2026-03-28T22:23:47Z">
        <w:r>
          <w:t>M</w:t>
        </w:r>
      </w:ins>
      <w:r>
        <w:t>ed</w:t>
      </w:r>
      <w:del w:id="9880" w:author="GoldenCorpusHarness" w:date="2026-03-28T22:23:47Z">
        <w:r>
          <w:delText xml:space="preserve"> dose modif</w:delText>
        </w:r>
      </w:del>
      <w:r>
        <w:t xml:space="preserve">ications </w:t>
      </w:r>
      <w:del w:id="9881" w:author="GoldenCorpusHarness" w:date="2026-03-28T22:23:47Z">
        <w:r>
          <w:delText>f</w:delText>
        </w:r>
      </w:del>
      <w:ins w:id="9882" w:author="GoldenCorpusHarness" w:date="2026-03-28T22:23:47Z">
        <w:r>
          <w:t>Pr</w:t>
        </w:r>
      </w:ins>
      <w:r>
        <w:t>o</w:t>
      </w:r>
      <w:del w:id="9883" w:author="GoldenCorpusHarness" w:date="2026-03-28T22:23:47Z">
        <w:r>
          <w:delText>r part</w:delText>
        </w:r>
      </w:del>
      <w:ins w:id="9884" w:author="GoldenCorpusHarness" w:date="2026-03-28T22:23:47Z">
        <w:r>
          <w:t>h</w:t>
        </w:r>
      </w:ins>
      <w:r>
        <w:t>i</w:t>
      </w:r>
      <w:del w:id="9885" w:author="GoldenCorpusHarness" w:date="2026-03-28T22:23:47Z">
        <w:r>
          <w:delText>cipants w</w:delText>
        </w:r>
      </w:del>
      <w:ins w:id="9886" w:author="GoldenCorpusHarness" w:date="2026-03-28T22:23:47Z">
        <w:r>
          <w:t>b</w:t>
        </w:r>
      </w:ins>
      <w:r>
        <w:t>it</w:t>
      </w:r>
      <w:ins w:id="9887" w:author="GoldenCorpusHarness" w:date="2026-03-28T22:23:47Z">
        <w:r>
          <w:t>ed W</w:t>
        </w:r>
      </w:ins>
      <w:r>
        <w:t>h</w:t>
      </w:r>
      <w:ins w:id="9888" w:author="GoldenCorpusHarness" w:date="2026-03-28T22:23:47Z">
        <w:r>
          <w:t>en</w:t>
        </w:r>
      </w:ins>
      <w:r>
        <w:t xml:space="preserve"> </w:t>
      </w:r>
      <w:del w:id="9889" w:author="GoldenCorpusHarness" w:date="2026-03-28T22:23:47Z">
        <w:r>
          <w:delText>CLL/SLL r</w:delText>
        </w:r>
      </w:del>
      <w:ins w:id="9890" w:author="GoldenCorpusHarness" w:date="2026-03-28T22:23:47Z">
        <w:r>
          <w:t>R</w:t>
        </w:r>
      </w:ins>
      <w:r>
        <w:t xml:space="preserve">eceiving </w:t>
      </w:r>
      <w:del w:id="9891" w:author="GoldenCorpusHarness" w:date="2026-03-28T22:23:47Z">
        <w:r>
          <w:delText>v</w:delText>
        </w:r>
      </w:del>
      <w:ins w:id="9892" w:author="GoldenCorpusHarness" w:date="2026-03-28T22:23:47Z">
        <w:r>
          <w:t>V</w:t>
        </w:r>
      </w:ins>
      <w:r>
        <w:t>enetoclax</w:t>
      </w:r>
      <w:del w:id="9893" w:author="GoldenCorpusHarness" w:date="2026-03-28T22:23:47Z">
        <w:r>
          <w:delText xml:space="preserve"> alone or in combination with drugs that are not moderate or strong CYP3A inhibitors or Pgp inhibitors; Table 17 describes the accompanying dose reductions. For participants who have had a dosing interruption greater than 1 week during the first 5 weeks of ramp-up or greater than 2 weeks after completing the ramp-up phase, reassess risk for TLS to determine if reinitiation with a reduced dose is necessary. See Section 6.5.2 for TLS prophylaxis.</w:delText>
        </w:r>
      </w:del>
      <w:ins w:id="9894" w:author="GoldenCorpusHarness" w:date="2026-03-28T22:23:47Z">
        <w:r>
          <w:t>:</w:t>
        </w:r>
      </w:ins>
    </w:p>
    <w:p ns2:paraId="285752C7" ns2:textId="77777777" w:rsidR="00093816" w:rsidRDefault="00093816" w:rsidP="00093816">
      <w:pPr>
        <w:pStyle w:val="ListEnd"/>
      </w:pPr>
      <w:ins w:id="9895" w:author="GoldenCorpusHarness" w:date="2026-03-28T22:23:47Z">
        <w:r>
          <w:t>Strong CYP3A inhibitors are not permitted during initiation or ramp-up phases of venetoclax dosing. See Table 18 for dose modification required once the participant is receiving steady daily dose.</w:t>
        </w:r>
      </w:ins>
    </w:p>
    <w:p ns2:paraId="63723031" ns2:textId="30A01D1E" w:rsidR="00BE676C" w:rsidRPr="005B43DF" w:rsidRDefault="00895D30" w:rsidP="00093816">
      <w:pPr>
        <w:pStyle w:val="Caption"/>
        <w:spacing w:before="0"/>
      </w:pPr>
      <w:del w:id="9896" w:author="GoldenCorpusHarness" w:date="2026-03-28T22:23:47Z">
        <w:r>
          <w:delText>Table 17Dose Reduction for Toxicity During Venetoclax Treatment in CLL/SLL</w:delText>
        </w:r>
      </w:del>
    </w:p>
    <w:tbl>
      <w:tblPr>
        <w:tblStyle w:val="TableGrid"/>
        <w:tblW w:w="5000" w:type="pct"/>
        <w:tblLook w:val="04A0" w:firstRow="1" w:lastRow="0" w:firstColumn="1" w:lastColumn="0" w:noHBand="0" w:noVBand="1"/>
      </w:tblPr>
      <w:tblGrid>
        <w:gridCol w:w="4500"/>
        <w:gridCol w:w="4490"/>
      </w:tblGrid>
      <w:tr w:rsidR="003117E4" ns2:paraId="618DD640" ns2:textId="77777777" w:rsidTr="002E74AA">
        <w:trPr>
          <w:tblHeader/>
        </w:trPr>
        <w:tc>
          <w:tcPr>
            <w:tcW w:w="2503" w:type="pct"/>
          </w:tcPr>
          <w:p ns2:paraId="2EAFA8C2" ns2:textId="77777777" w:rsidR="00BE676C" w:rsidRPr="00B37657" w:rsidRDefault="00895D30" w:rsidP="004016E5">
            <w:pPr>
              <w:pStyle w:val="TableText0"/>
              <w:keepNext w:val="0"/>
              <w:spacing w:before="40" w:after="40"/>
              <w:rPr>
                <w:b/>
                <w:bCs/>
                <w:sz w:val="20"/>
                <w:szCs w:val="16"/>
              </w:rPr>
            </w:pPr>
            <w:r w:rsidRPr="00B37657">
              <w:rPr>
                <w:b/>
                <w:bCs/>
                <w:sz w:val="20"/>
                <w:szCs w:val="16"/>
              </w:rPr>
              <w:t>Dose at Interruption (mg)</w:t>
            </w:r>
          </w:p>
        </w:tc>
        <w:tc>
          <w:tcPr>
            <w:tcW w:w="2497" w:type="pct"/>
          </w:tcPr>
          <w:p ns2:paraId="23E9F5F7" ns2:textId="77777777" w:rsidR="00BE676C" w:rsidRPr="00B37657" w:rsidRDefault="00895D30" w:rsidP="004016E5">
            <w:pPr>
              <w:pStyle w:val="TableText0"/>
              <w:keepNext w:val="0"/>
              <w:spacing w:before="40" w:after="40"/>
              <w:rPr>
                <w:b/>
                <w:bCs/>
                <w:sz w:val="20"/>
                <w:szCs w:val="16"/>
              </w:rPr>
            </w:pPr>
            <w:r w:rsidRPr="00B37657">
              <w:rPr>
                <w:b/>
                <w:bCs/>
                <w:sz w:val="20"/>
                <w:szCs w:val="16"/>
              </w:rPr>
              <w:t>Restart dose (mg)</w:t>
            </w:r>
          </w:p>
        </w:tc>
      </w:tr>
      <w:tr w:rsidR="003117E4" ns2:paraId="7013DDF1" ns2:textId="77777777" w:rsidTr="002E74AA">
        <w:tc>
          <w:tcPr>
            <w:tcW w:w="2503" w:type="pct"/>
          </w:tcPr>
          <w:p ns2:paraId="19614712" ns2:textId="77777777" w:rsidR="00BE676C" w:rsidRPr="00B37657" w:rsidRDefault="00895D30" w:rsidP="004016E5">
            <w:pPr>
              <w:pStyle w:val="TableText0"/>
              <w:keepNext w:val="0"/>
              <w:spacing w:before="40" w:after="40"/>
              <w:rPr>
                <w:sz w:val="20"/>
                <w:szCs w:val="16"/>
              </w:rPr>
            </w:pPr>
            <w:r w:rsidRPr="00B37657">
              <w:rPr>
                <w:sz w:val="20"/>
                <w:szCs w:val="16"/>
              </w:rPr>
              <w:t>400</w:t>
            </w:r>
          </w:p>
        </w:tc>
        <w:tc>
          <w:tcPr>
            <w:tcW w:w="2497" w:type="pct"/>
          </w:tcPr>
          <w:p ns2:paraId="43F02DA5" ns2:textId="77777777" w:rsidR="00BE676C" w:rsidRPr="00B37657" w:rsidRDefault="00895D30" w:rsidP="004016E5">
            <w:pPr>
              <w:pStyle w:val="TableText0"/>
              <w:keepNext w:val="0"/>
              <w:spacing w:before="40" w:after="40"/>
              <w:rPr>
                <w:sz w:val="20"/>
                <w:szCs w:val="16"/>
              </w:rPr>
            </w:pPr>
            <w:r w:rsidRPr="00B37657">
              <w:rPr>
                <w:sz w:val="20"/>
                <w:szCs w:val="16"/>
              </w:rPr>
              <w:t>300</w:t>
            </w:r>
          </w:p>
        </w:tc>
      </w:tr>
      <w:tr w:rsidR="003117E4" ns2:paraId="135F135D" ns2:textId="77777777" w:rsidTr="002E74AA">
        <w:tc>
          <w:tcPr>
            <w:tcW w:w="2503" w:type="pct"/>
          </w:tcPr>
          <w:p ns2:paraId="45365FEF" ns2:textId="77777777" w:rsidR="00BE676C" w:rsidRPr="00B37657" w:rsidRDefault="00895D30" w:rsidP="004016E5">
            <w:pPr>
              <w:pStyle w:val="TableText0"/>
              <w:keepNext w:val="0"/>
              <w:spacing w:before="40" w:after="40"/>
              <w:rPr>
                <w:sz w:val="20"/>
                <w:szCs w:val="16"/>
              </w:rPr>
            </w:pPr>
            <w:r w:rsidRPr="00B37657">
              <w:rPr>
                <w:sz w:val="20"/>
                <w:szCs w:val="16"/>
              </w:rPr>
              <w:t>300</w:t>
            </w:r>
          </w:p>
        </w:tc>
        <w:tc>
          <w:tcPr>
            <w:tcW w:w="2497" w:type="pct"/>
          </w:tcPr>
          <w:p ns2:paraId="520B378E" ns2:textId="77777777" w:rsidR="00BE676C" w:rsidRPr="00B37657" w:rsidRDefault="00895D30" w:rsidP="004016E5">
            <w:pPr>
              <w:pStyle w:val="TableText0"/>
              <w:keepNext w:val="0"/>
              <w:spacing w:before="40" w:after="40"/>
              <w:rPr>
                <w:sz w:val="20"/>
                <w:szCs w:val="16"/>
              </w:rPr>
            </w:pPr>
            <w:r w:rsidRPr="00B37657">
              <w:rPr>
                <w:sz w:val="20"/>
                <w:szCs w:val="16"/>
              </w:rPr>
              <w:t>200</w:t>
            </w:r>
          </w:p>
        </w:tc>
      </w:tr>
      <w:tr w:rsidR="003117E4" ns2:paraId="00030933" ns2:textId="77777777" w:rsidTr="002E74AA">
        <w:tc>
          <w:tcPr>
            <w:tcW w:w="2503" w:type="pct"/>
          </w:tcPr>
          <w:p ns2:paraId="417682EB" ns2:textId="77777777" w:rsidR="00BE676C" w:rsidRPr="00B37657" w:rsidRDefault="00895D30" w:rsidP="004016E5">
            <w:pPr>
              <w:pStyle w:val="TableText0"/>
              <w:keepNext w:val="0"/>
              <w:spacing w:before="40" w:after="40"/>
              <w:rPr>
                <w:sz w:val="20"/>
                <w:szCs w:val="16"/>
              </w:rPr>
            </w:pPr>
            <w:r w:rsidRPr="00B37657">
              <w:rPr>
                <w:sz w:val="20"/>
                <w:szCs w:val="16"/>
              </w:rPr>
              <w:t>200</w:t>
            </w:r>
          </w:p>
        </w:tc>
        <w:tc>
          <w:tcPr>
            <w:tcW w:w="2497" w:type="pct"/>
          </w:tcPr>
          <w:p ns2:paraId="7A894AAF" ns2:textId="77777777" w:rsidR="00BE676C" w:rsidRPr="00B37657" w:rsidRDefault="00895D30" w:rsidP="004016E5">
            <w:pPr>
              <w:pStyle w:val="TableText0"/>
              <w:keepNext w:val="0"/>
              <w:spacing w:before="40" w:after="40"/>
              <w:rPr>
                <w:sz w:val="20"/>
                <w:szCs w:val="16"/>
              </w:rPr>
            </w:pPr>
            <w:r w:rsidRPr="00B37657">
              <w:rPr>
                <w:sz w:val="20"/>
                <w:szCs w:val="16"/>
              </w:rPr>
              <w:t>100</w:t>
            </w:r>
          </w:p>
        </w:tc>
      </w:tr>
      <w:tr w:rsidR="003117E4" ns2:paraId="394E03EB" ns2:textId="77777777" w:rsidTr="002E74AA">
        <w:tc>
          <w:tcPr>
            <w:tcW w:w="2503" w:type="pct"/>
          </w:tcPr>
          <w:p ns2:paraId="0F84931E" ns2:textId="77777777" w:rsidR="00BE676C" w:rsidRPr="00B37657" w:rsidRDefault="00895D30" w:rsidP="004016E5">
            <w:pPr>
              <w:pStyle w:val="TableText0"/>
              <w:keepNext w:val="0"/>
              <w:spacing w:before="40" w:after="40"/>
              <w:rPr>
                <w:sz w:val="20"/>
                <w:szCs w:val="16"/>
              </w:rPr>
            </w:pPr>
            <w:r w:rsidRPr="00B37657">
              <w:rPr>
                <w:sz w:val="20"/>
                <w:szCs w:val="16"/>
              </w:rPr>
              <w:t>100</w:t>
            </w:r>
          </w:p>
        </w:tc>
        <w:tc>
          <w:tcPr>
            <w:tcW w:w="2497" w:type="pct"/>
          </w:tcPr>
          <w:p ns2:paraId="6C0C921B" ns2:textId="77777777" w:rsidR="00BE676C" w:rsidRPr="00B37657" w:rsidRDefault="00895D30" w:rsidP="004016E5">
            <w:pPr>
              <w:pStyle w:val="TableText0"/>
              <w:keepNext w:val="0"/>
              <w:spacing w:before="40" w:after="40"/>
              <w:rPr>
                <w:sz w:val="20"/>
                <w:szCs w:val="16"/>
              </w:rPr>
            </w:pPr>
            <w:r w:rsidRPr="00B37657">
              <w:rPr>
                <w:sz w:val="20"/>
                <w:szCs w:val="16"/>
              </w:rPr>
              <w:t>50</w:t>
            </w:r>
          </w:p>
        </w:tc>
      </w:tr>
      <w:tr w:rsidR="003117E4" ns2:paraId="19048DA4" ns2:textId="77777777" w:rsidTr="002E74AA">
        <w:tc>
          <w:tcPr>
            <w:tcW w:w="2503" w:type="pct"/>
          </w:tcPr>
          <w:p ns2:paraId="00F91209" ns2:textId="77777777" w:rsidR="00BE676C" w:rsidRPr="00B37657" w:rsidRDefault="00895D30" w:rsidP="004016E5">
            <w:pPr>
              <w:pStyle w:val="TableText0"/>
              <w:keepNext w:val="0"/>
              <w:spacing w:before="40" w:after="40"/>
              <w:rPr>
                <w:sz w:val="20"/>
                <w:szCs w:val="16"/>
              </w:rPr>
            </w:pPr>
            <w:r w:rsidRPr="00B37657">
              <w:rPr>
                <w:sz w:val="20"/>
                <w:szCs w:val="16"/>
              </w:rPr>
              <w:t>50</w:t>
            </w:r>
          </w:p>
        </w:tc>
        <w:tc>
          <w:tcPr>
            <w:tcW w:w="2497" w:type="pct"/>
          </w:tcPr>
          <w:p ns2:paraId="6E359791" ns2:textId="77777777" w:rsidR="00BE676C" w:rsidRPr="00B37657" w:rsidRDefault="00895D30" w:rsidP="004016E5">
            <w:pPr>
              <w:pStyle w:val="TableText0"/>
              <w:keepNext w:val="0"/>
              <w:spacing w:before="40" w:after="40"/>
              <w:rPr>
                <w:sz w:val="20"/>
                <w:szCs w:val="16"/>
              </w:rPr>
            </w:pPr>
            <w:r w:rsidRPr="00B37657">
              <w:rPr>
                <w:sz w:val="20"/>
                <w:szCs w:val="16"/>
              </w:rPr>
              <w:t>20</w:t>
            </w:r>
          </w:p>
        </w:tc>
      </w:tr>
      <w:tr w:rsidR="003117E4" ns2:paraId="56A697BE" ns2:textId="77777777" w:rsidTr="002E74AA">
        <w:tc>
          <w:tcPr>
            <w:tcW w:w="2503" w:type="pct"/>
          </w:tcPr>
          <w:p ns2:paraId="5EBA8440" ns2:textId="77777777" w:rsidR="00BE676C" w:rsidRPr="00B37657" w:rsidRDefault="00895D30" w:rsidP="004016E5">
            <w:pPr>
              <w:pStyle w:val="TableText0"/>
              <w:keepNext w:val="0"/>
              <w:spacing w:before="40" w:after="40"/>
              <w:rPr>
                <w:sz w:val="20"/>
                <w:szCs w:val="16"/>
              </w:rPr>
            </w:pPr>
            <w:r w:rsidRPr="00B37657">
              <w:rPr>
                <w:sz w:val="20"/>
                <w:szCs w:val="16"/>
              </w:rPr>
              <w:t>20</w:t>
            </w:r>
          </w:p>
        </w:tc>
        <w:tc>
          <w:tcPr>
            <w:tcW w:w="2497" w:type="pct"/>
          </w:tcPr>
          <w:p ns2:paraId="34706384" ns2:textId="77777777" w:rsidR="00BE676C" w:rsidRPr="00B37657" w:rsidRDefault="00895D30" w:rsidP="004016E5">
            <w:pPr>
              <w:pStyle w:val="TableText0"/>
              <w:keepNext w:val="0"/>
              <w:spacing w:before="40" w:after="40"/>
              <w:rPr>
                <w:sz w:val="20"/>
                <w:szCs w:val="16"/>
              </w:rPr>
            </w:pPr>
            <w:r w:rsidRPr="00B37657">
              <w:rPr>
                <w:sz w:val="20"/>
                <w:szCs w:val="16"/>
              </w:rPr>
              <w:t>10</w:t>
            </w:r>
          </w:p>
        </w:tc>
      </w:tr>
      <w:tr w:rsidR="003117E4" ns2:paraId="73F16CB9" ns2:textId="77777777" w:rsidTr="002E74AA">
        <w:tc>
          <w:tcPr>
            <w:tcW w:w="5000" w:type="pct"/>
            <w:gridSpan w:val="2"/>
          </w:tcPr>
          <w:p ns2:paraId="5018373A" ns2:textId="77777777" w:rsidR="00BE676C" w:rsidRPr="002E74AA" w:rsidRDefault="00895D30" w:rsidP="004016E5">
            <w:pPr>
              <w:pStyle w:val="TableFootnote"/>
              <w:spacing w:before="40" w:after="40"/>
            </w:pPr>
            <w:r w:rsidRPr="002E74AA">
              <w:t>CLL=chronic lymphocytic leukemia; SLL=small lymphocytic lymphoma.</w:t>
            </w:r>
          </w:p>
          <w:p ns2:paraId="4C0B98CA" ns2:textId="5199578D" w:rsidR="00BE676C" w:rsidRPr="00B37657" w:rsidRDefault="00895D30" w:rsidP="004016E5">
            <w:pPr>
              <w:pStyle w:val="TableFootnote"/>
              <w:spacing w:before="40" w:after="40"/>
            </w:pPr>
            <w:r w:rsidRPr="002E74AA">
              <w:t xml:space="preserve">Refer to </w:t>
            </w:r>
            <w:r w:rsidR="00B55DCA">
              <w:t xml:space="preserve">Table </w:t>
            </w:r>
            <w:r w:rsidR="00B55DCA">
              <w:rPr>
                <w:noProof/>
              </w:rPr>
              <w:t>16</w:t>
            </w:r>
            <w:r w:rsidRPr="002E74AA">
              <w:t xml:space="preserve"> for dose modification criteria.</w:t>
            </w:r>
          </w:p>
        </w:tc>
      </w:tr>
    </w:tbl>
    <w:p ns2:paraId="0FE4F244" ns2:textId="77777777" w:rsidR="00BE676C" w:rsidRDefault="00895D30" w:rsidP="00581355">
      <w:pPr>
        <w:pStyle w:val="paragraph0"/>
        <w:rPr>
          <w:b/>
          <w:bCs/>
        </w:rPr>
      </w:pPr>
      <w:del w:id="9897" w:author="GoldenCorpusHarness" w:date="2026-03-28T22:23:47Z">
        <w:r>
          <w:delText>Venetoclax</w:delText>
        </w:r>
      </w:del>
      <w:ins w:id="9898" w:author="GoldenCorpusHarness" w:date="2026-03-28T22:23:47Z">
        <w:r>
          <w:t>If</w:t>
        </w:r>
      </w:ins>
      <w:r>
        <w:t xml:space="preserve"> </w:t>
      </w:r>
      <w:del w:id="9899" w:author="GoldenCorpusHarness" w:date="2026-03-28T22:23:47Z">
        <w:r>
          <w:delText>as Mono</w:delText>
        </w:r>
      </w:del>
      <w:r>
        <w:t>the</w:t>
      </w:r>
      <w:del w:id="9900" w:author="GoldenCorpusHarness" w:date="2026-03-28T22:23:47Z">
        <w:r>
          <w:delText>r</w:delText>
        </w:r>
      </w:del>
      <w:ins w:id="9901" w:author="GoldenCorpusHarness" w:date="2026-03-28T22:23:47Z">
        <w:r>
          <w:t xml:space="preserve"> investig</w:t>
        </w:r>
      </w:ins>
      <w:r>
        <w:t>a</w:t>
      </w:r>
      <w:del w:id="9902" w:author="GoldenCorpusHarness" w:date="2026-03-28T22:23:47Z">
        <w:r>
          <w:delText xml:space="preserve">py </w:delText>
        </w:r>
      </w:del>
      <w:ins w:id="9903" w:author="GoldenCorpusHarness" w:date="2026-03-28T22:23:47Z">
        <w:r>
          <w:t>t</w:t>
        </w:r>
      </w:ins>
      <w:r>
        <w:t xml:space="preserve">or </w:t>
      </w:r>
      <w:del w:id="9904" w:author="GoldenCorpusHarness" w:date="2026-03-28T22:23:47Z">
        <w:r>
          <w:delText>Co</w:delText>
        </w:r>
      </w:del>
      <w:ins w:id="9905" w:author="GoldenCorpusHarness" w:date="2026-03-28T22:23:47Z">
        <w:r>
          <w:t>deter</w:t>
        </w:r>
      </w:ins>
      <w:r>
        <w:t>m</w:t>
      </w:r>
      <w:del w:id="9906" w:author="GoldenCorpusHarness" w:date="2026-03-28T22:23:47Z">
        <w:r>
          <w:delText>b</w:delText>
        </w:r>
      </w:del>
      <w:r>
        <w:t>ine</w:t>
      </w:r>
      <w:del w:id="9907" w:author="GoldenCorpusHarness" w:date="2026-03-28T22:23:47Z">
        <w:r>
          <w:delText>d with Drug</w:delText>
        </w:r>
      </w:del>
      <w:r>
        <w:t xml:space="preserve">s </w:t>
      </w:r>
      <w:del w:id="9908" w:author="GoldenCorpusHarness" w:date="2026-03-28T22:23:47Z">
        <w:r>
          <w:delText>T</w:delText>
        </w:r>
      </w:del>
      <w:ins w:id="9909" w:author="GoldenCorpusHarness" w:date="2026-03-28T22:23:47Z">
        <w:r>
          <w:t>t</w:t>
        </w:r>
      </w:ins>
      <w:r>
        <w:t xml:space="preserve">hat </w:t>
      </w:r>
      <w:del w:id="9910" w:author="GoldenCorpusHarness" w:date="2026-03-28T22:23:47Z">
        <w:r>
          <w:delText>A</w:delText>
        </w:r>
      </w:del>
      <w:ins w:id="9911" w:author="GoldenCorpusHarness" w:date="2026-03-28T22:23:47Z">
        <w:r>
          <w:t xml:space="preserve">a participant </w:t>
        </w:r>
      </w:ins>
      <w:r>
        <w:t>re</w:t>
      </w:r>
      <w:ins w:id="9912" w:author="GoldenCorpusHarness" w:date="2026-03-28T22:23:47Z">
        <w:r>
          <w:t>quires</w:t>
        </w:r>
      </w:ins>
      <w:r>
        <w:t xml:space="preserve"> </w:t>
      </w:r>
      <w:del w:id="9913" w:author="GoldenCorpusHarness" w:date="2026-03-28T22:23:47Z">
        <w:r>
          <w:delText>S</w:delText>
        </w:r>
      </w:del>
      <w:ins w:id="9914" w:author="GoldenCorpusHarness" w:date="2026-03-28T22:23:47Z">
        <w:r>
          <w:t xml:space="preserve">any of the </w:t>
        </w:r>
      </w:ins>
      <w:r>
        <w:t>tr</w:t>
      </w:r>
      <w:del w:id="9915" w:author="GoldenCorpusHarness" w:date="2026-03-28T22:23:47Z">
        <w:r>
          <w:delText>o</w:delText>
        </w:r>
      </w:del>
      <w:ins w:id="9916" w:author="GoldenCorpusHarness" w:date="2026-03-28T22:23:47Z">
        <w:r>
          <w:t>eatme</w:t>
        </w:r>
      </w:ins>
      <w:r>
        <w:t>n</w:t>
      </w:r>
      <w:del w:id="9917" w:author="GoldenCorpusHarness" w:date="2026-03-28T22:23:47Z">
        <w:r>
          <w:delText>g</w:delText>
        </w:r>
      </w:del>
      <w:ins w:id="9918" w:author="GoldenCorpusHarness" w:date="2026-03-28T22:23:47Z">
        <w:r>
          <w:t>ts</w:t>
        </w:r>
      </w:ins>
      <w:r>
        <w:t xml:space="preserve"> </w:t>
      </w:r>
      <w:ins w:id="9919" w:author="GoldenCorpusHarness" w:date="2026-03-28T22:23:47Z">
        <w:r>
          <w:t>f</w:t>
        </w:r>
      </w:ins>
      <w:r>
        <w:t xml:space="preserve">or </w:t>
      </w:r>
      <w:del w:id="9920" w:author="GoldenCorpusHarness" w:date="2026-03-28T22:23:47Z">
        <w:r>
          <w:delText>M</w:delText>
        </w:r>
      </w:del>
      <w:ins w:id="9921" w:author="GoldenCorpusHarness" w:date="2026-03-28T22:23:47Z">
        <w:r>
          <w:t>any reas</w:t>
        </w:r>
      </w:ins>
      <w:r>
        <w:t>o</w:t>
      </w:r>
      <w:ins w:id="9922" w:author="GoldenCorpusHarness" w:date="2026-03-28T22:23:47Z">
        <w:r>
          <w:t>n, stu</w:t>
        </w:r>
      </w:ins>
      <w:r>
        <w:t>d</w:t>
      </w:r>
      <w:ins w:id="9923" w:author="GoldenCorpusHarness" w:date="2026-03-28T22:23:47Z">
        <w:r>
          <w:t>y int</w:t>
        </w:r>
      </w:ins>
      <w:r>
        <w:t>er</w:t>
      </w:r>
      <w:del w:id="9924" w:author="GoldenCorpusHarness" w:date="2026-03-28T22:23:47Z">
        <w:r>
          <w:delText>a</w:delText>
        </w:r>
      </w:del>
      <w:ins w:id="9925" w:author="GoldenCorpusHarness" w:date="2026-03-28T22:23:47Z">
        <w:r>
          <w:t>ven</w:t>
        </w:r>
      </w:ins>
      <w:r>
        <w:t>t</w:t>
      </w:r>
      <w:ins w:id="9926" w:author="GoldenCorpusHarness" w:date="2026-03-28T22:23:47Z">
        <w:r>
          <w:t>ion must b</w:t>
        </w:r>
      </w:ins>
      <w:r>
        <w:t xml:space="preserve">e </w:t>
      </w:r>
      <w:del w:id="9927" w:author="GoldenCorpusHarness" w:date="2026-03-28T22:23:47Z">
        <w:r>
          <w:delText>CYP3A</w:delText>
        </w:r>
      </w:del>
      <w:ins w:id="9928" w:author="GoldenCorpusHarness" w:date="2026-03-28T22:23:47Z">
        <w:r>
          <w:t>discontinued.</w:t>
        </w:r>
      </w:ins>
      <w:r>
        <w:t xml:space="preserve"> </w:t>
      </w:r>
      <w:del w:id="9929" w:author="GoldenCorpusHarness" w:date="2026-03-28T22:23:47Z">
        <w:r>
          <w:delText>Inhibitors or P-gp Inhibitors</w:delText>
        </w:r>
      </w:del>
    </w:p>
    <w:p ns2:paraId="5D2ED452" ns2:textId="77777777" w:rsidR="00BE676C" w:rsidRPr="00807814" w:rsidRDefault="00895D30" w:rsidP="00581355">
      <w:pPr>
        <w:pStyle w:val="paragraph0"/>
      </w:pPr>
      <w:del w:id="9930" w:author="GoldenCorpusHarness" w:date="2026-03-28T22:23:47Z">
        <w:r>
          <w:delText>Participants ta</w:delText>
        </w:r>
      </w:del>
      <w:ins w:id="9931" w:author="GoldenCorpusHarness" w:date="2026-03-28T22:23:47Z">
        <w:r>
          <w:t xml:space="preserve">All treatments that the investigator considers necessary for a participant’s welfare may be administered at the discretion of the investigator in </w:t>
        </w:r>
      </w:ins>
      <w:r>
        <w:t>k</w:t>
      </w:r>
      <w:del w:id="9932" w:author="GoldenCorpusHarness" w:date="2026-03-28T22:23:47Z">
        <w:r>
          <w:delText xml:space="preserve">ing strong </w:delText>
        </w:r>
      </w:del>
      <w:ins w:id="9933" w:author="GoldenCorpusHarness" w:date="2026-03-28T22:23:47Z">
        <w:r>
          <w:t>eeping with the community standards of medical care. All concomitant medication will be recorded on the e</w:t>
        </w:r>
      </w:ins>
      <w:r>
        <w:t>C</w:t>
      </w:r>
      <w:del w:id="9934" w:author="GoldenCorpusHarness" w:date="2026-03-28T22:23:47Z">
        <w:r>
          <w:delText>YP3A inhi</w:delText>
        </w:r>
      </w:del>
      <w:ins w:id="9935" w:author="GoldenCorpusHarness" w:date="2026-03-28T22:23:47Z">
        <w:r>
          <w:t>RF including all prescription, OTC products, her</w:t>
        </w:r>
      </w:ins>
      <w:r>
        <w:t>b</w:t>
      </w:r>
      <w:del w:id="9936" w:author="GoldenCorpusHarness" w:date="2026-03-28T22:23:47Z">
        <w:r>
          <w:delText>itors at screening are not eligi</w:delText>
        </w:r>
      </w:del>
      <w:ins w:id="9937" w:author="GoldenCorpusHarness" w:date="2026-03-28T22:23:47Z">
        <w:r>
          <w:t xml:space="preserve">al supplements, and IV medications and fluids. If changes occur during the study period, documentation of drug dosage, frequency, route, and date should also </w:t>
        </w:r>
      </w:ins>
      <w:r>
        <w:t>b</w:t>
      </w:r>
      <w:del w:id="9938" w:author="GoldenCorpusHarness" w:date="2026-03-28T22:23:47Z">
        <w:r>
          <w:delText>le for study entry (Section 5</w:delText>
        </w:r>
      </w:del>
      <w:ins w:id="9939" w:author="GoldenCorpusHarness" w:date="2026-03-28T22:23:47Z">
        <w:r>
          <w:t>e included on the eCRF</w:t>
        </w:r>
      </w:ins>
      <w:r>
        <w:t>.</w:t>
      </w:r>
      <w:del w:id="9940" w:author="GoldenCorpusHarness" w:date="2026-03-28T22:23:47Z">
        <w:r>
          <w:delText>2, Exclusion Criterion 13).</w:delText>
        </w:r>
      </w:del>
      <w:ins w:id="9941" w:author="GoldenCorpusHarness" w:date="2026-03-28T22:23:47Z">
        <w:r>
          <w:t xml:space="preserve"> </w:t>
        </w:r>
      </w:ins>
    </w:p>
    <w:p ns2:paraId="689441C7" ns2:textId="7D98632C" w:rsidR="00BE676C" w:rsidRDefault="00B55DCA" w:rsidP="00581355">
      <w:pPr>
        <w:pStyle w:val="paragraph0"/>
      </w:pPr>
      <w:del w:id="9942" w:author="GoldenCorpusHarness" w:date="2026-03-28T22:23:47Z">
        <w:r>
          <w:delText>Ta</w:delText>
        </w:r>
      </w:del>
      <w:ins w:id="9943" w:author="GoldenCorpusHarness" w:date="2026-03-28T22:23:47Z">
        <w:r>
          <w:t xml:space="preserve">All concomitant medications received within 42 days </w:t>
        </w:r>
      </w:ins>
      <w:r>
        <w:t>b</w:t>
      </w:r>
      <w:del w:id="9944" w:author="GoldenCorpusHarness" w:date="2026-03-28T22:23:47Z">
        <w:r>
          <w:delText>le 1</w:delText>
        </w:r>
      </w:del>
      <w:ins w:id="9945" w:author="GoldenCorpusHarness" w:date="2026-03-28T22:23:47Z">
        <w:r>
          <w:t xml:space="preserve">efore the first dose of study intervention and up to 30 days after the last dose of study intervention should be recorded. All concomitant medications administered during SAEs or ECIs are to be recorded. SAEs and ECIs are defined in Section </w:t>
        </w:r>
      </w:ins>
      <w:r>
        <w:t>8</w:t>
      </w:r>
      <w:del w:id="9946" w:author="GoldenCorpusHarness" w:date="2026-03-28T22:23:47Z">
        <w:r>
          <w:delText xml:space="preserve"> describes venetoclax contraindication and dose modification based on concomitant use with a strong or moderate CYP3A inhibitor or any P-gp inhibitor at initiation, during, or after the ramp-up phase. Resume the venetoclax dose that was used before concomitant use of the strong or moderate CYP3A or any P-gp inhibitor 2 to 3 days after discontinuation of the inhibitor. </w:delText>
        </w:r>
      </w:del>
      <w:ins w:id="9947" w:author="GoldenCorpusHarness" w:date="2026-03-28T22:23:47Z">
        <w:r>
          <w:t>.4.</w:t>
        </w:r>
      </w:ins>
    </w:p>
    <w:p ns2:paraId="1AAC5007" ns2:textId="23E35BD3" w:rsidR="00BE676C" w:rsidRDefault="00895D30" w:rsidP="00093816">
      <w:pPr>
        <w:pStyle w:val="Caption"/>
        <w:pageBreakBefore/>
      </w:pPr>
      <w:del w:id="9948" w:author="GoldenCorpusHarness" w:date="2026-03-28T22:23:47Z">
        <w:r>
          <w:delText>Tabl</w:delText>
        </w:r>
      </w:del>
      <w:ins w:id="9949" w:author="GoldenCorpusHarness" w:date="2026-03-28T22:23:47Z">
        <w:r>
          <w:t>Se</w:t>
        </w:r>
      </w:ins>
      <w:r>
        <w:t xml:space="preserve">e </w:t>
      </w:r>
      <w:del w:id="9950" w:author="GoldenCorpusHarness" w:date="2026-03-28T22:23:47Z">
        <w:r>
          <w:delText>18Ma</w:delText>
        </w:r>
      </w:del>
      <w:ins w:id="9951" w:author="GoldenCorpusHarness" w:date="2026-03-28T22:23:47Z">
        <w:r>
          <w:t>Appe</w:t>
        </w:r>
      </w:ins>
      <w:r>
        <w:t>n</w:t>
      </w:r>
      <w:del w:id="9952" w:author="GoldenCorpusHarness" w:date="2026-03-28T22:23:47Z">
        <w:r>
          <w:delText>ag</w:delText>
        </w:r>
      </w:del>
      <w:ins w:id="9953" w:author="GoldenCorpusHarness" w:date="2026-03-28T22:23:47Z">
        <w:r>
          <w:t>dix 7 for country-specific requir</w:t>
        </w:r>
      </w:ins>
      <w:r>
        <w:t>ement</w:t>
      </w:r>
      <w:del w:id="9954" w:author="GoldenCorpusHarness" w:date="2026-03-28T22:23:47Z">
        <w:r>
          <w:delText xml:space="preserve"> of Potential Venetoclax Interaction</w:delText>
        </w:r>
      </w:del>
      <w:r>
        <w:t>s</w:t>
      </w:r>
      <w:del w:id="9955" w:author="GoldenCorpusHarness" w:date="2026-03-28T22:23:47Z">
        <w:r>
          <w:delText xml:space="preserve"> with Strong or Moderate CYP3A and P-gp Inhibitors</w:delText>
        </w:r>
      </w:del>
      <w:ins w:id="9956" w:author="GoldenCorpusHarness" w:date="2026-03-28T22:23:47Z">
        <w:r>
          <w:t>.</w:t>
        </w:r>
      </w:ins>
    </w:p>
    <w:tbl>
      <w:tblPr>
        <w:tblStyle w:val="TableGrid"/>
        <w:tblW w:w="5000" w:type="pct"/>
        <w:tblLook w:val="04A0" w:firstRow="1" w:lastRow="0" w:firstColumn="1" w:lastColumn="0" w:noHBand="0" w:noVBand="1"/>
      </w:tblPr>
      <w:tblGrid>
        <w:gridCol w:w="2535"/>
        <w:gridCol w:w="2639"/>
        <w:gridCol w:w="3816"/>
      </w:tblGrid>
      <w:tr w:rsidR="003117E4" ns2:paraId="7F761766" ns2:textId="77777777" w:rsidTr="002E74AA">
        <w:trPr>
          <w:tblHeader/>
        </w:trPr>
        <w:tc>
          <w:tcPr>
            <w:tcW w:w="0" w:type="auto"/>
          </w:tcPr>
          <w:p ns2:paraId="5F86E320" ns2:textId="77777777" w:rsidR="00BE676C" w:rsidRPr="00B37657" w:rsidRDefault="00895D30" w:rsidP="004016E5">
            <w:pPr>
              <w:pStyle w:val="Paragraph"/>
              <w:spacing w:before="40" w:after="40"/>
            </w:pPr>
            <w:r w:rsidRPr="00B37657">
              <w:rPr>
                <w:b/>
                <w:bCs/>
                <w:sz w:val="20"/>
                <w:szCs w:val="20"/>
              </w:rPr>
              <w:t>Coadministered Drug</w:t>
            </w:r>
          </w:p>
        </w:tc>
        <w:tc>
          <w:tcPr>
            <w:tcW w:w="2639" w:type="dxa"/>
          </w:tcPr>
          <w:p ns2:paraId="54C42082" ns2:textId="77777777" w:rsidR="00BE676C" w:rsidRPr="00B37657" w:rsidRDefault="00895D30" w:rsidP="004016E5">
            <w:pPr>
              <w:pStyle w:val="Paragraph"/>
              <w:spacing w:before="40" w:after="40"/>
            </w:pPr>
            <w:r w:rsidRPr="00B37657">
              <w:rPr>
                <w:b/>
                <w:bCs/>
                <w:sz w:val="20"/>
                <w:szCs w:val="20"/>
              </w:rPr>
              <w:t xml:space="preserve">Initiation and </w:t>
            </w:r>
            <w:r>
              <w:rPr>
                <w:b/>
                <w:bCs/>
                <w:sz w:val="20"/>
                <w:szCs w:val="20"/>
              </w:rPr>
              <w:t>Ramp-up</w:t>
            </w:r>
            <w:r w:rsidRPr="00B37657">
              <w:rPr>
                <w:b/>
                <w:bCs/>
                <w:sz w:val="20"/>
                <w:szCs w:val="20"/>
              </w:rPr>
              <w:t xml:space="preserve"> Phase</w:t>
            </w:r>
          </w:p>
        </w:tc>
        <w:tc>
          <w:tcPr>
            <w:tcW w:w="3816" w:type="dxa"/>
          </w:tcPr>
          <w:p ns2:paraId="03200BEC" ns2:textId="77777777" w:rsidR="00BE676C" w:rsidRPr="00B37657" w:rsidRDefault="00895D30" w:rsidP="004016E5">
            <w:pPr>
              <w:pStyle w:val="Paragraph"/>
              <w:spacing w:before="40" w:after="40"/>
            </w:pPr>
            <w:r w:rsidRPr="00B37657">
              <w:rPr>
                <w:b/>
                <w:bCs/>
                <w:sz w:val="20"/>
                <w:szCs w:val="20"/>
              </w:rPr>
              <w:t xml:space="preserve">Steady Daily Dose </w:t>
            </w:r>
            <w:r w:rsidRPr="00B37657">
              <w:rPr>
                <w:b/>
                <w:bCs/>
                <w:sz w:val="20"/>
                <w:szCs w:val="20"/>
              </w:rPr>
              <w:br/>
              <w:t xml:space="preserve">(After </w:t>
            </w:r>
            <w:r>
              <w:rPr>
                <w:b/>
                <w:bCs/>
                <w:sz w:val="20"/>
                <w:szCs w:val="20"/>
              </w:rPr>
              <w:t>Ramp-up</w:t>
            </w:r>
            <w:r w:rsidRPr="00B37657">
              <w:rPr>
                <w:b/>
                <w:bCs/>
                <w:sz w:val="20"/>
                <w:szCs w:val="20"/>
              </w:rPr>
              <w:t xml:space="preserve"> Phase)</w:t>
            </w:r>
            <w:r w:rsidRPr="00B37657">
              <w:rPr>
                <w:b/>
                <w:bCs/>
                <w:sz w:val="20"/>
                <w:szCs w:val="20"/>
                <w:vertAlign w:val="superscript"/>
              </w:rPr>
              <w:t>a</w:t>
            </w:r>
          </w:p>
        </w:tc>
      </w:tr>
      <w:tr w:rsidR="003117E4" ns2:paraId="0B084E68" ns2:textId="77777777" w:rsidTr="002E74AA">
        <w:trPr>
          <w:trHeight w:val="476"/>
        </w:trPr>
        <w:tc>
          <w:tcPr>
            <w:tcW w:w="0" w:type="auto"/>
          </w:tcPr>
          <w:p ns2:paraId="706CACE0" ns2:textId="77777777" w:rsidR="00BE676C" w:rsidRPr="00B37657" w:rsidRDefault="00895D30" w:rsidP="004016E5">
            <w:pPr>
              <w:pStyle w:val="Paragraph"/>
              <w:spacing w:before="40" w:after="40"/>
            </w:pPr>
            <w:r w:rsidRPr="00B37657">
              <w:rPr>
                <w:sz w:val="20"/>
                <w:szCs w:val="20"/>
              </w:rPr>
              <w:t>Posaconazole</w:t>
            </w:r>
          </w:p>
        </w:tc>
        <w:tc>
          <w:tcPr>
            <w:tcW w:w="2639" w:type="dxa"/>
          </w:tcPr>
          <w:p ns2:paraId="1430F1DB" ns2:textId="77777777" w:rsidR="00BE676C" w:rsidRPr="00B37657" w:rsidRDefault="00895D30" w:rsidP="004016E5">
            <w:pPr>
              <w:pStyle w:val="Paragraph"/>
              <w:spacing w:before="40" w:after="40"/>
            </w:pPr>
            <w:r w:rsidRPr="00B37657">
              <w:rPr>
                <w:sz w:val="20"/>
                <w:szCs w:val="20"/>
              </w:rPr>
              <w:t>Contraindicated</w:t>
            </w:r>
          </w:p>
        </w:tc>
        <w:tc>
          <w:tcPr>
            <w:tcW w:w="3816" w:type="dxa"/>
          </w:tcPr>
          <w:p ns2:paraId="34BB285D" ns2:textId="77777777" w:rsidR="00BE676C" w:rsidRPr="00B37657" w:rsidRDefault="00895D30" w:rsidP="004016E5">
            <w:pPr>
              <w:pStyle w:val="Paragraph"/>
              <w:spacing w:before="40" w:after="40"/>
            </w:pPr>
            <w:r w:rsidRPr="00B37657">
              <w:rPr>
                <w:sz w:val="20"/>
                <w:szCs w:val="20"/>
              </w:rPr>
              <w:t>Reduce venetoclax dose to 70 mg</w:t>
            </w:r>
          </w:p>
        </w:tc>
      </w:tr>
      <w:tr w:rsidR="003117E4" ns2:paraId="61F22574" ns2:textId="77777777" w:rsidTr="002E74AA">
        <w:trPr>
          <w:trHeight w:val="278"/>
        </w:trPr>
        <w:tc>
          <w:tcPr>
            <w:tcW w:w="0" w:type="auto"/>
          </w:tcPr>
          <w:p ns2:paraId="58B49E5B" ns2:textId="77777777" w:rsidR="00BE676C" w:rsidRPr="00B37657" w:rsidRDefault="00895D30" w:rsidP="004016E5">
            <w:pPr>
              <w:pStyle w:val="Paragraph"/>
              <w:spacing w:before="40" w:after="40"/>
            </w:pPr>
            <w:r w:rsidRPr="00B37657">
              <w:rPr>
                <w:sz w:val="20"/>
                <w:szCs w:val="20"/>
              </w:rPr>
              <w:t>Other Strong CYP3A Inhibitor</w:t>
            </w:r>
          </w:p>
        </w:tc>
        <w:tc>
          <w:tcPr>
            <w:tcW w:w="2639" w:type="dxa"/>
          </w:tcPr>
          <w:p ns2:paraId="242BFA34" ns2:textId="77777777" w:rsidR="00BE676C" w:rsidRPr="00B37657" w:rsidRDefault="00895D30" w:rsidP="004016E5">
            <w:pPr>
              <w:pStyle w:val="Paragraph"/>
              <w:spacing w:before="40" w:after="40"/>
            </w:pPr>
            <w:r w:rsidRPr="00B37657">
              <w:rPr>
                <w:sz w:val="20"/>
                <w:szCs w:val="20"/>
              </w:rPr>
              <w:t>Contraindicated</w:t>
            </w:r>
          </w:p>
        </w:tc>
        <w:tc>
          <w:tcPr>
            <w:tcW w:w="3816" w:type="dxa"/>
          </w:tcPr>
          <w:p ns2:paraId="462A5B02" ns2:textId="77777777" w:rsidR="00BE676C" w:rsidRPr="00B37657" w:rsidRDefault="00895D30" w:rsidP="004016E5">
            <w:pPr>
              <w:pStyle w:val="Paragraph"/>
              <w:spacing w:before="40" w:after="40"/>
            </w:pPr>
            <w:r w:rsidRPr="00B37657">
              <w:rPr>
                <w:sz w:val="20"/>
                <w:szCs w:val="20"/>
              </w:rPr>
              <w:t>Reduce venetoclax dose to 100 mg</w:t>
            </w:r>
          </w:p>
        </w:tc>
      </w:tr>
      <w:tr w:rsidR="003117E4" ns2:paraId="272D33D7" ns2:textId="77777777" w:rsidTr="002E74AA">
        <w:tc>
          <w:tcPr>
            <w:tcW w:w="0" w:type="auto"/>
          </w:tcPr>
          <w:p ns2:paraId="2193C928" ns2:textId="77777777" w:rsidR="00BE676C" w:rsidRPr="00B37657" w:rsidRDefault="00895D30" w:rsidP="004016E5">
            <w:pPr>
              <w:pStyle w:val="Paragraph"/>
              <w:spacing w:before="40" w:after="40"/>
            </w:pPr>
            <w:r w:rsidRPr="00B37657">
              <w:rPr>
                <w:sz w:val="20"/>
                <w:szCs w:val="20"/>
              </w:rPr>
              <w:t>Moderate CYP3A Inhibitor</w:t>
            </w:r>
          </w:p>
        </w:tc>
        <w:tc>
          <w:tcPr>
            <w:tcW w:w="6455" w:type="dxa"/>
            <w:gridSpan w:val="2"/>
          </w:tcPr>
          <w:p ns2:paraId="3D98BA3B" ns2:textId="77777777" w:rsidR="00BE676C" w:rsidRPr="00B37657" w:rsidRDefault="00895D30" w:rsidP="004016E5">
            <w:pPr>
              <w:pStyle w:val="Paragraph"/>
              <w:spacing w:before="40" w:after="40"/>
            </w:pPr>
            <w:r w:rsidRPr="00B37657">
              <w:rPr>
                <w:sz w:val="20"/>
                <w:szCs w:val="20"/>
              </w:rPr>
              <w:t>Reduce the venetoclax dose by at least 50%</w:t>
            </w:r>
            <w:r>
              <w:rPr>
                <w:sz w:val="20"/>
                <w:szCs w:val="20"/>
              </w:rPr>
              <w:t>.</w:t>
            </w:r>
          </w:p>
        </w:tc>
      </w:tr>
      <w:tr w:rsidR="003117E4" ns2:paraId="09E7B233" ns2:textId="77777777" w:rsidTr="002E74AA">
        <w:tc>
          <w:tcPr>
            <w:tcW w:w="0" w:type="auto"/>
          </w:tcPr>
          <w:p ns2:paraId="0C2A80BF" ns2:textId="77777777" w:rsidR="00BE676C" w:rsidRPr="00B37657" w:rsidRDefault="00895D30" w:rsidP="004016E5">
            <w:pPr>
              <w:pStyle w:val="Paragraph"/>
              <w:spacing w:before="40" w:after="40"/>
            </w:pPr>
            <w:r w:rsidRPr="00B37657">
              <w:rPr>
                <w:sz w:val="20"/>
                <w:szCs w:val="20"/>
              </w:rPr>
              <w:t>P-gp Inhibitor</w:t>
            </w:r>
          </w:p>
        </w:tc>
        <w:tc>
          <w:tcPr>
            <w:tcW w:w="6455" w:type="dxa"/>
            <w:gridSpan w:val="2"/>
          </w:tcPr>
          <w:p ns2:paraId="5599D75B" ns2:textId="77777777" w:rsidR="00BE676C" w:rsidRPr="00B37657" w:rsidRDefault="00895D30" w:rsidP="004016E5">
            <w:pPr>
              <w:pStyle w:val="Paragraph"/>
              <w:spacing w:before="40" w:after="40"/>
            </w:pPr>
            <w:r w:rsidRPr="00B37657">
              <w:rPr>
                <w:sz w:val="20"/>
                <w:szCs w:val="20"/>
              </w:rPr>
              <w:t>Reduce the venetoclax dose by at least 50%.</w:t>
            </w:r>
          </w:p>
        </w:tc>
      </w:tr>
      <w:tr w:rsidR="003117E4" ns2:paraId="7692DA43" ns2:textId="77777777" w:rsidTr="002E74AA">
        <w:tc>
          <w:tcPr>
            <w:tcW w:w="9144" w:type="dxa"/>
            <w:gridSpan w:val="3"/>
          </w:tcPr>
          <w:p ns2:paraId="18AC16D6" ns2:textId="77777777" w:rsidR="00BE676C" w:rsidRPr="002E74AA" w:rsidRDefault="00895D30" w:rsidP="004016E5">
            <w:pPr>
              <w:pStyle w:val="TableFootnote"/>
              <w:spacing w:before="40" w:after="40"/>
            </w:pPr>
            <w:r w:rsidRPr="002E74AA">
              <w:t>CLL=chronic lymphocytic leukemia; CYP3A=cytochrome P450 3A; P-gp=P-glycoprotein; SLL=small lymphocytic leukemia.</w:t>
            </w:r>
          </w:p>
          <w:p ns2:paraId="1CF4CE16" ns2:textId="77777777" w:rsidR="00BE676C" w:rsidRPr="00F5173A" w:rsidRDefault="00895D30" w:rsidP="004016E5">
            <w:pPr>
              <w:pStyle w:val="TableFootnote"/>
              <w:spacing w:before="40" w:after="40"/>
            </w:pPr>
            <w:r w:rsidRPr="002E74AA">
              <w:t>a. In participants with CLL/SLL, consider alternative medications or reduce the venetoclax dose as described in the table.</w:t>
            </w:r>
          </w:p>
        </w:tc>
      </w:tr>
    </w:tbl>
    <w:p ns2:paraId="7ACC25FC" ns2:textId="77777777" w:rsidR="00BE676C" w:rsidRPr="00A85AC8" w:rsidRDefault="00895D30" w:rsidP="00581355">
      <w:pPr>
        <w:pStyle w:val="paragraph0"/>
      </w:pPr>
      <w:del w:id="9957" w:author="GoldenCorpusHarness" w:date="2026-03-28T22:23:47Z">
        <w:r>
          <w:delText>Refer to Sec</w:delText>
        </w:r>
      </w:del>
      <w:ins w:id="9958" w:author="GoldenCorpusHarness" w:date="2026-03-28T22:23:47Z">
        <w:r>
          <w:t>Cau</w:t>
        </w:r>
      </w:ins>
      <w:r>
        <w:t xml:space="preserve">tion </w:t>
      </w:r>
      <w:del w:id="9959" w:author="GoldenCorpusHarness" w:date="2026-03-28T22:23:47Z">
        <w:r>
          <w:delText>6.6.2.2</w:delText>
        </w:r>
      </w:del>
      <w:ins w:id="9960" w:author="GoldenCorpusHarness" w:date="2026-03-28T22:23:47Z">
        <w:r>
          <w:t>should be taken when co-administering the</w:t>
        </w:r>
      </w:ins>
      <w:r>
        <w:t xml:space="preserve"> fo</w:t>
      </w:r>
      <w:del w:id="9961" w:author="GoldenCorpusHarness" w:date="2026-03-28T22:23:47Z">
        <w:r>
          <w:delText>r</w:delText>
        </w:r>
      </w:del>
      <w:ins w:id="9962" w:author="GoldenCorpusHarness" w:date="2026-03-28T22:23:47Z">
        <w:r>
          <w:t>llowing</w:t>
        </w:r>
      </w:ins>
      <w:r>
        <w:t xml:space="preserve"> co</w:t>
      </w:r>
      <w:ins w:id="9963" w:author="GoldenCorpusHarness" w:date="2026-03-28T22:23:47Z">
        <w:r>
          <w:t>nco</w:t>
        </w:r>
      </w:ins>
      <w:r>
        <w:t>m</w:t>
      </w:r>
      <w:del w:id="9964" w:author="GoldenCorpusHarness" w:date="2026-03-28T22:23:47Z">
        <w:r>
          <w:delText>b</w:delText>
        </w:r>
      </w:del>
      <w:r>
        <w:t>i</w:t>
      </w:r>
      <w:ins w:id="9965" w:author="GoldenCorpusHarness" w:date="2026-03-28T22:23:47Z">
        <w:r>
          <w:t>ta</w:t>
        </w:r>
      </w:ins>
      <w:r>
        <w:t>n</w:t>
      </w:r>
      <w:ins w:id="9966" w:author="GoldenCorpusHarness" w:date="2026-03-28T22:23:47Z">
        <w:r>
          <w:t>t medic</w:t>
        </w:r>
      </w:ins>
      <w:r>
        <w:t>ation</w:t>
      </w:r>
      <w:ins w:id="9967" w:author="GoldenCorpusHarness" w:date="2026-03-28T22:23:47Z">
        <w:r>
          <w:t>s</w:t>
        </w:r>
      </w:ins>
      <w:r>
        <w:t xml:space="preserve"> </w:t>
      </w:r>
      <w:del w:id="9968" w:author="GoldenCorpusHarness" w:date="2026-03-28T22:23:47Z">
        <w:r>
          <w:delText>nem</w:delText>
        </w:r>
      </w:del>
      <w:ins w:id="9969" w:author="GoldenCorpusHarness" w:date="2026-03-28T22:23:47Z">
        <w:r>
          <w:t>wi</w:t>
        </w:r>
      </w:ins>
      <w:r>
        <w:t>t</w:t>
      </w:r>
      <w:del w:id="9970" w:author="GoldenCorpusHarness" w:date="2026-03-28T22:23:47Z">
        <w:r>
          <w:delText>abrutinib and</w:delText>
        </w:r>
      </w:del>
      <w:ins w:id="9971" w:author="GoldenCorpusHarness" w:date="2026-03-28T22:23:47Z">
        <w:r>
          <w:t>h</w:t>
        </w:r>
      </w:ins>
      <w:r>
        <w:t xml:space="preserve"> venetoclax d</w:t>
      </w:r>
      <w:del w:id="9972" w:author="GoldenCorpusHarness" w:date="2026-03-28T22:23:47Z">
        <w:r>
          <w:delText>os</w:delText>
        </w:r>
      </w:del>
      <w:ins w:id="9973" w:author="GoldenCorpusHarness" w:date="2026-03-28T22:23:47Z">
        <w:r>
          <w:t>uring th</w:t>
        </w:r>
      </w:ins>
      <w:r>
        <w:t xml:space="preserve">e </w:t>
      </w:r>
      <w:del w:id="9974" w:author="GoldenCorpusHarness" w:date="2026-03-28T22:23:47Z">
        <w:r>
          <w:delText>mo</w:delText>
        </w:r>
      </w:del>
      <w:ins w:id="9975" w:author="GoldenCorpusHarness" w:date="2026-03-28T22:23:47Z">
        <w:r>
          <w:t>stu</w:t>
        </w:r>
      </w:ins>
      <w:r>
        <w:t>d</w:t>
      </w:r>
      <w:del w:id="9976" w:author="GoldenCorpusHarness" w:date="2026-03-28T22:23:47Z">
        <w:r>
          <w:delText>ification.</w:delText>
        </w:r>
      </w:del>
      <w:ins w:id="9977" w:author="GoldenCorpusHarness" w:date="2026-03-28T22:23:47Z">
        <w:r>
          <w:t>y:</w:t>
        </w:r>
      </w:ins>
    </w:p>
    <w:p ns2:paraId="04DA3940" ns2:textId="77777777" w:rsidR="00BE676C" w:rsidRDefault="00895D30" w:rsidP="00E509DD">
      <w:pPr>
        <w:pStyle w:val="Heading4"/>
      </w:pPr>
      <w:del w:id="9978" w:author="GoldenCorpusHarness" w:date="2026-03-28T22:23:47Z">
        <w:r>
          <w:delText>Trea</w:delText>
        </w:r>
      </w:del>
      <w:ins w:id="9979" w:author="GoldenCorpusHarness" w:date="2026-03-28T22:23:47Z">
        <w:r>
          <w:t>S</w:t>
        </w:r>
      </w:ins>
      <w:r>
        <w:t>t</w:t>
      </w:r>
      <w:del w:id="9980" w:author="GoldenCorpusHarness" w:date="2026-03-28T22:23:47Z">
        <w:r>
          <w:delText>ment G</w:delText>
        </w:r>
      </w:del>
      <w:r>
        <w:t>ro</w:t>
      </w:r>
      <w:del w:id="9981" w:author="GoldenCorpusHarness" w:date="2026-03-28T22:23:47Z">
        <w:r>
          <w:delText>up</w:delText>
        </w:r>
      </w:del>
      <w:ins w:id="9982" w:author="GoldenCorpusHarness" w:date="2026-03-28T22:23:47Z">
        <w:r>
          <w:t>ng</w:t>
        </w:r>
      </w:ins>
      <w:r>
        <w:t xml:space="preserve"> </w:t>
      </w:r>
      <w:del w:id="9983" w:author="GoldenCorpusHarness" w:date="2026-03-28T22:23:47Z">
        <w:r>
          <w:delText>D</w:delText>
        </w:r>
      </w:del>
      <w:ins w:id="9984" w:author="GoldenCorpusHarness" w:date="2026-03-28T22:23:47Z">
        <w:r>
          <w:t>CYP3A inhibitors - see Table 18 for d</w:t>
        </w:r>
      </w:ins>
      <w:r>
        <w:t xml:space="preserve">ose </w:t>
      </w:r>
      <w:del w:id="9985" w:author="GoldenCorpusHarness" w:date="2026-03-28T22:23:47Z">
        <w:r>
          <w:delText>M</w:delText>
        </w:r>
      </w:del>
      <w:ins w:id="9986" w:author="GoldenCorpusHarness" w:date="2026-03-28T22:23:47Z">
        <w:r>
          <w:t>m</w:t>
        </w:r>
      </w:ins>
      <w:r>
        <w:t>odification</w:t>
      </w:r>
      <w:del w:id="9987" w:author="GoldenCorpusHarness" w:date="2026-03-28T22:23:47Z">
        <w:r>
          <w:delText>s</w:delText>
        </w:r>
      </w:del>
      <w:r>
        <w:t xml:space="preserve"> </w:t>
      </w:r>
      <w:del w:id="9988" w:author="GoldenCorpusHarness" w:date="2026-03-28T22:23:47Z">
        <w:r>
          <w:delText>W</w:delText>
        </w:r>
      </w:del>
      <w:ins w:id="9989" w:author="GoldenCorpusHarness" w:date="2026-03-28T22:23:47Z">
        <w:r>
          <w:t>required once t</w:t>
        </w:r>
      </w:ins>
      <w:r>
        <w:t>he</w:t>
      </w:r>
      <w:ins w:id="9990" w:author="GoldenCorpusHarness" w:date="2026-03-28T22:23:47Z">
        <w:r>
          <w:t xml:space="preserve"> pa</w:t>
        </w:r>
      </w:ins>
      <w:r>
        <w:t>r</w:t>
      </w:r>
      <w:del w:id="9991" w:author="GoldenCorpusHarness" w:date="2026-03-28T22:23:47Z">
        <w:r>
          <w:delText>e C</w:delText>
        </w:r>
      </w:del>
      <w:ins w:id="9992" w:author="GoldenCorpusHarness" w:date="2026-03-28T22:23:47Z">
        <w:r>
          <w:t>ticip</w:t>
        </w:r>
      </w:ins>
      <w:r>
        <w:t>a</w:t>
      </w:r>
      <w:del w:id="9993" w:author="GoldenCorpusHarness" w:date="2026-03-28T22:23:47Z">
        <w:r>
          <w:delText>usali</w:delText>
        </w:r>
      </w:del>
      <w:ins w:id="9994" w:author="GoldenCorpusHarness" w:date="2026-03-28T22:23:47Z">
        <w:r>
          <w:t>n</w:t>
        </w:r>
      </w:ins>
      <w:r>
        <w:t>t</w:t>
      </w:r>
      <w:del w:id="9995" w:author="GoldenCorpusHarness" w:date="2026-03-28T22:23:47Z">
        <w:r>
          <w:delText>y</w:delText>
        </w:r>
      </w:del>
      <w:r>
        <w:t xml:space="preserve"> is </w:t>
      </w:r>
      <w:ins w:id="9996" w:author="GoldenCorpusHarness" w:date="2026-03-28T22:23:47Z">
        <w:r>
          <w:t>receivi</w:t>
        </w:r>
      </w:ins>
      <w:r>
        <w:t>n</w:t>
      </w:r>
      <w:del w:id="9997" w:author="GoldenCorpusHarness" w:date="2026-03-28T22:23:47Z">
        <w:r>
          <w:delText>o</w:delText>
        </w:r>
      </w:del>
      <w:ins w:id="9998" w:author="GoldenCorpusHarness" w:date="2026-03-28T22:23:47Z">
        <w:r>
          <w:t>g s</w:t>
        </w:r>
      </w:ins>
      <w:r>
        <w:t>t</w:t>
      </w:r>
      <w:ins w:id="9999" w:author="GoldenCorpusHarness" w:date="2026-03-28T22:23:47Z">
        <w:r>
          <w:t>eady</w:t>
        </w:r>
      </w:ins>
      <w:r>
        <w:t xml:space="preserve"> </w:t>
      </w:r>
      <w:del w:id="10000" w:author="GoldenCorpusHarness" w:date="2026-03-28T22:23:47Z">
        <w:r>
          <w:delText>Cert</w:delText>
        </w:r>
      </w:del>
      <w:ins w:id="10001" w:author="GoldenCorpusHarness" w:date="2026-03-28T22:23:47Z">
        <w:r>
          <w:t>d</w:t>
        </w:r>
      </w:ins>
      <w:r>
        <w:t>ai</w:t>
      </w:r>
      <w:ins w:id="10002" w:author="GoldenCorpusHarness" w:date="2026-03-28T22:23:47Z">
        <w:r>
          <w:t>ly dose of ve</w:t>
        </w:r>
      </w:ins>
      <w:r>
        <w:t>n</w:t>
      </w:r>
      <w:ins w:id="10003" w:author="GoldenCorpusHarness" w:date="2026-03-28T22:23:47Z">
        <w:r>
          <w:t>etoclax.</w:t>
        </w:r>
      </w:ins>
    </w:p>
    <w:p ns2:paraId="42D2F3BD" ns2:textId="2B4B8C47" w:rsidR="00BE676C" w:rsidRDefault="00895D30" w:rsidP="00093816">
      <w:pPr>
        <w:pStyle w:val="Caption"/>
      </w:pPr>
      <w:ins w:id="10004" w:author="GoldenCorpusHarness" w:date="2026-03-28T22:23:47Z">
        <w:r>
          <w:t xml:space="preserve">Moderate CYP3A inhibitors or P-gp inhibitors - see dose modification recommendations in </w:t>
        </w:r>
      </w:ins>
      <w:r>
        <w:t>Table</w:t>
      </w:r>
      <w:del w:id="10005" w:author="GoldenCorpusHarness" w:date="2026-03-28T22:23:47Z">
        <w:r>
          <w:delText xml:space="preserve"> </w:delText>
        </w:r>
      </w:del>
      <w:ins w:id="10006" w:author="GoldenCorpusHarness" w:date="2026-03-28T22:23:47Z">
        <w:r>
          <w:t xml:space="preserve"> </w:t>
        </w:r>
      </w:ins>
      <w:r>
        <w:t>1</w:t>
      </w:r>
      <w:del w:id="10007" w:author="GoldenCorpusHarness" w:date="2026-03-28T22:23:47Z">
        <w:r>
          <w:delText>9Management of Toxicity when Attribution to One Drug is not Certain (Hematological) (SLL): Nemtabrutinib and Venetoclax</w:delText>
        </w:r>
      </w:del>
      <w:ins w:id="10008" w:author="GoldenCorpusHarness" w:date="2026-03-28T22:23:47Z">
        <w:r>
          <w:t>8.</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3117E4" ns2:paraId="6AB169CA" ns2:textId="77777777" w:rsidTr="0047408B">
        <w:trPr>
          <w:trHeight w:val="224"/>
          <w:tblHeader/>
        </w:trPr>
        <w:tc>
          <w:tcPr>
            <w:tcW w:w="1101" w:type="pct"/>
            <w:vAlign w:val="center"/>
          </w:tcPr>
          <w:p ns2:paraId="31DD68EF" ns2:textId="77777777" w:rsidR="00BE676C" w:rsidRPr="00777CFF" w:rsidRDefault="00895D30" w:rsidP="0047408B">
            <w:pPr>
              <w:spacing w:before="40" w:after="40"/>
              <w:rPr>
                <w:b/>
                <w:sz w:val="20"/>
              </w:rPr>
            </w:pPr>
            <w:r w:rsidRPr="00777CFF">
              <w:rPr>
                <w:b/>
                <w:sz w:val="20"/>
              </w:rPr>
              <w:t>Event</w:t>
            </w:r>
            <w:r w:rsidRPr="00D03913">
              <w:rPr>
                <w:b/>
                <w:sz w:val="20"/>
                <w:vertAlign w:val="superscript"/>
              </w:rPr>
              <w:t>a,b</w:t>
            </w:r>
            <w:r w:rsidRPr="00777CFF">
              <w:rPr>
                <w:b/>
                <w:sz w:val="20"/>
              </w:rPr>
              <w:t xml:space="preserve"> </w:t>
            </w:r>
          </w:p>
        </w:tc>
        <w:tc>
          <w:tcPr>
            <w:tcW w:w="3899" w:type="pct"/>
            <w:vAlign w:val="center"/>
          </w:tcPr>
          <w:p ns2:paraId="160F7969" ns2:textId="77777777" w:rsidR="00BE676C" w:rsidRPr="00777CFF" w:rsidRDefault="00895D30" w:rsidP="0047408B">
            <w:pPr>
              <w:spacing w:before="40" w:after="40"/>
              <w:jc w:val="both"/>
              <w:rPr>
                <w:b/>
                <w:sz w:val="20"/>
              </w:rPr>
            </w:pPr>
            <w:r w:rsidRPr="00777CFF">
              <w:rPr>
                <w:b/>
                <w:sz w:val="20"/>
              </w:rPr>
              <w:t>Action</w:t>
            </w:r>
          </w:p>
        </w:tc>
      </w:tr>
      <w:tr w:rsidR="003117E4" ns2:paraId="48DF08B2" ns2:textId="77777777" w:rsidTr="0047408B">
        <w:trPr>
          <w:trHeight w:val="222"/>
        </w:trPr>
        <w:tc>
          <w:tcPr>
            <w:tcW w:w="1101" w:type="pct"/>
            <w:vAlign w:val="center"/>
          </w:tcPr>
          <w:p ns2:paraId="33345083" ns2:textId="77777777" w:rsidR="00BE676C" w:rsidRPr="00DC0AAE" w:rsidRDefault="00895D30" w:rsidP="0047408B">
            <w:pPr>
              <w:spacing w:before="40" w:after="40"/>
              <w:ind w:right="-140"/>
              <w:textAlignment w:val="baseline"/>
              <w:rPr>
                <w:bCs/>
                <w:color w:val="000000"/>
                <w:spacing w:val="-6"/>
                <w:sz w:val="20"/>
              </w:rPr>
            </w:pPr>
            <w:r w:rsidRPr="000F00DF">
              <w:rPr>
                <w:color w:val="000000"/>
                <w:spacing w:val="-6"/>
                <w:sz w:val="20"/>
              </w:rPr>
              <w:t>Grade 2</w:t>
            </w:r>
            <w:r>
              <w:rPr>
                <w:bCs/>
                <w:color w:val="000000"/>
                <w:spacing w:val="-6"/>
                <w:sz w:val="20"/>
              </w:rPr>
              <w:br/>
            </w:r>
            <w:r w:rsidRPr="00DC0AAE">
              <w:rPr>
                <w:bCs/>
                <w:color w:val="000000"/>
                <w:spacing w:val="-6"/>
                <w:sz w:val="20"/>
              </w:rPr>
              <w:t>Thrombocytopenia</w:t>
            </w:r>
            <w:r>
              <w:rPr>
                <w:bCs/>
                <w:color w:val="000000"/>
                <w:spacing w:val="-6"/>
                <w:sz w:val="20"/>
              </w:rPr>
              <w:br/>
            </w:r>
            <w:r w:rsidRPr="00DC0AAE">
              <w:rPr>
                <w:bCs/>
                <w:color w:val="000000"/>
                <w:spacing w:val="-6"/>
                <w:sz w:val="20"/>
              </w:rPr>
              <w:t>(Platelets ≥50</w:t>
            </w:r>
            <w:r>
              <w:rPr>
                <w:bCs/>
                <w:color w:val="000000"/>
                <w:spacing w:val="-6"/>
                <w:sz w:val="20"/>
              </w:rPr>
              <w:t xml:space="preserve"> </w:t>
            </w:r>
            <w:r w:rsidRPr="00DC0AAE">
              <w:rPr>
                <w:bCs/>
                <w:color w:val="000000"/>
                <w:spacing w:val="-6"/>
                <w:sz w:val="20"/>
              </w:rPr>
              <w:t>x</w:t>
            </w:r>
            <w:r>
              <w:rPr>
                <w:bCs/>
                <w:color w:val="000000"/>
                <w:spacing w:val="-6"/>
                <w:sz w:val="20"/>
              </w:rPr>
              <w:t xml:space="preserve"> </w:t>
            </w:r>
            <w:r w:rsidRPr="00DC0AAE">
              <w:rPr>
                <w:bCs/>
                <w:color w:val="000000"/>
                <w:spacing w:val="-6"/>
                <w:sz w:val="20"/>
              </w:rPr>
              <w:t>10</w:t>
            </w:r>
            <w:r w:rsidRPr="00DC0AAE">
              <w:rPr>
                <w:bCs/>
                <w:color w:val="000000"/>
                <w:spacing w:val="-6"/>
                <w:sz w:val="20"/>
                <w:vertAlign w:val="superscript"/>
              </w:rPr>
              <w:t>9</w:t>
            </w:r>
            <w:r w:rsidRPr="00DC0AAE">
              <w:rPr>
                <w:bCs/>
                <w:color w:val="000000"/>
                <w:spacing w:val="-6"/>
                <w:sz w:val="20"/>
              </w:rPr>
              <w:t>/L)</w:t>
            </w:r>
          </w:p>
        </w:tc>
        <w:tc>
          <w:tcPr>
            <w:tcW w:w="3899" w:type="pct"/>
          </w:tcPr>
          <w:p ns2:paraId="79017B2B" ns2:textId="77777777" w:rsidR="00BE676C" w:rsidRPr="00052AE3" w:rsidRDefault="00895D30" w:rsidP="0047408B">
            <w:pPr>
              <w:spacing w:before="40" w:after="40"/>
              <w:rPr>
                <w:bCs/>
                <w:sz w:val="20"/>
              </w:rPr>
            </w:pPr>
            <w:r w:rsidRPr="00E633F4">
              <w:rPr>
                <w:bCs/>
                <w:sz w:val="20"/>
              </w:rPr>
              <w:t>Continue current dose level; however, at the discretion of the investigator, dose</w:t>
            </w:r>
            <w:r>
              <w:rPr>
                <w:bCs/>
                <w:sz w:val="20"/>
              </w:rPr>
              <w:t xml:space="preserve"> </w:t>
            </w:r>
            <w:r w:rsidRPr="00E633F4">
              <w:rPr>
                <w:bCs/>
                <w:sz w:val="20"/>
              </w:rPr>
              <w:t>interruption/modification may be implemented.</w:t>
            </w:r>
          </w:p>
        </w:tc>
      </w:tr>
      <w:tr w:rsidR="003117E4" ns2:paraId="0FDB5A43" ns2:textId="77777777" w:rsidTr="0047408B">
        <w:trPr>
          <w:trHeight w:val="307"/>
        </w:trPr>
        <w:tc>
          <w:tcPr>
            <w:tcW w:w="1101" w:type="pct"/>
            <w:vAlign w:val="center"/>
          </w:tcPr>
          <w:p ns2:paraId="2F5D7A0B" ns2:textId="77777777" w:rsidR="00BE676C" w:rsidRDefault="00895D30" w:rsidP="0047408B">
            <w:pPr>
              <w:spacing w:before="40" w:after="40"/>
              <w:ind w:right="-140"/>
              <w:textAlignment w:val="baseline"/>
              <w:rPr>
                <w:bCs/>
                <w:sz w:val="20"/>
              </w:rPr>
            </w:pPr>
            <w:r w:rsidRPr="00315779">
              <w:rPr>
                <w:bCs/>
                <w:sz w:val="20"/>
              </w:rPr>
              <w:t>Grade 3</w:t>
            </w:r>
            <w:r>
              <w:rPr>
                <w:bCs/>
                <w:sz w:val="20"/>
              </w:rPr>
              <w:br/>
            </w:r>
            <w:r w:rsidRPr="00315779">
              <w:rPr>
                <w:bCs/>
                <w:sz w:val="20"/>
              </w:rPr>
              <w:t>Neutropeni</w:t>
            </w:r>
            <w:r>
              <w:rPr>
                <w:bCs/>
                <w:sz w:val="20"/>
              </w:rPr>
              <w:t>a</w:t>
            </w:r>
            <w:r w:rsidRPr="00DC0AAE">
              <w:rPr>
                <w:bCs/>
                <w:sz w:val="20"/>
                <w:vertAlign w:val="superscript"/>
              </w:rPr>
              <w:t>c</w:t>
            </w:r>
            <w:r w:rsidRPr="00315779">
              <w:rPr>
                <w:bCs/>
                <w:sz w:val="20"/>
              </w:rPr>
              <w:t xml:space="preserve"> (with fever</w:t>
            </w:r>
            <w:r>
              <w:rPr>
                <w:bCs/>
                <w:sz w:val="20"/>
              </w:rPr>
              <w:t xml:space="preserve"> </w:t>
            </w:r>
            <w:r w:rsidRPr="00315779">
              <w:rPr>
                <w:bCs/>
                <w:sz w:val="20"/>
              </w:rPr>
              <w:t>or infection) first episode</w:t>
            </w:r>
            <w:r>
              <w:rPr>
                <w:bCs/>
                <w:sz w:val="20"/>
              </w:rPr>
              <w:t xml:space="preserve"> </w:t>
            </w:r>
          </w:p>
          <w:p ns2:paraId="301FC89F" ns2:textId="77777777" w:rsidR="00BE676C" w:rsidRPr="00DC0AAE" w:rsidRDefault="00895D30" w:rsidP="0047408B">
            <w:pPr>
              <w:spacing w:before="40" w:after="40"/>
              <w:ind w:right="-140"/>
              <w:textAlignment w:val="baseline"/>
              <w:rPr>
                <w:bCs/>
                <w:sz w:val="20"/>
              </w:rPr>
            </w:pPr>
            <w:r w:rsidRPr="00315779">
              <w:rPr>
                <w:bCs/>
                <w:sz w:val="20"/>
              </w:rPr>
              <w:t>Thrombocytopenia</w:t>
            </w:r>
            <w:r>
              <w:rPr>
                <w:bCs/>
                <w:sz w:val="20"/>
              </w:rPr>
              <w:br/>
            </w:r>
            <w:r w:rsidRPr="00315779">
              <w:rPr>
                <w:bCs/>
                <w:sz w:val="20"/>
              </w:rPr>
              <w:t>(Platelets &lt;50 to</w:t>
            </w:r>
            <w:r>
              <w:rPr>
                <w:bCs/>
                <w:sz w:val="20"/>
              </w:rPr>
              <w:br/>
            </w:r>
            <w:r w:rsidRPr="00315779">
              <w:rPr>
                <w:bCs/>
                <w:sz w:val="20"/>
              </w:rPr>
              <w:t>≥25</w:t>
            </w:r>
            <w:r>
              <w:rPr>
                <w:bCs/>
                <w:sz w:val="20"/>
              </w:rPr>
              <w:t xml:space="preserve"> </w:t>
            </w:r>
            <w:r w:rsidRPr="00315779">
              <w:rPr>
                <w:bCs/>
                <w:sz w:val="20"/>
              </w:rPr>
              <w:t>x</w:t>
            </w:r>
            <w:r>
              <w:rPr>
                <w:bCs/>
                <w:sz w:val="20"/>
              </w:rPr>
              <w:t xml:space="preserve"> </w:t>
            </w:r>
            <w:r w:rsidRPr="00315779">
              <w:rPr>
                <w:bCs/>
                <w:sz w:val="20"/>
              </w:rPr>
              <w:t>10</w:t>
            </w:r>
            <w:r w:rsidRPr="00DC0AAE">
              <w:rPr>
                <w:bCs/>
                <w:sz w:val="20"/>
                <w:vertAlign w:val="superscript"/>
              </w:rPr>
              <w:t>9</w:t>
            </w:r>
            <w:r w:rsidRPr="00315779">
              <w:rPr>
                <w:bCs/>
                <w:sz w:val="20"/>
              </w:rPr>
              <w:t>/L)</w:t>
            </w:r>
          </w:p>
        </w:tc>
        <w:tc>
          <w:tcPr>
            <w:tcW w:w="3899" w:type="pct"/>
          </w:tcPr>
          <w:p ns2:paraId="4E604052" ns2:textId="77777777" w:rsidR="00BE676C" w:rsidRPr="00315779" w:rsidRDefault="00895D30" w:rsidP="0047408B">
            <w:pPr>
              <w:spacing w:before="40" w:after="40"/>
              <w:ind w:left="49"/>
              <w:textAlignment w:val="baseline"/>
              <w:rPr>
                <w:color w:val="000000"/>
                <w:spacing w:val="-3"/>
                <w:sz w:val="20"/>
              </w:rPr>
            </w:pPr>
            <w:r w:rsidRPr="00DC0AAE">
              <w:rPr>
                <w:color w:val="000000"/>
                <w:spacing w:val="-3"/>
                <w:sz w:val="20"/>
                <w:u w:val="single"/>
              </w:rPr>
              <w:t>First occurrence:</w:t>
            </w:r>
            <w:r>
              <w:rPr>
                <w:color w:val="000000"/>
                <w:spacing w:val="-3"/>
                <w:sz w:val="20"/>
                <w:u w:val="single"/>
              </w:rPr>
              <w:br/>
            </w:r>
            <w:r w:rsidRPr="00315779">
              <w:rPr>
                <w:color w:val="000000"/>
                <w:spacing w:val="-3"/>
                <w:sz w:val="20"/>
              </w:rPr>
              <w:t>Withhold nemtabrutinib and venetoclax and monitor hematology and/or chemistry</w:t>
            </w:r>
            <w:r>
              <w:rPr>
                <w:color w:val="000000"/>
                <w:spacing w:val="-3"/>
                <w:sz w:val="20"/>
              </w:rPr>
              <w:t xml:space="preserve"> </w:t>
            </w:r>
            <w:r w:rsidRPr="00315779">
              <w:rPr>
                <w:color w:val="000000"/>
                <w:spacing w:val="-3"/>
                <w:sz w:val="20"/>
              </w:rPr>
              <w:t>at least once a week until relevant laboratory value(s) recover to the values outlined</w:t>
            </w:r>
            <w:r>
              <w:rPr>
                <w:color w:val="000000"/>
                <w:spacing w:val="-3"/>
                <w:sz w:val="20"/>
              </w:rPr>
              <w:t xml:space="preserve"> </w:t>
            </w:r>
            <w:r w:rsidRPr="00315779">
              <w:rPr>
                <w:color w:val="000000"/>
                <w:spacing w:val="-3"/>
                <w:sz w:val="20"/>
              </w:rPr>
              <w:t>below:</w:t>
            </w:r>
          </w:p>
          <w:p ns2:paraId="5D906B58" ns2:textId="77777777" w:rsidR="00BE676C" w:rsidRPr="00DC0AAE" w:rsidRDefault="00895D30" w:rsidP="0047408B">
            <w:pPr>
              <w:pStyle w:val="ListBullet"/>
              <w:ind w:hanging="315"/>
              <w:rPr>
                <w:sz w:val="20"/>
              </w:rPr>
            </w:pPr>
            <w:r w:rsidRPr="00DC0AAE">
              <w:rPr>
                <w:sz w:val="20"/>
              </w:rPr>
              <w:t>If the relevant laboratory value recovers within 7 days to Grade 2 or baseline (if cytopenias present at the start of study) resume nemtabrutinib and venetoclax treatment at the same dose.</w:t>
            </w:r>
          </w:p>
          <w:p ns2:paraId="0872FBD8" ns2:textId="77777777" w:rsidR="00BE676C" w:rsidRPr="00DC0AAE" w:rsidRDefault="00895D30" w:rsidP="0047408B">
            <w:pPr>
              <w:pStyle w:val="ListBullet"/>
              <w:ind w:hanging="315"/>
              <w:rPr>
                <w:sz w:val="20"/>
              </w:rPr>
            </w:pPr>
            <w:r w:rsidRPr="00DC0AAE">
              <w:rPr>
                <w:sz w:val="20"/>
              </w:rPr>
              <w:t>If the relevant laboratory value takes more than 7 days but within 21 days to recover with or without therapy to the level described above, restart nemtabrutinib and venetoclax administration at a reduced dose.</w:t>
            </w:r>
          </w:p>
          <w:p ns2:paraId="3E343E06" ns2:textId="77777777" w:rsidR="00BE676C" w:rsidRPr="00DC0AAE" w:rsidRDefault="00895D30" w:rsidP="0047408B">
            <w:pPr>
              <w:pStyle w:val="ListBullet"/>
              <w:ind w:hanging="315"/>
              <w:rPr>
                <w:sz w:val="20"/>
              </w:rPr>
            </w:pPr>
            <w:r w:rsidRPr="00DC0AAE">
              <w:rPr>
                <w:sz w:val="20"/>
              </w:rPr>
              <w:t>If, in the opinion of the investigator and with the agreement of the Sponsor Clinical Director, dose re-escalation is in the best interest of a participant, the dose may be re-escalated after the participant is fully recovered.</w:t>
            </w:r>
          </w:p>
          <w:p ns2:paraId="753C3AA0" ns2:textId="77777777" w:rsidR="00BE676C" w:rsidRPr="00DC0AAE" w:rsidRDefault="00895D30" w:rsidP="0047408B">
            <w:pPr>
              <w:pStyle w:val="ListBullet"/>
              <w:ind w:hanging="315"/>
              <w:rPr>
                <w:sz w:val="20"/>
              </w:rPr>
            </w:pPr>
            <w:r w:rsidRPr="00DC0AAE">
              <w:rPr>
                <w:sz w:val="20"/>
              </w:rPr>
              <w:t>If recovery occurs after more than 21 days on drug hold, permanently discontinue nemtabrutinib.</w:t>
            </w:r>
          </w:p>
          <w:p ns2:paraId="22A21326" ns2:textId="77777777" w:rsidR="00BE676C" w:rsidRPr="00DC0AAE" w:rsidRDefault="00895D30" w:rsidP="00093816">
            <w:pPr>
              <w:pStyle w:val="ListBullet"/>
              <w:spacing w:after="120"/>
              <w:ind w:hanging="315"/>
              <w:rPr>
                <w:sz w:val="20"/>
              </w:rPr>
            </w:pPr>
            <w:r w:rsidRPr="00DC0AAE">
              <w:rPr>
                <w:sz w:val="20"/>
              </w:rPr>
              <w:t>Consider the use of GCSF as indicated.</w:t>
            </w:r>
          </w:p>
          <w:p ns2:paraId="3EC55892" ns2:textId="77777777" w:rsidR="00BE676C" w:rsidRPr="00DC0AAE" w:rsidRDefault="00895D30" w:rsidP="00093816">
            <w:pPr>
              <w:keepNext/>
              <w:spacing w:before="40" w:after="40"/>
              <w:ind w:left="43"/>
              <w:textAlignment w:val="baseline"/>
              <w:rPr>
                <w:color w:val="000000"/>
                <w:spacing w:val="-3"/>
                <w:sz w:val="20"/>
                <w:u w:val="single"/>
              </w:rPr>
            </w:pPr>
            <w:r w:rsidRPr="00DC0AAE">
              <w:rPr>
                <w:color w:val="000000"/>
                <w:spacing w:val="-3"/>
                <w:sz w:val="20"/>
                <w:u w:val="single"/>
              </w:rPr>
              <w:t>Second occurrence:</w:t>
            </w:r>
          </w:p>
          <w:p ns2:paraId="33E3A29F" ns2:textId="77777777" w:rsidR="00BE676C" w:rsidRPr="00DC0AAE" w:rsidRDefault="00895D30" w:rsidP="0047408B">
            <w:pPr>
              <w:pStyle w:val="ListBullet"/>
              <w:ind w:hanging="315"/>
              <w:rPr>
                <w:sz w:val="20"/>
              </w:rPr>
            </w:pPr>
            <w:r w:rsidRPr="00DC0AAE">
              <w:rPr>
                <w:sz w:val="20"/>
              </w:rPr>
              <w:t>If the same event recurs, follow above guidelines however nemtabrutinib and venetoclax are administered at a reduced dose and dose re-escalation is not permitted. A larger</w:t>
            </w:r>
            <w:r w:rsidRPr="00315779">
              <w:t xml:space="preserve"> </w:t>
            </w:r>
            <w:r w:rsidRPr="00DC0AAE">
              <w:rPr>
                <w:sz w:val="20"/>
              </w:rPr>
              <w:t>dose reduction of venetoclax may occur at the physician’s discretion.</w:t>
            </w:r>
          </w:p>
          <w:p ns2:paraId="3EE26F79" ns2:textId="77777777" w:rsidR="00BE676C" w:rsidRPr="00566771" w:rsidRDefault="00895D30" w:rsidP="0047408B">
            <w:pPr>
              <w:spacing w:before="40" w:after="40"/>
              <w:ind w:left="49"/>
              <w:textAlignment w:val="baseline"/>
              <w:rPr>
                <w:color w:val="000000"/>
                <w:spacing w:val="-3"/>
                <w:sz w:val="20"/>
              </w:rPr>
            </w:pPr>
            <w:r w:rsidRPr="00315779">
              <w:rPr>
                <w:color w:val="000000"/>
                <w:spacing w:val="-3"/>
                <w:sz w:val="20"/>
              </w:rPr>
              <w:t>If a participant continues to experience the same event at reduced dose and recovery</w:t>
            </w:r>
            <w:r>
              <w:rPr>
                <w:color w:val="000000"/>
                <w:spacing w:val="-3"/>
                <w:sz w:val="20"/>
              </w:rPr>
              <w:t xml:space="preserve"> </w:t>
            </w:r>
            <w:r w:rsidRPr="00315779">
              <w:rPr>
                <w:color w:val="000000"/>
                <w:spacing w:val="-3"/>
                <w:sz w:val="20"/>
              </w:rPr>
              <w:t>does not occur within 21 days on drug hold, permanently discontinue</w:t>
            </w:r>
            <w:r>
              <w:rPr>
                <w:color w:val="000000"/>
                <w:spacing w:val="-3"/>
                <w:sz w:val="20"/>
              </w:rPr>
              <w:t xml:space="preserve"> </w:t>
            </w:r>
            <w:r w:rsidRPr="00315779">
              <w:rPr>
                <w:color w:val="000000"/>
                <w:spacing w:val="-3"/>
                <w:sz w:val="20"/>
              </w:rPr>
              <w:t>nemtabrutinib.</w:t>
            </w:r>
          </w:p>
        </w:tc>
      </w:tr>
      <w:tr w:rsidR="003117E4" ns2:paraId="7C8C31F0" ns2:textId="77777777" w:rsidTr="0047408B">
        <w:trPr>
          <w:trHeight w:val="180"/>
        </w:trPr>
        <w:tc>
          <w:tcPr>
            <w:tcW w:w="1101" w:type="pct"/>
            <w:vAlign w:val="center"/>
          </w:tcPr>
          <w:p ns2:paraId="6D2285FE" ns2:textId="77777777" w:rsidR="00BE676C" w:rsidRPr="00FC4100" w:rsidRDefault="00895D30" w:rsidP="0047408B">
            <w:pPr>
              <w:spacing w:before="40" w:after="40"/>
              <w:ind w:right="-140"/>
              <w:textAlignment w:val="baseline"/>
              <w:rPr>
                <w:bCs/>
                <w:color w:val="000000"/>
                <w:spacing w:val="-4"/>
                <w:sz w:val="20"/>
              </w:rPr>
            </w:pPr>
            <w:r w:rsidRPr="00FC4100">
              <w:rPr>
                <w:bCs/>
                <w:color w:val="000000"/>
                <w:spacing w:val="-4"/>
                <w:sz w:val="20"/>
              </w:rPr>
              <w:t>Grade 4</w:t>
            </w:r>
          </w:p>
          <w:p ns2:paraId="607B5051" ns2:textId="77777777" w:rsidR="00BE676C" w:rsidRPr="00DC0AAE" w:rsidRDefault="00895D30" w:rsidP="0047408B">
            <w:pPr>
              <w:spacing w:before="40" w:after="40"/>
              <w:ind w:right="-140"/>
              <w:textAlignment w:val="baseline"/>
              <w:rPr>
                <w:bCs/>
                <w:color w:val="000000"/>
                <w:spacing w:val="-4"/>
                <w:sz w:val="20"/>
              </w:rPr>
            </w:pPr>
            <w:r w:rsidRPr="00FC4100">
              <w:rPr>
                <w:bCs/>
                <w:color w:val="000000"/>
                <w:spacing w:val="-4"/>
                <w:sz w:val="20"/>
              </w:rPr>
              <w:t>Neutropenia (with or</w:t>
            </w:r>
            <w:r>
              <w:rPr>
                <w:bCs/>
                <w:color w:val="000000"/>
                <w:spacing w:val="-4"/>
                <w:sz w:val="20"/>
              </w:rPr>
              <w:t xml:space="preserve"> </w:t>
            </w:r>
            <w:r w:rsidRPr="00FC4100">
              <w:rPr>
                <w:bCs/>
                <w:color w:val="000000"/>
                <w:spacing w:val="-4"/>
                <w:sz w:val="20"/>
              </w:rPr>
              <w:t>without fever/infection)</w:t>
            </w:r>
            <w:r>
              <w:rPr>
                <w:bCs/>
                <w:color w:val="000000"/>
                <w:spacing w:val="-4"/>
                <w:sz w:val="20"/>
              </w:rPr>
              <w:t xml:space="preserve"> </w:t>
            </w:r>
            <w:r w:rsidRPr="00FC4100">
              <w:rPr>
                <w:bCs/>
                <w:color w:val="000000"/>
                <w:spacing w:val="-4"/>
                <w:sz w:val="20"/>
              </w:rPr>
              <w:t>(ANC &lt;0.5</w:t>
            </w:r>
            <w:r>
              <w:rPr>
                <w:bCs/>
                <w:color w:val="000000"/>
                <w:spacing w:val="-4"/>
                <w:sz w:val="20"/>
              </w:rPr>
              <w:t xml:space="preserve"> </w:t>
            </w:r>
            <w:r w:rsidRPr="00FC4100">
              <w:rPr>
                <w:bCs/>
                <w:color w:val="000000"/>
                <w:spacing w:val="-4"/>
                <w:sz w:val="20"/>
              </w:rPr>
              <w:t>x</w:t>
            </w:r>
            <w:r>
              <w:rPr>
                <w:bCs/>
                <w:color w:val="000000"/>
                <w:spacing w:val="-4"/>
                <w:sz w:val="20"/>
              </w:rPr>
              <w:t xml:space="preserve"> </w:t>
            </w:r>
            <w:r w:rsidRPr="00FC4100">
              <w:rPr>
                <w:bCs/>
                <w:color w:val="000000"/>
                <w:spacing w:val="-4"/>
                <w:sz w:val="20"/>
              </w:rPr>
              <w:t>10</w:t>
            </w:r>
            <w:r w:rsidRPr="00DC0AAE">
              <w:rPr>
                <w:bCs/>
                <w:color w:val="000000"/>
                <w:spacing w:val="-4"/>
                <w:sz w:val="20"/>
                <w:vertAlign w:val="superscript"/>
              </w:rPr>
              <w:t>9</w:t>
            </w:r>
            <w:r w:rsidRPr="00FC4100">
              <w:rPr>
                <w:bCs/>
                <w:color w:val="000000"/>
                <w:spacing w:val="-4"/>
                <w:sz w:val="20"/>
              </w:rPr>
              <w:t>/L)</w:t>
            </w:r>
          </w:p>
        </w:tc>
        <w:tc>
          <w:tcPr>
            <w:tcW w:w="3899" w:type="pct"/>
          </w:tcPr>
          <w:p ns2:paraId="75C514C1" ns2:textId="77777777" w:rsidR="00BE676C" w:rsidRPr="00DC0AAE" w:rsidRDefault="00895D30" w:rsidP="0047408B">
            <w:pPr>
              <w:pStyle w:val="ListParagraph"/>
              <w:spacing w:before="40" w:after="40"/>
              <w:ind w:left="45"/>
              <w:textAlignment w:val="baseline"/>
              <w:rPr>
                <w:color w:val="000000"/>
                <w:spacing w:val="-3"/>
                <w:sz w:val="20"/>
                <w:u w:val="single"/>
              </w:rPr>
            </w:pPr>
            <w:r w:rsidRPr="00DC0AAE">
              <w:rPr>
                <w:color w:val="000000"/>
                <w:spacing w:val="-3"/>
                <w:sz w:val="20"/>
                <w:u w:val="single"/>
              </w:rPr>
              <w:t>First occurrence:</w:t>
            </w:r>
          </w:p>
          <w:p ns2:paraId="24BA2E72" ns2:textId="77777777" w:rsidR="00BE676C" w:rsidRPr="00FC4100" w:rsidRDefault="00895D30" w:rsidP="0047408B">
            <w:pPr>
              <w:pStyle w:val="ListParagraph"/>
              <w:spacing w:before="40" w:after="40"/>
              <w:ind w:left="45"/>
              <w:textAlignment w:val="baseline"/>
              <w:rPr>
                <w:color w:val="000000"/>
                <w:spacing w:val="-3"/>
                <w:sz w:val="20"/>
              </w:rPr>
            </w:pPr>
            <w:r w:rsidRPr="00FC4100">
              <w:rPr>
                <w:color w:val="000000"/>
                <w:spacing w:val="-3"/>
                <w:sz w:val="20"/>
              </w:rPr>
              <w:t>Withhold nemtabrutinib and venetoclax and monitor hematology and/or chemistry</w:t>
            </w:r>
            <w:r>
              <w:rPr>
                <w:color w:val="000000"/>
                <w:spacing w:val="-3"/>
                <w:sz w:val="20"/>
              </w:rPr>
              <w:t xml:space="preserve"> </w:t>
            </w:r>
            <w:r w:rsidRPr="00FC4100">
              <w:rPr>
                <w:color w:val="000000"/>
                <w:spacing w:val="-3"/>
                <w:sz w:val="20"/>
              </w:rPr>
              <w:t>at least once a week until relevant laboratory value(s) recover to the values outlined</w:t>
            </w:r>
            <w:r>
              <w:rPr>
                <w:color w:val="000000"/>
                <w:spacing w:val="-3"/>
                <w:sz w:val="20"/>
              </w:rPr>
              <w:t xml:space="preserve"> </w:t>
            </w:r>
            <w:r w:rsidRPr="00FC4100">
              <w:rPr>
                <w:color w:val="000000"/>
                <w:spacing w:val="-3"/>
                <w:sz w:val="20"/>
              </w:rPr>
              <w:t>below:</w:t>
            </w:r>
          </w:p>
          <w:p ns2:paraId="1594887C" ns2:textId="77777777" w:rsidR="00BE676C" w:rsidRPr="00DC0AAE" w:rsidRDefault="00895D30" w:rsidP="0047408B">
            <w:pPr>
              <w:pStyle w:val="ListBullet"/>
              <w:ind w:hanging="315"/>
              <w:rPr>
                <w:sz w:val="20"/>
              </w:rPr>
            </w:pPr>
            <w:r w:rsidRPr="00DC0AAE">
              <w:rPr>
                <w:sz w:val="20"/>
              </w:rPr>
              <w:t>If the relevant laboratory value recovers within 21 days to baseline (if cytopenias present at the start of study) or &gt;0.5</w:t>
            </w:r>
            <w:r>
              <w:rPr>
                <w:sz w:val="20"/>
              </w:rPr>
              <w:t xml:space="preserve"> </w:t>
            </w:r>
            <w:r w:rsidRPr="00DC0AAE">
              <w:rPr>
                <w:sz w:val="20"/>
              </w:rPr>
              <w:t>×</w:t>
            </w:r>
            <w:r>
              <w:rPr>
                <w:sz w:val="20"/>
              </w:rPr>
              <w:t xml:space="preserve"> </w:t>
            </w:r>
            <w:r w:rsidRPr="00DC0AAE">
              <w:rPr>
                <w:sz w:val="20"/>
              </w:rPr>
              <w:t>10</w:t>
            </w:r>
            <w:r w:rsidRPr="00DC0AAE">
              <w:rPr>
                <w:sz w:val="20"/>
                <w:vertAlign w:val="superscript"/>
              </w:rPr>
              <w:t>9</w:t>
            </w:r>
            <w:r w:rsidRPr="00DC0AAE">
              <w:rPr>
                <w:sz w:val="20"/>
              </w:rPr>
              <w:t>/L (if no cytopenias present at the start of study), with or without the use of GCSF support following institutional standard practice, resume nemtabrutinib treatment at a reduced dose. Resume venetoclax at reduced dose.</w:t>
            </w:r>
          </w:p>
          <w:p ns2:paraId="7E44B1F1" ns2:textId="77777777" w:rsidR="00BE676C" w:rsidRPr="00DC0AAE" w:rsidRDefault="00895D30" w:rsidP="0047408B">
            <w:pPr>
              <w:pStyle w:val="ListBullet"/>
              <w:ind w:hanging="315"/>
              <w:rPr>
                <w:sz w:val="20"/>
              </w:rPr>
            </w:pPr>
            <w:r w:rsidRPr="00DC0AAE">
              <w:rPr>
                <w:sz w:val="20"/>
              </w:rPr>
              <w:t>If, in the opinion of the investigator and with the agreement of the Sponsor Clinical Director, dose re-escalation is in the best interest of a participant, the dose may be re-escalated after the participant is fully recovered.</w:t>
            </w:r>
          </w:p>
          <w:p ns2:paraId="2C6B73E5" ns2:textId="77777777" w:rsidR="00BE676C" w:rsidRPr="00DC0AAE" w:rsidRDefault="00895D30" w:rsidP="0047408B">
            <w:pPr>
              <w:pStyle w:val="ListBullet"/>
              <w:ind w:hanging="315"/>
              <w:rPr>
                <w:sz w:val="20"/>
              </w:rPr>
            </w:pPr>
            <w:r w:rsidRPr="00DC0AAE">
              <w:rPr>
                <w:sz w:val="20"/>
              </w:rPr>
              <w:t>If recovery occurs after more than 21 days on drug hold, permanently discontinue nemtabrutinib.</w:t>
            </w:r>
          </w:p>
          <w:p ns2:paraId="3149F015" ns2:textId="77777777" w:rsidR="00BE676C" w:rsidRPr="00A121D1" w:rsidRDefault="00895D30" w:rsidP="0047408B">
            <w:pPr>
              <w:pStyle w:val="ListParagraph"/>
              <w:spacing w:before="40" w:after="40"/>
              <w:ind w:left="45"/>
              <w:textAlignment w:val="baseline"/>
              <w:rPr>
                <w:color w:val="000000"/>
                <w:spacing w:val="-3"/>
                <w:sz w:val="20"/>
              </w:rPr>
            </w:pPr>
            <w:r w:rsidRPr="00FC4100">
              <w:rPr>
                <w:color w:val="000000"/>
                <w:spacing w:val="-3"/>
                <w:sz w:val="20"/>
              </w:rPr>
              <w:t>If a participant continues to experience the same event at either dose level and the</w:t>
            </w:r>
            <w:r>
              <w:rPr>
                <w:color w:val="000000"/>
                <w:spacing w:val="-3"/>
                <w:sz w:val="20"/>
              </w:rPr>
              <w:t xml:space="preserve"> </w:t>
            </w:r>
            <w:r w:rsidRPr="00FC4100">
              <w:rPr>
                <w:color w:val="000000"/>
                <w:spacing w:val="-3"/>
                <w:sz w:val="20"/>
              </w:rPr>
              <w:t>event does not recover within 7 days, permanently discontinue nemtabrutinib.</w:t>
            </w:r>
          </w:p>
        </w:tc>
      </w:tr>
      <w:tr w:rsidR="003117E4" ns2:paraId="69BDA74D" ns2:textId="77777777" w:rsidTr="0047408B">
        <w:trPr>
          <w:trHeight w:val="180"/>
        </w:trPr>
        <w:tc>
          <w:tcPr>
            <w:tcW w:w="1101" w:type="pct"/>
            <w:vAlign w:val="center"/>
          </w:tcPr>
          <w:p ns2:paraId="2964BC00" ns2:textId="77777777" w:rsidR="00BE676C" w:rsidRPr="00645480" w:rsidRDefault="00895D30" w:rsidP="0047408B">
            <w:pPr>
              <w:spacing w:before="40" w:after="40"/>
              <w:ind w:right="-140"/>
              <w:textAlignment w:val="baseline"/>
              <w:rPr>
                <w:bCs/>
                <w:color w:val="000000"/>
                <w:spacing w:val="-4"/>
                <w:sz w:val="20"/>
              </w:rPr>
            </w:pPr>
            <w:r w:rsidRPr="00645480">
              <w:rPr>
                <w:bCs/>
                <w:color w:val="000000"/>
                <w:spacing w:val="-4"/>
                <w:sz w:val="20"/>
              </w:rPr>
              <w:t>Grade 4</w:t>
            </w:r>
          </w:p>
          <w:p ns2:paraId="188D1090" ns2:textId="77777777" w:rsidR="00BE676C" w:rsidRPr="00FC4100" w:rsidRDefault="00895D30" w:rsidP="0047408B">
            <w:pPr>
              <w:spacing w:before="40" w:after="40"/>
              <w:ind w:right="-140"/>
              <w:textAlignment w:val="baseline"/>
              <w:rPr>
                <w:bCs/>
                <w:color w:val="000000"/>
                <w:spacing w:val="-4"/>
                <w:sz w:val="20"/>
              </w:rPr>
            </w:pPr>
            <w:r>
              <w:rPr>
                <w:bCs/>
                <w:color w:val="000000"/>
                <w:spacing w:val="-4"/>
                <w:sz w:val="20"/>
              </w:rPr>
              <w:t>T</w:t>
            </w:r>
            <w:r w:rsidRPr="00645480">
              <w:rPr>
                <w:bCs/>
                <w:color w:val="000000"/>
                <w:spacing w:val="-4"/>
                <w:sz w:val="20"/>
              </w:rPr>
              <w:t>hrombocytopenia or</w:t>
            </w:r>
            <w:r>
              <w:rPr>
                <w:bCs/>
                <w:color w:val="000000"/>
                <w:spacing w:val="-4"/>
                <w:sz w:val="20"/>
              </w:rPr>
              <w:t xml:space="preserve"> </w:t>
            </w:r>
            <w:r w:rsidRPr="00645480">
              <w:rPr>
                <w:bCs/>
                <w:color w:val="000000"/>
                <w:spacing w:val="-4"/>
                <w:sz w:val="20"/>
              </w:rPr>
              <w:t>symptomatic bleeding</w:t>
            </w:r>
          </w:p>
        </w:tc>
        <w:tc>
          <w:tcPr>
            <w:tcW w:w="3899" w:type="pct"/>
          </w:tcPr>
          <w:p ns2:paraId="76C11F81" ns2:textId="77777777" w:rsidR="00BE676C" w:rsidRPr="005B7CA1" w:rsidRDefault="00895D30" w:rsidP="0047408B">
            <w:pPr>
              <w:pStyle w:val="ListParagraph"/>
              <w:spacing w:before="40" w:after="40"/>
              <w:ind w:left="45"/>
              <w:textAlignment w:val="baseline"/>
              <w:rPr>
                <w:color w:val="000000"/>
                <w:spacing w:val="-3"/>
                <w:sz w:val="20"/>
              </w:rPr>
            </w:pPr>
            <w:r w:rsidRPr="005B7CA1">
              <w:rPr>
                <w:color w:val="000000"/>
                <w:spacing w:val="-3"/>
                <w:sz w:val="20"/>
              </w:rPr>
              <w:t>Hold nemtabrutinib and venetoclax.</w:t>
            </w:r>
          </w:p>
          <w:p ns2:paraId="69E284BB" ns2:textId="77777777" w:rsidR="00BE676C" w:rsidRPr="005B7CA1" w:rsidRDefault="00895D30" w:rsidP="0047408B">
            <w:pPr>
              <w:pStyle w:val="ListParagraph"/>
              <w:spacing w:before="40" w:after="40"/>
              <w:ind w:left="45"/>
              <w:textAlignment w:val="baseline"/>
              <w:rPr>
                <w:color w:val="000000"/>
                <w:spacing w:val="-3"/>
                <w:sz w:val="20"/>
              </w:rPr>
            </w:pPr>
            <w:r w:rsidRPr="005B7CA1">
              <w:rPr>
                <w:color w:val="000000"/>
                <w:spacing w:val="-3"/>
                <w:sz w:val="20"/>
              </w:rPr>
              <w:t>Platelet transfusions are permitted per physician discretion.</w:t>
            </w:r>
          </w:p>
          <w:p ns2:paraId="320AF74A" ns2:textId="77777777" w:rsidR="00BE676C" w:rsidRPr="005B7CA1" w:rsidRDefault="00895D30" w:rsidP="0047408B">
            <w:pPr>
              <w:pStyle w:val="ListParagraph"/>
              <w:spacing w:before="40" w:after="40"/>
              <w:ind w:left="45"/>
              <w:textAlignment w:val="baseline"/>
              <w:rPr>
                <w:color w:val="000000"/>
                <w:spacing w:val="-3"/>
                <w:sz w:val="20"/>
              </w:rPr>
            </w:pPr>
            <w:r w:rsidRPr="005B7CA1">
              <w:rPr>
                <w:color w:val="000000"/>
                <w:spacing w:val="-3"/>
                <w:sz w:val="20"/>
              </w:rPr>
              <w:t>Restart venetoclax and nemtabrutinib at reduced dose when platelets improve to grade 2 or baseline (should be platelet transfusion independent for 5 days).</w:t>
            </w:r>
          </w:p>
        </w:tc>
      </w:tr>
      <w:tr w:rsidR="003117E4" ns2:paraId="0D3C5FCC" ns2:textId="77777777" w:rsidTr="0047408B">
        <w:trPr>
          <w:trHeight w:val="284"/>
        </w:trPr>
        <w:tc>
          <w:tcPr>
            <w:tcW w:w="5000" w:type="pct"/>
            <w:gridSpan w:val="2"/>
          </w:tcPr>
          <w:p ns2:paraId="2BC81183" ns2:textId="77777777" w:rsidR="00BE676C" w:rsidRPr="00645480" w:rsidRDefault="00895D30" w:rsidP="0047408B">
            <w:pPr>
              <w:pStyle w:val="TableFootnote"/>
              <w:spacing w:before="40" w:after="40"/>
            </w:pPr>
            <w:r w:rsidRPr="00645480">
              <w:t>AE=adverse event; ANC=absolute neutrophil count; CTCAE=Common Terminology Criteria for Adverse</w:t>
            </w:r>
            <w:r>
              <w:t xml:space="preserve"> </w:t>
            </w:r>
            <w:r w:rsidRPr="00645480">
              <w:t>Events, GCSF: Granulocyte colony</w:t>
            </w:r>
            <w:r>
              <w:t>-</w:t>
            </w:r>
            <w:r w:rsidRPr="00645480">
              <w:t>stimulating factors, QD=quaque die (daily)</w:t>
            </w:r>
            <w:r>
              <w:t>.</w:t>
            </w:r>
          </w:p>
          <w:p ns2:paraId="35548E94" ns2:textId="77777777" w:rsidR="00BE676C" w:rsidRPr="00645480" w:rsidRDefault="00895D30" w:rsidP="0047408B">
            <w:pPr>
              <w:pStyle w:val="TableFootnote"/>
              <w:spacing w:before="40" w:after="40"/>
            </w:pPr>
            <w:r w:rsidRPr="00645480">
              <w:t>a</w:t>
            </w:r>
            <w:r>
              <w:t xml:space="preserve">. </w:t>
            </w:r>
            <w:r w:rsidRPr="00645480">
              <w:t>Applicable to participants who had new toxicities or participants with cytopenia at baseline that worsens.</w:t>
            </w:r>
          </w:p>
          <w:p ns2:paraId="07EEA241" ns2:textId="07417699" w:rsidR="00BE676C" w:rsidRPr="00645480" w:rsidRDefault="00895D30" w:rsidP="0047408B">
            <w:pPr>
              <w:pStyle w:val="TableFootnote"/>
              <w:spacing w:before="40" w:after="40"/>
            </w:pPr>
            <w:r w:rsidRPr="00645480">
              <w:t>b</w:t>
            </w:r>
            <w:r>
              <w:t xml:space="preserve">. </w:t>
            </w:r>
            <w:r w:rsidR="003163D3" w:rsidRPr="00A015EC">
              <w:t xml:space="preserve">Grading of hematological toxicities will be according to </w:t>
            </w:r>
            <w:r w:rsidR="00F925D7">
              <w:t>CTCAE V5.0</w:t>
            </w:r>
            <w:r w:rsidR="003163D3" w:rsidRPr="00A015EC">
              <w:t>.</w:t>
            </w:r>
          </w:p>
          <w:p ns2:paraId="68D34CF6" ns2:textId="77777777" w:rsidR="00BE676C" w:rsidRPr="002E74AA" w:rsidRDefault="00895D30" w:rsidP="0047408B">
            <w:pPr>
              <w:pStyle w:val="TableFootnote"/>
              <w:spacing w:before="40" w:after="40"/>
            </w:pPr>
            <w:r w:rsidRPr="00645480">
              <w:t>c</w:t>
            </w:r>
            <w:r>
              <w:t xml:space="preserve">. </w:t>
            </w:r>
            <w:r w:rsidRPr="00645480">
              <w:t xml:space="preserve">For </w:t>
            </w:r>
            <w:r>
              <w:t>G</w:t>
            </w:r>
            <w:r w:rsidRPr="00645480">
              <w:t>rade 3 neutropenia without fever or infection, may continue current doses and may administer colony</w:t>
            </w:r>
            <w:r>
              <w:t xml:space="preserve"> </w:t>
            </w:r>
            <w:r w:rsidRPr="00645480">
              <w:t>stimulating factors</w:t>
            </w:r>
            <w:r>
              <w:t>.</w:t>
            </w:r>
          </w:p>
        </w:tc>
      </w:tr>
    </w:tbl>
    <w:p ns2:paraId="6033D433" ns2:textId="43367EED" w:rsidR="00BE676C" w:rsidRDefault="00895D30" w:rsidP="00174715">
      <w:pPr>
        <w:pStyle w:val="Caption"/>
        <w:pageBreakBefore/>
      </w:pPr>
      <w:del w:id="10009" w:author="GoldenCorpusHarness" w:date="2026-03-28T22:23:47Z">
        <w:r>
          <w:delText>T</w:delText>
        </w:r>
      </w:del>
      <w:ins w:id="10010" w:author="GoldenCorpusHarness" w:date="2026-03-28T22:23:47Z">
        <w:r>
          <w:t>P-gp substr</w:t>
        </w:r>
      </w:ins>
      <w:r>
        <w:t>a</w:t>
      </w:r>
      <w:del w:id="10011" w:author="GoldenCorpusHarness" w:date="2026-03-28T22:23:47Z">
        <w:r>
          <w:delText>b</w:delText>
        </w:r>
      </w:del>
      <w:ins w:id="10012" w:author="GoldenCorpusHarness" w:date="2026-03-28T22:23:47Z">
        <w:r>
          <w:t xml:space="preserve">tes - take at </w:t>
        </w:r>
      </w:ins>
      <w:r>
        <w:t>le</w:t>
      </w:r>
      <w:del w:id="10013" w:author="GoldenCorpusHarness" w:date="2026-03-28T22:23:47Z">
        <w:r>
          <w:delText xml:space="preserve"> 20M</w:delText>
        </w:r>
      </w:del>
      <w:r>
        <w:t>a</w:t>
      </w:r>
      <w:del w:id="10014" w:author="GoldenCorpusHarness" w:date="2026-03-28T22:23:47Z">
        <w:r>
          <w:delText>nagemen</w:delText>
        </w:r>
      </w:del>
      <w:ins w:id="10015" w:author="GoldenCorpusHarness" w:date="2026-03-28T22:23:47Z">
        <w:r>
          <w:t>s</w:t>
        </w:r>
      </w:ins>
      <w:r>
        <w:t xml:space="preserve">t </w:t>
      </w:r>
      <w:ins w:id="10016" w:author="GoldenCorpusHarness" w:date="2026-03-28T22:23:47Z">
        <w:r>
          <w:t>6 h</w:t>
        </w:r>
      </w:ins>
      <w:r>
        <w:t>o</w:t>
      </w:r>
      <w:ins w:id="10017" w:author="GoldenCorpusHarness" w:date="2026-03-28T22:23:47Z">
        <w:r>
          <w:t>urs be</w:t>
        </w:r>
      </w:ins>
      <w:r>
        <w:t>f</w:t>
      </w:r>
      <w:del w:id="10018" w:author="GoldenCorpusHarness" w:date="2026-03-28T22:23:47Z">
        <w:r>
          <w:delText xml:space="preserve"> T</w:delText>
        </w:r>
      </w:del>
      <w:r>
        <w:t>o</w:t>
      </w:r>
      <w:del w:id="10019" w:author="GoldenCorpusHarness" w:date="2026-03-28T22:23:47Z">
        <w:r>
          <w:delText>xicity when Att</w:delText>
        </w:r>
      </w:del>
      <w:r>
        <w:t>r</w:t>
      </w:r>
      <w:del w:id="10020" w:author="GoldenCorpusHarness" w:date="2026-03-28T22:23:47Z">
        <w:r>
          <w:delText>ibution to On</w:delText>
        </w:r>
      </w:del>
      <w:r>
        <w:t xml:space="preserve">e </w:t>
      </w:r>
      <w:del w:id="10021" w:author="GoldenCorpusHarness" w:date="2026-03-28T22:23:47Z">
        <w:r>
          <w:delText>Drug is not Certain (Hematological) (CLL): Nemtabrutinib and V</w:delText>
        </w:r>
      </w:del>
      <w:ins w:id="10022" w:author="GoldenCorpusHarness" w:date="2026-03-28T22:23:47Z">
        <w:r>
          <w:t>v</w:t>
        </w:r>
      </w:ins>
      <w:r>
        <w:t>enetoclax</w:t>
      </w:r>
      <w:ins w:id="10023" w:author="GoldenCorpusHarness" w:date="2026-03-28T22:23:47Z">
        <w:r>
          <w:t xml:space="preserve"> dose.</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3117E4" ns2:paraId="06BBE5F6" ns2:textId="77777777" w:rsidTr="0047408B">
        <w:trPr>
          <w:trHeight w:val="224"/>
          <w:tblHeader/>
        </w:trPr>
        <w:tc>
          <w:tcPr>
            <w:tcW w:w="1101" w:type="pct"/>
            <w:vAlign w:val="center"/>
          </w:tcPr>
          <w:p ns2:paraId="3F60801E" ns2:textId="77777777" w:rsidR="00BE676C" w:rsidRPr="00777CFF" w:rsidRDefault="00895D30" w:rsidP="0047408B">
            <w:pPr>
              <w:spacing w:before="40" w:after="40"/>
              <w:rPr>
                <w:b/>
                <w:sz w:val="20"/>
              </w:rPr>
            </w:pPr>
            <w:r w:rsidRPr="00777CFF">
              <w:rPr>
                <w:b/>
                <w:sz w:val="20"/>
              </w:rPr>
              <w:t>Event</w:t>
            </w:r>
            <w:r w:rsidRPr="00DE1538">
              <w:rPr>
                <w:b/>
                <w:sz w:val="20"/>
                <w:vertAlign w:val="superscript"/>
              </w:rPr>
              <w:t>a,b</w:t>
            </w:r>
            <w:r w:rsidRPr="00777CFF">
              <w:rPr>
                <w:b/>
                <w:sz w:val="20"/>
              </w:rPr>
              <w:t xml:space="preserve"> </w:t>
            </w:r>
          </w:p>
        </w:tc>
        <w:tc>
          <w:tcPr>
            <w:tcW w:w="3899" w:type="pct"/>
            <w:vAlign w:val="center"/>
          </w:tcPr>
          <w:p ns2:paraId="741FE5B2" ns2:textId="77777777" w:rsidR="00BE676C" w:rsidRPr="00777CFF" w:rsidRDefault="00895D30" w:rsidP="0047408B">
            <w:pPr>
              <w:spacing w:before="40" w:after="40"/>
              <w:jc w:val="both"/>
              <w:rPr>
                <w:b/>
                <w:sz w:val="20"/>
              </w:rPr>
            </w:pPr>
            <w:r w:rsidRPr="00777CFF">
              <w:rPr>
                <w:b/>
                <w:sz w:val="20"/>
              </w:rPr>
              <w:t>Action</w:t>
            </w:r>
          </w:p>
        </w:tc>
      </w:tr>
      <w:tr w:rsidR="003117E4" ns2:paraId="7FE5AEBB" ns2:textId="77777777" w:rsidTr="0047408B">
        <w:trPr>
          <w:trHeight w:val="222"/>
        </w:trPr>
        <w:tc>
          <w:tcPr>
            <w:tcW w:w="1101" w:type="pct"/>
            <w:vAlign w:val="center"/>
          </w:tcPr>
          <w:p ns2:paraId="7171D16D" ns2:textId="77777777" w:rsidR="00BE676C" w:rsidRPr="00645480" w:rsidRDefault="00895D30" w:rsidP="0047408B">
            <w:pPr>
              <w:spacing w:before="40" w:after="40"/>
              <w:ind w:right="-140"/>
              <w:textAlignment w:val="baseline"/>
              <w:rPr>
                <w:bCs/>
                <w:color w:val="000000"/>
                <w:spacing w:val="-6"/>
                <w:sz w:val="20"/>
              </w:rPr>
            </w:pPr>
            <w:r w:rsidRPr="00645480">
              <w:rPr>
                <w:bCs/>
                <w:color w:val="000000"/>
                <w:spacing w:val="-6"/>
                <w:sz w:val="20"/>
              </w:rPr>
              <w:t>Grade 2</w:t>
            </w:r>
          </w:p>
          <w:p ns2:paraId="367C323E" ns2:textId="77777777" w:rsidR="00BE676C" w:rsidRPr="00DE1538" w:rsidRDefault="00895D30" w:rsidP="0047408B">
            <w:pPr>
              <w:spacing w:before="40" w:after="40"/>
              <w:ind w:right="-140"/>
              <w:textAlignment w:val="baseline"/>
              <w:rPr>
                <w:bCs/>
                <w:color w:val="000000"/>
                <w:spacing w:val="-6"/>
                <w:sz w:val="20"/>
              </w:rPr>
            </w:pPr>
            <w:r w:rsidRPr="00645480">
              <w:rPr>
                <w:bCs/>
                <w:color w:val="000000"/>
                <w:spacing w:val="-6"/>
                <w:sz w:val="20"/>
              </w:rPr>
              <w:t>Thrombocytopenia</w:t>
            </w:r>
            <w:r>
              <w:rPr>
                <w:bCs/>
                <w:color w:val="000000"/>
                <w:spacing w:val="-6"/>
                <w:sz w:val="20"/>
              </w:rPr>
              <w:t xml:space="preserve"> </w:t>
            </w:r>
            <w:r w:rsidRPr="00645480">
              <w:rPr>
                <w:bCs/>
                <w:color w:val="000000"/>
                <w:spacing w:val="-6"/>
                <w:sz w:val="20"/>
              </w:rPr>
              <w:t>(platelet &lt;50% decrease</w:t>
            </w:r>
            <w:r>
              <w:rPr>
                <w:bCs/>
                <w:color w:val="000000"/>
                <w:spacing w:val="-6"/>
                <w:sz w:val="20"/>
              </w:rPr>
              <w:t xml:space="preserve"> </w:t>
            </w:r>
            <w:r w:rsidRPr="00645480">
              <w:rPr>
                <w:bCs/>
                <w:color w:val="000000"/>
                <w:spacing w:val="-6"/>
                <w:sz w:val="20"/>
              </w:rPr>
              <w:t>from baseline) and</w:t>
            </w:r>
            <w:r>
              <w:rPr>
                <w:bCs/>
                <w:color w:val="000000"/>
                <w:spacing w:val="-6"/>
                <w:sz w:val="20"/>
              </w:rPr>
              <w:t xml:space="preserve"> </w:t>
            </w:r>
            <w:r w:rsidRPr="00645480">
              <w:rPr>
                <w:bCs/>
                <w:color w:val="000000"/>
                <w:spacing w:val="-6"/>
                <w:sz w:val="20"/>
              </w:rPr>
              <w:t>≥25</w:t>
            </w:r>
            <w:r>
              <w:rPr>
                <w:bCs/>
                <w:color w:val="000000"/>
                <w:spacing w:val="-6"/>
                <w:sz w:val="20"/>
              </w:rPr>
              <w:t xml:space="preserve"> </w:t>
            </w:r>
            <w:r w:rsidRPr="00645480">
              <w:rPr>
                <w:bCs/>
                <w:color w:val="000000"/>
                <w:spacing w:val="-6"/>
                <w:sz w:val="20"/>
              </w:rPr>
              <w:t>×</w:t>
            </w:r>
            <w:r>
              <w:rPr>
                <w:bCs/>
                <w:color w:val="000000"/>
                <w:spacing w:val="-6"/>
                <w:sz w:val="20"/>
              </w:rPr>
              <w:t xml:space="preserve"> </w:t>
            </w:r>
            <w:r w:rsidRPr="00645480">
              <w:rPr>
                <w:bCs/>
                <w:color w:val="000000"/>
                <w:spacing w:val="-6"/>
                <w:sz w:val="20"/>
              </w:rPr>
              <w:t>10</w:t>
            </w:r>
            <w:r w:rsidRPr="00DC0AAE">
              <w:rPr>
                <w:bCs/>
                <w:color w:val="000000"/>
                <w:spacing w:val="-6"/>
                <w:sz w:val="20"/>
                <w:vertAlign w:val="superscript"/>
              </w:rPr>
              <w:t>9</w:t>
            </w:r>
            <w:r w:rsidRPr="00645480">
              <w:rPr>
                <w:bCs/>
                <w:color w:val="000000"/>
                <w:spacing w:val="-6"/>
                <w:sz w:val="20"/>
              </w:rPr>
              <w:t>/L</w:t>
            </w:r>
          </w:p>
        </w:tc>
        <w:tc>
          <w:tcPr>
            <w:tcW w:w="3899" w:type="pct"/>
          </w:tcPr>
          <w:p ns2:paraId="55A040E0" ns2:textId="77777777" w:rsidR="00BE676C" w:rsidRPr="00052AE3" w:rsidRDefault="00895D30" w:rsidP="0047408B">
            <w:pPr>
              <w:spacing w:before="40" w:after="40"/>
              <w:rPr>
                <w:bCs/>
                <w:sz w:val="20"/>
              </w:rPr>
            </w:pPr>
            <w:r w:rsidRPr="00645480">
              <w:rPr>
                <w:bCs/>
                <w:sz w:val="20"/>
              </w:rPr>
              <w:t>Continue current dose level; however, at the discretion of the investigator, dose</w:t>
            </w:r>
            <w:r>
              <w:rPr>
                <w:bCs/>
                <w:sz w:val="20"/>
              </w:rPr>
              <w:t xml:space="preserve"> </w:t>
            </w:r>
            <w:r w:rsidRPr="00645480">
              <w:rPr>
                <w:bCs/>
                <w:sz w:val="20"/>
              </w:rPr>
              <w:t>interruption/modification may be implemented.</w:t>
            </w:r>
          </w:p>
        </w:tc>
      </w:tr>
      <w:tr w:rsidR="003117E4" ns2:paraId="556EDA6E" ns2:textId="77777777" w:rsidTr="0047408B">
        <w:trPr>
          <w:trHeight w:val="307"/>
        </w:trPr>
        <w:tc>
          <w:tcPr>
            <w:tcW w:w="1101" w:type="pct"/>
          </w:tcPr>
          <w:p ns2:paraId="296D4893" ns2:textId="77777777" w:rsidR="00BE676C" w:rsidRPr="00645480" w:rsidRDefault="00895D30" w:rsidP="0047408B">
            <w:pPr>
              <w:spacing w:before="40" w:after="40"/>
              <w:ind w:right="-140"/>
              <w:textAlignment w:val="baseline"/>
              <w:rPr>
                <w:bCs/>
                <w:sz w:val="20"/>
              </w:rPr>
            </w:pPr>
            <w:r w:rsidRPr="00645480">
              <w:rPr>
                <w:bCs/>
                <w:sz w:val="20"/>
              </w:rPr>
              <w:t>Grade 3</w:t>
            </w:r>
          </w:p>
          <w:p ns2:paraId="608606FE" ns2:textId="77777777" w:rsidR="00BE676C" w:rsidRPr="00645480" w:rsidRDefault="00895D30" w:rsidP="0047408B">
            <w:pPr>
              <w:spacing w:before="40" w:after="40"/>
              <w:ind w:right="-140"/>
              <w:textAlignment w:val="baseline"/>
              <w:rPr>
                <w:bCs/>
                <w:sz w:val="20"/>
              </w:rPr>
            </w:pPr>
            <w:r w:rsidRPr="00645480">
              <w:rPr>
                <w:bCs/>
                <w:sz w:val="20"/>
              </w:rPr>
              <w:t>Neutropenia</w:t>
            </w:r>
            <w:r w:rsidRPr="00DC0AAE">
              <w:rPr>
                <w:bCs/>
                <w:sz w:val="20"/>
                <w:vertAlign w:val="superscript"/>
              </w:rPr>
              <w:t>c</w:t>
            </w:r>
            <w:r w:rsidRPr="00645480">
              <w:rPr>
                <w:bCs/>
                <w:sz w:val="20"/>
              </w:rPr>
              <w:t xml:space="preserve"> (with fever</w:t>
            </w:r>
            <w:r>
              <w:rPr>
                <w:bCs/>
                <w:sz w:val="20"/>
              </w:rPr>
              <w:t xml:space="preserve"> </w:t>
            </w:r>
            <w:r w:rsidRPr="00645480">
              <w:rPr>
                <w:bCs/>
                <w:sz w:val="20"/>
              </w:rPr>
              <w:t>or infection) first episode</w:t>
            </w:r>
          </w:p>
          <w:p ns2:paraId="10C72514" ns2:textId="77777777" w:rsidR="00BE676C" w:rsidRPr="00645480" w:rsidRDefault="00895D30" w:rsidP="0047408B">
            <w:pPr>
              <w:spacing w:before="40" w:after="40"/>
              <w:ind w:right="-140"/>
              <w:textAlignment w:val="baseline"/>
              <w:rPr>
                <w:bCs/>
                <w:sz w:val="20"/>
              </w:rPr>
            </w:pPr>
            <w:r w:rsidRPr="00645480">
              <w:rPr>
                <w:bCs/>
                <w:sz w:val="20"/>
              </w:rPr>
              <w:t>Thrombocytopenia</w:t>
            </w:r>
            <w:r>
              <w:rPr>
                <w:bCs/>
                <w:sz w:val="20"/>
              </w:rPr>
              <w:t xml:space="preserve"> </w:t>
            </w:r>
            <w:r w:rsidRPr="00645480">
              <w:rPr>
                <w:bCs/>
                <w:sz w:val="20"/>
              </w:rPr>
              <w:t>(platelet 50% to 74%</w:t>
            </w:r>
            <w:r>
              <w:rPr>
                <w:bCs/>
                <w:sz w:val="20"/>
              </w:rPr>
              <w:t xml:space="preserve"> </w:t>
            </w:r>
            <w:r w:rsidRPr="00645480">
              <w:rPr>
                <w:bCs/>
                <w:sz w:val="20"/>
              </w:rPr>
              <w:t>decrease from baseline)</w:t>
            </w:r>
          </w:p>
          <w:p ns2:paraId="42E62BD5" ns2:textId="77777777" w:rsidR="00BE676C" w:rsidRPr="00DE1538" w:rsidRDefault="00895D30" w:rsidP="0047408B">
            <w:pPr>
              <w:spacing w:before="40" w:after="40"/>
              <w:ind w:right="-140"/>
              <w:textAlignment w:val="baseline"/>
              <w:rPr>
                <w:bCs/>
                <w:sz w:val="20"/>
              </w:rPr>
            </w:pPr>
            <w:r w:rsidRPr="00645480">
              <w:rPr>
                <w:bCs/>
                <w:sz w:val="20"/>
              </w:rPr>
              <w:t>and &lt;25</w:t>
            </w:r>
            <w:r>
              <w:rPr>
                <w:bCs/>
                <w:sz w:val="20"/>
              </w:rPr>
              <w:t xml:space="preserve"> </w:t>
            </w:r>
            <w:r w:rsidRPr="00645480">
              <w:rPr>
                <w:bCs/>
                <w:sz w:val="20"/>
              </w:rPr>
              <w:t>×</w:t>
            </w:r>
            <w:r>
              <w:rPr>
                <w:bCs/>
                <w:sz w:val="20"/>
              </w:rPr>
              <w:t xml:space="preserve"> </w:t>
            </w:r>
            <w:r w:rsidRPr="00645480">
              <w:rPr>
                <w:bCs/>
                <w:sz w:val="20"/>
              </w:rPr>
              <w:t>10</w:t>
            </w:r>
            <w:r w:rsidRPr="00DC0AAE">
              <w:rPr>
                <w:bCs/>
                <w:sz w:val="20"/>
                <w:vertAlign w:val="superscript"/>
              </w:rPr>
              <w:t>9</w:t>
            </w:r>
            <w:r w:rsidRPr="00645480">
              <w:rPr>
                <w:bCs/>
                <w:sz w:val="20"/>
              </w:rPr>
              <w:t>/L)</w:t>
            </w:r>
          </w:p>
        </w:tc>
        <w:tc>
          <w:tcPr>
            <w:tcW w:w="3899" w:type="pct"/>
          </w:tcPr>
          <w:p ns2:paraId="132C73BB" ns2:textId="77777777" w:rsidR="00BE676C" w:rsidRPr="00DC0AAE" w:rsidRDefault="00895D30" w:rsidP="0047408B">
            <w:pPr>
              <w:spacing w:before="40" w:after="40"/>
              <w:ind w:left="49"/>
              <w:textAlignment w:val="baseline"/>
              <w:rPr>
                <w:color w:val="000000"/>
                <w:spacing w:val="-3"/>
                <w:sz w:val="20"/>
                <w:u w:val="single"/>
              </w:rPr>
            </w:pPr>
            <w:r w:rsidRPr="00DC0AAE">
              <w:rPr>
                <w:color w:val="000000"/>
                <w:spacing w:val="-3"/>
                <w:sz w:val="20"/>
                <w:u w:val="single"/>
              </w:rPr>
              <w:t>First occurrence:</w:t>
            </w:r>
          </w:p>
          <w:p ns2:paraId="2B608F3F" ns2:textId="77777777" w:rsidR="00BE676C" w:rsidRPr="00645480" w:rsidRDefault="00895D30" w:rsidP="0047408B">
            <w:pPr>
              <w:spacing w:before="40" w:after="40"/>
              <w:ind w:left="49"/>
              <w:textAlignment w:val="baseline"/>
              <w:rPr>
                <w:color w:val="000000"/>
                <w:spacing w:val="-3"/>
                <w:sz w:val="20"/>
              </w:rPr>
            </w:pPr>
            <w:r w:rsidRPr="00645480">
              <w:rPr>
                <w:color w:val="000000"/>
                <w:spacing w:val="-3"/>
                <w:sz w:val="20"/>
              </w:rPr>
              <w:t>Withhold nemtabrutinib and venetoclax and monitor hematology and/or</w:t>
            </w:r>
            <w:r>
              <w:rPr>
                <w:color w:val="000000"/>
                <w:spacing w:val="-3"/>
                <w:sz w:val="20"/>
              </w:rPr>
              <w:t xml:space="preserve"> </w:t>
            </w:r>
            <w:r w:rsidRPr="00645480">
              <w:rPr>
                <w:color w:val="000000"/>
                <w:spacing w:val="-3"/>
                <w:sz w:val="20"/>
              </w:rPr>
              <w:t>chemistry at least once a week until relevant laboratory value(s) recover to the</w:t>
            </w:r>
            <w:r>
              <w:rPr>
                <w:color w:val="000000"/>
                <w:spacing w:val="-3"/>
                <w:sz w:val="20"/>
              </w:rPr>
              <w:t xml:space="preserve"> </w:t>
            </w:r>
            <w:r w:rsidRPr="00645480">
              <w:rPr>
                <w:color w:val="000000"/>
                <w:spacing w:val="-3"/>
                <w:sz w:val="20"/>
              </w:rPr>
              <w:t>values outlined below:</w:t>
            </w:r>
          </w:p>
          <w:p ns2:paraId="32643436" ns2:textId="77777777" w:rsidR="00BE676C" w:rsidRPr="00DC0AAE" w:rsidRDefault="00895D30" w:rsidP="0047408B">
            <w:pPr>
              <w:pStyle w:val="ListBullet"/>
              <w:ind w:hanging="315"/>
              <w:rPr>
                <w:sz w:val="20"/>
              </w:rPr>
            </w:pPr>
            <w:r w:rsidRPr="00DC0AAE">
              <w:rPr>
                <w:sz w:val="20"/>
              </w:rPr>
              <w:t>If the relevant laboratory value recovers within 7 days to Grade 2 or baseline (if cytopenias present at the start of study) resume nemtabrutinib and venetoclax treatment at the same dose.</w:t>
            </w:r>
          </w:p>
          <w:p ns2:paraId="4933CAAB" ns2:textId="77777777" w:rsidR="00BE676C" w:rsidRPr="00DC0AAE" w:rsidRDefault="00895D30" w:rsidP="0047408B">
            <w:pPr>
              <w:pStyle w:val="ListBullet"/>
              <w:ind w:hanging="315"/>
              <w:rPr>
                <w:sz w:val="20"/>
              </w:rPr>
            </w:pPr>
            <w:r w:rsidRPr="00DC0AAE">
              <w:rPr>
                <w:sz w:val="20"/>
              </w:rPr>
              <w:t>If the relevant laboratory value takes more than 7 days but within 21 days to recover with or without therapy to the level described above, restart nemtabrutinib and venetoclax administration at a reduced dose. If, in the opinion of the investigator and with the agreement of the Sponsor Clinical Director, dose re-escalation is in the best interest of a participant, the dose may be re-escalated after the participant is fully</w:t>
            </w:r>
            <w:r>
              <w:rPr>
                <w:sz w:val="20"/>
              </w:rPr>
              <w:t xml:space="preserve"> </w:t>
            </w:r>
            <w:r w:rsidRPr="00DC0AAE">
              <w:rPr>
                <w:sz w:val="20"/>
              </w:rPr>
              <w:t>recovered.</w:t>
            </w:r>
          </w:p>
          <w:p ns2:paraId="62F2CDCC" ns2:textId="77777777" w:rsidR="00BE676C" w:rsidRPr="00DC0AAE" w:rsidRDefault="00895D30" w:rsidP="0047408B">
            <w:pPr>
              <w:pStyle w:val="ListBullet"/>
              <w:ind w:hanging="315"/>
              <w:rPr>
                <w:sz w:val="20"/>
              </w:rPr>
            </w:pPr>
            <w:r w:rsidRPr="00DC0AAE">
              <w:rPr>
                <w:sz w:val="20"/>
              </w:rPr>
              <w:t>If recovery occurs after more than 21 days on drug hold, permanently discontinue nemtabrutinib.</w:t>
            </w:r>
          </w:p>
          <w:p ns2:paraId="17CDF67C" ns2:textId="77777777" w:rsidR="00BE676C" w:rsidRPr="00DC0AAE" w:rsidRDefault="00895D30" w:rsidP="0047408B">
            <w:pPr>
              <w:pStyle w:val="ListBullet"/>
              <w:ind w:hanging="315"/>
              <w:rPr>
                <w:sz w:val="20"/>
              </w:rPr>
            </w:pPr>
            <w:r w:rsidRPr="00DC0AAE">
              <w:rPr>
                <w:sz w:val="20"/>
              </w:rPr>
              <w:t>Consider the use of granulocyte colony-stimulating factors as indicated.</w:t>
            </w:r>
          </w:p>
          <w:p ns2:paraId="5375B1B0" ns2:textId="77777777" w:rsidR="00BE676C" w:rsidRPr="00DC0AAE" w:rsidRDefault="00895D30" w:rsidP="0047408B">
            <w:pPr>
              <w:spacing w:before="40" w:after="40"/>
              <w:ind w:left="49"/>
              <w:textAlignment w:val="baseline"/>
              <w:rPr>
                <w:color w:val="000000"/>
                <w:spacing w:val="-3"/>
                <w:sz w:val="20"/>
                <w:u w:val="single"/>
              </w:rPr>
            </w:pPr>
            <w:r w:rsidRPr="00DC0AAE">
              <w:rPr>
                <w:color w:val="000000"/>
                <w:spacing w:val="-3"/>
                <w:sz w:val="20"/>
                <w:u w:val="single"/>
              </w:rPr>
              <w:t>Second occurrence:</w:t>
            </w:r>
          </w:p>
          <w:p ns2:paraId="652E8114" ns2:textId="77777777" w:rsidR="00BE676C" w:rsidRPr="00DC0AAE" w:rsidRDefault="00895D30" w:rsidP="0047408B">
            <w:pPr>
              <w:pStyle w:val="ListBullet"/>
              <w:ind w:hanging="315"/>
              <w:rPr>
                <w:sz w:val="20"/>
              </w:rPr>
            </w:pPr>
            <w:r w:rsidRPr="00DC0AAE">
              <w:rPr>
                <w:sz w:val="20"/>
              </w:rPr>
              <w:t>If the same event recurs, follow above guidelines however nemtabrutinib and venetoclax are administered at a reduced dose and dose re-escalation is not permitted. A larger dose reduction of venetoclax may occur at the physician’s discretion.</w:t>
            </w:r>
          </w:p>
          <w:p ns2:paraId="441ADBCB" ns2:textId="77777777" w:rsidR="00BE676C" w:rsidRPr="00566771" w:rsidRDefault="00895D30" w:rsidP="0047408B">
            <w:pPr>
              <w:spacing w:before="40" w:after="40"/>
              <w:ind w:left="49"/>
              <w:textAlignment w:val="baseline"/>
              <w:rPr>
                <w:color w:val="000000"/>
                <w:spacing w:val="-3"/>
                <w:sz w:val="20"/>
              </w:rPr>
            </w:pPr>
            <w:r w:rsidRPr="00645480">
              <w:rPr>
                <w:color w:val="000000"/>
                <w:spacing w:val="-3"/>
                <w:sz w:val="20"/>
              </w:rPr>
              <w:t>If a participant continues to experience the same event at reduced dose and</w:t>
            </w:r>
            <w:r>
              <w:rPr>
                <w:color w:val="000000"/>
                <w:spacing w:val="-3"/>
                <w:sz w:val="20"/>
              </w:rPr>
              <w:t xml:space="preserve"> </w:t>
            </w:r>
            <w:r w:rsidRPr="00645480">
              <w:rPr>
                <w:color w:val="000000"/>
                <w:spacing w:val="-3"/>
                <w:sz w:val="20"/>
              </w:rPr>
              <w:t>recovery does not occur within 21 days on drug hold, permanently discontinue</w:t>
            </w:r>
            <w:r>
              <w:rPr>
                <w:color w:val="000000"/>
                <w:spacing w:val="-3"/>
                <w:sz w:val="20"/>
              </w:rPr>
              <w:t xml:space="preserve"> </w:t>
            </w:r>
            <w:r w:rsidRPr="00645480">
              <w:rPr>
                <w:color w:val="000000"/>
                <w:spacing w:val="-3"/>
                <w:sz w:val="20"/>
              </w:rPr>
              <w:t>nemtabrutinib.</w:t>
            </w:r>
          </w:p>
        </w:tc>
      </w:tr>
      <w:tr w:rsidR="003117E4" ns2:paraId="2A93EADD" ns2:textId="77777777" w:rsidTr="0047408B">
        <w:trPr>
          <w:trHeight w:val="180"/>
        </w:trPr>
        <w:tc>
          <w:tcPr>
            <w:tcW w:w="1101" w:type="pct"/>
          </w:tcPr>
          <w:p ns2:paraId="18BE8614" ns2:textId="77777777" w:rsidR="00BE676C" w:rsidRPr="00A015EC" w:rsidRDefault="00895D30" w:rsidP="00174715">
            <w:pPr>
              <w:keepNext/>
              <w:keepLines/>
              <w:spacing w:before="40" w:after="40"/>
              <w:ind w:right="-140"/>
              <w:textAlignment w:val="baseline"/>
              <w:rPr>
                <w:bCs/>
                <w:color w:val="000000"/>
                <w:spacing w:val="-4"/>
                <w:sz w:val="20"/>
              </w:rPr>
            </w:pPr>
            <w:r w:rsidRPr="00A015EC">
              <w:rPr>
                <w:bCs/>
                <w:color w:val="000000"/>
                <w:spacing w:val="-4"/>
                <w:sz w:val="20"/>
              </w:rPr>
              <w:t>Grade 4</w:t>
            </w:r>
          </w:p>
          <w:p ns2:paraId="602A781E" ns2:textId="77777777" w:rsidR="00BE676C" w:rsidRPr="00DE1538" w:rsidRDefault="00895D30" w:rsidP="00174715">
            <w:pPr>
              <w:keepNext/>
              <w:keepLines/>
              <w:spacing w:before="40" w:after="40"/>
              <w:ind w:right="-140"/>
              <w:textAlignment w:val="baseline"/>
              <w:rPr>
                <w:bCs/>
                <w:color w:val="000000"/>
                <w:spacing w:val="-4"/>
                <w:sz w:val="20"/>
              </w:rPr>
            </w:pPr>
            <w:r w:rsidRPr="00A015EC">
              <w:rPr>
                <w:bCs/>
                <w:color w:val="000000"/>
                <w:spacing w:val="-4"/>
                <w:sz w:val="20"/>
              </w:rPr>
              <w:t>Neutropenia (with or</w:t>
            </w:r>
            <w:r>
              <w:rPr>
                <w:bCs/>
                <w:color w:val="000000"/>
                <w:spacing w:val="-4"/>
                <w:sz w:val="20"/>
              </w:rPr>
              <w:t xml:space="preserve"> </w:t>
            </w:r>
            <w:r w:rsidRPr="00A015EC">
              <w:rPr>
                <w:bCs/>
                <w:color w:val="000000"/>
                <w:spacing w:val="-4"/>
                <w:sz w:val="20"/>
              </w:rPr>
              <w:t>without fever or</w:t>
            </w:r>
            <w:r>
              <w:rPr>
                <w:bCs/>
                <w:color w:val="000000"/>
                <w:spacing w:val="-4"/>
                <w:sz w:val="20"/>
              </w:rPr>
              <w:t xml:space="preserve"> </w:t>
            </w:r>
            <w:r w:rsidRPr="00A015EC">
              <w:rPr>
                <w:bCs/>
                <w:color w:val="000000"/>
                <w:spacing w:val="-4"/>
                <w:sz w:val="20"/>
              </w:rPr>
              <w:t>infection)</w:t>
            </w:r>
            <w:r>
              <w:rPr>
                <w:bCs/>
                <w:color w:val="000000"/>
                <w:spacing w:val="-4"/>
                <w:sz w:val="20"/>
              </w:rPr>
              <w:t xml:space="preserve"> </w:t>
            </w:r>
            <w:r w:rsidRPr="00A015EC">
              <w:rPr>
                <w:bCs/>
                <w:color w:val="000000"/>
                <w:spacing w:val="-4"/>
                <w:sz w:val="20"/>
              </w:rPr>
              <w:t>(ANC &lt;0.5</w:t>
            </w:r>
            <w:r>
              <w:rPr>
                <w:bCs/>
                <w:color w:val="000000"/>
                <w:spacing w:val="-4"/>
                <w:sz w:val="20"/>
              </w:rPr>
              <w:t xml:space="preserve"> </w:t>
            </w:r>
            <w:r w:rsidRPr="00A015EC">
              <w:rPr>
                <w:bCs/>
                <w:color w:val="000000"/>
                <w:spacing w:val="-4"/>
                <w:sz w:val="20"/>
              </w:rPr>
              <w:t>×</w:t>
            </w:r>
            <w:r>
              <w:rPr>
                <w:bCs/>
                <w:color w:val="000000"/>
                <w:spacing w:val="-4"/>
                <w:sz w:val="20"/>
              </w:rPr>
              <w:t xml:space="preserve"> </w:t>
            </w:r>
            <w:r w:rsidRPr="00A015EC">
              <w:rPr>
                <w:bCs/>
                <w:color w:val="000000"/>
                <w:spacing w:val="-4"/>
                <w:sz w:val="20"/>
              </w:rPr>
              <w:t>10</w:t>
            </w:r>
            <w:r w:rsidRPr="00DC0AAE">
              <w:rPr>
                <w:bCs/>
                <w:color w:val="000000"/>
                <w:spacing w:val="-4"/>
                <w:sz w:val="20"/>
                <w:vertAlign w:val="superscript"/>
              </w:rPr>
              <w:t>9</w:t>
            </w:r>
            <w:r w:rsidRPr="00A015EC">
              <w:rPr>
                <w:bCs/>
                <w:color w:val="000000"/>
                <w:spacing w:val="-4"/>
                <w:sz w:val="20"/>
              </w:rPr>
              <w:t>/L)</w:t>
            </w:r>
          </w:p>
        </w:tc>
        <w:tc>
          <w:tcPr>
            <w:tcW w:w="3899" w:type="pct"/>
          </w:tcPr>
          <w:p ns2:paraId="584F0258" ns2:textId="77777777" w:rsidR="00BE676C" w:rsidRPr="00DC0AAE" w:rsidRDefault="00895D30" w:rsidP="00174715">
            <w:pPr>
              <w:pStyle w:val="ListParagraph"/>
              <w:keepNext/>
              <w:keepLines/>
              <w:spacing w:before="40" w:after="40"/>
              <w:ind w:left="45"/>
              <w:textAlignment w:val="baseline"/>
              <w:rPr>
                <w:color w:val="000000"/>
                <w:spacing w:val="-3"/>
                <w:sz w:val="20"/>
                <w:u w:val="single"/>
              </w:rPr>
            </w:pPr>
            <w:r w:rsidRPr="00DC0AAE">
              <w:rPr>
                <w:color w:val="000000"/>
                <w:spacing w:val="-3"/>
                <w:sz w:val="20"/>
                <w:u w:val="single"/>
              </w:rPr>
              <w:t>First occurrence:</w:t>
            </w:r>
          </w:p>
          <w:p ns2:paraId="6A19D5F0" ns2:textId="77777777" w:rsidR="00BE676C" w:rsidRPr="00A015EC" w:rsidRDefault="00895D30" w:rsidP="00174715">
            <w:pPr>
              <w:pStyle w:val="ListParagraph"/>
              <w:keepNext/>
              <w:keepLines/>
              <w:spacing w:before="40" w:after="40"/>
              <w:ind w:left="45"/>
              <w:textAlignment w:val="baseline"/>
              <w:rPr>
                <w:color w:val="000000"/>
                <w:spacing w:val="-3"/>
                <w:sz w:val="20"/>
              </w:rPr>
            </w:pPr>
            <w:r w:rsidRPr="00A015EC">
              <w:rPr>
                <w:color w:val="000000"/>
                <w:spacing w:val="-3"/>
                <w:sz w:val="20"/>
              </w:rPr>
              <w:t>Withhold nemtabrutinib and venetoclax and monitor hematology and/or</w:t>
            </w:r>
            <w:r>
              <w:rPr>
                <w:color w:val="000000"/>
                <w:spacing w:val="-3"/>
                <w:sz w:val="20"/>
              </w:rPr>
              <w:t xml:space="preserve"> </w:t>
            </w:r>
            <w:r w:rsidRPr="00A015EC">
              <w:rPr>
                <w:color w:val="000000"/>
                <w:spacing w:val="-3"/>
                <w:sz w:val="20"/>
              </w:rPr>
              <w:t>chemistry at least once a week until relevant laboratory value(s) recover to the</w:t>
            </w:r>
            <w:r>
              <w:rPr>
                <w:color w:val="000000"/>
                <w:spacing w:val="-3"/>
                <w:sz w:val="20"/>
              </w:rPr>
              <w:t xml:space="preserve"> </w:t>
            </w:r>
            <w:r w:rsidRPr="00A015EC">
              <w:rPr>
                <w:color w:val="000000"/>
                <w:spacing w:val="-3"/>
                <w:sz w:val="20"/>
              </w:rPr>
              <w:t>values outlined below:</w:t>
            </w:r>
          </w:p>
          <w:p ns2:paraId="7C314E92" ns2:textId="77777777" w:rsidR="00BE676C" w:rsidRPr="00DC0AAE" w:rsidRDefault="00895D30" w:rsidP="00174715">
            <w:pPr>
              <w:pStyle w:val="ListBullet"/>
              <w:keepNext/>
              <w:ind w:hanging="315"/>
              <w:rPr>
                <w:sz w:val="20"/>
              </w:rPr>
            </w:pPr>
            <w:r w:rsidRPr="00DC0AAE">
              <w:rPr>
                <w:sz w:val="20"/>
              </w:rPr>
              <w:t>If the relevant laboratory value recovers within 21 days to baseline (if cytopenias present at the start of study) for platelets, &gt;0.5</w:t>
            </w:r>
            <w:r>
              <w:rPr>
                <w:sz w:val="20"/>
              </w:rPr>
              <w:t xml:space="preserve"> </w:t>
            </w:r>
            <w:r w:rsidRPr="00DC0AAE">
              <w:rPr>
                <w:sz w:val="20"/>
              </w:rPr>
              <w:t>×</w:t>
            </w:r>
            <w:r>
              <w:rPr>
                <w:sz w:val="20"/>
              </w:rPr>
              <w:t xml:space="preserve"> </w:t>
            </w:r>
            <w:r w:rsidRPr="00DC0AAE">
              <w:rPr>
                <w:sz w:val="20"/>
              </w:rPr>
              <w:t>10</w:t>
            </w:r>
            <w:r w:rsidRPr="00DC0AAE">
              <w:rPr>
                <w:sz w:val="20"/>
                <w:vertAlign w:val="superscript"/>
              </w:rPr>
              <w:t>9</w:t>
            </w:r>
            <w:r w:rsidRPr="00DC0AAE">
              <w:rPr>
                <w:sz w:val="20"/>
              </w:rPr>
              <w:t>/L (if no cytopenias present at the start of study), with or without the use of GCSF support following institutional standard practice, resume nemtabrutinib treatment at a reduced dose Resume venetoclax at reduced dose. If, in the opinion of the investigator and with the agreement of the Sponsor Clinical Director, dose re-escalation is in the best interest of a participant, the dose may be re-escalated after the participant is fully recovered.</w:t>
            </w:r>
          </w:p>
          <w:p ns2:paraId="0AA036F2" ns2:textId="77777777" w:rsidR="00BE676C" w:rsidRPr="00DC0AAE" w:rsidRDefault="00895D30" w:rsidP="00174715">
            <w:pPr>
              <w:pStyle w:val="ListBullet"/>
              <w:keepNext/>
              <w:ind w:hanging="315"/>
              <w:rPr>
                <w:sz w:val="20"/>
              </w:rPr>
            </w:pPr>
            <w:r w:rsidRPr="00DC0AAE">
              <w:rPr>
                <w:sz w:val="20"/>
              </w:rPr>
              <w:t>If recovery occurs after more than 21 days on drug hold, permanently discontinue nemtabrutinib.</w:t>
            </w:r>
          </w:p>
          <w:p ns2:paraId="3F6897CA" ns2:textId="77777777" w:rsidR="00BE676C" w:rsidRPr="00A121D1" w:rsidRDefault="00895D30" w:rsidP="00174715">
            <w:pPr>
              <w:pStyle w:val="ListParagraph"/>
              <w:keepNext/>
              <w:keepLines/>
              <w:spacing w:before="40" w:after="40"/>
              <w:ind w:left="45"/>
              <w:textAlignment w:val="baseline"/>
              <w:rPr>
                <w:color w:val="000000"/>
                <w:spacing w:val="-3"/>
                <w:sz w:val="20"/>
              </w:rPr>
            </w:pPr>
            <w:r w:rsidRPr="00A015EC">
              <w:rPr>
                <w:color w:val="000000"/>
                <w:spacing w:val="-3"/>
                <w:sz w:val="20"/>
              </w:rPr>
              <w:t>If a participant continues to experience the same event at either dose level and</w:t>
            </w:r>
            <w:r>
              <w:rPr>
                <w:color w:val="000000"/>
                <w:spacing w:val="-3"/>
                <w:sz w:val="20"/>
              </w:rPr>
              <w:t xml:space="preserve"> </w:t>
            </w:r>
            <w:r w:rsidRPr="00A015EC">
              <w:rPr>
                <w:color w:val="000000"/>
                <w:spacing w:val="-3"/>
                <w:sz w:val="20"/>
              </w:rPr>
              <w:t>the event does not recover within 7 days, permanently discontinue</w:t>
            </w:r>
            <w:r>
              <w:rPr>
                <w:color w:val="000000"/>
                <w:spacing w:val="-3"/>
                <w:sz w:val="20"/>
              </w:rPr>
              <w:t xml:space="preserve"> </w:t>
            </w:r>
            <w:r w:rsidRPr="00A015EC">
              <w:rPr>
                <w:color w:val="000000"/>
                <w:spacing w:val="-3"/>
                <w:sz w:val="20"/>
              </w:rPr>
              <w:t>nemtabrutinib.</w:t>
            </w:r>
          </w:p>
        </w:tc>
      </w:tr>
      <w:tr w:rsidR="003117E4" ns2:paraId="05F6FAF4" ns2:textId="77777777" w:rsidTr="0047408B">
        <w:trPr>
          <w:trHeight w:val="284"/>
        </w:trPr>
        <w:tc>
          <w:tcPr>
            <w:tcW w:w="5000" w:type="pct"/>
            <w:gridSpan w:val="2"/>
          </w:tcPr>
          <w:p ns2:paraId="07A5E8E5" ns2:textId="77777777" w:rsidR="00BE676C" w:rsidRPr="00A015EC" w:rsidRDefault="00895D30" w:rsidP="0047408B">
            <w:pPr>
              <w:pStyle w:val="TableFootnote"/>
              <w:spacing w:before="40" w:after="40"/>
            </w:pPr>
            <w:r w:rsidRPr="00A015EC">
              <w:t>AE=adverse event; ANC=absolute neutrophil count; CTCAE=Common Terminology Criteria for</w:t>
            </w:r>
            <w:r>
              <w:t xml:space="preserve"> </w:t>
            </w:r>
            <w:r w:rsidRPr="00A015EC">
              <w:t>Adverse Events; G-CSF=granulocyte</w:t>
            </w:r>
            <w:r>
              <w:t xml:space="preserve"> </w:t>
            </w:r>
            <w:r w:rsidRPr="00A015EC">
              <w:t>colony-stimulating factor; Hb=hemoglobin; QD=quaque die (daily); SLL=small</w:t>
            </w:r>
            <w:r>
              <w:t xml:space="preserve"> </w:t>
            </w:r>
            <w:r w:rsidRPr="00A015EC">
              <w:t>lymphocytic lymphoma.</w:t>
            </w:r>
          </w:p>
          <w:p ns2:paraId="02E44D0C" ns2:textId="77777777" w:rsidR="00BE676C" w:rsidRPr="00A015EC" w:rsidRDefault="00895D30" w:rsidP="0047408B">
            <w:pPr>
              <w:pStyle w:val="TableFootnote"/>
              <w:spacing w:before="40" w:after="40"/>
            </w:pPr>
            <w:r w:rsidRPr="00A015EC">
              <w:t>a</w:t>
            </w:r>
            <w:r>
              <w:t xml:space="preserve">. </w:t>
            </w:r>
            <w:r w:rsidRPr="00A015EC">
              <w:t>Applicable to participants who had new toxicities or participants with cytopenia at baseline that worsens.</w:t>
            </w:r>
          </w:p>
          <w:p ns2:paraId="0B6C6D26" ns2:textId="4DB2FE65" w:rsidR="00BE676C" w:rsidRPr="00A015EC" w:rsidRDefault="00895D30" w:rsidP="0047408B">
            <w:pPr>
              <w:pStyle w:val="TableFootnote"/>
              <w:spacing w:before="40" w:after="40"/>
            </w:pPr>
            <w:r w:rsidRPr="00A015EC">
              <w:t>b</w:t>
            </w:r>
            <w:r>
              <w:t xml:space="preserve">. </w:t>
            </w:r>
            <w:r w:rsidRPr="00A015EC">
              <w:t>Grading of hematological toxicities will be according to Appendix 11</w:t>
            </w:r>
            <w:r w:rsidRPr="00CC1FC7">
              <w:t xml:space="preserve"> (</w:t>
            </w:r>
            <w:r w:rsidR="00B55DCA" w:rsidRPr="008F5E7E">
              <w:t xml:space="preserve">Table </w:t>
            </w:r>
            <w:r w:rsidR="00B55DCA">
              <w:rPr>
                <w:noProof/>
              </w:rPr>
              <w:t>41</w:t>
            </w:r>
            <w:r w:rsidRPr="00CC1FC7">
              <w:t>). Ref</w:t>
            </w:r>
            <w:r w:rsidRPr="00A015EC">
              <w:t>er to additional notes in Appendix</w:t>
            </w:r>
            <w:r>
              <w:t xml:space="preserve"> </w:t>
            </w:r>
            <w:r w:rsidRPr="00A015EC">
              <w:t>1</w:t>
            </w:r>
            <w:r w:rsidR="00425301">
              <w:t>1</w:t>
            </w:r>
            <w:r w:rsidRPr="00A015EC">
              <w:t xml:space="preserve"> when assessing grades.</w:t>
            </w:r>
          </w:p>
          <w:p ns2:paraId="59A40F97" ns2:textId="77777777" w:rsidR="00BE676C" w:rsidRPr="002E74AA" w:rsidRDefault="00895D30" w:rsidP="0047408B">
            <w:pPr>
              <w:pStyle w:val="TableFootnote"/>
              <w:spacing w:before="40" w:after="40"/>
            </w:pPr>
            <w:r w:rsidRPr="00A015EC">
              <w:t>c</w:t>
            </w:r>
            <w:r>
              <w:t xml:space="preserve">. </w:t>
            </w:r>
            <w:r w:rsidRPr="00A015EC">
              <w:t xml:space="preserve">For </w:t>
            </w:r>
            <w:r>
              <w:t>G</w:t>
            </w:r>
            <w:r w:rsidRPr="00A015EC">
              <w:t>rade 3 neutropenia without fever or infection, may continue current doses and may administer colony stimulating</w:t>
            </w:r>
            <w:r>
              <w:t xml:space="preserve"> </w:t>
            </w:r>
            <w:r w:rsidRPr="00A015EC">
              <w:t>factors</w:t>
            </w:r>
            <w:r>
              <w:t>.</w:t>
            </w:r>
          </w:p>
        </w:tc>
      </w:tr>
    </w:tbl>
    <w:p ns2:paraId="75F66F8E" ns2:textId="77777777" w:rsidR="00174715" w:rsidRDefault="00174715" w:rsidP="00174715">
      <w:pPr>
        <w:pStyle w:val="ListEnd"/>
      </w:pPr>
      <w:ins w:id="10024" w:author="GoldenCorpusHarness" w:date="2026-03-28T22:23:47Z">
        <w:r>
          <w:t>A list of example in vivo inhibitors and inducers of CYP3A and P-gp substrates or inhibitors is provided in Appendix 8. See Section 6.5.1 for medications prohibited on nemtabrutinib treatment.</w:t>
        </w:r>
      </w:ins>
    </w:p>
    <w:p ns2:paraId="6F06046E" ns2:textId="41E8A8B7" w:rsidR="00BE676C" w:rsidRDefault="00895D30" w:rsidP="00174715">
      <w:pPr>
        <w:pStyle w:val="Caption"/>
      </w:pPr>
      <w:r>
        <w:t>T</w:t>
      </w:r>
      <w:del w:id="10025" w:author="GoldenCorpusHarness" w:date="2026-03-28T22:23:47Z">
        <w:r>
          <w:delText>able</w:delText>
        </w:r>
      </w:del>
      <w:ins w:id="10026" w:author="GoldenCorpusHarness" w:date="2026-03-28T22:23:47Z">
        <w:r>
          <w:t>umor</w:t>
        </w:r>
      </w:ins>
      <w:r>
        <w:t xml:space="preserve"> </w:t>
      </w:r>
      <w:del w:id="10027" w:author="GoldenCorpusHarness" w:date="2026-03-28T22:23:47Z">
        <w:r>
          <w:delText>21Management of Toxicit</w:delText>
        </w:r>
      </w:del>
      <w:ins w:id="10028" w:author="GoldenCorpusHarness" w:date="2026-03-28T22:23:47Z">
        <w:r>
          <w:t>L</w:t>
        </w:r>
      </w:ins>
      <w:r>
        <w:t>y</w:t>
      </w:r>
      <w:del w:id="10029" w:author="GoldenCorpusHarness" w:date="2026-03-28T22:23:47Z">
        <w:r>
          <w:delText xml:space="preserve"> when Attribution to One Drug </w:delText>
        </w:r>
      </w:del>
      <w:ins w:id="10030" w:author="GoldenCorpusHarness" w:date="2026-03-28T22:23:47Z">
        <w:r>
          <w:t>s</w:t>
        </w:r>
      </w:ins>
      <w:r>
        <w:t xml:space="preserve">is </w:t>
      </w:r>
      <w:del w:id="10031" w:author="GoldenCorpusHarness" w:date="2026-03-28T22:23:47Z">
        <w:r>
          <w:delText>N</w:delText>
        </w:r>
      </w:del>
      <w:ins w:id="10032" w:author="GoldenCorpusHarness" w:date="2026-03-28T22:23:47Z">
        <w:r>
          <w:t>Syndr</w:t>
        </w:r>
      </w:ins>
      <w:r>
        <w:t>o</w:t>
      </w:r>
      <w:del w:id="10033" w:author="GoldenCorpusHarness" w:date="2026-03-28T22:23:47Z">
        <w:r>
          <w:delText>t</w:delText>
        </w:r>
      </w:del>
      <w:ins w:id="10034" w:author="GoldenCorpusHarness" w:date="2026-03-28T22:23:47Z">
        <w:r>
          <w:t>me</w:t>
        </w:r>
      </w:ins>
      <w:r>
        <w:t xml:space="preserve"> </w:t>
      </w:r>
      <w:del w:id="10035" w:author="GoldenCorpusHarness" w:date="2026-03-28T22:23:47Z">
        <w:r>
          <w:delText>Ce</w:delText>
        </w:r>
      </w:del>
      <w:ins w:id="10036" w:author="GoldenCorpusHarness" w:date="2026-03-28T22:23:47Z">
        <w:r>
          <w:t>P</w:t>
        </w:r>
      </w:ins>
      <w:r>
        <w:t>r</w:t>
      </w:r>
      <w:del w:id="10037" w:author="GoldenCorpusHarness" w:date="2026-03-28T22:23:47Z">
        <w:r>
          <w:delText>t</w:delText>
        </w:r>
      </w:del>
      <w:ins w:id="10038" w:author="GoldenCorpusHarness" w:date="2026-03-28T22:23:47Z">
        <w:r>
          <w:t>ophyl</w:t>
        </w:r>
      </w:ins>
      <w:r>
        <w:t>a</w:t>
      </w:r>
      <w:ins w:id="10039" w:author="GoldenCorpusHarness" w:date="2026-03-28T22:23:47Z">
        <w:r>
          <w:t>x</w:t>
        </w:r>
      </w:ins>
      <w:r>
        <w:t>i</w:t>
      </w:r>
      <w:del w:id="10040" w:author="GoldenCorpusHarness" w:date="2026-03-28T22:23:47Z">
        <w:r>
          <w:delText>n (Non-hematologic): Nemtabrutinib</w:delText>
        </w:r>
      </w:del>
      <w:ins w:id="10041" w:author="GoldenCorpusHarness" w:date="2026-03-28T22:23:47Z">
        <w:r>
          <w:t>s</w:t>
        </w:r>
      </w:ins>
      <w:r>
        <w:t xml:space="preserve"> and </w:t>
      </w:r>
      <w:del w:id="10042" w:author="GoldenCorpusHarness" w:date="2026-03-28T22:23:47Z">
        <w:r>
          <w:delText>Ve</w:delText>
        </w:r>
      </w:del>
      <w:ins w:id="10043" w:author="GoldenCorpusHarness" w:date="2026-03-28T22:23:47Z">
        <w:r>
          <w:t>Mo</w:t>
        </w:r>
      </w:ins>
      <w:r>
        <w:t>n</w:t>
      </w:r>
      <w:del w:id="10044" w:author="GoldenCorpusHarness" w:date="2026-03-28T22:23:47Z">
        <w:r>
          <w:delText>e</w:delText>
        </w:r>
      </w:del>
      <w:ins w:id="10045" w:author="GoldenCorpusHarness" w:date="2026-03-28T22:23:47Z">
        <w:r>
          <w:t>i</w:t>
        </w:r>
      </w:ins>
      <w:r>
        <w:t>to</w:t>
      </w:r>
      <w:del w:id="10046" w:author="GoldenCorpusHarness" w:date="2026-03-28T22:23:47Z">
        <w:r>
          <w:delText>clax</w:delText>
        </w:r>
      </w:del>
      <w:ins w:id="10047" w:author="GoldenCorpusHarness" w:date="2026-03-28T22:23:47Z">
        <w:r>
          <w:t>ring</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3117E4" ns2:paraId="5AF8EA13" ns2:textId="77777777" w:rsidTr="0047408B">
        <w:trPr>
          <w:trHeight w:val="224"/>
          <w:tblHeader/>
        </w:trPr>
        <w:tc>
          <w:tcPr>
            <w:tcW w:w="1101" w:type="pct"/>
            <w:vAlign w:val="center"/>
          </w:tcPr>
          <w:p ns2:paraId="54E4ED17" ns2:textId="77777777" w:rsidR="00BE676C" w:rsidRPr="00777CFF" w:rsidRDefault="00895D30" w:rsidP="0047408B">
            <w:pPr>
              <w:spacing w:before="40" w:after="40"/>
              <w:rPr>
                <w:b/>
                <w:sz w:val="20"/>
              </w:rPr>
            </w:pPr>
            <w:r w:rsidRPr="00777CFF">
              <w:rPr>
                <w:b/>
                <w:sz w:val="20"/>
              </w:rPr>
              <w:t>Event</w:t>
            </w:r>
          </w:p>
        </w:tc>
        <w:tc>
          <w:tcPr>
            <w:tcW w:w="3899" w:type="pct"/>
            <w:vAlign w:val="center"/>
          </w:tcPr>
          <w:p ns2:paraId="6D687261" ns2:textId="77777777" w:rsidR="00BE676C" w:rsidRPr="00777CFF" w:rsidRDefault="00895D30" w:rsidP="0047408B">
            <w:pPr>
              <w:spacing w:before="40" w:after="40"/>
              <w:jc w:val="both"/>
              <w:rPr>
                <w:b/>
                <w:sz w:val="20"/>
              </w:rPr>
            </w:pPr>
            <w:r w:rsidRPr="00777CFF">
              <w:rPr>
                <w:b/>
                <w:sz w:val="20"/>
              </w:rPr>
              <w:t>Action</w:t>
            </w:r>
          </w:p>
        </w:tc>
      </w:tr>
      <w:tr w:rsidR="003117E4" ns2:paraId="514E50C9" ns2:textId="77777777" w:rsidTr="0047408B">
        <w:trPr>
          <w:trHeight w:val="222"/>
        </w:trPr>
        <w:tc>
          <w:tcPr>
            <w:tcW w:w="1101" w:type="pct"/>
          </w:tcPr>
          <w:p ns2:paraId="1A38B80A" ns2:textId="77777777" w:rsidR="00BE676C" w:rsidRPr="00DE1538" w:rsidRDefault="00895D30" w:rsidP="0047408B">
            <w:pPr>
              <w:spacing w:before="40" w:after="40"/>
              <w:ind w:right="-140"/>
              <w:textAlignment w:val="baseline"/>
              <w:rPr>
                <w:bCs/>
                <w:color w:val="000000"/>
                <w:spacing w:val="-6"/>
                <w:sz w:val="20"/>
              </w:rPr>
            </w:pPr>
            <w:r w:rsidRPr="009D16D0">
              <w:rPr>
                <w:bCs/>
                <w:color w:val="000000"/>
                <w:spacing w:val="-6"/>
                <w:sz w:val="20"/>
              </w:rPr>
              <w:t>Changes in blood</w:t>
            </w:r>
            <w:r>
              <w:rPr>
                <w:bCs/>
                <w:color w:val="000000"/>
                <w:spacing w:val="-6"/>
                <w:sz w:val="20"/>
              </w:rPr>
              <w:t xml:space="preserve"> </w:t>
            </w:r>
            <w:r w:rsidRPr="009D16D0">
              <w:rPr>
                <w:bCs/>
                <w:color w:val="000000"/>
                <w:spacing w:val="-6"/>
                <w:sz w:val="20"/>
              </w:rPr>
              <w:t>chemistry or symptoms</w:t>
            </w:r>
            <w:r>
              <w:rPr>
                <w:bCs/>
                <w:color w:val="000000"/>
                <w:spacing w:val="-6"/>
                <w:sz w:val="20"/>
              </w:rPr>
              <w:t xml:space="preserve"> </w:t>
            </w:r>
            <w:r w:rsidRPr="009D16D0">
              <w:rPr>
                <w:bCs/>
                <w:color w:val="000000"/>
                <w:spacing w:val="-6"/>
                <w:sz w:val="20"/>
              </w:rPr>
              <w:t>suggestive of TLS</w:t>
            </w:r>
          </w:p>
        </w:tc>
        <w:tc>
          <w:tcPr>
            <w:tcW w:w="3899" w:type="pct"/>
          </w:tcPr>
          <w:p ns2:paraId="0CF92902" ns2:textId="77777777" w:rsidR="00BE676C" w:rsidRPr="009D16D0" w:rsidRDefault="00895D30" w:rsidP="0047408B">
            <w:pPr>
              <w:spacing w:before="40" w:after="40"/>
              <w:rPr>
                <w:bCs/>
                <w:sz w:val="20"/>
              </w:rPr>
            </w:pPr>
            <w:r w:rsidRPr="009D16D0">
              <w:rPr>
                <w:bCs/>
                <w:sz w:val="20"/>
              </w:rPr>
              <w:t>Withhold the next dose of venetoclax and nemtabrutinib until resolution of lab</w:t>
            </w:r>
            <w:r>
              <w:rPr>
                <w:bCs/>
                <w:sz w:val="20"/>
              </w:rPr>
              <w:t xml:space="preserve"> </w:t>
            </w:r>
            <w:r w:rsidRPr="009D16D0">
              <w:rPr>
                <w:bCs/>
                <w:sz w:val="20"/>
              </w:rPr>
              <w:t>abnormalities and/or symptoms.</w:t>
            </w:r>
          </w:p>
          <w:p ns2:paraId="4DA6EF3E" ns2:textId="77777777" w:rsidR="00BE676C" w:rsidRPr="009D16D0" w:rsidRDefault="00895D30" w:rsidP="0047408B">
            <w:pPr>
              <w:spacing w:before="40" w:after="40"/>
              <w:rPr>
                <w:bCs/>
                <w:sz w:val="20"/>
              </w:rPr>
            </w:pPr>
            <w:r w:rsidRPr="009D16D0">
              <w:rPr>
                <w:bCs/>
                <w:sz w:val="20"/>
              </w:rPr>
              <w:t>If lab abnormalities and/or symptoms resolve within 24</w:t>
            </w:r>
            <w:r>
              <w:rPr>
                <w:bCs/>
                <w:sz w:val="20"/>
              </w:rPr>
              <w:t xml:space="preserve"> to </w:t>
            </w:r>
            <w:r w:rsidRPr="009D16D0">
              <w:rPr>
                <w:bCs/>
                <w:sz w:val="20"/>
              </w:rPr>
              <w:t>48 h</w:t>
            </w:r>
            <w:r>
              <w:rPr>
                <w:bCs/>
                <w:sz w:val="20"/>
              </w:rPr>
              <w:t>ou</w:t>
            </w:r>
            <w:r w:rsidRPr="009D16D0">
              <w:rPr>
                <w:bCs/>
                <w:sz w:val="20"/>
              </w:rPr>
              <w:t>rs, resume current</w:t>
            </w:r>
            <w:r>
              <w:rPr>
                <w:bCs/>
                <w:sz w:val="20"/>
              </w:rPr>
              <w:t xml:space="preserve"> </w:t>
            </w:r>
            <w:r w:rsidRPr="009D16D0">
              <w:rPr>
                <w:bCs/>
                <w:sz w:val="20"/>
              </w:rPr>
              <w:t>dose.</w:t>
            </w:r>
          </w:p>
          <w:p ns2:paraId="1834FC3C" ns2:textId="77777777" w:rsidR="00BE676C" w:rsidRPr="009D16D0" w:rsidRDefault="00895D30" w:rsidP="0047408B">
            <w:pPr>
              <w:spacing w:before="40" w:after="40"/>
              <w:rPr>
                <w:bCs/>
                <w:sz w:val="20"/>
              </w:rPr>
            </w:pPr>
            <w:r w:rsidRPr="009D16D0">
              <w:rPr>
                <w:bCs/>
                <w:sz w:val="20"/>
              </w:rPr>
              <w:t>If blood chemistry changes require &gt;48 h</w:t>
            </w:r>
            <w:r>
              <w:rPr>
                <w:bCs/>
                <w:sz w:val="20"/>
              </w:rPr>
              <w:t>ou</w:t>
            </w:r>
            <w:r w:rsidRPr="009D16D0">
              <w:rPr>
                <w:bCs/>
                <w:sz w:val="20"/>
              </w:rPr>
              <w:t>rs for resolution, resume venetoclax</w:t>
            </w:r>
            <w:r>
              <w:rPr>
                <w:bCs/>
                <w:sz w:val="20"/>
              </w:rPr>
              <w:t xml:space="preserve"> </w:t>
            </w:r>
            <w:r w:rsidRPr="009D16D0">
              <w:rPr>
                <w:bCs/>
                <w:sz w:val="20"/>
              </w:rPr>
              <w:t>at reduced dose.</w:t>
            </w:r>
          </w:p>
          <w:p ns2:paraId="43BD540D" ns2:textId="77777777" w:rsidR="00BE676C" w:rsidRPr="00052AE3" w:rsidRDefault="00895D30" w:rsidP="0047408B">
            <w:pPr>
              <w:spacing w:before="40" w:after="40"/>
              <w:rPr>
                <w:bCs/>
                <w:sz w:val="20"/>
              </w:rPr>
            </w:pPr>
            <w:r w:rsidRPr="009D16D0">
              <w:rPr>
                <w:bCs/>
                <w:sz w:val="20"/>
              </w:rPr>
              <w:t>For clinical TLS, resume venetoclax at reduced dose.</w:t>
            </w:r>
          </w:p>
        </w:tc>
      </w:tr>
      <w:tr w:rsidR="003117E4" ns2:paraId="49FC26D9" ns2:textId="77777777" w:rsidTr="0047408B">
        <w:trPr>
          <w:trHeight w:val="307"/>
        </w:trPr>
        <w:tc>
          <w:tcPr>
            <w:tcW w:w="1101" w:type="pct"/>
          </w:tcPr>
          <w:p ns2:paraId="447E1599" ns2:textId="77777777" w:rsidR="00BE676C" w:rsidRPr="00DE1538" w:rsidRDefault="00895D30" w:rsidP="0047408B">
            <w:pPr>
              <w:spacing w:before="40" w:after="40"/>
              <w:ind w:right="-140"/>
              <w:textAlignment w:val="baseline"/>
              <w:rPr>
                <w:bCs/>
                <w:sz w:val="20"/>
              </w:rPr>
            </w:pPr>
            <w:r w:rsidRPr="009D16D0">
              <w:rPr>
                <w:bCs/>
                <w:sz w:val="20"/>
              </w:rPr>
              <w:t>Grade 3 or 4 non-</w:t>
            </w:r>
            <w:r>
              <w:rPr>
                <w:bCs/>
                <w:sz w:val="20"/>
              </w:rPr>
              <w:t xml:space="preserve"> h</w:t>
            </w:r>
            <w:r w:rsidRPr="009D16D0">
              <w:rPr>
                <w:bCs/>
                <w:sz w:val="20"/>
              </w:rPr>
              <w:t>ematologic toxicity</w:t>
            </w:r>
          </w:p>
        </w:tc>
        <w:tc>
          <w:tcPr>
            <w:tcW w:w="3899" w:type="pct"/>
          </w:tcPr>
          <w:p ns2:paraId="340F5B9C" ns2:textId="77777777" w:rsidR="00BE676C" w:rsidRPr="009D16D0" w:rsidRDefault="00895D30" w:rsidP="0047408B">
            <w:pPr>
              <w:spacing w:before="40" w:after="40"/>
              <w:ind w:left="49"/>
              <w:textAlignment w:val="baseline"/>
              <w:rPr>
                <w:color w:val="000000"/>
                <w:spacing w:val="-3"/>
                <w:sz w:val="20"/>
              </w:rPr>
            </w:pPr>
            <w:r w:rsidRPr="009D16D0">
              <w:rPr>
                <w:color w:val="000000"/>
                <w:spacing w:val="-3"/>
                <w:sz w:val="20"/>
              </w:rPr>
              <w:t xml:space="preserve">Withhold both nemtabrutinib and </w:t>
            </w:r>
            <w:r>
              <w:rPr>
                <w:color w:val="000000"/>
                <w:spacing w:val="-3"/>
                <w:sz w:val="20"/>
              </w:rPr>
              <w:t>v</w:t>
            </w:r>
            <w:r w:rsidRPr="009D16D0">
              <w:rPr>
                <w:color w:val="000000"/>
                <w:spacing w:val="-3"/>
                <w:sz w:val="20"/>
              </w:rPr>
              <w:t>enetoclax until improvement to Grade &lt;1</w:t>
            </w:r>
            <w:r>
              <w:rPr>
                <w:color w:val="000000"/>
                <w:spacing w:val="-3"/>
                <w:sz w:val="20"/>
              </w:rPr>
              <w:t xml:space="preserve"> </w:t>
            </w:r>
            <w:r w:rsidRPr="009D16D0">
              <w:rPr>
                <w:color w:val="000000"/>
                <w:spacing w:val="-3"/>
                <w:sz w:val="20"/>
              </w:rPr>
              <w:t>or baseline.</w:t>
            </w:r>
          </w:p>
          <w:p ns2:paraId="4C3A3F05" ns2:textId="77777777" w:rsidR="00BE676C" w:rsidRPr="009D16D0" w:rsidRDefault="00895D30" w:rsidP="0047408B">
            <w:pPr>
              <w:spacing w:before="40" w:after="40"/>
              <w:ind w:left="49"/>
              <w:textAlignment w:val="baseline"/>
              <w:rPr>
                <w:color w:val="000000"/>
                <w:spacing w:val="-3"/>
                <w:sz w:val="20"/>
              </w:rPr>
            </w:pPr>
            <w:r w:rsidRPr="009D16D0">
              <w:rPr>
                <w:color w:val="000000"/>
                <w:spacing w:val="-3"/>
                <w:sz w:val="20"/>
              </w:rPr>
              <w:t xml:space="preserve">First episode: resume previous doses of nemtabrutinib and </w:t>
            </w:r>
            <w:r>
              <w:rPr>
                <w:color w:val="000000"/>
                <w:spacing w:val="-3"/>
                <w:sz w:val="20"/>
              </w:rPr>
              <w:t>v</w:t>
            </w:r>
            <w:r w:rsidRPr="009D16D0">
              <w:rPr>
                <w:color w:val="000000"/>
                <w:spacing w:val="-3"/>
                <w:sz w:val="20"/>
              </w:rPr>
              <w:t>enetoclax</w:t>
            </w:r>
            <w:r>
              <w:rPr>
                <w:color w:val="000000"/>
                <w:spacing w:val="-3"/>
                <w:sz w:val="20"/>
              </w:rPr>
              <w:t>.</w:t>
            </w:r>
          </w:p>
          <w:p ns2:paraId="71908A5D" ns2:textId="77777777" w:rsidR="00BE676C" w:rsidRPr="009D16D0" w:rsidRDefault="00895D30" w:rsidP="0047408B">
            <w:pPr>
              <w:spacing w:before="40" w:after="40"/>
              <w:ind w:left="49"/>
              <w:textAlignment w:val="baseline"/>
              <w:rPr>
                <w:color w:val="000000"/>
                <w:spacing w:val="-3"/>
                <w:sz w:val="20"/>
              </w:rPr>
            </w:pPr>
            <w:r w:rsidRPr="009D16D0">
              <w:rPr>
                <w:color w:val="000000"/>
                <w:spacing w:val="-3"/>
                <w:sz w:val="20"/>
              </w:rPr>
              <w:t>Recurrent and subsequent episodes: restart venetoclax and nemtabrutinib at</w:t>
            </w:r>
            <w:r>
              <w:rPr>
                <w:color w:val="000000"/>
                <w:spacing w:val="-3"/>
                <w:sz w:val="20"/>
              </w:rPr>
              <w:t xml:space="preserve"> </w:t>
            </w:r>
            <w:r w:rsidRPr="009D16D0">
              <w:rPr>
                <w:color w:val="000000"/>
                <w:spacing w:val="-3"/>
                <w:sz w:val="20"/>
              </w:rPr>
              <w:t>reduced dose</w:t>
            </w:r>
            <w:r>
              <w:rPr>
                <w:color w:val="000000"/>
                <w:spacing w:val="-3"/>
                <w:sz w:val="20"/>
              </w:rPr>
              <w:t>.</w:t>
            </w:r>
          </w:p>
          <w:p ns2:paraId="51191309" ns2:textId="77777777" w:rsidR="00BE676C" w:rsidRPr="00566771" w:rsidRDefault="00895D30" w:rsidP="0047408B">
            <w:pPr>
              <w:pStyle w:val="ListBullet"/>
              <w:ind w:hanging="315"/>
            </w:pPr>
            <w:r w:rsidRPr="00DC0AAE">
              <w:rPr>
                <w:sz w:val="20"/>
              </w:rPr>
              <w:t>If recovery occurs after more than 21 days on drug hold, permanently</w:t>
            </w:r>
            <w:r>
              <w:rPr>
                <w:sz w:val="20"/>
              </w:rPr>
              <w:t xml:space="preserve"> </w:t>
            </w:r>
            <w:r w:rsidRPr="00DC0AAE">
              <w:rPr>
                <w:sz w:val="20"/>
              </w:rPr>
              <w:t>discontinue nemtabrutinib.</w:t>
            </w:r>
          </w:p>
        </w:tc>
      </w:tr>
      <w:tr w:rsidR="003117E4" ns2:paraId="4DB20A45" ns2:textId="77777777" w:rsidTr="0047408B">
        <w:trPr>
          <w:trHeight w:val="307"/>
        </w:trPr>
        <w:tc>
          <w:tcPr>
            <w:tcW w:w="5000" w:type="pct"/>
            <w:gridSpan w:val="2"/>
          </w:tcPr>
          <w:p ns2:paraId="696B1FDB" ns2:textId="77777777" w:rsidR="00BE676C" w:rsidRPr="00DC0AAE" w:rsidRDefault="00895D30" w:rsidP="0047408B">
            <w:pPr>
              <w:spacing w:before="40" w:after="40"/>
              <w:textAlignment w:val="baseline"/>
              <w:rPr>
                <w:color w:val="000000"/>
                <w:spacing w:val="-3"/>
                <w:sz w:val="18"/>
                <w:szCs w:val="18"/>
              </w:rPr>
            </w:pPr>
            <w:r w:rsidRPr="00DC0AAE">
              <w:rPr>
                <w:color w:val="000000"/>
                <w:spacing w:val="-3"/>
                <w:sz w:val="18"/>
                <w:szCs w:val="18"/>
              </w:rPr>
              <w:t>TLS=tumor lysis syndrome.</w:t>
            </w:r>
          </w:p>
        </w:tc>
      </w:tr>
    </w:tbl>
    <w:p ns2:paraId="4240E09E" ns2:textId="77777777" w:rsidR="00BE676C" w:rsidRDefault="00895D30" w:rsidP="0047408B">
      <w:pPr>
        <w:pStyle w:val="Heading4"/>
        <w:spacing w:before="240"/>
        <w:ind w:left="1202" w:hanging="1202"/>
      </w:pPr>
      <w:del w:id="10048" w:author="GoldenCorpusHarness" w:date="2026-03-28T22:23:47Z">
        <w:r>
          <w:delText xml:space="preserve">Rituximab </w:delText>
        </w:r>
      </w:del>
      <w:ins w:id="10049" w:author="GoldenCorpusHarness" w:date="2026-03-28T22:23:47Z">
        <w:r>
          <w:t>TLS monitoring is required for high-risk participants. The definition of high-risk is any measurable lymph node with the largest diameter ≥10 cm or the presence of both ≥25×109/L ALC AN</w:t>
        </w:r>
      </w:ins>
      <w:r>
        <w:t>D</w:t>
      </w:r>
      <w:del w:id="10050" w:author="GoldenCorpusHarness" w:date="2026-03-28T22:23:47Z">
        <w:r>
          <w:delText>ose Modifications</w:delText>
        </w:r>
      </w:del>
      <w:ins w:id="10051" w:author="GoldenCorpusHarness" w:date="2026-03-28T22:23:47Z">
        <w:r>
          <w:t xml:space="preserve"> any measurable lymph node with the largest diameter ≥5 cm, but &lt;10 cm. Lymph node size should be determined by radiologic assessment.</w:t>
        </w:r>
      </w:ins>
    </w:p>
    <w:p ns2:paraId="4DF5E849" ns2:textId="39013390" w:rsidR="00BE676C" w:rsidRDefault="00B55DCA" w:rsidP="00581355">
      <w:pPr>
        <w:pStyle w:val="paragraph0"/>
      </w:pPr>
      <w:ins w:id="10052" w:author="GoldenCorpusHarness" w:date="2026-03-28T22:23:47Z">
        <w:r>
          <w:t xml:space="preserve">Hematology and chemistry samples will be taken predose on C1D1 and at 8 (±2) and 24 (±2) hours (C1D2) postdosing. </w:t>
        </w:r>
      </w:ins>
      <w:r>
        <w:t>T</w:t>
      </w:r>
      <w:del w:id="10053" w:author="GoldenCorpusHarness" w:date="2026-03-28T22:23:47Z">
        <w:r>
          <w:delText>able 22 presents the dosage modi</w:delText>
        </w:r>
      </w:del>
      <w:ins w:id="10054" w:author="GoldenCorpusHarness" w:date="2026-03-28T22:23:47Z">
        <w:r>
          <w:t>he 8-hour chemistry results must be reviewed be</w:t>
        </w:r>
      </w:ins>
      <w:r>
        <w:t>f</w:t>
      </w:r>
      <w:del w:id="10055" w:author="GoldenCorpusHarness" w:date="2026-03-28T22:23:47Z">
        <w:r>
          <w:delText xml:space="preserve">ication </w:delText>
        </w:r>
      </w:del>
      <w:ins w:id="10056" w:author="GoldenCorpusHarness" w:date="2026-03-28T22:23:47Z">
        <w:r>
          <w:t>ore the participant leaves the outpatient clinic that day. The investigator or subinvestigator must review the 24-hour (C1D2) laboratory results be</w:t>
        </w:r>
      </w:ins>
      <w:r>
        <w:t>for</w:t>
      </w:r>
      <w:del w:id="10057" w:author="GoldenCorpusHarness" w:date="2026-03-28T22:23:47Z">
        <w:r>
          <w:delText xml:space="preserve"> specific adverse reactions</w:delText>
        </w:r>
      </w:del>
      <w:ins w:id="10058" w:author="GoldenCorpusHarness" w:date="2026-03-28T22:23:47Z">
        <w:r>
          <w:t>e dosing on the next day</w:t>
        </w:r>
      </w:ins>
      <w:r>
        <w:t xml:space="preserve">. </w:t>
      </w:r>
      <w:del w:id="10059" w:author="GoldenCorpusHarness" w:date="2026-03-28T22:23:47Z">
        <w:r>
          <w:delText>Investigators should review current prescribing information before modifying rituximab treatment.</w:delText>
        </w:r>
      </w:del>
    </w:p>
    <w:p ns2:paraId="6DDD1F05" ns2:textId="0A170A17" w:rsidR="00BE676C" w:rsidRDefault="00895D30" w:rsidP="00174715">
      <w:pPr>
        <w:pStyle w:val="Caption"/>
      </w:pPr>
      <w:del w:id="10060" w:author="GoldenCorpusHarness" w:date="2026-03-28T22:23:47Z">
        <w:r>
          <w:delText>T</w:delText>
        </w:r>
      </w:del>
      <w:ins w:id="10061" w:author="GoldenCorpusHarness" w:date="2026-03-28T22:23:47Z">
        <w:r>
          <w:t>Venetocl</w:t>
        </w:r>
      </w:ins>
      <w:r>
        <w:t>a</w:t>
      </w:r>
      <w:del w:id="10062" w:author="GoldenCorpusHarness" w:date="2026-03-28T22:23:47Z">
        <w:r>
          <w:delText>ble 22Dosage Modifications of Ritu</w:delText>
        </w:r>
      </w:del>
      <w:r>
        <w:t>x</w:t>
      </w:r>
      <w:del w:id="10063" w:author="GoldenCorpusHarness" w:date="2026-03-28T22:23:47Z">
        <w:r>
          <w:delText>imab for Adverse Reactions</w:delText>
        </w:r>
      </w:del>
    </w:p>
    <w:tbl>
      <w:tblPr>
        <w:tblStyle w:val="TableGrid"/>
        <w:tblW w:w="5000" w:type="pct"/>
        <w:tblLook w:val="04A0" w:firstRow="1" w:lastRow="0" w:firstColumn="1" w:lastColumn="0" w:noHBand="0" w:noVBand="1"/>
      </w:tblPr>
      <w:tblGrid>
        <w:gridCol w:w="2157"/>
        <w:gridCol w:w="6833"/>
      </w:tblGrid>
      <w:tr w:rsidR="003117E4" ns2:paraId="510E4989" ns2:textId="77777777" w:rsidTr="002E74AA">
        <w:tc>
          <w:tcPr>
            <w:tcW w:w="1951" w:type="dxa"/>
          </w:tcPr>
          <w:p ns2:paraId="56FBEF3D" ns2:textId="77777777" w:rsidR="00BE676C" w:rsidRPr="00E60C4F" w:rsidRDefault="00895D30" w:rsidP="004016E5">
            <w:pPr>
              <w:pStyle w:val="TableHeaderTextLeft"/>
              <w:spacing w:before="40" w:after="40"/>
              <w:ind w:left="0" w:right="0"/>
              <w:rPr>
                <w:sz w:val="20"/>
              </w:rPr>
            </w:pPr>
            <w:r w:rsidRPr="00E60C4F">
              <w:rPr>
                <w:sz w:val="20"/>
              </w:rPr>
              <w:t>Infusion-</w:t>
            </w:r>
            <w:r>
              <w:rPr>
                <w:sz w:val="20"/>
              </w:rPr>
              <w:t>r</w:t>
            </w:r>
            <w:r w:rsidRPr="00E60C4F">
              <w:rPr>
                <w:sz w:val="20"/>
              </w:rPr>
              <w:t>elated Reactions</w:t>
            </w:r>
          </w:p>
        </w:tc>
        <w:tc>
          <w:tcPr>
            <w:tcW w:w="7265" w:type="dxa"/>
          </w:tcPr>
          <w:p ns2:paraId="1A15CAB5" ns2:textId="77777777" w:rsidR="00BE676C" w:rsidRPr="00E60C4F" w:rsidRDefault="00895D30" w:rsidP="004016E5">
            <w:pPr>
              <w:pStyle w:val="TableCellLeft"/>
              <w:spacing w:before="40" w:after="40" w:line="240" w:lineRule="auto"/>
              <w:ind w:left="0" w:right="-72"/>
              <w:rPr>
                <w:szCs w:val="20"/>
              </w:rPr>
            </w:pPr>
            <w:r w:rsidRPr="00E60C4F">
              <w:rPr>
                <w:szCs w:val="20"/>
              </w:rPr>
              <w:t xml:space="preserve">Institute medical management (eg, glucocorticoids, epinephrine, bronchodilators, or oxygen) for infusion-related reactions as needed. Depending on the severity of the infusion-related reaction and the required interventions, temporarily or permanently discontinue rituximab. Resume infusion at a minimum 50% reduction in rate after symptoms have resolved. </w:t>
            </w:r>
            <w:r>
              <w:rPr>
                <w:szCs w:val="20"/>
              </w:rPr>
              <w:br/>
            </w:r>
            <w:r w:rsidRPr="00E60C4F">
              <w:rPr>
                <w:szCs w:val="20"/>
              </w:rPr>
              <w:t>Closely monitor the following participants: those with pre</w:t>
            </w:r>
            <w:r>
              <w:rPr>
                <w:szCs w:val="20"/>
              </w:rPr>
              <w:t>existing</w:t>
            </w:r>
            <w:r w:rsidRPr="00E60C4F">
              <w:rPr>
                <w:szCs w:val="20"/>
              </w:rPr>
              <w:t xml:space="preserve"> cardiac or pulmonary conditions, those who experienced prior cardiopulmonary adverse reactions, and those with high numbers of circulating malignant cells (≥25,000/mm</w:t>
            </w:r>
            <w:r w:rsidRPr="00E60C4F">
              <w:rPr>
                <w:szCs w:val="20"/>
                <w:vertAlign w:val="superscript"/>
              </w:rPr>
              <w:t>3</w:t>
            </w:r>
            <w:r w:rsidRPr="00E60C4F">
              <w:rPr>
                <w:szCs w:val="20"/>
              </w:rPr>
              <w:t>).</w:t>
            </w:r>
          </w:p>
        </w:tc>
      </w:tr>
      <w:tr w:rsidR="003117E4" ns2:paraId="267444B4" ns2:textId="77777777" w:rsidTr="002E74AA">
        <w:tc>
          <w:tcPr>
            <w:tcW w:w="1951" w:type="dxa"/>
          </w:tcPr>
          <w:p ns2:paraId="2C27E70F" ns2:textId="77777777" w:rsidR="00BE676C" w:rsidRPr="00E60C4F" w:rsidRDefault="00895D30" w:rsidP="004016E5">
            <w:pPr>
              <w:pStyle w:val="TableHeaderTextLeft"/>
              <w:spacing w:before="40" w:after="40"/>
              <w:ind w:left="0" w:right="-91"/>
              <w:rPr>
                <w:sz w:val="20"/>
              </w:rPr>
            </w:pPr>
            <w:r w:rsidRPr="00E60C4F">
              <w:rPr>
                <w:sz w:val="20"/>
              </w:rPr>
              <w:t>Severe Mucocutaneous Reactions</w:t>
            </w:r>
          </w:p>
        </w:tc>
        <w:tc>
          <w:tcPr>
            <w:tcW w:w="7265" w:type="dxa"/>
          </w:tcPr>
          <w:p ns2:paraId="11D7FF92" ns2:textId="77777777" w:rsidR="00BE676C" w:rsidRPr="00E60C4F" w:rsidRDefault="00895D30" w:rsidP="004016E5">
            <w:pPr>
              <w:pStyle w:val="TableCellLeft"/>
              <w:spacing w:before="40" w:after="40" w:line="240" w:lineRule="auto"/>
              <w:ind w:left="0" w:right="-72"/>
              <w:rPr>
                <w:szCs w:val="20"/>
              </w:rPr>
            </w:pPr>
            <w:r w:rsidRPr="00E60C4F">
              <w:rPr>
                <w:szCs w:val="20"/>
              </w:rPr>
              <w:t>Discontinue rituximab in participants who experience a severe mucocutaneous reaction.</w:t>
            </w:r>
          </w:p>
        </w:tc>
      </w:tr>
      <w:tr w:rsidR="003117E4" ns2:paraId="181494DE" ns2:textId="77777777" w:rsidTr="002E74AA">
        <w:tc>
          <w:tcPr>
            <w:tcW w:w="1951" w:type="dxa"/>
          </w:tcPr>
          <w:p ns2:paraId="557C7DDD" ns2:textId="77777777" w:rsidR="00BE676C" w:rsidRPr="00E60C4F" w:rsidRDefault="00895D30" w:rsidP="004016E5">
            <w:pPr>
              <w:pStyle w:val="TableHeaderTextLeft"/>
              <w:spacing w:before="40" w:after="40"/>
              <w:ind w:left="0" w:right="0"/>
              <w:rPr>
                <w:sz w:val="20"/>
              </w:rPr>
            </w:pPr>
            <w:r w:rsidRPr="00E60C4F">
              <w:rPr>
                <w:sz w:val="20"/>
              </w:rPr>
              <w:t>Hepatitis B Virus Reactivation</w:t>
            </w:r>
          </w:p>
        </w:tc>
        <w:tc>
          <w:tcPr>
            <w:tcW w:w="7265" w:type="dxa"/>
          </w:tcPr>
          <w:p ns2:paraId="23F56446" ns2:textId="77777777" w:rsidR="00BE676C" w:rsidRPr="00E60C4F" w:rsidRDefault="00895D30" w:rsidP="004016E5">
            <w:pPr>
              <w:pStyle w:val="TableCellLeft"/>
              <w:spacing w:before="40" w:after="40" w:line="240" w:lineRule="auto"/>
              <w:ind w:left="0" w:right="-72"/>
              <w:rPr>
                <w:szCs w:val="20"/>
              </w:rPr>
            </w:pPr>
            <w:r w:rsidRPr="00E60C4F">
              <w:rPr>
                <w:szCs w:val="20"/>
              </w:rPr>
              <w:t xml:space="preserve">In participants who develop reactivation of HBV while on rituximab, immediately discontinue treatment and any concomitant chemotherapy, and institute appropriate treatment. </w:t>
            </w:r>
            <w:r w:rsidRPr="00E60C4F">
              <w:rPr>
                <w:szCs w:val="20"/>
              </w:rPr>
              <w:br/>
              <w:t>Resumption of rituximab treatment in participants whose HBV reactivation resolves should be discussed with physicians with expertise in managing HBV.</w:t>
            </w:r>
          </w:p>
        </w:tc>
      </w:tr>
      <w:tr w:rsidR="003117E4" ns2:paraId="001FCF53" ns2:textId="77777777" w:rsidTr="002E74AA">
        <w:tc>
          <w:tcPr>
            <w:tcW w:w="1951" w:type="dxa"/>
          </w:tcPr>
          <w:p ns2:paraId="689FCE68" ns2:textId="77777777" w:rsidR="00BE676C" w:rsidRPr="00E60C4F" w:rsidRDefault="00895D30" w:rsidP="004016E5">
            <w:pPr>
              <w:pStyle w:val="TableHeaderTextLeft"/>
              <w:spacing w:before="40" w:after="40"/>
              <w:ind w:left="0" w:right="51"/>
              <w:rPr>
                <w:sz w:val="20"/>
              </w:rPr>
            </w:pPr>
            <w:r w:rsidRPr="00E60C4F">
              <w:rPr>
                <w:sz w:val="20"/>
              </w:rPr>
              <w:t xml:space="preserve">Progressive Multifocal Leukoencephalopathy </w:t>
            </w:r>
          </w:p>
        </w:tc>
        <w:tc>
          <w:tcPr>
            <w:tcW w:w="7265" w:type="dxa"/>
          </w:tcPr>
          <w:p ns2:paraId="55BE49BE" ns2:textId="77777777" w:rsidR="00BE676C" w:rsidRPr="00E60C4F" w:rsidRDefault="00895D30" w:rsidP="004016E5">
            <w:pPr>
              <w:pStyle w:val="TableCellLeft"/>
              <w:spacing w:before="40" w:after="40" w:line="240" w:lineRule="auto"/>
              <w:ind w:left="0" w:right="-72"/>
              <w:rPr>
                <w:szCs w:val="20"/>
              </w:rPr>
            </w:pPr>
            <w:r w:rsidRPr="00E60C4F">
              <w:rPr>
                <w:szCs w:val="20"/>
              </w:rPr>
              <w:t>Discontinue rituximab and consider discontinuation or reduction of any concomitant chemotherapy or immunosuppressive therapy in participants who develop PML.</w:t>
            </w:r>
          </w:p>
        </w:tc>
      </w:tr>
      <w:tr w:rsidR="003117E4" ns2:paraId="069C7231" ns2:textId="77777777" w:rsidTr="002E74AA">
        <w:tc>
          <w:tcPr>
            <w:tcW w:w="1951" w:type="dxa"/>
          </w:tcPr>
          <w:p ns2:paraId="5F6159B3" ns2:textId="77777777" w:rsidR="00BE676C" w:rsidRPr="00E60C4F" w:rsidRDefault="00895D30" w:rsidP="004016E5">
            <w:pPr>
              <w:pStyle w:val="TableHeaderTextLeft"/>
              <w:spacing w:before="40" w:after="40"/>
              <w:ind w:left="0" w:right="0"/>
              <w:rPr>
                <w:sz w:val="20"/>
              </w:rPr>
            </w:pPr>
            <w:r w:rsidRPr="00E60C4F">
              <w:rPr>
                <w:sz w:val="20"/>
              </w:rPr>
              <w:t>Tumor Lysis Syndrome</w:t>
            </w:r>
          </w:p>
        </w:tc>
        <w:tc>
          <w:tcPr>
            <w:tcW w:w="7265" w:type="dxa"/>
          </w:tcPr>
          <w:p ns2:paraId="34BB0ADC" ns2:textId="77777777" w:rsidR="00BE676C" w:rsidRPr="00E60C4F" w:rsidRDefault="00895D30" w:rsidP="004016E5">
            <w:pPr>
              <w:pStyle w:val="TableCellLeft"/>
              <w:spacing w:before="40" w:after="40" w:line="240" w:lineRule="auto"/>
              <w:ind w:left="0" w:right="-72"/>
              <w:rPr>
                <w:szCs w:val="20"/>
              </w:rPr>
            </w:pPr>
            <w:r w:rsidRPr="00E60C4F">
              <w:rPr>
                <w:szCs w:val="20"/>
              </w:rPr>
              <w:t xml:space="preserve">Administer aggressive intravenous hydration and antihyperuricemic therapy in participants at high risk for TLS. </w:t>
            </w:r>
            <w:r w:rsidRPr="00E60C4F">
              <w:rPr>
                <w:szCs w:val="20"/>
              </w:rPr>
              <w:br/>
              <w:t>NOTE: A high number of circulating malignant cells (≥25,000/mm</w:t>
            </w:r>
            <w:r w:rsidRPr="00E60C4F">
              <w:rPr>
                <w:szCs w:val="20"/>
                <w:vertAlign w:val="superscript"/>
              </w:rPr>
              <w:t>3</w:t>
            </w:r>
            <w:r w:rsidRPr="00E60C4F">
              <w:rPr>
                <w:szCs w:val="20"/>
              </w:rPr>
              <w:t xml:space="preserve">) or high tumor burden, confers a greater risk of TLS. </w:t>
            </w:r>
            <w:r w:rsidRPr="00E60C4F">
              <w:rPr>
                <w:szCs w:val="20"/>
              </w:rPr>
              <w:br/>
              <w:t>Correct electrolyte abnormalities, monitor renal function and fluid balance, and administer supportive care, including dialysis as indicated.</w:t>
            </w:r>
          </w:p>
        </w:tc>
      </w:tr>
      <w:tr w:rsidR="003117E4" ns2:paraId="7A224226" ns2:textId="77777777" w:rsidTr="002E74AA">
        <w:tc>
          <w:tcPr>
            <w:tcW w:w="1951" w:type="dxa"/>
          </w:tcPr>
          <w:p ns2:paraId="3AD5743A" ns2:textId="77777777" w:rsidR="00BE676C" w:rsidRPr="00E60C4F" w:rsidRDefault="00895D30" w:rsidP="004016E5">
            <w:pPr>
              <w:pStyle w:val="TableHeaderTextLeft"/>
              <w:spacing w:before="40" w:after="40"/>
              <w:ind w:left="0" w:right="0"/>
              <w:rPr>
                <w:sz w:val="20"/>
              </w:rPr>
            </w:pPr>
            <w:r w:rsidRPr="00E60C4F">
              <w:rPr>
                <w:sz w:val="20"/>
              </w:rPr>
              <w:t>Infections</w:t>
            </w:r>
          </w:p>
        </w:tc>
        <w:tc>
          <w:tcPr>
            <w:tcW w:w="7265" w:type="dxa"/>
          </w:tcPr>
          <w:p ns2:paraId="29D8B847" ns2:textId="77777777" w:rsidR="00BE676C" w:rsidRPr="00E60C4F" w:rsidRDefault="00895D30" w:rsidP="004016E5">
            <w:pPr>
              <w:pStyle w:val="TableCellLeft"/>
              <w:spacing w:before="40" w:after="40" w:line="240" w:lineRule="auto"/>
              <w:ind w:left="0" w:right="-72"/>
              <w:rPr>
                <w:szCs w:val="20"/>
              </w:rPr>
            </w:pPr>
            <w:r w:rsidRPr="00E60C4F">
              <w:rPr>
                <w:szCs w:val="20"/>
              </w:rPr>
              <w:t>Discontinue rituximab for serious infections and institute appropriate anti</w:t>
            </w:r>
            <w:r>
              <w:rPr>
                <w:szCs w:val="20"/>
              </w:rPr>
              <w:t>-</w:t>
            </w:r>
            <w:r w:rsidRPr="00E60C4F">
              <w:rPr>
                <w:szCs w:val="20"/>
              </w:rPr>
              <w:t>infective therapy.</w:t>
            </w:r>
          </w:p>
        </w:tc>
      </w:tr>
      <w:tr w:rsidR="003117E4" ns2:paraId="5EC9C2C9" ns2:textId="77777777" w:rsidTr="002E74AA">
        <w:tc>
          <w:tcPr>
            <w:tcW w:w="1951" w:type="dxa"/>
          </w:tcPr>
          <w:p ns2:paraId="0F509B27" ns2:textId="77777777" w:rsidR="00BE676C" w:rsidRPr="00E60C4F" w:rsidRDefault="00895D30" w:rsidP="004016E5">
            <w:pPr>
              <w:pStyle w:val="TableHeaderTextLeft"/>
              <w:spacing w:before="40" w:after="40"/>
              <w:ind w:left="0" w:right="0"/>
              <w:rPr>
                <w:sz w:val="20"/>
              </w:rPr>
            </w:pPr>
            <w:r w:rsidRPr="00E60C4F">
              <w:rPr>
                <w:sz w:val="20"/>
              </w:rPr>
              <w:t>Cardiovascular Adverse Reactions</w:t>
            </w:r>
          </w:p>
        </w:tc>
        <w:tc>
          <w:tcPr>
            <w:tcW w:w="7265" w:type="dxa"/>
          </w:tcPr>
          <w:p ns2:paraId="225CD7A6" ns2:textId="77777777" w:rsidR="00BE676C" w:rsidRPr="00E60C4F" w:rsidRDefault="00895D30" w:rsidP="004016E5">
            <w:pPr>
              <w:pStyle w:val="TableCellLeft"/>
              <w:spacing w:before="40" w:after="40" w:line="240" w:lineRule="auto"/>
              <w:ind w:left="0" w:right="-72"/>
              <w:rPr>
                <w:szCs w:val="20"/>
              </w:rPr>
            </w:pPr>
            <w:r w:rsidRPr="00E60C4F">
              <w:rPr>
                <w:szCs w:val="20"/>
              </w:rPr>
              <w:t>Discontinue infusions for serious or life-threatening cardiac arrhythmias. Perform cardiac monitoring during and after all infusions of rituximab for participants who develop clinically significant arrhythmias, or who have a history of arrhythmia or angina.</w:t>
            </w:r>
          </w:p>
        </w:tc>
      </w:tr>
      <w:tr w:rsidR="003117E4" ns2:paraId="20198BA6" ns2:textId="77777777" w:rsidTr="002E74AA">
        <w:tc>
          <w:tcPr>
            <w:tcW w:w="1951" w:type="dxa"/>
          </w:tcPr>
          <w:p ns2:paraId="7D427DCB" ns2:textId="77777777" w:rsidR="00BE676C" w:rsidRPr="00E60C4F" w:rsidRDefault="00895D30" w:rsidP="004016E5">
            <w:pPr>
              <w:pStyle w:val="TableHeaderTextLeft"/>
              <w:spacing w:before="40" w:after="40"/>
              <w:ind w:left="0" w:right="0"/>
              <w:rPr>
                <w:sz w:val="20"/>
              </w:rPr>
            </w:pPr>
            <w:r w:rsidRPr="00E60C4F">
              <w:rPr>
                <w:sz w:val="20"/>
              </w:rPr>
              <w:t>Renal Toxicity</w:t>
            </w:r>
          </w:p>
        </w:tc>
        <w:tc>
          <w:tcPr>
            <w:tcW w:w="7265" w:type="dxa"/>
          </w:tcPr>
          <w:p ns2:paraId="7AE0E0B5" ns2:textId="77777777" w:rsidR="00BE676C" w:rsidRPr="00E60C4F" w:rsidRDefault="00895D30" w:rsidP="004016E5">
            <w:pPr>
              <w:pStyle w:val="TableCellLeft"/>
              <w:spacing w:before="40" w:after="40"/>
              <w:ind w:left="0" w:right="-72"/>
              <w:rPr>
                <w:szCs w:val="20"/>
              </w:rPr>
            </w:pPr>
            <w:r w:rsidRPr="00E60C4F">
              <w:rPr>
                <w:szCs w:val="20"/>
              </w:rPr>
              <w:t>Discontinue rituximab in participants with a rising serum creatinine or oliguria.</w:t>
            </w:r>
          </w:p>
        </w:tc>
      </w:tr>
      <w:tr w:rsidR="003117E4" ns2:paraId="51084C0D" ns2:textId="77777777" w:rsidTr="002E74AA">
        <w:tc>
          <w:tcPr>
            <w:tcW w:w="9216" w:type="dxa"/>
            <w:gridSpan w:val="2"/>
          </w:tcPr>
          <w:p ns2:paraId="0F0F1794" ns2:textId="77777777" w:rsidR="00BE676C" w:rsidRPr="002E74AA" w:rsidRDefault="00895D30" w:rsidP="004016E5">
            <w:pPr>
              <w:pStyle w:val="TableFootnote"/>
              <w:spacing w:before="40" w:after="40"/>
            </w:pPr>
            <w:r w:rsidRPr="002E74AA">
              <w:t>HBV=hepatitis B virus; PML=progressive multifocal leukoencephalopathy; TLS=tumor lysis syndrome.</w:t>
            </w:r>
          </w:p>
        </w:tc>
      </w:tr>
      <w:bookmarkEnd w:id="115"/>
    </w:tbl>
    <w:p ns2:paraId="059BF22D" ns2:textId="06DFCB09" w:rsidR="00BE676C" w:rsidRPr="00D64472" w:rsidRDefault="00BE676C" w:rsidP="005308B9">
      <w:pPr>
        <w:pStyle w:val="paragraph0"/>
        <w:spacing w:before="0" w:beforeAutospacing="0" w:after="0" w:afterAutospacing="0"/>
        <w:rPr>
          <w:rStyle w:val="Instructions"/>
          <w:rFonts w:ascii="Times New Roman" w:hAnsi="Times New Roman"/>
          <w:vanish w:val="0"/>
          <w:color w:val="auto"/>
        </w:rPr>
      </w:pPr>
      <w:ins w:id="10064" w:author="GoldenCorpusHarness" w:date="2026-03-28T22:23:47Z">
        <w:r>
          <w:t>Table 8TLS Prophylaxis and Monitoring Based on Tumor Burden in Participants with CLL/SLL</w:t>
        </w:r>
      </w:ins>
    </w:p>
    <w:p ns2:paraId="72F14EA2" ns2:textId="77777777" w:rsidR="002A7547" w:rsidRDefault="00895D30" w:rsidP="004B3A56">
      <w:pPr>
        <w:pStyle w:val="Heading2"/>
      </w:pPr>
      <w:bookmarkStart w:id="154" w:name="_Toc140132429"/>
      <w:r w:rsidRPr="002A7547">
        <w:t>Intervention After the End of the Study</w:t>
      </w:r>
      <w:bookmarkEnd w:id="154"/>
    </w:p>
    <w:p ns2:paraId="2E6290C4" ns2:textId="77777777" w:rsidR="00B651ED" w:rsidRDefault="00895D30" w:rsidP="00581355">
      <w:pPr>
        <w:pStyle w:val="paragraph0"/>
      </w:pPr>
      <w:del w:id="10065" w:author="GoldenCorpusHarness" w:date="2026-03-28T22:23:47Z">
        <w:r>
          <w:delText>There is no study-specified intervention after the end of the study.</w:delText>
        </w:r>
      </w:del>
    </w:p>
    <w:p ns2:paraId="1658890C" ns2:textId="77777777" w:rsidR="004B3A56" w:rsidRDefault="00895D30" w:rsidP="004B3A56">
      <w:pPr>
        <w:pStyle w:val="Heading2"/>
      </w:pPr>
      <w:del w:id="10066" w:author="GoldenCorpusHarness" w:date="2026-03-28T22:23:47Z">
        <w:r>
          <w:delText>C</w:delText>
        </w:r>
      </w:del>
      <w:ins w:id="10067" w:author="GoldenCorpusHarness" w:date="2026-03-28T22:23:47Z">
        <w:r>
          <w:t>In a</w:t>
        </w:r>
      </w:ins>
      <w:r>
        <w:t>l</w:t>
      </w:r>
      <w:del w:id="10068" w:author="GoldenCorpusHarness" w:date="2026-03-28T22:23:47Z">
        <w:r>
          <w:delText>in</w:delText>
        </w:r>
      </w:del>
      <w:ins w:id="10069" w:author="GoldenCorpusHarness" w:date="2026-03-28T22:23:47Z">
        <w:r>
          <w:t>l part</w:t>
        </w:r>
      </w:ins>
      <w:r>
        <w:t>ic</w:t>
      </w:r>
      <w:ins w:id="10070" w:author="GoldenCorpusHarness" w:date="2026-03-28T22:23:47Z">
        <w:r>
          <w:t>ip</w:t>
        </w:r>
      </w:ins>
      <w:r>
        <w:t>a</w:t>
      </w:r>
      <w:del w:id="10071" w:author="GoldenCorpusHarness" w:date="2026-03-28T22:23:47Z">
        <w:r>
          <w:delText>l</w:delText>
        </w:r>
      </w:del>
      <w:ins w:id="10072" w:author="GoldenCorpusHarness" w:date="2026-03-28T22:23:47Z">
        <w:r>
          <w:t>nts,</w:t>
        </w:r>
      </w:ins>
      <w:r>
        <w:t xml:space="preserve"> </w:t>
      </w:r>
      <w:ins w:id="10073" w:author="GoldenCorpusHarness" w:date="2026-03-28T22:23:47Z">
        <w:r>
          <w:t>assess for risk of TL</w:t>
        </w:r>
      </w:ins>
      <w:r>
        <w:t>S</w:t>
      </w:r>
      <w:del w:id="10074" w:author="GoldenCorpusHarness" w:date="2026-03-28T22:23:47Z">
        <w:r>
          <w:delText>up</w:delText>
        </w:r>
      </w:del>
      <w:ins w:id="10075" w:author="GoldenCorpusHarness" w:date="2026-03-28T22:23:47Z">
        <w:r>
          <w:t xml:space="preserve"> and im</w:t>
        </w:r>
      </w:ins>
      <w:r>
        <w:t>pl</w:t>
      </w:r>
      <w:ins w:id="10076" w:author="GoldenCorpusHarness" w:date="2026-03-28T22:23:47Z">
        <w:r>
          <w:t>ement prophylact</w:t>
        </w:r>
      </w:ins>
      <w:r>
        <w:t>i</w:t>
      </w:r>
      <w:ins w:id="10077" w:author="GoldenCorpusHarness" w:date="2026-03-28T22:23:47Z">
        <w:r>
          <w:t>c hydration and anti-hyp</w:t>
        </w:r>
      </w:ins>
      <w:r>
        <w:t>e</w:t>
      </w:r>
      <w:del w:id="10078" w:author="GoldenCorpusHarness" w:date="2026-03-28T22:23:47Z">
        <w:r>
          <w:delText>s</w:delText>
        </w:r>
      </w:del>
      <w:ins w:id="10079" w:author="GoldenCorpusHarness" w:date="2026-03-28T22:23:47Z">
        <w:r>
          <w:t>ruricemic</w:t>
        </w:r>
      </w:ins>
      <w:r>
        <w:t xml:space="preserve"> </w:t>
      </w:r>
      <w:del w:id="10080" w:author="GoldenCorpusHarness" w:date="2026-03-28T22:23:47Z">
        <w:r>
          <w:delText>Disclo</w:delText>
        </w:r>
      </w:del>
      <w:ins w:id="10081" w:author="GoldenCorpusHarness" w:date="2026-03-28T22:23:47Z">
        <w:r>
          <w:t>mea</w:t>
        </w:r>
      </w:ins>
      <w:r>
        <w:t>sure</w:t>
      </w:r>
      <w:ins w:id="10082" w:author="GoldenCorpusHarness" w:date="2026-03-28T22:23:47Z">
        <w:r>
          <w:t>s as per Table 8. Assessment of TLS in CLL/SLL is based on [Howard, S. C., et al 2011].</w:t>
        </w:r>
      </w:ins>
    </w:p>
    <w:p ns2:paraId="5D8E3CAB" ns2:textId="77777777" w:rsidR="004B3A56" w:rsidRDefault="00895D30" w:rsidP="00581355">
      <w:pPr>
        <w:pStyle w:val="paragraph0"/>
      </w:pPr>
      <w:ins w:id="10083" w:author="GoldenCorpusHarness" w:date="2026-03-28T22:23:47Z">
        <w:r>
          <w:t xml:space="preserve">Note that participants at higher risk for </w:t>
        </w:r>
      </w:ins>
      <w:r>
        <w:t>T</w:t>
      </w:r>
      <w:del w:id="10084" w:author="GoldenCorpusHarness" w:date="2026-03-28T22:23:47Z">
        <w:r>
          <w:delText>his st</w:delText>
        </w:r>
      </w:del>
      <w:ins w:id="10085" w:author="GoldenCorpusHarness" w:date="2026-03-28T22:23:47Z">
        <w:r>
          <w:t>LS warrant more intensive prophylactic meas</w:t>
        </w:r>
      </w:ins>
      <w:r>
        <w:t>u</w:t>
      </w:r>
      <w:del w:id="10086" w:author="GoldenCorpusHarness" w:date="2026-03-28T22:23:47Z">
        <w:r>
          <w:delText>d</w:delText>
        </w:r>
      </w:del>
      <w:ins w:id="10087" w:author="GoldenCorpusHarness" w:date="2026-03-28T22:23:47Z">
        <w:r>
          <w:t>res. In particular, participants at high risk for TLS warrant hospitalization for the first 24 to 48 hours of treatment with 20 mg and 50 mg of venetoclax. Hospitalization should also be considered for participants who are at low or medium risk for TLS if the</w:t>
        </w:r>
      </w:ins>
      <w:r>
        <w:t xml:space="preserve">y </w:t>
      </w:r>
      <w:del w:id="10088" w:author="GoldenCorpusHarness" w:date="2026-03-28T22:23:47Z">
        <w:r>
          <w:delText>is open-l</w:delText>
        </w:r>
      </w:del>
      <w:ins w:id="10089" w:author="GoldenCorpusHarness" w:date="2026-03-28T22:23:47Z">
        <w:r>
          <w:t>do not have immediate access to a facility cap</w:t>
        </w:r>
      </w:ins>
      <w:r>
        <w:t>ab</w:t>
      </w:r>
      <w:del w:id="10090" w:author="GoldenCorpusHarness" w:date="2026-03-28T22:23:47Z">
        <w:r>
          <w:delText>el; therefore</w:delText>
        </w:r>
      </w:del>
      <w:ins w:id="10091" w:author="GoldenCorpusHarness" w:date="2026-03-28T22:23:47Z">
        <w:r>
          <w:t>le of correcting TLS promptly</w:t>
        </w:r>
      </w:ins>
      <w:r>
        <w:t xml:space="preserve">, </w:t>
      </w:r>
      <w:del w:id="10092" w:author="GoldenCorpusHarness" w:date="2026-03-28T22:23:47Z">
        <w:r>
          <w:delText xml:space="preserve">the participant, the study-site personnel, the </w:delText>
        </w:r>
      </w:del>
      <w:ins w:id="10093" w:author="GoldenCorpusHarness" w:date="2026-03-28T22:23:47Z">
        <w:r>
          <w:t>or are otherwise at risk for TL</w:t>
        </w:r>
      </w:ins>
      <w:r>
        <w:t>S</w:t>
      </w:r>
      <w:del w:id="10094" w:author="GoldenCorpusHarness" w:date="2026-03-28T22:23:47Z">
        <w:r>
          <w:delText>ponsor, and/or designee are not blinded</w:delText>
        </w:r>
      </w:del>
      <w:r>
        <w:t>.</w:t>
      </w:r>
      <w:del w:id="10095" w:author="GoldenCorpusHarness" w:date="2026-03-28T22:23:47Z">
        <w:r>
          <w:delText xml:space="preserve"> Study intervention (name, strength, or potency) is included in the label text; random code/disclosure envelopes or lists are not provided.</w:delText>
        </w:r>
      </w:del>
    </w:p>
    <w:p ns2:paraId="690980D0" ns2:textId="77777777" w:rsidR="004B3A56" w:rsidRDefault="00895D30" w:rsidP="004B3A56">
      <w:pPr>
        <w:pStyle w:val="Heading2"/>
      </w:pPr>
      <w:del w:id="10096" w:author="GoldenCorpusHarness" w:date="2026-03-28T22:23:47Z">
        <w:r>
          <w:delText>S</w:delText>
        </w:r>
      </w:del>
      <w:ins w:id="10097" w:author="GoldenCorpusHarness" w:date="2026-03-28T22:23:47Z">
        <w:r>
          <w:t>Rescue Medica</w:t>
        </w:r>
      </w:ins>
      <w:r>
        <w:t>t</w:t>
      </w:r>
      <w:ins w:id="10098" w:author="GoldenCorpusHarness" w:date="2026-03-28T22:23:47Z">
        <w:r>
          <w:t xml:space="preserve">ions </w:t>
        </w:r>
      </w:ins>
      <w:r>
        <w:t>and</w:t>
      </w:r>
      <w:ins w:id="10099" w:author="GoldenCorpusHarness" w:date="2026-03-28T22:23:47Z">
        <w:r>
          <w:t xml:space="preserve"> Supportive C</w:t>
        </w:r>
      </w:ins>
      <w:r>
        <w:t>ar</w:t>
      </w:r>
      <w:del w:id="10100" w:author="GoldenCorpusHarness" w:date="2026-03-28T22:23:47Z">
        <w:r>
          <w:delText>d Polici</w:delText>
        </w:r>
      </w:del>
      <w:r>
        <w:t>e</w:t>
      </w:r>
      <w:del w:id="10101" w:author="GoldenCorpusHarness" w:date="2026-03-28T22:23:47Z">
        <w:r>
          <w:delText>s</w:delText>
        </w:r>
      </w:del>
    </w:p>
    <w:p ns2:paraId="2C9F9DAE" ns2:textId="77777777" w:rsidR="004B3A56" w:rsidRDefault="00895D30" w:rsidP="00581355">
      <w:pPr>
        <w:pStyle w:val="paragraph0"/>
      </w:pPr>
      <w:r>
        <w:t>N</w:t>
      </w:r>
      <w:del w:id="10102" w:author="GoldenCorpusHarness" w:date="2026-03-28T22:23:47Z">
        <w:r>
          <w:delText>o</w:delText>
        </w:r>
      </w:del>
      <w:ins w:id="10103" w:author="GoldenCorpusHarness" w:date="2026-03-28T22:23:47Z">
        <w:r>
          <w:t>em</w:t>
        </w:r>
      </w:ins>
      <w:r>
        <w:t>t</w:t>
      </w:r>
      <w:del w:id="10104" w:author="GoldenCorpusHarness" w:date="2026-03-28T22:23:47Z">
        <w:r>
          <w:delText xml:space="preserve"> applic</w:delText>
        </w:r>
      </w:del>
      <w:r>
        <w:t>ab</w:t>
      </w:r>
      <w:del w:id="10105" w:author="GoldenCorpusHarness" w:date="2026-03-28T22:23:47Z">
        <w:r>
          <w:delText>l</w:delText>
        </w:r>
      </w:del>
      <w:ins w:id="10106" w:author="GoldenCorpusHarness" w:date="2026-03-28T22:23:47Z">
        <w:r>
          <w:t>rutinib R</w:t>
        </w:r>
      </w:ins>
      <w:r>
        <w:t>e</w:t>
      </w:r>
      <w:del w:id="10107" w:author="GoldenCorpusHarness" w:date="2026-03-28T22:23:47Z">
        <w:r>
          <w:delText>.</w:delText>
        </w:r>
      </w:del>
      <w:ins w:id="10108" w:author="GoldenCorpusHarness" w:date="2026-03-28T22:23:47Z">
        <w:r>
          <w:t>cipients</w:t>
        </w:r>
      </w:ins>
    </w:p>
    <w:p ns2:paraId="0270E831" ns2:textId="77777777" w:rsidR="004B3A56" w:rsidRDefault="00895D30" w:rsidP="004B3A56">
      <w:pPr>
        <w:pStyle w:val="Heading1"/>
        <w:pageBreakBefore/>
        <w:ind w:left="475" w:hanging="475"/>
      </w:pPr>
      <w:del w:id="10109" w:author="GoldenCorpusHarness" w:date="2026-03-28T22:23:47Z">
        <w:r>
          <w:delText>D</w:delText>
        </w:r>
      </w:del>
      <w:r>
        <w:t>I</w:t>
      </w:r>
      <w:ins w:id="10110" w:author="GoldenCorpusHarness" w:date="2026-03-28T22:23:47Z">
        <w:r>
          <w:t xml:space="preserve">t is recommended that Grade 1 to 2 drug-related skin rashes are treated with topical corticosteroids and antihistamines. </w:t>
        </w:r>
      </w:ins>
      <w:r>
        <w:t>S</w:t>
      </w:r>
      <w:del w:id="10111" w:author="GoldenCorpusHarness" w:date="2026-03-28T22:23:47Z">
        <w:r>
          <w:delText>CONTINUATION OF STUDY INTERVENTION AND PARTICIPANT WITHDRAWAL</w:delText>
        </w:r>
      </w:del>
      <w:ins w:id="10112" w:author="GoldenCorpusHarness" w:date="2026-03-28T22:23:47Z">
        <w:r>
          <w:t>evere (Grade 3 and above) drug-related skin rashes should be treated with systemic corticosteroids.</w:t>
        </w:r>
      </w:ins>
    </w:p>
    <w:p ns2:paraId="40885A52" ns2:textId="77777777" w:rsidR="004B3A56" w:rsidRDefault="00895D30" w:rsidP="004B3A56">
      <w:pPr>
        <w:pStyle w:val="Heading2"/>
      </w:pPr>
      <w:del w:id="10113" w:author="GoldenCorpusHarness" w:date="2026-03-28T22:23:47Z">
        <w:r>
          <w:delText>Discontinu</w:delText>
        </w:r>
      </w:del>
      <w:ins w:id="10114" w:author="GoldenCorpusHarness" w:date="2026-03-28T22:23:47Z">
        <w:r>
          <w:t>For acne-like rash, including papulopustular rash, where no microorganisms are detected, the administr</w:t>
        </w:r>
      </w:ins>
      <w:r>
        <w:t xml:space="preserve">ation of </w:t>
      </w:r>
      <w:ins w:id="10115" w:author="GoldenCorpusHarness" w:date="2026-03-28T22:23:47Z">
        <w:r>
          <w:t xml:space="preserve">tetracyclines or other antibiotics is strongly recommended. If </w:t>
        </w:r>
      </w:ins>
      <w:r>
        <w:t>St</w:t>
      </w:r>
      <w:del w:id="10116" w:author="GoldenCorpusHarness" w:date="2026-03-28T22:23:47Z">
        <w:r>
          <w:delText>udy Inter</w:delText>
        </w:r>
      </w:del>
      <w:ins w:id="10117" w:author="GoldenCorpusHarness" w:date="2026-03-28T22:23:47Z">
        <w:r>
          <w:t>aphylococcus aureus is detected, begin oral antibiotics with anti-Staphylococcus aureus co</w:t>
        </w:r>
      </w:ins>
      <w:r>
        <w:t>ve</w:t>
      </w:r>
      <w:del w:id="10118" w:author="GoldenCorpusHarness" w:date="2026-03-28T22:23:47Z">
        <w:r>
          <w:delText>ntion</w:delText>
        </w:r>
      </w:del>
      <w:ins w:id="10119" w:author="GoldenCorpusHarness" w:date="2026-03-28T22:23:47Z">
        <w:r>
          <w:t>rage and topical mupirocin.</w:t>
        </w:r>
      </w:ins>
    </w:p>
    <w:p ns2:paraId="49FDD04F" ns2:textId="77777777" w:rsidR="00AE3E51" w:rsidRPr="00047031" w:rsidRDefault="00895D30" w:rsidP="00047031">
      <w:pPr>
        <w:pStyle w:val="Paragraph"/>
      </w:pPr>
      <w:del w:id="10120" w:author="GoldenCorpusHarness" w:date="2026-03-28T22:23:47Z">
        <w:r>
          <w:delText>D</w:delText>
        </w:r>
      </w:del>
      <w:ins w:id="10121" w:author="GoldenCorpusHarness" w:date="2026-03-28T22:23:47Z">
        <w:r>
          <w:t>Venetoclax Rec</w:t>
        </w:r>
      </w:ins>
      <w:r>
        <w:t>i</w:t>
      </w:r>
      <w:del w:id="10122" w:author="GoldenCorpusHarness" w:date="2026-03-28T22:23:47Z">
        <w:r>
          <w:delText>scont</w:delText>
        </w:r>
      </w:del>
      <w:ins w:id="10123" w:author="GoldenCorpusHarness" w:date="2026-03-28T22:23:47Z">
        <w:r>
          <w:t>p</w:t>
        </w:r>
      </w:ins>
      <w:r>
        <w:t>i</w:t>
      </w:r>
      <w:del w:id="10124" w:author="GoldenCorpusHarness" w:date="2026-03-28T22:23:47Z">
        <w:r>
          <w:delText>nuation of study interv</w:delText>
        </w:r>
      </w:del>
      <w:r>
        <w:t>ent</w:t>
      </w:r>
      <w:del w:id="10125" w:author="GoldenCorpusHarness" w:date="2026-03-28T22:23:47Z">
        <w:r>
          <w:delText>ion doe</w:delText>
        </w:r>
      </w:del>
      <w:r>
        <w:t>s</w:t>
      </w:r>
      <w:del w:id="10126" w:author="GoldenCorpusHarness" w:date="2026-03-28T22:23:47Z">
        <w:r>
          <w:delText xml:space="preserve"> not represent withdrawal from the study.</w:delText>
        </w:r>
      </w:del>
    </w:p>
    <w:p ns2:paraId="292D5359" ns2:textId="77777777" w:rsidR="00AE3E51" w:rsidRPr="00AF46CA" w:rsidRDefault="006C4FB0" w:rsidP="00AE3E51">
      <w:pPr>
        <w:pStyle w:val="Paragraph"/>
      </w:pPr>
      <w:del w:id="10127" w:author="GoldenCorpusHarness" w:date="2026-03-28T22:23:47Z">
        <w:r>
          <w:delText>As certain data on clinical ev</w:delText>
        </w:r>
      </w:del>
      <w:ins w:id="10128" w:author="GoldenCorpusHarness" w:date="2026-03-28T22:23:47Z">
        <w:r>
          <w:t>V</w:t>
        </w:r>
      </w:ins>
      <w:r>
        <w:t>en</w:t>
      </w:r>
      <w:del w:id="10129" w:author="GoldenCorpusHarness" w:date="2026-03-28T22:23:47Z">
        <w:r>
          <w:delText>ts b</w:delText>
        </w:r>
      </w:del>
      <w:r>
        <w:t>e</w:t>
      </w:r>
      <w:del w:id="10130" w:author="GoldenCorpusHarness" w:date="2026-03-28T22:23:47Z">
        <w:r>
          <w:delText>yond study intervention discontinuation may be important to the study, they must be collected through the participant’s last scheduled follow-up, even if the participant has discontinued study intervention. Therefore, all participants who discontinue study intervention before completion of the pro</w:delText>
        </w:r>
      </w:del>
      <w:r>
        <w:t>toc</w:t>
      </w:r>
      <w:del w:id="10131" w:author="GoldenCorpusHarness" w:date="2026-03-28T22:23:47Z">
        <w:r>
          <w:delText>o</w:delText>
        </w:r>
      </w:del>
      <w:r>
        <w:t>l</w:t>
      </w:r>
      <w:del w:id="10132" w:author="GoldenCorpusHarness" w:date="2026-03-28T22:23:47Z">
        <w:r>
          <w:delText>-specified</w:delText>
        </w:r>
      </w:del>
      <w:ins w:id="10133" w:author="GoldenCorpusHarness" w:date="2026-03-28T22:23:47Z">
        <w:r>
          <w:t>ax</w:t>
        </w:r>
      </w:ins>
      <w:r>
        <w:t xml:space="preserve"> treatment p</w:t>
      </w:r>
      <w:ins w:id="10134" w:author="GoldenCorpusHarness" w:date="2026-03-28T22:23:47Z">
        <w:r>
          <w:t>os</w:t>
        </w:r>
      </w:ins>
      <w:r>
        <w:t>e</w:t>
      </w:r>
      <w:ins w:id="10135" w:author="GoldenCorpusHarness" w:date="2026-03-28T22:23:47Z">
        <w:r>
          <w:t xml:space="preserve">s a </w:t>
        </w:r>
      </w:ins>
      <w:r>
        <w:t>ri</w:t>
      </w:r>
      <w:ins w:id="10136" w:author="GoldenCorpusHarness" w:date="2026-03-28T22:23:47Z">
        <w:r>
          <w:t xml:space="preserve">sk </w:t>
        </w:r>
      </w:ins>
      <w:r>
        <w:t>o</w:t>
      </w:r>
      <w:del w:id="10137" w:author="GoldenCorpusHarness" w:date="2026-03-28T22:23:47Z">
        <w:r>
          <w:delText>d/va</w:delText>
        </w:r>
      </w:del>
      <w:ins w:id="10138" w:author="GoldenCorpusHarness" w:date="2026-03-28T22:23:47Z">
        <w:r>
          <w:t>f TLS. Re</w:t>
        </w:r>
      </w:ins>
      <w:r>
        <w:t>c</w:t>
      </w:r>
      <w:del w:id="10139" w:author="GoldenCorpusHarness" w:date="2026-03-28T22:23:47Z">
        <w:r>
          <w:delText>cinati</w:delText>
        </w:r>
      </w:del>
      <w:r>
        <w:t>o</w:t>
      </w:r>
      <w:del w:id="10140" w:author="GoldenCorpusHarness" w:date="2026-03-28T22:23:47Z">
        <w:r>
          <w:delText>n regi</w:delText>
        </w:r>
      </w:del>
      <w:ins w:id="10141" w:author="GoldenCorpusHarness" w:date="2026-03-28T22:23:47Z">
        <w:r>
          <w:t>m</w:t>
        </w:r>
      </w:ins>
      <w:r>
        <w:t>men</w:t>
      </w:r>
      <w:del w:id="10142" w:author="GoldenCorpusHarness" w:date="2026-03-28T22:23:47Z">
        <w:r>
          <w:delText xml:space="preserve"> will still continue to be monitor</w:delText>
        </w:r>
      </w:del>
      <w:ins w:id="10143" w:author="GoldenCorpusHarness" w:date="2026-03-28T22:23:47Z">
        <w:r>
          <w:t>d</w:t>
        </w:r>
      </w:ins>
      <w:r>
        <w:t xml:space="preserve">ed </w:t>
      </w:r>
      <w:ins w:id="10144" w:author="GoldenCorpusHarness" w:date="2026-03-28T22:23:47Z">
        <w:r>
          <w:t>prophylax</w:t>
        </w:r>
      </w:ins>
      <w:r>
        <w:t>i</w:t>
      </w:r>
      <w:del w:id="10145" w:author="GoldenCorpusHarness" w:date="2026-03-28T22:23:47Z">
        <w:r>
          <w:delText>n</w:delText>
        </w:r>
      </w:del>
      <w:ins w:id="10146" w:author="GoldenCorpusHarness" w:date="2026-03-28T22:23:47Z">
        <w:r>
          <w:t>s</w:t>
        </w:r>
      </w:ins>
      <w:r>
        <w:t xml:space="preserve"> </w:t>
      </w:r>
      <w:del w:id="10147" w:author="GoldenCorpusHarness" w:date="2026-03-28T22:23:47Z">
        <w:r>
          <w:delText>th</w:delText>
        </w:r>
      </w:del>
      <w:ins w:id="10148" w:author="GoldenCorpusHarness" w:date="2026-03-28T22:23:47Z">
        <w:r>
          <w:t>for TLS is d</w:t>
        </w:r>
      </w:ins>
      <w:r>
        <w:t>e</w:t>
      </w:r>
      <w:del w:id="10149" w:author="GoldenCorpusHarness" w:date="2026-03-28T22:23:47Z">
        <w:r>
          <w:delText xml:space="preserve"> </w:delText>
        </w:r>
      </w:del>
      <w:r>
        <w:t>s</w:t>
      </w:r>
      <w:del w:id="10150" w:author="GoldenCorpusHarness" w:date="2026-03-28T22:23:47Z">
        <w:r>
          <w:delText>tu</w:delText>
        </w:r>
      </w:del>
      <w:ins w:id="10151" w:author="GoldenCorpusHarness" w:date="2026-03-28T22:23:47Z">
        <w:r>
          <w:t>cribe</w:t>
        </w:r>
      </w:ins>
      <w:r>
        <w:t>d</w:t>
      </w:r>
      <w:del w:id="10152" w:author="GoldenCorpusHarness" w:date="2026-03-28T22:23:47Z">
        <w:r>
          <w:delText>y</w:delText>
        </w:r>
      </w:del>
      <w:r>
        <w:t xml:space="preserve"> a</w:t>
      </w:r>
      <w:del w:id="10153" w:author="GoldenCorpusHarness" w:date="2026-03-28T22:23:47Z">
        <w:r>
          <w:delText>nd participat</w:delText>
        </w:r>
      </w:del>
      <w:ins w:id="10154" w:author="GoldenCorpusHarness" w:date="2026-03-28T22:23:47Z">
        <w:r>
          <w:t>bov</w:t>
        </w:r>
      </w:ins>
      <w:r>
        <w:t xml:space="preserve">e in </w:t>
      </w:r>
      <w:ins w:id="10155" w:author="GoldenCorpusHarness" w:date="2026-03-28T22:23:47Z">
        <w:r>
          <w:t>de</w:t>
        </w:r>
      </w:ins>
      <w:r>
        <w:t>t</w:t>
      </w:r>
      <w:del w:id="10156" w:author="GoldenCorpusHarness" w:date="2026-03-28T22:23:47Z">
        <w:r>
          <w:delText>he study v</w:delText>
        </w:r>
      </w:del>
      <w:ins w:id="10157" w:author="GoldenCorpusHarness" w:date="2026-03-28T22:23:47Z">
        <w:r>
          <w:t>a</w:t>
        </w:r>
      </w:ins>
      <w:r>
        <w:t>i</w:t>
      </w:r>
      <w:del w:id="10158" w:author="GoldenCorpusHarness" w:date="2026-03-28T22:23:47Z">
        <w:r>
          <w:delText>sits and procedures as specified in Section 1.3 and Section 8.11.3 un</w:delText>
        </w:r>
      </w:del>
      <w:r>
        <w:t>l</w:t>
      </w:r>
      <w:del w:id="10159" w:author="GoldenCorpusHarness" w:date="2026-03-28T22:23:47Z">
        <w:r>
          <w:delText>ess the participant has withdrawn from the study</w:delText>
        </w:r>
      </w:del>
      <w:r>
        <w:t xml:space="preserve"> (Section</w:t>
      </w:r>
      <w:del w:id="10160" w:author="GoldenCorpusHarness" w:date="2026-03-28T22:23:47Z">
        <w:r>
          <w:delText xml:space="preserve"> 7</w:delText>
        </w:r>
      </w:del>
      <w:ins w:id="10161" w:author="GoldenCorpusHarness" w:date="2026-03-28T22:23:47Z">
        <w:r>
          <w:t xml:space="preserve"> 6</w:t>
        </w:r>
      </w:ins>
      <w:r>
        <w:t>.</w:t>
      </w:r>
      <w:del w:id="10162" w:author="GoldenCorpusHarness" w:date="2026-03-28T22:23:47Z">
        <w:r>
          <w:delText>2</w:delText>
        </w:r>
      </w:del>
      <w:ins w:id="10163" w:author="GoldenCorpusHarness" w:date="2026-03-28T22:23:47Z">
        <w:r>
          <w:t>5.3</w:t>
        </w:r>
      </w:ins>
      <w:r>
        <w:t>)</w:t>
      </w:r>
      <w:ins w:id="10164" w:author="GoldenCorpusHarness" w:date="2026-03-28T22:23:47Z">
        <w:r>
          <w:t xml:space="preserve"> and involves premedication with allopurinol and oral hydration</w:t>
        </w:r>
      </w:ins>
      <w:r>
        <w:t>.</w:t>
      </w:r>
    </w:p>
    <w:p ns2:paraId="4AE33F58" ns2:textId="77777777" w:rsidR="00AE3E51" w:rsidRPr="00D34965" w:rsidRDefault="00895D30" w:rsidP="00D34965">
      <w:pPr>
        <w:pStyle w:val="Paragraph"/>
      </w:pPr>
      <w:del w:id="10165" w:author="GoldenCorpusHarness" w:date="2026-03-28T22:23:47Z">
        <w:r>
          <w:delText>P</w:delText>
        </w:r>
      </w:del>
      <w:ins w:id="10166" w:author="GoldenCorpusHarness" w:date="2026-03-28T22:23:47Z">
        <w:r>
          <w:t xml:space="preserve">Further details </w:t>
        </w:r>
      </w:ins>
      <w:r>
        <w:t>ar</w:t>
      </w:r>
      <w:del w:id="10167" w:author="GoldenCorpusHarness" w:date="2026-03-28T22:23:47Z">
        <w:r>
          <w:delText>ticipants may discontinu</w:delText>
        </w:r>
      </w:del>
      <w:r>
        <w:t xml:space="preserve">e </w:t>
      </w:r>
      <w:del w:id="10168" w:author="GoldenCorpusHarness" w:date="2026-03-28T22:23:47Z">
        <w:r>
          <w:delText>stu</w:delText>
        </w:r>
      </w:del>
      <w:ins w:id="10169" w:author="GoldenCorpusHarness" w:date="2026-03-28T22:23:47Z">
        <w:r>
          <w:t>provi</w:t>
        </w:r>
      </w:ins>
      <w:r>
        <w:t>d</w:t>
      </w:r>
      <w:del w:id="10170" w:author="GoldenCorpusHarness" w:date="2026-03-28T22:23:47Z">
        <w:r>
          <w:delText>y</w:delText>
        </w:r>
      </w:del>
      <w:ins w:id="10171" w:author="GoldenCorpusHarness" w:date="2026-03-28T22:23:47Z">
        <w:r>
          <w:t>ed</w:t>
        </w:r>
      </w:ins>
      <w:r>
        <w:t xml:space="preserve"> in</w:t>
      </w:r>
      <w:del w:id="10172" w:author="GoldenCorpusHarness" w:date="2026-03-28T22:23:47Z">
        <w:r>
          <w:delText>tervention at any time for any reason or be discontinued from</w:delText>
        </w:r>
      </w:del>
      <w:r>
        <w:t xml:space="preserve"> the </w:t>
      </w:r>
      <w:ins w:id="10173" w:author="GoldenCorpusHarness" w:date="2026-03-28T22:23:47Z">
        <w:r>
          <w:t>venetoclax pre</w:t>
        </w:r>
      </w:ins>
      <w:r>
        <w:t>s</w:t>
      </w:r>
      <w:del w:id="10174" w:author="GoldenCorpusHarness" w:date="2026-03-28T22:23:47Z">
        <w:r>
          <w:delText>tudy</w:delText>
        </w:r>
      </w:del>
      <w:ins w:id="10175" w:author="GoldenCorpusHarness" w:date="2026-03-28T22:23:47Z">
        <w:r>
          <w:t>cribing</w:t>
        </w:r>
      </w:ins>
      <w:r>
        <w:t xml:space="preserve"> in</w:t>
      </w:r>
      <w:del w:id="10176" w:author="GoldenCorpusHarness" w:date="2026-03-28T22:23:47Z">
        <w:r>
          <w:delText>te</w:delText>
        </w:r>
      </w:del>
      <w:ins w:id="10177" w:author="GoldenCorpusHarness" w:date="2026-03-28T22:23:47Z">
        <w:r>
          <w:t>fo</w:t>
        </w:r>
      </w:ins>
      <w:r>
        <w:t>r</w:t>
      </w:r>
      <w:del w:id="10178" w:author="GoldenCorpusHarness" w:date="2026-03-28T22:23:47Z">
        <w:r>
          <w:delText>ven</w:delText>
        </w:r>
      </w:del>
      <w:ins w:id="10179" w:author="GoldenCorpusHarness" w:date="2026-03-28T22:23:47Z">
        <w:r>
          <w:t>ma</w:t>
        </w:r>
      </w:ins>
      <w:r>
        <w:t>tion</w:t>
      </w:r>
      <w:del w:id="10180" w:author="GoldenCorpusHarness" w:date="2026-03-28T22:23:47Z">
        <w:r>
          <w:delText xml:space="preserve"> at the discretion of the investigator should any untoward effect occur</w:delText>
        </w:r>
      </w:del>
      <w:r>
        <w:t>.</w:t>
      </w:r>
      <w:del w:id="10181" w:author="GoldenCorpusHarness" w:date="2026-03-28T22:23:47Z">
        <w:r>
          <w:delText xml:space="preserve"> In addition, a participant may be discontinued from study intervention by the investigator or the Sponsor if study intervention is inappropriate, the study plan is violated, or for administrative and/or other safety reasons.</w:delText>
        </w:r>
      </w:del>
    </w:p>
    <w:p ns2:paraId="0B01EDC9" ns2:textId="77777777" w:rsidR="00AE3E51" w:rsidRPr="00D34965" w:rsidRDefault="00895D30" w:rsidP="00A50D98">
      <w:pPr>
        <w:pStyle w:val="Paragraph"/>
        <w:keepNext/>
      </w:pPr>
      <w:del w:id="10182" w:author="GoldenCorpusHarness" w:date="2026-03-28T22:23:47Z">
        <w:r>
          <w:delText>A</w:delText>
        </w:r>
      </w:del>
      <w:ins w:id="10183" w:author="GoldenCorpusHarness" w:date="2026-03-28T22:23:47Z">
        <w:r>
          <w:t>Rituximab</w:t>
        </w:r>
      </w:ins>
      <w:r>
        <w:t xml:space="preserve"> </w:t>
      </w:r>
      <w:del w:id="10184" w:author="GoldenCorpusHarness" w:date="2026-03-28T22:23:47Z">
        <w:r>
          <w:delText>p</w:delText>
        </w:r>
      </w:del>
      <w:ins w:id="10185" w:author="GoldenCorpusHarness" w:date="2026-03-28T22:23:47Z">
        <w:r>
          <w:t>or Biosimil</w:t>
        </w:r>
      </w:ins>
      <w:r>
        <w:t>ar</w:t>
      </w:r>
      <w:del w:id="10186" w:author="GoldenCorpusHarness" w:date="2026-03-28T22:23:47Z">
        <w:r>
          <w:delText>ti</w:delText>
        </w:r>
      </w:del>
      <w:ins w:id="10187" w:author="GoldenCorpusHarness" w:date="2026-03-28T22:23:47Z">
        <w:r>
          <w:t xml:space="preserve"> Re</w:t>
        </w:r>
      </w:ins>
      <w:r>
        <w:t>cip</w:t>
      </w:r>
      <w:del w:id="10188" w:author="GoldenCorpusHarness" w:date="2026-03-28T22:23:47Z">
        <w:r>
          <w:delText>ant must be d</w:delText>
        </w:r>
      </w:del>
      <w:r>
        <w:t>i</w:t>
      </w:r>
      <w:del w:id="10189" w:author="GoldenCorpusHarness" w:date="2026-03-28T22:23:47Z">
        <w:r>
          <w:delText>scontinued from study interv</w:delText>
        </w:r>
      </w:del>
      <w:r>
        <w:t>ent</w:t>
      </w:r>
      <w:del w:id="10190" w:author="GoldenCorpusHarness" w:date="2026-03-28T22:23:47Z">
        <w:r>
          <w:delText xml:space="preserve">ion, but continue to be monitored in the </w:delText>
        </w:r>
      </w:del>
      <w:r>
        <w:t>s</w:t>
      </w:r>
      <w:del w:id="10191" w:author="GoldenCorpusHarness" w:date="2026-03-28T22:23:47Z">
        <w:r>
          <w:delText>tudy for any of the following reasons:</w:delText>
        </w:r>
      </w:del>
    </w:p>
    <w:p ns2:paraId="640BF130" ns2:textId="77777777" w:rsidR="00AE3E51" w:rsidRPr="00AF46CA" w:rsidRDefault="00895D30" w:rsidP="00D34965">
      <w:pPr>
        <w:pStyle w:val="ListBullet"/>
      </w:pPr>
      <w:del w:id="10192" w:author="GoldenCorpusHarness" w:date="2026-03-28T22:23:47Z">
        <w:r>
          <w:delText>T</w:delText>
        </w:r>
      </w:del>
      <w:ins w:id="10193" w:author="GoldenCorpusHarness" w:date="2026-03-28T22:23:47Z">
        <w:r>
          <w:t>Premedicate with acetaminop</w:t>
        </w:r>
      </w:ins>
      <w:r>
        <w:t>he</w:t>
      </w:r>
      <w:ins w:id="10194" w:author="GoldenCorpusHarness" w:date="2026-03-28T22:23:47Z">
        <w:r>
          <w:t>n</w:t>
        </w:r>
      </w:ins>
      <w:r>
        <w:t xml:space="preserve"> </w:t>
      </w:r>
      <w:del w:id="10195" w:author="GoldenCorpusHarness" w:date="2026-03-28T22:23:47Z">
        <w:r>
          <w:delText>p</w:delText>
        </w:r>
      </w:del>
      <w:r>
        <w:t>a</w:t>
      </w:r>
      <w:del w:id="10196" w:author="GoldenCorpusHarness" w:date="2026-03-28T22:23:47Z">
        <w:r>
          <w:delText>rticip</w:delText>
        </w:r>
      </w:del>
      <w:ins w:id="10197" w:author="GoldenCorpusHarness" w:date="2026-03-28T22:23:47Z">
        <w:r>
          <w:t xml:space="preserve">nd an </w:t>
        </w:r>
      </w:ins>
      <w:r>
        <w:t>ant</w:t>
      </w:r>
      <w:ins w:id="10198" w:author="GoldenCorpusHarness" w:date="2026-03-28T22:23:47Z">
        <w:r>
          <w:t>ihistamine</w:t>
        </w:r>
      </w:ins>
      <w:r>
        <w:t xml:space="preserve"> </w:t>
      </w:r>
      <w:ins w:id="10199" w:author="GoldenCorpusHarness" w:date="2026-03-28T22:23:47Z">
        <w:r>
          <w:t>before each infusion of rituximab (</w:t>
        </w:r>
      </w:ins>
      <w:r>
        <w:t xml:space="preserve">or </w:t>
      </w:r>
      <w:del w:id="10200" w:author="GoldenCorpusHarness" w:date="2026-03-28T22:23:47Z">
        <w:r>
          <w:delText>p</w:delText>
        </w:r>
      </w:del>
      <w:ins w:id="10201" w:author="GoldenCorpusHarness" w:date="2026-03-28T22:23:47Z">
        <w:r>
          <w:t>rituximab biosimil</w:t>
        </w:r>
      </w:ins>
      <w:r>
        <w:t>ar</w:t>
      </w:r>
      <w:del w:id="10202" w:author="GoldenCorpusHarness" w:date="2026-03-28T22:23:47Z">
        <w:r>
          <w:delText>ticipant’s legally acceptable representative requests to discontinue study intervention</w:delText>
        </w:r>
      </w:del>
      <w:ins w:id="10203" w:author="GoldenCorpusHarness" w:date="2026-03-28T22:23:47Z">
        <w:r>
          <w:t>)</w:t>
        </w:r>
      </w:ins>
      <w:r>
        <w:t>.</w:t>
      </w:r>
    </w:p>
    <w:p ns2:paraId="3930AEFB" ns2:textId="77777777" w:rsidR="00AE3E51" w:rsidRPr="00AF46CA" w:rsidRDefault="00895D30" w:rsidP="00354DD8">
      <w:pPr>
        <w:pStyle w:val="ListBullet"/>
        <w:rPr>
          <w:rStyle w:val="SuggestedOptional"/>
          <w:color w:val="auto"/>
        </w:rPr>
      </w:pPr>
      <w:del w:id="10204" w:author="GoldenCorpusHarness" w:date="2026-03-28T22:23:47Z">
        <w:r>
          <w:delText>Discontinuation of stud</w:delText>
        </w:r>
      </w:del>
      <w:ins w:id="10205" w:author="GoldenCorpusHarness" w:date="2026-03-28T22:23:47Z">
        <w:r>
          <w:t>Proph</w:t>
        </w:r>
      </w:ins>
      <w:r>
        <w:t>y</w:t>
      </w:r>
      <w:del w:id="10206" w:author="GoldenCorpusHarness" w:date="2026-03-28T22:23:47Z">
        <w:r>
          <w:delText xml:space="preserve"> inter</w:delText>
        </w:r>
      </w:del>
      <w:ins w:id="10207" w:author="GoldenCorpusHarness" w:date="2026-03-28T22:23:47Z">
        <w:r>
          <w:t>laxis treatment for Pneumocystis jiro</w:t>
        </w:r>
      </w:ins>
      <w:r>
        <w:t>ve</w:t>
      </w:r>
      <w:del w:id="10208" w:author="GoldenCorpusHarness" w:date="2026-03-28T22:23:47Z">
        <w:r>
          <w:delText>ntion is recommended accord</w:delText>
        </w:r>
      </w:del>
      <w:ins w:id="10209" w:author="GoldenCorpusHarness" w:date="2026-03-28T22:23:47Z">
        <w:r>
          <w:t>cii pneumonia and herpes virus infections should be administered dur</w:t>
        </w:r>
      </w:ins>
      <w:r>
        <w:t xml:space="preserve">ing </w:t>
      </w:r>
      <w:del w:id="10210" w:author="GoldenCorpusHarness" w:date="2026-03-28T22:23:47Z">
        <w:r>
          <w:delText>to the dose dela</w:delText>
        </w:r>
      </w:del>
      <w:ins w:id="10211" w:author="GoldenCorpusHarness" w:date="2026-03-28T22:23:47Z">
        <w:r>
          <w:t>stud</w:t>
        </w:r>
      </w:ins>
      <w:r>
        <w:t>y</w:t>
      </w:r>
      <w:del w:id="10212" w:author="GoldenCorpusHarness" w:date="2026-03-28T22:23:47Z">
        <w:r>
          <w:delText>s/reductions/modifications instructions specified in Section 6</w:delText>
        </w:r>
      </w:del>
      <w:ins w:id="10213" w:author="GoldenCorpusHarness" w:date="2026-03-28T22:23:47Z">
        <w:r>
          <w:t xml:space="preserve"> treatment and for up to 12 months following treatment or as per local guidelines</w:t>
        </w:r>
      </w:ins>
      <w:r>
        <w:t>.</w:t>
      </w:r>
      <w:del w:id="10214" w:author="GoldenCorpusHarness" w:date="2026-03-28T22:23:47Z">
        <w:r>
          <w:delText>6.</w:delText>
        </w:r>
      </w:del>
    </w:p>
    <w:p ns2:paraId="1BB5A648" ns2:textId="77777777" w:rsidR="00AE3E51" w:rsidRPr="00AF46CA" w:rsidRDefault="00895D30" w:rsidP="00013DE4">
      <w:pPr>
        <w:pStyle w:val="ListBullet"/>
      </w:pPr>
      <w:del w:id="10215" w:author="GoldenCorpusHarness" w:date="2026-03-28T22:23:47Z">
        <w:r>
          <w:delText>The</w:delText>
        </w:r>
      </w:del>
      <w:ins w:id="10216" w:author="GoldenCorpusHarness" w:date="2026-03-28T22:23:47Z">
        <w:r>
          <w:t>For</w:t>
        </w:r>
      </w:ins>
      <w:r>
        <w:t xml:space="preserve"> participant</w:t>
      </w:r>
      <w:del w:id="10217" w:author="GoldenCorpusHarness" w:date="2026-03-28T22:23:47Z">
        <w:r>
          <w:delText xml:space="preserve"> ha</w:delText>
        </w:r>
      </w:del>
      <w:r>
        <w:t xml:space="preserve">s </w:t>
      </w:r>
      <w:del w:id="10218" w:author="GoldenCorpusHarness" w:date="2026-03-28T22:23:47Z">
        <w:r>
          <w:delText>v</w:delText>
        </w:r>
      </w:del>
      <w:ins w:id="10219" w:author="GoldenCorpusHarness" w:date="2026-03-28T22:23:47Z">
        <w:r>
          <w:t>consid</w:t>
        </w:r>
      </w:ins>
      <w:r>
        <w:t>er</w:t>
      </w:r>
      <w:del w:id="10220" w:author="GoldenCorpusHarness" w:date="2026-03-28T22:23:47Z">
        <w:r>
          <w:delText>ifi</w:delText>
        </w:r>
      </w:del>
      <w:r>
        <w:t xml:space="preserve">ed </w:t>
      </w:r>
      <w:del w:id="10221" w:author="GoldenCorpusHarness" w:date="2026-03-28T22:23:47Z">
        <w:r>
          <w:delText>d</w:delText>
        </w:r>
      </w:del>
      <w:ins w:id="10222" w:author="GoldenCorpusHarness" w:date="2026-03-28T22:23:47Z">
        <w:r>
          <w:t>a high r</w:t>
        </w:r>
      </w:ins>
      <w:r>
        <w:t>is</w:t>
      </w:r>
      <w:del w:id="10223" w:author="GoldenCorpusHarness" w:date="2026-03-28T22:23:47Z">
        <w:r>
          <w:delText>ea</w:delText>
        </w:r>
      </w:del>
      <w:ins w:id="10224" w:author="GoldenCorpusHarness" w:date="2026-03-28T22:23:47Z">
        <w:r>
          <w:t>k of TLS (</w:t>
        </w:r>
      </w:ins>
      <w:r>
        <w:t>se</w:t>
      </w:r>
      <w:ins w:id="10225" w:author="GoldenCorpusHarness" w:date="2026-03-28T22:23:47Z">
        <w:r>
          <w:t>e Section 6.5.3),</w:t>
        </w:r>
      </w:ins>
      <w:r>
        <w:t xml:space="preserve"> pro</w:t>
      </w:r>
      <w:del w:id="10226" w:author="GoldenCorpusHarness" w:date="2026-03-28T22:23:47Z">
        <w:r>
          <w:delText>g</w:delText>
        </w:r>
      </w:del>
      <w:ins w:id="10227" w:author="GoldenCorpusHarness" w:date="2026-03-28T22:23:47Z">
        <w:r>
          <w:t>phylaxis as pe</w:t>
        </w:r>
      </w:ins>
      <w:r>
        <w:t>r</w:t>
      </w:r>
      <w:del w:id="10228" w:author="GoldenCorpusHarness" w:date="2026-03-28T22:23:47Z">
        <w:r>
          <w:delText>e</w:delText>
        </w:r>
      </w:del>
      <w:ins w:id="10229" w:author="GoldenCorpusHarness" w:date="2026-03-28T22:23:47Z">
        <w:r>
          <w:t xml:space="preserve"> in</w:t>
        </w:r>
      </w:ins>
      <w:r>
        <w:t>s</w:t>
      </w:r>
      <w:del w:id="10230" w:author="GoldenCorpusHarness" w:date="2026-03-28T22:23:47Z">
        <w:r>
          <w:delText>s</w:delText>
        </w:r>
      </w:del>
      <w:ins w:id="10231" w:author="GoldenCorpusHarness" w:date="2026-03-28T22:23:47Z">
        <w:r>
          <w:t>titut</w:t>
        </w:r>
      </w:ins>
      <w:r>
        <w:t>ion</w:t>
      </w:r>
      <w:ins w:id="10232" w:author="GoldenCorpusHarness" w:date="2026-03-28T22:23:47Z">
        <w:r>
          <w:t>al guidelines in Table 8 should be applied</w:t>
        </w:r>
      </w:ins>
      <w:r>
        <w:t>.</w:t>
      </w:r>
    </w:p>
    <w:p ns2:paraId="22B8DC7E" ns2:textId="77777777" w:rsidR="001A5805" w:rsidRPr="00013DE4" w:rsidRDefault="00895D30" w:rsidP="00013DE4">
      <w:pPr>
        <w:pStyle w:val="ListBullet"/>
      </w:pPr>
      <w:del w:id="10233" w:author="GoldenCorpusHarness" w:date="2026-03-28T22:23:47Z">
        <w:r>
          <w:delText>T</w:delText>
        </w:r>
      </w:del>
      <w:ins w:id="10234" w:author="GoldenCorpusHarness" w:date="2026-03-28T22:23:47Z">
        <w:r>
          <w:t>Furt</w:t>
        </w:r>
      </w:ins>
      <w:r>
        <w:t>h</w:t>
      </w:r>
      <w:ins w:id="10235" w:author="GoldenCorpusHarness" w:date="2026-03-28T22:23:47Z">
        <w:r>
          <w:t>er details ar</w:t>
        </w:r>
      </w:ins>
      <w:r>
        <w:t>e p</w:t>
      </w:r>
      <w:del w:id="10236" w:author="GoldenCorpusHarness" w:date="2026-03-28T22:23:47Z">
        <w:r>
          <w:delText>a</w:delText>
        </w:r>
      </w:del>
      <w:r>
        <w:t>r</w:t>
      </w:r>
      <w:del w:id="10237" w:author="GoldenCorpusHarness" w:date="2026-03-28T22:23:47Z">
        <w:r>
          <w:delText>t</w:delText>
        </w:r>
      </w:del>
      <w:ins w:id="10238" w:author="GoldenCorpusHarness" w:date="2026-03-28T22:23:47Z">
        <w:r>
          <w:t>ov</w:t>
        </w:r>
      </w:ins>
      <w:r>
        <w:t>i</w:t>
      </w:r>
      <w:del w:id="10239" w:author="GoldenCorpusHarness" w:date="2026-03-28T22:23:47Z">
        <w:r>
          <w:delText>cipant has a m</w:delText>
        </w:r>
      </w:del>
      <w:ins w:id="10240" w:author="GoldenCorpusHarness" w:date="2026-03-28T22:23:47Z">
        <w:r>
          <w:t>d</w:t>
        </w:r>
      </w:ins>
      <w:r>
        <w:t>ed</w:t>
      </w:r>
      <w:del w:id="10241" w:author="GoldenCorpusHarness" w:date="2026-03-28T22:23:47Z">
        <w:r>
          <w:delText>ical condition or personal circumstance which,</w:delText>
        </w:r>
      </w:del>
      <w:r>
        <w:t xml:space="preserve"> in the </w:t>
      </w:r>
      <w:ins w:id="10242" w:author="GoldenCorpusHarness" w:date="2026-03-28T22:23:47Z">
        <w:r>
          <w:t>rituximab (</w:t>
        </w:r>
      </w:ins>
      <w:r>
        <w:t>o</w:t>
      </w:r>
      <w:ins w:id="10243" w:author="GoldenCorpusHarness" w:date="2026-03-28T22:23:47Z">
        <w:r>
          <w:t xml:space="preserve">r rituximab biosimilar) </w:t>
        </w:r>
      </w:ins>
      <w:r>
        <w:t>p</w:t>
      </w:r>
      <w:ins w:id="10244" w:author="GoldenCorpusHarness" w:date="2026-03-28T22:23:47Z">
        <w:r>
          <w:t>rescrib</w:t>
        </w:r>
      </w:ins>
      <w:r>
        <w:t>in</w:t>
      </w:r>
      <w:del w:id="10245" w:author="GoldenCorpusHarness" w:date="2026-03-28T22:23:47Z">
        <w:r>
          <w:delText>ion of the</w:delText>
        </w:r>
      </w:del>
      <w:ins w:id="10246" w:author="GoldenCorpusHarness" w:date="2026-03-28T22:23:47Z">
        <w:r>
          <w:t>g</w:t>
        </w:r>
      </w:ins>
      <w:r>
        <w:t xml:space="preserve"> in</w:t>
      </w:r>
      <w:del w:id="10247" w:author="GoldenCorpusHarness" w:date="2026-03-28T22:23:47Z">
        <w:r>
          <w:delText>vestigat</w:delText>
        </w:r>
      </w:del>
      <w:ins w:id="10248" w:author="GoldenCorpusHarness" w:date="2026-03-28T22:23:47Z">
        <w:r>
          <w:t>f</w:t>
        </w:r>
      </w:ins>
      <w:r>
        <w:t>or</w:t>
      </w:r>
      <w:del w:id="10249" w:author="GoldenCorpusHarness" w:date="2026-03-28T22:23:47Z">
        <w:r>
          <w:delText xml:space="preserve"> and/or Sponsor, placed the participant at unnecessary risk fro</w:delText>
        </w:r>
      </w:del>
      <w:r>
        <w:t>m</w:t>
      </w:r>
      <w:del w:id="10250" w:author="GoldenCorpusHarness" w:date="2026-03-28T22:23:47Z">
        <w:r>
          <w:delText xml:space="preserve"> continued administr</w:delText>
        </w:r>
      </w:del>
      <w:r>
        <w:t>ation</w:t>
      </w:r>
      <w:del w:id="10251" w:author="GoldenCorpusHarness" w:date="2026-03-28T22:23:47Z">
        <w:r>
          <w:delText xml:space="preserve"> of study intervention</w:delText>
        </w:r>
      </w:del>
      <w:ins w:id="10252" w:author="GoldenCorpusHarness" w:date="2026-03-28T22:23:47Z">
        <w:r>
          <w:t>.</w:t>
        </w:r>
      </w:ins>
    </w:p>
    <w:p ns2:paraId="28EF9A6D" ns2:textId="77777777" w:rsidR="00AE3E51" w:rsidRPr="00013DE4" w:rsidRDefault="00895D30" w:rsidP="00013DE4">
      <w:pPr>
        <w:pStyle w:val="ListBullet"/>
      </w:pPr>
      <w:ins w:id="10253" w:author="GoldenCorpusHarness" w:date="2026-03-28T22:23:47Z">
        <w:r>
          <w:t>Dose Modification (Escalation/</w:t>
        </w:r>
      </w:ins>
      <w:r>
        <w:t>T</w:t>
      </w:r>
      <w:ins w:id="10254" w:author="GoldenCorpusHarness" w:date="2026-03-28T22:23:47Z">
        <w:r>
          <w:t>itration/Ot</w:t>
        </w:r>
      </w:ins>
      <w:r>
        <w:t>he</w:t>
      </w:r>
      <w:del w:id="10255" w:author="GoldenCorpusHarness" w:date="2026-03-28T22:23:47Z">
        <w:r>
          <w:delText xml:space="preserve"> pa</w:delText>
        </w:r>
      </w:del>
      <w:r>
        <w:t>r</w:t>
      </w:r>
      <w:del w:id="10256" w:author="GoldenCorpusHarness" w:date="2026-03-28T22:23:47Z">
        <w:r>
          <w:delText>ticipant has a confirmed positive serum pregnancy test.</w:delText>
        </w:r>
      </w:del>
      <w:ins w:id="10257" w:author="GoldenCorpusHarness" w:date="2026-03-28T22:23:47Z">
        <w:r>
          <w:t>)</w:t>
        </w:r>
      </w:ins>
    </w:p>
    <w:p ns2:paraId="0B041A79" ns2:textId="77777777" w:rsidR="00AE3E51" w:rsidRPr="00013DE4" w:rsidRDefault="00895D30" w:rsidP="00FB2257">
      <w:pPr>
        <w:pStyle w:val="ListBullet"/>
      </w:pPr>
      <w:del w:id="10258" w:author="GoldenCorpusHarness" w:date="2026-03-28T22:23:47Z">
        <w:r>
          <w:delText>Th</w:delText>
        </w:r>
      </w:del>
      <w:ins w:id="10259" w:author="GoldenCorpusHarness" w:date="2026-03-28T22:23:47Z">
        <w:r>
          <w:t>V</w:t>
        </w:r>
      </w:ins>
      <w:r>
        <w:t>e</w:t>
      </w:r>
      <w:del w:id="10260" w:author="GoldenCorpusHarness" w:date="2026-03-28T22:23:47Z">
        <w:r>
          <w:delText xml:space="preserve"> participant has a </w:delText>
        </w:r>
      </w:del>
      <w:r>
        <w:t>ne</w:t>
      </w:r>
      <w:del w:id="10261" w:author="GoldenCorpusHarness" w:date="2026-03-28T22:23:47Z">
        <w:r>
          <w:delText>w</w:delText>
        </w:r>
      </w:del>
      <w:ins w:id="10262" w:author="GoldenCorpusHarness" w:date="2026-03-28T22:23:47Z">
        <w:r>
          <w:t>toclax</w:t>
        </w:r>
      </w:ins>
      <w:r>
        <w:t xml:space="preserve"> </w:t>
      </w:r>
      <w:del w:id="10263" w:author="GoldenCorpusHarness" w:date="2026-03-28T22:23:47Z">
        <w:r>
          <w:delText>secondary malignancy diagn</w:delText>
        </w:r>
      </w:del>
      <w:ins w:id="10264" w:author="GoldenCorpusHarness" w:date="2026-03-28T22:23:47Z">
        <w:r>
          <w:t>D</w:t>
        </w:r>
      </w:ins>
      <w:r>
        <w:t>ose</w:t>
      </w:r>
      <w:del w:id="10265" w:author="GoldenCorpusHarness" w:date="2026-03-28T22:23:47Z">
        <w:r>
          <w:delText>d</w:delText>
        </w:r>
      </w:del>
      <w:r>
        <w:t xml:space="preserve"> </w:t>
      </w:r>
      <w:ins w:id="10266" w:author="GoldenCorpusHarness" w:date="2026-03-28T22:23:47Z">
        <w:r>
          <w:t>Esc</w:t>
        </w:r>
      </w:ins>
      <w:r>
        <w:t>a</w:t>
      </w:r>
      <w:del w:id="10267" w:author="GoldenCorpusHarness" w:date="2026-03-28T22:23:47Z">
        <w:r>
          <w:delText xml:space="preserve">nd/or requires further systemic </w:delText>
        </w:r>
      </w:del>
      <w:ins w:id="10268" w:author="GoldenCorpusHarness" w:date="2026-03-28T22:23:47Z">
        <w:r>
          <w:t>l</w:t>
        </w:r>
      </w:ins>
      <w:r>
        <w:t>a</w:t>
      </w:r>
      <w:del w:id="10269" w:author="GoldenCorpusHarness" w:date="2026-03-28T22:23:47Z">
        <w:r>
          <w:delText>n</w:delText>
        </w:r>
      </w:del>
      <w:r>
        <w:t>ti</w:t>
      </w:r>
      <w:del w:id="10270" w:author="GoldenCorpusHarness" w:date="2026-03-28T22:23:47Z">
        <w:r>
          <w:delText>ca</w:delText>
        </w:r>
      </w:del>
      <w:ins w:id="10271" w:author="GoldenCorpusHarness" w:date="2026-03-28T22:23:47Z">
        <w:r>
          <w:t>o</w:t>
        </w:r>
      </w:ins>
      <w:r>
        <w:t>n</w:t>
      </w:r>
      <w:del w:id="10272" w:author="GoldenCorpusHarness" w:date="2026-03-28T22:23:47Z">
        <w:r>
          <w:delText>cer therapy.</w:delText>
        </w:r>
      </w:del>
    </w:p>
    <w:p ns2:paraId="37784363" ns2:textId="77777777" w:rsidR="00CA504B" w:rsidRPr="00013DE4" w:rsidRDefault="00FB2257" w:rsidP="00013DE4">
      <w:pPr>
        <w:pStyle w:val="ListBullet"/>
      </w:pPr>
      <w:del w:id="10273" w:author="GoldenCorpusHarness" w:date="2026-03-28T22:23:47Z">
        <w:r>
          <w:delText>The</w:delText>
        </w:r>
      </w:del>
      <w:ins w:id="10274" w:author="GoldenCorpusHarness" w:date="2026-03-28T22:23:47Z">
        <w:r>
          <w:t>According</w:t>
        </w:r>
      </w:ins>
      <w:r>
        <w:t xml:space="preserve"> </w:t>
      </w:r>
      <w:del w:id="10275" w:author="GoldenCorpusHarness" w:date="2026-03-28T22:23:47Z">
        <w:r>
          <w:delText>par</w:delText>
        </w:r>
      </w:del>
      <w:r>
        <w:t>t</w:t>
      </w:r>
      <w:del w:id="10276" w:author="GoldenCorpusHarness" w:date="2026-03-28T22:23:47Z">
        <w:r>
          <w:delText xml:space="preserve">icipant has received any </w:delText>
        </w:r>
      </w:del>
      <w:r>
        <w:t>o</w:t>
      </w:r>
      <w:del w:id="10277" w:author="GoldenCorpusHarness" w:date="2026-03-28T22:23:47Z">
        <w:r>
          <w:delText>f</w:delText>
        </w:r>
      </w:del>
      <w:r>
        <w:t xml:space="preserve"> the pr</w:t>
      </w:r>
      <w:del w:id="10278" w:author="GoldenCorpusHarness" w:date="2026-03-28T22:23:47Z">
        <w:r>
          <w:delText>oh</w:delText>
        </w:r>
      </w:del>
      <w:ins w:id="10279" w:author="GoldenCorpusHarness" w:date="2026-03-28T22:23:47Z">
        <w:r>
          <w:t>escr</w:t>
        </w:r>
      </w:ins>
      <w:r>
        <w:t>ibi</w:t>
      </w:r>
      <w:del w:id="10280" w:author="GoldenCorpusHarness" w:date="2026-03-28T22:23:47Z">
        <w:r>
          <w:delText>ted</w:delText>
        </w:r>
      </w:del>
      <w:ins w:id="10281" w:author="GoldenCorpusHarness" w:date="2026-03-28T22:23:47Z">
        <w:r>
          <w:t>ng</w:t>
        </w:r>
      </w:ins>
      <w:r>
        <w:t xml:space="preserve"> </w:t>
      </w:r>
      <w:ins w:id="10282" w:author="GoldenCorpusHarness" w:date="2026-03-28T22:23:47Z">
        <w:r>
          <w:t>infor</w:t>
        </w:r>
      </w:ins>
      <w:r>
        <w:t>m</w:t>
      </w:r>
      <w:del w:id="10283" w:author="GoldenCorpusHarness" w:date="2026-03-28T22:23:47Z">
        <w:r>
          <w:delText>edic</w:delText>
        </w:r>
      </w:del>
      <w:r>
        <w:t>ation</w:t>
      </w:r>
      <w:ins w:id="10284" w:author="GoldenCorpusHarness" w:date="2026-03-28T22:23:47Z">
        <w:r>
          <w:t>, venetoclax i</w:t>
        </w:r>
      </w:ins>
      <w:r>
        <w:t xml:space="preserve">s </w:t>
      </w:r>
      <w:ins w:id="10285" w:author="GoldenCorpusHarness" w:date="2026-03-28T22:23:47Z">
        <w:r>
          <w:t>initia</w:t>
        </w:r>
      </w:ins>
      <w:r>
        <w:t>l</w:t>
      </w:r>
      <w:ins w:id="10286" w:author="GoldenCorpusHarness" w:date="2026-03-28T22:23:47Z">
        <w:r>
          <w:t>ly admin</w:t>
        </w:r>
      </w:ins>
      <w:r>
        <w:t>iste</w:t>
      </w:r>
      <w:ins w:id="10287" w:author="GoldenCorpusHarness" w:date="2026-03-28T22:23:47Z">
        <w:r>
          <w:t>re</w:t>
        </w:r>
      </w:ins>
      <w:r>
        <w:t>d</w:t>
      </w:r>
      <w:ins w:id="10288" w:author="GoldenCorpusHarness" w:date="2026-03-28T22:23:47Z">
        <w:r>
          <w:t xml:space="preserve"> as a ramp-up over 5 weeks as shown</w:t>
        </w:r>
      </w:ins>
      <w:r>
        <w:t xml:space="preserve"> in </w:t>
      </w:r>
      <w:del w:id="10289" w:author="GoldenCorpusHarness" w:date="2026-03-28T22:23:47Z">
        <w:r>
          <w:delText>S</w:delText>
        </w:r>
      </w:del>
      <w:ins w:id="10290" w:author="GoldenCorpusHarness" w:date="2026-03-28T22:23:47Z">
        <w:r>
          <w:t>Tabl</w:t>
        </w:r>
      </w:ins>
      <w:r>
        <w:t>e</w:t>
      </w:r>
      <w:del w:id="10291" w:author="GoldenCorpusHarness" w:date="2026-03-28T22:23:47Z">
        <w:r>
          <w:delText>ction</w:delText>
        </w:r>
      </w:del>
      <w:r>
        <w:t xml:space="preserve"> </w:t>
      </w:r>
      <w:del w:id="10292" w:author="GoldenCorpusHarness" w:date="2026-03-28T22:23:47Z">
        <w:r>
          <w:delText>6</w:delText>
        </w:r>
      </w:del>
      <w:ins w:id="10293" w:author="GoldenCorpusHarness" w:date="2026-03-28T22:23:47Z">
        <w:r>
          <w:t>9</w:t>
        </w:r>
      </w:ins>
      <w:r>
        <w:t>.</w:t>
      </w:r>
      <w:del w:id="10294" w:author="GoldenCorpusHarness" w:date="2026-03-28T22:23:47Z">
        <w:r>
          <w:delText>5.1.</w:delText>
        </w:r>
      </w:del>
    </w:p>
    <w:p ns2:paraId="1BBE05FB" ns2:textId="77777777" w:rsidR="004C5035" w:rsidRPr="00D47E1B" w:rsidRDefault="00895D30" w:rsidP="00581355">
      <w:pPr>
        <w:pStyle w:val="paragraph0"/>
      </w:pPr>
      <w:del w:id="10295" w:author="GoldenCorpusHarness" w:date="2026-03-28T22:23:47Z">
        <w:r>
          <w:delText>F</w:delText>
        </w:r>
      </w:del>
      <w:ins w:id="10296" w:author="GoldenCorpusHarness" w:date="2026-03-28T22:23:47Z">
        <w:r>
          <w:t>Table 9Dosing Schedule f</w:t>
        </w:r>
      </w:ins>
      <w:r>
        <w:t xml:space="preserve">or </w:t>
      </w:r>
      <w:ins w:id="10297" w:author="GoldenCorpusHarness" w:date="2026-03-28T22:23:47Z">
        <w:r>
          <w:t>Venetoclax Ram</w:t>
        </w:r>
      </w:ins>
      <w:r>
        <w:t>p</w:t>
      </w:r>
      <w:ins w:id="10298" w:author="GoldenCorpusHarness" w:date="2026-03-28T22:23:47Z">
        <w:r>
          <w:t>-up in P</w:t>
        </w:r>
      </w:ins>
      <w:r>
        <w:t>articipants w</w:t>
      </w:r>
      <w:del w:id="10299" w:author="GoldenCorpusHarness" w:date="2026-03-28T22:23:47Z">
        <w:r>
          <w:delText>ho are discontinued from study intervention, but continue to be mon</w:delText>
        </w:r>
      </w:del>
      <w:r>
        <w:t>it</w:t>
      </w:r>
      <w:del w:id="10300" w:author="GoldenCorpusHarness" w:date="2026-03-28T22:23:47Z">
        <w:r>
          <w:delText>ored</w:delText>
        </w:r>
      </w:del>
      <w:ins w:id="10301" w:author="GoldenCorpusHarness" w:date="2026-03-28T22:23:47Z">
        <w:r>
          <w:t>h</w:t>
        </w:r>
      </w:ins>
      <w:r>
        <w:t xml:space="preserve"> </w:t>
      </w:r>
      <w:del w:id="10302" w:author="GoldenCorpusHarness" w:date="2026-03-28T22:23:47Z">
        <w:r>
          <w:delText xml:space="preserve">in the study, all visits and procedures, as outlined in the </w:delText>
        </w:r>
      </w:del>
      <w:ins w:id="10303" w:author="GoldenCorpusHarness" w:date="2026-03-28T22:23:47Z">
        <w:r>
          <w:t>CLL/</w:t>
        </w:r>
      </w:ins>
      <w:r>
        <w:t>S</w:t>
      </w:r>
      <w:del w:id="10304" w:author="GoldenCorpusHarness" w:date="2026-03-28T22:23:47Z">
        <w:r>
          <w:delText>oA, should be completed.</w:delText>
        </w:r>
      </w:del>
      <w:ins w:id="10305" w:author="GoldenCorpusHarness" w:date="2026-03-28T22:23:47Z">
        <w:r>
          <w:t>LL</w:t>
        </w:r>
      </w:ins>
    </w:p>
    <w:p ns2:paraId="63F83FEE" ns2:textId="77777777" w:rsidR="003C7730" w:rsidRDefault="00895D30" w:rsidP="00581355">
      <w:pPr>
        <w:pStyle w:val="paragraph0"/>
      </w:pPr>
      <w:r w:rsidRPr="005F762D">
        <w:t xml:space="preserve">Discontinuation from study </w:t>
      </w:r>
      <w:r w:rsidRPr="00230C1B">
        <w:t>intervention</w:t>
      </w:r>
      <w:r w:rsidRPr="005F762D">
        <w:t xml:space="preserve"> is “permanent.” Once a participant is discontinued</w:t>
      </w:r>
      <w:r>
        <w:t xml:space="preserve"> from study intervention</w:t>
      </w:r>
      <w:r w:rsidRPr="005F762D">
        <w:t xml:space="preserve">, </w:t>
      </w:r>
      <w:r>
        <w:t>they</w:t>
      </w:r>
      <w:r w:rsidRPr="005F762D">
        <w:t xml:space="preserve"> shall not be allowed to restart study </w:t>
      </w:r>
      <w:r w:rsidRPr="00230C1B">
        <w:t>intervention</w:t>
      </w:r>
      <w:r w:rsidRPr="005F762D">
        <w:t>.</w:t>
      </w:r>
    </w:p>
    <w:p ns2:paraId="75B6DB64" ns2:textId="77777777" w:rsidR="003C7730" w:rsidRDefault="00895D30" w:rsidP="003C7730">
      <w:pPr>
        <w:pStyle w:val="Heading2"/>
      </w:pPr>
      <w:del w:id="10306" w:author="GoldenCorpusHarness" w:date="2026-03-28T22:23:47Z">
        <w:r>
          <w:delText>Participant Withdrawal From the Study</w:delText>
        </w:r>
      </w:del>
    </w:p>
    <w:p ns2:paraId="030B7DD3" ns2:textId="77777777" w:rsidR="00652139" w:rsidRPr="00CF1AA7" w:rsidRDefault="00895D30" w:rsidP="00CF1AA7">
      <w:pPr>
        <w:pStyle w:val="Paragraph"/>
      </w:pPr>
      <w:del w:id="10307" w:author="GoldenCorpusHarness" w:date="2026-03-28T22:23:47Z">
        <w:r>
          <w:delText>A</w:delText>
        </w:r>
      </w:del>
      <w:ins w:id="10308" w:author="GoldenCorpusHarness" w:date="2026-03-28T22:23:47Z">
        <w:r>
          <w:t>Dose</w:t>
        </w:r>
      </w:ins>
      <w:r>
        <w:t xml:space="preserve"> </w:t>
      </w:r>
      <w:del w:id="10309" w:author="GoldenCorpusHarness" w:date="2026-03-28T22:23:47Z">
        <w:r>
          <w:delText>part</w:delText>
        </w:r>
      </w:del>
      <w:ins w:id="10310" w:author="GoldenCorpusHarness" w:date="2026-03-28T22:23:47Z">
        <w:r>
          <w:t>Modif</w:t>
        </w:r>
      </w:ins>
      <w:r>
        <w:t>ic</w:t>
      </w:r>
      <w:del w:id="10311" w:author="GoldenCorpusHarness" w:date="2026-03-28T22:23:47Z">
        <w:r>
          <w:delText>ipant must be withdrawn from the study if the participant or participant’s legally acceptable represent</w:delText>
        </w:r>
      </w:del>
      <w:r>
        <w:t>ati</w:t>
      </w:r>
      <w:del w:id="10312" w:author="GoldenCorpusHarness" w:date="2026-03-28T22:23:47Z">
        <w:r>
          <w:delText>ve withdraws c</w:delText>
        </w:r>
      </w:del>
      <w:r>
        <w:t>on</w:t>
      </w:r>
      <w:del w:id="10313" w:author="GoldenCorpusHarness" w:date="2026-03-28T22:23:47Z">
        <w:r>
          <w:delText>sent from the study.</w:delText>
        </w:r>
      </w:del>
    </w:p>
    <w:p ns2:paraId="2E0AD0AB" ns2:textId="402637DB" w:rsidR="00652139" w:rsidRDefault="00895D30" w:rsidP="00CF1AA7">
      <w:pPr>
        <w:pStyle w:val="Paragraph"/>
      </w:pPr>
      <w:del w:id="10314" w:author="GoldenCorpusHarness" w:date="2026-03-28T22:23:47Z">
        <w:r>
          <w:delText>I</w:delText>
        </w:r>
      </w:del>
      <w:ins w:id="10315" w:author="GoldenCorpusHarness" w:date="2026-03-28T22:23:47Z">
        <w:r>
          <w:t>Assessment of relationship o</w:t>
        </w:r>
      </w:ins>
      <w:r>
        <w:t>f a</w:t>
      </w:r>
      <w:ins w:id="10316" w:author="GoldenCorpusHarness" w:date="2026-03-28T22:23:47Z">
        <w:r>
          <w:t>n</w:t>
        </w:r>
      </w:ins>
      <w:r>
        <w:t xml:space="preserve"> </w:t>
      </w:r>
      <w:del w:id="10317" w:author="GoldenCorpusHarness" w:date="2026-03-28T22:23:47Z">
        <w:r>
          <w:delText>participant withdraws from</w:delText>
        </w:r>
      </w:del>
      <w:ins w:id="10318" w:author="GoldenCorpusHarness" w:date="2026-03-28T22:23:47Z">
        <w:r>
          <w:t>AE</w:t>
        </w:r>
      </w:ins>
      <w:r>
        <w:t xml:space="preserve"> t</w:t>
      </w:r>
      <w:del w:id="10319" w:author="GoldenCorpusHarness" w:date="2026-03-28T22:23:47Z">
        <w:r>
          <w:delText>he study, they will n</w:delText>
        </w:r>
      </w:del>
      <w:r>
        <w:t>o</w:t>
      </w:r>
      <w:del w:id="10320" w:author="GoldenCorpusHarness" w:date="2026-03-28T22:23:47Z">
        <w:r>
          <w:delText xml:space="preserve"> longer receive</w:delText>
        </w:r>
      </w:del>
      <w:r>
        <w:t xml:space="preserve"> study </w:t>
      </w:r>
      <w:ins w:id="10321" w:author="GoldenCorpusHarness" w:date="2026-03-28T22:23:47Z">
        <w:r>
          <w:t xml:space="preserve">treatment will </w:t>
        </w:r>
      </w:ins>
      <w:r>
        <w:t>in</w:t>
      </w:r>
      <w:ins w:id="10322" w:author="GoldenCorpusHarness" w:date="2026-03-28T22:23:47Z">
        <w:r>
          <w:t>clude any reasonable possibili</w:t>
        </w:r>
      </w:ins>
      <w:r>
        <w:t>t</w:t>
      </w:r>
      <w:ins w:id="10323" w:author="GoldenCorpusHarness" w:date="2026-03-28T22:23:47Z">
        <w:r>
          <w:t>y that th</w:t>
        </w:r>
      </w:ins>
      <w:r>
        <w:t>e</w:t>
      </w:r>
      <w:del w:id="10324" w:author="GoldenCorpusHarness" w:date="2026-03-28T22:23:47Z">
        <w:r>
          <w:delText>r</w:delText>
        </w:r>
      </w:del>
      <w:ins w:id="10325" w:author="GoldenCorpusHarness" w:date="2026-03-28T22:23:47Z">
        <w:r>
          <w:t xml:space="preserve"> e</w:t>
        </w:r>
      </w:ins>
      <w:r>
        <w:t>ven</w:t>
      </w:r>
      <w:ins w:id="10326" w:author="GoldenCorpusHarness" w:date="2026-03-28T22:23:47Z">
        <w:r>
          <w:t>t may have been caused by study treatment (see Appendix 3, Sec</w:t>
        </w:r>
      </w:ins>
      <w:r>
        <w:t xml:space="preserve">tion </w:t>
      </w:r>
      <w:del w:id="10327" w:author="GoldenCorpusHarness" w:date="2026-03-28T22:23:47Z">
        <w:r>
          <w:delText>or be followed at scheduled protocol visits</w:delText>
        </w:r>
      </w:del>
      <w:ins w:id="10328" w:author="GoldenCorpusHarness" w:date="2026-03-28T22:23:47Z">
        <w:r>
          <w:t>10</w:t>
        </w:r>
      </w:ins>
      <w:r>
        <w:t>.</w:t>
      </w:r>
      <w:ins w:id="10329" w:author="GoldenCorpusHarness" w:date="2026-03-28T22:23:47Z">
        <w:r>
          <w:t>3.4).</w:t>
        </w:r>
      </w:ins>
    </w:p>
    <w:p ns2:paraId="6FF3F73A" ns2:textId="77777777" w:rsidR="00521E1C" w:rsidRPr="00AF46CA" w:rsidRDefault="00D344B4" w:rsidP="00581355">
      <w:pPr>
        <w:pStyle w:val="paragraph0"/>
      </w:pPr>
      <w:del w:id="10330" w:author="GoldenCorpusHarness" w:date="2026-03-28T22:23:47Z">
        <w:r>
          <w:delText>Sp</w:delText>
        </w:r>
      </w:del>
      <w:ins w:id="10331" w:author="GoldenCorpusHarness" w:date="2026-03-28T22:23:47Z">
        <w:r>
          <w:t>N</w:t>
        </w:r>
      </w:ins>
      <w:r>
        <w:t>e</w:t>
      </w:r>
      <w:del w:id="10332" w:author="GoldenCorpusHarness" w:date="2026-03-28T22:23:47Z">
        <w:r>
          <w:delText>c</w:delText>
        </w:r>
      </w:del>
      <w:ins w:id="10333" w:author="GoldenCorpusHarness" w:date="2026-03-28T22:23:47Z">
        <w:r>
          <w:t>mtabrutinib Dose Mod</w:t>
        </w:r>
      </w:ins>
      <w:r>
        <w:t>ific</w:t>
      </w:r>
      <w:del w:id="10334" w:author="GoldenCorpusHarness" w:date="2026-03-28T22:23:47Z">
        <w:r>
          <w:delText xml:space="preserve"> det</w:delText>
        </w:r>
      </w:del>
      <w:r>
        <w:t>a</w:t>
      </w:r>
      <w:del w:id="10335" w:author="GoldenCorpusHarness" w:date="2026-03-28T22:23:47Z">
        <w:r>
          <w:delText>ils regarding procedures to be performed at the time of withdrawal from the study, as well as specific details regarding withdrawal from FBR, are outlined in Sec</w:delText>
        </w:r>
      </w:del>
      <w:r>
        <w:t>tion</w:t>
      </w:r>
      <w:del w:id="10336" w:author="GoldenCorpusHarness" w:date="2026-03-28T22:23:47Z">
        <w:r>
          <w:delText xml:space="preserve"> 8.1.9. The procedures to be performed should a participant repeatedly fail to return for scheduled visits and/or if the study site is unable to contact the participant are outlined in Section 7.3.</w:delText>
        </w:r>
      </w:del>
    </w:p>
    <w:p ns2:paraId="7D60545E" ns2:textId="77777777" w:rsidR="003C7730" w:rsidRDefault="00895D30" w:rsidP="00D95CC7">
      <w:pPr>
        <w:pStyle w:val="Heading2"/>
      </w:pPr>
      <w:del w:id="10337" w:author="GoldenCorpusHarness" w:date="2026-03-28T22:23:47Z">
        <w:r>
          <w:delText>Lost to Fo</w:delText>
        </w:r>
      </w:del>
      <w:ins w:id="10338" w:author="GoldenCorpusHarness" w:date="2026-03-28T22:23:47Z">
        <w:r>
          <w:t>At the occurrence of an AE, unless unequivocally due to the underlying malignancy or an extraneous cause, dose interruptions and/or reductions in nemtabrutinib administration are a</w:t>
        </w:r>
      </w:ins>
      <w:r>
        <w:t>llow</w:t>
      </w:r>
      <w:del w:id="10339" w:author="GoldenCorpusHarness" w:date="2026-03-28T22:23:47Z">
        <w:r>
          <w:delText>-u</w:delText>
        </w:r>
      </w:del>
      <w:ins w:id="10340" w:author="GoldenCorpusHarness" w:date="2026-03-28T22:23:47Z">
        <w:r>
          <w:t xml:space="preserve">ed. If dose reduction is indicated, the </w:t>
        </w:r>
      </w:ins>
      <w:r>
        <w:t>p</w:t>
      </w:r>
      <w:ins w:id="10341" w:author="GoldenCorpusHarness" w:date="2026-03-28T22:23:47Z">
        <w:r>
          <w:t>articipants should be assigned to the lower dose. In the event of a dose modification, the dose change(s) must be captured in the EDC system.</w:t>
        </w:r>
      </w:ins>
    </w:p>
    <w:p ns2:paraId="7391945B" ns2:textId="77777777" w:rsidR="00675845" w:rsidRPr="00D03846" w:rsidRDefault="00895D30" w:rsidP="0076001F">
      <w:pPr>
        <w:pStyle w:val="Paragraph"/>
        <w:keepNext/>
      </w:pPr>
      <w:del w:id="10342" w:author="GoldenCorpusHarness" w:date="2026-03-28T22:23:47Z">
        <w:r>
          <w:delText>I</w:delText>
        </w:r>
      </w:del>
      <w:ins w:id="10343" w:author="GoldenCorpusHarness" w:date="2026-03-28T22:23:47Z">
        <w:r>
          <w:t>A participant is allowed a maximum o</w:t>
        </w:r>
      </w:ins>
      <w:r>
        <w:t xml:space="preserve">f </w:t>
      </w:r>
      <w:del w:id="10344" w:author="GoldenCorpusHarness" w:date="2026-03-28T22:23:47Z">
        <w:r>
          <w:delText>a participant</w:delText>
        </w:r>
      </w:del>
      <w:ins w:id="10345" w:author="GoldenCorpusHarness" w:date="2026-03-28T22:23:47Z">
        <w:r>
          <w:t>1 dose reduction</w:t>
        </w:r>
      </w:ins>
      <w:r>
        <w:t xml:space="preserve"> f</w:t>
      </w:r>
      <w:del w:id="10346" w:author="GoldenCorpusHarness" w:date="2026-03-28T22:23:47Z">
        <w:r>
          <w:delText>ails to ret</w:delText>
        </w:r>
      </w:del>
      <w:ins w:id="10347" w:author="GoldenCorpusHarness" w:date="2026-03-28T22:23:47Z">
        <w:r>
          <w:t xml:space="preserve">rom the original dose (Table 10 and Table 11), </w:t>
        </w:r>
      </w:ins>
      <w:r>
        <w:t>u</w:t>
      </w:r>
      <w:del w:id="10348" w:author="GoldenCorpusHarness" w:date="2026-03-28T22:23:47Z">
        <w:r>
          <w:delText>rn to the clinic</w:delText>
        </w:r>
      </w:del>
      <w:ins w:id="10349" w:author="GoldenCorpusHarness" w:date="2026-03-28T22:23:47Z">
        <w:r>
          <w:t>nless there is compelling clinical rationale</w:t>
        </w:r>
      </w:ins>
      <w:r>
        <w:t xml:space="preserve"> for a</w:t>
      </w:r>
      <w:del w:id="10350" w:author="GoldenCorpusHarness" w:date="2026-03-28T22:23:47Z">
        <w:r>
          <w:delText xml:space="preserve"> req</w:delText>
        </w:r>
      </w:del>
      <w:ins w:id="10351" w:author="GoldenCorpusHarness" w:date="2026-03-28T22:23:47Z">
        <w:r>
          <w:t xml:space="preserve">dditional dose modifications provided by the investigator and approved by the Sponsor. Dose re-escalation is only permitted </w:t>
        </w:r>
      </w:ins>
      <w:r>
        <w:t>u</w:t>
      </w:r>
      <w:del w:id="10352" w:author="GoldenCorpusHarness" w:date="2026-03-28T22:23:47Z">
        <w:r>
          <w:delText>ired stud</w:delText>
        </w:r>
      </w:del>
      <w:ins w:id="10353" w:author="GoldenCorpusHarness" w:date="2026-03-28T22:23:47Z">
        <w:r>
          <w:t>p to the original dose that the participant was initiall</w:t>
        </w:r>
      </w:ins>
      <w:r>
        <w:t xml:space="preserve">y </w:t>
      </w:r>
      <w:del w:id="10354" w:author="GoldenCorpusHarness" w:date="2026-03-28T22:23:47Z">
        <w:r>
          <w:delText>visit and/or i</w:delText>
        </w:r>
      </w:del>
      <w:ins w:id="10355" w:author="GoldenCorpusHarness" w:date="2026-03-28T22:23:47Z">
        <w:r>
          <w:t>treated with, as long as it is in the best interest o</w:t>
        </w:r>
      </w:ins>
      <w:r>
        <w:t xml:space="preserve">f </w:t>
      </w:r>
      <w:del w:id="10356" w:author="GoldenCorpusHarness" w:date="2026-03-28T22:23:47Z">
        <w:r>
          <w:delText>the site is unable to contact the participant, the following procedures are to be performed:</w:delText>
        </w:r>
      </w:del>
      <w:ins w:id="10357" w:author="GoldenCorpusHarness" w:date="2026-03-28T22:23:47Z">
        <w:r>
          <w:t>a participant.</w:t>
        </w:r>
      </w:ins>
    </w:p>
    <w:p ns2:paraId="32F54ACA" ns2:textId="77777777" w:rsidR="00675845" w:rsidRPr="00D03846" w:rsidRDefault="00895D30" w:rsidP="006A56BD">
      <w:pPr>
        <w:pStyle w:val="ListBullet"/>
      </w:pPr>
      <w:ins w:id="10358" w:author="GoldenCorpusHarness" w:date="2026-03-28T22:23:47Z">
        <w:r>
          <w:t>Dose delays/reductions/modifications are specified in the event of nemtabrutinib-related nonhematological and nonskin toxicity (</w:t>
        </w:r>
      </w:ins>
      <w:r>
        <w:t>T</w:t>
      </w:r>
      <w:del w:id="10359" w:author="GoldenCorpusHarness" w:date="2026-03-28T22:23:47Z">
        <w:r>
          <w:delText xml:space="preserve">he site must attempt to contact the participant and reschedule the missed </w:delText>
        </w:r>
      </w:del>
      <w:ins w:id="10360" w:author="GoldenCorpusHarness" w:date="2026-03-28T22:23:47Z">
        <w:r>
          <w:t>able 12), hematological toxicity for CLL participants (Table 13), hematological toxicity for SLL participants (Table 14), and for drug-related skin toxicities (Table 15). Hematologic toxicity in CLL participants will be assessed by the grading scale in the iwCLL guidelines in Appendix 11 (Table 42). Grade 1 to 2 drug-related skin rashes may be treated with topical corticosteroids and antihistamines. Se</w:t>
        </w:r>
      </w:ins>
      <w:r>
        <w:t>v</w:t>
      </w:r>
      <w:del w:id="10361" w:author="GoldenCorpusHarness" w:date="2026-03-28T22:23:47Z">
        <w:r>
          <w:delText>isit</w:delText>
        </w:r>
      </w:del>
      <w:ins w:id="10362" w:author="GoldenCorpusHarness" w:date="2026-03-28T22:23:47Z">
        <w:r>
          <w:t>ere (Grade 3 and above) drug-related skin rashes may be treated with systemic corticosteroids</w:t>
        </w:r>
      </w:ins>
      <w:r>
        <w:t xml:space="preserve">. </w:t>
      </w:r>
      <w:del w:id="10363" w:author="GoldenCorpusHarness" w:date="2026-03-28T22:23:47Z">
        <w:r>
          <w:delText>I</w:delText>
        </w:r>
      </w:del>
      <w:ins w:id="10364" w:author="GoldenCorpusHarness" w:date="2026-03-28T22:23:47Z">
        <w:r>
          <w:t>Nemtabrutinib treatment should be discontinued in the case o</w:t>
        </w:r>
      </w:ins>
      <w:r>
        <w:t xml:space="preserve">f </w:t>
      </w:r>
      <w:del w:id="10365" w:author="GoldenCorpusHarness" w:date="2026-03-28T22:23:47Z">
        <w:r>
          <w:delText>the participant is contacted, the participant should be counseled on the importance of maintaining the protocol</w:delText>
        </w:r>
      </w:del>
      <w:ins w:id="10366" w:author="GoldenCorpusHarness" w:date="2026-03-28T22:23:47Z">
        <w:r>
          <w:t>a Grade 4 skin</w:t>
        </w:r>
      </w:ins>
      <w:r>
        <w:t>-</w:t>
      </w:r>
      <w:del w:id="10367" w:author="GoldenCorpusHarness" w:date="2026-03-28T22:23:47Z">
        <w:r>
          <w:delText xml:space="preserve">specified </w:delText>
        </w:r>
      </w:del>
      <w:ins w:id="10368" w:author="GoldenCorpusHarness" w:date="2026-03-28T22:23:47Z">
        <w:r>
          <w:t>related e</w:t>
        </w:r>
      </w:ins>
      <w:r>
        <w:t>v</w:t>
      </w:r>
      <w:del w:id="10369" w:author="GoldenCorpusHarness" w:date="2026-03-28T22:23:47Z">
        <w:r>
          <w:delText>isit schedule</w:delText>
        </w:r>
      </w:del>
      <w:ins w:id="10370" w:author="GoldenCorpusHarness" w:date="2026-03-28T22:23:47Z">
        <w:r>
          <w:t>ent</w:t>
        </w:r>
      </w:ins>
      <w:r>
        <w:t>.</w:t>
      </w:r>
    </w:p>
    <w:p ns2:paraId="0742F83C" ns2:textId="77777777" w:rsidR="00675845" w:rsidRPr="00D03846" w:rsidRDefault="00895D30" w:rsidP="006A56BD">
      <w:pPr>
        <w:pStyle w:val="ListBullet"/>
      </w:pPr>
      <w:ins w:id="10371" w:author="GoldenCorpusHarness" w:date="2026-03-28T22:23:47Z">
        <w:r>
          <w:t>Although the mechanism of action for B</w:t>
        </w:r>
      </w:ins>
      <w:r>
        <w:t>T</w:t>
      </w:r>
      <w:del w:id="10372" w:author="GoldenCorpusHarness" w:date="2026-03-28T22:23:47Z">
        <w:r>
          <w:delText>he in</w:delText>
        </w:r>
      </w:del>
      <w:ins w:id="10373" w:author="GoldenCorpusHarness" w:date="2026-03-28T22:23:47Z">
        <w:r>
          <w:t>Ki-associated skin toxicities is not fully elucidated, se</w:t>
        </w:r>
      </w:ins>
      <w:r>
        <w:t>ve</w:t>
      </w:r>
      <w:del w:id="10374" w:author="GoldenCorpusHarness" w:date="2026-03-28T22:23:47Z">
        <w:r>
          <w:delText>stigator or designee must ma</w:delText>
        </w:r>
      </w:del>
      <w:ins w:id="10375" w:author="GoldenCorpusHarness" w:date="2026-03-28T22:23:47Z">
        <w:r>
          <w:t>ral types of manifestations have been observed, including acne-li</w:t>
        </w:r>
      </w:ins>
      <w:r>
        <w:t xml:space="preserve">ke </w:t>
      </w:r>
      <w:del w:id="10376" w:author="GoldenCorpusHarness" w:date="2026-03-28T22:23:47Z">
        <w:r>
          <w:delText>e</w:delText>
        </w:r>
      </w:del>
      <w:ins w:id="10377" w:author="GoldenCorpusHarness" w:date="2026-03-28T22:23:47Z">
        <w:r>
          <w:t>rash/folliculitis and immune-mediated drug reaction [Sibaud, V., et al 2020]. For acne-like rash, including papulopustular rash, obtaining bacteria/mycological cultures is recommended. If no microorganisms are detected, the administration of tetracyclines and topical corticosteroids is strongly recommended. If Staphylococcus aureus is detected, begin oral antibiotics with anti-Staphylococcus aureus co</w:t>
        </w:r>
      </w:ins>
      <w:r>
        <w:t>ver</w:t>
      </w:r>
      <w:del w:id="10378" w:author="GoldenCorpusHarness" w:date="2026-03-28T22:23:47Z">
        <w:r>
          <w:delText>y effort to regain contact with the participant at each missed visit (eg, telephone calls and/or a certified letter to the participant’s last known mailing address or locally equivalent methods)</w:delText>
        </w:r>
      </w:del>
      <w:ins w:id="10379" w:author="GoldenCorpusHarness" w:date="2026-03-28T22:23:47Z">
        <w:r>
          <w:t>age and topical mupirocin</w:t>
        </w:r>
      </w:ins>
      <w:r>
        <w:t>.</w:t>
      </w:r>
      <w:del w:id="10380" w:author="GoldenCorpusHarness" w:date="2026-03-28T22:23:47Z">
        <w:r>
          <w:delText xml:space="preserve"> These contact attempts should be documented in the participant’s medical record.</w:delText>
        </w:r>
      </w:del>
    </w:p>
    <w:p ns2:paraId="2F39C8E6" ns2:textId="77777777" w:rsidR="00DD77E8" w:rsidRDefault="00DD77E8" w:rsidP="00DD77E8">
      <w:pPr>
        <w:pStyle w:val="ListEnd"/>
      </w:pPr>
      <w:ins w:id="10381" w:author="GoldenCorpusHarness" w:date="2026-03-28T22:23:47Z">
        <w:r>
          <w:t>Dosing interruptions are permitted in the case of medical/surgical events or logistical reasons (eg, elective surgery, unrelated medical events, radiotherapy, participant vacation, and holidays) not related to study intervention. Consider the benefitrisk of withholding nemtabrutinib for 3 to 7 days before and after surgery depending upon the type of surgery and the risk of bleeding. Participants should be placed back on study intervention within 21 days of the scheduled interruption unless discussed with sponsor. The reason for interruption should be documented in the participant's CRF and medical notes.</w:t>
        </w:r>
      </w:ins>
    </w:p>
    <w:p ns2:paraId="56DCF4BF" ns2:textId="77777777" w:rsidR="00D95CC7" w:rsidRDefault="00895D30" w:rsidP="00D95CC7">
      <w:pPr>
        <w:pStyle w:val="Heading1"/>
        <w:pageBreakBefore/>
        <w:ind w:left="475" w:hanging="475"/>
      </w:pPr>
      <w:del w:id="10382" w:author="GoldenCorpusHarness" w:date="2026-03-28T22:23:47Z">
        <w:r>
          <w:delText>STUDY</w:delText>
        </w:r>
      </w:del>
      <w:ins w:id="10383" w:author="GoldenCorpusHarness" w:date="2026-03-28T22:23:47Z">
        <w:r>
          <w:t>Participants</w:t>
        </w:r>
      </w:ins>
      <w:r>
        <w:t xml:space="preserve"> </w:t>
      </w:r>
      <w:del w:id="10384" w:author="GoldenCorpusHarness" w:date="2026-03-28T22:23:47Z">
        <w:r>
          <w:delText>ASSESSME</w:delText>
        </w:r>
      </w:del>
      <w:ins w:id="10385" w:author="GoldenCorpusHarness" w:date="2026-03-28T22:23:47Z">
        <w:r>
          <w:t xml:space="preserve">should be monitored for signs of bleeding during nemtabrutinib treatment. </w:t>
        </w:r>
      </w:ins>
      <w:r>
        <w:t>N</w:t>
      </w:r>
      <w:del w:id="10386" w:author="GoldenCorpusHarness" w:date="2026-03-28T22:23:47Z">
        <w:r>
          <w:delText>TS</w:delText>
        </w:r>
      </w:del>
      <w:ins w:id="10387" w:author="GoldenCorpusHarness" w:date="2026-03-28T22:23:47Z">
        <w:r>
          <w:t>emtabrutinib</w:t>
        </w:r>
      </w:ins>
      <w:r>
        <w:t xml:space="preserve"> </w:t>
      </w:r>
      <w:del w:id="10388" w:author="GoldenCorpusHarness" w:date="2026-03-28T22:23:47Z">
        <w:r>
          <w:delText>AND</w:delText>
        </w:r>
      </w:del>
      <w:ins w:id="10389" w:author="GoldenCorpusHarness" w:date="2026-03-28T22:23:47Z">
        <w:r>
          <w:t>treatment</w:t>
        </w:r>
      </w:ins>
      <w:r>
        <w:t xml:space="preserve"> </w:t>
      </w:r>
      <w:del w:id="10390" w:author="GoldenCorpusHarness" w:date="2026-03-28T22:23:47Z">
        <w:r>
          <w:delText>PROCEDURES</w:delText>
        </w:r>
      </w:del>
      <w:ins w:id="10391" w:author="GoldenCorpusHarness" w:date="2026-03-28T22:23:47Z">
        <w:r>
          <w:t>should be discontinued if severe hemorrhage occurs.</w:t>
        </w:r>
      </w:ins>
    </w:p>
    <w:p ns2:paraId="75A63161" ns2:textId="77777777" w:rsidR="00B826E1" w:rsidRDefault="00895D30" w:rsidP="00262991">
      <w:pPr>
        <w:pStyle w:val="ListBullet"/>
      </w:pPr>
      <w:ins w:id="10392" w:author="GoldenCorpusHarness" w:date="2026-03-28T22:23:47Z">
        <w:r>
          <w:t xml:space="preserve">During cycles with combination nemtabrutinib and venetoclax dosing, there may be need to modify one or both study drugs due to toxicity. The attribution of relatedness should guide the decision of which drug to modify. If the AE is considered potentially related to both drugs, a reduction in the dose of venetoclax before nemtabrutinib is the recommended first action, considering the possibility of higher systemic exposure of venetoclax when administered in combination with nemtabrutinib. For cases where the investigator is uncertain of what action to take, the </w:t>
        </w:r>
      </w:ins>
      <w:r>
        <w:t>S</w:t>
      </w:r>
      <w:del w:id="10393" w:author="GoldenCorpusHarness" w:date="2026-03-28T22:23:47Z">
        <w:r>
          <w:delText xml:space="preserve">tudy </w:delText>
        </w:r>
      </w:del>
      <w:r>
        <w:t>p</w:t>
      </w:r>
      <w:del w:id="10394" w:author="GoldenCorpusHarness" w:date="2026-03-28T22:23:47Z">
        <w:r>
          <w:delText>rocedures and their timing are summarized in the SoA</w:delText>
        </w:r>
      </w:del>
      <w:ins w:id="10395" w:author="GoldenCorpusHarness" w:date="2026-03-28T22:23:47Z">
        <w:r>
          <w:t>onsor may be contacted for further discussion</w:t>
        </w:r>
      </w:ins>
      <w:r>
        <w:t>.</w:t>
      </w:r>
    </w:p>
    <w:p ns2:paraId="03C148F5" ns2:textId="77777777" w:rsidR="00B826E1" w:rsidRDefault="00895D30" w:rsidP="00262991">
      <w:pPr>
        <w:pStyle w:val="ListBullet"/>
      </w:pPr>
      <w:del w:id="10396" w:author="GoldenCorpusHarness" w:date="2026-03-28T22:23:47Z">
        <w:r>
          <w:delText>Adh</w:delText>
        </w:r>
      </w:del>
      <w:ins w:id="10397" w:author="GoldenCorpusHarness" w:date="2026-03-28T22:23:47Z">
        <w:r>
          <w:t>Tabl</w:t>
        </w:r>
      </w:ins>
      <w:r>
        <w:t>e</w:t>
      </w:r>
      <w:del w:id="10398" w:author="GoldenCorpusHarness" w:date="2026-03-28T22:23:47Z">
        <w:r>
          <w:delText>rence to the study design requirements, including th</w:delText>
        </w:r>
      </w:del>
      <w:ins w:id="10399" w:author="GoldenCorpusHarness" w:date="2026-03-28T22:23:47Z">
        <w:r>
          <w:t xml:space="preserve"> 10D</w:t>
        </w:r>
      </w:ins>
      <w:r>
        <w:t xml:space="preserve">ose </w:t>
      </w:r>
      <w:del w:id="10400" w:author="GoldenCorpusHarness" w:date="2026-03-28T22:23:47Z">
        <w:r>
          <w:delText>spec</w:delText>
        </w:r>
      </w:del>
      <w:ins w:id="10401" w:author="GoldenCorpusHarness" w:date="2026-03-28T22:23:47Z">
        <w:r>
          <w:t>Mod</w:t>
        </w:r>
      </w:ins>
      <w:r>
        <w:t>ifi</w:t>
      </w:r>
      <w:del w:id="10402" w:author="GoldenCorpusHarness" w:date="2026-03-28T22:23:47Z">
        <w:r>
          <w:delText>ed in the SoA, is essen</w:delText>
        </w:r>
      </w:del>
      <w:ins w:id="10403" w:author="GoldenCorpusHarness" w:date="2026-03-28T22:23:47Z">
        <w:r>
          <w:t>ca</w:t>
        </w:r>
      </w:ins>
      <w:r>
        <w:t>ti</w:t>
      </w:r>
      <w:del w:id="10404" w:author="GoldenCorpusHarness" w:date="2026-03-28T22:23:47Z">
        <w:r>
          <w:delText>al a</w:delText>
        </w:r>
      </w:del>
      <w:ins w:id="10405" w:author="GoldenCorpusHarness" w:date="2026-03-28T22:23:47Z">
        <w:r>
          <w:t>o</w:t>
        </w:r>
      </w:ins>
      <w:r>
        <w:t>n</w:t>
      </w:r>
      <w:del w:id="10406" w:author="GoldenCorpusHarness" w:date="2026-03-28T22:23:47Z">
        <w:r>
          <w:delText>d required</w:delText>
        </w:r>
      </w:del>
      <w:ins w:id="10407" w:author="GoldenCorpusHarness" w:date="2026-03-28T22:23:47Z">
        <w:r>
          <w:t>s</w:t>
        </w:r>
      </w:ins>
      <w:r>
        <w:t xml:space="preserve"> for </w:t>
      </w:r>
      <w:del w:id="10408" w:author="GoldenCorpusHarness" w:date="2026-03-28T22:23:47Z">
        <w:r>
          <w:delText>s</w:delText>
        </w:r>
      </w:del>
      <w:ins w:id="10409" w:author="GoldenCorpusHarness" w:date="2026-03-28T22:23:47Z">
        <w:r>
          <w:t>Nem</w:t>
        </w:r>
      </w:ins>
      <w:r>
        <w:t>t</w:t>
      </w:r>
      <w:ins w:id="10410" w:author="GoldenCorpusHarness" w:date="2026-03-28T22:23:47Z">
        <w:r>
          <w:t>abr</w:t>
        </w:r>
      </w:ins>
      <w:r>
        <w:t>u</w:t>
      </w:r>
      <w:ins w:id="10411" w:author="GoldenCorpusHarness" w:date="2026-03-28T22:23:47Z">
        <w:r>
          <w:t>tinib from 45 mg q</w:t>
        </w:r>
      </w:ins>
      <w:r>
        <w:t>d</w:t>
      </w:r>
      <w:del w:id="10412" w:author="GoldenCorpusHarness" w:date="2026-03-28T22:23:47Z">
        <w:r>
          <w:delText>y conduct.</w:delText>
        </w:r>
      </w:del>
    </w:p>
    <w:p ns2:paraId="29189614" ns2:textId="77777777" w:rsidR="00B826E1" w:rsidRPr="00A93E03" w:rsidRDefault="00895D30" w:rsidP="00262991">
      <w:pPr>
        <w:pStyle w:val="ListBullet"/>
      </w:pPr>
      <w:r w:rsidRPr="008E6CC6">
        <w:t>The investigator is responsible for ensuring that procedures are conducted by appropriately qualified (by education, training, and experience) staff. Delegation of study-site personnel responsibilities will be documented in the Investigator Trial File Binder (or equivalent).</w:t>
      </w:r>
    </w:p>
    <w:p ns2:paraId="2F424426" ns2:textId="77777777" w:rsidR="00B826E1" w:rsidRDefault="00344CA8" w:rsidP="00262991">
      <w:pPr>
        <w:pStyle w:val="ListBullet"/>
      </w:pPr>
      <w:del w:id="10413" w:author="GoldenCorpusHarness" w:date="2026-03-28T22:23:47Z">
        <w:r>
          <w:delText>All study-related medical decisions must be made by an investigator who is a qualified physician.</w:delText>
        </w:r>
      </w:del>
    </w:p>
    <w:p ns2:paraId="1C3D3934" ns2:textId="77777777" w:rsidR="00B826E1" w:rsidRDefault="00895D30" w:rsidP="00262991">
      <w:pPr>
        <w:pStyle w:val="ListBullet"/>
      </w:pPr>
      <w:del w:id="10414" w:author="GoldenCorpusHarness" w:date="2026-03-28T22:23:47Z">
        <w:r>
          <w:delText>A</w:delText>
        </w:r>
      </w:del>
      <w:ins w:id="10415" w:author="GoldenCorpusHarness" w:date="2026-03-28T22:23:47Z">
        <w:r>
          <w:t>Tab</w:t>
        </w:r>
      </w:ins>
      <w:r>
        <w:t>l</w:t>
      </w:r>
      <w:del w:id="10416" w:author="GoldenCorpusHarness" w:date="2026-03-28T22:23:47Z">
        <w:r>
          <w:delText>l</w:delText>
        </w:r>
      </w:del>
      <w:ins w:id="10417" w:author="GoldenCorpusHarness" w:date="2026-03-28T22:23:47Z">
        <w:r>
          <w:t>e 11Dose</w:t>
        </w:r>
      </w:ins>
      <w:r>
        <w:t xml:space="preserve"> </w:t>
      </w:r>
      <w:del w:id="10418" w:author="GoldenCorpusHarness" w:date="2026-03-28T22:23:47Z">
        <w:r>
          <w:delText>s</w:delText>
        </w:r>
      </w:del>
      <w:ins w:id="10419" w:author="GoldenCorpusHarness" w:date="2026-03-28T22:23:47Z">
        <w:r>
          <w:t>Modifi</w:t>
        </w:r>
      </w:ins>
      <w:r>
        <w:t>c</w:t>
      </w:r>
      <w:del w:id="10420" w:author="GoldenCorpusHarness" w:date="2026-03-28T22:23:47Z">
        <w:r>
          <w:delText>reening evalu</w:delText>
        </w:r>
      </w:del>
      <w:r>
        <w:t>ati</w:t>
      </w:r>
      <w:del w:id="10421" w:author="GoldenCorpusHarness" w:date="2026-03-28T22:23:47Z">
        <w:r>
          <w:delText>ons must be completed and reviewed to confirm that potential participants meet all eligibility criteria. The investigator will maintain a screening log to record details of all participants screened and to confirm eligibility or record reas</w:delText>
        </w:r>
      </w:del>
      <w:r>
        <w:t xml:space="preserve">ons for </w:t>
      </w:r>
      <w:del w:id="10422" w:author="GoldenCorpusHarness" w:date="2026-03-28T22:23:47Z">
        <w:r>
          <w:delText>sc</w:delText>
        </w:r>
      </w:del>
      <w:ins w:id="10423" w:author="GoldenCorpusHarness" w:date="2026-03-28T22:23:47Z">
        <w:r>
          <w:t>Nemtab</w:t>
        </w:r>
      </w:ins>
      <w:r>
        <w:t>r</w:t>
      </w:r>
      <w:del w:id="10424" w:author="GoldenCorpusHarness" w:date="2026-03-28T22:23:47Z">
        <w:r>
          <w:delText>ee</w:delText>
        </w:r>
      </w:del>
      <w:ins w:id="10425" w:author="GoldenCorpusHarness" w:date="2026-03-28T22:23:47Z">
        <w:r>
          <w:t>uti</w:t>
        </w:r>
      </w:ins>
      <w:r>
        <w:t>ni</w:t>
      </w:r>
      <w:del w:id="10426" w:author="GoldenCorpusHarness" w:date="2026-03-28T22:23:47Z">
        <w:r>
          <w:delText>n</w:delText>
        </w:r>
      </w:del>
      <w:ins w:id="10427" w:author="GoldenCorpusHarness" w:date="2026-03-28T22:23:47Z">
        <w:r>
          <w:t>b from 65 m</w:t>
        </w:r>
      </w:ins>
      <w:r>
        <w:t xml:space="preserve">g </w:t>
      </w:r>
      <w:del w:id="10428" w:author="GoldenCorpusHarness" w:date="2026-03-28T22:23:47Z">
        <w:r>
          <w:delText>failure, as applicable.</w:delText>
        </w:r>
      </w:del>
      <w:ins w:id="10429" w:author="GoldenCorpusHarness" w:date="2026-03-28T22:23:47Z">
        <w:r>
          <w:t>qd</w:t>
        </w:r>
      </w:ins>
    </w:p>
    <w:p ns2:paraId="73C839BC" ns2:textId="77777777" w:rsidR="00B826E1" w:rsidRDefault="00895D30" w:rsidP="00262991">
      <w:pPr>
        <w:pStyle w:val="ListBullet"/>
      </w:pPr>
      <w:r w:rsidRPr="008E6CC6">
        <w:t xml:space="preserve">Procedures conducted as part of the participant’s routine clinical management (eg, blood count) and obtained before </w:t>
      </w:r>
      <w:r>
        <w:t>providing documented informed consent</w:t>
      </w:r>
      <w:r w:rsidRPr="008E6CC6">
        <w:t xml:space="preserve"> may be used for screening or baseline purposes provided the procedure</w:t>
      </w:r>
      <w:r>
        <w:t>s</w:t>
      </w:r>
      <w:r w:rsidRPr="008E6CC6">
        <w:t xml:space="preserve"> m</w:t>
      </w:r>
      <w:r>
        <w:t>e</w:t>
      </w:r>
      <w:r w:rsidRPr="008E6CC6">
        <w:t>et the protocol-specified criteria and were performed within the time frame defined in the SoA.</w:t>
      </w:r>
    </w:p>
    <w:p ns2:paraId="635BC3D3" ns2:textId="77777777" w:rsidR="00B826E1" w:rsidRDefault="00895D30" w:rsidP="003F4149">
      <w:pPr>
        <w:pStyle w:val="ListBullet"/>
      </w:pPr>
      <w:del w:id="10430" w:author="GoldenCorpusHarness" w:date="2026-03-28T22:23:47Z">
        <w:r>
          <w:delText>Additional evaluations/testing may be deemed necessary by the investigator and or the Sponsor for reasons related to participant safety. In some cases, such evaluation/testing may be potentially sensitive in nature (eg, HIV, hepatitis C), and thus local regulations may require that additional informed consent be obtained from the participant. In these cases, such evaluations/testing will be performed in accordance with those regulations.</w:delText>
        </w:r>
      </w:del>
    </w:p>
    <w:p ns2:paraId="52747076" ns2:textId="77777777" w:rsidR="00DC5FA8" w:rsidRPr="00AF46CA" w:rsidRDefault="00895D30" w:rsidP="00AF46CA">
      <w:pPr>
        <w:pStyle w:val="ListBullet"/>
        <w:rPr>
          <w:rStyle w:val="SuggestedOptional"/>
          <w:color w:val="auto"/>
        </w:rPr>
      </w:pPr>
      <w:r>
        <w:t>T</w:t>
      </w:r>
      <w:del w:id="10431" w:author="GoldenCorpusHarness" w:date="2026-03-28T22:23:47Z">
        <w:r>
          <w:delText>h</w:delText>
        </w:r>
      </w:del>
      <w:ins w:id="10432" w:author="GoldenCorpusHarness" w:date="2026-03-28T22:23:47Z">
        <w:r>
          <w:t>able 12Dos</w:t>
        </w:r>
      </w:ins>
      <w:r>
        <w:t xml:space="preserve">e </w:t>
      </w:r>
      <w:ins w:id="10433" w:author="GoldenCorpusHarness" w:date="2026-03-28T22:23:47Z">
        <w:r>
          <w:t>Delays/Reductions for Ne</w:t>
        </w:r>
      </w:ins>
      <w:r>
        <w:t>m</w:t>
      </w:r>
      <w:ins w:id="10434" w:author="GoldenCorpusHarness" w:date="2026-03-28T22:23:47Z">
        <w:r>
          <w:t>t</w:t>
        </w:r>
      </w:ins>
      <w:r>
        <w:t>a</w:t>
      </w:r>
      <w:del w:id="10435" w:author="GoldenCorpusHarness" w:date="2026-03-28T22:23:47Z">
        <w:r>
          <w:delText>x</w:delText>
        </w:r>
      </w:del>
      <w:ins w:id="10436" w:author="GoldenCorpusHarness" w:date="2026-03-28T22:23:47Z">
        <w:r>
          <w:t>brut</w:t>
        </w:r>
      </w:ins>
      <w:r>
        <w:t>i</w:t>
      </w:r>
      <w:del w:id="10437" w:author="GoldenCorpusHarness" w:date="2026-03-28T22:23:47Z">
        <w:r>
          <w:delText xml:space="preserve">mum </w:delText>
        </w:r>
      </w:del>
      <w:ins w:id="10438" w:author="GoldenCorpusHarness" w:date="2026-03-28T22:23:47Z">
        <w:r>
          <w:t>nib-rel</w:t>
        </w:r>
      </w:ins>
      <w:r>
        <w:t>a</w:t>
      </w:r>
      <w:del w:id="10439" w:author="GoldenCorpusHarness" w:date="2026-03-28T22:23:47Z">
        <w:r>
          <w:delText>mount of blood collec</w:delText>
        </w:r>
      </w:del>
      <w:r>
        <w:t xml:space="preserve">ted </w:t>
      </w:r>
      <w:del w:id="10440" w:author="GoldenCorpusHarness" w:date="2026-03-28T22:23:47Z">
        <w:r>
          <w:delText>fr</w:delText>
        </w:r>
      </w:del>
      <w:ins w:id="10441" w:author="GoldenCorpusHarness" w:date="2026-03-28T22:23:47Z">
        <w:r>
          <w:t>N</w:t>
        </w:r>
      </w:ins>
      <w:r>
        <w:t>o</w:t>
      </w:r>
      <w:ins w:id="10442" w:author="GoldenCorpusHarness" w:date="2026-03-28T22:23:47Z">
        <w:r>
          <w:t>nhe</w:t>
        </w:r>
      </w:ins>
      <w:r>
        <w:t>m</w:t>
      </w:r>
      <w:ins w:id="10443" w:author="GoldenCorpusHarness" w:date="2026-03-28T22:23:47Z">
        <w:r>
          <w:t>atological</w:t>
        </w:r>
      </w:ins>
      <w:r>
        <w:t xml:space="preserve"> </w:t>
      </w:r>
      <w:del w:id="10444" w:author="GoldenCorpusHarness" w:date="2026-03-28T22:23:47Z">
        <w:r>
          <w:delText>e</w:delText>
        </w:r>
      </w:del>
      <w:r>
        <w:t>a</w:t>
      </w:r>
      <w:del w:id="10445" w:author="GoldenCorpusHarness" w:date="2026-03-28T22:23:47Z">
        <w:r>
          <w:delText>ch</w:delText>
        </w:r>
      </w:del>
      <w:ins w:id="10446" w:author="GoldenCorpusHarness" w:date="2026-03-28T22:23:47Z">
        <w:r>
          <w:t>nd</w:t>
        </w:r>
      </w:ins>
      <w:r>
        <w:t xml:space="preserve"> </w:t>
      </w:r>
      <w:del w:id="10447" w:author="GoldenCorpusHarness" w:date="2026-03-28T22:23:47Z">
        <w:r>
          <w:delText>part</w:delText>
        </w:r>
      </w:del>
      <w:ins w:id="10448" w:author="GoldenCorpusHarness" w:date="2026-03-28T22:23:47Z">
        <w:r>
          <w:t>Nonskin Tox</w:t>
        </w:r>
      </w:ins>
      <w:r>
        <w:t>ici</w:t>
      </w:r>
      <w:del w:id="10449" w:author="GoldenCorpusHarness" w:date="2026-03-28T22:23:47Z">
        <w:r>
          <w:delText>pan</w:delText>
        </w:r>
      </w:del>
      <w:r>
        <w:t>t</w:t>
      </w:r>
      <w:del w:id="10450" w:author="GoldenCorpusHarness" w:date="2026-03-28T22:23:47Z">
        <w:r>
          <w:delText xml:space="preserve"> over the duration of the stud</w:delText>
        </w:r>
      </w:del>
      <w:r>
        <w:t>y</w:t>
      </w:r>
      <w:del w:id="10451" w:author="GoldenCorpusHarness" w:date="2026-03-28T22:23:47Z">
        <w:r>
          <w:delText xml:space="preserve"> will be defined in the study Laboratory Manual.</w:delText>
        </w:r>
      </w:del>
    </w:p>
    <w:p ns2:paraId="5D4484A9" ns2:textId="43016356" w:rsidR="00AF46CA" w:rsidRDefault="00895D30" w:rsidP="000B4BFA">
      <w:pPr>
        <w:pStyle w:val="ListBullet"/>
        <w:rPr>
          <w:rStyle w:val="SuggestedOptional"/>
          <w:color w:val="auto"/>
        </w:rPr>
      </w:pPr>
      <w:r w:rsidRPr="00AF46CA">
        <w:rPr>
          <w:rStyle w:val="SuggestedOptional"/>
          <w:color w:val="auto"/>
        </w:rPr>
        <w:t>Repeat or unscheduled samples may be taken for safety reasons or for technical issues with the samples.</w:t>
      </w:r>
    </w:p>
    <w:p ns2:paraId="42805401" ns2:textId="77777777" w:rsidR="00AF46CA" w:rsidRPr="00AF46CA" w:rsidRDefault="00AF46CA" w:rsidP="00AF46CA">
      <w:pPr>
        <w:pStyle w:val="ListEnd"/>
        <w:rPr>
          <w:rStyle w:val="SuggestedOptional"/>
          <w:color w:val="auto"/>
        </w:rPr>
      </w:pPr>
    </w:p>
    <w:p ns2:paraId="3FDEFCB2" ns2:textId="77777777" w:rsidR="00D95CC7" w:rsidRDefault="00895D30" w:rsidP="00D95CC7">
      <w:pPr>
        <w:pStyle w:val="Heading2"/>
      </w:pPr>
      <w:del w:id="10452" w:author="GoldenCorpusHarness" w:date="2026-03-28T22:23:47Z">
        <w:r>
          <w:delText>A</w:delText>
        </w:r>
      </w:del>
      <w:ins w:id="10453" w:author="GoldenCorpusHarness" w:date="2026-03-28T22:23:47Z">
        <w:r>
          <w:t>Table 13Dose Delays/Re</w:t>
        </w:r>
      </w:ins>
      <w:r>
        <w:t>d</w:t>
      </w:r>
      <w:ins w:id="10454" w:author="GoldenCorpusHarness" w:date="2026-03-28T22:23:47Z">
        <w:r>
          <w:t>uctions for Ne</w:t>
        </w:r>
      </w:ins>
      <w:r>
        <w:t>m</w:t>
      </w:r>
      <w:ins w:id="10455" w:author="GoldenCorpusHarness" w:date="2026-03-28T22:23:47Z">
        <w:r>
          <w:t>tabrut</w:t>
        </w:r>
      </w:ins>
      <w:r>
        <w:t>ini</w:t>
      </w:r>
      <w:del w:id="10456" w:author="GoldenCorpusHarness" w:date="2026-03-28T22:23:47Z">
        <w:r>
          <w:delText>st</w:delText>
        </w:r>
      </w:del>
      <w:ins w:id="10457" w:author="GoldenCorpusHarness" w:date="2026-03-28T22:23:47Z">
        <w:r>
          <w:t>b-</w:t>
        </w:r>
      </w:ins>
      <w:r>
        <w:t>r</w:t>
      </w:r>
      <w:ins w:id="10458" w:author="GoldenCorpusHarness" w:date="2026-03-28T22:23:47Z">
        <w:r>
          <w:t>el</w:t>
        </w:r>
      </w:ins>
      <w:r>
        <w:t>at</w:t>
      </w:r>
      <w:del w:id="10459" w:author="GoldenCorpusHarness" w:date="2026-03-28T22:23:47Z">
        <w:r>
          <w:delText>iv</w:delText>
        </w:r>
      </w:del>
      <w:r>
        <w:t>e</w:t>
      </w:r>
      <w:del w:id="10460" w:author="GoldenCorpusHarness" w:date="2026-03-28T22:23:47Z">
        <w:r>
          <w:delText xml:space="preserve"> an</w:delText>
        </w:r>
      </w:del>
      <w:r>
        <w:t xml:space="preserve">d </w:t>
      </w:r>
      <w:del w:id="10461" w:author="GoldenCorpusHarness" w:date="2026-03-28T22:23:47Z">
        <w:r>
          <w:delText>G</w:delText>
        </w:r>
      </w:del>
      <w:ins w:id="10462" w:author="GoldenCorpusHarness" w:date="2026-03-28T22:23:47Z">
        <w:r>
          <w:t>H</w:t>
        </w:r>
      </w:ins>
      <w:r>
        <w:t>e</w:t>
      </w:r>
      <w:del w:id="10463" w:author="GoldenCorpusHarness" w:date="2026-03-28T22:23:47Z">
        <w:r>
          <w:delText>ner</w:delText>
        </w:r>
      </w:del>
      <w:ins w:id="10464" w:author="GoldenCorpusHarness" w:date="2026-03-28T22:23:47Z">
        <w:r>
          <w:t>matologic</w:t>
        </w:r>
      </w:ins>
      <w:r>
        <w:t xml:space="preserve">al </w:t>
      </w:r>
      <w:ins w:id="10465" w:author="GoldenCorpusHarness" w:date="2026-03-28T22:23:47Z">
        <w:r>
          <w:t xml:space="preserve">Toxicity for </w:t>
        </w:r>
      </w:ins>
      <w:r>
        <w:t>P</w:t>
      </w:r>
      <w:ins w:id="10466" w:author="GoldenCorpusHarness" w:date="2026-03-28T22:23:47Z">
        <w:r>
          <w:t>a</w:t>
        </w:r>
      </w:ins>
      <w:r>
        <w:t>r</w:t>
      </w:r>
      <w:del w:id="10467" w:author="GoldenCorpusHarness" w:date="2026-03-28T22:23:47Z">
        <w:r>
          <w:delText>o</w:delText>
        </w:r>
      </w:del>
      <w:ins w:id="10468" w:author="GoldenCorpusHarness" w:date="2026-03-28T22:23:47Z">
        <w:r>
          <w:t>ti</w:t>
        </w:r>
      </w:ins>
      <w:r>
        <w:t>c</w:t>
      </w:r>
      <w:del w:id="10469" w:author="GoldenCorpusHarness" w:date="2026-03-28T22:23:47Z">
        <w:r>
          <w:delText>edure</w:delText>
        </w:r>
      </w:del>
      <w:ins w:id="10470" w:author="GoldenCorpusHarness" w:date="2026-03-28T22:23:47Z">
        <w:r>
          <w:t>ipant</w:t>
        </w:r>
      </w:ins>
      <w:r>
        <w:t>s</w:t>
      </w:r>
      <w:ins w:id="10471" w:author="GoldenCorpusHarness" w:date="2026-03-28T22:23:47Z">
        <w:r>
          <w:t xml:space="preserve"> with CLL</w:t>
        </w:r>
      </w:ins>
    </w:p>
    <w:p ns2:paraId="68911247" ns2:textId="77777777" w:rsidR="00D95CC7" w:rsidRDefault="00895D30" w:rsidP="00D95CC7">
      <w:pPr>
        <w:pStyle w:val="Heading3"/>
      </w:pPr>
      <w:bookmarkStart w:id="163" w:name="_Toc140132438"/>
      <w:r>
        <w:t>Informed Consent</w:t>
      </w:r>
      <w:bookmarkEnd w:id="163"/>
    </w:p>
    <w:p ns2:paraId="207710ED" ns2:textId="77777777" w:rsidR="00521E1C" w:rsidRDefault="00D344B4" w:rsidP="00581355">
      <w:pPr>
        <w:pStyle w:val="paragraph0"/>
      </w:pPr>
      <w:del w:id="10472" w:author="GoldenCorpusHarness" w:date="2026-03-28T22:23:47Z">
        <w:r>
          <w:delText>The investigator or medically qualified designee (consistent with local requirements) must obtain documented informed consent from each potential participant (or their legally acceptable representative) prior to participating in this clinical study or FBR. If there are changes to the participant’s status during the study (eg, health or age of majority requirements), the investigator or medically qualified designee must ensure the appropriate documented informed consent is in place.</w:delText>
        </w:r>
      </w:del>
    </w:p>
    <w:p ns2:paraId="12D1137D" ns2:textId="77777777" w:rsidR="00BB5514" w:rsidRPr="00BB5514" w:rsidRDefault="00895D30" w:rsidP="00BB5514">
      <w:pPr>
        <w:pStyle w:val="Heading4"/>
      </w:pPr>
      <w:del w:id="10473" w:author="GoldenCorpusHarness" w:date="2026-03-28T22:23:47Z">
        <w:r>
          <w:delText>G</w:delText>
        </w:r>
      </w:del>
      <w:ins w:id="10474" w:author="GoldenCorpusHarness" w:date="2026-03-28T22:23:47Z">
        <w:r>
          <w:t>Tabl</w:t>
        </w:r>
      </w:ins>
      <w:r>
        <w:t>e</w:t>
      </w:r>
      <w:ins w:id="10475" w:author="GoldenCorpusHarness" w:date="2026-03-28T22:23:47Z">
        <w:r>
          <w:t xml:space="preserve"> 14Dose Delays/Reductio</w:t>
        </w:r>
      </w:ins>
      <w:r>
        <w:t>n</w:t>
      </w:r>
      <w:ins w:id="10476" w:author="GoldenCorpusHarness" w:date="2026-03-28T22:23:47Z">
        <w:r>
          <w:t>s of N</w:t>
        </w:r>
      </w:ins>
      <w:r>
        <w:t>e</w:t>
      </w:r>
      <w:ins w:id="10477" w:author="GoldenCorpusHarness" w:date="2026-03-28T22:23:47Z">
        <w:r>
          <w:t>mtab</w:t>
        </w:r>
      </w:ins>
      <w:r>
        <w:t>r</w:t>
      </w:r>
      <w:ins w:id="10478" w:author="GoldenCorpusHarness" w:date="2026-03-28T22:23:47Z">
        <w:r>
          <w:t>utinib for Drug-related Hematologic</w:t>
        </w:r>
      </w:ins>
      <w:r>
        <w:t xml:space="preserve">al </w:t>
      </w:r>
      <w:del w:id="10479" w:author="GoldenCorpusHarness" w:date="2026-03-28T22:23:47Z">
        <w:r>
          <w:delText>In</w:delText>
        </w:r>
      </w:del>
      <w:ins w:id="10480" w:author="GoldenCorpusHarness" w:date="2026-03-28T22:23:47Z">
        <w:r>
          <w:t xml:space="preserve">Toxicity </w:t>
        </w:r>
      </w:ins>
      <w:r>
        <w:t>for</w:t>
      </w:r>
      <w:del w:id="10481" w:author="GoldenCorpusHarness" w:date="2026-03-28T22:23:47Z">
        <w:r>
          <w:delText>med</w:delText>
        </w:r>
      </w:del>
      <w:r>
        <w:t xml:space="preserve"> </w:t>
      </w:r>
      <w:del w:id="10482" w:author="GoldenCorpusHarness" w:date="2026-03-28T22:23:47Z">
        <w:r>
          <w:delText>Conse</w:delText>
        </w:r>
      </w:del>
      <w:ins w:id="10483" w:author="GoldenCorpusHarness" w:date="2026-03-28T22:23:47Z">
        <w:r>
          <w:t>Participa</w:t>
        </w:r>
      </w:ins>
      <w:r>
        <w:t>nt</w:t>
      </w:r>
      <w:ins w:id="10484" w:author="GoldenCorpusHarness" w:date="2026-03-28T22:23:47Z">
        <w:r>
          <w:t>s with SLL</w:t>
        </w:r>
      </w:ins>
    </w:p>
    <w:p ns2:paraId="79E56F82" ns2:textId="77777777" w:rsidR="00D16DFE" w:rsidRPr="00C22726" w:rsidRDefault="00895D30" w:rsidP="00C22726">
      <w:pPr>
        <w:pStyle w:val="Paragraph"/>
      </w:pPr>
      <w:r w:rsidRPr="00C22726">
        <w:t>Informed consent given by the participant or their legally acceptable representative must be documented on a consent form. The form must include the study protocol number, study protocol title, dated signature, and agreement of the participant (or his/her legally acceptable representative) and of the person conducting the consent discussion.</w:t>
      </w:r>
    </w:p>
    <w:p ns2:paraId="71F3CAE8" ns2:textId="77777777" w:rsidR="00D16DFE" w:rsidRPr="00C22726" w:rsidRDefault="00895D30" w:rsidP="00C22726">
      <w:pPr>
        <w:pStyle w:val="Paragraph"/>
      </w:pPr>
      <w:del w:id="10485" w:author="GoldenCorpusHarness" w:date="2026-03-28T22:23:47Z">
        <w:r>
          <w:delText>A copy of the signed and dated informed consent form should be given to the participant (or their legally acceptable representative) before participation in the study.</w:delText>
        </w:r>
      </w:del>
    </w:p>
    <w:p ns2:paraId="30BC09B6" ns2:textId="77777777" w:rsidR="00D16DFE" w:rsidRPr="00C22726" w:rsidRDefault="00895D30" w:rsidP="00581355">
      <w:pPr>
        <w:pStyle w:val="paragraph0"/>
      </w:pPr>
      <w:del w:id="10486" w:author="GoldenCorpusHarness" w:date="2026-03-28T22:23:47Z">
        <w:r>
          <w:delText>The initial ICF, any subsequent revised ICF, and any written information provided to the participant must receive the IRB/IEC’s approval/favorable opinion in advance of use. The participant or his/her legally acceptable representative should be informed in a timely manner if new information becomes available that may be relevant to the participant’s willingness to continue participation in the study. The communication of this information will be provided and documented via a revised consent form or addendum to the original consent form that captures the participant’s or the participant’s legally acceptable representative’s dated signature.</w:delText>
        </w:r>
      </w:del>
    </w:p>
    <w:p ns2:paraId="38CD6675" ns2:textId="7A016F01" w:rsidR="00D16DFE" w:rsidRPr="00C22726" w:rsidRDefault="008F7EB8" w:rsidP="00581355">
      <w:pPr>
        <w:pStyle w:val="paragraph0"/>
      </w:pPr>
      <w:del w:id="10487" w:author="GoldenCorpusHarness" w:date="2026-03-28T22:23:47Z">
        <w:r>
          <w:delText>If th</w:delText>
        </w:r>
      </w:del>
      <w:ins w:id="10488" w:author="GoldenCorpusHarness" w:date="2026-03-28T22:23:47Z">
        <w:r>
          <w:t>Table 15Dos</w:t>
        </w:r>
      </w:ins>
      <w:r>
        <w:t xml:space="preserve">e </w:t>
      </w:r>
      <w:ins w:id="10489" w:author="GoldenCorpusHarness" w:date="2026-03-28T22:23:47Z">
        <w:r>
          <w:t>Mod</w:t>
        </w:r>
      </w:ins>
      <w:r>
        <w:t>i</w:t>
      </w:r>
      <w:del w:id="10490" w:author="GoldenCorpusHarness" w:date="2026-03-28T22:23:47Z">
        <w:r>
          <w:delText>nvest</w:delText>
        </w:r>
      </w:del>
      <w:ins w:id="10491" w:author="GoldenCorpusHarness" w:date="2026-03-28T22:23:47Z">
        <w:r>
          <w:t>f</w:t>
        </w:r>
      </w:ins>
      <w:r>
        <w:t>i</w:t>
      </w:r>
      <w:del w:id="10492" w:author="GoldenCorpusHarness" w:date="2026-03-28T22:23:47Z">
        <w:r>
          <w:delText>gator re</w:delText>
        </w:r>
      </w:del>
      <w:r>
        <w:t>c</w:t>
      </w:r>
      <w:del w:id="10493" w:author="GoldenCorpusHarness" w:date="2026-03-28T22:23:47Z">
        <w:r>
          <w:delText>ommends continu</w:delText>
        </w:r>
      </w:del>
      <w:r>
        <w:t xml:space="preserve">ation </w:t>
      </w:r>
      <w:del w:id="10494" w:author="GoldenCorpusHarness" w:date="2026-03-28T22:23:47Z">
        <w:r>
          <w:delText>o</w:delText>
        </w:r>
      </w:del>
      <w:r>
        <w:t>f</w:t>
      </w:r>
      <w:del w:id="10495" w:author="GoldenCorpusHarness" w:date="2026-03-28T22:23:47Z">
        <w:r>
          <w:delText xml:space="preserve"> study intervention beyond disease progression, the participant </w:delText>
        </w:r>
      </w:del>
      <w:r>
        <w:t xml:space="preserve">or </w:t>
      </w:r>
      <w:del w:id="10496" w:author="GoldenCorpusHarness" w:date="2026-03-28T22:23:47Z">
        <w:r>
          <w:delText>th</w:delText>
        </w:r>
      </w:del>
      <w:ins w:id="10497" w:author="GoldenCorpusHarness" w:date="2026-03-28T22:23:47Z">
        <w:r>
          <w:t>N</w:t>
        </w:r>
      </w:ins>
      <w:r>
        <w:t>e</w:t>
      </w:r>
      <w:del w:id="10498" w:author="GoldenCorpusHarness" w:date="2026-03-28T22:23:47Z">
        <w:r>
          <w:delText>ir legally accep</w:delText>
        </w:r>
      </w:del>
      <w:ins w:id="10499" w:author="GoldenCorpusHarness" w:date="2026-03-28T22:23:47Z">
        <w:r>
          <w:t>m</w:t>
        </w:r>
      </w:ins>
      <w:r>
        <w:t>tab</w:t>
      </w:r>
      <w:del w:id="10500" w:author="GoldenCorpusHarness" w:date="2026-03-28T22:23:47Z">
        <w:r>
          <w:delText xml:space="preserve">le </w:delText>
        </w:r>
      </w:del>
      <w:ins w:id="10501" w:author="GoldenCorpusHarness" w:date="2026-03-28T22:23:47Z">
        <w:r>
          <w:t>rutinib-</w:t>
        </w:r>
      </w:ins>
      <w:r>
        <w:t>re</w:t>
      </w:r>
      <w:del w:id="10502" w:author="GoldenCorpusHarness" w:date="2026-03-28T22:23:47Z">
        <w:r>
          <w:delText>present</w:delText>
        </w:r>
      </w:del>
      <w:ins w:id="10503" w:author="GoldenCorpusHarness" w:date="2026-03-28T22:23:47Z">
        <w:r>
          <w:t>l</w:t>
        </w:r>
      </w:ins>
      <w:r>
        <w:t>a</w:t>
      </w:r>
      <w:del w:id="10504" w:author="GoldenCorpusHarness" w:date="2026-03-28T22:23:47Z">
        <w:r>
          <w:delText>tive will be asked to provide documen</w:delText>
        </w:r>
      </w:del>
      <w:r>
        <w:t xml:space="preserve">ted </w:t>
      </w:r>
      <w:ins w:id="10505" w:author="GoldenCorpusHarness" w:date="2026-03-28T22:23:47Z">
        <w:r>
          <w:t>Sk</w:t>
        </w:r>
      </w:ins>
      <w:r>
        <w:t>in</w:t>
      </w:r>
      <w:del w:id="10506" w:author="GoldenCorpusHarness" w:date="2026-03-28T22:23:47Z">
        <w:r>
          <w:delText>formed consent.</w:delText>
        </w:r>
      </w:del>
      <w:r>
        <w:t xml:space="preserve"> T</w:t>
      </w:r>
      <w:del w:id="10507" w:author="GoldenCorpusHarness" w:date="2026-03-28T22:23:47Z">
        <w:r>
          <w:delText>he part</w:delText>
        </w:r>
      </w:del>
      <w:ins w:id="10508" w:author="GoldenCorpusHarness" w:date="2026-03-28T22:23:47Z">
        <w:r>
          <w:t>ox</w:t>
        </w:r>
      </w:ins>
      <w:r>
        <w:t>ici</w:t>
      </w:r>
      <w:del w:id="10509" w:author="GoldenCorpusHarness" w:date="2026-03-28T22:23:47Z">
        <w:r>
          <w:delText>pan</w:delText>
        </w:r>
      </w:del>
      <w:r>
        <w:t>t</w:t>
      </w:r>
      <w:del w:id="10510" w:author="GoldenCorpusHarness" w:date="2026-03-28T22:23:47Z">
        <w:r>
          <w:delText xml:space="preserve"> w</w:delText>
        </w:r>
      </w:del>
      <w:r>
        <w:t>i</w:t>
      </w:r>
      <w:del w:id="10511" w:author="GoldenCorpusHarness" w:date="2026-03-28T22:23:47Z">
        <w:r>
          <w:delText>ll be asked to document an ICF addendum if treatment beyond disease progr</w:delText>
        </w:r>
      </w:del>
      <w:r>
        <w:t>es</w:t>
      </w:r>
      <w:del w:id="10512" w:author="GoldenCorpusHarness" w:date="2026-03-28T22:23:47Z">
        <w:r>
          <w:delText>sion is decided by the investigator (Figure 3).</w:delText>
        </w:r>
      </w:del>
    </w:p>
    <w:p ns2:paraId="3AE05A17" ns2:textId="77777777" w:rsidR="00D16DFE" w:rsidRPr="00C22726" w:rsidRDefault="00895D30" w:rsidP="00C22726">
      <w:pPr>
        <w:pStyle w:val="Paragraph"/>
      </w:pPr>
      <w:r w:rsidRPr="00C22726">
        <w:t>Specifics about the study and the study population are to be included in the study informed consent form.</w:t>
      </w:r>
    </w:p>
    <w:p ns2:paraId="4BECF80D" ns2:textId="77777777" w:rsidR="00567926" w:rsidRDefault="00895D30" w:rsidP="00581355">
      <w:pPr>
        <w:pStyle w:val="paragraph0"/>
      </w:pPr>
      <w:del w:id="10513" w:author="GoldenCorpusHarness" w:date="2026-03-28T22:23:47Z">
        <w:r>
          <w:delText>Informed consent will adhere to IRB/IEC requirements, applicable laws and regulations, and Sponsor requirements.</w:delText>
        </w:r>
      </w:del>
    </w:p>
    <w:p ns2:paraId="5CF4E070" ns2:textId="77777777" w:rsidR="00BB5514" w:rsidRPr="00BB5514" w:rsidRDefault="008F7EB8" w:rsidP="00675EF5">
      <w:pPr>
        <w:pStyle w:val="Heading4"/>
      </w:pPr>
      <w:del w:id="10514" w:author="GoldenCorpusHarness" w:date="2026-03-28T22:23:47Z">
        <w:r>
          <w:delText>Consent and Collection of Specimens for Future Biomedical Research</w:delText>
        </w:r>
      </w:del>
    </w:p>
    <w:p ns2:paraId="39532119" ns2:textId="77777777" w:rsidR="00BB5514" w:rsidRDefault="00895D30" w:rsidP="00581355">
      <w:pPr>
        <w:pStyle w:val="paragraph0"/>
      </w:pPr>
      <w:del w:id="10515" w:author="GoldenCorpusHarness" w:date="2026-03-28T22:23:47Z">
        <w:r>
          <w:delText>Th</w:delText>
        </w:r>
      </w:del>
      <w:ins w:id="10516" w:author="GoldenCorpusHarness" w:date="2026-03-28T22:23:47Z">
        <w:r>
          <w:t>Venetoclax Dos</w:t>
        </w:r>
      </w:ins>
      <w:r>
        <w:t xml:space="preserve">e </w:t>
      </w:r>
      <w:ins w:id="10517" w:author="GoldenCorpusHarness" w:date="2026-03-28T22:23:47Z">
        <w:r>
          <w:t>Mod</w:t>
        </w:r>
      </w:ins>
      <w:r>
        <w:t>i</w:t>
      </w:r>
      <w:del w:id="10518" w:author="GoldenCorpusHarness" w:date="2026-03-28T22:23:47Z">
        <w:r>
          <w:delText>nvestigator or med</w:delText>
        </w:r>
      </w:del>
      <w:ins w:id="10519" w:author="GoldenCorpusHarness" w:date="2026-03-28T22:23:47Z">
        <w:r>
          <w:t>f</w:t>
        </w:r>
      </w:ins>
      <w:r>
        <w:t>ica</w:t>
      </w:r>
      <w:del w:id="10520" w:author="GoldenCorpusHarness" w:date="2026-03-28T22:23:47Z">
        <w:r>
          <w:delText>lly qualified designee will explain the FBR consent to the participant, or the participant’s legally acceptable representative, answer all of his/her ques</w:delText>
        </w:r>
      </w:del>
      <w:r>
        <w:t>tion</w:t>
      </w:r>
      <w:del w:id="10521" w:author="GoldenCorpusHarness" w:date="2026-03-28T22:23:47Z">
        <w:r>
          <w:delText>s, and obtain documented informed consent before performing any procedure related to FBR. A copy of the informed consent will be given to the participant before performing any procedure related to FBR.</w:delText>
        </w:r>
      </w:del>
    </w:p>
    <w:p ns2:paraId="452991F3" ns2:textId="77777777" w:rsidR="00BB5514" w:rsidRPr="00BB5514" w:rsidRDefault="00895D30" w:rsidP="00675EF5">
      <w:pPr>
        <w:pStyle w:val="Heading3"/>
      </w:pPr>
      <w:del w:id="10522" w:author="GoldenCorpusHarness" w:date="2026-03-28T22:23:47Z">
        <w:r>
          <w:delText>In</w:delText>
        </w:r>
      </w:del>
      <w:ins w:id="10523" w:author="GoldenCorpusHarness" w:date="2026-03-28T22:23:47Z">
        <w:r>
          <w:t>Table 16Dose Delays/Redu</w:t>
        </w:r>
      </w:ins>
      <w:r>
        <w:t>c</w:t>
      </w:r>
      <w:del w:id="10524" w:author="GoldenCorpusHarness" w:date="2026-03-28T22:23:47Z">
        <w:r>
          <w:delText>lus</w:delText>
        </w:r>
      </w:del>
      <w:ins w:id="10525" w:author="GoldenCorpusHarness" w:date="2026-03-28T22:23:47Z">
        <w:r>
          <w:t>t</w:t>
        </w:r>
      </w:ins>
      <w:r>
        <w:t>ion</w:t>
      </w:r>
      <w:del w:id="10526" w:author="GoldenCorpusHarness" w:date="2026-03-28T22:23:47Z">
        <w:r>
          <w:delText>/Ex</w:delText>
        </w:r>
      </w:del>
      <w:ins w:id="10527" w:author="GoldenCorpusHarness" w:date="2026-03-28T22:23:47Z">
        <w:r>
          <w:t>s for Veneto</w:t>
        </w:r>
      </w:ins>
      <w:r>
        <w:t>cl</w:t>
      </w:r>
      <w:del w:id="10528" w:author="GoldenCorpusHarness" w:date="2026-03-28T22:23:47Z">
        <w:r>
          <w:delText>u</w:delText>
        </w:r>
      </w:del>
      <w:ins w:id="10529" w:author="GoldenCorpusHarness" w:date="2026-03-28T22:23:47Z">
        <w:r>
          <w:t>ax-related Toxicitie</w:t>
        </w:r>
      </w:ins>
      <w:r>
        <w:t>s</w:t>
      </w:r>
      <w:ins w:id="10530" w:author="GoldenCorpusHarness" w:date="2026-03-28T22:23:47Z">
        <w:r>
          <w:t xml:space="preserve"> </w:t>
        </w:r>
      </w:ins>
      <w:r>
        <w:t>i</w:t>
      </w:r>
      <w:del w:id="10531" w:author="GoldenCorpusHarness" w:date="2026-03-28T22:23:47Z">
        <w:r>
          <w:delText>o</w:delText>
        </w:r>
      </w:del>
      <w:r>
        <w:t>n C</w:t>
      </w:r>
      <w:del w:id="10532" w:author="GoldenCorpusHarness" w:date="2026-03-28T22:23:47Z">
        <w:r>
          <w:delText>riteria</w:delText>
        </w:r>
      </w:del>
      <w:ins w:id="10533" w:author="GoldenCorpusHarness" w:date="2026-03-28T22:23:47Z">
        <w:r>
          <w:t>LL/SLL</w:t>
        </w:r>
      </w:ins>
    </w:p>
    <w:p ns2:paraId="66D0F742" ns2:textId="77777777" w:rsidR="00567926" w:rsidRPr="00AF46CA" w:rsidRDefault="00895D30" w:rsidP="00581355">
      <w:pPr>
        <w:pStyle w:val="paragraph0"/>
        <w:rPr>
          <w:rStyle w:val="SuggestedOptional"/>
          <w:color w:val="auto"/>
        </w:rPr>
      </w:pPr>
      <w:r w:rsidRPr="00AF46CA">
        <w:rPr>
          <w:rStyle w:val="SuggestedOptional"/>
          <w:color w:val="auto"/>
        </w:rPr>
        <w:t>All inclusion and exclusion criteria will be reviewed by the investigator, who is a qualified physician, to ensure that the participant qualifies for the study.</w:t>
      </w:r>
    </w:p>
    <w:p ns2:paraId="79AA92F6" ns2:textId="77777777" w:rsidR="00BB5514" w:rsidRPr="00BB5514" w:rsidRDefault="00895D30" w:rsidP="001A748E">
      <w:pPr>
        <w:pStyle w:val="Heading3"/>
      </w:pPr>
      <w:del w:id="10534" w:author="GoldenCorpusHarness" w:date="2026-03-28T22:23:47Z">
        <w:r>
          <w:delText>Participant Identification Card</w:delText>
        </w:r>
      </w:del>
    </w:p>
    <w:p ns2:paraId="1FD4EE77" ns2:textId="77777777" w:rsidR="00521E1C" w:rsidRPr="00E00EE0" w:rsidRDefault="00D344B4" w:rsidP="00581355">
      <w:pPr>
        <w:pStyle w:val="paragraph0"/>
      </w:pPr>
      <w:ins w:id="10535" w:author="GoldenCorpusHarness" w:date="2026-03-28T22:23:47Z">
        <w:r>
          <w:t>Dose modification of venetoclax for specific adverse reactions differs if the participant is taking venetoclax as monotherapy or combined with a CYP3</w:t>
        </w:r>
      </w:ins>
      <w:r>
        <w:t>A</w:t>
      </w:r>
      <w:ins w:id="10536" w:author="GoldenCorpusHarness" w:date="2026-03-28T22:23:47Z">
        <w:r>
          <w:t xml:space="preserve"> or P-gp inhibitor (nemtabrutinib, rituximab [or rituximab biosimi</w:t>
        </w:r>
      </w:ins>
      <w:r>
        <w:t>l</w:t>
      </w:r>
      <w:del w:id="10537" w:author="GoldenCorpusHarness" w:date="2026-03-28T22:23:47Z">
        <w:r>
          <w:delText>l participants will be given a participant identification card identifying them as participants in a research study</w:delText>
        </w:r>
      </w:del>
      <w:ins w:id="10538" w:author="GoldenCorpusHarness" w:date="2026-03-28T22:23:47Z">
        <w:r>
          <w:t>ar])</w:t>
        </w:r>
      </w:ins>
      <w:r>
        <w:t>.</w:t>
      </w:r>
      <w:del w:id="10539" w:author="GoldenCorpusHarness" w:date="2026-03-28T22:23:47Z">
        <w:r>
          <w:delText xml:space="preserve"> The card will contain study-site contact information (including direct telephone numbers) to be used in the event of an emergency. The investigator or qualified designee will provide the participant with a participant identification card immediately after the participant provides documented informed consent. At the time of intervention randomization, site personnel will add the treatment/randomization number to the participant identification card.</w:delText>
        </w:r>
      </w:del>
    </w:p>
    <w:p ns2:paraId="44341652" ns2:textId="4C61B6A6" w:rsidR="00F64EA2" w:rsidRDefault="00895D30" w:rsidP="00D36C3D">
      <w:pPr>
        <w:pStyle w:val="Paragraph"/>
      </w:pPr>
      <w:del w:id="10540" w:author="GoldenCorpusHarness" w:date="2026-03-28T22:23:47Z">
        <w:r>
          <w:delText>The participant ID card also contains contact information for the emergency unblinding call center so that a health care provider can obtain information about study intervention in emergency situations where the investigator is not available.</w:delText>
        </w:r>
      </w:del>
    </w:p>
    <w:p ns2:paraId="1D490E00" ns2:textId="77777777" w:rsidR="00BB5514" w:rsidRPr="00BB5514" w:rsidRDefault="00895D30" w:rsidP="00A12D1A">
      <w:pPr>
        <w:pStyle w:val="Heading3"/>
      </w:pPr>
      <w:ins w:id="10541" w:author="GoldenCorpusHarness" w:date="2026-03-28T22:23:47Z">
        <w:r>
          <w:t xml:space="preserve">Venetoclax as </w:t>
        </w:r>
      </w:ins>
      <w:r>
        <w:t>M</w:t>
      </w:r>
      <w:ins w:id="10542" w:author="GoldenCorpusHarness" w:date="2026-03-28T22:23:47Z">
        <w:r>
          <w:t>onotherapy or Combin</w:t>
        </w:r>
      </w:ins>
      <w:r>
        <w:t>ed</w:t>
      </w:r>
      <w:ins w:id="10543" w:author="GoldenCorpusHarness" w:date="2026-03-28T22:23:47Z">
        <w:r>
          <w:t xml:space="preserve"> w</w:t>
        </w:r>
      </w:ins>
      <w:r>
        <w:t>i</w:t>
      </w:r>
      <w:del w:id="10544" w:author="GoldenCorpusHarness" w:date="2026-03-28T22:23:47Z">
        <w:r>
          <w:delText>c</w:delText>
        </w:r>
      </w:del>
      <w:ins w:id="10545" w:author="GoldenCorpusHarness" w:date="2026-03-28T22:23:47Z">
        <w:r>
          <w:t>th Drugs Th</w:t>
        </w:r>
      </w:ins>
      <w:r>
        <w:t>a</w:t>
      </w:r>
      <w:del w:id="10546" w:author="GoldenCorpusHarness" w:date="2026-03-28T22:23:47Z">
        <w:r>
          <w:delText>l</w:delText>
        </w:r>
      </w:del>
      <w:ins w:id="10547" w:author="GoldenCorpusHarness" w:date="2026-03-28T22:23:47Z">
        <w:r>
          <w:t>t</w:t>
        </w:r>
      </w:ins>
      <w:r>
        <w:t xml:space="preserve"> </w:t>
      </w:r>
      <w:del w:id="10548" w:author="GoldenCorpusHarness" w:date="2026-03-28T22:23:47Z">
        <w:r>
          <w:delText>H</w:delText>
        </w:r>
      </w:del>
      <w:ins w:id="10549" w:author="GoldenCorpusHarness" w:date="2026-03-28T22:23:47Z">
        <w:r>
          <w:t>Are Not Strong/Moderate CYP3A or P-gp Inh</w:t>
        </w:r>
      </w:ins>
      <w:r>
        <w:t>i</w:t>
      </w:r>
      <w:del w:id="10550" w:author="GoldenCorpusHarness" w:date="2026-03-28T22:23:47Z">
        <w:r>
          <w:delText>s</w:delText>
        </w:r>
      </w:del>
      <w:ins w:id="10551" w:author="GoldenCorpusHarness" w:date="2026-03-28T22:23:47Z">
        <w:r>
          <w:t>bi</w:t>
        </w:r>
      </w:ins>
      <w:r>
        <w:t>tor</w:t>
      </w:r>
      <w:del w:id="10552" w:author="GoldenCorpusHarness" w:date="2026-03-28T22:23:47Z">
        <w:r>
          <w:delText>y</w:delText>
        </w:r>
      </w:del>
      <w:ins w:id="10553" w:author="GoldenCorpusHarness" w:date="2026-03-28T22:23:47Z">
        <w:r>
          <w:t>s</w:t>
        </w:r>
      </w:ins>
    </w:p>
    <w:p ns2:paraId="38F8ACB4" ns2:textId="77777777" w:rsidR="009602AE" w:rsidRPr="00651FDE" w:rsidRDefault="00895D30" w:rsidP="000C62B8">
      <w:pPr>
        <w:pStyle w:val="Paragraph"/>
      </w:pPr>
      <w:ins w:id="10554" w:author="GoldenCorpusHarness" w:date="2026-03-28T22:23:47Z">
        <w:r>
          <w:t>Table 18 describes recommended dose modifications for participants with CLL/SLL receiving venetoclax alone or in combination with drugs that are not moderate or strong CYP3</w:t>
        </w:r>
      </w:ins>
      <w:r>
        <w:t xml:space="preserve">A </w:t>
      </w:r>
      <w:del w:id="10555" w:author="GoldenCorpusHarness" w:date="2026-03-28T22:23:47Z">
        <w:r>
          <w:delText>medica</w:delText>
        </w:r>
      </w:del>
      <w:ins w:id="10556" w:author="GoldenCorpusHarness" w:date="2026-03-28T22:23:47Z">
        <w:r>
          <w:t>inhibitors or Pgp inhibitors; Tab</w:t>
        </w:r>
      </w:ins>
      <w:r>
        <w:t>l</w:t>
      </w:r>
      <w:del w:id="10557" w:author="GoldenCorpusHarness" w:date="2026-03-28T22:23:47Z">
        <w:r>
          <w:delText xml:space="preserve"> histor</w:delText>
        </w:r>
      </w:del>
      <w:ins w:id="10558" w:author="GoldenCorpusHarness" w:date="2026-03-28T22:23:47Z">
        <w:r>
          <w:t>e 17 describes the accompan</w:t>
        </w:r>
      </w:ins>
      <w:r>
        <w:t>y</w:t>
      </w:r>
      <w:del w:id="10559" w:author="GoldenCorpusHarness" w:date="2026-03-28T22:23:47Z">
        <w:r>
          <w:delText xml:space="preserve"> wi</w:delText>
        </w:r>
      </w:del>
      <w:ins w:id="10560" w:author="GoldenCorpusHarness" w:date="2026-03-28T22:23:47Z">
        <w:r>
          <w:t>ing dose reductions. For participants who have had a dosing interruption greater than 1 week during the first 5 weeks of ramp-up or greater than 2 weeks after comp</w:t>
        </w:r>
      </w:ins>
      <w:r>
        <w:t>l</w:t>
      </w:r>
      <w:del w:id="10561" w:author="GoldenCorpusHarness" w:date="2026-03-28T22:23:47Z">
        <w:r>
          <w:delText>l be obtained by the investigator or qualified designee.</w:delText>
        </w:r>
      </w:del>
      <w:ins w:id="10562" w:author="GoldenCorpusHarness" w:date="2026-03-28T22:23:47Z">
        <w:r>
          <w:t>eting the ramp-up phase, reassess risk for</w:t>
        </w:r>
      </w:ins>
      <w:r>
        <w:t xml:space="preserve"> T</w:t>
      </w:r>
      <w:del w:id="10563" w:author="GoldenCorpusHarness" w:date="2026-03-28T22:23:47Z">
        <w:r>
          <w:delText>he medical history will collect all active conditions and any condition diagnosed within the prior 10 years that the investigator considers to be clinically important. Details regarding the disease for which the participant has enrolled in this study will be recorded separately and not listed as medical histo</w:delText>
        </w:r>
      </w:del>
      <w:ins w:id="10564" w:author="GoldenCorpusHarness" w:date="2026-03-28T22:23:47Z">
        <w:r>
          <w:t>LS to determine if reinitiation with a reduced dose is necessa</w:t>
        </w:r>
      </w:ins>
      <w:r>
        <w:t>ry.</w:t>
      </w:r>
      <w:ins w:id="10565" w:author="GoldenCorpusHarness" w:date="2026-03-28T22:23:47Z">
        <w:r>
          <w:t xml:space="preserve"> See Section 6.5.2 for TLS prophylaxis.</w:t>
        </w:r>
      </w:ins>
    </w:p>
    <w:p ns2:paraId="7F262D1E" ns2:textId="10383468" w:rsidR="009602AE" w:rsidRDefault="00895D30" w:rsidP="000C62B8">
      <w:pPr>
        <w:pStyle w:val="Paragraph"/>
      </w:pPr>
      <w:del w:id="10566" w:author="GoldenCorpusHarness" w:date="2026-03-28T22:23:47Z">
        <w:r>
          <w:delText>If</w:delText>
        </w:r>
      </w:del>
      <w:ins w:id="10567" w:author="GoldenCorpusHarness" w:date="2026-03-28T22:23:47Z">
        <w:r>
          <w:t>Table 17Dose</w:t>
        </w:r>
      </w:ins>
      <w:r>
        <w:t xml:space="preserve"> </w:t>
      </w:r>
      <w:del w:id="10568" w:author="GoldenCorpusHarness" w:date="2026-03-28T22:23:47Z">
        <w:r>
          <w:delText>a m</w:delText>
        </w:r>
      </w:del>
      <w:ins w:id="10569" w:author="GoldenCorpusHarness" w:date="2026-03-28T22:23:47Z">
        <w:r>
          <w:t>R</w:t>
        </w:r>
      </w:ins>
      <w:r>
        <w:t>ed</w:t>
      </w:r>
      <w:del w:id="10570" w:author="GoldenCorpusHarness" w:date="2026-03-28T22:23:47Z">
        <w:r>
          <w:delText>i</w:delText>
        </w:r>
      </w:del>
      <w:ins w:id="10571" w:author="GoldenCorpusHarness" w:date="2026-03-28T22:23:47Z">
        <w:r>
          <w:t>u</w:t>
        </w:r>
      </w:ins>
      <w:r>
        <w:t>c</w:t>
      </w:r>
      <w:del w:id="10572" w:author="GoldenCorpusHarness" w:date="2026-03-28T22:23:47Z">
        <w:r>
          <w:delText>al condi</w:delText>
        </w:r>
      </w:del>
      <w:r>
        <w:t xml:space="preserve">tion </w:t>
      </w:r>
      <w:ins w:id="10573" w:author="GoldenCorpusHarness" w:date="2026-03-28T22:23:47Z">
        <w:r>
          <w:t>for Tox</w:t>
        </w:r>
      </w:ins>
      <w:r>
        <w:t>i</w:t>
      </w:r>
      <w:del w:id="10574" w:author="GoldenCorpusHarness" w:date="2026-03-28T22:23:47Z">
        <w:r>
          <w:delText>s</w:delText>
        </w:r>
      </w:del>
      <w:ins w:id="10575" w:author="GoldenCorpusHarness" w:date="2026-03-28T22:23:47Z">
        <w:r>
          <w:t>city</w:t>
        </w:r>
      </w:ins>
      <w:r>
        <w:t xml:space="preserve"> </w:t>
      </w:r>
      <w:del w:id="10576" w:author="GoldenCorpusHarness" w:date="2026-03-28T22:23:47Z">
        <w:r>
          <w:delText>diagnosed at the time of sc</w:delText>
        </w:r>
      </w:del>
      <w:ins w:id="10577" w:author="GoldenCorpusHarness" w:date="2026-03-28T22:23:47Z">
        <w:r>
          <w:t>Du</w:t>
        </w:r>
      </w:ins>
      <w:r>
        <w:t>r</w:t>
      </w:r>
      <w:del w:id="10578" w:author="GoldenCorpusHarness" w:date="2026-03-28T22:23:47Z">
        <w:r>
          <w:delText>een</w:delText>
        </w:r>
      </w:del>
      <w:r>
        <w:t xml:space="preserve">ing </w:t>
      </w:r>
      <w:del w:id="10579" w:author="GoldenCorpusHarness" w:date="2026-03-28T22:23:47Z">
        <w:r>
          <w:delText>due to the physical examination, laboratory tests, radiologic assessm</w:delText>
        </w:r>
      </w:del>
      <w:ins w:id="10580" w:author="GoldenCorpusHarness" w:date="2026-03-28T22:23:47Z">
        <w:r>
          <w:t>V</w:t>
        </w:r>
      </w:ins>
      <w:r>
        <w:t>en</w:t>
      </w:r>
      <w:del w:id="10581" w:author="GoldenCorpusHarness" w:date="2026-03-28T22:23:47Z">
        <w:r>
          <w:delText>t, oth</w:delText>
        </w:r>
      </w:del>
      <w:r>
        <w:t>e</w:t>
      </w:r>
      <w:del w:id="10582" w:author="GoldenCorpusHarness" w:date="2026-03-28T22:23:47Z">
        <w:r>
          <w:delText>r assessment, and/or a combination of these evaluations, the medical condition is to be recorded as a baseline condition along with the participant’s other medical history unless due to any pro</w:delText>
        </w:r>
      </w:del>
      <w:r>
        <w:t>toc</w:t>
      </w:r>
      <w:del w:id="10583" w:author="GoldenCorpusHarness" w:date="2026-03-28T22:23:47Z">
        <w:r>
          <w:delText>o</w:delText>
        </w:r>
      </w:del>
      <w:r>
        <w:t>l</w:t>
      </w:r>
      <w:del w:id="10584" w:author="GoldenCorpusHarness" w:date="2026-03-28T22:23:47Z">
        <w:r>
          <w:delText>-specified</w:delText>
        </w:r>
      </w:del>
      <w:ins w:id="10585" w:author="GoldenCorpusHarness" w:date="2026-03-28T22:23:47Z">
        <w:r>
          <w:t>ax</w:t>
        </w:r>
      </w:ins>
      <w:r>
        <w:t xml:space="preserve"> </w:t>
      </w:r>
      <w:del w:id="10586" w:author="GoldenCorpusHarness" w:date="2026-03-28T22:23:47Z">
        <w:r>
          <w:delText>intervention (eg, procedure, washout, or run-in t</w:delText>
        </w:r>
      </w:del>
      <w:ins w:id="10587" w:author="GoldenCorpusHarness" w:date="2026-03-28T22:23:47Z">
        <w:r>
          <w:t>T</w:t>
        </w:r>
      </w:ins>
      <w:r>
        <w:t>reatment in</w:t>
      </w:r>
      <w:del w:id="10588" w:author="GoldenCorpusHarness" w:date="2026-03-28T22:23:47Z">
        <w:r>
          <w:delText>cluding</w:delText>
        </w:r>
      </w:del>
      <w:r>
        <w:t xml:space="preserve"> </w:t>
      </w:r>
      <w:del w:id="10589" w:author="GoldenCorpusHarness" w:date="2026-03-28T22:23:47Z">
        <w:r>
          <w:delText>placebo run-in).</w:delText>
        </w:r>
      </w:del>
      <w:ins w:id="10590" w:author="GoldenCorpusHarness" w:date="2026-03-28T22:23:47Z">
        <w:r>
          <w:t>CLL/SLL</w:t>
        </w:r>
      </w:ins>
    </w:p>
    <w:p ns2:paraId="6E79969E" ns2:textId="77777777" w:rsidR="00D82FE2" w:rsidRDefault="00895D30" w:rsidP="00D82FE2">
      <w:pPr>
        <w:pStyle w:val="Heading3"/>
      </w:pPr>
      <w:bookmarkStart w:id="169" w:name="_Toc140132444"/>
      <w:r>
        <w:t>Disease Characteristics</w:t>
      </w:r>
      <w:bookmarkEnd w:id="169"/>
    </w:p>
    <w:p ns2:paraId="49941F76" ns2:textId="77777777" w:rsidR="00D82FE2" w:rsidRDefault="00895D30" w:rsidP="00581355">
      <w:pPr>
        <w:pStyle w:val="paragraph0"/>
      </w:pPr>
      <w:del w:id="10591" w:author="GoldenCorpusHarness" w:date="2026-03-28T22:23:47Z">
        <w:r>
          <w:delText>Baseline disease characteristics should include symptoms, prognostic profile, BTK-C481 mutations status, and staging as per iwCLL guidelines (Appendix 10). Local CLL disease assessment of CD5 status (ie, CD5+ CLL or CD5- CLL) and complex karyotype will be recorded in the eCRF at screening, if available.</w:delText>
        </w:r>
      </w:del>
    </w:p>
    <w:p ns2:paraId="5287D9A4" ns2:textId="77777777" w:rsidR="00D82FE2" w:rsidRPr="00A76796" w:rsidRDefault="00895D30" w:rsidP="00581355">
      <w:pPr>
        <w:pStyle w:val="paragraph0"/>
        <w:rPr>
          <w:b/>
          <w:bCs/>
        </w:rPr>
      </w:pPr>
      <w:ins w:id="10592" w:author="GoldenCorpusHarness" w:date="2026-03-28T22:23:47Z">
        <w:r>
          <w:t xml:space="preserve">Venetoclax as Monotherapy or Combined with Drugs That Are </w:t>
        </w:r>
      </w:ins>
      <w:r>
        <w:t>St</w:t>
      </w:r>
      <w:del w:id="10593" w:author="GoldenCorpusHarness" w:date="2026-03-28T22:23:47Z">
        <w:r>
          <w:delText>agi</w:delText>
        </w:r>
      </w:del>
      <w:ins w:id="10594" w:author="GoldenCorpusHarness" w:date="2026-03-28T22:23:47Z">
        <w:r>
          <w:t>ro</w:t>
        </w:r>
      </w:ins>
      <w:r>
        <w:t>ng</w:t>
      </w:r>
      <w:ins w:id="10595" w:author="GoldenCorpusHarness" w:date="2026-03-28T22:23:47Z">
        <w:r>
          <w:t xml:space="preserve"> or Moderate CYP3A Inhibitors or P-gp Inhibitors</w:t>
        </w:r>
      </w:ins>
    </w:p>
    <w:p ns2:paraId="40B5585F" ns2:textId="77777777" w:rsidR="00D82FE2" w:rsidRDefault="00895D30" w:rsidP="00D82FE2">
      <w:pPr>
        <w:pStyle w:val="ListBullet"/>
        <w:keepLines w:val="0"/>
        <w:spacing w:after="240"/>
      </w:pPr>
      <w:del w:id="10596" w:author="GoldenCorpusHarness" w:date="2026-03-28T22:23:47Z">
        <w:r>
          <w:delText>S</w:delText>
        </w:r>
      </w:del>
      <w:ins w:id="10597" w:author="GoldenCorpusHarness" w:date="2026-03-28T22:23:47Z">
        <w:r>
          <w:t xml:space="preserve">Participants </w:t>
        </w:r>
      </w:ins>
      <w:r>
        <w:t>ta</w:t>
      </w:r>
      <w:del w:id="10598" w:author="GoldenCorpusHarness" w:date="2026-03-28T22:23:47Z">
        <w:r>
          <w:delText>g</w:delText>
        </w:r>
      </w:del>
      <w:ins w:id="10599" w:author="GoldenCorpusHarness" w:date="2026-03-28T22:23:47Z">
        <w:r>
          <w:t>k</w:t>
        </w:r>
      </w:ins>
      <w:r>
        <w:t xml:space="preserve">ing </w:t>
      </w:r>
      <w:del w:id="10600" w:author="GoldenCorpusHarness" w:date="2026-03-28T22:23:47Z">
        <w:r>
          <w:delText>(</w:delText>
        </w:r>
      </w:del>
      <w:ins w:id="10601" w:author="GoldenCorpusHarness" w:date="2026-03-28T22:23:47Z">
        <w:r>
          <w:t xml:space="preserve">strong CYP3A inhibitors at </w:t>
        </w:r>
      </w:ins>
      <w:r>
        <w:t xml:space="preserve">screening </w:t>
      </w:r>
      <w:ins w:id="10602" w:author="GoldenCorpusHarness" w:date="2026-03-28T22:23:47Z">
        <w:r>
          <w:t>are not eligible for study entry (Secti</w:t>
        </w:r>
      </w:ins>
      <w:r>
        <w:t>on</w:t>
      </w:r>
      <w:ins w:id="10603" w:author="GoldenCorpusHarness" w:date="2026-03-28T22:23:47Z">
        <w:r>
          <w:t xml:space="preserve"> 5.2, Exc</w:t>
        </w:r>
      </w:ins>
      <w:r>
        <w:t>l</w:t>
      </w:r>
      <w:del w:id="10604" w:author="GoldenCorpusHarness" w:date="2026-03-28T22:23:47Z">
        <w:r>
          <w:delText>y</w:delText>
        </w:r>
      </w:del>
      <w:ins w:id="10605" w:author="GoldenCorpusHarness" w:date="2026-03-28T22:23:47Z">
        <w:r>
          <w:t>usion Criterion 13</w:t>
        </w:r>
      </w:ins>
      <w:r>
        <w:t>)</w:t>
      </w:r>
      <w:del w:id="10606" w:author="GoldenCorpusHarness" w:date="2026-03-28T22:23:47Z">
        <w:r>
          <w:delText xml:space="preserve">: </w:delText>
        </w:r>
      </w:del>
      <w:ins w:id="10607" w:author="GoldenCorpusHarness" w:date="2026-03-28T22:23:47Z">
        <w:r>
          <w:t>.</w:t>
        </w:r>
      </w:ins>
    </w:p>
    <w:p ns2:paraId="080C0EA7" ns2:textId="77777777" w:rsidR="00D82FE2" w:rsidRDefault="00895D30" w:rsidP="00D82FE2">
      <w:pPr>
        <w:pStyle w:val="ListBullet2"/>
        <w:keepLines w:val="0"/>
        <w:spacing w:after="240"/>
        <w:ind w:hanging="357"/>
      </w:pPr>
      <w:ins w:id="10608" w:author="GoldenCorpusHarness" w:date="2026-03-28T22:23:47Z">
        <w:r>
          <w:t xml:space="preserve">Table 18 describes venetoclax contraindication and dose modification based on concomitant use with a strong or moderate </w:t>
        </w:r>
      </w:ins>
      <w:r>
        <w:t>C</w:t>
      </w:r>
      <w:del w:id="10609" w:author="GoldenCorpusHarness" w:date="2026-03-28T22:23:47Z">
        <w:r>
          <w:delText>LL:</w:delText>
        </w:r>
      </w:del>
      <w:ins w:id="10610" w:author="GoldenCorpusHarness" w:date="2026-03-28T22:23:47Z">
        <w:r>
          <w:t>YP3A inhibitor or any P-gp inhibitor at initiation, during, or after the ramp-up phase.</w:t>
        </w:r>
      </w:ins>
      <w:r>
        <w:t xml:space="preserve"> R</w:t>
      </w:r>
      <w:del w:id="10611" w:author="GoldenCorpusHarness" w:date="2026-03-28T22:23:47Z">
        <w:r>
          <w:delText xml:space="preserve">ai and Binet (see </w:delText>
        </w:r>
      </w:del>
      <w:ins w:id="10612" w:author="GoldenCorpusHarness" w:date="2026-03-28T22:23:47Z">
        <w:r>
          <w:t>esume the venetoclax dose that was used before concomitant use of the strong or moderate CYP3</w:t>
        </w:r>
      </w:ins>
      <w:r>
        <w:t>A</w:t>
      </w:r>
      <w:del w:id="10613" w:author="GoldenCorpusHarness" w:date="2026-03-28T22:23:47Z">
        <w:r>
          <w:delText>ppendix 1</w:delText>
        </w:r>
      </w:del>
      <w:ins w:id="10614" w:author="GoldenCorpusHarness" w:date="2026-03-28T22:23:47Z">
        <w:r>
          <w:t xml:space="preserve"> or any P-gp inhibitor </w:t>
        </w:r>
      </w:ins>
      <w:r>
        <w:t>2</w:t>
      </w:r>
      <w:del w:id="10615" w:author="GoldenCorpusHarness" w:date="2026-03-28T22:23:47Z">
        <w:r>
          <w:delText>)</w:delText>
        </w:r>
      </w:del>
      <w:ins w:id="10616" w:author="GoldenCorpusHarness" w:date="2026-03-28T22:23:47Z">
        <w:r>
          <w:t xml:space="preserve"> to 3 days after discontinuation of the inhibitor</w:t>
        </w:r>
      </w:ins>
      <w:r>
        <w:t>.</w:t>
      </w:r>
    </w:p>
    <w:p ns2:paraId="3E23EB1A" ns2:textId="40DE12D4" w:rsidR="00EE53B3" w:rsidRDefault="00895D30" w:rsidP="00EE53B3">
      <w:pPr>
        <w:pStyle w:val="ListBullet2"/>
        <w:keepLines w:val="0"/>
        <w:ind w:hanging="357"/>
      </w:pPr>
      <w:del w:id="10617" w:author="GoldenCorpusHarness" w:date="2026-03-28T22:23:47Z">
        <w:r>
          <w:delText>SLL: Lugano (see Appendix 12).</w:delText>
        </w:r>
      </w:del>
    </w:p>
    <w:p ns2:paraId="02FF142C" ns2:textId="77777777" w:rsidR="00D82FE2" w:rsidRPr="00581355" w:rsidRDefault="00895D30" w:rsidP="00581355">
      <w:pPr>
        <w:pStyle w:val="paragraph0"/>
        <w:rPr>
          <w:b/>
          <w:bCs/>
        </w:rPr>
      </w:pPr>
      <w:ins w:id="10618" w:author="GoldenCorpusHarness" w:date="2026-03-28T22:23:47Z">
        <w:r>
          <w:t xml:space="preserve">Table 18Management of </w:t>
        </w:r>
      </w:ins>
      <w:r>
        <w:t>P</w:t>
      </w:r>
      <w:ins w:id="10619" w:author="GoldenCorpusHarness" w:date="2026-03-28T22:23:47Z">
        <w:r>
          <w:t>otential Venetoclax Interactions with St</w:t>
        </w:r>
      </w:ins>
      <w:r>
        <w:t>ro</w:t>
      </w:r>
      <w:ins w:id="10620" w:author="GoldenCorpusHarness" w:date="2026-03-28T22:23:47Z">
        <w:r>
          <w:t>n</w:t>
        </w:r>
      </w:ins>
      <w:r>
        <w:t>g</w:t>
      </w:r>
      <w:ins w:id="10621" w:author="GoldenCorpusHarness" w:date="2026-03-28T22:23:47Z">
        <w:r>
          <w:t xml:space="preserve"> or Moderate CYP3A a</w:t>
        </w:r>
      </w:ins>
      <w:r>
        <w:t>n</w:t>
      </w:r>
      <w:del w:id="10622" w:author="GoldenCorpusHarness" w:date="2026-03-28T22:23:47Z">
        <w:r>
          <w:delText>ost</w:delText>
        </w:r>
      </w:del>
      <w:ins w:id="10623" w:author="GoldenCorpusHarness" w:date="2026-03-28T22:23:47Z">
        <w:r>
          <w:t>d P-gp Inh</w:t>
        </w:r>
      </w:ins>
      <w:r>
        <w:t>i</w:t>
      </w:r>
      <w:del w:id="10624" w:author="GoldenCorpusHarness" w:date="2026-03-28T22:23:47Z">
        <w:r>
          <w:delText>c R</w:delText>
        </w:r>
      </w:del>
      <w:ins w:id="10625" w:author="GoldenCorpusHarness" w:date="2026-03-28T22:23:47Z">
        <w:r>
          <w:t>b</w:t>
        </w:r>
      </w:ins>
      <w:r>
        <w:t>i</w:t>
      </w:r>
      <w:del w:id="10626" w:author="GoldenCorpusHarness" w:date="2026-03-28T22:23:47Z">
        <w:r>
          <w:delText>sk Fac</w:delText>
        </w:r>
      </w:del>
      <w:r>
        <w:t>tors</w:t>
      </w:r>
      <w:del w:id="10627" w:author="GoldenCorpusHarness" w:date="2026-03-28T22:23:47Z">
        <w:r>
          <w:delText xml:space="preserve"> of CLL</w:delText>
        </w:r>
      </w:del>
    </w:p>
    <w:p ns2:paraId="79652D80" ns2:textId="7DBFDF3C" w:rsidR="00B55DCA" w:rsidRDefault="00895D30" w:rsidP="00B55DCA">
      <w:pPr>
        <w:pStyle w:val="paragraph0"/>
      </w:pPr>
      <w:r>
        <w:t xml:space="preserve">For CLL participants, the CLL-International Prognostic Index will be collected at screening </w:t>
      </w:r>
      <w:r w:rsidR="00B55DCA">
        <w:t>[International CLL-IPI working group 2016]</w:t>
      </w:r>
      <w:r>
        <w:t xml:space="preserve">. </w:t>
      </w:r>
      <w:r w:rsidR="00B55DCA">
        <w:t xml:space="preserve">Table </w:t>
      </w:r>
      <w:r w:rsidR="00B55DCA">
        <w:rPr>
          <w:noProof/>
        </w:rPr>
        <w:t>23</w:t>
      </w:r>
      <w:r>
        <w:t xml:space="preserve"> provides the risk scores associated with each baseline variable and </w:t>
      </w:r>
    </w:p>
    <w:p ns2:paraId="0EB599A7" ns2:textId="3B7C9781" w:rsidR="00D82FE2" w:rsidRDefault="00B55DCA" w:rsidP="00581355">
      <w:pPr>
        <w:pStyle w:val="paragraph0"/>
      </w:pPr>
      <w:del w:id="10628" w:author="GoldenCorpusHarness" w:date="2026-03-28T22:23:47Z">
        <w:r>
          <w:delText>Table 24 provides the overall risk score to be recorded in the eCRF.</w:delText>
        </w:r>
      </w:del>
    </w:p>
    <w:p ns2:paraId="67D461F3" ns2:textId="37546392" w:rsidR="00D82FE2" w:rsidRPr="00FF6589" w:rsidRDefault="00895D30" w:rsidP="000554D4">
      <w:pPr>
        <w:pStyle w:val="Caption"/>
        <w:rPr>
          <w:b/>
        </w:rPr>
      </w:pPr>
      <w:del w:id="10629" w:author="GoldenCorpusHarness" w:date="2026-03-28T22:23:47Z">
        <w:r>
          <w:delText>T</w:delText>
        </w:r>
      </w:del>
      <w:ins w:id="10630" w:author="GoldenCorpusHarness" w:date="2026-03-28T22:23:47Z">
        <w:r>
          <w:t>Refer to Section 6.6.2.2 for combination nemt</w:t>
        </w:r>
      </w:ins>
      <w:r>
        <w:t>ab</w:t>
      </w:r>
      <w:ins w:id="10631" w:author="GoldenCorpusHarness" w:date="2026-03-28T22:23:47Z">
        <w:r>
          <w:t>rutinib and venetoc</w:t>
        </w:r>
      </w:ins>
      <w:r>
        <w:t>l</w:t>
      </w:r>
      <w:ins w:id="10632" w:author="GoldenCorpusHarness" w:date="2026-03-28T22:23:47Z">
        <w:r>
          <w:t>ax dos</w:t>
        </w:r>
      </w:ins>
      <w:r>
        <w:t xml:space="preserve">e </w:t>
      </w:r>
      <w:del w:id="10633" w:author="GoldenCorpusHarness" w:date="2026-03-28T22:23:47Z">
        <w:r>
          <w:delText>23In</w:delText>
        </w:r>
      </w:del>
      <w:ins w:id="10634" w:author="GoldenCorpusHarness" w:date="2026-03-28T22:23:47Z">
        <w:r>
          <w:t>mo</w:t>
        </w:r>
      </w:ins>
      <w:r>
        <w:t>di</w:t>
      </w:r>
      <w:del w:id="10635" w:author="GoldenCorpusHarness" w:date="2026-03-28T22:23:47Z">
        <w:r>
          <w:delText>v</w:delText>
        </w:r>
      </w:del>
      <w:ins w:id="10636" w:author="GoldenCorpusHarness" w:date="2026-03-28T22:23:47Z">
        <w:r>
          <w:t>f</w:t>
        </w:r>
      </w:ins>
      <w:r>
        <w:t>i</w:t>
      </w:r>
      <w:del w:id="10637" w:author="GoldenCorpusHarness" w:date="2026-03-28T22:23:47Z">
        <w:r>
          <w:delText>du</w:delText>
        </w:r>
      </w:del>
      <w:ins w:id="10638" w:author="GoldenCorpusHarness" w:date="2026-03-28T22:23:47Z">
        <w:r>
          <w:t>c</w:t>
        </w:r>
      </w:ins>
      <w:r>
        <w:t>a</w:t>
      </w:r>
      <w:del w:id="10639" w:author="GoldenCorpusHarness" w:date="2026-03-28T22:23:47Z">
        <w:r>
          <w:delText>l Var</w:delText>
        </w:r>
      </w:del>
      <w:ins w:id="10640" w:author="GoldenCorpusHarness" w:date="2026-03-28T22:23:47Z">
        <w:r>
          <w:t>t</w:t>
        </w:r>
      </w:ins>
      <w:r>
        <w:t>i</w:t>
      </w:r>
      <w:del w:id="10641" w:author="GoldenCorpusHarness" w:date="2026-03-28T22:23:47Z">
        <w:r>
          <w:delText>able Sc</w:delText>
        </w:r>
      </w:del>
      <w:r>
        <w:t>o</w:t>
      </w:r>
      <w:del w:id="10642" w:author="GoldenCorpusHarness" w:date="2026-03-28T22:23:47Z">
        <w:r>
          <w:delText>re</w:delText>
        </w:r>
      </w:del>
      <w:ins w:id="10643" w:author="GoldenCorpusHarness" w:date="2026-03-28T22:23:47Z">
        <w:r>
          <w:t>n.</w:t>
        </w:r>
      </w:ins>
    </w:p>
    <w:tbl>
      <w:tblPr>
        <w:tblStyle w:val="TableGrid"/>
        <w:tblW w:w="5000" w:type="pct"/>
        <w:tblLook w:val="04A0" w:firstRow="1" w:lastRow="0" w:firstColumn="1" w:lastColumn="0" w:noHBand="0" w:noVBand="1"/>
      </w:tblPr>
      <w:tblGrid>
        <w:gridCol w:w="3395"/>
        <w:gridCol w:w="5595"/>
      </w:tblGrid>
      <w:tr w:rsidR="003117E4" ns2:paraId="2CEA4EA7" ns2:textId="77777777" w:rsidTr="00D82FE2">
        <w:trPr>
          <w:tblHeader/>
        </w:trPr>
        <w:tc>
          <w:tcPr>
            <w:tcW w:w="1888" w:type="pct"/>
          </w:tcPr>
          <w:p ns2:paraId="59BEA6A7" ns2:textId="77777777" w:rsidR="00D82FE2" w:rsidRPr="00CE2BF1" w:rsidRDefault="00895D30" w:rsidP="004016E5">
            <w:pPr>
              <w:spacing w:before="40" w:after="40"/>
              <w:rPr>
                <w:b/>
                <w:bCs/>
                <w:sz w:val="20"/>
                <w:szCs w:val="20"/>
              </w:rPr>
            </w:pPr>
            <w:r w:rsidRPr="00CE2BF1">
              <w:rPr>
                <w:b/>
                <w:bCs/>
                <w:sz w:val="20"/>
                <w:szCs w:val="20"/>
              </w:rPr>
              <w:t>Variable</w:t>
            </w:r>
          </w:p>
        </w:tc>
        <w:tc>
          <w:tcPr>
            <w:tcW w:w="3112" w:type="pct"/>
          </w:tcPr>
          <w:p ns2:paraId="020C4CC8" ns2:textId="77777777" w:rsidR="00D82FE2" w:rsidRPr="00CE2BF1" w:rsidRDefault="00895D30" w:rsidP="004016E5">
            <w:pPr>
              <w:spacing w:before="40" w:after="40"/>
              <w:jc w:val="center"/>
              <w:rPr>
                <w:b/>
                <w:bCs/>
                <w:sz w:val="20"/>
                <w:szCs w:val="20"/>
              </w:rPr>
            </w:pPr>
            <w:r w:rsidRPr="00CE2BF1">
              <w:rPr>
                <w:b/>
                <w:bCs/>
                <w:sz w:val="20"/>
                <w:szCs w:val="20"/>
              </w:rPr>
              <w:t>Individual Risk Score</w:t>
            </w:r>
          </w:p>
        </w:tc>
      </w:tr>
      <w:tr w:rsidR="003117E4" ns2:paraId="52F90DFE" ns2:textId="77777777" w:rsidTr="00D82FE2">
        <w:trPr>
          <w:trHeight w:val="674"/>
        </w:trPr>
        <w:tc>
          <w:tcPr>
            <w:tcW w:w="1888" w:type="pct"/>
          </w:tcPr>
          <w:p ns2:paraId="33D826C7" ns2:textId="26A9D497" w:rsidR="00D82FE2" w:rsidRPr="00CE2BF1" w:rsidRDefault="00895D30" w:rsidP="004016E5">
            <w:pPr>
              <w:spacing w:before="40" w:after="40"/>
              <w:rPr>
                <w:sz w:val="20"/>
                <w:szCs w:val="20"/>
              </w:rPr>
            </w:pPr>
            <w:r w:rsidRPr="00B40AAC">
              <w:rPr>
                <w:i/>
                <w:iCs/>
                <w:sz w:val="20"/>
                <w:szCs w:val="20"/>
              </w:rPr>
              <w:t>TP53</w:t>
            </w:r>
            <w:r>
              <w:rPr>
                <w:sz w:val="20"/>
                <w:szCs w:val="20"/>
              </w:rPr>
              <w:t xml:space="preserve"> aberration</w:t>
            </w:r>
            <w:r w:rsidRPr="00CE2BF1">
              <w:rPr>
                <w:sz w:val="20"/>
                <w:szCs w:val="20"/>
              </w:rPr>
              <w:t xml:space="preserve"> status </w:t>
            </w:r>
          </w:p>
        </w:tc>
        <w:tc>
          <w:tcPr>
            <w:tcW w:w="3112" w:type="pct"/>
          </w:tcPr>
          <w:p ns2:paraId="06545D10" ns2:textId="77777777" w:rsidR="00D82FE2" w:rsidRDefault="00895D30" w:rsidP="004016E5">
            <w:pPr>
              <w:spacing w:before="40" w:after="40"/>
              <w:jc w:val="center"/>
              <w:rPr>
                <w:sz w:val="20"/>
                <w:szCs w:val="20"/>
              </w:rPr>
            </w:pPr>
            <w:r w:rsidRPr="00CE2BF1">
              <w:rPr>
                <w:sz w:val="20"/>
                <w:szCs w:val="20"/>
              </w:rPr>
              <w:t>4</w:t>
            </w:r>
            <w:r>
              <w:rPr>
                <w:sz w:val="20"/>
                <w:szCs w:val="20"/>
              </w:rPr>
              <w:t xml:space="preserve"> if del(17p) and/or </w:t>
            </w:r>
            <w:r w:rsidRPr="00B50931">
              <w:rPr>
                <w:i/>
                <w:iCs/>
                <w:sz w:val="20"/>
                <w:szCs w:val="20"/>
              </w:rPr>
              <w:t>TP53</w:t>
            </w:r>
            <w:r>
              <w:rPr>
                <w:sz w:val="20"/>
                <w:szCs w:val="20"/>
              </w:rPr>
              <w:t xml:space="preserve"> mutated;</w:t>
            </w:r>
          </w:p>
          <w:p ns2:paraId="6D82EE33" ns2:textId="77777777" w:rsidR="00D82FE2" w:rsidRPr="00CE2BF1" w:rsidRDefault="00895D30" w:rsidP="004016E5">
            <w:pPr>
              <w:spacing w:before="40" w:after="40"/>
              <w:jc w:val="center"/>
              <w:rPr>
                <w:sz w:val="20"/>
                <w:szCs w:val="20"/>
              </w:rPr>
            </w:pPr>
            <w:r>
              <w:rPr>
                <w:sz w:val="20"/>
                <w:szCs w:val="20"/>
              </w:rPr>
              <w:t xml:space="preserve">0 if 17p present and </w:t>
            </w:r>
            <w:r w:rsidRPr="00B50931">
              <w:rPr>
                <w:i/>
                <w:iCs/>
                <w:sz w:val="20"/>
                <w:szCs w:val="20"/>
              </w:rPr>
              <w:t>TP53</w:t>
            </w:r>
            <w:r>
              <w:rPr>
                <w:sz w:val="20"/>
                <w:szCs w:val="20"/>
              </w:rPr>
              <w:t xml:space="preserve"> unmutated</w:t>
            </w:r>
          </w:p>
        </w:tc>
      </w:tr>
      <w:tr w:rsidR="003117E4" ns2:paraId="70D1A9D6" ns2:textId="77777777" w:rsidTr="00D82FE2">
        <w:tc>
          <w:tcPr>
            <w:tcW w:w="1888" w:type="pct"/>
          </w:tcPr>
          <w:p ns2:paraId="379A9FAB" ns2:textId="77777777" w:rsidR="00D82FE2" w:rsidRPr="00CE2BF1" w:rsidRDefault="00895D30" w:rsidP="004016E5">
            <w:pPr>
              <w:spacing w:before="40" w:after="40"/>
              <w:rPr>
                <w:sz w:val="20"/>
                <w:szCs w:val="20"/>
              </w:rPr>
            </w:pPr>
            <w:r w:rsidRPr="00CE2BF1">
              <w:rPr>
                <w:sz w:val="20"/>
                <w:szCs w:val="20"/>
              </w:rPr>
              <w:t xml:space="preserve">IGHV mutation status </w:t>
            </w:r>
          </w:p>
        </w:tc>
        <w:tc>
          <w:tcPr>
            <w:tcW w:w="3112" w:type="pct"/>
          </w:tcPr>
          <w:p ns2:paraId="41EC2728" ns2:textId="77777777" w:rsidR="00D82FE2" w:rsidRDefault="00895D30" w:rsidP="004016E5">
            <w:pPr>
              <w:spacing w:before="40" w:after="40"/>
              <w:jc w:val="center"/>
              <w:rPr>
                <w:sz w:val="20"/>
                <w:szCs w:val="20"/>
              </w:rPr>
            </w:pPr>
            <w:r w:rsidRPr="00CE2BF1">
              <w:rPr>
                <w:sz w:val="20"/>
                <w:szCs w:val="20"/>
              </w:rPr>
              <w:t>2</w:t>
            </w:r>
            <w:r>
              <w:rPr>
                <w:sz w:val="20"/>
                <w:szCs w:val="20"/>
              </w:rPr>
              <w:t xml:space="preserve"> if IGHV unmutated;</w:t>
            </w:r>
          </w:p>
          <w:p ns2:paraId="1BA700AD" ns2:textId="77777777" w:rsidR="00D82FE2" w:rsidRPr="00CE2BF1" w:rsidRDefault="00895D30" w:rsidP="004016E5">
            <w:pPr>
              <w:spacing w:before="40" w:after="40"/>
              <w:jc w:val="center"/>
              <w:rPr>
                <w:sz w:val="20"/>
                <w:szCs w:val="20"/>
              </w:rPr>
            </w:pPr>
            <w:r>
              <w:rPr>
                <w:sz w:val="20"/>
                <w:szCs w:val="20"/>
              </w:rPr>
              <w:t>0 if IGHV mutated</w:t>
            </w:r>
          </w:p>
        </w:tc>
      </w:tr>
      <w:tr w:rsidR="003117E4" ns2:paraId="46EAD936" ns2:textId="77777777" w:rsidTr="00D82FE2">
        <w:tc>
          <w:tcPr>
            <w:tcW w:w="1888" w:type="pct"/>
          </w:tcPr>
          <w:p ns2:paraId="366D7167" ns2:textId="77777777" w:rsidR="00D82FE2" w:rsidRPr="00CE2BF1" w:rsidRDefault="00895D30" w:rsidP="004016E5">
            <w:pPr>
              <w:spacing w:before="40" w:after="40"/>
              <w:rPr>
                <w:sz w:val="20"/>
                <w:szCs w:val="20"/>
              </w:rPr>
            </w:pPr>
            <w:r w:rsidRPr="000C15FC">
              <w:rPr>
                <w:rFonts w:cstheme="minorHAnsi"/>
                <w:sz w:val="20"/>
                <w:szCs w:val="20"/>
              </w:rPr>
              <w:t>β</w:t>
            </w:r>
            <w:r w:rsidRPr="00CE2BF1">
              <w:rPr>
                <w:sz w:val="20"/>
                <w:szCs w:val="20"/>
              </w:rPr>
              <w:t xml:space="preserve">2-microglobulin </w:t>
            </w:r>
            <w:r>
              <w:rPr>
                <w:sz w:val="20"/>
                <w:szCs w:val="20"/>
              </w:rPr>
              <w:t>concentration</w:t>
            </w:r>
          </w:p>
        </w:tc>
        <w:tc>
          <w:tcPr>
            <w:tcW w:w="3112" w:type="pct"/>
          </w:tcPr>
          <w:p ns2:paraId="1FA43D3C" ns2:textId="77777777" w:rsidR="00D82FE2" w:rsidRDefault="00895D30" w:rsidP="004016E5">
            <w:pPr>
              <w:spacing w:before="40" w:after="40"/>
              <w:jc w:val="center"/>
              <w:rPr>
                <w:sz w:val="20"/>
                <w:szCs w:val="20"/>
              </w:rPr>
            </w:pPr>
            <w:r w:rsidRPr="00CE2BF1">
              <w:rPr>
                <w:sz w:val="20"/>
                <w:szCs w:val="20"/>
              </w:rPr>
              <w:t>2</w:t>
            </w:r>
            <w:r>
              <w:rPr>
                <w:sz w:val="20"/>
                <w:szCs w:val="20"/>
              </w:rPr>
              <w:t xml:space="preserve"> if </w:t>
            </w:r>
            <w:r w:rsidRPr="00CE2BF1">
              <w:rPr>
                <w:sz w:val="20"/>
                <w:szCs w:val="20"/>
              </w:rPr>
              <w:t>&gt;3.5</w:t>
            </w:r>
            <w:r>
              <w:rPr>
                <w:sz w:val="20"/>
                <w:szCs w:val="20"/>
              </w:rPr>
              <w:t> </w:t>
            </w:r>
            <w:r w:rsidRPr="00CE2BF1">
              <w:rPr>
                <w:sz w:val="20"/>
                <w:szCs w:val="20"/>
              </w:rPr>
              <w:t>mg/L</w:t>
            </w:r>
            <w:r>
              <w:rPr>
                <w:sz w:val="20"/>
                <w:szCs w:val="20"/>
              </w:rPr>
              <w:t>;</w:t>
            </w:r>
          </w:p>
          <w:p ns2:paraId="7ACDDED7" ns2:textId="77777777" w:rsidR="00D82FE2" w:rsidRPr="00CE2BF1" w:rsidRDefault="00895D30" w:rsidP="004016E5">
            <w:pPr>
              <w:spacing w:before="40" w:after="40"/>
              <w:jc w:val="center"/>
              <w:rPr>
                <w:sz w:val="20"/>
                <w:szCs w:val="20"/>
              </w:rPr>
            </w:pPr>
            <w:r>
              <w:rPr>
                <w:sz w:val="20"/>
                <w:szCs w:val="20"/>
              </w:rPr>
              <w:t>0 if ≤</w:t>
            </w:r>
            <w:r w:rsidRPr="00CE2BF1">
              <w:rPr>
                <w:sz w:val="20"/>
                <w:szCs w:val="20"/>
              </w:rPr>
              <w:t>3.5</w:t>
            </w:r>
            <w:r>
              <w:rPr>
                <w:sz w:val="20"/>
                <w:szCs w:val="20"/>
              </w:rPr>
              <w:t> </w:t>
            </w:r>
            <w:r w:rsidRPr="00CE2BF1">
              <w:rPr>
                <w:sz w:val="20"/>
                <w:szCs w:val="20"/>
              </w:rPr>
              <w:t>mg/L</w:t>
            </w:r>
          </w:p>
        </w:tc>
      </w:tr>
      <w:tr w:rsidR="003117E4" ns2:paraId="1F78B14F" ns2:textId="77777777" w:rsidTr="00D82FE2">
        <w:tc>
          <w:tcPr>
            <w:tcW w:w="1888" w:type="pct"/>
          </w:tcPr>
          <w:p ns2:paraId="3A9BD73E" ns2:textId="026D5693" w:rsidR="00D82FE2" w:rsidRPr="00CE2BF1" w:rsidRDefault="00895D30" w:rsidP="004016E5">
            <w:pPr>
              <w:spacing w:before="40" w:after="40"/>
              <w:rPr>
                <w:sz w:val="20"/>
                <w:szCs w:val="20"/>
              </w:rPr>
            </w:pPr>
            <w:r w:rsidRPr="00CE2BF1">
              <w:rPr>
                <w:sz w:val="20"/>
                <w:szCs w:val="20"/>
              </w:rPr>
              <w:t xml:space="preserve">Clinical </w:t>
            </w:r>
            <w:r w:rsidR="004E1D43" w:rsidRPr="00CE2BF1">
              <w:rPr>
                <w:sz w:val="20"/>
                <w:szCs w:val="20"/>
              </w:rPr>
              <w:t>stage</w:t>
            </w:r>
            <w:r w:rsidR="004E1D43">
              <w:rPr>
                <w:sz w:val="20"/>
                <w:szCs w:val="20"/>
                <w:vertAlign w:val="superscript"/>
              </w:rPr>
              <w:t>a</w:t>
            </w:r>
            <w:r w:rsidR="004E1D43" w:rsidRPr="00CE2BF1">
              <w:rPr>
                <w:sz w:val="20"/>
                <w:szCs w:val="20"/>
              </w:rPr>
              <w:t xml:space="preserve"> </w:t>
            </w:r>
          </w:p>
        </w:tc>
        <w:tc>
          <w:tcPr>
            <w:tcW w:w="3112" w:type="pct"/>
          </w:tcPr>
          <w:p ns2:paraId="079D2B36" ns2:textId="77777777" w:rsidR="00D82FE2" w:rsidRDefault="00895D30" w:rsidP="004016E5">
            <w:pPr>
              <w:spacing w:before="40" w:after="40"/>
              <w:jc w:val="center"/>
              <w:rPr>
                <w:sz w:val="20"/>
                <w:szCs w:val="20"/>
              </w:rPr>
            </w:pPr>
            <w:r w:rsidRPr="00CE2BF1">
              <w:rPr>
                <w:sz w:val="20"/>
                <w:szCs w:val="20"/>
              </w:rPr>
              <w:t>1</w:t>
            </w:r>
            <w:r>
              <w:rPr>
                <w:sz w:val="20"/>
                <w:szCs w:val="20"/>
              </w:rPr>
              <w:t xml:space="preserve"> if </w:t>
            </w:r>
            <w:r w:rsidRPr="00CE2BF1">
              <w:rPr>
                <w:sz w:val="20"/>
                <w:szCs w:val="20"/>
              </w:rPr>
              <w:t>Rai</w:t>
            </w:r>
            <w:r>
              <w:rPr>
                <w:sz w:val="20"/>
                <w:szCs w:val="20"/>
              </w:rPr>
              <w:t xml:space="preserve"> Stage I-IV </w:t>
            </w:r>
            <w:r w:rsidRPr="00CE2BF1">
              <w:rPr>
                <w:sz w:val="20"/>
                <w:szCs w:val="20"/>
              </w:rPr>
              <w:t>OR Binet</w:t>
            </w:r>
            <w:r>
              <w:rPr>
                <w:sz w:val="20"/>
                <w:szCs w:val="20"/>
              </w:rPr>
              <w:t xml:space="preserve"> Stage B</w:t>
            </w:r>
            <w:r w:rsidRPr="00CE2BF1">
              <w:rPr>
                <w:sz w:val="20"/>
                <w:szCs w:val="20"/>
              </w:rPr>
              <w:t>-C</w:t>
            </w:r>
          </w:p>
          <w:p ns2:paraId="338F673F" ns2:textId="77777777" w:rsidR="00D82FE2" w:rsidRPr="00CE2BF1" w:rsidRDefault="00895D30" w:rsidP="004016E5">
            <w:pPr>
              <w:spacing w:before="40" w:after="40"/>
              <w:jc w:val="center"/>
              <w:rPr>
                <w:sz w:val="20"/>
                <w:szCs w:val="20"/>
              </w:rPr>
            </w:pPr>
            <w:r>
              <w:rPr>
                <w:sz w:val="20"/>
                <w:szCs w:val="20"/>
              </w:rPr>
              <w:t xml:space="preserve">0 if </w:t>
            </w:r>
            <w:r w:rsidRPr="00CE2BF1">
              <w:rPr>
                <w:sz w:val="20"/>
                <w:szCs w:val="20"/>
              </w:rPr>
              <w:t>Rai</w:t>
            </w:r>
            <w:r>
              <w:rPr>
                <w:sz w:val="20"/>
                <w:szCs w:val="20"/>
              </w:rPr>
              <w:t xml:space="preserve"> Stage 0</w:t>
            </w:r>
            <w:r w:rsidRPr="00CE2BF1">
              <w:rPr>
                <w:sz w:val="20"/>
                <w:szCs w:val="20"/>
              </w:rPr>
              <w:t xml:space="preserve"> OR Binet</w:t>
            </w:r>
            <w:r>
              <w:rPr>
                <w:sz w:val="20"/>
                <w:szCs w:val="20"/>
              </w:rPr>
              <w:t xml:space="preserve"> Stage A</w:t>
            </w:r>
          </w:p>
        </w:tc>
      </w:tr>
      <w:tr w:rsidR="003117E4" ns2:paraId="60329E98" ns2:textId="77777777" w:rsidTr="00D82FE2">
        <w:tc>
          <w:tcPr>
            <w:tcW w:w="1888" w:type="pct"/>
          </w:tcPr>
          <w:p ns2:paraId="7436D9DF" ns2:textId="77777777" w:rsidR="00D82FE2" w:rsidRPr="00CE2BF1" w:rsidRDefault="00895D30" w:rsidP="004016E5">
            <w:pPr>
              <w:spacing w:before="40" w:after="40"/>
              <w:rPr>
                <w:sz w:val="20"/>
                <w:szCs w:val="20"/>
              </w:rPr>
            </w:pPr>
            <w:r w:rsidRPr="00CE2BF1">
              <w:rPr>
                <w:sz w:val="20"/>
                <w:szCs w:val="20"/>
              </w:rPr>
              <w:t xml:space="preserve">Age </w:t>
            </w:r>
          </w:p>
        </w:tc>
        <w:tc>
          <w:tcPr>
            <w:tcW w:w="3112" w:type="pct"/>
          </w:tcPr>
          <w:p ns2:paraId="7751265C" ns2:textId="77777777" w:rsidR="00D82FE2" w:rsidRDefault="00895D30" w:rsidP="004016E5">
            <w:pPr>
              <w:spacing w:before="40" w:after="40"/>
              <w:jc w:val="center"/>
              <w:rPr>
                <w:sz w:val="20"/>
                <w:szCs w:val="20"/>
              </w:rPr>
            </w:pPr>
            <w:r w:rsidRPr="00CE2BF1">
              <w:rPr>
                <w:sz w:val="20"/>
                <w:szCs w:val="20"/>
              </w:rPr>
              <w:t>1</w:t>
            </w:r>
            <w:r>
              <w:rPr>
                <w:sz w:val="20"/>
                <w:szCs w:val="20"/>
              </w:rPr>
              <w:t xml:space="preserve"> if &gt;65 years;</w:t>
            </w:r>
          </w:p>
          <w:p ns2:paraId="7F399C6B" ns2:textId="77777777" w:rsidR="00D82FE2" w:rsidRPr="00CE2BF1" w:rsidRDefault="00895D30" w:rsidP="004016E5">
            <w:pPr>
              <w:spacing w:before="40" w:after="40"/>
              <w:jc w:val="center"/>
              <w:rPr>
                <w:sz w:val="20"/>
                <w:szCs w:val="20"/>
              </w:rPr>
            </w:pPr>
            <w:r>
              <w:rPr>
                <w:sz w:val="20"/>
                <w:szCs w:val="20"/>
              </w:rPr>
              <w:t>0 if ≤65 years</w:t>
            </w:r>
          </w:p>
        </w:tc>
      </w:tr>
      <w:tr w:rsidR="003117E4" ns2:paraId="4344B5B7" ns2:textId="77777777" w:rsidTr="00D82FE2">
        <w:tc>
          <w:tcPr>
            <w:tcW w:w="5000" w:type="pct"/>
            <w:gridSpan w:val="2"/>
          </w:tcPr>
          <w:p ns2:paraId="10FB1273" ns2:textId="6CFAC9E7" w:rsidR="00D82FE2" w:rsidRPr="00D82FE2" w:rsidRDefault="00895D30" w:rsidP="004016E5">
            <w:pPr>
              <w:pStyle w:val="TableFootnote"/>
              <w:spacing w:before="40" w:after="40"/>
            </w:pPr>
            <w:r w:rsidRPr="00D82FE2">
              <w:t>IGHV=immunoglobulin heavy chain gene; iwCLL=International Working Group for Chronic Lymphocytic Leukemia.</w:t>
            </w:r>
          </w:p>
          <w:p ns2:paraId="08230A09" ns2:textId="459A4894" w:rsidR="00D82FE2" w:rsidRPr="006A3381" w:rsidRDefault="00895D30" w:rsidP="004016E5">
            <w:pPr>
              <w:pStyle w:val="TableFootnote"/>
              <w:spacing w:before="40" w:after="40"/>
            </w:pPr>
            <w:r>
              <w:t>a</w:t>
            </w:r>
            <w:r w:rsidR="00A12F27" w:rsidRPr="00D82FE2">
              <w:t>. Per iwCLL, Rai Stage 0 is low risk, Rai Stage I-II is intermediate risk; and Rai Stage III-IV is high risk.</w:t>
            </w:r>
          </w:p>
        </w:tc>
      </w:tr>
    </w:tbl>
    <w:p ns2:paraId="0CF6E2EB" ns2:textId="77777777" w:rsidR="000554D4" w:rsidRDefault="000554D4" w:rsidP="000554D4">
      <w:pPr>
        <w:pStyle w:val="ListEnd"/>
      </w:pPr>
      <w:ins w:id="10644" w:author="GoldenCorpusHarness" w:date="2026-03-28T22:23:47Z">
        <w:r>
          <w:t>Table 19Management of Toxicity when Attribution to One Drug is not Certain (Hematological) (SLL): Nemtabrutinib and Venetoclax</w:t>
        </w:r>
      </w:ins>
    </w:p>
    <w:p ns2:paraId="3DFBFB08" ns2:textId="781946D0" w:rsidR="00D82FE2" w:rsidRDefault="00895D30" w:rsidP="000554D4">
      <w:pPr>
        <w:pStyle w:val="Caption"/>
      </w:pPr>
      <w:bookmarkStart w:id="173" w:name="_Toc140132631"/>
      <w:r>
        <w:t xml:space="preserve">Table </w:t>
      </w:r>
      <w:r w:rsidR="00B55DCA">
        <w:rPr>
          <w:noProof/>
        </w:rPr>
        <w:t>24</w:t>
      </w:r>
      <w:bookmarkEnd w:id="172"/>
      <w:r>
        <w:tab/>
      </w:r>
      <w:r w:rsidRPr="000554D4">
        <w:t>Screening</w:t>
      </w:r>
      <w:r>
        <w:t xml:space="preserve"> Risk Score</w:t>
      </w:r>
      <w:bookmarkEnd w:id="173"/>
    </w:p>
    <w:tbl>
      <w:tblPr>
        <w:tblStyle w:val="TableGrid"/>
        <w:tblW w:w="5000" w:type="pct"/>
        <w:tblLook w:val="04A0" w:firstRow="1" w:lastRow="0" w:firstColumn="1" w:lastColumn="0" w:noHBand="0" w:noVBand="1"/>
      </w:tblPr>
      <w:tblGrid>
        <w:gridCol w:w="4267"/>
        <w:gridCol w:w="4723"/>
      </w:tblGrid>
      <w:tr w:rsidR="003117E4" ns2:paraId="35840EF3" ns2:textId="77777777" w:rsidTr="00D82FE2">
        <w:trPr>
          <w:tblHeader/>
        </w:trPr>
        <w:tc>
          <w:tcPr>
            <w:tcW w:w="2373" w:type="pct"/>
          </w:tcPr>
          <w:p ns2:paraId="06DA3BAD" ns2:textId="77777777" w:rsidR="00D82FE2" w:rsidRPr="00CE2BF1" w:rsidRDefault="00895D30" w:rsidP="004016E5">
            <w:pPr>
              <w:spacing w:before="40" w:after="40"/>
              <w:rPr>
                <w:b/>
                <w:bCs/>
                <w:sz w:val="20"/>
                <w:szCs w:val="20"/>
              </w:rPr>
            </w:pPr>
            <w:r w:rsidRPr="00CE2BF1">
              <w:rPr>
                <w:b/>
                <w:bCs/>
                <w:sz w:val="20"/>
                <w:szCs w:val="20"/>
              </w:rPr>
              <w:t>Risk Group</w:t>
            </w:r>
          </w:p>
        </w:tc>
        <w:tc>
          <w:tcPr>
            <w:tcW w:w="2627" w:type="pct"/>
          </w:tcPr>
          <w:p ns2:paraId="7D30002F" ns2:textId="77777777" w:rsidR="00D82FE2" w:rsidRPr="00CE2BF1" w:rsidRDefault="00895D30" w:rsidP="004016E5">
            <w:pPr>
              <w:spacing w:before="40" w:after="40"/>
              <w:jc w:val="center"/>
              <w:rPr>
                <w:b/>
                <w:bCs/>
                <w:sz w:val="20"/>
                <w:szCs w:val="20"/>
              </w:rPr>
            </w:pPr>
            <w:r w:rsidRPr="00CE2BF1">
              <w:rPr>
                <w:b/>
                <w:bCs/>
                <w:sz w:val="20"/>
                <w:szCs w:val="20"/>
              </w:rPr>
              <w:t>CLL</w:t>
            </w:r>
            <w:r>
              <w:rPr>
                <w:b/>
                <w:bCs/>
                <w:sz w:val="20"/>
                <w:szCs w:val="20"/>
              </w:rPr>
              <w:t>-</w:t>
            </w:r>
            <w:r w:rsidRPr="00CE2BF1">
              <w:rPr>
                <w:b/>
                <w:bCs/>
                <w:sz w:val="20"/>
                <w:szCs w:val="20"/>
              </w:rPr>
              <w:t>IPI Risk Score</w:t>
            </w:r>
          </w:p>
        </w:tc>
      </w:tr>
      <w:tr w:rsidR="003117E4" ns2:paraId="4BB145EC" ns2:textId="77777777" w:rsidTr="00D82FE2">
        <w:tc>
          <w:tcPr>
            <w:tcW w:w="2373" w:type="pct"/>
          </w:tcPr>
          <w:p ns2:paraId="263E4E21" ns2:textId="77777777" w:rsidR="00D82FE2" w:rsidRPr="00CE2BF1" w:rsidRDefault="00895D30" w:rsidP="004016E5">
            <w:pPr>
              <w:spacing w:before="40" w:after="40"/>
              <w:rPr>
                <w:sz w:val="20"/>
                <w:szCs w:val="20"/>
              </w:rPr>
            </w:pPr>
            <w:r w:rsidRPr="00CE2BF1">
              <w:rPr>
                <w:sz w:val="20"/>
                <w:szCs w:val="20"/>
              </w:rPr>
              <w:t>Low</w:t>
            </w:r>
          </w:p>
        </w:tc>
        <w:tc>
          <w:tcPr>
            <w:tcW w:w="2627" w:type="pct"/>
          </w:tcPr>
          <w:p ns2:paraId="3F481743" ns2:textId="77777777" w:rsidR="00D82FE2" w:rsidRPr="00CE2BF1" w:rsidRDefault="00895D30" w:rsidP="004016E5">
            <w:pPr>
              <w:spacing w:before="40" w:after="40"/>
              <w:jc w:val="center"/>
              <w:rPr>
                <w:sz w:val="20"/>
                <w:szCs w:val="20"/>
              </w:rPr>
            </w:pPr>
            <w:r w:rsidRPr="00CE2BF1">
              <w:rPr>
                <w:sz w:val="20"/>
                <w:szCs w:val="20"/>
              </w:rPr>
              <w:t>0-1</w:t>
            </w:r>
          </w:p>
        </w:tc>
      </w:tr>
      <w:tr w:rsidR="003117E4" ns2:paraId="2DBD99D3" ns2:textId="77777777" w:rsidTr="00D82FE2">
        <w:tc>
          <w:tcPr>
            <w:tcW w:w="2373" w:type="pct"/>
          </w:tcPr>
          <w:p ns2:paraId="6AD44DBE" ns2:textId="77777777" w:rsidR="00D82FE2" w:rsidRPr="00CE2BF1" w:rsidRDefault="00895D30" w:rsidP="004016E5">
            <w:pPr>
              <w:spacing w:before="40" w:after="40"/>
              <w:rPr>
                <w:sz w:val="20"/>
                <w:szCs w:val="20"/>
              </w:rPr>
            </w:pPr>
            <w:r w:rsidRPr="00CE2BF1">
              <w:rPr>
                <w:sz w:val="20"/>
                <w:szCs w:val="20"/>
              </w:rPr>
              <w:t>Intermediate</w:t>
            </w:r>
          </w:p>
        </w:tc>
        <w:tc>
          <w:tcPr>
            <w:tcW w:w="2627" w:type="pct"/>
          </w:tcPr>
          <w:p ns2:paraId="6DB75826" ns2:textId="77777777" w:rsidR="00D82FE2" w:rsidRPr="00CE2BF1" w:rsidRDefault="00895D30" w:rsidP="004016E5">
            <w:pPr>
              <w:spacing w:before="40" w:after="40"/>
              <w:jc w:val="center"/>
              <w:rPr>
                <w:sz w:val="20"/>
                <w:szCs w:val="20"/>
              </w:rPr>
            </w:pPr>
            <w:r w:rsidRPr="00CE2BF1">
              <w:rPr>
                <w:sz w:val="20"/>
                <w:szCs w:val="20"/>
              </w:rPr>
              <w:t>2-3</w:t>
            </w:r>
          </w:p>
        </w:tc>
      </w:tr>
      <w:tr w:rsidR="003117E4" ns2:paraId="453BDBBB" ns2:textId="77777777" w:rsidTr="00D82FE2">
        <w:tc>
          <w:tcPr>
            <w:tcW w:w="2373" w:type="pct"/>
          </w:tcPr>
          <w:p ns2:paraId="5DC2FC68" ns2:textId="77777777" w:rsidR="00D82FE2" w:rsidRPr="00CE2BF1" w:rsidRDefault="00895D30" w:rsidP="004016E5">
            <w:pPr>
              <w:spacing w:before="40" w:after="40"/>
              <w:rPr>
                <w:sz w:val="20"/>
                <w:szCs w:val="20"/>
              </w:rPr>
            </w:pPr>
            <w:r w:rsidRPr="00CE2BF1">
              <w:rPr>
                <w:sz w:val="20"/>
                <w:szCs w:val="20"/>
              </w:rPr>
              <w:t>High</w:t>
            </w:r>
          </w:p>
        </w:tc>
        <w:tc>
          <w:tcPr>
            <w:tcW w:w="2627" w:type="pct"/>
          </w:tcPr>
          <w:p ns2:paraId="1C5A09EF" ns2:textId="77777777" w:rsidR="00D82FE2" w:rsidRPr="00CE2BF1" w:rsidRDefault="00895D30" w:rsidP="004016E5">
            <w:pPr>
              <w:spacing w:before="40" w:after="40"/>
              <w:jc w:val="center"/>
              <w:rPr>
                <w:sz w:val="20"/>
                <w:szCs w:val="20"/>
              </w:rPr>
            </w:pPr>
            <w:r w:rsidRPr="00CE2BF1">
              <w:rPr>
                <w:sz w:val="20"/>
                <w:szCs w:val="20"/>
              </w:rPr>
              <w:t>4-6</w:t>
            </w:r>
          </w:p>
        </w:tc>
      </w:tr>
      <w:tr w:rsidR="003117E4" ns2:paraId="176863FD" ns2:textId="77777777" w:rsidTr="00D82FE2">
        <w:tc>
          <w:tcPr>
            <w:tcW w:w="2373" w:type="pct"/>
          </w:tcPr>
          <w:p ns2:paraId="246980D5" ns2:textId="47C76365" w:rsidR="00D82FE2" w:rsidRPr="00CE2BF1" w:rsidRDefault="00895D30" w:rsidP="004016E5">
            <w:pPr>
              <w:spacing w:before="40" w:after="40"/>
              <w:rPr>
                <w:sz w:val="20"/>
                <w:szCs w:val="20"/>
              </w:rPr>
            </w:pPr>
            <w:r w:rsidRPr="00CE2BF1">
              <w:rPr>
                <w:sz w:val="20"/>
                <w:szCs w:val="20"/>
              </w:rPr>
              <w:t>Very high</w:t>
            </w:r>
          </w:p>
        </w:tc>
        <w:tc>
          <w:tcPr>
            <w:tcW w:w="2627" w:type="pct"/>
          </w:tcPr>
          <w:p ns2:paraId="7E80346E" ns2:textId="77777777" w:rsidR="00D82FE2" w:rsidRPr="00CE2BF1" w:rsidRDefault="00895D30" w:rsidP="004016E5">
            <w:pPr>
              <w:spacing w:before="40" w:after="40"/>
              <w:jc w:val="center"/>
              <w:rPr>
                <w:sz w:val="20"/>
                <w:szCs w:val="20"/>
              </w:rPr>
            </w:pPr>
            <w:r w:rsidRPr="00CE2BF1">
              <w:rPr>
                <w:sz w:val="20"/>
                <w:szCs w:val="20"/>
              </w:rPr>
              <w:t>7-10</w:t>
            </w:r>
          </w:p>
        </w:tc>
      </w:tr>
      <w:tr w:rsidR="003117E4" ns2:paraId="15B6BA8C" ns2:textId="77777777" w:rsidTr="00D82FE2">
        <w:tc>
          <w:tcPr>
            <w:tcW w:w="5000" w:type="pct"/>
            <w:gridSpan w:val="2"/>
          </w:tcPr>
          <w:p ns2:paraId="4F29E804" ns2:textId="4D8A9F2B" w:rsidR="00D82FE2" w:rsidRPr="00CE2BF1" w:rsidRDefault="00895D30" w:rsidP="00F06D69">
            <w:pPr>
              <w:pStyle w:val="TableFootnote"/>
              <w:spacing w:before="40" w:after="40"/>
              <w:rPr>
                <w:sz w:val="20"/>
              </w:rPr>
            </w:pPr>
            <w:r w:rsidRPr="00D82FE2">
              <w:t>CLL=chronic lymphocytic leukemia; IPI=International Prognostic Index.</w:t>
            </w:r>
          </w:p>
        </w:tc>
      </w:tr>
    </w:tbl>
    <w:p ns2:paraId="1E1F3F37" ns2:textId="77777777" w:rsidR="00BF5D6C" w:rsidRPr="00651FDE" w:rsidRDefault="00BF5D6C" w:rsidP="004C4693">
      <w:pPr>
        <w:pStyle w:val="paragraph0"/>
        <w:spacing w:before="0" w:beforeAutospacing="0" w:after="0" w:afterAutospacing="0"/>
      </w:pPr>
      <w:ins w:id="10645" w:author="GoldenCorpusHarness" w:date="2026-03-28T22:23:47Z">
        <w:r>
          <w:t>Table 20Management of Toxicity when Attribution to One Drug is not Certain (Hematological) (CLL): Nemtabrutinib and Venetoclax</w:t>
        </w:r>
      </w:ins>
    </w:p>
    <w:p ns2:paraId="2FC8D6DB" ns2:textId="77777777" w:rsidR="00BB5514" w:rsidRPr="00BB5514" w:rsidRDefault="00895D30" w:rsidP="00A12D1A">
      <w:pPr>
        <w:pStyle w:val="Heading3"/>
      </w:pPr>
      <w:bookmarkStart w:id="174" w:name="_Toc140132445"/>
      <w:r w:rsidRPr="00BB5514">
        <w:t>Prior and Concomitant Medications Review</w:t>
      </w:r>
      <w:bookmarkEnd w:id="174"/>
    </w:p>
    <w:p ns2:paraId="46E75A0A" ns2:textId="77777777" w:rsidR="00BB5514" w:rsidRPr="00BB5514" w:rsidRDefault="00895D30" w:rsidP="00A12D1A">
      <w:pPr>
        <w:pStyle w:val="Heading4"/>
      </w:pPr>
      <w:del w:id="10646" w:author="GoldenCorpusHarness" w:date="2026-03-28T22:23:47Z">
        <w:r>
          <w:delText>P</w:delText>
        </w:r>
      </w:del>
      <w:ins w:id="10647" w:author="GoldenCorpusHarness" w:date="2026-03-28T22:23:47Z">
        <w:r>
          <w:t>Table 21Management of Toxicity when Att</w:t>
        </w:r>
      </w:ins>
      <w:r>
        <w:t>ri</w:t>
      </w:r>
      <w:del w:id="10648" w:author="GoldenCorpusHarness" w:date="2026-03-28T22:23:47Z">
        <w:r>
          <w:delText>or Medica</w:delText>
        </w:r>
      </w:del>
      <w:ins w:id="10649" w:author="GoldenCorpusHarness" w:date="2026-03-28T22:23:47Z">
        <w:r>
          <w:t>bu</w:t>
        </w:r>
      </w:ins>
      <w:r>
        <w:t>tion</w:t>
      </w:r>
      <w:ins w:id="10650" w:author="GoldenCorpusHarness" w:date="2026-03-28T22:23:47Z">
        <w:r>
          <w:t xml:space="preserve"> to One Drug i</w:t>
        </w:r>
      </w:ins>
      <w:r>
        <w:t>s</w:t>
      </w:r>
      <w:ins w:id="10651" w:author="GoldenCorpusHarness" w:date="2026-03-28T22:23:47Z">
        <w:r>
          <w:t xml:space="preserve"> Not Certain (Non-hematologic): Nemtabrutinib and Venetoclax</w:t>
        </w:r>
      </w:ins>
    </w:p>
    <w:p ns2:paraId="4510BEAB" ns2:textId="75650D68" w:rsidR="009602AE" w:rsidRPr="00AF46CA" w:rsidRDefault="00895D30" w:rsidP="00581355">
      <w:pPr>
        <w:pStyle w:val="paragraph0"/>
        <w:rPr>
          <w:rStyle w:val="SuggestedOptional"/>
          <w:color w:val="auto"/>
        </w:rPr>
      </w:pPr>
      <w:r w:rsidRPr="00AF46CA">
        <w:rPr>
          <w:rStyle w:val="SuggestedOptional"/>
          <w:color w:val="auto"/>
        </w:rPr>
        <w:t xml:space="preserve">The investigator or qualified designee will review before medication use, including any protocol-specified washout requirement, and record prior medication taken by the participant within 42 days </w:t>
      </w:r>
      <w:r w:rsidRPr="00AF46CA">
        <w:t>before</w:t>
      </w:r>
      <w:r w:rsidRPr="008B2895">
        <w:t xml:space="preserve"> first dose of study intervention. In addition, prior therapy for CLL/SLL should be recorded, including response to therapy and reason for discontinuation. All COVID-</w:t>
      </w:r>
      <w:r w:rsidRPr="00AF46CA">
        <w:t>19 vaccinations taken up to and including 70 days before C1D1 will be recorded in the eCRF.</w:t>
      </w:r>
    </w:p>
    <w:p ns2:paraId="2D0DD060" ns2:textId="77777777" w:rsidR="00BB5514" w:rsidRPr="00BB5514" w:rsidRDefault="00895D30" w:rsidP="00840DD7">
      <w:pPr>
        <w:pStyle w:val="Heading4"/>
      </w:pPr>
      <w:del w:id="10652" w:author="GoldenCorpusHarness" w:date="2026-03-28T22:23:47Z">
        <w:r>
          <w:delText>Concomitant Medications</w:delText>
        </w:r>
      </w:del>
    </w:p>
    <w:p ns2:paraId="05FFC107" ns2:textId="77777777" w:rsidR="00616E04" w:rsidRPr="00AF46CA" w:rsidRDefault="00BA123D" w:rsidP="00581355">
      <w:pPr>
        <w:pStyle w:val="paragraph0"/>
        <w:rPr>
          <w:rStyle w:val="SuggestedOptional"/>
          <w:color w:val="auto"/>
        </w:rPr>
      </w:pPr>
      <w:del w:id="10653" w:author="GoldenCorpusHarness" w:date="2026-03-28T22:23:47Z">
        <w:r>
          <w:delText xml:space="preserve">The </w:delText>
        </w:r>
      </w:del>
      <w:ins w:id="10654" w:author="GoldenCorpusHarness" w:date="2026-03-28T22:23:47Z">
        <w:r>
          <w:t>R</w:t>
        </w:r>
      </w:ins>
      <w:r>
        <w:t>i</w:t>
      </w:r>
      <w:del w:id="10655" w:author="GoldenCorpusHarness" w:date="2026-03-28T22:23:47Z">
        <w:r>
          <w:delText>nves</w:delText>
        </w:r>
      </w:del>
      <w:r>
        <w:t>t</w:t>
      </w:r>
      <w:ins w:id="10656" w:author="GoldenCorpusHarness" w:date="2026-03-28T22:23:47Z">
        <w:r>
          <w:t>ux</w:t>
        </w:r>
      </w:ins>
      <w:r>
        <w:t>i</w:t>
      </w:r>
      <w:del w:id="10657" w:author="GoldenCorpusHarness" w:date="2026-03-28T22:23:47Z">
        <w:r>
          <w:delText>g</w:delText>
        </w:r>
      </w:del>
      <w:ins w:id="10658" w:author="GoldenCorpusHarness" w:date="2026-03-28T22:23:47Z">
        <w:r>
          <w:t>m</w:t>
        </w:r>
      </w:ins>
      <w:r>
        <w:t>a</w:t>
      </w:r>
      <w:del w:id="10659" w:author="GoldenCorpusHarness" w:date="2026-03-28T22:23:47Z">
        <w:r>
          <w:delText>tor</w:delText>
        </w:r>
      </w:del>
      <w:ins w:id="10660" w:author="GoldenCorpusHarness" w:date="2026-03-28T22:23:47Z">
        <w:r>
          <w:t>b</w:t>
        </w:r>
      </w:ins>
      <w:r>
        <w:t xml:space="preserve"> or </w:t>
      </w:r>
      <w:del w:id="10661" w:author="GoldenCorpusHarness" w:date="2026-03-28T22:23:47Z">
        <w:r>
          <w:delText>qu</w:delText>
        </w:r>
      </w:del>
      <w:ins w:id="10662" w:author="GoldenCorpusHarness" w:date="2026-03-28T22:23:47Z">
        <w:r>
          <w:t>Biosimil</w:t>
        </w:r>
      </w:ins>
      <w:r>
        <w:t>a</w:t>
      </w:r>
      <w:del w:id="10663" w:author="GoldenCorpusHarness" w:date="2026-03-28T22:23:47Z">
        <w:r>
          <w:delText>l</w:delText>
        </w:r>
      </w:del>
      <w:ins w:id="10664" w:author="GoldenCorpusHarness" w:date="2026-03-28T22:23:47Z">
        <w:r>
          <w:t>r Dose Mod</w:t>
        </w:r>
      </w:ins>
      <w:r>
        <w:t>if</w:t>
      </w:r>
      <w:del w:id="10665" w:author="GoldenCorpusHarness" w:date="2026-03-28T22:23:47Z">
        <w:r>
          <w:delText>ied designee will record medication, if any, taken by the participant during the study through the Safety Follow-up Visit. See Section 6.5.1 for prohibited med</w:delText>
        </w:r>
      </w:del>
      <w:r>
        <w:t>ications</w:t>
      </w:r>
      <w:del w:id="10666" w:author="GoldenCorpusHarness" w:date="2026-03-28T22:23:47Z">
        <w:r>
          <w:delText xml:space="preserve">. </w:delText>
        </w:r>
      </w:del>
    </w:p>
    <w:p ns2:paraId="3F9CEE54" ns2:textId="77777777" w:rsidR="00BB5514" w:rsidRPr="00BB5514" w:rsidRDefault="00895D30" w:rsidP="00840DD7">
      <w:pPr>
        <w:pStyle w:val="Heading3"/>
      </w:pPr>
      <w:del w:id="10667" w:author="GoldenCorpusHarness" w:date="2026-03-28T22:23:47Z">
        <w:r>
          <w:delText>A</w:delText>
        </w:r>
      </w:del>
      <w:ins w:id="10668" w:author="GoldenCorpusHarness" w:date="2026-03-28T22:23:47Z">
        <w:r>
          <w:t>Table 22 pre</w:t>
        </w:r>
      </w:ins>
      <w:r>
        <w:t>s</w:t>
      </w:r>
      <w:ins w:id="10669" w:author="GoldenCorpusHarness" w:date="2026-03-28T22:23:47Z">
        <w:r>
          <w:t>ent</w:t>
        </w:r>
      </w:ins>
      <w:r>
        <w:t>s</w:t>
      </w:r>
      <w:ins w:id="10670" w:author="GoldenCorpusHarness" w:date="2026-03-28T22:23:47Z">
        <w:r>
          <w:t xml:space="preserve"> the dosage modification for specific adverse reactions. Invest</w:t>
        </w:r>
      </w:ins>
      <w:r>
        <w:t>ig</w:t>
      </w:r>
      <w:ins w:id="10671" w:author="GoldenCorpusHarness" w:date="2026-03-28T22:23:47Z">
        <w:r>
          <w:t>ators should review curre</w:t>
        </w:r>
      </w:ins>
      <w:r>
        <w:t>n</w:t>
      </w:r>
      <w:ins w:id="10672" w:author="GoldenCorpusHarness" w:date="2026-03-28T22:23:47Z">
        <w:r>
          <w:t>t prescribing information before modifying rituximab treat</w:t>
        </w:r>
      </w:ins>
      <w:r>
        <w:t>ment</w:t>
      </w:r>
      <w:del w:id="10673" w:author="GoldenCorpusHarness" w:date="2026-03-28T22:23:47Z">
        <w:r>
          <w:delText xml:space="preserve"> of Screening Number</w:delText>
        </w:r>
      </w:del>
      <w:ins w:id="10674" w:author="GoldenCorpusHarness" w:date="2026-03-28T22:23:47Z">
        <w:r>
          <w:t>.</w:t>
        </w:r>
      </w:ins>
    </w:p>
    <w:p ns2:paraId="026FDC9E" ns2:textId="77777777" w:rsidR="00521E1C" w:rsidRDefault="00D344B4" w:rsidP="00581355">
      <w:pPr>
        <w:pStyle w:val="paragraph0"/>
      </w:pPr>
      <w:del w:id="10675" w:author="GoldenCorpusHarness" w:date="2026-03-28T22:23:47Z">
        <w:r>
          <w:delText>A</w:delText>
        </w:r>
      </w:del>
      <w:ins w:id="10676" w:author="GoldenCorpusHarness" w:date="2026-03-28T22:23:47Z">
        <w:r>
          <w:t>Tab</w:t>
        </w:r>
      </w:ins>
      <w:r>
        <w:t>l</w:t>
      </w:r>
      <w:del w:id="10677" w:author="GoldenCorpusHarness" w:date="2026-03-28T22:23:47Z">
        <w:r>
          <w:delText>l</w:delText>
        </w:r>
      </w:del>
      <w:ins w:id="10678" w:author="GoldenCorpusHarness" w:date="2026-03-28T22:23:47Z">
        <w:r>
          <w:t>e 22Dosage</w:t>
        </w:r>
      </w:ins>
      <w:r>
        <w:t xml:space="preserve"> </w:t>
      </w:r>
      <w:ins w:id="10679" w:author="GoldenCorpusHarness" w:date="2026-03-28T22:23:47Z">
        <w:r>
          <w:t>Modifi</w:t>
        </w:r>
      </w:ins>
      <w:r>
        <w:t>c</w:t>
      </w:r>
      <w:ins w:id="10680" w:author="GoldenCorpusHarness" w:date="2026-03-28T22:23:47Z">
        <w:r>
          <w:t>ati</w:t>
        </w:r>
      </w:ins>
      <w:r>
        <w:t>ons</w:t>
      </w:r>
      <w:del w:id="10681" w:author="GoldenCorpusHarness" w:date="2026-03-28T22:23:47Z">
        <w:r>
          <w:delText>en</w:delText>
        </w:r>
      </w:del>
      <w:ins w:id="10682" w:author="GoldenCorpusHarness" w:date="2026-03-28T22:23:47Z">
        <w:r>
          <w:t xml:space="preserve"> of Ri</w:t>
        </w:r>
      </w:ins>
      <w:r>
        <w:t>t</w:t>
      </w:r>
      <w:del w:id="10683" w:author="GoldenCorpusHarness" w:date="2026-03-28T22:23:47Z">
        <w:r>
          <w:delText>ed</w:delText>
        </w:r>
      </w:del>
      <w:ins w:id="10684" w:author="GoldenCorpusHarness" w:date="2026-03-28T22:23:47Z">
        <w:r>
          <w:t>uximab</w:t>
        </w:r>
      </w:ins>
      <w:r>
        <w:t xml:space="preserve"> </w:t>
      </w:r>
      <w:del w:id="10685" w:author="GoldenCorpusHarness" w:date="2026-03-28T22:23:47Z">
        <w:r>
          <w:delText>p</w:delText>
        </w:r>
      </w:del>
      <w:ins w:id="10686" w:author="GoldenCorpusHarness" w:date="2026-03-28T22:23:47Z">
        <w:r>
          <w:t>or Biosimil</w:t>
        </w:r>
      </w:ins>
      <w:r>
        <w:t>ar</w:t>
      </w:r>
      <w:del w:id="10687" w:author="GoldenCorpusHarness" w:date="2026-03-28T22:23:47Z">
        <w:r>
          <w:delText>ticipants will be given a unique screening number that will be used to identify the participant</w:delText>
        </w:r>
      </w:del>
      <w:r>
        <w:t xml:space="preserve"> for </w:t>
      </w:r>
      <w:del w:id="10688" w:author="GoldenCorpusHarness" w:date="2026-03-28T22:23:47Z">
        <w:r>
          <w:delText>all p</w:delText>
        </w:r>
      </w:del>
      <w:ins w:id="10689" w:author="GoldenCorpusHarness" w:date="2026-03-28T22:23:47Z">
        <w:r>
          <w:t>Adve</w:t>
        </w:r>
      </w:ins>
      <w:r>
        <w:t>r</w:t>
      </w:r>
      <w:del w:id="10690" w:author="GoldenCorpusHarness" w:date="2026-03-28T22:23:47Z">
        <w:r>
          <w:delText>ocedure</w:delText>
        </w:r>
      </w:del>
      <w:r>
        <w:t>s</w:t>
      </w:r>
      <w:del w:id="10691" w:author="GoldenCorpusHarness" w:date="2026-03-28T22:23:47Z">
        <w:r>
          <w:delText xml:space="preserve"> that occur befor</w:delText>
        </w:r>
      </w:del>
      <w:r>
        <w:t xml:space="preserve">e </w:t>
      </w:r>
      <w:del w:id="10692" w:author="GoldenCorpusHarness" w:date="2026-03-28T22:23:47Z">
        <w:r>
          <w:delText>r</w:delText>
        </w:r>
      </w:del>
      <w:ins w:id="10693" w:author="GoldenCorpusHarness" w:date="2026-03-28T22:23:47Z">
        <w:r>
          <w:t>Re</w:t>
        </w:r>
      </w:ins>
      <w:r>
        <w:t>a</w:t>
      </w:r>
      <w:del w:id="10694" w:author="GoldenCorpusHarness" w:date="2026-03-28T22:23:47Z">
        <w:r>
          <w:delText>ndomiza</w:delText>
        </w:r>
      </w:del>
      <w:ins w:id="10695" w:author="GoldenCorpusHarness" w:date="2026-03-28T22:23:47Z">
        <w:r>
          <w:t>c</w:t>
        </w:r>
      </w:ins>
      <w:r>
        <w:t>tion</w:t>
      </w:r>
      <w:del w:id="10696" w:author="GoldenCorpusHarness" w:date="2026-03-28T22:23:47Z">
        <w:r>
          <w:delText>. Each participant will be a</w:delText>
        </w:r>
      </w:del>
      <w:r>
        <w:t>s</w:t>
      </w:r>
      <w:del w:id="10697" w:author="GoldenCorpusHarness" w:date="2026-03-28T22:23:47Z">
        <w:r>
          <w:delText>signed only 1 screening number. Screening numbers must not be reused for different participants.</w:delText>
        </w:r>
      </w:del>
    </w:p>
    <w:p ns2:paraId="186F538C" ns2:textId="77777777" w:rsidR="00521E1C" w:rsidRDefault="00895D30" w:rsidP="00581355">
      <w:pPr>
        <w:pStyle w:val="paragraph0"/>
      </w:pPr>
      <w:r w:rsidRPr="00C93F7F">
        <w:t>Any individual who is screened multiple times will retain the original screening number assigned at the initial Screening Visit. Specific details on the screening/rescreening visit requirements are in Section 8.11.1</w:t>
      </w:r>
      <w:r>
        <w:t>.</w:t>
      </w:r>
      <w:r w:rsidRPr="00C93F7F">
        <w:t xml:space="preserve"> Pre-trial screening logs may be collected for review by the Sponsor. If applicable, any information that would make the participant identifiable will be removed.</w:t>
      </w:r>
    </w:p>
    <w:p ns2:paraId="01E4D38B" ns2:textId="77777777" w:rsidR="00BB5514" w:rsidRPr="00BB5514" w:rsidRDefault="00CB56E8" w:rsidP="00840DD7">
      <w:pPr>
        <w:pStyle w:val="Heading3"/>
      </w:pPr>
      <w:del w:id="10698" w:author="GoldenCorpusHarness" w:date="2026-03-28T22:23:47Z">
        <w:r>
          <w:delText>Assignment of Randomization Number</w:delText>
        </w:r>
      </w:del>
    </w:p>
    <w:p ns2:paraId="42943005" ns2:textId="77777777" w:rsidR="005A70E1" w:rsidRPr="00581355" w:rsidRDefault="00895D30" w:rsidP="00581355">
      <w:pPr>
        <w:pStyle w:val="paragraph0"/>
        <w:rPr>
          <w:b/>
          <w:bCs/>
        </w:rPr>
      </w:pPr>
      <w:del w:id="10699" w:author="GoldenCorpusHarness" w:date="2026-03-28T22:23:47Z">
        <w:r>
          <w:delText>Pa</w:delText>
        </w:r>
      </w:del>
      <w:ins w:id="10700" w:author="GoldenCorpusHarness" w:date="2026-03-28T22:23:47Z">
        <w:r>
          <w:t>Inte</w:t>
        </w:r>
      </w:ins>
      <w:r>
        <w:t>r</w:t>
      </w:r>
      <w:ins w:id="10701" w:author="GoldenCorpusHarness" w:date="2026-03-28T22:23:47Z">
        <w:r>
          <w:t>ven</w:t>
        </w:r>
      </w:ins>
      <w:r>
        <w:t>t</w:t>
      </w:r>
      <w:ins w:id="10702" w:author="GoldenCorpusHarness" w:date="2026-03-28T22:23:47Z">
        <w:r>
          <w:t>ion</w:t>
        </w:r>
      </w:ins>
      <w:r>
        <w:t xml:space="preserve"> </w:t>
      </w:r>
      <w:del w:id="10703" w:author="GoldenCorpusHarness" w:date="2026-03-28T22:23:47Z">
        <w:r>
          <w:delText>1</w:delText>
        </w:r>
      </w:del>
      <w:ins w:id="10704" w:author="GoldenCorpusHarness" w:date="2026-03-28T22:23:47Z">
        <w:r>
          <w:t>After the End of the Study</w:t>
        </w:r>
      </w:ins>
    </w:p>
    <w:p ns2:paraId="4A031652" ns2:textId="77777777" w:rsidR="005A70E1" w:rsidRPr="003D5CE8" w:rsidRDefault="00895D30" w:rsidP="00581355">
      <w:pPr>
        <w:pStyle w:val="paragraph0"/>
        <w:rPr>
          <w:rFonts w:eastAsia="Times New Roman"/>
          <w:lang w:val="en-GB" w:eastAsia="en-GB"/>
        </w:rPr>
      </w:pPr>
      <w:del w:id="10705" w:author="GoldenCorpusHarness" w:date="2026-03-28T22:23:47Z">
        <w:r>
          <w:delText xml:space="preserve">All </w:delText>
        </w:r>
      </w:del>
      <w:ins w:id="10706" w:author="GoldenCorpusHarness" w:date="2026-03-28T22:23:47Z">
        <w:r>
          <w:t>Th</w:t>
        </w:r>
      </w:ins>
      <w:r>
        <w:t>e</w:t>
      </w:r>
      <w:del w:id="10707" w:author="GoldenCorpusHarness" w:date="2026-03-28T22:23:47Z">
        <w:r>
          <w:delText>ligibl</w:delText>
        </w:r>
      </w:del>
      <w:ins w:id="10708" w:author="GoldenCorpusHarness" w:date="2026-03-28T22:23:47Z">
        <w:r>
          <w:t>r</w:t>
        </w:r>
      </w:ins>
      <w:r>
        <w:t xml:space="preserve">e </w:t>
      </w:r>
      <w:del w:id="10709" w:author="GoldenCorpusHarness" w:date="2026-03-28T22:23:47Z">
        <w:r>
          <w:delText>part</w:delText>
        </w:r>
      </w:del>
      <w:r>
        <w:t>i</w:t>
      </w:r>
      <w:del w:id="10710" w:author="GoldenCorpusHarness" w:date="2026-03-28T22:23:47Z">
        <w:r>
          <w:delText>cipant</w:delText>
        </w:r>
      </w:del>
      <w:r>
        <w:t>s</w:t>
      </w:r>
      <w:del w:id="10711" w:author="GoldenCorpusHarness" w:date="2026-03-28T22:23:47Z">
        <w:r>
          <w:delText xml:space="preserve"> will be allocated, by</w:delText>
        </w:r>
      </w:del>
      <w:r>
        <w:t xml:space="preserve"> no</w:t>
      </w:r>
      <w:ins w:id="10712" w:author="GoldenCorpusHarness" w:date="2026-03-28T22:23:47Z">
        <w:r>
          <w:t xml:space="preserve"> study-specified i</w:t>
        </w:r>
      </w:ins>
      <w:r>
        <w:t>n</w:t>
      </w:r>
      <w:ins w:id="10713" w:author="GoldenCorpusHarness" w:date="2026-03-28T22:23:47Z">
        <w:r>
          <w:t>te</w:t>
        </w:r>
      </w:ins>
      <w:r>
        <w:t>r</w:t>
      </w:r>
      <w:del w:id="10714" w:author="GoldenCorpusHarness" w:date="2026-03-28T22:23:47Z">
        <w:r>
          <w:delText>andom assignm</w:delText>
        </w:r>
      </w:del>
      <w:ins w:id="10715" w:author="GoldenCorpusHarness" w:date="2026-03-28T22:23:47Z">
        <w:r>
          <w:t>v</w:t>
        </w:r>
      </w:ins>
      <w:r>
        <w:t>en</w:t>
      </w:r>
      <w:del w:id="10716" w:author="GoldenCorpusHarness" w:date="2026-03-28T22:23:47Z">
        <w:r>
          <w:delText>t, and will receive a treatment/alloca</w:delText>
        </w:r>
      </w:del>
      <w:r>
        <w:t>tion</w:t>
      </w:r>
      <w:del w:id="10717" w:author="GoldenCorpusHarness" w:date="2026-03-28T22:23:47Z">
        <w:r>
          <w:delText xml:space="preserve"> number. The treatment/allocation number identifies the participant for all procedures occurring</w:delText>
        </w:r>
      </w:del>
      <w:r>
        <w:t xml:space="preserve"> after t</w:t>
      </w:r>
      <w:del w:id="10718" w:author="GoldenCorpusHarness" w:date="2026-03-28T22:23:47Z">
        <w:r>
          <w:delText>r</w:delText>
        </w:r>
      </w:del>
      <w:ins w:id="10719" w:author="GoldenCorpusHarness" w:date="2026-03-28T22:23:47Z">
        <w:r>
          <w:t>h</w:t>
        </w:r>
      </w:ins>
      <w:r>
        <w:t>e</w:t>
      </w:r>
      <w:del w:id="10720" w:author="GoldenCorpusHarness" w:date="2026-03-28T22:23:47Z">
        <w:r>
          <w:delText>atm</w:delText>
        </w:r>
      </w:del>
      <w:ins w:id="10721" w:author="GoldenCorpusHarness" w:date="2026-03-28T22:23:47Z">
        <w:r>
          <w:t xml:space="preserve"> </w:t>
        </w:r>
      </w:ins>
      <w:r>
        <w:t>en</w:t>
      </w:r>
      <w:del w:id="10722" w:author="GoldenCorpusHarness" w:date="2026-03-28T22:23:47Z">
        <w:r>
          <w:delText>t allocation. Once a treatment/allocation number is assigne</w:delText>
        </w:r>
      </w:del>
      <w:r>
        <w:t xml:space="preserve">d </w:t>
      </w:r>
      <w:del w:id="10723" w:author="GoldenCorpusHarness" w:date="2026-03-28T22:23:47Z">
        <w:r>
          <w:delText>t</w:delText>
        </w:r>
      </w:del>
      <w:r>
        <w:t>o</w:t>
      </w:r>
      <w:ins w:id="10724" w:author="GoldenCorpusHarness" w:date="2026-03-28T22:23:47Z">
        <w:r>
          <w:t>f</w:t>
        </w:r>
      </w:ins>
      <w:r>
        <w:t xml:space="preserve"> </w:t>
      </w:r>
      <w:del w:id="10725" w:author="GoldenCorpusHarness" w:date="2026-03-28T22:23:47Z">
        <w:r>
          <w:delText>a participant, it can never be reassigned to ano</w:delText>
        </w:r>
      </w:del>
      <w:r>
        <w:t>the</w:t>
      </w:r>
      <w:del w:id="10726" w:author="GoldenCorpusHarness" w:date="2026-03-28T22:23:47Z">
        <w:r>
          <w:delText>r</w:delText>
        </w:r>
      </w:del>
      <w:r>
        <w:t xml:space="preserve"> </w:t>
      </w:r>
      <w:del w:id="10727" w:author="GoldenCorpusHarness" w:date="2026-03-28T22:23:47Z">
        <w:r>
          <w:delText>par</w:delText>
        </w:r>
      </w:del>
      <w:ins w:id="10728" w:author="GoldenCorpusHarness" w:date="2026-03-28T22:23:47Z">
        <w:r>
          <w:t>s</w:t>
        </w:r>
      </w:ins>
      <w:r>
        <w:t>t</w:t>
      </w:r>
      <w:del w:id="10729" w:author="GoldenCorpusHarness" w:date="2026-03-28T22:23:47Z">
        <w:r>
          <w:delText>icipant</w:delText>
        </w:r>
      </w:del>
      <w:ins w:id="10730" w:author="GoldenCorpusHarness" w:date="2026-03-28T22:23:47Z">
        <w:r>
          <w:t>udy</w:t>
        </w:r>
      </w:ins>
      <w:r>
        <w:t>.</w:t>
      </w:r>
    </w:p>
    <w:p ns2:paraId="737C24D9" ns2:textId="77777777" w:rsidR="005A70E1" w:rsidRDefault="00895D30" w:rsidP="00581355">
      <w:pPr>
        <w:pStyle w:val="paragraph0"/>
      </w:pPr>
      <w:del w:id="10731" w:author="GoldenCorpusHarness" w:date="2026-03-28T22:23:47Z">
        <w:r>
          <w:delText>A s</w:delText>
        </w:r>
      </w:del>
      <w:ins w:id="10732" w:author="GoldenCorpusHarness" w:date="2026-03-28T22:23:47Z">
        <w:r>
          <w:t>Cl</w:t>
        </w:r>
      </w:ins>
      <w:r>
        <w:t>in</w:t>
      </w:r>
      <w:del w:id="10733" w:author="GoldenCorpusHarness" w:date="2026-03-28T22:23:47Z">
        <w:r>
          <w:delText>gle part</w:delText>
        </w:r>
      </w:del>
      <w:r>
        <w:t>ic</w:t>
      </w:r>
      <w:ins w:id="10734" w:author="GoldenCorpusHarness" w:date="2026-03-28T22:23:47Z">
        <w:r>
          <w:t>al Suppl</w:t>
        </w:r>
      </w:ins>
      <w:r>
        <w:t>i</w:t>
      </w:r>
      <w:del w:id="10735" w:author="GoldenCorpusHarness" w:date="2026-03-28T22:23:47Z">
        <w:r>
          <w:delText>pant</w:delText>
        </w:r>
      </w:del>
      <w:ins w:id="10736" w:author="GoldenCorpusHarness" w:date="2026-03-28T22:23:47Z">
        <w:r>
          <w:t>es</w:t>
        </w:r>
      </w:ins>
      <w:r>
        <w:t xml:space="preserve"> </w:t>
      </w:r>
      <w:ins w:id="10737" w:author="GoldenCorpusHarness" w:date="2026-03-28T22:23:47Z">
        <w:r>
          <w:t>Dis</w:t>
        </w:r>
      </w:ins>
      <w:r>
        <w:t>c</w:t>
      </w:r>
      <w:del w:id="10738" w:author="GoldenCorpusHarness" w:date="2026-03-28T22:23:47Z">
        <w:r>
          <w:delText>ann</w:delText>
        </w:r>
      </w:del>
      <w:ins w:id="10739" w:author="GoldenCorpusHarness" w:date="2026-03-28T22:23:47Z">
        <w:r>
          <w:t>l</w:t>
        </w:r>
      </w:ins>
      <w:r>
        <w:t>o</w:t>
      </w:r>
      <w:del w:id="10740" w:author="GoldenCorpusHarness" w:date="2026-03-28T22:23:47Z">
        <w:r>
          <w:delText>t be a</w:delText>
        </w:r>
      </w:del>
      <w:r>
        <w:t>s</w:t>
      </w:r>
      <w:del w:id="10741" w:author="GoldenCorpusHarness" w:date="2026-03-28T22:23:47Z">
        <w:r>
          <w:delText>signed mo</w:delText>
        </w:r>
      </w:del>
      <w:ins w:id="10742" w:author="GoldenCorpusHarness" w:date="2026-03-28T22:23:47Z">
        <w:r>
          <w:t>u</w:t>
        </w:r>
      </w:ins>
      <w:r>
        <w:t>re</w:t>
      </w:r>
      <w:del w:id="10743" w:author="GoldenCorpusHarness" w:date="2026-03-28T22:23:47Z">
        <w:r>
          <w:delText xml:space="preserve"> than 1 treatment/allocation number.</w:delText>
        </w:r>
      </w:del>
    </w:p>
    <w:p ns2:paraId="7C9E8999" ns2:textId="77777777" w:rsidR="005A70E1" w:rsidRPr="00581355" w:rsidRDefault="00895D30" w:rsidP="00581355">
      <w:pPr>
        <w:pStyle w:val="paragraph0"/>
        <w:rPr>
          <w:b/>
          <w:bCs/>
        </w:rPr>
      </w:pPr>
      <w:del w:id="10744" w:author="GoldenCorpusHarness" w:date="2026-03-28T22:23:47Z">
        <w:r>
          <w:delText>Part 2</w:delText>
        </w:r>
      </w:del>
      <w:ins w:id="10745" w:author="GoldenCorpusHarness" w:date="2026-03-28T22:23:47Z">
        <w:r>
          <w:t>This study is open-label; therefore, the participant, the study-site personnel, the Sponsor, and/or designee are not blinded. Study intervention (name, strength, or potency) is included in the label text; random code/disclosure envelopes or lists are not provided.</w:t>
        </w:r>
      </w:ins>
    </w:p>
    <w:p ns2:paraId="69119AA8" ns2:textId="77777777" w:rsidR="005A70E1" w:rsidRPr="00DE054B" w:rsidRDefault="00895D30" w:rsidP="00581355">
      <w:pPr>
        <w:pStyle w:val="paragraph0"/>
      </w:pPr>
      <w:del w:id="10746" w:author="GoldenCorpusHarness" w:date="2026-03-28T22:23:47Z">
        <w:r>
          <w:delText>All eligible p</w:delText>
        </w:r>
      </w:del>
      <w:ins w:id="10747" w:author="GoldenCorpusHarness" w:date="2026-03-28T22:23:47Z">
        <w:r>
          <w:t>Stand</w:t>
        </w:r>
      </w:ins>
      <w:r>
        <w:t>ar</w:t>
      </w:r>
      <w:del w:id="10748" w:author="GoldenCorpusHarness" w:date="2026-03-28T22:23:47Z">
        <w:r>
          <w:delText>t</w:delText>
        </w:r>
      </w:del>
      <w:ins w:id="10749" w:author="GoldenCorpusHarness" w:date="2026-03-28T22:23:47Z">
        <w:r>
          <w:t>d Pol</w:t>
        </w:r>
      </w:ins>
      <w:r>
        <w:t>ici</w:t>
      </w:r>
      <w:del w:id="10750" w:author="GoldenCorpusHarness" w:date="2026-03-28T22:23:47Z">
        <w:r>
          <w:delText>pants will be randomly allocated and will receive a randomization number. The randomization number identifi</w:delText>
        </w:r>
      </w:del>
      <w:r>
        <w:t>es</w:t>
      </w:r>
      <w:del w:id="10751" w:author="GoldenCorpusHarness" w:date="2026-03-28T22:23:47Z">
        <w:r>
          <w:delText xml:space="preserve"> the participant for all procedures occurring after randomization. Once a randomization number is assigned to a participant, it can never be reassigned to another participant.</w:delText>
        </w:r>
      </w:del>
    </w:p>
    <w:p ns2:paraId="63670468" ns2:textId="77777777" w:rsidR="007131B3" w:rsidRPr="00BB5514" w:rsidRDefault="00895D30" w:rsidP="00581355">
      <w:pPr>
        <w:pStyle w:val="paragraph0"/>
      </w:pPr>
      <w:del w:id="10752" w:author="GoldenCorpusHarness" w:date="2026-03-28T22:23:47Z">
        <w:r>
          <w:delText>A single participant cann</w:delText>
        </w:r>
      </w:del>
      <w:ins w:id="10753" w:author="GoldenCorpusHarness" w:date="2026-03-28T22:23:47Z">
        <w:r>
          <w:t>N</w:t>
        </w:r>
      </w:ins>
      <w:r>
        <w:t xml:space="preserve">ot </w:t>
      </w:r>
      <w:ins w:id="10754" w:author="GoldenCorpusHarness" w:date="2026-03-28T22:23:47Z">
        <w:r>
          <w:t>applica</w:t>
        </w:r>
      </w:ins>
      <w:r>
        <w:t>b</w:t>
      </w:r>
      <w:ins w:id="10755" w:author="GoldenCorpusHarness" w:date="2026-03-28T22:23:47Z">
        <w:r>
          <w:t>l</w:t>
        </w:r>
      </w:ins>
      <w:r>
        <w:t>e</w:t>
      </w:r>
      <w:del w:id="10756" w:author="GoldenCorpusHarness" w:date="2026-03-28T22:23:47Z">
        <w:r>
          <w:delText xml:space="preserve"> assigned more than 1 randomization number</w:delText>
        </w:r>
      </w:del>
      <w:r>
        <w:t>.</w:t>
      </w:r>
    </w:p>
    <w:p ns2:paraId="022100C5" ns2:textId="77777777" w:rsidR="00BB5514" w:rsidRPr="00E456EA" w:rsidRDefault="00895D30" w:rsidP="00E456EA">
      <w:pPr>
        <w:pStyle w:val="Heading3"/>
      </w:pPr>
      <w:ins w:id="10757" w:author="GoldenCorpusHarness" w:date="2026-03-28T22:23:47Z">
        <w:r>
          <w:t>DI</w:t>
        </w:r>
      </w:ins>
      <w:r>
        <w:t>S</w:t>
      </w:r>
      <w:del w:id="10758" w:author="GoldenCorpusHarness" w:date="2026-03-28T22:23:47Z">
        <w:r>
          <w:delText>tudy</w:delText>
        </w:r>
      </w:del>
      <w:ins w:id="10759" w:author="GoldenCorpusHarness" w:date="2026-03-28T22:23:47Z">
        <w:r>
          <w:t>CONTINUATION OF STUDY</w:t>
        </w:r>
      </w:ins>
      <w:r>
        <w:t xml:space="preserve"> I</w:t>
      </w:r>
      <w:del w:id="10760" w:author="GoldenCorpusHarness" w:date="2026-03-28T22:23:47Z">
        <w:r>
          <w:delText>ntervention</w:delText>
        </w:r>
      </w:del>
      <w:ins w:id="10761" w:author="GoldenCorpusHarness" w:date="2026-03-28T22:23:47Z">
        <w:r>
          <w:t>NTERVENTION</w:t>
        </w:r>
      </w:ins>
      <w:r>
        <w:t xml:space="preserve"> A</w:t>
      </w:r>
      <w:del w:id="10762" w:author="GoldenCorpusHarness" w:date="2026-03-28T22:23:47Z">
        <w:r>
          <w:delText>dministration</w:delText>
        </w:r>
      </w:del>
      <w:ins w:id="10763" w:author="GoldenCorpusHarness" w:date="2026-03-28T22:23:47Z">
        <w:r>
          <w:t>ND PARTICIPANT WITHDRAWAL</w:t>
        </w:r>
      </w:ins>
    </w:p>
    <w:p ns2:paraId="47274A20" ns2:textId="77777777" w:rsidR="005A70E1" w:rsidRPr="004E28DD" w:rsidRDefault="00895D30" w:rsidP="00581355">
      <w:pPr>
        <w:pStyle w:val="paragraph0"/>
        <w:rPr>
          <w:lang w:val="en-GB"/>
        </w:rPr>
      </w:pPr>
      <w:ins w:id="10764" w:author="GoldenCorpusHarness" w:date="2026-03-28T22:23:47Z">
        <w:r>
          <w:t xml:space="preserve">Discontinuation of </w:t>
        </w:r>
      </w:ins>
      <w:r>
        <w:t xml:space="preserve">Study </w:t>
      </w:r>
      <w:del w:id="10765" w:author="GoldenCorpusHarness" w:date="2026-03-28T22:23:47Z">
        <w:r>
          <w:delText>i</w:delText>
        </w:r>
      </w:del>
      <w:ins w:id="10766" w:author="GoldenCorpusHarness" w:date="2026-03-28T22:23:47Z">
        <w:r>
          <w:t>I</w:t>
        </w:r>
      </w:ins>
      <w:r>
        <w:t>ntervention</w:t>
      </w:r>
      <w:del w:id="10767" w:author="GoldenCorpusHarness" w:date="2026-03-28T22:23:47Z">
        <w:r>
          <w:delText>(s) will be administered by the investigator and/or appropriately qualified designee according to the specifications within the pharmacy manual.</w:delText>
        </w:r>
      </w:del>
    </w:p>
    <w:p ns2:paraId="49538F2F" ns2:textId="77777777" w:rsidR="005A70E1" w:rsidRPr="00AC3A28" w:rsidRDefault="00895D30" w:rsidP="00581355">
      <w:pPr>
        <w:pStyle w:val="paragraph0"/>
        <w:rPr>
          <w:b/>
          <w:bCs/>
        </w:rPr>
      </w:pPr>
      <w:del w:id="10768" w:author="GoldenCorpusHarness" w:date="2026-03-28T22:23:47Z">
        <w:r>
          <w:delText>V</w:delText>
        </w:r>
      </w:del>
      <w:ins w:id="10769" w:author="GoldenCorpusHarness" w:date="2026-03-28T22:23:47Z">
        <w:r>
          <w:t>Discontinuation of study interv</w:t>
        </w:r>
      </w:ins>
      <w:r>
        <w:t>en</w:t>
      </w:r>
      <w:ins w:id="10770" w:author="GoldenCorpusHarness" w:date="2026-03-28T22:23:47Z">
        <w:r>
          <w:t>tion do</w:t>
        </w:r>
      </w:ins>
      <w:r>
        <w:t>e</w:t>
      </w:r>
      <w:ins w:id="10771" w:author="GoldenCorpusHarness" w:date="2026-03-28T22:23:47Z">
        <w:r>
          <w:t>s no</w:t>
        </w:r>
      </w:ins>
      <w:r>
        <w:t>t</w:t>
      </w:r>
      <w:ins w:id="10772" w:author="GoldenCorpusHarness" w:date="2026-03-28T22:23:47Z">
        <w:r>
          <w:t xml:space="preserve"> represent withdrawal fr</w:t>
        </w:r>
      </w:ins>
      <w:r>
        <w:t>o</w:t>
      </w:r>
      <w:del w:id="10773" w:author="GoldenCorpusHarness" w:date="2026-03-28T22:23:47Z">
        <w:r>
          <w:delText>clax</w:delText>
        </w:r>
      </w:del>
      <w:ins w:id="10774" w:author="GoldenCorpusHarness" w:date="2026-03-28T22:23:47Z">
        <w:r>
          <w:t>m the study.</w:t>
        </w:r>
      </w:ins>
    </w:p>
    <w:p ns2:paraId="25A8DB96" ns2:textId="5B0A3546" w:rsidR="005A70E1" w:rsidRPr="009B2293" w:rsidRDefault="00895D30" w:rsidP="00581355">
      <w:pPr>
        <w:pStyle w:val="paragraph0"/>
      </w:pPr>
      <w:ins w:id="10775" w:author="GoldenCorpusHarness" w:date="2026-03-28T22:23:47Z">
        <w:r>
          <w:t xml:space="preserve">As certain data on clinical events beyond study intervention discontinuation may be important to the study, they must be collected through the participant’s last scheduled follow-up, even if the participant has discontinued study intervention. </w:t>
        </w:r>
      </w:ins>
      <w:r>
        <w:t>The</w:t>
      </w:r>
      <w:del w:id="10776" w:author="GoldenCorpusHarness" w:date="2026-03-28T22:23:47Z">
        <w:r>
          <w:delText xml:space="preserve"> first dose of </w:delText>
        </w:r>
      </w:del>
      <w:ins w:id="10777" w:author="GoldenCorpusHarness" w:date="2026-03-28T22:23:47Z">
        <w:r>
          <w:t>refore, all participants who discontinue study inter</w:t>
        </w:r>
      </w:ins>
      <w:r>
        <w:t>ven</w:t>
      </w:r>
      <w:del w:id="10778" w:author="GoldenCorpusHarness" w:date="2026-03-28T22:23:47Z">
        <w:r>
          <w:delText>etoclax</w:delText>
        </w:r>
      </w:del>
      <w:ins w:id="10779" w:author="GoldenCorpusHarness" w:date="2026-03-28T22:23:47Z">
        <w:r>
          <w:t>tion before completion of the protocol-specified treatment period/vaccination regimen will still continue to be monitored in the study and participate in the study visits and procedures as specified in Section 1.3 and Section 8.11.3 unless the participant has withdrawn from the study</w:t>
        </w:r>
      </w:ins>
      <w:r>
        <w:t xml:space="preserve"> (</w:t>
      </w:r>
      <w:ins w:id="10780" w:author="GoldenCorpusHarness" w:date="2026-03-28T22:23:47Z">
        <w:r>
          <w:t>Section 7.</w:t>
        </w:r>
      </w:ins>
      <w:r>
        <w:t>2</w:t>
      </w:r>
      <w:del w:id="10781" w:author="GoldenCorpusHarness" w:date="2026-03-28T22:23:47Z">
        <w:r>
          <w:delText>0 mg) will be administered on C2D1 (Part 1; Part 2 Treatment Group) or C1D1 (Part 2 Comparator Group</w:delText>
        </w:r>
      </w:del>
      <w:r>
        <w:t>).</w:t>
      </w:r>
      <w:del w:id="10782" w:author="GoldenCorpusHarness" w:date="2026-03-28T22:23:47Z">
        <w:r>
          <w:delText xml:space="preserve"> Each dose of venetoclax during ramp-up will be administered at the study site. See Section 6.5.2 and Table 8 for recommended TLS prophylaxis and monitoring and Table 9 for venetoclax dosing rampup. Participants will be evaluated for tumor burden and monitored closely for TLS. Participants will report back to the site for Week 2 dosing (ie, C2W2 for Part 1 and Part 2 Treatment Group; C1W2 for Part 2 Comparator group), which will increase to 50 mg. All subsequent doses will be administered unsupervised at home by the participant.</w:delText>
        </w:r>
      </w:del>
    </w:p>
    <w:p ns2:paraId="59FCD757" ns2:textId="77777777" w:rsidR="005A70E1" w:rsidRPr="00581355" w:rsidRDefault="00895D30" w:rsidP="00581355">
      <w:pPr>
        <w:pStyle w:val="paragraph0"/>
        <w:rPr>
          <w:b/>
          <w:bCs/>
        </w:rPr>
      </w:pPr>
      <w:del w:id="10783" w:author="GoldenCorpusHarness" w:date="2026-03-28T22:23:47Z">
        <w:r>
          <w:delText>Nemta</w:delText>
        </w:r>
      </w:del>
      <w:ins w:id="10784" w:author="GoldenCorpusHarness" w:date="2026-03-28T22:23:47Z">
        <w:r>
          <w:t xml:space="preserve">Participants may discontinue study intervention at any time for any reason or </w:t>
        </w:r>
      </w:ins>
      <w:r>
        <w:t>b</w:t>
      </w:r>
      <w:del w:id="10785" w:author="GoldenCorpusHarness" w:date="2026-03-28T22:23:47Z">
        <w:r>
          <w:delText>rutini</w:delText>
        </w:r>
      </w:del>
      <w:ins w:id="10786" w:author="GoldenCorpusHarness" w:date="2026-03-28T22:23:47Z">
        <w:r>
          <w:t xml:space="preserve">e discontinued from the study intervention at the discretion of the investigator should any untoward effect occur. In addition, a participant may </w:t>
        </w:r>
      </w:ins>
      <w:r>
        <w:t>b</w:t>
      </w:r>
      <w:ins w:id="10787" w:author="GoldenCorpusHarness" w:date="2026-03-28T22:23:47Z">
        <w:r>
          <w:t>e discontinued from study intervention by the investigator or the Sponsor if study intervention is inappropriate, the study plan is violated, or for administrative and/or other safety reasons.</w:t>
        </w:r>
      </w:ins>
    </w:p>
    <w:p ns2:paraId="53DE1A3E" ns2:textId="77777777" w:rsidR="005A70E1" w:rsidRPr="00073428" w:rsidRDefault="00895D30" w:rsidP="00581355">
      <w:pPr>
        <w:pStyle w:val="paragraph0"/>
      </w:pPr>
      <w:del w:id="10788" w:author="GoldenCorpusHarness" w:date="2026-03-28T22:23:47Z">
        <w:r>
          <w:delText>The first dose of nemtabrutinib will be administered at the study site on C1D1. Subsequent dosing will be performed QD by the</w:delText>
        </w:r>
      </w:del>
      <w:ins w:id="10789" w:author="GoldenCorpusHarness" w:date="2026-03-28T22:23:47Z">
        <w:r>
          <w:t>A</w:t>
        </w:r>
      </w:ins>
      <w:r>
        <w:t xml:space="preserve"> participant </w:t>
      </w:r>
      <w:del w:id="10790" w:author="GoldenCorpusHarness" w:date="2026-03-28T22:23:47Z">
        <w:r>
          <w:delText>(</w:delText>
        </w:r>
      </w:del>
      <w:ins w:id="10791" w:author="GoldenCorpusHarness" w:date="2026-03-28T22:23:47Z">
        <w:r>
          <w:t>must be d</w:t>
        </w:r>
      </w:ins>
      <w:r>
        <w:t>i</w:t>
      </w:r>
      <w:ins w:id="10792" w:author="GoldenCorpusHarness" w:date="2026-03-28T22:23:47Z">
        <w:r>
          <w:t>scontinu</w:t>
        </w:r>
      </w:ins>
      <w:r>
        <w:t>e</w:t>
      </w:r>
      <w:del w:id="10793" w:author="GoldenCorpusHarness" w:date="2026-03-28T22:23:47Z">
        <w:r>
          <w:delText>,</w:delText>
        </w:r>
      </w:del>
      <w:ins w:id="10794" w:author="GoldenCorpusHarness" w:date="2026-03-28T22:23:47Z">
        <w:r>
          <w:t>d</w:t>
        </w:r>
      </w:ins>
      <w:r>
        <w:t xml:space="preserve"> </w:t>
      </w:r>
      <w:ins w:id="10795" w:author="GoldenCorpusHarness" w:date="2026-03-28T22:23:47Z">
        <w:r>
          <w:t>from st</w:t>
        </w:r>
      </w:ins>
      <w:r>
        <w:t>u</w:t>
      </w:r>
      <w:ins w:id="10796" w:author="GoldenCorpusHarness" w:date="2026-03-28T22:23:47Z">
        <w:r>
          <w:t>dy i</w:t>
        </w:r>
      </w:ins>
      <w:r>
        <w:t>n</w:t>
      </w:r>
      <w:del w:id="10797" w:author="GoldenCorpusHarness" w:date="2026-03-28T22:23:47Z">
        <w:r>
          <w:delText>sup</w:delText>
        </w:r>
      </w:del>
      <w:ins w:id="10798" w:author="GoldenCorpusHarness" w:date="2026-03-28T22:23:47Z">
        <w:r>
          <w:t>t</w:t>
        </w:r>
      </w:ins>
      <w:r>
        <w:t>erv</w:t>
      </w:r>
      <w:ins w:id="10799" w:author="GoldenCorpusHarness" w:date="2026-03-28T22:23:47Z">
        <w:r>
          <w:t>ent</w:t>
        </w:r>
      </w:ins>
      <w:r>
        <w:t>i</w:t>
      </w:r>
      <w:del w:id="10800" w:author="GoldenCorpusHarness" w:date="2026-03-28T22:23:47Z">
        <w:r>
          <w:delText>s</w:delText>
        </w:r>
      </w:del>
      <w:ins w:id="10801" w:author="GoldenCorpusHarness" w:date="2026-03-28T22:23:47Z">
        <w:r>
          <w:t>on, but continue to be monitor</w:t>
        </w:r>
      </w:ins>
      <w:r>
        <w:t xml:space="preserve">ed </w:t>
      </w:r>
      <w:del w:id="10802" w:author="GoldenCorpusHarness" w:date="2026-03-28T22:23:47Z">
        <w:r>
          <w:delText>at the part</w:delText>
        </w:r>
      </w:del>
      <w:r>
        <w:t>i</w:t>
      </w:r>
      <w:del w:id="10803" w:author="GoldenCorpusHarness" w:date="2026-03-28T22:23:47Z">
        <w:r>
          <w:delText>cipa</w:delText>
        </w:r>
      </w:del>
      <w:r>
        <w:t>n</w:t>
      </w:r>
      <w:del w:id="10804" w:author="GoldenCorpusHarness" w:date="2026-03-28T22:23:47Z">
        <w:r>
          <w:delText>ts home) at approximately</w:delText>
        </w:r>
      </w:del>
      <w:r>
        <w:t xml:space="preserve"> the s</w:t>
      </w:r>
      <w:del w:id="10805" w:author="GoldenCorpusHarness" w:date="2026-03-28T22:23:47Z">
        <w:r>
          <w:delText>ame</w:delText>
        </w:r>
      </w:del>
      <w:ins w:id="10806" w:author="GoldenCorpusHarness" w:date="2026-03-28T22:23:47Z">
        <w:r>
          <w:t>tudy</w:t>
        </w:r>
      </w:ins>
      <w:r>
        <w:t xml:space="preserve"> </w:t>
      </w:r>
      <w:del w:id="10807" w:author="GoldenCorpusHarness" w:date="2026-03-28T22:23:47Z">
        <w:r>
          <w:delText>time each day. Nemtab</w:delText>
        </w:r>
      </w:del>
      <w:ins w:id="10808" w:author="GoldenCorpusHarness" w:date="2026-03-28T22:23:47Z">
        <w:r>
          <w:t>fo</w:t>
        </w:r>
      </w:ins>
      <w:r>
        <w:t>r</w:t>
      </w:r>
      <w:del w:id="10809" w:author="GoldenCorpusHarness" w:date="2026-03-28T22:23:47Z">
        <w:r>
          <w:delText>utinib will be</w:delText>
        </w:r>
      </w:del>
      <w:r>
        <w:t xml:space="preserve"> a</w:t>
      </w:r>
      <w:del w:id="10810" w:author="GoldenCorpusHarness" w:date="2026-03-28T22:23:47Z">
        <w:r>
          <w:delText>dmi</w:delText>
        </w:r>
      </w:del>
      <w:r>
        <w:t>n</w:t>
      </w:r>
      <w:del w:id="10811" w:author="GoldenCorpusHarness" w:date="2026-03-28T22:23:47Z">
        <w:r>
          <w:delText>istered</w:delText>
        </w:r>
      </w:del>
      <w:ins w:id="10812" w:author="GoldenCorpusHarness" w:date="2026-03-28T22:23:47Z">
        <w:r>
          <w:t>y</w:t>
        </w:r>
      </w:ins>
      <w:r>
        <w:t xml:space="preserve"> </w:t>
      </w:r>
      <w:del w:id="10813" w:author="GoldenCorpusHarness" w:date="2026-03-28T22:23:47Z">
        <w:r>
          <w:delText>at least 10 h</w:delText>
        </w:r>
      </w:del>
      <w:r>
        <w:t>o</w:t>
      </w:r>
      <w:del w:id="10814" w:author="GoldenCorpusHarness" w:date="2026-03-28T22:23:47Z">
        <w:r>
          <w:delText>urs a</w:delText>
        </w:r>
      </w:del>
      <w:r>
        <w:t>f</w:t>
      </w:r>
      <w:del w:id="10815" w:author="GoldenCorpusHarness" w:date="2026-03-28T22:23:47Z">
        <w:r>
          <w:delText>ter</w:delText>
        </w:r>
      </w:del>
      <w:r>
        <w:t xml:space="preserve"> the </w:t>
      </w:r>
      <w:del w:id="10816" w:author="GoldenCorpusHarness" w:date="2026-03-28T22:23:47Z">
        <w:r>
          <w:delText>venet</w:delText>
        </w:r>
      </w:del>
      <w:ins w:id="10817" w:author="GoldenCorpusHarness" w:date="2026-03-28T22:23:47Z">
        <w:r>
          <w:t>f</w:t>
        </w:r>
      </w:ins>
      <w:r>
        <w:t>o</w:t>
      </w:r>
      <w:del w:id="10818" w:author="GoldenCorpusHarness" w:date="2026-03-28T22:23:47Z">
        <w:r>
          <w:delText>c</w:delText>
        </w:r>
      </w:del>
      <w:r>
        <w:t>l</w:t>
      </w:r>
      <w:del w:id="10819" w:author="GoldenCorpusHarness" w:date="2026-03-28T22:23:47Z">
        <w:r>
          <w:delText>ax d</w:delText>
        </w:r>
      </w:del>
      <w:ins w:id="10820" w:author="GoldenCorpusHarness" w:date="2026-03-28T22:23:47Z">
        <w:r>
          <w:t>l</w:t>
        </w:r>
      </w:ins>
      <w:r>
        <w:t>o</w:t>
      </w:r>
      <w:del w:id="10821" w:author="GoldenCorpusHarness" w:date="2026-03-28T22:23:47Z">
        <w:r>
          <w:delText>se. The nemtabrut</w:delText>
        </w:r>
      </w:del>
      <w:ins w:id="10822" w:author="GoldenCorpusHarness" w:date="2026-03-28T22:23:47Z">
        <w:r>
          <w:t>w</w:t>
        </w:r>
      </w:ins>
      <w:r>
        <w:t>in</w:t>
      </w:r>
      <w:del w:id="10823" w:author="GoldenCorpusHarness" w:date="2026-03-28T22:23:47Z">
        <w:r>
          <w:delText>ib</w:delText>
        </w:r>
      </w:del>
      <w:ins w:id="10824" w:author="GoldenCorpusHarness" w:date="2026-03-28T22:23:47Z">
        <w:r>
          <w:t>g</w:t>
        </w:r>
      </w:ins>
      <w:r>
        <w:t xml:space="preserve"> </w:t>
      </w:r>
      <w:del w:id="10825" w:author="GoldenCorpusHarness" w:date="2026-03-28T22:23:47Z">
        <w:r>
          <w:delText>dose should not be delayed by mo</w:delText>
        </w:r>
      </w:del>
      <w:r>
        <w:t>re</w:t>
      </w:r>
      <w:del w:id="10826" w:author="GoldenCorpusHarness" w:date="2026-03-28T22:23:47Z">
        <w:r>
          <w:delText xml:space="preserve"> th</w:delText>
        </w:r>
      </w:del>
      <w:r>
        <w:t>a</w:t>
      </w:r>
      <w:ins w:id="10827" w:author="GoldenCorpusHarness" w:date="2026-03-28T22:23:47Z">
        <w:r>
          <w:t>so</w:t>
        </w:r>
      </w:ins>
      <w:r>
        <w:t>n</w:t>
      </w:r>
      <w:del w:id="10828" w:author="GoldenCorpusHarness" w:date="2026-03-28T22:23:47Z">
        <w:r>
          <w:delText xml:space="preserve"> 2 hour</w:delText>
        </w:r>
      </w:del>
      <w:r>
        <w:t>s</w:t>
      </w:r>
      <w:del w:id="10829" w:author="GoldenCorpusHarness" w:date="2026-03-28T22:23:47Z">
        <w:r>
          <w:delText>.</w:delText>
        </w:r>
      </w:del>
      <w:ins w:id="10830" w:author="GoldenCorpusHarness" w:date="2026-03-28T22:23:47Z">
        <w:r>
          <w:t>:</w:t>
        </w:r>
      </w:ins>
    </w:p>
    <w:p ns2:paraId="0AA19D1C" ns2:textId="77777777" w:rsidR="005A70E1" w:rsidRPr="00073428" w:rsidRDefault="00895D30" w:rsidP="00581355">
      <w:pPr>
        <w:pStyle w:val="paragraph0"/>
      </w:pPr>
      <w:del w:id="10831" w:author="GoldenCorpusHarness" w:date="2026-03-28T22:23:47Z">
        <w:r>
          <w:delText>NO</w:delText>
        </w:r>
      </w:del>
      <w:r>
        <w:t>T</w:t>
      </w:r>
      <w:del w:id="10832" w:author="GoldenCorpusHarness" w:date="2026-03-28T22:23:47Z">
        <w:r>
          <w:delText>E:</w:delText>
        </w:r>
      </w:del>
      <w:ins w:id="10833" w:author="GoldenCorpusHarness" w:date="2026-03-28T22:23:47Z">
        <w:r>
          <w:t>he</w:t>
        </w:r>
      </w:ins>
      <w:r>
        <w:t xml:space="preserve"> </w:t>
      </w:r>
      <w:del w:id="10834" w:author="GoldenCorpusHarness" w:date="2026-03-28T22:23:47Z">
        <w:r>
          <w:delText>If</w:delText>
        </w:r>
      </w:del>
      <w:ins w:id="10835" w:author="GoldenCorpusHarness" w:date="2026-03-28T22:23:47Z">
        <w:r>
          <w:t>participant or participant’s legally</w:t>
        </w:r>
      </w:ins>
      <w:r>
        <w:t xml:space="preserve"> a</w:t>
      </w:r>
      <w:ins w:id="10836" w:author="GoldenCorpusHarness" w:date="2026-03-28T22:23:47Z">
        <w:r>
          <w:t>cceptable representative requests to</w:t>
        </w:r>
      </w:ins>
      <w:r>
        <w:t xml:space="preserve"> d</w:t>
      </w:r>
      <w:ins w:id="10837" w:author="GoldenCorpusHarness" w:date="2026-03-28T22:23:47Z">
        <w:r>
          <w:t>isc</w:t>
        </w:r>
      </w:ins>
      <w:r>
        <w:t>o</w:t>
      </w:r>
      <w:ins w:id="10838" w:author="GoldenCorpusHarness" w:date="2026-03-28T22:23:47Z">
        <w:r>
          <w:t xml:space="preserve">ntinue </w:t>
        </w:r>
      </w:ins>
      <w:r>
        <w:t>s</w:t>
      </w:r>
      <w:del w:id="10839" w:author="GoldenCorpusHarness" w:date="2026-03-28T22:23:47Z">
        <w:r>
          <w:delText>e</w:delText>
        </w:r>
      </w:del>
      <w:ins w:id="10840" w:author="GoldenCorpusHarness" w:date="2026-03-28T22:23:47Z">
        <w:r>
          <w:t>tudy</w:t>
        </w:r>
      </w:ins>
      <w:r>
        <w:t xml:space="preserve"> inter</w:t>
      </w:r>
      <w:del w:id="10841" w:author="GoldenCorpusHarness" w:date="2026-03-28T22:23:47Z">
        <w:r>
          <w:delText>rup</w:delText>
        </w:r>
      </w:del>
      <w:ins w:id="10842" w:author="GoldenCorpusHarness" w:date="2026-03-28T22:23:47Z">
        <w:r>
          <w:t>ven</w:t>
        </w:r>
      </w:ins>
      <w:r>
        <w:t>tion</w:t>
      </w:r>
      <w:del w:id="10843" w:author="GoldenCorpusHarness" w:date="2026-03-28T22:23:47Z">
        <w:r>
          <w:delText xml:space="preserve"> or delay occurs or persists on Day 1 of the planned next cycle, the current cycle will be longer than 28 calendar days</w:delText>
        </w:r>
      </w:del>
      <w:r>
        <w:t>.</w:t>
      </w:r>
      <w:del w:id="10844" w:author="GoldenCorpusHarness" w:date="2026-03-28T22:23:47Z">
        <w:r>
          <w:delText xml:space="preserve"> If a dose interruption or delay occurs in the middle of the cycle, and treatment can be resumed on Day 1 of the planned next cycle, the current cycle will remain 28 days.</w:delText>
        </w:r>
      </w:del>
    </w:p>
    <w:p ns2:paraId="7514F3D1" ns2:textId="77777777" w:rsidR="005A70E1" w:rsidRPr="00581355" w:rsidRDefault="00895D30" w:rsidP="00581355">
      <w:pPr>
        <w:pStyle w:val="paragraph0"/>
        <w:rPr>
          <w:b/>
          <w:bCs/>
        </w:rPr>
      </w:pPr>
      <w:del w:id="10845" w:author="GoldenCorpusHarness" w:date="2026-03-28T22:23:47Z">
        <w:r>
          <w:delText>R</w:delText>
        </w:r>
      </w:del>
      <w:ins w:id="10846" w:author="GoldenCorpusHarness" w:date="2026-03-28T22:23:47Z">
        <w:r>
          <w:t>D</w:t>
        </w:r>
      </w:ins>
      <w:r>
        <w:t>i</w:t>
      </w:r>
      <w:ins w:id="10847" w:author="GoldenCorpusHarness" w:date="2026-03-28T22:23:47Z">
        <w:r>
          <w:t>scontinuation of s</w:t>
        </w:r>
      </w:ins>
      <w:r>
        <w:t>tu</w:t>
      </w:r>
      <w:del w:id="10848" w:author="GoldenCorpusHarness" w:date="2026-03-28T22:23:47Z">
        <w:r>
          <w:delText>x</w:delText>
        </w:r>
      </w:del>
      <w:ins w:id="10849" w:author="GoldenCorpusHarness" w:date="2026-03-28T22:23:47Z">
        <w:r>
          <w:t xml:space="preserve">dy </w:t>
        </w:r>
      </w:ins>
      <w:r>
        <w:t>i</w:t>
      </w:r>
      <w:ins w:id="10850" w:author="GoldenCorpusHarness" w:date="2026-03-28T22:23:47Z">
        <w:r>
          <w:t>ntervention is reco</w:t>
        </w:r>
      </w:ins>
      <w:r>
        <w:t>m</w:t>
      </w:r>
      <w:ins w:id="10851" w:author="GoldenCorpusHarness" w:date="2026-03-28T22:23:47Z">
        <w:r>
          <w:t xml:space="preserve">mended </w:t>
        </w:r>
      </w:ins>
      <w:r>
        <w:t>a</w:t>
      </w:r>
      <w:del w:id="10852" w:author="GoldenCorpusHarness" w:date="2026-03-28T22:23:47Z">
        <w:r>
          <w:delText>b</w:delText>
        </w:r>
      </w:del>
      <w:ins w:id="10853" w:author="GoldenCorpusHarness" w:date="2026-03-28T22:23:47Z">
        <w:r>
          <w:t>ccording</w:t>
        </w:r>
      </w:ins>
      <w:r>
        <w:t xml:space="preserve"> </w:t>
      </w:r>
      <w:ins w:id="10854" w:author="GoldenCorpusHarness" w:date="2026-03-28T22:23:47Z">
        <w:r>
          <w:t>to the dose delays/reductions/modifications instructions specified in Section 6.6.</w:t>
        </w:r>
      </w:ins>
    </w:p>
    <w:p ns2:paraId="3FDA7F0E" ns2:textId="77777777" w:rsidR="005A70E1" w:rsidRDefault="00895D30" w:rsidP="00581355">
      <w:pPr>
        <w:pStyle w:val="paragraph0"/>
      </w:pPr>
      <w:del w:id="10855" w:author="GoldenCorpusHarness" w:date="2026-03-28T22:23:47Z">
        <w:r>
          <w:delText>St</w:delText>
        </w:r>
      </w:del>
      <w:ins w:id="10856" w:author="GoldenCorpusHarness" w:date="2026-03-28T22:23:47Z">
        <w:r>
          <w:t>The p</w:t>
        </w:r>
      </w:ins>
      <w:r>
        <w:t>art</w:t>
      </w:r>
      <w:ins w:id="10857" w:author="GoldenCorpusHarness" w:date="2026-03-28T22:23:47Z">
        <w:r>
          <w:t>icipant</w:t>
        </w:r>
      </w:ins>
      <w:r>
        <w:t xml:space="preserve"> </w:t>
      </w:r>
      <w:ins w:id="10858" w:author="GoldenCorpusHarness" w:date="2026-03-28T22:23:47Z">
        <w:r>
          <w:t>has ve</w:t>
        </w:r>
      </w:ins>
      <w:r>
        <w:t>ri</w:t>
      </w:r>
      <w:del w:id="10859" w:author="GoldenCorpusHarness" w:date="2026-03-28T22:23:47Z">
        <w:r>
          <w:delText>tux</w:delText>
        </w:r>
      </w:del>
      <w:ins w:id="10860" w:author="GoldenCorpusHarness" w:date="2026-03-28T22:23:47Z">
        <w:r>
          <w:t>f</w:t>
        </w:r>
      </w:ins>
      <w:r>
        <w:t>i</w:t>
      </w:r>
      <w:del w:id="10861" w:author="GoldenCorpusHarness" w:date="2026-03-28T22:23:47Z">
        <w:r>
          <w:delText>mab (or rituximab biosimilar [see Appendix 13]) administration on Day 8 of Cycle 2 (Week 6). Rituximab (or rituximab biosimilar [see Appendix 13]) will be administer</w:delText>
        </w:r>
      </w:del>
      <w:r>
        <w:t xml:space="preserve">ed </w:t>
      </w:r>
      <w:del w:id="10862" w:author="GoldenCorpusHarness" w:date="2026-03-28T22:23:47Z">
        <w:r>
          <w:delText>by the investigator and/or study staff accor</w:delText>
        </w:r>
      </w:del>
      <w:r>
        <w:t>di</w:t>
      </w:r>
      <w:del w:id="10863" w:author="GoldenCorpusHarness" w:date="2026-03-28T22:23:47Z">
        <w:r>
          <w:delText>ng to th</w:delText>
        </w:r>
      </w:del>
      <w:ins w:id="10864" w:author="GoldenCorpusHarness" w:date="2026-03-28T22:23:47Z">
        <w:r>
          <w:t>s</w:t>
        </w:r>
      </w:ins>
      <w:r>
        <w:t>e</w:t>
      </w:r>
      <w:del w:id="10865" w:author="GoldenCorpusHarness" w:date="2026-03-28T22:23:47Z">
        <w:r>
          <w:delText xml:space="preserve"> specifications within the Pharmacy Manual, and </w:delText>
        </w:r>
      </w:del>
      <w:r>
        <w:t>as</w:t>
      </w:r>
      <w:del w:id="10866" w:author="GoldenCorpusHarness" w:date="2026-03-28T22:23:47Z">
        <w:r>
          <w:delText xml:space="preserve"> p</w:delText>
        </w:r>
      </w:del>
      <w:r>
        <w:t>e</w:t>
      </w:r>
      <w:del w:id="10867" w:author="GoldenCorpusHarness" w:date="2026-03-28T22:23:47Z">
        <w:r>
          <w:delText>r</w:delText>
        </w:r>
      </w:del>
      <w:r>
        <w:t xml:space="preserve"> pro</w:t>
      </w:r>
      <w:del w:id="10868" w:author="GoldenCorpusHarness" w:date="2026-03-28T22:23:47Z">
        <w:r>
          <w:delText>duct lab</w:delText>
        </w:r>
      </w:del>
      <w:ins w:id="10869" w:author="GoldenCorpusHarness" w:date="2026-03-28T22:23:47Z">
        <w:r>
          <w:t>gr</w:t>
        </w:r>
      </w:ins>
      <w:r>
        <w:t>e</w:t>
      </w:r>
      <w:del w:id="10870" w:author="GoldenCorpusHarness" w:date="2026-03-28T22:23:47Z">
        <w:r>
          <w:delText>l and in</w:delText>
        </w:r>
      </w:del>
      <w:r>
        <w:t>s</w:t>
      </w:r>
      <w:del w:id="10871" w:author="GoldenCorpusHarness" w:date="2026-03-28T22:23:47Z">
        <w:r>
          <w:delText>titut</w:delText>
        </w:r>
      </w:del>
      <w:ins w:id="10872" w:author="GoldenCorpusHarness" w:date="2026-03-28T22:23:47Z">
        <w:r>
          <w:t>s</w:t>
        </w:r>
      </w:ins>
      <w:r>
        <w:t>ion</w:t>
      </w:r>
      <w:del w:id="10873" w:author="GoldenCorpusHarness" w:date="2026-03-28T22:23:47Z">
        <w:r>
          <w:delText>al guidelines</w:delText>
        </w:r>
      </w:del>
      <w:r>
        <w:t>.</w:t>
      </w:r>
    </w:p>
    <w:p ns2:paraId="3C4905BE" ns2:textId="77777777" w:rsidR="007348B1" w:rsidRPr="00BB5514" w:rsidRDefault="00895D30" w:rsidP="006F0C85">
      <w:pPr>
        <w:pStyle w:val="paragraph0"/>
      </w:pPr>
      <w:del w:id="10874" w:author="GoldenCorpusHarness" w:date="2026-03-28T22:23:47Z">
        <w:r>
          <w:delText>Once the rituximab biosimi</w:delText>
        </w:r>
      </w:del>
      <w:ins w:id="10875" w:author="GoldenCorpusHarness" w:date="2026-03-28T22:23:47Z">
        <w:r>
          <w:t>The participant has a medica</w:t>
        </w:r>
      </w:ins>
      <w:r>
        <w:t>l</w:t>
      </w:r>
      <w:del w:id="10876" w:author="GoldenCorpusHarness" w:date="2026-03-28T22:23:47Z">
        <w:r>
          <w:delText>ar is se</w:delText>
        </w:r>
      </w:del>
      <w:ins w:id="10877" w:author="GoldenCorpusHarness" w:date="2026-03-28T22:23:47Z">
        <w:r>
          <w:t xml:space="preserve"> condition or persona</w:t>
        </w:r>
      </w:ins>
      <w:r>
        <w:t>l</w:t>
      </w:r>
      <w:del w:id="10878" w:author="GoldenCorpusHarness" w:date="2026-03-28T22:23:47Z">
        <w:r>
          <w:delText>ected b</w:delText>
        </w:r>
      </w:del>
      <w:ins w:id="10879" w:author="GoldenCorpusHarness" w:date="2026-03-28T22:23:47Z">
        <w:r>
          <w:t xml:space="preserve"> circumstance which, in the opinion of the investigator and/or Sponsor, placed the participant at unnecessar</w:t>
        </w:r>
      </w:ins>
      <w:r>
        <w:t xml:space="preserve">y </w:t>
      </w:r>
      <w:del w:id="10880" w:author="GoldenCorpusHarness" w:date="2026-03-28T22:23:47Z">
        <w:r>
          <w:delText>the in</w:delText>
        </w:r>
      </w:del>
      <w:ins w:id="10881" w:author="GoldenCorpusHarness" w:date="2026-03-28T22:23:47Z">
        <w:r>
          <w:t>risk from continued administration of study inter</w:t>
        </w:r>
      </w:ins>
      <w:r>
        <w:t>ve</w:t>
      </w:r>
      <w:del w:id="10882" w:author="GoldenCorpusHarness" w:date="2026-03-28T22:23:47Z">
        <w:r>
          <w:delText>stigator, the participant must remain on this treatment for the duration of the study</w:delText>
        </w:r>
      </w:del>
      <w:ins w:id="10883" w:author="GoldenCorpusHarness" w:date="2026-03-28T22:23:47Z">
        <w:r>
          <w:t>ntion</w:t>
        </w:r>
      </w:ins>
      <w:r>
        <w:t>.</w:t>
      </w:r>
    </w:p>
    <w:p ns2:paraId="586E12B4" ns2:textId="77777777" w:rsidR="00BB5514" w:rsidRPr="00BB5514" w:rsidRDefault="00895D30" w:rsidP="0005199C">
      <w:pPr>
        <w:pStyle w:val="Heading4"/>
      </w:pPr>
      <w:r>
        <w:t>T</w:t>
      </w:r>
      <w:ins w:id="10884" w:author="GoldenCorpusHarness" w:date="2026-03-28T22:23:47Z">
        <w:r>
          <w:t>he part</w:t>
        </w:r>
      </w:ins>
      <w:r>
        <w:t>i</w:t>
      </w:r>
      <w:ins w:id="10885" w:author="GoldenCorpusHarness" w:date="2026-03-28T22:23:47Z">
        <w:r>
          <w:t>cipant has a confir</w:t>
        </w:r>
      </w:ins>
      <w:r>
        <w:t>m</w:t>
      </w:r>
      <w:del w:id="10886" w:author="GoldenCorpusHarness" w:date="2026-03-28T22:23:47Z">
        <w:r>
          <w:delText>ing</w:delText>
        </w:r>
      </w:del>
      <w:ins w:id="10887" w:author="GoldenCorpusHarness" w:date="2026-03-28T22:23:47Z">
        <w:r>
          <w:t>ed</w:t>
        </w:r>
      </w:ins>
      <w:r>
        <w:t xml:space="preserve"> </w:t>
      </w:r>
      <w:del w:id="10888" w:author="GoldenCorpusHarness" w:date="2026-03-28T22:23:47Z">
        <w:r>
          <w:delText>of D</w:delText>
        </w:r>
      </w:del>
      <w:ins w:id="10889" w:author="GoldenCorpusHarness" w:date="2026-03-28T22:23:47Z">
        <w:r>
          <w:t>p</w:t>
        </w:r>
      </w:ins>
      <w:r>
        <w:t>os</w:t>
      </w:r>
      <w:ins w:id="10890" w:author="GoldenCorpusHarness" w:date="2026-03-28T22:23:47Z">
        <w:r>
          <w:t>itiv</w:t>
        </w:r>
      </w:ins>
      <w:r>
        <w:t xml:space="preserve">e </w:t>
      </w:r>
      <w:del w:id="10891" w:author="GoldenCorpusHarness" w:date="2026-03-28T22:23:47Z">
        <w:r>
          <w:delText>Ad</w:delText>
        </w:r>
      </w:del>
      <w:ins w:id="10892" w:author="GoldenCorpusHarness" w:date="2026-03-28T22:23:47Z">
        <w:r>
          <w:t>seru</w:t>
        </w:r>
      </w:ins>
      <w:r>
        <w:t>m</w:t>
      </w:r>
      <w:del w:id="10893" w:author="GoldenCorpusHarness" w:date="2026-03-28T22:23:47Z">
        <w:r>
          <w:delText>i</w:delText>
        </w:r>
      </w:del>
      <w:ins w:id="10894" w:author="GoldenCorpusHarness" w:date="2026-03-28T22:23:47Z">
        <w:r>
          <w:t xml:space="preserve"> preg</w:t>
        </w:r>
      </w:ins>
      <w:r>
        <w:t>n</w:t>
      </w:r>
      <w:del w:id="10895" w:author="GoldenCorpusHarness" w:date="2026-03-28T22:23:47Z">
        <w:r>
          <w:delText>i</w:delText>
        </w:r>
      </w:del>
      <w:ins w:id="10896" w:author="GoldenCorpusHarness" w:date="2026-03-28T22:23:47Z">
        <w:r>
          <w:t>ancy te</w:t>
        </w:r>
      </w:ins>
      <w:r>
        <w:t>st</w:t>
      </w:r>
      <w:del w:id="10897" w:author="GoldenCorpusHarness" w:date="2026-03-28T22:23:47Z">
        <w:r>
          <w:delText>ration</w:delText>
        </w:r>
      </w:del>
      <w:ins w:id="10898" w:author="GoldenCorpusHarness" w:date="2026-03-28T22:23:47Z">
        <w:r>
          <w:t>.</w:t>
        </w:r>
      </w:ins>
    </w:p>
    <w:p ns2:paraId="11D06493" ns2:textId="77777777" w:rsidR="005A70E1" w:rsidRPr="006F0C85" w:rsidRDefault="00895D30" w:rsidP="006F0C85">
      <w:pPr>
        <w:pStyle w:val="paragraph0"/>
        <w:rPr>
          <w:b/>
          <w:bCs/>
        </w:rPr>
      </w:pPr>
      <w:del w:id="10899" w:author="GoldenCorpusHarness" w:date="2026-03-28T22:23:47Z">
        <w:r>
          <w:delText>V</w:delText>
        </w:r>
      </w:del>
      <w:ins w:id="10900" w:author="GoldenCorpusHarness" w:date="2026-03-28T22:23:47Z">
        <w:r>
          <w:t>Th</w:t>
        </w:r>
      </w:ins>
      <w:r>
        <w:t>e</w:t>
      </w:r>
      <w:ins w:id="10901" w:author="GoldenCorpusHarness" w:date="2026-03-28T22:23:47Z">
        <w:r>
          <w:t xml:space="preserve"> participant has a </w:t>
        </w:r>
      </w:ins>
      <w:r>
        <w:t>ne</w:t>
      </w:r>
      <w:ins w:id="10902" w:author="GoldenCorpusHarness" w:date="2026-03-28T22:23:47Z">
        <w:r>
          <w:t>w secondary malignancy diagnosed and/or requires fur</w:t>
        </w:r>
      </w:ins>
      <w:r>
        <w:t>t</w:t>
      </w:r>
      <w:del w:id="10903" w:author="GoldenCorpusHarness" w:date="2026-03-28T22:23:47Z">
        <w:r>
          <w:delText>o</w:delText>
        </w:r>
      </w:del>
      <w:ins w:id="10904" w:author="GoldenCorpusHarness" w:date="2026-03-28T22:23:47Z">
        <w:r>
          <w:t>her systemi</w:t>
        </w:r>
      </w:ins>
      <w:r>
        <w:t>c</w:t>
      </w:r>
      <w:del w:id="10905" w:author="GoldenCorpusHarness" w:date="2026-03-28T22:23:47Z">
        <w:r>
          <w:delText>l</w:delText>
        </w:r>
      </w:del>
      <w:ins w:id="10906" w:author="GoldenCorpusHarness" w:date="2026-03-28T22:23:47Z">
        <w:r>
          <w:t xml:space="preserve"> </w:t>
        </w:r>
      </w:ins>
      <w:r>
        <w:t>a</w:t>
      </w:r>
      <w:del w:id="10907" w:author="GoldenCorpusHarness" w:date="2026-03-28T22:23:47Z">
        <w:r>
          <w:delText>x</w:delText>
        </w:r>
      </w:del>
      <w:ins w:id="10908" w:author="GoldenCorpusHarness" w:date="2026-03-28T22:23:47Z">
        <w:r>
          <w:t>nticancer therapy.</w:t>
        </w:r>
      </w:ins>
    </w:p>
    <w:p ns2:paraId="02AF2570" ns2:textId="77777777" w:rsidR="005A70E1" w:rsidRDefault="00895D30" w:rsidP="006F0C85">
      <w:pPr>
        <w:pStyle w:val="paragraph0"/>
      </w:pPr>
      <w:del w:id="10909" w:author="GoldenCorpusHarness" w:date="2026-03-28T22:23:47Z">
        <w:r>
          <w:delText>Participants will be instructed to take the tablets QD in the morning by mouth with food and water. On study days, the investigator/designee will instruct t</w:delText>
        </w:r>
      </w:del>
      <w:ins w:id="10910" w:author="GoldenCorpusHarness" w:date="2026-03-28T22:23:47Z">
        <w:r>
          <w:t>T</w:t>
        </w:r>
      </w:ins>
      <w:r>
        <w:t xml:space="preserve">he participant </w:t>
      </w:r>
      <w:del w:id="10911" w:author="GoldenCorpusHarness" w:date="2026-03-28T22:23:47Z">
        <w:r>
          <w:delText>t</w:delText>
        </w:r>
      </w:del>
      <w:ins w:id="10912" w:author="GoldenCorpusHarness" w:date="2026-03-28T22:23:47Z">
        <w:r>
          <w:t xml:space="preserve">has received any </w:t>
        </w:r>
      </w:ins>
      <w:r>
        <w:t>o</w:t>
      </w:r>
      <w:del w:id="10913" w:author="GoldenCorpusHarness" w:date="2026-03-28T22:23:47Z">
        <w:r>
          <w:delText xml:space="preserve"> not take</w:delText>
        </w:r>
      </w:del>
      <w:ins w:id="10914" w:author="GoldenCorpusHarness" w:date="2026-03-28T22:23:47Z">
        <w:r>
          <w:t>f</w:t>
        </w:r>
      </w:ins>
      <w:r>
        <w:t xml:space="preserve"> the</w:t>
      </w:r>
      <w:ins w:id="10915" w:author="GoldenCorpusHarness" w:date="2026-03-28T22:23:47Z">
        <w:r>
          <w:t xml:space="preserve"> proh</w:t>
        </w:r>
      </w:ins>
      <w:r>
        <w:t>i</w:t>
      </w:r>
      <w:del w:id="10916" w:author="GoldenCorpusHarness" w:date="2026-03-28T22:23:47Z">
        <w:r>
          <w:delText>r dose of venetoclax unt</w:delText>
        </w:r>
      </w:del>
      <w:ins w:id="10917" w:author="GoldenCorpusHarness" w:date="2026-03-28T22:23:47Z">
        <w:r>
          <w:t>b</w:t>
        </w:r>
      </w:ins>
      <w:r>
        <w:t>i</w:t>
      </w:r>
      <w:del w:id="10918" w:author="GoldenCorpusHarness" w:date="2026-03-28T22:23:47Z">
        <w:r>
          <w:delText>l af</w:delText>
        </w:r>
      </w:del>
      <w:r>
        <w:t>te</w:t>
      </w:r>
      <w:del w:id="10919" w:author="GoldenCorpusHarness" w:date="2026-03-28T22:23:47Z">
        <w:r>
          <w:delText>r</w:delText>
        </w:r>
      </w:del>
      <w:ins w:id="10920" w:author="GoldenCorpusHarness" w:date="2026-03-28T22:23:47Z">
        <w:r>
          <w:t>d</w:t>
        </w:r>
      </w:ins>
      <w:r>
        <w:t xml:space="preserve"> </w:t>
      </w:r>
      <w:del w:id="10921" w:author="GoldenCorpusHarness" w:date="2026-03-28T22:23:47Z">
        <w:r>
          <w:delText>their assessments have been perfor</w:delText>
        </w:r>
      </w:del>
      <w:r>
        <w:t>med</w:t>
      </w:r>
      <w:del w:id="10922" w:author="GoldenCorpusHarness" w:date="2026-03-28T22:23:47Z">
        <w:r>
          <w:delText>. Venetoclax dos</w:delText>
        </w:r>
      </w:del>
      <w:r>
        <w:t>i</w:t>
      </w:r>
      <w:del w:id="10923" w:author="GoldenCorpusHarness" w:date="2026-03-28T22:23:47Z">
        <w:r>
          <w:delText>ng es</w:delText>
        </w:r>
      </w:del>
      <w:r>
        <w:t>ca</w:t>
      </w:r>
      <w:del w:id="10924" w:author="GoldenCorpusHarness" w:date="2026-03-28T22:23:47Z">
        <w:r>
          <w:delText>la</w:delText>
        </w:r>
      </w:del>
      <w:r>
        <w:t>t</w:t>
      </w:r>
      <w:del w:id="10925" w:author="GoldenCorpusHarness" w:date="2026-03-28T22:23:47Z">
        <w:r>
          <w:delText>e</w:delText>
        </w:r>
      </w:del>
      <w:ins w:id="10926" w:author="GoldenCorpusHarness" w:date="2026-03-28T22:23:47Z">
        <w:r>
          <w:t>ion</w:t>
        </w:r>
      </w:ins>
      <w:r>
        <w:t xml:space="preserve">s </w:t>
      </w:r>
      <w:del w:id="10927" w:author="GoldenCorpusHarness" w:date="2026-03-28T22:23:47Z">
        <w:r>
          <w:delText>over a 5-week per</w:delText>
        </w:r>
      </w:del>
      <w:ins w:id="10928" w:author="GoldenCorpusHarness" w:date="2026-03-28T22:23:47Z">
        <w:r>
          <w:t>l</w:t>
        </w:r>
      </w:ins>
      <w:r>
        <w:t>i</w:t>
      </w:r>
      <w:del w:id="10929" w:author="GoldenCorpusHarness" w:date="2026-03-28T22:23:47Z">
        <w:r>
          <w:delText>od, a</w:delText>
        </w:r>
      </w:del>
      <w:r>
        <w:t>s</w:t>
      </w:r>
      <w:del w:id="10930" w:author="GoldenCorpusHarness" w:date="2026-03-28T22:23:47Z">
        <w:r>
          <w:delText xml:space="preserve"> specifi</w:delText>
        </w:r>
      </w:del>
      <w:ins w:id="10931" w:author="GoldenCorpusHarness" w:date="2026-03-28T22:23:47Z">
        <w:r>
          <w:t>t</w:t>
        </w:r>
      </w:ins>
      <w:r>
        <w:t>ed in Section</w:t>
      </w:r>
      <w:del w:id="10932" w:author="GoldenCorpusHarness" w:date="2026-03-28T22:23:47Z">
        <w:r>
          <w:delText xml:space="preserve"> </w:delText>
        </w:r>
      </w:del>
      <w:ins w:id="10933" w:author="GoldenCorpusHarness" w:date="2026-03-28T22:23:47Z">
        <w:r>
          <w:t xml:space="preserve"> </w:t>
        </w:r>
      </w:ins>
      <w:r>
        <w:t>6.</w:t>
      </w:r>
      <w:del w:id="10934" w:author="GoldenCorpusHarness" w:date="2026-03-28T22:23:47Z">
        <w:r>
          <w:delText>6</w:delText>
        </w:r>
      </w:del>
      <w:ins w:id="10935" w:author="GoldenCorpusHarness" w:date="2026-03-28T22:23:47Z">
        <w:r>
          <w:t>5</w:t>
        </w:r>
      </w:ins>
      <w:r>
        <w:t>.1.</w:t>
      </w:r>
      <w:del w:id="10936" w:author="GoldenCorpusHarness" w:date="2026-03-28T22:23:47Z">
        <w:r>
          <w:delText xml:space="preserve"> </w:delText>
        </w:r>
      </w:del>
    </w:p>
    <w:p ns2:paraId="143BD87C" ns2:textId="77777777" w:rsidR="005A70E1" w:rsidRDefault="00895D30" w:rsidP="006F0C85">
      <w:pPr>
        <w:pStyle w:val="paragraph0"/>
      </w:pPr>
      <w:del w:id="10937" w:author="GoldenCorpusHarness" w:date="2026-03-28T22:23:47Z">
        <w:r>
          <w:delText>Participants will be assessed for TLS risk (see Section 6.5.2) and supportive care will be administered accordingly.</w:delText>
        </w:r>
      </w:del>
    </w:p>
    <w:p ns2:paraId="56ECD9A0" ns2:textId="77777777" w:rsidR="005A70E1" w:rsidRPr="009B2293" w:rsidRDefault="00895D30" w:rsidP="006F0C85">
      <w:pPr>
        <w:pStyle w:val="paragraph0"/>
      </w:pPr>
      <w:del w:id="10938" w:author="GoldenCorpusHarness" w:date="2026-03-28T22:23:47Z">
        <w:r>
          <w:delText>P</w:delText>
        </w:r>
      </w:del>
      <w:ins w:id="10939" w:author="GoldenCorpusHarness" w:date="2026-03-28T22:23:47Z">
        <w:r>
          <w:t>For p</w:t>
        </w:r>
      </w:ins>
      <w:r>
        <w:t>articipants w</w:t>
      </w:r>
      <w:ins w:id="10940" w:author="GoldenCorpusHarness" w:date="2026-03-28T22:23:47Z">
        <w:r>
          <w:t>ho are d</w:t>
        </w:r>
      </w:ins>
      <w:r>
        <w:t>i</w:t>
      </w:r>
      <w:del w:id="10941" w:author="GoldenCorpusHarness" w:date="2026-03-28T22:23:47Z">
        <w:r>
          <w:delText>ll</w:delText>
        </w:r>
      </w:del>
      <w:ins w:id="10942" w:author="GoldenCorpusHarness" w:date="2026-03-28T22:23:47Z">
        <w:r>
          <w:t>scontinued</w:t>
        </w:r>
      </w:ins>
      <w:r>
        <w:t xml:space="preserve"> </w:t>
      </w:r>
      <w:del w:id="10943" w:author="GoldenCorpusHarness" w:date="2026-03-28T22:23:47Z">
        <w:r>
          <w:delText>be</w:delText>
        </w:r>
      </w:del>
      <w:ins w:id="10944" w:author="GoldenCorpusHarness" w:date="2026-03-28T22:23:47Z">
        <w:r>
          <w:t>from study</w:t>
        </w:r>
      </w:ins>
      <w:r>
        <w:t xml:space="preserve"> in</w:t>
      </w:r>
      <w:del w:id="10945" w:author="GoldenCorpusHarness" w:date="2026-03-28T22:23:47Z">
        <w:r>
          <w:delText>struc</w:delText>
        </w:r>
      </w:del>
      <w:r>
        <w:t>te</w:t>
      </w:r>
      <w:del w:id="10946" w:author="GoldenCorpusHarness" w:date="2026-03-28T22:23:47Z">
        <w:r>
          <w:delText xml:space="preserve">d to take the assigned dose of </w:delText>
        </w:r>
      </w:del>
      <w:ins w:id="10947" w:author="GoldenCorpusHarness" w:date="2026-03-28T22:23:47Z">
        <w:r>
          <w:t>r</w:t>
        </w:r>
      </w:ins>
      <w:r>
        <w:t>ven</w:t>
      </w:r>
      <w:del w:id="10948" w:author="GoldenCorpusHarness" w:date="2026-03-28T22:23:47Z">
        <w:r>
          <w:delText>e</w:delText>
        </w:r>
      </w:del>
      <w:r>
        <w:t>t</w:t>
      </w:r>
      <w:ins w:id="10949" w:author="GoldenCorpusHarness" w:date="2026-03-28T22:23:47Z">
        <w:r>
          <w:t>i</w:t>
        </w:r>
      </w:ins>
      <w:r>
        <w:t>o</w:t>
      </w:r>
      <w:del w:id="10950" w:author="GoldenCorpusHarness" w:date="2026-03-28T22:23:47Z">
        <w:r>
          <w:delText>clax u</w:delText>
        </w:r>
      </w:del>
      <w:r>
        <w:t>n</w:t>
      </w:r>
      <w:del w:id="10951" w:author="GoldenCorpusHarness" w:date="2026-03-28T22:23:47Z">
        <w:r>
          <w:delText>less the dose has</w:delText>
        </w:r>
      </w:del>
      <w:ins w:id="10952" w:author="GoldenCorpusHarness" w:date="2026-03-28T22:23:47Z">
        <w:r>
          <w:t>,</w:t>
        </w:r>
      </w:ins>
      <w:r>
        <w:t xml:space="preserve"> b</w:t>
      </w:r>
      <w:del w:id="10953" w:author="GoldenCorpusHarness" w:date="2026-03-28T22:23:47Z">
        <w:r>
          <w:delText>ee</w:delText>
        </w:r>
      </w:del>
      <w:ins w:id="10954" w:author="GoldenCorpusHarness" w:date="2026-03-28T22:23:47Z">
        <w:r>
          <w:t>ut co</w:t>
        </w:r>
      </w:ins>
      <w:r>
        <w:t>n</w:t>
      </w:r>
      <w:del w:id="10955" w:author="GoldenCorpusHarness" w:date="2026-03-28T22:23:47Z">
        <w:r>
          <w:delText xml:space="preserve"> reduced d</w:delText>
        </w:r>
      </w:del>
      <w:ins w:id="10956" w:author="GoldenCorpusHarness" w:date="2026-03-28T22:23:47Z">
        <w:r>
          <w:t>tin</w:t>
        </w:r>
      </w:ins>
      <w:r>
        <w:t xml:space="preserve">ue to </w:t>
      </w:r>
      <w:ins w:id="10957" w:author="GoldenCorpusHarness" w:date="2026-03-28T22:23:47Z">
        <w:r>
          <w:t>be moni</w:t>
        </w:r>
      </w:ins>
      <w:r>
        <w:t>to</w:t>
      </w:r>
      <w:del w:id="10958" w:author="GoldenCorpusHarness" w:date="2026-03-28T22:23:47Z">
        <w:r>
          <w:delText>xicity, as specifi</w:delText>
        </w:r>
      </w:del>
      <w:ins w:id="10959" w:author="GoldenCorpusHarness" w:date="2026-03-28T22:23:47Z">
        <w:r>
          <w:t>r</w:t>
        </w:r>
      </w:ins>
      <w:r>
        <w:t xml:space="preserve">ed in </w:t>
      </w:r>
      <w:del w:id="10960" w:author="GoldenCorpusHarness" w:date="2026-03-28T22:23:47Z">
        <w:r>
          <w:delText>S</w:delText>
        </w:r>
      </w:del>
      <w:ins w:id="10961" w:author="GoldenCorpusHarness" w:date="2026-03-28T22:23:47Z">
        <w:r>
          <w:t>th</w:t>
        </w:r>
      </w:ins>
      <w:r>
        <w:t>e</w:t>
      </w:r>
      <w:ins w:id="10962" w:author="GoldenCorpusHarness" w:date="2026-03-28T22:23:47Z">
        <w:r>
          <w:t xml:space="preserve"> study, all visits and pro</w:t>
        </w:r>
      </w:ins>
      <w:r>
        <w:t>c</w:t>
      </w:r>
      <w:ins w:id="10963" w:author="GoldenCorpusHarness" w:date="2026-03-28T22:23:47Z">
        <w:r>
          <w:t>edures, as ou</w:t>
        </w:r>
      </w:ins>
      <w:r>
        <w:t>t</w:t>
      </w:r>
      <w:ins w:id="10964" w:author="GoldenCorpusHarness" w:date="2026-03-28T22:23:47Z">
        <w:r>
          <w:t>l</w:t>
        </w:r>
      </w:ins>
      <w:r>
        <w:t>i</w:t>
      </w:r>
      <w:del w:id="10965" w:author="GoldenCorpusHarness" w:date="2026-03-28T22:23:47Z">
        <w:r>
          <w:delText>o</w:delText>
        </w:r>
      </w:del>
      <w:ins w:id="10966" w:author="GoldenCorpusHarness" w:date="2026-03-28T22:23:47Z">
        <w:r>
          <w:t>ned i</w:t>
        </w:r>
      </w:ins>
      <w:r>
        <w:t xml:space="preserve">n </w:t>
      </w:r>
      <w:del w:id="10967" w:author="GoldenCorpusHarness" w:date="2026-03-28T22:23:47Z">
        <w:r>
          <w:delText>6</w:delText>
        </w:r>
      </w:del>
      <w:ins w:id="10968" w:author="GoldenCorpusHarness" w:date="2026-03-28T22:23:47Z">
        <w:r>
          <w:t>the SoA, should be completed</w:t>
        </w:r>
      </w:ins>
      <w:r>
        <w:t>.</w:t>
      </w:r>
      <w:del w:id="10969" w:author="GoldenCorpusHarness" w:date="2026-03-28T22:23:47Z">
        <w:r>
          <w:delText>6.2.</w:delText>
        </w:r>
      </w:del>
    </w:p>
    <w:p ns2:paraId="5765B207" ns2:textId="77777777" w:rsidR="005A70E1" w:rsidRPr="006F0C85" w:rsidRDefault="00895D30" w:rsidP="0055256E">
      <w:pPr>
        <w:pStyle w:val="paragraph0"/>
        <w:keepNext/>
        <w:rPr>
          <w:b/>
          <w:bCs/>
        </w:rPr>
      </w:pPr>
      <w:del w:id="10970" w:author="GoldenCorpusHarness" w:date="2026-03-28T22:23:47Z">
        <w:r>
          <w:delText>Nemtabru</w:delText>
        </w:r>
      </w:del>
      <w:ins w:id="10971" w:author="GoldenCorpusHarness" w:date="2026-03-28T22:23:47Z">
        <w:r>
          <w:t>Discon</w:t>
        </w:r>
      </w:ins>
      <w:r>
        <w:t>tin</w:t>
      </w:r>
      <w:ins w:id="10972" w:author="GoldenCorpusHarness" w:date="2026-03-28T22:23:47Z">
        <w:r>
          <w:t>uat</w:t>
        </w:r>
      </w:ins>
      <w:r>
        <w:t>i</w:t>
      </w:r>
      <w:ins w:id="10973" w:author="GoldenCorpusHarness" w:date="2026-03-28T22:23:47Z">
        <w:r>
          <w:t xml:space="preserve">on from study intervention is “permanent.” Once a participant is discontinued from study intervention, they shall not </w:t>
        </w:r>
      </w:ins>
      <w:r>
        <w:t>b</w:t>
      </w:r>
      <w:ins w:id="10974" w:author="GoldenCorpusHarness" w:date="2026-03-28T22:23:47Z">
        <w:r>
          <w:t>e allowed to restart study intervention.</w:t>
        </w:r>
      </w:ins>
    </w:p>
    <w:p ns2:paraId="736BADC0" ns2:textId="77777777" w:rsidR="005A70E1" w:rsidRPr="00073428" w:rsidRDefault="00895D30" w:rsidP="006F0C85">
      <w:pPr>
        <w:pStyle w:val="paragraph0"/>
      </w:pPr>
      <w:r>
        <w:t>Participant</w:t>
      </w:r>
      <w:del w:id="10975" w:author="GoldenCorpusHarness" w:date="2026-03-28T22:23:47Z">
        <w:r>
          <w:delText>s</w:delText>
        </w:r>
      </w:del>
      <w:r>
        <w:t xml:space="preserve"> </w:t>
      </w:r>
      <w:del w:id="10976" w:author="GoldenCorpusHarness" w:date="2026-03-28T22:23:47Z">
        <w:r>
          <w:delText>en</w:delText>
        </w:r>
      </w:del>
      <w:ins w:id="10977" w:author="GoldenCorpusHarness" w:date="2026-03-28T22:23:47Z">
        <w:r>
          <w:t>Withdrawal F</w:t>
        </w:r>
      </w:ins>
      <w:r>
        <w:t>ro</w:t>
      </w:r>
      <w:del w:id="10978" w:author="GoldenCorpusHarness" w:date="2026-03-28T22:23:47Z">
        <w:r>
          <w:delText>lled into Part 1 or rando</w:delText>
        </w:r>
      </w:del>
      <w:r>
        <w:t>m</w:t>
      </w:r>
      <w:del w:id="10979" w:author="GoldenCorpusHarness" w:date="2026-03-28T22:23:47Z">
        <w:r>
          <w:delText>ized to</w:delText>
        </w:r>
      </w:del>
      <w:r>
        <w:t xml:space="preserve"> the </w:t>
      </w:r>
      <w:del w:id="10980" w:author="GoldenCorpusHarness" w:date="2026-03-28T22:23:47Z">
        <w:r>
          <w:delText>Trea</w:delText>
        </w:r>
      </w:del>
      <w:ins w:id="10981" w:author="GoldenCorpusHarness" w:date="2026-03-28T22:23:47Z">
        <w:r>
          <w:t>S</w:t>
        </w:r>
      </w:ins>
      <w:r>
        <w:t>t</w:t>
      </w:r>
      <w:del w:id="10982" w:author="GoldenCorpusHarness" w:date="2026-03-28T22:23:47Z">
        <w:r>
          <w:delText>ment Gro</w:delText>
        </w:r>
      </w:del>
      <w:r>
        <w:t>u</w:t>
      </w:r>
      <w:del w:id="10983" w:author="GoldenCorpusHarness" w:date="2026-03-28T22:23:47Z">
        <w:r>
          <w:delText>p in Part 2 will be instructe</w:delText>
        </w:r>
      </w:del>
      <w:r>
        <w:t>d</w:t>
      </w:r>
      <w:del w:id="10984" w:author="GoldenCorpusHarness" w:date="2026-03-28T22:23:47Z">
        <w:r>
          <w:delText xml:space="preserve"> to take the tablets QD b</w:delText>
        </w:r>
      </w:del>
      <w:r>
        <w:t>y</w:t>
      </w:r>
      <w:del w:id="10985" w:author="GoldenCorpusHarness" w:date="2026-03-28T22:23:47Z">
        <w:r>
          <w:delText xml:space="preserve"> mouth under fasting conditions (either 1 hour before, or 2 hours after the meal), preferably at the same time each day. Nemtabrutinib will be administered at least 10 hours after venetoclax administration. The nemtabrutinib dose should not be delayed by more than 2 hours.</w:delText>
        </w:r>
      </w:del>
    </w:p>
    <w:p ns2:paraId="04F59E95" ns2:textId="77777777" w:rsidR="005A70E1" w:rsidRPr="00A450F7" w:rsidRDefault="00895D30" w:rsidP="006F0C85">
      <w:pPr>
        <w:pStyle w:val="paragraph0"/>
      </w:pPr>
      <w:del w:id="10986" w:author="GoldenCorpusHarness" w:date="2026-03-28T22:23:47Z">
        <w:r>
          <w:delText>P</w:delText>
        </w:r>
      </w:del>
      <w:ins w:id="10987" w:author="GoldenCorpusHarness" w:date="2026-03-28T22:23:47Z">
        <w:r>
          <w:t>A p</w:t>
        </w:r>
      </w:ins>
      <w:r>
        <w:t>articipant</w:t>
      </w:r>
      <w:ins w:id="10988" w:author="GoldenCorpusHarness" w:date="2026-03-28T22:23:47Z">
        <w:r>
          <w:t xml:space="preserve"> mu</w:t>
        </w:r>
      </w:ins>
      <w:r>
        <w:t>s</w:t>
      </w:r>
      <w:del w:id="10989" w:author="GoldenCorpusHarness" w:date="2026-03-28T22:23:47Z">
        <w:r>
          <w:delText xml:space="preserve"> will</w:delText>
        </w:r>
      </w:del>
      <w:ins w:id="10990" w:author="GoldenCorpusHarness" w:date="2026-03-28T22:23:47Z">
        <w:r>
          <w:t>t</w:t>
        </w:r>
      </w:ins>
      <w:r>
        <w:t xml:space="preserve"> be </w:t>
      </w:r>
      <w:ins w:id="10991" w:author="GoldenCorpusHarness" w:date="2026-03-28T22:23:47Z">
        <w:r>
          <w:t>w</w:t>
        </w:r>
      </w:ins>
      <w:r>
        <w:t>i</w:t>
      </w:r>
      <w:ins w:id="10992" w:author="GoldenCorpusHarness" w:date="2026-03-28T22:23:47Z">
        <w:r>
          <w:t>thdraw</w:t>
        </w:r>
      </w:ins>
      <w:r>
        <w:t>n</w:t>
      </w:r>
      <w:del w:id="10993" w:author="GoldenCorpusHarness" w:date="2026-03-28T22:23:47Z">
        <w:r>
          <w:delText>st</w:delText>
        </w:r>
      </w:del>
      <w:ins w:id="10994" w:author="GoldenCorpusHarness" w:date="2026-03-28T22:23:47Z">
        <w:r>
          <w:t xml:space="preserve"> f</w:t>
        </w:r>
      </w:ins>
      <w:r>
        <w:t>r</w:t>
      </w:r>
      <w:del w:id="10995" w:author="GoldenCorpusHarness" w:date="2026-03-28T22:23:47Z">
        <w:r>
          <w:delText>ucted t</w:delText>
        </w:r>
      </w:del>
      <w:r>
        <w:t>o</w:t>
      </w:r>
      <w:del w:id="10996" w:author="GoldenCorpusHarness" w:date="2026-03-28T22:23:47Z">
        <w:r>
          <w:delText xml:space="preserve"> take</w:delText>
        </w:r>
      </w:del>
      <w:ins w:id="10997" w:author="GoldenCorpusHarness" w:date="2026-03-28T22:23:47Z">
        <w:r>
          <w:t>m</w:t>
        </w:r>
      </w:ins>
      <w:r>
        <w:t xml:space="preserve"> the </w:t>
      </w:r>
      <w:del w:id="10998" w:author="GoldenCorpusHarness" w:date="2026-03-28T22:23:47Z">
        <w:r>
          <w:delText>a</w:delText>
        </w:r>
      </w:del>
      <w:r>
        <w:t>s</w:t>
      </w:r>
      <w:del w:id="10999" w:author="GoldenCorpusHarness" w:date="2026-03-28T22:23:47Z">
        <w:r>
          <w:delText>s</w:delText>
        </w:r>
      </w:del>
      <w:ins w:id="11000" w:author="GoldenCorpusHarness" w:date="2026-03-28T22:23:47Z">
        <w:r>
          <w:t xml:space="preserve">tudy </w:t>
        </w:r>
      </w:ins>
      <w:r>
        <w:t>i</w:t>
      </w:r>
      <w:del w:id="11001" w:author="GoldenCorpusHarness" w:date="2026-03-28T22:23:47Z">
        <w:r>
          <w:delText>gned dose o</w:delText>
        </w:r>
      </w:del>
      <w:r>
        <w:t>f</w:t>
      </w:r>
      <w:del w:id="11002" w:author="GoldenCorpusHarness" w:date="2026-03-28T22:23:47Z">
        <w:r>
          <w:delText xml:space="preserve"> nemtabrutinib unless</w:delText>
        </w:r>
      </w:del>
      <w:r>
        <w:t xml:space="preserve"> the </w:t>
      </w:r>
      <w:del w:id="11003" w:author="GoldenCorpusHarness" w:date="2026-03-28T22:23:47Z">
        <w:r>
          <w:delText>dose h</w:delText>
        </w:r>
      </w:del>
      <w:ins w:id="11004" w:author="GoldenCorpusHarness" w:date="2026-03-28T22:23:47Z">
        <w:r>
          <w:t>p</w:t>
        </w:r>
      </w:ins>
      <w:r>
        <w:t>a</w:t>
      </w:r>
      <w:del w:id="11005" w:author="GoldenCorpusHarness" w:date="2026-03-28T22:23:47Z">
        <w:r>
          <w:delText xml:space="preserve">s been </w:delText>
        </w:r>
      </w:del>
      <w:r>
        <w:t>r</w:t>
      </w:r>
      <w:del w:id="11006" w:author="GoldenCorpusHarness" w:date="2026-03-28T22:23:47Z">
        <w:r>
          <w:delText>edu</w:delText>
        </w:r>
      </w:del>
      <w:ins w:id="11007" w:author="GoldenCorpusHarness" w:date="2026-03-28T22:23:47Z">
        <w:r>
          <w:t>ti</w:t>
        </w:r>
      </w:ins>
      <w:r>
        <w:t>c</w:t>
      </w:r>
      <w:del w:id="11008" w:author="GoldenCorpusHarness" w:date="2026-03-28T22:23:47Z">
        <w:r>
          <w:delText>ed due to m</w:delText>
        </w:r>
      </w:del>
      <w:ins w:id="11009" w:author="GoldenCorpusHarness" w:date="2026-03-28T22:23:47Z">
        <w:r>
          <w:t>ip</w:t>
        </w:r>
      </w:ins>
      <w:r>
        <w:t>a</w:t>
      </w:r>
      <w:del w:id="11010" w:author="GoldenCorpusHarness" w:date="2026-03-28T22:23:47Z">
        <w:r>
          <w:delText>nageme</w:delText>
        </w:r>
      </w:del>
      <w:r>
        <w:t>nt o</w:t>
      </w:r>
      <w:del w:id="11011" w:author="GoldenCorpusHarness" w:date="2026-03-28T22:23:47Z">
        <w:r>
          <w:delText>f</w:delText>
        </w:r>
      </w:del>
      <w:ins w:id="11012" w:author="GoldenCorpusHarness" w:date="2026-03-28T22:23:47Z">
        <w:r>
          <w:t>r</w:t>
        </w:r>
      </w:ins>
      <w:r>
        <w:t xml:space="preserve"> </w:t>
      </w:r>
      <w:ins w:id="11013" w:author="GoldenCorpusHarness" w:date="2026-03-28T22:23:47Z">
        <w:r>
          <w:t>particip</w:t>
        </w:r>
      </w:ins>
      <w:r>
        <w:t>an</w:t>
      </w:r>
      <w:del w:id="11014" w:author="GoldenCorpusHarness" w:date="2026-03-28T22:23:47Z">
        <w:r>
          <w:delText xml:space="preserve"> AE a</w:delText>
        </w:r>
      </w:del>
      <w:ins w:id="11015" w:author="GoldenCorpusHarness" w:date="2026-03-28T22:23:47Z">
        <w:r>
          <w:t>t’</w:t>
        </w:r>
      </w:ins>
      <w:r>
        <w:t xml:space="preserve">s </w:t>
      </w:r>
      <w:del w:id="11016" w:author="GoldenCorpusHarness" w:date="2026-03-28T22:23:47Z">
        <w:r>
          <w:delText>sp</w:delText>
        </w:r>
      </w:del>
      <w:ins w:id="11017" w:author="GoldenCorpusHarness" w:date="2026-03-28T22:23:47Z">
        <w:r>
          <w:t>l</w:t>
        </w:r>
      </w:ins>
      <w:r>
        <w:t>e</w:t>
      </w:r>
      <w:del w:id="11018" w:author="GoldenCorpusHarness" w:date="2026-03-28T22:23:47Z">
        <w:r>
          <w:delText>cified in Section 6.6.2. Tre</w:delText>
        </w:r>
      </w:del>
      <w:ins w:id="11019" w:author="GoldenCorpusHarness" w:date="2026-03-28T22:23:47Z">
        <w:r>
          <w:t>g</w:t>
        </w:r>
      </w:ins>
      <w:r>
        <w:t>a</w:t>
      </w:r>
      <w:del w:id="11020" w:author="GoldenCorpusHarness" w:date="2026-03-28T22:23:47Z">
        <w:r>
          <w:delText>tment wi</w:delText>
        </w:r>
      </w:del>
      <w:r>
        <w:t>ll</w:t>
      </w:r>
      <w:ins w:id="11021" w:author="GoldenCorpusHarness" w:date="2026-03-28T22:23:47Z">
        <w:r>
          <w:t>y</w:t>
        </w:r>
      </w:ins>
      <w:r>
        <w:t xml:space="preserve"> </w:t>
      </w:r>
      <w:del w:id="11022" w:author="GoldenCorpusHarness" w:date="2026-03-28T22:23:47Z">
        <w:r>
          <w:delText>be continued until un</w:delText>
        </w:r>
      </w:del>
      <w:r>
        <w:t xml:space="preserve">acceptable </w:t>
      </w:r>
      <w:del w:id="11023" w:author="GoldenCorpusHarness" w:date="2026-03-28T22:23:47Z">
        <w:r>
          <w:delText>toxicity, docum</w:delText>
        </w:r>
      </w:del>
      <w:ins w:id="11024" w:author="GoldenCorpusHarness" w:date="2026-03-28T22:23:47Z">
        <w:r>
          <w:t>repres</w:t>
        </w:r>
      </w:ins>
      <w:r>
        <w:t>ent</w:t>
      </w:r>
      <w:ins w:id="11025" w:author="GoldenCorpusHarness" w:date="2026-03-28T22:23:47Z">
        <w:r>
          <w:t>ativ</w:t>
        </w:r>
      </w:ins>
      <w:r>
        <w:t>e</w:t>
      </w:r>
      <w:ins w:id="11026" w:author="GoldenCorpusHarness" w:date="2026-03-28T22:23:47Z">
        <w:r>
          <w:t xml:space="preserve"> with</w:t>
        </w:r>
      </w:ins>
      <w:r>
        <w:t>d</w:t>
      </w:r>
      <w:ins w:id="11027" w:author="GoldenCorpusHarness" w:date="2026-03-28T22:23:47Z">
        <w:r>
          <w:t>raws</w:t>
        </w:r>
      </w:ins>
      <w:r>
        <w:t xml:space="preserve"> </w:t>
      </w:r>
      <w:del w:id="11028" w:author="GoldenCorpusHarness" w:date="2026-03-28T22:23:47Z">
        <w:r>
          <w:delText>di</w:delText>
        </w:r>
      </w:del>
      <w:ins w:id="11029" w:author="GoldenCorpusHarness" w:date="2026-03-28T22:23:47Z">
        <w:r>
          <w:t>con</w:t>
        </w:r>
      </w:ins>
      <w:r>
        <w:t>se</w:t>
      </w:r>
      <w:del w:id="11030" w:author="GoldenCorpusHarness" w:date="2026-03-28T22:23:47Z">
        <w:r>
          <w:delText>ase</w:delText>
        </w:r>
      </w:del>
      <w:ins w:id="11031" w:author="GoldenCorpusHarness" w:date="2026-03-28T22:23:47Z">
        <w:r>
          <w:t>nt</w:t>
        </w:r>
      </w:ins>
      <w:r>
        <w:t xml:space="preserve"> </w:t>
      </w:r>
      <w:del w:id="11032" w:author="GoldenCorpusHarness" w:date="2026-03-28T22:23:47Z">
        <w:r>
          <w:delText>p</w:delText>
        </w:r>
      </w:del>
      <w:ins w:id="11033" w:author="GoldenCorpusHarness" w:date="2026-03-28T22:23:47Z">
        <w:r>
          <w:t>f</w:t>
        </w:r>
      </w:ins>
      <w:r>
        <w:t>ro</w:t>
      </w:r>
      <w:del w:id="11034" w:author="GoldenCorpusHarness" w:date="2026-03-28T22:23:47Z">
        <w:r>
          <w:delText>gression,</w:delText>
        </w:r>
      </w:del>
      <w:ins w:id="11035" w:author="GoldenCorpusHarness" w:date="2026-03-28T22:23:47Z">
        <w:r>
          <w:t>m</w:t>
        </w:r>
      </w:ins>
      <w:r>
        <w:t xml:space="preserve"> </w:t>
      </w:r>
      <w:del w:id="11036" w:author="GoldenCorpusHarness" w:date="2026-03-28T22:23:47Z">
        <w:r>
          <w:delText>or ano</w:delText>
        </w:r>
      </w:del>
      <w:r>
        <w:t>the</w:t>
      </w:r>
      <w:del w:id="11037" w:author="GoldenCorpusHarness" w:date="2026-03-28T22:23:47Z">
        <w:r>
          <w:delText>r</w:delText>
        </w:r>
      </w:del>
      <w:r>
        <w:t xml:space="preserve"> </w:t>
      </w:r>
      <w:ins w:id="11038" w:author="GoldenCorpusHarness" w:date="2026-03-28T22:23:47Z">
        <w:r>
          <w:t>stu</w:t>
        </w:r>
      </w:ins>
      <w:r>
        <w:t>d</w:t>
      </w:r>
      <w:del w:id="11039" w:author="GoldenCorpusHarness" w:date="2026-03-28T22:23:47Z">
        <w:r>
          <w:delText>iscontinuation criterion is met</w:delText>
        </w:r>
      </w:del>
      <w:ins w:id="11040" w:author="GoldenCorpusHarness" w:date="2026-03-28T22:23:47Z">
        <w:r>
          <w:t>y</w:t>
        </w:r>
      </w:ins>
      <w:r>
        <w:t>.</w:t>
      </w:r>
    </w:p>
    <w:p ns2:paraId="5DD1691C" ns2:textId="77777777" w:rsidR="005A70E1" w:rsidRPr="00A450F7" w:rsidRDefault="00895D30" w:rsidP="006F0C85">
      <w:pPr>
        <w:pStyle w:val="paragraph0"/>
      </w:pPr>
      <w:del w:id="11041" w:author="GoldenCorpusHarness" w:date="2026-03-28T22:23:47Z">
        <w:r>
          <w:delText>For</w:delText>
        </w:r>
      </w:del>
      <w:ins w:id="11042" w:author="GoldenCorpusHarness" w:date="2026-03-28T22:23:47Z">
        <w:r>
          <w:t>If</w:t>
        </w:r>
      </w:ins>
      <w:r>
        <w:t xml:space="preserve"> a</w:t>
      </w:r>
      <w:ins w:id="11043" w:author="GoldenCorpusHarness" w:date="2026-03-28T22:23:47Z">
        <w:r>
          <w:t xml:space="preserve"> participant with</w:t>
        </w:r>
      </w:ins>
      <w:r>
        <w:t>d</w:t>
      </w:r>
      <w:ins w:id="11044" w:author="GoldenCorpusHarness" w:date="2026-03-28T22:23:47Z">
        <w:r>
          <w:t>raws fro</w:t>
        </w:r>
      </w:ins>
      <w:r>
        <w:t>m</w:t>
      </w:r>
      <w:del w:id="11045" w:author="GoldenCorpusHarness" w:date="2026-03-28T22:23:47Z">
        <w:r>
          <w:delText>ini</w:delText>
        </w:r>
      </w:del>
      <w:ins w:id="11046" w:author="GoldenCorpusHarness" w:date="2026-03-28T22:23:47Z">
        <w:r>
          <w:t xml:space="preserve"> the </w:t>
        </w:r>
      </w:ins>
      <w:r>
        <w:t>st</w:t>
      </w:r>
      <w:del w:id="11047" w:author="GoldenCorpusHarness" w:date="2026-03-28T22:23:47Z">
        <w:r>
          <w:delText>rative reasons</w:delText>
        </w:r>
      </w:del>
      <w:ins w:id="11048" w:author="GoldenCorpusHarness" w:date="2026-03-28T22:23:47Z">
        <w:r>
          <w:t>udy</w:t>
        </w:r>
      </w:ins>
      <w:r>
        <w:t>, the</w:t>
      </w:r>
      <w:ins w:id="11049" w:author="GoldenCorpusHarness" w:date="2026-03-28T22:23:47Z">
        <w:r>
          <w:t>y</w:t>
        </w:r>
      </w:ins>
      <w:r>
        <w:t xml:space="preserve"> </w:t>
      </w:r>
      <w:del w:id="11050" w:author="GoldenCorpusHarness" w:date="2026-03-28T22:23:47Z">
        <w:r>
          <w:delText>t</w:delText>
        </w:r>
      </w:del>
      <w:ins w:id="11051" w:author="GoldenCorpusHarness" w:date="2026-03-28T22:23:47Z">
        <w:r>
          <w:t xml:space="preserve">will no longer </w:t>
        </w:r>
      </w:ins>
      <w:r>
        <w:t>re</w:t>
      </w:r>
      <w:del w:id="11052" w:author="GoldenCorpusHarness" w:date="2026-03-28T22:23:47Z">
        <w:r>
          <w:delText>atm</w:delText>
        </w:r>
      </w:del>
      <w:ins w:id="11053" w:author="GoldenCorpusHarness" w:date="2026-03-28T22:23:47Z">
        <w:r>
          <w:t>c</w:t>
        </w:r>
      </w:ins>
      <w:r>
        <w:t>e</w:t>
      </w:r>
      <w:del w:id="11054" w:author="GoldenCorpusHarness" w:date="2026-03-28T22:23:47Z">
        <w:r>
          <w:delText>nt period is d</w:delText>
        </w:r>
      </w:del>
      <w:r>
        <w:t>iv</w:t>
      </w:r>
      <w:del w:id="11055" w:author="GoldenCorpusHarness" w:date="2026-03-28T22:23:47Z">
        <w:r>
          <w:delText>i</w:delText>
        </w:r>
      </w:del>
      <w:ins w:id="11056" w:author="GoldenCorpusHarness" w:date="2026-03-28T22:23:47Z">
        <w:r>
          <w:t>e stu</w:t>
        </w:r>
      </w:ins>
      <w:r>
        <w:t>d</w:t>
      </w:r>
      <w:del w:id="11057" w:author="GoldenCorpusHarness" w:date="2026-03-28T22:23:47Z">
        <w:r>
          <w:delText>ed</w:delText>
        </w:r>
      </w:del>
      <w:ins w:id="11058" w:author="GoldenCorpusHarness" w:date="2026-03-28T22:23:47Z">
        <w:r>
          <w:t>y</w:t>
        </w:r>
      </w:ins>
      <w:r>
        <w:t xml:space="preserve"> int</w:t>
      </w:r>
      <w:ins w:id="11059" w:author="GoldenCorpusHarness" w:date="2026-03-28T22:23:47Z">
        <w:r>
          <w:t>erventi</w:t>
        </w:r>
      </w:ins>
      <w:r>
        <w:t>o</w:t>
      </w:r>
      <w:ins w:id="11060" w:author="GoldenCorpusHarness" w:date="2026-03-28T22:23:47Z">
        <w:r>
          <w:t>n</w:t>
        </w:r>
      </w:ins>
      <w:r>
        <w:t xml:space="preserve"> </w:t>
      </w:r>
      <w:del w:id="11061" w:author="GoldenCorpusHarness" w:date="2026-03-28T22:23:47Z">
        <w:r>
          <w:delText>4-</w:delText>
        </w:r>
      </w:del>
      <w:ins w:id="11062" w:author="GoldenCorpusHarness" w:date="2026-03-28T22:23:47Z">
        <w:r>
          <w:t>or be follo</w:t>
        </w:r>
      </w:ins>
      <w:r>
        <w:t>we</w:t>
      </w:r>
      <w:ins w:id="11063" w:author="GoldenCorpusHarness" w:date="2026-03-28T22:23:47Z">
        <w:r>
          <w:t>d at sch</w:t>
        </w:r>
      </w:ins>
      <w:r>
        <w:t>e</w:t>
      </w:r>
      <w:del w:id="11064" w:author="GoldenCorpusHarness" w:date="2026-03-28T22:23:47Z">
        <w:r>
          <w:delText>k cyc</w:delText>
        </w:r>
      </w:del>
      <w:ins w:id="11065" w:author="GoldenCorpusHarness" w:date="2026-03-28T22:23:47Z">
        <w:r>
          <w:t>du</w:t>
        </w:r>
      </w:ins>
      <w:r>
        <w:t>le</w:t>
      </w:r>
      <w:ins w:id="11066" w:author="GoldenCorpusHarness" w:date="2026-03-28T22:23:47Z">
        <w:r>
          <w:t>d protocol vi</w:t>
        </w:r>
      </w:ins>
      <w:r>
        <w:t>s</w:t>
      </w:r>
      <w:del w:id="11067" w:author="GoldenCorpusHarness" w:date="2026-03-28T22:23:47Z">
        <w:r>
          <w:delText xml:space="preserve"> (28 day</w:delText>
        </w:r>
      </w:del>
      <w:ins w:id="11068" w:author="GoldenCorpusHarness" w:date="2026-03-28T22:23:47Z">
        <w:r>
          <w:t>it</w:t>
        </w:r>
      </w:ins>
      <w:r>
        <w:t>s</w:t>
      </w:r>
      <w:del w:id="11069" w:author="GoldenCorpusHarness" w:date="2026-03-28T22:23:47Z">
        <w:r>
          <w:delText>)</w:delText>
        </w:r>
      </w:del>
      <w:r>
        <w:t>.</w:t>
      </w:r>
    </w:p>
    <w:p ns2:paraId="45BA2CBD" ns2:textId="77777777" w:rsidR="005A70E1" w:rsidRPr="009B2293" w:rsidRDefault="00895D30" w:rsidP="006F0C85">
      <w:pPr>
        <w:pStyle w:val="paragraph0"/>
      </w:pPr>
      <w:del w:id="11070" w:author="GoldenCorpusHarness" w:date="2026-03-28T22:23:47Z">
        <w:r>
          <w:delText>A missed or</w:delText>
        </w:r>
      </w:del>
      <w:ins w:id="11071" w:author="GoldenCorpusHarness" w:date="2026-03-28T22:23:47Z">
        <w:r>
          <w:t>Specific details regarding procedures to be performed at the time of withdrawal from the study, as well as specific details regarding withdrawal from FBR, are outlined in Section 8.1.9. The procedures to be performed should a participant repeatedly fail to return for scheduled</w:t>
        </w:r>
      </w:ins>
      <w:r>
        <w:t xml:space="preserve"> v</w:t>
      </w:r>
      <w:del w:id="11072" w:author="GoldenCorpusHarness" w:date="2026-03-28T22:23:47Z">
        <w:r>
          <w:delText xml:space="preserve">omited dose should not </w:delText>
        </w:r>
      </w:del>
      <w:ins w:id="11073" w:author="GoldenCorpusHarness" w:date="2026-03-28T22:23:47Z">
        <w:r>
          <w:t>isits and/or if the study site is una</w:t>
        </w:r>
      </w:ins>
      <w:r>
        <w:t>b</w:t>
      </w:r>
      <w:del w:id="11074" w:author="GoldenCorpusHarness" w:date="2026-03-28T22:23:47Z">
        <w:r>
          <w:delText>e replaced as summariz</w:delText>
        </w:r>
      </w:del>
      <w:ins w:id="11075" w:author="GoldenCorpusHarness" w:date="2026-03-28T22:23:47Z">
        <w:r>
          <w:t>le to contact the participant are outlin</w:t>
        </w:r>
      </w:ins>
      <w:r>
        <w:t>ed in Section</w:t>
      </w:r>
      <w:del w:id="11076" w:author="GoldenCorpusHarness" w:date="2026-03-28T22:23:47Z">
        <w:r>
          <w:delText xml:space="preserve"> 6.2.2. </w:delText>
        </w:r>
      </w:del>
      <w:ins w:id="11077" w:author="GoldenCorpusHarness" w:date="2026-03-28T22:23:47Z">
        <w:r>
          <w:t xml:space="preserve"> 7.3.</w:t>
        </w:r>
      </w:ins>
    </w:p>
    <w:p ns2:paraId="12533923" ns2:textId="77777777" w:rsidR="005A70E1" w:rsidRPr="009B2293" w:rsidRDefault="00895D30" w:rsidP="006F0C85">
      <w:pPr>
        <w:pStyle w:val="paragraph0"/>
      </w:pPr>
      <w:del w:id="11078" w:author="GoldenCorpusHarness" w:date="2026-03-28T22:23:47Z">
        <w:r>
          <w:delText>The inve</w:delText>
        </w:r>
      </w:del>
      <w:ins w:id="11079" w:author="GoldenCorpusHarness" w:date="2026-03-28T22:23:47Z">
        <w:r>
          <w:t>Lo</w:t>
        </w:r>
      </w:ins>
      <w:r>
        <w:t>st</w:t>
      </w:r>
      <w:del w:id="11080" w:author="GoldenCorpusHarness" w:date="2026-03-28T22:23:47Z">
        <w:r>
          <w:delText>igator/designee will be asked</w:delText>
        </w:r>
      </w:del>
      <w:r>
        <w:t xml:space="preserve"> to </w:t>
      </w:r>
      <w:del w:id="11081" w:author="GoldenCorpusHarness" w:date="2026-03-28T22:23:47Z">
        <w:r>
          <w:delText>check nemtabrutinib returned s</w:delText>
        </w:r>
      </w:del>
      <w:ins w:id="11082" w:author="GoldenCorpusHarness" w:date="2026-03-28T22:23:47Z">
        <w:r>
          <w:t>Follow-</w:t>
        </w:r>
      </w:ins>
      <w:r>
        <w:t>up</w:t>
      </w:r>
      <w:del w:id="11083" w:author="GoldenCorpusHarness" w:date="2026-03-28T22:23:47Z">
        <w:r>
          <w:delText>plies for administration compliance.</w:delText>
        </w:r>
      </w:del>
    </w:p>
    <w:p ns2:paraId="1DC3AB77" ns2:textId="77777777" w:rsidR="005A70E1" w:rsidRPr="006F0C85" w:rsidRDefault="00895D30" w:rsidP="006F0C85">
      <w:pPr>
        <w:pStyle w:val="paragraph0"/>
        <w:rPr>
          <w:b/>
          <w:bCs/>
        </w:rPr>
      </w:pPr>
      <w:del w:id="11084" w:author="GoldenCorpusHarness" w:date="2026-03-28T22:23:47Z">
        <w:r>
          <w:delText>R</w:delText>
        </w:r>
      </w:del>
      <w:ins w:id="11085" w:author="GoldenCorpusHarness" w:date="2026-03-28T22:23:47Z">
        <w:r>
          <w:t>If a participant fails to return to the clinic for a required study vis</w:t>
        </w:r>
      </w:ins>
      <w:r>
        <w:t>it</w:t>
      </w:r>
      <w:ins w:id="11086" w:author="GoldenCorpusHarness" w:date="2026-03-28T22:23:47Z">
        <w:r>
          <w:t xml:space="preserve"> and/or if the site is </w:t>
        </w:r>
      </w:ins>
      <w:r>
        <w:t>u</w:t>
      </w:r>
      <w:del w:id="11087" w:author="GoldenCorpusHarness" w:date="2026-03-28T22:23:47Z">
        <w:r>
          <w:delText>xim</w:delText>
        </w:r>
      </w:del>
      <w:ins w:id="11088" w:author="GoldenCorpusHarness" w:date="2026-03-28T22:23:47Z">
        <w:r>
          <w:t>n</w:t>
        </w:r>
      </w:ins>
      <w:r>
        <w:t>ab</w:t>
      </w:r>
      <w:ins w:id="11089" w:author="GoldenCorpusHarness" w:date="2026-03-28T22:23:47Z">
        <w:r>
          <w:t>le</w:t>
        </w:r>
      </w:ins>
      <w:r>
        <w:t xml:space="preserve"> </w:t>
      </w:r>
      <w:ins w:id="11090" w:author="GoldenCorpusHarness" w:date="2026-03-28T22:23:47Z">
        <w:r>
          <w:t>to contact the participant, the following procedures are to be performed:</w:t>
        </w:r>
      </w:ins>
    </w:p>
    <w:p ns2:paraId="7695AD19" ns2:textId="77777777" w:rsidR="005A70E1" w:rsidRPr="009B2293" w:rsidRDefault="00895D30" w:rsidP="006F0C85">
      <w:pPr>
        <w:pStyle w:val="paragraph0"/>
      </w:pPr>
      <w:del w:id="11091" w:author="GoldenCorpusHarness" w:date="2026-03-28T22:23:47Z">
        <w:r>
          <w:delText>Rituxima</w:delText>
        </w:r>
      </w:del>
      <w:ins w:id="11092" w:author="GoldenCorpusHarness" w:date="2026-03-28T22:23:47Z">
        <w:r>
          <w:t xml:space="preserve">The site must attempt to contact the participant and reschedule the missed visit. If the participant is contacted, the participant should </w:t>
        </w:r>
      </w:ins>
      <w:r>
        <w:t>b</w:t>
      </w:r>
      <w:del w:id="11093" w:author="GoldenCorpusHarness" w:date="2026-03-28T22:23:47Z">
        <w:r>
          <w:delText xml:space="preserve"> (or rituximab biosimilar [see Appendix 13]) will be administered in the clinic</w:delText>
        </w:r>
      </w:del>
      <w:ins w:id="11094" w:author="GoldenCorpusHarness" w:date="2026-03-28T22:23:47Z">
        <w:r>
          <w:t>e counseled on the importance of maintaining the protocol-specified visit schedule</w:t>
        </w:r>
      </w:ins>
      <w:r>
        <w:t>.</w:t>
      </w:r>
      <w:del w:id="11095" w:author="GoldenCorpusHarness" w:date="2026-03-28T22:23:47Z">
        <w:r>
          <w:delText xml:space="preserve"> </w:delText>
        </w:r>
      </w:del>
    </w:p>
    <w:p ns2:paraId="671E931D" ns2:textId="77777777" w:rsidR="005A70E1" w:rsidRDefault="00895D30" w:rsidP="005A70E1">
      <w:pPr>
        <w:pStyle w:val="ListBullet"/>
        <w:keepLines w:val="0"/>
      </w:pPr>
      <w:del w:id="11096" w:author="GoldenCorpusHarness" w:date="2026-03-28T22:23:47Z">
        <w:r>
          <w:delText>First in</w:delText>
        </w:r>
      </w:del>
      <w:ins w:id="11097" w:author="GoldenCorpusHarness" w:date="2026-03-28T22:23:47Z">
        <w:r>
          <w:t>The investigator or designee must make every e</w:t>
        </w:r>
      </w:ins>
      <w:r>
        <w:t>f</w:t>
      </w:r>
      <w:ins w:id="11098" w:author="GoldenCorpusHarness" w:date="2026-03-28T22:23:47Z">
        <w:r>
          <w:t>fort to regain contact with the participant at each missed visit (eg, telephone calls and/or a certified letter to the participant’s last known mailing address or locally eq</w:t>
        </w:r>
      </w:ins>
      <w:r>
        <w:t>u</w:t>
      </w:r>
      <w:del w:id="11099" w:author="GoldenCorpusHarness" w:date="2026-03-28T22:23:47Z">
        <w:r>
          <w:delText>sion: Initiate inf</w:delText>
        </w:r>
      </w:del>
      <w:ins w:id="11100" w:author="GoldenCorpusHarness" w:date="2026-03-28T22:23:47Z">
        <w:r>
          <w:t>ivalent methods). These contact attempts sho</w:t>
        </w:r>
      </w:ins>
      <w:r>
        <w:t>u</w:t>
      </w:r>
      <w:del w:id="11101" w:author="GoldenCorpusHarness" w:date="2026-03-28T22:23:47Z">
        <w:r>
          <w:delText>sion at a rate of 50 mg/ho</w:delText>
        </w:r>
      </w:del>
      <w:ins w:id="11102" w:author="GoldenCorpusHarness" w:date="2026-03-28T22:23:47Z">
        <w:r>
          <w:t>ld be doc</w:t>
        </w:r>
      </w:ins>
      <w:r>
        <w:t>u</w:t>
      </w:r>
      <w:del w:id="11103" w:author="GoldenCorpusHarness" w:date="2026-03-28T22:23:47Z">
        <w:r>
          <w:delText>r</w:delText>
        </w:r>
      </w:del>
      <w:ins w:id="11104" w:author="GoldenCorpusHarness" w:date="2026-03-28T22:23:47Z">
        <w:r>
          <w:t>mented in the participant’s medical record</w:t>
        </w:r>
      </w:ins>
      <w:r>
        <w:t>.</w:t>
      </w:r>
      <w:del w:id="11105" w:author="GoldenCorpusHarness" w:date="2026-03-28T22:23:47Z">
        <w:r>
          <w:delText xml:space="preserve"> In the absence of infusion toxicity, increase infusion rate by 50 mg/hour increments every 30 minutes, to a maximum of 400 mg/hour. </w:delText>
        </w:r>
      </w:del>
    </w:p>
    <w:p ns2:paraId="35CA387A" ns2:textId="399EF45E" w:rsidR="00EE53B3" w:rsidRPr="00A450F7" w:rsidRDefault="00895D30" w:rsidP="00EE53B3">
      <w:pPr>
        <w:pStyle w:val="ListBullet"/>
        <w:keepLines w:val="0"/>
      </w:pPr>
      <w:del w:id="11106" w:author="GoldenCorpusHarness" w:date="2026-03-28T22:23:47Z">
        <w:r>
          <w:delText>Subsequent infusions (standard infusion): initiate infusion at a rate of 100 mg/hour. In the absence of infusion toxicity, increase rate by 100 mg/hour increments at 30-minute intervals, to a maximum of 400 mg/hour.</w:delText>
        </w:r>
      </w:del>
    </w:p>
    <w:p ns2:paraId="29E572D1" ns2:textId="77777777" w:rsidR="007348B1" w:rsidRPr="00BB5514" w:rsidRDefault="00895D30" w:rsidP="006F0C85">
      <w:pPr>
        <w:pStyle w:val="paragraph0"/>
      </w:pPr>
      <w:r>
        <w:t>S</w:t>
      </w:r>
      <w:del w:id="11107" w:author="GoldenCorpusHarness" w:date="2026-03-28T22:23:47Z">
        <w:r>
          <w:delText>ee</w:delText>
        </w:r>
      </w:del>
      <w:ins w:id="11108" w:author="GoldenCorpusHarness" w:date="2026-03-28T22:23:47Z">
        <w:r>
          <w:t>TUDY</w:t>
        </w:r>
      </w:ins>
      <w:r>
        <w:t xml:space="preserve"> </w:t>
      </w:r>
      <w:ins w:id="11109" w:author="GoldenCorpusHarness" w:date="2026-03-28T22:23:47Z">
        <w:r>
          <w:t>A</w:t>
        </w:r>
      </w:ins>
      <w:r>
        <w:t>S</w:t>
      </w:r>
      <w:del w:id="11110" w:author="GoldenCorpusHarness" w:date="2026-03-28T22:23:47Z">
        <w:r>
          <w:delText>ection</w:delText>
        </w:r>
      </w:del>
      <w:ins w:id="11111" w:author="GoldenCorpusHarness" w:date="2026-03-28T22:23:47Z">
        <w:r>
          <w:t>SESSMENTS</w:t>
        </w:r>
      </w:ins>
      <w:r>
        <w:t xml:space="preserve"> </w:t>
      </w:r>
      <w:del w:id="11112" w:author="GoldenCorpusHarness" w:date="2026-03-28T22:23:47Z">
        <w:r>
          <w:delText>6.5.3</w:delText>
        </w:r>
      </w:del>
      <w:ins w:id="11113" w:author="GoldenCorpusHarness" w:date="2026-03-28T22:23:47Z">
        <w:r>
          <w:t>AND</w:t>
        </w:r>
      </w:ins>
      <w:r>
        <w:t xml:space="preserve"> </w:t>
      </w:r>
      <w:del w:id="11114" w:author="GoldenCorpusHarness" w:date="2026-03-28T22:23:47Z">
        <w:r>
          <w:delText>for premedication requirements.</w:delText>
        </w:r>
      </w:del>
      <w:ins w:id="11115" w:author="GoldenCorpusHarness" w:date="2026-03-28T22:23:47Z">
        <w:r>
          <w:t>PROCEDURES</w:t>
        </w:r>
      </w:ins>
    </w:p>
    <w:p ns2:paraId="6272953D" ns2:textId="77777777" w:rsidR="00BB5514" w:rsidRPr="00BB5514" w:rsidRDefault="00895D30" w:rsidP="0005199C">
      <w:pPr>
        <w:pStyle w:val="Heading3"/>
      </w:pPr>
      <w:del w:id="11116" w:author="GoldenCorpusHarness" w:date="2026-03-28T22:23:47Z">
        <w:r>
          <w:delText>Di</w:delText>
        </w:r>
      </w:del>
      <w:ins w:id="11117" w:author="GoldenCorpusHarness" w:date="2026-03-28T22:23:47Z">
        <w:r>
          <w:t>Study procedure</w:t>
        </w:r>
      </w:ins>
      <w:r>
        <w:t>s</w:t>
      </w:r>
      <w:del w:id="11118" w:author="GoldenCorpusHarness" w:date="2026-03-28T22:23:47Z">
        <w:r>
          <w:delText>continuation</w:delText>
        </w:r>
      </w:del>
      <w:r>
        <w:t xml:space="preserve"> and </w:t>
      </w:r>
      <w:del w:id="11119" w:author="GoldenCorpusHarness" w:date="2026-03-28T22:23:47Z">
        <w:r>
          <w:delText>Wi</w:delText>
        </w:r>
      </w:del>
      <w:r>
        <w:t>th</w:t>
      </w:r>
      <w:ins w:id="11120" w:author="GoldenCorpusHarness" w:date="2026-03-28T22:23:47Z">
        <w:r>
          <w:t>eir timing are summarize</w:t>
        </w:r>
      </w:ins>
      <w:r>
        <w:t>d</w:t>
      </w:r>
      <w:del w:id="11121" w:author="GoldenCorpusHarness" w:date="2026-03-28T22:23:47Z">
        <w:r>
          <w:delText>rawal</w:delText>
        </w:r>
      </w:del>
      <w:ins w:id="11122" w:author="GoldenCorpusHarness" w:date="2026-03-28T22:23:47Z">
        <w:r>
          <w:t xml:space="preserve"> in the SoA.</w:t>
        </w:r>
      </w:ins>
    </w:p>
    <w:p ns2:paraId="60D432C7" ns2:textId="77777777" w:rsidR="006C262D" w:rsidRPr="00AF46CA" w:rsidRDefault="00D344B4" w:rsidP="006F0C85">
      <w:pPr>
        <w:pStyle w:val="paragraph0"/>
      </w:pPr>
      <w:del w:id="11123" w:author="GoldenCorpusHarness" w:date="2026-03-28T22:23:47Z">
        <w:r>
          <w:delText>Pa</w:delText>
        </w:r>
      </w:del>
      <w:ins w:id="11124" w:author="GoldenCorpusHarness" w:date="2026-03-28T22:23:47Z">
        <w:r>
          <w:t>Adhe</w:t>
        </w:r>
      </w:ins>
      <w:r>
        <w:t>r</w:t>
      </w:r>
      <w:ins w:id="11125" w:author="GoldenCorpusHarness" w:date="2026-03-28T22:23:47Z">
        <w:r>
          <w:t xml:space="preserve">ence </w:t>
        </w:r>
      </w:ins>
      <w:r>
        <w:t>t</w:t>
      </w:r>
      <w:del w:id="11126" w:author="GoldenCorpusHarness" w:date="2026-03-28T22:23:47Z">
        <w:r>
          <w:delText>icipants wh</w:delText>
        </w:r>
      </w:del>
      <w:r>
        <w:t xml:space="preserve">o </w:t>
      </w:r>
      <w:del w:id="11127" w:author="GoldenCorpusHarness" w:date="2026-03-28T22:23:47Z">
        <w:r>
          <w:delText>discon</w:delText>
        </w:r>
      </w:del>
      <w:r>
        <w:t>t</w:t>
      </w:r>
      <w:del w:id="11128" w:author="GoldenCorpusHarness" w:date="2026-03-28T22:23:47Z">
        <w:r>
          <w:delText>inu</w:delText>
        </w:r>
      </w:del>
      <w:ins w:id="11129" w:author="GoldenCorpusHarness" w:date="2026-03-28T22:23:47Z">
        <w:r>
          <w:t>h</w:t>
        </w:r>
      </w:ins>
      <w:r>
        <w:t xml:space="preserve">e study </w:t>
      </w:r>
      <w:ins w:id="11130" w:author="GoldenCorpusHarness" w:date="2026-03-28T22:23:47Z">
        <w:r>
          <w:t>des</w:t>
        </w:r>
      </w:ins>
      <w:r>
        <w:t>i</w:t>
      </w:r>
      <w:del w:id="11131" w:author="GoldenCorpusHarness" w:date="2026-03-28T22:23:47Z">
        <w:r>
          <w:delText>nterventio</w:delText>
        </w:r>
      </w:del>
      <w:ins w:id="11132" w:author="GoldenCorpusHarness" w:date="2026-03-28T22:23:47Z">
        <w:r>
          <w:t>g</w:t>
        </w:r>
      </w:ins>
      <w:r>
        <w:t xml:space="preserve">n </w:t>
      </w:r>
      <w:del w:id="11133" w:author="GoldenCorpusHarness" w:date="2026-03-28T22:23:47Z">
        <w:r>
          <w:delText>befo</w:delText>
        </w:r>
      </w:del>
      <w:r>
        <w:t>re</w:t>
      </w:r>
      <w:del w:id="11134" w:author="GoldenCorpusHarness" w:date="2026-03-28T22:23:47Z">
        <w:r>
          <w:delText xml:space="preserve"> complet</w:delText>
        </w:r>
      </w:del>
      <w:ins w:id="11135" w:author="GoldenCorpusHarness" w:date="2026-03-28T22:23:47Z">
        <w:r>
          <w:t>qu</w:t>
        </w:r>
      </w:ins>
      <w:r>
        <w:t>i</w:t>
      </w:r>
      <w:del w:id="11136" w:author="GoldenCorpusHarness" w:date="2026-03-28T22:23:47Z">
        <w:r>
          <w:delText>on of the t</w:delText>
        </w:r>
      </w:del>
      <w:r>
        <w:t>re</w:t>
      </w:r>
      <w:del w:id="11137" w:author="GoldenCorpusHarness" w:date="2026-03-28T22:23:47Z">
        <w:r>
          <w:delText>at</w:delText>
        </w:r>
      </w:del>
      <w:r>
        <w:t>ment</w:t>
      </w:r>
      <w:ins w:id="11138" w:author="GoldenCorpusHarness" w:date="2026-03-28T22:23:47Z">
        <w:r>
          <w:t>s,</w:t>
        </w:r>
      </w:ins>
      <w:r>
        <w:t xml:space="preserve"> </w:t>
      </w:r>
      <w:del w:id="11139" w:author="GoldenCorpusHarness" w:date="2026-03-28T22:23:47Z">
        <w:r>
          <w:delText>per</w:delText>
        </w:r>
      </w:del>
      <w:r>
        <w:t>i</w:t>
      </w:r>
      <w:del w:id="11140" w:author="GoldenCorpusHarness" w:date="2026-03-28T22:23:47Z">
        <w:r>
          <w:delText>od should be e</w:delText>
        </w:r>
      </w:del>
      <w:r>
        <w:t>nc</w:t>
      </w:r>
      <w:del w:id="11141" w:author="GoldenCorpusHarness" w:date="2026-03-28T22:23:47Z">
        <w:r>
          <w:delText>o</w:delText>
        </w:r>
      </w:del>
      <w:ins w:id="11142" w:author="GoldenCorpusHarness" w:date="2026-03-28T22:23:47Z">
        <w:r>
          <w:t>l</w:t>
        </w:r>
      </w:ins>
      <w:r>
        <w:t>u</w:t>
      </w:r>
      <w:del w:id="11143" w:author="GoldenCorpusHarness" w:date="2026-03-28T22:23:47Z">
        <w:r>
          <w:delText>rage</w:delText>
        </w:r>
      </w:del>
      <w:r>
        <w:t>d</w:t>
      </w:r>
      <w:del w:id="11144" w:author="GoldenCorpusHarness" w:date="2026-03-28T22:23:47Z">
        <w:r>
          <w:delText xml:space="preserve"> to continue to be followed for all remain</w:delText>
        </w:r>
      </w:del>
      <w:r>
        <w:t xml:space="preserve">ing </w:t>
      </w:r>
      <w:ins w:id="11145" w:author="GoldenCorpusHarness" w:date="2026-03-28T22:23:47Z">
        <w:r>
          <w:t>tho</w:t>
        </w:r>
      </w:ins>
      <w:r>
        <w:t>s</w:t>
      </w:r>
      <w:del w:id="11146" w:author="GoldenCorpusHarness" w:date="2026-03-28T22:23:47Z">
        <w:r>
          <w:delText>tudy</w:delText>
        </w:r>
      </w:del>
      <w:ins w:id="11147" w:author="GoldenCorpusHarness" w:date="2026-03-28T22:23:47Z">
        <w:r>
          <w:t>e</w:t>
        </w:r>
      </w:ins>
      <w:r>
        <w:t xml:space="preserve"> </w:t>
      </w:r>
      <w:del w:id="11148" w:author="GoldenCorpusHarness" w:date="2026-03-28T22:23:47Z">
        <w:r>
          <w:delText>v</w:delText>
        </w:r>
      </w:del>
      <w:ins w:id="11149" w:author="GoldenCorpusHarness" w:date="2026-03-28T22:23:47Z">
        <w:r>
          <w:t>spec</w:t>
        </w:r>
      </w:ins>
      <w:r>
        <w:t>i</w:t>
      </w:r>
      <w:del w:id="11150" w:author="GoldenCorpusHarness" w:date="2026-03-28T22:23:47Z">
        <w:r>
          <w:delText>s</w:delText>
        </w:r>
      </w:del>
      <w:ins w:id="11151" w:author="GoldenCorpusHarness" w:date="2026-03-28T22:23:47Z">
        <w:r>
          <w:t>f</w:t>
        </w:r>
      </w:ins>
      <w:r>
        <w:t>i</w:t>
      </w:r>
      <w:del w:id="11152" w:author="GoldenCorpusHarness" w:date="2026-03-28T22:23:47Z">
        <w:r>
          <w:delText>ts as outlin</w:delText>
        </w:r>
      </w:del>
      <w:r>
        <w:t>ed in the SoA</w:t>
      </w:r>
      <w:ins w:id="11153" w:author="GoldenCorpusHarness" w:date="2026-03-28T22:23:47Z">
        <w:r>
          <w:t>,</w:t>
        </w:r>
      </w:ins>
      <w:r>
        <w:t xml:space="preserve"> </w:t>
      </w:r>
      <w:del w:id="11154" w:author="GoldenCorpusHarness" w:date="2026-03-28T22:23:47Z">
        <w:r>
          <w:delText>(S</w:delText>
        </w:r>
      </w:del>
      <w:ins w:id="11155" w:author="GoldenCorpusHarness" w:date="2026-03-28T22:23:47Z">
        <w:r>
          <w:t xml:space="preserve">is </w:t>
        </w:r>
      </w:ins>
      <w:r>
        <w:t>e</w:t>
      </w:r>
      <w:del w:id="11156" w:author="GoldenCorpusHarness" w:date="2026-03-28T22:23:47Z">
        <w:r>
          <w:delText>c</w:delText>
        </w:r>
      </w:del>
      <w:ins w:id="11157" w:author="GoldenCorpusHarness" w:date="2026-03-28T22:23:47Z">
        <w:r>
          <w:t>ssen</w:t>
        </w:r>
      </w:ins>
      <w:r>
        <w:t>ti</w:t>
      </w:r>
      <w:del w:id="11158" w:author="GoldenCorpusHarness" w:date="2026-03-28T22:23:47Z">
        <w:r>
          <w:delText>on 1.3)</w:delText>
        </w:r>
      </w:del>
      <w:ins w:id="11159" w:author="GoldenCorpusHarness" w:date="2026-03-28T22:23:47Z">
        <w:r>
          <w:t>al</w:t>
        </w:r>
      </w:ins>
      <w:r>
        <w:t xml:space="preserve"> and </w:t>
      </w:r>
      <w:del w:id="11160" w:author="GoldenCorpusHarness" w:date="2026-03-28T22:23:47Z">
        <w:r>
          <w:delText>S</w:delText>
        </w:r>
      </w:del>
      <w:ins w:id="11161" w:author="GoldenCorpusHarness" w:date="2026-03-28T22:23:47Z">
        <w:r>
          <w:t>r</w:t>
        </w:r>
      </w:ins>
      <w:r>
        <w:t>e</w:t>
      </w:r>
      <w:ins w:id="11162" w:author="GoldenCorpusHarness" w:date="2026-03-28T22:23:47Z">
        <w:r>
          <w:t>quired for study condu</w:t>
        </w:r>
      </w:ins>
      <w:r>
        <w:t>ct</w:t>
      </w:r>
      <w:del w:id="11163" w:author="GoldenCorpusHarness" w:date="2026-03-28T22:23:47Z">
        <w:r>
          <w:delText>ion 8</w:delText>
        </w:r>
      </w:del>
      <w:r>
        <w:t>.</w:t>
      </w:r>
      <w:del w:id="11164" w:author="GoldenCorpusHarness" w:date="2026-03-28T22:23:47Z">
        <w:r>
          <w:delText>11.3.</w:delText>
        </w:r>
      </w:del>
    </w:p>
    <w:p ns2:paraId="47ACF288" ns2:textId="77777777" w:rsidR="00567926" w:rsidRPr="00AF46CA" w:rsidRDefault="00D344B4" w:rsidP="006F0C85">
      <w:pPr>
        <w:pStyle w:val="paragraph0"/>
        <w:rPr>
          <w:rStyle w:val="SuggestedOptional"/>
          <w:color w:val="auto"/>
        </w:rPr>
      </w:pPr>
      <w:del w:id="11165" w:author="GoldenCorpusHarness" w:date="2026-03-28T22:23:47Z">
        <w:r>
          <w:delText>Participant</w:delText>
        </w:r>
      </w:del>
      <w:ins w:id="11166" w:author="GoldenCorpusHarness" w:date="2026-03-28T22:23:47Z">
        <w:r>
          <w:t>The investigator is responsible for ensuring that procedures are conducted by appropriately qualified (by education, training, and experience) staff. Delegation of study-site personnel responsibilitie</w:t>
        </w:r>
      </w:ins>
      <w:r>
        <w:t>s w</w:t>
      </w:r>
      <w:ins w:id="11167" w:author="GoldenCorpusHarness" w:date="2026-03-28T22:23:47Z">
        <w:r>
          <w:t>ill be documented in t</w:t>
        </w:r>
      </w:ins>
      <w:r>
        <w:t>h</w:t>
      </w:r>
      <w:del w:id="11168" w:author="GoldenCorpusHarness" w:date="2026-03-28T22:23:47Z">
        <w:r>
          <w:delText>o withdraw from the study should be encouraged to complete all applicable acti</w:delText>
        </w:r>
      </w:del>
      <w:ins w:id="11169" w:author="GoldenCorpusHarness" w:date="2026-03-28T22:23:47Z">
        <w:r>
          <w:t>e In</w:t>
        </w:r>
      </w:ins>
      <w:r>
        <w:t>v</w:t>
      </w:r>
      <w:del w:id="11170" w:author="GoldenCorpusHarness" w:date="2026-03-28T22:23:47Z">
        <w:r>
          <w:delText xml:space="preserve">ities scheduled for the final study </w:delText>
        </w:r>
      </w:del>
      <w:ins w:id="11171" w:author="GoldenCorpusHarness" w:date="2026-03-28T22:23:47Z">
        <w:r>
          <w:t>estigator Trial File Binder (or equi</w:t>
        </w:r>
      </w:ins>
      <w:r>
        <w:t>v</w:t>
      </w:r>
      <w:del w:id="11172" w:author="GoldenCorpusHarness" w:date="2026-03-28T22:23:47Z">
        <w:r>
          <w:delText>isit at the time of withdrawal</w:delText>
        </w:r>
      </w:del>
      <w:ins w:id="11173" w:author="GoldenCorpusHarness" w:date="2026-03-28T22:23:47Z">
        <w:r>
          <w:t>alent)</w:t>
        </w:r>
      </w:ins>
      <w:r>
        <w:t>.</w:t>
      </w:r>
      <w:del w:id="11174" w:author="GoldenCorpusHarness" w:date="2026-03-28T22:23:47Z">
        <w:r>
          <w:delText xml:space="preserve"> Any AEs that are present at the time of withdrawal should be followed in accordance with the safety requirements outlined in Section 8.4.</w:delText>
        </w:r>
      </w:del>
    </w:p>
    <w:p ns2:paraId="50E11702" ns2:textId="77777777" w:rsidR="005A70E1" w:rsidRPr="00E7797D" w:rsidRDefault="00895D30" w:rsidP="006F0C85">
      <w:pPr>
        <w:pStyle w:val="paragraph0"/>
      </w:pPr>
      <w:del w:id="11175" w:author="GoldenCorpusHarness" w:date="2026-03-28T22:23:47Z">
        <w:r>
          <w:delText>For participants who withdraw consent to</w:delText>
        </w:r>
      </w:del>
      <w:ins w:id="11176" w:author="GoldenCorpusHarness" w:date="2026-03-28T22:23:47Z">
        <w:r>
          <w:t>All</w:t>
        </w:r>
      </w:ins>
      <w:r>
        <w:t xml:space="preserve"> study</w:t>
      </w:r>
      <w:ins w:id="11177" w:author="GoldenCorpusHarness" w:date="2026-03-28T22:23:47Z">
        <w:r>
          <w:t>-related</w:t>
        </w:r>
      </w:ins>
      <w:r>
        <w:t xml:space="preserve"> </w:t>
      </w:r>
      <w:del w:id="11178" w:author="GoldenCorpusHarness" w:date="2026-03-28T22:23:47Z">
        <w:r>
          <w:delText>part</w:delText>
        </w:r>
      </w:del>
      <w:ins w:id="11179" w:author="GoldenCorpusHarness" w:date="2026-03-28T22:23:47Z">
        <w:r>
          <w:t>med</w:t>
        </w:r>
      </w:ins>
      <w:r>
        <w:t>ic</w:t>
      </w:r>
      <w:del w:id="11180" w:author="GoldenCorpusHarness" w:date="2026-03-28T22:23:47Z">
        <w:r>
          <w:delText>ipation, surviv</w:delText>
        </w:r>
      </w:del>
      <w:r>
        <w:t>al d</w:t>
      </w:r>
      <w:del w:id="11181" w:author="GoldenCorpusHarness" w:date="2026-03-28T22:23:47Z">
        <w:r>
          <w:delText>ata</w:delText>
        </w:r>
      </w:del>
      <w:ins w:id="11182" w:author="GoldenCorpusHarness" w:date="2026-03-28T22:23:47Z">
        <w:r>
          <w:t>ecisions</w:t>
        </w:r>
      </w:ins>
      <w:r>
        <w:t xml:space="preserve"> m</w:t>
      </w:r>
      <w:del w:id="11183" w:author="GoldenCorpusHarness" w:date="2026-03-28T22:23:47Z">
        <w:r>
          <w:delText>ay</w:delText>
        </w:r>
      </w:del>
      <w:ins w:id="11184" w:author="GoldenCorpusHarness" w:date="2026-03-28T22:23:47Z">
        <w:r>
          <w:t>ust</w:t>
        </w:r>
      </w:ins>
      <w:r>
        <w:t xml:space="preserve"> be </w:t>
      </w:r>
      <w:del w:id="11185" w:author="GoldenCorpusHarness" w:date="2026-03-28T22:23:47Z">
        <w:r>
          <w:delText>obt</w:delText>
        </w:r>
      </w:del>
      <w:ins w:id="11186" w:author="GoldenCorpusHarness" w:date="2026-03-28T22:23:47Z">
        <w:r>
          <w:t>m</w:t>
        </w:r>
      </w:ins>
      <w:r>
        <w:t>a</w:t>
      </w:r>
      <w:del w:id="11187" w:author="GoldenCorpusHarness" w:date="2026-03-28T22:23:47Z">
        <w:r>
          <w:delText>in</w:delText>
        </w:r>
      </w:del>
      <w:ins w:id="11188" w:author="GoldenCorpusHarness" w:date="2026-03-28T22:23:47Z">
        <w:r>
          <w:t>d</w:t>
        </w:r>
      </w:ins>
      <w:r>
        <w:t>e</w:t>
      </w:r>
      <w:del w:id="11189" w:author="GoldenCorpusHarness" w:date="2026-03-28T22:23:47Z">
        <w:r>
          <w:delText>d through public records, as allowed</w:delText>
        </w:r>
      </w:del>
      <w:r>
        <w:t xml:space="preserve"> by </w:t>
      </w:r>
      <w:del w:id="11190" w:author="GoldenCorpusHarness" w:date="2026-03-28T22:23:47Z">
        <w:r>
          <w:delText>l</w:delText>
        </w:r>
      </w:del>
      <w:ins w:id="11191" w:author="GoldenCorpusHarness" w:date="2026-03-28T22:23:47Z">
        <w:r>
          <w:t>an investigat</w:t>
        </w:r>
      </w:ins>
      <w:r>
        <w:t>o</w:t>
      </w:r>
      <w:del w:id="11192" w:author="GoldenCorpusHarness" w:date="2026-03-28T22:23:47Z">
        <w:r>
          <w:delText>cal</w:delText>
        </w:r>
      </w:del>
      <w:ins w:id="11193" w:author="GoldenCorpusHarness" w:date="2026-03-28T22:23:47Z">
        <w:r>
          <w:t>r</w:t>
        </w:r>
      </w:ins>
      <w:r>
        <w:t xml:space="preserve"> </w:t>
      </w:r>
      <w:del w:id="11194" w:author="GoldenCorpusHarness" w:date="2026-03-28T22:23:47Z">
        <w:r>
          <w:delText>rule</w:delText>
        </w:r>
      </w:del>
      <w:ins w:id="11195" w:author="GoldenCorpusHarness" w:date="2026-03-28T22:23:47Z">
        <w:r>
          <w:t>who i</w:t>
        </w:r>
      </w:ins>
      <w:r>
        <w:t>s a</w:t>
      </w:r>
      <w:del w:id="11196" w:author="GoldenCorpusHarness" w:date="2026-03-28T22:23:47Z">
        <w:r>
          <w:delText>n</w:delText>
        </w:r>
      </w:del>
      <w:ins w:id="11197" w:author="GoldenCorpusHarness" w:date="2026-03-28T22:23:47Z">
        <w:r>
          <w:t xml:space="preserve"> qualifie</w:t>
        </w:r>
      </w:ins>
      <w:r>
        <w:t xml:space="preserve">d </w:t>
      </w:r>
      <w:del w:id="11198" w:author="GoldenCorpusHarness" w:date="2026-03-28T22:23:47Z">
        <w:r>
          <w:delText>regul</w:delText>
        </w:r>
      </w:del>
      <w:ins w:id="11199" w:author="GoldenCorpusHarness" w:date="2026-03-28T22:23:47Z">
        <w:r>
          <w:t>physici</w:t>
        </w:r>
      </w:ins>
      <w:r>
        <w:t>a</w:t>
      </w:r>
      <w:del w:id="11200" w:author="GoldenCorpusHarness" w:date="2026-03-28T22:23:47Z">
        <w:r>
          <w:delText>tio</w:delText>
        </w:r>
      </w:del>
      <w:r>
        <w:t>n</w:t>
      </w:r>
      <w:del w:id="11201" w:author="GoldenCorpusHarness" w:date="2026-03-28T22:23:47Z">
        <w:r>
          <w:delText>s</w:delText>
        </w:r>
      </w:del>
      <w:r>
        <w:t>.</w:t>
      </w:r>
      <w:del w:id="11202" w:author="GoldenCorpusHarness" w:date="2026-03-28T22:23:47Z">
        <w:r>
          <w:delText xml:space="preserve"> </w:delText>
        </w:r>
      </w:del>
    </w:p>
    <w:p ns2:paraId="663C8C21" ns2:textId="77777777" w:rsidR="00BB5514" w:rsidRPr="00BB5514" w:rsidRDefault="008F7EB8" w:rsidP="00663EC3">
      <w:pPr>
        <w:pStyle w:val="Heading4"/>
      </w:pPr>
      <w:del w:id="11203" w:author="GoldenCorpusHarness" w:date="2026-03-28T22:23:47Z">
        <w:r>
          <w:delText>Wi</w:delText>
        </w:r>
      </w:del>
      <w:ins w:id="11204" w:author="GoldenCorpusHarness" w:date="2026-03-28T22:23:47Z">
        <w:r>
          <w:t xml:space="preserve">All screening evaluations must be completed and reviewed to confirm </w:t>
        </w:r>
      </w:ins>
      <w:r>
        <w:t>th</w:t>
      </w:r>
      <w:del w:id="11205" w:author="GoldenCorpusHarness" w:date="2026-03-28T22:23:47Z">
        <w:r>
          <w:delText>dra</w:delText>
        </w:r>
      </w:del>
      <w:ins w:id="11206" w:author="GoldenCorpusHarness" w:date="2026-03-28T22:23:47Z">
        <w:r>
          <w:t xml:space="preserve">at potential participants meet all eligibility criteria. The investigator </w:t>
        </w:r>
      </w:ins>
      <w:r>
        <w:t>w</w:t>
      </w:r>
      <w:del w:id="11207" w:author="GoldenCorpusHarness" w:date="2026-03-28T22:23:47Z">
        <w:r>
          <w:delText>al From F</w:delText>
        </w:r>
      </w:del>
      <w:ins w:id="11208" w:author="GoldenCorpusHarness" w:date="2026-03-28T22:23:47Z">
        <w:r>
          <w:t>ill maintain a screening log to record details of all participants screened and to confirm eligibility or record reasons for screening fail</w:t>
        </w:r>
      </w:ins>
      <w:r>
        <w:t>u</w:t>
      </w:r>
      <w:del w:id="11209" w:author="GoldenCorpusHarness" w:date="2026-03-28T22:23:47Z">
        <w:r>
          <w:delText>ture Biomedical Research</w:delText>
        </w:r>
      </w:del>
      <w:ins w:id="11210" w:author="GoldenCorpusHarness" w:date="2026-03-28T22:23:47Z">
        <w:r>
          <w:t>re, as applicable.</w:t>
        </w:r>
      </w:ins>
    </w:p>
    <w:p ns2:paraId="3BD8B71D" ns2:textId="77777777" w:rsidR="00C70B9B" w:rsidRDefault="00895D30" w:rsidP="003232C3">
      <w:pPr>
        <w:pStyle w:val="Paragraph"/>
      </w:pPr>
      <w:r>
        <w:t>P</w:t>
      </w:r>
      <w:del w:id="11211" w:author="GoldenCorpusHarness" w:date="2026-03-28T22:23:47Z">
        <w:r>
          <w:delText>articipants</w:delText>
        </w:r>
      </w:del>
      <w:ins w:id="11212" w:author="GoldenCorpusHarness" w:date="2026-03-28T22:23:47Z">
        <w:r>
          <w:t>rocedures conducted as part of the participant’s routine clinical management (eg, blood count) and obtained before providing documented informed consent</w:t>
        </w:r>
      </w:ins>
      <w:r>
        <w:t xml:space="preserve"> may </w:t>
      </w:r>
      <w:ins w:id="11213" w:author="GoldenCorpusHarness" w:date="2026-03-28T22:23:47Z">
        <w:r>
          <w:t xml:space="preserve">be used for screening or baseline purposes provided the procedures meet the protocol-specified criteria and </w:t>
        </w:r>
      </w:ins>
      <w:r>
        <w:t>w</w:t>
      </w:r>
      <w:del w:id="11214" w:author="GoldenCorpusHarness" w:date="2026-03-28T22:23:47Z">
        <w:r>
          <w:delText>ithdra</w:delText>
        </w:r>
      </w:del>
      <w:ins w:id="11215" w:author="GoldenCorpusHarness" w:date="2026-03-28T22:23:47Z">
        <w:r>
          <w:t xml:space="preserve">ere performed </w:t>
        </w:r>
      </w:ins>
      <w:r>
        <w:t>w</w:t>
      </w:r>
      <w:del w:id="11216" w:author="GoldenCorpusHarness" w:date="2026-03-28T22:23:47Z">
        <w:r>
          <w:delText xml:space="preserve"> their consent for FBR</w:delText>
        </w:r>
      </w:del>
      <w:ins w:id="11217" w:author="GoldenCorpusHarness" w:date="2026-03-28T22:23:47Z">
        <w:r>
          <w:t>ithin the time frame defined in the SoA</w:t>
        </w:r>
      </w:ins>
      <w:r>
        <w:t>.</w:t>
      </w:r>
      <w:del w:id="11218" w:author="GoldenCorpusHarness" w:date="2026-03-28T22:23:47Z">
        <w:r>
          <w:delText xml:space="preserve"> Participants may withdraw consent at any time by contacting the study investigator. If medical records for the study are still available, the investigator will contact the Sponsor using the designated mailbox (clinical.specimen.management@MSD.com). Subsequently, the participant’s consent for FBR will be withdrawn. A letter will be sent from the Sponsor to the investigator confirming the withdrawal. It is the responsibility of the investigator to inform the participant of completion of withdrawal. Any analyses in progress at the time of request for withdrawal or already performed before the request being received by the Sponsor will continue to be used as part of the overall research study data and results. No new analyses would be generated after the request is received.</w:delText>
        </w:r>
      </w:del>
    </w:p>
    <w:p ns2:paraId="03F5A74F" ns2:textId="77777777" w:rsidR="00C70B9B" w:rsidRDefault="00895D30" w:rsidP="006F0C85">
      <w:pPr>
        <w:pStyle w:val="paragraph0"/>
      </w:pPr>
      <w:ins w:id="11219" w:author="GoldenCorpusHarness" w:date="2026-03-28T22:23:47Z">
        <w:r>
          <w:t xml:space="preserve">Additional evaluations/testing may be deemed necessary by the investigator and or the Sponsor for reasons related to participant safety. </w:t>
        </w:r>
      </w:ins>
      <w:r>
        <w:t>I</w:t>
      </w:r>
      <w:ins w:id="11220" w:author="GoldenCorpusHarness" w:date="2026-03-28T22:23:47Z">
        <w:r>
          <w:t>n some cases, such evaluation/testing may be potentially sensitive in nature (eg, HIV, hepatitis C), and thus local regulations may require that additional in</w:t>
        </w:r>
      </w:ins>
      <w:r>
        <w:t>f</w:t>
      </w:r>
      <w:del w:id="11221" w:author="GoldenCorpusHarness" w:date="2026-03-28T22:23:47Z">
        <w:r>
          <w:delText xml:space="preserve"> the medical records</w:delText>
        </w:r>
      </w:del>
      <w:ins w:id="11222" w:author="GoldenCorpusHarness" w:date="2026-03-28T22:23:47Z">
        <w:r>
          <w:t>ormed consent be obtained</w:t>
        </w:r>
      </w:ins>
      <w:r>
        <w:t xml:space="preserve"> f</w:t>
      </w:r>
      <w:del w:id="11223" w:author="GoldenCorpusHarness" w:date="2026-03-28T22:23:47Z">
        <w:r>
          <w:delText>or the study are no longer a</w:delText>
        </w:r>
      </w:del>
      <w:ins w:id="11224" w:author="GoldenCorpusHarness" w:date="2026-03-28T22:23:47Z">
        <w:r>
          <w:t>rom the participant. In these cases, such e</w:t>
        </w:r>
      </w:ins>
      <w:r>
        <w:t>va</w:t>
      </w:r>
      <w:del w:id="11225" w:author="GoldenCorpusHarness" w:date="2026-03-28T22:23:47Z">
        <w:r>
          <w:delText>ilable (eg, i</w:delText>
        </w:r>
      </w:del>
      <w:ins w:id="11226" w:author="GoldenCorpusHarness" w:date="2026-03-28T22:23:47Z">
        <w:r>
          <w:t>luations/testing will be per</w:t>
        </w:r>
      </w:ins>
      <w:r>
        <w:t>f</w:t>
      </w:r>
      <w:del w:id="11227" w:author="GoldenCorpusHarness" w:date="2026-03-28T22:23:47Z">
        <w:r>
          <w:delText xml:space="preserve"> the investigator is no longer required by regulatory authorities to retain the study records) or the specimens have been completely anonymized, ther</w:delText>
        </w:r>
      </w:del>
      <w:ins w:id="11228" w:author="GoldenCorpusHarness" w:date="2026-03-28T22:23:47Z">
        <w:r>
          <w:t>ormed in accordanc</w:t>
        </w:r>
      </w:ins>
      <w:r>
        <w:t>e wi</w:t>
      </w:r>
      <w:del w:id="11229" w:author="GoldenCorpusHarness" w:date="2026-03-28T22:23:47Z">
        <w:r>
          <w:delText>ll no longer be a link between the participant’s personal information and their specime</w:delText>
        </w:r>
      </w:del>
      <w:ins w:id="11230" w:author="GoldenCorpusHarness" w:date="2026-03-28T22:23:47Z">
        <w:r>
          <w:t>th those regulatio</w:t>
        </w:r>
      </w:ins>
      <w:r>
        <w:t>ns.</w:t>
      </w:r>
      <w:del w:id="11231" w:author="GoldenCorpusHarness" w:date="2026-03-28T22:23:47Z">
        <w:r>
          <w:delText xml:space="preserve"> In this situation, the request for specimen withdrawal cannot be processed.</w:delText>
        </w:r>
      </w:del>
    </w:p>
    <w:p ns2:paraId="02203807" ns2:textId="77777777" w:rsidR="00BB5514" w:rsidRPr="00BB5514" w:rsidRDefault="00895D30" w:rsidP="00663EC3">
      <w:pPr>
        <w:pStyle w:val="Heading3"/>
      </w:pPr>
      <w:del w:id="11232" w:author="GoldenCorpusHarness" w:date="2026-03-28T22:23:47Z">
        <w:r>
          <w:delText>P</w:delText>
        </w:r>
      </w:del>
      <w:ins w:id="11233" w:author="GoldenCorpusHarness" w:date="2026-03-28T22:23:47Z">
        <w:r>
          <w:t>The maximum amount of blood collected from each p</w:t>
        </w:r>
      </w:ins>
      <w:r>
        <w:t xml:space="preserve">articipant </w:t>
      </w:r>
      <w:del w:id="11234" w:author="GoldenCorpusHarness" w:date="2026-03-28T22:23:47Z">
        <w:r>
          <w:delText>B</w:delText>
        </w:r>
      </w:del>
      <w:ins w:id="11235" w:author="GoldenCorpusHarness" w:date="2026-03-28T22:23:47Z">
        <w:r>
          <w:t>over the duration of the study wi</w:t>
        </w:r>
      </w:ins>
      <w:r>
        <w:t>l</w:t>
      </w:r>
      <w:ins w:id="11236" w:author="GoldenCorpusHarness" w:date="2026-03-28T22:23:47Z">
        <w:r>
          <w:t>l be def</w:t>
        </w:r>
      </w:ins>
      <w:r>
        <w:t>in</w:t>
      </w:r>
      <w:ins w:id="11237" w:author="GoldenCorpusHarness" w:date="2026-03-28T22:23:47Z">
        <w:r>
          <w:t>e</w:t>
        </w:r>
      </w:ins>
      <w:r>
        <w:t>d</w:t>
      </w:r>
      <w:ins w:id="11238" w:author="GoldenCorpusHarness" w:date="2026-03-28T22:23:47Z">
        <w:r>
          <w:t xml:space="preserve"> </w:t>
        </w:r>
      </w:ins>
      <w:r>
        <w:t>in</w:t>
      </w:r>
      <w:del w:id="11239" w:author="GoldenCorpusHarness" w:date="2026-03-28T22:23:47Z">
        <w:r>
          <w:delText>g/U</w:delText>
        </w:r>
      </w:del>
      <w:ins w:id="11240" w:author="GoldenCorpusHarness" w:date="2026-03-28T22:23:47Z">
        <w:r>
          <w:t xml:space="preserve"> the study Laboratory Ma</w:t>
        </w:r>
      </w:ins>
      <w:r>
        <w:t>n</w:t>
      </w:r>
      <w:del w:id="11241" w:author="GoldenCorpusHarness" w:date="2026-03-28T22:23:47Z">
        <w:r>
          <w:delText>b</w:delText>
        </w:r>
      </w:del>
      <w:ins w:id="11242" w:author="GoldenCorpusHarness" w:date="2026-03-28T22:23:47Z">
        <w:r>
          <w:t>ua</w:t>
        </w:r>
      </w:ins>
      <w:r>
        <w:t>l</w:t>
      </w:r>
      <w:del w:id="11243" w:author="GoldenCorpusHarness" w:date="2026-03-28T22:23:47Z">
        <w:r>
          <w:delText>inding</w:delText>
        </w:r>
      </w:del>
      <w:ins w:id="11244" w:author="GoldenCorpusHarness" w:date="2026-03-28T22:23:47Z">
        <w:r>
          <w:t>.</w:t>
        </w:r>
      </w:ins>
    </w:p>
    <w:p ns2:paraId="29120C1B" ns2:textId="77777777" w:rsidR="00BB5514" w:rsidRDefault="00895D30" w:rsidP="006F0C85">
      <w:pPr>
        <w:pStyle w:val="paragraph0"/>
      </w:pPr>
      <w:del w:id="11245" w:author="GoldenCorpusHarness" w:date="2026-03-28T22:23:47Z">
        <w:r>
          <w:delText>T</w:delText>
        </w:r>
      </w:del>
      <w:ins w:id="11246" w:author="GoldenCorpusHarness" w:date="2026-03-28T22:23:47Z">
        <w:r>
          <w:t>Repeat or unsc</w:t>
        </w:r>
      </w:ins>
      <w:r>
        <w:t>h</w:t>
      </w:r>
      <w:del w:id="11247" w:author="GoldenCorpusHarness" w:date="2026-03-28T22:23:47Z">
        <w:r>
          <w:delText>i</w:delText>
        </w:r>
      </w:del>
      <w:ins w:id="11248" w:author="GoldenCorpusHarness" w:date="2026-03-28T22:23:47Z">
        <w:r>
          <w:t>eduled sample</w:t>
        </w:r>
      </w:ins>
      <w:r>
        <w:t xml:space="preserve">s </w:t>
      </w:r>
      <w:del w:id="11249" w:author="GoldenCorpusHarness" w:date="2026-03-28T22:23:47Z">
        <w:r>
          <w:delText>i</w:delText>
        </w:r>
      </w:del>
      <w:ins w:id="11250" w:author="GoldenCorpusHarness" w:date="2026-03-28T22:23:47Z">
        <w:r>
          <w:t>may be taken for safety reason</w:t>
        </w:r>
      </w:ins>
      <w:r>
        <w:t xml:space="preserve">s </w:t>
      </w:r>
      <w:del w:id="11251" w:author="GoldenCorpusHarness" w:date="2026-03-28T22:23:47Z">
        <w:r>
          <w:delText xml:space="preserve">an </w:delText>
        </w:r>
      </w:del>
      <w:r>
        <w:t>o</w:t>
      </w:r>
      <w:del w:id="11252" w:author="GoldenCorpusHarness" w:date="2026-03-28T22:23:47Z">
        <w:r>
          <w:delText>pen-label study; the</w:delText>
        </w:r>
      </w:del>
      <w:r>
        <w:t>r</w:t>
      </w:r>
      <w:del w:id="11253" w:author="GoldenCorpusHarness" w:date="2026-03-28T22:23:47Z">
        <w:r>
          <w:delText>e is no blinding</w:delText>
        </w:r>
      </w:del>
      <w:r>
        <w:t xml:space="preserve"> for t</w:t>
      </w:r>
      <w:ins w:id="11254" w:author="GoldenCorpusHarness" w:date="2026-03-28T22:23:47Z">
        <w:r>
          <w:t>ec</w:t>
        </w:r>
      </w:ins>
      <w:r>
        <w:t>h</w:t>
      </w:r>
      <w:ins w:id="11255" w:author="GoldenCorpusHarness" w:date="2026-03-28T22:23:47Z">
        <w:r>
          <w:t>n</w:t>
        </w:r>
      </w:ins>
      <w:r>
        <w:t>i</w:t>
      </w:r>
      <w:del w:id="11256" w:author="GoldenCorpusHarness" w:date="2026-03-28T22:23:47Z">
        <w:r>
          <w:delText xml:space="preserve">s study. The emergency unblinding </w:delText>
        </w:r>
      </w:del>
      <w:r>
        <w:t>cal</w:t>
      </w:r>
      <w:del w:id="11257" w:author="GoldenCorpusHarness" w:date="2026-03-28T22:23:47Z">
        <w:r>
          <w:delText>l</w:delText>
        </w:r>
      </w:del>
      <w:r>
        <w:t xml:space="preserve"> </w:t>
      </w:r>
      <w:del w:id="11258" w:author="GoldenCorpusHarness" w:date="2026-03-28T22:23:47Z">
        <w:r>
          <w:delText>c</w:delText>
        </w:r>
      </w:del>
      <w:ins w:id="11259" w:author="GoldenCorpusHarness" w:date="2026-03-28T22:23:47Z">
        <w:r>
          <w:t>issu</w:t>
        </w:r>
      </w:ins>
      <w:r>
        <w:t>e</w:t>
      </w:r>
      <w:del w:id="11260" w:author="GoldenCorpusHarness" w:date="2026-03-28T22:23:47Z">
        <w:r>
          <w:delText>nter</w:delText>
        </w:r>
      </w:del>
      <w:ins w:id="11261" w:author="GoldenCorpusHarness" w:date="2026-03-28T22:23:47Z">
        <w:r>
          <w:t>s</w:t>
        </w:r>
      </w:ins>
      <w:r>
        <w:t xml:space="preserve"> wi</w:t>
      </w:r>
      <w:del w:id="11262" w:author="GoldenCorpusHarness" w:date="2026-03-28T22:23:47Z">
        <w:r>
          <w:delText xml:space="preserve">ll be available so </w:delText>
        </w:r>
      </w:del>
      <w:r>
        <w:t>th</w:t>
      </w:r>
      <w:del w:id="11263" w:author="GoldenCorpusHarness" w:date="2026-03-28T22:23:47Z">
        <w:r>
          <w:delText>at a health care provider can obtain information about study intervention in emergency situations where</w:delText>
        </w:r>
      </w:del>
      <w:r>
        <w:t xml:space="preserve"> the </w:t>
      </w:r>
      <w:del w:id="11264" w:author="GoldenCorpusHarness" w:date="2026-03-28T22:23:47Z">
        <w:r>
          <w:delText>inv</w:delText>
        </w:r>
      </w:del>
      <w:ins w:id="11265" w:author="GoldenCorpusHarness" w:date="2026-03-28T22:23:47Z">
        <w:r>
          <w:t>sampl</w:t>
        </w:r>
      </w:ins>
      <w:r>
        <w:t>es</w:t>
      </w:r>
      <w:del w:id="11266" w:author="GoldenCorpusHarness" w:date="2026-03-28T22:23:47Z">
        <w:r>
          <w:delText>tigator is not available</w:delText>
        </w:r>
      </w:del>
      <w:r>
        <w:t>.</w:t>
      </w:r>
    </w:p>
    <w:p ns2:paraId="34673E0E" ns2:textId="77777777" w:rsidR="00BB5514" w:rsidRPr="00BB5514" w:rsidRDefault="00895D30" w:rsidP="00663EC3">
      <w:pPr>
        <w:pStyle w:val="Heading3"/>
      </w:pPr>
      <w:del w:id="11267" w:author="GoldenCorpusHarness" w:date="2026-03-28T22:23:47Z">
        <w:r>
          <w:delText>Calibration of Equipment</w:delText>
        </w:r>
      </w:del>
    </w:p>
    <w:p ns2:paraId="457743C1" ns2:textId="592B2B9F" w:rsidR="00F64EA2" w:rsidRDefault="00895D30" w:rsidP="00F06861">
      <w:pPr>
        <w:pStyle w:val="Paragraph"/>
      </w:pPr>
      <w:del w:id="11268" w:author="GoldenCorpusHarness" w:date="2026-03-28T22:23:47Z">
        <w:r>
          <w:delText xml:space="preserve">The </w:delText>
        </w:r>
      </w:del>
      <w:ins w:id="11269" w:author="GoldenCorpusHarness" w:date="2026-03-28T22:23:47Z">
        <w:r>
          <w:t>Adm</w:t>
        </w:r>
      </w:ins>
      <w:r>
        <w:t>in</w:t>
      </w:r>
      <w:del w:id="11270" w:author="GoldenCorpusHarness" w:date="2026-03-28T22:23:47Z">
        <w:r>
          <w:delText>vest</w:delText>
        </w:r>
      </w:del>
      <w:r>
        <w:t>i</w:t>
      </w:r>
      <w:del w:id="11271" w:author="GoldenCorpusHarness" w:date="2026-03-28T22:23:47Z">
        <w:r>
          <w:delText>gator or qualified designee has the responsibility to ensure that any device or in</w:delText>
        </w:r>
      </w:del>
      <w:r>
        <w:t>str</w:t>
      </w:r>
      <w:del w:id="11272" w:author="GoldenCorpusHarness" w:date="2026-03-28T22:23:47Z">
        <w:r>
          <w:delText>ument used for a clinical evalu</w:delText>
        </w:r>
      </w:del>
      <w:r>
        <w:t>ati</w:t>
      </w:r>
      <w:del w:id="11273" w:author="GoldenCorpusHarness" w:date="2026-03-28T22:23:47Z">
        <w:r>
          <w:delText>on/test during a clinical study that pro</w:delText>
        </w:r>
      </w:del>
      <w:r>
        <w:t>v</w:t>
      </w:r>
      <w:del w:id="11274" w:author="GoldenCorpusHarness" w:date="2026-03-28T22:23:47Z">
        <w:r>
          <w:delText>ides information about inclusion/exclusion criteria and/or safety or efficacy parameters shall be suitably calibrated and/or maintained to ensure that the data obtained are reliabl</w:delText>
        </w:r>
      </w:del>
      <w:r>
        <w:t>e and</w:t>
      </w:r>
      <w:del w:id="11275" w:author="GoldenCorpusHarness" w:date="2026-03-28T22:23:47Z">
        <w:r>
          <w:delText>/</w:delText>
        </w:r>
      </w:del>
      <w:ins w:id="11276" w:author="GoldenCorpusHarness" w:date="2026-03-28T22:23:47Z">
        <w:r>
          <w:t xml:space="preserve"> General Pr</w:t>
        </w:r>
      </w:ins>
      <w:r>
        <w:t>o</w:t>
      </w:r>
      <w:del w:id="11277" w:author="GoldenCorpusHarness" w:date="2026-03-28T22:23:47Z">
        <w:r>
          <w:delText xml:space="preserve">r </w:delText>
        </w:r>
      </w:del>
      <w:ins w:id="11278" w:author="GoldenCorpusHarness" w:date="2026-03-28T22:23:47Z">
        <w:r>
          <w:t>cedu</w:t>
        </w:r>
      </w:ins>
      <w:r>
        <w:t>re</w:t>
      </w:r>
      <w:del w:id="11279" w:author="GoldenCorpusHarness" w:date="2026-03-28T22:23:47Z">
        <w:r>
          <w:delText>producible. Documentation of equipment calibration mu</w:delText>
        </w:r>
      </w:del>
      <w:r>
        <w:t>s</w:t>
      </w:r>
      <w:del w:id="11280" w:author="GoldenCorpusHarness" w:date="2026-03-28T22:23:47Z">
        <w:r>
          <w:delText>t be retained as source documentation at the study site.</w:delText>
        </w:r>
      </w:del>
    </w:p>
    <w:p ns2:paraId="0B6F268C" ns2:textId="77777777" w:rsidR="00785839" w:rsidRDefault="00895D30" w:rsidP="00785839">
      <w:pPr>
        <w:pStyle w:val="Heading3"/>
      </w:pPr>
      <w:del w:id="11281" w:author="GoldenCorpusHarness" w:date="2026-03-28T22:23:47Z">
        <w:r>
          <w:delText>Pa</w:delText>
        </w:r>
      </w:del>
      <w:ins w:id="11282" w:author="GoldenCorpusHarness" w:date="2026-03-28T22:23:47Z">
        <w:r>
          <w:t>Info</w:t>
        </w:r>
      </w:ins>
      <w:r>
        <w:t>r</w:t>
      </w:r>
      <w:del w:id="11283" w:author="GoldenCorpusHarness" w:date="2026-03-28T22:23:47Z">
        <w:r>
          <w:delText>ticipants with Treat</w:delText>
        </w:r>
      </w:del>
      <w:ins w:id="11284" w:author="GoldenCorpusHarness" w:date="2026-03-28T22:23:47Z">
        <w:r>
          <w:t>m</w:t>
        </w:r>
      </w:ins>
      <w:r>
        <w:t xml:space="preserve">ed </w:t>
      </w:r>
      <w:del w:id="11285" w:author="GoldenCorpusHarness" w:date="2026-03-28T22:23:47Z">
        <w:r>
          <w:delText>HIV</w:delText>
        </w:r>
      </w:del>
      <w:ins w:id="11286" w:author="GoldenCorpusHarness" w:date="2026-03-28T22:23:47Z">
        <w:r>
          <w:t>Consent</w:t>
        </w:r>
      </w:ins>
    </w:p>
    <w:p ns2:paraId="42267DC2" ns2:textId="77777777" w:rsidR="00E0451E" w:rsidRPr="00AF46CA" w:rsidRDefault="00895D30" w:rsidP="006F0C85">
      <w:pPr>
        <w:pStyle w:val="paragraph0"/>
      </w:pPr>
      <w:del w:id="11287" w:author="GoldenCorpusHarness" w:date="2026-03-28T22:23:47Z">
        <w:r>
          <w:delText xml:space="preserve">Participants should </w:delText>
        </w:r>
      </w:del>
      <w:ins w:id="11288" w:author="GoldenCorpusHarness" w:date="2026-03-28T22:23:47Z">
        <w:r>
          <w:t>Informed consent will adhere to IRB/IEC requirements, applica</w:t>
        </w:r>
      </w:ins>
      <w:r>
        <w:t>b</w:t>
      </w:r>
      <w:del w:id="11289" w:author="GoldenCorpusHarness" w:date="2026-03-28T22:23:47Z">
        <w:r>
          <w:delText>e comana</w:delText>
        </w:r>
      </w:del>
      <w:ins w:id="11290" w:author="GoldenCorpusHarness" w:date="2026-03-28T22:23:47Z">
        <w:r>
          <w:t>le laws and re</w:t>
        </w:r>
      </w:ins>
      <w:r>
        <w:t>g</w:t>
      </w:r>
      <w:del w:id="11291" w:author="GoldenCorpusHarness" w:date="2026-03-28T22:23:47Z">
        <w:r>
          <w:delText xml:space="preserve">ed </w:delText>
        </w:r>
      </w:del>
      <w:ins w:id="11292" w:author="GoldenCorpusHarness" w:date="2026-03-28T22:23:47Z">
        <w:r>
          <w:t>ulations, and Sponsor requirements. The ICF, any su</w:t>
        </w:r>
      </w:ins>
      <w:r>
        <w:t>b</w:t>
      </w:r>
      <w:ins w:id="11293" w:author="GoldenCorpusHarness" w:date="2026-03-28T22:23:47Z">
        <w:r>
          <w:t>sequent revised ICF, and an</w:t>
        </w:r>
      </w:ins>
      <w:r>
        <w:t xml:space="preserve">y </w:t>
      </w:r>
      <w:del w:id="11294" w:author="GoldenCorpusHarness" w:date="2026-03-28T22:23:47Z">
        <w:r>
          <w:delText>an HIV specialist and the investigator during the study, including monitoring of HIV viral load, CD4+ T-cell count, and additional supportive care measures</w:delText>
        </w:r>
      </w:del>
      <w:ins w:id="11295" w:author="GoldenCorpusHarness" w:date="2026-03-28T22:23:47Z">
        <w:r>
          <w:t>written information provided to the participant must receive the IRB/IEC’s approval/favorable opinion in advance of use</w:t>
        </w:r>
      </w:ins>
      <w:r>
        <w:t>.</w:t>
      </w:r>
    </w:p>
    <w:p ns2:paraId="59B35E75" ns2:textId="77777777" w:rsidR="00BB5514" w:rsidRPr="00BB5514" w:rsidRDefault="00CB56E8" w:rsidP="00663EC3">
      <w:pPr>
        <w:pStyle w:val="Heading2"/>
      </w:pPr>
      <w:del w:id="11296" w:author="GoldenCorpusHarness" w:date="2026-03-28T22:23:47Z">
        <w:r>
          <w:delText>Efficacy/</w:delText>
        </w:r>
      </w:del>
      <w:r>
        <w:t>I</w:t>
      </w:r>
      <w:del w:id="11297" w:author="GoldenCorpusHarness" w:date="2026-03-28T22:23:47Z">
        <w:r>
          <w:delText>mmunogenicity Assessments</w:delText>
        </w:r>
      </w:del>
      <w:ins w:id="11298" w:author="GoldenCorpusHarness" w:date="2026-03-28T22:23:47Z">
        <w:r>
          <w:t>nformed consent given by the participant (or their legally acceptable representative) must be documented on a consent form. The form must include the study protocol number, study protocol title, dated signature, and agreement of the participant (or their legally acceptable representative) and of the person conducting the consent discussion.</w:t>
        </w:r>
      </w:ins>
    </w:p>
    <w:p ns2:paraId="513B8652" ns2:textId="77777777" w:rsidR="00F91E65" w:rsidRDefault="00895D30" w:rsidP="006F0C85">
      <w:pPr>
        <w:pStyle w:val="paragraph0"/>
      </w:pPr>
      <w:del w:id="11299" w:author="GoldenCorpusHarness" w:date="2026-03-28T22:23:47Z">
        <w:r>
          <w:delText>R</w:delText>
        </w:r>
      </w:del>
      <w:ins w:id="11300" w:author="GoldenCorpusHarness" w:date="2026-03-28T22:23:47Z">
        <w:r>
          <w:t>A copy of th</w:t>
        </w:r>
      </w:ins>
      <w:r>
        <w:t>e</w:t>
      </w:r>
      <w:ins w:id="11301" w:author="GoldenCorpusHarness" w:date="2026-03-28T22:23:47Z">
        <w:r>
          <w:t xml:space="preserve"> </w:t>
        </w:r>
      </w:ins>
      <w:r>
        <w:t>s</w:t>
      </w:r>
      <w:del w:id="11302" w:author="GoldenCorpusHarness" w:date="2026-03-28T22:23:47Z">
        <w:r>
          <w:delText>p</w:delText>
        </w:r>
      </w:del>
      <w:ins w:id="11303" w:author="GoldenCorpusHarness" w:date="2026-03-28T22:23:47Z">
        <w:r>
          <w:t>igned and dated ICF sh</w:t>
        </w:r>
      </w:ins>
      <w:r>
        <w:t>o</w:t>
      </w:r>
      <w:ins w:id="11304" w:author="GoldenCorpusHarness" w:date="2026-03-28T22:23:47Z">
        <w:r>
          <w:t>uld be give</w:t>
        </w:r>
      </w:ins>
      <w:r>
        <w:t>n</w:t>
      </w:r>
      <w:del w:id="11305" w:author="GoldenCorpusHarness" w:date="2026-03-28T22:23:47Z">
        <w:r>
          <w:delText>se</w:delText>
        </w:r>
      </w:del>
      <w:r>
        <w:t xml:space="preserve"> to t</w:t>
      </w:r>
      <w:ins w:id="11306" w:author="GoldenCorpusHarness" w:date="2026-03-28T22:23:47Z">
        <w:r>
          <w:t xml:space="preserve">he participant (or their legally acceptable </w:t>
        </w:r>
      </w:ins>
      <w:r>
        <w:t>re</w:t>
      </w:r>
      <w:del w:id="11307" w:author="GoldenCorpusHarness" w:date="2026-03-28T22:23:47Z">
        <w:r>
          <w:delText>atm</w:delText>
        </w:r>
      </w:del>
      <w:ins w:id="11308" w:author="GoldenCorpusHarness" w:date="2026-03-28T22:23:47Z">
        <w:r>
          <w:t>pres</w:t>
        </w:r>
      </w:ins>
      <w:r>
        <w:t>ent</w:t>
      </w:r>
      <w:del w:id="11309" w:author="GoldenCorpusHarness" w:date="2026-03-28T22:23:47Z">
        <w:r>
          <w:delText xml:space="preserve"> w</w:delText>
        </w:r>
      </w:del>
      <w:ins w:id="11310" w:author="GoldenCorpusHarness" w:date="2026-03-28T22:23:47Z">
        <w:r>
          <w:t>at</w:t>
        </w:r>
      </w:ins>
      <w:r>
        <w:t>i</w:t>
      </w:r>
      <w:del w:id="11311" w:author="GoldenCorpusHarness" w:date="2026-03-28T22:23:47Z">
        <w:r>
          <w:delText>ll</w:delText>
        </w:r>
      </w:del>
      <w:ins w:id="11312" w:author="GoldenCorpusHarness" w:date="2026-03-28T22:23:47Z">
        <w:r>
          <w:t>ve)</w:t>
        </w:r>
      </w:ins>
      <w:r>
        <w:t xml:space="preserve"> be</w:t>
      </w:r>
      <w:ins w:id="11313" w:author="GoldenCorpusHarness" w:date="2026-03-28T22:23:47Z">
        <w:r>
          <w:t>fore</w:t>
        </w:r>
      </w:ins>
      <w:r>
        <w:t xml:space="preserve"> </w:t>
      </w:r>
      <w:del w:id="11314" w:author="GoldenCorpusHarness" w:date="2026-03-28T22:23:47Z">
        <w:r>
          <w:delText>ev</w:delText>
        </w:r>
      </w:del>
      <w:ins w:id="11315" w:author="GoldenCorpusHarness" w:date="2026-03-28T22:23:47Z">
        <w:r>
          <w:t>p</w:t>
        </w:r>
      </w:ins>
      <w:r>
        <w:t>a</w:t>
      </w:r>
      <w:del w:id="11316" w:author="GoldenCorpusHarness" w:date="2026-03-28T22:23:47Z">
        <w:r>
          <w:delText>lu</w:delText>
        </w:r>
      </w:del>
      <w:ins w:id="11317" w:author="GoldenCorpusHarness" w:date="2026-03-28T22:23:47Z">
        <w:r>
          <w:t>rticip</w:t>
        </w:r>
      </w:ins>
      <w:r>
        <w:t>at</w:t>
      </w:r>
      <w:del w:id="11318" w:author="GoldenCorpusHarness" w:date="2026-03-28T22:23:47Z">
        <w:r>
          <w:delText>ed as per</w:delText>
        </w:r>
      </w:del>
      <w:ins w:id="11319" w:author="GoldenCorpusHarness" w:date="2026-03-28T22:23:47Z">
        <w:r>
          <w:t>ion</w:t>
        </w:r>
      </w:ins>
      <w:r>
        <w:t xml:space="preserve"> i</w:t>
      </w:r>
      <w:del w:id="11320" w:author="GoldenCorpusHarness" w:date="2026-03-28T22:23:47Z">
        <w:r>
          <w:delText>wCLL criteria 2018 (Appe</w:delText>
        </w:r>
      </w:del>
      <w:r>
        <w:t>n</w:t>
      </w:r>
      <w:del w:id="11321" w:author="GoldenCorpusHarness" w:date="2026-03-28T22:23:47Z">
        <w:r>
          <w:delText>dix 10) and assessed by BICR. All endpoint responses will also be assessed by</w:delText>
        </w:r>
      </w:del>
      <w:r>
        <w:t xml:space="preserve"> the </w:t>
      </w:r>
      <w:del w:id="11322" w:author="GoldenCorpusHarness" w:date="2026-03-28T22:23:47Z">
        <w:r>
          <w:delText>inve</w:delText>
        </w:r>
      </w:del>
      <w:r>
        <w:t>st</w:t>
      </w:r>
      <w:del w:id="11323" w:author="GoldenCorpusHarness" w:date="2026-03-28T22:23:47Z">
        <w:r>
          <w:delText>igator an</w:delText>
        </w:r>
      </w:del>
      <w:ins w:id="11324" w:author="GoldenCorpusHarness" w:date="2026-03-28T22:23:47Z">
        <w:r>
          <w:t>u</w:t>
        </w:r>
      </w:ins>
      <w:r>
        <w:t>d</w:t>
      </w:r>
      <w:del w:id="11325" w:author="GoldenCorpusHarness" w:date="2026-03-28T22:23:47Z">
        <w:r>
          <w:delText xml:space="preserve"> recorded</w:delText>
        </w:r>
      </w:del>
      <w:ins w:id="11326" w:author="GoldenCorpusHarness" w:date="2026-03-28T22:23:47Z">
        <w:r>
          <w:t>y</w:t>
        </w:r>
      </w:ins>
      <w:r>
        <w:t>.</w:t>
      </w:r>
    </w:p>
    <w:p ns2:paraId="739CCD21" ns2:textId="77777777" w:rsidR="00F91E65" w:rsidRDefault="00895D30" w:rsidP="00F91E65">
      <w:pPr>
        <w:pStyle w:val="Heading3"/>
      </w:pPr>
      <w:r>
        <w:t>T</w:t>
      </w:r>
      <w:del w:id="11327" w:author="GoldenCorpusHarness" w:date="2026-03-28T22:23:47Z">
        <w:r>
          <w:delText xml:space="preserve">reatment Response Assessment </w:delText>
        </w:r>
      </w:del>
      <w:ins w:id="11328" w:author="GoldenCorpusHarness" w:date="2026-03-28T22:23:47Z">
        <w:r>
          <w:t>he investigator or medically qualified designee (consistent with local requirements) must obtain documented informed consent from each potential participant (or their legally acceptable representative) and assent, when applicable, prior to participating in this clinical study. If there are changes to the participant’s status during the study (eg, age of majority requirements or health), the investigator or medically qualified designee must ensure the appropriate documented informed consent from the participant (or their legally acceptable representative) is in place.</w:t>
        </w:r>
      </w:ins>
    </w:p>
    <w:p ns2:paraId="617666EB" ns2:textId="77777777" w:rsidR="00F91E65" w:rsidRDefault="00895D30" w:rsidP="006F0C85">
      <w:pPr>
        <w:pStyle w:val="paragraph0"/>
      </w:pPr>
      <w:del w:id="11329" w:author="GoldenCorpusHarness" w:date="2026-03-28T22:23:47Z">
        <w:r>
          <w:delText>I</w:delText>
        </w:r>
      </w:del>
      <w:ins w:id="11330" w:author="GoldenCorpusHarness" w:date="2026-03-28T22:23:47Z">
        <w:r>
          <w:t>Reco</w:t>
        </w:r>
      </w:ins>
      <w:r>
        <w:t>n</w:t>
      </w:r>
      <w:del w:id="11331" w:author="GoldenCorpusHarness" w:date="2026-03-28T22:23:47Z">
        <w:r>
          <w:delText>i</w:delText>
        </w:r>
      </w:del>
      <w:ins w:id="11332" w:author="GoldenCorpusHarness" w:date="2026-03-28T22:23:47Z">
        <w:r>
          <w:t>sen</w:t>
        </w:r>
      </w:ins>
      <w:r>
        <w:t>t</w:t>
      </w:r>
      <w:del w:id="11333" w:author="GoldenCorpusHarness" w:date="2026-03-28T22:23:47Z">
        <w:r>
          <w:delText>ial tumor</w:delText>
        </w:r>
      </w:del>
      <w:r>
        <w:t xml:space="preserve"> i</w:t>
      </w:r>
      <w:del w:id="11334" w:author="GoldenCorpusHarness" w:date="2026-03-28T22:23:47Z">
        <w:r>
          <w:delText>mag</w:delText>
        </w:r>
      </w:del>
      <w:ins w:id="11335" w:author="GoldenCorpusHarness" w:date="2026-03-28T22:23:47Z">
        <w:r>
          <w:t>s not requ</w:t>
        </w:r>
      </w:ins>
      <w:r>
        <w:t>i</w:t>
      </w:r>
      <w:del w:id="11336" w:author="GoldenCorpusHarness" w:date="2026-03-28T22:23:47Z">
        <w:r>
          <w:delText>ng</w:delText>
        </w:r>
      </w:del>
      <w:ins w:id="11337" w:author="GoldenCorpusHarness" w:date="2026-03-28T22:23:47Z">
        <w:r>
          <w:t>red</w:t>
        </w:r>
      </w:ins>
      <w:r>
        <w:t xml:space="preserve"> at </w:t>
      </w:r>
      <w:ins w:id="11338" w:author="GoldenCorpusHarness" w:date="2026-03-28T22:23:47Z">
        <w:r>
          <w:t>re</w:t>
        </w:r>
      </w:ins>
      <w:r>
        <w:t xml:space="preserve">screening </w:t>
      </w:r>
      <w:del w:id="11339" w:author="GoldenCorpusHarness" w:date="2026-03-28T22:23:47Z">
        <w:r>
          <w:delText>m</w:delText>
        </w:r>
      </w:del>
      <w:r>
        <w:t>u</w:t>
      </w:r>
      <w:ins w:id="11340" w:author="GoldenCorpusHarness" w:date="2026-03-28T22:23:47Z">
        <w:r>
          <w:t>nle</w:t>
        </w:r>
      </w:ins>
      <w:r>
        <w:t>s</w:t>
      </w:r>
      <w:del w:id="11341" w:author="GoldenCorpusHarness" w:date="2026-03-28T22:23:47Z">
        <w:r>
          <w:delText>t be performed within 42 day</w:delText>
        </w:r>
      </w:del>
      <w:r>
        <w:t xml:space="preserve">s </w:t>
      </w:r>
      <w:del w:id="11342" w:author="GoldenCorpusHarness" w:date="2026-03-28T22:23:47Z">
        <w:r>
          <w:delText xml:space="preserve">before the </w:delText>
        </w:r>
      </w:del>
      <w:ins w:id="11343" w:author="GoldenCorpusHarness" w:date="2026-03-28T22:23:47Z">
        <w:r>
          <w:t>man</w:t>
        </w:r>
      </w:ins>
      <w:r>
        <w:t>date</w:t>
      </w:r>
      <w:del w:id="11344" w:author="GoldenCorpusHarness" w:date="2026-03-28T22:23:47Z">
        <w:r>
          <w:delText xml:space="preserve"> of randomization. Any imaging obtaine</w:delText>
        </w:r>
      </w:del>
      <w:r>
        <w:t xml:space="preserve">d </w:t>
      </w:r>
      <w:del w:id="11345" w:author="GoldenCorpusHarness" w:date="2026-03-28T22:23:47Z">
        <w:r>
          <w:delText xml:space="preserve">after C1D1 of treatment cannot </w:delText>
        </w:r>
      </w:del>
      <w:r>
        <w:t>b</w:t>
      </w:r>
      <w:del w:id="11346" w:author="GoldenCorpusHarness" w:date="2026-03-28T22:23:47Z">
        <w:r>
          <w:delText>e included in the screening assessment. Participant eligibilit</w:delText>
        </w:r>
      </w:del>
      <w:r>
        <w:t>y</w:t>
      </w:r>
      <w:del w:id="11347" w:author="GoldenCorpusHarness" w:date="2026-03-28T22:23:47Z">
        <w:r>
          <w:delText xml:space="preserve"> will be determined using</w:delText>
        </w:r>
      </w:del>
      <w:r>
        <w:t xml:space="preserve"> local </w:t>
      </w:r>
      <w:del w:id="11348" w:author="GoldenCorpusHarness" w:date="2026-03-28T22:23:47Z">
        <w:r>
          <w:delText>(investigator) assessment. Tumor imaging performed as part of routine clinical management is acceptable for use as sc</w:delText>
        </w:r>
      </w:del>
      <w:r>
        <w:t>re</w:t>
      </w:r>
      <w:del w:id="11349" w:author="GoldenCorpusHarness" w:date="2026-03-28T22:23:47Z">
        <w:r>
          <w:delText>enin</w:delText>
        </w:r>
      </w:del>
      <w:r>
        <w:t>g</w:t>
      </w:r>
      <w:del w:id="11350" w:author="GoldenCorpusHarness" w:date="2026-03-28T22:23:47Z">
        <w:r>
          <w:delText xml:space="preserve"> t</w:delText>
        </w:r>
      </w:del>
      <w:r>
        <w:t>u</w:t>
      </w:r>
      <w:del w:id="11351" w:author="GoldenCorpusHarness" w:date="2026-03-28T22:23:47Z">
        <w:r>
          <w:delText>mor imaging if it is of diagnostic qua</w:delText>
        </w:r>
      </w:del>
      <w:r>
        <w:t>l</w:t>
      </w:r>
      <w:del w:id="11352" w:author="GoldenCorpusHarness" w:date="2026-03-28T22:23:47Z">
        <w:r>
          <w:delText>ity and performed within 42 days before the date of randomiz</w:delText>
        </w:r>
      </w:del>
      <w:r>
        <w:t>ation</w:t>
      </w:r>
      <w:del w:id="11353" w:author="GoldenCorpusHarness" w:date="2026-03-28T22:23:47Z">
        <w:r>
          <w:delText xml:space="preserve"> and can be a</w:delText>
        </w:r>
      </w:del>
      <w:r>
        <w:t>s</w:t>
      </w:r>
      <w:del w:id="11354" w:author="GoldenCorpusHarness" w:date="2026-03-28T22:23:47Z">
        <w:r>
          <w:delText>sessed by the iCRO</w:delText>
        </w:r>
      </w:del>
      <w:r>
        <w:t>.</w:t>
      </w:r>
      <w:del w:id="11355" w:author="GoldenCorpusHarness" w:date="2026-03-28T22:23:47Z">
        <w:r>
          <w:delText xml:space="preserve"> Imaging used for screening assessments must be uploaded to the iCRO portal after enrolment/randomization.</w:delText>
        </w:r>
      </w:del>
    </w:p>
    <w:p ns2:paraId="16572FFF" ns2:textId="77777777" w:rsidR="00F91E65" w:rsidRDefault="00895D30" w:rsidP="006F0C85">
      <w:pPr>
        <w:pStyle w:val="paragraph0"/>
      </w:pPr>
      <w:del w:id="11356" w:author="GoldenCorpusHarness" w:date="2026-03-28T22:23:47Z">
        <w:r>
          <w:delText>Assessm</w:delText>
        </w:r>
      </w:del>
      <w:ins w:id="11357" w:author="GoldenCorpusHarness" w:date="2026-03-28T22:23:47Z">
        <w:r>
          <w:t>G</w:t>
        </w:r>
      </w:ins>
      <w:r>
        <w:t>en</w:t>
      </w:r>
      <w:del w:id="11358" w:author="GoldenCorpusHarness" w:date="2026-03-28T22:23:47Z">
        <w:r>
          <w:delText>ts should follow cal</w:delText>
        </w:r>
      </w:del>
      <w:r>
        <w:t>e</w:t>
      </w:r>
      <w:del w:id="11359" w:author="GoldenCorpusHarness" w:date="2026-03-28T22:23:47Z">
        <w:r>
          <w:delText>nda</w:delText>
        </w:r>
      </w:del>
      <w:r>
        <w:t>r</w:t>
      </w:r>
      <w:del w:id="11360" w:author="GoldenCorpusHarness" w:date="2026-03-28T22:23:47Z">
        <w:r>
          <w:delText xml:space="preserve"> days from randomization. The first on-study treatment response assessment (including imaging, physic</w:delText>
        </w:r>
      </w:del>
      <w:r>
        <w:t xml:space="preserve">al </w:t>
      </w:r>
      <w:del w:id="11361" w:author="GoldenCorpusHarness" w:date="2026-03-28T22:23:47Z">
        <w:r>
          <w:delText>exami</w:delText>
        </w:r>
      </w:del>
      <w:ins w:id="11362" w:author="GoldenCorpusHarness" w:date="2026-03-28T22:23:47Z">
        <w:r>
          <w:t>I</w:t>
        </w:r>
      </w:ins>
      <w:r>
        <w:t>n</w:t>
      </w:r>
      <w:del w:id="11363" w:author="GoldenCorpusHarness" w:date="2026-03-28T22:23:47Z">
        <w:r>
          <w:delText>ation, constitutional symptoms, hematological evaluations, and bone marrow as required) should be per</w:delText>
        </w:r>
      </w:del>
      <w:r>
        <w:t xml:space="preserve">formed </w:t>
      </w:r>
      <w:del w:id="11364" w:author="GoldenCorpusHarness" w:date="2026-03-28T22:23:47Z">
        <w:r>
          <w:delText xml:space="preserve">at 12 weeks from the date of randomization (Week 13 Visit [±7 days]). Subsequent assessments should be performed Q12W (±7 days) up to and including Week 97 (approximately 2 years post </w:delText>
        </w:r>
      </w:del>
      <w:r>
        <w:t>C</w:t>
      </w:r>
      <w:del w:id="11365" w:author="GoldenCorpusHarness" w:date="2026-03-28T22:23:47Z">
        <w:r>
          <w:delText>1D1), and Q24W thereafter (starting at Week 121) or more frequently if clinically indicated. If dosing is delayed, treatment resp</w:delText>
        </w:r>
      </w:del>
      <w:r>
        <w:t>onse</w:t>
      </w:r>
      <w:del w:id="11366" w:author="GoldenCorpusHarness" w:date="2026-03-28T22:23:47Z">
        <w:r>
          <w:delText xml:space="preserve"> assessme</w:delText>
        </w:r>
      </w:del>
      <w:r>
        <w:t>nt</w:t>
      </w:r>
      <w:del w:id="11367" w:author="GoldenCorpusHarness" w:date="2026-03-28T22:23:47Z">
        <w:r>
          <w:delText>s should continue as scheduled. Unscheduled imaging can be performed as clinically indicated.</w:delText>
        </w:r>
      </w:del>
    </w:p>
    <w:p ns2:paraId="29D90F52" ns2:textId="77777777" w:rsidR="00F91E65" w:rsidRDefault="00895D30" w:rsidP="006F0C85">
      <w:pPr>
        <w:pStyle w:val="paragraph0"/>
      </w:pPr>
      <w:del w:id="11368" w:author="GoldenCorpusHarness" w:date="2026-03-28T22:23:47Z">
        <w:r>
          <w:delText xml:space="preserve">Treatment response assessments should continue to be </w:delText>
        </w:r>
      </w:del>
      <w:ins w:id="11369" w:author="GoldenCorpusHarness" w:date="2026-03-28T22:23:47Z">
        <w:r>
          <w:t>S</w:t>
        </w:r>
      </w:ins>
      <w:r>
        <w:t>pe</w:t>
      </w:r>
      <w:del w:id="11370" w:author="GoldenCorpusHarness" w:date="2026-03-28T22:23:47Z">
        <w:r>
          <w:delText>r</w:delText>
        </w:r>
      </w:del>
      <w:ins w:id="11371" w:author="GoldenCorpusHarness" w:date="2026-03-28T22:23:47Z">
        <w:r>
          <w:t>ci</w:t>
        </w:r>
      </w:ins>
      <w:r>
        <w:t>f</w:t>
      </w:r>
      <w:del w:id="11372" w:author="GoldenCorpusHarness" w:date="2026-03-28T22:23:47Z">
        <w:r>
          <w:delText>ormed unt</w:delText>
        </w:r>
      </w:del>
      <w:r>
        <w:t>i</w:t>
      </w:r>
      <w:del w:id="11373" w:author="GoldenCorpusHarness" w:date="2026-03-28T22:23:47Z">
        <w:r>
          <w:delText>l disease progression a</w:delText>
        </w:r>
      </w:del>
      <w:ins w:id="11374" w:author="GoldenCorpusHarness" w:date="2026-03-28T22:23:47Z">
        <w:r>
          <w:t>c</w:t>
        </w:r>
      </w:ins>
      <w:r>
        <w:t>s a</w:t>
      </w:r>
      <w:del w:id="11375" w:author="GoldenCorpusHarness" w:date="2026-03-28T22:23:47Z">
        <w:r>
          <w:delText xml:space="preserve">ssessed per iwCLL </w:delText>
        </w:r>
      </w:del>
      <w:r>
        <w:t>b</w:t>
      </w:r>
      <w:del w:id="11376" w:author="GoldenCorpusHarness" w:date="2026-03-28T22:23:47Z">
        <w:r>
          <w:delText xml:space="preserve">y BICR, </w:delText>
        </w:r>
      </w:del>
      <w:ins w:id="11377" w:author="GoldenCorpusHarness" w:date="2026-03-28T22:23:47Z">
        <w:r>
          <w:t>ou</w:t>
        </w:r>
      </w:ins>
      <w:r>
        <w:t>t</w:t>
      </w:r>
      <w:del w:id="11378" w:author="GoldenCorpusHarness" w:date="2026-03-28T22:23:47Z">
        <w:r>
          <w:delText>he start of new anticancer treatment (except for SCT and its conditioning regimen, see Section 8.11.4.4), withdrawal of consent for study participation, death, or the end of</w:delText>
        </w:r>
      </w:del>
      <w:r>
        <w:t xml:space="preserve"> the study</w:t>
      </w:r>
      <w:del w:id="11379" w:author="GoldenCorpusHarness" w:date="2026-03-28T22:23:47Z">
        <w:r>
          <w:delText>,</w:delText>
        </w:r>
      </w:del>
      <w:r>
        <w:t xml:space="preserve"> </w:t>
      </w:r>
      <w:del w:id="11380" w:author="GoldenCorpusHarness" w:date="2026-03-28T22:23:47Z">
        <w:r>
          <w:delText>whic</w:delText>
        </w:r>
      </w:del>
      <w:ins w:id="11381" w:author="GoldenCorpusHarness" w:date="2026-03-28T22:23:47Z">
        <w:r>
          <w:t>and t</w:t>
        </w:r>
      </w:ins>
      <w:r>
        <w:t>he</w:t>
      </w:r>
      <w:del w:id="11382" w:author="GoldenCorpusHarness" w:date="2026-03-28T22:23:47Z">
        <w:r>
          <w:delText>ver</w:delText>
        </w:r>
      </w:del>
      <w:r>
        <w:t xml:space="preserve"> </w:t>
      </w:r>
      <w:del w:id="11383" w:author="GoldenCorpusHarness" w:date="2026-03-28T22:23:47Z">
        <w:r>
          <w:delText>occurs fir</w:delText>
        </w:r>
      </w:del>
      <w:r>
        <w:t>st</w:t>
      </w:r>
      <w:del w:id="11384" w:author="GoldenCorpusHarness" w:date="2026-03-28T22:23:47Z">
        <w:r>
          <w:delText>. Details regar</w:delText>
        </w:r>
      </w:del>
      <w:ins w:id="11385" w:author="GoldenCorpusHarness" w:date="2026-03-28T22:23:47Z">
        <w:r>
          <w:t>u</w:t>
        </w:r>
      </w:ins>
      <w:r>
        <w:t>d</w:t>
      </w:r>
      <w:del w:id="11386" w:author="GoldenCorpusHarness" w:date="2026-03-28T22:23:47Z">
        <w:r>
          <w:delText>ing disease</w:delText>
        </w:r>
      </w:del>
      <w:ins w:id="11387" w:author="GoldenCorpusHarness" w:date="2026-03-28T22:23:47Z">
        <w:r>
          <w:t>y</w:t>
        </w:r>
      </w:ins>
      <w:r>
        <w:t xml:space="preserve"> p</w:t>
      </w:r>
      <w:del w:id="11388" w:author="GoldenCorpusHarness" w:date="2026-03-28T22:23:47Z">
        <w:r>
          <w:delText>r</w:delText>
        </w:r>
      </w:del>
      <w:r>
        <w:t>o</w:t>
      </w:r>
      <w:del w:id="11389" w:author="GoldenCorpusHarness" w:date="2026-03-28T22:23:47Z">
        <w:r>
          <w:delText>gress</w:delText>
        </w:r>
      </w:del>
      <w:ins w:id="11390" w:author="GoldenCorpusHarness" w:date="2026-03-28T22:23:47Z">
        <w:r>
          <w:t>pulat</w:t>
        </w:r>
      </w:ins>
      <w:r>
        <w:t>ion</w:t>
      </w:r>
      <w:del w:id="11391" w:author="GoldenCorpusHarness" w:date="2026-03-28T22:23:47Z">
        <w:r>
          <w:delText xml:space="preserve"> based on imaging</w:delText>
        </w:r>
      </w:del>
      <w:r>
        <w:t xml:space="preserve"> are </w:t>
      </w:r>
      <w:del w:id="11392" w:author="GoldenCorpusHarness" w:date="2026-03-28T22:23:47Z">
        <w:r>
          <w:delText>pr</w:delText>
        </w:r>
      </w:del>
      <w:ins w:id="11393" w:author="GoldenCorpusHarness" w:date="2026-03-28T22:23:47Z">
        <w:r>
          <w:t>t</w:t>
        </w:r>
      </w:ins>
      <w:r>
        <w:t>o</w:t>
      </w:r>
      <w:del w:id="11394" w:author="GoldenCorpusHarness" w:date="2026-03-28T22:23:47Z">
        <w:r>
          <w:delText>v</w:delText>
        </w:r>
      </w:del>
      <w:ins w:id="11395" w:author="GoldenCorpusHarness" w:date="2026-03-28T22:23:47Z">
        <w:r>
          <w:t xml:space="preserve"> be </w:t>
        </w:r>
      </w:ins>
      <w:r>
        <w:t>i</w:t>
      </w:r>
      <w:ins w:id="11396" w:author="GoldenCorpusHarness" w:date="2026-03-28T22:23:47Z">
        <w:r>
          <w:t>nclu</w:t>
        </w:r>
      </w:ins>
      <w:r>
        <w:t xml:space="preserve">ded in </w:t>
      </w:r>
      <w:del w:id="11397" w:author="GoldenCorpusHarness" w:date="2026-03-28T22:23:47Z">
        <w:r>
          <w:delText>Sec</w:delText>
        </w:r>
      </w:del>
      <w:r>
        <w:t>t</w:t>
      </w:r>
      <w:del w:id="11398" w:author="GoldenCorpusHarness" w:date="2026-03-28T22:23:47Z">
        <w:r>
          <w:delText>ion 8.2.1.3.1 and diseas</w:delText>
        </w:r>
      </w:del>
      <w:ins w:id="11399" w:author="GoldenCorpusHarness" w:date="2026-03-28T22:23:47Z">
        <w:r>
          <w:t>h</w:t>
        </w:r>
      </w:ins>
      <w:r>
        <w:t xml:space="preserve">e </w:t>
      </w:r>
      <w:del w:id="11400" w:author="GoldenCorpusHarness" w:date="2026-03-28T22:23:47Z">
        <w:r>
          <w:delText>progression based on clinical parameters are provided in Section 8</w:delText>
        </w:r>
      </w:del>
      <w:ins w:id="11401" w:author="GoldenCorpusHarness" w:date="2026-03-28T22:23:47Z">
        <w:r>
          <w:t>ICF</w:t>
        </w:r>
      </w:ins>
      <w:r>
        <w:t>.</w:t>
      </w:r>
      <w:del w:id="11402" w:author="GoldenCorpusHarness" w:date="2026-03-28T22:23:47Z">
        <w:r>
          <w:delText>2.1.3.2. Imaging should be stopped during pregnancy.</w:delText>
        </w:r>
      </w:del>
    </w:p>
    <w:p ns2:paraId="072D93C9" ns2:textId="77777777" w:rsidR="00F91E65" w:rsidRDefault="00895D30" w:rsidP="00F91E65">
      <w:pPr>
        <w:pStyle w:val="Heading4"/>
      </w:pPr>
      <w:del w:id="11403" w:author="GoldenCorpusHarness" w:date="2026-03-28T22:23:47Z">
        <w:r>
          <w:delText>CLL/SLL Assessment Criteria</w:delText>
        </w:r>
      </w:del>
      <w:ins w:id="11404" w:author="GoldenCorpusHarness" w:date="2026-03-28T22:23:47Z">
        <w:r>
          <w:t>The participant</w:t>
        </w:r>
      </w:ins>
      <w:r>
        <w:t xml:space="preserve"> (</w:t>
      </w:r>
      <w:del w:id="11405" w:author="GoldenCorpusHarness" w:date="2026-03-28T22:23:47Z">
        <w:r>
          <w:delText>i</w:delText>
        </w:r>
      </w:del>
      <w:ins w:id="11406" w:author="GoldenCorpusHarness" w:date="2026-03-28T22:23:47Z">
        <w:r>
          <w:t>or their legally acceptable representative) should be informed in a timely manner if ne</w:t>
        </w:r>
      </w:ins>
      <w:r>
        <w:t>w</w:t>
      </w:r>
      <w:del w:id="11407" w:author="GoldenCorpusHarness" w:date="2026-03-28T22:23:47Z">
        <w:r>
          <w:delText>CLL)</w:delText>
        </w:r>
      </w:del>
      <w:ins w:id="11408" w:author="GoldenCorpusHarness" w:date="2026-03-28T22:23:47Z">
        <w:r>
          <w:t xml:space="preserve"> information becomes available that may be relevant to the participant’s willingness to continue participation in the study. The communication of this information will be provided and documented via a revised consent form or addendum to the original consent form that captures the participant’s or the participant’s legally acceptable representative’s dated signature.</w:t>
        </w:r>
      </w:ins>
    </w:p>
    <w:p ns2:paraId="7A8B3512" ns2:textId="77777777" w:rsidR="00F91E65" w:rsidRPr="00060BB7" w:rsidRDefault="00895D30" w:rsidP="006F0C85">
      <w:pPr>
        <w:pStyle w:val="paragraph0"/>
      </w:pPr>
      <w:del w:id="11409" w:author="GoldenCorpusHarness" w:date="2026-03-28T22:23:47Z">
        <w:r>
          <w:delText>Assessment o</w:delText>
        </w:r>
      </w:del>
      <w:ins w:id="11410" w:author="GoldenCorpusHarness" w:date="2026-03-28T22:23:47Z">
        <w:r>
          <w:t>I</w:t>
        </w:r>
      </w:ins>
      <w:r>
        <w:t xml:space="preserve">f </w:t>
      </w:r>
      <w:del w:id="11411" w:author="GoldenCorpusHarness" w:date="2026-03-28T22:23:47Z">
        <w:r>
          <w:delText>response sho</w:delText>
        </w:r>
      </w:del>
      <w:ins w:id="11412" w:author="GoldenCorpusHarness" w:date="2026-03-28T22:23:47Z">
        <w:r>
          <w:t>the investigator recommends contin</w:t>
        </w:r>
      </w:ins>
      <w:r>
        <w:t>u</w:t>
      </w:r>
      <w:del w:id="11413" w:author="GoldenCorpusHarness" w:date="2026-03-28T22:23:47Z">
        <w:r>
          <w:delText>ld incl</w:delText>
        </w:r>
      </w:del>
      <w:ins w:id="11414" w:author="GoldenCorpusHarness" w:date="2026-03-28T22:23:47Z">
        <w:r>
          <w:t>ation of st</w:t>
        </w:r>
      </w:ins>
      <w:r>
        <w:t>ud</w:t>
      </w:r>
      <w:del w:id="11415" w:author="GoldenCorpusHarness" w:date="2026-03-28T22:23:47Z">
        <w:r>
          <w:delText>e ph</w:delText>
        </w:r>
      </w:del>
      <w:r>
        <w:t>y</w:t>
      </w:r>
      <w:del w:id="11416" w:author="GoldenCorpusHarness" w:date="2026-03-28T22:23:47Z">
        <w:r>
          <w:delText>sical examinat</w:delText>
        </w:r>
      </w:del>
      <w:ins w:id="11417" w:author="GoldenCorpusHarness" w:date="2026-03-28T22:23:47Z">
        <w:r>
          <w:t xml:space="preserve"> intervention beyond disease progress</w:t>
        </w:r>
      </w:ins>
      <w:r>
        <w:t xml:space="preserve">ion, </w:t>
      </w:r>
      <w:del w:id="11418" w:author="GoldenCorpusHarness" w:date="2026-03-28T22:23:47Z">
        <w:r>
          <w:delText>constit</w:delText>
        </w:r>
      </w:del>
      <w:ins w:id="11419" w:author="GoldenCorpusHarness" w:date="2026-03-28T22:23:47Z">
        <w:r>
          <w:t>the participant or their legally acceptable representative will be asked to provide doc</w:t>
        </w:r>
      </w:ins>
      <w:r>
        <w:t>u</w:t>
      </w:r>
      <w:del w:id="11420" w:author="GoldenCorpusHarness" w:date="2026-03-28T22:23:47Z">
        <w:r>
          <w:delText>tional symptoms</w:delText>
        </w:r>
      </w:del>
      <w:ins w:id="11421" w:author="GoldenCorpusHarness" w:date="2026-03-28T22:23:47Z">
        <w:r>
          <w:t>mented informed consent and assent</w:t>
        </w:r>
      </w:ins>
      <w:r>
        <w:t xml:space="preserve">, </w:t>
      </w:r>
      <w:del w:id="11422" w:author="GoldenCorpusHarness" w:date="2026-03-28T22:23:47Z">
        <w:r>
          <w:delText>imaging, and evaluation of the blood (CBC) and bone marro</w:delText>
        </w:r>
      </w:del>
      <w:r>
        <w:t>w</w:t>
      </w:r>
      <w:del w:id="11423" w:author="GoldenCorpusHarness" w:date="2026-03-28T22:23:47Z">
        <w:r>
          <w:delText xml:space="preserve"> as summarized below: </w:delText>
        </w:r>
      </w:del>
      <w:ins w:id="11424" w:author="GoldenCorpusHarness" w:date="2026-03-28T22:23:47Z">
        <w:r>
          <w:t>hen applicable.</w:t>
        </w:r>
      </w:ins>
    </w:p>
    <w:p ns2:paraId="497FF670" ns2:textId="77777777" w:rsidR="00F91E65" w:rsidRDefault="00895D30" w:rsidP="00F91E65">
      <w:pPr>
        <w:pStyle w:val="ListBullet"/>
        <w:keepLines w:val="0"/>
        <w:spacing w:after="240"/>
      </w:pPr>
      <w:del w:id="11425" w:author="GoldenCorpusHarness" w:date="2026-03-28T22:23:47Z">
        <w:r>
          <w:delText>A</w:delText>
        </w:r>
      </w:del>
      <w:ins w:id="11426" w:author="GoldenCorpusHarness" w:date="2026-03-28T22:23:47Z">
        <w:r>
          <w:t>Consent</w:t>
        </w:r>
      </w:ins>
      <w:r>
        <w:t xml:space="preserve"> </w:t>
      </w:r>
      <w:ins w:id="11427" w:author="GoldenCorpusHarness" w:date="2026-03-28T22:23:47Z">
        <w:r>
          <w:t>and Collec</w:t>
        </w:r>
      </w:ins>
      <w:r>
        <w:t>t</w:t>
      </w:r>
      <w:del w:id="11428" w:author="GoldenCorpusHarness" w:date="2026-03-28T22:23:47Z">
        <w:r>
          <w:delText>h</w:delText>
        </w:r>
      </w:del>
      <w:ins w:id="11429" w:author="GoldenCorpusHarness" w:date="2026-03-28T22:23:47Z">
        <w:r>
          <w:t>i</w:t>
        </w:r>
      </w:ins>
      <w:r>
        <w:t>o</w:t>
      </w:r>
      <w:del w:id="11430" w:author="GoldenCorpusHarness" w:date="2026-03-28T22:23:47Z">
        <w:r>
          <w:delText>rough history, i</w:delText>
        </w:r>
      </w:del>
      <w:r>
        <w:t>n</w:t>
      </w:r>
      <w:del w:id="11431" w:author="GoldenCorpusHarness" w:date="2026-03-28T22:23:47Z">
        <w:r>
          <w:delText>clusive</w:delText>
        </w:r>
      </w:del>
      <w:r>
        <w:t xml:space="preserve"> of </w:t>
      </w:r>
      <w:ins w:id="11432" w:author="GoldenCorpusHarness" w:date="2026-03-28T22:23:47Z">
        <w:r>
          <w:t>Spe</w:t>
        </w:r>
      </w:ins>
      <w:r>
        <w:t>c</w:t>
      </w:r>
      <w:del w:id="11433" w:author="GoldenCorpusHarness" w:date="2026-03-28T22:23:47Z">
        <w:r>
          <w:delText>o</w:delText>
        </w:r>
      </w:del>
      <w:ins w:id="11434" w:author="GoldenCorpusHarness" w:date="2026-03-28T22:23:47Z">
        <w:r>
          <w:t>ime</w:t>
        </w:r>
      </w:ins>
      <w:r>
        <w:t>ns</w:t>
      </w:r>
      <w:del w:id="11435" w:author="GoldenCorpusHarness" w:date="2026-03-28T22:23:47Z">
        <w:r>
          <w:delText>ti</w:delText>
        </w:r>
      </w:del>
      <w:ins w:id="11436" w:author="GoldenCorpusHarness" w:date="2026-03-28T22:23:47Z">
        <w:r>
          <w:t xml:space="preserve"> for Fu</w:t>
        </w:r>
      </w:ins>
      <w:r>
        <w:t>tu</w:t>
      </w:r>
      <w:del w:id="11437" w:author="GoldenCorpusHarness" w:date="2026-03-28T22:23:47Z">
        <w:r>
          <w:delText>t</w:delText>
        </w:r>
      </w:del>
      <w:ins w:id="11438" w:author="GoldenCorpusHarness" w:date="2026-03-28T22:23:47Z">
        <w:r>
          <w:t>re B</w:t>
        </w:r>
      </w:ins>
      <w:r>
        <w:t>io</w:t>
      </w:r>
      <w:del w:id="11439" w:author="GoldenCorpusHarness" w:date="2026-03-28T22:23:47Z">
        <w:r>
          <w:delText>n</w:delText>
        </w:r>
      </w:del>
      <w:ins w:id="11440" w:author="GoldenCorpusHarness" w:date="2026-03-28T22:23:47Z">
        <w:r>
          <w:t>medic</w:t>
        </w:r>
      </w:ins>
      <w:r>
        <w:t xml:space="preserve">al </w:t>
      </w:r>
      <w:ins w:id="11441" w:author="GoldenCorpusHarness" w:date="2026-03-28T22:23:47Z">
        <w:r>
          <w:t>Re</w:t>
        </w:r>
      </w:ins>
      <w:r>
        <w:t>s</w:t>
      </w:r>
      <w:del w:id="11442" w:author="GoldenCorpusHarness" w:date="2026-03-28T22:23:47Z">
        <w:r>
          <w:delText xml:space="preserve">ymptoms </w:delText>
        </w:r>
      </w:del>
      <w:ins w:id="11443" w:author="GoldenCorpusHarness" w:date="2026-03-28T22:23:47Z">
        <w:r>
          <w:t>earch</w:t>
        </w:r>
      </w:ins>
    </w:p>
    <w:p ns2:paraId="4D1E0D1D" ns2:textId="77777777" w:rsidR="00F91E65" w:rsidRDefault="00895D30" w:rsidP="00F91E65">
      <w:pPr>
        <w:pStyle w:val="ListBullet"/>
        <w:keepLines w:val="0"/>
        <w:spacing w:after="240"/>
      </w:pPr>
      <w:del w:id="11444" w:author="GoldenCorpusHarness" w:date="2026-03-28T22:23:47Z">
        <w:r>
          <w:delText>Physica</w:delText>
        </w:r>
      </w:del>
      <w:ins w:id="11445" w:author="GoldenCorpusHarness" w:date="2026-03-28T22:23:47Z">
        <w:r>
          <w:t>The investigator or medically qualified designee wil</w:t>
        </w:r>
      </w:ins>
      <w:r>
        <w:t>l ex</w:t>
      </w:r>
      <w:del w:id="11446" w:author="GoldenCorpusHarness" w:date="2026-03-28T22:23:47Z">
        <w:r>
          <w:delText>amination including palpable cer</w:delText>
        </w:r>
      </w:del>
      <w:ins w:id="11447" w:author="GoldenCorpusHarness" w:date="2026-03-28T22:23:47Z">
        <w:r>
          <w:t>plain the FBR consent to the participant, or the participant’s legally acceptable representati</w:t>
        </w:r>
      </w:ins>
      <w:r>
        <w:t>v</w:t>
      </w:r>
      <w:del w:id="11448" w:author="GoldenCorpusHarness" w:date="2026-03-28T22:23:47Z">
        <w:r>
          <w:delText>ical</w:delText>
        </w:r>
      </w:del>
      <w:ins w:id="11449" w:author="GoldenCorpusHarness" w:date="2026-03-28T22:23:47Z">
        <w:r>
          <w:t>e</w:t>
        </w:r>
      </w:ins>
      <w:r>
        <w:t>, a</w:t>
      </w:r>
      <w:del w:id="11450" w:author="GoldenCorpusHarness" w:date="2026-03-28T22:23:47Z">
        <w:r>
          <w:delText>xillary</w:delText>
        </w:r>
      </w:del>
      <w:ins w:id="11451" w:author="GoldenCorpusHarness" w:date="2026-03-28T22:23:47Z">
        <w:r>
          <w:t>nswer all of his/her questions</w:t>
        </w:r>
      </w:ins>
      <w:r>
        <w:t xml:space="preserve">, and </w:t>
      </w:r>
      <w:del w:id="11452" w:author="GoldenCorpusHarness" w:date="2026-03-28T22:23:47Z">
        <w:r>
          <w:delText xml:space="preserve">inguinal lymphadenopathy, and hepatomegaly or splenomegaly </w:delText>
        </w:r>
      </w:del>
      <w:ins w:id="11453" w:author="GoldenCorpusHarness" w:date="2026-03-28T22:23:47Z">
        <w:r>
          <w:t>obtain documented informed consent before performing any procedure related to FBR. A copy of the informed consent will be given to the participant before performing any procedure related to FBR.</w:t>
        </w:r>
      </w:ins>
    </w:p>
    <w:p ns2:paraId="14E9F6FE" ns2:textId="77777777" w:rsidR="00F91E65" w:rsidRDefault="00895D30" w:rsidP="00F91E65">
      <w:pPr>
        <w:pStyle w:val="ListBullet"/>
        <w:keepLines w:val="0"/>
        <w:spacing w:after="240"/>
      </w:pPr>
      <w:ins w:id="11454" w:author="GoldenCorpusHarness" w:date="2026-03-28T22:23:47Z">
        <w:r>
          <w:t xml:space="preserve">Inclusion/Exclusion </w:t>
        </w:r>
      </w:ins>
      <w:r>
        <w:t>C</w:t>
      </w:r>
      <w:del w:id="11455" w:author="GoldenCorpusHarness" w:date="2026-03-28T22:23:47Z">
        <w:r>
          <w:delText>BC and d</w:delText>
        </w:r>
      </w:del>
      <w:ins w:id="11456" w:author="GoldenCorpusHarness" w:date="2026-03-28T22:23:47Z">
        <w:r>
          <w:t>r</w:t>
        </w:r>
      </w:ins>
      <w:r>
        <w:t>i</w:t>
      </w:r>
      <w:del w:id="11457" w:author="GoldenCorpusHarness" w:date="2026-03-28T22:23:47Z">
        <w:r>
          <w:delText>ff</w:delText>
        </w:r>
      </w:del>
      <w:ins w:id="11458" w:author="GoldenCorpusHarness" w:date="2026-03-28T22:23:47Z">
        <w:r>
          <w:t>t</w:t>
        </w:r>
      </w:ins>
      <w:r>
        <w:t>er</w:t>
      </w:r>
      <w:del w:id="11459" w:author="GoldenCorpusHarness" w:date="2026-03-28T22:23:47Z">
        <w:r>
          <w:delText>ent</w:delText>
        </w:r>
      </w:del>
      <w:r>
        <w:t>ia</w:t>
      </w:r>
      <w:del w:id="11460" w:author="GoldenCorpusHarness" w:date="2026-03-28T22:23:47Z">
        <w:r>
          <w:delText xml:space="preserve">l count </w:delText>
        </w:r>
      </w:del>
    </w:p>
    <w:p ns2:paraId="6EB51F80" ns2:textId="6B9A9915" w:rsidR="00F91E65" w:rsidRDefault="00895D30" w:rsidP="00F91E65">
      <w:pPr>
        <w:pStyle w:val="ListBullet"/>
        <w:keepLines w:val="0"/>
        <w:spacing w:after="240"/>
      </w:pPr>
      <w:del w:id="11461" w:author="GoldenCorpusHarness" w:date="2026-03-28T22:23:47Z">
        <w:r>
          <w:delText>CT</w:delText>
        </w:r>
      </w:del>
      <w:ins w:id="11462" w:author="GoldenCorpusHarness" w:date="2026-03-28T22:23:47Z">
        <w:r>
          <w:t>All</w:t>
        </w:r>
      </w:ins>
      <w:r>
        <w:t xml:space="preserve"> </w:t>
      </w:r>
      <w:ins w:id="11463" w:author="GoldenCorpusHarness" w:date="2026-03-28T22:23:47Z">
        <w:r>
          <w:t>inclusi</w:t>
        </w:r>
      </w:ins>
      <w:r>
        <w:t>o</w:t>
      </w:r>
      <w:del w:id="11464" w:author="GoldenCorpusHarness" w:date="2026-03-28T22:23:47Z">
        <w:r>
          <w:delText xml:space="preserve">f </w:delText>
        </w:r>
      </w:del>
      <w:r>
        <w:t>n</w:t>
      </w:r>
      <w:del w:id="11465" w:author="GoldenCorpusHarness" w:date="2026-03-28T22:23:47Z">
        <w:r>
          <w:delText>eck, chest, abdomen,</w:delText>
        </w:r>
      </w:del>
      <w:r>
        <w:t xml:space="preserve"> and </w:t>
      </w:r>
      <w:del w:id="11466" w:author="GoldenCorpusHarness" w:date="2026-03-28T22:23:47Z">
        <w:r>
          <w:delText>p</w:delText>
        </w:r>
      </w:del>
      <w:r>
        <w:t>e</w:t>
      </w:r>
      <w:ins w:id="11467" w:author="GoldenCorpusHarness" w:date="2026-03-28T22:23:47Z">
        <w:r>
          <w:t>xc</w:t>
        </w:r>
      </w:ins>
      <w:r>
        <w:t>l</w:t>
      </w:r>
      <w:ins w:id="11468" w:author="GoldenCorpusHarness" w:date="2026-03-28T22:23:47Z">
        <w:r>
          <w:t>usion criteria will be re</w:t>
        </w:r>
      </w:ins>
      <w:r>
        <w:t>vi</w:t>
      </w:r>
      <w:del w:id="11469" w:author="GoldenCorpusHarness" w:date="2026-03-28T22:23:47Z">
        <w:r>
          <w:delText>s as d</w:delText>
        </w:r>
      </w:del>
      <w:r>
        <w:t>e</w:t>
      </w:r>
      <w:del w:id="11470" w:author="GoldenCorpusHarness" w:date="2026-03-28T22:23:47Z">
        <w:r>
          <w:delText>fin</w:delText>
        </w:r>
      </w:del>
      <w:ins w:id="11471" w:author="GoldenCorpusHarness" w:date="2026-03-28T22:23:47Z">
        <w:r>
          <w:t>w</w:t>
        </w:r>
      </w:ins>
      <w:r>
        <w:t xml:space="preserve">ed </w:t>
      </w:r>
      <w:del w:id="11472" w:author="GoldenCorpusHarness" w:date="2026-03-28T22:23:47Z">
        <w:r>
          <w:delText>in Ta</w:delText>
        </w:r>
      </w:del>
      <w:r>
        <w:t>b</w:t>
      </w:r>
      <w:del w:id="11473" w:author="GoldenCorpusHarness" w:date="2026-03-28T22:23:47Z">
        <w:r>
          <w:delText>le 4 of</w:delText>
        </w:r>
      </w:del>
      <w:ins w:id="11474" w:author="GoldenCorpusHarness" w:date="2026-03-28T22:23:47Z">
        <w:r>
          <w:t>y</w:t>
        </w:r>
      </w:ins>
      <w:r>
        <w:t xml:space="preserve"> the i</w:t>
      </w:r>
      <w:del w:id="11475" w:author="GoldenCorpusHarness" w:date="2026-03-28T22:23:47Z">
        <w:r>
          <w:delText>wCLL guideli</w:delText>
        </w:r>
      </w:del>
      <w:r>
        <w:t>n</w:t>
      </w:r>
      <w:ins w:id="11476" w:author="GoldenCorpusHarness" w:date="2026-03-28T22:23:47Z">
        <w:r>
          <w:t>v</w:t>
        </w:r>
      </w:ins>
      <w:r>
        <w:t>es</w:t>
      </w:r>
      <w:del w:id="11477" w:author="GoldenCorpusHarness" w:date="2026-03-28T22:23:47Z">
        <w:r>
          <w:delText xml:space="preserve"> [H</w:delText>
        </w:r>
      </w:del>
      <w:ins w:id="11478" w:author="GoldenCorpusHarness" w:date="2026-03-28T22:23:47Z">
        <w:r>
          <w:t>tig</w:t>
        </w:r>
      </w:ins>
      <w:r>
        <w:t>a</w:t>
      </w:r>
      <w:del w:id="11479" w:author="GoldenCorpusHarness" w:date="2026-03-28T22:23:47Z">
        <w:r>
          <w:delText>llek</w:delText>
        </w:r>
      </w:del>
      <w:ins w:id="11480" w:author="GoldenCorpusHarness" w:date="2026-03-28T22:23:47Z">
        <w:r>
          <w:t>tor</w:t>
        </w:r>
      </w:ins>
      <w:r>
        <w:t xml:space="preserve">, </w:t>
      </w:r>
      <w:del w:id="11481" w:author="GoldenCorpusHarness" w:date="2026-03-28T22:23:47Z">
        <w:r>
          <w:delText>M., et al 2018]. If IV c</w:delText>
        </w:r>
      </w:del>
      <w:ins w:id="11482" w:author="GoldenCorpusHarness" w:date="2026-03-28T22:23:47Z">
        <w:r>
          <w:t>wh</w:t>
        </w:r>
      </w:ins>
      <w:r>
        <w:t>o</w:t>
      </w:r>
      <w:del w:id="11483" w:author="GoldenCorpusHarness" w:date="2026-03-28T22:23:47Z">
        <w:r>
          <w:delText>ntrast</w:delText>
        </w:r>
      </w:del>
      <w:r>
        <w:t xml:space="preserve"> is </w:t>
      </w:r>
      <w:del w:id="11484" w:author="GoldenCorpusHarness" w:date="2026-03-28T22:23:47Z">
        <w:r>
          <w:delText>contr</w:delText>
        </w:r>
      </w:del>
      <w:r>
        <w:t>a</w:t>
      </w:r>
      <w:ins w:id="11485" w:author="GoldenCorpusHarness" w:date="2026-03-28T22:23:47Z">
        <w:r>
          <w:t xml:space="preserve"> qual</w:t>
        </w:r>
      </w:ins>
      <w:r>
        <w:t>i</w:t>
      </w:r>
      <w:del w:id="11486" w:author="GoldenCorpusHarness" w:date="2026-03-28T22:23:47Z">
        <w:r>
          <w:delText>n</w:delText>
        </w:r>
      </w:del>
      <w:ins w:id="11487" w:author="GoldenCorpusHarness" w:date="2026-03-28T22:23:47Z">
        <w:r>
          <w:t>fie</w:t>
        </w:r>
      </w:ins>
      <w:r>
        <w:t>d</w:t>
      </w:r>
      <w:ins w:id="11488" w:author="GoldenCorpusHarness" w:date="2026-03-28T22:23:47Z">
        <w:r>
          <w:t xml:space="preserve"> phys</w:t>
        </w:r>
      </w:ins>
      <w:r>
        <w:t>ic</w:t>
      </w:r>
      <w:ins w:id="11489" w:author="GoldenCorpusHarness" w:date="2026-03-28T22:23:47Z">
        <w:r>
          <w:t>i</w:t>
        </w:r>
      </w:ins>
      <w:r>
        <w:t>a</w:t>
      </w:r>
      <w:del w:id="11490" w:author="GoldenCorpusHarness" w:date="2026-03-28T22:23:47Z">
        <w:r>
          <w:delText>ted</w:delText>
        </w:r>
      </w:del>
      <w:ins w:id="11491" w:author="GoldenCorpusHarness" w:date="2026-03-28T22:23:47Z">
        <w:r>
          <w:t>n</w:t>
        </w:r>
      </w:ins>
      <w:r>
        <w:t>,</w:t>
      </w:r>
      <w:del w:id="11492" w:author="GoldenCorpusHarness" w:date="2026-03-28T22:23:47Z">
        <w:r>
          <w:delText xml:space="preserve"> refer</w:delText>
        </w:r>
      </w:del>
      <w:r>
        <w:t xml:space="preserve"> to</w:t>
      </w:r>
      <w:ins w:id="11493" w:author="GoldenCorpusHarness" w:date="2026-03-28T22:23:47Z">
        <w:r>
          <w:t xml:space="preserve"> ensure that</w:t>
        </w:r>
      </w:ins>
      <w:r>
        <w:t xml:space="preserve"> the </w:t>
      </w:r>
      <w:del w:id="11494" w:author="GoldenCorpusHarness" w:date="2026-03-28T22:23:47Z">
        <w:r>
          <w:delText>S</w:delText>
        </w:r>
      </w:del>
      <w:ins w:id="11495" w:author="GoldenCorpusHarness" w:date="2026-03-28T22:23:47Z">
        <w:r>
          <w:t>part</w:t>
        </w:r>
      </w:ins>
      <w:r>
        <w:t>i</w:t>
      </w:r>
      <w:del w:id="11496" w:author="GoldenCorpusHarness" w:date="2026-03-28T22:23:47Z">
        <w:r>
          <w:delText>te Imag</w:delText>
        </w:r>
      </w:del>
      <w:ins w:id="11497" w:author="GoldenCorpusHarness" w:date="2026-03-28T22:23:47Z">
        <w:r>
          <w:t>c</w:t>
        </w:r>
      </w:ins>
      <w:r>
        <w:t>i</w:t>
      </w:r>
      <w:del w:id="11498" w:author="GoldenCorpusHarness" w:date="2026-03-28T22:23:47Z">
        <w:r>
          <w:delText>ng M</w:delText>
        </w:r>
      </w:del>
      <w:ins w:id="11499" w:author="GoldenCorpusHarness" w:date="2026-03-28T22:23:47Z">
        <w:r>
          <w:t>p</w:t>
        </w:r>
      </w:ins>
      <w:r>
        <w:t>an</w:t>
      </w:r>
      <w:ins w:id="11500" w:author="GoldenCorpusHarness" w:date="2026-03-28T22:23:47Z">
        <w:r>
          <w:t>t q</w:t>
        </w:r>
      </w:ins>
      <w:r>
        <w:t>ual</w:t>
      </w:r>
      <w:ins w:id="11501" w:author="GoldenCorpusHarness" w:date="2026-03-28T22:23:47Z">
        <w:r>
          <w:t>ifies for the study.</w:t>
        </w:r>
      </w:ins>
    </w:p>
    <w:p ns2:paraId="3586584D" ns2:textId="77777777" w:rsidR="00F91E65" w:rsidRDefault="00895D30" w:rsidP="00F91E65">
      <w:pPr>
        <w:pStyle w:val="ListBullet"/>
        <w:keepLines w:val="0"/>
        <w:spacing w:after="240"/>
      </w:pPr>
      <w:del w:id="11502" w:author="GoldenCorpusHarness" w:date="2026-03-28T22:23:47Z">
        <w:r>
          <w:delText>Bone m</w:delText>
        </w:r>
      </w:del>
      <w:ins w:id="11503" w:author="GoldenCorpusHarness" w:date="2026-03-28T22:23:47Z">
        <w:r>
          <w:t>P</w:t>
        </w:r>
      </w:ins>
      <w:r>
        <w:t>ar</w:t>
      </w:r>
      <w:del w:id="11504" w:author="GoldenCorpusHarness" w:date="2026-03-28T22:23:47Z">
        <w:r>
          <w:delText>row as</w:delText>
        </w:r>
      </w:del>
      <w:ins w:id="11505" w:author="GoldenCorpusHarness" w:date="2026-03-28T22:23:47Z">
        <w:r>
          <w:t>tici</w:t>
        </w:r>
      </w:ins>
      <w:r>
        <w:t>p</w:t>
      </w:r>
      <w:del w:id="11506" w:author="GoldenCorpusHarness" w:date="2026-03-28T22:23:47Z">
        <w:r>
          <w:delText xml:space="preserve">irate </w:delText>
        </w:r>
      </w:del>
      <w:r>
        <w:t>an</w:t>
      </w:r>
      <w:del w:id="11507" w:author="GoldenCorpusHarness" w:date="2026-03-28T22:23:47Z">
        <w:r>
          <w:delText>d biopsy: a</w:delText>
        </w:r>
      </w:del>
      <w:r>
        <w:t xml:space="preserve">t </w:t>
      </w:r>
      <w:del w:id="11508" w:author="GoldenCorpusHarness" w:date="2026-03-28T22:23:47Z">
        <w:r>
          <w:delText>scre</w:delText>
        </w:r>
      </w:del>
      <w:ins w:id="11509" w:author="GoldenCorpusHarness" w:date="2026-03-28T22:23:47Z">
        <w:r>
          <w:t>Id</w:t>
        </w:r>
      </w:ins>
      <w:r>
        <w:t>en</w:t>
      </w:r>
      <w:ins w:id="11510" w:author="GoldenCorpusHarness" w:date="2026-03-28T22:23:47Z">
        <w:r>
          <w:t>t</w:t>
        </w:r>
      </w:ins>
      <w:r>
        <w:t>i</w:t>
      </w:r>
      <w:del w:id="11511" w:author="GoldenCorpusHarness" w:date="2026-03-28T22:23:47Z">
        <w:r>
          <w:delText>ng (op</w:delText>
        </w:r>
      </w:del>
      <w:ins w:id="11512" w:author="GoldenCorpusHarness" w:date="2026-03-28T22:23:47Z">
        <w:r>
          <w:t>fica</w:t>
        </w:r>
      </w:ins>
      <w:r>
        <w:t>tion</w:t>
      </w:r>
      <w:del w:id="11513" w:author="GoldenCorpusHarness" w:date="2026-03-28T22:23:47Z">
        <w:r>
          <w:delText>al) and in the event of a</w:delText>
        </w:r>
      </w:del>
      <w:r>
        <w:t xml:space="preserve"> C</w:t>
      </w:r>
      <w:del w:id="11514" w:author="GoldenCorpusHarness" w:date="2026-03-28T22:23:47Z">
        <w:r>
          <w:delText>R, as defined in the iwCLL guidelines (see Appendix 10), or for cytopenias of uncertain cause (local results can be used for cytopenias). A summ</w:delText>
        </w:r>
      </w:del>
      <w:r>
        <w:t>ar</w:t>
      </w:r>
      <w:del w:id="11515" w:author="GoldenCorpusHarness" w:date="2026-03-28T22:23:47Z">
        <w:r>
          <w:delText>y of samples require</w:delText>
        </w:r>
      </w:del>
      <w:r>
        <w:t>d</w:t>
      </w:r>
      <w:del w:id="11516" w:author="GoldenCorpusHarness" w:date="2026-03-28T22:23:47Z">
        <w:r>
          <w:delText xml:space="preserve"> and time points are provided in Appendix 14. Assay details can be found in the Laboratory Manual.  </w:delText>
        </w:r>
      </w:del>
    </w:p>
    <w:p ns2:paraId="70637E44" ns2:textId="43E9D8BF" w:rsidR="00EE53B3" w:rsidRDefault="00895D30" w:rsidP="00EE53B3">
      <w:pPr>
        <w:pStyle w:val="ListBullet"/>
        <w:keepLines w:val="0"/>
        <w:ind w:left="357" w:hanging="357"/>
      </w:pPr>
      <w:del w:id="11517" w:author="GoldenCorpusHarness" w:date="2026-03-28T22:23:47Z">
        <w:r>
          <w:delText>Periphera</w:delText>
        </w:r>
      </w:del>
      <w:ins w:id="11518" w:author="GoldenCorpusHarness" w:date="2026-03-28T22:23:47Z">
        <w:r>
          <w:t>All participants wil</w:t>
        </w:r>
      </w:ins>
      <w:r>
        <w:t>l b</w:t>
      </w:r>
      <w:del w:id="11519" w:author="GoldenCorpusHarness" w:date="2026-03-28T22:23:47Z">
        <w:r>
          <w:delText xml:space="preserve">lood and </w:delText>
        </w:r>
      </w:del>
      <w:ins w:id="11520" w:author="GoldenCorpusHarness" w:date="2026-03-28T22:23:47Z">
        <w:r>
          <w:t>e given a participant identification card identifying them as participants in a research study. The card will contain study-site contact information (including direct telephone num</w:t>
        </w:r>
      </w:ins>
      <w:r>
        <w:t>b</w:t>
      </w:r>
      <w:del w:id="11521" w:author="GoldenCorpusHarness" w:date="2026-03-28T22:23:47Z">
        <w:r>
          <w:delText>one marro</w:delText>
        </w:r>
      </w:del>
      <w:ins w:id="11522" w:author="GoldenCorpusHarness" w:date="2026-03-28T22:23:47Z">
        <w:r>
          <w:t xml:space="preserve">ers) to be used in the event of an emergency. The investigator or qualified designee </w:t>
        </w:r>
      </w:ins>
      <w:r>
        <w:t>w</w:t>
      </w:r>
      <w:del w:id="11523" w:author="GoldenCorpusHarness" w:date="2026-03-28T22:23:47Z">
        <w:r>
          <w:delText xml:space="preserve"> aspirate taken at the time of CR assessment and at 14 months post</w:delText>
        </w:r>
      </w:del>
      <w:ins w:id="11524" w:author="GoldenCorpusHarness" w:date="2026-03-28T22:23:47Z">
        <w:r>
          <w:t>ill provide the participant with a participant identification card immediately after the participant provides documented informed consent. At the time of intervention</w:t>
        </w:r>
      </w:ins>
      <w:r>
        <w:t xml:space="preserve"> randomization</w:t>
      </w:r>
      <w:ins w:id="11525" w:author="GoldenCorpusHarness" w:date="2026-03-28T22:23:47Z">
        <w:r>
          <w:t>, site personnel will add the treatment/randomization number to the participant identification card</w:t>
        </w:r>
      </w:ins>
      <w:r>
        <w:t>.</w:t>
      </w:r>
      <w:del w:id="11526" w:author="GoldenCorpusHarness" w:date="2026-03-28T22:23:47Z">
        <w:r>
          <w:delText xml:space="preserve"> After the Cycle 4 sample, MRD (peripheral blood samples only) will continue to be monitored Q12W until disease progression or study discontinuation. A summary of samples required and time points are provided in Appendix 14. Assay details can be found in the Laboratory Manual. </w:delText>
        </w:r>
      </w:del>
    </w:p>
    <w:p ns2:paraId="33EFDF87" ns2:textId="77777777" w:rsidR="00F91E65" w:rsidRPr="00D62CFA" w:rsidRDefault="00895D30" w:rsidP="006F0C85">
      <w:pPr>
        <w:pStyle w:val="paragraph0"/>
      </w:pPr>
      <w:del w:id="11527" w:author="GoldenCorpusHarness" w:date="2026-03-28T22:23:47Z">
        <w:r>
          <w:delText>Res</w:delText>
        </w:r>
      </w:del>
      <w:ins w:id="11528" w:author="GoldenCorpusHarness" w:date="2026-03-28T22:23:47Z">
        <w:r>
          <w:t xml:space="preserve">The </w:t>
        </w:r>
      </w:ins>
      <w:r>
        <w:t>p</w:t>
      </w:r>
      <w:del w:id="11529" w:author="GoldenCorpusHarness" w:date="2026-03-28T22:23:47Z">
        <w:r>
          <w:delText>onse de</w:delText>
        </w:r>
      </w:del>
      <w:ins w:id="11530" w:author="GoldenCorpusHarness" w:date="2026-03-28T22:23:47Z">
        <w:r>
          <w:t>articipant ID card also contains contact in</w:t>
        </w:r>
      </w:ins>
      <w:r>
        <w:t>f</w:t>
      </w:r>
      <w:del w:id="11531" w:author="GoldenCorpusHarness" w:date="2026-03-28T22:23:47Z">
        <w:r>
          <w:delText>initions are summarized in 2018 i</w:delText>
        </w:r>
      </w:del>
      <w:ins w:id="11532" w:author="GoldenCorpusHarness" w:date="2026-03-28T22:23:47Z">
        <w:r>
          <w:t xml:space="preserve">ormation for the emergency unblinding call center so that a health care provider can obtain information about study intervention in emergency situations </w:t>
        </w:r>
      </w:ins>
      <w:r>
        <w:t>w</w:t>
      </w:r>
      <w:del w:id="11533" w:author="GoldenCorpusHarness" w:date="2026-03-28T22:23:47Z">
        <w:r>
          <w:delText>CLL publication in Appendix 10</w:delText>
        </w:r>
      </w:del>
      <w:ins w:id="11534" w:author="GoldenCorpusHarness" w:date="2026-03-28T22:23:47Z">
        <w:r>
          <w:t>here the investigator is not available</w:t>
        </w:r>
      </w:ins>
      <w:r>
        <w:t>.</w:t>
      </w:r>
    </w:p>
    <w:p ns2:paraId="145F1C61" ns2:textId="77777777" w:rsidR="00F91E65" w:rsidRPr="00073428" w:rsidRDefault="00895D30" w:rsidP="006F0C85">
      <w:pPr>
        <w:pStyle w:val="paragraph0"/>
      </w:pPr>
      <w:del w:id="11535" w:author="GoldenCorpusHarness" w:date="2026-03-28T22:23:47Z">
        <w:r>
          <w:delText>PRL w</w:delText>
        </w:r>
      </w:del>
      <w:ins w:id="11536" w:author="GoldenCorpusHarness" w:date="2026-03-28T22:23:47Z">
        <w:r>
          <w:t>Med</w:t>
        </w:r>
      </w:ins>
      <w:r>
        <w:t>i</w:t>
      </w:r>
      <w:del w:id="11537" w:author="GoldenCorpusHarness" w:date="2026-03-28T22:23:47Z">
        <w:r>
          <w:delText>l</w:delText>
        </w:r>
      </w:del>
      <w:ins w:id="11538" w:author="GoldenCorpusHarness" w:date="2026-03-28T22:23:47Z">
        <w:r>
          <w:t>ca</w:t>
        </w:r>
      </w:ins>
      <w:r>
        <w:t xml:space="preserve">l </w:t>
      </w:r>
      <w:del w:id="11539" w:author="GoldenCorpusHarness" w:date="2026-03-28T22:23:47Z">
        <w:r>
          <w:delText>no</w:delText>
        </w:r>
      </w:del>
      <w:ins w:id="11540" w:author="GoldenCorpusHarness" w:date="2026-03-28T22:23:47Z">
        <w:r>
          <w:t>His</w:t>
        </w:r>
      </w:ins>
      <w:r>
        <w:t>t</w:t>
      </w:r>
      <w:del w:id="11541" w:author="GoldenCorpusHarness" w:date="2026-03-28T22:23:47Z">
        <w:r>
          <w:delText xml:space="preserve"> be considered f</w:delText>
        </w:r>
      </w:del>
      <w:r>
        <w:t>or</w:t>
      </w:r>
      <w:del w:id="11542" w:author="GoldenCorpusHarness" w:date="2026-03-28T22:23:47Z">
        <w:r>
          <w:delText xml:space="preserve"> OR but ma</w:delText>
        </w:r>
      </w:del>
      <w:r>
        <w:t>y</w:t>
      </w:r>
      <w:del w:id="11543" w:author="GoldenCorpusHarness" w:date="2026-03-28T22:23:47Z">
        <w:r>
          <w:delText xml:space="preserve"> preclude progressive disease due to lymphocytosis alone. </w:delText>
        </w:r>
      </w:del>
    </w:p>
    <w:p ns2:paraId="1FD08304" ns2:textId="77777777" w:rsidR="00F91E65" w:rsidRDefault="00895D30" w:rsidP="006F0C85">
      <w:pPr>
        <w:pStyle w:val="paragraph0"/>
        <w:rPr>
          <w:rFonts w:eastAsia="Times New Roman"/>
          <w:color w:val="000000" w:themeColor="text1"/>
        </w:rPr>
      </w:pPr>
      <w:del w:id="11544" w:author="GoldenCorpusHarness" w:date="2026-03-28T22:23:47Z">
        <w:r>
          <w:delText>In addition to the abo</w:delText>
        </w:r>
      </w:del>
      <w:ins w:id="11545" w:author="GoldenCorpusHarness" w:date="2026-03-28T22:23:47Z">
        <w:r>
          <w:t>A medical history will be obtained by the in</w:t>
        </w:r>
      </w:ins>
      <w:r>
        <w:t>ve</w:t>
      </w:r>
      <w:del w:id="11546" w:author="GoldenCorpusHarness" w:date="2026-03-28T22:23:47Z">
        <w:r>
          <w:delText xml:space="preserve"> listed assessments, serum β2-microglobulin and serum immunoglobulins are re</w:delText>
        </w:r>
      </w:del>
      <w:ins w:id="11547" w:author="GoldenCorpusHarness" w:date="2026-03-28T22:23:47Z">
        <w:r>
          <w:t xml:space="preserve">stigator or </w:t>
        </w:r>
      </w:ins>
      <w:r>
        <w:t>qu</w:t>
      </w:r>
      <w:del w:id="11548" w:author="GoldenCorpusHarness" w:date="2026-03-28T22:23:47Z">
        <w:r>
          <w:delText>ired to be recorded as de</w:delText>
        </w:r>
      </w:del>
      <w:ins w:id="11549" w:author="GoldenCorpusHarness" w:date="2026-03-28T22:23:47Z">
        <w:r>
          <w:t>ali</w:t>
        </w:r>
      </w:ins>
      <w:r>
        <w:t>fi</w:t>
      </w:r>
      <w:del w:id="11550" w:author="GoldenCorpusHarness" w:date="2026-03-28T22:23:47Z">
        <w:r>
          <w:delText>ned in the SoA (Section</w:delText>
        </w:r>
      </w:del>
      <w:ins w:id="11551" w:author="GoldenCorpusHarness" w:date="2026-03-28T22:23:47Z">
        <w:r>
          <w:t>ed designee. The medical history will collect all active conditions and any condition diagnosed within the prior</w:t>
        </w:r>
      </w:ins>
      <w:r>
        <w:t xml:space="preserve"> 1</w:t>
      </w:r>
      <w:ins w:id="11552" w:author="GoldenCorpusHarness" w:date="2026-03-28T22:23:47Z">
        <w:r>
          <w:t>0 years that the investigator considers to be clinically important</w:t>
        </w:r>
      </w:ins>
      <w:r>
        <w:t>.</w:t>
      </w:r>
      <w:del w:id="11553" w:author="GoldenCorpusHarness" w:date="2026-03-28T22:23:47Z">
        <w:r>
          <w:delText>3)</w:delText>
        </w:r>
      </w:del>
      <w:ins w:id="11554" w:author="GoldenCorpusHarness" w:date="2026-03-28T22:23:47Z">
        <w:r>
          <w:t xml:space="preserve"> Details regarding the disease for which the participant has enrolled in this study will be recorded separately and not listed as medical history</w:t>
        </w:r>
      </w:ins>
      <w:r>
        <w:t>.</w:t>
      </w:r>
      <w:del w:id="11555" w:author="GoldenCorpusHarness" w:date="2026-03-28T22:23:47Z">
        <w:r>
          <w:delText xml:space="preserve"> NOTE: IgA, IgG, and IgM are required at screening only. Postscreening, IgG sample is only required. </w:delText>
        </w:r>
      </w:del>
    </w:p>
    <w:p ns2:paraId="1D3EF8C3" ns2:textId="77777777" w:rsidR="00F91E65" w:rsidRPr="00073428" w:rsidRDefault="00895D30" w:rsidP="006F0C85">
      <w:pPr>
        <w:pStyle w:val="paragraph0"/>
      </w:pPr>
      <w:del w:id="11556" w:author="GoldenCorpusHarness" w:date="2026-03-28T22:23:47Z">
        <w:r>
          <w:delText xml:space="preserve">All parameters listed </w:delText>
        </w:r>
      </w:del>
      <w:ins w:id="11557" w:author="GoldenCorpusHarness" w:date="2026-03-28T22:23:47Z">
        <w:r>
          <w:t>If a medical condition is diagnosed at the time of screening due to the physical examination, l</w:t>
        </w:r>
      </w:ins>
      <w:r>
        <w:t>abo</w:t>
      </w:r>
      <w:ins w:id="11558" w:author="GoldenCorpusHarness" w:date="2026-03-28T22:23:47Z">
        <w:r>
          <w:t>ratory tests, radiologic assessment, other assessment, and/or a combination of these e</w:t>
        </w:r>
      </w:ins>
      <w:r>
        <w:t>v</w:t>
      </w:r>
      <w:del w:id="11559" w:author="GoldenCorpusHarness" w:date="2026-03-28T22:23:47Z">
        <w:r>
          <w:delText>e should</w:delText>
        </w:r>
      </w:del>
      <w:ins w:id="11560" w:author="GoldenCorpusHarness" w:date="2026-03-28T22:23:47Z">
        <w:r>
          <w:t>aluations, the medical condition is to</w:t>
        </w:r>
      </w:ins>
      <w:r>
        <w:t xml:space="preserve"> be </w:t>
      </w:r>
      <w:del w:id="11561" w:author="GoldenCorpusHarness" w:date="2026-03-28T22:23:47Z">
        <w:r>
          <w:delText>documented in the eCRF as assessed</w:delText>
        </w:r>
      </w:del>
      <w:ins w:id="11562" w:author="GoldenCorpusHarness" w:date="2026-03-28T22:23:47Z">
        <w:r>
          <w:t>recorded as a</w:t>
        </w:r>
      </w:ins>
      <w:r>
        <w:t xml:space="preserve"> b</w:t>
      </w:r>
      <w:ins w:id="11563" w:author="GoldenCorpusHarness" w:date="2026-03-28T22:23:47Z">
        <w:r>
          <w:t>aseline condition along with the participant’s other medical histor</w:t>
        </w:r>
      </w:ins>
      <w:r>
        <w:t xml:space="preserve">y </w:t>
      </w:r>
      <w:del w:id="11564" w:author="GoldenCorpusHarness" w:date="2026-03-28T22:23:47Z">
        <w:r>
          <w:delText>the in</w:delText>
        </w:r>
      </w:del>
      <w:ins w:id="11565" w:author="GoldenCorpusHarness" w:date="2026-03-28T22:23:47Z">
        <w:r>
          <w:t>unless due to any protocol-specified inter</w:t>
        </w:r>
      </w:ins>
      <w:r>
        <w:t>ve</w:t>
      </w:r>
      <w:del w:id="11566" w:author="GoldenCorpusHarness" w:date="2026-03-28T22:23:47Z">
        <w:r>
          <w:delText>stigator</w:delText>
        </w:r>
      </w:del>
      <w:ins w:id="11567" w:author="GoldenCorpusHarness" w:date="2026-03-28T22:23:47Z">
        <w:r>
          <w:t>ntion (eg, procedure, washout, or run-in treatment including placebo run-in)</w:t>
        </w:r>
      </w:ins>
      <w:r>
        <w:t>.</w:t>
      </w:r>
    </w:p>
    <w:p ns2:paraId="13DA0F2F" ns2:textId="77777777" w:rsidR="00F91E65" w:rsidRDefault="00895D30" w:rsidP="00F91E65">
      <w:pPr>
        <w:pStyle w:val="Heading4"/>
      </w:pPr>
      <w:del w:id="11568" w:author="GoldenCorpusHarness" w:date="2026-03-28T22:23:47Z">
        <w:r>
          <w:delText>Im</w:delText>
        </w:r>
      </w:del>
      <w:ins w:id="11569" w:author="GoldenCorpusHarness" w:date="2026-03-28T22:23:47Z">
        <w:r>
          <w:t>Dise</w:t>
        </w:r>
      </w:ins>
      <w:r>
        <w:t>a</w:t>
      </w:r>
      <w:del w:id="11570" w:author="GoldenCorpusHarness" w:date="2026-03-28T22:23:47Z">
        <w:r>
          <w:delText>ging</w:delText>
        </w:r>
      </w:del>
      <w:ins w:id="11571" w:author="GoldenCorpusHarness" w:date="2026-03-28T22:23:47Z">
        <w:r>
          <w:t>se</w:t>
        </w:r>
      </w:ins>
      <w:r>
        <w:t xml:space="preserve"> C</w:t>
      </w:r>
      <w:del w:id="11572" w:author="GoldenCorpusHarness" w:date="2026-03-28T22:23:47Z">
        <w:r>
          <w:delText>olle</w:delText>
        </w:r>
      </w:del>
      <w:ins w:id="11573" w:author="GoldenCorpusHarness" w:date="2026-03-28T22:23:47Z">
        <w:r>
          <w:t>hara</w:t>
        </w:r>
      </w:ins>
      <w:r>
        <w:t>ct</w:t>
      </w:r>
      <w:ins w:id="11574" w:author="GoldenCorpusHarness" w:date="2026-03-28T22:23:47Z">
        <w:r>
          <w:t>er</w:t>
        </w:r>
      </w:ins>
      <w:r>
        <w:t>i</w:t>
      </w:r>
      <w:del w:id="11575" w:author="GoldenCorpusHarness" w:date="2026-03-28T22:23:47Z">
        <w:r>
          <w:delText>on and A</w:delText>
        </w:r>
      </w:del>
      <w:r>
        <w:t>s</w:t>
      </w:r>
      <w:ins w:id="11576" w:author="GoldenCorpusHarness" w:date="2026-03-28T22:23:47Z">
        <w:r>
          <w:t>tic</w:t>
        </w:r>
      </w:ins>
      <w:r>
        <w:t>s</w:t>
      </w:r>
      <w:del w:id="11577" w:author="GoldenCorpusHarness" w:date="2026-03-28T22:23:47Z">
        <w:r>
          <w:delText>essments</w:delText>
        </w:r>
      </w:del>
    </w:p>
    <w:p ns2:paraId="2F853659" ns2:textId="77777777" w:rsidR="00F91E65" w:rsidRPr="009B2293" w:rsidRDefault="00895D30" w:rsidP="006F0C85">
      <w:pPr>
        <w:pStyle w:val="paragraph0"/>
      </w:pPr>
      <w:del w:id="11578" w:author="GoldenCorpusHarness" w:date="2026-03-28T22:23:47Z">
        <w:r>
          <w:delText xml:space="preserve">Images </w:delText>
        </w:r>
      </w:del>
      <w:ins w:id="11579" w:author="GoldenCorpusHarness" w:date="2026-03-28T22:23:47Z">
        <w:r>
          <w:t>Baseline disease characteristics should include symptoms, prognostic profile, and staging as per i</w:t>
        </w:r>
      </w:ins>
      <w:r>
        <w:t>w</w:t>
      </w:r>
      <w:ins w:id="11580" w:author="GoldenCorpusHarness" w:date="2026-03-28T22:23:47Z">
        <w:r>
          <w:t>CLL guidelines (Appendix 10). Local CLL disease assessment of CD5 status (ie, CD5+ CLL or CD5- CLL) and complex karyotype w</w:t>
        </w:r>
      </w:ins>
      <w:r>
        <w:t xml:space="preserve">ill be </w:t>
      </w:r>
      <w:del w:id="11581" w:author="GoldenCorpusHarness" w:date="2026-03-28T22:23:47Z">
        <w:r>
          <w:delText xml:space="preserve">collected </w:delText>
        </w:r>
      </w:del>
      <w:ins w:id="11582" w:author="GoldenCorpusHarness" w:date="2026-03-28T22:23:47Z">
        <w:r>
          <w:t>recorded in the eCRF at screening, if availa</w:t>
        </w:r>
      </w:ins>
      <w:r>
        <w:t>b</w:t>
      </w:r>
      <w:del w:id="11583" w:author="GoldenCorpusHarness" w:date="2026-03-28T22:23:47Z">
        <w:r>
          <w:delText>y a central facility (an iCRO) for BICR</w:delText>
        </w:r>
      </w:del>
      <w:ins w:id="11584" w:author="GoldenCorpusHarness" w:date="2026-03-28T22:23:47Z">
        <w:r>
          <w:t>le</w:t>
        </w:r>
      </w:ins>
      <w:r>
        <w:t>.</w:t>
      </w:r>
      <w:del w:id="11585" w:author="GoldenCorpusHarness" w:date="2026-03-28T22:23:47Z">
        <w:r>
          <w:delText xml:space="preserve"> The details of image collection (including anatomic coverage, preferred modalities, and specifics of imaging technique) and transmission to the iCRO can be found in the Site Imaging Manual. The same imaging technique should be used in a participant throughout the study to optimize the reproducibility of the assessment of existing and new tumor burden and improve the accuracy of the response assessment based on imaging. Note that for the purposes of assessing tumor imaging, the term “investigator” refers to the local investigator at the site and/or the radiological reviewer at the site or at an offsite facility. Other types of medical imaging (such as ultrasound) should not be submitted to the iCRO and will not be included in response assessment.</w:delText>
        </w:r>
      </w:del>
    </w:p>
    <w:p ns2:paraId="2482B79F" ns2:textId="77777777" w:rsidR="00F91E65" w:rsidRPr="009B2293" w:rsidRDefault="00895D30" w:rsidP="006F0C85">
      <w:pPr>
        <w:pStyle w:val="paragraph0"/>
      </w:pPr>
      <w:del w:id="11586" w:author="GoldenCorpusHarness" w:date="2026-03-28T22:23:47Z">
        <w:r>
          <w:delText xml:space="preserve">All scheduled </w:delText>
        </w:r>
      </w:del>
      <w:ins w:id="11587" w:author="GoldenCorpusHarness" w:date="2026-03-28T22:23:47Z">
        <w:r>
          <w:t>D</w:t>
        </w:r>
      </w:ins>
      <w:r>
        <w:t>i</w:t>
      </w:r>
      <w:del w:id="11588" w:author="GoldenCorpusHarness" w:date="2026-03-28T22:23:47Z">
        <w:r>
          <w:delText>m</w:delText>
        </w:r>
      </w:del>
      <w:r>
        <w:t>ag</w:t>
      </w:r>
      <w:ins w:id="11589" w:author="GoldenCorpusHarness" w:date="2026-03-28T22:23:47Z">
        <w:r>
          <w:t>nos</w:t>
        </w:r>
      </w:ins>
      <w:r>
        <w:t>i</w:t>
      </w:r>
      <w:del w:id="11590" w:author="GoldenCorpusHarness" w:date="2026-03-28T22:23:47Z">
        <w:r>
          <w:delText>ng</w:delText>
        </w:r>
      </w:del>
      <w:ins w:id="11591" w:author="GoldenCorpusHarness" w:date="2026-03-28T22:23:47Z">
        <w:r>
          <w:t>s:</w:t>
        </w:r>
      </w:ins>
      <w:r>
        <w:t xml:space="preserve"> </w:t>
      </w:r>
      <w:del w:id="11592" w:author="GoldenCorpusHarness" w:date="2026-03-28T22:23:47Z">
        <w:r>
          <w:delText>for all study part</w:delText>
        </w:r>
      </w:del>
      <w:ins w:id="11593" w:author="GoldenCorpusHarness" w:date="2026-03-28T22:23:47Z">
        <w:r>
          <w:t>D</w:t>
        </w:r>
      </w:ins>
      <w:r>
        <w:t>i</w:t>
      </w:r>
      <w:del w:id="11594" w:author="GoldenCorpusHarness" w:date="2026-03-28T22:23:47Z">
        <w:r>
          <w:delText>cipants will be submitted to the iCRO. In addition, im</w:delText>
        </w:r>
      </w:del>
      <w:r>
        <w:t>ag</w:t>
      </w:r>
      <w:del w:id="11595" w:author="GoldenCorpusHarness" w:date="2026-03-28T22:23:47Z">
        <w:r>
          <w:delText>i</w:delText>
        </w:r>
      </w:del>
      <w:r>
        <w:t>n</w:t>
      </w:r>
      <w:del w:id="11596" w:author="GoldenCorpusHarness" w:date="2026-03-28T22:23:47Z">
        <w:r>
          <w:delText xml:space="preserve">g that </w:delText>
        </w:r>
      </w:del>
      <w:ins w:id="11597" w:author="GoldenCorpusHarness" w:date="2026-03-28T22:23:47Z">
        <w:r>
          <w:t>os</w:t>
        </w:r>
      </w:ins>
      <w:r>
        <w:t>is o</w:t>
      </w:r>
      <w:del w:id="11598" w:author="GoldenCorpusHarness" w:date="2026-03-28T22:23:47Z">
        <w:r>
          <w:delText>btained</w:delText>
        </w:r>
      </w:del>
      <w:ins w:id="11599" w:author="GoldenCorpusHarness" w:date="2026-03-28T22:23:47Z">
        <w:r>
          <w:t>f</w:t>
        </w:r>
      </w:ins>
      <w:r>
        <w:t xml:space="preserve"> </w:t>
      </w:r>
      <w:del w:id="11600" w:author="GoldenCorpusHarness" w:date="2026-03-28T22:23:47Z">
        <w:r>
          <w:delText>at</w:delText>
        </w:r>
      </w:del>
      <w:ins w:id="11601" w:author="GoldenCorpusHarness" w:date="2026-03-28T22:23:47Z">
        <w:r>
          <w:t>CLL</w:t>
        </w:r>
      </w:ins>
      <w:r>
        <w:t xml:space="preserve"> an</w:t>
      </w:r>
      <w:del w:id="11602" w:author="GoldenCorpusHarness" w:date="2026-03-28T22:23:47Z">
        <w:r>
          <w:delText xml:space="preserve"> unschedule</w:delText>
        </w:r>
      </w:del>
      <w:r>
        <w:t xml:space="preserve">d </w:t>
      </w:r>
      <w:del w:id="11603" w:author="GoldenCorpusHarness" w:date="2026-03-28T22:23:47Z">
        <w:r>
          <w:delText>time point for any reason (including suspicion of progression or other clinical reason)</w:delText>
        </w:r>
      </w:del>
      <w:ins w:id="11604" w:author="GoldenCorpusHarness" w:date="2026-03-28T22:23:47Z">
        <w:r>
          <w:t>SLL</w:t>
        </w:r>
      </w:ins>
      <w:r>
        <w:t xml:space="preserve"> should </w:t>
      </w:r>
      <w:del w:id="11605" w:author="GoldenCorpusHarness" w:date="2026-03-28T22:23:47Z">
        <w:r>
          <w:delText xml:space="preserve">also </w:delText>
        </w:r>
      </w:del>
      <w:r>
        <w:t xml:space="preserve">be </w:t>
      </w:r>
      <w:del w:id="11606" w:author="GoldenCorpusHarness" w:date="2026-03-28T22:23:47Z">
        <w:r>
          <w:delText>sub</w:delText>
        </w:r>
      </w:del>
      <w:r>
        <w:t>m</w:t>
      </w:r>
      <w:del w:id="11607" w:author="GoldenCorpusHarness" w:date="2026-03-28T22:23:47Z">
        <w:r>
          <w:delText>itte</w:delText>
        </w:r>
      </w:del>
      <w:ins w:id="11608" w:author="GoldenCorpusHarness" w:date="2026-03-28T22:23:47Z">
        <w:r>
          <w:t>a</w:t>
        </w:r>
      </w:ins>
      <w:r>
        <w:t>d</w:t>
      </w:r>
      <w:del w:id="11609" w:author="GoldenCorpusHarness" w:date="2026-03-28T22:23:47Z">
        <w:r>
          <w:delText xml:space="preserve"> to the iCRO if it shows progression, or if it is used to support a respons</w:delText>
        </w:r>
      </w:del>
      <w:r>
        <w:t>e a</w:t>
      </w:r>
      <w:del w:id="11610" w:author="GoldenCorpusHarness" w:date="2026-03-28T22:23:47Z">
        <w:r>
          <w:delText>ssessment. All imaging a</w:delText>
        </w:r>
      </w:del>
      <w:r>
        <w:t>c</w:t>
      </w:r>
      <w:del w:id="11611" w:author="GoldenCorpusHarness" w:date="2026-03-28T22:23:47Z">
        <w:r>
          <w:delText>quired within the proto</w:delText>
        </w:r>
      </w:del>
      <w:r>
        <w:t>co</w:t>
      </w:r>
      <w:del w:id="11612" w:author="GoldenCorpusHarness" w:date="2026-03-28T22:23:47Z">
        <w:r>
          <w:delText>l-specifie</w:delText>
        </w:r>
      </w:del>
      <w:ins w:id="11613" w:author="GoldenCorpusHarness" w:date="2026-03-28T22:23:47Z">
        <w:r>
          <w:t>r</w:t>
        </w:r>
      </w:ins>
      <w:r>
        <w:t>d</w:t>
      </w:r>
      <w:del w:id="11614" w:author="GoldenCorpusHarness" w:date="2026-03-28T22:23:47Z">
        <w:r>
          <w:delText xml:space="preserve"> window of time around a scheduled imaging visit can be classified as pertain</w:delText>
        </w:r>
      </w:del>
      <w:r>
        <w:t xml:space="preserve">ing to </w:t>
      </w:r>
      <w:ins w:id="11615" w:author="GoldenCorpusHarness" w:date="2026-03-28T22:23:47Z">
        <w:r>
          <w:t xml:space="preserve">iwCLL 2018 guidelines [Hallek, M., et al 2018]. Table 23 provides clarification of </w:t>
        </w:r>
      </w:ins>
      <w:r>
        <w:t>th</w:t>
      </w:r>
      <w:ins w:id="11616" w:author="GoldenCorpusHarness" w:date="2026-03-28T22:23:47Z">
        <w:r>
          <w:t xml:space="preserve">e differences between CLL </w:t>
        </w:r>
      </w:ins>
      <w:r>
        <w:t>a</w:t>
      </w:r>
      <w:del w:id="11617" w:author="GoldenCorpusHarness" w:date="2026-03-28T22:23:47Z">
        <w:r>
          <w:delText>t</w:delText>
        </w:r>
      </w:del>
      <w:ins w:id="11618" w:author="GoldenCorpusHarness" w:date="2026-03-28T22:23:47Z">
        <w:r>
          <w:t>nd</w:t>
        </w:r>
      </w:ins>
      <w:r>
        <w:t xml:space="preserve"> </w:t>
      </w:r>
      <w:del w:id="11619" w:author="GoldenCorpusHarness" w:date="2026-03-28T22:23:47Z">
        <w:r>
          <w:delText>visit</w:delText>
        </w:r>
      </w:del>
      <w:ins w:id="11620" w:author="GoldenCorpusHarness" w:date="2026-03-28T22:23:47Z">
        <w:r>
          <w:t>SLL</w:t>
        </w:r>
      </w:ins>
      <w:r>
        <w:t>.</w:t>
      </w:r>
      <w:del w:id="11621" w:author="GoldenCorpusHarness" w:date="2026-03-28T22:23:47Z">
        <w:r>
          <w:delText xml:space="preserve"> </w:delText>
        </w:r>
      </w:del>
    </w:p>
    <w:p ns2:paraId="45CB0695" ns2:textId="77777777" w:rsidR="00F91E65" w:rsidRDefault="00895D30" w:rsidP="00F91E65">
      <w:pPr>
        <w:pStyle w:val="Heading4"/>
      </w:pPr>
      <w:ins w:id="11622" w:author="GoldenCorpusHarness" w:date="2026-03-28T22:23:47Z">
        <w:r>
          <w:t>Table 23</w:t>
        </w:r>
      </w:ins>
      <w:r>
        <w:t>Di</w:t>
      </w:r>
      <w:ins w:id="11623" w:author="GoldenCorpusHarness" w:date="2026-03-28T22:23:47Z">
        <w:r>
          <w:t>agno</w:t>
        </w:r>
      </w:ins>
      <w:r>
        <w:t>s</w:t>
      </w:r>
      <w:del w:id="11624" w:author="GoldenCorpusHarness" w:date="2026-03-28T22:23:47Z">
        <w:r>
          <w:delText>e</w:delText>
        </w:r>
      </w:del>
      <w:ins w:id="11625" w:author="GoldenCorpusHarness" w:date="2026-03-28T22:23:47Z">
        <w:r>
          <w:t>tic Cl</w:t>
        </w:r>
      </w:ins>
      <w:r>
        <w:t>a</w:t>
      </w:r>
      <w:del w:id="11626" w:author="GoldenCorpusHarness" w:date="2026-03-28T22:23:47Z">
        <w:r>
          <w:delText>se P</w:delText>
        </w:r>
      </w:del>
      <w:r>
        <w:t>r</w:t>
      </w:r>
      <w:del w:id="11627" w:author="GoldenCorpusHarness" w:date="2026-03-28T22:23:47Z">
        <w:r>
          <w:delText>ogress</w:delText>
        </w:r>
      </w:del>
      <w:ins w:id="11628" w:author="GoldenCorpusHarness" w:date="2026-03-28T22:23:47Z">
        <w:r>
          <w:t>ificat</w:t>
        </w:r>
      </w:ins>
      <w:r>
        <w:t xml:space="preserve">ion </w:t>
      </w:r>
      <w:del w:id="11629" w:author="GoldenCorpusHarness" w:date="2026-03-28T22:23:47Z">
        <w:r>
          <w:delText>A</w:delText>
        </w:r>
      </w:del>
      <w:ins w:id="11630" w:author="GoldenCorpusHarness" w:date="2026-03-28T22:23:47Z">
        <w:r>
          <w:t>of CLL Ver</w:t>
        </w:r>
      </w:ins>
      <w:r>
        <w:t>s</w:t>
      </w:r>
      <w:ins w:id="11631" w:author="GoldenCorpusHarness" w:date="2026-03-28T22:23:47Z">
        <w:r>
          <w:t>u</w:t>
        </w:r>
      </w:ins>
      <w:r>
        <w:t>s</w:t>
      </w:r>
      <w:del w:id="11632" w:author="GoldenCorpusHarness" w:date="2026-03-28T22:23:47Z">
        <w:r>
          <w:delText>essment</w:delText>
        </w:r>
      </w:del>
      <w:ins w:id="11633" w:author="GoldenCorpusHarness" w:date="2026-03-28T22:23:47Z">
        <w:r>
          <w:t xml:space="preserve"> SLL</w:t>
        </w:r>
      </w:ins>
    </w:p>
    <w:p ns2:paraId="18C86855" ns2:textId="77777777" w:rsidR="00F91E65" w:rsidRPr="00A80CDB" w:rsidRDefault="00895D30" w:rsidP="006F0C85">
      <w:pPr>
        <w:pStyle w:val="paragraph0"/>
      </w:pPr>
      <w:r w:rsidRPr="00813131">
        <w:rPr>
          <w:rStyle w:val="ParagraphChar"/>
        </w:rPr>
        <w:t>The investigator is required to obtain central verification of disease progression based on imaging data, or to consult the Sponsor (using the Sponsor consultation form) if disease progression is based on clinical data (non</w:t>
      </w:r>
      <w:r w:rsidRPr="00813131">
        <w:rPr>
          <w:rStyle w:val="ParagraphChar"/>
        </w:rPr>
        <w:noBreakHyphen/>
        <w:t>imaging parameters, eg, laboratory data) before stopping treatment</w:t>
      </w:r>
      <w:r w:rsidRPr="00A80CDB">
        <w:t>. Disease progression is defined as per iwCLL criteria (see Appendix</w:t>
      </w:r>
      <w:r>
        <w:t> </w:t>
      </w:r>
      <w:r w:rsidRPr="00A80CDB">
        <w:t>10</w:t>
      </w:r>
      <w:r>
        <w:t>).</w:t>
      </w:r>
    </w:p>
    <w:p ns2:paraId="5B57556D" ns2:textId="77777777" w:rsidR="00F91E65" w:rsidRPr="00F82C81" w:rsidRDefault="00895D30" w:rsidP="00F91E65">
      <w:pPr>
        <w:pStyle w:val="Heading5"/>
      </w:pPr>
      <w:del w:id="11634" w:author="GoldenCorpusHarness" w:date="2026-03-28T22:23:47Z">
        <w:r>
          <w:delText>Imaging Progression</w:delText>
        </w:r>
      </w:del>
    </w:p>
    <w:p ns2:paraId="40751A8D" ns2:textId="1CBC9FCF" w:rsidR="00F91E65" w:rsidRPr="00D92584" w:rsidRDefault="00895D30" w:rsidP="006F0C85">
      <w:pPr>
        <w:pStyle w:val="paragraph0"/>
      </w:pPr>
      <w:del w:id="11635" w:author="GoldenCorpusHarness" w:date="2026-03-28T22:23:47Z">
        <w:r>
          <w:delText xml:space="preserve">If </w:delText>
        </w:r>
      </w:del>
      <w:ins w:id="11636" w:author="GoldenCorpusHarness" w:date="2026-03-28T22:23:47Z">
        <w:r>
          <w:t>S</w:t>
        </w:r>
      </w:ins>
      <w:r>
        <w:t>t</w:t>
      </w:r>
      <w:del w:id="11637" w:author="GoldenCorpusHarness" w:date="2026-03-28T22:23:47Z">
        <w:r>
          <w:delText>he investigator determines that progression has occurred, based on the im</w:delText>
        </w:r>
      </w:del>
      <w:r>
        <w:t>aging</w:t>
      </w:r>
      <w:del w:id="11638" w:author="GoldenCorpusHarness" w:date="2026-03-28T22:23:47Z">
        <w:r>
          <w:delText xml:space="preserve"> (rather than on hematological or other clinical data), the scan should be submitted to the central imaging vendor immediately, and reviewed by the central imaging vendor in an expedited manner (in real time) to verify that the scan demonstrates progressive disease. The results of the BICR of radiologic disease progression will be communicated to the investigator and Sponsor. Treatment should continue, if clinically stable, until disease progression has been verified by BICR (Figure 3). Clinical data and imaging information relating to investigator-assessed disease progression, where central verification is requested, should be entered in the eCRF within 3 days of the participant’s visit, where feasible.</w:delText>
        </w:r>
      </w:del>
    </w:p>
    <w:p ns2:paraId="678878E6" ns2:textId="77777777" w:rsidR="00F91E65" w:rsidRDefault="00895D30" w:rsidP="006F0C85">
      <w:pPr>
        <w:pStyle w:val="paragraph0"/>
      </w:pPr>
      <w:del w:id="11639" w:author="GoldenCorpusHarness" w:date="2026-03-28T22:23:47Z">
        <w:r>
          <w:delText>When the investigator is uncer</w:delText>
        </w:r>
      </w:del>
      <w:ins w:id="11640" w:author="GoldenCorpusHarness" w:date="2026-03-28T22:23:47Z">
        <w:r>
          <w:t>S</w:t>
        </w:r>
      </w:ins>
      <w:r>
        <w:t>ta</w:t>
      </w:r>
      <w:del w:id="11641" w:author="GoldenCorpusHarness" w:date="2026-03-28T22:23:47Z">
        <w:r>
          <w:delText>in that radio</w:delText>
        </w:r>
      </w:del>
      <w:r>
        <w:t>g</w:t>
      </w:r>
      <w:del w:id="11642" w:author="GoldenCorpusHarness" w:date="2026-03-28T22:23:47Z">
        <w:r>
          <w:delText>raphic findings truly represent progression, the initial scan should not be submitted for expedited BICR for VOP. This may be because of clinical events unrelated to malignancy that can cause radiographic changes that resemble progression (such as infection lead</w:delText>
        </w:r>
      </w:del>
      <w:r>
        <w:t xml:space="preserve">ing </w:t>
      </w:r>
      <w:del w:id="11643" w:author="GoldenCorpusHarness" w:date="2026-03-28T22:23:47Z">
        <w:r>
          <w:delText>t</w:delText>
        </w:r>
      </w:del>
      <w:ins w:id="11644" w:author="GoldenCorpusHarness" w:date="2026-03-28T22:23:47Z">
        <w:r>
          <w:t xml:space="preserve">(screening </w:t>
        </w:r>
      </w:ins>
      <w:r>
        <w:t>o</w:t>
      </w:r>
      <w:del w:id="11645" w:author="GoldenCorpusHarness" w:date="2026-03-28T22:23:47Z">
        <w:r>
          <w:delText xml:space="preserve"> </w:delText>
        </w:r>
      </w:del>
      <w:ins w:id="11646" w:author="GoldenCorpusHarness" w:date="2026-03-28T22:23:47Z">
        <w:r>
          <w:t>n</w:t>
        </w:r>
      </w:ins>
      <w:r>
        <w:t>ly</w:t>
      </w:r>
      <w:del w:id="11647" w:author="GoldenCorpusHarness" w:date="2026-03-28T22:23:47Z">
        <w:r>
          <w:delText>mph node enlargement</w:delText>
        </w:r>
      </w:del>
      <w:r>
        <w:t>)</w:t>
      </w:r>
      <w:del w:id="11648" w:author="GoldenCorpusHarness" w:date="2026-03-28T22:23:47Z">
        <w:r>
          <w:delText xml:space="preserve">. </w:delText>
        </w:r>
      </w:del>
      <w:ins w:id="11649" w:author="GoldenCorpusHarness" w:date="2026-03-28T22:23:47Z">
        <w:r>
          <w:t>:</w:t>
        </w:r>
      </w:ins>
    </w:p>
    <w:p ns2:paraId="7992FC0C" ns2:textId="77777777" w:rsidR="00F91E65" w:rsidRPr="006F0C85" w:rsidRDefault="00895D30" w:rsidP="006F0C85">
      <w:pPr>
        <w:pStyle w:val="paragraph0"/>
        <w:rPr>
          <w:b/>
          <w:bCs/>
          <w:u w:val="single"/>
        </w:rPr>
      </w:pPr>
      <w:del w:id="11650" w:author="GoldenCorpusHarness" w:date="2026-03-28T22:23:47Z">
        <w:r>
          <w:delText>Progress</w:delText>
        </w:r>
      </w:del>
      <w:ins w:id="11651" w:author="GoldenCorpusHarness" w:date="2026-03-28T22:23:47Z">
        <w:r>
          <w:t>CLL: Ra</w:t>
        </w:r>
      </w:ins>
      <w:r>
        <w:t>i</w:t>
      </w:r>
      <w:del w:id="11652" w:author="GoldenCorpusHarness" w:date="2026-03-28T22:23:47Z">
        <w:r>
          <w:delText>o</w:delText>
        </w:r>
      </w:del>
      <w:ins w:id="11653" w:author="GoldenCorpusHarness" w:date="2026-03-28T22:23:47Z">
        <w:r>
          <w:t xml:space="preserve"> a</w:t>
        </w:r>
      </w:ins>
      <w:r>
        <w:t>n</w:t>
      </w:r>
      <w:del w:id="11654" w:author="GoldenCorpusHarness" w:date="2026-03-28T22:23:47Z">
        <w:r>
          <w:delText xml:space="preserve"> NOT Verifie</w:delText>
        </w:r>
      </w:del>
      <w:r>
        <w:t xml:space="preserve">d </w:t>
      </w:r>
      <w:del w:id="11655" w:author="GoldenCorpusHarness" w:date="2026-03-28T22:23:47Z">
        <w:r>
          <w:delText>by</w:delText>
        </w:r>
      </w:del>
      <w:ins w:id="11656" w:author="GoldenCorpusHarness" w:date="2026-03-28T22:23:47Z">
        <w:r>
          <w:t>Binet</w:t>
        </w:r>
      </w:ins>
      <w:r>
        <w:t xml:space="preserve"> </w:t>
      </w:r>
      <w:del w:id="11657" w:author="GoldenCorpusHarness" w:date="2026-03-28T22:23:47Z">
        <w:r>
          <w:delText>BICR</w:delText>
        </w:r>
      </w:del>
      <w:ins w:id="11658" w:author="GoldenCorpusHarness" w:date="2026-03-28T22:23:47Z">
        <w:r>
          <w:t>(see Appendix 12).</w:t>
        </w:r>
      </w:ins>
    </w:p>
    <w:p ns2:paraId="16DC592A" ns2:textId="77777777" w:rsidR="00F91E65" w:rsidRPr="009B2293" w:rsidRDefault="00895D30" w:rsidP="006F0C85">
      <w:pPr>
        <w:pStyle w:val="paragraph0"/>
      </w:pPr>
      <w:del w:id="11659" w:author="GoldenCorpusHarness" w:date="2026-03-28T22:23:47Z">
        <w:r>
          <w:delText>If</w:delText>
        </w:r>
      </w:del>
      <w:ins w:id="11660" w:author="GoldenCorpusHarness" w:date="2026-03-28T22:23:47Z">
        <w:r>
          <w:t>SLL:</w:t>
        </w:r>
      </w:ins>
      <w:r>
        <w:t xml:space="preserve"> </w:t>
      </w:r>
      <w:del w:id="11661" w:author="GoldenCorpusHarness" w:date="2026-03-28T22:23:47Z">
        <w:r>
          <w:delText>th</w:delText>
        </w:r>
      </w:del>
      <w:ins w:id="11662" w:author="GoldenCorpusHarness" w:date="2026-03-28T22:23:47Z">
        <w:r>
          <w:t>Lugano (se</w:t>
        </w:r>
      </w:ins>
      <w:r>
        <w:t xml:space="preserve">e </w:t>
      </w:r>
      <w:del w:id="11663" w:author="GoldenCorpusHarness" w:date="2026-03-28T22:23:47Z">
        <w:r>
          <w:delText xml:space="preserve">investigator’s review determines disease </w:delText>
        </w:r>
      </w:del>
      <w:ins w:id="11664" w:author="GoldenCorpusHarness" w:date="2026-03-28T22:23:47Z">
        <w:r>
          <w:t>A</w:t>
        </w:r>
      </w:ins>
      <w:r>
        <w:t>p</w:t>
      </w:r>
      <w:del w:id="11665" w:author="GoldenCorpusHarness" w:date="2026-03-28T22:23:47Z">
        <w:r>
          <w:delText xml:space="preserve">rogression, but BICR does not verify disease </w:delText>
        </w:r>
      </w:del>
      <w:r>
        <w:t>p</w:t>
      </w:r>
      <w:del w:id="11666" w:author="GoldenCorpusHarness" w:date="2026-03-28T22:23:47Z">
        <w:r>
          <w:delText>rogression, continue study intervention and imaging per protocol-specified frequency in clinically stable participants. Submit all imaging scans to central imaging v</w:delText>
        </w:r>
      </w:del>
      <w:r>
        <w:t>end</w:t>
      </w:r>
      <w:del w:id="11667" w:author="GoldenCorpusHarness" w:date="2026-03-28T22:23:47Z">
        <w:r>
          <w:delText>or</w:delText>
        </w:r>
      </w:del>
      <w:ins w:id="11668" w:author="GoldenCorpusHarness" w:date="2026-03-28T22:23:47Z">
        <w:r>
          <w:t>ix</w:t>
        </w:r>
      </w:ins>
      <w:r>
        <w:t xml:space="preserve"> </w:t>
      </w:r>
      <w:del w:id="11669" w:author="GoldenCorpusHarness" w:date="2026-03-28T22:23:47Z">
        <w:r>
          <w:delText>with verification of disease progression request until disease progression has been verified by BICR</w:delText>
        </w:r>
      </w:del>
      <w:ins w:id="11670" w:author="GoldenCorpusHarness" w:date="2026-03-28T22:23:47Z">
        <w:r>
          <w:t>12)</w:t>
        </w:r>
      </w:ins>
      <w:r>
        <w:t>.</w:t>
      </w:r>
      <w:del w:id="11671" w:author="GoldenCorpusHarness" w:date="2026-03-28T22:23:47Z">
        <w:r>
          <w:delText xml:space="preserve"> Clinical stability may be defined as:</w:delText>
        </w:r>
      </w:del>
    </w:p>
    <w:p ns2:paraId="1E555D07" ns2:textId="77777777" w:rsidR="00F91E65" w:rsidRDefault="00895D30" w:rsidP="00F91E65">
      <w:pPr>
        <w:pStyle w:val="ListBullet"/>
        <w:keepLines w:val="0"/>
        <w:spacing w:after="240"/>
      </w:pPr>
      <w:del w:id="11672" w:author="GoldenCorpusHarness" w:date="2026-03-28T22:23:47Z">
        <w:r>
          <w:delText xml:space="preserve">Absence of symptoms and signs indicating clinically significant progression of disease (including worsening of laboratory values). </w:delText>
        </w:r>
      </w:del>
    </w:p>
    <w:p ns2:paraId="4BDE94EF" ns2:textId="77777777" w:rsidR="00F91E65" w:rsidRDefault="00895D30" w:rsidP="00F91E65">
      <w:pPr>
        <w:pStyle w:val="ListBullet"/>
        <w:keepLines w:val="0"/>
        <w:spacing w:after="240"/>
      </w:pPr>
      <w:del w:id="11673" w:author="GoldenCorpusHarness" w:date="2026-03-28T22:23:47Z">
        <w:r>
          <w:delText>N</w:delText>
        </w:r>
      </w:del>
      <w:ins w:id="11674" w:author="GoldenCorpusHarness" w:date="2026-03-28T22:23:47Z">
        <w:r>
          <w:t>Pr</w:t>
        </w:r>
      </w:ins>
      <w:r>
        <w:t>o</w:t>
      </w:r>
      <w:ins w:id="11675" w:author="GoldenCorpusHarness" w:date="2026-03-28T22:23:47Z">
        <w:r>
          <w:t>gnostic</w:t>
        </w:r>
      </w:ins>
      <w:r>
        <w:t xml:space="preserve"> </w:t>
      </w:r>
      <w:del w:id="11676" w:author="GoldenCorpusHarness" w:date="2026-03-28T22:23:47Z">
        <w:r>
          <w:delText>de</w:delText>
        </w:r>
      </w:del>
      <w:ins w:id="11677" w:author="GoldenCorpusHarness" w:date="2026-03-28T22:23:47Z">
        <w:r>
          <w:t>Risk Fa</w:t>
        </w:r>
      </w:ins>
      <w:r>
        <w:t>c</w:t>
      </w:r>
      <w:del w:id="11678" w:author="GoldenCorpusHarness" w:date="2026-03-28T22:23:47Z">
        <w:r>
          <w:delText>line in ECOG perf</w:delText>
        </w:r>
      </w:del>
      <w:ins w:id="11679" w:author="GoldenCorpusHarness" w:date="2026-03-28T22:23:47Z">
        <w:r>
          <w:t>t</w:t>
        </w:r>
      </w:ins>
      <w:r>
        <w:t>or</w:t>
      </w:r>
      <w:del w:id="11680" w:author="GoldenCorpusHarness" w:date="2026-03-28T22:23:47Z">
        <w:r>
          <w:delText>mance</w:delText>
        </w:r>
      </w:del>
      <w:ins w:id="11681" w:author="GoldenCorpusHarness" w:date="2026-03-28T22:23:47Z">
        <w:r>
          <w:t>s</w:t>
        </w:r>
      </w:ins>
      <w:r>
        <w:t xml:space="preserve"> </w:t>
      </w:r>
      <w:del w:id="11682" w:author="GoldenCorpusHarness" w:date="2026-03-28T22:23:47Z">
        <w:r>
          <w:delText>status.</w:delText>
        </w:r>
      </w:del>
      <w:ins w:id="11683" w:author="GoldenCorpusHarness" w:date="2026-03-28T22:23:47Z">
        <w:r>
          <w:t>of</w:t>
        </w:r>
      </w:ins>
      <w:r>
        <w:t xml:space="preserve"> </w:t>
      </w:r>
      <w:ins w:id="11684" w:author="GoldenCorpusHarness" w:date="2026-03-28T22:23:47Z">
        <w:r>
          <w:t>CLL</w:t>
        </w:r>
      </w:ins>
    </w:p>
    <w:p ns2:paraId="350461ED" ns2:textId="77777777" w:rsidR="00F91E65" w:rsidRDefault="00895D30" w:rsidP="00F91E65">
      <w:pPr>
        <w:pStyle w:val="ListBullet"/>
        <w:keepLines w:val="0"/>
        <w:spacing w:after="240"/>
      </w:pPr>
      <w:del w:id="11685" w:author="GoldenCorpusHarness" w:date="2026-03-28T22:23:47Z">
        <w:r>
          <w:delText>Absence of rapid progression of disease or progressive t</w:delText>
        </w:r>
      </w:del>
      <w:ins w:id="11686" w:author="GoldenCorpusHarness" w:date="2026-03-28T22:23:47Z">
        <w:r>
          <w:t>For CLL participants, the CLL-International Prognostic Index will be collected at screening [International CLL-IPI working gro</w:t>
        </w:r>
      </w:ins>
      <w:r>
        <w:t>u</w:t>
      </w:r>
      <w:del w:id="11687" w:author="GoldenCorpusHarness" w:date="2026-03-28T22:23:47Z">
        <w:r>
          <w:delText>mor at critical anatomical sites requiring urgent medical intervention (eg, cord compression)</w:delText>
        </w:r>
      </w:del>
      <w:ins w:id="11688" w:author="GoldenCorpusHarness" w:date="2026-03-28T22:23:47Z">
        <w:r>
          <w:t>p 2016]</w:t>
        </w:r>
      </w:ins>
      <w:r>
        <w:t xml:space="preserve">. </w:t>
      </w:r>
      <w:ins w:id="11689" w:author="GoldenCorpusHarness" w:date="2026-03-28T22:23:47Z">
        <w:r>
          <w:t>Table 24 provides the risk scores associated with each baseline variable and Table 25 provides the overall risk score to be recorded in the eCRF.</w:t>
        </w:r>
      </w:ins>
    </w:p>
    <w:p ns2:paraId="042D976B" ns2:textId="77777777" w:rsidR="00F91E65" w:rsidRPr="00E83C4F" w:rsidRDefault="00895D30" w:rsidP="006F0C85">
      <w:pPr>
        <w:pStyle w:val="paragraph0"/>
      </w:pPr>
      <w:del w:id="11690" w:author="GoldenCorpusHarness" w:date="2026-03-28T22:23:47Z">
        <w:r>
          <w:delText>If progression is not verified by the BICR and if the participant is clinically st</w:delText>
        </w:r>
      </w:del>
      <w:ins w:id="11691" w:author="GoldenCorpusHarness" w:date="2026-03-28T22:23:47Z">
        <w:r>
          <w:t>T</w:t>
        </w:r>
      </w:ins>
      <w:r>
        <w:t>able</w:t>
      </w:r>
      <w:del w:id="11692" w:author="GoldenCorpusHarness" w:date="2026-03-28T22:23:47Z">
        <w:r>
          <w:delText>,</w:delText>
        </w:r>
      </w:del>
      <w:ins w:id="11693" w:author="GoldenCorpusHarness" w:date="2026-03-28T22:23:47Z">
        <w:r>
          <w:t xml:space="preserve"> 24Individual</w:t>
        </w:r>
      </w:ins>
      <w:r>
        <w:t xml:space="preserve"> </w:t>
      </w:r>
      <w:del w:id="11694" w:author="GoldenCorpusHarness" w:date="2026-03-28T22:23:47Z">
        <w:r>
          <w:delText>study</w:delText>
        </w:r>
      </w:del>
      <w:ins w:id="11695" w:author="GoldenCorpusHarness" w:date="2026-03-28T22:23:47Z">
        <w:r>
          <w:t>Variable</w:t>
        </w:r>
      </w:ins>
      <w:r>
        <w:t xml:space="preserve"> </w:t>
      </w:r>
      <w:del w:id="11696" w:author="GoldenCorpusHarness" w:date="2026-03-28T22:23:47Z">
        <w:r>
          <w:delText>t</w:delText>
        </w:r>
      </w:del>
      <w:ins w:id="11697" w:author="GoldenCorpusHarness" w:date="2026-03-28T22:23:47Z">
        <w:r>
          <w:t>Sco</w:t>
        </w:r>
      </w:ins>
      <w:r>
        <w:t>re</w:t>
      </w:r>
      <w:del w:id="11698" w:author="GoldenCorpusHarness" w:date="2026-03-28T22:23:47Z">
        <w:r>
          <w:delText xml:space="preserve">atment may continue: </w:delText>
        </w:r>
      </w:del>
    </w:p>
    <w:p ns2:paraId="6416A0F0" ns2:textId="77777777" w:rsidR="00F91E65" w:rsidRDefault="00895D30" w:rsidP="00F91E65">
      <w:pPr>
        <w:pStyle w:val="ListBullet"/>
        <w:keepLines w:val="0"/>
        <w:spacing w:after="240"/>
      </w:pPr>
      <w:r>
        <w:t>If the investigator recommends continuation of study treatment.</w:t>
      </w:r>
    </w:p>
    <w:p ns2:paraId="5328F273" ns2:textId="77777777" w:rsidR="00F91E65" w:rsidRPr="00135036" w:rsidRDefault="00895D30" w:rsidP="00F91E65">
      <w:pPr>
        <w:pStyle w:val="ListBullet"/>
        <w:keepLines w:val="0"/>
        <w:spacing w:after="240"/>
      </w:pPr>
      <w:del w:id="11699" w:author="GoldenCorpusHarness" w:date="2026-03-28T22:23:47Z">
        <w:r>
          <w:delText xml:space="preserve">The Sponsor is consulted and provides approval to continue treatment. </w:delText>
        </w:r>
      </w:del>
    </w:p>
    <w:p ns2:paraId="64EA08C1" ns2:textId="77777777" w:rsidR="00F91E65" w:rsidRDefault="00895D30" w:rsidP="00F91E65">
      <w:pPr>
        <w:pStyle w:val="ListBullet"/>
        <w:keepLines w:val="0"/>
        <w:spacing w:after="240"/>
      </w:pPr>
      <w:del w:id="11700" w:author="GoldenCorpusHarness" w:date="2026-03-28T22:23:47Z">
        <w:r>
          <w:delText>No oth</w:delText>
        </w:r>
      </w:del>
      <w:ins w:id="11701" w:author="GoldenCorpusHarness" w:date="2026-03-28T22:23:47Z">
        <w:r>
          <w:t>Tabl</w:t>
        </w:r>
      </w:ins>
      <w:r>
        <w:t>e</w:t>
      </w:r>
      <w:ins w:id="11702" w:author="GoldenCorpusHarness" w:date="2026-03-28T22:23:47Z">
        <w:r>
          <w:t xml:space="preserve"> 25Sc</w:t>
        </w:r>
      </w:ins>
      <w:r>
        <w:t>r</w:t>
      </w:r>
      <w:del w:id="11703" w:author="GoldenCorpusHarness" w:date="2026-03-28T22:23:47Z">
        <w:r>
          <w:delText xml:space="preserve"> antitumor therapy (eg, chemotherapy, radiation, etc.) has b</w:delText>
        </w:r>
      </w:del>
      <w:r>
        <w:t>een</w:t>
      </w:r>
      <w:del w:id="11704" w:author="GoldenCorpusHarness" w:date="2026-03-28T22:23:47Z">
        <w:r>
          <w:delText xml:space="preserve"> adm</w:delText>
        </w:r>
      </w:del>
      <w:r>
        <w:t>in</w:t>
      </w:r>
      <w:ins w:id="11705" w:author="GoldenCorpusHarness" w:date="2026-03-28T22:23:47Z">
        <w:r>
          <w:t>g R</w:t>
        </w:r>
      </w:ins>
      <w:r>
        <w:t>is</w:t>
      </w:r>
      <w:del w:id="11706" w:author="GoldenCorpusHarness" w:date="2026-03-28T22:23:47Z">
        <w:r>
          <w:delText>te</w:delText>
        </w:r>
      </w:del>
      <w:ins w:id="11707" w:author="GoldenCorpusHarness" w:date="2026-03-28T22:23:47Z">
        <w:r>
          <w:t>k Sco</w:t>
        </w:r>
      </w:ins>
      <w:r>
        <w:t>re</w:t>
      </w:r>
      <w:del w:id="11708" w:author="GoldenCorpusHarness" w:date="2026-03-28T22:23:47Z">
        <w:r>
          <w:delText>d.</w:delText>
        </w:r>
      </w:del>
    </w:p>
    <w:p ns2:paraId="015ED24C" ns2:textId="77777777" w:rsidR="00F91E65" w:rsidRDefault="00895D30" w:rsidP="00EE53B3">
      <w:pPr>
        <w:pStyle w:val="ListBullet"/>
        <w:keepLines w:val="0"/>
        <w:ind w:left="357" w:hanging="357"/>
      </w:pPr>
      <w:r w:rsidRPr="00CE1FA7">
        <w:t>The participant has provided consent to continue treatment.</w:t>
      </w:r>
    </w:p>
    <w:p ns2:paraId="2DB65C97" ns2:textId="77777777" w:rsidR="00EE53B3" w:rsidRPr="00135036" w:rsidRDefault="00EE53B3" w:rsidP="00EE53B3">
      <w:pPr>
        <w:pStyle w:val="ListEnd"/>
      </w:pPr>
    </w:p>
    <w:p ns2:paraId="480AE26D" ns2:textId="77777777" w:rsidR="00F91E65" w:rsidRPr="000554D4" w:rsidRDefault="00895D30" w:rsidP="000554D4">
      <w:pPr>
        <w:pStyle w:val="Paragraph"/>
        <w:keepNext/>
        <w:rPr>
          <w:b/>
          <w:bCs/>
          <w:u w:val="single"/>
        </w:rPr>
      </w:pPr>
      <w:r>
        <w:t>Pr</w:t>
      </w:r>
      <w:ins w:id="11709" w:author="GoldenCorpusHarness" w:date="2026-03-28T22:23:47Z">
        <w:r>
          <w:t>i</w:t>
        </w:r>
      </w:ins>
      <w:r>
        <w:t>o</w:t>
      </w:r>
      <w:del w:id="11710" w:author="GoldenCorpusHarness" w:date="2026-03-28T22:23:47Z">
        <w:r>
          <w:delText>g</w:delText>
        </w:r>
      </w:del>
      <w:r>
        <w:t>r</w:t>
      </w:r>
      <w:ins w:id="11711" w:author="GoldenCorpusHarness" w:date="2026-03-28T22:23:47Z">
        <w:r>
          <w:t xml:space="preserve"> and Concomitant M</w:t>
        </w:r>
      </w:ins>
      <w:r>
        <w:t>e</w:t>
      </w:r>
      <w:del w:id="11712" w:author="GoldenCorpusHarness" w:date="2026-03-28T22:23:47Z">
        <w:r>
          <w:delText>ss</w:delText>
        </w:r>
      </w:del>
      <w:ins w:id="11713" w:author="GoldenCorpusHarness" w:date="2026-03-28T22:23:47Z">
        <w:r>
          <w:t>dicat</w:t>
        </w:r>
      </w:ins>
      <w:r>
        <w:t>ion</w:t>
      </w:r>
      <w:ins w:id="11714" w:author="GoldenCorpusHarness" w:date="2026-03-28T22:23:47Z">
        <w:r>
          <w:t>s</w:t>
        </w:r>
      </w:ins>
      <w:r>
        <w:t xml:space="preserve"> </w:t>
      </w:r>
      <w:del w:id="11715" w:author="GoldenCorpusHarness" w:date="2026-03-28T22:23:47Z">
        <w:r>
          <w:delText>V</w:delText>
        </w:r>
      </w:del>
      <w:ins w:id="11716" w:author="GoldenCorpusHarness" w:date="2026-03-28T22:23:47Z">
        <w:r>
          <w:t>R</w:t>
        </w:r>
      </w:ins>
      <w:r>
        <w:t>e</w:t>
      </w:r>
      <w:del w:id="11717" w:author="GoldenCorpusHarness" w:date="2026-03-28T22:23:47Z">
        <w:r>
          <w:delText>rif</w:delText>
        </w:r>
      </w:del>
      <w:ins w:id="11718" w:author="GoldenCorpusHarness" w:date="2026-03-28T22:23:47Z">
        <w:r>
          <w:t>v</w:t>
        </w:r>
      </w:ins>
      <w:r>
        <w:t>ie</w:t>
      </w:r>
      <w:del w:id="11719" w:author="GoldenCorpusHarness" w:date="2026-03-28T22:23:47Z">
        <w:r>
          <w:delText>d by BICR</w:delText>
        </w:r>
      </w:del>
      <w:ins w:id="11720" w:author="GoldenCorpusHarness" w:date="2026-03-28T22:23:47Z">
        <w:r>
          <w:t>w</w:t>
        </w:r>
      </w:ins>
    </w:p>
    <w:p ns2:paraId="649D3F35" ns2:textId="77777777" w:rsidR="00F91E65" w:rsidRPr="006115AD" w:rsidRDefault="00895D30" w:rsidP="00CF646C">
      <w:pPr>
        <w:pStyle w:val="paragraph0"/>
        <w:keepNext/>
        <w:rPr>
          <w:lang w:val="en-GB"/>
        </w:rPr>
      </w:pPr>
      <w:del w:id="11721" w:author="GoldenCorpusHarness" w:date="2026-03-28T22:23:47Z">
        <w:r>
          <w:delText>When disease progression is ve</w:delText>
        </w:r>
      </w:del>
      <w:ins w:id="11722" w:author="GoldenCorpusHarness" w:date="2026-03-28T22:23:47Z">
        <w:r>
          <w:t>P</w:t>
        </w:r>
      </w:ins>
      <w:r>
        <w:t>ri</w:t>
      </w:r>
      <w:del w:id="11723" w:author="GoldenCorpusHarness" w:date="2026-03-28T22:23:47Z">
        <w:r>
          <w:delText>fied by BICR the participant should be discontinued from study therapy. However, the investigat</w:delText>
        </w:r>
      </w:del>
      <w:r>
        <w:t xml:space="preserve">or </w:t>
      </w:r>
      <w:del w:id="11724" w:author="GoldenCorpusHarness" w:date="2026-03-28T22:23:47Z">
        <w:r>
          <w:delText>can continu</w:delText>
        </w:r>
      </w:del>
      <w:ins w:id="11725" w:author="GoldenCorpusHarness" w:date="2026-03-28T22:23:47Z">
        <w:r>
          <w:t>M</w:t>
        </w:r>
      </w:ins>
      <w:r>
        <w:t>e</w:t>
      </w:r>
      <w:del w:id="11726" w:author="GoldenCorpusHarness" w:date="2026-03-28T22:23:47Z">
        <w:r>
          <w:delText xml:space="preserve"> stu</w:delText>
        </w:r>
      </w:del>
      <w:r>
        <w:t>d</w:t>
      </w:r>
      <w:del w:id="11727" w:author="GoldenCorpusHarness" w:date="2026-03-28T22:23:47Z">
        <w:r>
          <w:delText>y intervention up to 2 weeks in clin</w:delText>
        </w:r>
      </w:del>
      <w:r>
        <w:t>ic</w:t>
      </w:r>
      <w:del w:id="11728" w:author="GoldenCorpusHarness" w:date="2026-03-28T22:23:47Z">
        <w:r>
          <w:delText>ally stable participants who are waiting to initiate next line of therapy. If additional treatment beyond 2 weeks is needed, Sponsor consult</w:delText>
        </w:r>
      </w:del>
      <w:r>
        <w:t>ation</w:t>
      </w:r>
      <w:del w:id="11729" w:author="GoldenCorpusHarness" w:date="2026-03-28T22:23:47Z">
        <w:r>
          <w:delText>/approval i</w:delText>
        </w:r>
      </w:del>
      <w:r>
        <w:t>s</w:t>
      </w:r>
      <w:del w:id="11730" w:author="GoldenCorpusHarness" w:date="2026-03-28T22:23:47Z">
        <w:r>
          <w:delText xml:space="preserve"> required.</w:delText>
        </w:r>
      </w:del>
    </w:p>
    <w:p ns2:paraId="7F8EC10C" ns2:textId="77777777" w:rsidR="00F91E65" w:rsidRDefault="00895D30" w:rsidP="006F0C85">
      <w:pPr>
        <w:pStyle w:val="paragraph0"/>
      </w:pPr>
      <w:ins w:id="11731" w:author="GoldenCorpusHarness" w:date="2026-03-28T22:23:47Z">
        <w:r>
          <w:t xml:space="preserve">The investigator or qualified designee will review before medication use, including any protocol-specified washout requirement, and record prior medication taken by the participant within 42 days before first dose of study intervention. </w:t>
        </w:r>
      </w:ins>
      <w:r>
        <w:t>I</w:t>
      </w:r>
      <w:del w:id="11732" w:author="GoldenCorpusHarness" w:date="2026-03-28T22:23:47Z">
        <w:r>
          <w:delText>f the in</w:delText>
        </w:r>
      </w:del>
      <w:ins w:id="11733" w:author="GoldenCorpusHarness" w:date="2026-03-28T22:23:47Z">
        <w:r>
          <w:t xml:space="preserve">n addition, prior therapy for CLL/SLL should be recorded, including response to therapy and reason for discontinuation. All COVID-19 </w:t>
        </w:r>
      </w:ins>
      <w:r>
        <w:t>v</w:t>
      </w:r>
      <w:del w:id="11734" w:author="GoldenCorpusHarness" w:date="2026-03-28T22:23:47Z">
        <w:r>
          <w:delText>esti</w:delText>
        </w:r>
      </w:del>
      <w:ins w:id="11735" w:author="GoldenCorpusHarness" w:date="2026-03-28T22:23:47Z">
        <w:r>
          <w:t>accinations taken up to and includin</w:t>
        </w:r>
      </w:ins>
      <w:r>
        <w:t>g</w:t>
      </w:r>
      <w:del w:id="11736" w:author="GoldenCorpusHarness" w:date="2026-03-28T22:23:47Z">
        <w:r>
          <w:delText>ator decides to stop study treatment prior to BI</w:delText>
        </w:r>
      </w:del>
      <w:ins w:id="11737" w:author="GoldenCorpusHarness" w:date="2026-03-28T22:23:47Z">
        <w:r>
          <w:t xml:space="preserve"> 70 days before C1D1 will be recorded in the e</w:t>
        </w:r>
      </w:ins>
      <w:r>
        <w:t>CR</w:t>
      </w:r>
      <w:del w:id="11738" w:author="GoldenCorpusHarness" w:date="2026-03-28T22:23:47Z">
        <w:r>
          <w:delText>-verified disease progression, the Sponsor must be consulted</w:delText>
        </w:r>
      </w:del>
      <w:ins w:id="11739" w:author="GoldenCorpusHarness" w:date="2026-03-28T22:23:47Z">
        <w:r>
          <w:t>F</w:t>
        </w:r>
      </w:ins>
      <w:r>
        <w:t>.</w:t>
      </w:r>
    </w:p>
    <w:bookmarkEnd w:id="194"/>
    <w:p ns2:paraId="2290DFAC" ns2:textId="77777777" w:rsidR="00F91E65" w:rsidRDefault="00895D30" w:rsidP="006F0C85">
      <w:pPr>
        <w:pStyle w:val="paragraph0"/>
      </w:pPr>
      <w:del w:id="11740" w:author="GoldenCorpusHarness" w:date="2026-03-28T22:23:47Z">
        <w:r>
          <w:delText>F</w:delText>
        </w:r>
      </w:del>
      <w:ins w:id="11741" w:author="GoldenCorpusHarness" w:date="2026-03-28T22:23:47Z">
        <w:r>
          <w:t>C</w:t>
        </w:r>
      </w:ins>
      <w:r>
        <w:t>o</w:t>
      </w:r>
      <w:del w:id="11742" w:author="GoldenCorpusHarness" w:date="2026-03-28T22:23:47Z">
        <w:r>
          <w:delText>ll</w:delText>
        </w:r>
      </w:del>
      <w:ins w:id="11743" w:author="GoldenCorpusHarness" w:date="2026-03-28T22:23:47Z">
        <w:r>
          <w:t>nc</w:t>
        </w:r>
      </w:ins>
      <w:r>
        <w:t>o</w:t>
      </w:r>
      <w:del w:id="11744" w:author="GoldenCorpusHarness" w:date="2026-03-28T22:23:47Z">
        <w:r>
          <w:delText>w</w:delText>
        </w:r>
      </w:del>
      <w:ins w:id="11745" w:author="GoldenCorpusHarness" w:date="2026-03-28T22:23:47Z">
        <w:r>
          <w:t>m</w:t>
        </w:r>
      </w:ins>
      <w:r>
        <w:t>i</w:t>
      </w:r>
      <w:ins w:id="11746" w:author="GoldenCorpusHarness" w:date="2026-03-28T22:23:47Z">
        <w:r>
          <w:t>ta</w:t>
        </w:r>
      </w:ins>
      <w:r>
        <w:t>n</w:t>
      </w:r>
      <w:del w:id="11747" w:author="GoldenCorpusHarness" w:date="2026-03-28T22:23:47Z">
        <w:r>
          <w:delText>g</w:delText>
        </w:r>
      </w:del>
      <w:ins w:id="11748" w:author="GoldenCorpusHarness" w:date="2026-03-28T22:23:47Z">
        <w:r>
          <w:t>t</w:t>
        </w:r>
      </w:ins>
      <w:r>
        <w:t xml:space="preserve"> </w:t>
      </w:r>
      <w:ins w:id="11749" w:author="GoldenCorpusHarness" w:date="2026-03-28T22:23:47Z">
        <w:r>
          <w:t>Me</w:t>
        </w:r>
      </w:ins>
      <w:r>
        <w:t>di</w:t>
      </w:r>
      <w:del w:id="11750" w:author="GoldenCorpusHarness" w:date="2026-03-28T22:23:47Z">
        <w:r>
          <w:delText>s</w:delText>
        </w:r>
      </w:del>
      <w:r>
        <w:t>c</w:t>
      </w:r>
      <w:del w:id="11751" w:author="GoldenCorpusHarness" w:date="2026-03-28T22:23:47Z">
        <w:r>
          <w:delText>ontinu</w:delText>
        </w:r>
      </w:del>
      <w:r>
        <w:t>ation</w:t>
      </w:r>
      <w:del w:id="11752" w:author="GoldenCorpusHarness" w:date="2026-03-28T22:23:47Z">
        <w:r>
          <w:delText xml:space="preserve"> of </w:delText>
        </w:r>
      </w:del>
      <w:r>
        <w:t>s</w:t>
      </w:r>
      <w:del w:id="11753" w:author="GoldenCorpusHarness" w:date="2026-03-28T22:23:47Z">
        <w:r>
          <w:delText xml:space="preserve">tudy treatment, the participant will enter post-treatment follow-up, as described in Section 1.3.3 and Section 8.11.4. </w:delText>
        </w:r>
      </w:del>
    </w:p>
    <w:p ns2:paraId="2AE19C22" ns2:textId="3508500E" w:rsidR="00F91E65" w:rsidRDefault="00895D30" w:rsidP="00F91E65">
      <w:pPr>
        <w:pStyle w:val="Caption"/>
      </w:pPr>
      <w:del w:id="11754" w:author="GoldenCorpusHarness" w:date="2026-03-28T22:23:47Z">
        <w:r>
          <w:delText>Figure 3Decision-Making Process when Disease Progression Identified on Imaging is Observed by t</w:delText>
        </w:r>
      </w:del>
      <w:ins w:id="11755" w:author="GoldenCorpusHarness" w:date="2026-03-28T22:23:47Z">
        <w:r>
          <w:t>T</w:t>
        </w:r>
      </w:ins>
      <w:r>
        <w:t xml:space="preserve">he </w:t>
      </w:r>
      <w:del w:id="11756" w:author="GoldenCorpusHarness" w:date="2026-03-28T22:23:47Z">
        <w:r>
          <w:delText>I</w:delText>
        </w:r>
      </w:del>
      <w:ins w:id="11757" w:author="GoldenCorpusHarness" w:date="2026-03-28T22:23:47Z">
        <w:r>
          <w:t>i</w:t>
        </w:r>
      </w:ins>
      <w:r>
        <w:t>nvestigator</w:t>
      </w:r>
      <w:ins w:id="11758" w:author="GoldenCorpusHarness" w:date="2026-03-28T22:23:47Z">
        <w:r>
          <w:t xml:space="preserve"> or qualified designee will record medication, if any, taken by the participant during the study through the Safety Follow-up Visit. See Section 6.5.1 for prohibited medications.</w:t>
        </w:r>
      </w:ins>
    </w:p>
    <w:p ns2:paraId="2C2F853E" ns2:textId="77777777" w:rsidR="00F91E65" w:rsidRDefault="00895D30" w:rsidP="006F0C85">
      <w:pPr>
        <w:pStyle w:val="paragraph0"/>
      </w:pPr>
      <w:ins w:id="11759" w:author="GoldenCorpusHarness" w:date="2026-03-28T22:23:47Z">
        <w:r>
          <w:t>Assignment of Screening Number</w:t>
        </w:r>
      </w:ins>
    </w:p>
    <w:p ns2:paraId="36175A8A" ns2:textId="62962C0A" w:rsidR="00F91E65" w:rsidRDefault="00895D30" w:rsidP="00F91E65">
      <w:pPr>
        <w:pStyle w:val="TableFootnote"/>
        <w:spacing w:after="120"/>
      </w:pPr>
      <w:del w:id="11760" w:author="GoldenCorpusHarness" w:date="2026-03-28T22:23:47Z">
        <w:r>
          <w:delText>i</w:delText>
        </w:r>
      </w:del>
      <w:ins w:id="11761" w:author="GoldenCorpusHarness" w:date="2026-03-28T22:23:47Z">
        <w:r>
          <w:t xml:space="preserve">All consented participants </w:t>
        </w:r>
      </w:ins>
      <w:r>
        <w:t>w</w:t>
      </w:r>
      <w:del w:id="11762" w:author="GoldenCorpusHarness" w:date="2026-03-28T22:23:47Z">
        <w:r>
          <w:delText>CLL=International Workshop on Chronic L</w:delText>
        </w:r>
      </w:del>
      <w:ins w:id="11763" w:author="GoldenCorpusHarness" w:date="2026-03-28T22:23:47Z">
        <w:r>
          <w:t>ill be given a unique screening number that will be used to identif</w:t>
        </w:r>
      </w:ins>
      <w:r>
        <w:t>y</w:t>
      </w:r>
      <w:del w:id="11764" w:author="GoldenCorpusHarness" w:date="2026-03-28T22:23:47Z">
        <w:r>
          <w:delText>mphoc</w:delText>
        </w:r>
      </w:del>
      <w:ins w:id="11765" w:author="GoldenCorpusHarness" w:date="2026-03-28T22:23:47Z">
        <w:r>
          <w:t xml:space="preserve"> the participant for all procedures that occur before randomization. Each participant will be assigned onl</w:t>
        </w:r>
      </w:ins>
      <w:r>
        <w:t>y</w:t>
      </w:r>
      <w:del w:id="11766" w:author="GoldenCorpusHarness" w:date="2026-03-28T22:23:47Z">
        <w:r>
          <w:delText>tic Leukemia; VOP=verification of progression</w:delText>
        </w:r>
      </w:del>
      <w:ins w:id="11767" w:author="GoldenCorpusHarness" w:date="2026-03-28T22:23:47Z">
        <w:r>
          <w:t xml:space="preserve"> 1 screening number</w:t>
        </w:r>
      </w:ins>
      <w:r>
        <w:t>.</w:t>
      </w:r>
      <w:ins w:id="11768" w:author="GoldenCorpusHarness" w:date="2026-03-28T22:23:47Z">
        <w:r>
          <w:t xml:space="preserve"> Screening numbers must not be reused for different participants.</w:t>
        </w:r>
      </w:ins>
    </w:p>
    <w:p ns2:paraId="36245EEA" ns2:textId="77777777" w:rsidR="000554D4" w:rsidRPr="00F91E65" w:rsidRDefault="000554D4" w:rsidP="000554D4">
      <w:pPr>
        <w:pStyle w:val="ListEnd"/>
      </w:pPr>
      <w:ins w:id="11769" w:author="GoldenCorpusHarness" w:date="2026-03-28T22:23:47Z">
        <w:r>
          <w:t>Any individual who is screened multiple times will retain the original screening number assigned at the initial Screening Visit. Specific details on the screening/rescreening visit requirements are in Section 8.11.1. Pre-trial screening logs may be collected for review by the Sponsor. If applicable, any information that would make the participant identifiable will be removed.</w:t>
        </w:r>
      </w:ins>
    </w:p>
    <w:p ns2:paraId="38F930C2" ns2:textId="77777777" w:rsidR="00F91E65" w:rsidRPr="00D62CFA" w:rsidRDefault="00895D30" w:rsidP="00F91E65">
      <w:pPr>
        <w:pStyle w:val="Heading5"/>
      </w:pPr>
      <w:del w:id="11770" w:author="GoldenCorpusHarness" w:date="2026-03-28T22:23:47Z">
        <w:r>
          <w:delText>Nonimaging Progre</w:delText>
        </w:r>
      </w:del>
      <w:ins w:id="11771" w:author="GoldenCorpusHarness" w:date="2026-03-28T22:23:47Z">
        <w:r>
          <w:t>A</w:t>
        </w:r>
      </w:ins>
      <w:r>
        <w:t>ssi</w:t>
      </w:r>
      <w:ins w:id="11772" w:author="GoldenCorpusHarness" w:date="2026-03-28T22:23:47Z">
        <w:r>
          <w:t>gnment of Randomizati</w:t>
        </w:r>
      </w:ins>
      <w:r>
        <w:t>on</w:t>
      </w:r>
      <w:ins w:id="11773" w:author="GoldenCorpusHarness" w:date="2026-03-28T22:23:47Z">
        <w:r>
          <w:t xml:space="preserve"> Number</w:t>
        </w:r>
      </w:ins>
    </w:p>
    <w:p ns2:paraId="4AD04709" ns2:textId="77777777" w:rsidR="00F91E65" w:rsidRDefault="00895D30" w:rsidP="006F0C85">
      <w:pPr>
        <w:pStyle w:val="paragraph0"/>
      </w:pPr>
      <w:del w:id="11774" w:author="GoldenCorpusHarness" w:date="2026-03-28T22:23:47Z">
        <w:r>
          <w:delText>If the investigator observes evidence of disease progression based solely on clinical parameters (eg, blood or bone marrow, laboratory data), the Sponsor must be consulted (using the Sponsor Consultation Form) to verify disease progression before stopping a p</w:delText>
        </w:r>
      </w:del>
      <w:ins w:id="11775" w:author="GoldenCorpusHarness" w:date="2026-03-28T22:23:47Z">
        <w:r>
          <w:t>P</w:t>
        </w:r>
      </w:ins>
      <w:r>
        <w:t>art</w:t>
      </w:r>
      <w:del w:id="11776" w:author="GoldenCorpusHarness" w:date="2026-03-28T22:23:47Z">
        <w:r>
          <w:delText>icipant’s</w:delText>
        </w:r>
      </w:del>
      <w:r>
        <w:t xml:space="preserve"> </w:t>
      </w:r>
      <w:del w:id="11777" w:author="GoldenCorpusHarness" w:date="2026-03-28T22:23:47Z">
        <w:r>
          <w:delText>treatment.</w:delText>
        </w:r>
      </w:del>
      <w:ins w:id="11778" w:author="GoldenCorpusHarness" w:date="2026-03-28T22:23:47Z">
        <w:r>
          <w:t>1</w:t>
        </w:r>
      </w:ins>
    </w:p>
    <w:p ns2:paraId="334205D4" ns2:textId="77777777" w:rsidR="00F91E65" w:rsidRDefault="00895D30" w:rsidP="006F0C85">
      <w:pPr>
        <w:pStyle w:val="paragraph0"/>
      </w:pPr>
      <w:del w:id="11779" w:author="GoldenCorpusHarness" w:date="2026-03-28T22:23:47Z">
        <w:r>
          <w:delText>Clinical data relating to disease progression s</w:delText>
        </w:r>
      </w:del>
      <w:ins w:id="11780" w:author="GoldenCorpusHarness" w:date="2026-03-28T22:23:47Z">
        <w:r>
          <w:t>All eligible participants will be allocated, by nonrandom assignment, and will receive a treatment/allocation number. T</w:t>
        </w:r>
      </w:ins>
      <w:r>
        <w:t>h</w:t>
      </w:r>
      <w:del w:id="11781" w:author="GoldenCorpusHarness" w:date="2026-03-28T22:23:47Z">
        <w:r>
          <w:delText>ould be entered in</w:delText>
        </w:r>
      </w:del>
      <w:ins w:id="11782" w:author="GoldenCorpusHarness" w:date="2026-03-28T22:23:47Z">
        <w:r>
          <w:t>e treatment/allocation number identifies</w:t>
        </w:r>
      </w:ins>
      <w:r>
        <w:t xml:space="preserve"> the </w:t>
      </w:r>
      <w:del w:id="11783" w:author="GoldenCorpusHarness" w:date="2026-03-28T22:23:47Z">
        <w:r>
          <w:delText>eCRF wi</w:delText>
        </w:r>
      </w:del>
      <w:ins w:id="11784" w:author="GoldenCorpusHarness" w:date="2026-03-28T22:23:47Z">
        <w:r>
          <w:t>participant for all procedures occurring after treatment allocation. Once a treatment/allocation number is assigned to a participant, it can never be reassigned to ano</w:t>
        </w:r>
      </w:ins>
      <w:r>
        <w:t>th</w:t>
      </w:r>
      <w:del w:id="11785" w:author="GoldenCorpusHarness" w:date="2026-03-28T22:23:47Z">
        <w:r>
          <w:delText>in 3 days of the participant’s visit, where feasible</w:delText>
        </w:r>
      </w:del>
      <w:ins w:id="11786" w:author="GoldenCorpusHarness" w:date="2026-03-28T22:23:47Z">
        <w:r>
          <w:t>er participant</w:t>
        </w:r>
      </w:ins>
      <w:r>
        <w:t>.</w:t>
      </w:r>
    </w:p>
    <w:p ns2:paraId="06E65C87" ns2:textId="77777777" w:rsidR="00F91E65" w:rsidRPr="006F0C85" w:rsidRDefault="00895D30" w:rsidP="00CF646C">
      <w:pPr>
        <w:pStyle w:val="paragraph0"/>
        <w:keepNext/>
        <w:rPr>
          <w:b/>
          <w:bCs/>
          <w:u w:val="single"/>
        </w:rPr>
      </w:pPr>
      <w:del w:id="11787" w:author="GoldenCorpusHarness" w:date="2026-03-28T22:23:47Z">
        <w:r>
          <w:delText>P</w:delText>
        </w:r>
      </w:del>
      <w:ins w:id="11788" w:author="GoldenCorpusHarness" w:date="2026-03-28T22:23:47Z">
        <w:r>
          <w:t>A single pa</w:t>
        </w:r>
      </w:ins>
      <w:r>
        <w:t>r</w:t>
      </w:r>
      <w:ins w:id="11789" w:author="GoldenCorpusHarness" w:date="2026-03-28T22:23:47Z">
        <w:r>
          <w:t>ticipant cann</w:t>
        </w:r>
      </w:ins>
      <w:r>
        <w:t>o</w:t>
      </w:r>
      <w:ins w:id="11790" w:author="GoldenCorpusHarness" w:date="2026-03-28T22:23:47Z">
        <w:r>
          <w:t>t be assi</w:t>
        </w:r>
      </w:ins>
      <w:r>
        <w:t>g</w:t>
      </w:r>
      <w:ins w:id="11791" w:author="GoldenCorpusHarness" w:date="2026-03-28T22:23:47Z">
        <w:r>
          <w:t>ned mo</w:t>
        </w:r>
      </w:ins>
      <w:r>
        <w:t>re</w:t>
      </w:r>
      <w:del w:id="11792" w:author="GoldenCorpusHarness" w:date="2026-03-28T22:23:47Z">
        <w:r>
          <w:delText>ss</w:delText>
        </w:r>
      </w:del>
      <w:ins w:id="11793" w:author="GoldenCorpusHarness" w:date="2026-03-28T22:23:47Z">
        <w:r>
          <w:t xml:space="preserve"> than 1 treatment/allocat</w:t>
        </w:r>
      </w:ins>
      <w:r>
        <w:t xml:space="preserve">ion </w:t>
      </w:r>
      <w:del w:id="11794" w:author="GoldenCorpusHarness" w:date="2026-03-28T22:23:47Z">
        <w:r>
          <w:delText>V</w:delText>
        </w:r>
      </w:del>
      <w:ins w:id="11795" w:author="GoldenCorpusHarness" w:date="2026-03-28T22:23:47Z">
        <w:r>
          <w:t>numb</w:t>
        </w:r>
      </w:ins>
      <w:r>
        <w:t>er</w:t>
      </w:r>
      <w:del w:id="11796" w:author="GoldenCorpusHarness" w:date="2026-03-28T22:23:47Z">
        <w:r>
          <w:delText>ified by Sponsor</w:delText>
        </w:r>
      </w:del>
      <w:ins w:id="11797" w:author="GoldenCorpusHarness" w:date="2026-03-28T22:23:47Z">
        <w:r>
          <w:t>.</w:t>
        </w:r>
      </w:ins>
    </w:p>
    <w:bookmarkEnd w:id="198"/>
    <w:p ns2:paraId="4E785799" ns2:textId="77777777" w:rsidR="00F91E65" w:rsidRDefault="00895D30" w:rsidP="00CF646C">
      <w:pPr>
        <w:pStyle w:val="paragraph0"/>
        <w:keepNext/>
      </w:pPr>
      <w:del w:id="11798" w:author="GoldenCorpusHarness" w:date="2026-03-28T22:23:47Z">
        <w:r>
          <w:delText>If progression is verified by the Sponsor, then the p</w:delText>
        </w:r>
      </w:del>
      <w:ins w:id="11799" w:author="GoldenCorpusHarness" w:date="2026-03-28T22:23:47Z">
        <w:r>
          <w:t>P</w:t>
        </w:r>
      </w:ins>
      <w:r>
        <w:t>art</w:t>
      </w:r>
      <w:del w:id="11800" w:author="GoldenCorpusHarness" w:date="2026-03-28T22:23:47Z">
        <w:r>
          <w:delText>icipant will be discontinued from study treatment. However, the investigator can continue therapy beyond progression for a period of up to</w:delText>
        </w:r>
      </w:del>
      <w:r>
        <w:t xml:space="preserve"> 2</w:t>
      </w:r>
      <w:del w:id="11801" w:author="GoldenCorpusHarness" w:date="2026-03-28T22:23:47Z">
        <w:r>
          <w:delText xml:space="preserve"> weeks for clinically stable participants awaiting initiation of next line of therapy. If additional treatment beyond 2 weeks is needed, Sponsor should be consulted (through the Sponsor consultation form).</w:delText>
        </w:r>
      </w:del>
    </w:p>
    <w:p ns2:paraId="79C55707" ns2:textId="77777777" w:rsidR="00F91E65" w:rsidRPr="006F0C85" w:rsidRDefault="00895D30" w:rsidP="006F0C85">
      <w:pPr>
        <w:pStyle w:val="paragraph0"/>
        <w:rPr>
          <w:b/>
          <w:bCs/>
          <w:u w:val="single"/>
        </w:rPr>
      </w:pPr>
      <w:del w:id="11802" w:author="GoldenCorpusHarness" w:date="2026-03-28T22:23:47Z">
        <w:r>
          <w:delText>Pro</w:delText>
        </w:r>
      </w:del>
      <w:ins w:id="11803" w:author="GoldenCorpusHarness" w:date="2026-03-28T22:23:47Z">
        <w:r>
          <w:t>All eli</w:t>
        </w:r>
      </w:ins>
      <w:r>
        <w:t>g</w:t>
      </w:r>
      <w:del w:id="11804" w:author="GoldenCorpusHarness" w:date="2026-03-28T22:23:47Z">
        <w:r>
          <w:delText>ression Not Ver</w:delText>
        </w:r>
      </w:del>
      <w:ins w:id="11805" w:author="GoldenCorpusHarness" w:date="2026-03-28T22:23:47Z">
        <w:r>
          <w:t>ible participants will be randomly allocated and will receive a randomization number. The randomization number ident</w:t>
        </w:r>
      </w:ins>
      <w:r>
        <w:t>ifie</w:t>
      </w:r>
      <w:del w:id="11806" w:author="GoldenCorpusHarness" w:date="2026-03-28T22:23:47Z">
        <w:r>
          <w:delText>d by Sponsor</w:delText>
        </w:r>
      </w:del>
      <w:ins w:id="11807" w:author="GoldenCorpusHarness" w:date="2026-03-28T22:23:47Z">
        <w:r>
          <w:t>s the participant for all procedures occurring after randomization. Once a randomization number is assigned to a participant, it can never be reassigned to another participant.</w:t>
        </w:r>
      </w:ins>
    </w:p>
    <w:bookmarkEnd w:id="199"/>
    <w:p ns2:paraId="22A8AE91" ns2:textId="77777777" w:rsidR="00F91E65" w:rsidRPr="009B2293" w:rsidRDefault="00895D30" w:rsidP="006F0C85">
      <w:pPr>
        <w:pStyle w:val="paragraph0"/>
      </w:pPr>
      <w:del w:id="11808" w:author="GoldenCorpusHarness" w:date="2026-03-28T22:23:47Z">
        <w:r>
          <w:delText>If</w:delText>
        </w:r>
      </w:del>
      <w:ins w:id="11809" w:author="GoldenCorpusHarness" w:date="2026-03-28T22:23:47Z">
        <w:r>
          <w:t>A</w:t>
        </w:r>
      </w:ins>
      <w:r>
        <w:t xml:space="preserve"> </w:t>
      </w:r>
      <w:del w:id="11810" w:author="GoldenCorpusHarness" w:date="2026-03-28T22:23:47Z">
        <w:r>
          <w:delText>progres</w:delText>
        </w:r>
      </w:del>
      <w:r>
        <w:t>si</w:t>
      </w:r>
      <w:del w:id="11811" w:author="GoldenCorpusHarness" w:date="2026-03-28T22:23:47Z">
        <w:r>
          <w:delText>o</w:delText>
        </w:r>
      </w:del>
      <w:r>
        <w:t>n</w:t>
      </w:r>
      <w:del w:id="11812" w:author="GoldenCorpusHarness" w:date="2026-03-28T22:23:47Z">
        <w:r>
          <w:delText xml:space="preserve"> is not verified by the Sponsor and if th</w:delText>
        </w:r>
      </w:del>
      <w:ins w:id="11813" w:author="GoldenCorpusHarness" w:date="2026-03-28T22:23:47Z">
        <w:r>
          <w:t>gl</w:t>
        </w:r>
      </w:ins>
      <w:r>
        <w:t xml:space="preserve">e participant </w:t>
      </w:r>
      <w:del w:id="11814" w:author="GoldenCorpusHarness" w:date="2026-03-28T22:23:47Z">
        <w:r>
          <w:delText>is clini</w:delText>
        </w:r>
      </w:del>
      <w:r>
        <w:t>ca</w:t>
      </w:r>
      <w:del w:id="11815" w:author="GoldenCorpusHarness" w:date="2026-03-28T22:23:47Z">
        <w:r>
          <w:delText>lly</w:delText>
        </w:r>
      </w:del>
      <w:ins w:id="11816" w:author="GoldenCorpusHarness" w:date="2026-03-28T22:23:47Z">
        <w:r>
          <w:t>nnot</w:t>
        </w:r>
      </w:ins>
      <w:r>
        <w:t xml:space="preserve"> </w:t>
      </w:r>
      <w:del w:id="11817" w:author="GoldenCorpusHarness" w:date="2026-03-28T22:23:47Z">
        <w:r>
          <w:delText>sta</w:delText>
        </w:r>
      </w:del>
      <w:r>
        <w:t>b</w:t>
      </w:r>
      <w:del w:id="11818" w:author="GoldenCorpusHarness" w:date="2026-03-28T22:23:47Z">
        <w:r>
          <w:delText>l</w:delText>
        </w:r>
      </w:del>
      <w:r>
        <w:t xml:space="preserve">e </w:t>
      </w:r>
      <w:del w:id="11819" w:author="GoldenCorpusHarness" w:date="2026-03-28T22:23:47Z">
        <w:r>
          <w:delText>(R</w:delText>
        </w:r>
      </w:del>
      <w:ins w:id="11820" w:author="GoldenCorpusHarness" w:date="2026-03-28T22:23:47Z">
        <w:r>
          <w:t>assign</w:t>
        </w:r>
      </w:ins>
      <w:r>
        <w:t>e</w:t>
      </w:r>
      <w:del w:id="11821" w:author="GoldenCorpusHarness" w:date="2026-03-28T22:23:47Z">
        <w:r>
          <w:delText>f</w:delText>
        </w:r>
      </w:del>
      <w:ins w:id="11822" w:author="GoldenCorpusHarness" w:date="2026-03-28T22:23:47Z">
        <w:r>
          <w:t>d mor</w:t>
        </w:r>
      </w:ins>
      <w:r>
        <w:t>e</w:t>
      </w:r>
      <w:del w:id="11823" w:author="GoldenCorpusHarness" w:date="2026-03-28T22:23:47Z">
        <w:r>
          <w:delText>r</w:delText>
        </w:r>
      </w:del>
      <w:r>
        <w:t xml:space="preserve"> t</w:t>
      </w:r>
      <w:ins w:id="11824" w:author="GoldenCorpusHarness" w:date="2026-03-28T22:23:47Z">
        <w:r>
          <w:t>han 1 rand</w:t>
        </w:r>
      </w:ins>
      <w:r>
        <w:t>o</w:t>
      </w:r>
      <w:del w:id="11825" w:author="GoldenCorpusHarness" w:date="2026-03-28T22:23:47Z">
        <w:r>
          <w:delText xml:space="preserve"> def</w:delText>
        </w:r>
      </w:del>
      <w:ins w:id="11826" w:author="GoldenCorpusHarness" w:date="2026-03-28T22:23:47Z">
        <w:r>
          <w:t>m</w:t>
        </w:r>
      </w:ins>
      <w:r>
        <w:t>i</w:t>
      </w:r>
      <w:del w:id="11827" w:author="GoldenCorpusHarness" w:date="2026-03-28T22:23:47Z">
        <w:r>
          <w:delText>ni</w:delText>
        </w:r>
      </w:del>
      <w:ins w:id="11828" w:author="GoldenCorpusHarness" w:date="2026-03-28T22:23:47Z">
        <w:r>
          <w:t>za</w:t>
        </w:r>
      </w:ins>
      <w:r>
        <w:t xml:space="preserve">tion </w:t>
      </w:r>
      <w:del w:id="11829" w:author="GoldenCorpusHarness" w:date="2026-03-28T22:23:47Z">
        <w:r>
          <w:delText>in Section 8.2.1.3.1), study treatment may conti</w:delText>
        </w:r>
      </w:del>
      <w:r>
        <w:t>nu</w:t>
      </w:r>
      <w:ins w:id="11830" w:author="GoldenCorpusHarness" w:date="2026-03-28T22:23:47Z">
        <w:r>
          <w:t>mb</w:t>
        </w:r>
      </w:ins>
      <w:r>
        <w:t>e</w:t>
      </w:r>
      <w:del w:id="11831" w:author="GoldenCorpusHarness" w:date="2026-03-28T22:23:47Z">
        <w:r>
          <w:delText xml:space="preserve">: </w:delText>
        </w:r>
      </w:del>
      <w:ins w:id="11832" w:author="GoldenCorpusHarness" w:date="2026-03-28T22:23:47Z">
        <w:r>
          <w:t>r.</w:t>
        </w:r>
      </w:ins>
    </w:p>
    <w:p ns2:paraId="3C3DB071" ns2:textId="77777777" w:rsidR="00F91E65" w:rsidRDefault="00895D30" w:rsidP="00F91E65">
      <w:pPr>
        <w:pStyle w:val="ListBullet"/>
        <w:keepLines w:val="0"/>
        <w:spacing w:after="240"/>
      </w:pPr>
      <w:ins w:id="11833" w:author="GoldenCorpusHarness" w:date="2026-03-28T22:23:47Z">
        <w:r>
          <w:t xml:space="preserve">Study </w:t>
        </w:r>
      </w:ins>
      <w:r>
        <w:t>I</w:t>
      </w:r>
      <w:del w:id="11834" w:author="GoldenCorpusHarness" w:date="2026-03-28T22:23:47Z">
        <w:r>
          <w:delText xml:space="preserve">f </w:delText>
        </w:r>
      </w:del>
      <w:ins w:id="11835" w:author="GoldenCorpusHarness" w:date="2026-03-28T22:23:47Z">
        <w:r>
          <w:t>n</w:t>
        </w:r>
      </w:ins>
      <w:r>
        <w:t>t</w:t>
      </w:r>
      <w:del w:id="11836" w:author="GoldenCorpusHarness" w:date="2026-03-28T22:23:47Z">
        <w:r>
          <w:delText>h</w:delText>
        </w:r>
      </w:del>
      <w:r>
        <w:t>e</w:t>
      </w:r>
      <w:del w:id="11837" w:author="GoldenCorpusHarness" w:date="2026-03-28T22:23:47Z">
        <w:r>
          <w:delText xml:space="preserve"> in</w:delText>
        </w:r>
      </w:del>
      <w:ins w:id="11838" w:author="GoldenCorpusHarness" w:date="2026-03-28T22:23:47Z">
        <w:r>
          <w:t>r</w:t>
        </w:r>
      </w:ins>
      <w:r>
        <w:t>ve</w:t>
      </w:r>
      <w:del w:id="11839" w:author="GoldenCorpusHarness" w:date="2026-03-28T22:23:47Z">
        <w:r>
          <w:delText>stigator recommends co</w:delText>
        </w:r>
      </w:del>
      <w:r>
        <w:t>nti</w:t>
      </w:r>
      <w:ins w:id="11840" w:author="GoldenCorpusHarness" w:date="2026-03-28T22:23:47Z">
        <w:r>
          <w:t>o</w:t>
        </w:r>
      </w:ins>
      <w:r>
        <w:t>n</w:t>
      </w:r>
      <w:del w:id="11841" w:author="GoldenCorpusHarness" w:date="2026-03-28T22:23:47Z">
        <w:r>
          <w:delText>u</w:delText>
        </w:r>
      </w:del>
      <w:ins w:id="11842" w:author="GoldenCorpusHarness" w:date="2026-03-28T22:23:47Z">
        <w:r>
          <w:t xml:space="preserve"> Administr</w:t>
        </w:r>
      </w:ins>
      <w:r>
        <w:t>ation</w:t>
      </w:r>
      <w:del w:id="11843" w:author="GoldenCorpusHarness" w:date="2026-03-28T22:23:47Z">
        <w:r>
          <w:delText xml:space="preserve"> of study treatment.</w:delText>
        </w:r>
      </w:del>
    </w:p>
    <w:bookmarkEnd w:id="200"/>
    <w:p ns2:paraId="25A6A8A2" ns2:textId="77777777" w:rsidR="00F91E65" w:rsidRDefault="00895D30" w:rsidP="00F91E65">
      <w:pPr>
        <w:pStyle w:val="ListBullet"/>
        <w:keepLines w:val="0"/>
        <w:spacing w:after="240"/>
      </w:pPr>
      <w:del w:id="11844" w:author="GoldenCorpusHarness" w:date="2026-03-28T22:23:47Z">
        <w:r>
          <w:delText>T</w:delText>
        </w:r>
      </w:del>
      <w:ins w:id="11845" w:author="GoldenCorpusHarness" w:date="2026-03-28T22:23:47Z">
        <w:r>
          <w:t>Study intervention(s) will be administered by t</w:t>
        </w:r>
      </w:ins>
      <w:r>
        <w:t xml:space="preserve">he </w:t>
      </w:r>
      <w:del w:id="11846" w:author="GoldenCorpusHarness" w:date="2026-03-28T22:23:47Z">
        <w:r>
          <w:delText>Spo</w:delText>
        </w:r>
      </w:del>
      <w:ins w:id="11847" w:author="GoldenCorpusHarness" w:date="2026-03-28T22:23:47Z">
        <w:r>
          <w:t>i</w:t>
        </w:r>
      </w:ins>
      <w:r>
        <w:t>n</w:t>
      </w:r>
      <w:ins w:id="11848" w:author="GoldenCorpusHarness" w:date="2026-03-28T22:23:47Z">
        <w:r>
          <w:t>ve</w:t>
        </w:r>
      </w:ins>
      <w:r>
        <w:t>s</w:t>
      </w:r>
      <w:ins w:id="11849" w:author="GoldenCorpusHarness" w:date="2026-03-28T22:23:47Z">
        <w:r>
          <w:t>tigat</w:t>
        </w:r>
      </w:ins>
      <w:r>
        <w:t>or</w:t>
      </w:r>
      <w:del w:id="11850" w:author="GoldenCorpusHarness" w:date="2026-03-28T22:23:47Z">
        <w:r>
          <w:delText xml:space="preserve"> is consulted</w:delText>
        </w:r>
      </w:del>
      <w:r>
        <w:t xml:space="preserve"> and</w:t>
      </w:r>
      <w:del w:id="11851" w:author="GoldenCorpusHarness" w:date="2026-03-28T22:23:47Z">
        <w:r>
          <w:delText xml:space="preserve"> p</w:delText>
        </w:r>
      </w:del>
      <w:ins w:id="11852" w:author="GoldenCorpusHarness" w:date="2026-03-28T22:23:47Z">
        <w:r>
          <w:t>/o</w:t>
        </w:r>
      </w:ins>
      <w:r>
        <w:t>r</w:t>
      </w:r>
      <w:del w:id="11853" w:author="GoldenCorpusHarness" w:date="2026-03-28T22:23:47Z">
        <w:r>
          <w:delText>ovides</w:delText>
        </w:r>
      </w:del>
      <w:r>
        <w:t xml:space="preserve"> appro</w:t>
      </w:r>
      <w:del w:id="11854" w:author="GoldenCorpusHarness" w:date="2026-03-28T22:23:47Z">
        <w:r>
          <w:delText>v</w:delText>
        </w:r>
      </w:del>
      <w:ins w:id="11855" w:author="GoldenCorpusHarness" w:date="2026-03-28T22:23:47Z">
        <w:r>
          <w:t>priately qu</w:t>
        </w:r>
      </w:ins>
      <w:r>
        <w:t>al</w:t>
      </w:r>
      <w:ins w:id="11856" w:author="GoldenCorpusHarness" w:date="2026-03-28T22:23:47Z">
        <w:r>
          <w:t>ified designee according</w:t>
        </w:r>
      </w:ins>
      <w:r>
        <w:t xml:space="preserve"> to </w:t>
      </w:r>
      <w:ins w:id="11857" w:author="GoldenCorpusHarness" w:date="2026-03-28T22:23:47Z">
        <w:r>
          <w:t>the spe</w:t>
        </w:r>
      </w:ins>
      <w:r>
        <w:t>c</w:t>
      </w:r>
      <w:ins w:id="11858" w:author="GoldenCorpusHarness" w:date="2026-03-28T22:23:47Z">
        <w:r>
          <w:t>ificati</w:t>
        </w:r>
      </w:ins>
      <w:r>
        <w:t>on</w:t>
      </w:r>
      <w:ins w:id="11859" w:author="GoldenCorpusHarness" w:date="2026-03-28T22:23:47Z">
        <w:r>
          <w:t>s wi</w:t>
        </w:r>
      </w:ins>
      <w:r>
        <w:t>t</w:t>
      </w:r>
      <w:ins w:id="11860" w:author="GoldenCorpusHarness" w:date="2026-03-28T22:23:47Z">
        <w:r>
          <w:t>h</w:t>
        </w:r>
      </w:ins>
      <w:r>
        <w:t>in</w:t>
      </w:r>
      <w:del w:id="11861" w:author="GoldenCorpusHarness" w:date="2026-03-28T22:23:47Z">
        <w:r>
          <w:delText>u</w:delText>
        </w:r>
      </w:del>
      <w:ins w:id="11862" w:author="GoldenCorpusHarness" w:date="2026-03-28T22:23:47Z">
        <w:r>
          <w:t xml:space="preserve"> th</w:t>
        </w:r>
      </w:ins>
      <w:r>
        <w:t xml:space="preserve">e </w:t>
      </w:r>
      <w:del w:id="11863" w:author="GoldenCorpusHarness" w:date="2026-03-28T22:23:47Z">
        <w:r>
          <w:delText>t</w:delText>
        </w:r>
      </w:del>
      <w:ins w:id="11864" w:author="GoldenCorpusHarness" w:date="2026-03-28T22:23:47Z">
        <w:r>
          <w:t>Pha</w:t>
        </w:r>
      </w:ins>
      <w:r>
        <w:t>r</w:t>
      </w:r>
      <w:del w:id="11865" w:author="GoldenCorpusHarness" w:date="2026-03-28T22:23:47Z">
        <w:r>
          <w:delText>e</w:delText>
        </w:r>
      </w:del>
      <w:ins w:id="11866" w:author="GoldenCorpusHarness" w:date="2026-03-28T22:23:47Z">
        <w:r>
          <w:t>m</w:t>
        </w:r>
      </w:ins>
      <w:r>
        <w:t>a</w:t>
      </w:r>
      <w:del w:id="11867" w:author="GoldenCorpusHarness" w:date="2026-03-28T22:23:47Z">
        <w:r>
          <w:delText>tme</w:delText>
        </w:r>
      </w:del>
      <w:ins w:id="11868" w:author="GoldenCorpusHarness" w:date="2026-03-28T22:23:47Z">
        <w:r>
          <w:t>cy Ma</w:t>
        </w:r>
      </w:ins>
      <w:r>
        <w:t>n</w:t>
      </w:r>
      <w:del w:id="11869" w:author="GoldenCorpusHarness" w:date="2026-03-28T22:23:47Z">
        <w:r>
          <w:delText>t</w:delText>
        </w:r>
      </w:del>
      <w:ins w:id="11870" w:author="GoldenCorpusHarness" w:date="2026-03-28T22:23:47Z">
        <w:r>
          <w:t>ual</w:t>
        </w:r>
      </w:ins>
      <w:r>
        <w:t>.</w:t>
      </w:r>
      <w:del w:id="11871" w:author="GoldenCorpusHarness" w:date="2026-03-28T22:23:47Z">
        <w:r>
          <w:delText xml:space="preserve"> </w:delText>
        </w:r>
      </w:del>
    </w:p>
    <w:p ns2:paraId="05A01091" ns2:textId="77777777" w:rsidR="00F91E65" w:rsidRDefault="00895D30" w:rsidP="00F91E65">
      <w:pPr>
        <w:pStyle w:val="ListBullet"/>
        <w:keepLines w:val="0"/>
        <w:spacing w:after="240"/>
      </w:pPr>
      <w:del w:id="11872" w:author="GoldenCorpusHarness" w:date="2026-03-28T22:23:47Z">
        <w:r>
          <w:delText>No other antitumor therapy (eg, chemotherapy, radiation) has be</w:delText>
        </w:r>
      </w:del>
      <w:ins w:id="11873" w:author="GoldenCorpusHarness" w:date="2026-03-28T22:23:47Z">
        <w:r>
          <w:t>V</w:t>
        </w:r>
      </w:ins>
      <w:r>
        <w:t>en</w:t>
      </w:r>
      <w:del w:id="11874" w:author="GoldenCorpusHarness" w:date="2026-03-28T22:23:47Z">
        <w:r>
          <w:delText xml:space="preserve"> </w:delText>
        </w:r>
      </w:del>
      <w:ins w:id="11875" w:author="GoldenCorpusHarness" w:date="2026-03-28T22:23:47Z">
        <w:r>
          <w:t>etocl</w:t>
        </w:r>
      </w:ins>
      <w:r>
        <w:t>a</w:t>
      </w:r>
      <w:del w:id="11876" w:author="GoldenCorpusHarness" w:date="2026-03-28T22:23:47Z">
        <w:r>
          <w:delText>dministered.</w:delText>
        </w:r>
      </w:del>
      <w:ins w:id="11877" w:author="GoldenCorpusHarness" w:date="2026-03-28T22:23:47Z">
        <w:r>
          <w:t>x</w:t>
        </w:r>
      </w:ins>
    </w:p>
    <w:p ns2:paraId="1B1CFC0E" ns2:textId="14C44AC5" w:rsidR="00EE53B3" w:rsidRDefault="00895D30" w:rsidP="00EE53B3">
      <w:pPr>
        <w:pStyle w:val="ListBullet"/>
        <w:keepLines w:val="0"/>
        <w:ind w:left="357" w:hanging="357"/>
      </w:pPr>
      <w:r>
        <w:t xml:space="preserve">The </w:t>
      </w:r>
      <w:del w:id="11878" w:author="GoldenCorpusHarness" w:date="2026-03-28T22:23:47Z">
        <w:r>
          <w:delText>participant has pro</w:delText>
        </w:r>
      </w:del>
      <w:ins w:id="11879" w:author="GoldenCorpusHarness" w:date="2026-03-28T22:23:47Z">
        <w:r>
          <w:t xml:space="preserve">first dose of </w:t>
        </w:r>
      </w:ins>
      <w:r>
        <w:t>v</w:t>
      </w:r>
      <w:del w:id="11880" w:author="GoldenCorpusHarness" w:date="2026-03-28T22:23:47Z">
        <w:r>
          <w:delText>ided consent to continue treatment</w:delText>
        </w:r>
      </w:del>
      <w:ins w:id="11881" w:author="GoldenCorpusHarness" w:date="2026-03-28T22:23:47Z">
        <w:r>
          <w:t>enetoclax (20 mg) will be administered on C2D1 (Part 1; Part 2 Treatment Group) or C1D1 (Part 2 Comparator Group)</w:t>
        </w:r>
      </w:ins>
      <w:r>
        <w:t>.</w:t>
      </w:r>
      <w:ins w:id="11882" w:author="GoldenCorpusHarness" w:date="2026-03-28T22:23:47Z">
        <w:r>
          <w:t xml:space="preserve"> During ramp-up, the Day 1 dose of venetoclax must be administered at the study site (subsequent dose will be taken at home). See Section 6.5.2 and Table 8 for recommended TLS prophylaxis and monitoring and Table 9 for venetoclax dosing rampup. Participants will be evaluated for tumor burden and monitored closely for TLS. Participants will report back to the site for Week 2 dosing (ie, C2W2 for Part 1 and Part 2 Treatment Group; C1W2 for Part 2 Comparator group), which will increase to 50 mg. All subsequent doses will be administered unsupervised at home by the participant.</w:t>
        </w:r>
      </w:ins>
    </w:p>
    <w:p ns2:paraId="41FE6DC4" ns2:textId="77777777" w:rsidR="00F91E65" w:rsidRDefault="00895D30" w:rsidP="006F0C85">
      <w:pPr>
        <w:pStyle w:val="paragraph0"/>
      </w:pPr>
      <w:del w:id="11883" w:author="GoldenCorpusHarness" w:date="2026-03-28T22:23:47Z">
        <w:r>
          <w:delText>Th</w:delText>
        </w:r>
      </w:del>
      <w:ins w:id="11884" w:author="GoldenCorpusHarness" w:date="2026-03-28T22:23:47Z">
        <w:r>
          <w:t>N</w:t>
        </w:r>
      </w:ins>
      <w:r>
        <w:t>e</w:t>
      </w:r>
      <w:del w:id="11885" w:author="GoldenCorpusHarness" w:date="2026-03-28T22:23:47Z">
        <w:r>
          <w:delText xml:space="preserve"> cl</w:delText>
        </w:r>
      </w:del>
      <w:ins w:id="11886" w:author="GoldenCorpusHarness" w:date="2026-03-28T22:23:47Z">
        <w:r>
          <w:t>mtabrut</w:t>
        </w:r>
      </w:ins>
      <w:r>
        <w:t>ini</w:t>
      </w:r>
      <w:del w:id="11887" w:author="GoldenCorpusHarness" w:date="2026-03-28T22:23:47Z">
        <w:r>
          <w:delText xml:space="preserve">cal data related to disease assessment will </w:delText>
        </w:r>
      </w:del>
      <w:r>
        <w:t>b</w:t>
      </w:r>
      <w:del w:id="11888" w:author="GoldenCorpusHarness" w:date="2026-03-28T22:23:47Z">
        <w:r>
          <w:delText>e retrospectively reviewed centrally and the central assessment will be used in each analysis of PFS.</w:delText>
        </w:r>
      </w:del>
    </w:p>
    <w:p ns2:paraId="58C5D962" ns2:textId="77777777" w:rsidR="00F91E65" w:rsidRDefault="00895D30" w:rsidP="00F91E65">
      <w:pPr>
        <w:pStyle w:val="Heading4"/>
        <w:keepNext w:val="0"/>
        <w:keepLines w:val="0"/>
      </w:pPr>
      <w:ins w:id="11889" w:author="GoldenCorpusHarness" w:date="2026-03-28T22:23:47Z">
        <w:r>
          <w:t xml:space="preserve">The first dose of nemtabrutinib will be administered at the study site on </w:t>
        </w:r>
      </w:ins>
      <w:r>
        <w:t>C</w:t>
      </w:r>
      <w:del w:id="11890" w:author="GoldenCorpusHarness" w:date="2026-03-28T22:23:47Z">
        <w:r>
          <w:delText>LL/</w:delText>
        </w:r>
      </w:del>
      <w:ins w:id="11891" w:author="GoldenCorpusHarness" w:date="2026-03-28T22:23:47Z">
        <w:r>
          <w:t xml:space="preserve">1D1. </w:t>
        </w:r>
      </w:ins>
      <w:r>
        <w:t>S</w:t>
      </w:r>
      <w:del w:id="11892" w:author="GoldenCorpusHarness" w:date="2026-03-28T22:23:47Z">
        <w:r>
          <w:delText>LL</w:delText>
        </w:r>
      </w:del>
      <w:ins w:id="11893" w:author="GoldenCorpusHarness" w:date="2026-03-28T22:23:47Z">
        <w:r>
          <w:t>ubsequent dosing will be performed qd by the participant (ie, unsupervised at the participants’ home) at approximately the same time each day. It is expected that duration between</w:t>
        </w:r>
      </w:ins>
      <w:r>
        <w:t xml:space="preserve"> C</w:t>
      </w:r>
      <w:del w:id="11894" w:author="GoldenCorpusHarness" w:date="2026-03-28T22:23:47Z">
        <w:r>
          <w:delText>onstitutional Symptoms</w:delText>
        </w:r>
      </w:del>
      <w:ins w:id="11895" w:author="GoldenCorpusHarness" w:date="2026-03-28T22:23:47Z">
        <w:r>
          <w:t>1D27 and C2D1 dosing may be more than 24 hours. Nemtabrutinib will be administered at least 10 hours after the venetoclax dose. The nemtabrutinib dose should not be delayed by more than 2 hours.</w:t>
        </w:r>
      </w:ins>
    </w:p>
    <w:p ns2:paraId="393174FF" ns2:textId="77777777" w:rsidR="00F91E65" w:rsidRDefault="00895D30" w:rsidP="006F0C85">
      <w:pPr>
        <w:pStyle w:val="paragraph0"/>
      </w:pPr>
      <w:ins w:id="11896" w:author="GoldenCorpusHarness" w:date="2026-03-28T22:23:47Z">
        <w:r>
          <w:t>NO</w:t>
        </w:r>
      </w:ins>
      <w:r>
        <w:t>T</w:t>
      </w:r>
      <w:del w:id="11897" w:author="GoldenCorpusHarness" w:date="2026-03-28T22:23:47Z">
        <w:r>
          <w:delText>hese sy</w:delText>
        </w:r>
      </w:del>
      <w:ins w:id="11898" w:author="GoldenCorpusHarness" w:date="2026-03-28T22:23:47Z">
        <w:r>
          <w:t xml:space="preserve">E: If a dose interruption or delay occurs or persists on Day 1 of the planned next cycle, the current cycle will be longer than 28 calendar days. If a dose interruption or delay occurs in the </w:t>
        </w:r>
      </w:ins>
      <w:r>
        <w:t>m</w:t>
      </w:r>
      <w:del w:id="11899" w:author="GoldenCorpusHarness" w:date="2026-03-28T22:23:47Z">
        <w:r>
          <w:delText>pto</w:delText>
        </w:r>
      </w:del>
      <w:ins w:id="11900" w:author="GoldenCorpusHarness" w:date="2026-03-28T22:23:47Z">
        <w:r>
          <w:t>iddle of the cycle, and treat</w:t>
        </w:r>
      </w:ins>
      <w:r>
        <w:t>m</w:t>
      </w:r>
      <w:del w:id="11901" w:author="GoldenCorpusHarness" w:date="2026-03-28T22:23:47Z">
        <w:r>
          <w:delText>s include the follo</w:delText>
        </w:r>
      </w:del>
      <w:ins w:id="11902" w:author="GoldenCorpusHarness" w:date="2026-03-28T22:23:47Z">
        <w:r>
          <w:t xml:space="preserve">ent can be resumed on Day 1 of the planned next cycle, the current cycle </w:t>
        </w:r>
      </w:ins>
      <w:r>
        <w:t>wi</w:t>
      </w:r>
      <w:del w:id="11903" w:author="GoldenCorpusHarness" w:date="2026-03-28T22:23:47Z">
        <w:r>
          <w:delText xml:space="preserve">ng: </w:delText>
        </w:r>
      </w:del>
      <w:ins w:id="11904" w:author="GoldenCorpusHarness" w:date="2026-03-28T22:23:47Z">
        <w:r>
          <w:t>ll remain 28 days.</w:t>
        </w:r>
      </w:ins>
    </w:p>
    <w:p ns2:paraId="39621FCC" ns2:textId="77777777" w:rsidR="00F91E65" w:rsidRDefault="00895D30" w:rsidP="00F91E65">
      <w:pPr>
        <w:pStyle w:val="ListBullet"/>
        <w:keepLines w:val="0"/>
        <w:spacing w:after="240"/>
      </w:pPr>
      <w:del w:id="11905" w:author="GoldenCorpusHarness" w:date="2026-03-28T22:23:47Z">
        <w:r>
          <w:delText>Un</w:delText>
        </w:r>
      </w:del>
      <w:ins w:id="11906" w:author="GoldenCorpusHarness" w:date="2026-03-28T22:23:47Z">
        <w:r>
          <w:t>R</w:t>
        </w:r>
      </w:ins>
      <w:r>
        <w:t>i</w:t>
      </w:r>
      <w:del w:id="11907" w:author="GoldenCorpusHarness" w:date="2026-03-28T22:23:47Z">
        <w:r>
          <w:delText>n</w:delText>
        </w:r>
      </w:del>
      <w:r>
        <w:t>t</w:t>
      </w:r>
      <w:del w:id="11908" w:author="GoldenCorpusHarness" w:date="2026-03-28T22:23:47Z">
        <w:r>
          <w:delText>ent</w:delText>
        </w:r>
      </w:del>
      <w:ins w:id="11909" w:author="GoldenCorpusHarness" w:date="2026-03-28T22:23:47Z">
        <w:r>
          <w:t>uximab (or B</w:t>
        </w:r>
      </w:ins>
      <w:r>
        <w:t>io</w:t>
      </w:r>
      <w:del w:id="11910" w:author="GoldenCorpusHarness" w:date="2026-03-28T22:23:47Z">
        <w:r>
          <w:delText>n</w:delText>
        </w:r>
      </w:del>
      <w:ins w:id="11911" w:author="GoldenCorpusHarness" w:date="2026-03-28T22:23:47Z">
        <w:r>
          <w:t>simil</w:t>
        </w:r>
      </w:ins>
      <w:r>
        <w:t>a</w:t>
      </w:r>
      <w:del w:id="11912" w:author="GoldenCorpusHarness" w:date="2026-03-28T22:23:47Z">
        <w:r>
          <w:delText>l weight loss ≥10% within the p</w:delText>
        </w:r>
      </w:del>
      <w:r>
        <w:t>r</w:t>
      </w:r>
      <w:del w:id="11913" w:author="GoldenCorpusHarness" w:date="2026-03-28T22:23:47Z">
        <w:r>
          <w:delText xml:space="preserve">evious 6 months. </w:delText>
        </w:r>
      </w:del>
      <w:ins w:id="11914" w:author="GoldenCorpusHarness" w:date="2026-03-28T22:23:47Z">
        <w:r>
          <w:t>)</w:t>
        </w:r>
      </w:ins>
    </w:p>
    <w:p ns2:paraId="046AA1B1" ns2:textId="77777777" w:rsidR="00F91E65" w:rsidRDefault="00895D30" w:rsidP="00F91E65">
      <w:pPr>
        <w:pStyle w:val="ListBullet"/>
        <w:keepLines w:val="0"/>
        <w:spacing w:after="240"/>
      </w:pPr>
      <w:r>
        <w:t>S</w:t>
      </w:r>
      <w:del w:id="11915" w:author="GoldenCorpusHarness" w:date="2026-03-28T22:23:47Z">
        <w:r>
          <w:delText xml:space="preserve">igniﬁcant </w:delText>
        </w:r>
      </w:del>
      <w:ins w:id="11916" w:author="GoldenCorpusHarness" w:date="2026-03-28T22:23:47Z">
        <w:r>
          <w:t>tart rituximab (or rituximab biosimilar [see Appendix 13]) administration on Day 8 o</w:t>
        </w:r>
      </w:ins>
      <w:r>
        <w:t>f</w:t>
      </w:r>
      <w:del w:id="11917" w:author="GoldenCorpusHarness" w:date="2026-03-28T22:23:47Z">
        <w:r>
          <w:delText>atigue</w:delText>
        </w:r>
      </w:del>
      <w:ins w:id="11918" w:author="GoldenCorpusHarness" w:date="2026-03-28T22:23:47Z">
        <w:r>
          <w:t xml:space="preserve"> Cycle 2</w:t>
        </w:r>
      </w:ins>
      <w:r>
        <w:t xml:space="preserve"> (</w:t>
      </w:r>
      <w:del w:id="11919" w:author="GoldenCorpusHarness" w:date="2026-03-28T22:23:47Z">
        <w:r>
          <w:delText>ie, ECOG performance status 2 or worse; cannot wor</w:delText>
        </w:r>
      </w:del>
      <w:ins w:id="11920" w:author="GoldenCorpusHarness" w:date="2026-03-28T22:23:47Z">
        <w:r>
          <w:t>Wee</w:t>
        </w:r>
      </w:ins>
      <w:r>
        <w:t xml:space="preserve">k </w:t>
      </w:r>
      <w:del w:id="11921" w:author="GoldenCorpusHarness" w:date="2026-03-28T22:23:47Z">
        <w:r>
          <w:delText>or unable to perform usual activities</w:delText>
        </w:r>
      </w:del>
      <w:ins w:id="11922" w:author="GoldenCorpusHarness" w:date="2026-03-28T22:23:47Z">
        <w:r>
          <w:t>6</w:t>
        </w:r>
      </w:ins>
      <w:r>
        <w:t xml:space="preserve">). </w:t>
      </w:r>
      <w:ins w:id="11923" w:author="GoldenCorpusHarness" w:date="2026-03-28T22:23:47Z">
        <w:r>
          <w:t>Rituximab (or rituximab biosimilar [see Appendix 13]) will be administered by the investigator and/or study staff according to the specifications within the Pharmacy Manual, and as per product label and institutional guidelines.</w:t>
        </w:r>
      </w:ins>
    </w:p>
    <w:p ns2:paraId="09C9A8D8" ns2:textId="77777777" w:rsidR="00F91E65" w:rsidRDefault="00895D30" w:rsidP="00F91E65">
      <w:pPr>
        <w:pStyle w:val="ListBullet"/>
        <w:keepLines w:val="0"/>
        <w:spacing w:after="240"/>
      </w:pPr>
      <w:del w:id="11924" w:author="GoldenCorpusHarness" w:date="2026-03-28T22:23:47Z">
        <w:r>
          <w:delText>Fevers</w:delText>
        </w:r>
      </w:del>
      <w:ins w:id="11925" w:author="GoldenCorpusHarness" w:date="2026-03-28T22:23:47Z">
        <w:r>
          <w:t>Timing</w:t>
        </w:r>
      </w:ins>
      <w:r>
        <w:t xml:space="preserve"> of </w:t>
      </w:r>
      <w:del w:id="11926" w:author="GoldenCorpusHarness" w:date="2026-03-28T22:23:47Z">
        <w:r>
          <w:delText xml:space="preserve">100.5°F </w:delText>
        </w:r>
      </w:del>
      <w:ins w:id="11927" w:author="GoldenCorpusHarness" w:date="2026-03-28T22:23:47Z">
        <w:r>
          <w:t>D</w:t>
        </w:r>
      </w:ins>
      <w:r>
        <w:t>o</w:t>
      </w:r>
      <w:del w:id="11928" w:author="GoldenCorpusHarness" w:date="2026-03-28T22:23:47Z">
        <w:r>
          <w:delText>r 38.0°C for 2 or mor</w:delText>
        </w:r>
      </w:del>
      <w:ins w:id="11929" w:author="GoldenCorpusHarness" w:date="2026-03-28T22:23:47Z">
        <w:r>
          <w:t>s</w:t>
        </w:r>
      </w:ins>
      <w:r>
        <w:t xml:space="preserve">e </w:t>
      </w:r>
      <w:del w:id="11930" w:author="GoldenCorpusHarness" w:date="2026-03-28T22:23:47Z">
        <w:r>
          <w:delText>weeks without evi</w:delText>
        </w:r>
      </w:del>
      <w:ins w:id="11931" w:author="GoldenCorpusHarness" w:date="2026-03-28T22:23:47Z">
        <w:r>
          <w:t>A</w:t>
        </w:r>
      </w:ins>
      <w:r>
        <w:t>d</w:t>
      </w:r>
      <w:del w:id="11932" w:author="GoldenCorpusHarness" w:date="2026-03-28T22:23:47Z">
        <w:r>
          <w:delText xml:space="preserve">ence of </w:delText>
        </w:r>
      </w:del>
      <w:ins w:id="11933" w:author="GoldenCorpusHarness" w:date="2026-03-28T22:23:47Z">
        <w:r>
          <w:t>m</w:t>
        </w:r>
      </w:ins>
      <w:r>
        <w:t>in</w:t>
      </w:r>
      <w:del w:id="11934" w:author="GoldenCorpusHarness" w:date="2026-03-28T22:23:47Z">
        <w:r>
          <w:delText>fec</w:delText>
        </w:r>
      </w:del>
      <w:ins w:id="11935" w:author="GoldenCorpusHarness" w:date="2026-03-28T22:23:47Z">
        <w:r>
          <w:t>istra</w:t>
        </w:r>
      </w:ins>
      <w:r>
        <w:t>tion</w:t>
      </w:r>
      <w:del w:id="11936" w:author="GoldenCorpusHarness" w:date="2026-03-28T22:23:47Z">
        <w:r>
          <w:delText>.</w:delText>
        </w:r>
      </w:del>
    </w:p>
    <w:p ns2:paraId="185F1A06" ns2:textId="77777777" w:rsidR="00F91E65" w:rsidRDefault="00895D30" w:rsidP="00EE53B3">
      <w:pPr>
        <w:pStyle w:val="ListBullet"/>
        <w:keepLines w:val="0"/>
        <w:ind w:left="357" w:hanging="357"/>
      </w:pPr>
      <w:del w:id="11937" w:author="GoldenCorpusHarness" w:date="2026-03-28T22:23:47Z">
        <w:r>
          <w:delText>Night sweats for ≥1 month without evid</w:delText>
        </w:r>
      </w:del>
      <w:ins w:id="11938" w:author="GoldenCorpusHarness" w:date="2026-03-28T22:23:47Z">
        <w:r>
          <w:t>V</w:t>
        </w:r>
      </w:ins>
      <w:r>
        <w:t>en</w:t>
      </w:r>
      <w:ins w:id="11939" w:author="GoldenCorpusHarness" w:date="2026-03-28T22:23:47Z">
        <w:r>
          <w:t>eto</w:t>
        </w:r>
      </w:ins>
      <w:r>
        <w:t>c</w:t>
      </w:r>
      <w:del w:id="11940" w:author="GoldenCorpusHarness" w:date="2026-03-28T22:23:47Z">
        <w:r>
          <w:delText xml:space="preserve">e of infection. </w:delText>
        </w:r>
      </w:del>
      <w:ins w:id="11941" w:author="GoldenCorpusHarness" w:date="2026-03-28T22:23:47Z">
        <w:r>
          <w:t>lax</w:t>
        </w:r>
      </w:ins>
    </w:p>
    <w:p ns2:paraId="13760A76" ns2:textId="77777777" w:rsidR="00EE53B3" w:rsidRDefault="00EE53B3" w:rsidP="00EE53B3">
      <w:pPr>
        <w:pStyle w:val="ListEnd"/>
      </w:pPr>
      <w:ins w:id="11942" w:author="GoldenCorpusHarness" w:date="2026-03-28T22:23:47Z">
        <w:r>
          <w:t>Participants will be instructed to take the tablets qd in the morning by mouth with food and water. On study days, the investigator/designee will instruct the participant to not take their dose of venetoclax until after their assessments have been performed. Venetoclax dosing escalates over a 5-week period, as specified in Section 6.6.1.</w:t>
        </w:r>
      </w:ins>
    </w:p>
    <w:p ns2:paraId="327BFFC6" ns2:textId="77777777" w:rsidR="00F91E65" w:rsidRDefault="00895D30" w:rsidP="00F91E65">
      <w:pPr>
        <w:pStyle w:val="Heading3"/>
      </w:pPr>
      <w:del w:id="11943" w:author="GoldenCorpusHarness" w:date="2026-03-28T22:23:47Z">
        <w:r>
          <w:delText>Qu</w:delText>
        </w:r>
      </w:del>
      <w:ins w:id="11944" w:author="GoldenCorpusHarness" w:date="2026-03-28T22:23:47Z">
        <w:r>
          <w:t>P</w:t>
        </w:r>
      </w:ins>
      <w:r>
        <w:t>a</w:t>
      </w:r>
      <w:ins w:id="11945" w:author="GoldenCorpusHarness" w:date="2026-03-28T22:23:47Z">
        <w:r>
          <w:t>rticipants wi</w:t>
        </w:r>
      </w:ins>
      <w:r>
        <w:t>l</w:t>
      </w:r>
      <w:del w:id="11946" w:author="GoldenCorpusHarness" w:date="2026-03-28T22:23:47Z">
        <w:r>
          <w:delText>ity</w:delText>
        </w:r>
      </w:del>
      <w:ins w:id="11947" w:author="GoldenCorpusHarness" w:date="2026-03-28T22:23:47Z">
        <w:r>
          <w:t>l</w:t>
        </w:r>
      </w:ins>
      <w:r>
        <w:t xml:space="preserve"> </w:t>
      </w:r>
      <w:del w:id="11948" w:author="GoldenCorpusHarness" w:date="2026-03-28T22:23:47Z">
        <w:r>
          <w:delText>of Lif</w:delText>
        </w:r>
      </w:del>
      <w:ins w:id="11949" w:author="GoldenCorpusHarness" w:date="2026-03-28T22:23:47Z">
        <w:r>
          <w:t>b</w:t>
        </w:r>
      </w:ins>
      <w:r>
        <w:t xml:space="preserve">e </w:t>
      </w:r>
      <w:del w:id="11950" w:author="GoldenCorpusHarness" w:date="2026-03-28T22:23:47Z">
        <w:r>
          <w:delText>A</w:delText>
        </w:r>
      </w:del>
      <w:ins w:id="11951" w:author="GoldenCorpusHarness" w:date="2026-03-28T22:23:47Z">
        <w:r>
          <w:t>a</w:t>
        </w:r>
      </w:ins>
      <w:r>
        <w:t>ssess</w:t>
      </w:r>
      <w:ins w:id="11952" w:author="GoldenCorpusHarness" w:date="2026-03-28T22:23:47Z">
        <w:r>
          <w:t>ed for TLS risk (see Section 6.5.2) and supportive care will be ad</w:t>
        </w:r>
      </w:ins>
      <w:r>
        <w:t>m</w:t>
      </w:r>
      <w:ins w:id="11953" w:author="GoldenCorpusHarness" w:date="2026-03-28T22:23:47Z">
        <w:r>
          <w:t>inist</w:t>
        </w:r>
      </w:ins>
      <w:r>
        <w:t>e</w:t>
      </w:r>
      <w:ins w:id="11954" w:author="GoldenCorpusHarness" w:date="2026-03-28T22:23:47Z">
        <w:r>
          <w:t>red accordi</w:t>
        </w:r>
      </w:ins>
      <w:r>
        <w:t>n</w:t>
      </w:r>
      <w:del w:id="11955" w:author="GoldenCorpusHarness" w:date="2026-03-28T22:23:47Z">
        <w:r>
          <w:delText xml:space="preserve">ts </w:delText>
        </w:r>
      </w:del>
      <w:ins w:id="11956" w:author="GoldenCorpusHarness" w:date="2026-03-28T22:23:47Z">
        <w:r>
          <w:t>gly.</w:t>
        </w:r>
      </w:ins>
    </w:p>
    <w:p ns2:paraId="5A101D87" ns2:textId="77777777" w:rsidR="00F91E65" w:rsidRDefault="00895D30" w:rsidP="006F0C85">
      <w:pPr>
        <w:pStyle w:val="paragraph0"/>
      </w:pPr>
      <w:r>
        <w:t>P</w:t>
      </w:r>
      <w:del w:id="11957" w:author="GoldenCorpusHarness" w:date="2026-03-28T22:23:47Z">
        <w:r>
          <w:delText>ROs will be collected in Part 2 p</w:delText>
        </w:r>
      </w:del>
      <w:r>
        <w:t xml:space="preserve">articipants </w:t>
      </w:r>
      <w:del w:id="11958" w:author="GoldenCorpusHarness" w:date="2026-03-28T22:23:47Z">
        <w:r>
          <w:delText xml:space="preserve">only. PROs should be completed before all other study procedures and receiving results of any tests (including disease status). PROs </w:delText>
        </w:r>
      </w:del>
      <w:r>
        <w:t xml:space="preserve">will be </w:t>
      </w:r>
      <w:del w:id="11959" w:author="GoldenCorpusHarness" w:date="2026-03-28T22:23:47Z">
        <w:r>
          <w:delText>a</w:delText>
        </w:r>
      </w:del>
      <w:ins w:id="11960" w:author="GoldenCorpusHarness" w:date="2026-03-28T22:23:47Z">
        <w:r>
          <w:t>in</w:t>
        </w:r>
      </w:ins>
      <w:r>
        <w:t>s</w:t>
      </w:r>
      <w:del w:id="11961" w:author="GoldenCorpusHarness" w:date="2026-03-28T22:23:47Z">
        <w:r>
          <w:delText>sess</w:delText>
        </w:r>
      </w:del>
      <w:ins w:id="11962" w:author="GoldenCorpusHarness" w:date="2026-03-28T22:23:47Z">
        <w:r>
          <w:t>truct</w:t>
        </w:r>
      </w:ins>
      <w:r>
        <w:t xml:space="preserve">ed </w:t>
      </w:r>
      <w:del w:id="11963" w:author="GoldenCorpusHarness" w:date="2026-03-28T22:23:47Z">
        <w:r>
          <w:delText>using</w:delText>
        </w:r>
      </w:del>
      <w:ins w:id="11964" w:author="GoldenCorpusHarness" w:date="2026-03-28T22:23:47Z">
        <w:r>
          <w:t>to take</w:t>
        </w:r>
      </w:ins>
      <w:r>
        <w:t xml:space="preserve"> the </w:t>
      </w:r>
      <w:del w:id="11965" w:author="GoldenCorpusHarness" w:date="2026-03-28T22:23:47Z">
        <w:r>
          <w:delText>EORTC</w:delText>
        </w:r>
      </w:del>
      <w:ins w:id="11966" w:author="GoldenCorpusHarness" w:date="2026-03-28T22:23:47Z">
        <w:r>
          <w:t>assigned</w:t>
        </w:r>
      </w:ins>
      <w:r>
        <w:t xml:space="preserve"> </w:t>
      </w:r>
      <w:del w:id="11967" w:author="GoldenCorpusHarness" w:date="2026-03-28T22:23:47Z">
        <w:r>
          <w:delText>QLQ-C30,</w:delText>
        </w:r>
      </w:del>
      <w:ins w:id="11968" w:author="GoldenCorpusHarness" w:date="2026-03-28T22:23:47Z">
        <w:r>
          <w:t>dose</w:t>
        </w:r>
      </w:ins>
      <w:r>
        <w:t xml:space="preserve"> </w:t>
      </w:r>
      <w:del w:id="11969" w:author="GoldenCorpusHarness" w:date="2026-03-28T22:23:47Z">
        <w:r>
          <w:delText>EORTC</w:delText>
        </w:r>
      </w:del>
      <w:ins w:id="11970" w:author="GoldenCorpusHarness" w:date="2026-03-28T22:23:47Z">
        <w:r>
          <w:t>of</w:t>
        </w:r>
      </w:ins>
      <w:r>
        <w:t xml:space="preserve"> </w:t>
      </w:r>
      <w:del w:id="11971" w:author="GoldenCorpusHarness" w:date="2026-03-28T22:23:47Z">
        <w:r>
          <w:delText>QLQ-CLL17,</w:delText>
        </w:r>
      </w:del>
      <w:ins w:id="11972" w:author="GoldenCorpusHarness" w:date="2026-03-28T22:23:47Z">
        <w:r>
          <w:t>venetoclax</w:t>
        </w:r>
      </w:ins>
      <w:r>
        <w:t xml:space="preserve"> </w:t>
      </w:r>
      <w:del w:id="11973" w:author="GoldenCorpusHarness" w:date="2026-03-28T22:23:47Z">
        <w:r>
          <w:delText>EQ5D5L</w:delText>
        </w:r>
      </w:del>
      <w:ins w:id="11974" w:author="GoldenCorpusHarness" w:date="2026-03-28T22:23:47Z">
        <w:r>
          <w:t>unless the dose has been reduced due to toxicity</w:t>
        </w:r>
      </w:ins>
      <w:r>
        <w:t>, a</w:t>
      </w:r>
      <w:del w:id="11975" w:author="GoldenCorpusHarness" w:date="2026-03-28T22:23:47Z">
        <w:r>
          <w:delText>nd FACT-G (Item GP5) tools at time point</w:delText>
        </w:r>
      </w:del>
      <w:r>
        <w:t xml:space="preserve">s specified in </w:t>
      </w:r>
      <w:del w:id="11976" w:author="GoldenCorpusHarness" w:date="2026-03-28T22:23:47Z">
        <w:r>
          <w:delText>the SoA (</w:delText>
        </w:r>
      </w:del>
      <w:r>
        <w:t xml:space="preserve">Section </w:t>
      </w:r>
      <w:del w:id="11977" w:author="GoldenCorpusHarness" w:date="2026-03-28T22:23:47Z">
        <w:r>
          <w:delText>1</w:delText>
        </w:r>
      </w:del>
      <w:ins w:id="11978" w:author="GoldenCorpusHarness" w:date="2026-03-28T22:23:47Z">
        <w:r>
          <w:t>6</w:t>
        </w:r>
      </w:ins>
      <w:r>
        <w:t>.</w:t>
      </w:r>
      <w:del w:id="11979" w:author="GoldenCorpusHarness" w:date="2026-03-28T22:23:47Z">
        <w:r>
          <w:delText>3)</w:delText>
        </w:r>
      </w:del>
      <w:ins w:id="11980" w:author="GoldenCorpusHarness" w:date="2026-03-28T22:23:47Z">
        <w:r>
          <w:t>6</w:t>
        </w:r>
      </w:ins>
      <w:r>
        <w:t>.</w:t>
      </w:r>
      <w:ins w:id="11981" w:author="GoldenCorpusHarness" w:date="2026-03-28T22:23:47Z">
        <w:r>
          <w:t>2.</w:t>
        </w:r>
      </w:ins>
    </w:p>
    <w:p ns2:paraId="3749B2A3" ns2:textId="77777777" w:rsidR="00F91E65" w:rsidRDefault="00895D30" w:rsidP="00F91E65">
      <w:pPr>
        <w:pStyle w:val="Heading4"/>
      </w:pPr>
      <w:del w:id="11982" w:author="GoldenCorpusHarness" w:date="2026-03-28T22:23:47Z">
        <w:r>
          <w:delText>P</w:delText>
        </w:r>
      </w:del>
      <w:ins w:id="11983" w:author="GoldenCorpusHarness" w:date="2026-03-28T22:23:47Z">
        <w:r>
          <w:t>Nemt</w:t>
        </w:r>
      </w:ins>
      <w:r>
        <w:t>a</w:t>
      </w:r>
      <w:ins w:id="11984" w:author="GoldenCorpusHarness" w:date="2026-03-28T22:23:47Z">
        <w:r>
          <w:t>bru</w:t>
        </w:r>
      </w:ins>
      <w:r>
        <w:t>ti</w:t>
      </w:r>
      <w:del w:id="11985" w:author="GoldenCorpusHarness" w:date="2026-03-28T22:23:47Z">
        <w:r>
          <w:delText>e</w:delText>
        </w:r>
      </w:del>
      <w:r>
        <w:t>n</w:t>
      </w:r>
      <w:del w:id="11986" w:author="GoldenCorpusHarness" w:date="2026-03-28T22:23:47Z">
        <w:r>
          <w:delText>t-reported Outcomes</w:delText>
        </w:r>
      </w:del>
      <w:ins w:id="11987" w:author="GoldenCorpusHarness" w:date="2026-03-28T22:23:47Z">
        <w:r>
          <w:t>ib</w:t>
        </w:r>
      </w:ins>
    </w:p>
    <w:p ns2:paraId="2156F4F4" ns2:textId="77777777" w:rsidR="00D37018" w:rsidRDefault="00895D30" w:rsidP="006F0C85">
      <w:pPr>
        <w:pStyle w:val="paragraph0"/>
      </w:pPr>
      <w:ins w:id="11988" w:author="GoldenCorpusHarness" w:date="2026-03-28T22:23:47Z">
        <w:r>
          <w:t xml:space="preserve">Participants enrolled into Part 1 or randomized to the </w:t>
        </w:r>
      </w:ins>
      <w:r>
        <w:t>T</w:t>
      </w:r>
      <w:del w:id="11989" w:author="GoldenCorpusHarness" w:date="2026-03-28T22:23:47Z">
        <w:r>
          <w:delText>he EOR</w:delText>
        </w:r>
      </w:del>
      <w:ins w:id="11990" w:author="GoldenCorpusHarness" w:date="2026-03-28T22:23:47Z">
        <w:r>
          <w:t xml:space="preserve">reatment Group in Part 2 will be instructed to take the tablets qd by mouth, with or without food preferably at the same time each day. Nemtabrutinib will be administered at least 10 hours after venetoclax administration. </w:t>
        </w:r>
      </w:ins>
      <w:r>
        <w:t>T</w:t>
      </w:r>
      <w:del w:id="11991" w:author="GoldenCorpusHarness" w:date="2026-03-28T22:23:47Z">
        <w:r>
          <w:delText>C QLQ-C30, EORTC QLQ-CLL17, EQ-5D-5L, and FACT-G (Item GP5) questionnaires will be administered by trained site personnel and completed electronically by participants in the following order: EORTC QLQ-C30 first, then EORTC QLQ-CLL17, followed by EQ-5D-5L and FACT-G (Item GP5)</w:delText>
        </w:r>
      </w:del>
      <w:ins w:id="11992" w:author="GoldenCorpusHarness" w:date="2026-03-28T22:23:47Z">
        <w:r>
          <w:t>he nemtabrutinib dose should not be delayed by more than 2 hours</w:t>
        </w:r>
      </w:ins>
      <w:r>
        <w:t>.</w:t>
      </w:r>
      <w:del w:id="11993" w:author="GoldenCorpusHarness" w:date="2026-03-28T22:23:47Z">
        <w:r>
          <w:delText xml:space="preserve"> In specific situations (ie, illiterate participants) and/or if collecting PRO data via the tablet is not feasible, an interviewer script will be used via telephone or in-person interview to be read to the participant by the site staff who is administering the questionnaire.</w:delText>
        </w:r>
      </w:del>
    </w:p>
    <w:p ns2:paraId="1FFFF109" ns2:textId="77777777" w:rsidR="00F91E65" w:rsidRPr="00D62CFA" w:rsidRDefault="00895D30" w:rsidP="006F0C85">
      <w:pPr>
        <w:pStyle w:val="paragraph0"/>
      </w:pPr>
      <w:del w:id="11994" w:author="GoldenCorpusHarness" w:date="2026-03-28T22:23:47Z">
        <w:r>
          <w:delText>Where visits are combined (ie, last dose and EOT visits occur on the same date, or EOT and 30-day Sa</w:delText>
        </w:r>
      </w:del>
      <w:ins w:id="11995" w:author="GoldenCorpusHarness" w:date="2026-03-28T22:23:47Z">
        <w:r>
          <w:t>Participants will be instructed to take the assigned dose o</w:t>
        </w:r>
      </w:ins>
      <w:r>
        <w:t>f</w:t>
      </w:r>
      <w:del w:id="11996" w:author="GoldenCorpusHarness" w:date="2026-03-28T22:23:47Z">
        <w:r>
          <w:delText>ety Follow-up visits occur on the same date) due to a delay in study visit as a resul</w:delText>
        </w:r>
      </w:del>
      <w:ins w:id="11997" w:author="GoldenCorpusHarness" w:date="2026-03-28T22:23:47Z">
        <w:r>
          <w:t xml:space="preserve"> nemtabrutinib unless the dose has been reduced due to managemen</w:t>
        </w:r>
      </w:ins>
      <w:r>
        <w:t>t of</w:t>
      </w:r>
      <w:ins w:id="11998" w:author="GoldenCorpusHarness" w:date="2026-03-28T22:23:47Z">
        <w:r>
          <w:t xml:space="preserve"> an</w:t>
        </w:r>
      </w:ins>
      <w:r>
        <w:t xml:space="preserve"> AE </w:t>
      </w:r>
      <w:del w:id="11999" w:author="GoldenCorpusHarness" w:date="2026-03-28T22:23:47Z">
        <w:r>
          <w:delText>or travel hardship</w:delText>
        </w:r>
      </w:del>
      <w:ins w:id="12000" w:author="GoldenCorpusHarness" w:date="2026-03-28T22:23:47Z">
        <w:r>
          <w:t>as specified in Section 6.6.2. Treatment will be continued until unacceptable toxicity</w:t>
        </w:r>
      </w:ins>
      <w:r>
        <w:t xml:space="preserve">, </w:t>
      </w:r>
      <w:del w:id="12001" w:author="GoldenCorpusHarness" w:date="2026-03-28T22:23:47Z">
        <w:r>
          <w:delText>then only 1 ePRO assessment should be performed for that date.</w:delText>
        </w:r>
      </w:del>
      <w:ins w:id="12002" w:author="GoldenCorpusHarness" w:date="2026-03-28T22:23:47Z">
        <w:r>
          <w:t>documented disease progression, or another discontinuation criterion is met.</w:t>
        </w:r>
      </w:ins>
    </w:p>
    <w:p ns2:paraId="38CEA92E" ns2:textId="77777777" w:rsidR="007348B1" w:rsidRPr="00E0451E" w:rsidRDefault="00895D30" w:rsidP="006F0C85">
      <w:pPr>
        <w:pStyle w:val="paragraph0"/>
      </w:pPr>
      <w:del w:id="12003" w:author="GoldenCorpusHarness" w:date="2026-03-28T22:23:47Z">
        <w:r>
          <w:delText>It is best practice and strongly recommended that ePROs are administered to randomized participants bef</w:delText>
        </w:r>
      </w:del>
      <w:ins w:id="12004" w:author="GoldenCorpusHarness" w:date="2026-03-28T22:23:47Z">
        <w:r>
          <w:t>F</w:t>
        </w:r>
      </w:ins>
      <w:r>
        <w:t>or</w:t>
      </w:r>
      <w:del w:id="12005" w:author="GoldenCorpusHarness" w:date="2026-03-28T22:23:47Z">
        <w:r>
          <w:delText>e study intervention</w:delText>
        </w:r>
      </w:del>
      <w:r>
        <w:t xml:space="preserve"> administrati</w:t>
      </w:r>
      <w:del w:id="12006" w:author="GoldenCorpusHarness" w:date="2026-03-28T22:23:47Z">
        <w:r>
          <w:delText>on, AE e</w:delText>
        </w:r>
      </w:del>
      <w:r>
        <w:t>v</w:t>
      </w:r>
      <w:del w:id="12007" w:author="GoldenCorpusHarness" w:date="2026-03-28T22:23:47Z">
        <w:r>
          <w:delText>aluation, and disease status notification. If the participant does not complete the ePROs at a scheduled time point, the MISS_MODE form must be completed to capture th</w:delText>
        </w:r>
      </w:del>
      <w:r>
        <w:t>e reason</w:t>
      </w:r>
      <w:ins w:id="12008" w:author="GoldenCorpusHarness" w:date="2026-03-28T22:23:47Z">
        <w:r>
          <w:t>s,</w:t>
        </w:r>
      </w:ins>
      <w:r>
        <w:t xml:space="preserve"> the </w:t>
      </w:r>
      <w:ins w:id="12009" w:author="GoldenCorpusHarness" w:date="2026-03-28T22:23:47Z">
        <w:r>
          <w:t>tre</w:t>
        </w:r>
      </w:ins>
      <w:r>
        <w:t>a</w:t>
      </w:r>
      <w:del w:id="12010" w:author="GoldenCorpusHarness" w:date="2026-03-28T22:23:47Z">
        <w:r>
          <w:delText>ssess</w:delText>
        </w:r>
      </w:del>
      <w:ins w:id="12011" w:author="GoldenCorpusHarness" w:date="2026-03-28T22:23:47Z">
        <w:r>
          <w:t>t</w:t>
        </w:r>
      </w:ins>
      <w:r>
        <w:t xml:space="preserve">ment </w:t>
      </w:r>
      <w:del w:id="12012" w:author="GoldenCorpusHarness" w:date="2026-03-28T22:23:47Z">
        <w:r>
          <w:delText xml:space="preserve">was not </w:delText>
        </w:r>
      </w:del>
      <w:r>
        <w:t>per</w:t>
      </w:r>
      <w:del w:id="12013" w:author="GoldenCorpusHarness" w:date="2026-03-28T22:23:47Z">
        <w:r>
          <w:delText>f</w:delText>
        </w:r>
      </w:del>
      <w:ins w:id="12014" w:author="GoldenCorpusHarness" w:date="2026-03-28T22:23:47Z">
        <w:r>
          <w:t>i</w:t>
        </w:r>
      </w:ins>
      <w:r>
        <w:t>o</w:t>
      </w:r>
      <w:del w:id="12015" w:author="GoldenCorpusHarness" w:date="2026-03-28T22:23:47Z">
        <w:r>
          <w:delText>rm</w:delText>
        </w:r>
      </w:del>
      <w:ins w:id="12016" w:author="GoldenCorpusHarness" w:date="2026-03-28T22:23:47Z">
        <w:r>
          <w:t>d is divid</w:t>
        </w:r>
      </w:ins>
      <w:r>
        <w:t>ed</w:t>
      </w:r>
      <w:ins w:id="12017" w:author="GoldenCorpusHarness" w:date="2026-03-28T22:23:47Z">
        <w:r>
          <w:t xml:space="preserve"> into 4-week cycles (28 days)</w:t>
        </w:r>
      </w:ins>
      <w:r>
        <w:t>.</w:t>
      </w:r>
    </w:p>
    <w:p ns2:paraId="6B3D2B6A" ns2:textId="77777777" w:rsidR="00D95CC7" w:rsidRDefault="00895D30" w:rsidP="007131B3">
      <w:pPr>
        <w:pStyle w:val="Heading2"/>
      </w:pPr>
      <w:del w:id="12018" w:author="GoldenCorpusHarness" w:date="2026-03-28T22:23:47Z">
        <w:r>
          <w:delText>Safety</w:delText>
        </w:r>
      </w:del>
      <w:ins w:id="12019" w:author="GoldenCorpusHarness" w:date="2026-03-28T22:23:47Z">
        <w:r>
          <w:t>A</w:t>
        </w:r>
      </w:ins>
      <w:r>
        <w:t xml:space="preserve"> </w:t>
      </w:r>
      <w:del w:id="12020" w:author="GoldenCorpusHarness" w:date="2026-03-28T22:23:47Z">
        <w:r>
          <w:delText>A</w:delText>
        </w:r>
      </w:del>
      <w:ins w:id="12021" w:author="GoldenCorpusHarness" w:date="2026-03-28T22:23:47Z">
        <w:r>
          <w:t>mi</w:t>
        </w:r>
      </w:ins>
      <w:r>
        <w:t>sse</w:t>
      </w:r>
      <w:ins w:id="12022" w:author="GoldenCorpusHarness" w:date="2026-03-28T22:23:47Z">
        <w:r>
          <w:t>d or vomited do</w:t>
        </w:r>
      </w:ins>
      <w:r>
        <w:t>s</w:t>
      </w:r>
      <w:ins w:id="12023" w:author="GoldenCorpusHarness" w:date="2026-03-28T22:23:47Z">
        <w:r>
          <w:t xml:space="preserve">e </w:t>
        </w:r>
      </w:ins>
      <w:r>
        <w:t>s</w:t>
      </w:r>
      <w:ins w:id="12024" w:author="GoldenCorpusHarness" w:date="2026-03-28T22:23:47Z">
        <w:r>
          <w:t>hould not be replaced as su</w:t>
        </w:r>
      </w:ins>
      <w:r>
        <w:t>m</w:t>
      </w:r>
      <w:ins w:id="12025" w:author="GoldenCorpusHarness" w:date="2026-03-28T22:23:47Z">
        <w:r>
          <w:t>mariz</w:t>
        </w:r>
      </w:ins>
      <w:r>
        <w:t>e</w:t>
      </w:r>
      <w:ins w:id="12026" w:author="GoldenCorpusHarness" w:date="2026-03-28T22:23:47Z">
        <w:r>
          <w:t>d i</w:t>
        </w:r>
      </w:ins>
      <w:r>
        <w:t>n</w:t>
      </w:r>
      <w:ins w:id="12027" w:author="GoldenCorpusHarness" w:date="2026-03-28T22:23:47Z">
        <w:r>
          <w:t xml:space="preserve"> Sec</w:t>
        </w:r>
      </w:ins>
      <w:r>
        <w:t>t</w:t>
      </w:r>
      <w:del w:id="12028" w:author="GoldenCorpusHarness" w:date="2026-03-28T22:23:47Z">
        <w:r>
          <w:delText>s</w:delText>
        </w:r>
      </w:del>
      <w:ins w:id="12029" w:author="GoldenCorpusHarness" w:date="2026-03-28T22:23:47Z">
        <w:r>
          <w:t>ion 6.2.2.</w:t>
        </w:r>
      </w:ins>
    </w:p>
    <w:p ns2:paraId="24B77C51" ns2:textId="77777777" w:rsidR="00521E1C" w:rsidRPr="00AF46CA" w:rsidRDefault="00895D30" w:rsidP="00AF46CA">
      <w:pPr>
        <w:pStyle w:val="paragraph0"/>
      </w:pPr>
      <w:del w:id="12030" w:author="GoldenCorpusHarness" w:date="2026-03-28T22:23:47Z">
        <w:r>
          <w:delText>D</w:delText>
        </w:r>
      </w:del>
      <w:ins w:id="12031" w:author="GoldenCorpusHarness" w:date="2026-03-28T22:23:47Z">
        <w:r>
          <w:t>Th</w:t>
        </w:r>
      </w:ins>
      <w:r>
        <w:t>e</w:t>
      </w:r>
      <w:ins w:id="12032" w:author="GoldenCorpusHarness" w:date="2026-03-28T22:23:47Z">
        <w:r>
          <w:t xml:space="preserve"> inves</w:t>
        </w:r>
      </w:ins>
      <w:r>
        <w:t>t</w:t>
      </w:r>
      <w:ins w:id="12033" w:author="GoldenCorpusHarness" w:date="2026-03-28T22:23:47Z">
        <w:r>
          <w:t>ig</w:t>
        </w:r>
      </w:ins>
      <w:r>
        <w:t>a</w:t>
      </w:r>
      <w:ins w:id="12034" w:author="GoldenCorpusHarness" w:date="2026-03-28T22:23:47Z">
        <w:r>
          <w:t>tor/designee w</w:t>
        </w:r>
      </w:ins>
      <w:r>
        <w:t>il</w:t>
      </w:r>
      <w:ins w:id="12035" w:author="GoldenCorpusHarness" w:date="2026-03-28T22:23:47Z">
        <w:r>
          <w:t>l be a</w:t>
        </w:r>
      </w:ins>
      <w:r>
        <w:t>s</w:t>
      </w:r>
      <w:del w:id="12036" w:author="GoldenCorpusHarness" w:date="2026-03-28T22:23:47Z">
        <w:r>
          <w:delText xml:space="preserve"> regarding specific safety proc</w:delText>
        </w:r>
      </w:del>
      <w:ins w:id="12037" w:author="GoldenCorpusHarness" w:date="2026-03-28T22:23:47Z">
        <w:r>
          <w:t>k</w:t>
        </w:r>
      </w:ins>
      <w:r>
        <w:t>ed</w:t>
      </w:r>
      <w:del w:id="12038" w:author="GoldenCorpusHarness" w:date="2026-03-28T22:23:47Z">
        <w:r>
          <w:delText>ures/assessments</w:delText>
        </w:r>
      </w:del>
      <w:r>
        <w:t xml:space="preserve"> to </w:t>
      </w:r>
      <w:ins w:id="12039" w:author="GoldenCorpusHarness" w:date="2026-03-28T22:23:47Z">
        <w:r>
          <w:t>check nemta</w:t>
        </w:r>
      </w:ins>
      <w:r>
        <w:t>b</w:t>
      </w:r>
      <w:ins w:id="12040" w:author="GoldenCorpusHarness" w:date="2026-03-28T22:23:47Z">
        <w:r>
          <w:t>rutinib r</w:t>
        </w:r>
      </w:ins>
      <w:r>
        <w:t>e</w:t>
      </w:r>
      <w:ins w:id="12041" w:author="GoldenCorpusHarness" w:date="2026-03-28T22:23:47Z">
        <w:r>
          <w:t>turned</w:t>
        </w:r>
      </w:ins>
      <w:r>
        <w:t xml:space="preserve"> </w:t>
      </w:r>
      <w:ins w:id="12042" w:author="GoldenCorpusHarness" w:date="2026-03-28T22:23:47Z">
        <w:r>
          <w:t>su</w:t>
        </w:r>
      </w:ins>
      <w:r>
        <w:t>p</w:t>
      </w:r>
      <w:ins w:id="12043" w:author="GoldenCorpusHarness" w:date="2026-03-28T22:23:47Z">
        <w:r>
          <w:t>pli</w:t>
        </w:r>
      </w:ins>
      <w:r>
        <w:t>e</w:t>
      </w:r>
      <w:del w:id="12044" w:author="GoldenCorpusHarness" w:date="2026-03-28T22:23:47Z">
        <w:r>
          <w:delText>r</w:delText>
        </w:r>
      </w:del>
      <w:ins w:id="12045" w:author="GoldenCorpusHarness" w:date="2026-03-28T22:23:47Z">
        <w:r>
          <w:t xml:space="preserve">s </w:t>
        </w:r>
      </w:ins>
      <w:r>
        <w:t>for</w:t>
      </w:r>
      <w:ins w:id="12046" w:author="GoldenCorpusHarness" w:date="2026-03-28T22:23:47Z">
        <w:r>
          <w:t xml:space="preserve"> ad</w:t>
        </w:r>
      </w:ins>
      <w:r>
        <w:t>m</w:t>
      </w:r>
      <w:del w:id="12047" w:author="GoldenCorpusHarness" w:date="2026-03-28T22:23:47Z">
        <w:r>
          <w:delText xml:space="preserve">ed </w:delText>
        </w:r>
      </w:del>
      <w:r>
        <w:t>in</w:t>
      </w:r>
      <w:del w:id="12048" w:author="GoldenCorpusHarness" w:date="2026-03-28T22:23:47Z">
        <w:r>
          <w:delText xml:space="preserve"> th</w:delText>
        </w:r>
      </w:del>
      <w:r>
        <w:t>is</w:t>
      </w:r>
      <w:del w:id="12049" w:author="GoldenCorpusHarness" w:date="2026-03-28T22:23:47Z">
        <w:r>
          <w:delText xml:space="preserve"> s</w:delText>
        </w:r>
      </w:del>
      <w:r>
        <w:t>t</w:t>
      </w:r>
      <w:del w:id="12050" w:author="GoldenCorpusHarness" w:date="2026-03-28T22:23:47Z">
        <w:r>
          <w:delText xml:space="preserve">udy </w:delText>
        </w:r>
      </w:del>
      <w:ins w:id="12051" w:author="GoldenCorpusHarness" w:date="2026-03-28T22:23:47Z">
        <w:r>
          <w:t>r</w:t>
        </w:r>
      </w:ins>
      <w:r>
        <w:t>a</w:t>
      </w:r>
      <w:del w:id="12052" w:author="GoldenCorpusHarness" w:date="2026-03-28T22:23:47Z">
        <w:r>
          <w:delText>re provided. The total amount of blood/</w:delText>
        </w:r>
      </w:del>
      <w:r>
        <w:t>ti</w:t>
      </w:r>
      <w:del w:id="12053" w:author="GoldenCorpusHarness" w:date="2026-03-28T22:23:47Z">
        <w:r>
          <w:delText>ssue t</w:delText>
        </w:r>
      </w:del>
      <w:r>
        <w:t>o</w:t>
      </w:r>
      <w:del w:id="12054" w:author="GoldenCorpusHarness" w:date="2026-03-28T22:23:47Z">
        <w:r>
          <w:delText xml:space="preserve"> be draw</w:delText>
        </w:r>
      </w:del>
      <w:r>
        <w:t>n</w:t>
      </w:r>
      <w:del w:id="12055" w:author="GoldenCorpusHarness" w:date="2026-03-28T22:23:47Z">
        <w:r>
          <w:delText>/collected over the</w:delText>
        </w:r>
      </w:del>
      <w:r>
        <w:t xml:space="preserve"> co</w:t>
      </w:r>
      <w:del w:id="12056" w:author="GoldenCorpusHarness" w:date="2026-03-28T22:23:47Z">
        <w:r>
          <w:delText>urse of the study (from prestudy to poststudy visits), including approximate blood/tissue volumes drawn/collected by visit and by sa</w:delText>
        </w:r>
      </w:del>
      <w:r>
        <w:t>mpl</w:t>
      </w:r>
      <w:del w:id="12057" w:author="GoldenCorpusHarness" w:date="2026-03-28T22:23:47Z">
        <w:r>
          <w:delText>e type per part</w:delText>
        </w:r>
      </w:del>
      <w:r>
        <w:t>i</w:t>
      </w:r>
      <w:del w:id="12058" w:author="GoldenCorpusHarness" w:date="2026-03-28T22:23:47Z">
        <w:r>
          <w:delText>cip</w:delText>
        </w:r>
      </w:del>
      <w:r>
        <w:t>an</w:t>
      </w:r>
      <w:del w:id="12059" w:author="GoldenCorpusHarness" w:date="2026-03-28T22:23:47Z">
        <w:r>
          <w:delText xml:space="preserve">t, </w:delText>
        </w:r>
      </w:del>
      <w:r>
        <w:t>c</w:t>
      </w:r>
      <w:del w:id="12060" w:author="GoldenCorpusHarness" w:date="2026-03-28T22:23:47Z">
        <w:r>
          <w:delText>an b</w:delText>
        </w:r>
      </w:del>
      <w:r>
        <w:t>e</w:t>
      </w:r>
      <w:del w:id="12061" w:author="GoldenCorpusHarness" w:date="2026-03-28T22:23:47Z">
        <w:r>
          <w:delText xml:space="preserve"> found in the Laboratory Manual</w:delText>
        </w:r>
      </w:del>
      <w:r>
        <w:t>.</w:t>
      </w:r>
    </w:p>
    <w:p ns2:paraId="2E28FE2D" ns2:textId="77777777" w:rsidR="00BD53DC" w:rsidRDefault="00895D30" w:rsidP="006F0C85">
      <w:pPr>
        <w:pStyle w:val="paragraph0"/>
      </w:pPr>
      <w:del w:id="12062" w:author="GoldenCorpusHarness" w:date="2026-03-28T22:23:47Z">
        <w:r>
          <w:delText xml:space="preserve">Planned </w:delText>
        </w:r>
      </w:del>
      <w:ins w:id="12063" w:author="GoldenCorpusHarness" w:date="2026-03-28T22:23:47Z">
        <w:r>
          <w:t>Ri</w:t>
        </w:r>
      </w:ins>
      <w:r>
        <w:t>t</w:t>
      </w:r>
      <w:ins w:id="12064" w:author="GoldenCorpusHarness" w:date="2026-03-28T22:23:47Z">
        <w:r>
          <w:t>ux</w:t>
        </w:r>
      </w:ins>
      <w:r>
        <w:t>im</w:t>
      </w:r>
      <w:del w:id="12065" w:author="GoldenCorpusHarness" w:date="2026-03-28T22:23:47Z">
        <w:r>
          <w:delText>e</w:delText>
        </w:r>
      </w:del>
      <w:ins w:id="12066" w:author="GoldenCorpusHarness" w:date="2026-03-28T22:23:47Z">
        <w:r>
          <w:t>ab</w:t>
        </w:r>
      </w:ins>
      <w:r>
        <w:t xml:space="preserve"> </w:t>
      </w:r>
      <w:del w:id="12067" w:author="GoldenCorpusHarness" w:date="2026-03-28T22:23:47Z">
        <w:r>
          <w:delText>points f</w:delText>
        </w:r>
      </w:del>
      <w:r>
        <w:t xml:space="preserve">or </w:t>
      </w:r>
      <w:del w:id="12068" w:author="GoldenCorpusHarness" w:date="2026-03-28T22:23:47Z">
        <w:r>
          <w:delText>a</w:delText>
        </w:r>
      </w:del>
      <w:ins w:id="12069" w:author="GoldenCorpusHarness" w:date="2026-03-28T22:23:47Z">
        <w:r>
          <w:t>Biosimi</w:t>
        </w:r>
      </w:ins>
      <w:r>
        <w:t>l</w:t>
      </w:r>
      <w:del w:id="12070" w:author="GoldenCorpusHarness" w:date="2026-03-28T22:23:47Z">
        <w:r>
          <w:delText xml:space="preserve">l safety assessments </w:delText>
        </w:r>
      </w:del>
      <w:r>
        <w:t>ar</w:t>
      </w:r>
      <w:del w:id="12071" w:author="GoldenCorpusHarness" w:date="2026-03-28T22:23:47Z">
        <w:r>
          <w:delText>e provided in the SoA.</w:delText>
        </w:r>
      </w:del>
    </w:p>
    <w:p ns2:paraId="75ABDA83" ns2:textId="77777777" w:rsidR="00EE328F" w:rsidRPr="00F91E65" w:rsidRDefault="00895D30" w:rsidP="009661A6">
      <w:pPr>
        <w:pStyle w:val="Heading3"/>
        <w:rPr>
          <w:rStyle w:val="SuggestedOptional"/>
          <w:color w:val="auto"/>
        </w:rPr>
      </w:pPr>
      <w:del w:id="12072" w:author="GoldenCorpusHarness" w:date="2026-03-28T22:23:47Z">
        <w:r>
          <w:delText>Phy</w:delText>
        </w:r>
      </w:del>
      <w:ins w:id="12073" w:author="GoldenCorpusHarness" w:date="2026-03-28T22:23:47Z">
        <w:r>
          <w:t>Rituximab (or rituximab bio</w:t>
        </w:r>
      </w:ins>
      <w:r>
        <w:t>si</w:t>
      </w:r>
      <w:del w:id="12074" w:author="GoldenCorpusHarness" w:date="2026-03-28T22:23:47Z">
        <w:r>
          <w:delText>c</w:delText>
        </w:r>
      </w:del>
      <w:ins w:id="12075" w:author="GoldenCorpusHarness" w:date="2026-03-28T22:23:47Z">
        <w:r>
          <w:t>mil</w:t>
        </w:r>
      </w:ins>
      <w:r>
        <w:t>a</w:t>
      </w:r>
      <w:ins w:id="12076" w:author="GoldenCorpusHarness" w:date="2026-03-28T22:23:47Z">
        <w:r>
          <w:t>r [see Appendix 13]) wil</w:t>
        </w:r>
      </w:ins>
      <w:r>
        <w:t xml:space="preserve">l </w:t>
      </w:r>
      <w:del w:id="12077" w:author="GoldenCorpusHarness" w:date="2026-03-28T22:23:47Z">
        <w:r>
          <w:delText>Ex</w:delText>
        </w:r>
      </w:del>
      <w:ins w:id="12078" w:author="GoldenCorpusHarness" w:date="2026-03-28T22:23:47Z">
        <w:r>
          <w:t xml:space="preserve">be </w:t>
        </w:r>
      </w:ins>
      <w:r>
        <w:t>a</w:t>
      </w:r>
      <w:ins w:id="12079" w:author="GoldenCorpusHarness" w:date="2026-03-28T22:23:47Z">
        <w:r>
          <w:t>d</w:t>
        </w:r>
      </w:ins>
      <w:r>
        <w:t>min</w:t>
      </w:r>
      <w:del w:id="12080" w:author="GoldenCorpusHarness" w:date="2026-03-28T22:23:47Z">
        <w:r>
          <w:delText>a</w:delText>
        </w:r>
      </w:del>
      <w:ins w:id="12081" w:author="GoldenCorpusHarness" w:date="2026-03-28T22:23:47Z">
        <w:r>
          <w:t>is</w:t>
        </w:r>
      </w:ins>
      <w:r>
        <w:t>t</w:t>
      </w:r>
      <w:ins w:id="12082" w:author="GoldenCorpusHarness" w:date="2026-03-28T22:23:47Z">
        <w:r>
          <w:t xml:space="preserve">ered </w:t>
        </w:r>
      </w:ins>
      <w:r>
        <w:t>i</w:t>
      </w:r>
      <w:del w:id="12083" w:author="GoldenCorpusHarness" w:date="2026-03-28T22:23:47Z">
        <w:r>
          <w:delText>o</w:delText>
        </w:r>
      </w:del>
      <w:r>
        <w:t>n</w:t>
      </w:r>
      <w:del w:id="12084" w:author="GoldenCorpusHarness" w:date="2026-03-28T22:23:47Z">
        <w:r>
          <w:delText>s</w:delText>
        </w:r>
      </w:del>
      <w:ins w:id="12085" w:author="GoldenCorpusHarness" w:date="2026-03-28T22:23:47Z">
        <w:r>
          <w:t xml:space="preserve"> the clinic.</w:t>
        </w:r>
      </w:ins>
    </w:p>
    <w:p ns2:paraId="5CEACF72" ns2:textId="77777777" w:rsidR="00F91E65" w:rsidRPr="00073428" w:rsidRDefault="00895D30" w:rsidP="006F0C85">
      <w:pPr>
        <w:pStyle w:val="paragraph0"/>
      </w:pPr>
      <w:del w:id="12086" w:author="GoldenCorpusHarness" w:date="2026-03-28T22:23:47Z">
        <w:r>
          <w:delText>A</w:delText>
        </w:r>
      </w:del>
      <w:ins w:id="12087" w:author="GoldenCorpusHarness" w:date="2026-03-28T22:23:47Z">
        <w:r>
          <w:t>First</w:t>
        </w:r>
      </w:ins>
      <w:r>
        <w:t xml:space="preserve"> </w:t>
      </w:r>
      <w:del w:id="12088" w:author="GoldenCorpusHarness" w:date="2026-03-28T22:23:47Z">
        <w:r>
          <w:delText>c</w:delText>
        </w:r>
      </w:del>
      <w:ins w:id="12089" w:author="GoldenCorpusHarness" w:date="2026-03-28T22:23:47Z">
        <w:r>
          <w:t>infusi</w:t>
        </w:r>
      </w:ins>
      <w:r>
        <w:t>o</w:t>
      </w:r>
      <w:del w:id="12090" w:author="GoldenCorpusHarness" w:date="2026-03-28T22:23:47Z">
        <w:r>
          <w:delText>mple</w:delText>
        </w:r>
      </w:del>
      <w:ins w:id="12091" w:author="GoldenCorpusHarness" w:date="2026-03-28T22:23:47Z">
        <w:r>
          <w:t>n: Initia</w:t>
        </w:r>
      </w:ins>
      <w:r>
        <w:t xml:space="preserve">te </w:t>
      </w:r>
      <w:del w:id="12092" w:author="GoldenCorpusHarness" w:date="2026-03-28T22:23:47Z">
        <w:r>
          <w:delText>(</w:delText>
        </w:r>
      </w:del>
      <w:ins w:id="12093" w:author="GoldenCorpusHarness" w:date="2026-03-28T22:23:47Z">
        <w:r>
          <w:t>in</w:t>
        </w:r>
      </w:ins>
      <w:r>
        <w:t>fu</w:t>
      </w:r>
      <w:del w:id="12094" w:author="GoldenCorpusHarness" w:date="2026-03-28T22:23:47Z">
        <w:r>
          <w:delText>ll) phy</w:delText>
        </w:r>
      </w:del>
      <w:r>
        <w:t>s</w:t>
      </w:r>
      <w:del w:id="12095" w:author="GoldenCorpusHarness" w:date="2026-03-28T22:23:47Z">
        <w:r>
          <w:delText>ical examinat</w:delText>
        </w:r>
      </w:del>
      <w:r>
        <w:t xml:space="preserve">ion </w:t>
      </w:r>
      <w:del w:id="12096" w:author="GoldenCorpusHarness" w:date="2026-03-28T22:23:47Z">
        <w:r>
          <w:delText>will</w:delText>
        </w:r>
      </w:del>
      <w:ins w:id="12097" w:author="GoldenCorpusHarness" w:date="2026-03-28T22:23:47Z">
        <w:r>
          <w:t>at</w:t>
        </w:r>
      </w:ins>
      <w:r>
        <w:t xml:space="preserve"> </w:t>
      </w:r>
      <w:del w:id="12098" w:author="GoldenCorpusHarness" w:date="2026-03-28T22:23:47Z">
        <w:r>
          <w:delText>b</w:delText>
        </w:r>
      </w:del>
      <w:ins w:id="12099" w:author="GoldenCorpusHarness" w:date="2026-03-28T22:23:47Z">
        <w:r>
          <w:t>a rat</w:t>
        </w:r>
      </w:ins>
      <w:r>
        <w:t xml:space="preserve">e </w:t>
      </w:r>
      <w:ins w:id="12100" w:author="GoldenCorpusHarness" w:date="2026-03-28T22:23:47Z">
        <w:r>
          <w:t>of 50 mg/hour. In the absen</w:t>
        </w:r>
      </w:ins>
      <w:r>
        <w:t>c</w:t>
      </w:r>
      <w:ins w:id="12101" w:author="GoldenCorpusHarness" w:date="2026-03-28T22:23:47Z">
        <w:r>
          <w:t>e of infusi</w:t>
        </w:r>
      </w:ins>
      <w:r>
        <w:t>on</w:t>
      </w:r>
      <w:del w:id="12102" w:author="GoldenCorpusHarness" w:date="2026-03-28T22:23:47Z">
        <w:r>
          <w:delText>d</w:delText>
        </w:r>
      </w:del>
      <w:ins w:id="12103" w:author="GoldenCorpusHarness" w:date="2026-03-28T22:23:47Z">
        <w:r>
          <w:t xml:space="preserve"> toxicity, increase inf</w:t>
        </w:r>
      </w:ins>
      <w:r>
        <w:t>u</w:t>
      </w:r>
      <w:del w:id="12104" w:author="GoldenCorpusHarness" w:date="2026-03-28T22:23:47Z">
        <w:r>
          <w:delText>c</w:delText>
        </w:r>
      </w:del>
      <w:ins w:id="12105" w:author="GoldenCorpusHarness" w:date="2026-03-28T22:23:47Z">
        <w:r>
          <w:t>sion ra</w:t>
        </w:r>
      </w:ins>
      <w:r>
        <w:t>te</w:t>
      </w:r>
      <w:del w:id="12106" w:author="GoldenCorpusHarness" w:date="2026-03-28T22:23:47Z">
        <w:r>
          <w:delText>d</w:delText>
        </w:r>
      </w:del>
      <w:r>
        <w:t xml:space="preserve"> by </w:t>
      </w:r>
      <w:del w:id="12107" w:author="GoldenCorpusHarness" w:date="2026-03-28T22:23:47Z">
        <w:r>
          <w:delText>an</w:delText>
        </w:r>
      </w:del>
      <w:ins w:id="12108" w:author="GoldenCorpusHarness" w:date="2026-03-28T22:23:47Z">
        <w:r>
          <w:t>50 mg/hour</w:t>
        </w:r>
      </w:ins>
      <w:r>
        <w:t xml:space="preserve"> in</w:t>
      </w:r>
      <w:del w:id="12109" w:author="GoldenCorpusHarness" w:date="2026-03-28T22:23:47Z">
        <w:r>
          <w:delText>vestigator or medi</w:delText>
        </w:r>
      </w:del>
      <w:r>
        <w:t>c</w:t>
      </w:r>
      <w:del w:id="12110" w:author="GoldenCorpusHarness" w:date="2026-03-28T22:23:47Z">
        <w:r>
          <w:delText>ally qualified designee (consistent with local requi</w:delText>
        </w:r>
      </w:del>
      <w:r>
        <w:t>rements</w:t>
      </w:r>
      <w:del w:id="12111" w:author="GoldenCorpusHarness" w:date="2026-03-28T22:23:47Z">
        <w:r>
          <w:delText>)</w:delText>
        </w:r>
      </w:del>
      <w:r>
        <w:t xml:space="preserve"> </w:t>
      </w:r>
      <w:del w:id="12112" w:author="GoldenCorpusHarness" w:date="2026-03-28T22:23:47Z">
        <w:r>
          <w:delText>p</w:delText>
        </w:r>
      </w:del>
      <w:ins w:id="12113" w:author="GoldenCorpusHarness" w:date="2026-03-28T22:23:47Z">
        <w:r>
          <w:t>ev</w:t>
        </w:r>
      </w:ins>
      <w:r>
        <w:t>er</w:t>
      </w:r>
      <w:ins w:id="12114" w:author="GoldenCorpusHarness" w:date="2026-03-28T22:23:47Z">
        <w:r>
          <w:t>y</w:t>
        </w:r>
      </w:ins>
      <w:r>
        <w:t xml:space="preserve"> </w:t>
      </w:r>
      <w:del w:id="12115" w:author="GoldenCorpusHarness" w:date="2026-03-28T22:23:47Z">
        <w:r>
          <w:delText>institutional</w:delText>
        </w:r>
      </w:del>
      <w:ins w:id="12116" w:author="GoldenCorpusHarness" w:date="2026-03-28T22:23:47Z">
        <w:r>
          <w:t>30</w:t>
        </w:r>
      </w:ins>
      <w:r>
        <w:t xml:space="preserve"> </w:t>
      </w:r>
      <w:del w:id="12117" w:author="GoldenCorpusHarness" w:date="2026-03-28T22:23:47Z">
        <w:r>
          <w:delText>standard. Height and weight will also be measured and recorded. The complete physical exa</w:delText>
        </w:r>
      </w:del>
      <w:r>
        <w:t>min</w:t>
      </w:r>
      <w:ins w:id="12118" w:author="GoldenCorpusHarness" w:date="2026-03-28T22:23:47Z">
        <w:r>
          <w:t xml:space="preserve">utes, to </w:t>
        </w:r>
      </w:ins>
      <w:r>
        <w:t>a</w:t>
      </w:r>
      <w:del w:id="12119" w:author="GoldenCorpusHarness" w:date="2026-03-28T22:23:47Z">
        <w:r>
          <w:delText>t</w:delText>
        </w:r>
      </w:del>
      <w:ins w:id="12120" w:author="GoldenCorpusHarness" w:date="2026-03-28T22:23:47Z">
        <w:r>
          <w:t xml:space="preserve"> max</w:t>
        </w:r>
      </w:ins>
      <w:r>
        <w:t>i</w:t>
      </w:r>
      <w:ins w:id="12121" w:author="GoldenCorpusHarness" w:date="2026-03-28T22:23:47Z">
        <w:r>
          <w:t xml:space="preserve">mum </w:t>
        </w:r>
      </w:ins>
      <w:r>
        <w:t>o</w:t>
      </w:r>
      <w:del w:id="12122" w:author="GoldenCorpusHarness" w:date="2026-03-28T22:23:47Z">
        <w:r>
          <w:delText>n</w:delText>
        </w:r>
      </w:del>
      <w:ins w:id="12123" w:author="GoldenCorpusHarness" w:date="2026-03-28T22:23:47Z">
        <w:r>
          <w:t>f</w:t>
        </w:r>
      </w:ins>
      <w:r>
        <w:t xml:space="preserve"> </w:t>
      </w:r>
      <w:del w:id="12124" w:author="GoldenCorpusHarness" w:date="2026-03-28T22:23:47Z">
        <w:r>
          <w:delText>s</w:delText>
        </w:r>
      </w:del>
      <w:ins w:id="12125" w:author="GoldenCorpusHarness" w:date="2026-03-28T22:23:47Z">
        <w:r>
          <w:t>400 mg/</w:t>
        </w:r>
      </w:ins>
      <w:r>
        <w:t>hou</w:t>
      </w:r>
      <w:del w:id="12126" w:author="GoldenCorpusHarness" w:date="2026-03-28T22:23:47Z">
        <w:r>
          <w:delText>ld include live</w:delText>
        </w:r>
      </w:del>
      <w:r>
        <w:t>r</w:t>
      </w:r>
      <w:del w:id="12127" w:author="GoldenCorpusHarness" w:date="2026-03-28T22:23:47Z">
        <w:r>
          <w:delText xml:space="preserve"> and/or spleen size at screening and at the EOT visit</w:delText>
        </w:r>
      </w:del>
      <w:r>
        <w:t xml:space="preserve">. </w:t>
      </w:r>
      <w:del w:id="12128" w:author="GoldenCorpusHarness" w:date="2026-03-28T22:23:47Z">
        <w:r>
          <w:delText>Other system-based examinations should be included if clinically indicated. The complete physical examination should check for palpable cervical, axillary, and inguinal lymphadenopathy, and hepatomegaly or splenomegaly.</w:delText>
        </w:r>
      </w:del>
    </w:p>
    <w:p ns2:paraId="37252BFF" ns2:textId="77777777" w:rsidR="00F91E65" w:rsidRPr="009B2293" w:rsidRDefault="00895D30" w:rsidP="006F0C85">
      <w:pPr>
        <w:pStyle w:val="paragraph0"/>
      </w:pPr>
      <w:del w:id="12129" w:author="GoldenCorpusHarness" w:date="2026-03-28T22:23:47Z">
        <w:r>
          <w:delText xml:space="preserve">A </w:delText>
        </w:r>
      </w:del>
      <w:ins w:id="12130" w:author="GoldenCorpusHarness" w:date="2026-03-28T22:23:47Z">
        <w:r>
          <w:t>Su</w:t>
        </w:r>
      </w:ins>
      <w:r>
        <w:t>b</w:t>
      </w:r>
      <w:del w:id="12131" w:author="GoldenCorpusHarness" w:date="2026-03-28T22:23:47Z">
        <w:r>
          <w:delText xml:space="preserve">rief </w:delText>
        </w:r>
      </w:del>
      <w:ins w:id="12132" w:author="GoldenCorpusHarness" w:date="2026-03-28T22:23:47Z">
        <w:r>
          <w:t>sequent infusions (stan</w:t>
        </w:r>
      </w:ins>
      <w:r>
        <w:t>d</w:t>
      </w:r>
      <w:del w:id="12133" w:author="GoldenCorpusHarness" w:date="2026-03-28T22:23:47Z">
        <w:r>
          <w:delText>irecte</w:delText>
        </w:r>
      </w:del>
      <w:ins w:id="12134" w:author="GoldenCorpusHarness" w:date="2026-03-28T22:23:47Z">
        <w:r>
          <w:t>ar</w:t>
        </w:r>
      </w:ins>
      <w:r>
        <w:t xml:space="preserve">d </w:t>
      </w:r>
      <w:del w:id="12135" w:author="GoldenCorpusHarness" w:date="2026-03-28T22:23:47Z">
        <w:r>
          <w:delText>ph</w:delText>
        </w:r>
      </w:del>
      <w:ins w:id="12136" w:author="GoldenCorpusHarness" w:date="2026-03-28T22:23:47Z">
        <w:r>
          <w:t>infusion): initiate infusion at a rate of 100 mg/hour. In the absence of infusion toxicit</w:t>
        </w:r>
      </w:ins>
      <w:r>
        <w:t>y</w:t>
      </w:r>
      <w:del w:id="12137" w:author="GoldenCorpusHarness" w:date="2026-03-28T22:23:47Z">
        <w:r>
          <w:delText>sical examination will be conducted</w:delText>
        </w:r>
      </w:del>
      <w:ins w:id="12138" w:author="GoldenCorpusHarness" w:date="2026-03-28T22:23:47Z">
        <w:r>
          <w:t>, increase rate</w:t>
        </w:r>
      </w:ins>
      <w:r>
        <w:t xml:space="preserve"> by </w:t>
      </w:r>
      <w:del w:id="12139" w:author="GoldenCorpusHarness" w:date="2026-03-28T22:23:47Z">
        <w:r>
          <w:delText>an in</w:delText>
        </w:r>
      </w:del>
      <w:ins w:id="12140" w:author="GoldenCorpusHarness" w:date="2026-03-28T22:23:47Z">
        <w:r>
          <w:t>100 mg/hour increments at 30-minute inter</w:t>
        </w:r>
      </w:ins>
      <w:r>
        <w:t>v</w:t>
      </w:r>
      <w:del w:id="12141" w:author="GoldenCorpusHarness" w:date="2026-03-28T22:23:47Z">
        <w:r>
          <w:delText>esti</w:delText>
        </w:r>
      </w:del>
      <w:ins w:id="12142" w:author="GoldenCorpusHarness" w:date="2026-03-28T22:23:47Z">
        <w:r>
          <w:t>als, to a maximum of 400 m</w:t>
        </w:r>
      </w:ins>
      <w:r>
        <w:t>g</w:t>
      </w:r>
      <w:del w:id="12143" w:author="GoldenCorpusHarness" w:date="2026-03-28T22:23:47Z">
        <w:r>
          <w:delText>ator or medically qualified designee (consistent with local requirements) per institutional standard</w:delText>
        </w:r>
      </w:del>
      <w:ins w:id="12144" w:author="GoldenCorpusHarness" w:date="2026-03-28T22:23:47Z">
        <w:r>
          <w:t>/hour</w:t>
        </w:r>
      </w:ins>
      <w:r>
        <w:t>.</w:t>
      </w:r>
      <w:del w:id="12145" w:author="GoldenCorpusHarness" w:date="2026-03-28T22:23:47Z">
        <w:r>
          <w:delText xml:space="preserve"> Other system-based examinations should be included if clinically indicated. The directed physical examination should include palpable cervical, axillary, and inguinal lymphadenopathy, and hepatomegaly or splenomegaly.</w:delText>
        </w:r>
      </w:del>
    </w:p>
    <w:p ns2:paraId="28159879" ns2:textId="77777777" w:rsidR="000848E6" w:rsidRDefault="00895D30" w:rsidP="006F0C85">
      <w:pPr>
        <w:pStyle w:val="paragraph0"/>
      </w:pPr>
      <w:del w:id="12146" w:author="GoldenCorpusHarness" w:date="2026-03-28T22:23:47Z">
        <w:r>
          <w:delText>Investigators should pay special attention to clinical signs related to previous serious illnesses.</w:delText>
        </w:r>
      </w:del>
    </w:p>
    <w:p ns2:paraId="5F8734B2" ns2:textId="77777777" w:rsidR="004771B3" w:rsidRPr="002E33D0" w:rsidRDefault="00895D30" w:rsidP="004771B3">
      <w:pPr>
        <w:pStyle w:val="Heading3"/>
        <w:tabs>
          <w:tab w:val="num" w:pos="1320"/>
        </w:tabs>
      </w:pPr>
      <w:del w:id="12147" w:author="GoldenCorpusHarness" w:date="2026-03-28T22:23:47Z">
        <w:r>
          <w:delText>Vital</w:delText>
        </w:r>
      </w:del>
      <w:ins w:id="12148" w:author="GoldenCorpusHarness" w:date="2026-03-28T22:23:47Z">
        <w:r>
          <w:t>See</w:t>
        </w:r>
      </w:ins>
      <w:r>
        <w:t xml:space="preserve"> S</w:t>
      </w:r>
      <w:ins w:id="12149" w:author="GoldenCorpusHarness" w:date="2026-03-28T22:23:47Z">
        <w:r>
          <w:t>ect</w:t>
        </w:r>
      </w:ins>
      <w:r>
        <w:t>i</w:t>
      </w:r>
      <w:del w:id="12150" w:author="GoldenCorpusHarness" w:date="2026-03-28T22:23:47Z">
        <w:r>
          <w:delText>g</w:delText>
        </w:r>
      </w:del>
      <w:ins w:id="12151" w:author="GoldenCorpusHarness" w:date="2026-03-28T22:23:47Z">
        <w:r>
          <w:t>o</w:t>
        </w:r>
      </w:ins>
      <w:r>
        <w:t>n</w:t>
      </w:r>
      <w:ins w:id="12152" w:author="GoldenCorpusHarness" w:date="2026-03-28T22:23:47Z">
        <w:r>
          <w:t xml:space="preserve"> 6.5.3 for premedication requirement</w:t>
        </w:r>
      </w:ins>
      <w:r>
        <w:t>s</w:t>
      </w:r>
      <w:ins w:id="12153" w:author="GoldenCorpusHarness" w:date="2026-03-28T22:23:47Z">
        <w:r>
          <w:t>.</w:t>
        </w:r>
      </w:ins>
    </w:p>
    <w:p ns2:paraId="60FD693A" ns2:textId="77777777" w:rsidR="003207DF" w:rsidRPr="00AF46CA" w:rsidRDefault="00895D30" w:rsidP="006F0C85">
      <w:pPr>
        <w:pStyle w:val="paragraph0"/>
      </w:pPr>
      <w:del w:id="12154" w:author="GoldenCorpusHarness" w:date="2026-03-28T22:23:47Z">
        <w:r>
          <w:delText>V</w:delText>
        </w:r>
      </w:del>
      <w:ins w:id="12155" w:author="GoldenCorpusHarness" w:date="2026-03-28T22:23:47Z">
        <w:r>
          <w:t>D</w:t>
        </w:r>
      </w:ins>
      <w:r>
        <w:t>i</w:t>
      </w:r>
      <w:ins w:id="12156" w:author="GoldenCorpusHarness" w:date="2026-03-28T22:23:47Z">
        <w:r>
          <w:t>scon</w:t>
        </w:r>
      </w:ins>
      <w:r>
        <w:t>t</w:t>
      </w:r>
      <w:del w:id="12157" w:author="GoldenCorpusHarness" w:date="2026-03-28T22:23:47Z">
        <w:r>
          <w:delText>al signs will be measured after 5 m</w:delText>
        </w:r>
      </w:del>
      <w:r>
        <w:t>inu</w:t>
      </w:r>
      <w:ins w:id="12158" w:author="GoldenCorpusHarness" w:date="2026-03-28T22:23:47Z">
        <w:r>
          <w:t>a</w:t>
        </w:r>
      </w:ins>
      <w:r>
        <w:t>t</w:t>
      </w:r>
      <w:del w:id="12159" w:author="GoldenCorpusHarness" w:date="2026-03-28T22:23:47Z">
        <w:r>
          <w:delText>es rest</w:delText>
        </w:r>
      </w:del>
      <w:ins w:id="12160" w:author="GoldenCorpusHarness" w:date="2026-03-28T22:23:47Z">
        <w:r>
          <w:t>ion</w:t>
        </w:r>
      </w:ins>
      <w:r>
        <w:t xml:space="preserve"> and </w:t>
      </w:r>
      <w:del w:id="12161" w:author="GoldenCorpusHarness" w:date="2026-03-28T22:23:47Z">
        <w:r>
          <w:delText>w</w:delText>
        </w:r>
      </w:del>
      <w:ins w:id="12162" w:author="GoldenCorpusHarness" w:date="2026-03-28T22:23:47Z">
        <w:r>
          <w:t>W</w:t>
        </w:r>
      </w:ins>
      <w:r>
        <w:t>i</w:t>
      </w:r>
      <w:del w:id="12163" w:author="GoldenCorpusHarness" w:date="2026-03-28T22:23:47Z">
        <w:r>
          <w:delText>ll inclu</w:delText>
        </w:r>
      </w:del>
      <w:ins w:id="12164" w:author="GoldenCorpusHarness" w:date="2026-03-28T22:23:47Z">
        <w:r>
          <w:t>th</w:t>
        </w:r>
      </w:ins>
      <w:r>
        <w:t>d</w:t>
      </w:r>
      <w:del w:id="12165" w:author="GoldenCorpusHarness" w:date="2026-03-28T22:23:47Z">
        <w:r>
          <w:delText>e tempe</w:delText>
        </w:r>
      </w:del>
      <w:r>
        <w:t>ra</w:t>
      </w:r>
      <w:del w:id="12166" w:author="GoldenCorpusHarness" w:date="2026-03-28T22:23:47Z">
        <w:r>
          <w:delText>ture (method must be kept consistent throughout study), systo</w:delText>
        </w:r>
      </w:del>
      <w:ins w:id="12167" w:author="GoldenCorpusHarness" w:date="2026-03-28T22:23:47Z">
        <w:r>
          <w:t>wa</w:t>
        </w:r>
      </w:ins>
      <w:r>
        <w:t>l</w:t>
      </w:r>
      <w:del w:id="12168" w:author="GoldenCorpusHarness" w:date="2026-03-28T22:23:47Z">
        <w:r>
          <w:delText>ic and diastolic blood pressure, pulse, and respiratory rate, as defined in Section 1.3.</w:delText>
        </w:r>
      </w:del>
    </w:p>
    <w:p ns2:paraId="74BACABB" ns2:textId="77777777" w:rsidR="007D0A3B" w:rsidRDefault="00895D30" w:rsidP="007D0A3B">
      <w:pPr>
        <w:pStyle w:val="Heading3"/>
        <w:tabs>
          <w:tab w:val="num" w:pos="1320"/>
        </w:tabs>
      </w:pPr>
      <w:del w:id="12169" w:author="GoldenCorpusHarness" w:date="2026-03-28T22:23:47Z">
        <w:r>
          <w:delText>Electrocardio</w:delText>
        </w:r>
      </w:del>
      <w:ins w:id="12170" w:author="GoldenCorpusHarness" w:date="2026-03-28T22:23:47Z">
        <w:r>
          <w:t>Participants who discontinue study intervention before completion of the treatment period should be encoura</w:t>
        </w:r>
      </w:ins>
      <w:r>
        <w:t>g</w:t>
      </w:r>
      <w:del w:id="12171" w:author="GoldenCorpusHarness" w:date="2026-03-28T22:23:47Z">
        <w:r>
          <w:delText>ra</w:delText>
        </w:r>
      </w:del>
      <w:ins w:id="12172" w:author="GoldenCorpusHarness" w:date="2026-03-28T22:23:47Z">
        <w:r>
          <w:t>ed to continue to be followed for all re</w:t>
        </w:r>
      </w:ins>
      <w:r>
        <w:t>m</w:t>
      </w:r>
      <w:del w:id="12173" w:author="GoldenCorpusHarness" w:date="2026-03-28T22:23:47Z">
        <w:r>
          <w:delText>s</w:delText>
        </w:r>
      </w:del>
      <w:ins w:id="12174" w:author="GoldenCorpusHarness" w:date="2026-03-28T22:23:47Z">
        <w:r>
          <w:t>aining study visits as outlined in the SoA (Section 1.3) and Section 8.11.3.</w:t>
        </w:r>
      </w:ins>
    </w:p>
    <w:p ns2:paraId="3D006105" ns2:textId="77777777" w:rsidR="007D0A3B" w:rsidRDefault="00895D30" w:rsidP="006F0C85">
      <w:pPr>
        <w:pStyle w:val="paragraph0"/>
      </w:pPr>
      <w:ins w:id="12175" w:author="GoldenCorpusHarness" w:date="2026-03-28T22:23:47Z">
        <w:r>
          <w:t xml:space="preserve">Participants who withdraw from the study should be encouraged to complete all applicable activities scheduled for the final study visit at the time of withdrawal. Any AEs that are present at the time of withdrawal should be followed in accordance with the safety requirements outlined in </w:t>
        </w:r>
      </w:ins>
      <w:r>
        <w:t>S</w:t>
      </w:r>
      <w:del w:id="12176" w:author="GoldenCorpusHarness" w:date="2026-03-28T22:23:47Z">
        <w:r>
          <w:delText>tandard 12-lead ECG will be obtained and reviewed by an investigator or medically qualified designee (consistent with local requirements) as outlined in S</w:delText>
        </w:r>
      </w:del>
      <w:r>
        <w:t xml:space="preserve">ection </w:t>
      </w:r>
      <w:del w:id="12177" w:author="GoldenCorpusHarness" w:date="2026-03-28T22:23:47Z">
        <w:r>
          <w:delText>1</w:delText>
        </w:r>
      </w:del>
      <w:ins w:id="12178" w:author="GoldenCorpusHarness" w:date="2026-03-28T22:23:47Z">
        <w:r>
          <w:t>8</w:t>
        </w:r>
      </w:ins>
      <w:r>
        <w:t>.</w:t>
      </w:r>
      <w:del w:id="12179" w:author="GoldenCorpusHarness" w:date="2026-03-28T22:23:47Z">
        <w:r>
          <w:delText>3 using an ECG machine that automatically calculates the heart rate and measures pulse rate, QRS, QT, and QTcF intervals</w:delText>
        </w:r>
      </w:del>
      <w:ins w:id="12180" w:author="GoldenCorpusHarness" w:date="2026-03-28T22:23:47Z">
        <w:r>
          <w:t>4</w:t>
        </w:r>
      </w:ins>
      <w:r>
        <w:t>.</w:t>
      </w:r>
    </w:p>
    <w:p ns2:paraId="5296C4AC" ns2:textId="77777777" w:rsidR="00B00406" w:rsidRPr="00AF46CA" w:rsidRDefault="00895D30" w:rsidP="006F0C85">
      <w:pPr>
        <w:pStyle w:val="paragraph0"/>
      </w:pPr>
      <w:r>
        <w:t>F</w:t>
      </w:r>
      <w:del w:id="12181" w:author="GoldenCorpusHarness" w:date="2026-03-28T22:23:47Z">
        <w:r>
          <w:delText>or participants treated with rituximab (or rituximab biosimilar [see Appendix 13]), cardiac monitoring during and after all infusions is recommended f</w:delText>
        </w:r>
      </w:del>
      <w:r>
        <w:t xml:space="preserve">or participants who </w:t>
      </w:r>
      <w:ins w:id="12182" w:author="GoldenCorpusHarness" w:date="2026-03-28T22:23:47Z">
        <w:r>
          <w:t>with</w:t>
        </w:r>
      </w:ins>
      <w:r>
        <w:t>d</w:t>
      </w:r>
      <w:ins w:id="12183" w:author="GoldenCorpusHarness" w:date="2026-03-28T22:23:47Z">
        <w:r>
          <w:t>raw cons</w:t>
        </w:r>
      </w:ins>
      <w:r>
        <w:t>e</w:t>
      </w:r>
      <w:ins w:id="12184" w:author="GoldenCorpusHarness" w:date="2026-03-28T22:23:47Z">
        <w:r>
          <w:t>nt to study participation, sur</w:t>
        </w:r>
      </w:ins>
      <w:r>
        <w:t>v</w:t>
      </w:r>
      <w:ins w:id="12185" w:author="GoldenCorpusHarness" w:date="2026-03-28T22:23:47Z">
        <w:r>
          <w:t>ival data may b</w:t>
        </w:r>
      </w:ins>
      <w:r>
        <w:t>e</w:t>
      </w:r>
      <w:ins w:id="12186" w:author="GoldenCorpusHarness" w:date="2026-03-28T22:23:47Z">
        <w:r>
          <w:t xml:space="preserve"> obtained through public records, as al</w:t>
        </w:r>
      </w:ins>
      <w:r>
        <w:t>lo</w:t>
      </w:r>
      <w:del w:id="12187" w:author="GoldenCorpusHarness" w:date="2026-03-28T22:23:47Z">
        <w:r>
          <w:delText>p</w:delText>
        </w:r>
      </w:del>
      <w:ins w:id="12188" w:author="GoldenCorpusHarness" w:date="2026-03-28T22:23:47Z">
        <w:r>
          <w:t>wed</w:t>
        </w:r>
      </w:ins>
      <w:r>
        <w:t xml:space="preserve"> </w:t>
      </w:r>
      <w:del w:id="12189" w:author="GoldenCorpusHarness" w:date="2026-03-28T22:23:47Z">
        <w:r>
          <w:delText>c</w:delText>
        </w:r>
      </w:del>
      <w:ins w:id="12190" w:author="GoldenCorpusHarness" w:date="2026-03-28T22:23:47Z">
        <w:r>
          <w:t xml:space="preserve">by </w:t>
        </w:r>
      </w:ins>
      <w:r>
        <w:t>l</w:t>
      </w:r>
      <w:del w:id="12191" w:author="GoldenCorpusHarness" w:date="2026-03-28T22:23:47Z">
        <w:r>
          <w:delText>ini</w:delText>
        </w:r>
      </w:del>
      <w:ins w:id="12192" w:author="GoldenCorpusHarness" w:date="2026-03-28T22:23:47Z">
        <w:r>
          <w:t>o</w:t>
        </w:r>
      </w:ins>
      <w:r>
        <w:t>cal</w:t>
      </w:r>
      <w:ins w:id="12193" w:author="GoldenCorpusHarness" w:date="2026-03-28T22:23:47Z">
        <w:r>
          <w:t xml:space="preserve"> ru</w:t>
        </w:r>
      </w:ins>
      <w:r>
        <w:t>l</w:t>
      </w:r>
      <w:del w:id="12194" w:author="GoldenCorpusHarness" w:date="2026-03-28T22:23:47Z">
        <w:r>
          <w:delText xml:space="preserve">y </w:delText>
        </w:r>
      </w:del>
      <w:ins w:id="12195" w:author="GoldenCorpusHarness" w:date="2026-03-28T22:23:47Z">
        <w:r>
          <w:t>e</w:t>
        </w:r>
      </w:ins>
      <w:r>
        <w:t>s</w:t>
      </w:r>
      <w:del w:id="12196" w:author="GoldenCorpusHarness" w:date="2026-03-28T22:23:47Z">
        <w:r>
          <w:delText>ignificant arrhythmias, or who have a history of arrhythmia or</w:delText>
        </w:r>
      </w:del>
      <w:r>
        <w:t xml:space="preserve"> an</w:t>
      </w:r>
      <w:ins w:id="12197" w:author="GoldenCorpusHarness" w:date="2026-03-28T22:23:47Z">
        <w:r>
          <w:t>d re</w:t>
        </w:r>
      </w:ins>
      <w:r>
        <w:t>g</w:t>
      </w:r>
      <w:ins w:id="12198" w:author="GoldenCorpusHarness" w:date="2026-03-28T22:23:47Z">
        <w:r>
          <w:t>ulat</w:t>
        </w:r>
      </w:ins>
      <w:r>
        <w:t>i</w:t>
      </w:r>
      <w:ins w:id="12199" w:author="GoldenCorpusHarness" w:date="2026-03-28T22:23:47Z">
        <w:r>
          <w:t>o</w:t>
        </w:r>
      </w:ins>
      <w:r>
        <w:t>n</w:t>
      </w:r>
      <w:del w:id="12200" w:author="GoldenCorpusHarness" w:date="2026-03-28T22:23:47Z">
        <w:r>
          <w:delText>a</w:delText>
        </w:r>
      </w:del>
      <w:ins w:id="12201" w:author="GoldenCorpusHarness" w:date="2026-03-28T22:23:47Z">
        <w:r>
          <w:t>s</w:t>
        </w:r>
      </w:ins>
      <w:r>
        <w:t>.</w:t>
      </w:r>
    </w:p>
    <w:p ns2:paraId="7D03DBBD" ns2:textId="77777777" w:rsidR="007D0A3B" w:rsidRDefault="00895D30" w:rsidP="007D0A3B">
      <w:pPr>
        <w:pStyle w:val="Heading3"/>
      </w:pPr>
      <w:del w:id="12202" w:author="GoldenCorpusHarness" w:date="2026-03-28T22:23:47Z">
        <w:r>
          <w:delText>Eas</w:delText>
        </w:r>
      </w:del>
      <w:ins w:id="12203" w:author="GoldenCorpusHarness" w:date="2026-03-28T22:23:47Z">
        <w:r>
          <w:t>Wi</w:t>
        </w:r>
      </w:ins>
      <w:r>
        <w:t>t</w:t>
      </w:r>
      <w:del w:id="12204" w:author="GoldenCorpusHarness" w:date="2026-03-28T22:23:47Z">
        <w:r>
          <w:delText>ern Coope</w:delText>
        </w:r>
      </w:del>
      <w:ins w:id="12205" w:author="GoldenCorpusHarness" w:date="2026-03-28T22:23:47Z">
        <w:r>
          <w:t>hd</w:t>
        </w:r>
      </w:ins>
      <w:r>
        <w:t>ra</w:t>
      </w:r>
      <w:ins w:id="12206" w:author="GoldenCorpusHarness" w:date="2026-03-28T22:23:47Z">
        <w:r>
          <w:t>wal From Fu</w:t>
        </w:r>
      </w:ins>
      <w:r>
        <w:t>t</w:t>
      </w:r>
      <w:del w:id="12207" w:author="GoldenCorpusHarness" w:date="2026-03-28T22:23:47Z">
        <w:r>
          <w:delText>iv</w:delText>
        </w:r>
      </w:del>
      <w:ins w:id="12208" w:author="GoldenCorpusHarness" w:date="2026-03-28T22:23:47Z">
        <w:r>
          <w:t>ur</w:t>
        </w:r>
      </w:ins>
      <w:r>
        <w:t xml:space="preserve">e </w:t>
      </w:r>
      <w:del w:id="12209" w:author="GoldenCorpusHarness" w:date="2026-03-28T22:23:47Z">
        <w:r>
          <w:delText>On</w:delText>
        </w:r>
      </w:del>
      <w:ins w:id="12210" w:author="GoldenCorpusHarness" w:date="2026-03-28T22:23:47Z">
        <w:r>
          <w:t>Biomedi</w:t>
        </w:r>
      </w:ins>
      <w:r>
        <w:t>c</w:t>
      </w:r>
      <w:del w:id="12211" w:author="GoldenCorpusHarness" w:date="2026-03-28T22:23:47Z">
        <w:r>
          <w:delText>o</w:delText>
        </w:r>
      </w:del>
      <w:ins w:id="12212" w:author="GoldenCorpusHarness" w:date="2026-03-28T22:23:47Z">
        <w:r>
          <w:t>a</w:t>
        </w:r>
      </w:ins>
      <w:r>
        <w:t>l</w:t>
      </w:r>
      <w:del w:id="12213" w:author="GoldenCorpusHarness" w:date="2026-03-28T22:23:47Z">
        <w:r>
          <w:delText>ogy</w:delText>
        </w:r>
      </w:del>
      <w:r>
        <w:t xml:space="preserve"> </w:t>
      </w:r>
      <w:del w:id="12214" w:author="GoldenCorpusHarness" w:date="2026-03-28T22:23:47Z">
        <w:r>
          <w:delText>G</w:delText>
        </w:r>
      </w:del>
      <w:ins w:id="12215" w:author="GoldenCorpusHarness" w:date="2026-03-28T22:23:47Z">
        <w:r>
          <w:t>Resea</w:t>
        </w:r>
      </w:ins>
      <w:r>
        <w:t>r</w:t>
      </w:r>
      <w:del w:id="12216" w:author="GoldenCorpusHarness" w:date="2026-03-28T22:23:47Z">
        <w:r>
          <w:delText>oup Performan</w:delText>
        </w:r>
      </w:del>
      <w:r>
        <w:t>c</w:t>
      </w:r>
      <w:del w:id="12217" w:author="GoldenCorpusHarness" w:date="2026-03-28T22:23:47Z">
        <w:r>
          <w:delText>e Status</w:delText>
        </w:r>
      </w:del>
      <w:ins w:id="12218" w:author="GoldenCorpusHarness" w:date="2026-03-28T22:23:47Z">
        <w:r>
          <w:t>h</w:t>
        </w:r>
      </w:ins>
    </w:p>
    <w:p ns2:paraId="1811D906" ns2:textId="77777777" w:rsidR="007D0A3B" w:rsidRPr="007D0A3B" w:rsidRDefault="00895D30" w:rsidP="00364D36">
      <w:pPr>
        <w:pStyle w:val="paragraph0"/>
        <w:rPr>
          <w:rStyle w:val="SuggestedOptional"/>
          <w:color w:val="auto"/>
        </w:rPr>
      </w:pPr>
      <w:del w:id="12219" w:author="GoldenCorpusHarness" w:date="2026-03-28T22:23:47Z">
        <w:r>
          <w:delText>The</w:delText>
        </w:r>
      </w:del>
      <w:ins w:id="12220" w:author="GoldenCorpusHarness" w:date="2026-03-28T22:23:47Z">
        <w:r>
          <w:t>Participants may withdraw their consent for FBR. Participants may withdraw consent at any time by contacting the study</w:t>
        </w:r>
      </w:ins>
      <w:r>
        <w:t xml:space="preserve"> investigator</w:t>
      </w:r>
      <w:del w:id="12221" w:author="GoldenCorpusHarness" w:date="2026-03-28T22:23:47Z">
        <w:r>
          <w:delText xml:space="preserve"> or </w:delText>
        </w:r>
      </w:del>
      <w:ins w:id="12222" w:author="GoldenCorpusHarness" w:date="2026-03-28T22:23:47Z">
        <w:r>
          <w:t>. If medical records for the study are still available, the investigator will contact the Sponsor using the designated mailbox (clinical.specimen.management@MSD.com). Subse</w:t>
        </w:r>
      </w:ins>
      <w:r>
        <w:t>qu</w:t>
      </w:r>
      <w:del w:id="12223" w:author="GoldenCorpusHarness" w:date="2026-03-28T22:23:47Z">
        <w:r>
          <w:delText>alified designee will assess ECOG performance status (see</w:delText>
        </w:r>
      </w:del>
      <w:ins w:id="12224" w:author="GoldenCorpusHarness" w:date="2026-03-28T22:23:47Z">
        <w:r>
          <w:t>ently, the participant’s consent for FBR will be withdrawn.</w:t>
        </w:r>
      </w:ins>
      <w:r>
        <w:t xml:space="preserve"> A</w:t>
      </w:r>
      <w:del w:id="12225" w:author="GoldenCorpusHarness" w:date="2026-03-28T22:23:47Z">
        <w:r>
          <w:delText>ppendix 9) as specified in</w:delText>
        </w:r>
      </w:del>
      <w:ins w:id="12226" w:author="GoldenCorpusHarness" w:date="2026-03-28T22:23:47Z">
        <w:r>
          <w:t xml:space="preserve"> letter will be sent from</w:t>
        </w:r>
      </w:ins>
      <w:r>
        <w:t xml:space="preserve"> the S</w:t>
      </w:r>
      <w:del w:id="12227" w:author="GoldenCorpusHarness" w:date="2026-03-28T22:23:47Z">
        <w:r>
          <w:delText>o</w:delText>
        </w:r>
      </w:del>
      <w:ins w:id="12228" w:author="GoldenCorpusHarness" w:date="2026-03-28T22:23:47Z">
        <w:r>
          <w:t xml:space="preserve">ponsor to the investigator confirming the withdrawal. It is the responsibility of the investigator to inform the participant of completion of withdrawal. </w:t>
        </w:r>
      </w:ins>
      <w:r>
        <w:t>A</w:t>
      </w:r>
      <w:del w:id="12229" w:author="GoldenCorpusHarness" w:date="2026-03-28T22:23:47Z">
        <w:r>
          <w:delText xml:space="preserve"> (</w:delText>
        </w:r>
      </w:del>
      <w:ins w:id="12230" w:author="GoldenCorpusHarness" w:date="2026-03-28T22:23:47Z">
        <w:r>
          <w:t xml:space="preserve">ny analyses in progress at the time of request for withdrawal or already performed before the request being received by the </w:t>
        </w:r>
      </w:ins>
      <w:r>
        <w:t>S</w:t>
      </w:r>
      <w:del w:id="12231" w:author="GoldenCorpusHarness" w:date="2026-03-28T22:23:47Z">
        <w:r>
          <w:delText>ection 1.3).</w:delText>
        </w:r>
      </w:del>
      <w:ins w:id="12232" w:author="GoldenCorpusHarness" w:date="2026-03-28T22:23:47Z">
        <w:r>
          <w:t>ponsor will continue to be used as part of the overall research study data and results. No new analyses would be generated after the request is received.</w:t>
        </w:r>
      </w:ins>
    </w:p>
    <w:p ns2:paraId="7FBF7C4A" ns2:textId="77777777" w:rsidR="00EE328F" w:rsidRPr="007D0A3B" w:rsidRDefault="00895D30" w:rsidP="00EE328F">
      <w:pPr>
        <w:pStyle w:val="Heading3"/>
        <w:rPr>
          <w:rStyle w:val="SuggestedOptional"/>
          <w:color w:val="auto"/>
        </w:rPr>
      </w:pPr>
      <w:del w:id="12233" w:author="GoldenCorpusHarness" w:date="2026-03-28T22:23:47Z">
        <w:r>
          <w:delText>Clinical Safety Laboratory Assessments</w:delText>
        </w:r>
      </w:del>
      <w:ins w:id="12234" w:author="GoldenCorpusHarness" w:date="2026-03-28T22:23:47Z">
        <w:r>
          <w:t>If the medical records for the study are no longer available (eg, if the investigator is no longer required by regulatory authorities to retain the study records) or the specimens have been completely anonymized, there will no longer be a link between the participant’s personal information and their specimens. In this situation, the request for specimen withdrawal cannot be processed.</w:t>
        </w:r>
      </w:ins>
    </w:p>
    <w:p ns2:paraId="70101D2A" ns2:textId="77777777" w:rsidR="00C46A44" w:rsidRPr="00AF46CA" w:rsidRDefault="00895D30" w:rsidP="00364D36">
      <w:pPr>
        <w:pStyle w:val="paragraph0"/>
      </w:pPr>
      <w:del w:id="12235" w:author="GoldenCorpusHarness" w:date="2026-03-28T22:23:47Z">
        <w:r>
          <w:delText>Refe</w:delText>
        </w:r>
      </w:del>
      <w:ins w:id="12236" w:author="GoldenCorpusHarness" w:date="2026-03-28T22:23:47Z">
        <w:r>
          <w:t>Pa</w:t>
        </w:r>
      </w:ins>
      <w:r>
        <w:t>r</w:t>
      </w:r>
      <w:ins w:id="12237" w:author="GoldenCorpusHarness" w:date="2026-03-28T22:23:47Z">
        <w:r>
          <w:t>ticipant</w:t>
        </w:r>
      </w:ins>
      <w:r>
        <w:t xml:space="preserve"> </w:t>
      </w:r>
      <w:del w:id="12238" w:author="GoldenCorpusHarness" w:date="2026-03-28T22:23:47Z">
        <w:r>
          <w:delText>to Appe</w:delText>
        </w:r>
      </w:del>
      <w:ins w:id="12239" w:author="GoldenCorpusHarness" w:date="2026-03-28T22:23:47Z">
        <w:r>
          <w:t>Bli</w:t>
        </w:r>
      </w:ins>
      <w:r>
        <w:t>ndi</w:t>
      </w:r>
      <w:del w:id="12240" w:author="GoldenCorpusHarness" w:date="2026-03-28T22:23:47Z">
        <w:r>
          <w:delText>x 2 for the list of c</w:delText>
        </w:r>
      </w:del>
      <w:ins w:id="12241" w:author="GoldenCorpusHarness" w:date="2026-03-28T22:23:47Z">
        <w:r>
          <w:t>ng/Unb</w:t>
        </w:r>
      </w:ins>
      <w:r>
        <w:t>lin</w:t>
      </w:r>
      <w:del w:id="12242" w:author="GoldenCorpusHarness" w:date="2026-03-28T22:23:47Z">
        <w:r>
          <w:delText>ical laboratory tests to be performe</w:delText>
        </w:r>
      </w:del>
      <w:r>
        <w:t>d</w:t>
      </w:r>
      <w:del w:id="12243" w:author="GoldenCorpusHarness" w:date="2026-03-28T22:23:47Z">
        <w:r>
          <w:delText xml:space="preserve"> and to the SoA for the tim</w:delText>
        </w:r>
      </w:del>
      <w:r>
        <w:t>ing</w:t>
      </w:r>
      <w:del w:id="12244" w:author="GoldenCorpusHarness" w:date="2026-03-28T22:23:47Z">
        <w:r>
          <w:delText xml:space="preserve"> and frequency.</w:delText>
        </w:r>
      </w:del>
    </w:p>
    <w:p ns2:paraId="353BBEE2" ns2:textId="77777777" w:rsidR="00C46A44" w:rsidRPr="00AF46CA" w:rsidRDefault="00895D30" w:rsidP="00AA15BF">
      <w:pPr>
        <w:pStyle w:val="ListBullet"/>
      </w:pPr>
      <w:r>
        <w:t>Th</w:t>
      </w:r>
      <w:del w:id="12245" w:author="GoldenCorpusHarness" w:date="2026-03-28T22:23:47Z">
        <w:r>
          <w:delText xml:space="preserve">e investigator or </w:delText>
        </w:r>
      </w:del>
      <w:ins w:id="12246" w:author="GoldenCorpusHarness" w:date="2026-03-28T22:23:47Z">
        <w:r>
          <w:t>is is an open-label study; there is no blinding for this study. The e</w:t>
        </w:r>
      </w:ins>
      <w:r>
        <w:t>me</w:t>
      </w:r>
      <w:del w:id="12247" w:author="GoldenCorpusHarness" w:date="2026-03-28T22:23:47Z">
        <w:r>
          <w:delText>dically quali</w:delText>
        </w:r>
      </w:del>
      <w:ins w:id="12248" w:author="GoldenCorpusHarness" w:date="2026-03-28T22:23:47Z">
        <w:r>
          <w:t>rgency unblinding call center will be available so that a health care provider can obtain in</w:t>
        </w:r>
      </w:ins>
      <w:r>
        <w:t>f</w:t>
      </w:r>
      <w:del w:id="12249" w:author="GoldenCorpusHarness" w:date="2026-03-28T22:23:47Z">
        <w:r>
          <w:delText>ied designee (consistent</w:delText>
        </w:r>
      </w:del>
      <w:ins w:id="12250" w:author="GoldenCorpusHarness" w:date="2026-03-28T22:23:47Z">
        <w:r>
          <w:t>ormation about study intervention in emergency situations</w:t>
        </w:r>
      </w:ins>
      <w:r>
        <w:t xml:space="preserve"> w</w:t>
      </w:r>
      <w:del w:id="12251" w:author="GoldenCorpusHarness" w:date="2026-03-28T22:23:47Z">
        <w:r>
          <w:delText>ith local requirements) must review the laboratory report, document this review, and record any clinically relevant changes occurring during the study in the AE section of the CRF</w:delText>
        </w:r>
      </w:del>
      <w:ins w:id="12252" w:author="GoldenCorpusHarness" w:date="2026-03-28T22:23:47Z">
        <w:r>
          <w:t>here the investigator is not available</w:t>
        </w:r>
      </w:ins>
      <w:r>
        <w:t>.</w:t>
      </w:r>
      <w:del w:id="12253" w:author="GoldenCorpusHarness" w:date="2026-03-28T22:23:47Z">
        <w:r>
          <w:delText xml:space="preserve"> The laboratory reports must be filed with the source documents. Clinically significant abnormal laboratory findings are those which are not associated with the underlying disease, unless judged by the investigator to be more severe than expected for the participant’s condition.</w:delText>
        </w:r>
      </w:del>
    </w:p>
    <w:p ns2:paraId="5016A9DC" ns2:textId="77777777" w:rsidR="00C46A44" w:rsidRDefault="008F7EB8" w:rsidP="00C46A44">
      <w:pPr>
        <w:pStyle w:val="ListBullet"/>
      </w:pPr>
      <w:del w:id="12254" w:author="GoldenCorpusHarness" w:date="2026-03-28T22:23:47Z">
        <w:r>
          <w:delText>A</w:delText>
        </w:r>
      </w:del>
      <w:ins w:id="12255" w:author="GoldenCorpusHarness" w:date="2026-03-28T22:23:47Z">
        <w:r>
          <w:t>Ca</w:t>
        </w:r>
      </w:ins>
      <w:r>
        <w:t>l</w:t>
      </w:r>
      <w:del w:id="12256" w:author="GoldenCorpusHarness" w:date="2026-03-28T22:23:47Z">
        <w:r>
          <w:delText>l</w:delText>
        </w:r>
      </w:del>
      <w:ins w:id="12257" w:author="GoldenCorpusHarness" w:date="2026-03-28T22:23:47Z">
        <w:r>
          <w:t>ibration</w:t>
        </w:r>
      </w:ins>
      <w:r>
        <w:t xml:space="preserve"> </w:t>
      </w:r>
      <w:del w:id="12258" w:author="GoldenCorpusHarness" w:date="2026-03-28T22:23:47Z">
        <w:r>
          <w:delText>pr</w:delText>
        </w:r>
      </w:del>
      <w:r>
        <w:t>o</w:t>
      </w:r>
      <w:del w:id="12259" w:author="GoldenCorpusHarness" w:date="2026-03-28T22:23:47Z">
        <w:r>
          <w:delText>tocol-re</w:delText>
        </w:r>
      </w:del>
      <w:ins w:id="12260" w:author="GoldenCorpusHarness" w:date="2026-03-28T22:23:47Z">
        <w:r>
          <w:t>f E</w:t>
        </w:r>
      </w:ins>
      <w:r>
        <w:t>qui</w:t>
      </w:r>
      <w:del w:id="12261" w:author="GoldenCorpusHarness" w:date="2026-03-28T22:23:47Z">
        <w:r>
          <w:delText>red laboratory assess</w:delText>
        </w:r>
      </w:del>
      <w:ins w:id="12262" w:author="GoldenCorpusHarness" w:date="2026-03-28T22:23:47Z">
        <w:r>
          <w:t>p</w:t>
        </w:r>
      </w:ins>
      <w:r>
        <w:t>ment</w:t>
      </w:r>
      <w:del w:id="12263" w:author="GoldenCorpusHarness" w:date="2026-03-28T22:23:47Z">
        <w:r>
          <w:delText>s, as defined in Appendix 2, must be conducted in accordance with the laboratory manual and the SoA. All laboratory samples must be collected before dosing.</w:delText>
        </w:r>
      </w:del>
    </w:p>
    <w:p ns2:paraId="107F3AE3" ns2:textId="77777777" w:rsidR="00C46A44" w:rsidRPr="00023C20" w:rsidRDefault="00895D30" w:rsidP="00023C20">
      <w:pPr>
        <w:pStyle w:val="ListBullet"/>
      </w:pPr>
      <w:del w:id="12264" w:author="GoldenCorpusHarness" w:date="2026-03-28T22:23:47Z">
        <w:r>
          <w:delText xml:space="preserve">If laboratory </w:delText>
        </w:r>
      </w:del>
      <w:ins w:id="12265" w:author="GoldenCorpusHarness" w:date="2026-03-28T22:23:47Z">
        <w:r>
          <w:t>The in</w:t>
        </w:r>
      </w:ins>
      <w:r>
        <w:t>v</w:t>
      </w:r>
      <w:del w:id="12266" w:author="GoldenCorpusHarness" w:date="2026-03-28T22:23:47Z">
        <w:r>
          <w:delText>alues from non</w:delText>
        </w:r>
      </w:del>
      <w:ins w:id="12267" w:author="GoldenCorpusHarness" w:date="2026-03-28T22:23:47Z">
        <w:r>
          <w:t>estigator or qualified designee has the res</w:t>
        </w:r>
      </w:ins>
      <w:r>
        <w:t>p</w:t>
      </w:r>
      <w:del w:id="12268" w:author="GoldenCorpusHarness" w:date="2026-03-28T22:23:47Z">
        <w:r>
          <w:delText>rotocol-s</w:delText>
        </w:r>
      </w:del>
      <w:ins w:id="12269" w:author="GoldenCorpusHarness" w:date="2026-03-28T22:23:47Z">
        <w:r>
          <w:t xml:space="preserve">onsibility to ensure that any device or instrument used for a clinical evaluation/test during a clinical study that </w:t>
        </w:r>
      </w:ins>
      <w:r>
        <w:t>p</w:t>
      </w:r>
      <w:del w:id="12270" w:author="GoldenCorpusHarness" w:date="2026-03-28T22:23:47Z">
        <w:r>
          <w:delText>ecified laboratory assessments</w:delText>
        </w:r>
      </w:del>
      <w:ins w:id="12271" w:author="GoldenCorpusHarness" w:date="2026-03-28T22:23:47Z">
        <w:r>
          <w:t>rovides information about inclusion/exclusion criteria and/or safety or efficacy</w:t>
        </w:r>
      </w:ins>
      <w:r>
        <w:t xml:space="preserve"> p</w:t>
      </w:r>
      <w:del w:id="12272" w:author="GoldenCorpusHarness" w:date="2026-03-28T22:23:47Z">
        <w:r>
          <w:delText>erformed at the institution’s local laboratory r</w:delText>
        </w:r>
      </w:del>
      <w:ins w:id="12273" w:author="GoldenCorpusHarness" w:date="2026-03-28T22:23:47Z">
        <w:r>
          <w:t xml:space="preserve">arameters shall be suitably calibrated and/or maintained to ensure that the data obtained are reliable and/or reproducible. Documentation of </w:t>
        </w:r>
      </w:ins>
      <w:r>
        <w:t>equi</w:t>
      </w:r>
      <w:del w:id="12274" w:author="GoldenCorpusHarness" w:date="2026-03-28T22:23:47Z">
        <w:r>
          <w:delText xml:space="preserve">re a change in study </w:delText>
        </w:r>
      </w:del>
      <w:r>
        <w:t>p</w:t>
      </w:r>
      <w:del w:id="12275" w:author="GoldenCorpusHarness" w:date="2026-03-28T22:23:47Z">
        <w:r>
          <w:delText>articipant management or are considered clinically significant by the investigator (eg, SAE or AE or dose modification), then the results must be recorded in the appropriate CRF (eg, SLAB)</w:delText>
        </w:r>
      </w:del>
      <w:ins w:id="12276" w:author="GoldenCorpusHarness" w:date="2026-03-28T22:23:47Z">
        <w:r>
          <w:t>ment calibration must be retained as source documentation at the study site</w:t>
        </w:r>
      </w:ins>
      <w:r>
        <w:t>.</w:t>
      </w:r>
    </w:p>
    <w:p ns2:paraId="7C02C165" ns2:textId="77777777" w:rsidR="00567926" w:rsidRPr="00AF46CA" w:rsidRDefault="00895D30" w:rsidP="00C46A44">
      <w:pPr>
        <w:pStyle w:val="ListBullet"/>
        <w:rPr>
          <w:rStyle w:val="SuggestedOptional"/>
          <w:color w:val="auto"/>
        </w:rPr>
      </w:pPr>
      <w:del w:id="12277" w:author="GoldenCorpusHarness" w:date="2026-03-28T22:23:47Z">
        <w:r>
          <w:delText>Fo</w:delText>
        </w:r>
      </w:del>
      <w:ins w:id="12278" w:author="GoldenCorpusHarness" w:date="2026-03-28T22:23:47Z">
        <w:r>
          <w:t>Pa</w:t>
        </w:r>
      </w:ins>
      <w:r>
        <w:t>r</w:t>
      </w:r>
      <w:del w:id="12279" w:author="GoldenCorpusHarness" w:date="2026-03-28T22:23:47Z">
        <w:r>
          <w:delText xml:space="preserve"> </w:delText>
        </w:r>
      </w:del>
      <w:ins w:id="12280" w:author="GoldenCorpusHarness" w:date="2026-03-28T22:23:47Z">
        <w:r>
          <w:t>ticip</w:t>
        </w:r>
      </w:ins>
      <w:r>
        <w:t>an</w:t>
      </w:r>
      <w:del w:id="12281" w:author="GoldenCorpusHarness" w:date="2026-03-28T22:23:47Z">
        <w:r>
          <w:delText>y laboratory tes</w:delText>
        </w:r>
      </w:del>
      <w:r>
        <w:t xml:space="preserve">ts with </w:t>
      </w:r>
      <w:del w:id="12282" w:author="GoldenCorpusHarness" w:date="2026-03-28T22:23:47Z">
        <w:r>
          <w:delText>v</w:delText>
        </w:r>
      </w:del>
      <w:ins w:id="12283" w:author="GoldenCorpusHarness" w:date="2026-03-28T22:23:47Z">
        <w:r>
          <w:t>Tre</w:t>
        </w:r>
      </w:ins>
      <w:r>
        <w:t>a</w:t>
      </w:r>
      <w:del w:id="12284" w:author="GoldenCorpusHarness" w:date="2026-03-28T22:23:47Z">
        <w:r>
          <w:delText>lues consider</w:delText>
        </w:r>
      </w:del>
      <w:ins w:id="12285" w:author="GoldenCorpusHarness" w:date="2026-03-28T22:23:47Z">
        <w:r>
          <w:t>t</w:t>
        </w:r>
      </w:ins>
      <w:r>
        <w:t xml:space="preserve">ed </w:t>
      </w:r>
      <w:del w:id="12286" w:author="GoldenCorpusHarness" w:date="2026-03-28T22:23:47Z">
        <w:r>
          <w:delText>clinically significantly abnormal during participation in the study or within 30 days after the last dose of study intervention, every attempt should be made to perform repeat assessments until the values return to normal or baseline or if a new baseline is established as determined by the investigator.</w:delText>
        </w:r>
      </w:del>
      <w:ins w:id="12287" w:author="GoldenCorpusHarness" w:date="2026-03-28T22:23:47Z">
        <w:r>
          <w:t>HIV</w:t>
        </w:r>
      </w:ins>
    </w:p>
    <w:p ns2:paraId="10C242F8" ns2:textId="401FCA0F" w:rsidR="007D0A3B" w:rsidRDefault="00895D30" w:rsidP="007D0A3B">
      <w:pPr>
        <w:pStyle w:val="ListBullet"/>
        <w:keepLines w:val="0"/>
      </w:pPr>
      <w:del w:id="12288" w:author="GoldenCorpusHarness" w:date="2026-03-28T22:23:47Z">
        <w:r>
          <w:delText>G</w:delText>
        </w:r>
      </w:del>
      <w:ins w:id="12289" w:author="GoldenCorpusHarness" w:date="2026-03-28T22:23:47Z">
        <w:r>
          <w:t>Pa</w:t>
        </w:r>
      </w:ins>
      <w:r>
        <w:t>r</w:t>
      </w:r>
      <w:ins w:id="12290" w:author="GoldenCorpusHarness" w:date="2026-03-28T22:23:47Z">
        <w:r>
          <w:t>ticip</w:t>
        </w:r>
      </w:ins>
      <w:r>
        <w:t>a</w:t>
      </w:r>
      <w:ins w:id="12291" w:author="GoldenCorpusHarness" w:date="2026-03-28T22:23:47Z">
        <w:r>
          <w:t>nts shoul</w:t>
        </w:r>
      </w:ins>
      <w:r>
        <w:t>d</w:t>
      </w:r>
      <w:ins w:id="12292" w:author="GoldenCorpusHarness" w:date="2026-03-28T22:23:47Z">
        <w:r>
          <w:t xml:space="preserve"> be comanaged by an HIV specialist and the investigator during the study, including monitor</w:t>
        </w:r>
      </w:ins>
      <w:r>
        <w:t xml:space="preserve">ing of </w:t>
      </w:r>
      <w:del w:id="12293" w:author="GoldenCorpusHarness" w:date="2026-03-28T22:23:47Z">
        <w:r>
          <w:delText>hematolog</w:delText>
        </w:r>
      </w:del>
      <w:ins w:id="12294" w:author="GoldenCorpusHarness" w:date="2026-03-28T22:23:47Z">
        <w:r>
          <w:t>HIV v</w:t>
        </w:r>
      </w:ins>
      <w:r>
        <w:t>i</w:t>
      </w:r>
      <w:del w:id="12295" w:author="GoldenCorpusHarness" w:date="2026-03-28T22:23:47Z">
        <w:r>
          <w:delText>c</w:delText>
        </w:r>
      </w:del>
      <w:ins w:id="12296" w:author="GoldenCorpusHarness" w:date="2026-03-28T22:23:47Z">
        <w:r>
          <w:t>r</w:t>
        </w:r>
      </w:ins>
      <w:r>
        <w:t xml:space="preserve">al </w:t>
      </w:r>
      <w:ins w:id="12297" w:author="GoldenCorpusHarness" w:date="2026-03-28T22:23:47Z">
        <w:r>
          <w:t>load, CD4+ T-cell coun</w:t>
        </w:r>
      </w:ins>
      <w:r>
        <w:t>t</w:t>
      </w:r>
      <w:del w:id="12298" w:author="GoldenCorpusHarness" w:date="2026-03-28T22:23:47Z">
        <w:r>
          <w:delText>oxic</w:delText>
        </w:r>
      </w:del>
      <w:ins w:id="12299" w:author="GoldenCorpusHarness" w:date="2026-03-28T22:23:47Z">
        <w:r>
          <w:t>, and add</w:t>
        </w:r>
      </w:ins>
      <w:r>
        <w:t>iti</w:t>
      </w:r>
      <w:ins w:id="12300" w:author="GoldenCorpusHarness" w:date="2026-03-28T22:23:47Z">
        <w:r>
          <w:t>onal supportive care measur</w:t>
        </w:r>
      </w:ins>
      <w:r>
        <w:t>es</w:t>
      </w:r>
      <w:del w:id="12301" w:author="GoldenCorpusHarness" w:date="2026-03-28T22:23:47Z">
        <w:r>
          <w:delText xml:space="preserve"> will be according to Appendix 11 (Table 41)</w:delText>
        </w:r>
      </w:del>
      <w:r>
        <w:t>.</w:t>
      </w:r>
    </w:p>
    <w:p ns2:paraId="078FE091" ns2:textId="77777777" w:rsidR="007D0A3B" w:rsidRDefault="00895D30" w:rsidP="007D0A3B">
      <w:pPr>
        <w:pStyle w:val="ListBullet"/>
        <w:keepLines w:val="0"/>
      </w:pPr>
      <w:del w:id="12302" w:author="GoldenCorpusHarness" w:date="2026-03-28T22:23:47Z">
        <w:r>
          <w:delText>F</w:delText>
        </w:r>
      </w:del>
      <w:ins w:id="12303" w:author="GoldenCorpusHarness" w:date="2026-03-28T22:23:47Z">
        <w:r>
          <w:t>Efficacy/Immun</w:t>
        </w:r>
      </w:ins>
      <w:r>
        <w:t>o</w:t>
      </w:r>
      <w:del w:id="12304" w:author="GoldenCorpusHarness" w:date="2026-03-28T22:23:47Z">
        <w:r>
          <w:delText>r part</w:delText>
        </w:r>
      </w:del>
      <w:ins w:id="12305" w:author="GoldenCorpusHarness" w:date="2026-03-28T22:23:47Z">
        <w:r>
          <w:t>gen</w:t>
        </w:r>
      </w:ins>
      <w:r>
        <w:t>ici</w:t>
      </w:r>
      <w:del w:id="12306" w:author="GoldenCorpusHarness" w:date="2026-03-28T22:23:47Z">
        <w:r>
          <w:delText>pan</w:delText>
        </w:r>
      </w:del>
      <w:r>
        <w:t>t</w:t>
      </w:r>
      <w:del w:id="12307" w:author="GoldenCorpusHarness" w:date="2026-03-28T22:23:47Z">
        <w:r>
          <w:delText>s with evidence of current or prior HBV infection, monitoring for clinical and laborator</w:delText>
        </w:r>
      </w:del>
      <w:r>
        <w:t xml:space="preserve">y </w:t>
      </w:r>
      <w:ins w:id="12308" w:author="GoldenCorpusHarness" w:date="2026-03-28T22:23:47Z">
        <w:r>
          <w:t>A</w:t>
        </w:r>
      </w:ins>
      <w:r>
        <w:t>s</w:t>
      </w:r>
      <w:del w:id="12309" w:author="GoldenCorpusHarness" w:date="2026-03-28T22:23:47Z">
        <w:r>
          <w:delText xml:space="preserve">igns of hepatitis or HBV reactivation is required Q12W while on study intervention, and for </w:delText>
        </w:r>
      </w:del>
      <w:r>
        <w:t>se</w:t>
      </w:r>
      <w:del w:id="12310" w:author="GoldenCorpusHarness" w:date="2026-03-28T22:23:47Z">
        <w:r>
          <w:delText>veral month</w:delText>
        </w:r>
      </w:del>
      <w:r>
        <w:t>s</w:t>
      </w:r>
      <w:del w:id="12311" w:author="GoldenCorpusHarness" w:date="2026-03-28T22:23:47Z">
        <w:r>
          <w:delText xml:space="preserve"> following rituximab (or rituximab bio</w:delText>
        </w:r>
      </w:del>
      <w:r>
        <w:t>s</w:t>
      </w:r>
      <w:del w:id="12312" w:author="GoldenCorpusHarness" w:date="2026-03-28T22:23:47Z">
        <w:r>
          <w:delText>imilar) treat</w:delText>
        </w:r>
      </w:del>
      <w:r>
        <w:t>ment</w:t>
      </w:r>
      <w:del w:id="12313" w:author="GoldenCorpusHarness" w:date="2026-03-28T22:23:47Z">
        <w:r>
          <w:delText xml:space="preserve"> di</w:delText>
        </w:r>
      </w:del>
      <w:r>
        <w:t>s</w:t>
      </w:r>
      <w:del w:id="12314" w:author="GoldenCorpusHarness" w:date="2026-03-28T22:23:47Z">
        <w:r>
          <w:delText>continuation as detailed in the current prescribing information. Laboratory parameters may include HBV DNA levels, HBsAg, and anti-HBc antibody. More frequent and/or longer monitoring is warranted if deemed appropriate by the investigator/physician with expertise in managing HBV for individual participants on a case-by-case basis.</w:delText>
        </w:r>
      </w:del>
    </w:p>
    <w:p ns2:paraId="2FEF8212" ns2:textId="77777777" w:rsidR="00AF46CA" w:rsidRDefault="00AF46CA" w:rsidP="00AF46CA">
      <w:pPr>
        <w:pStyle w:val="ListEnd"/>
      </w:pPr>
      <w:ins w:id="12315" w:author="GoldenCorpusHarness" w:date="2026-03-28T22:23:47Z">
        <w:r>
          <w:t>Response to treatment will be evaluated as per iwCLL criteria 2018 (Appendix 10) and assessed by BICR. All endpoint responses will also be assessed by the investigator and recorded.</w:t>
        </w:r>
      </w:ins>
    </w:p>
    <w:p ns2:paraId="35A6BE31" ns2:textId="77777777" w:rsidR="007D0A3B" w:rsidRDefault="00895D30" w:rsidP="007D0A3B">
      <w:pPr>
        <w:pStyle w:val="Heading3"/>
        <w:tabs>
          <w:tab w:val="num" w:pos="1320"/>
        </w:tabs>
      </w:pPr>
      <w:del w:id="12316" w:author="GoldenCorpusHarness" w:date="2026-03-28T22:23:47Z">
        <w:r>
          <w:delText>Tum</w:delText>
        </w:r>
      </w:del>
      <w:ins w:id="12317" w:author="GoldenCorpusHarness" w:date="2026-03-28T22:23:47Z">
        <w:r>
          <w:t>See Appendix 7 f</w:t>
        </w:r>
      </w:ins>
      <w:r>
        <w:t xml:space="preserve">or </w:t>
      </w:r>
      <w:del w:id="12318" w:author="GoldenCorpusHarness" w:date="2026-03-28T22:23:47Z">
        <w:r>
          <w:delText>L</w:delText>
        </w:r>
      </w:del>
      <w:ins w:id="12319" w:author="GoldenCorpusHarness" w:date="2026-03-28T22:23:47Z">
        <w:r>
          <w:t>countr</w:t>
        </w:r>
      </w:ins>
      <w:r>
        <w:t>y</w:t>
      </w:r>
      <w:ins w:id="12320" w:author="GoldenCorpusHarness" w:date="2026-03-28T22:23:47Z">
        <w:r>
          <w:t>-</w:t>
        </w:r>
      </w:ins>
      <w:r>
        <w:t>s</w:t>
      </w:r>
      <w:ins w:id="12321" w:author="GoldenCorpusHarness" w:date="2026-03-28T22:23:47Z">
        <w:r>
          <w:t>pec</w:t>
        </w:r>
      </w:ins>
      <w:r>
        <w:t>i</w:t>
      </w:r>
      <w:del w:id="12322" w:author="GoldenCorpusHarness" w:date="2026-03-28T22:23:47Z">
        <w:r>
          <w:delText>s</w:delText>
        </w:r>
      </w:del>
      <w:ins w:id="12323" w:author="GoldenCorpusHarness" w:date="2026-03-28T22:23:47Z">
        <w:r>
          <w:t>fic</w:t>
        </w:r>
      </w:ins>
      <w:r>
        <w:t xml:space="preserve"> </w:t>
      </w:r>
      <w:del w:id="12324" w:author="GoldenCorpusHarness" w:date="2026-03-28T22:23:47Z">
        <w:r>
          <w:delText>Synd</w:delText>
        </w:r>
      </w:del>
      <w:r>
        <w:t>r</w:t>
      </w:r>
      <w:del w:id="12325" w:author="GoldenCorpusHarness" w:date="2026-03-28T22:23:47Z">
        <w:r>
          <w:delText>o</w:delText>
        </w:r>
      </w:del>
      <w:ins w:id="12326" w:author="GoldenCorpusHarness" w:date="2026-03-28T22:23:47Z">
        <w:r>
          <w:t>equire</w:t>
        </w:r>
      </w:ins>
      <w:r>
        <w:t>me</w:t>
      </w:r>
      <w:ins w:id="12327" w:author="GoldenCorpusHarness" w:date="2026-03-28T22:23:47Z">
        <w:r>
          <w:t>nts.</w:t>
        </w:r>
      </w:ins>
    </w:p>
    <w:p ns2:paraId="58DB3B63" ns2:textId="77777777" w:rsidR="00FF1EB9" w:rsidRDefault="00895D30" w:rsidP="00364D36">
      <w:pPr>
        <w:pStyle w:val="paragraph0"/>
      </w:pPr>
      <w:del w:id="12328" w:author="GoldenCorpusHarness" w:date="2026-03-28T22:23:47Z">
        <w:r>
          <w:delText xml:space="preserve">See Section 6.5.3 for monitoring </w:delText>
        </w:r>
      </w:del>
      <w:ins w:id="12329" w:author="GoldenCorpusHarness" w:date="2026-03-28T22:23:47Z">
        <w:r>
          <w:t>T</w:t>
        </w:r>
      </w:ins>
      <w:r>
        <w:t>re</w:t>
      </w:r>
      <w:del w:id="12330" w:author="GoldenCorpusHarness" w:date="2026-03-28T22:23:47Z">
        <w:r>
          <w:delText>quire</w:delText>
        </w:r>
      </w:del>
      <w:ins w:id="12331" w:author="GoldenCorpusHarness" w:date="2026-03-28T22:23:47Z">
        <w:r>
          <w:t>at</w:t>
        </w:r>
      </w:ins>
      <w:r>
        <w:t>ment</w:t>
      </w:r>
      <w:ins w:id="12332" w:author="GoldenCorpusHarness" w:date="2026-03-28T22:23:47Z">
        <w:r>
          <w:t xml:space="preserve"> Re</w:t>
        </w:r>
      </w:ins>
      <w:r>
        <w:t>s</w:t>
      </w:r>
      <w:del w:id="12333" w:author="GoldenCorpusHarness" w:date="2026-03-28T22:23:47Z">
        <w:r>
          <w:delText>.</w:delText>
        </w:r>
      </w:del>
      <w:ins w:id="12334" w:author="GoldenCorpusHarness" w:date="2026-03-28T22:23:47Z">
        <w:r>
          <w:t>ponse Assessment</w:t>
        </w:r>
      </w:ins>
    </w:p>
    <w:p ns2:paraId="6D8219C8" ns2:textId="77777777" w:rsidR="001477D7" w:rsidRPr="000600D1" w:rsidRDefault="00895D30" w:rsidP="00364D36">
      <w:pPr>
        <w:pStyle w:val="paragraph0"/>
        <w:rPr>
          <w:b/>
          <w:bCs/>
        </w:rPr>
      </w:pPr>
      <w:ins w:id="12335" w:author="GoldenCorpusHarness" w:date="2026-03-28T22:23:47Z">
        <w:r>
          <w:t>Initial tumor imaging at screening must be performed within 42 days before the date of randomization. Any imaging obtained after C1</w:t>
        </w:r>
      </w:ins>
      <w:r>
        <w:t>D</w:t>
      </w:r>
      <w:del w:id="12336" w:author="GoldenCorpusHarness" w:date="2026-03-28T22:23:47Z">
        <w:r>
          <w:delText>efinitions of Laborator</w:delText>
        </w:r>
      </w:del>
      <w:ins w:id="12337" w:author="GoldenCorpusHarness" w:date="2026-03-28T22:23:47Z">
        <w:r>
          <w:t>1 of treatment cannot be included in the screening assessment. Participant eligibilit</w:t>
        </w:r>
      </w:ins>
      <w:r>
        <w:t xml:space="preserve">y </w:t>
      </w:r>
      <w:del w:id="12338" w:author="GoldenCorpusHarness" w:date="2026-03-28T22:23:47Z">
        <w:r>
          <w:delText xml:space="preserve">and </w:delText>
        </w:r>
      </w:del>
      <w:ins w:id="12339" w:author="GoldenCorpusHarness" w:date="2026-03-28T22:23:47Z">
        <w:r>
          <w:t>will be determined using local (investigator) assessment. Tumor imaging performed as part of routine clinical management is acceptable for use as screening tumor imaging if it is of diagnostic quality and performed within 42 days before the date of randomization and can be assessed by the i</w:t>
        </w:r>
      </w:ins>
      <w:r>
        <w:t>C</w:t>
      </w:r>
      <w:del w:id="12340" w:author="GoldenCorpusHarness" w:date="2026-03-28T22:23:47Z">
        <w:r>
          <w:delText>linical Tumor Lysis Syndrome</w:delText>
        </w:r>
      </w:del>
      <w:ins w:id="12341" w:author="GoldenCorpusHarness" w:date="2026-03-28T22:23:47Z">
        <w:r>
          <w:t>RO. Imaging used for screening assessments must be uploaded to the iCRO portal after enrolment/randomization.</w:t>
        </w:r>
      </w:ins>
    </w:p>
    <w:p ns2:paraId="3323FF2C" ns2:textId="77777777" w:rsidR="001477D7" w:rsidRDefault="00895D30" w:rsidP="00364D36">
      <w:pPr>
        <w:pStyle w:val="paragraph0"/>
      </w:pPr>
      <w:del w:id="12342" w:author="GoldenCorpusHarness" w:date="2026-03-28T22:23:47Z">
        <w:r>
          <w:delText>La</w:delText>
        </w:r>
      </w:del>
      <w:ins w:id="12343" w:author="GoldenCorpusHarness" w:date="2026-03-28T22:23:47Z">
        <w:r>
          <w:t xml:space="preserve">Imaging response assessments should follow calendar days from C1D1. If dosing is delayed, treatment response assessments should continue as scheduled. The first on-study treatment response assessment (including imaging, physical examination, constitutional symptoms, hematological evaluations, and </w:t>
        </w:r>
      </w:ins>
      <w:r>
        <w:t>bo</w:t>
      </w:r>
      <w:del w:id="12344" w:author="GoldenCorpusHarness" w:date="2026-03-28T22:23:47Z">
        <w:r>
          <w:delText>ratory TL</w:delText>
        </w:r>
      </w:del>
      <w:ins w:id="12345" w:author="GoldenCorpusHarness" w:date="2026-03-28T22:23:47Z">
        <w:r>
          <w:t xml:space="preserve">ne marrow as required) should be performed at 12 weeks (±14 days) from the date of C1D1 (ie, the Week 13 Visit). </w:t>
        </w:r>
      </w:ins>
      <w:r>
        <w:t>S</w:t>
      </w:r>
      <w:del w:id="12346" w:author="GoldenCorpusHarness" w:date="2026-03-28T22:23:47Z">
        <w:r>
          <w:delText xml:space="preserve"> is defined as </w:delText>
        </w:r>
      </w:del>
      <w:ins w:id="12347" w:author="GoldenCorpusHarness" w:date="2026-03-28T22:23:47Z">
        <w:r>
          <w:t>ubsequent assessments should be performed Q1</w:t>
        </w:r>
      </w:ins>
      <w:r>
        <w:t>2</w:t>
      </w:r>
      <w:del w:id="12348" w:author="GoldenCorpusHarness" w:date="2026-03-28T22:23:47Z">
        <w:r>
          <w:delText xml:space="preserve"> or more metabolic abnormalities must be present during the same </w:delText>
        </w:r>
      </w:del>
      <w:ins w:id="12349" w:author="GoldenCorpusHarness" w:date="2026-03-28T22:23:47Z">
        <w:r>
          <w:t>W (±14 days) up to and including Week 97 (approximately 2 years post C1D1), and Q</w:t>
        </w:r>
      </w:ins>
      <w:r>
        <w:t>24</w:t>
      </w:r>
      <w:del w:id="12350" w:author="GoldenCorpusHarness" w:date="2026-03-28T22:23:47Z">
        <w:r>
          <w:delText>-hour period</w:delText>
        </w:r>
      </w:del>
      <w:ins w:id="12351" w:author="GoldenCorpusHarness" w:date="2026-03-28T22:23:47Z">
        <w:r>
          <w:t>W thereafter (starting at Week 121) or more frequently if clinically indicated. If the date of imaging does not align</w:t>
        </w:r>
      </w:ins>
      <w:r>
        <w:t xml:space="preserve"> with</w:t>
      </w:r>
      <w:ins w:id="12352" w:author="GoldenCorpusHarness" w:date="2026-03-28T22:23:47Z">
        <w:r>
          <w:t xml:space="preserve"> a study site visit, any nonimaging response parameters (physical examination, constitutional symptoms, and hematological evaluations) that fall outside the ±14 day window, should be repeated with</w:t>
        </w:r>
      </w:ins>
      <w:r>
        <w:t>in 3</w:t>
      </w:r>
      <w:del w:id="12353" w:author="GoldenCorpusHarness" w:date="2026-03-28T22:23:47Z">
        <w:r>
          <w:delText xml:space="preserve"> days</w:delText>
        </w:r>
      </w:del>
      <w:ins w:id="12354" w:author="GoldenCorpusHarness" w:date="2026-03-28T22:23:47Z">
        <w:r>
          <w:t>0 days from the date of imaging. NOTE: the</w:t>
        </w:r>
      </w:ins>
      <w:r>
        <w:t xml:space="preserve"> b</w:t>
      </w:r>
      <w:del w:id="12355" w:author="GoldenCorpusHarness" w:date="2026-03-28T22:23:47Z">
        <w:r>
          <w:delText>efore the start of therapy or up to 7 days after</w:delText>
        </w:r>
      </w:del>
      <w:ins w:id="12356" w:author="GoldenCorpusHarness" w:date="2026-03-28T22:23:47Z">
        <w:r>
          <w:t>one marro</w:t>
        </w:r>
      </w:ins>
      <w:r>
        <w:t>w</w:t>
      </w:r>
      <w:del w:id="12357" w:author="GoldenCorpusHarness" w:date="2026-03-28T22:23:47Z">
        <w:r>
          <w:delText>ard</w:delText>
        </w:r>
      </w:del>
      <w:ins w:id="12358" w:author="GoldenCorpusHarness" w:date="2026-03-28T22:23:47Z">
        <w:r>
          <w:t xml:space="preserve"> sample should be obtained within 42 days of imaging/clinical assessment indicating a CR</w:t>
        </w:r>
      </w:ins>
      <w:r>
        <w:t xml:space="preserve">. </w:t>
      </w:r>
      <w:ins w:id="12359" w:author="GoldenCorpusHarness" w:date="2026-03-28T22:23:47Z">
        <w:r>
          <w:t>Unscheduled imaging can be performed as clinically indicated.</w:t>
        </w:r>
      </w:ins>
    </w:p>
    <w:p ns2:paraId="07011C05" ns2:textId="77777777" w:rsidR="001477D7" w:rsidRDefault="00895D30" w:rsidP="00364D36">
      <w:pPr>
        <w:pStyle w:val="paragraph0"/>
      </w:pPr>
      <w:ins w:id="12360" w:author="GoldenCorpusHarness" w:date="2026-03-28T22:23:47Z">
        <w:r>
          <w:t>In the absence of complete imaging required per protocol, the investigator is to perform and document a physical examination evaluation of all palpable lesions to aid in the response assessment. The Sponsor should be consulted to be made aware that a physical examination was used for response assessment in conjunction or in lieu of imaging, and that data are recorded in the e</w:t>
        </w:r>
      </w:ins>
      <w:r>
        <w:t>C</w:t>
      </w:r>
      <w:del w:id="12361" w:author="GoldenCorpusHarness" w:date="2026-03-28T22:23:47Z">
        <w:r>
          <w:delText>linical TLS is defined as the presence of laboratory TLS plus an increased creatinine level, seizures, cardiac dysrhythmia, or death</w:delText>
        </w:r>
      </w:del>
      <w:ins w:id="12362" w:author="GoldenCorpusHarness" w:date="2026-03-28T22:23:47Z">
        <w:r>
          <w:t>RF</w:t>
        </w:r>
      </w:ins>
      <w:r>
        <w:t>.</w:t>
      </w:r>
    </w:p>
    <w:p ns2:paraId="509CA7E9" ns2:textId="77777777" w:rsidR="001477D7" w:rsidRDefault="00895D30" w:rsidP="00364D36">
      <w:pPr>
        <w:pStyle w:val="paragraph0"/>
      </w:pPr>
      <w:ins w:id="12363" w:author="GoldenCorpusHarness" w:date="2026-03-28T22:23:47Z">
        <w:r>
          <w:t>Treatment response assessments should continue to be performed until disease progression as assessed per iwCLL by B</w:t>
        </w:r>
      </w:ins>
      <w:r>
        <w:t>I</w:t>
      </w:r>
      <w:del w:id="12364" w:author="GoldenCorpusHarness" w:date="2026-03-28T22:23:47Z">
        <w:r>
          <w:delText>f acute kidne</w:delText>
        </w:r>
      </w:del>
      <w:ins w:id="12365" w:author="GoldenCorpusHarness" w:date="2026-03-28T22:23:47Z">
        <w:r>
          <w:t>CR, the start of new anticancer treatment (except for SCT and its conditioning regimen, see Section 8.11.4.4), withdrawal of consent for stud</w:t>
        </w:r>
      </w:ins>
      <w:r>
        <w:t xml:space="preserve">y </w:t>
      </w:r>
      <w:del w:id="12366" w:author="GoldenCorpusHarness" w:date="2026-03-28T22:23:47Z">
        <w:r>
          <w:delText>injur</w:delText>
        </w:r>
      </w:del>
      <w:ins w:id="12367" w:author="GoldenCorpusHarness" w:date="2026-03-28T22:23:47Z">
        <w:r>
          <w:t>participation, death, or the end of the stud</w:t>
        </w:r>
      </w:ins>
      <w:r>
        <w:t>y</w:t>
      </w:r>
      <w:del w:id="12368" w:author="GoldenCorpusHarness" w:date="2026-03-28T22:23:47Z">
        <w:r>
          <w:delText xml:space="preserve"> is present</w:delText>
        </w:r>
      </w:del>
      <w:r>
        <w:t xml:space="preserve">, </w:t>
      </w:r>
      <w:del w:id="12369" w:author="GoldenCorpusHarness" w:date="2026-03-28T22:23:47Z">
        <w:r>
          <w:delText>the participant has clinical TL</w:delText>
        </w:r>
      </w:del>
      <w:ins w:id="12370" w:author="GoldenCorpusHarness" w:date="2026-03-28T22:23:47Z">
        <w:r>
          <w:t xml:space="preserve">whichever occurs first. Details regarding disease progression based on imaging are provided in </w:t>
        </w:r>
      </w:ins>
      <w:r>
        <w:t>S</w:t>
      </w:r>
      <w:del w:id="12371" w:author="GoldenCorpusHarness" w:date="2026-03-28T22:23:47Z">
        <w:r>
          <w:delText>.</w:delText>
        </w:r>
      </w:del>
      <w:ins w:id="12372" w:author="GoldenCorpusHarness" w:date="2026-03-28T22:23:47Z">
        <w:r>
          <w:t>ection 8.2.1.3.1 and disease progression based on clinical parameters are provided in Section 8.2.1.3.2. Imaging should be stopped during pregnancy.</w:t>
        </w:r>
      </w:ins>
    </w:p>
    <w:p ns2:paraId="24E2630C" ns2:textId="0C2E6522" w:rsidR="001477D7" w:rsidRDefault="00B55DCA" w:rsidP="001477D7">
      <w:pPr>
        <w:pStyle w:val="Paragraph"/>
      </w:pPr>
      <w:del w:id="12373" w:author="GoldenCorpusHarness" w:date="2026-03-28T22:23:47Z">
        <w:r>
          <w:delText>Table</w:delText>
        </w:r>
      </w:del>
      <w:ins w:id="12374" w:author="GoldenCorpusHarness" w:date="2026-03-28T22:23:47Z">
        <w:r>
          <w:t>CLL/SLL</w:t>
        </w:r>
      </w:ins>
      <w:r>
        <w:t xml:space="preserve"> </w:t>
      </w:r>
      <w:del w:id="12375" w:author="GoldenCorpusHarness" w:date="2026-03-28T22:23:47Z">
        <w:r>
          <w:delText xml:space="preserve">25 </w:delText>
        </w:r>
      </w:del>
      <w:ins w:id="12376" w:author="GoldenCorpusHarness" w:date="2026-03-28T22:23:47Z">
        <w:r>
          <w:t>A</w:t>
        </w:r>
      </w:ins>
      <w:r>
        <w:t>s</w:t>
      </w:r>
      <w:del w:id="12377" w:author="GoldenCorpusHarness" w:date="2026-03-28T22:23:47Z">
        <w:r>
          <w:delText>ummariz</w:delText>
        </w:r>
      </w:del>
      <w:ins w:id="12378" w:author="GoldenCorpusHarness" w:date="2026-03-28T22:23:47Z">
        <w:r>
          <w:t>s</w:t>
        </w:r>
      </w:ins>
      <w:r>
        <w:t>es</w:t>
      </w:r>
      <w:ins w:id="12379" w:author="GoldenCorpusHarness" w:date="2026-03-28T22:23:47Z">
        <w:r>
          <w:t>sment</w:t>
        </w:r>
      </w:ins>
      <w:r>
        <w:t xml:space="preserve"> </w:t>
      </w:r>
      <w:del w:id="12380" w:author="GoldenCorpusHarness" w:date="2026-03-28T22:23:47Z">
        <w:r>
          <w:delText>the TLS c</w:delText>
        </w:r>
      </w:del>
      <w:ins w:id="12381" w:author="GoldenCorpusHarness" w:date="2026-03-28T22:23:47Z">
        <w:r>
          <w:t>C</w:t>
        </w:r>
      </w:ins>
      <w:r>
        <w:t>riteria</w:t>
      </w:r>
      <w:del w:id="12382" w:author="GoldenCorpusHarness" w:date="2026-03-28T22:23:47Z">
        <w:r>
          <w:delText>.</w:delText>
        </w:r>
      </w:del>
      <w:ins w:id="12383" w:author="GoldenCorpusHarness" w:date="2026-03-28T22:23:47Z">
        <w:r>
          <w:t xml:space="preserve"> (iwCLL)</w:t>
        </w:r>
      </w:ins>
    </w:p>
    <w:p ns2:paraId="1BFE8F30" ns2:textId="578949FC" w:rsidR="001477D7" w:rsidRDefault="00895D30" w:rsidP="000554D4">
      <w:pPr>
        <w:pStyle w:val="Caption"/>
      </w:pPr>
      <w:del w:id="12384" w:author="GoldenCorpusHarness" w:date="2026-03-28T22:23:47Z">
        <w:r>
          <w:delText>Tabl</w:delText>
        </w:r>
      </w:del>
      <w:ins w:id="12385" w:author="GoldenCorpusHarness" w:date="2026-03-28T22:23:47Z">
        <w:r>
          <w:t>Assessment of respons</w:t>
        </w:r>
      </w:ins>
      <w:r>
        <w:t xml:space="preserve">e </w:t>
      </w:r>
      <w:del w:id="12386" w:author="GoldenCorpusHarness" w:date="2026-03-28T22:23:47Z">
        <w:r>
          <w:delText>25Def</w:delText>
        </w:r>
      </w:del>
      <w:ins w:id="12387" w:author="GoldenCorpusHarness" w:date="2026-03-28T22:23:47Z">
        <w:r>
          <w:t xml:space="preserve">should </w:t>
        </w:r>
      </w:ins>
      <w:r>
        <w:t>in</w:t>
      </w:r>
      <w:ins w:id="12388" w:author="GoldenCorpusHarness" w:date="2026-03-28T22:23:47Z">
        <w:r>
          <w:t>clude phys</w:t>
        </w:r>
      </w:ins>
      <w:r>
        <w:t>i</w:t>
      </w:r>
      <w:ins w:id="12389" w:author="GoldenCorpusHarness" w:date="2026-03-28T22:23:47Z">
        <w:r>
          <w:t>cal examina</w:t>
        </w:r>
      </w:ins>
      <w:r>
        <w:t>tion</w:t>
      </w:r>
      <w:ins w:id="12390" w:author="GoldenCorpusHarness" w:date="2026-03-28T22:23:47Z">
        <w:r>
          <w:t>, con</w:t>
        </w:r>
      </w:ins>
      <w:r>
        <w:t>s</w:t>
      </w:r>
      <w:ins w:id="12391" w:author="GoldenCorpusHarness" w:date="2026-03-28T22:23:47Z">
        <w:r>
          <w:t>titutional</w:t>
        </w:r>
      </w:ins>
      <w:r>
        <w:t xml:space="preserve"> </w:t>
      </w:r>
      <w:del w:id="12392" w:author="GoldenCorpusHarness" w:date="2026-03-28T22:23:47Z">
        <w:r>
          <w:delText>of Labora</w:delText>
        </w:r>
      </w:del>
      <w:ins w:id="12393" w:author="GoldenCorpusHarness" w:date="2026-03-28T22:23:47Z">
        <w:r>
          <w:t>symp</w:t>
        </w:r>
      </w:ins>
      <w:r>
        <w:t>to</w:t>
      </w:r>
      <w:del w:id="12394" w:author="GoldenCorpusHarness" w:date="2026-03-28T22:23:47Z">
        <w:r>
          <w:delText>ry</w:delText>
        </w:r>
      </w:del>
      <w:ins w:id="12395" w:author="GoldenCorpusHarness" w:date="2026-03-28T22:23:47Z">
        <w:r>
          <w:t>ms, imaging,</w:t>
        </w:r>
      </w:ins>
      <w:r>
        <w:t xml:space="preserve"> and </w:t>
      </w:r>
      <w:del w:id="12396" w:author="GoldenCorpusHarness" w:date="2026-03-28T22:23:47Z">
        <w:r>
          <w:delText>Clinic</w:delText>
        </w:r>
      </w:del>
      <w:ins w:id="12397" w:author="GoldenCorpusHarness" w:date="2026-03-28T22:23:47Z">
        <w:r>
          <w:t>ev</w:t>
        </w:r>
      </w:ins>
      <w:r>
        <w:t>al</w:t>
      </w:r>
      <w:ins w:id="12398" w:author="GoldenCorpusHarness" w:date="2026-03-28T22:23:47Z">
        <w:r>
          <w:t>uation</w:t>
        </w:r>
      </w:ins>
      <w:r>
        <w:t xml:space="preserve"> </w:t>
      </w:r>
      <w:del w:id="12399" w:author="GoldenCorpusHarness" w:date="2026-03-28T22:23:47Z">
        <w:r>
          <w:delText>T</w:delText>
        </w:r>
      </w:del>
      <w:ins w:id="12400" w:author="GoldenCorpusHarness" w:date="2026-03-28T22:23:47Z">
        <w:r>
          <w:t>of the blood (CBC) and bone marrow as s</w:t>
        </w:r>
      </w:ins>
      <w:r>
        <w:t>um</w:t>
      </w:r>
      <w:ins w:id="12401" w:author="GoldenCorpusHarness" w:date="2026-03-28T22:23:47Z">
        <w:r>
          <w:t>marized bel</w:t>
        </w:r>
      </w:ins>
      <w:r>
        <w:t>o</w:t>
      </w:r>
      <w:del w:id="12402" w:author="GoldenCorpusHarness" w:date="2026-03-28T22:23:47Z">
        <w:r>
          <w:delText>r Lysis Syndrome</w:delText>
        </w:r>
      </w:del>
      <w:ins w:id="12403" w:author="GoldenCorpusHarness" w:date="2026-03-28T22:23:47Z">
        <w:r>
          <w:t>w:</w:t>
        </w:r>
      </w:ins>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3369"/>
        <w:gridCol w:w="3502"/>
      </w:tblGrid>
      <w:tr w:rsidR="003117E4" ns2:paraId="1CD4D856" ns2:textId="77777777" w:rsidTr="00487526">
        <w:trPr>
          <w:tblHeader/>
        </w:trPr>
        <w:tc>
          <w:tcPr>
            <w:tcW w:w="1951" w:type="dxa"/>
          </w:tcPr>
          <w:p ns2:paraId="0FC7F763" ns2:textId="77777777" w:rsidR="001477D7" w:rsidRPr="00D260A9" w:rsidRDefault="00895D30" w:rsidP="0069188A">
            <w:pPr>
              <w:pStyle w:val="TableCellCenter10pt"/>
              <w:rPr>
                <w:b/>
                <w:bCs/>
              </w:rPr>
            </w:pPr>
            <w:r w:rsidRPr="00D260A9">
              <w:rPr>
                <w:b/>
                <w:bCs/>
              </w:rPr>
              <w:t>Metabolic Abnormality</w:t>
            </w:r>
          </w:p>
        </w:tc>
        <w:tc>
          <w:tcPr>
            <w:tcW w:w="3377" w:type="dxa"/>
          </w:tcPr>
          <w:p ns2:paraId="056A475E" ns2:textId="77777777" w:rsidR="001477D7" w:rsidRPr="00D260A9" w:rsidRDefault="00895D30" w:rsidP="0069188A">
            <w:pPr>
              <w:pStyle w:val="TableCellCenter10pt"/>
              <w:rPr>
                <w:b/>
                <w:bCs/>
              </w:rPr>
            </w:pPr>
            <w:r w:rsidRPr="00D260A9">
              <w:rPr>
                <w:b/>
                <w:bCs/>
              </w:rPr>
              <w:t>Criteria for Classification of Laboratory TLS</w:t>
            </w:r>
          </w:p>
        </w:tc>
        <w:tc>
          <w:tcPr>
            <w:tcW w:w="3510" w:type="dxa"/>
          </w:tcPr>
          <w:p ns2:paraId="59408FAD" ns2:textId="77777777" w:rsidR="001477D7" w:rsidRPr="00D260A9" w:rsidRDefault="00895D30" w:rsidP="0069188A">
            <w:pPr>
              <w:pStyle w:val="TableCellCenter10pt"/>
              <w:rPr>
                <w:b/>
                <w:bCs/>
              </w:rPr>
            </w:pPr>
            <w:r w:rsidRPr="00D260A9">
              <w:rPr>
                <w:b/>
                <w:bCs/>
              </w:rPr>
              <w:t>Criteria for Classification of Clinical TLS</w:t>
            </w:r>
          </w:p>
        </w:tc>
      </w:tr>
      <w:tr w:rsidR="003117E4" ns2:paraId="65ADCD4D" ns2:textId="77777777" w:rsidTr="0069188A">
        <w:tc>
          <w:tcPr>
            <w:tcW w:w="1951" w:type="dxa"/>
          </w:tcPr>
          <w:p ns2:paraId="2C7C11B7" ns2:textId="77777777" w:rsidR="001477D7" w:rsidRPr="00D260A9" w:rsidRDefault="00895D30" w:rsidP="0069188A">
            <w:pPr>
              <w:pStyle w:val="TableCellLeft"/>
              <w:rPr>
                <w:rFonts w:eastAsia="MS Gothic"/>
                <w:i/>
                <w:iCs/>
              </w:rPr>
            </w:pPr>
            <w:r w:rsidRPr="00D260A9">
              <w:rPr>
                <w:rFonts w:eastAsia="MS Gothic"/>
                <w:i/>
                <w:iCs/>
              </w:rPr>
              <w:t>Definition</w:t>
            </w:r>
          </w:p>
        </w:tc>
        <w:tc>
          <w:tcPr>
            <w:tcW w:w="3377" w:type="dxa"/>
          </w:tcPr>
          <w:p ns2:paraId="2EC07558" ns2:textId="77777777" w:rsidR="001477D7" w:rsidRPr="00D260A9" w:rsidRDefault="00895D30" w:rsidP="0069188A">
            <w:pPr>
              <w:pStyle w:val="TableCellLeft"/>
              <w:rPr>
                <w:rFonts w:eastAsia="MS Gothic"/>
                <w:i/>
                <w:iCs/>
              </w:rPr>
            </w:pPr>
            <w:r w:rsidRPr="00D260A9">
              <w:rPr>
                <w:rFonts w:eastAsia="MS Gothic"/>
                <w:i/>
                <w:iCs/>
              </w:rPr>
              <w:t>2 or more of the below criteria</w:t>
            </w:r>
          </w:p>
        </w:tc>
        <w:tc>
          <w:tcPr>
            <w:tcW w:w="3510" w:type="dxa"/>
          </w:tcPr>
          <w:p ns2:paraId="28627EF9" ns2:textId="77777777" w:rsidR="001477D7" w:rsidRPr="00D260A9" w:rsidRDefault="00895D30" w:rsidP="0069188A">
            <w:pPr>
              <w:pStyle w:val="TableCellLeft"/>
              <w:rPr>
                <w:rFonts w:eastAsia="MS Gothic"/>
                <w:i/>
                <w:iCs/>
              </w:rPr>
            </w:pPr>
            <w:r w:rsidRPr="00D260A9">
              <w:rPr>
                <w:rFonts w:eastAsia="MS Gothic"/>
                <w:i/>
                <w:iCs/>
              </w:rPr>
              <w:t>Laboratory TLS and 1 of the below criteria</w:t>
            </w:r>
          </w:p>
        </w:tc>
      </w:tr>
      <w:tr w:rsidR="003117E4" ns2:paraId="571B2F6C" ns2:textId="77777777" w:rsidTr="0069188A">
        <w:tc>
          <w:tcPr>
            <w:tcW w:w="1951" w:type="dxa"/>
          </w:tcPr>
          <w:p ns2:paraId="57AA01AD" ns2:textId="77777777" w:rsidR="001477D7" w:rsidRPr="00D260A9" w:rsidRDefault="00895D30" w:rsidP="0069188A">
            <w:pPr>
              <w:pStyle w:val="TableCellLeft"/>
              <w:rPr>
                <w:rFonts w:eastAsia="MS Gothic"/>
              </w:rPr>
            </w:pPr>
            <w:r w:rsidRPr="00D260A9">
              <w:rPr>
                <w:rFonts w:eastAsia="MS Gothic"/>
              </w:rPr>
              <w:t xml:space="preserve">Hyperuricemia </w:t>
            </w:r>
          </w:p>
        </w:tc>
        <w:tc>
          <w:tcPr>
            <w:tcW w:w="3377" w:type="dxa"/>
          </w:tcPr>
          <w:p ns2:paraId="300F299B" ns2:textId="77777777" w:rsidR="001477D7" w:rsidRPr="00D260A9" w:rsidRDefault="00895D30" w:rsidP="0069188A">
            <w:pPr>
              <w:pStyle w:val="TableCellLeft"/>
              <w:rPr>
                <w:rFonts w:eastAsia="MS Gothic"/>
              </w:rPr>
            </w:pPr>
            <w:r w:rsidRPr="00D260A9">
              <w:rPr>
                <w:rFonts w:eastAsia="MS Gothic"/>
              </w:rPr>
              <w:t>Uric acid &gt;8.0 mg/dL (475.8 µmol/</w:t>
            </w:r>
            <w:r w:rsidR="00754323">
              <w:rPr>
                <w:rFonts w:eastAsia="MS Gothic"/>
              </w:rPr>
              <w:t>L</w:t>
            </w:r>
            <w:r w:rsidRPr="00D260A9">
              <w:rPr>
                <w:rFonts w:eastAsia="MS Gothic"/>
              </w:rPr>
              <w:t xml:space="preserve">) </w:t>
            </w:r>
          </w:p>
        </w:tc>
        <w:tc>
          <w:tcPr>
            <w:tcW w:w="3510" w:type="dxa"/>
          </w:tcPr>
          <w:p ns2:paraId="50BBFE64" ns2:textId="77777777" w:rsidR="001477D7" w:rsidRPr="00D260A9" w:rsidRDefault="00895D30" w:rsidP="0069188A">
            <w:pPr>
              <w:pStyle w:val="TableCellLeft"/>
              <w:rPr>
                <w:rFonts w:eastAsia="MS Gothic"/>
              </w:rPr>
            </w:pPr>
            <w:r>
              <w:rPr>
                <w:rFonts w:eastAsia="MS Gothic"/>
              </w:rPr>
              <w:t>N/A</w:t>
            </w:r>
          </w:p>
        </w:tc>
      </w:tr>
      <w:tr w:rsidR="003117E4" ns2:paraId="7023D0A2" ns2:textId="77777777" w:rsidTr="0069188A">
        <w:tc>
          <w:tcPr>
            <w:tcW w:w="1951" w:type="dxa"/>
          </w:tcPr>
          <w:p ns2:paraId="48F72E0E" ns2:textId="77777777" w:rsidR="001477D7" w:rsidRPr="00D260A9" w:rsidRDefault="00895D30" w:rsidP="0069188A">
            <w:pPr>
              <w:pStyle w:val="TableCellLeft"/>
              <w:rPr>
                <w:rFonts w:eastAsia="MS Gothic"/>
              </w:rPr>
            </w:pPr>
            <w:r w:rsidRPr="00D260A9">
              <w:rPr>
                <w:rFonts w:eastAsia="MS Gothic"/>
              </w:rPr>
              <w:t xml:space="preserve">Hyperphosphatemia </w:t>
            </w:r>
          </w:p>
        </w:tc>
        <w:tc>
          <w:tcPr>
            <w:tcW w:w="3377" w:type="dxa"/>
          </w:tcPr>
          <w:p ns2:paraId="4DAEB789" ns2:textId="77777777" w:rsidR="001477D7" w:rsidRPr="00D260A9" w:rsidRDefault="00895D30" w:rsidP="0069188A">
            <w:pPr>
              <w:pStyle w:val="TableCellLeft"/>
              <w:rPr>
                <w:rFonts w:eastAsia="MS Gothic"/>
              </w:rPr>
            </w:pPr>
            <w:r w:rsidRPr="00D260A9">
              <w:rPr>
                <w:rFonts w:eastAsia="MS Gothic"/>
              </w:rPr>
              <w:t>Phosphorus &gt;4.5 mg/dL (1.5 mmol/</w:t>
            </w:r>
            <w:r w:rsidR="00754323">
              <w:rPr>
                <w:rFonts w:eastAsia="MS Gothic"/>
              </w:rPr>
              <w:t>L</w:t>
            </w:r>
            <w:r w:rsidRPr="00D260A9">
              <w:rPr>
                <w:rFonts w:eastAsia="MS Gothic"/>
              </w:rPr>
              <w:t xml:space="preserve">) </w:t>
            </w:r>
          </w:p>
        </w:tc>
        <w:tc>
          <w:tcPr>
            <w:tcW w:w="3510" w:type="dxa"/>
          </w:tcPr>
          <w:p ns2:paraId="42C3E48D" ns2:textId="77777777" w:rsidR="001477D7" w:rsidRPr="00D260A9" w:rsidRDefault="00895D30" w:rsidP="0069188A">
            <w:pPr>
              <w:pStyle w:val="TableCellLeft"/>
              <w:rPr>
                <w:rFonts w:eastAsia="MS Gothic"/>
              </w:rPr>
            </w:pPr>
            <w:r>
              <w:rPr>
                <w:rFonts w:eastAsia="MS Gothic"/>
              </w:rPr>
              <w:t>N/A</w:t>
            </w:r>
          </w:p>
        </w:tc>
      </w:tr>
      <w:tr w:rsidR="003117E4" ns2:paraId="7957DF66" ns2:textId="77777777" w:rsidTr="0069188A">
        <w:tc>
          <w:tcPr>
            <w:tcW w:w="1951" w:type="dxa"/>
          </w:tcPr>
          <w:p ns2:paraId="2907C7C5" ns2:textId="77777777" w:rsidR="001477D7" w:rsidRPr="00D260A9" w:rsidRDefault="00895D30" w:rsidP="0069188A">
            <w:pPr>
              <w:pStyle w:val="TableCellLeft"/>
              <w:rPr>
                <w:rFonts w:eastAsia="MS Gothic"/>
              </w:rPr>
            </w:pPr>
            <w:r w:rsidRPr="00D260A9">
              <w:rPr>
                <w:rFonts w:eastAsia="MS Gothic"/>
              </w:rPr>
              <w:t xml:space="preserve">Hyperkalemia </w:t>
            </w:r>
          </w:p>
        </w:tc>
        <w:tc>
          <w:tcPr>
            <w:tcW w:w="3377" w:type="dxa"/>
          </w:tcPr>
          <w:p ns2:paraId="2A87A038" ns2:textId="77777777" w:rsidR="001477D7" w:rsidRPr="00D260A9" w:rsidRDefault="00895D30" w:rsidP="0069188A">
            <w:pPr>
              <w:pStyle w:val="TableCellLeft"/>
              <w:rPr>
                <w:rFonts w:eastAsia="MS Gothic"/>
              </w:rPr>
            </w:pPr>
            <w:r w:rsidRPr="00D260A9">
              <w:rPr>
                <w:rFonts w:eastAsia="MS Gothic"/>
              </w:rPr>
              <w:t>Potassium &gt;6.0 mmol/</w:t>
            </w:r>
            <w:r w:rsidR="00D4252E">
              <w:rPr>
                <w:rFonts w:eastAsia="MS Gothic"/>
              </w:rPr>
              <w:t>L</w:t>
            </w:r>
          </w:p>
        </w:tc>
        <w:tc>
          <w:tcPr>
            <w:tcW w:w="3510" w:type="dxa"/>
          </w:tcPr>
          <w:p ns2:paraId="301A3B0B" ns2:textId="77777777" w:rsidR="001477D7" w:rsidRPr="00D260A9" w:rsidRDefault="00895D30" w:rsidP="0069188A">
            <w:pPr>
              <w:pStyle w:val="TableCellLeft"/>
              <w:rPr>
                <w:rFonts w:eastAsia="MS Gothic"/>
              </w:rPr>
            </w:pPr>
            <w:r w:rsidRPr="00D260A9">
              <w:rPr>
                <w:rFonts w:eastAsia="MS Gothic"/>
              </w:rPr>
              <w:t>Cardiac dysrhythmia or sudden death probably or definitely caused by hyperkalemia</w:t>
            </w:r>
          </w:p>
        </w:tc>
      </w:tr>
      <w:tr w:rsidR="003117E4" ns2:paraId="30536265" ns2:textId="77777777" w:rsidTr="0069188A">
        <w:tc>
          <w:tcPr>
            <w:tcW w:w="1951" w:type="dxa"/>
          </w:tcPr>
          <w:p ns2:paraId="3B22340E" ns2:textId="77777777" w:rsidR="001477D7" w:rsidRPr="00D260A9" w:rsidRDefault="00895D30" w:rsidP="0069188A">
            <w:pPr>
              <w:pStyle w:val="TableCellLeft"/>
              <w:rPr>
                <w:rFonts w:eastAsia="MS Gothic"/>
              </w:rPr>
            </w:pPr>
            <w:r w:rsidRPr="00D260A9">
              <w:rPr>
                <w:rFonts w:eastAsia="MS Gothic"/>
              </w:rPr>
              <w:t>Hypocalcemia</w:t>
            </w:r>
          </w:p>
        </w:tc>
        <w:tc>
          <w:tcPr>
            <w:tcW w:w="3377" w:type="dxa"/>
          </w:tcPr>
          <w:p ns2:paraId="2A33DB6C" ns2:textId="77777777" w:rsidR="001477D7" w:rsidRPr="00D260A9" w:rsidRDefault="00895D30" w:rsidP="0069188A">
            <w:pPr>
              <w:pStyle w:val="TableCellLeft"/>
              <w:rPr>
                <w:rFonts w:eastAsia="MS Gothic"/>
              </w:rPr>
            </w:pPr>
            <w:r w:rsidRPr="00D260A9">
              <w:rPr>
                <w:rFonts w:eastAsia="MS Gothic"/>
              </w:rPr>
              <w:t>Corrected calcium &lt;7.0 mg/dL (1.75 mmol/</w:t>
            </w:r>
            <w:r w:rsidR="00D4252E">
              <w:rPr>
                <w:rFonts w:eastAsia="MS Gothic"/>
              </w:rPr>
              <w:t>L</w:t>
            </w:r>
            <w:r w:rsidRPr="00D260A9">
              <w:rPr>
                <w:rFonts w:eastAsia="MS Gothic"/>
              </w:rPr>
              <w:t>) or</w:t>
            </w:r>
          </w:p>
          <w:p ns2:paraId="22758C03" ns2:textId="77777777" w:rsidR="001477D7" w:rsidRPr="00D260A9" w:rsidRDefault="00895D30" w:rsidP="0069188A">
            <w:pPr>
              <w:pStyle w:val="TableCellLeft"/>
              <w:rPr>
                <w:rFonts w:eastAsia="MS Gothic"/>
              </w:rPr>
            </w:pPr>
            <w:r w:rsidRPr="00D260A9">
              <w:rPr>
                <w:rFonts w:eastAsia="MS Gothic"/>
              </w:rPr>
              <w:t>Ionized calcium &lt;4.5 mg/dL (1.12 mmol/</w:t>
            </w:r>
            <w:r w:rsidR="00D4252E">
              <w:rPr>
                <w:rFonts w:eastAsia="MS Gothic"/>
              </w:rPr>
              <w:t>L</w:t>
            </w:r>
            <w:r w:rsidRPr="00D260A9">
              <w:rPr>
                <w:rFonts w:eastAsia="MS Gothic"/>
              </w:rPr>
              <w:t>)</w:t>
            </w:r>
          </w:p>
        </w:tc>
        <w:tc>
          <w:tcPr>
            <w:tcW w:w="3510" w:type="dxa"/>
          </w:tcPr>
          <w:p ns2:paraId="12891766" ns2:textId="77777777" w:rsidR="001477D7" w:rsidRPr="00D260A9" w:rsidRDefault="00895D30" w:rsidP="0069188A">
            <w:pPr>
              <w:pStyle w:val="TableCellLeft"/>
              <w:rPr>
                <w:rFonts w:eastAsia="MS Gothic"/>
              </w:rPr>
            </w:pPr>
            <w:r w:rsidRPr="00D260A9">
              <w:rPr>
                <w:rFonts w:eastAsia="MS Gothic"/>
              </w:rPr>
              <w:t>Cardiac dysrhythmia, sudden death, seizure, neuromuscular irritability (tetany, paresthesias, muscle twitching, carpopedal spasm, Trousseau’s sign, Chvostek’s sign, laryngospasm, or bronchospasm), hypotension, or heart failure probably or definitely caused by hypocalcemia</w:t>
            </w:r>
          </w:p>
        </w:tc>
      </w:tr>
      <w:tr w:rsidR="003117E4" ns2:paraId="52B0793C" ns2:textId="77777777" w:rsidTr="0069188A">
        <w:tc>
          <w:tcPr>
            <w:tcW w:w="1951" w:type="dxa"/>
          </w:tcPr>
          <w:p ns2:paraId="09F29B54" ns2:textId="77777777" w:rsidR="001477D7" w:rsidRPr="00D260A9" w:rsidRDefault="00895D30" w:rsidP="0069188A">
            <w:pPr>
              <w:pStyle w:val="TableCellLeft"/>
              <w:rPr>
                <w:rFonts w:eastAsia="MS Gothic"/>
              </w:rPr>
            </w:pPr>
            <w:r w:rsidRPr="00D260A9">
              <w:rPr>
                <w:rFonts w:eastAsia="MS Gothic"/>
              </w:rPr>
              <w:t>Acute kidney injury</w:t>
            </w:r>
          </w:p>
        </w:tc>
        <w:tc>
          <w:tcPr>
            <w:tcW w:w="3377" w:type="dxa"/>
          </w:tcPr>
          <w:p ns2:paraId="3B3DA8CD" ns2:textId="77777777" w:rsidR="001477D7" w:rsidRPr="00D260A9" w:rsidRDefault="00895D30" w:rsidP="0069188A">
            <w:pPr>
              <w:pStyle w:val="TableCellLeft"/>
              <w:rPr>
                <w:rFonts w:eastAsia="MS Gothic"/>
              </w:rPr>
            </w:pPr>
            <w:r>
              <w:rPr>
                <w:rFonts w:eastAsia="MS Gothic"/>
              </w:rPr>
              <w:t>N/A</w:t>
            </w:r>
          </w:p>
        </w:tc>
        <w:tc>
          <w:tcPr>
            <w:tcW w:w="3510" w:type="dxa"/>
          </w:tcPr>
          <w:p ns2:paraId="47819EA8" ns2:textId="77777777" w:rsidR="001477D7" w:rsidRPr="00D260A9" w:rsidRDefault="00895D30" w:rsidP="0069188A">
            <w:pPr>
              <w:pStyle w:val="TableCellLeft"/>
              <w:rPr>
                <w:rFonts w:eastAsia="MS Gothic"/>
              </w:rPr>
            </w:pPr>
            <w:r w:rsidRPr="00D260A9">
              <w:rPr>
                <w:rFonts w:eastAsia="MS Gothic"/>
              </w:rPr>
              <w:t>Increase in the serum creatinine level of 0.3 mg/dL (26.5 µmol/</w:t>
            </w:r>
            <w:r w:rsidR="00D4252E">
              <w:rPr>
                <w:rFonts w:eastAsia="MS Gothic"/>
              </w:rPr>
              <w:t>L</w:t>
            </w:r>
            <w:r w:rsidRPr="00D260A9">
              <w:rPr>
                <w:rFonts w:eastAsia="MS Gothic"/>
              </w:rPr>
              <w:t>) (or a single value &gt;1.5 times the ULN range if no baseline creatinine measurement is available) or the presence of oliguria, defined as an average urine output of &lt;0.5 mL/kg/h for 6 hours</w:t>
            </w:r>
          </w:p>
        </w:tc>
      </w:tr>
      <w:tr w:rsidR="003117E4" ns2:paraId="18AA456A" ns2:textId="77777777" w:rsidTr="0069188A">
        <w:tc>
          <w:tcPr>
            <w:tcW w:w="8838" w:type="dxa"/>
            <w:gridSpan w:val="3"/>
          </w:tcPr>
          <w:p ns2:paraId="5727C358" ns2:textId="77777777" w:rsidR="001477D7" w:rsidRPr="00D260A9" w:rsidRDefault="00895D30" w:rsidP="0069188A">
            <w:pPr>
              <w:pStyle w:val="TableNote9pt"/>
            </w:pPr>
            <w:r>
              <w:t xml:space="preserve">N/A=not applicable; </w:t>
            </w:r>
            <w:r w:rsidRPr="00D260A9">
              <w:t>TLS=tumor lysis syndrome; ULN=upper limit of normal.</w:t>
            </w:r>
          </w:p>
          <w:p ns2:paraId="2B7DEAED" ns2:textId="7437FC6A" w:rsidR="001477D7" w:rsidRPr="00D260A9" w:rsidRDefault="00895D30" w:rsidP="0069188A">
            <w:pPr>
              <w:pStyle w:val="TableNote9pt"/>
            </w:pPr>
            <w:r w:rsidRPr="00D260A9">
              <w:t>Adapted from</w:t>
            </w:r>
            <w:r>
              <w:t xml:space="preserve"> </w:t>
            </w:r>
            <w:r w:rsidR="00B55DCA">
              <w:t>[Howard, S. C., et al 2011]</w:t>
            </w:r>
            <w:r>
              <w:rPr>
                <w:szCs w:val="20"/>
              </w:rPr>
              <w:t>.</w:t>
            </w:r>
            <w:r>
              <w:t xml:space="preserve"> </w:t>
            </w:r>
          </w:p>
        </w:tc>
      </w:tr>
    </w:tbl>
    <w:p ns2:paraId="5735B9A4" ns2:textId="77777777" w:rsidR="001477D7" w:rsidRPr="00B32628" w:rsidRDefault="00895D30" w:rsidP="00364D36">
      <w:pPr>
        <w:pStyle w:val="paragraph0"/>
      </w:pPr>
      <w:del w:id="12404" w:author="GoldenCorpusHarness" w:date="2026-03-28T22:23:47Z">
        <w:r>
          <w:delText>L</w:delText>
        </w:r>
      </w:del>
      <w:ins w:id="12405" w:author="GoldenCorpusHarness" w:date="2026-03-28T22:23:47Z">
        <w:r>
          <w:t>Physical examination including palp</w:t>
        </w:r>
      </w:ins>
      <w:r>
        <w:t>ab</w:t>
      </w:r>
      <w:del w:id="12406" w:author="GoldenCorpusHarness" w:date="2026-03-28T22:23:47Z">
        <w:r>
          <w:delText>o</w:delText>
        </w:r>
      </w:del>
      <w:ins w:id="12407" w:author="GoldenCorpusHarness" w:date="2026-03-28T22:23:47Z">
        <w:r>
          <w:t>le ce</w:t>
        </w:r>
      </w:ins>
      <w:r>
        <w:t>r</w:t>
      </w:r>
      <w:ins w:id="12408" w:author="GoldenCorpusHarness" w:date="2026-03-28T22:23:47Z">
        <w:r>
          <w:t>vic</w:t>
        </w:r>
      </w:ins>
      <w:r>
        <w:t>a</w:t>
      </w:r>
      <w:del w:id="12409" w:author="GoldenCorpusHarness" w:date="2026-03-28T22:23:47Z">
        <w:r>
          <w:delText>tory tests for hemato</w:delText>
        </w:r>
      </w:del>
      <w:r>
        <w:t>l</w:t>
      </w:r>
      <w:del w:id="12410" w:author="GoldenCorpusHarness" w:date="2026-03-28T22:23:47Z">
        <w:r>
          <w:delText>ogy</w:delText>
        </w:r>
      </w:del>
      <w:r>
        <w:t xml:space="preserve">, </w:t>
      </w:r>
      <w:del w:id="12411" w:author="GoldenCorpusHarness" w:date="2026-03-28T22:23:47Z">
        <w:r>
          <w:delText>chem</w:delText>
        </w:r>
      </w:del>
      <w:ins w:id="12412" w:author="GoldenCorpusHarness" w:date="2026-03-28T22:23:47Z">
        <w:r>
          <w:t>ax</w:t>
        </w:r>
      </w:ins>
      <w:r>
        <w:t>i</w:t>
      </w:r>
      <w:del w:id="12413" w:author="GoldenCorpusHarness" w:date="2026-03-28T22:23:47Z">
        <w:r>
          <w:delText>st</w:delText>
        </w:r>
      </w:del>
      <w:ins w:id="12414" w:author="GoldenCorpusHarness" w:date="2026-03-28T22:23:47Z">
        <w:r>
          <w:t>lla</w:t>
        </w:r>
      </w:ins>
      <w:r>
        <w:t xml:space="preserve">ry, and </w:t>
      </w:r>
      <w:ins w:id="12415" w:author="GoldenCorpusHarness" w:date="2026-03-28T22:23:47Z">
        <w:r>
          <w:t>ing</w:t>
        </w:r>
      </w:ins>
      <w:r>
        <w:t>u</w:t>
      </w:r>
      <w:del w:id="12416" w:author="GoldenCorpusHarness" w:date="2026-03-28T22:23:47Z">
        <w:r>
          <w:delText>r</w:delText>
        </w:r>
      </w:del>
      <w:r>
        <w:t>inal</w:t>
      </w:r>
      <w:ins w:id="12417" w:author="GoldenCorpusHarness" w:date="2026-03-28T22:23:47Z">
        <w:r>
          <w:t xml:space="preserve"> l</w:t>
        </w:r>
      </w:ins>
      <w:r>
        <w:t>y</w:t>
      </w:r>
      <w:del w:id="12418" w:author="GoldenCorpusHarness" w:date="2026-03-28T22:23:47Z">
        <w:r>
          <w:delText>sis</w:delText>
        </w:r>
      </w:del>
      <w:ins w:id="12419" w:author="GoldenCorpusHarness" w:date="2026-03-28T22:23:47Z">
        <w:r>
          <w:t>mphadenopathy,</w:t>
        </w:r>
      </w:ins>
      <w:r>
        <w:t xml:space="preserve"> a</w:t>
      </w:r>
      <w:ins w:id="12420" w:author="GoldenCorpusHarness" w:date="2026-03-28T22:23:47Z">
        <w:r>
          <w:t>nd hepatomegaly o</w:t>
        </w:r>
      </w:ins>
      <w:r>
        <w:t>r</w:t>
      </w:r>
      <w:del w:id="12421" w:author="GoldenCorpusHarness" w:date="2026-03-28T22:23:47Z">
        <w:r>
          <w:delText>e</w:delText>
        </w:r>
      </w:del>
      <w:r>
        <w:t xml:space="preserve"> sp</w:t>
      </w:r>
      <w:del w:id="12422" w:author="GoldenCorpusHarness" w:date="2026-03-28T22:23:47Z">
        <w:r>
          <w:delText>ecified in App</w:delText>
        </w:r>
      </w:del>
      <w:ins w:id="12423" w:author="GoldenCorpusHarness" w:date="2026-03-28T22:23:47Z">
        <w:r>
          <w:t>l</w:t>
        </w:r>
      </w:ins>
      <w:r>
        <w:t>en</w:t>
      </w:r>
      <w:del w:id="12424" w:author="GoldenCorpusHarness" w:date="2026-03-28T22:23:47Z">
        <w:r>
          <w:delText>dix 2.</w:delText>
        </w:r>
      </w:del>
      <w:ins w:id="12425" w:author="GoldenCorpusHarness" w:date="2026-03-28T22:23:47Z">
        <w:r>
          <w:t>omegaly</w:t>
        </w:r>
      </w:ins>
    </w:p>
    <w:p ns2:paraId="431FA304" ns2:textId="77777777" w:rsidR="00EE328F" w:rsidRPr="00EE328F" w:rsidRDefault="008F7EB8" w:rsidP="00EE328F">
      <w:pPr>
        <w:pStyle w:val="Heading3"/>
      </w:pPr>
      <w:del w:id="12426" w:author="GoldenCorpusHarness" w:date="2026-03-28T22:23:47Z">
        <w:r>
          <w:delText>P</w:delText>
        </w:r>
      </w:del>
      <w:ins w:id="12427" w:author="GoldenCorpusHarness" w:date="2026-03-28T22:23:47Z">
        <w:r>
          <w:t>CBC and diffe</w:t>
        </w:r>
      </w:ins>
      <w:r>
        <w:t>re</w:t>
      </w:r>
      <w:del w:id="12428" w:author="GoldenCorpusHarness" w:date="2026-03-28T22:23:47Z">
        <w:r>
          <w:delText>g</w:delText>
        </w:r>
      </w:del>
      <w:r>
        <w:t>n</w:t>
      </w:r>
      <w:del w:id="12429" w:author="GoldenCorpusHarness" w:date="2026-03-28T22:23:47Z">
        <w:r>
          <w:delText>ancy Tes</w:delText>
        </w:r>
      </w:del>
      <w:r>
        <w:t>ti</w:t>
      </w:r>
      <w:ins w:id="12430" w:author="GoldenCorpusHarness" w:date="2026-03-28T22:23:47Z">
        <w:r>
          <w:t>al cou</w:t>
        </w:r>
      </w:ins>
      <w:r>
        <w:t>n</w:t>
      </w:r>
      <w:del w:id="12431" w:author="GoldenCorpusHarness" w:date="2026-03-28T22:23:47Z">
        <w:r>
          <w:delText>g</w:delText>
        </w:r>
      </w:del>
      <w:ins w:id="12432" w:author="GoldenCorpusHarness" w:date="2026-03-28T22:23:47Z">
        <w:r>
          <w:t>t</w:t>
        </w:r>
      </w:ins>
    </w:p>
    <w:p ns2:paraId="2FBDB382" ns2:textId="77777777" w:rsidR="007D0A3B" w:rsidRDefault="00895D30" w:rsidP="007D0A3B">
      <w:pPr>
        <w:pStyle w:val="ListBullet"/>
        <w:keepLines w:val="0"/>
        <w:spacing w:after="240"/>
        <w:rPr>
          <w:rFonts w:eastAsia="Times New Roman"/>
          <w:szCs w:val="24"/>
        </w:rPr>
      </w:pPr>
      <w:del w:id="12433" w:author="GoldenCorpusHarness" w:date="2026-03-28T22:23:47Z">
        <w:r>
          <w:delText>Pr</w:delText>
        </w:r>
      </w:del>
      <w:ins w:id="12434" w:author="GoldenCorpusHarness" w:date="2026-03-28T22:23:47Z">
        <w:r>
          <w:t>CT of n</w:t>
        </w:r>
      </w:ins>
      <w:r>
        <w:t>e</w:t>
      </w:r>
      <w:del w:id="12435" w:author="GoldenCorpusHarness" w:date="2026-03-28T22:23:47Z">
        <w:r>
          <w:delText>gnan</w:delText>
        </w:r>
      </w:del>
      <w:r>
        <w:t>c</w:t>
      </w:r>
      <w:del w:id="12436" w:author="GoldenCorpusHarness" w:date="2026-03-28T22:23:47Z">
        <w:r>
          <w:delText>y</w:delText>
        </w:r>
      </w:del>
      <w:ins w:id="12437" w:author="GoldenCorpusHarness" w:date="2026-03-28T22:23:47Z">
        <w:r>
          <w:t>k,</w:t>
        </w:r>
      </w:ins>
      <w:r>
        <w:t xml:space="preserve"> </w:t>
      </w:r>
      <w:del w:id="12438" w:author="GoldenCorpusHarness" w:date="2026-03-28T22:23:47Z">
        <w:r>
          <w:delText>t</w:delText>
        </w:r>
      </w:del>
      <w:ins w:id="12439" w:author="GoldenCorpusHarness" w:date="2026-03-28T22:23:47Z">
        <w:r>
          <w:t>ch</w:t>
        </w:r>
      </w:ins>
      <w:r>
        <w:t>est</w:t>
      </w:r>
      <w:ins w:id="12440" w:author="GoldenCorpusHarness" w:date="2026-03-28T22:23:47Z">
        <w:r>
          <w:t>, abdomen, and pelvis as defined in Table 4 of the iwCLL guidelines [Hallek, M., et al 2018]. If IV contrast is contraindicated, refer to the Site Imag</w:t>
        </w:r>
      </w:ins>
      <w:r>
        <w:t>ing</w:t>
      </w:r>
      <w:del w:id="12441" w:author="GoldenCorpusHarness" w:date="2026-03-28T22:23:47Z">
        <w:r>
          <w:delText>:</w:delText>
        </w:r>
      </w:del>
      <w:ins w:id="12442" w:author="GoldenCorpusHarness" w:date="2026-03-28T22:23:47Z">
        <w:r>
          <w:t xml:space="preserve"> Manual</w:t>
        </w:r>
      </w:ins>
    </w:p>
    <w:p ns2:paraId="1B9C6103" ns2:textId="77777777" w:rsidR="007D0A3B" w:rsidRPr="003E29DC" w:rsidRDefault="00895D30" w:rsidP="007D0A3B">
      <w:pPr>
        <w:pStyle w:val="ListBullet2"/>
        <w:keepLines w:val="0"/>
        <w:spacing w:after="240"/>
        <w:rPr>
          <w:rFonts w:eastAsia="Times New Roman"/>
        </w:rPr>
      </w:pPr>
      <w:del w:id="12443" w:author="GoldenCorpusHarness" w:date="2026-03-28T22:23:47Z">
        <w:r>
          <w:delText>Pre</w:delText>
        </w:r>
      </w:del>
      <w:ins w:id="12444" w:author="GoldenCorpusHarness" w:date="2026-03-28T22:23:47Z">
        <w:r>
          <w:t>Bone marrow aspirate and biopsy: at screenin</w:t>
        </w:r>
      </w:ins>
      <w:r>
        <w:t>g</w:t>
      </w:r>
      <w:del w:id="12445" w:author="GoldenCorpusHarness" w:date="2026-03-28T22:23:47Z">
        <w:r>
          <w:delText>nancy testin</w:delText>
        </w:r>
      </w:del>
      <w:ins w:id="12446" w:author="GoldenCorpusHarness" w:date="2026-03-28T22:23:47Z">
        <w:r>
          <w:t xml:space="preserve"> (optional) and in the event of a CR (within 42 days of ima</w:t>
        </w:r>
      </w:ins>
      <w:r>
        <w:t>g</w:t>
      </w:r>
      <w:ins w:id="12447" w:author="GoldenCorpusHarness" w:date="2026-03-28T22:23:47Z">
        <w:r>
          <w:t>ing clinical assessment indicating CR), as defined in the iwCLL guidelines (see Appendix 10), or for cytopenia’s of uncertain cause (local results can be used for cytopenia’s). A summary of samples</w:t>
        </w:r>
      </w:ins>
      <w:r>
        <w:t xml:space="preserve"> require</w:t>
      </w:r>
      <w:del w:id="12448" w:author="GoldenCorpusHarness" w:date="2026-03-28T22:23:47Z">
        <w:r>
          <w:delText>ments for study inclusion are descri</w:delText>
        </w:r>
      </w:del>
      <w:ins w:id="12449" w:author="GoldenCorpusHarness" w:date="2026-03-28T22:23:47Z">
        <w:r>
          <w:t xml:space="preserve">d and time points are provided in Appendix 14. Assay details can </w:t>
        </w:r>
      </w:ins>
      <w:r>
        <w:t>be</w:t>
      </w:r>
      <w:del w:id="12450" w:author="GoldenCorpusHarness" w:date="2026-03-28T22:23:47Z">
        <w:r>
          <w:delText>d in Section 5</w:delText>
        </w:r>
      </w:del>
      <w:ins w:id="12451" w:author="GoldenCorpusHarness" w:date="2026-03-28T22:23:47Z">
        <w:r>
          <w:t xml:space="preserve"> found in the Laboratory Manual</w:t>
        </w:r>
      </w:ins>
      <w:r>
        <w:t>.</w:t>
      </w:r>
      <w:del w:id="12452" w:author="GoldenCorpusHarness" w:date="2026-03-28T22:23:47Z">
        <w:r>
          <w:delText>1.</w:delText>
        </w:r>
      </w:del>
    </w:p>
    <w:p ns2:paraId="59428150" ns2:textId="77777777" w:rsidR="007D0A3B" w:rsidRDefault="00895D30" w:rsidP="007D0A3B">
      <w:pPr>
        <w:pStyle w:val="ListBullet2"/>
        <w:keepLines w:val="0"/>
        <w:spacing w:after="240"/>
      </w:pPr>
      <w:del w:id="12453" w:author="GoldenCorpusHarness" w:date="2026-03-28T22:23:47Z">
        <w:r>
          <w:delText>P</w:delText>
        </w:r>
      </w:del>
      <w:ins w:id="12454" w:author="GoldenCorpusHarness" w:date="2026-03-28T22:23:47Z">
        <w:r>
          <w:t>NOTE: in the case of pu</w:t>
        </w:r>
      </w:ins>
      <w:r>
        <w:t>re</w:t>
      </w:r>
      <w:del w:id="12455" w:author="GoldenCorpusHarness" w:date="2026-03-28T22:23:47Z">
        <w:r>
          <w:delText>gnan</w:delText>
        </w:r>
      </w:del>
      <w:ins w:id="12456" w:author="GoldenCorpusHarness" w:date="2026-03-28T22:23:47Z">
        <w:r>
          <w:t xml:space="preserve"> </w:t>
        </w:r>
      </w:ins>
      <w:r>
        <w:t>cy</w:t>
      </w:r>
      <w:ins w:id="12457" w:author="GoldenCorpusHarness" w:date="2026-03-28T22:23:47Z">
        <w:r>
          <w:t>topenia</w:t>
        </w:r>
      </w:ins>
      <w:r>
        <w:t xml:space="preserve"> </w:t>
      </w:r>
      <w:del w:id="12458" w:author="GoldenCorpusHarness" w:date="2026-03-28T22:23:47Z">
        <w:r>
          <w:delText>t</w:delText>
        </w:r>
      </w:del>
      <w:ins w:id="12459" w:author="GoldenCorpusHarness" w:date="2026-03-28T22:23:47Z">
        <w:r>
          <w:t>progr</w:t>
        </w:r>
      </w:ins>
      <w:r>
        <w:t>es</w:t>
      </w:r>
      <w:del w:id="12460" w:author="GoldenCorpusHarness" w:date="2026-03-28T22:23:47Z">
        <w:r>
          <w:delText>t</w:delText>
        </w:r>
      </w:del>
      <w:ins w:id="12461" w:author="GoldenCorpusHarness" w:date="2026-03-28T22:23:47Z">
        <w:r>
          <w:t>s</w:t>
        </w:r>
      </w:ins>
      <w:r>
        <w:t>i</w:t>
      </w:r>
      <w:ins w:id="12462" w:author="GoldenCorpusHarness" w:date="2026-03-28T22:23:47Z">
        <w:r>
          <w:t>o</w:t>
        </w:r>
      </w:ins>
      <w:r>
        <w:t>n</w:t>
      </w:r>
      <w:del w:id="12463" w:author="GoldenCorpusHarness" w:date="2026-03-28T22:23:47Z">
        <w:r>
          <w:delText>g (urine</w:delText>
        </w:r>
      </w:del>
      <w:ins w:id="12464" w:author="GoldenCorpusHarness" w:date="2026-03-28T22:23:47Z">
        <w:r>
          <w:t>,</w:t>
        </w:r>
      </w:ins>
      <w:r>
        <w:t xml:space="preserve"> a</w:t>
      </w:r>
      <w:del w:id="12465" w:author="GoldenCorpusHarness" w:date="2026-03-28T22:23:47Z">
        <w:r>
          <w:delText>nd/</w:delText>
        </w:r>
      </w:del>
      <w:ins w:id="12466" w:author="GoldenCorpusHarness" w:date="2026-03-28T22:23:47Z">
        <w:r>
          <w:t xml:space="preserve"> marr</w:t>
        </w:r>
      </w:ins>
      <w:r>
        <w:t>o</w:t>
      </w:r>
      <w:del w:id="12467" w:author="GoldenCorpusHarness" w:date="2026-03-28T22:23:47Z">
        <w:r>
          <w:delText>r</w:delText>
        </w:r>
      </w:del>
      <w:ins w:id="12468" w:author="GoldenCorpusHarness" w:date="2026-03-28T22:23:47Z">
        <w:r>
          <w:t>w</w:t>
        </w:r>
      </w:ins>
      <w:r>
        <w:t xml:space="preserve"> </w:t>
      </w:r>
      <w:ins w:id="12469" w:author="GoldenCorpusHarness" w:date="2026-03-28T22:23:47Z">
        <w:r>
          <w:t>biop</w:t>
        </w:r>
      </w:ins>
      <w:r>
        <w:t>s</w:t>
      </w:r>
      <w:del w:id="12470" w:author="GoldenCorpusHarness" w:date="2026-03-28T22:23:47Z">
        <w:r>
          <w:delText>er</w:delText>
        </w:r>
      </w:del>
      <w:ins w:id="12471" w:author="GoldenCorpusHarness" w:date="2026-03-28T22:23:47Z">
        <w:r>
          <w:t>y m</w:t>
        </w:r>
      </w:ins>
      <w:r>
        <w:t>u</w:t>
      </w:r>
      <w:del w:id="12472" w:author="GoldenCorpusHarness" w:date="2026-03-28T22:23:47Z">
        <w:r>
          <w:delText xml:space="preserve">m) </w:delText>
        </w:r>
      </w:del>
      <w:r>
        <w:t>s</w:t>
      </w:r>
      <w:del w:id="12473" w:author="GoldenCorpusHarness" w:date="2026-03-28T22:23:47Z">
        <w:r>
          <w:delText>hould</w:delText>
        </w:r>
      </w:del>
      <w:ins w:id="12474" w:author="GoldenCorpusHarness" w:date="2026-03-28T22:23:47Z">
        <w:r>
          <w:t>t</w:t>
        </w:r>
      </w:ins>
      <w:r>
        <w:t xml:space="preserve"> be </w:t>
      </w:r>
      <w:del w:id="12475" w:author="GoldenCorpusHarness" w:date="2026-03-28T22:23:47Z">
        <w:r>
          <w:delText>c</w:delText>
        </w:r>
      </w:del>
      <w:ins w:id="12476" w:author="GoldenCorpusHarness" w:date="2026-03-28T22:23:47Z">
        <w:r>
          <w:t>perf</w:t>
        </w:r>
      </w:ins>
      <w:r>
        <w:t>o</w:t>
      </w:r>
      <w:del w:id="12477" w:author="GoldenCorpusHarness" w:date="2026-03-28T22:23:47Z">
        <w:r>
          <w:delText>nduct</w:delText>
        </w:r>
      </w:del>
      <w:ins w:id="12478" w:author="GoldenCorpusHarness" w:date="2026-03-28T22:23:47Z">
        <w:r>
          <w:t>rm</w:t>
        </w:r>
      </w:ins>
      <w:r>
        <w:t xml:space="preserve">ed </w:t>
      </w:r>
      <w:ins w:id="12479" w:author="GoldenCorpusHarness" w:date="2026-03-28T22:23:47Z">
        <w:r>
          <w:t>within 30 days of the labor</w:t>
        </w:r>
      </w:ins>
      <w:r>
        <w:t>at</w:t>
      </w:r>
      <w:ins w:id="12480" w:author="GoldenCorpusHarness" w:date="2026-03-28T22:23:47Z">
        <w:r>
          <w:t>ory</w:t>
        </w:r>
      </w:ins>
      <w:r>
        <w:t xml:space="preserve"> </w:t>
      </w:r>
      <w:del w:id="12481" w:author="GoldenCorpusHarness" w:date="2026-03-28T22:23:47Z">
        <w:r>
          <w:delText>m</w:delText>
        </w:r>
      </w:del>
      <w:ins w:id="12482" w:author="GoldenCorpusHarness" w:date="2026-03-28T22:23:47Z">
        <w:r>
          <w:t>draw up</w:t>
        </w:r>
      </w:ins>
      <w:r>
        <w:t>on</w:t>
      </w:r>
      <w:ins w:id="12483" w:author="GoldenCorpusHarness" w:date="2026-03-28T22:23:47Z">
        <w:r>
          <w:t xml:space="preserve"> which </w:t>
        </w:r>
      </w:ins>
      <w:r>
        <w:t>th</w:t>
      </w:r>
      <w:del w:id="12484" w:author="GoldenCorpusHarness" w:date="2026-03-28T22:23:47Z">
        <w:r>
          <w:delText>ly</w:delText>
        </w:r>
      </w:del>
      <w:ins w:id="12485" w:author="GoldenCorpusHarness" w:date="2026-03-28T22:23:47Z">
        <w:r>
          <w:t>is</w:t>
        </w:r>
      </w:ins>
      <w:r>
        <w:t xml:space="preserve"> i</w:t>
      </w:r>
      <w:del w:id="12486" w:author="GoldenCorpusHarness" w:date="2026-03-28T22:23:47Z">
        <w:r>
          <w:delText>nterval</w:delText>
        </w:r>
      </w:del>
      <w:r>
        <w:t xml:space="preserve">s </w:t>
      </w:r>
      <w:ins w:id="12487" w:author="GoldenCorpusHarness" w:date="2026-03-28T22:23:47Z">
        <w:r>
          <w:t>base</w:t>
        </w:r>
      </w:ins>
      <w:r>
        <w:t>d</w:t>
      </w:r>
      <w:del w:id="12488" w:author="GoldenCorpusHarness" w:date="2026-03-28T22:23:47Z">
        <w:r>
          <w:delText>uring intervention</w:delText>
        </w:r>
      </w:del>
      <w:r>
        <w:t>.</w:t>
      </w:r>
    </w:p>
    <w:p ns2:paraId="6767B001" ns2:textId="77777777" w:rsidR="007D0A3B" w:rsidRPr="007C6C1E" w:rsidRDefault="00895D30" w:rsidP="007D0A3B">
      <w:pPr>
        <w:pStyle w:val="ListBullet2"/>
        <w:keepLines w:val="0"/>
        <w:spacing w:after="240"/>
        <w:rPr>
          <w:rStyle w:val="Heading1Char"/>
        </w:rPr>
      </w:pPr>
      <w:r>
        <w:t>P</w:t>
      </w:r>
      <w:del w:id="12489" w:author="GoldenCorpusHarness" w:date="2026-03-28T22:23:47Z">
        <w:r>
          <w:delText>re</w:delText>
        </w:r>
      </w:del>
      <w:ins w:id="12490" w:author="GoldenCorpusHarness" w:date="2026-03-28T22:23:47Z">
        <w:r>
          <w:t>art 1: Peripheral blood at time of CR and EOT (or earliest follow-up timepoint) for local MRD analysis by flow-based assay). The sponsor stron</w:t>
        </w:r>
      </w:ins>
      <w:r>
        <w:t>g</w:t>
      </w:r>
      <w:del w:id="12491" w:author="GoldenCorpusHarness" w:date="2026-03-28T22:23:47Z">
        <w:r>
          <w:delText>nan</w:delText>
        </w:r>
      </w:del>
      <w:ins w:id="12492" w:author="GoldenCorpusHarness" w:date="2026-03-28T22:23:47Z">
        <w:r>
          <w:t>ly re</w:t>
        </w:r>
      </w:ins>
      <w:r>
        <w:t>c</w:t>
      </w:r>
      <w:del w:id="12493" w:author="GoldenCorpusHarness" w:date="2026-03-28T22:23:47Z">
        <w:r>
          <w:delText>y test</w:delText>
        </w:r>
      </w:del>
      <w:ins w:id="12494" w:author="GoldenCorpusHarness" w:date="2026-03-28T22:23:47Z">
        <w:r>
          <w:t>ommends us</w:t>
        </w:r>
      </w:ins>
      <w:r>
        <w:t xml:space="preserve">ing </w:t>
      </w:r>
      <w:del w:id="12495" w:author="GoldenCorpusHarness" w:date="2026-03-28T22:23:47Z">
        <w:r>
          <w:delText>(urine and/or serum) should be conducted as per SoA for the time required to eliminate systemic exposure after the last dose of each study inter</w:delText>
        </w:r>
      </w:del>
      <w:ins w:id="12496" w:author="GoldenCorpusHarness" w:date="2026-03-28T22:23:47Z">
        <w:r>
          <w:t>the CLL ERIC Flow assay, with a sensiti</w:t>
        </w:r>
      </w:ins>
      <w:r>
        <w:t>v</w:t>
      </w:r>
      <w:del w:id="12497" w:author="GoldenCorpusHarness" w:date="2026-03-28T22:23:47Z">
        <w:r>
          <w:delText xml:space="preserve">ention and should correspond with the time frame for participant’s contraception as noted in Section </w:delText>
        </w:r>
      </w:del>
      <w:ins w:id="12498" w:author="GoldenCorpusHarness" w:date="2026-03-28T22:23:47Z">
        <w:r>
          <w:t>ity of 10-</w:t>
        </w:r>
      </w:ins>
      <w:r>
        <w:t>5.</w:t>
      </w:r>
      <w:del w:id="12499" w:author="GoldenCorpusHarness" w:date="2026-03-28T22:23:47Z">
        <w:r>
          <w:delText>1. The length of time required to continue pregnancy testing for each study intervention is:</w:delText>
        </w:r>
      </w:del>
    </w:p>
    <w:p ns2:paraId="0FD7FD51" ns2:textId="77777777" w:rsidR="007D0A3B" w:rsidRPr="007C6C1E" w:rsidRDefault="00895D30" w:rsidP="007D0A3B">
      <w:pPr>
        <w:pStyle w:val="ListBullet3"/>
        <w:keepLines w:val="0"/>
        <w:spacing w:after="240"/>
      </w:pPr>
      <w:del w:id="12500" w:author="GoldenCorpusHarness" w:date="2026-03-28T22:23:47Z">
        <w:r>
          <w:delText>Nemtabrutinib</w:delText>
        </w:r>
      </w:del>
      <w:ins w:id="12501" w:author="GoldenCorpusHarness" w:date="2026-03-28T22:23:47Z">
        <w:r>
          <w:t>Part 2</w:t>
        </w:r>
      </w:ins>
      <w:r>
        <w:t xml:space="preserve">: </w:t>
      </w:r>
      <w:ins w:id="12502" w:author="GoldenCorpusHarness" w:date="2026-03-28T22:23:47Z">
        <w:r>
          <w:t xml:space="preserve">Peripheral blood and bone marrow aspirate taken at Cycle </w:t>
        </w:r>
      </w:ins>
      <w:r>
        <w:t>1</w:t>
      </w:r>
      <w:del w:id="12503" w:author="GoldenCorpusHarness" w:date="2026-03-28T22:23:47Z">
        <w:r>
          <w:delText xml:space="preserve"> month</w:delText>
        </w:r>
      </w:del>
      <w:ins w:id="12504" w:author="GoldenCorpusHarness" w:date="2026-03-28T22:23:47Z">
        <w:r>
          <w:t>4. After the Cycle 1 sample, MRD (peripheral blood samples only) will continue to be monitored at Cycle 14 and EOT. A summary of samples required and time points are provided in Appendix 14. clonoSEQ® assay (Adaptive Biotechnologies Corporation) will be used. Assay details can be found in the Laboratory Manual.</w:t>
        </w:r>
      </w:ins>
    </w:p>
    <w:p ns2:paraId="6C1DD5EE" ns2:textId="77777777" w:rsidR="007D0A3B" w:rsidRPr="007C6C1E" w:rsidRDefault="00895D30" w:rsidP="007D0A3B">
      <w:pPr>
        <w:pStyle w:val="ListBullet3"/>
        <w:keepLines w:val="0"/>
        <w:spacing w:after="240"/>
      </w:pPr>
      <w:del w:id="12505" w:author="GoldenCorpusHarness" w:date="2026-03-28T22:23:47Z">
        <w:r>
          <w:delText>Venetoclax: 1 month</w:delText>
        </w:r>
      </w:del>
    </w:p>
    <w:p ns2:paraId="4FA4EC91" ns2:textId="77777777" w:rsidR="007D0A3B" w:rsidRPr="00E16D06" w:rsidRDefault="00895D30" w:rsidP="007D0A3B">
      <w:pPr>
        <w:pStyle w:val="ListBullet3"/>
        <w:keepLines w:val="0"/>
        <w:spacing w:after="240"/>
      </w:pPr>
      <w:r>
        <w:t>R</w:t>
      </w:r>
      <w:ins w:id="12506" w:author="GoldenCorpusHarness" w:date="2026-03-28T22:23:47Z">
        <w:r>
          <w:t>esponse defin</w:t>
        </w:r>
      </w:ins>
      <w:r>
        <w:t>it</w:t>
      </w:r>
      <w:ins w:id="12507" w:author="GoldenCorpusHarness" w:date="2026-03-28T22:23:47Z">
        <w:r>
          <w:t>ions are s</w:t>
        </w:r>
      </w:ins>
      <w:r>
        <w:t>u</w:t>
      </w:r>
      <w:del w:id="12508" w:author="GoldenCorpusHarness" w:date="2026-03-28T22:23:47Z">
        <w:r>
          <w:delText>xi</w:delText>
        </w:r>
      </w:del>
      <w:ins w:id="12509" w:author="GoldenCorpusHarness" w:date="2026-03-28T22:23:47Z">
        <w:r>
          <w:t>m</w:t>
        </w:r>
      </w:ins>
      <w:r>
        <w:t>ma</w:t>
      </w:r>
      <w:del w:id="12510" w:author="GoldenCorpusHarness" w:date="2026-03-28T22:23:47Z">
        <w:r>
          <w:delText xml:space="preserve">b (or </w:delText>
        </w:r>
      </w:del>
      <w:r>
        <w:t>ri</w:t>
      </w:r>
      <w:ins w:id="12511" w:author="GoldenCorpusHarness" w:date="2026-03-28T22:23:47Z">
        <w:r>
          <w:t>zed in 2018 iwCLL publica</w:t>
        </w:r>
      </w:ins>
      <w:r>
        <w:t>t</w:t>
      </w:r>
      <w:del w:id="12512" w:author="GoldenCorpusHarness" w:date="2026-03-28T22:23:47Z">
        <w:r>
          <w:delText>uximab b</w:delText>
        </w:r>
      </w:del>
      <w:r>
        <w:t>io</w:t>
      </w:r>
      <w:del w:id="12513" w:author="GoldenCorpusHarness" w:date="2026-03-28T22:23:47Z">
        <w:r>
          <w:delText>s</w:delText>
        </w:r>
      </w:del>
      <w:ins w:id="12514" w:author="GoldenCorpusHarness" w:date="2026-03-28T22:23:47Z">
        <w:r>
          <w:t xml:space="preserve">n </w:t>
        </w:r>
      </w:ins>
      <w:r>
        <w:t>i</w:t>
      </w:r>
      <w:del w:id="12515" w:author="GoldenCorpusHarness" w:date="2026-03-28T22:23:47Z">
        <w:r>
          <w:delText>milar [see</w:delText>
        </w:r>
      </w:del>
      <w:ins w:id="12516" w:author="GoldenCorpusHarness" w:date="2026-03-28T22:23:47Z">
        <w:r>
          <w:t>n</w:t>
        </w:r>
      </w:ins>
      <w:r>
        <w:t xml:space="preserve"> Appendix</w:t>
      </w:r>
      <w:del w:id="12517" w:author="GoldenCorpusHarness" w:date="2026-03-28T22:23:47Z">
        <w:r>
          <w:delText xml:space="preserve"> </w:delText>
        </w:r>
      </w:del>
      <w:ins w:id="12518" w:author="GoldenCorpusHarness" w:date="2026-03-28T22:23:47Z">
        <w:r>
          <w:t xml:space="preserve"> </w:t>
        </w:r>
      </w:ins>
      <w:r>
        <w:t>1</w:t>
      </w:r>
      <w:del w:id="12519" w:author="GoldenCorpusHarness" w:date="2026-03-28T22:23:47Z">
        <w:r>
          <w:delText xml:space="preserve">3]): 6 months </w:delText>
        </w:r>
      </w:del>
      <w:ins w:id="12520" w:author="GoldenCorpusHarness" w:date="2026-03-28T22:23:47Z">
        <w:r>
          <w:t>0.</w:t>
        </w:r>
      </w:ins>
    </w:p>
    <w:p ns2:paraId="79B78EB9" ns2:textId="63F012C3" w:rsidR="00EE53B3" w:rsidRDefault="00895D30" w:rsidP="00EE53B3">
      <w:pPr>
        <w:pStyle w:val="ListBullet2"/>
        <w:keepLines w:val="0"/>
        <w:ind w:left="714" w:hanging="357"/>
      </w:pPr>
      <w:del w:id="12521" w:author="GoldenCorpusHarness" w:date="2026-03-28T22:23:47Z">
        <w:r>
          <w:delText>Add</w:delText>
        </w:r>
      </w:del>
      <w:ins w:id="12522" w:author="GoldenCorpusHarness" w:date="2026-03-28T22:23:47Z">
        <w:r>
          <w:t>PRL w</w:t>
        </w:r>
      </w:ins>
      <w:r>
        <w:t>i</w:t>
      </w:r>
      <w:ins w:id="12523" w:author="GoldenCorpusHarness" w:date="2026-03-28T22:23:47Z">
        <w:r>
          <w:t>ll no</w:t>
        </w:r>
      </w:ins>
      <w:r>
        <w:t>t</w:t>
      </w:r>
      <w:del w:id="12524" w:author="GoldenCorpusHarness" w:date="2026-03-28T22:23:47Z">
        <w:r>
          <w:delText>i</w:delText>
        </w:r>
      </w:del>
      <w:ins w:id="12525" w:author="GoldenCorpusHarness" w:date="2026-03-28T22:23:47Z">
        <w:r>
          <w:t xml:space="preserve"> be c</w:t>
        </w:r>
      </w:ins>
      <w:r>
        <w:t>on</w:t>
      </w:r>
      <w:del w:id="12526" w:author="GoldenCorpusHarness" w:date="2026-03-28T22:23:47Z">
        <w:r>
          <w:delText xml:space="preserve">al </w:delText>
        </w:r>
      </w:del>
      <w:r>
        <w:t>s</w:t>
      </w:r>
      <w:ins w:id="12527" w:author="GoldenCorpusHarness" w:date="2026-03-28T22:23:47Z">
        <w:r>
          <w:t>id</w:t>
        </w:r>
      </w:ins>
      <w:r>
        <w:t>er</w:t>
      </w:r>
      <w:del w:id="12528" w:author="GoldenCorpusHarness" w:date="2026-03-28T22:23:47Z">
        <w:r>
          <w:delText>um</w:delText>
        </w:r>
      </w:del>
      <w:ins w:id="12529" w:author="GoldenCorpusHarness" w:date="2026-03-28T22:23:47Z">
        <w:r>
          <w:t>ed</w:t>
        </w:r>
      </w:ins>
      <w:r>
        <w:t xml:space="preserve"> </w:t>
      </w:r>
      <w:ins w:id="12530" w:author="GoldenCorpusHarness" w:date="2026-03-28T22:23:47Z">
        <w:r>
          <w:t>f</w:t>
        </w:r>
      </w:ins>
      <w:r>
        <w:t xml:space="preserve">or </w:t>
      </w:r>
      <w:ins w:id="12531" w:author="GoldenCorpusHarness" w:date="2026-03-28T22:23:47Z">
        <w:r>
          <w:t>OR b</w:t>
        </w:r>
      </w:ins>
      <w:r>
        <w:t>u</w:t>
      </w:r>
      <w:del w:id="12532" w:author="GoldenCorpusHarness" w:date="2026-03-28T22:23:47Z">
        <w:r>
          <w:delText xml:space="preserve">rine pregnancy </w:delText>
        </w:r>
      </w:del>
      <w:r>
        <w:t>t</w:t>
      </w:r>
      <w:del w:id="12533" w:author="GoldenCorpusHarness" w:date="2026-03-28T22:23:47Z">
        <w:r>
          <w:delText>ests</w:delText>
        </w:r>
      </w:del>
      <w:r>
        <w:t xml:space="preserve"> may </w:t>
      </w:r>
      <w:del w:id="12534" w:author="GoldenCorpusHarness" w:date="2026-03-28T22:23:47Z">
        <w:r>
          <w:delText>b</w:delText>
        </w:r>
      </w:del>
      <w:ins w:id="12535" w:author="GoldenCorpusHarness" w:date="2026-03-28T22:23:47Z">
        <w:r>
          <w:t>preclud</w:t>
        </w:r>
      </w:ins>
      <w:r>
        <w:t>e p</w:t>
      </w:r>
      <w:del w:id="12536" w:author="GoldenCorpusHarness" w:date="2026-03-28T22:23:47Z">
        <w:r>
          <w:delText>e</w:delText>
        </w:r>
      </w:del>
      <w:r>
        <w:t>r</w:t>
      </w:r>
      <w:del w:id="12537" w:author="GoldenCorpusHarness" w:date="2026-03-28T22:23:47Z">
        <w:r>
          <w:delText>f</w:delText>
        </w:r>
      </w:del>
      <w:r>
        <w:t>o</w:t>
      </w:r>
      <w:ins w:id="12538" w:author="GoldenCorpusHarness" w:date="2026-03-28T22:23:47Z">
        <w:r>
          <w:t>g</w:t>
        </w:r>
      </w:ins>
      <w:r>
        <w:t>r</w:t>
      </w:r>
      <w:del w:id="12539" w:author="GoldenCorpusHarness" w:date="2026-03-28T22:23:47Z">
        <w:r>
          <w:delText>med, as determined nec</w:delText>
        </w:r>
      </w:del>
      <w:r>
        <w:t>ess</w:t>
      </w:r>
      <w:del w:id="12540" w:author="GoldenCorpusHarness" w:date="2026-03-28T22:23:47Z">
        <w:r>
          <w:delText>ary by th</w:delText>
        </w:r>
      </w:del>
      <w:ins w:id="12541" w:author="GoldenCorpusHarness" w:date="2026-03-28T22:23:47Z">
        <w:r>
          <w:t>iv</w:t>
        </w:r>
      </w:ins>
      <w:r>
        <w:t xml:space="preserve">e </w:t>
      </w:r>
      <w:ins w:id="12542" w:author="GoldenCorpusHarness" w:date="2026-03-28T22:23:47Z">
        <w:r>
          <w:t>d</w:t>
        </w:r>
      </w:ins>
      <w:r>
        <w:t>i</w:t>
      </w:r>
      <w:del w:id="12543" w:author="GoldenCorpusHarness" w:date="2026-03-28T22:23:47Z">
        <w:r>
          <w:delText>nv</w:delText>
        </w:r>
      </w:del>
      <w:ins w:id="12544" w:author="GoldenCorpusHarness" w:date="2026-03-28T22:23:47Z">
        <w:r>
          <w:t>s</w:t>
        </w:r>
      </w:ins>
      <w:r>
        <w:t>e</w:t>
      </w:r>
      <w:ins w:id="12545" w:author="GoldenCorpusHarness" w:date="2026-03-28T22:23:47Z">
        <w:r>
          <w:t>a</w:t>
        </w:r>
      </w:ins>
      <w:r>
        <w:t>s</w:t>
      </w:r>
      <w:del w:id="12546" w:author="GoldenCorpusHarness" w:date="2026-03-28T22:23:47Z">
        <w:r>
          <w:delText>tigator</w:delText>
        </w:r>
      </w:del>
      <w:ins w:id="12547" w:author="GoldenCorpusHarness" w:date="2026-03-28T22:23:47Z">
        <w:r>
          <w:t>e</w:t>
        </w:r>
      </w:ins>
      <w:r>
        <w:t xml:space="preserve"> </w:t>
      </w:r>
      <w:del w:id="12548" w:author="GoldenCorpusHarness" w:date="2026-03-28T22:23:47Z">
        <w:r>
          <w:delText>or r</w:delText>
        </w:r>
      </w:del>
      <w:ins w:id="12549" w:author="GoldenCorpusHarness" w:date="2026-03-28T22:23:47Z">
        <w:r>
          <w:t>du</w:t>
        </w:r>
      </w:ins>
      <w:r>
        <w:t>e</w:t>
      </w:r>
      <w:del w:id="12550" w:author="GoldenCorpusHarness" w:date="2026-03-28T22:23:47Z">
        <w:r>
          <w:delText>quired by local regulation,</w:delText>
        </w:r>
      </w:del>
      <w:r>
        <w:t xml:space="preserve"> to </w:t>
      </w:r>
      <w:del w:id="12551" w:author="GoldenCorpusHarness" w:date="2026-03-28T22:23:47Z">
        <w:r>
          <w:delText>e</w:delText>
        </w:r>
      </w:del>
      <w:ins w:id="12552" w:author="GoldenCorpusHarness" w:date="2026-03-28T22:23:47Z">
        <w:r>
          <w:t>lymphocyto</w:t>
        </w:r>
      </w:ins>
      <w:r>
        <w:t>s</w:t>
      </w:r>
      <w:del w:id="12553" w:author="GoldenCorpusHarness" w:date="2026-03-28T22:23:47Z">
        <w:r>
          <w:delText>tabl</w:delText>
        </w:r>
      </w:del>
      <w:r>
        <w:t>is</w:t>
      </w:r>
      <w:del w:id="12554" w:author="GoldenCorpusHarness" w:date="2026-03-28T22:23:47Z">
        <w:r>
          <w:delText>h the</w:delText>
        </w:r>
      </w:del>
      <w:r>
        <w:t xml:space="preserve"> a</w:t>
      </w:r>
      <w:del w:id="12555" w:author="GoldenCorpusHarness" w:date="2026-03-28T22:23:47Z">
        <w:r>
          <w:delText>bsence of pregnancy at any time during the participant’s participati</w:delText>
        </w:r>
      </w:del>
      <w:ins w:id="12556" w:author="GoldenCorpusHarness" w:date="2026-03-28T22:23:47Z">
        <w:r>
          <w:t>l</w:t>
        </w:r>
      </w:ins>
      <w:r>
        <w:t>on</w:t>
      </w:r>
      <w:del w:id="12557" w:author="GoldenCorpusHarness" w:date="2026-03-28T22:23:47Z">
        <w:r>
          <w:delText xml:space="preserve"> in th</w:delText>
        </w:r>
      </w:del>
      <w:r>
        <w:t>e</w:t>
      </w:r>
      <w:del w:id="12558" w:author="GoldenCorpusHarness" w:date="2026-03-28T22:23:47Z">
        <w:r>
          <w:delText xml:space="preserve"> study</w:delText>
        </w:r>
      </w:del>
      <w:r>
        <w:t>.</w:t>
      </w:r>
    </w:p>
    <w:p ns2:paraId="11EB41C7" ns2:textId="77777777" w:rsidR="007D0A3B" w:rsidRDefault="00895D30" w:rsidP="00364D36">
      <w:pPr>
        <w:pStyle w:val="paragraph0"/>
      </w:pPr>
      <w:ins w:id="12559" w:author="GoldenCorpusHarness" w:date="2026-03-28T22:23:47Z">
        <w:r>
          <w:t xml:space="preserve">In addition to the above listed assessments, serum β2-microglobulin and serum immunoglobulins are required to be recorded as defined in the SoA (Section 1.3). NOTE: IgA, IgG, and IgM are required at screening only. </w:t>
        </w:r>
      </w:ins>
      <w:r>
        <w:t>P</w:t>
      </w:r>
      <w:del w:id="12560" w:author="GoldenCorpusHarness" w:date="2026-03-28T22:23:47Z">
        <w:r>
          <w:delText>regnanc</w:delText>
        </w:r>
      </w:del>
      <w:ins w:id="12561" w:author="GoldenCorpusHarness" w:date="2026-03-28T22:23:47Z">
        <w:r>
          <w:t>ost screening, onl</w:t>
        </w:r>
      </w:ins>
      <w:r>
        <w:t>y t</w:t>
      </w:r>
      <w:del w:id="12562" w:author="GoldenCorpusHarness" w:date="2026-03-28T22:23:47Z">
        <w:r>
          <w:delText>ests s</w:delText>
        </w:r>
      </w:del>
      <w:r>
        <w:t>h</w:t>
      </w:r>
      <w:del w:id="12563" w:author="GoldenCorpusHarness" w:date="2026-03-28T22:23:47Z">
        <w:r>
          <w:delText xml:space="preserve">ould be </w:delText>
        </w:r>
      </w:del>
      <w:ins w:id="12564" w:author="GoldenCorpusHarness" w:date="2026-03-28T22:23:47Z">
        <w:r>
          <w:t>e IgG sam</w:t>
        </w:r>
      </w:ins>
      <w:r>
        <w:t>p</w:t>
      </w:r>
      <w:del w:id="12565" w:author="GoldenCorpusHarness" w:date="2026-03-28T22:23:47Z">
        <w:r>
          <w:delText>erformed monthly and/or as per local regulations. Home pregnancy tests are acceptable when a scheduled visit does not occur within the month (per local regulation), but the site must make monthly telephone contact with the participant to determine the results of the pregnancy test.</w:delText>
        </w:r>
      </w:del>
      <w:ins w:id="12566" w:author="GoldenCorpusHarness" w:date="2026-03-28T22:23:47Z">
        <w:r>
          <w:t>le is required.</w:t>
        </w:r>
      </w:ins>
    </w:p>
    <w:p ns2:paraId="0947186F" ns2:textId="77777777" w:rsidR="00387883" w:rsidRPr="00845AC6" w:rsidRDefault="00895D30" w:rsidP="00364D36">
      <w:pPr>
        <w:pStyle w:val="paragraph0"/>
        <w:rPr>
          <w:rStyle w:val="Instructions"/>
          <w:rFonts w:ascii="Times New Roman" w:eastAsiaTheme="minorHAnsi" w:hAnsi="Times New Roman"/>
          <w:vanish w:val="0"/>
          <w:color w:val="auto"/>
        </w:rPr>
      </w:pPr>
      <w:del w:id="12567" w:author="GoldenCorpusHarness" w:date="2026-03-28T22:23:47Z">
        <w:r>
          <w:delText>S</w:delText>
        </w:r>
      </w:del>
      <w:ins w:id="12568" w:author="GoldenCorpusHarness" w:date="2026-03-28T22:23:47Z">
        <w:r>
          <w:t>All param</w:t>
        </w:r>
      </w:ins>
      <w:r>
        <w:t>e</w:t>
      </w:r>
      <w:ins w:id="12569" w:author="GoldenCorpusHarness" w:date="2026-03-28T22:23:47Z">
        <w:r>
          <w:t>ters listed abov</w:t>
        </w:r>
      </w:ins>
      <w:r>
        <w:t xml:space="preserve">e </w:t>
      </w:r>
      <w:del w:id="12570" w:author="GoldenCorpusHarness" w:date="2026-03-28T22:23:47Z">
        <w:r>
          <w:delText>Appendix 7 for c</w:delText>
        </w:r>
      </w:del>
      <w:ins w:id="12571" w:author="GoldenCorpusHarness" w:date="2026-03-28T22:23:47Z">
        <w:r>
          <w:t>sh</w:t>
        </w:r>
      </w:ins>
      <w:r>
        <w:t>ou</w:t>
      </w:r>
      <w:del w:id="12572" w:author="GoldenCorpusHarness" w:date="2026-03-28T22:23:47Z">
        <w:r>
          <w:delText>ntry-sp</w:delText>
        </w:r>
      </w:del>
      <w:ins w:id="12573" w:author="GoldenCorpusHarness" w:date="2026-03-28T22:23:47Z">
        <w:r>
          <w:t>ld b</w:t>
        </w:r>
      </w:ins>
      <w:r>
        <w:t>e</w:t>
      </w:r>
      <w:ins w:id="12574" w:author="GoldenCorpusHarness" w:date="2026-03-28T22:23:47Z">
        <w:r>
          <w:t xml:space="preserve"> do</w:t>
        </w:r>
      </w:ins>
      <w:r>
        <w:t>c</w:t>
      </w:r>
      <w:del w:id="12575" w:author="GoldenCorpusHarness" w:date="2026-03-28T22:23:47Z">
        <w:r>
          <w:delText>ific req</w:delText>
        </w:r>
      </w:del>
      <w:r>
        <w:t>u</w:t>
      </w:r>
      <w:del w:id="12576" w:author="GoldenCorpusHarness" w:date="2026-03-28T22:23:47Z">
        <w:r>
          <w:delText>ire</w:delText>
        </w:r>
      </w:del>
      <w:r>
        <w:t>ment</w:t>
      </w:r>
      <w:ins w:id="12577" w:author="GoldenCorpusHarness" w:date="2026-03-28T22:23:47Z">
        <w:r>
          <w:t>ed in the eCRF a</w:t>
        </w:r>
      </w:ins>
      <w:r>
        <w:t>s</w:t>
      </w:r>
      <w:ins w:id="12578" w:author="GoldenCorpusHarness" w:date="2026-03-28T22:23:47Z">
        <w:r>
          <w:t xml:space="preserve"> assessed by the investigator</w:t>
        </w:r>
      </w:ins>
      <w:r>
        <w:t>.</w:t>
      </w:r>
    </w:p>
    <w:p ns2:paraId="07810317" ns2:textId="77777777" w:rsidR="00EE328F" w:rsidRPr="00EE328F" w:rsidRDefault="00895D30" w:rsidP="00EE328F">
      <w:pPr>
        <w:pStyle w:val="Heading2"/>
      </w:pPr>
      <w:del w:id="12579" w:author="GoldenCorpusHarness" w:date="2026-03-28T22:23:47Z">
        <w:r>
          <w:delText>Adv</w:delText>
        </w:r>
      </w:del>
      <w:ins w:id="12580" w:author="GoldenCorpusHarness" w:date="2026-03-28T22:23:47Z">
        <w:r>
          <w:t>Imaging Coll</w:t>
        </w:r>
      </w:ins>
      <w:r>
        <w:t>e</w:t>
      </w:r>
      <w:del w:id="12581" w:author="GoldenCorpusHarness" w:date="2026-03-28T22:23:47Z">
        <w:r>
          <w:delText>rse Even</w:delText>
        </w:r>
      </w:del>
      <w:ins w:id="12582" w:author="GoldenCorpusHarness" w:date="2026-03-28T22:23:47Z">
        <w:r>
          <w:t>c</w:t>
        </w:r>
      </w:ins>
      <w:r>
        <w:t>t</w:t>
      </w:r>
      <w:del w:id="12583" w:author="GoldenCorpusHarness" w:date="2026-03-28T22:23:47Z">
        <w:r>
          <w:delText>s, Ser</w:delText>
        </w:r>
      </w:del>
      <w:r>
        <w:t>io</w:t>
      </w:r>
      <w:del w:id="12584" w:author="GoldenCorpusHarness" w:date="2026-03-28T22:23:47Z">
        <w:r>
          <w:delText>us Adverse Eve</w:delText>
        </w:r>
      </w:del>
      <w:r>
        <w:t>n</w:t>
      </w:r>
      <w:del w:id="12585" w:author="GoldenCorpusHarness" w:date="2026-03-28T22:23:47Z">
        <w:r>
          <w:delText>ts,</w:delText>
        </w:r>
      </w:del>
      <w:r>
        <w:t xml:space="preserve"> and </w:t>
      </w:r>
      <w:del w:id="12586" w:author="GoldenCorpusHarness" w:date="2026-03-28T22:23:47Z">
        <w:r>
          <w:delText>Oth</w:delText>
        </w:r>
      </w:del>
      <w:ins w:id="12587" w:author="GoldenCorpusHarness" w:date="2026-03-28T22:23:47Z">
        <w:r>
          <w:t>Ass</w:t>
        </w:r>
      </w:ins>
      <w:r>
        <w:t>e</w:t>
      </w:r>
      <w:del w:id="12588" w:author="GoldenCorpusHarness" w:date="2026-03-28T22:23:47Z">
        <w:r>
          <w:delText>r Reportable Safety Ev</w:delText>
        </w:r>
      </w:del>
      <w:ins w:id="12589" w:author="GoldenCorpusHarness" w:date="2026-03-28T22:23:47Z">
        <w:r>
          <w:t>ssm</w:t>
        </w:r>
      </w:ins>
      <w:r>
        <w:t>ents</w:t>
      </w:r>
    </w:p>
    <w:p ns2:paraId="6223390C" ns2:textId="77777777" w:rsidR="009602AE" w:rsidRPr="00AF46CA" w:rsidRDefault="00F10DC3" w:rsidP="00364D36">
      <w:pPr>
        <w:pStyle w:val="paragraph0"/>
      </w:pPr>
      <w:ins w:id="12590" w:author="GoldenCorpusHarness" w:date="2026-03-28T22:23:47Z">
        <w:r>
          <w:t xml:space="preserve">Images will be collected by a central facility (an iCRO) for BICR. </w:t>
        </w:r>
      </w:ins>
      <w:r>
        <w:t>The de</w:t>
      </w:r>
      <w:del w:id="12591" w:author="GoldenCorpusHarness" w:date="2026-03-28T22:23:47Z">
        <w:r>
          <w:delText>finitions of an AE or</w:delText>
        </w:r>
      </w:del>
      <w:ins w:id="12592" w:author="GoldenCorpusHarness" w:date="2026-03-28T22:23:47Z">
        <w:r>
          <w:t>tails of image collection (including anatomic coverage, preferred modalities, and specifics of imaging technique) and transmission to the iCRO can be found in the</w:t>
        </w:r>
      </w:ins>
      <w:r>
        <w:t xml:space="preserve"> S</w:t>
      </w:r>
      <w:del w:id="12593" w:author="GoldenCorpusHarness" w:date="2026-03-28T22:23:47Z">
        <w:r>
          <w:delText>AE</w:delText>
        </w:r>
      </w:del>
      <w:ins w:id="12594" w:author="GoldenCorpusHarness" w:date="2026-03-28T22:23:47Z">
        <w:r>
          <w:t>ite Imaging Manual. The same imaging technique should be used in a participant throughout the study to optimize the reproducibility of the assessment of existing and new tumor burden and improve the accuracy of the response assessment based on imaging. Note that for the purposes of assessing tumor imaging</w:t>
        </w:r>
      </w:ins>
      <w:r>
        <w:t xml:space="preserve">, </w:t>
      </w:r>
      <w:del w:id="12595" w:author="GoldenCorpusHarness" w:date="2026-03-28T22:23:47Z">
        <w:r>
          <w:delText xml:space="preserve">as </w:delText>
        </w:r>
      </w:del>
      <w:ins w:id="12596" w:author="GoldenCorpusHarness" w:date="2026-03-28T22:23:47Z">
        <w:r>
          <w:t>the term “investigator” refers to the local investigator at the site and/or the radiological revie</w:t>
        </w:r>
      </w:ins>
      <w:r>
        <w:t>we</w:t>
      </w:r>
      <w:del w:id="12597" w:author="GoldenCorpusHarness" w:date="2026-03-28T22:23:47Z">
        <w:r>
          <w:delText>ll as the method of recording, evaluating, and assessing causa</w:delText>
        </w:r>
      </w:del>
      <w:ins w:id="12598" w:author="GoldenCorpusHarness" w:date="2026-03-28T22:23:47Z">
        <w:r>
          <w:t>r at the site or at an offsite faci</w:t>
        </w:r>
      </w:ins>
      <w:r>
        <w:t>lity</w:t>
      </w:r>
      <w:del w:id="12599" w:author="GoldenCorpusHarness" w:date="2026-03-28T22:23:47Z">
        <w:r>
          <w:delText xml:space="preserve"> of AE and SAE and the procedures for completing and transmitting AE, SAE, and other reportable safe</w:delText>
        </w:r>
      </w:del>
      <w:ins w:id="12600" w:author="GoldenCorpusHarness" w:date="2026-03-28T22:23:47Z">
        <w:r>
          <w:t xml:space="preserve">. Other </w:t>
        </w:r>
      </w:ins>
      <w:r>
        <w:t>ty</w:t>
      </w:r>
      <w:del w:id="12601" w:author="GoldenCorpusHarness" w:date="2026-03-28T22:23:47Z">
        <w:r>
          <w:delText xml:space="preserve"> event reports can be found in Appendix 3</w:delText>
        </w:r>
      </w:del>
      <w:ins w:id="12602" w:author="GoldenCorpusHarness" w:date="2026-03-28T22:23:47Z">
        <w:r>
          <w:t>pes of medical imaging (such as ultrasound) should not be submitted to the iCRO and will not be included in response assessment</w:t>
        </w:r>
      </w:ins>
      <w:r>
        <w:t>.</w:t>
      </w:r>
    </w:p>
    <w:p ns2:paraId="5A15B005" ns2:textId="24D5A1F7" w:rsidR="009602AE" w:rsidRPr="00AF46CA" w:rsidRDefault="00895D30" w:rsidP="00364D36">
      <w:pPr>
        <w:pStyle w:val="paragraph0"/>
      </w:pPr>
      <w:del w:id="12603" w:author="GoldenCorpusHarness" w:date="2026-03-28T22:23:47Z">
        <w:r>
          <w:delText>Progression of the cancer under</w:delText>
        </w:r>
      </w:del>
      <w:ins w:id="12604" w:author="GoldenCorpusHarness" w:date="2026-03-28T22:23:47Z">
        <w:r>
          <w:t>All scheduled imaging for all</w:t>
        </w:r>
      </w:ins>
      <w:r>
        <w:t xml:space="preserve"> study </w:t>
      </w:r>
      <w:del w:id="12605" w:author="GoldenCorpusHarness" w:date="2026-03-28T22:23:47Z">
        <w:r>
          <w:delText>is not considered an</w:delText>
        </w:r>
      </w:del>
      <w:ins w:id="12606" w:author="GoldenCorpusHarness" w:date="2026-03-28T22:23:47Z">
        <w:r>
          <w:t>participants will be submitted to the iCRO. In addition, imaging that is obtained at an unscheduled time point for any reason (including suspicion of progression or other clinical reason) should also be submitted to the iCRO if it shows progression, or if it is used to support a response assessment.</w:t>
        </w:r>
      </w:ins>
      <w:r>
        <w:t xml:space="preserve"> A</w:t>
      </w:r>
      <w:del w:id="12607" w:author="GoldenCorpusHarness" w:date="2026-03-28T22:23:47Z">
        <w:r>
          <w:delText>E as described in Section 8</w:delText>
        </w:r>
      </w:del>
      <w:ins w:id="12608" w:author="GoldenCorpusHarness" w:date="2026-03-28T22:23:47Z">
        <w:r>
          <w:t>ll imaging acquired within the protocol-specified window of time around a scheduled imaging visit can be classified as pertaining to that visit</w:t>
        </w:r>
      </w:ins>
      <w:r>
        <w:t>.</w:t>
      </w:r>
      <w:del w:id="12609" w:author="GoldenCorpusHarness" w:date="2026-03-28T22:23:47Z">
        <w:r>
          <w:delText>4.6 and Appendix 3.</w:delText>
        </w:r>
      </w:del>
    </w:p>
    <w:p ns2:paraId="135ED580" ns2:textId="77777777" w:rsidR="009602AE" w:rsidRPr="00AF46CA" w:rsidRDefault="00895D30" w:rsidP="00364D36">
      <w:pPr>
        <w:pStyle w:val="paragraph0"/>
      </w:pPr>
      <w:del w:id="12610" w:author="GoldenCorpusHarness" w:date="2026-03-28T22:23:47Z">
        <w:r>
          <w:delText>Adv</w:delText>
        </w:r>
      </w:del>
      <w:ins w:id="12611" w:author="GoldenCorpusHarness" w:date="2026-03-28T22:23:47Z">
        <w:r>
          <w:t>Dis</w:t>
        </w:r>
      </w:ins>
      <w:r>
        <w:t>e</w:t>
      </w:r>
      <w:del w:id="12612" w:author="GoldenCorpusHarness" w:date="2026-03-28T22:23:47Z">
        <w:r>
          <w:delText>r</w:delText>
        </w:r>
      </w:del>
      <w:ins w:id="12613" w:author="GoldenCorpusHarness" w:date="2026-03-28T22:23:47Z">
        <w:r>
          <w:t>a</w:t>
        </w:r>
      </w:ins>
      <w:r>
        <w:t xml:space="preserve">se </w:t>
      </w:r>
      <w:ins w:id="12614" w:author="GoldenCorpusHarness" w:date="2026-03-28T22:23:47Z">
        <w:r>
          <w:t>Progr</w:t>
        </w:r>
      </w:ins>
      <w:r>
        <w:t>e</w:t>
      </w:r>
      <w:del w:id="12615" w:author="GoldenCorpusHarness" w:date="2026-03-28T22:23:47Z">
        <w:r>
          <w:delText>v</w:delText>
        </w:r>
      </w:del>
      <w:ins w:id="12616" w:author="GoldenCorpusHarness" w:date="2026-03-28T22:23:47Z">
        <w:r>
          <w:t>ssion Assessm</w:t>
        </w:r>
      </w:ins>
      <w:r>
        <w:t>ent</w:t>
      </w:r>
      <w:del w:id="12617" w:author="GoldenCorpusHarness" w:date="2026-03-28T22:23:47Z">
        <w:r>
          <w:delText>s, SAEs, and other reportable safety events will be reported by the participant (or, when appropriate, by a caregiver, surrogate, or the participant’s legally authorized representative).</w:delText>
        </w:r>
      </w:del>
    </w:p>
    <w:p ns2:paraId="38315E07" ns2:textId="77777777" w:rsidR="009602AE" w:rsidRPr="00AF46CA" w:rsidRDefault="00895D30" w:rsidP="00364D36">
      <w:pPr>
        <w:pStyle w:val="paragraph0"/>
      </w:pPr>
      <w:r>
        <w:t xml:space="preserve">The investigator </w:t>
      </w:r>
      <w:del w:id="12618" w:author="GoldenCorpusHarness" w:date="2026-03-28T22:23:47Z">
        <w:r>
          <w:delText>and an</w:delText>
        </w:r>
      </w:del>
      <w:ins w:id="12619" w:author="GoldenCorpusHarness" w:date="2026-03-28T22:23:47Z">
        <w:r>
          <w:t>is required to obtain central verification of disease progression based on imaging data, or to consult the Sponsor (using the Sponsor consultation form) if disease progression is based on clinical data (nonimaging parameters, eg, laborator</w:t>
        </w:r>
      </w:ins>
      <w:r>
        <w:t>y d</w:t>
      </w:r>
      <w:del w:id="12620" w:author="GoldenCorpusHarness" w:date="2026-03-28T22:23:47Z">
        <w:r>
          <w:delText>esignees are responsible for detecting, documenting, and reporting events that meet the definition of an</w:delText>
        </w:r>
      </w:del>
      <w:ins w:id="12621" w:author="GoldenCorpusHarness" w:date="2026-03-28T22:23:47Z">
        <w:r>
          <w:t>ata) before stopping treatment. Disease progression is defined as per iwCLL criteria (see</w:t>
        </w:r>
      </w:ins>
      <w:r>
        <w:t xml:space="preserve"> A</w:t>
      </w:r>
      <w:del w:id="12622" w:author="GoldenCorpusHarness" w:date="2026-03-28T22:23:47Z">
        <w:r>
          <w:delText>E or SAE as well as other reportable safety events</w:delText>
        </w:r>
      </w:del>
      <w:ins w:id="12623" w:author="GoldenCorpusHarness" w:date="2026-03-28T22:23:47Z">
        <w:r>
          <w:t>ppendix 10)</w:t>
        </w:r>
      </w:ins>
      <w:r>
        <w:t>.</w:t>
      </w:r>
      <w:del w:id="12624" w:author="GoldenCorpusHarness" w:date="2026-03-28T22:23:47Z">
        <w:r>
          <w:delText xml:space="preserve"> Investigators need to document if an SAE was associated with a medication error, misuse, or abuse.</w:delText>
        </w:r>
      </w:del>
    </w:p>
    <w:p ns2:paraId="58F0F3CE" ns2:textId="77777777" w:rsidR="009602AE" w:rsidRDefault="00F10DC3" w:rsidP="00364D36">
      <w:pPr>
        <w:pStyle w:val="paragraph0"/>
      </w:pPr>
      <w:r>
        <w:t>I</w:t>
      </w:r>
      <w:del w:id="12625" w:author="GoldenCorpusHarness" w:date="2026-03-28T22:23:47Z">
        <w:r>
          <w:delText>nvestigators re</w:delText>
        </w:r>
      </w:del>
      <w:r>
        <w:t>ma</w:t>
      </w:r>
      <w:del w:id="12626" w:author="GoldenCorpusHarness" w:date="2026-03-28T22:23:47Z">
        <w:r>
          <w:delText>in responsible for follow</w:delText>
        </w:r>
      </w:del>
      <w:ins w:id="12627" w:author="GoldenCorpusHarness" w:date="2026-03-28T22:23:47Z">
        <w:r>
          <w:t>g</w:t>
        </w:r>
      </w:ins>
      <w:r>
        <w:t xml:space="preserve">ing </w:t>
      </w:r>
      <w:del w:id="12628" w:author="GoldenCorpusHarness" w:date="2026-03-28T22:23:47Z">
        <w:r>
          <w:delText xml:space="preserve">up AEs, SAEs, and </w:delText>
        </w:r>
      </w:del>
      <w:ins w:id="12629" w:author="GoldenCorpusHarness" w:date="2026-03-28T22:23:47Z">
        <w:r>
          <w:t>Pr</w:t>
        </w:r>
      </w:ins>
      <w:r>
        <w:t>o</w:t>
      </w:r>
      <w:del w:id="12630" w:author="GoldenCorpusHarness" w:date="2026-03-28T22:23:47Z">
        <w:r>
          <w:delText xml:space="preserve">ther </w:delText>
        </w:r>
      </w:del>
      <w:ins w:id="12631" w:author="GoldenCorpusHarness" w:date="2026-03-28T22:23:47Z">
        <w:r>
          <w:t>g</w:t>
        </w:r>
      </w:ins>
      <w:r>
        <w:t>re</w:t>
      </w:r>
      <w:del w:id="12632" w:author="GoldenCorpusHarness" w:date="2026-03-28T22:23:47Z">
        <w:r>
          <w:delText xml:space="preserve">portable </w:delText>
        </w:r>
      </w:del>
      <w:r>
        <w:t>s</w:t>
      </w:r>
      <w:del w:id="12633" w:author="GoldenCorpusHarness" w:date="2026-03-28T22:23:47Z">
        <w:r>
          <w:delText>afety event</w:delText>
        </w:r>
      </w:del>
      <w:r>
        <w:t>s</w:t>
      </w:r>
      <w:del w:id="12634" w:author="GoldenCorpusHarness" w:date="2026-03-28T22:23:47Z">
        <w:r>
          <w:delText xml:space="preserve"> for outcome according to Sect</w:delText>
        </w:r>
      </w:del>
      <w:r>
        <w:t>ion</w:t>
      </w:r>
      <w:del w:id="12635" w:author="GoldenCorpusHarness" w:date="2026-03-28T22:23:47Z">
        <w:r>
          <w:delText xml:space="preserve"> 8.4.3. The investigator, who is a qualified physician, will assess events that meet the definition of an AE or SAE as well as other reportable safety events with respect to seriousness, intensity/toxicity, and causality.</w:delText>
        </w:r>
      </w:del>
    </w:p>
    <w:p ns2:paraId="024DE383" ns2:textId="74E94C7F" w:rsidR="009602AE" w:rsidRDefault="00895D30" w:rsidP="00364D36">
      <w:pPr>
        <w:pStyle w:val="paragraph0"/>
      </w:pPr>
      <w:del w:id="12636" w:author="GoldenCorpusHarness" w:date="2026-03-28T22:23:47Z">
        <w:r>
          <w:delText>Adverse events will not be collected for participants during the prescreening period</w:delText>
        </w:r>
      </w:del>
      <w:ins w:id="12637" w:author="GoldenCorpusHarness" w:date="2026-03-28T22:23:47Z">
        <w:r>
          <w:t>If the investigator determines that progression has occurred, based on the imaging</w:t>
        </w:r>
      </w:ins>
      <w:r>
        <w:t xml:space="preserve"> (</w:t>
      </w:r>
      <w:del w:id="12638" w:author="GoldenCorpusHarness" w:date="2026-03-28T22:23:47Z">
        <w:r>
          <w:delText>for determination of archival tissue status</w:delText>
        </w:r>
      </w:del>
      <w:ins w:id="12639" w:author="GoldenCorpusHarness" w:date="2026-03-28T22:23:47Z">
        <w:r>
          <w:t>rather than on hematological or other clinical data</w:t>
        </w:r>
      </w:ins>
      <w:r>
        <w:t>)</w:t>
      </w:r>
      <w:del w:id="12640" w:author="GoldenCorpusHarness" w:date="2026-03-28T22:23:47Z">
        <w:r>
          <w:delText xml:space="preserve"> as long as that participant has not undergone any protocol-specified procedure or intervention. If the participant requires a blood draw</w:delText>
        </w:r>
      </w:del>
      <w:r>
        <w:t xml:space="preserve">, </w:t>
      </w:r>
      <w:del w:id="12641" w:author="GoldenCorpusHarness" w:date="2026-03-28T22:23:47Z">
        <w:r>
          <w:delText>fresh tumor biops</w:delText>
        </w:r>
      </w:del>
      <w:ins w:id="12642" w:author="GoldenCorpusHarness" w:date="2026-03-28T22:23:47Z">
        <w:r>
          <w:t>the scan should be submitted to the central imaging vendor immediatel</w:t>
        </w:r>
      </w:ins>
      <w:r>
        <w:t xml:space="preserve">y, </w:t>
      </w:r>
      <w:del w:id="12643" w:author="GoldenCorpusHarness" w:date="2026-03-28T22:23:47Z">
        <w:r>
          <w:delText>etc</w:delText>
        </w:r>
      </w:del>
      <w:ins w:id="12644" w:author="GoldenCorpusHarness" w:date="2026-03-28T22:23:47Z">
        <w:r>
          <w:t>and reviewed by the central imaging vendor in an expedited manner (in real time) to verify that the scan demonstrates progressive disease. The results of the BICR of radiologic disease progression will be communicated to the investigator and Sponsor. Treatment should continue</w:t>
        </w:r>
      </w:ins>
      <w:r>
        <w:t xml:space="preserve">, </w:t>
      </w:r>
      <w:del w:id="12645" w:author="GoldenCorpusHarness" w:date="2026-03-28T22:23:47Z">
        <w:r>
          <w:delText>the participant is first</w:delText>
        </w:r>
      </w:del>
      <w:ins w:id="12646" w:author="GoldenCorpusHarness" w:date="2026-03-28T22:23:47Z">
        <w:r>
          <w:t>if clinically stable, until disease progression has been verified by BICR (Figure 3). Clinical data and imaging information relating to investigator-assessed disease progression, where central verification is</w:t>
        </w:r>
      </w:ins>
      <w:r>
        <w:t xml:space="preserve"> requ</w:t>
      </w:r>
      <w:del w:id="12647" w:author="GoldenCorpusHarness" w:date="2026-03-28T22:23:47Z">
        <w:r>
          <w:delText>ired to provide consent to the main stud</w:delText>
        </w:r>
      </w:del>
      <w:ins w:id="12648" w:author="GoldenCorpusHarness" w:date="2026-03-28T22:23:47Z">
        <w:r>
          <w:t>ested, should be entered in the eCRF within 3 da</w:t>
        </w:r>
      </w:ins>
      <w:r>
        <w:t>y</w:t>
      </w:r>
      <w:ins w:id="12649" w:author="GoldenCorpusHarness" w:date="2026-03-28T22:23:47Z">
        <w:r>
          <w:t>s of the participant’s visit</w:t>
        </w:r>
      </w:ins>
      <w:r>
        <w:t xml:space="preserve">, </w:t>
      </w:r>
      <w:del w:id="12650" w:author="GoldenCorpusHarness" w:date="2026-03-28T22:23:47Z">
        <w:r>
          <w:delText xml:space="preserve">and AEs </w:delText>
        </w:r>
      </w:del>
      <w:r>
        <w:t>w</w:t>
      </w:r>
      <w:del w:id="12651" w:author="GoldenCorpusHarness" w:date="2026-03-28T22:23:47Z">
        <w:r>
          <w:delText>ill be captured according to guidelines for standard AE reporting</w:delText>
        </w:r>
      </w:del>
      <w:ins w:id="12652" w:author="GoldenCorpusHarness" w:date="2026-03-28T22:23:47Z">
        <w:r>
          <w:t>here feasible</w:t>
        </w:r>
      </w:ins>
      <w:r>
        <w:t>.</w:t>
      </w:r>
      <w:del w:id="12653" w:author="GoldenCorpusHarness" w:date="2026-03-28T22:23:47Z">
        <w:r>
          <w:delText xml:space="preserve"> </w:delText>
        </w:r>
      </w:del>
    </w:p>
    <w:p ns2:paraId="24A4F339" ns2:textId="77777777" w:rsidR="00EE328F" w:rsidRPr="00EE328F" w:rsidRDefault="00895D30" w:rsidP="0064358E">
      <w:pPr>
        <w:pStyle w:val="Heading3"/>
      </w:pPr>
      <w:ins w:id="12654" w:author="GoldenCorpusHarness" w:date="2026-03-28T22:23:47Z">
        <w:r>
          <w:t xml:space="preserve">When the investigator is uncertain that radiographic findings truly represent progression, the initial scan should not be submitted for expedited BICR for VOP. </w:t>
        </w:r>
      </w:ins>
      <w:r>
        <w:t>T</w:t>
      </w:r>
      <w:del w:id="12655" w:author="GoldenCorpusHarness" w:date="2026-03-28T22:23:47Z">
        <w:r>
          <w:delText>ime Period and Frequenc</w:delText>
        </w:r>
      </w:del>
      <w:ins w:id="12656" w:author="GoldenCorpusHarness" w:date="2026-03-28T22:23:47Z">
        <w:r>
          <w:t>his ma</w:t>
        </w:r>
      </w:ins>
      <w:r>
        <w:t xml:space="preserve">y </w:t>
      </w:r>
      <w:del w:id="12657" w:author="GoldenCorpusHarness" w:date="2026-03-28T22:23:47Z">
        <w:r>
          <w:delText>for Collecting AE, SAE, and Other Reportable Safet</w:delText>
        </w:r>
      </w:del>
      <w:ins w:id="12658" w:author="GoldenCorpusHarness" w:date="2026-03-28T22:23:47Z">
        <w:r>
          <w:t>be because of clinical events unrelated to malignanc</w:t>
        </w:r>
      </w:ins>
      <w:r>
        <w:t xml:space="preserve">y </w:t>
      </w:r>
      <w:del w:id="12659" w:author="GoldenCorpusHarness" w:date="2026-03-28T22:23:47Z">
        <w:r>
          <w:delText>Event Information</w:delText>
        </w:r>
      </w:del>
      <w:ins w:id="12660" w:author="GoldenCorpusHarness" w:date="2026-03-28T22:23:47Z">
        <w:r>
          <w:t>that can cause radiographic changes that resemble progression (such as infection leading to lymph node enlargement).</w:t>
        </w:r>
      </w:ins>
    </w:p>
    <w:p ns2:paraId="6713949E" ns2:textId="77777777" w:rsidR="00244BE3" w:rsidRPr="00AF46CA" w:rsidRDefault="00895D30" w:rsidP="00110B53">
      <w:pPr>
        <w:pStyle w:val="Paragraph"/>
        <w:keepNext/>
      </w:pPr>
      <w:del w:id="12661" w:author="GoldenCorpusHarness" w:date="2026-03-28T22:23:47Z">
        <w:r>
          <w:delText xml:space="preserve">All AEs, SAEs, and </w:delText>
        </w:r>
      </w:del>
      <w:ins w:id="12662" w:author="GoldenCorpusHarness" w:date="2026-03-28T22:23:47Z">
        <w:r>
          <w:t>Pr</w:t>
        </w:r>
      </w:ins>
      <w:r>
        <w:t>o</w:t>
      </w:r>
      <w:del w:id="12663" w:author="GoldenCorpusHarness" w:date="2026-03-28T22:23:47Z">
        <w:r>
          <w:delText xml:space="preserve">ther </w:delText>
        </w:r>
      </w:del>
      <w:ins w:id="12664" w:author="GoldenCorpusHarness" w:date="2026-03-28T22:23:47Z">
        <w:r>
          <w:t>g</w:t>
        </w:r>
      </w:ins>
      <w:r>
        <w:t>re</w:t>
      </w:r>
      <w:del w:id="12665" w:author="GoldenCorpusHarness" w:date="2026-03-28T22:23:47Z">
        <w:r>
          <w:delText xml:space="preserve">portable </w:delText>
        </w:r>
      </w:del>
      <w:r>
        <w:t>s</w:t>
      </w:r>
      <w:del w:id="12666" w:author="GoldenCorpusHarness" w:date="2026-03-28T22:23:47Z">
        <w:r>
          <w:delText>afety event</w:delText>
        </w:r>
      </w:del>
      <w:r>
        <w:t>s</w:t>
      </w:r>
      <w:del w:id="12667" w:author="GoldenCorpusHarness" w:date="2026-03-28T22:23:47Z">
        <w:r>
          <w:delText xml:space="preserve"> that occur after the participant provides documented informed consent, but before intervent</w:delText>
        </w:r>
      </w:del>
      <w:r>
        <w:t xml:space="preserve">ion </w:t>
      </w:r>
      <w:ins w:id="12668" w:author="GoldenCorpusHarness" w:date="2026-03-28T22:23:47Z">
        <w:r>
          <w:t>NOT Ve</w:t>
        </w:r>
      </w:ins>
      <w:r>
        <w:t>r</w:t>
      </w:r>
      <w:del w:id="12669" w:author="GoldenCorpusHarness" w:date="2026-03-28T22:23:47Z">
        <w:r>
          <w:delText>andom</w:delText>
        </w:r>
      </w:del>
      <w:r>
        <w:t>i</w:t>
      </w:r>
      <w:del w:id="12670" w:author="GoldenCorpusHarness" w:date="2026-03-28T22:23:47Z">
        <w:r>
          <w:delText>zat</w:delText>
        </w:r>
      </w:del>
      <w:ins w:id="12671" w:author="GoldenCorpusHarness" w:date="2026-03-28T22:23:47Z">
        <w:r>
          <w:t>f</w:t>
        </w:r>
      </w:ins>
      <w:r>
        <w:t>i</w:t>
      </w:r>
      <w:del w:id="12672" w:author="GoldenCorpusHarness" w:date="2026-03-28T22:23:47Z">
        <w:r>
          <w:delText>on, must be report</w:delText>
        </w:r>
      </w:del>
      <w:r>
        <w:t xml:space="preserve">ed by </w:t>
      </w:r>
      <w:del w:id="12673" w:author="GoldenCorpusHarness" w:date="2026-03-28T22:23:47Z">
        <w:r>
          <w:delText>the investigator if the participant is receiving placebo run-in or other run-in treatment, if the event cause the participant to be excluded from the study, or is the result of a protocol-specified intervention, including, but not limited to washout or discontinuation of usual therapy, diet, or a procedure.</w:delText>
        </w:r>
      </w:del>
      <w:ins w:id="12674" w:author="GoldenCorpusHarness" w:date="2026-03-28T22:23:47Z">
        <w:r>
          <w:t>BICR</w:t>
        </w:r>
      </w:ins>
    </w:p>
    <w:p ns2:paraId="75396A1B" ns2:textId="77777777" w:rsidR="00244BE3" w:rsidRPr="009C4D4A" w:rsidRDefault="00895D30" w:rsidP="00244BE3">
      <w:pPr>
        <w:pStyle w:val="ListBullet"/>
      </w:pPr>
      <w:del w:id="12675" w:author="GoldenCorpusHarness" w:date="2026-03-28T22:23:47Z">
        <w:r>
          <w:delText>All AEs from</w:delText>
        </w:r>
      </w:del>
      <w:ins w:id="12676" w:author="GoldenCorpusHarness" w:date="2026-03-28T22:23:47Z">
        <w:r>
          <w:t>If</w:t>
        </w:r>
      </w:ins>
      <w:r>
        <w:t xml:space="preserve"> the </w:t>
      </w:r>
      <w:del w:id="12677" w:author="GoldenCorpusHarness" w:date="2026-03-28T22:23:47Z">
        <w:r>
          <w:delText xml:space="preserve">time of intervention randomization </w:delText>
        </w:r>
      </w:del>
      <w:ins w:id="12678" w:author="GoldenCorpusHarness" w:date="2026-03-28T22:23:47Z">
        <w:r>
          <w:t>investigator’s review determines disease progression, but BICR does not verify disease progression, continue study intervention and imaging per protocol-specified frequency in clinically stable participants. Submit all imaging scans to central imaging vendor wi</w:t>
        </w:r>
      </w:ins>
      <w:r>
        <w:t>th</w:t>
      </w:r>
      <w:del w:id="12679" w:author="GoldenCorpusHarness" w:date="2026-03-28T22:23:47Z">
        <w:r>
          <w:delText>roug</w:delText>
        </w:r>
      </w:del>
      <w:ins w:id="12680" w:author="GoldenCorpusHarness" w:date="2026-03-28T22:23:47Z">
        <w:r>
          <w:t xml:space="preserve"> verification of disease progression request until disease progression </w:t>
        </w:r>
      </w:ins>
      <w:r>
        <w:t>h</w:t>
      </w:r>
      <w:del w:id="12681" w:author="GoldenCorpusHarness" w:date="2026-03-28T22:23:47Z">
        <w:r>
          <w:delText xml:space="preserve"> 30 days after cessation of study intervention must be reported by the investigator</w:delText>
        </w:r>
      </w:del>
      <w:ins w:id="12682" w:author="GoldenCorpusHarness" w:date="2026-03-28T22:23:47Z">
        <w:r>
          <w:t>as been verified by BICR</w:t>
        </w:r>
      </w:ins>
      <w:r>
        <w:t>.</w:t>
      </w:r>
      <w:ins w:id="12683" w:author="GoldenCorpusHarness" w:date="2026-03-28T22:23:47Z">
        <w:r>
          <w:t xml:space="preserve"> Clinical stability may be defined as:</w:t>
        </w:r>
      </w:ins>
    </w:p>
    <w:p ns2:paraId="36A87F8D" ns2:textId="77777777" w:rsidR="00244BE3" w:rsidRPr="009C4D4A" w:rsidRDefault="00895D30" w:rsidP="00244BE3">
      <w:pPr>
        <w:pStyle w:val="ListBullet"/>
      </w:pPr>
      <w:r>
        <w:t>A</w:t>
      </w:r>
      <w:del w:id="12684" w:author="GoldenCorpusHarness" w:date="2026-03-28T22:23:47Z">
        <w:r>
          <w:delText>ll</w:delText>
        </w:r>
      </w:del>
      <w:ins w:id="12685" w:author="GoldenCorpusHarness" w:date="2026-03-28T22:23:47Z">
        <w:r>
          <w:t>bsence</w:t>
        </w:r>
      </w:ins>
      <w:r>
        <w:t xml:space="preserve"> </w:t>
      </w:r>
      <w:del w:id="12686" w:author="GoldenCorpusHarness" w:date="2026-03-28T22:23:47Z">
        <w:r>
          <w:delText>AE</w:delText>
        </w:r>
      </w:del>
      <w:ins w:id="12687" w:author="GoldenCorpusHarness" w:date="2026-03-28T22:23:47Z">
        <w:r>
          <w:t>of symptom</w:t>
        </w:r>
      </w:ins>
      <w:r>
        <w:t xml:space="preserve">s </w:t>
      </w:r>
      <w:del w:id="12688" w:author="GoldenCorpusHarness" w:date="2026-03-28T22:23:47Z">
        <w:r>
          <w:delText>mee</w:delText>
        </w:r>
      </w:del>
      <w:ins w:id="12689" w:author="GoldenCorpusHarness" w:date="2026-03-28T22:23:47Z">
        <w:r>
          <w:t>and signs indica</w:t>
        </w:r>
      </w:ins>
      <w:r>
        <w:t xml:space="preserve">ting </w:t>
      </w:r>
      <w:ins w:id="12690" w:author="GoldenCorpusHarness" w:date="2026-03-28T22:23:47Z">
        <w:r>
          <w:t xml:space="preserve">clinically </w:t>
        </w:r>
      </w:ins>
      <w:r>
        <w:t>s</w:t>
      </w:r>
      <w:del w:id="12691" w:author="GoldenCorpusHarness" w:date="2026-03-28T22:23:47Z">
        <w:r>
          <w:delText>er</w:delText>
        </w:r>
      </w:del>
      <w:r>
        <w:t>i</w:t>
      </w:r>
      <w:del w:id="12692" w:author="GoldenCorpusHarness" w:date="2026-03-28T22:23:47Z">
        <w:r>
          <w:delText>ous</w:delText>
        </w:r>
      </w:del>
      <w:ins w:id="12693" w:author="GoldenCorpusHarness" w:date="2026-03-28T22:23:47Z">
        <w:r>
          <w:t>gnificant</w:t>
        </w:r>
      </w:ins>
      <w:r>
        <w:t xml:space="preserve"> </w:t>
      </w:r>
      <w:del w:id="12694" w:author="GoldenCorpusHarness" w:date="2026-03-28T22:23:47Z">
        <w:r>
          <w:delText>criteria, f</w:delText>
        </w:r>
      </w:del>
      <w:ins w:id="12695" w:author="GoldenCorpusHarness" w:date="2026-03-28T22:23:47Z">
        <w:r>
          <w:t>p</w:t>
        </w:r>
      </w:ins>
      <w:r>
        <w:t>ro</w:t>
      </w:r>
      <w:del w:id="12696" w:author="GoldenCorpusHarness" w:date="2026-03-28T22:23:47Z">
        <w:r>
          <w:delText>m the time of inte</w:delText>
        </w:r>
      </w:del>
      <w:ins w:id="12697" w:author="GoldenCorpusHarness" w:date="2026-03-28T22:23:47Z">
        <w:r>
          <w:t>g</w:t>
        </w:r>
      </w:ins>
      <w:r>
        <w:t>r</w:t>
      </w:r>
      <w:del w:id="12698" w:author="GoldenCorpusHarness" w:date="2026-03-28T22:23:47Z">
        <w:r>
          <w:delText>vention randomization through 90 days after c</w:delText>
        </w:r>
      </w:del>
      <w:r>
        <w:t>ess</w:t>
      </w:r>
      <w:del w:id="12699" w:author="GoldenCorpusHarness" w:date="2026-03-28T22:23:47Z">
        <w:r>
          <w:delText>at</w:delText>
        </w:r>
      </w:del>
      <w:r>
        <w:t xml:space="preserve">ion of </w:t>
      </w:r>
      <w:ins w:id="12700" w:author="GoldenCorpusHarness" w:date="2026-03-28T22:23:47Z">
        <w:r>
          <w:t>di</w:t>
        </w:r>
      </w:ins>
      <w:r>
        <w:t>s</w:t>
      </w:r>
      <w:del w:id="12701" w:author="GoldenCorpusHarness" w:date="2026-03-28T22:23:47Z">
        <w:r>
          <w:delText>t</w:delText>
        </w:r>
      </w:del>
      <w:ins w:id="12702" w:author="GoldenCorpusHarness" w:date="2026-03-28T22:23:47Z">
        <w:r>
          <w:t>ease (incl</w:t>
        </w:r>
      </w:ins>
      <w:r>
        <w:t>ud</w:t>
      </w:r>
      <w:del w:id="12703" w:author="GoldenCorpusHarness" w:date="2026-03-28T22:23:47Z">
        <w:r>
          <w:delText xml:space="preserve">y </w:delText>
        </w:r>
      </w:del>
      <w:r>
        <w:t>in</w:t>
      </w:r>
      <w:del w:id="12704" w:author="GoldenCorpusHarness" w:date="2026-03-28T22:23:47Z">
        <w:r>
          <w:delText>te</w:delText>
        </w:r>
      </w:del>
      <w:ins w:id="12705" w:author="GoldenCorpusHarness" w:date="2026-03-28T22:23:47Z">
        <w:r>
          <w:t>g wo</w:t>
        </w:r>
      </w:ins>
      <w:r>
        <w:t>r</w:t>
      </w:r>
      <w:del w:id="12706" w:author="GoldenCorpusHarness" w:date="2026-03-28T22:23:47Z">
        <w:r>
          <w:delText>v</w:delText>
        </w:r>
      </w:del>
      <w:ins w:id="12707" w:author="GoldenCorpusHarness" w:date="2026-03-28T22:23:47Z">
        <w:r>
          <w:t>s</w:t>
        </w:r>
      </w:ins>
      <w:r>
        <w:t>en</w:t>
      </w:r>
      <w:del w:id="12708" w:author="GoldenCorpusHarness" w:date="2026-03-28T22:23:47Z">
        <w:r>
          <w:delText>t</w:delText>
        </w:r>
      </w:del>
      <w:r>
        <w:t>i</w:t>
      </w:r>
      <w:del w:id="12709" w:author="GoldenCorpusHarness" w:date="2026-03-28T22:23:47Z">
        <w:r>
          <w:delText>o</w:delText>
        </w:r>
      </w:del>
      <w:r>
        <w:t>n</w:t>
      </w:r>
      <w:del w:id="12710" w:author="GoldenCorpusHarness" w:date="2026-03-28T22:23:47Z">
        <w:r>
          <w:delText xml:space="preserve"> or 30 days after cessation</w:delText>
        </w:r>
      </w:del>
      <w:ins w:id="12711" w:author="GoldenCorpusHarness" w:date="2026-03-28T22:23:47Z">
        <w:r>
          <w:t>g</w:t>
        </w:r>
      </w:ins>
      <w:r>
        <w:t xml:space="preserve"> of </w:t>
      </w:r>
      <w:del w:id="12712" w:author="GoldenCorpusHarness" w:date="2026-03-28T22:23:47Z">
        <w:r>
          <w:delText>study intervention if the p</w:delText>
        </w:r>
      </w:del>
      <w:ins w:id="12713" w:author="GoldenCorpusHarness" w:date="2026-03-28T22:23:47Z">
        <w:r>
          <w:t>l</w:t>
        </w:r>
      </w:ins>
      <w:r>
        <w:t>a</w:t>
      </w:r>
      <w:del w:id="12714" w:author="GoldenCorpusHarness" w:date="2026-03-28T22:23:47Z">
        <w:r>
          <w:delText xml:space="preserve">rticipant initiates new anticancer therapy, whichever is earlier, must </w:delText>
        </w:r>
      </w:del>
      <w:r>
        <w:t>b</w:t>
      </w:r>
      <w:del w:id="12715" w:author="GoldenCorpusHarness" w:date="2026-03-28T22:23:47Z">
        <w:r>
          <w:delText>e rep</w:delText>
        </w:r>
      </w:del>
      <w:r>
        <w:t>or</w:t>
      </w:r>
      <w:del w:id="12716" w:author="GoldenCorpusHarness" w:date="2026-03-28T22:23:47Z">
        <w:r>
          <w:delText>ted by the investig</w:delText>
        </w:r>
      </w:del>
      <w:r>
        <w:t>ator</w:t>
      </w:r>
      <w:ins w:id="12717" w:author="GoldenCorpusHarness" w:date="2026-03-28T22:23:47Z">
        <w:r>
          <w:t>y values)</w:t>
        </w:r>
      </w:ins>
      <w:r>
        <w:t>.</w:t>
      </w:r>
    </w:p>
    <w:p ns2:paraId="793213DE" ns2:textId="77777777" w:rsidR="00244BE3" w:rsidRPr="00AF46CA" w:rsidRDefault="00895D30" w:rsidP="00244BE3">
      <w:pPr>
        <w:pStyle w:val="ListBullet"/>
      </w:pPr>
      <w:del w:id="12718" w:author="GoldenCorpusHarness" w:date="2026-03-28T22:23:47Z">
        <w:r>
          <w:delText>All pregnancies and exp</w:delText>
        </w:r>
      </w:del>
      <w:ins w:id="12719" w:author="GoldenCorpusHarness" w:date="2026-03-28T22:23:47Z">
        <w:r>
          <w:t>N</w:t>
        </w:r>
      </w:ins>
      <w:r>
        <w:t>o</w:t>
      </w:r>
      <w:del w:id="12720" w:author="GoldenCorpusHarness" w:date="2026-03-28T22:23:47Z">
        <w:r>
          <w:delText>sure during breastfeeding, from the time of intervention randomization through the time required to eliminate systemic exposure after cessation of study intervention as</w:delText>
        </w:r>
      </w:del>
      <w:r>
        <w:t xml:space="preserve"> de</w:t>
      </w:r>
      <w:del w:id="12721" w:author="GoldenCorpusHarness" w:date="2026-03-28T22:23:47Z">
        <w:r>
          <w:delText>s</w:delText>
        </w:r>
      </w:del>
      <w:r>
        <w:t>c</w:t>
      </w:r>
      <w:del w:id="12722" w:author="GoldenCorpusHarness" w:date="2026-03-28T22:23:47Z">
        <w:r>
          <w:delText>r</w:delText>
        </w:r>
      </w:del>
      <w:ins w:id="12723" w:author="GoldenCorpusHarness" w:date="2026-03-28T22:23:47Z">
        <w:r>
          <w:t>l</w:t>
        </w:r>
      </w:ins>
      <w:r>
        <w:t>i</w:t>
      </w:r>
      <w:del w:id="12724" w:author="GoldenCorpusHarness" w:date="2026-03-28T22:23:47Z">
        <w:r>
          <w:delText>b</w:delText>
        </w:r>
      </w:del>
      <w:ins w:id="12725" w:author="GoldenCorpusHarness" w:date="2026-03-28T22:23:47Z">
        <w:r>
          <w:t>n</w:t>
        </w:r>
      </w:ins>
      <w:r>
        <w:t>e</w:t>
      </w:r>
      <w:del w:id="12726" w:author="GoldenCorpusHarness" w:date="2026-03-28T22:23:47Z">
        <w:r>
          <w:delText>d</w:delText>
        </w:r>
      </w:del>
      <w:r>
        <w:t xml:space="preserve"> in </w:t>
      </w:r>
      <w:del w:id="12727" w:author="GoldenCorpusHarness" w:date="2026-03-28T22:23:47Z">
        <w:r>
          <w:delText>S</w:delText>
        </w:r>
      </w:del>
      <w:ins w:id="12728" w:author="GoldenCorpusHarness" w:date="2026-03-28T22:23:47Z">
        <w:r>
          <w:t>ECOG p</w:t>
        </w:r>
      </w:ins>
      <w:r>
        <w:t>e</w:t>
      </w:r>
      <w:del w:id="12729" w:author="GoldenCorpusHarness" w:date="2026-03-28T22:23:47Z">
        <w:r>
          <w:delText xml:space="preserve">ctions 5.1 and 8.3.5, </w:delText>
        </w:r>
      </w:del>
      <w:ins w:id="12730" w:author="GoldenCorpusHarness" w:date="2026-03-28T22:23:47Z">
        <w:r>
          <w:t>rf</w:t>
        </w:r>
      </w:ins>
      <w:r>
        <w:t>or</w:t>
      </w:r>
      <w:del w:id="12731" w:author="GoldenCorpusHarness" w:date="2026-03-28T22:23:47Z">
        <w:r>
          <w:delText xml:space="preserve"> 30 days after cessation of study intervention if the participant initiates new antic</w:delText>
        </w:r>
      </w:del>
      <w:ins w:id="12732" w:author="GoldenCorpusHarness" w:date="2026-03-28T22:23:47Z">
        <w:r>
          <w:t>m</w:t>
        </w:r>
      </w:ins>
      <w:r>
        <w:t>ance</w:t>
      </w:r>
      <w:del w:id="12733" w:author="GoldenCorpusHarness" w:date="2026-03-28T22:23:47Z">
        <w:r>
          <w:delText>r</w:delText>
        </w:r>
      </w:del>
      <w:r>
        <w:t xml:space="preserve"> </w:t>
      </w:r>
      <w:ins w:id="12734" w:author="GoldenCorpusHarness" w:date="2026-03-28T22:23:47Z">
        <w:r>
          <w:t>s</w:t>
        </w:r>
      </w:ins>
      <w:r>
        <w:t>t</w:t>
      </w:r>
      <w:del w:id="12735" w:author="GoldenCorpusHarness" w:date="2026-03-28T22:23:47Z">
        <w:r>
          <w:delText>her</w:delText>
        </w:r>
      </w:del>
      <w:r>
        <w:t>a</w:t>
      </w:r>
      <w:del w:id="12736" w:author="GoldenCorpusHarness" w:date="2026-03-28T22:23:47Z">
        <w:r>
          <w:delText>py m</w:delText>
        </w:r>
      </w:del>
      <w:ins w:id="12737" w:author="GoldenCorpusHarness" w:date="2026-03-28T22:23:47Z">
        <w:r>
          <w:t>t</w:t>
        </w:r>
      </w:ins>
      <w:r>
        <w:t>us</w:t>
      </w:r>
      <w:del w:id="12738" w:author="GoldenCorpusHarness" w:date="2026-03-28T22:23:47Z">
        <w:r>
          <w:delText>t be reported by the investigator</w:delText>
        </w:r>
      </w:del>
      <w:r>
        <w:t>.</w:t>
      </w:r>
    </w:p>
    <w:p ns2:paraId="11312F13" ns2:textId="2522F151" w:rsidR="006B7D2D" w:rsidRPr="000554D4" w:rsidRDefault="00895D30" w:rsidP="00244BE3">
      <w:pPr>
        <w:pStyle w:val="ListBullet"/>
        <w:rPr>
          <w:rFonts w:eastAsia="Times New Roman"/>
        </w:rPr>
      </w:pPr>
      <w:r>
        <w:t>A</w:t>
      </w:r>
      <w:ins w:id="12739" w:author="GoldenCorpusHarness" w:date="2026-03-28T22:23:47Z">
        <w:r>
          <w:t>bsence of rapi</w:t>
        </w:r>
      </w:ins>
      <w:r>
        <w:t>d</w:t>
      </w:r>
      <w:del w:id="12740" w:author="GoldenCorpusHarness" w:date="2026-03-28T22:23:47Z">
        <w:r>
          <w:delText>ditionally,</w:delText>
        </w:r>
      </w:del>
      <w:r>
        <w:t xml:space="preserve"> </w:t>
      </w:r>
      <w:del w:id="12741" w:author="GoldenCorpusHarness" w:date="2026-03-28T22:23:47Z">
        <w:r>
          <w:delText>any SAE b</w:delText>
        </w:r>
      </w:del>
      <w:ins w:id="12742" w:author="GoldenCorpusHarness" w:date="2026-03-28T22:23:47Z">
        <w:r>
          <w:t>p</w:t>
        </w:r>
      </w:ins>
      <w:r>
        <w:t>ro</w:t>
      </w:r>
      <w:del w:id="12743" w:author="GoldenCorpusHarness" w:date="2026-03-28T22:23:47Z">
        <w:r>
          <w:delText>u</w:delText>
        </w:r>
      </w:del>
      <w:r>
        <w:t>g</w:t>
      </w:r>
      <w:del w:id="12744" w:author="GoldenCorpusHarness" w:date="2026-03-28T22:23:47Z">
        <w:r>
          <w:delText>ht to th</w:delText>
        </w:r>
      </w:del>
      <w:ins w:id="12745" w:author="GoldenCorpusHarness" w:date="2026-03-28T22:23:47Z">
        <w:r>
          <w:t>r</w:t>
        </w:r>
      </w:ins>
      <w:r>
        <w:t>e</w:t>
      </w:r>
      <w:del w:id="12746" w:author="GoldenCorpusHarness" w:date="2026-03-28T22:23:47Z">
        <w:r>
          <w:delText xml:space="preserve"> attent</w:delText>
        </w:r>
      </w:del>
      <w:ins w:id="12747" w:author="GoldenCorpusHarness" w:date="2026-03-28T22:23:47Z">
        <w:r>
          <w:t>ss</w:t>
        </w:r>
      </w:ins>
      <w:r>
        <w:t xml:space="preserve">ion of </w:t>
      </w:r>
      <w:ins w:id="12748" w:author="GoldenCorpusHarness" w:date="2026-03-28T22:23:47Z">
        <w:r>
          <w:t>dise</w:t>
        </w:r>
      </w:ins>
      <w:r>
        <w:t>a</w:t>
      </w:r>
      <w:del w:id="12749" w:author="GoldenCorpusHarness" w:date="2026-03-28T22:23:47Z">
        <w:r>
          <w:delText>n</w:delText>
        </w:r>
      </w:del>
      <w:ins w:id="12750" w:author="GoldenCorpusHarness" w:date="2026-03-28T22:23:47Z">
        <w:r>
          <w:t>se</w:t>
        </w:r>
      </w:ins>
      <w:r>
        <w:t xml:space="preserve"> </w:t>
      </w:r>
      <w:ins w:id="12751" w:author="GoldenCorpusHarness" w:date="2026-03-28T22:23:47Z">
        <w:r>
          <w:t>or progress</w:t>
        </w:r>
      </w:ins>
      <w:r>
        <w:t>i</w:t>
      </w:r>
      <w:del w:id="12752" w:author="GoldenCorpusHarness" w:date="2026-03-28T22:23:47Z">
        <w:r>
          <w:delText>n</w:delText>
        </w:r>
      </w:del>
      <w:r>
        <w:t>ve</w:t>
      </w:r>
      <w:del w:id="12753" w:author="GoldenCorpusHarness" w:date="2026-03-28T22:23:47Z">
        <w:r>
          <w:delText>s</w:delText>
        </w:r>
      </w:del>
      <w:ins w:id="12754" w:author="GoldenCorpusHarness" w:date="2026-03-28T22:23:47Z">
        <w:r>
          <w:t xml:space="preserve"> </w:t>
        </w:r>
      </w:ins>
      <w:r>
        <w:t>t</w:t>
      </w:r>
      <w:del w:id="12755" w:author="GoldenCorpusHarness" w:date="2026-03-28T22:23:47Z">
        <w:r>
          <w:delText>igat</w:delText>
        </w:r>
      </w:del>
      <w:ins w:id="12756" w:author="GoldenCorpusHarness" w:date="2026-03-28T22:23:47Z">
        <w:r>
          <w:t>um</w:t>
        </w:r>
      </w:ins>
      <w:r>
        <w:t xml:space="preserve">or at </w:t>
      </w:r>
      <w:ins w:id="12757" w:author="GoldenCorpusHarness" w:date="2026-03-28T22:23:47Z">
        <w:r>
          <w:t xml:space="preserve">critical </w:t>
        </w:r>
      </w:ins>
      <w:r>
        <w:t>an</w:t>
      </w:r>
      <w:del w:id="12758" w:author="GoldenCorpusHarness" w:date="2026-03-28T22:23:47Z">
        <w:r>
          <w:delText>y</w:delText>
        </w:r>
      </w:del>
      <w:ins w:id="12759" w:author="GoldenCorpusHarness" w:date="2026-03-28T22:23:47Z">
        <w:r>
          <w:t>atomical</w:t>
        </w:r>
      </w:ins>
      <w:r>
        <w:t xml:space="preserve"> </w:t>
      </w:r>
      <w:del w:id="12760" w:author="GoldenCorpusHarness" w:date="2026-03-28T22:23:47Z">
        <w:r>
          <w:delText>time out</w:delText>
        </w:r>
      </w:del>
      <w:r>
        <w:t>si</w:t>
      </w:r>
      <w:del w:id="12761" w:author="GoldenCorpusHarness" w:date="2026-03-28T22:23:47Z">
        <w:r>
          <w:delText>d</w:delText>
        </w:r>
      </w:del>
      <w:ins w:id="12762" w:author="GoldenCorpusHarness" w:date="2026-03-28T22:23:47Z">
        <w:r>
          <w:t>t</w:t>
        </w:r>
      </w:ins>
      <w:r>
        <w:t>e</w:t>
      </w:r>
      <w:del w:id="12763" w:author="GoldenCorpusHarness" w:date="2026-03-28T22:23:47Z">
        <w:r>
          <w:delText xml:space="preserve"> the time </w:delText>
        </w:r>
      </w:del>
      <w:r>
        <w:t>s</w:t>
      </w:r>
      <w:del w:id="12764" w:author="GoldenCorpusHarness" w:date="2026-03-28T22:23:47Z">
        <w:r>
          <w:delText>pecified above must be</w:delText>
        </w:r>
      </w:del>
      <w:r>
        <w:t xml:space="preserve"> re</w:t>
      </w:r>
      <w:del w:id="12765" w:author="GoldenCorpusHarness" w:date="2026-03-28T22:23:47Z">
        <w:r>
          <w:delText>po</w:delText>
        </w:r>
      </w:del>
      <w:ins w:id="12766" w:author="GoldenCorpusHarness" w:date="2026-03-28T22:23:47Z">
        <w:r>
          <w:t>qui</w:t>
        </w:r>
      </w:ins>
      <w:r>
        <w:t>r</w:t>
      </w:r>
      <w:ins w:id="12767" w:author="GoldenCorpusHarness" w:date="2026-03-28T22:23:47Z">
        <w:r>
          <w:t>ing urgen</w:t>
        </w:r>
      </w:ins>
      <w:r>
        <w:t>t</w:t>
      </w:r>
      <w:del w:id="12768" w:author="GoldenCorpusHarness" w:date="2026-03-28T22:23:47Z">
        <w:r>
          <w:delText>ed</w:delText>
        </w:r>
      </w:del>
      <w:r>
        <w:t xml:space="preserve"> </w:t>
      </w:r>
      <w:del w:id="12769" w:author="GoldenCorpusHarness" w:date="2026-03-28T22:23:47Z">
        <w:r>
          <w:delText>im</w:delText>
        </w:r>
      </w:del>
      <w:r>
        <w:t>medi</w:t>
      </w:r>
      <w:ins w:id="12770" w:author="GoldenCorpusHarness" w:date="2026-03-28T22:23:47Z">
        <w:r>
          <w:t>c</w:t>
        </w:r>
      </w:ins>
      <w:r>
        <w:t>a</w:t>
      </w:r>
      <w:del w:id="12771" w:author="GoldenCorpusHarness" w:date="2026-03-28T22:23:47Z">
        <w:r>
          <w:delText>te</w:delText>
        </w:r>
      </w:del>
      <w:r>
        <w:t>l</w:t>
      </w:r>
      <w:del w:id="12772" w:author="GoldenCorpusHarness" w:date="2026-03-28T22:23:47Z">
        <w:r>
          <w:delText>y to the Sponsor if the event is considered related to study</w:delText>
        </w:r>
      </w:del>
      <w:r>
        <w:t xml:space="preserve"> intervention</w:t>
      </w:r>
      <w:ins w:id="12773" w:author="GoldenCorpusHarness" w:date="2026-03-28T22:23:47Z">
        <w:r>
          <w:t xml:space="preserve"> (eg, cord compression)</w:t>
        </w:r>
      </w:ins>
      <w:r>
        <w:t>.</w:t>
      </w:r>
    </w:p>
    <w:p ns2:paraId="489089D1" ns2:textId="77777777" w:rsidR="000554D4" w:rsidRPr="00AF46CA" w:rsidRDefault="000554D4" w:rsidP="000554D4">
      <w:pPr>
        <w:pStyle w:val="ListEnd"/>
      </w:pPr>
    </w:p>
    <w:p ns2:paraId="26E7B675" ns2:textId="77777777" w:rsidR="00B826E1" w:rsidRPr="00AF46CA" w:rsidRDefault="00895D30" w:rsidP="003F4149">
      <w:pPr>
        <w:pStyle w:val="Paragraph"/>
      </w:pPr>
      <w:r>
        <w:t>I</w:t>
      </w:r>
      <w:del w:id="12774" w:author="GoldenCorpusHarness" w:date="2026-03-28T22:23:47Z">
        <w:r>
          <w:delText>nv</w:delText>
        </w:r>
      </w:del>
      <w:ins w:id="12775" w:author="GoldenCorpusHarness" w:date="2026-03-28T22:23:47Z">
        <w:r>
          <w:t>f progr</w:t>
        </w:r>
      </w:ins>
      <w:r>
        <w:t>es</w:t>
      </w:r>
      <w:del w:id="12776" w:author="GoldenCorpusHarness" w:date="2026-03-28T22:23:47Z">
        <w:r>
          <w:delText>t</w:delText>
        </w:r>
      </w:del>
      <w:ins w:id="12777" w:author="GoldenCorpusHarness" w:date="2026-03-28T22:23:47Z">
        <w:r>
          <w:t>s</w:t>
        </w:r>
      </w:ins>
      <w:r>
        <w:t>i</w:t>
      </w:r>
      <w:del w:id="12778" w:author="GoldenCorpusHarness" w:date="2026-03-28T22:23:47Z">
        <w:r>
          <w:delText>gat</w:delText>
        </w:r>
      </w:del>
      <w:r>
        <w:t>o</w:t>
      </w:r>
      <w:del w:id="12779" w:author="GoldenCorpusHarness" w:date="2026-03-28T22:23:47Z">
        <w:r>
          <w:delText>r</w:delText>
        </w:r>
      </w:del>
      <w:ins w:id="12780" w:author="GoldenCorpusHarness" w:date="2026-03-28T22:23:47Z">
        <w:r>
          <w:t>n i</w:t>
        </w:r>
      </w:ins>
      <w:r>
        <w:t>s</w:t>
      </w:r>
      <w:del w:id="12781" w:author="GoldenCorpusHarness" w:date="2026-03-28T22:23:47Z">
        <w:r>
          <w:delText xml:space="preserve"> are</w:delText>
        </w:r>
      </w:del>
      <w:r>
        <w:t xml:space="preserve"> not </w:t>
      </w:r>
      <w:del w:id="12782" w:author="GoldenCorpusHarness" w:date="2026-03-28T22:23:47Z">
        <w:r>
          <w:delText>obl</w:delText>
        </w:r>
      </w:del>
      <w:ins w:id="12783" w:author="GoldenCorpusHarness" w:date="2026-03-28T22:23:47Z">
        <w:r>
          <w:t>ver</w:t>
        </w:r>
      </w:ins>
      <w:r>
        <w:t>i</w:t>
      </w:r>
      <w:del w:id="12784" w:author="GoldenCorpusHarness" w:date="2026-03-28T22:23:47Z">
        <w:r>
          <w:delText>gat</w:delText>
        </w:r>
      </w:del>
      <w:ins w:id="12785" w:author="GoldenCorpusHarness" w:date="2026-03-28T22:23:47Z">
        <w:r>
          <w:t>fi</w:t>
        </w:r>
      </w:ins>
      <w:r>
        <w:t xml:space="preserve">ed </w:t>
      </w:r>
      <w:del w:id="12786" w:author="GoldenCorpusHarness" w:date="2026-03-28T22:23:47Z">
        <w:r>
          <w:delText>to activel</w:delText>
        </w:r>
      </w:del>
      <w:ins w:id="12787" w:author="GoldenCorpusHarness" w:date="2026-03-28T22:23:47Z">
        <w:r>
          <w:t>b</w:t>
        </w:r>
      </w:ins>
      <w:r>
        <w:t xml:space="preserve">y </w:t>
      </w:r>
      <w:del w:id="12788" w:author="GoldenCorpusHarness" w:date="2026-03-28T22:23:47Z">
        <w:r>
          <w:delText>seek AEs or SAEs or o</w:delText>
        </w:r>
      </w:del>
      <w:r>
        <w:t>the</w:t>
      </w:r>
      <w:del w:id="12789" w:author="GoldenCorpusHarness" w:date="2026-03-28T22:23:47Z">
        <w:r>
          <w:delText>r</w:delText>
        </w:r>
      </w:del>
      <w:r>
        <w:t xml:space="preserve"> </w:t>
      </w:r>
      <w:del w:id="12790" w:author="GoldenCorpusHarness" w:date="2026-03-28T22:23:47Z">
        <w:r>
          <w:delText>reportable</w:delText>
        </w:r>
      </w:del>
      <w:ins w:id="12791" w:author="GoldenCorpusHarness" w:date="2026-03-28T22:23:47Z">
        <w:r>
          <w:t>BICR</w:t>
        </w:r>
      </w:ins>
      <w:r>
        <w:t xml:space="preserve"> </w:t>
      </w:r>
      <w:del w:id="12792" w:author="GoldenCorpusHarness" w:date="2026-03-28T22:23:47Z">
        <w:r>
          <w:delText>safety events in former study particip</w:delText>
        </w:r>
      </w:del>
      <w:r>
        <w:t>an</w:t>
      </w:r>
      <w:del w:id="12793" w:author="GoldenCorpusHarness" w:date="2026-03-28T22:23:47Z">
        <w:r>
          <w:delText>ts. However,</w:delText>
        </w:r>
      </w:del>
      <w:ins w:id="12794" w:author="GoldenCorpusHarness" w:date="2026-03-28T22:23:47Z">
        <w:r>
          <w:t>d</w:t>
        </w:r>
      </w:ins>
      <w:r>
        <w:t xml:space="preserve"> if the</w:t>
      </w:r>
      <w:del w:id="12795" w:author="GoldenCorpusHarness" w:date="2026-03-28T22:23:47Z">
        <w:r>
          <w:delText xml:space="preserve"> investigator learns of any SAE, including a death, at any time after a</w:delText>
        </w:r>
      </w:del>
      <w:r>
        <w:t xml:space="preserve"> participant </w:t>
      </w:r>
      <w:del w:id="12796" w:author="GoldenCorpusHarness" w:date="2026-03-28T22:23:47Z">
        <w:r>
          <w:delText>ha</w:delText>
        </w:r>
      </w:del>
      <w:ins w:id="12797" w:author="GoldenCorpusHarness" w:date="2026-03-28T22:23:47Z">
        <w:r>
          <w:t>i</w:t>
        </w:r>
      </w:ins>
      <w:r>
        <w:t xml:space="preserve">s </w:t>
      </w:r>
      <w:del w:id="12798" w:author="GoldenCorpusHarness" w:date="2026-03-28T22:23:47Z">
        <w:r>
          <w:delText>bee</w:delText>
        </w:r>
      </w:del>
      <w:ins w:id="12799" w:author="GoldenCorpusHarness" w:date="2026-03-28T22:23:47Z">
        <w:r>
          <w:t>cli</w:t>
        </w:r>
      </w:ins>
      <w:r>
        <w:t>n</w:t>
      </w:r>
      <w:del w:id="12800" w:author="GoldenCorpusHarness" w:date="2026-03-28T22:23:47Z">
        <w:r>
          <w:delText xml:space="preserve"> d</w:delText>
        </w:r>
      </w:del>
      <w:r>
        <w:t>i</w:t>
      </w:r>
      <w:del w:id="12801" w:author="GoldenCorpusHarness" w:date="2026-03-28T22:23:47Z">
        <w:r>
          <w:delText>s</w:delText>
        </w:r>
      </w:del>
      <w:r>
        <w:t>c</w:t>
      </w:r>
      <w:del w:id="12802" w:author="GoldenCorpusHarness" w:date="2026-03-28T22:23:47Z">
        <w:r>
          <w:delText>h</w:delText>
        </w:r>
      </w:del>
      <w:r>
        <w:t>a</w:t>
      </w:r>
      <w:del w:id="12803" w:author="GoldenCorpusHarness" w:date="2026-03-28T22:23:47Z">
        <w:r>
          <w:delText>rged from the</w:delText>
        </w:r>
      </w:del>
      <w:ins w:id="12804" w:author="GoldenCorpusHarness" w:date="2026-03-28T22:23:47Z">
        <w:r>
          <w:t>lly</w:t>
        </w:r>
      </w:ins>
      <w:r>
        <w:t xml:space="preserve"> st</w:t>
      </w:r>
      <w:del w:id="12805" w:author="GoldenCorpusHarness" w:date="2026-03-28T22:23:47Z">
        <w:r>
          <w:delText>udy, and the investigator considers the event to be reason</w:delText>
        </w:r>
      </w:del>
      <w:r>
        <w:t>abl</w:t>
      </w:r>
      <w:del w:id="12806" w:author="GoldenCorpusHarness" w:date="2026-03-28T22:23:47Z">
        <w:r>
          <w:delText>y r</w:delText>
        </w:r>
      </w:del>
      <w:r>
        <w:t>e</w:t>
      </w:r>
      <w:del w:id="12807" w:author="GoldenCorpusHarness" w:date="2026-03-28T22:23:47Z">
        <w:r>
          <w:delText>lated to the</w:delText>
        </w:r>
      </w:del>
      <w:ins w:id="12808" w:author="GoldenCorpusHarness" w:date="2026-03-28T22:23:47Z">
        <w:r>
          <w:t>,</w:t>
        </w:r>
      </w:ins>
      <w:r>
        <w:t xml:space="preserve"> study </w:t>
      </w:r>
      <w:del w:id="12809" w:author="GoldenCorpusHarness" w:date="2026-03-28T22:23:47Z">
        <w:r>
          <w:delText>in</w:delText>
        </w:r>
      </w:del>
      <w:r>
        <w:t>t</w:t>
      </w:r>
      <w:ins w:id="12810" w:author="GoldenCorpusHarness" w:date="2026-03-28T22:23:47Z">
        <w:r>
          <w:t>r</w:t>
        </w:r>
      </w:ins>
      <w:r>
        <w:t>e</w:t>
      </w:r>
      <w:del w:id="12811" w:author="GoldenCorpusHarness" w:date="2026-03-28T22:23:47Z">
        <w:r>
          <w:delText>rv</w:delText>
        </w:r>
      </w:del>
      <w:ins w:id="12812" w:author="GoldenCorpusHarness" w:date="2026-03-28T22:23:47Z">
        <w:r>
          <w:t>atm</w:t>
        </w:r>
      </w:ins>
      <w:r>
        <w:t>ent</w:t>
      </w:r>
      <w:del w:id="12813" w:author="GoldenCorpusHarness" w:date="2026-03-28T22:23:47Z">
        <w:r>
          <w:delText>i</w:delText>
        </w:r>
      </w:del>
      <w:ins w:id="12814" w:author="GoldenCorpusHarness" w:date="2026-03-28T22:23:47Z">
        <w:r>
          <w:t xml:space="preserve"> may c</w:t>
        </w:r>
      </w:ins>
      <w:r>
        <w:t>on</w:t>
      </w:r>
      <w:del w:id="12815" w:author="GoldenCorpusHarness" w:date="2026-03-28T22:23:47Z">
        <w:r>
          <w:delText xml:space="preserve"> or study par</w:delText>
        </w:r>
      </w:del>
      <w:r>
        <w:t>ti</w:t>
      </w:r>
      <w:del w:id="12816" w:author="GoldenCorpusHarness" w:date="2026-03-28T22:23:47Z">
        <w:r>
          <w:delText>cipatio</w:delText>
        </w:r>
      </w:del>
      <w:r>
        <w:t>n</w:t>
      </w:r>
      <w:del w:id="12817" w:author="GoldenCorpusHarness" w:date="2026-03-28T22:23:47Z">
        <w:r>
          <w:delText>, th</w:delText>
        </w:r>
      </w:del>
      <w:ins w:id="12818" w:author="GoldenCorpusHarness" w:date="2026-03-28T22:23:47Z">
        <w:r>
          <w:t>u</w:t>
        </w:r>
      </w:ins>
      <w:r>
        <w:t>e</w:t>
      </w:r>
      <w:del w:id="12819" w:author="GoldenCorpusHarness" w:date="2026-03-28T22:23:47Z">
        <w:r>
          <w:delText xml:space="preserve"> investigator must promptly notify the Sponsor.</w:delText>
        </w:r>
      </w:del>
      <w:ins w:id="12820" w:author="GoldenCorpusHarness" w:date="2026-03-28T22:23:47Z">
        <w:r>
          <w:t>:</w:t>
        </w:r>
      </w:ins>
    </w:p>
    <w:p ns2:paraId="224F7614" ns2:textId="08E31725" w:rsidR="00B826E1" w:rsidRPr="00AF46CA" w:rsidRDefault="00344CA8" w:rsidP="00364D36">
      <w:pPr>
        <w:pStyle w:val="paragraph0"/>
      </w:pPr>
      <w:del w:id="12821" w:author="GoldenCorpusHarness" w:date="2026-03-28T22:23:47Z">
        <w:r>
          <w:delText>All</w:delText>
        </w:r>
      </w:del>
      <w:ins w:id="12822" w:author="GoldenCorpusHarness" w:date="2026-03-28T22:23:47Z">
        <w:r>
          <w:t>If the</w:t>
        </w:r>
      </w:ins>
      <w:r>
        <w:t xml:space="preserve"> in</w:t>
      </w:r>
      <w:del w:id="12823" w:author="GoldenCorpusHarness" w:date="2026-03-28T22:23:47Z">
        <w:r>
          <w:delText>i</w:delText>
        </w:r>
      </w:del>
      <w:ins w:id="12824" w:author="GoldenCorpusHarness" w:date="2026-03-28T22:23:47Z">
        <w:r>
          <w:t>ves</w:t>
        </w:r>
      </w:ins>
      <w:r>
        <w:t>ti</w:t>
      </w:r>
      <w:ins w:id="12825" w:author="GoldenCorpusHarness" w:date="2026-03-28T22:23:47Z">
        <w:r>
          <w:t>g</w:t>
        </w:r>
      </w:ins>
      <w:r>
        <w:t>a</w:t>
      </w:r>
      <w:del w:id="12826" w:author="GoldenCorpusHarness" w:date="2026-03-28T22:23:47Z">
        <w:r>
          <w:delText>l and follow-up AEs, SAEs, and o</w:delText>
        </w:r>
      </w:del>
      <w:r>
        <w:t>t</w:t>
      </w:r>
      <w:del w:id="12827" w:author="GoldenCorpusHarness" w:date="2026-03-28T22:23:47Z">
        <w:r>
          <w:delText>her rep</w:delText>
        </w:r>
      </w:del>
      <w:r>
        <w:t>or</w:t>
      </w:r>
      <w:del w:id="12828" w:author="GoldenCorpusHarness" w:date="2026-03-28T22:23:47Z">
        <w:r>
          <w:delText>table safety events will be</w:delText>
        </w:r>
      </w:del>
      <w:r>
        <w:t xml:space="preserve"> reco</w:t>
      </w:r>
      <w:del w:id="12829" w:author="GoldenCorpusHarness" w:date="2026-03-28T22:23:47Z">
        <w:r>
          <w:delText>rd</w:delText>
        </w:r>
      </w:del>
      <w:ins w:id="12830" w:author="GoldenCorpusHarness" w:date="2026-03-28T22:23:47Z">
        <w:r>
          <w:t>mm</w:t>
        </w:r>
      </w:ins>
      <w:r>
        <w:t>e</w:t>
      </w:r>
      <w:del w:id="12831" w:author="GoldenCorpusHarness" w:date="2026-03-28T22:23:47Z">
        <w:r>
          <w:delText>d a</w:delText>
        </w:r>
      </w:del>
      <w:r>
        <w:t>nd</w:t>
      </w:r>
      <w:ins w:id="12832" w:author="GoldenCorpusHarness" w:date="2026-03-28T22:23:47Z">
        <w:r>
          <w:t>s</w:t>
        </w:r>
      </w:ins>
      <w:r>
        <w:t xml:space="preserve"> </w:t>
      </w:r>
      <w:ins w:id="12833" w:author="GoldenCorpusHarness" w:date="2026-03-28T22:23:47Z">
        <w:r>
          <w:t>continuation of study t</w:t>
        </w:r>
      </w:ins>
      <w:r>
        <w:t>re</w:t>
      </w:r>
      <w:del w:id="12834" w:author="GoldenCorpusHarness" w:date="2026-03-28T22:23:47Z">
        <w:r>
          <w:delText>por</w:delText>
        </w:r>
      </w:del>
      <w:ins w:id="12835" w:author="GoldenCorpusHarness" w:date="2026-03-28T22:23:47Z">
        <w:r>
          <w:t>a</w:t>
        </w:r>
      </w:ins>
      <w:r>
        <w:t>t</w:t>
      </w:r>
      <w:del w:id="12836" w:author="GoldenCorpusHarness" w:date="2026-03-28T22:23:47Z">
        <w:r>
          <w:delText>ed to the Sponsor or designee within the ti</w:delText>
        </w:r>
      </w:del>
      <w:r>
        <w:t>me</w:t>
      </w:r>
      <w:del w:id="12837" w:author="GoldenCorpusHarness" w:date="2026-03-28T22:23:47Z">
        <w:r>
          <w:delText xml:space="preserve"> frames as i</w:delText>
        </w:r>
      </w:del>
      <w:r>
        <w:t>n</w:t>
      </w:r>
      <w:del w:id="12838" w:author="GoldenCorpusHarness" w:date="2026-03-28T22:23:47Z">
        <w:r>
          <w:delText>dica</w:delText>
        </w:r>
      </w:del>
      <w:r>
        <w:t>t</w:t>
      </w:r>
      <w:del w:id="12839" w:author="GoldenCorpusHarness" w:date="2026-03-28T22:23:47Z">
        <w:r>
          <w:delText>ed in Table 26</w:delText>
        </w:r>
      </w:del>
      <w:r>
        <w:t>.</w:t>
      </w:r>
    </w:p>
    <w:p ns2:paraId="5D71B35B" ns2:textId="0C0CBFF9" w:rsidR="00B826E1" w:rsidRPr="00FE75A9" w:rsidRDefault="00DE38F0" w:rsidP="00AF46CA">
      <w:pPr>
        <w:pStyle w:val="Paragraph"/>
      </w:pPr>
      <w:del w:id="12840" w:author="GoldenCorpusHarness" w:date="2026-03-28T22:23:47Z">
        <w:r>
          <w:delText>Exception: A positive pregnancy test at t</w:delText>
        </w:r>
      </w:del>
      <w:ins w:id="12841" w:author="GoldenCorpusHarness" w:date="2026-03-28T22:23:47Z">
        <w:r>
          <w:t>T</w:t>
        </w:r>
      </w:ins>
      <w:r>
        <w:t xml:space="preserve">he </w:t>
      </w:r>
      <w:del w:id="12842" w:author="GoldenCorpusHarness" w:date="2026-03-28T22:23:47Z">
        <w:r>
          <w:delText xml:space="preserve">time </w:delText>
        </w:r>
      </w:del>
      <w:ins w:id="12843" w:author="GoldenCorpusHarness" w:date="2026-03-28T22:23:47Z">
        <w:r>
          <w:t>Sp</w:t>
        </w:r>
      </w:ins>
      <w:r>
        <w:t>o</w:t>
      </w:r>
      <w:del w:id="12844" w:author="GoldenCorpusHarness" w:date="2026-03-28T22:23:47Z">
        <w:r>
          <w:delText>f i</w:delText>
        </w:r>
      </w:del>
      <w:r>
        <w:t>n</w:t>
      </w:r>
      <w:del w:id="12845" w:author="GoldenCorpusHarness" w:date="2026-03-28T22:23:47Z">
        <w:r>
          <w:delText xml:space="preserve">itial </w:delText>
        </w:r>
      </w:del>
      <w:r>
        <w:t>s</w:t>
      </w:r>
      <w:del w:id="12846" w:author="GoldenCorpusHarness" w:date="2026-03-28T22:23:47Z">
        <w:r>
          <w:delText>c</w:delText>
        </w:r>
      </w:del>
      <w:ins w:id="12847" w:author="GoldenCorpusHarness" w:date="2026-03-28T22:23:47Z">
        <w:r>
          <w:t>o</w:t>
        </w:r>
      </w:ins>
      <w:r>
        <w:t>r</w:t>
      </w:r>
      <w:del w:id="12848" w:author="GoldenCorpusHarness" w:date="2026-03-28T22:23:47Z">
        <w:r>
          <w:delText>eening</w:delText>
        </w:r>
      </w:del>
      <w:r>
        <w:t xml:space="preserve"> is </w:t>
      </w:r>
      <w:ins w:id="12849" w:author="GoldenCorpusHarness" w:date="2026-03-28T22:23:47Z">
        <w:r>
          <w:t>co</w:t>
        </w:r>
      </w:ins>
      <w:r>
        <w:t>n</w:t>
      </w:r>
      <w:del w:id="12850" w:author="GoldenCorpusHarness" w:date="2026-03-28T22:23:47Z">
        <w:r>
          <w:delText>o</w:delText>
        </w:r>
      </w:del>
      <w:ins w:id="12851" w:author="GoldenCorpusHarness" w:date="2026-03-28T22:23:47Z">
        <w:r>
          <w:t>sul</w:t>
        </w:r>
      </w:ins>
      <w:r>
        <w:t>t</w:t>
      </w:r>
      <w:ins w:id="12852" w:author="GoldenCorpusHarness" w:date="2026-03-28T22:23:47Z">
        <w:r>
          <w:t>ed</w:t>
        </w:r>
      </w:ins>
      <w:r>
        <w:t xml:space="preserve"> a</w:t>
      </w:r>
      <w:ins w:id="12853" w:author="GoldenCorpusHarness" w:date="2026-03-28T22:23:47Z">
        <w:r>
          <w:t>nd</w:t>
        </w:r>
      </w:ins>
      <w:r>
        <w:t xml:space="preserve"> </w:t>
      </w:r>
      <w:ins w:id="12854" w:author="GoldenCorpusHarness" w:date="2026-03-28T22:23:47Z">
        <w:r>
          <w:t>provides approval to continue t</w:t>
        </w:r>
      </w:ins>
      <w:r>
        <w:t>re</w:t>
      </w:r>
      <w:del w:id="12855" w:author="GoldenCorpusHarness" w:date="2026-03-28T22:23:47Z">
        <w:r>
          <w:delText>por</w:delText>
        </w:r>
      </w:del>
      <w:ins w:id="12856" w:author="GoldenCorpusHarness" w:date="2026-03-28T22:23:47Z">
        <w:r>
          <w:t>a</w:t>
        </w:r>
      </w:ins>
      <w:r>
        <w:t>t</w:t>
      </w:r>
      <w:del w:id="12857" w:author="GoldenCorpusHarness" w:date="2026-03-28T22:23:47Z">
        <w:r>
          <w:delText>able ev</w:delText>
        </w:r>
      </w:del>
      <w:ins w:id="12858" w:author="GoldenCorpusHarness" w:date="2026-03-28T22:23:47Z">
        <w:r>
          <w:t>m</w:t>
        </w:r>
      </w:ins>
      <w:r>
        <w:t>ent</w:t>
      </w:r>
      <w:ins w:id="12859" w:author="GoldenCorpusHarness" w:date="2026-03-28T22:23:47Z">
        <w:r>
          <w:t>.</w:t>
        </w:r>
      </w:ins>
      <w:r>
        <w:t xml:space="preserve"> </w:t>
      </w:r>
      <w:del w:id="12860" w:author="GoldenCorpusHarness" w:date="2026-03-28T22:23:47Z">
        <w:r>
          <w:delText>unless the participant has received study intervention.</w:delText>
        </w:r>
      </w:del>
    </w:p>
    <w:p ns2:paraId="6DFA9EF2" ns2:textId="613CCF59" w:rsidR="00B826E1" w:rsidRPr="00AF46CA" w:rsidRDefault="00895D30" w:rsidP="00E26FF0">
      <w:pPr>
        <w:pStyle w:val="Caption"/>
        <w:rPr>
          <w:rStyle w:val="SuggestedOptional"/>
          <w:color w:val="auto"/>
        </w:rPr>
      </w:pPr>
      <w:del w:id="12861" w:author="GoldenCorpusHarness" w:date="2026-03-28T22:23:47Z">
        <w:r>
          <w:delText>Table 26Rep</w:delText>
        </w:r>
      </w:del>
      <w:ins w:id="12862" w:author="GoldenCorpusHarness" w:date="2026-03-28T22:23:47Z">
        <w:r>
          <w:t>N</w:t>
        </w:r>
      </w:ins>
      <w:r>
        <w:t>o</w:t>
      </w:r>
      <w:del w:id="12863" w:author="GoldenCorpusHarness" w:date="2026-03-28T22:23:47Z">
        <w:r>
          <w:delText>rting</w:delText>
        </w:r>
      </w:del>
      <w:r>
        <w:t xml:space="preserve"> </w:t>
      </w:r>
      <w:del w:id="12864" w:author="GoldenCorpusHarness" w:date="2026-03-28T22:23:47Z">
        <w:r>
          <w:delText>Peri</w:delText>
        </w:r>
      </w:del>
      <w:r>
        <w:t>o</w:t>
      </w:r>
      <w:del w:id="12865" w:author="GoldenCorpusHarness" w:date="2026-03-28T22:23:47Z">
        <w:r>
          <w:delText>ds and Time Frames for Adverse Events and O</w:delText>
        </w:r>
      </w:del>
      <w:r>
        <w:t xml:space="preserve">ther </w:t>
      </w:r>
      <w:del w:id="12866" w:author="GoldenCorpusHarness" w:date="2026-03-28T22:23:47Z">
        <w:r>
          <w:delText>Rep</w:delText>
        </w:r>
      </w:del>
      <w:ins w:id="12867" w:author="GoldenCorpusHarness" w:date="2026-03-28T22:23:47Z">
        <w:r>
          <w:t>antitum</w:t>
        </w:r>
      </w:ins>
      <w:r>
        <w:t>or</w:t>
      </w:r>
      <w:ins w:id="12868" w:author="GoldenCorpusHarness" w:date="2026-03-28T22:23:47Z">
        <w:r>
          <w:t xml:space="preserve"> </w:t>
        </w:r>
      </w:ins>
      <w:r>
        <w:t>t</w:t>
      </w:r>
      <w:ins w:id="12869" w:author="GoldenCorpusHarness" w:date="2026-03-28T22:23:47Z">
        <w:r>
          <w:t>her</w:t>
        </w:r>
      </w:ins>
      <w:r>
        <w:t>a</w:t>
      </w:r>
      <w:del w:id="12870" w:author="GoldenCorpusHarness" w:date="2026-03-28T22:23:47Z">
        <w:r>
          <w:delText>bl</w:delText>
        </w:r>
      </w:del>
      <w:ins w:id="12871" w:author="GoldenCorpusHarness" w:date="2026-03-28T22:23:47Z">
        <w:r>
          <w:t>py (</w:t>
        </w:r>
      </w:ins>
      <w:r>
        <w:t>e</w:t>
      </w:r>
      <w:ins w:id="12872" w:author="GoldenCorpusHarness" w:date="2026-03-28T22:23:47Z">
        <w:r>
          <w:t>g,</w:t>
        </w:r>
      </w:ins>
      <w:r>
        <w:t xml:space="preserve"> </w:t>
      </w:r>
      <w:del w:id="12873" w:author="GoldenCorpusHarness" w:date="2026-03-28T22:23:47Z">
        <w:r>
          <w:delText>S</w:delText>
        </w:r>
      </w:del>
      <w:ins w:id="12874" w:author="GoldenCorpusHarness" w:date="2026-03-28T22:23:47Z">
        <w:r>
          <w:t>chemother</w:t>
        </w:r>
      </w:ins>
      <w:r>
        <w:t>a</w:t>
      </w:r>
      <w:del w:id="12875" w:author="GoldenCorpusHarness" w:date="2026-03-28T22:23:47Z">
        <w:r>
          <w:delText>f</w:delText>
        </w:r>
      </w:del>
      <w:ins w:id="12876" w:author="GoldenCorpusHarness" w:date="2026-03-28T22:23:47Z">
        <w:r>
          <w:t xml:space="preserve">py, radiation, </w:t>
        </w:r>
      </w:ins>
      <w:r>
        <w:t>et</w:t>
      </w:r>
      <w:del w:id="12877" w:author="GoldenCorpusHarness" w:date="2026-03-28T22:23:47Z">
        <w:r>
          <w:delText>y</w:delText>
        </w:r>
      </w:del>
      <w:ins w:id="12878" w:author="GoldenCorpusHarness" w:date="2026-03-28T22:23:47Z">
        <w:r>
          <w:t>c.)</w:t>
        </w:r>
      </w:ins>
      <w:r>
        <w:t xml:space="preserve"> </w:t>
      </w:r>
      <w:del w:id="12879" w:author="GoldenCorpusHarness" w:date="2026-03-28T22:23:47Z">
        <w:r>
          <w:delText>Ev</w:delText>
        </w:r>
      </w:del>
      <w:ins w:id="12880" w:author="GoldenCorpusHarness" w:date="2026-03-28T22:23:47Z">
        <w:r>
          <w:t>has be</w:t>
        </w:r>
      </w:ins>
      <w:r>
        <w:t>en</w:t>
      </w:r>
      <w:ins w:id="12881" w:author="GoldenCorpusHarness" w:date="2026-03-28T22:23:47Z">
        <w:r>
          <w:t xml:space="preserve"> adminis</w:t>
        </w:r>
      </w:ins>
      <w:r>
        <w:t>t</w:t>
      </w:r>
      <w:del w:id="12882" w:author="GoldenCorpusHarness" w:date="2026-03-28T22:23:47Z">
        <w:r>
          <w:delText>s</w:delText>
        </w:r>
      </w:del>
      <w:ins w:id="12883" w:author="GoldenCorpusHarness" w:date="2026-03-28T22:23:47Z">
        <w:r>
          <w:t>ered.</w:t>
        </w:r>
      </w:ins>
    </w:p>
    <w:p ns2:paraId="42B0918A" ns2:textId="77777777" w:rsidR="006C482C" w:rsidRPr="00B02208" w:rsidRDefault="006C482C" w:rsidP="00B02208">
      <w:pPr>
        <w:pStyle w:val="Paragraph"/>
        <w:keepNext/>
        <w:spacing w:before="0" w:after="0" w:line="20" w:lineRule="exact"/>
        <w:rPr>
          <w:sz w:val="2"/>
          <w:szCs w:val="2"/>
        </w:rPr>
      </w:pPr>
      <w:ins w:id="12884" w:author="GoldenCorpusHarness" w:date="2026-03-28T22:23:47Z">
        <w:r>
          <w:t>The participant has provided consent to continue treatment.</w:t>
        </w:r>
      </w:ins>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975"/>
        <w:gridCol w:w="2054"/>
        <w:gridCol w:w="1810"/>
        <w:gridCol w:w="1657"/>
        <w:gridCol w:w="1490"/>
      </w:tblGrid>
      <w:tr w:rsidR="003117E4" ns2:paraId="5DEC1F30" ns2:textId="77777777" w:rsidTr="00764AAA">
        <w:trPr>
          <w:tblHeader/>
        </w:trPr>
        <w:tc>
          <w:tcPr>
            <w:tcW w:w="1099" w:type="pct"/>
            <w:vAlign w:val="bottom"/>
          </w:tcPr>
          <w:p ns2:paraId="0ACC3D11" ns2:textId="77777777" w:rsidR="006C482C" w:rsidRPr="008961BA" w:rsidRDefault="00895D30" w:rsidP="007C7459">
            <w:pPr>
              <w:pStyle w:val="TableHeadingTextLeft10pt"/>
              <w:keepNext/>
            </w:pPr>
            <w:r w:rsidRPr="008961BA">
              <w:t>Type of Event</w:t>
            </w:r>
          </w:p>
        </w:tc>
        <w:tc>
          <w:tcPr>
            <w:tcW w:w="1143" w:type="pct"/>
            <w:vAlign w:val="bottom"/>
          </w:tcPr>
          <w:p ns2:paraId="584F7829" ns2:textId="77777777" w:rsidR="006C482C" w:rsidRPr="008961BA" w:rsidRDefault="00895D30" w:rsidP="007C7459">
            <w:pPr>
              <w:pStyle w:val="TableHeadingTextLeft10pt"/>
              <w:keepNext/>
              <w:rPr>
                <w:u w:val="single"/>
              </w:rPr>
            </w:pPr>
            <w:r w:rsidRPr="008961BA">
              <w:rPr>
                <w:u w:val="single"/>
              </w:rPr>
              <w:t>Reporting Period:</w:t>
            </w:r>
          </w:p>
          <w:p ns2:paraId="7BC1A591" ns2:textId="77777777" w:rsidR="006C482C" w:rsidRPr="008961BA" w:rsidRDefault="00895D30" w:rsidP="007C7459">
            <w:pPr>
              <w:pStyle w:val="TableHeadingTextLeft10pt"/>
              <w:keepNext/>
            </w:pPr>
            <w:r w:rsidRPr="008961BA">
              <w:t>Consent to Randomization/</w:t>
            </w:r>
            <w:r>
              <w:t>‌</w:t>
            </w:r>
            <w:r w:rsidRPr="008961BA">
              <w:t>Allocation</w:t>
            </w:r>
          </w:p>
        </w:tc>
        <w:tc>
          <w:tcPr>
            <w:tcW w:w="1007" w:type="pct"/>
            <w:vAlign w:val="bottom"/>
          </w:tcPr>
          <w:p ns2:paraId="4EF9A25D" ns2:textId="77777777" w:rsidR="006C482C" w:rsidRPr="008961BA" w:rsidRDefault="00895D30" w:rsidP="007C7459">
            <w:pPr>
              <w:pStyle w:val="TableHeadingTextLeft10pt"/>
              <w:keepNext/>
              <w:rPr>
                <w:u w:val="single"/>
              </w:rPr>
            </w:pPr>
            <w:r w:rsidRPr="008961BA">
              <w:rPr>
                <w:u w:val="single"/>
              </w:rPr>
              <w:t>Reporting Period:</w:t>
            </w:r>
          </w:p>
          <w:p ns2:paraId="59D698D5" ns2:textId="77777777" w:rsidR="006C482C" w:rsidRPr="008961BA" w:rsidRDefault="00895D30" w:rsidP="007C7459">
            <w:pPr>
              <w:pStyle w:val="TableHeadingTextLeft10pt"/>
              <w:keepNext/>
            </w:pPr>
            <w:r w:rsidRPr="008961BA">
              <w:t>Randomization/</w:t>
            </w:r>
            <w:r>
              <w:t>‌</w:t>
            </w:r>
            <w:r w:rsidRPr="008961BA">
              <w:t xml:space="preserve">Allocation </w:t>
            </w:r>
            <w:r>
              <w:t>T</w:t>
            </w:r>
            <w:r w:rsidRPr="008961BA">
              <w:t>hrough Protocol-specified Follow-up Period</w:t>
            </w:r>
          </w:p>
        </w:tc>
        <w:tc>
          <w:tcPr>
            <w:tcW w:w="922" w:type="pct"/>
            <w:vAlign w:val="bottom"/>
          </w:tcPr>
          <w:p ns2:paraId="18B2156C" ns2:textId="77777777" w:rsidR="006C482C" w:rsidRPr="008961BA" w:rsidRDefault="00895D30" w:rsidP="007C7459">
            <w:pPr>
              <w:pStyle w:val="TableHeadingTextLeft10pt"/>
              <w:keepNext/>
              <w:rPr>
                <w:u w:val="single"/>
              </w:rPr>
            </w:pPr>
            <w:r w:rsidRPr="008961BA">
              <w:rPr>
                <w:u w:val="single"/>
              </w:rPr>
              <w:t>Reporting Period:</w:t>
            </w:r>
          </w:p>
          <w:p ns2:paraId="02EC953F" ns2:textId="77777777" w:rsidR="006C482C" w:rsidRPr="008961BA" w:rsidRDefault="00895D30" w:rsidP="007C7459">
            <w:pPr>
              <w:pStyle w:val="TableHeadingTextLeft10pt"/>
              <w:keepNext/>
            </w:pPr>
            <w:r w:rsidRPr="008961BA">
              <w:t>After the Protocol-specified Follow-up Period</w:t>
            </w:r>
          </w:p>
        </w:tc>
        <w:tc>
          <w:tcPr>
            <w:tcW w:w="829" w:type="pct"/>
            <w:vAlign w:val="bottom"/>
          </w:tcPr>
          <w:p ns2:paraId="49265087" ns2:textId="77777777" w:rsidR="006C482C" w:rsidRPr="008961BA" w:rsidRDefault="00895D30" w:rsidP="007C7459">
            <w:pPr>
              <w:pStyle w:val="TableHeadingTextLeft10pt"/>
              <w:keepNext/>
            </w:pPr>
            <w:r w:rsidRPr="008961BA">
              <w:t>Time Frame to Report Event and Follow-up Information to Sponsor</w:t>
            </w:r>
          </w:p>
        </w:tc>
      </w:tr>
      <w:tr w:rsidR="003117E4" ns2:paraId="63AF66D4" ns2:textId="77777777" w:rsidTr="00764AAA">
        <w:tc>
          <w:tcPr>
            <w:tcW w:w="1099" w:type="pct"/>
          </w:tcPr>
          <w:p ns2:paraId="4675649B" ns2:textId="77777777" w:rsidR="006C482C" w:rsidRPr="008961BA" w:rsidRDefault="00895D30" w:rsidP="008961BA">
            <w:pPr>
              <w:pStyle w:val="TableCellLeft10pt"/>
              <w:keepNext w:val="0"/>
            </w:pPr>
            <w:r w:rsidRPr="008961BA">
              <w:t>NSAE</w:t>
            </w:r>
          </w:p>
        </w:tc>
        <w:tc>
          <w:tcPr>
            <w:tcW w:w="1143" w:type="pct"/>
          </w:tcPr>
          <w:p ns2:paraId="20A164EE" ns2:textId="77777777" w:rsidR="006C482C" w:rsidRDefault="00895D30" w:rsidP="00C56E3A">
            <w:pPr>
              <w:pStyle w:val="TableCellLeft10pt"/>
              <w:ind w:left="144" w:hanging="144"/>
            </w:pPr>
            <w:r w:rsidRPr="008961BA">
              <w:t>Report if:</w:t>
            </w:r>
          </w:p>
          <w:p ns2:paraId="6AA9B109" ns2:textId="77777777" w:rsidR="006C482C" w:rsidRDefault="00895D30" w:rsidP="00806168">
            <w:pPr>
              <w:pStyle w:val="TableCellLeft10pt"/>
              <w:keepNext w:val="0"/>
              <w:ind w:left="144" w:hanging="144"/>
            </w:pPr>
            <w:r>
              <w:t>–</w:t>
            </w:r>
            <w:r>
              <w:tab/>
            </w:r>
            <w:r w:rsidRPr="008961BA">
              <w:t>due to protocol-specified intervention</w:t>
            </w:r>
          </w:p>
          <w:p ns2:paraId="0AF9976A" ns2:textId="77777777" w:rsidR="006C482C" w:rsidRDefault="00895D30" w:rsidP="00806168">
            <w:pPr>
              <w:pStyle w:val="TableCellLeft10pt"/>
              <w:keepNext w:val="0"/>
              <w:ind w:left="144" w:hanging="144"/>
            </w:pPr>
            <w:r>
              <w:t>–</w:t>
            </w:r>
            <w:r>
              <w:tab/>
            </w:r>
            <w:r w:rsidRPr="008961BA">
              <w:t>causes exclusion</w:t>
            </w:r>
          </w:p>
          <w:p ns2:paraId="24327BA0" ns2:textId="77777777" w:rsidR="006C482C" w:rsidRPr="008961BA" w:rsidRDefault="00895D30" w:rsidP="00806168">
            <w:pPr>
              <w:pStyle w:val="TableCellLeft10pt"/>
              <w:keepNext w:val="0"/>
              <w:ind w:left="144" w:hanging="144"/>
            </w:pPr>
            <w:r>
              <w:t>–</w:t>
            </w:r>
            <w:r>
              <w:tab/>
            </w:r>
            <w:r w:rsidRPr="008961BA">
              <w:t>participant is receiving placebo run-in or other run-in treatment</w:t>
            </w:r>
          </w:p>
        </w:tc>
        <w:tc>
          <w:tcPr>
            <w:tcW w:w="1007" w:type="pct"/>
          </w:tcPr>
          <w:p ns2:paraId="3FBD72DB" ns2:textId="77777777" w:rsidR="006C482C" w:rsidRPr="008961BA" w:rsidRDefault="00895D30" w:rsidP="008961BA">
            <w:pPr>
              <w:pStyle w:val="TableCellLeft10pt"/>
              <w:keepNext w:val="0"/>
            </w:pPr>
            <w:r w:rsidRPr="008961BA">
              <w:t>Report all</w:t>
            </w:r>
          </w:p>
        </w:tc>
        <w:tc>
          <w:tcPr>
            <w:tcW w:w="922" w:type="pct"/>
          </w:tcPr>
          <w:p ns2:paraId="61EC0B35" ns2:textId="77777777" w:rsidR="006C482C" w:rsidRPr="008961BA" w:rsidRDefault="00895D30" w:rsidP="008961BA">
            <w:pPr>
              <w:pStyle w:val="TableCellLeft10pt"/>
              <w:keepNext w:val="0"/>
            </w:pPr>
            <w:r w:rsidRPr="008961BA">
              <w:t>Not required</w:t>
            </w:r>
          </w:p>
        </w:tc>
        <w:tc>
          <w:tcPr>
            <w:tcW w:w="829" w:type="pct"/>
          </w:tcPr>
          <w:p ns2:paraId="3776CD51" ns2:textId="77777777" w:rsidR="006C482C" w:rsidRPr="008961BA" w:rsidRDefault="00895D30" w:rsidP="008961BA">
            <w:pPr>
              <w:pStyle w:val="TableCellLeft10pt"/>
              <w:keepNext w:val="0"/>
            </w:pPr>
            <w:r w:rsidRPr="008961BA">
              <w:t>Per data entry guidelines</w:t>
            </w:r>
          </w:p>
        </w:tc>
      </w:tr>
      <w:tr w:rsidR="003117E4" ns2:paraId="0C1539ED" ns2:textId="77777777" w:rsidTr="00764AAA">
        <w:tc>
          <w:tcPr>
            <w:tcW w:w="1099" w:type="pct"/>
          </w:tcPr>
          <w:p ns2:paraId="5B08BB04" ns2:textId="77777777" w:rsidR="006C482C" w:rsidRPr="008961BA" w:rsidRDefault="00895D30" w:rsidP="008961BA">
            <w:pPr>
              <w:pStyle w:val="TableCellLeft10pt"/>
              <w:keepNext w:val="0"/>
            </w:pPr>
            <w:r w:rsidRPr="008961BA">
              <w:t>SAE</w:t>
            </w:r>
          </w:p>
        </w:tc>
        <w:tc>
          <w:tcPr>
            <w:tcW w:w="1143" w:type="pct"/>
          </w:tcPr>
          <w:p ns2:paraId="78FB66C9" ns2:textId="77777777" w:rsidR="006C482C" w:rsidRDefault="00895D30" w:rsidP="00C56E3A">
            <w:pPr>
              <w:pStyle w:val="TableCellLeft10pt"/>
              <w:ind w:left="144" w:hanging="144"/>
            </w:pPr>
            <w:r w:rsidRPr="008961BA">
              <w:t>Report if:</w:t>
            </w:r>
          </w:p>
          <w:p ns2:paraId="5FA32128" ns2:textId="77777777" w:rsidR="006C482C" w:rsidRDefault="00895D30" w:rsidP="00806168">
            <w:pPr>
              <w:pStyle w:val="TableCellLeft10pt"/>
              <w:keepNext w:val="0"/>
              <w:ind w:left="144" w:hanging="144"/>
            </w:pPr>
            <w:r>
              <w:t>–</w:t>
            </w:r>
            <w:r>
              <w:tab/>
            </w:r>
            <w:r w:rsidRPr="008961BA">
              <w:t>due to protocol-specified intervention</w:t>
            </w:r>
          </w:p>
          <w:p ns2:paraId="103BEA5A" ns2:textId="77777777" w:rsidR="006C482C" w:rsidRDefault="00895D30" w:rsidP="00806168">
            <w:pPr>
              <w:pStyle w:val="TableCellLeft10pt"/>
              <w:keepNext w:val="0"/>
              <w:ind w:left="144" w:hanging="144"/>
            </w:pPr>
            <w:r>
              <w:t>–</w:t>
            </w:r>
            <w:r>
              <w:tab/>
            </w:r>
            <w:r w:rsidRPr="008961BA">
              <w:t>causes exclusion</w:t>
            </w:r>
          </w:p>
          <w:p ns2:paraId="659A4AF8" ns2:textId="77777777" w:rsidR="006C482C" w:rsidRPr="008961BA" w:rsidRDefault="00895D30" w:rsidP="00806168">
            <w:pPr>
              <w:pStyle w:val="TableCellLeft10pt"/>
              <w:keepNext w:val="0"/>
              <w:ind w:left="144" w:hanging="144"/>
            </w:pPr>
            <w:r>
              <w:t>–</w:t>
            </w:r>
            <w:r>
              <w:tab/>
            </w:r>
            <w:r w:rsidRPr="008961BA">
              <w:t>participant is receiving placebo run-in or other run-in treatment</w:t>
            </w:r>
          </w:p>
        </w:tc>
        <w:tc>
          <w:tcPr>
            <w:tcW w:w="1007" w:type="pct"/>
          </w:tcPr>
          <w:p ns2:paraId="6B3B08D9" ns2:textId="77777777" w:rsidR="006C482C" w:rsidRPr="008961BA" w:rsidRDefault="00895D30" w:rsidP="008961BA">
            <w:pPr>
              <w:pStyle w:val="TableCellLeft10pt"/>
              <w:keepNext w:val="0"/>
            </w:pPr>
            <w:r w:rsidRPr="008961BA">
              <w:t>Report all</w:t>
            </w:r>
          </w:p>
        </w:tc>
        <w:tc>
          <w:tcPr>
            <w:tcW w:w="922" w:type="pct"/>
          </w:tcPr>
          <w:p ns2:paraId="52CF573B" ns2:textId="77777777" w:rsidR="006C482C" w:rsidRDefault="00895D30" w:rsidP="00C56E3A">
            <w:pPr>
              <w:pStyle w:val="TableCellLeft10pt"/>
              <w:ind w:left="144" w:hanging="144"/>
            </w:pPr>
            <w:r w:rsidRPr="008961BA">
              <w:t>Report if:</w:t>
            </w:r>
          </w:p>
          <w:p ns2:paraId="77524992" ns2:textId="77777777" w:rsidR="006C482C" w:rsidRPr="008961BA" w:rsidRDefault="00895D30" w:rsidP="00806168">
            <w:pPr>
              <w:pStyle w:val="TableCellLeft10pt"/>
              <w:keepNext w:val="0"/>
              <w:ind w:left="144" w:hanging="144"/>
            </w:pPr>
            <w:r>
              <w:t>–</w:t>
            </w:r>
            <w:r>
              <w:tab/>
            </w:r>
            <w:r w:rsidRPr="008961BA">
              <w:t>drug/vaccine related.</w:t>
            </w:r>
            <w:r w:rsidRPr="008961BA">
              <w:br/>
              <w:t>(Follow ongoing to outcome)</w:t>
            </w:r>
          </w:p>
        </w:tc>
        <w:tc>
          <w:tcPr>
            <w:tcW w:w="829" w:type="pct"/>
          </w:tcPr>
          <w:p ns2:paraId="2ADD6FC2" ns2:textId="77777777" w:rsidR="006C482C" w:rsidRPr="008961BA" w:rsidRDefault="00895D30" w:rsidP="008961BA">
            <w:pPr>
              <w:pStyle w:val="TableCellLeft10pt"/>
              <w:keepNext w:val="0"/>
            </w:pPr>
            <w:r w:rsidRPr="008961BA">
              <w:t>Within 24</w:t>
            </w:r>
            <w:r>
              <w:t> hours</w:t>
            </w:r>
            <w:r w:rsidRPr="008961BA">
              <w:t xml:space="preserve"> of learning of event</w:t>
            </w:r>
          </w:p>
        </w:tc>
      </w:tr>
      <w:tr w:rsidR="003117E4" ns2:paraId="6CDC4CEB" ns2:textId="77777777" w:rsidTr="00764AAA">
        <w:tc>
          <w:tcPr>
            <w:tcW w:w="1099" w:type="pct"/>
          </w:tcPr>
          <w:p ns2:paraId="255BE169" ns2:textId="77777777" w:rsidR="006C482C" w:rsidRPr="008961BA" w:rsidRDefault="00895D30" w:rsidP="008961BA">
            <w:pPr>
              <w:pStyle w:val="TableCellLeft10pt"/>
              <w:keepNext w:val="0"/>
            </w:pPr>
            <w:r w:rsidRPr="008961BA">
              <w:t>Pregnancy/Lactation Exposure</w:t>
            </w:r>
          </w:p>
        </w:tc>
        <w:tc>
          <w:tcPr>
            <w:tcW w:w="1143" w:type="pct"/>
          </w:tcPr>
          <w:p ns2:paraId="50E34858" ns2:textId="77777777" w:rsidR="006C482C" w:rsidRDefault="00895D30" w:rsidP="00C56E3A">
            <w:pPr>
              <w:pStyle w:val="TableCellLeft10pt"/>
              <w:ind w:left="144" w:hanging="144"/>
            </w:pPr>
            <w:r w:rsidRPr="008961BA">
              <w:t>Report if:</w:t>
            </w:r>
          </w:p>
          <w:p ns2:paraId="3A5B3195" ns2:textId="77777777" w:rsidR="006C482C" w:rsidRPr="008961BA" w:rsidRDefault="00895D30" w:rsidP="00806168">
            <w:pPr>
              <w:pStyle w:val="TableCellLeft10pt"/>
              <w:keepNext w:val="0"/>
              <w:ind w:left="144" w:hanging="144"/>
            </w:pPr>
            <w:r>
              <w:t>–</w:t>
            </w:r>
            <w:r>
              <w:tab/>
            </w:r>
            <w:r w:rsidRPr="008961BA">
              <w:t xml:space="preserve"> participant has been exposed to any protocol-specified intervention (eg, procedure, washout</w:t>
            </w:r>
            <w:r>
              <w:t>,</w:t>
            </w:r>
            <w:r w:rsidRPr="008961BA">
              <w:t xml:space="preserve"> or run-in treatment including placebo run-in)</w:t>
            </w:r>
          </w:p>
          <w:p ns2:paraId="578A0442" ns2:textId="77777777" w:rsidR="006C482C" w:rsidRPr="008961BA" w:rsidRDefault="00895D30" w:rsidP="00806168">
            <w:pPr>
              <w:pStyle w:val="TableCellLeft10pt"/>
              <w:keepNext w:val="0"/>
            </w:pPr>
            <w:r w:rsidRPr="008961BA">
              <w:t>Exception: A positive pregnancy test at the time of initial screening is not a reportable event.</w:t>
            </w:r>
          </w:p>
        </w:tc>
        <w:tc>
          <w:tcPr>
            <w:tcW w:w="1007" w:type="pct"/>
          </w:tcPr>
          <w:p ns2:paraId="64D23DBA" ns2:textId="77777777" w:rsidR="006C482C" w:rsidRPr="008961BA" w:rsidRDefault="00895D30" w:rsidP="008961BA">
            <w:pPr>
              <w:pStyle w:val="TableCellLeft10pt"/>
              <w:keepNext w:val="0"/>
            </w:pPr>
            <w:r w:rsidRPr="008961BA">
              <w:t>Report all</w:t>
            </w:r>
          </w:p>
        </w:tc>
        <w:tc>
          <w:tcPr>
            <w:tcW w:w="922" w:type="pct"/>
          </w:tcPr>
          <w:p ns2:paraId="7096FC08" ns2:textId="77777777" w:rsidR="006C482C" w:rsidRPr="008961BA" w:rsidRDefault="00895D30" w:rsidP="008961BA">
            <w:pPr>
              <w:pStyle w:val="TableCellLeft10pt"/>
              <w:keepNext w:val="0"/>
            </w:pPr>
            <w:r w:rsidRPr="008961BA">
              <w:t>Previously reported – Follow to completion/</w:t>
            </w:r>
            <w:r>
              <w:t>‌</w:t>
            </w:r>
            <w:r w:rsidRPr="008961BA">
              <w:t>termination; report outcome</w:t>
            </w:r>
          </w:p>
        </w:tc>
        <w:tc>
          <w:tcPr>
            <w:tcW w:w="829" w:type="pct"/>
          </w:tcPr>
          <w:p ns2:paraId="6B4FBB96" ns2:textId="77777777" w:rsidR="006C482C" w:rsidRPr="008961BA" w:rsidRDefault="00895D30" w:rsidP="008961BA">
            <w:pPr>
              <w:pStyle w:val="TableCellLeft10pt"/>
              <w:keepNext w:val="0"/>
            </w:pPr>
            <w:r w:rsidRPr="008961BA">
              <w:t>Within 24</w:t>
            </w:r>
            <w:r>
              <w:t> hours</w:t>
            </w:r>
            <w:r w:rsidRPr="008961BA">
              <w:t xml:space="preserve"> of learning of event</w:t>
            </w:r>
          </w:p>
        </w:tc>
      </w:tr>
      <w:tr w:rsidR="003117E4" ns2:paraId="30F94A03" ns2:textId="77777777" w:rsidTr="00764AAA">
        <w:tc>
          <w:tcPr>
            <w:tcW w:w="1099" w:type="pct"/>
          </w:tcPr>
          <w:p ns2:paraId="5A7FD512" ns2:textId="77777777" w:rsidR="006C482C" w:rsidRPr="008961BA" w:rsidRDefault="00895D30" w:rsidP="008961BA">
            <w:pPr>
              <w:pStyle w:val="TableCellLeft10pt"/>
              <w:keepNext w:val="0"/>
            </w:pPr>
            <w:r w:rsidRPr="008961BA">
              <w:t>ECI (requir</w:t>
            </w:r>
            <w:r>
              <w:t>ing</w:t>
            </w:r>
            <w:r w:rsidRPr="008961BA">
              <w:t xml:space="preserve"> regulatory reporting)</w:t>
            </w:r>
          </w:p>
        </w:tc>
        <w:tc>
          <w:tcPr>
            <w:tcW w:w="1143" w:type="pct"/>
          </w:tcPr>
          <w:p ns2:paraId="751DFD8F" ns2:textId="77777777" w:rsidR="006C482C" w:rsidRDefault="00895D30" w:rsidP="00C56E3A">
            <w:pPr>
              <w:pStyle w:val="TableCellLeft10pt"/>
              <w:ind w:left="144" w:hanging="144"/>
            </w:pPr>
            <w:r w:rsidRPr="008961BA">
              <w:t>Report if:</w:t>
            </w:r>
          </w:p>
          <w:p ns2:paraId="1A9557FA" ns2:textId="77777777" w:rsidR="006C482C" w:rsidRDefault="00895D30" w:rsidP="00806168">
            <w:pPr>
              <w:pStyle w:val="TableCellLeft10pt"/>
              <w:keepNext w:val="0"/>
              <w:ind w:left="144" w:hanging="144"/>
            </w:pPr>
            <w:r>
              <w:t>–</w:t>
            </w:r>
            <w:r>
              <w:tab/>
            </w:r>
            <w:r w:rsidRPr="008961BA">
              <w:t>due to intervention</w:t>
            </w:r>
          </w:p>
          <w:p ns2:paraId="6E5CE391" ns2:textId="77777777" w:rsidR="006C482C" w:rsidRPr="008961BA" w:rsidRDefault="00895D30" w:rsidP="00806168">
            <w:pPr>
              <w:pStyle w:val="TableCellLeft10pt"/>
              <w:keepNext w:val="0"/>
              <w:ind w:left="144" w:hanging="144"/>
            </w:pPr>
            <w:r>
              <w:t>–</w:t>
            </w:r>
            <w:r>
              <w:tab/>
            </w:r>
            <w:r w:rsidRPr="008961BA">
              <w:t>causes exclusion</w:t>
            </w:r>
          </w:p>
        </w:tc>
        <w:tc>
          <w:tcPr>
            <w:tcW w:w="1007" w:type="pct"/>
          </w:tcPr>
          <w:p ns2:paraId="7C931208" ns2:textId="77777777" w:rsidR="006C482C" w:rsidRDefault="00895D30" w:rsidP="00C56E3A">
            <w:pPr>
              <w:pStyle w:val="TableCellLeft10pt"/>
              <w:ind w:left="144" w:hanging="144"/>
            </w:pPr>
            <w:r w:rsidRPr="008961BA">
              <w:t>Report</w:t>
            </w:r>
          </w:p>
          <w:p ns2:paraId="3127AD86" ns2:textId="77777777" w:rsidR="006C482C" w:rsidRDefault="00895D30" w:rsidP="00806168">
            <w:pPr>
              <w:pStyle w:val="TableCellLeft10pt"/>
              <w:keepNext w:val="0"/>
              <w:ind w:left="144" w:hanging="144"/>
            </w:pPr>
            <w:r>
              <w:t>–</w:t>
            </w:r>
            <w:r>
              <w:tab/>
            </w:r>
            <w:r w:rsidRPr="008961BA">
              <w:t>potential DILI</w:t>
            </w:r>
          </w:p>
          <w:p ns2:paraId="5A38C7D1" ns2:textId="77777777" w:rsidR="006C482C" w:rsidRPr="008961BA" w:rsidRDefault="00895D30" w:rsidP="00806168">
            <w:pPr>
              <w:pStyle w:val="TableCellLeft10pt"/>
              <w:keepNext w:val="0"/>
              <w:ind w:left="144" w:hanging="144"/>
            </w:pPr>
            <w:r>
              <w:t>–</w:t>
            </w:r>
            <w:r>
              <w:tab/>
            </w:r>
            <w:r w:rsidRPr="008961BA">
              <w:t>requir</w:t>
            </w:r>
            <w:r>
              <w:t>ing</w:t>
            </w:r>
            <w:r w:rsidRPr="008961BA">
              <w:t xml:space="preserve"> regulatory reporting</w:t>
            </w:r>
          </w:p>
        </w:tc>
        <w:tc>
          <w:tcPr>
            <w:tcW w:w="922" w:type="pct"/>
          </w:tcPr>
          <w:p ns2:paraId="4F568A78" ns2:textId="77777777" w:rsidR="006C482C" w:rsidRPr="008961BA" w:rsidRDefault="00895D30" w:rsidP="008961BA">
            <w:pPr>
              <w:pStyle w:val="TableCellLeft10pt"/>
              <w:keepNext w:val="0"/>
            </w:pPr>
            <w:r w:rsidRPr="008961BA">
              <w:t>Not required</w:t>
            </w:r>
          </w:p>
        </w:tc>
        <w:tc>
          <w:tcPr>
            <w:tcW w:w="829" w:type="pct"/>
          </w:tcPr>
          <w:p ns2:paraId="460B0CDD" ns2:textId="77777777" w:rsidR="006C482C" w:rsidRPr="008961BA" w:rsidRDefault="00895D30" w:rsidP="008961BA">
            <w:pPr>
              <w:pStyle w:val="TableCellLeft10pt"/>
              <w:keepNext w:val="0"/>
            </w:pPr>
            <w:r w:rsidRPr="008961BA">
              <w:t>Within 24</w:t>
            </w:r>
            <w:r>
              <w:t> hours</w:t>
            </w:r>
            <w:r w:rsidRPr="008961BA">
              <w:t xml:space="preserve"> of learning of event</w:t>
            </w:r>
          </w:p>
        </w:tc>
      </w:tr>
      <w:tr w:rsidR="003117E4" ns2:paraId="3AFDFA72" ns2:textId="77777777" w:rsidTr="00764AAA">
        <w:tc>
          <w:tcPr>
            <w:tcW w:w="1099" w:type="pct"/>
          </w:tcPr>
          <w:p ns2:paraId="669912C1" ns2:textId="77777777" w:rsidR="006C482C" w:rsidRPr="008961BA" w:rsidRDefault="00895D30" w:rsidP="008961BA">
            <w:pPr>
              <w:pStyle w:val="TableCellLeft10pt"/>
              <w:keepNext w:val="0"/>
            </w:pPr>
            <w:r w:rsidRPr="008961BA">
              <w:t>ECI (do</w:t>
            </w:r>
            <w:r>
              <w:t>es</w:t>
            </w:r>
            <w:r w:rsidRPr="008961BA">
              <w:t xml:space="preserve"> not require regulatory reporting)</w:t>
            </w:r>
          </w:p>
        </w:tc>
        <w:tc>
          <w:tcPr>
            <w:tcW w:w="1143" w:type="pct"/>
          </w:tcPr>
          <w:p ns2:paraId="197162C3" ns2:textId="77777777" w:rsidR="006C482C" w:rsidRDefault="00895D30" w:rsidP="00C56E3A">
            <w:pPr>
              <w:pStyle w:val="TableCellLeft10pt"/>
              <w:ind w:left="144" w:hanging="144"/>
            </w:pPr>
            <w:r w:rsidRPr="008961BA">
              <w:t>Report if:</w:t>
            </w:r>
          </w:p>
          <w:p ns2:paraId="2DE694DA" ns2:textId="77777777" w:rsidR="006C482C" w:rsidRDefault="00895D30" w:rsidP="00806168">
            <w:pPr>
              <w:pStyle w:val="TableCellLeft10pt"/>
              <w:keepNext w:val="0"/>
              <w:ind w:left="144" w:hanging="144"/>
            </w:pPr>
            <w:r>
              <w:t>–</w:t>
            </w:r>
            <w:r>
              <w:tab/>
            </w:r>
            <w:r w:rsidRPr="008961BA">
              <w:t>due to intervention</w:t>
            </w:r>
          </w:p>
          <w:p ns2:paraId="01E94A03" ns2:textId="77777777" w:rsidR="006C482C" w:rsidRPr="008961BA" w:rsidRDefault="00895D30" w:rsidP="00806168">
            <w:pPr>
              <w:pStyle w:val="TableCellLeft10pt"/>
              <w:keepNext w:val="0"/>
              <w:ind w:left="144" w:hanging="144"/>
            </w:pPr>
            <w:r>
              <w:t>–</w:t>
            </w:r>
            <w:r>
              <w:tab/>
            </w:r>
            <w:r w:rsidRPr="008961BA">
              <w:t>causes exclusion</w:t>
            </w:r>
          </w:p>
        </w:tc>
        <w:tc>
          <w:tcPr>
            <w:tcW w:w="1007" w:type="pct"/>
          </w:tcPr>
          <w:p ns2:paraId="6DC90E42" ns2:textId="77777777" w:rsidR="006C482C" w:rsidRDefault="00895D30" w:rsidP="00C56E3A">
            <w:pPr>
              <w:pStyle w:val="TableCellLeft10pt"/>
              <w:ind w:left="144" w:hanging="144"/>
            </w:pPr>
            <w:r w:rsidRPr="008961BA">
              <w:t>Report</w:t>
            </w:r>
          </w:p>
          <w:p ns2:paraId="5534EA85" ns2:textId="77777777" w:rsidR="006C482C" w:rsidRPr="008961BA" w:rsidRDefault="00895D30" w:rsidP="00806168">
            <w:pPr>
              <w:pStyle w:val="TableCellLeft10pt"/>
              <w:keepNext w:val="0"/>
              <w:ind w:left="144" w:hanging="144"/>
            </w:pPr>
            <w:r>
              <w:t>–</w:t>
            </w:r>
            <w:r>
              <w:tab/>
            </w:r>
            <w:r w:rsidRPr="008961BA">
              <w:t>non-DILI ECIs and those not requiring regulatory reporting</w:t>
            </w:r>
          </w:p>
        </w:tc>
        <w:tc>
          <w:tcPr>
            <w:tcW w:w="922" w:type="pct"/>
          </w:tcPr>
          <w:p ns2:paraId="6A15DA7D" ns2:textId="77777777" w:rsidR="006C482C" w:rsidRPr="008961BA" w:rsidRDefault="00895D30" w:rsidP="008961BA">
            <w:pPr>
              <w:pStyle w:val="TableCellLeft10pt"/>
              <w:keepNext w:val="0"/>
            </w:pPr>
            <w:r w:rsidRPr="008961BA">
              <w:t>Not required</w:t>
            </w:r>
          </w:p>
        </w:tc>
        <w:tc>
          <w:tcPr>
            <w:tcW w:w="829" w:type="pct"/>
          </w:tcPr>
          <w:p ns2:paraId="636BD602" ns2:textId="77777777" w:rsidR="006C482C" w:rsidRPr="008961BA" w:rsidRDefault="00895D30" w:rsidP="008961BA">
            <w:pPr>
              <w:pStyle w:val="TableCellLeft10pt"/>
              <w:keepNext w:val="0"/>
            </w:pPr>
            <w:r w:rsidRPr="008961BA">
              <w:t>Within 5</w:t>
            </w:r>
            <w:r>
              <w:t> calendar</w:t>
            </w:r>
            <w:r w:rsidRPr="008961BA">
              <w:t xml:space="preserve"> days of learning of event</w:t>
            </w:r>
          </w:p>
        </w:tc>
      </w:tr>
      <w:tr w:rsidR="003117E4" ns2:paraId="6C7DCC5C" ns2:textId="77777777" w:rsidTr="00764AAA">
        <w:tc>
          <w:tcPr>
            <w:tcW w:w="1099" w:type="pct"/>
          </w:tcPr>
          <w:p ns2:paraId="3C7DBA96" ns2:textId="77777777" w:rsidR="00864B32" w:rsidRPr="008961BA" w:rsidRDefault="00895D30" w:rsidP="00864B32">
            <w:pPr>
              <w:pStyle w:val="TableCellLeft10pt"/>
              <w:keepNext w:val="0"/>
            </w:pPr>
            <w:r>
              <w:t>New Cancer (that is not the cancer under study)</w:t>
            </w:r>
          </w:p>
        </w:tc>
        <w:tc>
          <w:tcPr>
            <w:tcW w:w="1143" w:type="pct"/>
          </w:tcPr>
          <w:p ns2:paraId="3E6BD7CC" ns2:textId="77777777" w:rsidR="00864B32" w:rsidRDefault="00895D30" w:rsidP="00864B32">
            <w:pPr>
              <w:pStyle w:val="TableCellLeft10pt"/>
              <w:ind w:left="144" w:hanging="144"/>
            </w:pPr>
            <w:r w:rsidRPr="008961BA">
              <w:t>Report if:</w:t>
            </w:r>
          </w:p>
          <w:p ns2:paraId="4A4275A4" ns2:textId="77777777" w:rsidR="00864B32" w:rsidRDefault="00895D30" w:rsidP="00864B32">
            <w:pPr>
              <w:pStyle w:val="TableCellLeft10pt"/>
              <w:keepNext w:val="0"/>
              <w:ind w:left="144" w:hanging="144"/>
            </w:pPr>
            <w:r>
              <w:t>–</w:t>
            </w:r>
            <w:r>
              <w:tab/>
            </w:r>
            <w:r w:rsidRPr="008961BA">
              <w:t>due to intervention</w:t>
            </w:r>
          </w:p>
          <w:p ns2:paraId="72A7E7D2" ns2:textId="77777777" w:rsidR="00864B32" w:rsidRPr="008961BA" w:rsidRDefault="00895D30" w:rsidP="00864B32">
            <w:pPr>
              <w:pStyle w:val="TableCellLeft10pt"/>
              <w:ind w:left="144" w:hanging="144"/>
            </w:pPr>
            <w:r>
              <w:t>–</w:t>
            </w:r>
            <w:r>
              <w:tab/>
            </w:r>
            <w:r w:rsidRPr="008961BA">
              <w:t>causes exclusion</w:t>
            </w:r>
          </w:p>
        </w:tc>
        <w:tc>
          <w:tcPr>
            <w:tcW w:w="1007" w:type="pct"/>
          </w:tcPr>
          <w:p ns2:paraId="2E755BED" ns2:textId="77777777" w:rsidR="00864B32" w:rsidRPr="008961BA" w:rsidRDefault="00895D30" w:rsidP="00864B32">
            <w:pPr>
              <w:pStyle w:val="TableCellLeft10pt"/>
              <w:ind w:left="144" w:hanging="144"/>
            </w:pPr>
            <w:r w:rsidRPr="008961BA">
              <w:t>Report all</w:t>
            </w:r>
          </w:p>
        </w:tc>
        <w:tc>
          <w:tcPr>
            <w:tcW w:w="922" w:type="pct"/>
          </w:tcPr>
          <w:p ns2:paraId="675457A8" ns2:textId="77777777" w:rsidR="00864B32" w:rsidRPr="008961BA" w:rsidRDefault="00895D30" w:rsidP="00864B32">
            <w:pPr>
              <w:pStyle w:val="TableCellLeft10pt"/>
              <w:keepNext w:val="0"/>
            </w:pPr>
            <w:r w:rsidRPr="008961BA">
              <w:t>Not required</w:t>
            </w:r>
          </w:p>
        </w:tc>
        <w:tc>
          <w:tcPr>
            <w:tcW w:w="829" w:type="pct"/>
          </w:tcPr>
          <w:p ns2:paraId="29B3A997" ns2:textId="77777777" w:rsidR="00864B32" w:rsidRPr="008961BA" w:rsidRDefault="00895D30" w:rsidP="00864B32">
            <w:pPr>
              <w:pStyle w:val="TableCellLeft10pt"/>
              <w:keepNext w:val="0"/>
            </w:pPr>
            <w:r w:rsidRPr="008961BA">
              <w:t>Within 5</w:t>
            </w:r>
            <w:r>
              <w:t> calendar</w:t>
            </w:r>
            <w:r w:rsidRPr="008961BA">
              <w:t xml:space="preserve"> days of learning of event</w:t>
            </w:r>
            <w:r>
              <w:t xml:space="preserve"> (unless SAE)</w:t>
            </w:r>
          </w:p>
        </w:tc>
      </w:tr>
      <w:tr w:rsidR="003117E4" ns2:paraId="4D7F2ED9" ns2:textId="77777777" w:rsidTr="00764AAA">
        <w:tc>
          <w:tcPr>
            <w:tcW w:w="1099" w:type="pct"/>
          </w:tcPr>
          <w:p ns2:paraId="3115E2B4" ns2:textId="77777777" w:rsidR="00864B32" w:rsidRPr="008961BA" w:rsidRDefault="00895D30" w:rsidP="00864B32">
            <w:pPr>
              <w:pStyle w:val="TableCellLeft10pt"/>
              <w:keepNext w:val="0"/>
            </w:pPr>
            <w:r>
              <w:t>Overdose</w:t>
            </w:r>
          </w:p>
        </w:tc>
        <w:tc>
          <w:tcPr>
            <w:tcW w:w="1143" w:type="pct"/>
          </w:tcPr>
          <w:p ns2:paraId="2FA6E1D8" ns2:textId="77777777" w:rsidR="00864B32" w:rsidRDefault="00895D30" w:rsidP="00864B32">
            <w:pPr>
              <w:pStyle w:val="TableCellLeft10pt"/>
              <w:ind w:left="144" w:hanging="144"/>
            </w:pPr>
            <w:r w:rsidRPr="008961BA">
              <w:t>Report if:</w:t>
            </w:r>
          </w:p>
          <w:p ns2:paraId="3032D5C4" ns2:textId="77777777" w:rsidR="00864B32" w:rsidRPr="008961BA" w:rsidRDefault="00895D30" w:rsidP="00DC0AAE">
            <w:pPr>
              <w:pStyle w:val="TableCellLeft10pt"/>
              <w:keepNext w:val="0"/>
              <w:ind w:left="144" w:hanging="144"/>
            </w:pPr>
            <w:r>
              <w:t>–</w:t>
            </w:r>
            <w:r>
              <w:tab/>
            </w:r>
            <w:r w:rsidRPr="008961BA">
              <w:t>receiving placebo run-in or other run-in treatment</w:t>
            </w:r>
          </w:p>
        </w:tc>
        <w:tc>
          <w:tcPr>
            <w:tcW w:w="1007" w:type="pct"/>
          </w:tcPr>
          <w:p ns2:paraId="293F7FD2" ns2:textId="77777777" w:rsidR="00864B32" w:rsidRPr="008961BA" w:rsidRDefault="00895D30" w:rsidP="00864B32">
            <w:pPr>
              <w:pStyle w:val="TableCellLeft10pt"/>
              <w:ind w:left="144" w:hanging="144"/>
            </w:pPr>
            <w:r w:rsidRPr="008961BA">
              <w:t>Report all</w:t>
            </w:r>
          </w:p>
        </w:tc>
        <w:tc>
          <w:tcPr>
            <w:tcW w:w="922" w:type="pct"/>
          </w:tcPr>
          <w:p ns2:paraId="041756F0" ns2:textId="77777777" w:rsidR="00864B32" w:rsidRPr="008961BA" w:rsidRDefault="00895D30" w:rsidP="00864B32">
            <w:pPr>
              <w:pStyle w:val="TableCellLeft10pt"/>
              <w:keepNext w:val="0"/>
            </w:pPr>
            <w:r w:rsidRPr="008961BA">
              <w:t>Not required</w:t>
            </w:r>
          </w:p>
        </w:tc>
        <w:tc>
          <w:tcPr>
            <w:tcW w:w="829" w:type="pct"/>
          </w:tcPr>
          <w:p ns2:paraId="0E6ED8C8" ns2:textId="77777777" w:rsidR="00864B32" w:rsidRPr="008961BA" w:rsidRDefault="00895D30" w:rsidP="00864B32">
            <w:pPr>
              <w:pStyle w:val="TableCellLeft10pt"/>
              <w:keepNext w:val="0"/>
            </w:pPr>
            <w:r w:rsidRPr="008961BA">
              <w:t>Within 5</w:t>
            </w:r>
            <w:r>
              <w:t> calendar</w:t>
            </w:r>
            <w:r w:rsidRPr="008961BA">
              <w:t xml:space="preserve"> days of learning of event</w:t>
            </w:r>
            <w:r>
              <w:t xml:space="preserve"> (unless SAE)</w:t>
            </w:r>
          </w:p>
        </w:tc>
      </w:tr>
      <w:tr w:rsidR="003117E4" ns2:paraId="45082BEF" ns2:textId="77777777" w:rsidTr="00764AAA">
        <w:tc>
          <w:tcPr>
            <w:tcW w:w="5000" w:type="pct"/>
            <w:gridSpan w:val="5"/>
          </w:tcPr>
          <w:p ns2:paraId="23350B88" ns2:textId="77777777" w:rsidR="00864B32" w:rsidRPr="008961BA" w:rsidRDefault="00895D30" w:rsidP="000F5518">
            <w:pPr>
              <w:pStyle w:val="TableNote9pt"/>
              <w:tabs>
                <w:tab w:val="clear" w:pos="360"/>
              </w:tabs>
              <w:ind w:left="0" w:firstLine="0"/>
            </w:pPr>
            <w:r w:rsidRPr="00E81E96">
              <w:t>DILI=drug-induced liver injury; ECI=event of clinical interest; NSAE=nonserious adverse event; SAE=serious adverse event.</w:t>
            </w:r>
          </w:p>
        </w:tc>
      </w:tr>
    </w:tbl>
    <w:p ns2:paraId="658A4D42" ns2:textId="77777777" w:rsidR="006C482C" w:rsidRDefault="006C482C" w:rsidP="00E26FF0">
      <w:pPr>
        <w:pStyle w:val="paragraph0"/>
        <w:spacing w:before="0" w:beforeAutospacing="0" w:after="0" w:afterAutospacing="0"/>
      </w:pPr>
      <w:ins w:id="12885" w:author="GoldenCorpusHarness" w:date="2026-03-28T22:23:47Z">
        <w:r>
          <w:t>Progression Verified by BICR</w:t>
        </w:r>
      </w:ins>
    </w:p>
    <w:p ns2:paraId="05C2CA3A" ns2:textId="77777777" w:rsidR="00EE328F" w:rsidRPr="00EE328F" w:rsidRDefault="00895D30" w:rsidP="0064358E">
      <w:pPr>
        <w:pStyle w:val="Heading3"/>
      </w:pPr>
      <w:del w:id="12886" w:author="GoldenCorpusHarness" w:date="2026-03-28T22:23:47Z">
        <w:r>
          <w:delText>Method o</w:delText>
        </w:r>
      </w:del>
      <w:ins w:id="12887" w:author="GoldenCorpusHarness" w:date="2026-03-28T22:23:47Z">
        <w:r>
          <w:t>When disease progression is veri</w:t>
        </w:r>
      </w:ins>
      <w:r>
        <w:t>f</w:t>
      </w:r>
      <w:del w:id="12888" w:author="GoldenCorpusHarness" w:date="2026-03-28T22:23:47Z">
        <w:r>
          <w:delText xml:space="preserve"> Detectin</w:delText>
        </w:r>
      </w:del>
      <w:ins w:id="12889" w:author="GoldenCorpusHarness" w:date="2026-03-28T22:23:47Z">
        <w:r>
          <w:t>ied by BICR the participant should be discontinued from study therapy. However, the investi</w:t>
        </w:r>
      </w:ins>
      <w:r>
        <w:t>g</w:t>
      </w:r>
      <w:del w:id="12890" w:author="GoldenCorpusHarness" w:date="2026-03-28T22:23:47Z">
        <w:r>
          <w:delText xml:space="preserve"> AEs</w:delText>
        </w:r>
      </w:del>
      <w:ins w:id="12891" w:author="GoldenCorpusHarness" w:date="2026-03-28T22:23:47Z">
        <w:r>
          <w:t>ator can continue study intervention up to 2 weeks in clinically stable participants who are waiting to initiate next line of therapy. If additional treatment beyond 2 weeks is needed</w:t>
        </w:r>
      </w:ins>
      <w:r>
        <w:t>, S</w:t>
      </w:r>
      <w:del w:id="12892" w:author="GoldenCorpusHarness" w:date="2026-03-28T22:23:47Z">
        <w:r>
          <w:delText>AEs, and Other Reportable Safety Events</w:delText>
        </w:r>
      </w:del>
      <w:ins w:id="12893" w:author="GoldenCorpusHarness" w:date="2026-03-28T22:23:47Z">
        <w:r>
          <w:t>ponsor consultation/approval is required.</w:t>
        </w:r>
      </w:ins>
    </w:p>
    <w:p ns2:paraId="1CD4C01B" ns2:textId="77777777" w:rsidR="00A00713" w:rsidRPr="00EE328F" w:rsidRDefault="00895D30" w:rsidP="00364D36">
      <w:pPr>
        <w:pStyle w:val="paragraph0"/>
      </w:pPr>
      <w:del w:id="12894" w:author="GoldenCorpusHarness" w:date="2026-03-28T22:23:47Z">
        <w:r>
          <w:delText>Care will be taken not to introduce bias when detecting AEs and/or SAEs and other reportable safety events. Open-ended and nonleading verbal questioning o</w:delText>
        </w:r>
      </w:del>
      <w:ins w:id="12895" w:author="GoldenCorpusHarness" w:date="2026-03-28T22:23:47Z">
        <w:r>
          <w:t>I</w:t>
        </w:r>
      </w:ins>
      <w:r>
        <w:t xml:space="preserve">f the </w:t>
      </w:r>
      <w:del w:id="12896" w:author="GoldenCorpusHarness" w:date="2026-03-28T22:23:47Z">
        <w:r>
          <w:delText>par</w:delText>
        </w:r>
      </w:del>
      <w:ins w:id="12897" w:author="GoldenCorpusHarness" w:date="2026-03-28T22:23:47Z">
        <w:r>
          <w:t>inves</w:t>
        </w:r>
      </w:ins>
      <w:r>
        <w:t>ti</w:t>
      </w:r>
      <w:ins w:id="12898" w:author="GoldenCorpusHarness" w:date="2026-03-28T22:23:47Z">
        <w:r>
          <w:t>gator de</w:t>
        </w:r>
      </w:ins>
      <w:r>
        <w:t>ci</w:t>
      </w:r>
      <w:ins w:id="12899" w:author="GoldenCorpusHarness" w:date="2026-03-28T22:23:47Z">
        <w:r>
          <w:t>des to sto</w:t>
        </w:r>
      </w:ins>
      <w:r>
        <w:t>p</w:t>
      </w:r>
      <w:ins w:id="12900" w:author="GoldenCorpusHarness" w:date="2026-03-28T22:23:47Z">
        <w:r>
          <w:t xml:space="preserve"> study tre</w:t>
        </w:r>
      </w:ins>
      <w:r>
        <w:t>a</w:t>
      </w:r>
      <w:ins w:id="12901" w:author="GoldenCorpusHarness" w:date="2026-03-28T22:23:47Z">
        <w:r>
          <w:t>tme</w:t>
        </w:r>
      </w:ins>
      <w:r>
        <w:t xml:space="preserve">nt </w:t>
      </w:r>
      <w:ins w:id="12902" w:author="GoldenCorpusHarness" w:date="2026-03-28T22:23:47Z">
        <w:r>
          <w:t>prior to BICR-verified d</w:t>
        </w:r>
      </w:ins>
      <w:r>
        <w:t>is</w:t>
      </w:r>
      <w:ins w:id="12903" w:author="GoldenCorpusHarness" w:date="2026-03-28T22:23:47Z">
        <w:r>
          <w:t>ease progression,</w:t>
        </w:r>
      </w:ins>
      <w:r>
        <w:t xml:space="preserve"> the </w:t>
      </w:r>
      <w:ins w:id="12904" w:author="GoldenCorpusHarness" w:date="2026-03-28T22:23:47Z">
        <w:r>
          <w:t>S</w:t>
        </w:r>
      </w:ins>
      <w:r>
        <w:t>p</w:t>
      </w:r>
      <w:ins w:id="12905" w:author="GoldenCorpusHarness" w:date="2026-03-28T22:23:47Z">
        <w:r>
          <w:t>onso</w:t>
        </w:r>
      </w:ins>
      <w:r>
        <w:t>r</w:t>
      </w:r>
      <w:ins w:id="12906" w:author="GoldenCorpusHarness" w:date="2026-03-28T22:23:47Z">
        <w:r>
          <w:t xml:space="preserve"> must b</w:t>
        </w:r>
      </w:ins>
      <w:r>
        <w:t>e</w:t>
      </w:r>
      <w:del w:id="12907" w:author="GoldenCorpusHarness" w:date="2026-03-28T22:23:47Z">
        <w:r>
          <w:delText>ferr</w:delText>
        </w:r>
      </w:del>
      <w:ins w:id="12908" w:author="GoldenCorpusHarness" w:date="2026-03-28T22:23:47Z">
        <w:r>
          <w:t xml:space="preserve"> consult</w:t>
        </w:r>
      </w:ins>
      <w:r>
        <w:t>ed</w:t>
      </w:r>
      <w:del w:id="12909" w:author="GoldenCorpusHarness" w:date="2026-03-28T22:23:47Z">
        <w:r>
          <w:delText xml:space="preserve"> method to inquire about AE occurrence</w:delText>
        </w:r>
      </w:del>
      <w:r>
        <w:t>.</w:t>
      </w:r>
    </w:p>
    <w:p ns2:paraId="28DA85A8" ns2:textId="77777777" w:rsidR="00EE328F" w:rsidRPr="00EE328F" w:rsidRDefault="00895D30" w:rsidP="0064358E">
      <w:pPr>
        <w:pStyle w:val="Heading3"/>
      </w:pPr>
      <w:r>
        <w:t>F</w:t>
      </w:r>
      <w:ins w:id="12910" w:author="GoldenCorpusHarness" w:date="2026-03-28T22:23:47Z">
        <w:r>
          <w:t>ollowing discontinuation of study treatment, the participant will enter post-treatment f</w:t>
        </w:r>
      </w:ins>
      <w:r>
        <w:t>ollow-up</w:t>
      </w:r>
      <w:del w:id="12911" w:author="GoldenCorpusHarness" w:date="2026-03-28T22:23:47Z">
        <w:r>
          <w:delText xml:space="preserve"> of AE</w:delText>
        </w:r>
      </w:del>
      <w:r>
        <w:t xml:space="preserve">, </w:t>
      </w:r>
      <w:ins w:id="12912" w:author="GoldenCorpusHarness" w:date="2026-03-28T22:23:47Z">
        <w:r>
          <w:t xml:space="preserve">as described in </w:t>
        </w:r>
      </w:ins>
      <w:r>
        <w:t>S</w:t>
      </w:r>
      <w:del w:id="12913" w:author="GoldenCorpusHarness" w:date="2026-03-28T22:23:47Z">
        <w:r>
          <w:delText>AE,</w:delText>
        </w:r>
      </w:del>
      <w:ins w:id="12914" w:author="GoldenCorpusHarness" w:date="2026-03-28T22:23:47Z">
        <w:r>
          <w:t>ection 1.3.3</w:t>
        </w:r>
      </w:ins>
      <w:r>
        <w:t xml:space="preserve"> and </w:t>
      </w:r>
      <w:del w:id="12915" w:author="GoldenCorpusHarness" w:date="2026-03-28T22:23:47Z">
        <w:r>
          <w:delText>Oth</w:delText>
        </w:r>
      </w:del>
      <w:ins w:id="12916" w:author="GoldenCorpusHarness" w:date="2026-03-28T22:23:47Z">
        <w:r>
          <w:t>S</w:t>
        </w:r>
      </w:ins>
      <w:r>
        <w:t>e</w:t>
      </w:r>
      <w:del w:id="12917" w:author="GoldenCorpusHarness" w:date="2026-03-28T22:23:47Z">
        <w:r>
          <w:delText>r Reportable Safety Event Informa</w:delText>
        </w:r>
      </w:del>
      <w:ins w:id="12918" w:author="GoldenCorpusHarness" w:date="2026-03-28T22:23:47Z">
        <w:r>
          <w:t>c</w:t>
        </w:r>
      </w:ins>
      <w:r>
        <w:t>tion</w:t>
      </w:r>
      <w:ins w:id="12919" w:author="GoldenCorpusHarness" w:date="2026-03-28T22:23:47Z">
        <w:r>
          <w:t xml:space="preserve"> 8.11.4.</w:t>
        </w:r>
      </w:ins>
    </w:p>
    <w:p ns2:paraId="62463A32" ns2:textId="77777777" w:rsidR="00567926" w:rsidRPr="00AF46CA" w:rsidRDefault="00D344B4" w:rsidP="00364D36">
      <w:pPr>
        <w:pStyle w:val="paragraph0"/>
      </w:pPr>
      <w:del w:id="12920" w:author="GoldenCorpusHarness" w:date="2026-03-28T22:23:47Z">
        <w:r>
          <w:delText>A</w:delText>
        </w:r>
      </w:del>
      <w:ins w:id="12921" w:author="GoldenCorpusHarness" w:date="2026-03-28T22:23:47Z">
        <w:r>
          <w:t>Figure 3Decision-Making Process when Disease Progression Identi</w:t>
        </w:r>
      </w:ins>
      <w:r>
        <w:t>f</w:t>
      </w:r>
      <w:del w:id="12922" w:author="GoldenCorpusHarness" w:date="2026-03-28T22:23:47Z">
        <w:r>
          <w:delText>t</w:delText>
        </w:r>
      </w:del>
      <w:ins w:id="12923" w:author="GoldenCorpusHarness" w:date="2026-03-28T22:23:47Z">
        <w:r>
          <w:t>ied on Imaging is Obs</w:t>
        </w:r>
      </w:ins>
      <w:r>
        <w:t>er</w:t>
      </w:r>
      <w:ins w:id="12924" w:author="GoldenCorpusHarness" w:date="2026-03-28T22:23:47Z">
        <w:r>
          <w:t>ved by</w:t>
        </w:r>
      </w:ins>
      <w:r>
        <w:t xml:space="preserve"> the </w:t>
      </w:r>
      <w:del w:id="12925" w:author="GoldenCorpusHarness" w:date="2026-03-28T22:23:47Z">
        <w:r>
          <w:delText>initial AE/SAE report, the i</w:delText>
        </w:r>
      </w:del>
      <w:ins w:id="12926" w:author="GoldenCorpusHarness" w:date="2026-03-28T22:23:47Z">
        <w:r>
          <w:t>I</w:t>
        </w:r>
      </w:ins>
      <w:r>
        <w:t>nvestigator</w:t>
      </w:r>
      <w:del w:id="12927" w:author="GoldenCorpusHarness" w:date="2026-03-28T22:23:47Z">
        <w:r>
          <w:delText xml:space="preserve"> is required to proactively follow each participant at subsequent visits/contacts. All AEs, SAEs, and other reportable safety events, including pregnancy and exposure during breastfeeding, ECIs, cancer, and overdose will be followed until resolution, stabilization, until the event is otherwise explained, or the participant is lost to follow-up (as defined in Section 7.3). In addition, the investigator will make every attempt to follow all nonserious AEs that occur in randomized participants for outcome. Further information on follow-up procedures is given in Appendix 3.</w:delText>
        </w:r>
      </w:del>
    </w:p>
    <w:p ns2:paraId="3B338AE6" ns2:textId="77777777" w:rsidR="00EE328F" w:rsidRPr="00EE328F" w:rsidRDefault="00895D30" w:rsidP="0064358E">
      <w:pPr>
        <w:pStyle w:val="Heading3"/>
      </w:pPr>
      <w:del w:id="12928" w:author="GoldenCorpusHarness" w:date="2026-03-28T22:23:47Z">
        <w:r>
          <w:delText>Regulatory Reporting Requirements for SAE</w:delText>
        </w:r>
      </w:del>
    </w:p>
    <w:p ns2:paraId="43646143" ns2:textId="77777777" w:rsidR="00F64EA2" w:rsidRDefault="00895D30" w:rsidP="006A393B">
      <w:pPr>
        <w:pStyle w:val="Paragraph"/>
      </w:pPr>
      <w:del w:id="12929" w:author="GoldenCorpusHarness" w:date="2026-03-28T22:23:47Z">
        <w:r>
          <w:delText>P</w:delText>
        </w:r>
      </w:del>
      <w:ins w:id="12930" w:author="GoldenCorpusHarness" w:date="2026-03-28T22:23:47Z">
        <w:r>
          <w:t>iwCLL=International Workshop on Ch</w:t>
        </w:r>
      </w:ins>
      <w:r>
        <w:t>ro</w:t>
      </w:r>
      <w:ins w:id="12931" w:author="GoldenCorpusHarness" w:date="2026-03-28T22:23:47Z">
        <w:r>
          <w:t>nic Ly</w:t>
        </w:r>
      </w:ins>
      <w:r>
        <w:t>mp</w:t>
      </w:r>
      <w:ins w:id="12932" w:author="GoldenCorpusHarness" w:date="2026-03-28T22:23:47Z">
        <w:r>
          <w:t>hocy</w:t>
        </w:r>
      </w:ins>
      <w:r>
        <w:t>t</w:t>
      </w:r>
      <w:ins w:id="12933" w:author="GoldenCorpusHarness" w:date="2026-03-28T22:23:47Z">
        <w:r>
          <w:t>ic</w:t>
        </w:r>
      </w:ins>
      <w:r>
        <w:t xml:space="preserve"> </w:t>
      </w:r>
      <w:del w:id="12934" w:author="GoldenCorpusHarness" w:date="2026-03-28T22:23:47Z">
        <w:r>
          <w:delText>not</w:delText>
        </w:r>
      </w:del>
      <w:ins w:id="12935" w:author="GoldenCorpusHarness" w:date="2026-03-28T22:23:47Z">
        <w:r>
          <w:t>Leukemia; VOP=ver</w:t>
        </w:r>
      </w:ins>
      <w:r>
        <w:t xml:space="preserve">ification </w:t>
      </w:r>
      <w:del w:id="12936" w:author="GoldenCorpusHarness" w:date="2026-03-28T22:23:47Z">
        <w:r>
          <w:delText xml:space="preserve">(within 24 hours) by the investigator to the Sponsor of SAE is essential so that legal obligations and ethical responsibilities toward the safety </w:delText>
        </w:r>
      </w:del>
      <w:r>
        <w:t>of p</w:t>
      </w:r>
      <w:del w:id="12937" w:author="GoldenCorpusHarness" w:date="2026-03-28T22:23:47Z">
        <w:r>
          <w:delText>a</w:delText>
        </w:r>
      </w:del>
      <w:r>
        <w:t>r</w:t>
      </w:r>
      <w:del w:id="12938" w:author="GoldenCorpusHarness" w:date="2026-03-28T22:23:47Z">
        <w:r>
          <w:delText>ticipant</w:delText>
        </w:r>
      </w:del>
      <w:ins w:id="12939" w:author="GoldenCorpusHarness" w:date="2026-03-28T22:23:47Z">
        <w:r>
          <w:t>ogre</w:t>
        </w:r>
      </w:ins>
      <w:r>
        <w:t>s</w:t>
      </w:r>
      <w:del w:id="12940" w:author="GoldenCorpusHarness" w:date="2026-03-28T22:23:47Z">
        <w:r>
          <w:delText xml:space="preserve"> and the </w:delText>
        </w:r>
      </w:del>
      <w:r>
        <w:t>s</w:t>
      </w:r>
      <w:del w:id="12941" w:author="GoldenCorpusHarness" w:date="2026-03-28T22:23:47Z">
        <w:r>
          <w:delText>afety of a study intervent</w:delText>
        </w:r>
      </w:del>
      <w:r>
        <w:t>ion</w:t>
      </w:r>
      <w:del w:id="12942" w:author="GoldenCorpusHarness" w:date="2026-03-28T22:23:47Z">
        <w:r>
          <w:delText xml:space="preserve"> under clinical investigation are met</w:delText>
        </w:r>
      </w:del>
      <w:r>
        <w:t>.</w:t>
      </w:r>
    </w:p>
    <w:p ns2:paraId="7CF41AA8" ns2:textId="77777777" w:rsidR="00F64EA2" w:rsidRDefault="00895D30" w:rsidP="006A393B">
      <w:pPr>
        <w:pStyle w:val="Paragraph"/>
      </w:pPr>
      <w:del w:id="12943" w:author="GoldenCorpusHarness" w:date="2026-03-28T22:23:47Z">
        <w:r>
          <w:delText>The Sponsor has a legal responsibility to notify both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IRB/IECs, and investigators.</w:delText>
        </w:r>
      </w:del>
    </w:p>
    <w:p ns2:paraId="3BAF9EA2" ns2:textId="77777777" w:rsidR="00F64EA2" w:rsidRDefault="00895D30" w:rsidP="006A393B">
      <w:pPr>
        <w:pStyle w:val="Paragraph"/>
      </w:pPr>
      <w:del w:id="12944" w:author="GoldenCorpusHarness" w:date="2026-03-28T22:23:47Z">
        <w:r>
          <w:delText>I</w:delText>
        </w:r>
      </w:del>
      <w:ins w:id="12945" w:author="GoldenCorpusHarness" w:date="2026-03-28T22:23:47Z">
        <w:r>
          <w:t>No</w:t>
        </w:r>
      </w:ins>
      <w:r>
        <w:t>n</w:t>
      </w:r>
      <w:del w:id="12946" w:author="GoldenCorpusHarness" w:date="2026-03-28T22:23:47Z">
        <w:r>
          <w:delText>vest</w:delText>
        </w:r>
      </w:del>
      <w:r>
        <w:t>i</w:t>
      </w:r>
      <w:ins w:id="12947" w:author="GoldenCorpusHarness" w:date="2026-03-28T22:23:47Z">
        <w:r>
          <w:t>ma</w:t>
        </w:r>
      </w:ins>
      <w:r>
        <w:t>g</w:t>
      </w:r>
      <w:del w:id="12948" w:author="GoldenCorpusHarness" w:date="2026-03-28T22:23:47Z">
        <w:r>
          <w:delText>ator safety reports must be prepared for SUSARs accord</w:delText>
        </w:r>
      </w:del>
      <w:r>
        <w:t xml:space="preserve">ing </w:t>
      </w:r>
      <w:del w:id="12949" w:author="GoldenCorpusHarness" w:date="2026-03-28T22:23:47Z">
        <w:r>
          <w:delText>t</w:delText>
        </w:r>
      </w:del>
      <w:ins w:id="12950" w:author="GoldenCorpusHarness" w:date="2026-03-28T22:23:47Z">
        <w:r>
          <w:t>Pr</w:t>
        </w:r>
      </w:ins>
      <w:r>
        <w:t>o</w:t>
      </w:r>
      <w:del w:id="12951" w:author="GoldenCorpusHarness" w:date="2026-03-28T22:23:47Z">
        <w:r>
          <w:delText xml:space="preserve"> local </w:delText>
        </w:r>
      </w:del>
      <w:ins w:id="12952" w:author="GoldenCorpusHarness" w:date="2026-03-28T22:23:47Z">
        <w:r>
          <w:t>g</w:t>
        </w:r>
      </w:ins>
      <w:r>
        <w:t>r</w:t>
      </w:r>
      <w:del w:id="12953" w:author="GoldenCorpusHarness" w:date="2026-03-28T22:23:47Z">
        <w:r>
          <w:delText>egulatory requirements and Sponsor policy and forwarded to investigators as nec</w:delText>
        </w:r>
      </w:del>
      <w:r>
        <w:t>ess</w:t>
      </w:r>
      <w:del w:id="12954" w:author="GoldenCorpusHarness" w:date="2026-03-28T22:23:47Z">
        <w:r>
          <w:delText>ary.</w:delText>
        </w:r>
      </w:del>
      <w:ins w:id="12955" w:author="GoldenCorpusHarness" w:date="2026-03-28T22:23:47Z">
        <w:r>
          <w:t>ion</w:t>
        </w:r>
      </w:ins>
    </w:p>
    <w:p ns2:paraId="62DB6FBA" ns2:textId="05F9A9C3" w:rsidR="00F64EA2" w:rsidRDefault="00895D30" w:rsidP="006A393B">
      <w:pPr>
        <w:pStyle w:val="Paragraph"/>
      </w:pPr>
      <w:del w:id="12956" w:author="GoldenCorpusHarness" w:date="2026-03-28T22:23:47Z">
        <w:r>
          <w:delText xml:space="preserve">An investigator </w:delText>
        </w:r>
      </w:del>
      <w:ins w:id="12957" w:author="GoldenCorpusHarness" w:date="2026-03-28T22:23:47Z">
        <w:r>
          <w:t>If the investigator observes evidence of disease progression based solely on clinical parameters (eg, blood or bone marro</w:t>
        </w:r>
      </w:ins>
      <w:r>
        <w:t>w</w:t>
      </w:r>
      <w:ins w:id="12958" w:author="GoldenCorpusHarness" w:date="2026-03-28T22:23:47Z">
        <w:r>
          <w:t>, laboratory data), t</w:t>
        </w:r>
      </w:ins>
      <w:r>
        <w:t>h</w:t>
      </w:r>
      <w:del w:id="12959" w:author="GoldenCorpusHarness" w:date="2026-03-28T22:23:47Z">
        <w:r>
          <w:delText>o receives an investigator safet</w:delText>
        </w:r>
      </w:del>
      <w:ins w:id="12960" w:author="GoldenCorpusHarness" w:date="2026-03-28T22:23:47Z">
        <w:r>
          <w:t>e Sponsor must be consulted (using the Sponsor Consultation Form) to verif</w:t>
        </w:r>
      </w:ins>
      <w:r>
        <w:t xml:space="preserve">y </w:t>
      </w:r>
      <w:del w:id="12961" w:author="GoldenCorpusHarness" w:date="2026-03-28T22:23:47Z">
        <w:r>
          <w:delText>report describing an SAE or other specific safety information (eg, summary or listing of SAEs) from the Sponsor will file it along with the IB and will notify the IRB/IEC, if appropriate according to local requirements</w:delText>
        </w:r>
      </w:del>
      <w:ins w:id="12962" w:author="GoldenCorpusHarness" w:date="2026-03-28T22:23:47Z">
        <w:r>
          <w:t>disease progression before stopping a participant’s treatment</w:t>
        </w:r>
      </w:ins>
      <w:r>
        <w:t>.</w:t>
      </w:r>
    </w:p>
    <w:p ns2:paraId="175A200B" ns2:textId="77777777" w:rsidR="00EE328F" w:rsidRPr="00EE328F" w:rsidRDefault="00895D30" w:rsidP="0064358E">
      <w:pPr>
        <w:pStyle w:val="Heading3"/>
      </w:pPr>
      <w:del w:id="12963" w:author="GoldenCorpusHarness" w:date="2026-03-28T22:23:47Z">
        <w:r>
          <w:delText>P</w:delText>
        </w:r>
      </w:del>
      <w:ins w:id="12964" w:author="GoldenCorpusHarness" w:date="2026-03-28T22:23:47Z">
        <w:r>
          <w:t xml:space="preserve">Clinical data </w:t>
        </w:r>
      </w:ins>
      <w:r>
        <w:t>re</w:t>
      </w:r>
      <w:del w:id="12965" w:author="GoldenCorpusHarness" w:date="2026-03-28T22:23:47Z">
        <w:r>
          <w:delText>gn</w:delText>
        </w:r>
      </w:del>
      <w:ins w:id="12966" w:author="GoldenCorpusHarness" w:date="2026-03-28T22:23:47Z">
        <w:r>
          <w:t>l</w:t>
        </w:r>
      </w:ins>
      <w:r>
        <w:t>a</w:t>
      </w:r>
      <w:del w:id="12967" w:author="GoldenCorpusHarness" w:date="2026-03-28T22:23:47Z">
        <w:r>
          <w:delText>ncy and Exposure Dur</w:delText>
        </w:r>
      </w:del>
      <w:ins w:id="12968" w:author="GoldenCorpusHarness" w:date="2026-03-28T22:23:47Z">
        <w:r>
          <w:t>t</w:t>
        </w:r>
      </w:ins>
      <w:r>
        <w:t xml:space="preserve">ing </w:t>
      </w:r>
      <w:del w:id="12969" w:author="GoldenCorpusHarness" w:date="2026-03-28T22:23:47Z">
        <w:r>
          <w:delText>Br</w:delText>
        </w:r>
      </w:del>
      <w:ins w:id="12970" w:author="GoldenCorpusHarness" w:date="2026-03-28T22:23:47Z">
        <w:r>
          <w:t>to dis</w:t>
        </w:r>
      </w:ins>
      <w:r>
        <w:t>eas</w:t>
      </w:r>
      <w:ins w:id="12971" w:author="GoldenCorpusHarness" w:date="2026-03-28T22:23:47Z">
        <w:r>
          <w:t>e progression should be en</w:t>
        </w:r>
      </w:ins>
      <w:r>
        <w:t>t</w:t>
      </w:r>
      <w:ins w:id="12972" w:author="GoldenCorpusHarness" w:date="2026-03-28T22:23:47Z">
        <w:r>
          <w:t xml:space="preserve">ered in the eCRF within 3 days of the participant’s visit, where </w:t>
        </w:r>
      </w:ins>
      <w:r>
        <w:t>fe</w:t>
      </w:r>
      <w:ins w:id="12973" w:author="GoldenCorpusHarness" w:date="2026-03-28T22:23:47Z">
        <w:r>
          <w:t>asibl</w:t>
        </w:r>
      </w:ins>
      <w:r>
        <w:t>e</w:t>
      </w:r>
      <w:del w:id="12974" w:author="GoldenCorpusHarness" w:date="2026-03-28T22:23:47Z">
        <w:r>
          <w:delText>ding</w:delText>
        </w:r>
      </w:del>
      <w:ins w:id="12975" w:author="GoldenCorpusHarness" w:date="2026-03-28T22:23:47Z">
        <w:r>
          <w:t>.</w:t>
        </w:r>
      </w:ins>
    </w:p>
    <w:p ns2:paraId="778C07EE" ns2:textId="77777777" w:rsidR="000F6A84" w:rsidRPr="00364D36" w:rsidRDefault="00895D30" w:rsidP="00364D36">
      <w:pPr>
        <w:pStyle w:val="paragraph0"/>
      </w:pPr>
      <w:del w:id="12976" w:author="GoldenCorpusHarness" w:date="2026-03-28T22:23:47Z">
        <w:r>
          <w:delText>Alth</w:delText>
        </w:r>
      </w:del>
      <w:ins w:id="12977" w:author="GoldenCorpusHarness" w:date="2026-03-28T22:23:47Z">
        <w:r>
          <w:t>Pr</w:t>
        </w:r>
      </w:ins>
      <w:r>
        <w:t>o</w:t>
      </w:r>
      <w:del w:id="12978" w:author="GoldenCorpusHarness" w:date="2026-03-28T22:23:47Z">
        <w:r>
          <w:delText>u</w:delText>
        </w:r>
      </w:del>
      <w:r>
        <w:t>g</w:t>
      </w:r>
      <w:del w:id="12979" w:author="GoldenCorpusHarness" w:date="2026-03-28T22:23:47Z">
        <w:r>
          <w:delText>h p</w:delText>
        </w:r>
      </w:del>
      <w:r>
        <w:t>re</w:t>
      </w:r>
      <w:del w:id="12980" w:author="GoldenCorpusHarness" w:date="2026-03-28T22:23:47Z">
        <w:r>
          <w:delText>g</w:delText>
        </w:r>
      </w:del>
      <w:ins w:id="12981" w:author="GoldenCorpusHarness" w:date="2026-03-28T22:23:47Z">
        <w:r>
          <w:t>ssio</w:t>
        </w:r>
      </w:ins>
      <w:r>
        <w:t>n</w:t>
      </w:r>
      <w:del w:id="12982" w:author="GoldenCorpusHarness" w:date="2026-03-28T22:23:47Z">
        <w:r>
          <w:delText>ancy</w:delText>
        </w:r>
      </w:del>
      <w:r>
        <w:t xml:space="preserve"> </w:t>
      </w:r>
      <w:del w:id="12983" w:author="GoldenCorpusHarness" w:date="2026-03-28T22:23:47Z">
        <w:r>
          <w:delText xml:space="preserve">and infant </w:delText>
        </w:r>
      </w:del>
      <w:ins w:id="12984" w:author="GoldenCorpusHarness" w:date="2026-03-28T22:23:47Z">
        <w:r>
          <w:t>V</w:t>
        </w:r>
      </w:ins>
      <w:r>
        <w:t>e</w:t>
      </w:r>
      <w:del w:id="12985" w:author="GoldenCorpusHarness" w:date="2026-03-28T22:23:47Z">
        <w:r>
          <w:delText>xposure du</w:delText>
        </w:r>
      </w:del>
      <w:r>
        <w:t>ri</w:t>
      </w:r>
      <w:del w:id="12986" w:author="GoldenCorpusHarness" w:date="2026-03-28T22:23:47Z">
        <w:r>
          <w:delText>ng breast</w:delText>
        </w:r>
      </w:del>
      <w:r>
        <w:t>f</w:t>
      </w:r>
      <w:del w:id="12987" w:author="GoldenCorpusHarness" w:date="2026-03-28T22:23:47Z">
        <w:r>
          <w:delText>eed</w:delText>
        </w:r>
      </w:del>
      <w:r>
        <w:t>i</w:t>
      </w:r>
      <w:del w:id="12988" w:author="GoldenCorpusHarness" w:date="2026-03-28T22:23:47Z">
        <w:r>
          <w:delText>ng are not consider</w:delText>
        </w:r>
      </w:del>
      <w:r>
        <w:t xml:space="preserve">ed </w:t>
      </w:r>
      <w:del w:id="12989" w:author="GoldenCorpusHarness" w:date="2026-03-28T22:23:47Z">
        <w:r>
          <w:delText>AEs, an</w:delText>
        </w:r>
      </w:del>
      <w:ins w:id="12990" w:author="GoldenCorpusHarness" w:date="2026-03-28T22:23:47Z">
        <w:r>
          <w:t>b</w:t>
        </w:r>
      </w:ins>
      <w:r>
        <w:t>y</w:t>
      </w:r>
      <w:del w:id="12991" w:author="GoldenCorpusHarness" w:date="2026-03-28T22:23:47Z">
        <w:r>
          <w:delText xml:space="preserve"> pregnancy or infant exposure during breastfeeding in a participant (spontaneously reported to the investigator or their designee) or a pregnancy that occurs during the study in a nonparticipant whose sexual partner is a participant capable of producing ejaculate is reportable to the</w:delText>
        </w:r>
      </w:del>
      <w:r>
        <w:t xml:space="preserve"> Sponsor</w:t>
      </w:r>
      <w:del w:id="12992" w:author="GoldenCorpusHarness" w:date="2026-03-28T22:23:47Z">
        <w:r>
          <w:delText>.</w:delText>
        </w:r>
      </w:del>
    </w:p>
    <w:p ns2:paraId="52192FAB" ns2:textId="77777777" w:rsidR="000F6A84" w:rsidRPr="00364D36" w:rsidRDefault="00895D30" w:rsidP="00364D36">
      <w:pPr>
        <w:pStyle w:val="paragraph0"/>
      </w:pPr>
      <w:del w:id="12993" w:author="GoldenCorpusHarness" w:date="2026-03-28T22:23:47Z">
        <w:r>
          <w:delText>All reported pre</w:delText>
        </w:r>
      </w:del>
      <w:ins w:id="12994" w:author="GoldenCorpusHarness" w:date="2026-03-28T22:23:47Z">
        <w:r>
          <w:t>If pro</w:t>
        </w:r>
      </w:ins>
      <w:r>
        <w:t>g</w:t>
      </w:r>
      <w:del w:id="12995" w:author="GoldenCorpusHarness" w:date="2026-03-28T22:23:47Z">
        <w:r>
          <w:delText xml:space="preserve">nancies </w:delText>
        </w:r>
      </w:del>
      <w:ins w:id="12996" w:author="GoldenCorpusHarness" w:date="2026-03-28T22:23:47Z">
        <w:r>
          <w:t>ression is verified by the Sponsor, then the participant will be discontinued fro</w:t>
        </w:r>
      </w:ins>
      <w:r>
        <w:t>m</w:t>
      </w:r>
      <w:del w:id="12997" w:author="GoldenCorpusHarness" w:date="2026-03-28T22:23:47Z">
        <w:r>
          <w:delText>ust be foll</w:delText>
        </w:r>
      </w:del>
      <w:ins w:id="12998" w:author="GoldenCorpusHarness" w:date="2026-03-28T22:23:47Z">
        <w:r>
          <w:t xml:space="preserve"> study treatment. H</w:t>
        </w:r>
      </w:ins>
      <w:r>
        <w:t>owe</w:t>
      </w:r>
      <w:del w:id="12999" w:author="GoldenCorpusHarness" w:date="2026-03-28T22:23:47Z">
        <w:r>
          <w:delText>d to the co</w:delText>
        </w:r>
      </w:del>
      <w:ins w:id="13000" w:author="GoldenCorpusHarness" w:date="2026-03-28T22:23:47Z">
        <w:r>
          <w:t>ver, the investigator can continue therapy beyond progression for a period of up to 2 weeks for clinically stable participants awaiting initiation of next line of therapy. If additional treat</w:t>
        </w:r>
      </w:ins>
      <w:r>
        <w:t>m</w:t>
      </w:r>
      <w:del w:id="13001" w:author="GoldenCorpusHarness" w:date="2026-03-28T22:23:47Z">
        <w:r>
          <w:delText>pletion/te</w:delText>
        </w:r>
      </w:del>
      <w:ins w:id="13002" w:author="GoldenCorpusHarness" w:date="2026-03-28T22:23:47Z">
        <w:r>
          <w:t>ent beyond 2 weeks is needed, Sponsor should be consulted (through the Sponsor consultation fo</w:t>
        </w:r>
      </w:ins>
      <w:r>
        <w:t>rm</w:t>
      </w:r>
      <w:del w:id="13003" w:author="GoldenCorpusHarness" w:date="2026-03-28T22:23:47Z">
        <w:r>
          <w:delText>ination of the pregnancy</w:delText>
        </w:r>
      </w:del>
      <w:ins w:id="13004" w:author="GoldenCorpusHarness" w:date="2026-03-28T22:23:47Z">
        <w:r>
          <w:t>)</w:t>
        </w:r>
      </w:ins>
      <w:r>
        <w:t>.</w:t>
      </w:r>
    </w:p>
    <w:p ns2:paraId="2B4696DA" ns2:textId="77777777" w:rsidR="000F6A84" w:rsidRPr="00364D36" w:rsidRDefault="00895D30" w:rsidP="00364D36">
      <w:pPr>
        <w:pStyle w:val="paragraph0"/>
      </w:pPr>
      <w:del w:id="13005" w:author="GoldenCorpusHarness" w:date="2026-03-28T22:23:47Z">
        <w:r>
          <w:delText>Any p</w:delText>
        </w:r>
      </w:del>
      <w:ins w:id="13006" w:author="GoldenCorpusHarness" w:date="2026-03-28T22:23:47Z">
        <w:r>
          <w:t>Prog</w:t>
        </w:r>
      </w:ins>
      <w:r>
        <w:t>re</w:t>
      </w:r>
      <w:del w:id="13007" w:author="GoldenCorpusHarness" w:date="2026-03-28T22:23:47Z">
        <w:r>
          <w:delText>gnancy complicat</w:delText>
        </w:r>
      </w:del>
      <w:ins w:id="13008" w:author="GoldenCorpusHarness" w:date="2026-03-28T22:23:47Z">
        <w:r>
          <w:t>ss</w:t>
        </w:r>
      </w:ins>
      <w:r>
        <w:t xml:space="preserve">ion </w:t>
      </w:r>
      <w:del w:id="13009" w:author="GoldenCorpusHarness" w:date="2026-03-28T22:23:47Z">
        <w:r>
          <w:delText>w</w:delText>
        </w:r>
      </w:del>
      <w:ins w:id="13010" w:author="GoldenCorpusHarness" w:date="2026-03-28T22:23:47Z">
        <w:r>
          <w:t>Not Ver</w:t>
        </w:r>
      </w:ins>
      <w:r>
        <w:t>i</w:t>
      </w:r>
      <w:del w:id="13011" w:author="GoldenCorpusHarness" w:date="2026-03-28T22:23:47Z">
        <w:r>
          <w:delText>ll be report</w:delText>
        </w:r>
      </w:del>
      <w:ins w:id="13012" w:author="GoldenCorpusHarness" w:date="2026-03-28T22:23:47Z">
        <w:r>
          <w:t>fi</w:t>
        </w:r>
      </w:ins>
      <w:r>
        <w:t xml:space="preserve">ed </w:t>
      </w:r>
      <w:del w:id="13013" w:author="GoldenCorpusHarness" w:date="2026-03-28T22:23:47Z">
        <w:r>
          <w:delText>a</w:delText>
        </w:r>
      </w:del>
      <w:ins w:id="13014" w:author="GoldenCorpusHarness" w:date="2026-03-28T22:23:47Z">
        <w:r>
          <w:t>by Spon</w:t>
        </w:r>
      </w:ins>
      <w:r>
        <w:t>s</w:t>
      </w:r>
      <w:del w:id="13015" w:author="GoldenCorpusHarness" w:date="2026-03-28T22:23:47Z">
        <w:r>
          <w:delText xml:space="preserve"> an AE </w:delText>
        </w:r>
      </w:del>
      <w:r>
        <w:t>or</w:t>
      </w:r>
      <w:del w:id="13016" w:author="GoldenCorpusHarness" w:date="2026-03-28T22:23:47Z">
        <w:r>
          <w:delText xml:space="preserve"> SAE.</w:delText>
        </w:r>
      </w:del>
    </w:p>
    <w:p ns2:paraId="4E15F9F8" ns2:textId="77777777" w:rsidR="000F6A84" w:rsidRPr="00364D36" w:rsidRDefault="00895D30" w:rsidP="00364D36">
      <w:pPr>
        <w:pStyle w:val="paragraph0"/>
      </w:pPr>
      <w:del w:id="13017" w:author="GoldenCorpusHarness" w:date="2026-03-28T22:23:47Z">
        <w:r>
          <w:delText>T</w:delText>
        </w:r>
      </w:del>
      <w:ins w:id="13018" w:author="GoldenCorpusHarness" w:date="2026-03-28T22:23:47Z">
        <w:r>
          <w:t>If progression is not verified by t</w:t>
        </w:r>
      </w:ins>
      <w:r>
        <w:t xml:space="preserve">he </w:t>
      </w:r>
      <w:del w:id="13019" w:author="GoldenCorpusHarness" w:date="2026-03-28T22:23:47Z">
        <w:r>
          <w:delText>medical reas</w:delText>
        </w:r>
      </w:del>
      <w:ins w:id="13020" w:author="GoldenCorpusHarness" w:date="2026-03-28T22:23:47Z">
        <w:r>
          <w:t>Sp</w:t>
        </w:r>
      </w:ins>
      <w:r>
        <w:t>on</w:t>
      </w:r>
      <w:del w:id="13021" w:author="GoldenCorpusHarness" w:date="2026-03-28T22:23:47Z">
        <w:r>
          <w:delText xml:space="preserve"> (example: maternal health or fetal di</w:delText>
        </w:r>
      </w:del>
      <w:r>
        <w:t>s</w:t>
      </w:r>
      <w:del w:id="13022" w:author="GoldenCorpusHarness" w:date="2026-03-28T22:23:47Z">
        <w:r>
          <w:delText>ease) f</w:delText>
        </w:r>
      </w:del>
      <w:r>
        <w:t>or an</w:t>
      </w:r>
      <w:ins w:id="13023" w:author="GoldenCorpusHarness" w:date="2026-03-28T22:23:47Z">
        <w:r>
          <w:t>d</w:t>
        </w:r>
      </w:ins>
      <w:r>
        <w:t xml:space="preserve"> </w:t>
      </w:r>
      <w:ins w:id="13024" w:author="GoldenCorpusHarness" w:date="2026-03-28T22:23:47Z">
        <w:r>
          <w:t>if th</w:t>
        </w:r>
      </w:ins>
      <w:r>
        <w:t>e</w:t>
      </w:r>
      <w:ins w:id="13025" w:author="GoldenCorpusHarness" w:date="2026-03-28T22:23:47Z">
        <w:r>
          <w:t xml:space="preserve"> participant is clinically stab</w:t>
        </w:r>
      </w:ins>
      <w:r>
        <w:t>le</w:t>
      </w:r>
      <w:del w:id="13026" w:author="GoldenCorpusHarness" w:date="2026-03-28T22:23:47Z">
        <w:r>
          <w:delText>ctiv</w:delText>
        </w:r>
      </w:del>
      <w:ins w:id="13027" w:author="GoldenCorpusHarness" w:date="2026-03-28T22:23:47Z">
        <w:r>
          <w:t xml:space="preserve"> (R</w:t>
        </w:r>
      </w:ins>
      <w:r>
        <w:t>e</w:t>
      </w:r>
      <w:ins w:id="13028" w:author="GoldenCorpusHarness" w:date="2026-03-28T22:23:47Z">
        <w:r>
          <w:t>fer</w:t>
        </w:r>
      </w:ins>
      <w:r>
        <w:t xml:space="preserve"> t</w:t>
      </w:r>
      <w:ins w:id="13029" w:author="GoldenCorpusHarness" w:date="2026-03-28T22:23:47Z">
        <w:r>
          <w:t>o d</w:t>
        </w:r>
      </w:ins>
      <w:r>
        <w:t>e</w:t>
      </w:r>
      <w:del w:id="13030" w:author="GoldenCorpusHarness" w:date="2026-03-28T22:23:47Z">
        <w:r>
          <w:delText>rm</w:delText>
        </w:r>
      </w:del>
      <w:ins w:id="13031" w:author="GoldenCorpusHarness" w:date="2026-03-28T22:23:47Z">
        <w:r>
          <w:t>f</w:t>
        </w:r>
      </w:ins>
      <w:r>
        <w:t>in</w:t>
      </w:r>
      <w:del w:id="13032" w:author="GoldenCorpusHarness" w:date="2026-03-28T22:23:47Z">
        <w:r>
          <w:delText>a</w:delText>
        </w:r>
      </w:del>
      <w:ins w:id="13033" w:author="GoldenCorpusHarness" w:date="2026-03-28T22:23:47Z">
        <w:r>
          <w:t>i</w:t>
        </w:r>
      </w:ins>
      <w:r>
        <w:t xml:space="preserve">tion </w:t>
      </w:r>
      <w:del w:id="13034" w:author="GoldenCorpusHarness" w:date="2026-03-28T22:23:47Z">
        <w:r>
          <w:delText>of a pregnancy w</w:delText>
        </w:r>
      </w:del>
      <w:r>
        <w:t>i</w:t>
      </w:r>
      <w:del w:id="13035" w:author="GoldenCorpusHarness" w:date="2026-03-28T22:23:47Z">
        <w:r>
          <w:delText>ll be reported as a</w:delText>
        </w:r>
      </w:del>
      <w:r>
        <w:t xml:space="preserve">n </w:t>
      </w:r>
      <w:del w:id="13036" w:author="GoldenCorpusHarness" w:date="2026-03-28T22:23:47Z">
        <w:r>
          <w:delText xml:space="preserve">AE or </w:delText>
        </w:r>
      </w:del>
      <w:r>
        <w:t>S</w:t>
      </w:r>
      <w:del w:id="13037" w:author="GoldenCorpusHarness" w:date="2026-03-28T22:23:47Z">
        <w:r>
          <w:delText>AE. Prenatal testing showing that the fetus will be born with severe abnormalities/congenital anomalies that leads to an el</w:delText>
        </w:r>
      </w:del>
      <w:r>
        <w:t>ec</w:t>
      </w:r>
      <w:del w:id="13038" w:author="GoldenCorpusHarness" w:date="2026-03-28T22:23:47Z">
        <w:r>
          <w:delText>tive termina</w:delText>
        </w:r>
      </w:del>
      <w:r>
        <w:t xml:space="preserve">tion </w:t>
      </w:r>
      <w:del w:id="13039" w:author="GoldenCorpusHarness" w:date="2026-03-28T22:23:47Z">
        <w:r>
          <w:delText>of</w:delText>
        </w:r>
      </w:del>
      <w:ins w:id="13040" w:author="GoldenCorpusHarness" w:date="2026-03-28T22:23:47Z">
        <w:r>
          <w:t>8.2.1.3.1),</w:t>
        </w:r>
      </w:ins>
      <w:r>
        <w:t xml:space="preserve"> </w:t>
      </w:r>
      <w:del w:id="13041" w:author="GoldenCorpusHarness" w:date="2026-03-28T22:23:47Z">
        <w:r>
          <w:delText>a</w:delText>
        </w:r>
      </w:del>
      <w:ins w:id="13042" w:author="GoldenCorpusHarness" w:date="2026-03-28T22:23:47Z">
        <w:r>
          <w:t>study</w:t>
        </w:r>
      </w:ins>
      <w:r>
        <w:t xml:space="preserve"> </w:t>
      </w:r>
      <w:del w:id="13043" w:author="GoldenCorpusHarness" w:date="2026-03-28T22:23:47Z">
        <w:r>
          <w:delText>p</w:delText>
        </w:r>
      </w:del>
      <w:ins w:id="13044" w:author="GoldenCorpusHarness" w:date="2026-03-28T22:23:47Z">
        <w:r>
          <w:t>t</w:t>
        </w:r>
      </w:ins>
      <w:r>
        <w:t>re</w:t>
      </w:r>
      <w:del w:id="13045" w:author="GoldenCorpusHarness" w:date="2026-03-28T22:23:47Z">
        <w:r>
          <w:delText>g</w:delText>
        </w:r>
      </w:del>
      <w:ins w:id="13046" w:author="GoldenCorpusHarness" w:date="2026-03-28T22:23:47Z">
        <w:r>
          <w:t>atme</w:t>
        </w:r>
      </w:ins>
      <w:r>
        <w:t>n</w:t>
      </w:r>
      <w:ins w:id="13047" w:author="GoldenCorpusHarness" w:date="2026-03-28T22:23:47Z">
        <w:r>
          <w:t>t m</w:t>
        </w:r>
      </w:ins>
      <w:r>
        <w:t>a</w:t>
      </w:r>
      <w:del w:id="13048" w:author="GoldenCorpusHarness" w:date="2026-03-28T22:23:47Z">
        <w:r>
          <w:delText>nc</w:delText>
        </w:r>
      </w:del>
      <w:r>
        <w:t xml:space="preserve">y </w:t>
      </w:r>
      <w:del w:id="13049" w:author="GoldenCorpusHarness" w:date="2026-03-28T22:23:47Z">
        <w:r>
          <w:delText>w</w:delText>
        </w:r>
      </w:del>
      <w:ins w:id="13050" w:author="GoldenCorpusHarness" w:date="2026-03-28T22:23:47Z">
        <w:r>
          <w:t>cont</w:t>
        </w:r>
      </w:ins>
      <w:r>
        <w:t>i</w:t>
      </w:r>
      <w:del w:id="13051" w:author="GoldenCorpusHarness" w:date="2026-03-28T22:23:47Z">
        <w:r>
          <w:delText>ll b</w:delText>
        </w:r>
      </w:del>
      <w:ins w:id="13052" w:author="GoldenCorpusHarness" w:date="2026-03-28T22:23:47Z">
        <w:r>
          <w:t>nu</w:t>
        </w:r>
      </w:ins>
      <w:r>
        <w:t>e</w:t>
      </w:r>
      <w:del w:id="13053" w:author="GoldenCorpusHarness" w:date="2026-03-28T22:23:47Z">
        <w:r>
          <w:delText xml:space="preserve"> reported as an SAE for the fetus.</w:delText>
        </w:r>
      </w:del>
      <w:ins w:id="13054" w:author="GoldenCorpusHarness" w:date="2026-03-28T22:23:47Z">
        <w:r>
          <w:t>:</w:t>
        </w:r>
      </w:ins>
    </w:p>
    <w:p ns2:paraId="3C237197" ns2:textId="77777777" w:rsidR="00A00713" w:rsidRPr="00EE328F" w:rsidRDefault="00895D30" w:rsidP="00364D36">
      <w:pPr>
        <w:pStyle w:val="paragraph0"/>
      </w:pPr>
      <w:del w:id="13055" w:author="GoldenCorpusHarness" w:date="2026-03-28T22:23:47Z">
        <w:r>
          <w:delText xml:space="preserve">Pregnancy outcomes of ectopic pregnancy, spontaneous abortion, missed abortion, benign hydatidiform mole, blighted ovum, fetal death, intrauterine death, miscarriage, and stillbirth must be reported as serious events (Important Medical Events). </w:delText>
        </w:r>
      </w:del>
      <w:r>
        <w:t xml:space="preserve">If the </w:t>
      </w:r>
      <w:del w:id="13056" w:author="GoldenCorpusHarness" w:date="2026-03-28T22:23:47Z">
        <w:r>
          <w:delText>p</w:delText>
        </w:r>
      </w:del>
      <w:ins w:id="13057" w:author="GoldenCorpusHarness" w:date="2026-03-28T22:23:47Z">
        <w:r>
          <w:t xml:space="preserve">investigator </w:t>
        </w:r>
      </w:ins>
      <w:r>
        <w:t>re</w:t>
      </w:r>
      <w:del w:id="13058" w:author="GoldenCorpusHarness" w:date="2026-03-28T22:23:47Z">
        <w:r>
          <w:delText>g</w:delText>
        </w:r>
      </w:del>
      <w:ins w:id="13059" w:author="GoldenCorpusHarness" w:date="2026-03-28T22:23:47Z">
        <w:r>
          <w:t>comme</w:t>
        </w:r>
      </w:ins>
      <w:r>
        <w:t>n</w:t>
      </w:r>
      <w:del w:id="13060" w:author="GoldenCorpusHarness" w:date="2026-03-28T22:23:47Z">
        <w:r>
          <w:delText>ancy</w:delText>
        </w:r>
      </w:del>
      <w:ins w:id="13061" w:author="GoldenCorpusHarness" w:date="2026-03-28T22:23:47Z">
        <w:r>
          <w:t>ds</w:t>
        </w:r>
      </w:ins>
      <w:r>
        <w:t xml:space="preserve"> continu</w:t>
      </w:r>
      <w:del w:id="13062" w:author="GoldenCorpusHarness" w:date="2026-03-28T22:23:47Z">
        <w:r>
          <w:delText xml:space="preserve">es </w:delText>
        </w:r>
      </w:del>
      <w:ins w:id="13063" w:author="GoldenCorpusHarness" w:date="2026-03-28T22:23:47Z">
        <w:r>
          <w:t>a</w:t>
        </w:r>
      </w:ins>
      <w:r>
        <w:t>t</w:t>
      </w:r>
      <w:ins w:id="13064" w:author="GoldenCorpusHarness" w:date="2026-03-28T22:23:47Z">
        <w:r>
          <w:t>i</w:t>
        </w:r>
      </w:ins>
      <w:r>
        <w:t>o</w:t>
      </w:r>
      <w:del w:id="13065" w:author="GoldenCorpusHarness" w:date="2026-03-28T22:23:47Z">
        <w:r>
          <w:delText xml:space="preserve"> term, the outcome (health</w:delText>
        </w:r>
      </w:del>
      <w:ins w:id="13066" w:author="GoldenCorpusHarness" w:date="2026-03-28T22:23:47Z">
        <w:r>
          <w:t>n</w:t>
        </w:r>
      </w:ins>
      <w:r>
        <w:t xml:space="preserve"> of </w:t>
      </w:r>
      <w:del w:id="13067" w:author="GoldenCorpusHarness" w:date="2026-03-28T22:23:47Z">
        <w:r>
          <w:delText>inf</w:delText>
        </w:r>
      </w:del>
      <w:ins w:id="13068" w:author="GoldenCorpusHarness" w:date="2026-03-28T22:23:47Z">
        <w:r>
          <w:t>study tre</w:t>
        </w:r>
      </w:ins>
      <w:r>
        <w:t>a</w:t>
      </w:r>
      <w:ins w:id="13069" w:author="GoldenCorpusHarness" w:date="2026-03-28T22:23:47Z">
        <w:r>
          <w:t>tme</w:t>
        </w:r>
      </w:ins>
      <w:r>
        <w:t>nt</w:t>
      </w:r>
      <w:del w:id="13070" w:author="GoldenCorpusHarness" w:date="2026-03-28T22:23:47Z">
        <w:r>
          <w:delText>) must also be reported</w:delText>
        </w:r>
      </w:del>
      <w:r>
        <w:t>.</w:t>
      </w:r>
    </w:p>
    <w:p ns2:paraId="36C9872C" ns2:textId="77777777" w:rsidR="00EE328F" w:rsidRDefault="00895D30" w:rsidP="00EE328F">
      <w:pPr>
        <w:pStyle w:val="Heading3"/>
      </w:pPr>
      <w:del w:id="13071" w:author="GoldenCorpusHarness" w:date="2026-03-28T22:23:47Z">
        <w:r>
          <w:delText>D</w:delText>
        </w:r>
      </w:del>
      <w:ins w:id="13072" w:author="GoldenCorpusHarness" w:date="2026-03-28T22:23:47Z">
        <w:r>
          <w:t xml:space="preserve">The Sponsor </w:t>
        </w:r>
      </w:ins>
      <w:r>
        <w:t>is</w:t>
      </w:r>
      <w:del w:id="13073" w:author="GoldenCorpusHarness" w:date="2026-03-28T22:23:47Z">
        <w:r>
          <w:delText>ea</w:delText>
        </w:r>
      </w:del>
      <w:ins w:id="13074" w:author="GoldenCorpusHarness" w:date="2026-03-28T22:23:47Z">
        <w:r>
          <w:t xml:space="preserve"> con</w:t>
        </w:r>
      </w:ins>
      <w:r>
        <w:t>s</w:t>
      </w:r>
      <w:del w:id="13075" w:author="GoldenCorpusHarness" w:date="2026-03-28T22:23:47Z">
        <w:r>
          <w:delText>e-re</w:delText>
        </w:r>
      </w:del>
      <w:ins w:id="13076" w:author="GoldenCorpusHarness" w:date="2026-03-28T22:23:47Z">
        <w:r>
          <w:t>u</w:t>
        </w:r>
      </w:ins>
      <w:r>
        <w:t>l</w:t>
      </w:r>
      <w:del w:id="13077" w:author="GoldenCorpusHarness" w:date="2026-03-28T22:23:47Z">
        <w:r>
          <w:delText>a</w:delText>
        </w:r>
      </w:del>
      <w:r>
        <w:t xml:space="preserve">ted </w:t>
      </w:r>
      <w:del w:id="13078" w:author="GoldenCorpusHarness" w:date="2026-03-28T22:23:47Z">
        <w:r>
          <w:delText>E</w:delText>
        </w:r>
      </w:del>
      <w:ins w:id="13079" w:author="GoldenCorpusHarness" w:date="2026-03-28T22:23:47Z">
        <w:r>
          <w:t>and pro</w:t>
        </w:r>
      </w:ins>
      <w:r>
        <w:t>v</w:t>
      </w:r>
      <w:ins w:id="13080" w:author="GoldenCorpusHarness" w:date="2026-03-28T22:23:47Z">
        <w:r>
          <w:t>ides approval to continue treatm</w:t>
        </w:r>
      </w:ins>
      <w:r>
        <w:t>ent</w:t>
      </w:r>
      <w:del w:id="13081" w:author="GoldenCorpusHarness" w:date="2026-03-28T22:23:47Z">
        <w:r>
          <w:delText>s</w:delText>
        </w:r>
      </w:del>
      <w:ins w:id="13082" w:author="GoldenCorpusHarness" w:date="2026-03-28T22:23:47Z">
        <w:r>
          <w:t>.</w:t>
        </w:r>
      </w:ins>
      <w:r>
        <w:t xml:space="preserve"> </w:t>
      </w:r>
      <w:del w:id="13083" w:author="GoldenCorpusHarness" w:date="2026-03-28T22:23:47Z">
        <w:r>
          <w:delText>and/or Disease-related Outcomes Not Qualifying as AEs or SAEs</w:delText>
        </w:r>
      </w:del>
    </w:p>
    <w:p ns2:paraId="6C536A3D" ns2:textId="77777777" w:rsidR="000F6A84" w:rsidRDefault="00895D30" w:rsidP="00364D36">
      <w:pPr>
        <w:pStyle w:val="paragraph0"/>
      </w:pPr>
      <w:del w:id="13084" w:author="GoldenCorpusHarness" w:date="2026-03-28T22:23:47Z">
        <w:r>
          <w:delText>Effic</w:delText>
        </w:r>
      </w:del>
      <w:ins w:id="13085" w:author="GoldenCorpusHarness" w:date="2026-03-28T22:23:47Z">
        <w:r>
          <w:t xml:space="preserve">No other </w:t>
        </w:r>
      </w:ins>
      <w:r>
        <w:t>a</w:t>
      </w:r>
      <w:del w:id="13086" w:author="GoldenCorpusHarness" w:date="2026-03-28T22:23:47Z">
        <w:r>
          <w:delText>cy endpoi</w:delText>
        </w:r>
      </w:del>
      <w:r>
        <w:t>nt</w:t>
      </w:r>
      <w:del w:id="13087" w:author="GoldenCorpusHarness" w:date="2026-03-28T22:23:47Z">
        <w:r>
          <w:delText xml:space="preserve">s as </w:delText>
        </w:r>
      </w:del>
      <w:ins w:id="13088" w:author="GoldenCorpusHarness" w:date="2026-03-28T22:23:47Z">
        <w:r>
          <w:t>itum</w:t>
        </w:r>
      </w:ins>
      <w:r>
        <w:t>o</w:t>
      </w:r>
      <w:del w:id="13089" w:author="GoldenCorpusHarness" w:date="2026-03-28T22:23:47Z">
        <w:r>
          <w:delText>utlined in</w:delText>
        </w:r>
      </w:del>
      <w:ins w:id="13090" w:author="GoldenCorpusHarness" w:date="2026-03-28T22:23:47Z">
        <w:r>
          <w:t>r</w:t>
        </w:r>
      </w:ins>
      <w:r>
        <w:t xml:space="preserve"> th</w:t>
      </w:r>
      <w:ins w:id="13091" w:author="GoldenCorpusHarness" w:date="2026-03-28T22:23:47Z">
        <w:r>
          <w:t>erapy (eg, chemotherapy, rad</w:t>
        </w:r>
      </w:ins>
      <w:r>
        <w:t>i</w:t>
      </w:r>
      <w:del w:id="13092" w:author="GoldenCorpusHarness" w:date="2026-03-28T22:23:47Z">
        <w:r>
          <w:delText>s sec</w:delText>
        </w:r>
      </w:del>
      <w:ins w:id="13093" w:author="GoldenCorpusHarness" w:date="2026-03-28T22:23:47Z">
        <w:r>
          <w:t>a</w:t>
        </w:r>
      </w:ins>
      <w:r>
        <w:t>tion</w:t>
      </w:r>
      <w:ins w:id="13094" w:author="GoldenCorpusHarness" w:date="2026-03-28T22:23:47Z">
        <w:r>
          <w:t>)</w:t>
        </w:r>
      </w:ins>
      <w:r>
        <w:t xml:space="preserve"> </w:t>
      </w:r>
      <w:del w:id="13095" w:author="GoldenCorpusHarness" w:date="2026-03-28T22:23:47Z">
        <w:r>
          <w:delText>will not</w:delText>
        </w:r>
      </w:del>
      <w:ins w:id="13096" w:author="GoldenCorpusHarness" w:date="2026-03-28T22:23:47Z">
        <w:r>
          <w:t>has</w:t>
        </w:r>
      </w:ins>
      <w:r>
        <w:t xml:space="preserve"> be</w:t>
      </w:r>
      <w:ins w:id="13097" w:author="GoldenCorpusHarness" w:date="2026-03-28T22:23:47Z">
        <w:r>
          <w:t>en</w:t>
        </w:r>
      </w:ins>
      <w:r>
        <w:t xml:space="preserve"> </w:t>
      </w:r>
      <w:ins w:id="13098" w:author="GoldenCorpusHarness" w:date="2026-03-28T22:23:47Z">
        <w:r>
          <w:t>administe</w:t>
        </w:r>
      </w:ins>
      <w:r>
        <w:t>re</w:t>
      </w:r>
      <w:del w:id="13099" w:author="GoldenCorpusHarness" w:date="2026-03-28T22:23:47Z">
        <w:r>
          <w:delText>porte</w:delText>
        </w:r>
      </w:del>
      <w:r>
        <w:t>d</w:t>
      </w:r>
      <w:del w:id="13100" w:author="GoldenCorpusHarness" w:date="2026-03-28T22:23:47Z">
        <w:r>
          <w:delText xml:space="preserve"> to the Sponsor as described in Section 8</w:delText>
        </w:r>
      </w:del>
      <w:r>
        <w:t>.</w:t>
      </w:r>
      <w:del w:id="13101" w:author="GoldenCorpusHarness" w:date="2026-03-28T22:23:47Z">
        <w:r>
          <w:delText>4.1.</w:delText>
        </w:r>
      </w:del>
    </w:p>
    <w:p ns2:paraId="571F9C65" ns2:textId="77777777" w:rsidR="000F6A84" w:rsidRDefault="00895D30" w:rsidP="00364D36">
      <w:pPr>
        <w:pStyle w:val="paragraph0"/>
      </w:pPr>
      <w:del w:id="13102" w:author="GoldenCorpusHarness" w:date="2026-03-28T22:23:47Z">
        <w:r>
          <w:delText>Specifically, t</w:delText>
        </w:r>
      </w:del>
      <w:ins w:id="13103" w:author="GoldenCorpusHarness" w:date="2026-03-28T22:23:47Z">
        <w:r>
          <w:t>T</w:t>
        </w:r>
      </w:ins>
      <w:r>
        <w:t xml:space="preserve">he </w:t>
      </w:r>
      <w:ins w:id="13104" w:author="GoldenCorpusHarness" w:date="2026-03-28T22:23:47Z">
        <w:r>
          <w:t>participant ha</w:t>
        </w:r>
      </w:ins>
      <w:r>
        <w:t>s</w:t>
      </w:r>
      <w:del w:id="13105" w:author="GoldenCorpusHarness" w:date="2026-03-28T22:23:47Z">
        <w:r>
          <w:delText>us</w:delText>
        </w:r>
      </w:del>
      <w:ins w:id="13106" w:author="GoldenCorpusHarness" w:date="2026-03-28T22:23:47Z">
        <w:r>
          <w:t xml:space="preserve"> </w:t>
        </w:r>
      </w:ins>
      <w:r>
        <w:t>p</w:t>
      </w:r>
      <w:del w:id="13107" w:author="GoldenCorpusHarness" w:date="2026-03-28T22:23:47Z">
        <w:r>
          <w:delText>ect</w:delText>
        </w:r>
      </w:del>
      <w:ins w:id="13108" w:author="GoldenCorpusHarness" w:date="2026-03-28T22:23:47Z">
        <w:r>
          <w:t>rovid</w:t>
        </w:r>
      </w:ins>
      <w:r>
        <w:t>ed</w:t>
      </w:r>
      <w:del w:id="13109" w:author="GoldenCorpusHarness" w:date="2026-03-28T22:23:47Z">
        <w:r>
          <w:delText>/actual events</w:delText>
        </w:r>
      </w:del>
      <w:r>
        <w:t xml:space="preserve"> co</w:t>
      </w:r>
      <w:del w:id="13110" w:author="GoldenCorpusHarness" w:date="2026-03-28T22:23:47Z">
        <w:r>
          <w:delText>vered i</w:delText>
        </w:r>
      </w:del>
      <w:r>
        <w:t>n</w:t>
      </w:r>
      <w:del w:id="13111" w:author="GoldenCorpusHarness" w:date="2026-03-28T22:23:47Z">
        <w:r>
          <w:delText xml:space="preserve"> thi</w:delText>
        </w:r>
      </w:del>
      <w:r>
        <w:t>s</w:t>
      </w:r>
      <w:del w:id="13112" w:author="GoldenCorpusHarness" w:date="2026-03-28T22:23:47Z">
        <w:r>
          <w:delText xml:space="preserve"> exception include any ev</w:delText>
        </w:r>
      </w:del>
      <w:r>
        <w:t>ent t</w:t>
      </w:r>
      <w:del w:id="13113" w:author="GoldenCorpusHarness" w:date="2026-03-28T22:23:47Z">
        <w:r>
          <w:delText>h</w:delText>
        </w:r>
      </w:del>
      <w:ins w:id="13114" w:author="GoldenCorpusHarness" w:date="2026-03-28T22:23:47Z">
        <w:r>
          <w:t>o continue tre</w:t>
        </w:r>
      </w:ins>
      <w:r>
        <w:t>at</w:t>
      </w:r>
      <w:del w:id="13115" w:author="GoldenCorpusHarness" w:date="2026-03-28T22:23:47Z">
        <w:r>
          <w:delText xml:space="preserve"> is dis</w:delText>
        </w:r>
      </w:del>
      <w:ins w:id="13116" w:author="GoldenCorpusHarness" w:date="2026-03-28T22:23:47Z">
        <w:r>
          <w:t>m</w:t>
        </w:r>
      </w:ins>
      <w:r>
        <w:t>e</w:t>
      </w:r>
      <w:del w:id="13117" w:author="GoldenCorpusHarness" w:date="2026-03-28T22:23:47Z">
        <w:r>
          <w:delText>ase progressio</w:delText>
        </w:r>
      </w:del>
      <w:r>
        <w:t>n</w:t>
      </w:r>
      <w:del w:id="13118" w:author="GoldenCorpusHarness" w:date="2026-03-28T22:23:47Z">
        <w:r>
          <w:delText xml:space="preserve"> of </w:delText>
        </w:r>
      </w:del>
      <w:r>
        <w:t>t</w:t>
      </w:r>
      <w:del w:id="13119" w:author="GoldenCorpusHarness" w:date="2026-03-28T22:23:47Z">
        <w:r>
          <w:delText>he cancer under study</w:delText>
        </w:r>
      </w:del>
      <w:r>
        <w:t>.</w:t>
      </w:r>
    </w:p>
    <w:p ns2:paraId="72BFC0CE" ns2:textId="77777777" w:rsidR="00A00713" w:rsidRPr="00EE328F" w:rsidRDefault="00895D30" w:rsidP="00364D36">
      <w:pPr>
        <w:pStyle w:val="paragraph0"/>
      </w:pPr>
      <w:del w:id="13120" w:author="GoldenCorpusHarness" w:date="2026-03-28T22:23:47Z">
        <w:r>
          <w:delText>The Sponsor will ensure that unblinded aggregated efficacy endpoint events and safety data are monitored to safeguard the participants in the study.</w:delText>
        </w:r>
      </w:del>
    </w:p>
    <w:p ns2:paraId="4154912D" ns2:textId="77777777" w:rsidR="00EE328F" w:rsidRPr="00EE328F" w:rsidRDefault="00895D30" w:rsidP="0064358E">
      <w:pPr>
        <w:pStyle w:val="Heading3"/>
      </w:pPr>
      <w:del w:id="13121" w:author="GoldenCorpusHarness" w:date="2026-03-28T22:23:47Z">
        <w:r>
          <w:delText>Ev</w:delText>
        </w:r>
      </w:del>
      <w:ins w:id="13122" w:author="GoldenCorpusHarness" w:date="2026-03-28T22:23:47Z">
        <w:r>
          <w:t>Th</w:t>
        </w:r>
      </w:ins>
      <w:r>
        <w:t>e</w:t>
      </w:r>
      <w:del w:id="13123" w:author="GoldenCorpusHarness" w:date="2026-03-28T22:23:47Z">
        <w:r>
          <w:delText>nts</w:delText>
        </w:r>
      </w:del>
      <w:r>
        <w:t xml:space="preserve"> </w:t>
      </w:r>
      <w:del w:id="13124" w:author="GoldenCorpusHarness" w:date="2026-03-28T22:23:47Z">
        <w:r>
          <w:delText>of C</w:delText>
        </w:r>
      </w:del>
      <w:ins w:id="13125" w:author="GoldenCorpusHarness" w:date="2026-03-28T22:23:47Z">
        <w:r>
          <w:t>c</w:t>
        </w:r>
      </w:ins>
      <w:r>
        <w:t xml:space="preserve">linical </w:t>
      </w:r>
      <w:del w:id="13126" w:author="GoldenCorpusHarness" w:date="2026-03-28T22:23:47Z">
        <w:r>
          <w:delText>I</w:delText>
        </w:r>
      </w:del>
      <w:ins w:id="13127" w:author="GoldenCorpusHarness" w:date="2026-03-28T22:23:47Z">
        <w:r>
          <w:t>data related to disease assessme</w:t>
        </w:r>
      </w:ins>
      <w:r>
        <w:t>nt</w:t>
      </w:r>
      <w:ins w:id="13128" w:author="GoldenCorpusHarness" w:date="2026-03-28T22:23:47Z">
        <w:r>
          <w:t xml:space="preserve"> will b</w:t>
        </w:r>
      </w:ins>
      <w:r>
        <w:t>e</w:t>
      </w:r>
      <w:ins w:id="13129" w:author="GoldenCorpusHarness" w:date="2026-03-28T22:23:47Z">
        <w:r>
          <w:t xml:space="preserve"> </w:t>
        </w:r>
      </w:ins>
      <w:r>
        <w:t>re</w:t>
      </w:r>
      <w:ins w:id="13130" w:author="GoldenCorpusHarness" w:date="2026-03-28T22:23:47Z">
        <w:r>
          <w:t>tro</w:t>
        </w:r>
      </w:ins>
      <w:r>
        <w:t>s</w:t>
      </w:r>
      <w:ins w:id="13131" w:author="GoldenCorpusHarness" w:date="2026-03-28T22:23:47Z">
        <w:r>
          <w:t>pec</w:t>
        </w:r>
      </w:ins>
      <w:r>
        <w:t>t</w:t>
      </w:r>
      <w:ins w:id="13132" w:author="GoldenCorpusHarness" w:date="2026-03-28T22:23:47Z">
        <w:r>
          <w:t>ively reviewed centrally and the central assessment will be used in each analysis of PFS.</w:t>
        </w:r>
      </w:ins>
    </w:p>
    <w:p ns2:paraId="2768FF60" ns2:textId="77777777" w:rsidR="009602AE" w:rsidRPr="0057420F" w:rsidRDefault="00895D30" w:rsidP="0057420F">
      <w:pPr>
        <w:pStyle w:val="Paragraph"/>
      </w:pPr>
      <w:ins w:id="13133" w:author="GoldenCorpusHarness" w:date="2026-03-28T22:23:47Z">
        <w:r>
          <w:t>CLL/</w:t>
        </w:r>
      </w:ins>
      <w:r>
        <w:t>S</w:t>
      </w:r>
      <w:del w:id="13134" w:author="GoldenCorpusHarness" w:date="2026-03-28T22:23:47Z">
        <w:r>
          <w:delText>elected</w:delText>
        </w:r>
      </w:del>
      <w:ins w:id="13135" w:author="GoldenCorpusHarness" w:date="2026-03-28T22:23:47Z">
        <w:r>
          <w:t>LL</w:t>
        </w:r>
      </w:ins>
      <w:r>
        <w:t xml:space="preserve"> </w:t>
      </w:r>
      <w:del w:id="13136" w:author="GoldenCorpusHarness" w:date="2026-03-28T22:23:47Z">
        <w:r>
          <w:delText>serious and n</w:delText>
        </w:r>
      </w:del>
      <w:ins w:id="13137" w:author="GoldenCorpusHarness" w:date="2026-03-28T22:23:47Z">
        <w:r>
          <w:t>C</w:t>
        </w:r>
      </w:ins>
      <w:r>
        <w:t>ons</w:t>
      </w:r>
      <w:del w:id="13138" w:author="GoldenCorpusHarness" w:date="2026-03-28T22:23:47Z">
        <w:r>
          <w:delText>er</w:delText>
        </w:r>
      </w:del>
      <w:ins w:id="13139" w:author="GoldenCorpusHarness" w:date="2026-03-28T22:23:47Z">
        <w:r>
          <w:t>titut</w:t>
        </w:r>
      </w:ins>
      <w:r>
        <w:t>io</w:t>
      </w:r>
      <w:del w:id="13140" w:author="GoldenCorpusHarness" w:date="2026-03-28T22:23:47Z">
        <w:r>
          <w:delText xml:space="preserve">us AEs are </w:delText>
        </w:r>
      </w:del>
      <w:ins w:id="13141" w:author="GoldenCorpusHarness" w:date="2026-03-28T22:23:47Z">
        <w:r>
          <w:t>n</w:t>
        </w:r>
      </w:ins>
      <w:r>
        <w:t>al</w:t>
      </w:r>
      <w:del w:id="13142" w:author="GoldenCorpusHarness" w:date="2026-03-28T22:23:47Z">
        <w:r>
          <w:delText>so</w:delText>
        </w:r>
      </w:del>
      <w:r>
        <w:t xml:space="preserve"> </w:t>
      </w:r>
      <w:del w:id="13143" w:author="GoldenCorpusHarness" w:date="2026-03-28T22:23:47Z">
        <w:r>
          <w:delText xml:space="preserve">known as ECIs and </w:delText>
        </w:r>
      </w:del>
      <w:ins w:id="13144" w:author="GoldenCorpusHarness" w:date="2026-03-28T22:23:47Z">
        <w:r>
          <w:t>Sy</w:t>
        </w:r>
      </w:ins>
      <w:r>
        <w:t>m</w:t>
      </w:r>
      <w:del w:id="13145" w:author="GoldenCorpusHarness" w:date="2026-03-28T22:23:47Z">
        <w:r>
          <w:delText>ust be re</w:delText>
        </w:r>
      </w:del>
      <w:r>
        <w:t>p</w:t>
      </w:r>
      <w:del w:id="13146" w:author="GoldenCorpusHarness" w:date="2026-03-28T22:23:47Z">
        <w:r>
          <w:delText xml:space="preserve">orted </w:delText>
        </w:r>
      </w:del>
      <w:r>
        <w:t>to</w:t>
      </w:r>
      <w:del w:id="13147" w:author="GoldenCorpusHarness" w:date="2026-03-28T22:23:47Z">
        <w:r>
          <w:delText xml:space="preserve"> the Spon</w:delText>
        </w:r>
      </w:del>
      <w:ins w:id="13148" w:author="GoldenCorpusHarness" w:date="2026-03-28T22:23:47Z">
        <w:r>
          <w:t>m</w:t>
        </w:r>
      </w:ins>
      <w:r>
        <w:t>s</w:t>
      </w:r>
      <w:del w:id="13149" w:author="GoldenCorpusHarness" w:date="2026-03-28T22:23:47Z">
        <w:r>
          <w:delText>or.</w:delText>
        </w:r>
      </w:del>
    </w:p>
    <w:p ns2:paraId="0219DF6B" ns2:textId="77777777" w:rsidR="009602AE" w:rsidRPr="004F2572" w:rsidRDefault="00895D30" w:rsidP="0014270E">
      <w:pPr>
        <w:pStyle w:val="Paragraph"/>
        <w:keepNext/>
        <w:keepLines/>
      </w:pPr>
      <w:del w:id="13150" w:author="GoldenCorpusHarness" w:date="2026-03-28T22:23:47Z">
        <w:r>
          <w:delText>Events of clinical inter</w:delText>
        </w:r>
      </w:del>
      <w:ins w:id="13151" w:author="GoldenCorpusHarness" w:date="2026-03-28T22:23:47Z">
        <w:r>
          <w:t>Th</w:t>
        </w:r>
      </w:ins>
      <w:r>
        <w:t>es</w:t>
      </w:r>
      <w:del w:id="13152" w:author="GoldenCorpusHarness" w:date="2026-03-28T22:23:47Z">
        <w:r>
          <w:delText>t for this</w:delText>
        </w:r>
      </w:del>
      <w:ins w:id="13153" w:author="GoldenCorpusHarness" w:date="2026-03-28T22:23:47Z">
        <w:r>
          <w:t>e</w:t>
        </w:r>
      </w:ins>
      <w:r>
        <w:t xml:space="preserve"> s</w:t>
      </w:r>
      <w:ins w:id="13154" w:author="GoldenCorpusHarness" w:date="2026-03-28T22:23:47Z">
        <w:r>
          <w:t>ymp</w:t>
        </w:r>
      </w:ins>
      <w:r>
        <w:t>t</w:t>
      </w:r>
      <w:del w:id="13155" w:author="GoldenCorpusHarness" w:date="2026-03-28T22:23:47Z">
        <w:r>
          <w:delText>udy</w:delText>
        </w:r>
      </w:del>
      <w:ins w:id="13156" w:author="GoldenCorpusHarness" w:date="2026-03-28T22:23:47Z">
        <w:r>
          <w:t>oms</w:t>
        </w:r>
      </w:ins>
      <w:r>
        <w:t xml:space="preserve"> include</w:t>
      </w:r>
      <w:ins w:id="13157" w:author="GoldenCorpusHarness" w:date="2026-03-28T22:23:47Z">
        <w:r>
          <w:t xml:space="preserve"> the following</w:t>
        </w:r>
      </w:ins>
      <w:r>
        <w:t>:</w:t>
      </w:r>
    </w:p>
    <w:p ns2:paraId="359CC1AC" ns2:textId="77777777" w:rsidR="009602AE" w:rsidRPr="00F30116" w:rsidRDefault="00895D30" w:rsidP="0014270E">
      <w:pPr>
        <w:pStyle w:val="ListNumber"/>
        <w:keepNext/>
        <w:numPr>
          <w:ilvl w:val="0"/>
          <w:numId w:val="34"/>
        </w:numPr>
        <w:spacing w:after="240"/>
      </w:pPr>
      <w:del w:id="13158" w:author="GoldenCorpusHarness" w:date="2026-03-28T22:23:47Z">
        <w:r>
          <w:delText>Po</w:delText>
        </w:r>
      </w:del>
      <w:ins w:id="13159" w:author="GoldenCorpusHarness" w:date="2026-03-28T22:23:47Z">
        <w:r>
          <w:t>Unin</w:t>
        </w:r>
      </w:ins>
      <w:r>
        <w:t>tenti</w:t>
      </w:r>
      <w:ins w:id="13160" w:author="GoldenCorpusHarness" w:date="2026-03-28T22:23:47Z">
        <w:r>
          <w:t>on</w:t>
        </w:r>
      </w:ins>
      <w:r>
        <w:t xml:space="preserve">al </w:t>
      </w:r>
      <w:del w:id="13161" w:author="GoldenCorpusHarness" w:date="2026-03-28T22:23:47Z">
        <w:r>
          <w:delText>DILI</w:delText>
        </w:r>
      </w:del>
      <w:ins w:id="13162" w:author="GoldenCorpusHarness" w:date="2026-03-28T22:23:47Z">
        <w:r>
          <w:t>weight</w:t>
        </w:r>
      </w:ins>
      <w:r>
        <w:t xml:space="preserve"> </w:t>
      </w:r>
      <w:del w:id="13163" w:author="GoldenCorpusHarness" w:date="2026-03-28T22:23:47Z">
        <w:r>
          <w:delText>event</w:delText>
        </w:r>
      </w:del>
      <w:ins w:id="13164" w:author="GoldenCorpusHarness" w:date="2026-03-28T22:23:47Z">
        <w:r>
          <w:t>los</w:t>
        </w:r>
      </w:ins>
      <w:r>
        <w:t xml:space="preserve">s </w:t>
      </w:r>
      <w:del w:id="13165" w:author="GoldenCorpusHarness" w:date="2026-03-28T22:23:47Z">
        <w:r>
          <w:delText>def</w:delText>
        </w:r>
      </w:del>
      <w:ins w:id="13166" w:author="GoldenCorpusHarness" w:date="2026-03-28T22:23:47Z">
        <w:r>
          <w:t>≥10% with</w:t>
        </w:r>
      </w:ins>
      <w:r>
        <w:t>in</w:t>
      </w:r>
      <w:del w:id="13167" w:author="GoldenCorpusHarness" w:date="2026-03-28T22:23:47Z">
        <w:r>
          <w:delText>ed as an elevated AST or ALT laboratory value that is greater than or equal to 3X</w:delText>
        </w:r>
      </w:del>
      <w:r>
        <w:t xml:space="preserve"> the </w:t>
      </w:r>
      <w:del w:id="13168" w:author="GoldenCorpusHarness" w:date="2026-03-28T22:23:47Z">
        <w:r>
          <w:delText>ULN and an el</w:delText>
        </w:r>
      </w:del>
      <w:ins w:id="13169" w:author="GoldenCorpusHarness" w:date="2026-03-28T22:23:47Z">
        <w:r>
          <w:t>pr</w:t>
        </w:r>
      </w:ins>
      <w:r>
        <w:t>ev</w:t>
      </w:r>
      <w:del w:id="13170" w:author="GoldenCorpusHarness" w:date="2026-03-28T22:23:47Z">
        <w:r>
          <w:delText>ated</w:delText>
        </w:r>
      </w:del>
      <w:ins w:id="13171" w:author="GoldenCorpusHarness" w:date="2026-03-28T22:23:47Z">
        <w:r>
          <w:t>ious</w:t>
        </w:r>
      </w:ins>
      <w:r>
        <w:t xml:space="preserve"> </w:t>
      </w:r>
      <w:del w:id="13172" w:author="GoldenCorpusHarness" w:date="2026-03-28T22:23:47Z">
        <w:r>
          <w:delText>t</w:delText>
        </w:r>
      </w:del>
      <w:ins w:id="13173" w:author="GoldenCorpusHarness" w:date="2026-03-28T22:23:47Z">
        <w:r>
          <w:t>6 m</w:t>
        </w:r>
      </w:ins>
      <w:r>
        <w:t>o</w:t>
      </w:r>
      <w:del w:id="13174" w:author="GoldenCorpusHarness" w:date="2026-03-28T22:23:47Z">
        <w:r>
          <w:delText>tal bilirubi</w:delText>
        </w:r>
      </w:del>
      <w:r>
        <w:t>n</w:t>
      </w:r>
      <w:del w:id="13175" w:author="GoldenCorpusHarness" w:date="2026-03-28T22:23:47Z">
        <w:r>
          <w:delText xml:space="preserve"> laboratory value </w:delText>
        </w:r>
      </w:del>
      <w:r>
        <w:t>th</w:t>
      </w:r>
      <w:del w:id="13176" w:author="GoldenCorpusHarness" w:date="2026-03-28T22:23:47Z">
        <w:r>
          <w:delText>at i</w:delText>
        </w:r>
      </w:del>
      <w:r>
        <w:t>s</w:t>
      </w:r>
      <w:del w:id="13177" w:author="GoldenCorpusHarness" w:date="2026-03-28T22:23:47Z">
        <w:r>
          <w:delText xml:space="preserve"> greater than or equal to 2X the ULN and, at the same time, an alkaline phosphatase laboratory value that is less than 2X the ULN, as determined by way of protocol-specified laboratory testing or unscheduled laboratory testing</w:delText>
        </w:r>
      </w:del>
      <w:r>
        <w:t>.</w:t>
      </w:r>
      <w:del w:id="13178" w:author="GoldenCorpusHarness" w:date="2026-03-28T22:23:47Z">
        <w:r>
          <w:delText>*</w:delText>
        </w:r>
      </w:del>
    </w:p>
    <w:p ns2:paraId="59BEA6FF" ns2:textId="77777777" w:rsidR="009602AE" w:rsidRDefault="00895D30" w:rsidP="000F6A84">
      <w:pPr>
        <w:pStyle w:val="ListNumber2"/>
        <w:keepLines w:val="0"/>
        <w:numPr>
          <w:ilvl w:val="0"/>
          <w:numId w:val="0"/>
        </w:numPr>
        <w:spacing w:after="240"/>
        <w:ind w:left="360"/>
      </w:pPr>
      <w:del w:id="13179" w:author="GoldenCorpusHarness" w:date="2026-03-28T22:23:47Z">
        <w:r>
          <w:delText>*N</w:delText>
        </w:r>
      </w:del>
      <w:ins w:id="13180" w:author="GoldenCorpusHarness" w:date="2026-03-28T22:23:47Z">
        <w:r>
          <w:t>Signiﬁcant fatigue (ie, ECOG performance status 2 or worse; cann</w:t>
        </w:r>
      </w:ins>
      <w:r>
        <w:t>ot</w:t>
      </w:r>
      <w:del w:id="13181" w:author="GoldenCorpusHarness" w:date="2026-03-28T22:23:47Z">
        <w:r>
          <w:delText>e:</w:delText>
        </w:r>
      </w:del>
      <w:r>
        <w:t xml:space="preserve"> </w:t>
      </w:r>
      <w:del w:id="13182" w:author="GoldenCorpusHarness" w:date="2026-03-28T22:23:47Z">
        <w:r>
          <w:delText>These c</w:delText>
        </w:r>
      </w:del>
      <w:ins w:id="13183" w:author="GoldenCorpusHarness" w:date="2026-03-28T22:23:47Z">
        <w:r>
          <w:t>wo</w:t>
        </w:r>
      </w:ins>
      <w:r>
        <w:t>r</w:t>
      </w:r>
      <w:del w:id="13184" w:author="GoldenCorpusHarness" w:date="2026-03-28T22:23:47Z">
        <w:r>
          <w:delText>iteria are based</w:delText>
        </w:r>
      </w:del>
      <w:ins w:id="13185" w:author="GoldenCorpusHarness" w:date="2026-03-28T22:23:47Z">
        <w:r>
          <w:t>k</w:t>
        </w:r>
      </w:ins>
      <w:r>
        <w:t xml:space="preserve"> o</w:t>
      </w:r>
      <w:ins w:id="13186" w:author="GoldenCorpusHarness" w:date="2026-03-28T22:23:47Z">
        <w:r>
          <w:t>r u</w:t>
        </w:r>
      </w:ins>
      <w:r>
        <w:t>n</w:t>
      </w:r>
      <w:del w:id="13187" w:author="GoldenCorpusHarness" w:date="2026-03-28T22:23:47Z">
        <w:r>
          <w:delText xml:space="preserve"> avail</w:delText>
        </w:r>
      </w:del>
      <w:r>
        <w:t xml:space="preserve">able </w:t>
      </w:r>
      <w:del w:id="13188" w:author="GoldenCorpusHarness" w:date="2026-03-28T22:23:47Z">
        <w:r>
          <w:delText xml:space="preserve">regulatory guidance documents. The purpose of the criteria is </w:delText>
        </w:r>
      </w:del>
      <w:r>
        <w:t xml:space="preserve">to </w:t>
      </w:r>
      <w:del w:id="13189" w:author="GoldenCorpusHarness" w:date="2026-03-28T22:23:47Z">
        <w:r>
          <w:delText>s</w:delText>
        </w:r>
      </w:del>
      <w:r>
        <w:t>pe</w:t>
      </w:r>
      <w:del w:id="13190" w:author="GoldenCorpusHarness" w:date="2026-03-28T22:23:47Z">
        <w:r>
          <w:delText>ci</w:delText>
        </w:r>
      </w:del>
      <w:ins w:id="13191" w:author="GoldenCorpusHarness" w:date="2026-03-28T22:23:47Z">
        <w:r>
          <w:t>r</w:t>
        </w:r>
      </w:ins>
      <w:r>
        <w:t>f</w:t>
      </w:r>
      <w:del w:id="13192" w:author="GoldenCorpusHarness" w:date="2026-03-28T22:23:47Z">
        <w:r>
          <w:delText>y a threshold of abn</w:delText>
        </w:r>
      </w:del>
      <w:r>
        <w:t>orm</w:t>
      </w:r>
      <w:ins w:id="13193" w:author="GoldenCorpusHarness" w:date="2026-03-28T22:23:47Z">
        <w:r>
          <w:t xml:space="preserve"> usu</w:t>
        </w:r>
      </w:ins>
      <w:r>
        <w:t xml:space="preserve">al </w:t>
      </w:r>
      <w:del w:id="13194" w:author="GoldenCorpusHarness" w:date="2026-03-28T22:23:47Z">
        <w:r>
          <w:delText>hep</w:delText>
        </w:r>
      </w:del>
      <w:r>
        <w:t>a</w:t>
      </w:r>
      <w:ins w:id="13195" w:author="GoldenCorpusHarness" w:date="2026-03-28T22:23:47Z">
        <w:r>
          <w:t>c</w:t>
        </w:r>
      </w:ins>
      <w:r>
        <w:t>ti</w:t>
      </w:r>
      <w:del w:id="13196" w:author="GoldenCorpusHarness" w:date="2026-03-28T22:23:47Z">
        <w:r>
          <w:delText>c tests that may require an add</w:delText>
        </w:r>
      </w:del>
      <w:ins w:id="13197" w:author="GoldenCorpusHarness" w:date="2026-03-28T22:23:47Z">
        <w:r>
          <w:t>v</w:t>
        </w:r>
      </w:ins>
      <w:r>
        <w:t>iti</w:t>
      </w:r>
      <w:del w:id="13198" w:author="GoldenCorpusHarness" w:date="2026-03-28T22:23:47Z">
        <w:r>
          <w:delText>onal evaluation for an underlying etiology. The study-site guidance for ass</w:delText>
        </w:r>
      </w:del>
      <w:r>
        <w:t>es</w:t>
      </w:r>
      <w:del w:id="13199" w:author="GoldenCorpusHarness" w:date="2026-03-28T22:23:47Z">
        <w:r>
          <w:delText>sment and follow up of these criteria can be found in the Investigator Study File Binder (or equivalent</w:delText>
        </w:r>
      </w:del>
      <w:r>
        <w:t>).</w:t>
      </w:r>
    </w:p>
    <w:p ns2:paraId="0219685F" ns2:textId="6B70934D" w:rsidR="009602AE" w:rsidRPr="00AF46CA" w:rsidRDefault="00895D30" w:rsidP="009602AE">
      <w:pPr>
        <w:pStyle w:val="ListNumber"/>
        <w:keepLines w:val="0"/>
        <w:numPr>
          <w:ilvl w:val="0"/>
          <w:numId w:val="34"/>
        </w:numPr>
        <w:spacing w:after="240"/>
        <w:rPr>
          <w:rStyle w:val="PlaceholderText"/>
          <w:color w:val="auto"/>
        </w:rPr>
      </w:pPr>
      <w:del w:id="13200" w:author="GoldenCorpusHarness" w:date="2026-03-28T22:23:47Z">
        <w:r>
          <w:delText xml:space="preserve">Major hemorrhage: all serious hemorrhagic </w:delText>
        </w:r>
      </w:del>
      <w:ins w:id="13201" w:author="GoldenCorpusHarness" w:date="2026-03-28T22:23:47Z">
        <w:r>
          <w:t>F</w:t>
        </w:r>
      </w:ins>
      <w:r>
        <w:t>eve</w:t>
      </w:r>
      <w:del w:id="13202" w:author="GoldenCorpusHarness" w:date="2026-03-28T22:23:47Z">
        <w:r>
          <w:delText>nts, ≥G</w:delText>
        </w:r>
      </w:del>
      <w:r>
        <w:t>r</w:t>
      </w:r>
      <w:del w:id="13203" w:author="GoldenCorpusHarness" w:date="2026-03-28T22:23:47Z">
        <w:r>
          <w:delText>ade 3 hemorrhagic events, and CNS hemorrhage</w:delText>
        </w:r>
      </w:del>
      <w:r>
        <w:t xml:space="preserve">s of </w:t>
      </w:r>
      <w:del w:id="13204" w:author="GoldenCorpusHarness" w:date="2026-03-28T22:23:47Z">
        <w:r>
          <w:delText>any</w:delText>
        </w:r>
      </w:del>
      <w:ins w:id="13205" w:author="GoldenCorpusHarness" w:date="2026-03-28T22:23:47Z">
        <w:r>
          <w:t>100.5°F</w:t>
        </w:r>
      </w:ins>
      <w:r>
        <w:t xml:space="preserve"> </w:t>
      </w:r>
      <w:del w:id="13206" w:author="GoldenCorpusHarness" w:date="2026-03-28T22:23:47Z">
        <w:r>
          <w:delText>g</w:delText>
        </w:r>
      </w:del>
      <w:ins w:id="13207" w:author="GoldenCorpusHarness" w:date="2026-03-28T22:23:47Z">
        <w:r>
          <w:t>o</w:t>
        </w:r>
      </w:ins>
      <w:r>
        <w:t>r</w:t>
      </w:r>
      <w:del w:id="13208" w:author="GoldenCorpusHarness" w:date="2026-03-28T22:23:47Z">
        <w:r>
          <w:delText>a</w:delText>
        </w:r>
      </w:del>
      <w:ins w:id="13209" w:author="GoldenCorpusHarness" w:date="2026-03-28T22:23:47Z">
        <w:r>
          <w:t xml:space="preserve"> 38.0°C for 2 or more weeks without evi</w:t>
        </w:r>
      </w:ins>
      <w:r>
        <w:t>de</w:t>
      </w:r>
      <w:ins w:id="13210" w:author="GoldenCorpusHarness" w:date="2026-03-28T22:23:47Z">
        <w:r>
          <w:t>nce of infection</w:t>
        </w:r>
      </w:ins>
      <w:r>
        <w:t>.</w:t>
      </w:r>
    </w:p>
    <w:p ns2:paraId="23C5AEEC" ns2:textId="77777777" w:rsidR="009602AE" w:rsidRPr="00AF46CA" w:rsidRDefault="00895D30" w:rsidP="009602AE">
      <w:pPr>
        <w:pStyle w:val="ListNumber"/>
        <w:keepLines w:val="0"/>
        <w:numPr>
          <w:ilvl w:val="0"/>
          <w:numId w:val="34"/>
        </w:numPr>
        <w:spacing w:after="240"/>
        <w:rPr>
          <w:rStyle w:val="PlaceholderText"/>
          <w:color w:val="auto"/>
        </w:rPr>
      </w:pPr>
      <w:ins w:id="13211" w:author="GoldenCorpusHarness" w:date="2026-03-28T22:23:47Z">
        <w:r>
          <w:t xml:space="preserve">Night sweats for </w:t>
        </w:r>
      </w:ins>
      <w:r>
        <w:t>≥</w:t>
      </w:r>
      <w:del w:id="13212" w:author="GoldenCorpusHarness" w:date="2026-03-28T22:23:47Z">
        <w:r>
          <w:delText>Gra</w:delText>
        </w:r>
      </w:del>
      <w:ins w:id="13213" w:author="GoldenCorpusHarness" w:date="2026-03-28T22:23:47Z">
        <w:r>
          <w:t>1 month without evi</w:t>
        </w:r>
      </w:ins>
      <w:r>
        <w:t>de</w:t>
      </w:r>
      <w:ins w:id="13214" w:author="GoldenCorpusHarness" w:date="2026-03-28T22:23:47Z">
        <w:r>
          <w:t>nce</w:t>
        </w:r>
      </w:ins>
      <w:r>
        <w:t xml:space="preserve"> </w:t>
      </w:r>
      <w:del w:id="13215" w:author="GoldenCorpusHarness" w:date="2026-03-28T22:23:47Z">
        <w:r>
          <w:delText>3</w:delText>
        </w:r>
      </w:del>
      <w:ins w:id="13216" w:author="GoldenCorpusHarness" w:date="2026-03-28T22:23:47Z">
        <w:r>
          <w:t>of</w:t>
        </w:r>
      </w:ins>
      <w:r>
        <w:t xml:space="preserve"> </w:t>
      </w:r>
      <w:del w:id="13217" w:author="GoldenCorpusHarness" w:date="2026-03-28T22:23:47Z">
        <w:r>
          <w:delText>TLS r</w:delText>
        </w:r>
      </w:del>
      <w:ins w:id="13218" w:author="GoldenCorpusHarness" w:date="2026-03-28T22:23:47Z">
        <w:r>
          <w:t>inf</w:t>
        </w:r>
      </w:ins>
      <w:r>
        <w:t>e</w:t>
      </w:r>
      <w:del w:id="13219" w:author="GoldenCorpusHarness" w:date="2026-03-28T22:23:47Z">
        <w:r>
          <w:delText>la</w:delText>
        </w:r>
      </w:del>
      <w:ins w:id="13220" w:author="GoldenCorpusHarness" w:date="2026-03-28T22:23:47Z">
        <w:r>
          <w:t>c</w:t>
        </w:r>
      </w:ins>
      <w:r>
        <w:t>t</w:t>
      </w:r>
      <w:del w:id="13221" w:author="GoldenCorpusHarness" w:date="2026-03-28T22:23:47Z">
        <w:r>
          <w:delText>ed t</w:delText>
        </w:r>
      </w:del>
      <w:ins w:id="13222" w:author="GoldenCorpusHarness" w:date="2026-03-28T22:23:47Z">
        <w:r>
          <w:t>i</w:t>
        </w:r>
      </w:ins>
      <w:r>
        <w:t>o</w:t>
      </w:r>
      <w:del w:id="13223" w:author="GoldenCorpusHarness" w:date="2026-03-28T22:23:47Z">
        <w:r>
          <w:delText xml:space="preserve"> ve</w:delText>
        </w:r>
      </w:del>
      <w:r>
        <w:t>n</w:t>
      </w:r>
      <w:del w:id="13224" w:author="GoldenCorpusHarness" w:date="2026-03-28T22:23:47Z">
        <w:r>
          <w:delText>etoclax</w:delText>
        </w:r>
      </w:del>
      <w:r>
        <w:t>.</w:t>
      </w:r>
    </w:p>
    <w:p ns2:paraId="71D4663B" ns2:textId="6284D351" w:rsidR="009602AE" w:rsidRDefault="00895D30" w:rsidP="009602AE">
      <w:pPr>
        <w:pStyle w:val="ListNumber"/>
        <w:keepLines w:val="0"/>
        <w:numPr>
          <w:ilvl w:val="0"/>
          <w:numId w:val="34"/>
        </w:numPr>
        <w:ind w:left="357" w:hanging="357"/>
      </w:pPr>
      <w:del w:id="13225" w:author="GoldenCorpusHarness" w:date="2026-03-28T22:23:47Z">
        <w:r>
          <w:delText>Atrial fibrillation and atrial flutter of any grade; ventricular tachyarrhythmias (ventricular extrasystoles, ventricular fibrillation, ventricular tachycardia, ventricular arrhythmia, or ventricular tachyarrhythmia) of any grade.</w:delText>
        </w:r>
      </w:del>
    </w:p>
    <w:p ns2:paraId="1053DAA6" ns2:textId="77777777" w:rsidR="00AF46CA" w:rsidRDefault="00AF46CA" w:rsidP="00AF46CA">
      <w:pPr>
        <w:pStyle w:val="ListEnd"/>
      </w:pPr>
      <w:ins w:id="13226" w:author="GoldenCorpusHarness" w:date="2026-03-28T22:23:47Z">
        <w:r>
          <w:t xml:space="preserve">Quality of Life Assessments </w:t>
        </w:r>
      </w:ins>
    </w:p>
    <w:p ns2:paraId="65EA82F6" ns2:textId="77777777" w:rsidR="00EE328F" w:rsidRPr="00EE328F" w:rsidRDefault="00895D30" w:rsidP="0064358E">
      <w:pPr>
        <w:pStyle w:val="Heading2"/>
      </w:pPr>
      <w:ins w:id="13227" w:author="GoldenCorpusHarness" w:date="2026-03-28T22:23:47Z">
        <w:r>
          <w:t>PROs will be collected in Part 2 participants only. PROs should be completed before all other study procedures and receiving results of any tests (including disease status). PROs will be assessed using the EOR</w:t>
        </w:r>
      </w:ins>
      <w:r>
        <w:t>T</w:t>
      </w:r>
      <w:del w:id="13228" w:author="GoldenCorpusHarness" w:date="2026-03-28T22:23:47Z">
        <w:r>
          <w:delText>reat</w:delText>
        </w:r>
      </w:del>
      <w:ins w:id="13229" w:author="GoldenCorpusHarness" w:date="2026-03-28T22:23:47Z">
        <w:r>
          <w:t>C QLQ-C30, EORTC QLQ-CLL17, EQ5D5L, and FACT-G (Ite</w:t>
        </w:r>
      </w:ins>
      <w:r>
        <w:t>m</w:t>
      </w:r>
      <w:del w:id="13230" w:author="GoldenCorpusHarness" w:date="2026-03-28T22:23:47Z">
        <w:r>
          <w:delText>ent o</w:delText>
        </w:r>
      </w:del>
      <w:ins w:id="13231" w:author="GoldenCorpusHarness" w:date="2026-03-28T22:23:47Z">
        <w:r>
          <w:t xml:space="preserve"> GP5) tools at time points speci</w:t>
        </w:r>
      </w:ins>
      <w:r>
        <w:t>f</w:t>
      </w:r>
      <w:del w:id="13232" w:author="GoldenCorpusHarness" w:date="2026-03-28T22:23:47Z">
        <w:r>
          <w:delText xml:space="preserve"> Overdose</w:delText>
        </w:r>
      </w:del>
      <w:ins w:id="13233" w:author="GoldenCorpusHarness" w:date="2026-03-28T22:23:47Z">
        <w:r>
          <w:t>ied in the SoA (Section 1.3).</w:t>
        </w:r>
      </w:ins>
    </w:p>
    <w:p ns2:paraId="34844CBA" ns2:textId="77777777" w:rsidR="009602AE" w:rsidRDefault="00895D30" w:rsidP="00364D36">
      <w:pPr>
        <w:pStyle w:val="paragraph0"/>
      </w:pPr>
      <w:del w:id="13234" w:author="GoldenCorpusHarness" w:date="2026-03-28T22:23:47Z">
        <w:r>
          <w:delText>For purposes of this study, an overdose will be defined as any dose exceeding the prescribed dose for nemtabrutinib, venetoclax, or rituximab. No specific inform</w:delText>
        </w:r>
      </w:del>
      <w:ins w:id="13235" w:author="GoldenCorpusHarness" w:date="2026-03-28T22:23:47Z">
        <w:r>
          <w:t>P</w:t>
        </w:r>
      </w:ins>
      <w:r>
        <w:t>ati</w:t>
      </w:r>
      <w:del w:id="13236" w:author="GoldenCorpusHarness" w:date="2026-03-28T22:23:47Z">
        <w:r>
          <w:delText>on is available on the treatm</w:delText>
        </w:r>
      </w:del>
      <w:r>
        <w:t>ent</w:t>
      </w:r>
      <w:del w:id="13237" w:author="GoldenCorpusHarness" w:date="2026-03-28T22:23:47Z">
        <w:r>
          <w:delText xml:space="preserve"> of overdose of nemtabrutinib, and the participant should be observed closely for signs of toxicity. Appropriate supportive treatment should be provided if clinically indicated. If an AE is associated with an overdose of, nemtabrutinib the AE must be </w:delText>
        </w:r>
      </w:del>
      <w:ins w:id="13238" w:author="GoldenCorpusHarness" w:date="2026-03-28T22:23:47Z">
        <w:r>
          <w:t>-</w:t>
        </w:r>
      </w:ins>
      <w:r>
        <w:t xml:space="preserve">reported </w:t>
      </w:r>
      <w:del w:id="13239" w:author="GoldenCorpusHarness" w:date="2026-03-28T22:23:47Z">
        <w:r>
          <w:delText>as a SAE, even if n</w:delText>
        </w:r>
      </w:del>
      <w:ins w:id="13240" w:author="GoldenCorpusHarness" w:date="2026-03-28T22:23:47Z">
        <w:r>
          <w:t>Outc</w:t>
        </w:r>
      </w:ins>
      <w:r>
        <w:t>o</w:t>
      </w:r>
      <w:del w:id="13241" w:author="GoldenCorpusHarness" w:date="2026-03-28T22:23:47Z">
        <w:r>
          <w:delText xml:space="preserve"> other seriousn</w:delText>
        </w:r>
      </w:del>
      <w:ins w:id="13242" w:author="GoldenCorpusHarness" w:date="2026-03-28T22:23:47Z">
        <w:r>
          <w:t>m</w:t>
        </w:r>
      </w:ins>
      <w:r>
        <w:t>es</w:t>
      </w:r>
      <w:del w:id="13243" w:author="GoldenCorpusHarness" w:date="2026-03-28T22:23:47Z">
        <w:r>
          <w:delText>s criteria are met. All reports of overdose associated with an AE must be reported by the investigator within 24 hours to the Sponsor either by electronic media or paper. If a dose of nemtabrutinib meeting the protocol definition of overdose is taken without any associated clinical symptoms or abnormal laboratory results, the overdose is reported as a non-serious ECI, using the terminology “accidental or intentional overdose without adverse effect. In the event of overdose, the participant should be observed closely for signs of toxicity. Appropriate supportive treatment should be provided if clinically indicated.</w:delText>
        </w:r>
      </w:del>
    </w:p>
    <w:p ns2:paraId="406CBEA6" ns2:textId="683A1E2E" w:rsidR="00133A46" w:rsidRDefault="00895D30" w:rsidP="00364D36">
      <w:pPr>
        <w:pStyle w:val="paragraph0"/>
      </w:pPr>
      <w:ins w:id="13244" w:author="GoldenCorpusHarness" w:date="2026-03-28T22:23:47Z">
        <w:r>
          <w:t>The EORTC QLQ-C30, EORTC QLQ-CLL17, EQ-5D-5L, and FACT-G (</w:t>
        </w:r>
      </w:ins>
      <w:r>
        <w:t>I</w:t>
      </w:r>
      <w:del w:id="13245" w:author="GoldenCorpusHarness" w:date="2026-03-28T22:23:47Z">
        <w:r>
          <w:delText>n the e</w:delText>
        </w:r>
      </w:del>
      <w:ins w:id="13246" w:author="GoldenCorpusHarness" w:date="2026-03-28T22:23:47Z">
        <w:r>
          <w:t xml:space="preserve">tem GP5) questionnaires will be administered by trained site personnel and completed electronically by participants in the following order: EORTC QLQ-C30 first, then EORTC QLQ-CLL17, followed by EQ-5D-5L and FACT-G (Item GP5). In specific situations (ie, illiterate participants) and/or if collecting PRO data </w:t>
        </w:r>
      </w:ins>
      <w:r>
        <w:t>v</w:t>
      </w:r>
      <w:del w:id="13247" w:author="GoldenCorpusHarness" w:date="2026-03-28T22:23:47Z">
        <w:r>
          <w:delText>ent of o</w:delText>
        </w:r>
      </w:del>
      <w:ins w:id="13248" w:author="GoldenCorpusHarness" w:date="2026-03-28T22:23:47Z">
        <w:r>
          <w:t>ia the tablet is not feasible, an inter</w:t>
        </w:r>
      </w:ins>
      <w:r>
        <w:t>v</w:t>
      </w:r>
      <w:del w:id="13249" w:author="GoldenCorpusHarness" w:date="2026-03-28T22:23:47Z">
        <w:r>
          <w:delText>erdose with</w:delText>
        </w:r>
      </w:del>
      <w:ins w:id="13250" w:author="GoldenCorpusHarness" w:date="2026-03-28T22:23:47Z">
        <w:r>
          <w:t>iewer script will be used</w:t>
        </w:r>
      </w:ins>
      <w:r>
        <w:t xml:space="preserve"> v</w:t>
      </w:r>
      <w:del w:id="13251" w:author="GoldenCorpusHarness" w:date="2026-03-28T22:23:47Z">
        <w:r>
          <w:delText>enetoclax, or rit</w:delText>
        </w:r>
      </w:del>
      <w:ins w:id="13252" w:author="GoldenCorpusHarness" w:date="2026-03-28T22:23:47Z">
        <w:r>
          <w:t>ia telephone or in-person interview to be read to the participant by the site staff who is administering the q</w:t>
        </w:r>
      </w:ins>
      <w:r>
        <w:t>u</w:t>
      </w:r>
      <w:del w:id="13253" w:author="GoldenCorpusHarness" w:date="2026-03-28T22:23:47Z">
        <w:r>
          <w:delText>ximab, the current prescribing information should be consulted for supportive care and monitoring recommendations</w:delText>
        </w:r>
      </w:del>
      <w:ins w:id="13254" w:author="GoldenCorpusHarness" w:date="2026-03-28T22:23:47Z">
        <w:r>
          <w:t>estionnaire</w:t>
        </w:r>
      </w:ins>
      <w:r>
        <w:t>.</w:t>
      </w:r>
    </w:p>
    <w:p ns2:paraId="02DB4AC2" ns2:textId="77777777" w:rsidR="00EE328F" w:rsidRPr="00EE328F" w:rsidRDefault="00895D30" w:rsidP="0064358E">
      <w:pPr>
        <w:pStyle w:val="Heading2"/>
      </w:pPr>
      <w:ins w:id="13255" w:author="GoldenCorpusHarness" w:date="2026-03-28T22:23:47Z">
        <w:r>
          <w:t>Where visits are combined (ie, last dose and EOT visits occur on the same date, or EOT and 30-day Safety Follow-up visits occur on the same date) due to a delay in study visit as a result of AE or travel hardship, then only 1 e</w:t>
        </w:r>
      </w:ins>
      <w:r>
        <w:t>P</w:t>
      </w:r>
      <w:del w:id="13256" w:author="GoldenCorpusHarness" w:date="2026-03-28T22:23:47Z">
        <w:r>
          <w:delText>harmacokinetics</w:delText>
        </w:r>
      </w:del>
      <w:ins w:id="13257" w:author="GoldenCorpusHarness" w:date="2026-03-28T22:23:47Z">
        <w:r>
          <w:t>RO assessment should be performed for that date.</w:t>
        </w:r>
      </w:ins>
    </w:p>
    <w:p ns2:paraId="31CF9C44" ns2:textId="77777777" w:rsidR="00EE328F" w:rsidRDefault="00895D30" w:rsidP="00364D36">
      <w:pPr>
        <w:pStyle w:val="paragraph0"/>
      </w:pPr>
      <w:del w:id="13258" w:author="GoldenCorpusHarness" w:date="2026-03-28T22:23:47Z">
        <w:r>
          <w:delText>Blood samples</w:delText>
        </w:r>
      </w:del>
      <w:ins w:id="13259" w:author="GoldenCorpusHarness" w:date="2026-03-28T22:23:47Z">
        <w:r>
          <w:t>It is best practice and strongly recommended that ePROs are administered to randomized participants before study intervention administration, AE evaluation, and disease status notification. If the participant does not complete the ePROs at a scheduled time point, the MISS_MODE form must be completed to capture the reason the assessment</w:t>
        </w:r>
      </w:ins>
      <w:r>
        <w:t xml:space="preserve"> w</w:t>
      </w:r>
      <w:del w:id="13260" w:author="GoldenCorpusHarness" w:date="2026-03-28T22:23:47Z">
        <w:r>
          <w:delText>ill be obtained to measure PK of plasma concentrations of nemtabrutinib (Part 1 and 2) and venetoclax (Part 1)</w:delText>
        </w:r>
      </w:del>
      <w:ins w:id="13261" w:author="GoldenCorpusHarness" w:date="2026-03-28T22:23:47Z">
        <w:r>
          <w:t>as not performed</w:t>
        </w:r>
      </w:ins>
      <w:r>
        <w:t>.</w:t>
      </w:r>
      <w:del w:id="13262" w:author="GoldenCorpusHarness" w:date="2026-03-28T22:23:47Z">
        <w:r>
          <w:delText xml:space="preserve"> The nemtabrutinib and venetoclax concentration at planned visits and times will be summarized. Additionally, population PK analysis for nemtabrutinib and venetoclax and exposure-response analysis for nemtabrutinib to evaluate safety and efficacy endpoints may be conducted. Blood samples collected may be stored and further analysis may be performed, if required.</w:delText>
        </w:r>
      </w:del>
    </w:p>
    <w:p ns2:paraId="04AAA17E" ns2:textId="77777777" w:rsidR="00EE328F" w:rsidRPr="00432C8C" w:rsidRDefault="00895D30" w:rsidP="00FB7985">
      <w:pPr>
        <w:pStyle w:val="Heading3"/>
        <w:rPr>
          <w:rStyle w:val="SuggestedOptional"/>
          <w:color w:val="auto"/>
        </w:rPr>
      </w:pPr>
      <w:del w:id="13263" w:author="GoldenCorpusHarness" w:date="2026-03-28T22:23:47Z">
        <w:r>
          <w:delText>Blood</w:delText>
        </w:r>
      </w:del>
      <w:ins w:id="13264" w:author="GoldenCorpusHarness" w:date="2026-03-28T22:23:47Z">
        <w:r>
          <w:t>Safety</w:t>
        </w:r>
      </w:ins>
      <w:r>
        <w:t xml:space="preserve"> </w:t>
      </w:r>
      <w:del w:id="13265" w:author="GoldenCorpusHarness" w:date="2026-03-28T22:23:47Z">
        <w:r>
          <w:delText>Coll</w:delText>
        </w:r>
      </w:del>
      <w:ins w:id="13266" w:author="GoldenCorpusHarness" w:date="2026-03-28T22:23:47Z">
        <w:r>
          <w:t>Ass</w:t>
        </w:r>
      </w:ins>
      <w:r>
        <w:t>e</w:t>
      </w:r>
      <w:del w:id="13267" w:author="GoldenCorpusHarness" w:date="2026-03-28T22:23:47Z">
        <w:r>
          <w:delText>ction for Pla</w:delText>
        </w:r>
      </w:del>
      <w:ins w:id="13268" w:author="GoldenCorpusHarness" w:date="2026-03-28T22:23:47Z">
        <w:r>
          <w:t>s</w:t>
        </w:r>
      </w:ins>
      <w:r>
        <w:t>sm</w:t>
      </w:r>
      <w:del w:id="13269" w:author="GoldenCorpusHarness" w:date="2026-03-28T22:23:47Z">
        <w:r>
          <w:delText>a N</w:delText>
        </w:r>
      </w:del>
      <w:r>
        <w:t>e</w:t>
      </w:r>
      <w:del w:id="13270" w:author="GoldenCorpusHarness" w:date="2026-03-28T22:23:47Z">
        <w:r>
          <w:delText>m</w:delText>
        </w:r>
      </w:del>
      <w:ins w:id="13271" w:author="GoldenCorpusHarness" w:date="2026-03-28T22:23:47Z">
        <w:r>
          <w:t>n</w:t>
        </w:r>
      </w:ins>
      <w:r>
        <w:t>t</w:t>
      </w:r>
      <w:del w:id="13272" w:author="GoldenCorpusHarness" w:date="2026-03-28T22:23:47Z">
        <w:r>
          <w:delText>abrutinib</w:delText>
        </w:r>
      </w:del>
      <w:ins w:id="13273" w:author="GoldenCorpusHarness" w:date="2026-03-28T22:23:47Z">
        <w:r>
          <w:t>s</w:t>
        </w:r>
      </w:ins>
    </w:p>
    <w:p ns2:paraId="21021F84" ns2:textId="77777777" w:rsidR="00432C8C" w:rsidRDefault="00895D30" w:rsidP="00364D36">
      <w:pPr>
        <w:pStyle w:val="paragraph0"/>
      </w:pPr>
      <w:del w:id="13274" w:author="GoldenCorpusHarness" w:date="2026-03-28T22:23:47Z">
        <w:r>
          <w:delText>Sample collection</w:delText>
        </w:r>
      </w:del>
      <w:ins w:id="13275" w:author="GoldenCorpusHarness" w:date="2026-03-28T22:23:47Z">
        <w:r>
          <w:t>Details regarding specific safety procedures/assessments to be performed in this study are provided. The total amount of blood/tissue to be drawn/collected over the course of the study (from prestudy to poststudy visits)</w:t>
        </w:r>
      </w:ins>
      <w:r>
        <w:t xml:space="preserve">, </w:t>
      </w:r>
      <w:del w:id="13276" w:author="GoldenCorpusHarness" w:date="2026-03-28T22:23:47Z">
        <w:r>
          <w:delText>stora</w:delText>
        </w:r>
      </w:del>
      <w:ins w:id="13277" w:author="GoldenCorpusHarness" w:date="2026-03-28T22:23:47Z">
        <w:r>
          <w:t>includin</w:t>
        </w:r>
      </w:ins>
      <w:r>
        <w:t>g</w:t>
      </w:r>
      <w:del w:id="13278" w:author="GoldenCorpusHarness" w:date="2026-03-28T22:23:47Z">
        <w:r>
          <w:delText>e</w:delText>
        </w:r>
      </w:del>
      <w:ins w:id="13279" w:author="GoldenCorpusHarness" w:date="2026-03-28T22:23:47Z">
        <w:r>
          <w:t xml:space="preserve"> approximate blood/tissue volumes drawn/collected by visit and by sample type per participant</w:t>
        </w:r>
      </w:ins>
      <w:r>
        <w:t xml:space="preserve">, </w:t>
      </w:r>
      <w:del w:id="13280" w:author="GoldenCorpusHarness" w:date="2026-03-28T22:23:47Z">
        <w:r>
          <w:delText>and shipment instructions for plasma samples will be provide</w:delText>
        </w:r>
      </w:del>
      <w:ins w:id="13281" w:author="GoldenCorpusHarness" w:date="2026-03-28T22:23:47Z">
        <w:r>
          <w:t>can be foun</w:t>
        </w:r>
      </w:ins>
      <w:r>
        <w:t>d in the Laboratory Manual.</w:t>
      </w:r>
    </w:p>
    <w:p ns2:paraId="697FBC07" ns2:textId="77777777" w:rsidR="00521E1C" w:rsidRDefault="00895D30" w:rsidP="00364D36">
      <w:pPr>
        <w:pStyle w:val="paragraph0"/>
      </w:pPr>
      <w:r>
        <w:t>P</w:t>
      </w:r>
      <w:del w:id="13282" w:author="GoldenCorpusHarness" w:date="2026-03-28T22:23:47Z">
        <w:r>
          <w:delText>K</w:delText>
        </w:r>
      </w:del>
      <w:ins w:id="13283" w:author="GoldenCorpusHarness" w:date="2026-03-28T22:23:47Z">
        <w:r>
          <w:t>lanned</w:t>
        </w:r>
      </w:ins>
      <w:r>
        <w:t xml:space="preserve"> </w:t>
      </w:r>
      <w:del w:id="13284" w:author="GoldenCorpusHarness" w:date="2026-03-28T22:23:47Z">
        <w:r>
          <w:delText>sa</w:delText>
        </w:r>
      </w:del>
      <w:ins w:id="13285" w:author="GoldenCorpusHarness" w:date="2026-03-28T22:23:47Z">
        <w:r>
          <w:t>ti</w:t>
        </w:r>
      </w:ins>
      <w:r>
        <w:t>m</w:t>
      </w:r>
      <w:del w:id="13286" w:author="GoldenCorpusHarness" w:date="2026-03-28T22:23:47Z">
        <w:r>
          <w:delText>ples will b</w:delText>
        </w:r>
      </w:del>
      <w:r>
        <w:t xml:space="preserve">e </w:t>
      </w:r>
      <w:del w:id="13287" w:author="GoldenCorpusHarness" w:date="2026-03-28T22:23:47Z">
        <w:r>
          <w:delText>c</w:delText>
        </w:r>
      </w:del>
      <w:ins w:id="13288" w:author="GoldenCorpusHarness" w:date="2026-03-28T22:23:47Z">
        <w:r>
          <w:t>p</w:t>
        </w:r>
      </w:ins>
      <w:r>
        <w:t>o</w:t>
      </w:r>
      <w:del w:id="13289" w:author="GoldenCorpusHarness" w:date="2026-03-28T22:23:47Z">
        <w:r>
          <w:delText>llec</w:delText>
        </w:r>
      </w:del>
      <w:ins w:id="13290" w:author="GoldenCorpusHarness" w:date="2026-03-28T22:23:47Z">
        <w:r>
          <w:t>in</w:t>
        </w:r>
      </w:ins>
      <w:r>
        <w:t>t</w:t>
      </w:r>
      <w:del w:id="13291" w:author="GoldenCorpusHarness" w:date="2026-03-28T22:23:47Z">
        <w:r>
          <w:delText>ed</w:delText>
        </w:r>
      </w:del>
      <w:ins w:id="13292" w:author="GoldenCorpusHarness" w:date="2026-03-28T22:23:47Z">
        <w:r>
          <w:t>s</w:t>
        </w:r>
      </w:ins>
      <w:r>
        <w:t xml:space="preserve"> for </w:t>
      </w:r>
      <w:del w:id="13293" w:author="GoldenCorpusHarness" w:date="2026-03-28T22:23:47Z">
        <w:r>
          <w:delText>d</w:delText>
        </w:r>
      </w:del>
      <w:ins w:id="13294" w:author="GoldenCorpusHarness" w:date="2026-03-28T22:23:47Z">
        <w:r>
          <w:t>all saf</w:t>
        </w:r>
      </w:ins>
      <w:r>
        <w:t>et</w:t>
      </w:r>
      <w:ins w:id="13295" w:author="GoldenCorpusHarness" w:date="2026-03-28T22:23:47Z">
        <w:r>
          <w:t>y ass</w:t>
        </w:r>
      </w:ins>
      <w:r>
        <w:t>e</w:t>
      </w:r>
      <w:del w:id="13296" w:author="GoldenCorpusHarness" w:date="2026-03-28T22:23:47Z">
        <w:r>
          <w:delText>r</w:delText>
        </w:r>
      </w:del>
      <w:ins w:id="13297" w:author="GoldenCorpusHarness" w:date="2026-03-28T22:23:47Z">
        <w:r>
          <w:t>ss</w:t>
        </w:r>
      </w:ins>
      <w:r>
        <w:t>m</w:t>
      </w:r>
      <w:del w:id="13298" w:author="GoldenCorpusHarness" w:date="2026-03-28T22:23:47Z">
        <w:r>
          <w:delText>ination of nemtabrutinib conc</w:delText>
        </w:r>
      </w:del>
      <w:r>
        <w:t>ent</w:t>
      </w:r>
      <w:ins w:id="13299" w:author="GoldenCorpusHarness" w:date="2026-03-28T22:23:47Z">
        <w:r>
          <w:t>s a</w:t>
        </w:r>
      </w:ins>
      <w:r>
        <w:t>r</w:t>
      </w:r>
      <w:del w:id="13300" w:author="GoldenCorpusHarness" w:date="2026-03-28T22:23:47Z">
        <w:r>
          <w:delText>at</w:delText>
        </w:r>
      </w:del>
      <w:ins w:id="13301" w:author="GoldenCorpusHarness" w:date="2026-03-28T22:23:47Z">
        <w:r>
          <w:t>e prov</w:t>
        </w:r>
      </w:ins>
      <w:r>
        <w:t>i</w:t>
      </w:r>
      <w:del w:id="13302" w:author="GoldenCorpusHarness" w:date="2026-03-28T22:23:47Z">
        <w:r>
          <w:delText>on</w:delText>
        </w:r>
      </w:del>
      <w:ins w:id="13303" w:author="GoldenCorpusHarness" w:date="2026-03-28T22:23:47Z">
        <w:r>
          <w:t>ded</w:t>
        </w:r>
      </w:ins>
      <w:r>
        <w:t xml:space="preserve"> in</w:t>
      </w:r>
      <w:del w:id="13304" w:author="GoldenCorpusHarness" w:date="2026-03-28T22:23:47Z">
        <w:r>
          <w:delText xml:space="preserve"> Part 1 and Part 2 of</w:delText>
        </w:r>
      </w:del>
      <w:r>
        <w:t xml:space="preserve"> the </w:t>
      </w:r>
      <w:del w:id="13305" w:author="GoldenCorpusHarness" w:date="2026-03-28T22:23:47Z">
        <w:r>
          <w:delText>study</w:delText>
        </w:r>
      </w:del>
      <w:ins w:id="13306" w:author="GoldenCorpusHarness" w:date="2026-03-28T22:23:47Z">
        <w:r>
          <w:t>SoA</w:t>
        </w:r>
      </w:ins>
      <w:r>
        <w:t>.</w:t>
      </w:r>
      <w:del w:id="13307" w:author="GoldenCorpusHarness" w:date="2026-03-28T22:23:47Z">
        <w:r>
          <w:delText xml:space="preserve"> Anytime PK blood samples will be collected on Day 1 of Cycles 1 through 7. An additional set of anytime samples will be collected on Day 1 of Cycle 12 and Cycle 18.</w:delText>
        </w:r>
      </w:del>
    </w:p>
    <w:p ns2:paraId="645D57C5" ns2:textId="77777777" w:rsidR="00432C8C" w:rsidRDefault="00895D30" w:rsidP="00432C8C">
      <w:pPr>
        <w:pStyle w:val="Heading3"/>
        <w:tabs>
          <w:tab w:val="num" w:pos="1320"/>
        </w:tabs>
      </w:pPr>
      <w:del w:id="13308" w:author="GoldenCorpusHarness" w:date="2026-03-28T22:23:47Z">
        <w:r>
          <w:delText>B</w:delText>
        </w:r>
      </w:del>
      <w:ins w:id="13309" w:author="GoldenCorpusHarness" w:date="2026-03-28T22:23:47Z">
        <w:r>
          <w:t>Physica</w:t>
        </w:r>
      </w:ins>
      <w:r>
        <w:t>l</w:t>
      </w:r>
      <w:del w:id="13310" w:author="GoldenCorpusHarness" w:date="2026-03-28T22:23:47Z">
        <w:r>
          <w:delText>ood</w:delText>
        </w:r>
      </w:del>
      <w:r>
        <w:t xml:space="preserve"> </w:t>
      </w:r>
      <w:del w:id="13311" w:author="GoldenCorpusHarness" w:date="2026-03-28T22:23:47Z">
        <w:r>
          <w:delText>Collec</w:delText>
        </w:r>
      </w:del>
      <w:ins w:id="13312" w:author="GoldenCorpusHarness" w:date="2026-03-28T22:23:47Z">
        <w:r>
          <w:t>Examina</w:t>
        </w:r>
      </w:ins>
      <w:r>
        <w:t>tion</w:t>
      </w:r>
      <w:del w:id="13313" w:author="GoldenCorpusHarness" w:date="2026-03-28T22:23:47Z">
        <w:r>
          <w:delText xml:space="preserve"> for Pla</w:delText>
        </w:r>
      </w:del>
      <w:r>
        <w:t>s</w:t>
      </w:r>
      <w:del w:id="13314" w:author="GoldenCorpusHarness" w:date="2026-03-28T22:23:47Z">
        <w:r>
          <w:delText>ma Venetoclax (Part 1 Participants Only)</w:delText>
        </w:r>
      </w:del>
    </w:p>
    <w:p ns2:paraId="6BFD0ABD" ns2:textId="77777777" w:rsidR="00432C8C" w:rsidRPr="00A77EB7" w:rsidRDefault="00895D30" w:rsidP="00364D36">
      <w:pPr>
        <w:pStyle w:val="paragraph0"/>
      </w:pPr>
      <w:del w:id="13315" w:author="GoldenCorpusHarness" w:date="2026-03-28T22:23:47Z">
        <w:r>
          <w:delText>Sample collection</w:delText>
        </w:r>
      </w:del>
      <w:ins w:id="13316" w:author="GoldenCorpusHarness" w:date="2026-03-28T22:23:47Z">
        <w:r>
          <w:t>A complete (full) physical examination will be conducted by an investigator or medically qualified designee (consistent with local requirements) per institutional standard. Height and weight will also be measured and recorded. The complete physical examination should include liver and/or spleen size at screening and at the EOT visit. Other system-based examinations should be included if clinically indicated. The complete physical examination should check for palpable cervical</w:t>
        </w:r>
      </w:ins>
      <w:r>
        <w:t xml:space="preserve">, </w:t>
      </w:r>
      <w:del w:id="13317" w:author="GoldenCorpusHarness" w:date="2026-03-28T22:23:47Z">
        <w:r>
          <w:delText>storage</w:delText>
        </w:r>
      </w:del>
      <w:ins w:id="13318" w:author="GoldenCorpusHarness" w:date="2026-03-28T22:23:47Z">
        <w:r>
          <w:t>axillary</w:t>
        </w:r>
      </w:ins>
      <w:r>
        <w:t xml:space="preserve">, and </w:t>
      </w:r>
      <w:del w:id="13319" w:author="GoldenCorpusHarness" w:date="2026-03-28T22:23:47Z">
        <w:r>
          <w:delText>shipment instructions for plasma samples will be provided in the Laboratory Manual</w:delText>
        </w:r>
      </w:del>
      <w:ins w:id="13320" w:author="GoldenCorpusHarness" w:date="2026-03-28T22:23:47Z">
        <w:r>
          <w:t>inguinal lymphadenopathy, and hepatomegaly or splenomegaly</w:t>
        </w:r>
      </w:ins>
      <w:r>
        <w:t>.</w:t>
      </w:r>
    </w:p>
    <w:p ns2:paraId="6591DD42" ns2:textId="77777777" w:rsidR="00521E1C" w:rsidRPr="00AF46CA" w:rsidRDefault="00895D30" w:rsidP="00364D36">
      <w:pPr>
        <w:pStyle w:val="paragraph0"/>
        <w:rPr>
          <w:rStyle w:val="SuggestedOptional"/>
          <w:color w:val="auto"/>
        </w:rPr>
      </w:pPr>
      <w:del w:id="13321" w:author="GoldenCorpusHarness" w:date="2026-03-28T22:23:47Z">
        <w:r>
          <w:delText>PK samples</w:delText>
        </w:r>
      </w:del>
      <w:ins w:id="13322" w:author="GoldenCorpusHarness" w:date="2026-03-28T22:23:47Z">
        <w:r>
          <w:t>A brief directed physical examination</w:t>
        </w:r>
      </w:ins>
      <w:r>
        <w:t xml:space="preserve"> will be co</w:t>
      </w:r>
      <w:del w:id="13323" w:author="GoldenCorpusHarness" w:date="2026-03-28T22:23:47Z">
        <w:r>
          <w:delText xml:space="preserve">llected </w:delText>
        </w:r>
      </w:del>
      <w:ins w:id="13324" w:author="GoldenCorpusHarness" w:date="2026-03-28T22:23:47Z">
        <w:r>
          <w:t>nducted by an investigator or medically quali</w:t>
        </w:r>
      </w:ins>
      <w:r>
        <w:t>f</w:t>
      </w:r>
      <w:del w:id="13325" w:author="GoldenCorpusHarness" w:date="2026-03-28T22:23:47Z">
        <w:r>
          <w:delText>or determination o</w:delText>
        </w:r>
      </w:del>
      <w:ins w:id="13326" w:author="GoldenCorpusHarness" w:date="2026-03-28T22:23:47Z">
        <w:r>
          <w:t>ied designee (consistent with local requirements) per institutional standard. Other system-based examinations should be included i</w:t>
        </w:r>
      </w:ins>
      <w:r>
        <w:t xml:space="preserve">f </w:t>
      </w:r>
      <w:ins w:id="13327" w:author="GoldenCorpusHarness" w:date="2026-03-28T22:23:47Z">
        <w:r>
          <w:t>clinically indicated. The directed physical examination should include palpable cer</w:t>
        </w:r>
      </w:ins>
      <w:r>
        <w:t>v</w:t>
      </w:r>
      <w:del w:id="13328" w:author="GoldenCorpusHarness" w:date="2026-03-28T22:23:47Z">
        <w:r>
          <w:delText>enetocl</w:delText>
        </w:r>
      </w:del>
      <w:ins w:id="13329" w:author="GoldenCorpusHarness" w:date="2026-03-28T22:23:47Z">
        <w:r>
          <w:t xml:space="preserve">ical, </w:t>
        </w:r>
      </w:ins>
      <w:r>
        <w:t>ax</w:t>
      </w:r>
      <w:del w:id="13330" w:author="GoldenCorpusHarness" w:date="2026-03-28T22:23:47Z">
        <w:r>
          <w:delText xml:space="preserve"> concentration only in Part 1 of the stud</w:delText>
        </w:r>
      </w:del>
      <w:ins w:id="13331" w:author="GoldenCorpusHarness" w:date="2026-03-28T22:23:47Z">
        <w:r>
          <w:t>illary, and inguinal lymphadenopathy, and hepatomegaly or splenomegal</w:t>
        </w:r>
      </w:ins>
      <w:r>
        <w:t>y.</w:t>
      </w:r>
      <w:del w:id="13332" w:author="GoldenCorpusHarness" w:date="2026-03-28T22:23:47Z">
        <w:r>
          <w:delText xml:space="preserve"> PK blood samples will be collected predose on C2D1 and at 2, 4, and 6 hours post dose on C2D1. An additional predose sample will be collected on C3D1. Anytime samples will be collected on Day 1 of Cycle 4 through Cycle 7, and again on Day 1 of Cycle 12 and Cycle 18.</w:delText>
        </w:r>
      </w:del>
    </w:p>
    <w:p ns2:paraId="27E21CB2" ns2:textId="77777777" w:rsidR="00EE328F" w:rsidRPr="00EE328F" w:rsidRDefault="00895D30" w:rsidP="00FB7985">
      <w:pPr>
        <w:pStyle w:val="Heading2"/>
      </w:pPr>
      <w:del w:id="13333" w:author="GoldenCorpusHarness" w:date="2026-03-28T22:23:47Z">
        <w:r>
          <w:delText>P</w:delText>
        </w:r>
      </w:del>
      <w:ins w:id="13334" w:author="GoldenCorpusHarness" w:date="2026-03-28T22:23:47Z">
        <w:r>
          <w:t>Investigators s</w:t>
        </w:r>
      </w:ins>
      <w:r>
        <w:t>h</w:t>
      </w:r>
      <w:ins w:id="13335" w:author="GoldenCorpusHarness" w:date="2026-03-28T22:23:47Z">
        <w:r>
          <w:t>ould p</w:t>
        </w:r>
      </w:ins>
      <w:r>
        <w:t>a</w:t>
      </w:r>
      <w:del w:id="13336" w:author="GoldenCorpusHarness" w:date="2026-03-28T22:23:47Z">
        <w:r>
          <w:delText>rm</w:delText>
        </w:r>
      </w:del>
      <w:ins w:id="13337" w:author="GoldenCorpusHarness" w:date="2026-03-28T22:23:47Z">
        <w:r>
          <w:t>y speci</w:t>
        </w:r>
      </w:ins>
      <w:r>
        <w:t>a</w:t>
      </w:r>
      <w:ins w:id="13338" w:author="GoldenCorpusHarness" w:date="2026-03-28T22:23:47Z">
        <w:r>
          <w:t xml:space="preserve">l attention to </w:t>
        </w:r>
      </w:ins>
      <w:r>
        <w:t>c</w:t>
      </w:r>
      <w:del w:id="13339" w:author="GoldenCorpusHarness" w:date="2026-03-28T22:23:47Z">
        <w:r>
          <w:delText>ody</w:delText>
        </w:r>
      </w:del>
      <w:ins w:id="13340" w:author="GoldenCorpusHarness" w:date="2026-03-28T22:23:47Z">
        <w:r>
          <w:t>li</w:t>
        </w:r>
      </w:ins>
      <w:r>
        <w:t>n</w:t>
      </w:r>
      <w:del w:id="13341" w:author="GoldenCorpusHarness" w:date="2026-03-28T22:23:47Z">
        <w:r>
          <w:delText>am</w:delText>
        </w:r>
      </w:del>
      <w:r>
        <w:t>ic</w:t>
      </w:r>
      <w:ins w:id="13342" w:author="GoldenCorpusHarness" w:date="2026-03-28T22:23:47Z">
        <w:r>
          <w:t xml:space="preserve">al </w:t>
        </w:r>
      </w:ins>
      <w:r>
        <w:t>s</w:t>
      </w:r>
      <w:ins w:id="13343" w:author="GoldenCorpusHarness" w:date="2026-03-28T22:23:47Z">
        <w:r>
          <w:t>igns related to previous serious illnesses.</w:t>
        </w:r>
      </w:ins>
    </w:p>
    <w:p ns2:paraId="2873ABD6" ns2:textId="77777777" w:rsidR="00693249" w:rsidRPr="00EE328F" w:rsidRDefault="00895D30" w:rsidP="00364D36">
      <w:pPr>
        <w:pStyle w:val="paragraph0"/>
      </w:pPr>
      <w:del w:id="13344" w:author="GoldenCorpusHarness" w:date="2026-03-28T22:23:47Z">
        <w:r>
          <w:delText>P</w:delText>
        </w:r>
      </w:del>
      <w:ins w:id="13345" w:author="GoldenCorpusHarness" w:date="2026-03-28T22:23:47Z">
        <w:r>
          <w:t>In t</w:t>
        </w:r>
      </w:ins>
      <w:r>
        <w:t>h</w:t>
      </w:r>
      <w:ins w:id="13346" w:author="GoldenCorpusHarness" w:date="2026-03-28T22:23:47Z">
        <w:r>
          <w:t xml:space="preserve">e </w:t>
        </w:r>
      </w:ins>
      <w:r>
        <w:t>a</w:t>
      </w:r>
      <w:ins w:id="13347" w:author="GoldenCorpusHarness" w:date="2026-03-28T22:23:47Z">
        <w:r>
          <w:t>bsence of complete imaging required per protocol, the investigator is to perfo</w:t>
        </w:r>
      </w:ins>
      <w:r>
        <w:t>rm</w:t>
      </w:r>
      <w:ins w:id="13348" w:author="GoldenCorpusHarness" w:date="2026-03-28T22:23:47Z">
        <w:r>
          <w:t xml:space="preserve"> </w:t>
        </w:r>
      </w:ins>
      <w:r>
        <w:t>a</w:t>
      </w:r>
      <w:ins w:id="13349" w:author="GoldenCorpusHarness" w:date="2026-03-28T22:23:47Z">
        <w:r>
          <w:t>nd do</w:t>
        </w:r>
      </w:ins>
      <w:r>
        <w:t>c</w:t>
      </w:r>
      <w:del w:id="13350" w:author="GoldenCorpusHarness" w:date="2026-03-28T22:23:47Z">
        <w:r>
          <w:delText>od</w:delText>
        </w:r>
      </w:del>
      <w:ins w:id="13351" w:author="GoldenCorpusHarness" w:date="2026-03-28T22:23:47Z">
        <w:r>
          <w:t>ument a ph</w:t>
        </w:r>
      </w:ins>
      <w:r>
        <w:t>y</w:t>
      </w:r>
      <w:del w:id="13352" w:author="GoldenCorpusHarness" w:date="2026-03-28T22:23:47Z">
        <w:r>
          <w:delText>n</w:delText>
        </w:r>
      </w:del>
      <w:ins w:id="13353" w:author="GoldenCorpusHarness" w:date="2026-03-28T22:23:47Z">
        <w:r>
          <w:t>sical ex</w:t>
        </w:r>
      </w:ins>
      <w:r>
        <w:t>ami</w:t>
      </w:r>
      <w:del w:id="13354" w:author="GoldenCorpusHarness" w:date="2026-03-28T22:23:47Z">
        <w:r>
          <w:delText>c m</w:delText>
        </w:r>
      </w:del>
      <w:ins w:id="13355" w:author="GoldenCorpusHarness" w:date="2026-03-28T22:23:47Z">
        <w:r>
          <w:t>n</w:t>
        </w:r>
      </w:ins>
      <w:r>
        <w:t>a</w:t>
      </w:r>
      <w:del w:id="13356" w:author="GoldenCorpusHarness" w:date="2026-03-28T22:23:47Z">
        <w:r>
          <w:delText>rkers w</w:delText>
        </w:r>
      </w:del>
      <w:ins w:id="13357" w:author="GoldenCorpusHarness" w:date="2026-03-28T22:23:47Z">
        <w:r>
          <w:t>t</w:t>
        </w:r>
      </w:ins>
      <w:r>
        <w:t>i</w:t>
      </w:r>
      <w:del w:id="13358" w:author="GoldenCorpusHarness" w:date="2026-03-28T22:23:47Z">
        <w:r>
          <w:delText xml:space="preserve">ll </w:delText>
        </w:r>
      </w:del>
      <w:ins w:id="13359" w:author="GoldenCorpusHarness" w:date="2026-03-28T22:23:47Z">
        <w:r>
          <w:t>o</w:t>
        </w:r>
      </w:ins>
      <w:r>
        <w:t>n</w:t>
      </w:r>
      <w:del w:id="13360" w:author="GoldenCorpusHarness" w:date="2026-03-28T22:23:47Z">
        <w:r>
          <w:delText>ot be</w:delText>
        </w:r>
      </w:del>
      <w:r>
        <w:t xml:space="preserve"> evaluat</w:t>
      </w:r>
      <w:ins w:id="13361" w:author="GoldenCorpusHarness" w:date="2026-03-28T22:23:47Z">
        <w:r>
          <w:t>ion of all palpabl</w:t>
        </w:r>
      </w:ins>
      <w:r>
        <w:t>e</w:t>
      </w:r>
      <w:ins w:id="13362" w:author="GoldenCorpusHarness" w:date="2026-03-28T22:23:47Z">
        <w:r>
          <w:t xml:space="preserve"> lesions to ai</w:t>
        </w:r>
      </w:ins>
      <w:r>
        <w:t>d in th</w:t>
      </w:r>
      <w:del w:id="13363" w:author="GoldenCorpusHarness" w:date="2026-03-28T22:23:47Z">
        <w:r>
          <w:delText>i</w:delText>
        </w:r>
      </w:del>
      <w:ins w:id="13364" w:author="GoldenCorpusHarness" w:date="2026-03-28T22:23:47Z">
        <w:r>
          <w:t>e re</w:t>
        </w:r>
      </w:ins>
      <w:r>
        <w:t>s</w:t>
      </w:r>
      <w:ins w:id="13365" w:author="GoldenCorpusHarness" w:date="2026-03-28T22:23:47Z">
        <w:r>
          <w:t>ponse</w:t>
        </w:r>
      </w:ins>
      <w:r>
        <w:t xml:space="preserve"> </w:t>
      </w:r>
      <w:ins w:id="13366" w:author="GoldenCorpusHarness" w:date="2026-03-28T22:23:47Z">
        <w:r>
          <w:t>a</w:t>
        </w:r>
      </w:ins>
      <w:r>
        <w:t>s</w:t>
      </w:r>
      <w:ins w:id="13367" w:author="GoldenCorpusHarness" w:date="2026-03-28T22:23:47Z">
        <w:r>
          <w:t>sessmen</w:t>
        </w:r>
      </w:ins>
      <w:r>
        <w:t>t</w:t>
      </w:r>
      <w:del w:id="13368" w:author="GoldenCorpusHarness" w:date="2026-03-28T22:23:47Z">
        <w:r>
          <w:delText>udy</w:delText>
        </w:r>
      </w:del>
      <w:r>
        <w:t>.</w:t>
      </w:r>
    </w:p>
    <w:p ns2:paraId="7893FC0B" ns2:textId="77777777" w:rsidR="00693249" w:rsidRPr="00693249" w:rsidRDefault="00895D30" w:rsidP="00693249">
      <w:pPr>
        <w:pStyle w:val="Heading2"/>
      </w:pPr>
      <w:del w:id="13369" w:author="GoldenCorpusHarness" w:date="2026-03-28T22:23:47Z">
        <w:r>
          <w:delText>B</w:delText>
        </w:r>
      </w:del>
      <w:ins w:id="13370" w:author="GoldenCorpusHarness" w:date="2026-03-28T22:23:47Z">
        <w:r>
          <w:t>V</w:t>
        </w:r>
      </w:ins>
      <w:r>
        <w:t>i</w:t>
      </w:r>
      <w:del w:id="13371" w:author="GoldenCorpusHarness" w:date="2026-03-28T22:23:47Z">
        <w:r>
          <w:delText>om</w:delText>
        </w:r>
      </w:del>
      <w:ins w:id="13372" w:author="GoldenCorpusHarness" w:date="2026-03-28T22:23:47Z">
        <w:r>
          <w:t>t</w:t>
        </w:r>
      </w:ins>
      <w:r>
        <w:t>a</w:t>
      </w:r>
      <w:del w:id="13373" w:author="GoldenCorpusHarness" w:date="2026-03-28T22:23:47Z">
        <w:r>
          <w:delText>rker</w:delText>
        </w:r>
      </w:del>
      <w:ins w:id="13374" w:author="GoldenCorpusHarness" w:date="2026-03-28T22:23:47Z">
        <w:r>
          <w:t>l Sign</w:t>
        </w:r>
      </w:ins>
      <w:r>
        <w:t>s</w:t>
      </w:r>
    </w:p>
    <w:p ns2:paraId="603920E3" ns2:textId="77777777" w:rsidR="00577304" w:rsidRDefault="00895D30" w:rsidP="00364D36">
      <w:pPr>
        <w:pStyle w:val="paragraph0"/>
      </w:pPr>
      <w:del w:id="13375" w:author="GoldenCorpusHarness" w:date="2026-03-28T22:23:47Z">
        <w:r>
          <w:delText>To identi</w:delText>
        </w:r>
      </w:del>
      <w:ins w:id="13376" w:author="GoldenCorpusHarness" w:date="2026-03-28T22:23:47Z">
        <w:r>
          <w:t>Vital signs will be measured a</w:t>
        </w:r>
      </w:ins>
      <w:r>
        <w:t>f</w:t>
      </w:r>
      <w:ins w:id="13377" w:author="GoldenCorpusHarness" w:date="2026-03-28T22:23:47Z">
        <w:r>
          <w:t>ter 5 minutes rest and will include temperature (method must be kept consistent throughout stud</w:t>
        </w:r>
      </w:ins>
      <w:r>
        <w:t>y</w:t>
      </w:r>
      <w:del w:id="13378" w:author="GoldenCorpusHarness" w:date="2026-03-28T22:23:47Z">
        <w:r>
          <w:delText xml:space="preserve"> novel</w:delText>
        </w:r>
      </w:del>
      <w:ins w:id="13379" w:author="GoldenCorpusHarness" w:date="2026-03-28T22:23:47Z">
        <w:r>
          <w:t>), systolic and diastolic</w:t>
        </w:r>
      </w:ins>
      <w:r>
        <w:t xml:space="preserve"> b</w:t>
      </w:r>
      <w:del w:id="13380" w:author="GoldenCorpusHarness" w:date="2026-03-28T22:23:47Z">
        <w:r>
          <w:delText xml:space="preserve">iomarkers, the </w:delText>
        </w:r>
      </w:del>
      <w:ins w:id="13381" w:author="GoldenCorpusHarness" w:date="2026-03-28T22:23:47Z">
        <w:r>
          <w:t>lood pressure, pulse, and respiratory rate, as de</w:t>
        </w:r>
      </w:ins>
      <w:r>
        <w:t>f</w:t>
      </w:r>
      <w:del w:id="13382" w:author="GoldenCorpusHarness" w:date="2026-03-28T22:23:47Z">
        <w:r>
          <w:delText>ollowing biospecimens to support exploratory analyses of cellular components (eg, protein, RNA, DNA, metabolites) and other circulating molecules will be collected from all participants in this study as specified in the</w:delText>
        </w:r>
      </w:del>
      <w:ins w:id="13383" w:author="GoldenCorpusHarness" w:date="2026-03-28T22:23:47Z">
        <w:r>
          <w:t>ined in</w:t>
        </w:r>
      </w:ins>
      <w:r>
        <w:t xml:space="preserve"> S</w:t>
      </w:r>
      <w:del w:id="13384" w:author="GoldenCorpusHarness" w:date="2026-03-28T22:23:47Z">
        <w:r>
          <w:delText>oA:</w:delText>
        </w:r>
      </w:del>
      <w:ins w:id="13385" w:author="GoldenCorpusHarness" w:date="2026-03-28T22:23:47Z">
        <w:r>
          <w:t>ection 1.3.</w:t>
        </w:r>
      </w:ins>
    </w:p>
    <w:p ns2:paraId="0AAF9E14" ns2:textId="77777777" w:rsidR="00577304" w:rsidRDefault="00895D30" w:rsidP="00C07398">
      <w:pPr>
        <w:pStyle w:val="ListBullet"/>
        <w:keepLines w:val="0"/>
        <w:spacing w:after="240"/>
        <w:ind w:left="357" w:hanging="357"/>
      </w:pPr>
      <w:del w:id="13386" w:author="GoldenCorpusHarness" w:date="2026-03-28T22:23:47Z">
        <w:r>
          <w:delText>Tu</w:delText>
        </w:r>
      </w:del>
      <w:ins w:id="13387" w:author="GoldenCorpusHarness" w:date="2026-03-28T22:23:47Z">
        <w:r>
          <w:t>Electrocardiogra</w:t>
        </w:r>
      </w:ins>
      <w:r>
        <w:t>m</w:t>
      </w:r>
      <w:del w:id="13388" w:author="GoldenCorpusHarness" w:date="2026-03-28T22:23:47Z">
        <w:r>
          <w:delText>or ti</w:delText>
        </w:r>
      </w:del>
      <w:r>
        <w:t>s</w:t>
      </w:r>
      <w:del w:id="13389" w:author="GoldenCorpusHarness" w:date="2026-03-28T22:23:47Z">
        <w:r>
          <w:delText xml:space="preserve">sue </w:delText>
        </w:r>
      </w:del>
    </w:p>
    <w:p ns2:paraId="0E50112D" ns2:textId="77777777" w:rsidR="00577304" w:rsidRDefault="00895D30" w:rsidP="00C07398">
      <w:pPr>
        <w:pStyle w:val="ListBullet"/>
        <w:keepLines w:val="0"/>
        <w:spacing w:after="240"/>
        <w:ind w:left="357" w:hanging="357"/>
      </w:pPr>
      <w:del w:id="13390" w:author="GoldenCorpusHarness" w:date="2026-03-28T22:23:47Z">
        <w:r>
          <w:delText xml:space="preserve">Blood </w:delText>
        </w:r>
      </w:del>
      <w:ins w:id="13391" w:author="GoldenCorpusHarness" w:date="2026-03-28T22:23:47Z">
        <w:r>
          <w:t>Standard 12-lead ECG will be obtained and reviewed by an investigator or medically quali</w:t>
        </w:r>
      </w:ins>
      <w:r>
        <w:t>f</w:t>
      </w:r>
      <w:del w:id="13392" w:author="GoldenCorpusHarness" w:date="2026-03-28T22:23:47Z">
        <w:r>
          <w:delText xml:space="preserve">or deletion </w:delText>
        </w:r>
      </w:del>
      <w:ins w:id="13393" w:author="GoldenCorpusHarness" w:date="2026-03-28T22:23:47Z">
        <w:r>
          <w:t xml:space="preserve">ied designee (consistent with local requirements) as outlined in Section </w:t>
        </w:r>
      </w:ins>
      <w:r>
        <w:t>1</w:t>
      </w:r>
      <w:del w:id="13394" w:author="GoldenCorpusHarness" w:date="2026-03-28T22:23:47Z">
        <w:r>
          <w:delText>7</w:delText>
        </w:r>
      </w:del>
      <w:ins w:id="13395" w:author="GoldenCorpusHarness" w:date="2026-03-28T22:23:47Z">
        <w:r>
          <w:t xml:space="preserve">.3 using an ECG machine that automatically calculates the heart rate and measures </w:t>
        </w:r>
      </w:ins>
      <w:r>
        <w:t>p</w:t>
      </w:r>
      <w:del w:id="13396" w:author="GoldenCorpusHarness" w:date="2026-03-28T22:23:47Z">
        <w:r>
          <w:delText xml:space="preserve"> and 11q status (</w:delText>
        </w:r>
      </w:del>
      <w:ins w:id="13397" w:author="GoldenCorpusHarness" w:date="2026-03-28T22:23:47Z">
        <w:r>
          <w:t>ulse rate, QRS, QT, and QTc</w:t>
        </w:r>
      </w:ins>
      <w:r>
        <w:t>F</w:t>
      </w:r>
      <w:del w:id="13398" w:author="GoldenCorpusHarness" w:date="2026-03-28T22:23:47Z">
        <w:r>
          <w:delText>ISH)</w:delText>
        </w:r>
      </w:del>
      <w:ins w:id="13399" w:author="GoldenCorpusHarness" w:date="2026-03-28T22:23:47Z">
        <w:r>
          <w:t xml:space="preserve"> intervals.</w:t>
        </w:r>
      </w:ins>
    </w:p>
    <w:p ns2:paraId="30AFAFC2" ns2:textId="77777777" w:rsidR="00577304" w:rsidRDefault="00895D30" w:rsidP="00C07398">
      <w:pPr>
        <w:pStyle w:val="ListBullet"/>
        <w:keepLines w:val="0"/>
        <w:spacing w:after="240"/>
        <w:ind w:left="357" w:hanging="357"/>
      </w:pPr>
      <w:del w:id="13400" w:author="GoldenCorpusHarness" w:date="2026-03-28T22:23:47Z">
        <w:r>
          <w:delText>Bone marro</w:delText>
        </w:r>
      </w:del>
      <w:ins w:id="13401" w:author="GoldenCorpusHarness" w:date="2026-03-28T22:23:47Z">
        <w:r>
          <w:t xml:space="preserve">For participants treated </w:t>
        </w:r>
      </w:ins>
      <w:r>
        <w:t>w</w:t>
      </w:r>
      <w:del w:id="13402" w:author="GoldenCorpusHarness" w:date="2026-03-28T22:23:47Z">
        <w:r>
          <w:delText xml:space="preserve"> aspirate for </w:delText>
        </w:r>
      </w:del>
      <w:ins w:id="13403" w:author="GoldenCorpusHarness" w:date="2026-03-28T22:23:47Z">
        <w:r>
          <w:t>ith rituxima</w:t>
        </w:r>
      </w:ins>
      <w:r>
        <w:t>b</w:t>
      </w:r>
      <w:del w:id="13404" w:author="GoldenCorpusHarness" w:date="2026-03-28T22:23:47Z">
        <w:r>
          <w:delText>iomarkers</w:delText>
        </w:r>
      </w:del>
      <w:ins w:id="13405" w:author="GoldenCorpusHarness" w:date="2026-03-28T22:23:47Z">
        <w:r>
          <w:t xml:space="preserve"> (or rituximab biosimilar [see Appendix 13]), cardiac monitoring during and after all infusions is recommended for participants who develop clinically significant arrhythmias, or who have a history of arrhythmia or angina.</w:t>
        </w:r>
      </w:ins>
    </w:p>
    <w:p ns2:paraId="5EF67918" ns2:textId="77777777" w:rsidR="00577304" w:rsidRDefault="00895D30" w:rsidP="00C07398">
      <w:pPr>
        <w:pStyle w:val="ListBullet"/>
        <w:keepLines w:val="0"/>
        <w:spacing w:after="240"/>
        <w:ind w:left="357" w:hanging="357"/>
      </w:pPr>
      <w:del w:id="13406" w:author="GoldenCorpusHarness" w:date="2026-03-28T22:23:47Z">
        <w:r>
          <w:delText>B</w:delText>
        </w:r>
      </w:del>
      <w:ins w:id="13407" w:author="GoldenCorpusHarness" w:date="2026-03-28T22:23:47Z">
        <w:r>
          <w:t>Eastern Cooperative Onco</w:t>
        </w:r>
      </w:ins>
      <w:r>
        <w:t>lo</w:t>
      </w:r>
      <w:ins w:id="13408" w:author="GoldenCorpusHarness" w:date="2026-03-28T22:23:47Z">
        <w:r>
          <w:t>gy Gr</w:t>
        </w:r>
      </w:ins>
      <w:r>
        <w:t>o</w:t>
      </w:r>
      <w:del w:id="13409" w:author="GoldenCorpusHarness" w:date="2026-03-28T22:23:47Z">
        <w:r>
          <w:delText>d</w:delText>
        </w:r>
      </w:del>
      <w:ins w:id="13410" w:author="GoldenCorpusHarness" w:date="2026-03-28T22:23:47Z">
        <w:r>
          <w:t>up</w:t>
        </w:r>
      </w:ins>
      <w:r>
        <w:t xml:space="preserve"> </w:t>
      </w:r>
      <w:ins w:id="13411" w:author="GoldenCorpusHarness" w:date="2026-03-28T22:23:47Z">
        <w:r>
          <w:t>Per</w:t>
        </w:r>
      </w:ins>
      <w:r>
        <w:t>for</w:t>
      </w:r>
      <w:del w:id="13412" w:author="GoldenCorpusHarness" w:date="2026-03-28T22:23:47Z">
        <w:r>
          <w:delText xml:space="preserve"> genetic </w:delText>
        </w:r>
      </w:del>
      <w:ins w:id="13413" w:author="GoldenCorpusHarness" w:date="2026-03-28T22:23:47Z">
        <w:r>
          <w:t>m</w:t>
        </w:r>
      </w:ins>
      <w:r>
        <w:t>an</w:t>
      </w:r>
      <w:ins w:id="13414" w:author="GoldenCorpusHarness" w:date="2026-03-28T22:23:47Z">
        <w:r>
          <w:t>ce St</w:t>
        </w:r>
      </w:ins>
      <w:r>
        <w:t>a</w:t>
      </w:r>
      <w:del w:id="13415" w:author="GoldenCorpusHarness" w:date="2026-03-28T22:23:47Z">
        <w:r>
          <w:delText>ly</w:delText>
        </w:r>
      </w:del>
      <w:ins w:id="13416" w:author="GoldenCorpusHarness" w:date="2026-03-28T22:23:47Z">
        <w:r>
          <w:t>tu</w:t>
        </w:r>
      </w:ins>
      <w:r>
        <w:t>s</w:t>
      </w:r>
      <w:del w:id="13417" w:author="GoldenCorpusHarness" w:date="2026-03-28T22:23:47Z">
        <w:r>
          <w:delText>is</w:delText>
        </w:r>
      </w:del>
    </w:p>
    <w:p ns2:paraId="309082D5" ns2:textId="77777777" w:rsidR="00577304" w:rsidRDefault="00895D30" w:rsidP="00C07398">
      <w:pPr>
        <w:pStyle w:val="ListBullet"/>
        <w:keepLines w:val="0"/>
        <w:spacing w:after="240"/>
        <w:ind w:left="357" w:hanging="357"/>
      </w:pPr>
      <w:del w:id="13418" w:author="GoldenCorpusHarness" w:date="2026-03-28T22:23:47Z">
        <w:r>
          <w:delText>B</w:delText>
        </w:r>
      </w:del>
      <w:ins w:id="13419" w:author="GoldenCorpusHarness" w:date="2026-03-28T22:23:47Z">
        <w:r>
          <w:t>The investigator or qua</w:t>
        </w:r>
      </w:ins>
      <w:r>
        <w:t>l</w:t>
      </w:r>
      <w:del w:id="13420" w:author="GoldenCorpusHarness" w:date="2026-03-28T22:23:47Z">
        <w:r>
          <w:delText>oo</w:delText>
        </w:r>
      </w:del>
      <w:ins w:id="13421" w:author="GoldenCorpusHarness" w:date="2026-03-28T22:23:47Z">
        <w:r>
          <w:t>ifie</w:t>
        </w:r>
      </w:ins>
      <w:r>
        <w:t xml:space="preserve">d </w:t>
      </w:r>
      <w:ins w:id="13422" w:author="GoldenCorpusHarness" w:date="2026-03-28T22:23:47Z">
        <w:r>
          <w:t>designee will assess ECOG per</w:t>
        </w:r>
      </w:ins>
      <w:r>
        <w:t>for</w:t>
      </w:r>
      <w:ins w:id="13423" w:author="GoldenCorpusHarness" w:date="2026-03-28T22:23:47Z">
        <w:r>
          <w:t>mance</w:t>
        </w:r>
      </w:ins>
      <w:r>
        <w:t xml:space="preserve"> </w:t>
      </w:r>
      <w:del w:id="13424" w:author="GoldenCorpusHarness" w:date="2026-03-28T22:23:47Z">
        <w:r>
          <w:delText>g</w:delText>
        </w:r>
      </w:del>
      <w:ins w:id="13425" w:author="GoldenCorpusHarness" w:date="2026-03-28T22:23:47Z">
        <w:r>
          <w:t>status (see App</w:t>
        </w:r>
      </w:ins>
      <w:r>
        <w:t>en</w:t>
      </w:r>
      <w:del w:id="13426" w:author="GoldenCorpusHarness" w:date="2026-03-28T22:23:47Z">
        <w:r>
          <w:delText>om</w:delText>
        </w:r>
      </w:del>
      <w:ins w:id="13427" w:author="GoldenCorpusHarness" w:date="2026-03-28T22:23:47Z">
        <w:r>
          <w:t>d</w:t>
        </w:r>
      </w:ins>
      <w:r>
        <w:t>i</w:t>
      </w:r>
      <w:ins w:id="13428" w:author="GoldenCorpusHarness" w:date="2026-03-28T22:23:47Z">
        <w:r>
          <w:t>x 9) as spe</w:t>
        </w:r>
      </w:ins>
      <w:r>
        <w:t>c</w:t>
      </w:r>
      <w:del w:id="13429" w:author="GoldenCorpusHarness" w:date="2026-03-28T22:23:47Z">
        <w:r>
          <w:delText xml:space="preserve"> pro</w:delText>
        </w:r>
      </w:del>
      <w:ins w:id="13430" w:author="GoldenCorpusHarness" w:date="2026-03-28T22:23:47Z">
        <w:r>
          <w:t>i</w:t>
        </w:r>
      </w:ins>
      <w:r>
        <w:t>fi</w:t>
      </w:r>
      <w:del w:id="13431" w:author="GoldenCorpusHarness" w:date="2026-03-28T22:23:47Z">
        <w:r>
          <w:delText>l</w:delText>
        </w:r>
      </w:del>
      <w:ins w:id="13432" w:author="GoldenCorpusHarness" w:date="2026-03-28T22:23:47Z">
        <w:r>
          <w:t xml:space="preserve">ed </w:t>
        </w:r>
      </w:ins>
      <w:r>
        <w:t>in</w:t>
      </w:r>
      <w:del w:id="13433" w:author="GoldenCorpusHarness" w:date="2026-03-28T22:23:47Z">
        <w:r>
          <w:delText>g</w:delText>
        </w:r>
      </w:del>
      <w:r>
        <w:t xml:space="preserve"> </w:t>
      </w:r>
      <w:ins w:id="13434" w:author="GoldenCorpusHarness" w:date="2026-03-28T22:23:47Z">
        <w:r>
          <w:t>the SoA (Section 1.3).</w:t>
        </w:r>
      </w:ins>
    </w:p>
    <w:p ns2:paraId="32F7FB8C" ns2:textId="77777777" w:rsidR="00577304" w:rsidRDefault="00895D30" w:rsidP="00C07398">
      <w:pPr>
        <w:pStyle w:val="ListBullet"/>
        <w:keepLines w:val="0"/>
        <w:spacing w:after="240"/>
        <w:ind w:left="357" w:hanging="357"/>
      </w:pPr>
      <w:del w:id="13435" w:author="GoldenCorpusHarness" w:date="2026-03-28T22:23:47Z">
        <w:r>
          <w:delText>B</w:delText>
        </w:r>
      </w:del>
      <w:ins w:id="13436" w:author="GoldenCorpusHarness" w:date="2026-03-28T22:23:47Z">
        <w:r>
          <w:t>C</w:t>
        </w:r>
      </w:ins>
      <w:r>
        <w:t>l</w:t>
      </w:r>
      <w:del w:id="13437" w:author="GoldenCorpusHarness" w:date="2026-03-28T22:23:47Z">
        <w:r>
          <w:delText>ood</w:delText>
        </w:r>
      </w:del>
      <w:ins w:id="13438" w:author="GoldenCorpusHarness" w:date="2026-03-28T22:23:47Z">
        <w:r>
          <w:t>inical</w:t>
        </w:r>
      </w:ins>
      <w:r>
        <w:t xml:space="preserve"> </w:t>
      </w:r>
      <w:ins w:id="13439" w:author="GoldenCorpusHarness" w:date="2026-03-28T22:23:47Z">
        <w:r>
          <w:t>Sa</w:t>
        </w:r>
      </w:ins>
      <w:r>
        <w:t>f</w:t>
      </w:r>
      <w:ins w:id="13440" w:author="GoldenCorpusHarness" w:date="2026-03-28T22:23:47Z">
        <w:r>
          <w:t>ety Lab</w:t>
        </w:r>
      </w:ins>
      <w:r>
        <w:t>or</w:t>
      </w:r>
      <w:ins w:id="13441" w:author="GoldenCorpusHarness" w:date="2026-03-28T22:23:47Z">
        <w:r>
          <w:t>atory</w:t>
        </w:r>
      </w:ins>
      <w:r>
        <w:t xml:space="preserve"> </w:t>
      </w:r>
      <w:ins w:id="13442" w:author="GoldenCorpusHarness" w:date="2026-03-28T22:23:47Z">
        <w:r>
          <w:t>As</w:t>
        </w:r>
      </w:ins>
      <w:r>
        <w:t>se</w:t>
      </w:r>
      <w:del w:id="13443" w:author="GoldenCorpusHarness" w:date="2026-03-28T22:23:47Z">
        <w:r>
          <w:delText>ru</w:delText>
        </w:r>
      </w:del>
      <w:ins w:id="13444" w:author="GoldenCorpusHarness" w:date="2026-03-28T22:23:47Z">
        <w:r>
          <w:t>ss</w:t>
        </w:r>
      </w:ins>
      <w:r>
        <w:t>m</w:t>
      </w:r>
      <w:del w:id="13445" w:author="GoldenCorpusHarness" w:date="2026-03-28T22:23:47Z">
        <w:r>
          <w:delText xml:space="preserve"> biomark</w:delText>
        </w:r>
      </w:del>
      <w:r>
        <w:t>e</w:t>
      </w:r>
      <w:del w:id="13446" w:author="GoldenCorpusHarness" w:date="2026-03-28T22:23:47Z">
        <w:r>
          <w:delText>r</w:delText>
        </w:r>
      </w:del>
      <w:ins w:id="13447" w:author="GoldenCorpusHarness" w:date="2026-03-28T22:23:47Z">
        <w:r>
          <w:t>nt</w:t>
        </w:r>
      </w:ins>
      <w:r>
        <w:t>s</w:t>
      </w:r>
      <w:del w:id="13448" w:author="GoldenCorpusHarness" w:date="2026-03-28T22:23:47Z">
        <w:r>
          <w:delText xml:space="preserve"> </w:delText>
        </w:r>
      </w:del>
    </w:p>
    <w:p ns2:paraId="6E79FF5A" ns2:textId="77777777" w:rsidR="00577304" w:rsidRDefault="00895D30" w:rsidP="00EE53B3">
      <w:pPr>
        <w:pStyle w:val="ListBullet"/>
        <w:keepLines w:val="0"/>
        <w:ind w:left="357" w:hanging="357"/>
      </w:pPr>
      <w:del w:id="13449" w:author="GoldenCorpusHarness" w:date="2026-03-28T22:23:47Z">
        <w:r>
          <w:delText>Bl</w:delText>
        </w:r>
      </w:del>
      <w:ins w:id="13450" w:author="GoldenCorpusHarness" w:date="2026-03-28T22:23:47Z">
        <w:r>
          <w:t>Refer t</w:t>
        </w:r>
      </w:ins>
      <w:r>
        <w:t>o</w:t>
      </w:r>
      <w:del w:id="13451" w:author="GoldenCorpusHarness" w:date="2026-03-28T22:23:47Z">
        <w:r>
          <w:delText>o</w:delText>
        </w:r>
      </w:del>
      <w:ins w:id="13452" w:author="GoldenCorpusHarness" w:date="2026-03-28T22:23:47Z">
        <w:r>
          <w:t xml:space="preserve"> Appen</w:t>
        </w:r>
      </w:ins>
      <w:r>
        <w:t>d</w:t>
      </w:r>
      <w:ins w:id="13453" w:author="GoldenCorpusHarness" w:date="2026-03-28T22:23:47Z">
        <w:r>
          <w:t>ix 2</w:t>
        </w:r>
      </w:ins>
      <w:r>
        <w:t xml:space="preserve"> for </w:t>
      </w:r>
      <w:del w:id="13454" w:author="GoldenCorpusHarness" w:date="2026-03-28T22:23:47Z">
        <w:r>
          <w:delText>MRD</w:delText>
        </w:r>
      </w:del>
      <w:ins w:id="13455" w:author="GoldenCorpusHarness" w:date="2026-03-28T22:23:47Z">
        <w:r>
          <w:t>the list of clinical laboratory tests to</w:t>
        </w:r>
      </w:ins>
      <w:r>
        <w:t xml:space="preserve"> b</w:t>
      </w:r>
      <w:del w:id="13456" w:author="GoldenCorpusHarness" w:date="2026-03-28T22:23:47Z">
        <w:r>
          <w:delText>iomark</w:delText>
        </w:r>
      </w:del>
      <w:ins w:id="13457" w:author="GoldenCorpusHarness" w:date="2026-03-28T22:23:47Z">
        <w:r>
          <w:t>e p</w:t>
        </w:r>
      </w:ins>
      <w:r>
        <w:t>er</w:t>
      </w:r>
      <w:ins w:id="13458" w:author="GoldenCorpusHarness" w:date="2026-03-28T22:23:47Z">
        <w:r>
          <w:t>formed</w:t>
        </w:r>
      </w:ins>
      <w:r>
        <w:t xml:space="preserve"> an</w:t>
      </w:r>
      <w:ins w:id="13459" w:author="GoldenCorpusHarness" w:date="2026-03-28T22:23:47Z">
        <w:r>
          <w:t xml:space="preserve">d to the SoA for the timing </w:t>
        </w:r>
      </w:ins>
      <w:r>
        <w:t>a</w:t>
      </w:r>
      <w:del w:id="13460" w:author="GoldenCorpusHarness" w:date="2026-03-28T22:23:47Z">
        <w:r>
          <w:delText>l</w:delText>
        </w:r>
      </w:del>
      <w:ins w:id="13461" w:author="GoldenCorpusHarness" w:date="2026-03-28T22:23:47Z">
        <w:r>
          <w:t>nd frequenc</w:t>
        </w:r>
      </w:ins>
      <w:r>
        <w:t>y</w:t>
      </w:r>
      <w:del w:id="13462" w:author="GoldenCorpusHarness" w:date="2026-03-28T22:23:47Z">
        <w:r>
          <w:delText>sis</w:delText>
        </w:r>
      </w:del>
      <w:ins w:id="13463" w:author="GoldenCorpusHarness" w:date="2026-03-28T22:23:47Z">
        <w:r>
          <w:t>.</w:t>
        </w:r>
      </w:ins>
    </w:p>
    <w:p ns2:paraId="59460333" ns2:textId="77777777" w:rsidR="00EE53B3" w:rsidRDefault="00EE53B3" w:rsidP="00EE53B3">
      <w:pPr>
        <w:pStyle w:val="ListEnd"/>
      </w:pPr>
      <w:ins w:id="13464" w:author="GoldenCorpusHarness" w:date="2026-03-28T22:23:47Z">
        <w:r>
          <w:t>The investigator or medically qualified designee (consistent with local requirements) must review the laboratory report, document this review, and record any clinically relevant changes occurring during the study in the AE section of the CRF. The laboratory reports must be filed with the source documents. Clinically significant abnormal laboratory findings are those which are not associated with the underlying disease, unless judged by the investigator to be more severe than expected for the participant’s condition.</w:t>
        </w:r>
      </w:ins>
    </w:p>
    <w:p ns2:paraId="6DF59DC1" ns2:textId="77777777" w:rsidR="00577304" w:rsidRDefault="00895D30" w:rsidP="00EE53B3">
      <w:pPr>
        <w:pStyle w:val="paragraph0"/>
        <w:spacing w:before="0" w:beforeAutospacing="0"/>
      </w:pPr>
      <w:del w:id="13465" w:author="GoldenCorpusHarness" w:date="2026-03-28T22:23:47Z">
        <w:r>
          <w:delText>Sam</w:delText>
        </w:r>
      </w:del>
      <w:ins w:id="13466" w:author="GoldenCorpusHarness" w:date="2026-03-28T22:23:47Z">
        <w:r>
          <w:t xml:space="preserve">All </w:t>
        </w:r>
      </w:ins>
      <w:r>
        <w:t>p</w:t>
      </w:r>
      <w:del w:id="13467" w:author="GoldenCorpusHarness" w:date="2026-03-28T22:23:47Z">
        <w:r>
          <w:delText xml:space="preserve">le </w:delText>
        </w:r>
      </w:del>
      <w:ins w:id="13468" w:author="GoldenCorpusHarness" w:date="2026-03-28T22:23:47Z">
        <w:r>
          <w:t>roto</w:t>
        </w:r>
      </w:ins>
      <w:r>
        <w:t>col</w:t>
      </w:r>
      <w:del w:id="13469" w:author="GoldenCorpusHarness" w:date="2026-03-28T22:23:47Z">
        <w:r>
          <w:delText>l</w:delText>
        </w:r>
      </w:del>
      <w:ins w:id="13470" w:author="GoldenCorpusHarness" w:date="2026-03-28T22:23:47Z">
        <w:r>
          <w:t>-r</w:t>
        </w:r>
      </w:ins>
      <w:r>
        <w:t>e</w:t>
      </w:r>
      <w:del w:id="13471" w:author="GoldenCorpusHarness" w:date="2026-03-28T22:23:47Z">
        <w:r>
          <w:delText>ct</w:delText>
        </w:r>
      </w:del>
      <w:ins w:id="13472" w:author="GoldenCorpusHarness" w:date="2026-03-28T22:23:47Z">
        <w:r>
          <w:t>qu</w:t>
        </w:r>
      </w:ins>
      <w:r>
        <w:t>i</w:t>
      </w:r>
      <w:del w:id="13473" w:author="GoldenCorpusHarness" w:date="2026-03-28T22:23:47Z">
        <w:r>
          <w:delText>on, sto</w:delText>
        </w:r>
      </w:del>
      <w:r>
        <w:t>r</w:t>
      </w:r>
      <w:del w:id="13474" w:author="GoldenCorpusHarness" w:date="2026-03-28T22:23:47Z">
        <w:r>
          <w:delText>ag</w:delText>
        </w:r>
      </w:del>
      <w:r>
        <w:t>e</w:t>
      </w:r>
      <w:del w:id="13475" w:author="GoldenCorpusHarness" w:date="2026-03-28T22:23:47Z">
        <w:r>
          <w:delText xml:space="preserve"> an</w:delText>
        </w:r>
      </w:del>
      <w:r>
        <w:t xml:space="preserve">d </w:t>
      </w:r>
      <w:del w:id="13476" w:author="GoldenCorpusHarness" w:date="2026-03-28T22:23:47Z">
        <w:r>
          <w:delText>shipment instructions for the exp</w:delText>
        </w:r>
      </w:del>
      <w:r>
        <w:t>l</w:t>
      </w:r>
      <w:ins w:id="13477" w:author="GoldenCorpusHarness" w:date="2026-03-28T22:23:47Z">
        <w:r>
          <w:t>ab</w:t>
        </w:r>
      </w:ins>
      <w:r>
        <w:t xml:space="preserve">oratory </w:t>
      </w:r>
      <w:del w:id="13478" w:author="GoldenCorpusHarness" w:date="2026-03-28T22:23:47Z">
        <w:r>
          <w:delText>biom</w:delText>
        </w:r>
      </w:del>
      <w:r>
        <w:t>a</w:t>
      </w:r>
      <w:del w:id="13479" w:author="GoldenCorpusHarness" w:date="2026-03-28T22:23:47Z">
        <w:r>
          <w:delText>rk</w:delText>
        </w:r>
      </w:del>
      <w:ins w:id="13480" w:author="GoldenCorpusHarness" w:date="2026-03-28T22:23:47Z">
        <w:r>
          <w:t>ss</w:t>
        </w:r>
      </w:ins>
      <w:r>
        <w:t>e</w:t>
      </w:r>
      <w:del w:id="13481" w:author="GoldenCorpusHarness" w:date="2026-03-28T22:23:47Z">
        <w:r>
          <w:delText xml:space="preserve">r </w:delText>
        </w:r>
      </w:del>
      <w:r>
        <w:t>s</w:t>
      </w:r>
      <w:del w:id="13482" w:author="GoldenCorpusHarness" w:date="2026-03-28T22:23:47Z">
        <w:r>
          <w:delText>peci</w:delText>
        </w:r>
      </w:del>
      <w:ins w:id="13483" w:author="GoldenCorpusHarness" w:date="2026-03-28T22:23:47Z">
        <w:r>
          <w:t>s</w:t>
        </w:r>
      </w:ins>
      <w:r>
        <w:t>men</w:t>
      </w:r>
      <w:ins w:id="13484" w:author="GoldenCorpusHarness" w:date="2026-03-28T22:23:47Z">
        <w:r>
          <w:t>ts, a</w:t>
        </w:r>
      </w:ins>
      <w:r>
        <w:t xml:space="preserve">s </w:t>
      </w:r>
      <w:del w:id="13485" w:author="GoldenCorpusHarness" w:date="2026-03-28T22:23:47Z">
        <w:r>
          <w:delText>w</w:delText>
        </w:r>
      </w:del>
      <w:ins w:id="13486" w:author="GoldenCorpusHarness" w:date="2026-03-28T22:23:47Z">
        <w:r>
          <w:t>def</w:t>
        </w:r>
      </w:ins>
      <w:r>
        <w:t>i</w:t>
      </w:r>
      <w:del w:id="13487" w:author="GoldenCorpusHarness" w:date="2026-03-28T22:23:47Z">
        <w:r>
          <w:delText>ll be provid</w:delText>
        </w:r>
      </w:del>
      <w:ins w:id="13488" w:author="GoldenCorpusHarness" w:date="2026-03-28T22:23:47Z">
        <w:r>
          <w:t>n</w:t>
        </w:r>
      </w:ins>
      <w:r>
        <w:t>ed in</w:t>
      </w:r>
      <w:ins w:id="13489" w:author="GoldenCorpusHarness" w:date="2026-03-28T22:23:47Z">
        <w:r>
          <w:t xml:space="preserve"> Appendix 2, must be conducted in accordance with</w:t>
        </w:r>
      </w:ins>
      <w:r>
        <w:t xml:space="preserve"> the laboratory manual</w:t>
      </w:r>
      <w:ins w:id="13490" w:author="GoldenCorpusHarness" w:date="2026-03-28T22:23:47Z">
        <w:r>
          <w:t xml:space="preserve"> and the SoA</w:t>
        </w:r>
      </w:ins>
      <w:r>
        <w:t>.</w:t>
      </w:r>
      <w:ins w:id="13491" w:author="GoldenCorpusHarness" w:date="2026-03-28T22:23:47Z">
        <w:r>
          <w:t xml:space="preserve"> All laboratory samples must be collected before dosing.</w:t>
        </w:r>
      </w:ins>
    </w:p>
    <w:p ns2:paraId="02B1FA57" ns2:textId="77777777" w:rsidR="00577304" w:rsidRDefault="00895D30" w:rsidP="00364D36">
      <w:pPr>
        <w:pStyle w:val="paragraph0"/>
      </w:pPr>
      <w:ins w:id="13492" w:author="GoldenCorpusHarness" w:date="2026-03-28T22:23:47Z">
        <w:r>
          <w:t>If laboratory values from nonprotocol-specified laboratory assessments performed at the institution’s local laboratory require a change in study participant management or are considered clinically significant by the investigator (eg, S</w:t>
        </w:r>
      </w:ins>
      <w:r>
        <w:t>A</w:t>
      </w:r>
      <w:del w:id="13493" w:author="GoldenCorpusHarness" w:date="2026-03-28T22:23:47Z">
        <w:r>
          <w:delText xml:space="preserve"> summary of samples required</w:delText>
        </w:r>
      </w:del>
      <w:ins w:id="13494" w:author="GoldenCorpusHarness" w:date="2026-03-28T22:23:47Z">
        <w:r>
          <w:t>E or AE or dose modification)</w:t>
        </w:r>
      </w:ins>
      <w:r>
        <w:t xml:space="preserve">, </w:t>
      </w:r>
      <w:del w:id="13495" w:author="GoldenCorpusHarness" w:date="2026-03-28T22:23:47Z">
        <w:r>
          <w:delText xml:space="preserve">and time points are provided in </w:delText>
        </w:r>
      </w:del>
      <w:ins w:id="13496" w:author="GoldenCorpusHarness" w:date="2026-03-28T22:23:47Z">
        <w:r>
          <w:t>then the results must be recorded in the appropriate CRF (eg, SL</w:t>
        </w:r>
      </w:ins>
      <w:r>
        <w:t>A</w:t>
      </w:r>
      <w:del w:id="13497" w:author="GoldenCorpusHarness" w:date="2026-03-28T22:23:47Z">
        <w:r>
          <w:delText>ppendix 14</w:delText>
        </w:r>
      </w:del>
      <w:ins w:id="13498" w:author="GoldenCorpusHarness" w:date="2026-03-28T22:23:47Z">
        <w:r>
          <w:t>B)</w:t>
        </w:r>
      </w:ins>
      <w:r>
        <w:t>.</w:t>
      </w:r>
    </w:p>
    <w:p ns2:paraId="00DD8D96" ns2:textId="77777777" w:rsidR="005B7A6E" w:rsidRDefault="00895D30" w:rsidP="00364D36">
      <w:pPr>
        <w:pStyle w:val="paragraph0"/>
      </w:pPr>
      <w:del w:id="13499" w:author="GoldenCorpusHarness" w:date="2026-03-28T22:23:47Z">
        <w:r>
          <w:delText>See Appendix 7 for country-specific requirements</w:delText>
        </w:r>
      </w:del>
      <w:ins w:id="13500" w:author="GoldenCorpusHarness" w:date="2026-03-28T22:23:47Z">
        <w:r>
          <w:t>For any laboratory tests with values considered clinically significantly abnormal during participation in the study or within 30 days after the last dose of study intervention, every attempt should be made to perform repeat assessments until the values return to normal or baseline or if a new baseline is established as determined by the investigator</w:t>
        </w:r>
      </w:ins>
      <w:r>
        <w:t>.</w:t>
      </w:r>
    </w:p>
    <w:p ns2:paraId="4E8D6CE4" ns2:textId="77777777" w:rsidR="00EE328F" w:rsidRPr="00577304" w:rsidRDefault="00895D30" w:rsidP="00FB7985">
      <w:pPr>
        <w:pStyle w:val="Heading3"/>
        <w:rPr>
          <w:rStyle w:val="SuggestedOptional"/>
          <w:color w:val="auto"/>
        </w:rPr>
      </w:pPr>
      <w:del w:id="13501" w:author="GoldenCorpusHarness" w:date="2026-03-28T22:23:47Z">
        <w:r>
          <w:delText>P</w:delText>
        </w:r>
      </w:del>
      <w:ins w:id="13502" w:author="GoldenCorpusHarness" w:date="2026-03-28T22:23:47Z">
        <w:r>
          <w:t>Grading of hemato</w:t>
        </w:r>
      </w:ins>
      <w:r>
        <w:t>l</w:t>
      </w:r>
      <w:ins w:id="13503" w:author="GoldenCorpusHarness" w:date="2026-03-28T22:23:47Z">
        <w:r>
          <w:t>ogic</w:t>
        </w:r>
      </w:ins>
      <w:r>
        <w:t>a</w:t>
      </w:r>
      <w:ins w:id="13504" w:author="GoldenCorpusHarness" w:date="2026-03-28T22:23:47Z">
        <w:r>
          <w:t>l toxicities will be accordi</w:t>
        </w:r>
      </w:ins>
      <w:r>
        <w:t>n</w:t>
      </w:r>
      <w:del w:id="13505" w:author="GoldenCorpusHarness" w:date="2026-03-28T22:23:47Z">
        <w:r>
          <w:delText>ned</w:delText>
        </w:r>
      </w:del>
      <w:ins w:id="13506" w:author="GoldenCorpusHarness" w:date="2026-03-28T22:23:47Z">
        <w:r>
          <w:t>g</w:t>
        </w:r>
      </w:ins>
      <w:r>
        <w:t xml:space="preserve"> </w:t>
      </w:r>
      <w:del w:id="13507" w:author="GoldenCorpusHarness" w:date="2026-03-28T22:23:47Z">
        <w:r>
          <w:delText>G</w:delText>
        </w:r>
      </w:del>
      <w:ins w:id="13508" w:author="GoldenCorpusHarness" w:date="2026-03-28T22:23:47Z">
        <w:r>
          <w:t>to App</w:t>
        </w:r>
      </w:ins>
      <w:r>
        <w:t>en</w:t>
      </w:r>
      <w:del w:id="13509" w:author="GoldenCorpusHarness" w:date="2026-03-28T22:23:47Z">
        <w:r>
          <w:delText>et</w:delText>
        </w:r>
      </w:del>
      <w:ins w:id="13510" w:author="GoldenCorpusHarness" w:date="2026-03-28T22:23:47Z">
        <w:r>
          <w:t>d</w:t>
        </w:r>
      </w:ins>
      <w:r>
        <w:t>i</w:t>
      </w:r>
      <w:del w:id="13511" w:author="GoldenCorpusHarness" w:date="2026-03-28T22:23:47Z">
        <w:r>
          <w:delText>c</w:delText>
        </w:r>
      </w:del>
      <w:ins w:id="13512" w:author="GoldenCorpusHarness" w:date="2026-03-28T22:23:47Z">
        <w:r>
          <w:t>x</w:t>
        </w:r>
      </w:ins>
      <w:r>
        <w:t xml:space="preserve"> </w:t>
      </w:r>
      <w:del w:id="13513" w:author="GoldenCorpusHarness" w:date="2026-03-28T22:23:47Z">
        <w:r>
          <w:delText>An</w:delText>
        </w:r>
      </w:del>
      <w:ins w:id="13514" w:author="GoldenCorpusHarness" w:date="2026-03-28T22:23:47Z">
        <w:r>
          <w:t>11 (T</w:t>
        </w:r>
      </w:ins>
      <w:r>
        <w:t>a</w:t>
      </w:r>
      <w:del w:id="13515" w:author="GoldenCorpusHarness" w:date="2026-03-28T22:23:47Z">
        <w:r>
          <w:delText>lysis Samp</w:delText>
        </w:r>
      </w:del>
      <w:ins w:id="13516" w:author="GoldenCorpusHarness" w:date="2026-03-28T22:23:47Z">
        <w:r>
          <w:t>b</w:t>
        </w:r>
      </w:ins>
      <w:r>
        <w:t xml:space="preserve">le </w:t>
      </w:r>
      <w:del w:id="13517" w:author="GoldenCorpusHarness" w:date="2026-03-28T22:23:47Z">
        <w:r>
          <w:delText>Collection</w:delText>
        </w:r>
      </w:del>
      <w:ins w:id="13518" w:author="GoldenCorpusHarness" w:date="2026-03-28T22:23:47Z">
        <w:r>
          <w:t>42).</w:t>
        </w:r>
      </w:ins>
    </w:p>
    <w:p ns2:paraId="2297368C" ns2:textId="77777777" w:rsidR="00577304" w:rsidRDefault="00895D30" w:rsidP="00364D36">
      <w:pPr>
        <w:pStyle w:val="paragraph0"/>
      </w:pPr>
      <w:del w:id="13519" w:author="GoldenCorpusHarness" w:date="2026-03-28T22:23:47Z">
        <w:r>
          <w:delText>The planned genetic analysis sample should be dra</w:delText>
        </w:r>
      </w:del>
      <w:ins w:id="13520" w:author="GoldenCorpusHarness" w:date="2026-03-28T22:23:47Z">
        <w:r>
          <w:t xml:space="preserve">For participants </w:t>
        </w:r>
      </w:ins>
      <w:r>
        <w:t>w</w:t>
      </w:r>
      <w:del w:id="13521" w:author="GoldenCorpusHarness" w:date="2026-03-28T22:23:47Z">
        <w:r>
          <w:delText>n for planned analysis of the association bet</w:delText>
        </w:r>
      </w:del>
      <w:ins w:id="13522" w:author="GoldenCorpusHarness" w:date="2026-03-28T22:23:47Z">
        <w:r>
          <w:t xml:space="preserve">ith evidence of current or prior HBV infection, monitoring for clinical and laboratory signs of hepatitis or HBV reactivation is required Q12W </w:t>
        </w:r>
      </w:ins>
      <w:r>
        <w:t>w</w:t>
      </w:r>
      <w:del w:id="13523" w:author="GoldenCorpusHarness" w:date="2026-03-28T22:23:47Z">
        <w:r>
          <w:delText xml:space="preserve">een genetic </w:delText>
        </w:r>
      </w:del>
      <w:ins w:id="13524" w:author="GoldenCorpusHarness" w:date="2026-03-28T22:23:47Z">
        <w:r>
          <w:t>hile on study inter</w:t>
        </w:r>
      </w:ins>
      <w:r>
        <w:t>v</w:t>
      </w:r>
      <w:del w:id="13525" w:author="GoldenCorpusHarness" w:date="2026-03-28T22:23:47Z">
        <w:r>
          <w:delText>ariants in</w:delText>
        </w:r>
      </w:del>
      <w:ins w:id="13526" w:author="GoldenCorpusHarness" w:date="2026-03-28T22:23:47Z">
        <w:r>
          <w:t>ention, and for several months following rituximab (or rituximab biosimilar) treatment discontinuation as detailed in the current prescribing information. Laboratory parameters may include HBV</w:t>
        </w:r>
      </w:ins>
      <w:r>
        <w:t xml:space="preserve"> DNA </w:t>
      </w:r>
      <w:del w:id="13527" w:author="GoldenCorpusHarness" w:date="2026-03-28T22:23:47Z">
        <w:r>
          <w:delText>and drug response</w:delText>
        </w:r>
      </w:del>
      <w:ins w:id="13528" w:author="GoldenCorpusHarness" w:date="2026-03-28T22:23:47Z">
        <w:r>
          <w:t>levels, HBsAg, and anti-HBc antibody</w:t>
        </w:r>
      </w:ins>
      <w:r>
        <w:t xml:space="preserve">. </w:t>
      </w:r>
      <w:del w:id="13529" w:author="GoldenCorpusHarness" w:date="2026-03-28T22:23:47Z">
        <w:r>
          <w:delText>This sample</w:delText>
        </w:r>
      </w:del>
      <w:ins w:id="13530" w:author="GoldenCorpusHarness" w:date="2026-03-28T22:23:47Z">
        <w:r>
          <w:t>More frequent and/or longer monitoring is</w:t>
        </w:r>
      </w:ins>
      <w:r>
        <w:t xml:space="preserve"> w</w:t>
      </w:r>
      <w:del w:id="13531" w:author="GoldenCorpusHarness" w:date="2026-03-28T22:23:47Z">
        <w:r>
          <w:delText>ill not be collected at the site if there is either a local la</w:delText>
        </w:r>
      </w:del>
      <w:ins w:id="13532" w:author="GoldenCorpusHarness" w:date="2026-03-28T22:23:47Z">
        <w:r>
          <w:t xml:space="preserve">arranted if deemed appropriate by the investigator/physician </w:t>
        </w:r>
      </w:ins>
      <w:r>
        <w:t>w</w:t>
      </w:r>
      <w:del w:id="13533" w:author="GoldenCorpusHarness" w:date="2026-03-28T22:23:47Z">
        <w:r>
          <w:delText xml:space="preserve"> or regulation prohibiting collection, or if the IR</w:delText>
        </w:r>
      </w:del>
      <w:ins w:id="13534" w:author="GoldenCorpusHarness" w:date="2026-03-28T22:23:47Z">
        <w:r>
          <w:t>ith expertise in managing H</w:t>
        </w:r>
      </w:ins>
      <w:r>
        <w:t>B</w:t>
      </w:r>
      <w:del w:id="13535" w:author="GoldenCorpusHarness" w:date="2026-03-28T22:23:47Z">
        <w:r>
          <w:delText>/IEC does not appro</w:delText>
        </w:r>
      </w:del>
      <w:ins w:id="13536" w:author="GoldenCorpusHarness" w:date="2026-03-28T22:23:47Z">
        <w:r>
          <w:t>V for indi</w:t>
        </w:r>
      </w:ins>
      <w:r>
        <w:t>v</w:t>
      </w:r>
      <w:del w:id="13537" w:author="GoldenCorpusHarness" w:date="2026-03-28T22:23:47Z">
        <w:r>
          <w:delText>e the collection of the sample for these purpose</w:delText>
        </w:r>
      </w:del>
      <w:ins w:id="13538" w:author="GoldenCorpusHarness" w:date="2026-03-28T22:23:47Z">
        <w:r>
          <w:t>idual participants on a case-by-case basi</w:t>
        </w:r>
      </w:ins>
      <w:r>
        <w:t>s.</w:t>
      </w:r>
      <w:del w:id="13539" w:author="GoldenCorpusHarness" w:date="2026-03-28T22:23:47Z">
        <w:r>
          <w:delText xml:space="preserve"> If the sample is collected, leftover extracted DNA will be stored for FBR if the participant provides documented informed consent for FBR. If the planned genetic analysis is not approved, but FBR is approved and consent is given, this sample will be collected for the purpose of FBR.</w:delText>
        </w:r>
      </w:del>
    </w:p>
    <w:p ns2:paraId="1E1469C9" ns2:textId="77777777" w:rsidR="005B7A6E" w:rsidRPr="00EE328F" w:rsidRDefault="00895D30" w:rsidP="00364D36">
      <w:pPr>
        <w:pStyle w:val="paragraph0"/>
      </w:pPr>
      <w:del w:id="13540" w:author="GoldenCorpusHarness" w:date="2026-03-28T22:23:47Z">
        <w:r>
          <w:delText>The planned genetic analysis sample should be obtained predose on Day 1 but may be collected at the next scheduled blood draw, if needed. Sample collection, storage, and shipment instructions for planned genetic analysis samples will be in the Operations/Laboratory Manual.</w:delText>
        </w:r>
      </w:del>
    </w:p>
    <w:p ns2:paraId="102AFE18" ns2:textId="77777777" w:rsidR="00EE328F" w:rsidRPr="00EE328F" w:rsidRDefault="00895D30" w:rsidP="00FB7985">
      <w:pPr>
        <w:pStyle w:val="Heading2"/>
      </w:pPr>
      <w:del w:id="13541" w:author="GoldenCorpusHarness" w:date="2026-03-28T22:23:47Z">
        <w:r>
          <w:delText>F</w:delText>
        </w:r>
      </w:del>
      <w:ins w:id="13542" w:author="GoldenCorpusHarness" w:date="2026-03-28T22:23:47Z">
        <w:r>
          <w:t>T</w:t>
        </w:r>
      </w:ins>
      <w:r>
        <w:t>u</w:t>
      </w:r>
      <w:del w:id="13543" w:author="GoldenCorpusHarness" w:date="2026-03-28T22:23:47Z">
        <w:r>
          <w:delText>tu</w:delText>
        </w:r>
      </w:del>
      <w:ins w:id="13544" w:author="GoldenCorpusHarness" w:date="2026-03-28T22:23:47Z">
        <w:r>
          <w:t>mo</w:t>
        </w:r>
      </w:ins>
      <w:r>
        <w:t>r</w:t>
      </w:r>
      <w:del w:id="13545" w:author="GoldenCorpusHarness" w:date="2026-03-28T22:23:47Z">
        <w:r>
          <w:delText>e</w:delText>
        </w:r>
      </w:del>
      <w:r>
        <w:t xml:space="preserve"> </w:t>
      </w:r>
      <w:del w:id="13546" w:author="GoldenCorpusHarness" w:date="2026-03-28T22:23:47Z">
        <w:r>
          <w:delText>B</w:delText>
        </w:r>
      </w:del>
      <w:ins w:id="13547" w:author="GoldenCorpusHarness" w:date="2026-03-28T22:23:47Z">
        <w:r>
          <w:t>Lys</w:t>
        </w:r>
      </w:ins>
      <w:r>
        <w:t>i</w:t>
      </w:r>
      <w:ins w:id="13548" w:author="GoldenCorpusHarness" w:date="2026-03-28T22:23:47Z">
        <w:r>
          <w:t>s Syndr</w:t>
        </w:r>
      </w:ins>
      <w:r>
        <w:t>ome</w:t>
      </w:r>
      <w:del w:id="13549" w:author="GoldenCorpusHarness" w:date="2026-03-28T22:23:47Z">
        <w:r>
          <w:delText>dical Research Sample Collection</w:delText>
        </w:r>
      </w:del>
    </w:p>
    <w:p ns2:paraId="5C62896D" ns2:textId="77777777" w:rsidR="00577304" w:rsidRDefault="00895D30" w:rsidP="00364D36">
      <w:pPr>
        <w:pStyle w:val="paragraph0"/>
      </w:pPr>
      <w:del w:id="13550" w:author="GoldenCorpusHarness" w:date="2026-03-28T22:23:47Z">
        <w:r>
          <w:delText>If th</w:delText>
        </w:r>
      </w:del>
      <w:ins w:id="13551" w:author="GoldenCorpusHarness" w:date="2026-03-28T22:23:47Z">
        <w:r>
          <w:t>Se</w:t>
        </w:r>
      </w:ins>
      <w:r>
        <w:t xml:space="preserve">e </w:t>
      </w:r>
      <w:del w:id="13552" w:author="GoldenCorpusHarness" w:date="2026-03-28T22:23:47Z">
        <w:r>
          <w:delText>par</w:delText>
        </w:r>
      </w:del>
      <w:ins w:id="13553" w:author="GoldenCorpusHarness" w:date="2026-03-28T22:23:47Z">
        <w:r>
          <w:t>Sec</w:t>
        </w:r>
      </w:ins>
      <w:r>
        <w:t>ti</w:t>
      </w:r>
      <w:del w:id="13554" w:author="GoldenCorpusHarness" w:date="2026-03-28T22:23:47Z">
        <w:r>
          <w:delText>cipant provides documented informed c</w:delText>
        </w:r>
      </w:del>
      <w:r>
        <w:t>on</w:t>
      </w:r>
      <w:del w:id="13555" w:author="GoldenCorpusHarness" w:date="2026-03-28T22:23:47Z">
        <w:r>
          <w:delText>sent</w:delText>
        </w:r>
      </w:del>
      <w:ins w:id="13556" w:author="GoldenCorpusHarness" w:date="2026-03-28T22:23:47Z">
        <w:r>
          <w:t xml:space="preserve"> 6.5.3</w:t>
        </w:r>
      </w:ins>
      <w:r>
        <w:t xml:space="preserve"> for </w:t>
      </w:r>
      <w:del w:id="13557" w:author="GoldenCorpusHarness" w:date="2026-03-28T22:23:47Z">
        <w:r>
          <w:delText xml:space="preserve">FBR, </w:delText>
        </w:r>
      </w:del>
      <w:ins w:id="13558" w:author="GoldenCorpusHarness" w:date="2026-03-28T22:23:47Z">
        <w:r>
          <w:t>moni</w:t>
        </w:r>
      </w:ins>
      <w:r>
        <w:t>t</w:t>
      </w:r>
      <w:del w:id="13559" w:author="GoldenCorpusHarness" w:date="2026-03-28T22:23:47Z">
        <w:r>
          <w:delText>he f</w:delText>
        </w:r>
      </w:del>
      <w:r>
        <w:t>o</w:t>
      </w:r>
      <w:del w:id="13560" w:author="GoldenCorpusHarness" w:date="2026-03-28T22:23:47Z">
        <w:r>
          <w:delText>llow</w:delText>
        </w:r>
      </w:del>
      <w:ins w:id="13561" w:author="GoldenCorpusHarness" w:date="2026-03-28T22:23:47Z">
        <w:r>
          <w:t>r</w:t>
        </w:r>
      </w:ins>
      <w:r>
        <w:t xml:space="preserve">ing </w:t>
      </w:r>
      <w:del w:id="13562" w:author="GoldenCorpusHarness" w:date="2026-03-28T22:23:47Z">
        <w:r>
          <w:delText>sp</w:delText>
        </w:r>
      </w:del>
      <w:ins w:id="13563" w:author="GoldenCorpusHarness" w:date="2026-03-28T22:23:47Z">
        <w:r>
          <w:t>r</w:t>
        </w:r>
      </w:ins>
      <w:r>
        <w:t>e</w:t>
      </w:r>
      <w:del w:id="13564" w:author="GoldenCorpusHarness" w:date="2026-03-28T22:23:47Z">
        <w:r>
          <w:delText>c</w:delText>
        </w:r>
      </w:del>
      <w:ins w:id="13565" w:author="GoldenCorpusHarness" w:date="2026-03-28T22:23:47Z">
        <w:r>
          <w:t>qu</w:t>
        </w:r>
      </w:ins>
      <w:r>
        <w:t>i</w:t>
      </w:r>
      <w:ins w:id="13566" w:author="GoldenCorpusHarness" w:date="2026-03-28T22:23:47Z">
        <w:r>
          <w:t>re</w:t>
        </w:r>
      </w:ins>
      <w:r>
        <w:t>men</w:t>
      </w:r>
      <w:ins w:id="13567" w:author="GoldenCorpusHarness" w:date="2026-03-28T22:23:47Z">
        <w:r>
          <w:t>t</w:t>
        </w:r>
      </w:ins>
      <w:r>
        <w:t>s</w:t>
      </w:r>
      <w:del w:id="13568" w:author="GoldenCorpusHarness" w:date="2026-03-28T22:23:47Z">
        <w:r>
          <w:delText xml:space="preserve"> will be obtained as part of FBR:</w:delText>
        </w:r>
      </w:del>
      <w:ins w:id="13569" w:author="GoldenCorpusHarness" w:date="2026-03-28T22:23:47Z">
        <w:r>
          <w:t>.</w:t>
        </w:r>
      </w:ins>
    </w:p>
    <w:p ns2:paraId="4B3F08F7" ns2:textId="77777777" w:rsidR="00577304" w:rsidRDefault="00895D30" w:rsidP="00EE53B3">
      <w:pPr>
        <w:pStyle w:val="ListBullet"/>
        <w:ind w:left="357" w:hanging="357"/>
      </w:pPr>
      <w:del w:id="13570" w:author="GoldenCorpusHarness" w:date="2026-03-28T22:23:47Z">
        <w:r>
          <w:delText>L</w:delText>
        </w:r>
      </w:del>
      <w:ins w:id="13571" w:author="GoldenCorpusHarness" w:date="2026-03-28T22:23:47Z">
        <w:r>
          <w:t>D</w:t>
        </w:r>
      </w:ins>
      <w:r>
        <w:t>ef</w:t>
      </w:r>
      <w:del w:id="13572" w:author="GoldenCorpusHarness" w:date="2026-03-28T22:23:47Z">
        <w:r>
          <w:delText xml:space="preserve">tover samples listed </w:delText>
        </w:r>
      </w:del>
      <w:r>
        <w:t>in</w:t>
      </w:r>
      <w:del w:id="13573" w:author="GoldenCorpusHarness" w:date="2026-03-28T22:23:47Z">
        <w:r>
          <w:delText xml:space="preserve"> Sec</w:delText>
        </w:r>
      </w:del>
      <w:ins w:id="13574" w:author="GoldenCorpusHarness" w:date="2026-03-28T22:23:47Z">
        <w:r>
          <w:t>i</w:t>
        </w:r>
      </w:ins>
      <w:r>
        <w:t>tion</w:t>
      </w:r>
      <w:ins w:id="13575" w:author="GoldenCorpusHarness" w:date="2026-03-28T22:23:47Z">
        <w:r>
          <w:t>s</w:t>
        </w:r>
      </w:ins>
      <w:r>
        <w:t xml:space="preserve"> </w:t>
      </w:r>
      <w:del w:id="13576" w:author="GoldenCorpusHarness" w:date="2026-03-28T22:23:47Z">
        <w:r>
          <w:delText>8.8</w:delText>
        </w:r>
      </w:del>
      <w:ins w:id="13577" w:author="GoldenCorpusHarness" w:date="2026-03-28T22:23:47Z">
        <w:r>
          <w:t>of Laboratory and Clinical Tumor Lysis Syndrome</w:t>
        </w:r>
      </w:ins>
    </w:p>
    <w:p ns2:paraId="4C47DAEC" ns2:textId="77777777" w:rsidR="00EE53B3" w:rsidRDefault="00EE53B3" w:rsidP="00EE53B3">
      <w:pPr>
        <w:pStyle w:val="ListEnd"/>
      </w:pPr>
      <w:ins w:id="13578" w:author="GoldenCorpusHarness" w:date="2026-03-28T22:23:47Z">
        <w:r>
          <w:t xml:space="preserve">Laboratory TLS is defined as 2 or more metabolic abnormalities must be present during the same 24-hour period within 3 days before the start of therapy or up to 7 days afterward. </w:t>
        </w:r>
      </w:ins>
    </w:p>
    <w:p ns2:paraId="7BA67EDA" ns2:textId="77777777" w:rsidR="005B7A6E" w:rsidRDefault="00895D30" w:rsidP="00EE53B3">
      <w:pPr>
        <w:pStyle w:val="paragraph0"/>
        <w:spacing w:before="0" w:beforeAutospacing="0"/>
      </w:pPr>
      <w:ins w:id="13579" w:author="GoldenCorpusHarness" w:date="2026-03-28T22:23:47Z">
        <w:r>
          <w:t>Clinical TL</w:t>
        </w:r>
      </w:ins>
      <w:r>
        <w:t>S</w:t>
      </w:r>
      <w:ins w:id="13580" w:author="GoldenCorpusHarness" w:date="2026-03-28T22:23:47Z">
        <w:r>
          <w:t xml:space="preserve"> is d</w:t>
        </w:r>
      </w:ins>
      <w:r>
        <w:t>e</w:t>
      </w:r>
      <w:ins w:id="13581" w:author="GoldenCorpusHarness" w:date="2026-03-28T22:23:47Z">
        <w:r>
          <w:t>fined as th</w:t>
        </w:r>
      </w:ins>
      <w:r>
        <w:t xml:space="preserve">e </w:t>
      </w:r>
      <w:del w:id="13582" w:author="GoldenCorpusHarness" w:date="2026-03-28T22:23:47Z">
        <w:r>
          <w:delText>A</w:delText>
        </w:r>
      </w:del>
      <w:r>
        <w:t>p</w:t>
      </w:r>
      <w:del w:id="13583" w:author="GoldenCorpusHarness" w:date="2026-03-28T22:23:47Z">
        <w:r>
          <w:delText>p</w:delText>
        </w:r>
      </w:del>
      <w:ins w:id="13584" w:author="GoldenCorpusHarness" w:date="2026-03-28T22:23:47Z">
        <w:r>
          <w:t>res</w:t>
        </w:r>
      </w:ins>
      <w:r>
        <w:t>en</w:t>
      </w:r>
      <w:ins w:id="13585" w:author="GoldenCorpusHarness" w:date="2026-03-28T22:23:47Z">
        <w:r>
          <w:t>ce of laboratory TLS plus an increased creatinine level, seizures, car</w:t>
        </w:r>
      </w:ins>
      <w:r>
        <w:t>di</w:t>
      </w:r>
      <w:del w:id="13586" w:author="GoldenCorpusHarness" w:date="2026-03-28T22:23:47Z">
        <w:r>
          <w:delText>x</w:delText>
        </w:r>
      </w:del>
      <w:ins w:id="13587" w:author="GoldenCorpusHarness" w:date="2026-03-28T22:23:47Z">
        <w:r>
          <w:t>ac</w:t>
        </w:r>
      </w:ins>
      <w:r>
        <w:t xml:space="preserve"> </w:t>
      </w:r>
      <w:del w:id="13588" w:author="GoldenCorpusHarness" w:date="2026-03-28T22:23:47Z">
        <w:r>
          <w:delText>7</w:delText>
        </w:r>
      </w:del>
      <w:ins w:id="13589" w:author="GoldenCorpusHarness" w:date="2026-03-28T22:23:47Z">
        <w:r>
          <w:t>dysrhythmia,</w:t>
        </w:r>
      </w:ins>
      <w:r>
        <w:t xml:space="preserve"> </w:t>
      </w:r>
      <w:del w:id="13590" w:author="GoldenCorpusHarness" w:date="2026-03-28T22:23:47Z">
        <w:r>
          <w:delText>f</w:delText>
        </w:r>
      </w:del>
      <w:r>
        <w:t xml:space="preserve">or </w:t>
      </w:r>
      <w:del w:id="13591" w:author="GoldenCorpusHarness" w:date="2026-03-28T22:23:47Z">
        <w:r>
          <w:delText>coun</w:delText>
        </w:r>
      </w:del>
      <w:ins w:id="13592" w:author="GoldenCorpusHarness" w:date="2026-03-28T22:23:47Z">
        <w:r>
          <w:t>dea</w:t>
        </w:r>
      </w:ins>
      <w:r>
        <w:t>t</w:t>
      </w:r>
      <w:del w:id="13593" w:author="GoldenCorpusHarness" w:date="2026-03-28T22:23:47Z">
        <w:r>
          <w:delText>ry-specific requirements</w:delText>
        </w:r>
      </w:del>
      <w:ins w:id="13594" w:author="GoldenCorpusHarness" w:date="2026-03-28T22:23:47Z">
        <w:r>
          <w:t>h</w:t>
        </w:r>
      </w:ins>
      <w:r>
        <w:t>.</w:t>
      </w:r>
    </w:p>
    <w:p ns2:paraId="3D5D5959" ns2:textId="77777777" w:rsidR="00EE328F" w:rsidRPr="00EE328F" w:rsidRDefault="008F7EB8" w:rsidP="00FB7985">
      <w:pPr>
        <w:pStyle w:val="Heading2"/>
      </w:pPr>
      <w:del w:id="13595" w:author="GoldenCorpusHarness" w:date="2026-03-28T22:23:47Z">
        <w:r>
          <w:delText>M</w:delText>
        </w:r>
      </w:del>
      <w:ins w:id="13596" w:author="GoldenCorpusHarness" w:date="2026-03-28T22:23:47Z">
        <w:r>
          <w:t>If acut</w:t>
        </w:r>
      </w:ins>
      <w:r>
        <w:t>e</w:t>
      </w:r>
      <w:ins w:id="13597" w:author="GoldenCorpusHarness" w:date="2026-03-28T22:23:47Z">
        <w:r>
          <w:t xml:space="preserve"> ki</w:t>
        </w:r>
      </w:ins>
      <w:r>
        <w:t>d</w:t>
      </w:r>
      <w:ins w:id="13598" w:author="GoldenCorpusHarness" w:date="2026-03-28T22:23:47Z">
        <w:r>
          <w:t>ney injury is present, the participant has clin</w:t>
        </w:r>
      </w:ins>
      <w:r>
        <w:t xml:space="preserve">ical </w:t>
      </w:r>
      <w:del w:id="13599" w:author="GoldenCorpusHarness" w:date="2026-03-28T22:23:47Z">
        <w:r>
          <w:delText>Resource Utilization and Health Economics</w:delText>
        </w:r>
      </w:del>
      <w:ins w:id="13600" w:author="GoldenCorpusHarness" w:date="2026-03-28T22:23:47Z">
        <w:r>
          <w:t>TLS.</w:t>
        </w:r>
      </w:ins>
    </w:p>
    <w:p ns2:paraId="41397164" ns2:textId="77777777" w:rsidR="00577304" w:rsidRDefault="00895D30" w:rsidP="00364D36">
      <w:pPr>
        <w:pStyle w:val="paragraph0"/>
      </w:pPr>
      <w:del w:id="13601" w:author="GoldenCorpusHarness" w:date="2026-03-28T22:23:47Z">
        <w:r>
          <w:delText>M</w:delText>
        </w:r>
      </w:del>
      <w:ins w:id="13602" w:author="GoldenCorpusHarness" w:date="2026-03-28T22:23:47Z">
        <w:r>
          <w:t>Tabl</w:t>
        </w:r>
      </w:ins>
      <w:r>
        <w:t>e</w:t>
      </w:r>
      <w:del w:id="13603" w:author="GoldenCorpusHarness" w:date="2026-03-28T22:23:47Z">
        <w:r>
          <w:delText>d</w:delText>
        </w:r>
      </w:del>
      <w:ins w:id="13604" w:author="GoldenCorpusHarness" w:date="2026-03-28T22:23:47Z">
        <w:r>
          <w:t xml:space="preserve"> 26 summar</w:t>
        </w:r>
      </w:ins>
      <w:r>
        <w:t>i</w:t>
      </w:r>
      <w:del w:id="13605" w:author="GoldenCorpusHarness" w:date="2026-03-28T22:23:47Z">
        <w:r>
          <w:delText>cal r</w:delText>
        </w:r>
      </w:del>
      <w:ins w:id="13606" w:author="GoldenCorpusHarness" w:date="2026-03-28T22:23:47Z">
        <w:r>
          <w:t>z</w:t>
        </w:r>
      </w:ins>
      <w:r>
        <w:t>es</w:t>
      </w:r>
      <w:del w:id="13607" w:author="GoldenCorpusHarness" w:date="2026-03-28T22:23:47Z">
        <w:r>
          <w:delText>ource utilization and health economics data, associated with medical encounters, will be collected in</w:delText>
        </w:r>
      </w:del>
      <w:r>
        <w:t xml:space="preserve"> the </w:t>
      </w:r>
      <w:del w:id="13608" w:author="GoldenCorpusHarness" w:date="2026-03-28T22:23:47Z">
        <w:r>
          <w:delText>CRF</w:delText>
        </w:r>
      </w:del>
      <w:ins w:id="13609" w:author="GoldenCorpusHarness" w:date="2026-03-28T22:23:47Z">
        <w:r>
          <w:t>TLS</w:t>
        </w:r>
      </w:ins>
      <w:r>
        <w:t xml:space="preserve"> </w:t>
      </w:r>
      <w:del w:id="13610" w:author="GoldenCorpusHarness" w:date="2026-03-28T22:23:47Z">
        <w:r>
          <w:delText>by the investigato</w:delText>
        </w:r>
      </w:del>
      <w:ins w:id="13611" w:author="GoldenCorpusHarness" w:date="2026-03-28T22:23:47Z">
        <w:r>
          <w:t>c</w:t>
        </w:r>
      </w:ins>
      <w:r>
        <w:t>r</w:t>
      </w:r>
      <w:del w:id="13612" w:author="GoldenCorpusHarness" w:date="2026-03-28T22:23:47Z">
        <w:r>
          <w:delText xml:space="preserve"> and study-s</w:delText>
        </w:r>
      </w:del>
      <w:r>
        <w:t>ite</w:t>
      </w:r>
      <w:del w:id="13613" w:author="GoldenCorpusHarness" w:date="2026-03-28T22:23:47Z">
        <w:r>
          <w:delText xml:space="preserve"> pe</w:delText>
        </w:r>
      </w:del>
      <w:r>
        <w:t>r</w:t>
      </w:r>
      <w:del w:id="13614" w:author="GoldenCorpusHarness" w:date="2026-03-28T22:23:47Z">
        <w:r>
          <w:delText xml:space="preserve">sonnel for </w:delText>
        </w:r>
      </w:del>
      <w:ins w:id="13615" w:author="GoldenCorpusHarness" w:date="2026-03-28T22:23:47Z">
        <w:r>
          <w:t>i</w:t>
        </w:r>
      </w:ins>
      <w:r>
        <w:t>a</w:t>
      </w:r>
      <w:del w:id="13616" w:author="GoldenCorpusHarness" w:date="2026-03-28T22:23:47Z">
        <w:r>
          <w:delText>ll participants throughout the study</w:delText>
        </w:r>
      </w:del>
      <w:r>
        <w:t>.</w:t>
      </w:r>
      <w:del w:id="13617" w:author="GoldenCorpusHarness" w:date="2026-03-28T22:23:47Z">
        <w:r>
          <w:delText xml:space="preserve"> Protocol-mandated procedures, tests, and encounters are excluded.</w:delText>
        </w:r>
      </w:del>
    </w:p>
    <w:p ns2:paraId="53BFDCCC" ns2:textId="77777777" w:rsidR="00577304" w:rsidRDefault="00895D30" w:rsidP="00364D36">
      <w:pPr>
        <w:pStyle w:val="paragraph0"/>
      </w:pPr>
      <w:r>
        <w:t>T</w:t>
      </w:r>
      <w:del w:id="13618" w:author="GoldenCorpusHarness" w:date="2026-03-28T22:23:47Z">
        <w:r>
          <w:delText>he d</w:delText>
        </w:r>
      </w:del>
      <w:r>
        <w:t>a</w:t>
      </w:r>
      <w:del w:id="13619" w:author="GoldenCorpusHarness" w:date="2026-03-28T22:23:47Z">
        <w:r>
          <w:delText>ta col</w:delText>
        </w:r>
      </w:del>
      <w:ins w:id="13620" w:author="GoldenCorpusHarness" w:date="2026-03-28T22:23:47Z">
        <w:r>
          <w:t>b</w:t>
        </w:r>
      </w:ins>
      <w:r>
        <w:t>le</w:t>
      </w:r>
      <w:del w:id="13621" w:author="GoldenCorpusHarness" w:date="2026-03-28T22:23:47Z">
        <w:r>
          <w:delText>c</w:delText>
        </w:r>
      </w:del>
      <w:ins w:id="13622" w:author="GoldenCorpusHarness" w:date="2026-03-28T22:23:47Z">
        <w:r>
          <w:t xml:space="preserve"> 26Defini</w:t>
        </w:r>
      </w:ins>
      <w:r>
        <w:t>t</w:t>
      </w:r>
      <w:del w:id="13623" w:author="GoldenCorpusHarness" w:date="2026-03-28T22:23:47Z">
        <w:r>
          <w:delText>ed may be used to c</w:delText>
        </w:r>
      </w:del>
      <w:ins w:id="13624" w:author="GoldenCorpusHarness" w:date="2026-03-28T22:23:47Z">
        <w:r>
          <w:t>i</w:t>
        </w:r>
      </w:ins>
      <w:r>
        <w:t>on</w:t>
      </w:r>
      <w:del w:id="13625" w:author="GoldenCorpusHarness" w:date="2026-03-28T22:23:47Z">
        <w:r>
          <w:delText>duct</w:delText>
        </w:r>
      </w:del>
      <w:ins w:id="13626" w:author="GoldenCorpusHarness" w:date="2026-03-28T22:23:47Z">
        <w:r>
          <w:t>s</w:t>
        </w:r>
      </w:ins>
      <w:r>
        <w:t xml:space="preserve"> </w:t>
      </w:r>
      <w:del w:id="13627" w:author="GoldenCorpusHarness" w:date="2026-03-28T22:23:47Z">
        <w:r>
          <w:delText>expl</w:delText>
        </w:r>
      </w:del>
      <w:ins w:id="13628" w:author="GoldenCorpusHarness" w:date="2026-03-28T22:23:47Z">
        <w:r>
          <w:t>of Lab</w:t>
        </w:r>
      </w:ins>
      <w:r>
        <w:t xml:space="preserve">oratory </w:t>
      </w:r>
      <w:del w:id="13629" w:author="GoldenCorpusHarness" w:date="2026-03-28T22:23:47Z">
        <w:r>
          <w:delText xml:space="preserve">economic analyses </w:delText>
        </w:r>
      </w:del>
      <w:r>
        <w:t xml:space="preserve">and </w:t>
      </w:r>
      <w:del w:id="13630" w:author="GoldenCorpusHarness" w:date="2026-03-28T22:23:47Z">
        <w:r>
          <w:delText>w</w:delText>
        </w:r>
      </w:del>
      <w:ins w:id="13631" w:author="GoldenCorpusHarness" w:date="2026-03-28T22:23:47Z">
        <w:r>
          <w:t>Cl</w:t>
        </w:r>
      </w:ins>
      <w:r>
        <w:t>i</w:t>
      </w:r>
      <w:del w:id="13632" w:author="GoldenCorpusHarness" w:date="2026-03-28T22:23:47Z">
        <w:r>
          <w:delText>l</w:delText>
        </w:r>
      </w:del>
      <w:ins w:id="13633" w:author="GoldenCorpusHarness" w:date="2026-03-28T22:23:47Z">
        <w:r>
          <w:t>nica</w:t>
        </w:r>
      </w:ins>
      <w:r>
        <w:t xml:space="preserve">l </w:t>
      </w:r>
      <w:ins w:id="13634" w:author="GoldenCorpusHarness" w:date="2026-03-28T22:23:47Z">
        <w:r>
          <w:t>Tumor Lys</w:t>
        </w:r>
      </w:ins>
      <w:r>
        <w:t>i</w:t>
      </w:r>
      <w:ins w:id="13635" w:author="GoldenCorpusHarness" w:date="2026-03-28T22:23:47Z">
        <w:r>
          <w:t>s Sy</w:t>
        </w:r>
      </w:ins>
      <w:r>
        <w:t>n</w:t>
      </w:r>
      <w:del w:id="13636" w:author="GoldenCorpusHarness" w:date="2026-03-28T22:23:47Z">
        <w:r>
          <w:delText>clu</w:delText>
        </w:r>
      </w:del>
      <w:r>
        <w:t>d</w:t>
      </w:r>
      <w:ins w:id="13637" w:author="GoldenCorpusHarness" w:date="2026-03-28T22:23:47Z">
        <w:r>
          <w:t>rom</w:t>
        </w:r>
      </w:ins>
      <w:r>
        <w:t>e</w:t>
      </w:r>
      <w:del w:id="13638" w:author="GoldenCorpusHarness" w:date="2026-03-28T22:23:47Z">
        <w:r>
          <w:delText>:</w:delText>
        </w:r>
      </w:del>
    </w:p>
    <w:p ns2:paraId="0286654A" ns2:textId="77777777" w:rsidR="00577304" w:rsidRDefault="00895D30" w:rsidP="00577304">
      <w:pPr>
        <w:pStyle w:val="ListBullet"/>
        <w:keepLines w:val="0"/>
      </w:pPr>
      <w:r>
        <w:t>Number and duration of medical care encounters, including surgeries, and other selected procedures (inpatient and outpatient)</w:t>
      </w:r>
    </w:p>
    <w:p ns2:paraId="78E87FED" ns2:textId="77777777" w:rsidR="00577304" w:rsidRDefault="00895D30" w:rsidP="00577304">
      <w:pPr>
        <w:pStyle w:val="ListBullet"/>
        <w:keepLines w:val="0"/>
      </w:pPr>
      <w:del w:id="13639" w:author="GoldenCorpusHarness" w:date="2026-03-28T22:23:47Z">
        <w:r>
          <w:delText>Duration of hospitalization (total days or length of stay, including duration by wards [eg, intensive care unit])</w:delText>
        </w:r>
      </w:del>
    </w:p>
    <w:p ns2:paraId="0A80A236" ns2:textId="77777777" w:rsidR="00577304" w:rsidRDefault="00895D30" w:rsidP="00577304">
      <w:pPr>
        <w:pStyle w:val="ListBullet"/>
        <w:keepLines w:val="0"/>
      </w:pPr>
      <w:del w:id="13640" w:author="GoldenCorpusHarness" w:date="2026-03-28T22:23:47Z">
        <w:r>
          <w:delText>Num</w:delText>
        </w:r>
      </w:del>
      <w:ins w:id="13641" w:author="GoldenCorpusHarness" w:date="2026-03-28T22:23:47Z">
        <w:r>
          <w:t>La</w:t>
        </w:r>
      </w:ins>
      <w:r>
        <w:t>b</w:t>
      </w:r>
      <w:del w:id="13642" w:author="GoldenCorpusHarness" w:date="2026-03-28T22:23:47Z">
        <w:r>
          <w:delText xml:space="preserve">er and type </w:delText>
        </w:r>
      </w:del>
      <w:r>
        <w:t>o</w:t>
      </w:r>
      <w:del w:id="13643" w:author="GoldenCorpusHarness" w:date="2026-03-28T22:23:47Z">
        <w:r>
          <w:delText>f diagnostic and the</w:delText>
        </w:r>
      </w:del>
      <w:r>
        <w:t>ra</w:t>
      </w:r>
      <w:del w:id="13644" w:author="GoldenCorpusHarness" w:date="2026-03-28T22:23:47Z">
        <w:r>
          <w:delText>peu</w:delText>
        </w:r>
      </w:del>
      <w:r>
        <w:t>t</w:t>
      </w:r>
      <w:del w:id="13645" w:author="GoldenCorpusHarness" w:date="2026-03-28T22:23:47Z">
        <w:r>
          <w:delText>ic</w:delText>
        </w:r>
      </w:del>
      <w:ins w:id="13646" w:author="GoldenCorpusHarness" w:date="2026-03-28T22:23:47Z">
        <w:r>
          <w:t>ory</w:t>
        </w:r>
      </w:ins>
      <w:r>
        <w:t xml:space="preserve"> tests </w:t>
      </w:r>
      <w:ins w:id="13647" w:author="GoldenCorpusHarness" w:date="2026-03-28T22:23:47Z">
        <w:r>
          <w:t xml:space="preserve">for hematology, chemistry, </w:t>
        </w:r>
      </w:ins>
      <w:r>
        <w:t xml:space="preserve">and </w:t>
      </w:r>
      <w:ins w:id="13648" w:author="GoldenCorpusHarness" w:date="2026-03-28T22:23:47Z">
        <w:r>
          <w:t>urinalysis are s</w:t>
        </w:r>
      </w:ins>
      <w:r>
        <w:t>p</w:t>
      </w:r>
      <w:del w:id="13649" w:author="GoldenCorpusHarness" w:date="2026-03-28T22:23:47Z">
        <w:r>
          <w:delText>ro</w:delText>
        </w:r>
      </w:del>
      <w:ins w:id="13650" w:author="GoldenCorpusHarness" w:date="2026-03-28T22:23:47Z">
        <w:r>
          <w:t>e</w:t>
        </w:r>
      </w:ins>
      <w:r>
        <w:t>c</w:t>
      </w:r>
      <w:ins w:id="13651" w:author="GoldenCorpusHarness" w:date="2026-03-28T22:23:47Z">
        <w:r>
          <w:t>ifi</w:t>
        </w:r>
      </w:ins>
      <w:r>
        <w:t>ed</w:t>
      </w:r>
      <w:del w:id="13652" w:author="GoldenCorpusHarness" w:date="2026-03-28T22:23:47Z">
        <w:r>
          <w:delText>ur</w:delText>
        </w:r>
      </w:del>
      <w:ins w:id="13653" w:author="GoldenCorpusHarness" w:date="2026-03-28T22:23:47Z">
        <w:r>
          <w:t xml:space="preserve"> in App</w:t>
        </w:r>
      </w:ins>
      <w:r>
        <w:t>e</w:t>
      </w:r>
      <w:del w:id="13654" w:author="GoldenCorpusHarness" w:date="2026-03-28T22:23:47Z">
        <w:r>
          <w:delText>s</w:delText>
        </w:r>
      </w:del>
      <w:ins w:id="13655" w:author="GoldenCorpusHarness" w:date="2026-03-28T22:23:47Z">
        <w:r>
          <w:t>ndix 2.</w:t>
        </w:r>
      </w:ins>
    </w:p>
    <w:p ns2:paraId="03DBA672" ns2:textId="0EB9D62E" w:rsidR="005B7A6E" w:rsidRDefault="00895D30" w:rsidP="00364D36">
      <w:pPr>
        <w:pStyle w:val="ListBullet"/>
        <w:keepLines w:val="0"/>
      </w:pPr>
      <w:del w:id="13656" w:author="GoldenCorpusHarness" w:date="2026-03-28T22:23:47Z">
        <w:r>
          <w:delText>Outpatient medical encounters and t</w:delText>
        </w:r>
      </w:del>
      <w:ins w:id="13657" w:author="GoldenCorpusHarness" w:date="2026-03-28T22:23:47Z">
        <w:r>
          <w:t>P</w:t>
        </w:r>
      </w:ins>
      <w:r>
        <w:t>re</w:t>
      </w:r>
      <w:ins w:id="13658" w:author="GoldenCorpusHarness" w:date="2026-03-28T22:23:47Z">
        <w:r>
          <w:t>gn</w:t>
        </w:r>
      </w:ins>
      <w:r>
        <w:t>a</w:t>
      </w:r>
      <w:del w:id="13659" w:author="GoldenCorpusHarness" w:date="2026-03-28T22:23:47Z">
        <w:r>
          <w:delText>tments (including physician or emerge</w:delText>
        </w:r>
      </w:del>
      <w:r>
        <w:t xml:space="preserve">ncy </w:t>
      </w:r>
      <w:del w:id="13660" w:author="GoldenCorpusHarness" w:date="2026-03-28T22:23:47Z">
        <w:r>
          <w:delText>room visits, t</w:delText>
        </w:r>
      </w:del>
      <w:ins w:id="13661" w:author="GoldenCorpusHarness" w:date="2026-03-28T22:23:47Z">
        <w:r>
          <w:t>T</w:t>
        </w:r>
      </w:ins>
      <w:r>
        <w:t>est</w:t>
      </w:r>
      <w:del w:id="13662" w:author="GoldenCorpusHarness" w:date="2026-03-28T22:23:47Z">
        <w:r>
          <w:delText>s a</w:delText>
        </w:r>
      </w:del>
      <w:ins w:id="13663" w:author="GoldenCorpusHarness" w:date="2026-03-28T22:23:47Z">
        <w:r>
          <w:t>i</w:t>
        </w:r>
      </w:ins>
      <w:r>
        <w:t>n</w:t>
      </w:r>
      <w:del w:id="13664" w:author="GoldenCorpusHarness" w:date="2026-03-28T22:23:47Z">
        <w:r>
          <w:delText>d procedures, and medications).</w:delText>
        </w:r>
      </w:del>
      <w:ins w:id="13665" w:author="GoldenCorpusHarness" w:date="2026-03-28T22:23:47Z">
        <w:r>
          <w:t>g</w:t>
        </w:r>
      </w:ins>
    </w:p>
    <w:p ns2:paraId="0A5A5943" ns2:textId="77777777" w:rsidR="0014270E" w:rsidRDefault="0014270E" w:rsidP="0014270E">
      <w:pPr>
        <w:pStyle w:val="ListEnd"/>
      </w:pPr>
      <w:ins w:id="13666" w:author="GoldenCorpusHarness" w:date="2026-03-28T22:23:47Z">
        <w:r>
          <w:t>Pregnancy testing:</w:t>
        </w:r>
      </w:ins>
    </w:p>
    <w:p ns2:paraId="1C8D1911" ns2:textId="77777777" w:rsidR="00EE328F" w:rsidRPr="00EE328F" w:rsidRDefault="00895D30" w:rsidP="00FB7985">
      <w:pPr>
        <w:pStyle w:val="Heading2"/>
      </w:pPr>
      <w:del w:id="13667" w:author="GoldenCorpusHarness" w:date="2026-03-28T22:23:47Z">
        <w:r>
          <w:delText>V</w:delText>
        </w:r>
      </w:del>
      <w:ins w:id="13668" w:author="GoldenCorpusHarness" w:date="2026-03-28T22:23:47Z">
        <w:r>
          <w:t>Pregnancy test</w:t>
        </w:r>
      </w:ins>
      <w:r>
        <w:t>i</w:t>
      </w:r>
      <w:del w:id="13669" w:author="GoldenCorpusHarness" w:date="2026-03-28T22:23:47Z">
        <w:r>
          <w:delText>sit</w:delText>
        </w:r>
      </w:del>
      <w:ins w:id="13670" w:author="GoldenCorpusHarness" w:date="2026-03-28T22:23:47Z">
        <w:r>
          <w:t>ng</w:t>
        </w:r>
      </w:ins>
      <w:r>
        <w:t xml:space="preserve"> </w:t>
      </w:r>
      <w:del w:id="13671" w:author="GoldenCorpusHarness" w:date="2026-03-28T22:23:47Z">
        <w:r>
          <w:delText>R</w:delText>
        </w:r>
      </w:del>
      <w:ins w:id="13672" w:author="GoldenCorpusHarness" w:date="2026-03-28T22:23:47Z">
        <w:r>
          <w:t>r</w:t>
        </w:r>
      </w:ins>
      <w:r>
        <w:t>equirements</w:t>
      </w:r>
      <w:ins w:id="13673" w:author="GoldenCorpusHarness" w:date="2026-03-28T22:23:47Z">
        <w:r>
          <w:t xml:space="preserve"> for study inclusion are described in Section 5.1.</w:t>
        </w:r>
      </w:ins>
    </w:p>
    <w:p ns2:paraId="6C0756BF" ns2:textId="77777777" w:rsidR="00521E1C" w:rsidRPr="00AF46CA" w:rsidRDefault="00D344B4" w:rsidP="00364D36">
      <w:pPr>
        <w:pStyle w:val="paragraph0"/>
      </w:pPr>
      <w:del w:id="13674" w:author="GoldenCorpusHarness" w:date="2026-03-28T22:23:47Z">
        <w:r>
          <w:delText xml:space="preserve">Visit </w:delText>
        </w:r>
      </w:del>
      <w:ins w:id="13675" w:author="GoldenCorpusHarness" w:date="2026-03-28T22:23:47Z">
        <w:r>
          <w:t>P</w:t>
        </w:r>
      </w:ins>
      <w:r>
        <w:t>re</w:t>
      </w:r>
      <w:del w:id="13676" w:author="GoldenCorpusHarness" w:date="2026-03-28T22:23:47Z">
        <w:r>
          <w:delText>q</w:delText>
        </w:r>
      </w:del>
      <w:ins w:id="13677" w:author="GoldenCorpusHarness" w:date="2026-03-28T22:23:47Z">
        <w:r>
          <w:t>gnancy testing (</w:t>
        </w:r>
      </w:ins>
      <w:r>
        <w:t>u</w:t>
      </w:r>
      <w:del w:id="13678" w:author="GoldenCorpusHarness" w:date="2026-03-28T22:23:47Z">
        <w:r>
          <w:delText>i</w:delText>
        </w:r>
      </w:del>
      <w:r>
        <w:t>r</w:t>
      </w:r>
      <w:del w:id="13679" w:author="GoldenCorpusHarness" w:date="2026-03-28T22:23:47Z">
        <w:r>
          <w:delText>ements are outl</w:delText>
        </w:r>
      </w:del>
      <w:r>
        <w:t>ine</w:t>
      </w:r>
      <w:ins w:id="13680" w:author="GoldenCorpusHarness" w:date="2026-03-28T22:23:47Z">
        <w:r>
          <w:t xml:space="preserve"> an</w:t>
        </w:r>
      </w:ins>
      <w:r>
        <w:t>d</w:t>
      </w:r>
      <w:ins w:id="13681" w:author="GoldenCorpusHarness" w:date="2026-03-28T22:23:47Z">
        <w:r>
          <w:t>/or serum) should be conducted at monthly</w:t>
        </w:r>
      </w:ins>
      <w:r>
        <w:t xml:space="preserve"> in</w:t>
      </w:r>
      <w:ins w:id="13682" w:author="GoldenCorpusHarness" w:date="2026-03-28T22:23:47Z">
        <w:r>
          <w:t>tervals</w:t>
        </w:r>
      </w:ins>
      <w:r>
        <w:t xml:space="preserve"> </w:t>
      </w:r>
      <w:del w:id="13683" w:author="GoldenCorpusHarness" w:date="2026-03-28T22:23:47Z">
        <w:r>
          <w:delText>S</w:delText>
        </w:r>
      </w:del>
      <w:ins w:id="13684" w:author="GoldenCorpusHarness" w:date="2026-03-28T22:23:47Z">
        <w:r>
          <w:t>during int</w:t>
        </w:r>
      </w:ins>
      <w:r>
        <w:t>e</w:t>
      </w:r>
      <w:del w:id="13685" w:author="GoldenCorpusHarness" w:date="2026-03-28T22:23:47Z">
        <w:r>
          <w:delText>c</w:delText>
        </w:r>
      </w:del>
      <w:ins w:id="13686" w:author="GoldenCorpusHarness" w:date="2026-03-28T22:23:47Z">
        <w:r>
          <w:t>rven</w:t>
        </w:r>
      </w:ins>
      <w:r>
        <w:t>tion</w:t>
      </w:r>
      <w:del w:id="13687" w:author="GoldenCorpusHarness" w:date="2026-03-28T22:23:47Z">
        <w:r>
          <w:delText xml:space="preserve"> 1</w:delText>
        </w:r>
      </w:del>
      <w:r>
        <w:t>.</w:t>
      </w:r>
      <w:del w:id="13688" w:author="GoldenCorpusHarness" w:date="2026-03-28T22:23:47Z">
        <w:r>
          <w:delText>3. Specific procedure-related details are provided in Section 8.</w:delText>
        </w:r>
      </w:del>
    </w:p>
    <w:p ns2:paraId="7097D8B7" ns2:textId="77777777" w:rsidR="00EE328F" w:rsidRPr="00577304" w:rsidRDefault="00895D30" w:rsidP="00FB7985">
      <w:pPr>
        <w:pStyle w:val="Heading3"/>
        <w:rPr>
          <w:rStyle w:val="SuggestedOptional"/>
          <w:color w:val="auto"/>
        </w:rPr>
      </w:pPr>
      <w:ins w:id="13689" w:author="GoldenCorpusHarness" w:date="2026-03-28T22:23:47Z">
        <w:r>
          <w:t xml:space="preserve">Pregnancy testing (urine and/or serum) should be conducted as per </w:t>
        </w:r>
      </w:ins>
      <w:r>
        <w:t>S</w:t>
      </w:r>
      <w:del w:id="13690" w:author="GoldenCorpusHarness" w:date="2026-03-28T22:23:47Z">
        <w:r>
          <w:delText>creening</w:delText>
        </w:r>
      </w:del>
      <w:ins w:id="13691" w:author="GoldenCorpusHarness" w:date="2026-03-28T22:23:47Z">
        <w:r>
          <w:t>oA for the time required to eliminate systemic exposure after the last dose of each study intervention and should correspond with the time frame for participant’s contraception as noted in Section 5.1. The length of time required to continue pregnancy testing for each study intervention is:</w:t>
        </w:r>
      </w:ins>
    </w:p>
    <w:p ns2:paraId="0C61E416" ns2:textId="77777777" w:rsidR="000848E6" w:rsidRDefault="001D2135" w:rsidP="00364D36">
      <w:pPr>
        <w:pStyle w:val="paragraph0"/>
      </w:pPr>
      <w:del w:id="13692" w:author="GoldenCorpusHarness" w:date="2026-03-28T22:23:47Z">
        <w:r>
          <w:delText>App</w:delText>
        </w:r>
      </w:del>
      <w:ins w:id="13693" w:author="GoldenCorpusHarness" w:date="2026-03-28T22:23:47Z">
        <w:r>
          <w:t>Nemtab</w:t>
        </w:r>
      </w:ins>
      <w:r>
        <w:t>r</w:t>
      </w:r>
      <w:del w:id="13694" w:author="GoldenCorpusHarness" w:date="2026-03-28T22:23:47Z">
        <w:r>
          <w:delText>oxima</w:delText>
        </w:r>
      </w:del>
      <w:ins w:id="13695" w:author="GoldenCorpusHarness" w:date="2026-03-28T22:23:47Z">
        <w:r>
          <w:t>u</w:t>
        </w:r>
      </w:ins>
      <w:r>
        <w:t>t</w:t>
      </w:r>
      <w:del w:id="13696" w:author="GoldenCorpusHarness" w:date="2026-03-28T22:23:47Z">
        <w:r>
          <w:delText xml:space="preserve">ely 42 days before </w:delText>
        </w:r>
      </w:del>
      <w:r>
        <w:t>in</w:t>
      </w:r>
      <w:del w:id="13697" w:author="GoldenCorpusHarness" w:date="2026-03-28T22:23:47Z">
        <w:r>
          <w:delText>terve</w:delText>
        </w:r>
      </w:del>
      <w:ins w:id="13698" w:author="GoldenCorpusHarness" w:date="2026-03-28T22:23:47Z">
        <w:r>
          <w:t>ib: 1 mo</w:t>
        </w:r>
      </w:ins>
      <w:r>
        <w:t>nt</w:t>
      </w:r>
      <w:del w:id="13699" w:author="GoldenCorpusHarness" w:date="2026-03-28T22:23:47Z">
        <w:r>
          <w:delText>ion randomization, potential participants will be evaluated to determine t</w:delText>
        </w:r>
      </w:del>
      <w:r>
        <w:t>h</w:t>
      </w:r>
      <w:del w:id="13700" w:author="GoldenCorpusHarness" w:date="2026-03-28T22:23:47Z">
        <w:r>
          <w:delText>at they fulfill the entry requirements as set forth in Section 5. Screening procedures may be repeated after consultation with the Sponsor. The screening period can be extended with Sponsor approval to allow prognostic profiling to be performed prior to randomization.</w:delText>
        </w:r>
      </w:del>
    </w:p>
    <w:p ns2:paraId="2277E05C" ns2:textId="77777777" w:rsidR="00EE328F" w:rsidRPr="00577304" w:rsidRDefault="00895D30" w:rsidP="00FB7985">
      <w:pPr>
        <w:pStyle w:val="Heading3"/>
        <w:rPr>
          <w:rStyle w:val="SuggestedOptional"/>
          <w:color w:val="auto"/>
        </w:rPr>
      </w:pPr>
      <w:del w:id="13701" w:author="GoldenCorpusHarness" w:date="2026-03-28T22:23:47Z">
        <w:r>
          <w:delText>Treatm</w:delText>
        </w:r>
      </w:del>
      <w:ins w:id="13702" w:author="GoldenCorpusHarness" w:date="2026-03-28T22:23:47Z">
        <w:r>
          <w:t>V</w:t>
        </w:r>
      </w:ins>
      <w:r>
        <w:t>en</w:t>
      </w:r>
      <w:ins w:id="13703" w:author="GoldenCorpusHarness" w:date="2026-03-28T22:23:47Z">
        <w:r>
          <w:t>e</w:t>
        </w:r>
      </w:ins>
      <w:r>
        <w:t>t</w:t>
      </w:r>
      <w:ins w:id="13704" w:author="GoldenCorpusHarness" w:date="2026-03-28T22:23:47Z">
        <w:r>
          <w:t>oclax:</w:t>
        </w:r>
      </w:ins>
      <w:r>
        <w:t xml:space="preserve"> </w:t>
      </w:r>
      <w:del w:id="13705" w:author="GoldenCorpusHarness" w:date="2026-03-28T22:23:47Z">
        <w:r>
          <w:delText>Peri</w:delText>
        </w:r>
      </w:del>
      <w:ins w:id="13706" w:author="GoldenCorpusHarness" w:date="2026-03-28T22:23:47Z">
        <w:r>
          <w:t>1 m</w:t>
        </w:r>
      </w:ins>
      <w:r>
        <w:t>o</w:t>
      </w:r>
      <w:del w:id="13707" w:author="GoldenCorpusHarness" w:date="2026-03-28T22:23:47Z">
        <w:r>
          <w:delText>d</w:delText>
        </w:r>
      </w:del>
      <w:ins w:id="13708" w:author="GoldenCorpusHarness" w:date="2026-03-28T22:23:47Z">
        <w:r>
          <w:t>nth</w:t>
        </w:r>
      </w:ins>
    </w:p>
    <w:p ns2:paraId="6BE6DE05" ns2:textId="77777777" w:rsidR="005B7A6E" w:rsidRPr="00364D36" w:rsidRDefault="00895D30" w:rsidP="00364D36">
      <w:pPr>
        <w:pStyle w:val="paragraph0"/>
      </w:pPr>
      <w:del w:id="13709" w:author="GoldenCorpusHarness" w:date="2026-03-28T22:23:47Z">
        <w:r>
          <w:delText>V</w:delText>
        </w:r>
      </w:del>
      <w:ins w:id="13710" w:author="GoldenCorpusHarness" w:date="2026-03-28T22:23:47Z">
        <w:r>
          <w:t>R</w:t>
        </w:r>
      </w:ins>
      <w:r>
        <w:t>i</w:t>
      </w:r>
      <w:ins w:id="13711" w:author="GoldenCorpusHarness" w:date="2026-03-28T22:23:47Z">
        <w:r>
          <w:t>tuximab (or rituximab bio</w:t>
        </w:r>
      </w:ins>
      <w:r>
        <w:t>si</w:t>
      </w:r>
      <w:del w:id="13712" w:author="GoldenCorpusHarness" w:date="2026-03-28T22:23:47Z">
        <w:r>
          <w:delText>t</w:delText>
        </w:r>
      </w:del>
      <w:ins w:id="13713" w:author="GoldenCorpusHarness" w:date="2026-03-28T22:23:47Z">
        <w:r>
          <w:t>milar</w:t>
        </w:r>
      </w:ins>
      <w:r>
        <w:t xml:space="preserve"> </w:t>
      </w:r>
      <w:del w:id="13714" w:author="GoldenCorpusHarness" w:date="2026-03-28T22:23:47Z">
        <w:r>
          <w:delText>r</w:delText>
        </w:r>
      </w:del>
      <w:ins w:id="13715" w:author="GoldenCorpusHarness" w:date="2026-03-28T22:23:47Z">
        <w:r>
          <w:t>[s</w:t>
        </w:r>
      </w:ins>
      <w:r>
        <w:t>e</w:t>
      </w:r>
      <w:del w:id="13716" w:author="GoldenCorpusHarness" w:date="2026-03-28T22:23:47Z">
        <w:r>
          <w:delText>quir</w:delText>
        </w:r>
      </w:del>
      <w:r>
        <w:t>e</w:t>
      </w:r>
      <w:del w:id="13717" w:author="GoldenCorpusHarness" w:date="2026-03-28T22:23:47Z">
        <w:r>
          <w:delText>m</w:delText>
        </w:r>
      </w:del>
      <w:ins w:id="13718" w:author="GoldenCorpusHarness" w:date="2026-03-28T22:23:47Z">
        <w:r>
          <w:t xml:space="preserve"> App</w:t>
        </w:r>
      </w:ins>
      <w:r>
        <w:t>en</w:t>
      </w:r>
      <w:ins w:id="13719" w:author="GoldenCorpusHarness" w:date="2026-03-28T22:23:47Z">
        <w:r>
          <w:t>dix 13]): 12 mon</w:t>
        </w:r>
      </w:ins>
      <w:r>
        <w:t>t</w:t>
      </w:r>
      <w:ins w:id="13720" w:author="GoldenCorpusHarness" w:date="2026-03-28T22:23:47Z">
        <w:r>
          <w:t>h</w:t>
        </w:r>
      </w:ins>
      <w:r>
        <w:t xml:space="preserve">s </w:t>
      </w:r>
      <w:del w:id="13721" w:author="GoldenCorpusHarness" w:date="2026-03-28T22:23:47Z">
        <w:r>
          <w:delText>are outlined in the SoA (Section 1.3). Specific procedure-related details are provided in Section 8.1.</w:delText>
        </w:r>
      </w:del>
    </w:p>
    <w:p ns2:paraId="12E0534A" ns2:textId="77777777" w:rsidR="00983A59" w:rsidRDefault="00895D30" w:rsidP="0002138D">
      <w:pPr>
        <w:pStyle w:val="Heading3"/>
      </w:pPr>
      <w:del w:id="13722" w:author="GoldenCorpusHarness" w:date="2026-03-28T22:23:47Z">
        <w:r>
          <w:delText>Participants Discontinued From Study Inter</w:delText>
        </w:r>
      </w:del>
      <w:ins w:id="13723" w:author="GoldenCorpusHarness" w:date="2026-03-28T22:23:47Z">
        <w:r>
          <w:t>Additional serum or urine pregnancy tests may be performed, as determined necessary by the in</w:t>
        </w:r>
      </w:ins>
      <w:r>
        <w:t>ve</w:t>
      </w:r>
      <w:del w:id="13724" w:author="GoldenCorpusHarness" w:date="2026-03-28T22:23:47Z">
        <w:r>
          <w:delText>ntion but Continuing to be Monitored in the Study</w:delText>
        </w:r>
      </w:del>
      <w:ins w:id="13725" w:author="GoldenCorpusHarness" w:date="2026-03-28T22:23:47Z">
        <w:r>
          <w:t>stigator or required by local regulation, to establish the absence of pregnancy at any time during the participant’s participation in the study.</w:t>
        </w:r>
      </w:ins>
    </w:p>
    <w:p ns2:paraId="42E7FFE5" ns2:textId="77777777" w:rsidR="00577304" w:rsidRDefault="00895D30" w:rsidP="00364D36">
      <w:pPr>
        <w:pStyle w:val="paragraph0"/>
      </w:pPr>
      <w:del w:id="13726" w:author="GoldenCorpusHarness" w:date="2026-03-28T22:23:47Z">
        <w:r>
          <w:delText>Participants who discontinue study intervention due to disease progression or start of a new anticancer therapy will have a Safety Follow-up Visit and then proceed directly to Survival Follow-up Phase, as described in Section 8.11.4.</w:delText>
        </w:r>
      </w:del>
    </w:p>
    <w:p ns2:paraId="5950CF01" ns2:textId="77777777" w:rsidR="0002138D" w:rsidRDefault="00895D30" w:rsidP="00364D36">
      <w:pPr>
        <w:pStyle w:val="paragraph0"/>
      </w:pPr>
      <w:del w:id="13727" w:author="GoldenCorpusHarness" w:date="2026-03-28T22:23:47Z">
        <w:r>
          <w:delText>The EOT Visit should occur at the time study inter</w:delText>
        </w:r>
      </w:del>
      <w:ins w:id="13728" w:author="GoldenCorpusHarness" w:date="2026-03-28T22:23:47Z">
        <w:r>
          <w:t xml:space="preserve">Pregnancy tests should be performed monthly and/or as per local regulations. Home pregnancy tests are acceptable when a scheduled </w:t>
        </w:r>
      </w:ins>
      <w:r>
        <w:t>v</w:t>
      </w:r>
      <w:del w:id="13729" w:author="GoldenCorpusHarness" w:date="2026-03-28T22:23:47Z">
        <w:r>
          <w:delText xml:space="preserve">ention is discontinued </w:delText>
        </w:r>
      </w:del>
      <w:ins w:id="13730" w:author="GoldenCorpusHarness" w:date="2026-03-28T22:23:47Z">
        <w:r>
          <w:t>isit does not occur within the month (per local regulation), but the site must make monthly telephone contact with the participant to determine the results o</w:t>
        </w:r>
      </w:ins>
      <w:r>
        <w:t>f</w:t>
      </w:r>
      <w:del w:id="13731" w:author="GoldenCorpusHarness" w:date="2026-03-28T22:23:47Z">
        <w:r>
          <w:delText>or any reason</w:delText>
        </w:r>
      </w:del>
      <w:ins w:id="13732" w:author="GoldenCorpusHarness" w:date="2026-03-28T22:23:47Z">
        <w:r>
          <w:t xml:space="preserve"> the pregnancy test</w:t>
        </w:r>
      </w:ins>
      <w:r>
        <w:t>.</w:t>
      </w:r>
      <w:del w:id="13733" w:author="GoldenCorpusHarness" w:date="2026-03-28T22:23:47Z">
        <w:r>
          <w:delText xml:space="preserve"> If the EOT Visit occurs 30 days from the last dose of study intervention, at the time of the mandatory Safety Follow-up Visit, the EOT Visit procedures and any additional safety follow-up procedures should be performed.</w:delText>
        </w:r>
      </w:del>
    </w:p>
    <w:p ns2:paraId="0C2238E6" ns2:textId="77777777" w:rsidR="00577304" w:rsidRDefault="00895D30" w:rsidP="00577304">
      <w:pPr>
        <w:pStyle w:val="Heading3"/>
        <w:tabs>
          <w:tab w:val="num" w:pos="1320"/>
        </w:tabs>
      </w:pPr>
      <w:del w:id="13734" w:author="GoldenCorpusHarness" w:date="2026-03-28T22:23:47Z">
        <w:r>
          <w:delText>P</w:delText>
        </w:r>
      </w:del>
      <w:ins w:id="13735" w:author="GoldenCorpusHarness" w:date="2026-03-28T22:23:47Z">
        <w:r>
          <w:t>See Appendix 7 f</w:t>
        </w:r>
      </w:ins>
      <w:r>
        <w:t>o</w:t>
      </w:r>
      <w:del w:id="13736" w:author="GoldenCorpusHarness" w:date="2026-03-28T22:23:47Z">
        <w:r>
          <w:delText>st-</w:delText>
        </w:r>
      </w:del>
      <w:ins w:id="13737" w:author="GoldenCorpusHarness" w:date="2026-03-28T22:23:47Z">
        <w:r>
          <w:t>r coun</w:t>
        </w:r>
      </w:ins>
      <w:r>
        <w:t>tr</w:t>
      </w:r>
      <w:ins w:id="13738" w:author="GoldenCorpusHarness" w:date="2026-03-28T22:23:47Z">
        <w:r>
          <w:t>y-sp</w:t>
        </w:r>
      </w:ins>
      <w:r>
        <w:t>e</w:t>
      </w:r>
      <w:del w:id="13739" w:author="GoldenCorpusHarness" w:date="2026-03-28T22:23:47Z">
        <w:r>
          <w:delText>at</w:delText>
        </w:r>
      </w:del>
      <w:ins w:id="13740" w:author="GoldenCorpusHarness" w:date="2026-03-28T22:23:47Z">
        <w:r>
          <w:t>cific require</w:t>
        </w:r>
      </w:ins>
      <w:r>
        <w:t>ment</w:t>
      </w:r>
      <w:del w:id="13741" w:author="GoldenCorpusHarness" w:date="2026-03-28T22:23:47Z">
        <w:r>
          <w:delText xml:space="preserve"> Vi</w:delText>
        </w:r>
      </w:del>
      <w:r>
        <w:t>s</w:t>
      </w:r>
      <w:del w:id="13742" w:author="GoldenCorpusHarness" w:date="2026-03-28T22:23:47Z">
        <w:r>
          <w:delText>it</w:delText>
        </w:r>
      </w:del>
      <w:ins w:id="13743" w:author="GoldenCorpusHarness" w:date="2026-03-28T22:23:47Z">
        <w:r>
          <w:t>.</w:t>
        </w:r>
      </w:ins>
    </w:p>
    <w:p ns2:paraId="17ED99BD" ns2:textId="77777777" w:rsidR="00577304" w:rsidRDefault="00895D30" w:rsidP="00577304">
      <w:pPr>
        <w:pStyle w:val="Heading4"/>
      </w:pPr>
      <w:del w:id="13744" w:author="GoldenCorpusHarness" w:date="2026-03-28T22:23:47Z">
        <w:r>
          <w:delText>S</w:delText>
        </w:r>
      </w:del>
      <w:ins w:id="13745" w:author="GoldenCorpusHarness" w:date="2026-03-28T22:23:47Z">
        <w:r>
          <w:t>Photogr</w:t>
        </w:r>
      </w:ins>
      <w:r>
        <w:t>a</w:t>
      </w:r>
      <w:ins w:id="13746" w:author="GoldenCorpusHarness" w:date="2026-03-28T22:23:47Z">
        <w:r>
          <w:t>phs o</w:t>
        </w:r>
      </w:ins>
      <w:r>
        <w:t>f</w:t>
      </w:r>
      <w:del w:id="13747" w:author="GoldenCorpusHarness" w:date="2026-03-28T22:23:47Z">
        <w:r>
          <w:delText>ety</w:delText>
        </w:r>
      </w:del>
      <w:r>
        <w:t xml:space="preserve"> </w:t>
      </w:r>
      <w:del w:id="13748" w:author="GoldenCorpusHarness" w:date="2026-03-28T22:23:47Z">
        <w:r>
          <w:delText>Follow-up Vi</w:delText>
        </w:r>
      </w:del>
      <w:ins w:id="13749" w:author="GoldenCorpusHarness" w:date="2026-03-28T22:23:47Z">
        <w:r>
          <w:t>Ra</w:t>
        </w:r>
      </w:ins>
      <w:r>
        <w:t>s</w:t>
      </w:r>
      <w:del w:id="13750" w:author="GoldenCorpusHarness" w:date="2026-03-28T22:23:47Z">
        <w:r>
          <w:delText>its</w:delText>
        </w:r>
      </w:del>
      <w:ins w:id="13751" w:author="GoldenCorpusHarness" w:date="2026-03-28T22:23:47Z">
        <w:r>
          <w:t>h</w:t>
        </w:r>
      </w:ins>
    </w:p>
    <w:p ns2:paraId="112F9465" ns2:textId="77777777" w:rsidR="00577304" w:rsidRDefault="00895D30" w:rsidP="00364D36">
      <w:pPr>
        <w:pStyle w:val="paragraph0"/>
      </w:pPr>
      <w:ins w:id="13752" w:author="GoldenCorpusHarness" w:date="2026-03-28T22:23:47Z">
        <w:r>
          <w:t xml:space="preserve">Photographs of any rash, if considered appropriate by the investigator, are highly recommended to be taken immediately, along with any additional information that may assist the investigator to evaluate the skin reaction, skin eruption, or rash occurrence in determining etiology and study intervention relationship. See ‘Rash Guidance’ in the Investigator Site Binder for additional details. </w:t>
        </w:r>
      </w:ins>
      <w:r>
        <w:t>Th</w:t>
      </w:r>
      <w:del w:id="13753" w:author="GoldenCorpusHarness" w:date="2026-03-28T22:23:47Z">
        <w:r>
          <w:delText>e mandatory</w:delText>
        </w:r>
      </w:del>
      <w:ins w:id="13754" w:author="GoldenCorpusHarness" w:date="2026-03-28T22:23:47Z">
        <w:r>
          <w:t>is information is to be kept with the participant medical records and may be shared with the</w:t>
        </w:r>
      </w:ins>
      <w:r>
        <w:t xml:space="preserve"> S</w:t>
      </w:r>
      <w:del w:id="13755" w:author="GoldenCorpusHarness" w:date="2026-03-28T22:23:47Z">
        <w:r>
          <w:delText>a</w:delText>
        </w:r>
      </w:del>
      <w:ins w:id="13756" w:author="GoldenCorpusHarness" w:date="2026-03-28T22:23:47Z">
        <w:r>
          <w:t>ponsor i</w:t>
        </w:r>
      </w:ins>
      <w:r>
        <w:t>f</w:t>
      </w:r>
      <w:del w:id="13757" w:author="GoldenCorpusHarness" w:date="2026-03-28T22:23:47Z">
        <w:r>
          <w:delText>ety Follow-up Visit must be conducted approximately 30 days after the last dose of study intervention or before initiation of a new anticancer treatment, whichever comes first</w:delText>
        </w:r>
      </w:del>
      <w:ins w:id="13758" w:author="GoldenCorpusHarness" w:date="2026-03-28T22:23:47Z">
        <w:r>
          <w:t xml:space="preserve"> appropriate</w:t>
        </w:r>
      </w:ins>
      <w:r>
        <w:t>.</w:t>
      </w:r>
    </w:p>
    <w:p ns2:paraId="695CAB06" ns2:textId="77777777" w:rsidR="00577304" w:rsidRDefault="00895D30" w:rsidP="00577304">
      <w:pPr>
        <w:pStyle w:val="Heading4"/>
      </w:pPr>
      <w:ins w:id="13759" w:author="GoldenCorpusHarness" w:date="2026-03-28T22:23:47Z">
        <w:r>
          <w:t xml:space="preserve">Adverse </w:t>
        </w:r>
      </w:ins>
      <w:r>
        <w:t>E</w:t>
      </w:r>
      <w:ins w:id="13760" w:author="GoldenCorpusHarness" w:date="2026-03-28T22:23:47Z">
        <w:r>
          <w:t>vents, Serious Adverse Events, and Other Reportable Sa</w:t>
        </w:r>
      </w:ins>
      <w:r>
        <w:t>f</w:t>
      </w:r>
      <w:del w:id="13761" w:author="GoldenCorpusHarness" w:date="2026-03-28T22:23:47Z">
        <w:r>
          <w:delText>ficac</w:delText>
        </w:r>
      </w:del>
      <w:ins w:id="13762" w:author="GoldenCorpusHarness" w:date="2026-03-28T22:23:47Z">
        <w:r>
          <w:t>et</w:t>
        </w:r>
      </w:ins>
      <w:r>
        <w:t xml:space="preserve">y </w:t>
      </w:r>
      <w:del w:id="13763" w:author="GoldenCorpusHarness" w:date="2026-03-28T22:23:47Z">
        <w:r>
          <w:delText>Follow-up Visi</w:delText>
        </w:r>
      </w:del>
      <w:ins w:id="13764" w:author="GoldenCorpusHarness" w:date="2026-03-28T22:23:47Z">
        <w:r>
          <w:t>Even</w:t>
        </w:r>
      </w:ins>
      <w:r>
        <w:t>ts</w:t>
      </w:r>
    </w:p>
    <w:p ns2:paraId="2319F832" ns2:textId="77777777" w:rsidR="00577304" w:rsidRDefault="00895D30" w:rsidP="00364D36">
      <w:pPr>
        <w:pStyle w:val="paragraph0"/>
      </w:pPr>
      <w:del w:id="13765" w:author="GoldenCorpusHarness" w:date="2026-03-28T22:23:47Z">
        <w:r>
          <w:delText>Participant</w:delText>
        </w:r>
      </w:del>
      <w:ins w:id="13766" w:author="GoldenCorpusHarness" w:date="2026-03-28T22:23:47Z">
        <w:r>
          <w:t>The definitions of an AE or SAE, a</w:t>
        </w:r>
      </w:ins>
      <w:r>
        <w:t>s w</w:t>
      </w:r>
      <w:del w:id="13767" w:author="GoldenCorpusHarness" w:date="2026-03-28T22:23:47Z">
        <w:r>
          <w:delText>ho co</w:delText>
        </w:r>
      </w:del>
      <w:ins w:id="13768" w:author="GoldenCorpusHarness" w:date="2026-03-28T22:23:47Z">
        <w:r>
          <w:t xml:space="preserve">ell as the </w:t>
        </w:r>
      </w:ins>
      <w:r>
        <w:t>m</w:t>
      </w:r>
      <w:del w:id="13769" w:author="GoldenCorpusHarness" w:date="2026-03-28T22:23:47Z">
        <w:r>
          <w:delText>plete the protocol-required c</w:delText>
        </w:r>
      </w:del>
      <w:ins w:id="13770" w:author="GoldenCorpusHarness" w:date="2026-03-28T22:23:47Z">
        <w:r>
          <w:t>ethod of recording, evaluating, and assessing causalit</w:t>
        </w:r>
      </w:ins>
      <w:r>
        <w:t>y</w:t>
      </w:r>
      <w:del w:id="13771" w:author="GoldenCorpusHarness" w:date="2026-03-28T22:23:47Z">
        <w:r>
          <w:delText>cles of stud</w:delText>
        </w:r>
      </w:del>
      <w:ins w:id="13772" w:author="GoldenCorpusHarness" w:date="2026-03-28T22:23:47Z">
        <w:r>
          <w:t xml:space="preserve"> of AE and SAE and the procedures for completing and transmitting AE, SAE, and other reportable safet</w:t>
        </w:r>
      </w:ins>
      <w:r>
        <w:t xml:space="preserve">y </w:t>
      </w:r>
      <w:del w:id="13773" w:author="GoldenCorpusHarness" w:date="2026-03-28T22:23:47Z">
        <w:r>
          <w:delText>inter</w:delText>
        </w:r>
      </w:del>
      <w:ins w:id="13774" w:author="GoldenCorpusHarness" w:date="2026-03-28T22:23:47Z">
        <w:r>
          <w:t>e</w:t>
        </w:r>
      </w:ins>
      <w:r>
        <w:t>vent</w:t>
      </w:r>
      <w:del w:id="13775" w:author="GoldenCorpusHarness" w:date="2026-03-28T22:23:47Z">
        <w:r>
          <w:delText>ion (those randomized to the comparator group) or who discontinue study intervention for a reason other than verified disease progression (as assessed per iwCLL) will</w:delText>
        </w:r>
      </w:del>
      <w:ins w:id="13776" w:author="GoldenCorpusHarness" w:date="2026-03-28T22:23:47Z">
        <w:r>
          <w:t xml:space="preserve"> reports can</w:t>
        </w:r>
      </w:ins>
      <w:r>
        <w:t xml:space="preserve"> be</w:t>
      </w:r>
      <w:del w:id="13777" w:author="GoldenCorpusHarness" w:date="2026-03-28T22:23:47Z">
        <w:r>
          <w:delText>gin efficacy follow-up and should follow calendar days from randomization, as described in the SoA (Section 1</w:delText>
        </w:r>
      </w:del>
      <w:ins w:id="13778" w:author="GoldenCorpusHarness" w:date="2026-03-28T22:23:47Z">
        <w:r>
          <w:t xml:space="preserve"> found in Appendix 3</w:t>
        </w:r>
      </w:ins>
      <w:r>
        <w:t>.</w:t>
      </w:r>
      <w:del w:id="13779" w:author="GoldenCorpusHarness" w:date="2026-03-28T22:23:47Z">
        <w:r>
          <w:delText>3). If dosing is delayed, efficacy assessments should continue as scheduled:</w:delText>
        </w:r>
      </w:del>
    </w:p>
    <w:p ns2:paraId="36536909" ns2:textId="77777777" w:rsidR="00577304" w:rsidRDefault="00895D30" w:rsidP="00577304">
      <w:pPr>
        <w:pStyle w:val="ListBullet"/>
        <w:keepLines w:val="0"/>
        <w:spacing w:after="240"/>
      </w:pPr>
      <w:del w:id="13780" w:author="GoldenCorpusHarness" w:date="2026-03-28T22:23:47Z">
        <w:r>
          <w:delText>CT</w:delText>
        </w:r>
      </w:del>
      <w:ins w:id="13781" w:author="GoldenCorpusHarness" w:date="2026-03-28T22:23:47Z">
        <w:r>
          <w:t>Progression</w:t>
        </w:r>
      </w:ins>
      <w:r>
        <w:t xml:space="preserve"> </w:t>
      </w:r>
      <w:del w:id="13782" w:author="GoldenCorpusHarness" w:date="2026-03-28T22:23:47Z">
        <w:r>
          <w:delText>s</w:delText>
        </w:r>
      </w:del>
      <w:ins w:id="13783" w:author="GoldenCorpusHarness" w:date="2026-03-28T22:23:47Z">
        <w:r>
          <w:t xml:space="preserve">of the </w:t>
        </w:r>
      </w:ins>
      <w:r>
        <w:t>can</w:t>
      </w:r>
      <w:ins w:id="13784" w:author="GoldenCorpusHarness" w:date="2026-03-28T22:23:47Z">
        <w:r>
          <w:t>cer under study is not considered an AE as described in Section 8.4.6</w:t>
        </w:r>
      </w:ins>
      <w:r>
        <w:t xml:space="preserve"> and </w:t>
      </w:r>
      <w:del w:id="13785" w:author="GoldenCorpusHarness" w:date="2026-03-28T22:23:47Z">
        <w:r>
          <w:delText>PROs will b</w:delText>
        </w:r>
      </w:del>
      <w:ins w:id="13786" w:author="GoldenCorpusHarness" w:date="2026-03-28T22:23:47Z">
        <w:r>
          <w:t>App</w:t>
        </w:r>
      </w:ins>
      <w:r>
        <w:t>e</w:t>
      </w:r>
      <w:del w:id="13787" w:author="GoldenCorpusHarness" w:date="2026-03-28T22:23:47Z">
        <w:r>
          <w:delText xml:space="preserve"> captured Q12W up to a</w:delText>
        </w:r>
      </w:del>
      <w:r>
        <w:t>nd</w:t>
      </w:r>
      <w:ins w:id="13788" w:author="GoldenCorpusHarness" w:date="2026-03-28T22:23:47Z">
        <w:r>
          <w:t>ix</w:t>
        </w:r>
      </w:ins>
      <w:r>
        <w:t xml:space="preserve"> </w:t>
      </w:r>
      <w:del w:id="13789" w:author="GoldenCorpusHarness" w:date="2026-03-28T22:23:47Z">
        <w:r>
          <w:delText>including Week 97 (approximately 2 years post C1D1) and Q24W thereafter</w:delText>
        </w:r>
      </w:del>
      <w:ins w:id="13790" w:author="GoldenCorpusHarness" w:date="2026-03-28T22:23:47Z">
        <w:r>
          <w:t>3</w:t>
        </w:r>
      </w:ins>
      <w:r>
        <w:t>.</w:t>
      </w:r>
    </w:p>
    <w:p ns2:paraId="38F15410" ns2:textId="77777777" w:rsidR="00B65B0A" w:rsidRDefault="00895D30" w:rsidP="00577304">
      <w:pPr>
        <w:pStyle w:val="ListBullet"/>
        <w:keepLines w:val="0"/>
        <w:spacing w:after="240"/>
      </w:pPr>
      <w:del w:id="13791" w:author="GoldenCorpusHarness" w:date="2026-03-28T22:23:47Z">
        <w:r>
          <w:delText>Bloo</w:delText>
        </w:r>
      </w:del>
      <w:ins w:id="13792" w:author="GoldenCorpusHarness" w:date="2026-03-28T22:23:47Z">
        <w:r>
          <w:t>Adverse events, SAEs, an</w:t>
        </w:r>
      </w:ins>
      <w:r>
        <w:t xml:space="preserve">d </w:t>
      </w:r>
      <w:ins w:id="13793" w:author="GoldenCorpusHarness" w:date="2026-03-28T22:23:47Z">
        <w:r>
          <w:t>other reportable sa</w:t>
        </w:r>
      </w:ins>
      <w:r>
        <w:t>f</w:t>
      </w:r>
      <w:ins w:id="13794" w:author="GoldenCorpusHarness" w:date="2026-03-28T22:23:47Z">
        <w:r>
          <w:t xml:space="preserve">ety events will be reported by the participant (or, when appropriate, by a caregiver, surrogate, </w:t>
        </w:r>
      </w:ins>
      <w:r>
        <w:t xml:space="preserve">or </w:t>
      </w:r>
      <w:del w:id="13795" w:author="GoldenCorpusHarness" w:date="2026-03-28T22:23:47Z">
        <w:r>
          <w:delText>MRD</w:delText>
        </w:r>
      </w:del>
      <w:ins w:id="13796" w:author="GoldenCorpusHarness" w:date="2026-03-28T22:23:47Z">
        <w:r>
          <w:t>the</w:t>
        </w:r>
      </w:ins>
      <w:r>
        <w:t xml:space="preserve"> </w:t>
      </w:r>
      <w:ins w:id="13797" w:author="GoldenCorpusHarness" w:date="2026-03-28T22:23:47Z">
        <w:r>
          <w:t>part</w:t>
        </w:r>
      </w:ins>
      <w:r>
        <w:t>i</w:t>
      </w:r>
      <w:ins w:id="13798" w:author="GoldenCorpusHarness" w:date="2026-03-28T22:23:47Z">
        <w:r>
          <w:t>cipant’</w:t>
        </w:r>
      </w:ins>
      <w:r>
        <w:t xml:space="preserve">s </w:t>
      </w:r>
      <w:del w:id="13799" w:author="GoldenCorpusHarness" w:date="2026-03-28T22:23:47Z">
        <w:r>
          <w:delText>sp</w:delText>
        </w:r>
      </w:del>
      <w:ins w:id="13800" w:author="GoldenCorpusHarness" w:date="2026-03-28T22:23:47Z">
        <w:r>
          <w:t>l</w:t>
        </w:r>
      </w:ins>
      <w:r>
        <w:t>e</w:t>
      </w:r>
      <w:del w:id="13801" w:author="GoldenCorpusHarness" w:date="2026-03-28T22:23:47Z">
        <w:r>
          <w:delText>c</w:delText>
        </w:r>
      </w:del>
      <w:ins w:id="13802" w:author="GoldenCorpusHarness" w:date="2026-03-28T22:23:47Z">
        <w:r>
          <w:t>gally author</w:t>
        </w:r>
      </w:ins>
      <w:r>
        <w:t>i</w:t>
      </w:r>
      <w:del w:id="13803" w:author="GoldenCorpusHarness" w:date="2026-03-28T22:23:47Z">
        <w:r>
          <w:delText>fi</w:delText>
        </w:r>
      </w:del>
      <w:ins w:id="13804" w:author="GoldenCorpusHarness" w:date="2026-03-28T22:23:47Z">
        <w:r>
          <w:t>z</w:t>
        </w:r>
      </w:ins>
      <w:r>
        <w:t xml:space="preserve">ed </w:t>
      </w:r>
      <w:del w:id="13805" w:author="GoldenCorpusHarness" w:date="2026-03-28T22:23:47Z">
        <w:r>
          <w:delText>in A</w:delText>
        </w:r>
      </w:del>
      <w:ins w:id="13806" w:author="GoldenCorpusHarness" w:date="2026-03-28T22:23:47Z">
        <w:r>
          <w:t>re</w:t>
        </w:r>
      </w:ins>
      <w:r>
        <w:t>p</w:t>
      </w:r>
      <w:del w:id="13807" w:author="GoldenCorpusHarness" w:date="2026-03-28T22:23:47Z">
        <w:r>
          <w:delText>p</w:delText>
        </w:r>
      </w:del>
      <w:ins w:id="13808" w:author="GoldenCorpusHarness" w:date="2026-03-28T22:23:47Z">
        <w:r>
          <w:t>res</w:t>
        </w:r>
      </w:ins>
      <w:r>
        <w:t>en</w:t>
      </w:r>
      <w:del w:id="13809" w:author="GoldenCorpusHarness" w:date="2026-03-28T22:23:47Z">
        <w:r>
          <w:delText>d</w:delText>
        </w:r>
      </w:del>
      <w:ins w:id="13810" w:author="GoldenCorpusHarness" w:date="2026-03-28T22:23:47Z">
        <w:r>
          <w:t>tat</w:t>
        </w:r>
      </w:ins>
      <w:r>
        <w:t>i</w:t>
      </w:r>
      <w:del w:id="13811" w:author="GoldenCorpusHarness" w:date="2026-03-28T22:23:47Z">
        <w:r>
          <w:delText>x 14</w:delText>
        </w:r>
      </w:del>
      <w:ins w:id="13812" w:author="GoldenCorpusHarness" w:date="2026-03-28T22:23:47Z">
        <w:r>
          <w:t>ve)</w:t>
        </w:r>
      </w:ins>
      <w:r>
        <w:t>.</w:t>
      </w:r>
    </w:p>
    <w:p ns2:paraId="1D32C2D4" ns2:textId="77777777" w:rsidR="00577304" w:rsidRDefault="00895D30" w:rsidP="00EE53B3">
      <w:pPr>
        <w:pStyle w:val="ListBullet"/>
        <w:keepLines w:val="0"/>
        <w:ind w:left="357" w:hanging="357"/>
      </w:pPr>
      <w:del w:id="13813" w:author="GoldenCorpusHarness" w:date="2026-03-28T22:23:47Z">
        <w:r>
          <w:delText>Constitutional s</w:delText>
        </w:r>
      </w:del>
      <w:ins w:id="13814" w:author="GoldenCorpusHarness" w:date="2026-03-28T22:23:47Z">
        <w:r>
          <w:t>The investigator and an</w:t>
        </w:r>
      </w:ins>
      <w:r>
        <w:t>y</w:t>
      </w:r>
      <w:del w:id="13815" w:author="GoldenCorpusHarness" w:date="2026-03-28T22:23:47Z">
        <w:r>
          <w:delText>m</w:delText>
        </w:r>
      </w:del>
      <w:ins w:id="13816" w:author="GoldenCorpusHarness" w:date="2026-03-28T22:23:47Z">
        <w:r>
          <w:t xml:space="preserve"> designees are res</w:t>
        </w:r>
      </w:ins>
      <w:r>
        <w:t>p</w:t>
      </w:r>
      <w:del w:id="13817" w:author="GoldenCorpusHarness" w:date="2026-03-28T22:23:47Z">
        <w:r>
          <w:delText>toms, hematolog</w:delText>
        </w:r>
      </w:del>
      <w:ins w:id="13818" w:author="GoldenCorpusHarness" w:date="2026-03-28T22:23:47Z">
        <w:r>
          <w:t>onsible for detecting, documenting, and reporting events that meet the definition of an AE or SAE as well as other reportable safet</w:t>
        </w:r>
      </w:ins>
      <w:r>
        <w:t>y</w:t>
      </w:r>
      <w:del w:id="13819" w:author="GoldenCorpusHarness" w:date="2026-03-28T22:23:47Z">
        <w:r>
          <w:delText>/serum chemistry, and directed physical examination,</w:delText>
        </w:r>
      </w:del>
      <w:ins w:id="13820" w:author="GoldenCorpusHarness" w:date="2026-03-28T22:23:47Z">
        <w:r>
          <w:t xml:space="preserve"> events. Investigators need to document if an SAE</w:t>
        </w:r>
      </w:ins>
      <w:r>
        <w:t xml:space="preserve"> w</w:t>
      </w:r>
      <w:del w:id="13821" w:author="GoldenCorpusHarness" w:date="2026-03-28T22:23:47Z">
        <w:r>
          <w:delText xml:space="preserve">ill </w:delText>
        </w:r>
      </w:del>
      <w:ins w:id="13822" w:author="GoldenCorpusHarness" w:date="2026-03-28T22:23:47Z">
        <w:r>
          <w:t>as associated with a medication error, misuse, or a</w:t>
        </w:r>
      </w:ins>
      <w:r>
        <w:t>b</w:t>
      </w:r>
      <w:del w:id="13823" w:author="GoldenCorpusHarness" w:date="2026-03-28T22:23:47Z">
        <w:r>
          <w:delText>e captured Q12W up to and including Week 145 (approximately 3 years post C1D1) and Q24W thereafter</w:delText>
        </w:r>
      </w:del>
      <w:ins w:id="13824" w:author="GoldenCorpusHarness" w:date="2026-03-28T22:23:47Z">
        <w:r>
          <w:t>use</w:t>
        </w:r>
      </w:ins>
      <w:r>
        <w:t>.</w:t>
      </w:r>
    </w:p>
    <w:p ns2:paraId="3F6910C3" ns2:textId="77777777" w:rsidR="00EE53B3" w:rsidRDefault="00EE53B3" w:rsidP="00EE53B3">
      <w:pPr>
        <w:pStyle w:val="ListEnd"/>
      </w:pPr>
      <w:ins w:id="13825" w:author="GoldenCorpusHarness" w:date="2026-03-28T22:23:47Z">
        <w:r>
          <w:t>Investigators remain responsible for following up AEs, SAEs, and other reportable safety events for outcome according to Section 8.4.3. The investigator, who is a qualified physician, will assess events that meet the definition of an AE or SAE as well as other reportable safety events with respect to seriousness, intensity/toxicity, and causality.</w:t>
        </w:r>
      </w:ins>
    </w:p>
    <w:p ns2:paraId="3CB4E933" ns2:textId="77777777" w:rsidR="00577304" w:rsidRPr="00D62CFA" w:rsidRDefault="00895D30" w:rsidP="00EE53B3">
      <w:pPr>
        <w:pStyle w:val="paragraph0"/>
        <w:spacing w:before="0" w:beforeAutospacing="0"/>
      </w:pPr>
      <w:del w:id="13826" w:author="GoldenCorpusHarness" w:date="2026-03-28T22:23:47Z">
        <w:r>
          <w:delText>E</w:delText>
        </w:r>
      </w:del>
      <w:ins w:id="13827" w:author="GoldenCorpusHarness" w:date="2026-03-28T22:23:47Z">
        <w:r>
          <w:t>Ad</w:t>
        </w:r>
      </w:ins>
      <w:r>
        <w:t>ver</w:t>
      </w:r>
      <w:ins w:id="13828" w:author="GoldenCorpusHarness" w:date="2026-03-28T22:23:47Z">
        <w:r>
          <w:t>se events will not be collected for participants during the prescreening period (for determination of archival tissue status) as long as that participant has not undergone an</w:t>
        </w:r>
      </w:ins>
      <w:r>
        <w:t xml:space="preserve">y </w:t>
      </w:r>
      <w:del w:id="13829" w:author="GoldenCorpusHarness" w:date="2026-03-28T22:23:47Z">
        <w:r>
          <w:delText>effort should</w:delText>
        </w:r>
      </w:del>
      <w:ins w:id="13830" w:author="GoldenCorpusHarness" w:date="2026-03-28T22:23:47Z">
        <w:r>
          <w:t>protocol-specified procedure or intervention. If the participant requires a</w:t>
        </w:r>
      </w:ins>
      <w:r>
        <w:t xml:space="preserve"> b</w:t>
      </w:r>
      <w:del w:id="13831" w:author="GoldenCorpusHarness" w:date="2026-03-28T22:23:47Z">
        <w:r>
          <w:delText xml:space="preserve">e </w:delText>
        </w:r>
      </w:del>
      <w:ins w:id="13832" w:author="GoldenCorpusHarness" w:date="2026-03-28T22:23:47Z">
        <w:r>
          <w:t>lood draw, fresh tu</w:t>
        </w:r>
      </w:ins>
      <w:r>
        <w:t>m</w:t>
      </w:r>
      <w:del w:id="13833" w:author="GoldenCorpusHarness" w:date="2026-03-28T22:23:47Z">
        <w:r>
          <w:delText>ade to collect information regarding disease status until (1) the start of new anticancer therapy (except for SCT and its conditioning treatment, see Section 8.11.4.4), (2) verified disease progression as assessed per iwCLL, (3) death, (4) withdrawal of consent of study participation, or (5) the end of stud</w:delText>
        </w:r>
      </w:del>
      <w:ins w:id="13834" w:author="GoldenCorpusHarness" w:date="2026-03-28T22:23:47Z">
        <w:r>
          <w:t>or biops</w:t>
        </w:r>
      </w:ins>
      <w:r>
        <w:t xml:space="preserve">y, </w:t>
      </w:r>
      <w:ins w:id="13835" w:author="GoldenCorpusHarness" w:date="2026-03-28T22:23:47Z">
        <w:r>
          <w:t xml:space="preserve">etc, the participant is first required to provide consent to the main study, and AEs </w:t>
        </w:r>
      </w:ins>
      <w:r>
        <w:t>w</w:t>
      </w:r>
      <w:del w:id="13836" w:author="GoldenCorpusHarness" w:date="2026-03-28T22:23:47Z">
        <w:r>
          <w:delText>hichever occurs first</w:delText>
        </w:r>
      </w:del>
      <w:ins w:id="13837" w:author="GoldenCorpusHarness" w:date="2026-03-28T22:23:47Z">
        <w:r>
          <w:t>ill be captured according to guidelines for standard AE reporting</w:t>
        </w:r>
      </w:ins>
      <w:r>
        <w:t>.</w:t>
      </w:r>
      <w:del w:id="13838" w:author="GoldenCorpusHarness" w:date="2026-03-28T22:23:47Z">
        <w:r>
          <w:delText xml:space="preserve"> Information regarding poststudy anticancer treatment and time to disease progression on/after new anticancer treatment will be collected if new treatment is initiated. Participants who completed all efficacy assessments and/or will not have further efficacy assessments must enter Survival Follow-up.</w:delText>
        </w:r>
      </w:del>
    </w:p>
    <w:p ns2:paraId="036313A3" ns2:textId="77777777" w:rsidR="00577304" w:rsidRDefault="00895D30" w:rsidP="00577304">
      <w:pPr>
        <w:pStyle w:val="Heading4"/>
      </w:pPr>
      <w:del w:id="13839" w:author="GoldenCorpusHarness" w:date="2026-03-28T22:23:47Z">
        <w:r>
          <w:delText>Su</w:delText>
        </w:r>
      </w:del>
      <w:ins w:id="13840" w:author="GoldenCorpusHarness" w:date="2026-03-28T22:23:47Z">
        <w:r>
          <w:t>Time Pe</w:t>
        </w:r>
      </w:ins>
      <w:r>
        <w:t>r</w:t>
      </w:r>
      <w:del w:id="13841" w:author="GoldenCorpusHarness" w:date="2026-03-28T22:23:47Z">
        <w:r>
          <w:delText>v</w:delText>
        </w:r>
      </w:del>
      <w:r>
        <w:t>i</w:t>
      </w:r>
      <w:del w:id="13842" w:author="GoldenCorpusHarness" w:date="2026-03-28T22:23:47Z">
        <w:r>
          <w:delText>v</w:delText>
        </w:r>
      </w:del>
      <w:ins w:id="13843" w:author="GoldenCorpusHarness" w:date="2026-03-28T22:23:47Z">
        <w:r>
          <w:t xml:space="preserve">od </w:t>
        </w:r>
      </w:ins>
      <w:r>
        <w:t>a</w:t>
      </w:r>
      <w:del w:id="13844" w:author="GoldenCorpusHarness" w:date="2026-03-28T22:23:47Z">
        <w:r>
          <w:delText>l</w:delText>
        </w:r>
      </w:del>
      <w:ins w:id="13845" w:author="GoldenCorpusHarness" w:date="2026-03-28T22:23:47Z">
        <w:r>
          <w:t>nd</w:t>
        </w:r>
      </w:ins>
      <w:r>
        <w:t xml:space="preserve"> F</w:t>
      </w:r>
      <w:ins w:id="13846" w:author="GoldenCorpusHarness" w:date="2026-03-28T22:23:47Z">
        <w:r>
          <w:t>requency for C</w:t>
        </w:r>
      </w:ins>
      <w:r>
        <w:t>oll</w:t>
      </w:r>
      <w:ins w:id="13847" w:author="GoldenCorpusHarness" w:date="2026-03-28T22:23:47Z">
        <w:r>
          <w:t>ecting AE, SAE, and Other Rep</w:t>
        </w:r>
      </w:ins>
      <w:r>
        <w:t>o</w:t>
      </w:r>
      <w:del w:id="13848" w:author="GoldenCorpusHarness" w:date="2026-03-28T22:23:47Z">
        <w:r>
          <w:delText>w-up</w:delText>
        </w:r>
      </w:del>
      <w:ins w:id="13849" w:author="GoldenCorpusHarness" w:date="2026-03-28T22:23:47Z">
        <w:r>
          <w:t>rtable</w:t>
        </w:r>
      </w:ins>
      <w:r>
        <w:t xml:space="preserve"> </w:t>
      </w:r>
      <w:del w:id="13850" w:author="GoldenCorpusHarness" w:date="2026-03-28T22:23:47Z">
        <w:r>
          <w:delText>C</w:delText>
        </w:r>
      </w:del>
      <w:ins w:id="13851" w:author="GoldenCorpusHarness" w:date="2026-03-28T22:23:47Z">
        <w:r>
          <w:t>Safety Event Informati</w:t>
        </w:r>
      </w:ins>
      <w:r>
        <w:t>on</w:t>
      </w:r>
      <w:del w:id="13852" w:author="GoldenCorpusHarness" w:date="2026-03-28T22:23:47Z">
        <w:r>
          <w:delText>tacts</w:delText>
        </w:r>
      </w:del>
    </w:p>
    <w:p ns2:paraId="0AF4F9FB" ns2:textId="77777777" w:rsidR="00577304" w:rsidRDefault="00895D30" w:rsidP="00364D36">
      <w:pPr>
        <w:pStyle w:val="paragraph0"/>
      </w:pPr>
      <w:del w:id="13853" w:author="GoldenCorpusHarness" w:date="2026-03-28T22:23:47Z">
        <w:r>
          <w:delText>Participant survival follo</w:delText>
        </w:r>
      </w:del>
      <w:ins w:id="13854" w:author="GoldenCorpusHarness" w:date="2026-03-28T22:23:47Z">
        <w:r>
          <w:t xml:space="preserve">All AEs, SAEs, and other reportable safety events that occur after the participant provides documented informed consent, but before intervention randomization, must be reported by the investigator if the participant is receiving placebo run-in or other run-in treatment, if the event cause the participant to be excluded from the study, or is the result of a protocol-specified intervention, including, but not limited to </w:t>
        </w:r>
      </w:ins>
      <w:r>
        <w:t>w</w:t>
      </w:r>
      <w:del w:id="13855" w:author="GoldenCorpusHarness" w:date="2026-03-28T22:23:47Z">
        <w:r>
          <w:delText>-up status will be assessed approximatel</w:delText>
        </w:r>
      </w:del>
      <w:ins w:id="13856" w:author="GoldenCorpusHarness" w:date="2026-03-28T22:23:47Z">
        <w:r>
          <w:t>ashout or discontinuation of usual therap</w:t>
        </w:r>
      </w:ins>
      <w:r>
        <w:t>y</w:t>
      </w:r>
      <w:del w:id="13857" w:author="GoldenCorpusHarness" w:date="2026-03-28T22:23:47Z">
        <w:r>
          <w:delText xml:space="preserve"> Q12W until death, withdrawal of consent, or the end of the study, whichever occurs first</w:delText>
        </w:r>
      </w:del>
      <w:ins w:id="13858" w:author="GoldenCorpusHarness" w:date="2026-03-28T22:23:47Z">
        <w:r>
          <w:t>, diet, or a procedure</w:t>
        </w:r>
      </w:ins>
      <w:r>
        <w:t>.</w:t>
      </w:r>
    </w:p>
    <w:p ns2:paraId="7326DAA3" ns2:textId="77777777" w:rsidR="00577304" w:rsidRDefault="00895D30" w:rsidP="00364D36">
      <w:pPr>
        <w:pStyle w:val="paragraph0"/>
      </w:pPr>
      <w:del w:id="13859" w:author="GoldenCorpusHarness" w:date="2026-03-28T22:23:47Z">
        <w:r>
          <w:delText>T</w:delText>
        </w:r>
      </w:del>
      <w:ins w:id="13860" w:author="GoldenCorpusHarness" w:date="2026-03-28T22:23:47Z">
        <w:r>
          <w:t>All AEs from t</w:t>
        </w:r>
      </w:ins>
      <w:r>
        <w:t xml:space="preserve">he </w:t>
      </w:r>
      <w:ins w:id="13861" w:author="GoldenCorpusHarness" w:date="2026-03-28T22:23:47Z">
        <w:r>
          <w:t>time o</w:t>
        </w:r>
      </w:ins>
      <w:r>
        <w:t>f</w:t>
      </w:r>
      <w:ins w:id="13862" w:author="GoldenCorpusHarness" w:date="2026-03-28T22:23:47Z">
        <w:r>
          <w:t xml:space="preserve"> </w:t>
        </w:r>
      </w:ins>
      <w:r>
        <w:t>i</w:t>
      </w:r>
      <w:del w:id="13863" w:author="GoldenCorpusHarness" w:date="2026-03-28T22:23:47Z">
        <w:r>
          <w:delText>rs</w:delText>
        </w:r>
      </w:del>
      <w:ins w:id="13864" w:author="GoldenCorpusHarness" w:date="2026-03-28T22:23:47Z">
        <w:r>
          <w:t>n</w:t>
        </w:r>
      </w:ins>
      <w:r>
        <w:t>t</w:t>
      </w:r>
      <w:del w:id="13865" w:author="GoldenCorpusHarness" w:date="2026-03-28T22:23:47Z">
        <w:r>
          <w:delText xml:space="preserve"> su</w:delText>
        </w:r>
      </w:del>
      <w:ins w:id="13866" w:author="GoldenCorpusHarness" w:date="2026-03-28T22:23:47Z">
        <w:r>
          <w:t>e</w:t>
        </w:r>
      </w:ins>
      <w:r>
        <w:t>rv</w:t>
      </w:r>
      <w:ins w:id="13867" w:author="GoldenCorpusHarness" w:date="2026-03-28T22:23:47Z">
        <w:r>
          <w:t>ent</w:t>
        </w:r>
      </w:ins>
      <w:r>
        <w:t>i</w:t>
      </w:r>
      <w:del w:id="13868" w:author="GoldenCorpusHarness" w:date="2026-03-28T22:23:47Z">
        <w:r>
          <w:delText>v</w:delText>
        </w:r>
      </w:del>
      <w:ins w:id="13869" w:author="GoldenCorpusHarness" w:date="2026-03-28T22:23:47Z">
        <w:r>
          <w:t>on r</w:t>
        </w:r>
      </w:ins>
      <w:r>
        <w:t>a</w:t>
      </w:r>
      <w:del w:id="13870" w:author="GoldenCorpusHarness" w:date="2026-03-28T22:23:47Z">
        <w:r>
          <w:delText>l</w:delText>
        </w:r>
      </w:del>
      <w:ins w:id="13871" w:author="GoldenCorpusHarness" w:date="2026-03-28T22:23:47Z">
        <w:r>
          <w:t>ndomization</w:t>
        </w:r>
      </w:ins>
      <w:r>
        <w:t xml:space="preserve"> </w:t>
      </w:r>
      <w:del w:id="13872" w:author="GoldenCorpusHarness" w:date="2026-03-28T22:23:47Z">
        <w:r>
          <w:delText>f</w:delText>
        </w:r>
      </w:del>
      <w:ins w:id="13873" w:author="GoldenCorpusHarness" w:date="2026-03-28T22:23:47Z">
        <w:r>
          <w:t>thr</w:t>
        </w:r>
      </w:ins>
      <w:r>
        <w:t>o</w:t>
      </w:r>
      <w:del w:id="13874" w:author="GoldenCorpusHarness" w:date="2026-03-28T22:23:47Z">
        <w:r>
          <w:delText>llow-</w:delText>
        </w:r>
      </w:del>
      <w:r>
        <w:t>u</w:t>
      </w:r>
      <w:del w:id="13875" w:author="GoldenCorpusHarness" w:date="2026-03-28T22:23:47Z">
        <w:r>
          <w:delText>p</w:delText>
        </w:r>
      </w:del>
      <w:ins w:id="13876" w:author="GoldenCorpusHarness" w:date="2026-03-28T22:23:47Z">
        <w:r>
          <w:t>gh 30 days</w:t>
        </w:r>
      </w:ins>
      <w:r>
        <w:t xml:space="preserve"> a</w:t>
      </w:r>
      <w:del w:id="13877" w:author="GoldenCorpusHarness" w:date="2026-03-28T22:23:47Z">
        <w:r>
          <w:delText>ss</w:delText>
        </w:r>
      </w:del>
      <w:ins w:id="13878" w:author="GoldenCorpusHarness" w:date="2026-03-28T22:23:47Z">
        <w:r>
          <w:t>fter c</w:t>
        </w:r>
      </w:ins>
      <w:r>
        <w:t>ess</w:t>
      </w:r>
      <w:del w:id="13879" w:author="GoldenCorpusHarness" w:date="2026-03-28T22:23:47Z">
        <w:r>
          <w:delText>m</w:delText>
        </w:r>
      </w:del>
      <w:ins w:id="13880" w:author="GoldenCorpusHarness" w:date="2026-03-28T22:23:47Z">
        <w:r>
          <w:t>ation of study interv</w:t>
        </w:r>
      </w:ins>
      <w:r>
        <w:t>ent</w:t>
      </w:r>
      <w:ins w:id="13881" w:author="GoldenCorpusHarness" w:date="2026-03-28T22:23:47Z">
        <w:r>
          <w:t>ion</w:t>
        </w:r>
      </w:ins>
      <w:r>
        <w:t xml:space="preserve"> </w:t>
      </w:r>
      <w:ins w:id="13882" w:author="GoldenCorpusHarness" w:date="2026-03-28T22:23:47Z">
        <w:r>
          <w:t>mu</w:t>
        </w:r>
      </w:ins>
      <w:r>
        <w:t>s</w:t>
      </w:r>
      <w:del w:id="13883" w:author="GoldenCorpusHarness" w:date="2026-03-28T22:23:47Z">
        <w:r>
          <w:delText>hould</w:delText>
        </w:r>
      </w:del>
      <w:ins w:id="13884" w:author="GoldenCorpusHarness" w:date="2026-03-28T22:23:47Z">
        <w:r>
          <w:t>t</w:t>
        </w:r>
      </w:ins>
      <w:r>
        <w:t xml:space="preserve"> be </w:t>
      </w:r>
      <w:del w:id="13885" w:author="GoldenCorpusHarness" w:date="2026-03-28T22:23:47Z">
        <w:r>
          <w:delText>sch</w:delText>
        </w:r>
      </w:del>
      <w:ins w:id="13886" w:author="GoldenCorpusHarness" w:date="2026-03-28T22:23:47Z">
        <w:r>
          <w:t>r</w:t>
        </w:r>
      </w:ins>
      <w:r>
        <w:t>e</w:t>
      </w:r>
      <w:del w:id="13887" w:author="GoldenCorpusHarness" w:date="2026-03-28T22:23:47Z">
        <w:r>
          <w:delText>duled as desc</w:delText>
        </w:r>
      </w:del>
      <w:ins w:id="13888" w:author="GoldenCorpusHarness" w:date="2026-03-28T22:23:47Z">
        <w:r>
          <w:t>po</w:t>
        </w:r>
      </w:ins>
      <w:r>
        <w:t>r</w:t>
      </w:r>
      <w:del w:id="13889" w:author="GoldenCorpusHarness" w:date="2026-03-28T22:23:47Z">
        <w:r>
          <w:delText>ib</w:delText>
        </w:r>
      </w:del>
      <w:ins w:id="13890" w:author="GoldenCorpusHarness" w:date="2026-03-28T22:23:47Z">
        <w:r>
          <w:t>t</w:t>
        </w:r>
      </w:ins>
      <w:r>
        <w:t>ed b</w:t>
      </w:r>
      <w:ins w:id="13891" w:author="GoldenCorpusHarness" w:date="2026-03-28T22:23:47Z">
        <w:r>
          <w:t>y th</w:t>
        </w:r>
      </w:ins>
      <w:r>
        <w:t>e</w:t>
      </w:r>
      <w:del w:id="13892" w:author="GoldenCorpusHarness" w:date="2026-03-28T22:23:47Z">
        <w:r>
          <w:delText>l</w:delText>
        </w:r>
      </w:del>
      <w:ins w:id="13893" w:author="GoldenCorpusHarness" w:date="2026-03-28T22:23:47Z">
        <w:r>
          <w:t xml:space="preserve"> investigat</w:t>
        </w:r>
      </w:ins>
      <w:r>
        <w:t>o</w:t>
      </w:r>
      <w:del w:id="13894" w:author="GoldenCorpusHarness" w:date="2026-03-28T22:23:47Z">
        <w:r>
          <w:delText>w:</w:delText>
        </w:r>
      </w:del>
      <w:ins w:id="13895" w:author="GoldenCorpusHarness" w:date="2026-03-28T22:23:47Z">
        <w:r>
          <w:t>r.</w:t>
        </w:r>
      </w:ins>
    </w:p>
    <w:p ns2:paraId="349E91DB" ns2:textId="77777777" w:rsidR="00577304" w:rsidRDefault="00895D30" w:rsidP="00577304">
      <w:pPr>
        <w:pStyle w:val="ListBullet"/>
        <w:keepLines w:val="0"/>
        <w:spacing w:after="240"/>
      </w:pPr>
      <w:del w:id="13896" w:author="GoldenCorpusHarness" w:date="2026-03-28T22:23:47Z">
        <w:r>
          <w:delText>For participants who discontinue treatment intervention and who wi</w:delText>
        </w:r>
      </w:del>
      <w:ins w:id="13897" w:author="GoldenCorpusHarness" w:date="2026-03-28T22:23:47Z">
        <w:r>
          <w:t>A</w:t>
        </w:r>
      </w:ins>
      <w:r>
        <w:t xml:space="preserve">ll </w:t>
      </w:r>
      <w:del w:id="13898" w:author="GoldenCorpusHarness" w:date="2026-03-28T22:23:47Z">
        <w:r>
          <w:delText>not enter efficacy fo</w:delText>
        </w:r>
      </w:del>
      <w:ins w:id="13899" w:author="GoldenCorpusHarness" w:date="2026-03-28T22:23:47Z">
        <w:r>
          <w:t>AEs meeting serious criteria, from the time of intervention randomization through 90 days after cessation of study intervention or 30 days after cessation of study intervention if the participant initiates new anticancer therapy, whichever is ear</w:t>
        </w:r>
      </w:ins>
      <w:r>
        <w:t>l</w:t>
      </w:r>
      <w:del w:id="13900" w:author="GoldenCorpusHarness" w:date="2026-03-28T22:23:47Z">
        <w:r>
          <w:delText>low-up</w:delText>
        </w:r>
      </w:del>
      <w:ins w:id="13901" w:author="GoldenCorpusHarness" w:date="2026-03-28T22:23:47Z">
        <w:r>
          <w:t>ier</w:t>
        </w:r>
      </w:ins>
      <w:r>
        <w:t xml:space="preserve">, </w:t>
      </w:r>
      <w:del w:id="13902" w:author="GoldenCorpusHarness" w:date="2026-03-28T22:23:47Z">
        <w:r>
          <w:delText>the first survival follow-up contact will</w:delText>
        </w:r>
      </w:del>
      <w:ins w:id="13903" w:author="GoldenCorpusHarness" w:date="2026-03-28T22:23:47Z">
        <w:r>
          <w:t>must</w:t>
        </w:r>
      </w:ins>
      <w:r>
        <w:t xml:space="preserve"> be </w:t>
      </w:r>
      <w:del w:id="13904" w:author="GoldenCorpusHarness" w:date="2026-03-28T22:23:47Z">
        <w:r>
          <w:delText>scheduled 12 weeks after the EOT Visit and/or Safety Follow-up Visit (whichever is last)</w:delText>
        </w:r>
      </w:del>
      <w:ins w:id="13905" w:author="GoldenCorpusHarness" w:date="2026-03-28T22:23:47Z">
        <w:r>
          <w:t>reported by the investigator</w:t>
        </w:r>
      </w:ins>
      <w:r>
        <w:t>.</w:t>
      </w:r>
    </w:p>
    <w:p ns2:paraId="424E551A" ns2:textId="77777777" w:rsidR="00577304" w:rsidRDefault="00895D30" w:rsidP="00EE53B3">
      <w:pPr>
        <w:pStyle w:val="ListBullet"/>
        <w:keepLines w:val="0"/>
        <w:ind w:left="357" w:hanging="357"/>
      </w:pPr>
      <w:del w:id="13906" w:author="GoldenCorpusHarness" w:date="2026-03-28T22:23:47Z">
        <w:r>
          <w:delText>For participants who complete assessments in efficacy fo</w:delText>
        </w:r>
      </w:del>
      <w:ins w:id="13907" w:author="GoldenCorpusHarness" w:date="2026-03-28T22:23:47Z">
        <w:r>
          <w:t>A</w:t>
        </w:r>
      </w:ins>
      <w:r>
        <w:t>ll</w:t>
      </w:r>
      <w:del w:id="13908" w:author="GoldenCorpusHarness" w:date="2026-03-28T22:23:47Z">
        <w:r>
          <w:delText>o</w:delText>
        </w:r>
      </w:del>
      <w:ins w:id="13909" w:author="GoldenCorpusHarness" w:date="2026-03-28T22:23:47Z">
        <w:r>
          <w:t xml:space="preserve"> pregnancies and exposure during breastfeeding, from the time of intervention randomization through the time required to eliminate systemic exposure after cessation of study intervention as described in Sections 5.1 and 8.3.5, or 30 days after cessation of study intervention if the participant initiates ne</w:t>
        </w:r>
      </w:ins>
      <w:r>
        <w:t>w</w:t>
      </w:r>
      <w:del w:id="13910" w:author="GoldenCorpusHarness" w:date="2026-03-28T22:23:47Z">
        <w:r>
          <w:delText>-up, the first sur</w:delText>
        </w:r>
      </w:del>
      <w:ins w:id="13911" w:author="GoldenCorpusHarness" w:date="2026-03-28T22:23:47Z">
        <w:r>
          <w:t xml:space="preserve"> anticancer therapy must be reported by the in</w:t>
        </w:r>
      </w:ins>
      <w:r>
        <w:t>v</w:t>
      </w:r>
      <w:del w:id="13912" w:author="GoldenCorpusHarness" w:date="2026-03-28T22:23:47Z">
        <w:r>
          <w:delText>ival follow-up contact will be scheduled 12 weeks after the last Efficacy Follow-up Visit has been performed</w:delText>
        </w:r>
      </w:del>
      <w:ins w:id="13913" w:author="GoldenCorpusHarness" w:date="2026-03-28T22:23:47Z">
        <w:r>
          <w:t>estigator</w:t>
        </w:r>
      </w:ins>
      <w:r>
        <w:t>.</w:t>
      </w:r>
    </w:p>
    <w:p ns2:paraId="5223986B" ns2:textId="77777777" w:rsidR="00EE53B3" w:rsidRPr="00865EE6" w:rsidRDefault="00EE53B3" w:rsidP="00EE53B3">
      <w:pPr>
        <w:pStyle w:val="ListEnd"/>
      </w:pPr>
      <w:ins w:id="13914" w:author="GoldenCorpusHarness" w:date="2026-03-28T22:23:47Z">
        <w:r>
          <w:t>Additionally, any SAE brought to the attention of an investigator at any time outside the time specified above must be reported immediately to the Sponsor if the event is considered related to study intervention.</w:t>
        </w:r>
      </w:ins>
    </w:p>
    <w:p ns2:paraId="3A9B0FC5" ns2:textId="77777777" w:rsidR="00577304" w:rsidRDefault="00895D30" w:rsidP="00577304">
      <w:pPr>
        <w:pStyle w:val="Heading4"/>
      </w:pPr>
      <w:del w:id="13915" w:author="GoldenCorpusHarness" w:date="2026-03-28T22:23:47Z">
        <w:r>
          <w:delText>Follow-up After Stem-cell Transplantation</w:delText>
        </w:r>
      </w:del>
    </w:p>
    <w:p ns2:paraId="69B8DCAB" ns2:textId="77777777" w:rsidR="00577304" w:rsidRPr="00CA6C55" w:rsidRDefault="00895D30" w:rsidP="00364D36">
      <w:pPr>
        <w:pStyle w:val="paragraph0"/>
      </w:pPr>
      <w:r>
        <w:t>In</w:t>
      </w:r>
      <w:del w:id="13916" w:author="GoldenCorpusHarness" w:date="2026-03-28T22:23:47Z">
        <w:r>
          <w:delText xml:space="preserve"> the event a participant receives</w:delText>
        </w:r>
      </w:del>
      <w:ins w:id="13917" w:author="GoldenCorpusHarness" w:date="2026-03-28T22:23:47Z">
        <w:r>
          <w:t>vestigators are not obligated to actively seek AEs or</w:t>
        </w:r>
      </w:ins>
      <w:r>
        <w:t xml:space="preserve"> S</w:t>
      </w:r>
      <w:del w:id="13918" w:author="GoldenCorpusHarness" w:date="2026-03-28T22:23:47Z">
        <w:r>
          <w:delText>CT</w:delText>
        </w:r>
      </w:del>
      <w:ins w:id="13919" w:author="GoldenCorpusHarness" w:date="2026-03-28T22:23:47Z">
        <w:r>
          <w:t>AEs or other reportable safety events in former study participants. However</w:t>
        </w:r>
      </w:ins>
      <w:r>
        <w:t xml:space="preserve">, </w:t>
      </w:r>
      <w:del w:id="13920" w:author="GoldenCorpusHarness" w:date="2026-03-28T22:23:47Z">
        <w:r>
          <w:delText>the participant will</w:delText>
        </w:r>
      </w:del>
      <w:ins w:id="13921" w:author="GoldenCorpusHarness" w:date="2026-03-28T22:23:47Z">
        <w:r>
          <w:t>if the investigator learns of any SAE, including a death, at any time after a participant has</w:t>
        </w:r>
      </w:ins>
      <w:r>
        <w:t xml:space="preserve"> be</w:t>
      </w:r>
      <w:del w:id="13922" w:author="GoldenCorpusHarness" w:date="2026-03-28T22:23:47Z">
        <w:r>
          <w:delText xml:space="preserve"> discontinu</w:delText>
        </w:r>
      </w:del>
      <w:ins w:id="13923" w:author="GoldenCorpusHarness" w:date="2026-03-28T22:23:47Z">
        <w:r>
          <w:t>en discharg</w:t>
        </w:r>
      </w:ins>
      <w:r>
        <w:t xml:space="preserve">ed from </w:t>
      </w:r>
      <w:del w:id="13924" w:author="GoldenCorpusHarness" w:date="2026-03-28T22:23:47Z">
        <w:r>
          <w:delText>study treat</w:delText>
        </w:r>
      </w:del>
      <w:ins w:id="13925" w:author="GoldenCorpusHarness" w:date="2026-03-28T22:23:47Z">
        <w:r>
          <w:t xml:space="preserve">the study, and the investigator considers the event to be reasonably related to the study intervention or study participation, the investigator </w:t>
        </w:r>
      </w:ins>
      <w:r>
        <w:t>m</w:t>
      </w:r>
      <w:del w:id="13926" w:author="GoldenCorpusHarness" w:date="2026-03-28T22:23:47Z">
        <w:r>
          <w:delText>ent, but re</w:delText>
        </w:r>
      </w:del>
      <w:ins w:id="13927" w:author="GoldenCorpusHarness" w:date="2026-03-28T22:23:47Z">
        <w:r>
          <w:t>ust pro</w:t>
        </w:r>
      </w:ins>
      <w:r>
        <w:t>m</w:t>
      </w:r>
      <w:del w:id="13928" w:author="GoldenCorpusHarness" w:date="2026-03-28T22:23:47Z">
        <w:r>
          <w:delText>ain on study and enter Efficacy Follow-up</w:delText>
        </w:r>
      </w:del>
      <w:ins w:id="13929" w:author="GoldenCorpusHarness" w:date="2026-03-28T22:23:47Z">
        <w:r>
          <w:t>ptly notify the Sponsor</w:t>
        </w:r>
      </w:ins>
      <w:r>
        <w:t>.</w:t>
      </w:r>
      <w:del w:id="13930" w:author="GoldenCorpusHarness" w:date="2026-03-28T22:23:47Z">
        <w:r>
          <w:delText xml:space="preserve"> After the transplant, the participant shall continue treatment response assessment per iwCLL criteria according to the original schedule until the participant enters Survival Follow-up. See Section 8.2.1 and Section 8.11.4.2 for specific requirements.  </w:delText>
        </w:r>
      </w:del>
    </w:p>
    <w:p ns2:paraId="73F67FBC" ns2:textId="77777777" w:rsidR="00577304" w:rsidRDefault="00895D30" w:rsidP="00577304">
      <w:pPr>
        <w:pStyle w:val="Heading3"/>
        <w:tabs>
          <w:tab w:val="num" w:pos="1050"/>
        </w:tabs>
        <w:ind w:left="1050"/>
      </w:pPr>
      <w:del w:id="13931" w:author="GoldenCorpusHarness" w:date="2026-03-28T22:23:47Z">
        <w:r>
          <w:delText>V</w:delText>
        </w:r>
      </w:del>
      <w:ins w:id="13932" w:author="GoldenCorpusHarness" w:date="2026-03-28T22:23:47Z">
        <w:r>
          <w:t>All in</w:t>
        </w:r>
      </w:ins>
      <w:r>
        <w:t>it</w:t>
      </w:r>
      <w:ins w:id="13933" w:author="GoldenCorpusHarness" w:date="2026-03-28T22:23:47Z">
        <w:r>
          <w:t>i</w:t>
        </w:r>
      </w:ins>
      <w:r>
        <w:t xml:space="preserve">al </w:t>
      </w:r>
      <w:ins w:id="13934" w:author="GoldenCorpusHarness" w:date="2026-03-28T22:23:47Z">
        <w:r>
          <w:t xml:space="preserve">and follow-up AEs, </w:t>
        </w:r>
      </w:ins>
      <w:r>
        <w:t>S</w:t>
      </w:r>
      <w:ins w:id="13935" w:author="GoldenCorpusHarness" w:date="2026-03-28T22:23:47Z">
        <w:r>
          <w:t>AEs, and other repor</w:t>
        </w:r>
      </w:ins>
      <w:r>
        <w:t>ta</w:t>
      </w:r>
      <w:ins w:id="13936" w:author="GoldenCorpusHarness" w:date="2026-03-28T22:23:47Z">
        <w:r>
          <w:t>ble safe</w:t>
        </w:r>
      </w:ins>
      <w:r>
        <w:t>t</w:t>
      </w:r>
      <w:del w:id="13937" w:author="GoldenCorpusHarness" w:date="2026-03-28T22:23:47Z">
        <w:r>
          <w:delText>u</w:delText>
        </w:r>
      </w:del>
      <w:ins w:id="13938" w:author="GoldenCorpusHarness" w:date="2026-03-28T22:23:47Z">
        <w:r>
          <w:t>y event</w:t>
        </w:r>
      </w:ins>
      <w:r>
        <w:t>s</w:t>
      </w:r>
      <w:ins w:id="13939" w:author="GoldenCorpusHarness" w:date="2026-03-28T22:23:47Z">
        <w:r>
          <w:t xml:space="preserve"> will be recorded and reported to the Sponsor or designee within the time frames as indicated in Table 27.</w:t>
        </w:r>
      </w:ins>
    </w:p>
    <w:p ns2:paraId="528F338D" ns2:textId="77777777" w:rsidR="00AF59BF" w:rsidRPr="00845AC6" w:rsidRDefault="00895D30" w:rsidP="00364D36">
      <w:pPr>
        <w:pStyle w:val="paragraph0"/>
        <w:rPr>
          <w:rStyle w:val="Instructions"/>
          <w:rFonts w:ascii="Times New Roman" w:hAnsi="Times New Roman"/>
          <w:vanish w:val="0"/>
          <w:color w:val="auto"/>
        </w:rPr>
      </w:pPr>
      <w:del w:id="13940" w:author="GoldenCorpusHarness" w:date="2026-03-28T22:23:47Z">
        <w:r>
          <w:delText>To ensure current and complete survival information (vital status) is available at the time of database locks, updated vital status may be requested during the study by the Sponsor. For example, updated vital status may be requested before but not limited to, an eDMC review, interim and/or final analysis. Upon Sponsor notification, all participants who do not/will not have a scheduled study visit or study contact during the Sponsor-defined time period will be contacted for their vital status.</w:delText>
        </w:r>
      </w:del>
    </w:p>
    <w:p ns2:paraId="5AB9838F" ns2:textId="77777777" w:rsidR="00EE328F" w:rsidRPr="00EE328F" w:rsidRDefault="00895D30" w:rsidP="009C46EC">
      <w:pPr>
        <w:pStyle w:val="Heading1"/>
        <w:pageBreakBefore/>
        <w:ind w:left="475" w:hanging="475"/>
      </w:pPr>
      <w:del w:id="13941" w:author="GoldenCorpusHarness" w:date="2026-03-28T22:23:47Z">
        <w:r>
          <w:delText>S</w:delText>
        </w:r>
      </w:del>
      <w:r>
        <w:t>T</w:t>
      </w:r>
      <w:del w:id="13942" w:author="GoldenCorpusHarness" w:date="2026-03-28T22:23:47Z">
        <w:r>
          <w:delText>A</w:delText>
        </w:r>
      </w:del>
      <w:ins w:id="13943" w:author="GoldenCorpusHarness" w:date="2026-03-28T22:23:47Z">
        <w:r>
          <w:t xml:space="preserve">able 27Reporting Periods and </w:t>
        </w:r>
      </w:ins>
      <w:r>
        <w:t>T</w:t>
      </w:r>
      <w:del w:id="13944" w:author="GoldenCorpusHarness" w:date="2026-03-28T22:23:47Z">
        <w:r>
          <w:delText>ISTICAL</w:delText>
        </w:r>
      </w:del>
      <w:ins w:id="13945" w:author="GoldenCorpusHarness" w:date="2026-03-28T22:23:47Z">
        <w:r>
          <w:t>ime Frames for</w:t>
        </w:r>
      </w:ins>
      <w:r>
        <w:t xml:space="preserve"> A</w:t>
      </w:r>
      <w:del w:id="13946" w:author="GoldenCorpusHarness" w:date="2026-03-28T22:23:47Z">
        <w:r>
          <w:delText>NALY</w:delText>
        </w:r>
      </w:del>
      <w:ins w:id="13947" w:author="GoldenCorpusHarness" w:date="2026-03-28T22:23:47Z">
        <w:r>
          <w:t xml:space="preserve">dverse Events and Other Reportable </w:t>
        </w:r>
      </w:ins>
      <w:r>
        <w:t>S</w:t>
      </w:r>
      <w:del w:id="13948" w:author="GoldenCorpusHarness" w:date="2026-03-28T22:23:47Z">
        <w:r>
          <w:delText>IS</w:delText>
        </w:r>
      </w:del>
      <w:ins w:id="13949" w:author="GoldenCorpusHarness" w:date="2026-03-28T22:23:47Z">
        <w:r>
          <w:t>afety</w:t>
        </w:r>
      </w:ins>
      <w:r>
        <w:t xml:space="preserve"> </w:t>
      </w:r>
      <w:del w:id="13950" w:author="GoldenCorpusHarness" w:date="2026-03-28T22:23:47Z">
        <w:r>
          <w:delText>PLAN</w:delText>
        </w:r>
      </w:del>
      <w:ins w:id="13951" w:author="GoldenCorpusHarness" w:date="2026-03-28T22:23:47Z">
        <w:r>
          <w:t>Events</w:t>
        </w:r>
      </w:ins>
    </w:p>
    <w:p ns2:paraId="19F8EEE7" ns2:textId="77777777" w:rsidR="008A145F" w:rsidRDefault="00895D30" w:rsidP="00364D36">
      <w:pPr>
        <w:pStyle w:val="paragraph0"/>
      </w:pPr>
      <w:r>
        <w:t xml:space="preserve">This section outlines the statistical analysis strategies and procedures for the primary and secondary analyses of the study. </w:t>
      </w:r>
    </w:p>
    <w:p ns2:paraId="7DF1C13F" ns2:textId="77777777" w:rsidR="008A145F" w:rsidRDefault="00895D30" w:rsidP="00364D36">
      <w:pPr>
        <w:pStyle w:val="paragraph0"/>
      </w:pPr>
      <w:del w:id="13952" w:author="GoldenCorpusHarness" w:date="2026-03-28T22:23:47Z">
        <w:r>
          <w:delText>If, after the study has begun, but before final database lock, changes are made to primary and/or key secondary objectives, or the statistical methods related to those objectives, then the protocol will be amended (consistent with ICH Guideline E9). Changes to exploratory or other non-confirmatory analyses made after the protocol has been finalized, but before final database lock, will be documented in an sSAP as needed and referenced in the CSR for the study. Post hoc exploratory analyses will be clearly identified in the CSR. Other planned analyses (ie, those specific to the analysis of PK data and FBR) will be documented in separate analysis plans.</w:delText>
        </w:r>
      </w:del>
    </w:p>
    <w:p ns2:paraId="3E8F89F8" ns2:textId="77777777" w:rsidR="008A145F" w:rsidRDefault="00895D30" w:rsidP="00364D36">
      <w:pPr>
        <w:pStyle w:val="paragraph0"/>
      </w:pPr>
      <w:ins w:id="13953" w:author="GoldenCorpusHarness" w:date="2026-03-28T22:23:47Z">
        <w:r>
          <w:t xml:space="preserve">Method of Detecting AEs, </w:t>
        </w:r>
      </w:ins>
      <w:r>
        <w:t>S</w:t>
      </w:r>
      <w:ins w:id="13954" w:author="GoldenCorpusHarness" w:date="2026-03-28T22:23:47Z">
        <w:r>
          <w:t>AEs, and Oth</w:t>
        </w:r>
      </w:ins>
      <w:r>
        <w:t>e</w:t>
      </w:r>
      <w:ins w:id="13955" w:author="GoldenCorpusHarness" w:date="2026-03-28T22:23:47Z">
        <w:r>
          <w:t>r Reportabl</w:t>
        </w:r>
      </w:ins>
      <w:r>
        <w:t xml:space="preserve">e </w:t>
      </w:r>
      <w:del w:id="13956" w:author="GoldenCorpusHarness" w:date="2026-03-28T22:23:47Z">
        <w:r>
          <w:delText>App</w:delText>
        </w:r>
      </w:del>
      <w:ins w:id="13957" w:author="GoldenCorpusHarness" w:date="2026-03-28T22:23:47Z">
        <w:r>
          <w:t>Saf</w:t>
        </w:r>
      </w:ins>
      <w:r>
        <w:t>e</w:t>
      </w:r>
      <w:del w:id="13958" w:author="GoldenCorpusHarness" w:date="2026-03-28T22:23:47Z">
        <w:r>
          <w:delText>ndix</w:delText>
        </w:r>
      </w:del>
      <w:ins w:id="13959" w:author="GoldenCorpusHarness" w:date="2026-03-28T22:23:47Z">
        <w:r>
          <w:t>ty</w:t>
        </w:r>
      </w:ins>
      <w:r>
        <w:t xml:space="preserve"> </w:t>
      </w:r>
      <w:del w:id="13960" w:author="GoldenCorpusHarness" w:date="2026-03-28T22:23:47Z">
        <w:r>
          <w:delText>7 for country-specific requirem</w:delText>
        </w:r>
      </w:del>
      <w:ins w:id="13961" w:author="GoldenCorpusHarness" w:date="2026-03-28T22:23:47Z">
        <w:r>
          <w:t>Ev</w:t>
        </w:r>
      </w:ins>
      <w:r>
        <w:t>ents</w:t>
      </w:r>
      <w:del w:id="13962" w:author="GoldenCorpusHarness" w:date="2026-03-28T22:23:47Z">
        <w:r>
          <w:delText>.</w:delText>
        </w:r>
      </w:del>
    </w:p>
    <w:p ns2:paraId="23ACC124" ns2:textId="77777777" w:rsidR="008A145F" w:rsidRPr="001B601D" w:rsidRDefault="00895D30" w:rsidP="008A145F">
      <w:pPr>
        <w:pStyle w:val="Heading2"/>
      </w:pPr>
      <w:ins w:id="13963" w:author="GoldenCorpusHarness" w:date="2026-03-28T22:23:47Z">
        <w:r>
          <w:t xml:space="preserve">Care will be taken not to introduce bias when detecting AEs and/or </w:t>
        </w:r>
      </w:ins>
      <w:r>
        <w:t>S</w:t>
      </w:r>
      <w:del w:id="13964" w:author="GoldenCorpusHarness" w:date="2026-03-28T22:23:47Z">
        <w:r>
          <w:delText xml:space="preserve">tatistical </w:delText>
        </w:r>
      </w:del>
      <w:r>
        <w:t>A</w:t>
      </w:r>
      <w:del w:id="13965" w:author="GoldenCorpusHarness" w:date="2026-03-28T22:23:47Z">
        <w:r>
          <w:delText>nal</w:delText>
        </w:r>
      </w:del>
      <w:ins w:id="13966" w:author="GoldenCorpusHarness" w:date="2026-03-28T22:23:47Z">
        <w:r>
          <w:t>Es and other reportable safet</w:t>
        </w:r>
      </w:ins>
      <w:r>
        <w:t>y</w:t>
      </w:r>
      <w:del w:id="13967" w:author="GoldenCorpusHarness" w:date="2026-03-28T22:23:47Z">
        <w:r>
          <w:delText>sis Plan Su</w:delText>
        </w:r>
      </w:del>
      <w:ins w:id="13968" w:author="GoldenCorpusHarness" w:date="2026-03-28T22:23:47Z">
        <w:r>
          <w:t xml:space="preserve"> events. Open-ended and nonleading verbal questioning of the participant is the preferred </w:t>
        </w:r>
      </w:ins>
      <w:r>
        <w:t>m</w:t>
      </w:r>
      <w:del w:id="13969" w:author="GoldenCorpusHarness" w:date="2026-03-28T22:23:47Z">
        <w:r>
          <w:delText>mary</w:delText>
        </w:r>
      </w:del>
      <w:ins w:id="13970" w:author="GoldenCorpusHarness" w:date="2026-03-28T22:23:47Z">
        <w:r>
          <w:t>ethod to inquire about AE occurrence.</w:t>
        </w:r>
      </w:ins>
    </w:p>
    <w:p ns2:paraId="357A57F2" ns2:textId="29F3FF0A" w:rsidR="008A145F" w:rsidRPr="000F50B3" w:rsidRDefault="00895D30" w:rsidP="00364D36">
      <w:pPr>
        <w:pStyle w:val="paragraph0"/>
      </w:pPr>
      <w:del w:id="13971" w:author="GoldenCorpusHarness" w:date="2026-03-28T22:23:47Z">
        <w:r>
          <w:delText>Key e</w:delText>
        </w:r>
      </w:del>
      <w:ins w:id="13972" w:author="GoldenCorpusHarness" w:date="2026-03-28T22:23:47Z">
        <w:r>
          <w:t>Fo</w:t>
        </w:r>
      </w:ins>
      <w:r>
        <w:t>l</w:t>
      </w:r>
      <w:del w:id="13973" w:author="GoldenCorpusHarness" w:date="2026-03-28T22:23:47Z">
        <w:r>
          <w:delText>ements</w:delText>
        </w:r>
      </w:del>
      <w:ins w:id="13974" w:author="GoldenCorpusHarness" w:date="2026-03-28T22:23:47Z">
        <w:r>
          <w:t>low-up</w:t>
        </w:r>
      </w:ins>
      <w:r>
        <w:t xml:space="preserve"> of </w:t>
      </w:r>
      <w:ins w:id="13975" w:author="GoldenCorpusHarness" w:date="2026-03-28T22:23:47Z">
        <w:r>
          <w:t>AE, SAE, and O</w:t>
        </w:r>
      </w:ins>
      <w:r>
        <w:t>the</w:t>
      </w:r>
      <w:ins w:id="13976" w:author="GoldenCorpusHarness" w:date="2026-03-28T22:23:47Z">
        <w:r>
          <w:t>r</w:t>
        </w:r>
      </w:ins>
      <w:r>
        <w:t xml:space="preserve"> </w:t>
      </w:r>
      <w:del w:id="13977" w:author="GoldenCorpusHarness" w:date="2026-03-28T22:23:47Z">
        <w:r>
          <w:delText>s</w:delText>
        </w:r>
      </w:del>
      <w:ins w:id="13978" w:author="GoldenCorpusHarness" w:date="2026-03-28T22:23:47Z">
        <w:r>
          <w:t>Repor</w:t>
        </w:r>
      </w:ins>
      <w:r>
        <w:t>t</w:t>
      </w:r>
      <w:del w:id="13979" w:author="GoldenCorpusHarness" w:date="2026-03-28T22:23:47Z">
        <w:r>
          <w:delText>atistical analysis plan are summarized below (T</w:delText>
        </w:r>
      </w:del>
      <w:r>
        <w:t xml:space="preserve">able </w:t>
      </w:r>
      <w:del w:id="13980" w:author="GoldenCorpusHarness" w:date="2026-03-28T22:23:47Z">
        <w:r>
          <w:delText>27);</w:delText>
        </w:r>
      </w:del>
      <w:ins w:id="13981" w:author="GoldenCorpusHarness" w:date="2026-03-28T22:23:47Z">
        <w:r>
          <w:t>Safety</w:t>
        </w:r>
      </w:ins>
      <w:r>
        <w:t xml:space="preserve"> </w:t>
      </w:r>
      <w:del w:id="13982" w:author="GoldenCorpusHarness" w:date="2026-03-28T22:23:47Z">
        <w:r>
          <w:delText>the compreh</w:delText>
        </w:r>
      </w:del>
      <w:ins w:id="13983" w:author="GoldenCorpusHarness" w:date="2026-03-28T22:23:47Z">
        <w:r>
          <w:t>Ev</w:t>
        </w:r>
      </w:ins>
      <w:r>
        <w:t>en</w:t>
      </w:r>
      <w:del w:id="13984" w:author="GoldenCorpusHarness" w:date="2026-03-28T22:23:47Z">
        <w:r>
          <w:delText>sive</w:delText>
        </w:r>
      </w:del>
      <w:ins w:id="13985" w:author="GoldenCorpusHarness" w:date="2026-03-28T22:23:47Z">
        <w:r>
          <w:t>t</w:t>
        </w:r>
      </w:ins>
      <w:r>
        <w:t xml:space="preserve"> </w:t>
      </w:r>
      <w:del w:id="13986" w:author="GoldenCorpusHarness" w:date="2026-03-28T22:23:47Z">
        <w:r>
          <w:delText>pl</w:delText>
        </w:r>
      </w:del>
      <w:ins w:id="13987" w:author="GoldenCorpusHarness" w:date="2026-03-28T22:23:47Z">
        <w:r>
          <w:t>Inform</w:t>
        </w:r>
      </w:ins>
      <w:r>
        <w:t>a</w:t>
      </w:r>
      <w:del w:id="13988" w:author="GoldenCorpusHarness" w:date="2026-03-28T22:23:47Z">
        <w:r>
          <w:delText>n is provided in Sec</w:delText>
        </w:r>
      </w:del>
      <w:r>
        <w:t>tion</w:t>
      </w:r>
      <w:del w:id="13989" w:author="GoldenCorpusHarness" w:date="2026-03-28T22:23:47Z">
        <w:r>
          <w:delText xml:space="preserve"> 9.2 through Section 9.12.</w:delText>
        </w:r>
      </w:del>
    </w:p>
    <w:p ns2:paraId="318CBEE6" ns2:textId="1B276D04" w:rsidR="008A145F" w:rsidRDefault="00895D30" w:rsidP="006F7E2C">
      <w:pPr>
        <w:pStyle w:val="Caption"/>
      </w:pPr>
      <w:ins w:id="13990" w:author="GoldenCorpusHarness" w:date="2026-03-28T22:23:47Z">
        <w:r>
          <w:t xml:space="preserve">After the initial AE/SAE report, the investigator is required to proactively follow each participant at subsequent visits/contacts. SAEs and other reportable safety events, including potential DILI events meeting biochemical criteria of Hy’s Law, pregnancy and exposure during breastfeeding, ECIs, cancer, and overdose will be followed until resolution, stabilization, until the event is otherwise explained, or the participant is lost to follow-up (as defined in Section 7.3). </w:t>
        </w:r>
      </w:ins>
      <w:r>
        <w:t>T</w:t>
      </w:r>
      <w:del w:id="13991" w:author="GoldenCorpusHarness" w:date="2026-03-28T22:23:47Z">
        <w:r>
          <w:delText>able 27Ke</w:delText>
        </w:r>
      </w:del>
      <w:ins w:id="13992" w:author="GoldenCorpusHarness" w:date="2026-03-28T22:23:47Z">
        <w:r>
          <w:t>he investigator will also make ever</w:t>
        </w:r>
      </w:ins>
      <w:r>
        <w:t xml:space="preserve">y </w:t>
      </w:r>
      <w:ins w:id="13993" w:author="GoldenCorpusHarness" w:date="2026-03-28T22:23:47Z">
        <w:r>
          <w:t>attempt to follow nonserious A</w:t>
        </w:r>
      </w:ins>
      <w:r>
        <w:t>E</w:t>
      </w:r>
      <w:del w:id="13994" w:author="GoldenCorpusHarness" w:date="2026-03-28T22:23:47Z">
        <w:r>
          <w:delText>le</w:delText>
        </w:r>
      </w:del>
      <w:ins w:id="13995" w:author="GoldenCorpusHarness" w:date="2026-03-28T22:23:47Z">
        <w:r>
          <w:t>s that occur in rando</w:t>
        </w:r>
      </w:ins>
      <w:r>
        <w:t>m</w:t>
      </w:r>
      <w:del w:id="13996" w:author="GoldenCorpusHarness" w:date="2026-03-28T22:23:47Z">
        <w:r>
          <w:delText>ents of the Statistical</w:delText>
        </w:r>
      </w:del>
      <w:ins w:id="13997" w:author="GoldenCorpusHarness" w:date="2026-03-28T22:23:47Z">
        <w:r>
          <w:t>ized participants for outcome. Further information on follow-up procedures is given in</w:t>
        </w:r>
      </w:ins>
      <w:r>
        <w:t xml:space="preserve"> A</w:t>
      </w:r>
      <w:del w:id="13998" w:author="GoldenCorpusHarness" w:date="2026-03-28T22:23:47Z">
        <w:r>
          <w:delText>nalysis Plan</w:delText>
        </w:r>
      </w:del>
      <w:ins w:id="13999" w:author="GoldenCorpusHarness" w:date="2026-03-28T22:23:47Z">
        <w:r>
          <w:t>ppendix 3.</w:t>
        </w:r>
      </w:ins>
    </w:p>
    <w:tbl>
      <w:tblPr>
        <w:tblStyle w:val="TableGrid"/>
        <w:tblW w:w="5000" w:type="pct"/>
        <w:tblLook w:val="04A0" w:firstRow="1" w:lastRow="0" w:firstColumn="1" w:lastColumn="0" w:noHBand="0" w:noVBand="1"/>
      </w:tblPr>
      <w:tblGrid>
        <w:gridCol w:w="1787"/>
        <w:gridCol w:w="7203"/>
      </w:tblGrid>
      <w:tr w:rsidR="003117E4" ns2:paraId="1FC85013" ns2:textId="77777777" w:rsidTr="008B6369">
        <w:tc>
          <w:tcPr>
            <w:tcW w:w="1809" w:type="dxa"/>
          </w:tcPr>
          <w:p ns2:paraId="7F844B2D" ns2:textId="77777777" w:rsidR="008A145F" w:rsidRDefault="00895D30" w:rsidP="008B6369">
            <w:pPr>
              <w:spacing w:before="40" w:after="40"/>
            </w:pPr>
            <w:r w:rsidRPr="003979B7">
              <w:rPr>
                <w:b/>
                <w:sz w:val="20"/>
                <w:szCs w:val="20"/>
              </w:rPr>
              <w:t>Study Design Overview</w:t>
            </w:r>
          </w:p>
        </w:tc>
        <w:tc>
          <w:tcPr>
            <w:tcW w:w="7407" w:type="dxa"/>
          </w:tcPr>
          <w:p ns2:paraId="11450472" ns2:textId="77777777" w:rsidR="008A145F" w:rsidRDefault="00895D30" w:rsidP="008B6369">
            <w:pPr>
              <w:spacing w:before="40" w:after="40"/>
            </w:pPr>
            <w:r w:rsidRPr="0002775D">
              <w:rPr>
                <w:sz w:val="20"/>
                <w:szCs w:val="20"/>
              </w:rPr>
              <w:t xml:space="preserve">A Phase 3, open-label, randomized, study to compare the efficacy and safety of nemtabrutinib plus venetoclax with venetoclax plus rituximab (or </w:t>
            </w:r>
            <w:r>
              <w:rPr>
                <w:sz w:val="20"/>
                <w:szCs w:val="20"/>
              </w:rPr>
              <w:t xml:space="preserve">rituximab </w:t>
            </w:r>
            <w:r w:rsidRPr="0002775D">
              <w:rPr>
                <w:sz w:val="20"/>
                <w:szCs w:val="20"/>
              </w:rPr>
              <w:t>biosimilar) in participants with relapsed/refractory Chronic Lymphocytic Leukemia/Small Lymphocytic Lymphoma following at least 1 prior therapy (BELLWAVE-010)</w:t>
            </w:r>
          </w:p>
        </w:tc>
      </w:tr>
      <w:tr w:rsidR="003117E4" ns2:paraId="7FA3E9B5" ns2:textId="77777777" w:rsidTr="008B6369">
        <w:tc>
          <w:tcPr>
            <w:tcW w:w="1809" w:type="dxa"/>
          </w:tcPr>
          <w:p ns2:paraId="62B4A764" ns2:textId="77777777" w:rsidR="008A145F" w:rsidRDefault="00895D30" w:rsidP="008B6369">
            <w:pPr>
              <w:spacing w:before="40" w:after="40"/>
            </w:pPr>
            <w:r w:rsidRPr="003979B7">
              <w:rPr>
                <w:b/>
                <w:sz w:val="20"/>
                <w:szCs w:val="20"/>
              </w:rPr>
              <w:t>Treatment Assignment</w:t>
            </w:r>
          </w:p>
        </w:tc>
        <w:tc>
          <w:tcPr>
            <w:tcW w:w="7407" w:type="dxa"/>
          </w:tcPr>
          <w:p ns2:paraId="478693E6" ns2: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1</w:t>
            </w:r>
          </w:p>
          <w:p ns2:paraId="10E4BFF7" ns2:textId="77777777" w:rsidR="008A145F" w:rsidRDefault="00895D30" w:rsidP="008B6369">
            <w:pPr>
              <w:pStyle w:val="TableCellLeft"/>
              <w:keepNext w:val="0"/>
              <w:keepLines w:val="0"/>
              <w:spacing w:before="40" w:after="40" w:line="240" w:lineRule="auto"/>
              <w:ind w:left="0"/>
              <w:rPr>
                <w:szCs w:val="20"/>
              </w:rPr>
            </w:pPr>
            <w:r>
              <w:rPr>
                <w:szCs w:val="20"/>
              </w:rPr>
              <w:t xml:space="preserve">Dose escalation and confirmation: </w:t>
            </w:r>
            <w:r w:rsidRPr="0002775D">
              <w:rPr>
                <w:szCs w:val="20"/>
              </w:rPr>
              <w:t xml:space="preserve">Approximately </w:t>
            </w:r>
            <w:r>
              <w:rPr>
                <w:szCs w:val="20"/>
              </w:rPr>
              <w:t>30</w:t>
            </w:r>
            <w:r w:rsidRPr="0002775D">
              <w:rPr>
                <w:szCs w:val="20"/>
              </w:rPr>
              <w:t xml:space="preserve"> participants will be </w:t>
            </w:r>
            <w:r>
              <w:rPr>
                <w:szCs w:val="20"/>
              </w:rPr>
              <w:t xml:space="preserve">allocated to receive </w:t>
            </w:r>
            <w:r w:rsidRPr="001051EC">
              <w:rPr>
                <w:szCs w:val="20"/>
              </w:rPr>
              <w:t>nemtabrutinib</w:t>
            </w:r>
            <w:r>
              <w:rPr>
                <w:szCs w:val="20"/>
              </w:rPr>
              <w:t xml:space="preserve"> </w:t>
            </w:r>
            <w:r w:rsidRPr="001051EC">
              <w:rPr>
                <w:szCs w:val="20"/>
              </w:rPr>
              <w:t xml:space="preserve">+ venetoclax </w:t>
            </w:r>
            <w:r>
              <w:rPr>
                <w:szCs w:val="20"/>
              </w:rPr>
              <w:t>with approximately 15 participants per dose level. There is no stratification in Part 1.</w:t>
            </w:r>
          </w:p>
          <w:p ns2:paraId="32A51F4D" ns2: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2</w:t>
            </w:r>
          </w:p>
          <w:p ns2:paraId="03AEAC23" ns2:textId="77777777" w:rsidR="008A145F" w:rsidRPr="0002775D" w:rsidRDefault="00895D30" w:rsidP="008B6369">
            <w:pPr>
              <w:pStyle w:val="TableCellLeft"/>
              <w:keepNext w:val="0"/>
              <w:keepLines w:val="0"/>
              <w:spacing w:before="40" w:after="40" w:line="240" w:lineRule="auto"/>
              <w:ind w:left="0"/>
              <w:rPr>
                <w:szCs w:val="20"/>
              </w:rPr>
            </w:pPr>
            <w:r w:rsidRPr="0002775D">
              <w:rPr>
                <w:szCs w:val="20"/>
              </w:rPr>
              <w:t xml:space="preserve">Approximately 690 participants will be randomized in a 1:1 ratio between 2 treatment </w:t>
            </w:r>
            <w:r>
              <w:rPr>
                <w:szCs w:val="20"/>
              </w:rPr>
              <w:t>group</w:t>
            </w:r>
            <w:r w:rsidRPr="0002775D">
              <w:rPr>
                <w:szCs w:val="20"/>
              </w:rPr>
              <w:t xml:space="preserve">s: (1) nemtabrutinib + venetoclax and (2) venetoclax + rituximab (or </w:t>
            </w:r>
            <w:r>
              <w:rPr>
                <w:szCs w:val="20"/>
              </w:rPr>
              <w:t xml:space="preserve">rituximab </w:t>
            </w:r>
            <w:r w:rsidRPr="0002775D">
              <w:rPr>
                <w:szCs w:val="20"/>
              </w:rPr>
              <w:t>biosimilar). Stratification factors are as follows:</w:t>
            </w:r>
          </w:p>
          <w:p ns2:paraId="5F0E620D" ns2:textId="77777777" w:rsidR="008A145F" w:rsidRPr="0002775D" w:rsidRDefault="00895D30" w:rsidP="00DF070C">
            <w:pPr>
              <w:pStyle w:val="TableCellLeft"/>
              <w:keepNext w:val="0"/>
              <w:keepLines w:val="0"/>
              <w:numPr>
                <w:ilvl w:val="0"/>
                <w:numId w:val="57"/>
              </w:numPr>
              <w:spacing w:before="40" w:after="40" w:line="240" w:lineRule="auto"/>
              <w:ind w:left="382"/>
              <w:rPr>
                <w:szCs w:val="20"/>
              </w:rPr>
            </w:pPr>
            <w:r w:rsidRPr="0002775D">
              <w:rPr>
                <w:szCs w:val="20"/>
              </w:rPr>
              <w:t>BTK-C481 mutation status (detected vs not detected, as determined by central testing)</w:t>
            </w:r>
          </w:p>
          <w:p ns2:paraId="45D4746C" ns2:textId="77777777" w:rsidR="008A145F" w:rsidRPr="00C26642" w:rsidRDefault="00895D30" w:rsidP="00DF070C">
            <w:pPr>
              <w:pStyle w:val="TableCellLeft"/>
              <w:keepNext w:val="0"/>
              <w:keepLines w:val="0"/>
              <w:numPr>
                <w:ilvl w:val="0"/>
                <w:numId w:val="57"/>
              </w:numPr>
              <w:spacing w:before="40" w:after="40" w:line="240" w:lineRule="auto"/>
              <w:ind w:left="382"/>
            </w:pPr>
            <w:r>
              <w:rPr>
                <w:szCs w:val="20"/>
              </w:rPr>
              <w:t>R</w:t>
            </w:r>
            <w:r w:rsidRPr="00A902E4">
              <w:rPr>
                <w:szCs w:val="20"/>
              </w:rPr>
              <w:t>isk (high risk [defined as del(17p) and/or TP53-mutated and/or IGHV-unmutated status] vs low risk [defined as the absence of high-risk factors listed above] as determined by central testing)</w:t>
            </w:r>
          </w:p>
          <w:p ns2:paraId="02833C10" ns2:textId="77777777" w:rsidR="008A145F" w:rsidRDefault="00895D30" w:rsidP="00DF070C">
            <w:pPr>
              <w:pStyle w:val="TableCellLeft"/>
              <w:keepNext w:val="0"/>
              <w:keepLines w:val="0"/>
              <w:numPr>
                <w:ilvl w:val="0"/>
                <w:numId w:val="57"/>
              </w:numPr>
              <w:spacing w:before="40" w:after="40" w:line="240" w:lineRule="auto"/>
              <w:ind w:left="382"/>
            </w:pPr>
            <w:r w:rsidRPr="00CC5D5A">
              <w:rPr>
                <w:szCs w:val="28"/>
              </w:rPr>
              <w:t>Geographic region (US/Canada vs Europe vs Rest of World)</w:t>
            </w:r>
          </w:p>
        </w:tc>
      </w:tr>
      <w:tr w:rsidR="003117E4" ns2:paraId="6EDB7C30" ns2:textId="77777777" w:rsidTr="008B6369">
        <w:tc>
          <w:tcPr>
            <w:tcW w:w="1809" w:type="dxa"/>
          </w:tcPr>
          <w:p ns2:paraId="4E49B1ED" ns2:textId="77777777" w:rsidR="008A145F" w:rsidRDefault="00895D30" w:rsidP="008B6369">
            <w:pPr>
              <w:spacing w:before="40" w:after="40"/>
            </w:pPr>
            <w:r w:rsidRPr="003979B7">
              <w:rPr>
                <w:b/>
                <w:sz w:val="20"/>
                <w:szCs w:val="20"/>
              </w:rPr>
              <w:t>Analysis Populations</w:t>
            </w:r>
          </w:p>
        </w:tc>
        <w:tc>
          <w:tcPr>
            <w:tcW w:w="7407" w:type="dxa"/>
          </w:tcPr>
          <w:p ns2:paraId="7C3BB486" ns2:textId="77777777" w:rsidR="008A145F" w:rsidRPr="0002775D" w:rsidRDefault="00895D30" w:rsidP="008B6369">
            <w:pPr>
              <w:pStyle w:val="TableCellLeft"/>
              <w:keepNext w:val="0"/>
              <w:keepLines w:val="0"/>
              <w:spacing w:before="40" w:after="40" w:line="240" w:lineRule="auto"/>
              <w:ind w:left="0"/>
              <w:rPr>
                <w:szCs w:val="20"/>
              </w:rPr>
            </w:pPr>
            <w:r w:rsidRPr="0002775D">
              <w:rPr>
                <w:szCs w:val="20"/>
              </w:rPr>
              <w:t xml:space="preserve">Participants in Part 1 and Part 2 will be analyzed separately. </w:t>
            </w:r>
          </w:p>
          <w:p ns2:paraId="19897A4F" ns2:textId="77777777" w:rsidR="008A145F" w:rsidRDefault="00895D30" w:rsidP="008B6369">
            <w:pPr>
              <w:pStyle w:val="TableCellLeft"/>
              <w:keepNext w:val="0"/>
              <w:keepLines w:val="0"/>
              <w:spacing w:before="40" w:after="40" w:line="240" w:lineRule="auto"/>
              <w:ind w:left="0"/>
              <w:rPr>
                <w:szCs w:val="20"/>
              </w:rPr>
            </w:pPr>
            <w:r w:rsidRPr="00A952F2">
              <w:rPr>
                <w:szCs w:val="20"/>
                <w:u w:val="single"/>
              </w:rPr>
              <w:t>Part 1</w:t>
            </w:r>
            <w:r w:rsidRPr="0002775D">
              <w:rPr>
                <w:szCs w:val="20"/>
              </w:rPr>
              <w:t xml:space="preserve"> Safety </w:t>
            </w:r>
            <w:r>
              <w:rPr>
                <w:szCs w:val="20"/>
              </w:rPr>
              <w:t>DLT: DLTe</w:t>
            </w:r>
          </w:p>
          <w:p ns2:paraId="4A25E577" ns2:textId="77777777" w:rsidR="008A145F" w:rsidRPr="0002775D" w:rsidRDefault="00895D30" w:rsidP="008B6369">
            <w:pPr>
              <w:pStyle w:val="TableCellLeft"/>
              <w:keepNext w:val="0"/>
              <w:keepLines w:val="0"/>
              <w:spacing w:before="40" w:after="40" w:line="240" w:lineRule="auto"/>
              <w:ind w:left="0"/>
              <w:rPr>
                <w:szCs w:val="20"/>
              </w:rPr>
            </w:pPr>
            <w:r>
              <w:rPr>
                <w:szCs w:val="20"/>
              </w:rPr>
              <w:t xml:space="preserve">          </w:t>
            </w:r>
            <w:r w:rsidRPr="0002775D">
              <w:rPr>
                <w:szCs w:val="20"/>
              </w:rPr>
              <w:t>Safety and Efficacy: APaT</w:t>
            </w:r>
          </w:p>
          <w:p ns2:paraId="2AE0EBFC" ns2:textId="77777777" w:rsidR="008A145F" w:rsidRPr="0002775D" w:rsidRDefault="00895D30" w:rsidP="008B6369">
            <w:pPr>
              <w:pStyle w:val="TableCellLeft"/>
              <w:keepNext w:val="0"/>
              <w:keepLines w:val="0"/>
              <w:spacing w:before="40" w:after="40" w:line="240" w:lineRule="auto"/>
              <w:ind w:left="0"/>
              <w:rPr>
                <w:szCs w:val="20"/>
              </w:rPr>
            </w:pPr>
            <w:r w:rsidRPr="00A952F2">
              <w:rPr>
                <w:szCs w:val="20"/>
                <w:u w:val="single"/>
              </w:rPr>
              <w:t>Part 2</w:t>
            </w:r>
            <w:r w:rsidRPr="0002775D">
              <w:rPr>
                <w:szCs w:val="20"/>
              </w:rPr>
              <w:t xml:space="preserve"> Efficacy: ITT</w:t>
            </w:r>
          </w:p>
          <w:p ns2:paraId="11C9EFA7" ns2:textId="77777777" w:rsidR="008A145F" w:rsidRPr="0002775D" w:rsidRDefault="00895D30" w:rsidP="008B6369">
            <w:pPr>
              <w:pStyle w:val="TableCellLeft"/>
              <w:keepNext w:val="0"/>
              <w:keepLines w:val="0"/>
              <w:spacing w:before="40" w:after="40" w:line="240" w:lineRule="auto"/>
              <w:ind w:left="523"/>
              <w:rPr>
                <w:szCs w:val="20"/>
              </w:rPr>
            </w:pPr>
            <w:r w:rsidRPr="0002775D">
              <w:rPr>
                <w:szCs w:val="20"/>
              </w:rPr>
              <w:t>Safety: APaT</w:t>
            </w:r>
          </w:p>
          <w:p ns2:paraId="0AFB89A0" ns2:textId="77777777" w:rsidR="008A145F" w:rsidRDefault="00895D30" w:rsidP="008B6369">
            <w:pPr>
              <w:spacing w:before="40" w:after="40"/>
              <w:ind w:left="530"/>
            </w:pPr>
            <w:r w:rsidRPr="0002775D">
              <w:rPr>
                <w:sz w:val="20"/>
                <w:szCs w:val="20"/>
              </w:rPr>
              <w:t>PRO: PRO FAS</w:t>
            </w:r>
          </w:p>
        </w:tc>
      </w:tr>
      <w:tr w:rsidR="003117E4" ns2:paraId="394C709D" ns2:textId="77777777" w:rsidTr="008B6369">
        <w:tc>
          <w:tcPr>
            <w:tcW w:w="1809" w:type="dxa"/>
          </w:tcPr>
          <w:p ns2:paraId="75383F0F" ns2:textId="77777777" w:rsidR="008A145F" w:rsidRDefault="00895D30" w:rsidP="008B6369">
            <w:pPr>
              <w:spacing w:before="40" w:after="40"/>
            </w:pPr>
            <w:r w:rsidRPr="003979B7">
              <w:rPr>
                <w:b/>
                <w:bCs/>
                <w:sz w:val="20"/>
                <w:szCs w:val="20"/>
              </w:rPr>
              <w:t>Primary Endpoint(s)</w:t>
            </w:r>
          </w:p>
        </w:tc>
        <w:tc>
          <w:tcPr>
            <w:tcW w:w="7407" w:type="dxa"/>
          </w:tcPr>
          <w:p ns2:paraId="09D82BF2" ns2: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1</w:t>
            </w:r>
          </w:p>
          <w:p ns2:paraId="451AA261" ns2:textId="77777777" w:rsidR="008A145F" w:rsidRPr="00A952F2" w:rsidRDefault="00895D30" w:rsidP="00DF070C">
            <w:pPr>
              <w:pStyle w:val="ListParagraph"/>
              <w:numPr>
                <w:ilvl w:val="0"/>
                <w:numId w:val="58"/>
              </w:numPr>
              <w:spacing w:before="40" w:after="40"/>
              <w:ind w:left="382"/>
              <w:rPr>
                <w:sz w:val="20"/>
                <w:szCs w:val="20"/>
              </w:rPr>
            </w:pPr>
            <w:r w:rsidRPr="00A952F2">
              <w:rPr>
                <w:sz w:val="20"/>
                <w:szCs w:val="20"/>
              </w:rPr>
              <w:t>DLT</w:t>
            </w:r>
          </w:p>
          <w:p ns2:paraId="29D4374F" ns2:textId="77777777" w:rsidR="008A145F" w:rsidRPr="00A952F2" w:rsidRDefault="00895D30" w:rsidP="00DF070C">
            <w:pPr>
              <w:pStyle w:val="ListParagraph"/>
              <w:numPr>
                <w:ilvl w:val="0"/>
                <w:numId w:val="58"/>
              </w:numPr>
              <w:spacing w:before="40" w:after="40"/>
              <w:ind w:left="382"/>
              <w:rPr>
                <w:sz w:val="20"/>
                <w:szCs w:val="20"/>
              </w:rPr>
            </w:pPr>
            <w:r w:rsidRPr="00A952F2">
              <w:rPr>
                <w:sz w:val="20"/>
                <w:szCs w:val="20"/>
              </w:rPr>
              <w:t>AE</w:t>
            </w:r>
          </w:p>
          <w:p ns2:paraId="4D5AA3E5" ns2:textId="77777777" w:rsidR="008A145F" w:rsidRPr="00A952F2" w:rsidRDefault="00895D30" w:rsidP="00DF070C">
            <w:pPr>
              <w:pStyle w:val="ListParagraph"/>
              <w:numPr>
                <w:ilvl w:val="0"/>
                <w:numId w:val="58"/>
              </w:numPr>
              <w:spacing w:before="40" w:after="40"/>
              <w:ind w:left="382"/>
              <w:rPr>
                <w:sz w:val="20"/>
                <w:szCs w:val="20"/>
              </w:rPr>
            </w:pPr>
            <w:r w:rsidRPr="00A952F2">
              <w:rPr>
                <w:sz w:val="20"/>
                <w:szCs w:val="20"/>
              </w:rPr>
              <w:t xml:space="preserve">Study intervention discontinuations due to AEs </w:t>
            </w:r>
          </w:p>
          <w:p ns2:paraId="294E6BFF" ns2:textId="77777777" w:rsidR="008A145F" w:rsidRPr="00A952F2" w:rsidRDefault="00895D30" w:rsidP="008B6369">
            <w:pPr>
              <w:spacing w:before="40" w:after="40"/>
              <w:rPr>
                <w:sz w:val="20"/>
                <w:szCs w:val="20"/>
                <w:u w:val="single"/>
              </w:rPr>
            </w:pPr>
            <w:r w:rsidRPr="00A952F2">
              <w:rPr>
                <w:sz w:val="20"/>
                <w:szCs w:val="20"/>
                <w:u w:val="single"/>
              </w:rPr>
              <w:t>Part 2</w:t>
            </w:r>
          </w:p>
          <w:p ns2:paraId="4091ED61" ns2:textId="77777777" w:rsidR="008A145F" w:rsidRDefault="00895D30" w:rsidP="00DF070C">
            <w:pPr>
              <w:pStyle w:val="ListParagraph"/>
              <w:numPr>
                <w:ilvl w:val="0"/>
                <w:numId w:val="59"/>
              </w:numPr>
              <w:spacing w:before="40" w:after="40"/>
              <w:ind w:left="382"/>
            </w:pPr>
            <w:r w:rsidRPr="00A952F2">
              <w:rPr>
                <w:sz w:val="20"/>
                <w:szCs w:val="20"/>
              </w:rPr>
              <w:t>PFS per iwCLL criteria 2018 as assessed by BICR</w:t>
            </w:r>
          </w:p>
        </w:tc>
      </w:tr>
      <w:tr w:rsidR="003117E4" ns2:paraId="401E4E4F" ns2:textId="77777777" w:rsidTr="008B6369">
        <w:tc>
          <w:tcPr>
            <w:tcW w:w="1809" w:type="dxa"/>
          </w:tcPr>
          <w:p ns2:paraId="448910B9" ns2:textId="77777777" w:rsidR="008A145F" w:rsidRDefault="00895D30" w:rsidP="008B6369">
            <w:pPr>
              <w:spacing w:before="40" w:after="40"/>
            </w:pPr>
            <w:r w:rsidRPr="003979B7">
              <w:rPr>
                <w:b/>
                <w:sz w:val="20"/>
                <w:szCs w:val="20"/>
              </w:rPr>
              <w:t>Key Secondary Endpoints</w:t>
            </w:r>
          </w:p>
        </w:tc>
        <w:tc>
          <w:tcPr>
            <w:tcW w:w="7407" w:type="dxa"/>
          </w:tcPr>
          <w:p ns2:paraId="5953734E" ns2:textId="77777777" w:rsidR="008A145F" w:rsidRPr="00A952F2" w:rsidRDefault="00895D30" w:rsidP="008B6369">
            <w:pPr>
              <w:spacing w:before="40" w:after="40"/>
              <w:rPr>
                <w:sz w:val="20"/>
                <w:szCs w:val="20"/>
                <w:u w:val="single"/>
              </w:rPr>
            </w:pPr>
            <w:r w:rsidRPr="00A952F2">
              <w:rPr>
                <w:sz w:val="20"/>
                <w:szCs w:val="20"/>
                <w:u w:val="single"/>
              </w:rPr>
              <w:t>Part 2</w:t>
            </w:r>
          </w:p>
          <w:p ns2:paraId="717B58F7" ns2:textId="77777777" w:rsidR="008A145F" w:rsidRPr="00A952F2" w:rsidRDefault="00895D30" w:rsidP="00DF070C">
            <w:pPr>
              <w:pStyle w:val="ListParagraph"/>
              <w:numPr>
                <w:ilvl w:val="0"/>
                <w:numId w:val="59"/>
              </w:numPr>
              <w:spacing w:before="40" w:after="40"/>
              <w:ind w:left="382"/>
              <w:rPr>
                <w:sz w:val="20"/>
                <w:szCs w:val="20"/>
              </w:rPr>
            </w:pPr>
            <w:r w:rsidRPr="00A952F2">
              <w:rPr>
                <w:sz w:val="20"/>
                <w:szCs w:val="20"/>
              </w:rPr>
              <w:t xml:space="preserve">Undetectable MRD in bone marrow at month 14 as assessed by central laboratory </w:t>
            </w:r>
          </w:p>
          <w:p ns2:paraId="2410EF92" ns2:textId="77777777" w:rsidR="008A145F" w:rsidRPr="00A952F2" w:rsidRDefault="00895D30" w:rsidP="00DF070C">
            <w:pPr>
              <w:pStyle w:val="ListParagraph"/>
              <w:numPr>
                <w:ilvl w:val="0"/>
                <w:numId w:val="59"/>
              </w:numPr>
              <w:spacing w:before="40" w:after="40"/>
              <w:ind w:left="382"/>
              <w:rPr>
                <w:sz w:val="20"/>
                <w:szCs w:val="20"/>
              </w:rPr>
            </w:pPr>
            <w:r w:rsidRPr="00A952F2">
              <w:rPr>
                <w:sz w:val="20"/>
                <w:szCs w:val="20"/>
              </w:rPr>
              <w:t>OS</w:t>
            </w:r>
          </w:p>
          <w:p ns2:paraId="38C386FC" ns2:textId="77777777" w:rsidR="008A145F" w:rsidRDefault="00895D30" w:rsidP="00DF070C">
            <w:pPr>
              <w:pStyle w:val="ListParagraph"/>
              <w:numPr>
                <w:ilvl w:val="0"/>
                <w:numId w:val="59"/>
              </w:numPr>
              <w:spacing w:before="40" w:after="40"/>
              <w:ind w:left="382"/>
            </w:pPr>
            <w:r w:rsidRPr="00A952F2">
              <w:rPr>
                <w:sz w:val="20"/>
                <w:szCs w:val="20"/>
              </w:rPr>
              <w:t>OR per iwCLL criteria 2018 as assessed by BICR</w:t>
            </w:r>
          </w:p>
        </w:tc>
      </w:tr>
      <w:tr w:rsidR="003117E4" ns2:paraId="11C57EEA" ns2:textId="77777777" w:rsidTr="008B6369">
        <w:tc>
          <w:tcPr>
            <w:tcW w:w="1809" w:type="dxa"/>
          </w:tcPr>
          <w:p ns2:paraId="65AF0197" ns2:textId="77777777" w:rsidR="008A145F" w:rsidRDefault="00895D30" w:rsidP="008B6369">
            <w:pPr>
              <w:spacing w:before="40" w:after="40"/>
            </w:pPr>
            <w:r w:rsidRPr="003979B7">
              <w:rPr>
                <w:b/>
                <w:sz w:val="20"/>
                <w:szCs w:val="20"/>
              </w:rPr>
              <w:t>Statistical Methods for Key Efficacy Analyses</w:t>
            </w:r>
          </w:p>
        </w:tc>
        <w:tc>
          <w:tcPr>
            <w:tcW w:w="7407" w:type="dxa"/>
          </w:tcPr>
          <w:p ns2:paraId="05DCF658" ns2: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2</w:t>
            </w:r>
          </w:p>
          <w:p ns2:paraId="08E34472" ns2:textId="77777777" w:rsidR="008A145F" w:rsidRDefault="00895D30" w:rsidP="008B6369">
            <w:pPr>
              <w:spacing w:before="40" w:after="40"/>
            </w:pPr>
            <w:r w:rsidRPr="0002775D">
              <w:rPr>
                <w:sz w:val="20"/>
                <w:szCs w:val="20"/>
              </w:rPr>
              <w:t xml:space="preserve">The hypothesis testing for the endpoints of PFS and OS will be evaluated by comparing the experimental group to the control group using a stratified log-rank test. The HR will be estimated using a stratified Cox regression model. Event rates over time will be estimated within each treatment group using the Kaplan-Meier method. The stratified M&amp;N method with strata weighted by sample size will be used for analysis of </w:t>
            </w:r>
            <w:r>
              <w:rPr>
                <w:sz w:val="20"/>
                <w:szCs w:val="20"/>
              </w:rPr>
              <w:t>undetectable MRD</w:t>
            </w:r>
            <w:r w:rsidRPr="0002775D">
              <w:rPr>
                <w:sz w:val="20"/>
                <w:szCs w:val="20"/>
              </w:rPr>
              <w:t xml:space="preserve"> and OR.</w:t>
            </w:r>
          </w:p>
        </w:tc>
      </w:tr>
      <w:tr w:rsidR="003117E4" ns2:paraId="71934186" ns2:textId="77777777" w:rsidTr="008B6369">
        <w:tc>
          <w:tcPr>
            <w:tcW w:w="1809" w:type="dxa"/>
          </w:tcPr>
          <w:p ns2:paraId="60A2A502" ns2:textId="77777777" w:rsidR="008A145F" w:rsidRPr="003979B7" w:rsidRDefault="00895D30" w:rsidP="008B6369">
            <w:pPr>
              <w:spacing w:before="40" w:after="40"/>
              <w:rPr>
                <w:b/>
                <w:sz w:val="20"/>
                <w:szCs w:val="20"/>
              </w:rPr>
            </w:pPr>
            <w:r w:rsidRPr="003979B7">
              <w:rPr>
                <w:b/>
                <w:sz w:val="20"/>
                <w:szCs w:val="20"/>
              </w:rPr>
              <w:t>Statistical Methods for Key Safety Analyses</w:t>
            </w:r>
          </w:p>
        </w:tc>
        <w:tc>
          <w:tcPr>
            <w:tcW w:w="7407" w:type="dxa"/>
          </w:tcPr>
          <w:p ns2:paraId="5AA11AF0" ns2:textId="4A041679" w:rsidR="008A145F" w:rsidRPr="00A952F2" w:rsidRDefault="00895D30" w:rsidP="008B6369">
            <w:pPr>
              <w:pStyle w:val="TableCellLeft"/>
              <w:keepNext w:val="0"/>
              <w:keepLines w:val="0"/>
              <w:spacing w:before="40" w:after="40" w:line="240" w:lineRule="auto"/>
              <w:ind w:left="0"/>
              <w:rPr>
                <w:szCs w:val="20"/>
                <w:u w:val="single"/>
              </w:rPr>
            </w:pPr>
            <w:r w:rsidRPr="0002775D">
              <w:rPr>
                <w:szCs w:val="20"/>
              </w:rPr>
              <w:t xml:space="preserve">For analyses in which 95% CIs will be provided for between-treatment differences in the percentage of participants with events, these analyses will be performed using the M&amp;N method </w:t>
            </w:r>
            <w:r w:rsidR="00B55DCA">
              <w:rPr>
                <w:szCs w:val="20"/>
              </w:rPr>
              <w:t>[Miettinen, O. and Nurminen, M. 1985]</w:t>
            </w:r>
            <w:r w:rsidRPr="0002775D">
              <w:rPr>
                <w:szCs w:val="20"/>
              </w:rPr>
              <w:t>.</w:t>
            </w:r>
          </w:p>
        </w:tc>
      </w:tr>
      <w:tr w:rsidR="003117E4" ns2:paraId="618E8670" ns2:textId="77777777" w:rsidTr="008B6369">
        <w:tc>
          <w:tcPr>
            <w:tcW w:w="1809" w:type="dxa"/>
          </w:tcPr>
          <w:p ns2:paraId="3945B7CD" ns2:textId="77777777" w:rsidR="008A145F" w:rsidRPr="003979B7" w:rsidRDefault="00895D30" w:rsidP="008B6369">
            <w:pPr>
              <w:spacing w:before="40" w:after="40"/>
              <w:rPr>
                <w:b/>
                <w:sz w:val="20"/>
                <w:szCs w:val="20"/>
              </w:rPr>
            </w:pPr>
            <w:r w:rsidRPr="00D50259">
              <w:rPr>
                <w:b/>
                <w:sz w:val="20"/>
                <w:szCs w:val="20"/>
              </w:rPr>
              <w:t>Interim Analyses</w:t>
            </w:r>
          </w:p>
        </w:tc>
        <w:tc>
          <w:tcPr>
            <w:tcW w:w="7407" w:type="dxa"/>
          </w:tcPr>
          <w:p ns2:paraId="42A912B5" ns2:textId="77777777" w:rsidR="008A145F" w:rsidRPr="008A2252" w:rsidRDefault="00895D30" w:rsidP="008B6369">
            <w:pPr>
              <w:pStyle w:val="TableCellLeft"/>
              <w:keepNext w:val="0"/>
              <w:keepLines w:val="0"/>
              <w:spacing w:before="40" w:after="40" w:line="240" w:lineRule="auto"/>
              <w:ind w:left="0"/>
              <w:rPr>
                <w:szCs w:val="20"/>
              </w:rPr>
            </w:pPr>
            <w:r w:rsidRPr="008A2252">
              <w:rPr>
                <w:szCs w:val="20"/>
                <w:u w:val="single"/>
              </w:rPr>
              <w:t>Part 1</w:t>
            </w:r>
            <w:r w:rsidRPr="008A2252">
              <w:rPr>
                <w:szCs w:val="20"/>
              </w:rPr>
              <w:t>:</w:t>
            </w:r>
            <w:r>
              <w:rPr>
                <w:szCs w:val="20"/>
              </w:rPr>
              <w:t xml:space="preserve"> </w:t>
            </w:r>
            <w:r w:rsidRPr="008A2252">
              <w:rPr>
                <w:szCs w:val="20"/>
              </w:rPr>
              <w:t xml:space="preserve">A safety </w:t>
            </w:r>
            <w:r>
              <w:rPr>
                <w:szCs w:val="20"/>
              </w:rPr>
              <w:t>IA</w:t>
            </w:r>
            <w:r w:rsidRPr="008A2252">
              <w:rPr>
                <w:szCs w:val="20"/>
              </w:rPr>
              <w:t xml:space="preserve"> will be conducted in Part 1, and the totality of data will be evaluated by the Sponsor to determine the final dose before opening enrollment of Part 2. </w:t>
            </w:r>
            <w:r w:rsidRPr="00D22FEC">
              <w:rPr>
                <w:szCs w:val="20"/>
              </w:rPr>
              <w:t xml:space="preserve">The </w:t>
            </w:r>
            <w:r>
              <w:rPr>
                <w:szCs w:val="20"/>
              </w:rPr>
              <w:t>IA</w:t>
            </w:r>
            <w:r w:rsidRPr="00D22FEC">
              <w:rPr>
                <w:szCs w:val="20"/>
              </w:rPr>
              <w:t xml:space="preserve"> will include approximately 15 DLT evaluable participants at the selected dose and approximately 15 DLT evaluable participants at the next lower dose level (if dose escalation occurs) per DLT evaluability criteria in Section 9.5.2 and they must all have completed the 2 combination cycles (8 weeks) of the DLT evaluation period and have had 4 weeks of additional follow-up, or have experienced a DLT.</w:t>
            </w:r>
            <w:r w:rsidRPr="008A2252">
              <w:rPr>
                <w:szCs w:val="20"/>
              </w:rPr>
              <w:br/>
            </w:r>
            <w:r w:rsidRPr="008A2252">
              <w:rPr>
                <w:szCs w:val="20"/>
                <w:u w:val="single"/>
              </w:rPr>
              <w:t>Part 2 Efficacy:</w:t>
            </w:r>
            <w:r w:rsidRPr="008A2252">
              <w:rPr>
                <w:szCs w:val="20"/>
              </w:rPr>
              <w:t xml:space="preserve"> </w:t>
            </w:r>
            <w:r>
              <w:rPr>
                <w:szCs w:val="20"/>
              </w:rPr>
              <w:t xml:space="preserve">5 futility/efficacy IAs and 1 FA </w:t>
            </w:r>
            <w:r w:rsidRPr="008A2252">
              <w:rPr>
                <w:szCs w:val="20"/>
              </w:rPr>
              <w:t>will be performed in this study. Results will be reviewed by an eDMC. These IAs are summarized below. Details are provided in Section 9.7.</w:t>
            </w:r>
          </w:p>
          <w:p ns2:paraId="6B3F7E6C" ns2:textId="77777777" w:rsidR="008A145F" w:rsidRPr="008A2252" w:rsidRDefault="00895D30" w:rsidP="008B6369">
            <w:pPr>
              <w:pStyle w:val="ListBullet"/>
              <w:keepLines w:val="0"/>
              <w:spacing w:before="40" w:after="40"/>
              <w:ind w:left="363"/>
              <w:rPr>
                <w:sz w:val="20"/>
              </w:rPr>
            </w:pPr>
            <w:r w:rsidRPr="008A2252">
              <w:rPr>
                <w:sz w:val="20"/>
              </w:rPr>
              <w:t>IA1:</w:t>
            </w:r>
          </w:p>
          <w:p ns2:paraId="7DE1D8D0" ns2:textId="77777777" w:rsidR="008A145F" w:rsidRPr="008A2252" w:rsidRDefault="00895D30" w:rsidP="008B6369">
            <w:pPr>
              <w:pStyle w:val="ListBullet2"/>
              <w:keepLines w:val="0"/>
              <w:spacing w:before="40" w:after="40"/>
              <w:ind w:hanging="357"/>
              <w:rPr>
                <w:sz w:val="20"/>
                <w:szCs w:val="20"/>
              </w:rPr>
            </w:pPr>
            <w:r w:rsidRPr="008A2252">
              <w:rPr>
                <w:sz w:val="20"/>
                <w:szCs w:val="20"/>
              </w:rPr>
              <w:t xml:space="preserve">Timing: To be performed </w:t>
            </w:r>
            <w:r>
              <w:rPr>
                <w:sz w:val="20"/>
                <w:szCs w:val="20"/>
              </w:rPr>
              <w:t xml:space="preserve">after </w:t>
            </w:r>
            <w:r w:rsidRPr="008A2252">
              <w:rPr>
                <w:sz w:val="20"/>
                <w:szCs w:val="20"/>
              </w:rPr>
              <w:t xml:space="preserve">~60 PFS events have been observed. </w:t>
            </w:r>
          </w:p>
          <w:p ns2:paraId="5C478CD6" ns2:textId="77777777" w:rsidR="008A145F" w:rsidRPr="008A2252" w:rsidRDefault="00895D30" w:rsidP="008B6369">
            <w:pPr>
              <w:pStyle w:val="ListBullet2"/>
              <w:keepLines w:val="0"/>
              <w:spacing w:before="40" w:after="40"/>
              <w:ind w:hanging="357"/>
              <w:rPr>
                <w:sz w:val="20"/>
                <w:szCs w:val="20"/>
              </w:rPr>
            </w:pPr>
            <w:r w:rsidRPr="008A2252">
              <w:rPr>
                <w:sz w:val="20"/>
                <w:szCs w:val="20"/>
              </w:rPr>
              <w:t>Testing: PFS non-binding futility analysis.</w:t>
            </w:r>
          </w:p>
          <w:p ns2:paraId="3FF2CF86" ns2:textId="77777777" w:rsidR="008A145F" w:rsidRPr="008A2252" w:rsidRDefault="00895D30" w:rsidP="008B6369">
            <w:pPr>
              <w:pStyle w:val="ListBullet"/>
              <w:keepLines w:val="0"/>
              <w:spacing w:before="40" w:after="40"/>
              <w:rPr>
                <w:sz w:val="20"/>
              </w:rPr>
            </w:pPr>
            <w:r w:rsidRPr="008A2252">
              <w:rPr>
                <w:sz w:val="20"/>
              </w:rPr>
              <w:t>IA2:</w:t>
            </w:r>
          </w:p>
          <w:p ns2:paraId="61102317" ns2:textId="77777777" w:rsidR="008A145F" w:rsidRPr="008A2252" w:rsidRDefault="00895D30" w:rsidP="008B6369">
            <w:pPr>
              <w:pStyle w:val="ListBullet2"/>
              <w:keepLines w:val="0"/>
              <w:spacing w:before="40" w:after="40"/>
              <w:ind w:hanging="357"/>
              <w:rPr>
                <w:sz w:val="20"/>
                <w:szCs w:val="20"/>
              </w:rPr>
            </w:pPr>
            <w:r w:rsidRPr="008A2252">
              <w:rPr>
                <w:sz w:val="20"/>
                <w:szCs w:val="20"/>
              </w:rPr>
              <w:t xml:space="preserve">Timing: To be performed ~15 months after last participant randomized. </w:t>
            </w:r>
          </w:p>
          <w:p ns2:paraId="431F1A46" ns2:textId="77777777" w:rsidR="008A145F" w:rsidRPr="00FF3313" w:rsidRDefault="00895D30" w:rsidP="008B6369">
            <w:pPr>
              <w:pStyle w:val="ListBullet2"/>
              <w:keepLines w:val="0"/>
              <w:spacing w:before="40" w:after="40"/>
              <w:ind w:hanging="357"/>
              <w:rPr>
                <w:sz w:val="20"/>
                <w:szCs w:val="20"/>
              </w:rPr>
            </w:pPr>
            <w:r w:rsidRPr="003E1025">
              <w:rPr>
                <w:sz w:val="20"/>
                <w:szCs w:val="20"/>
              </w:rPr>
              <w:t xml:space="preserve">Testing: Final (sole) MRD analysis, first interim PFS analysis, and </w:t>
            </w:r>
            <w:r w:rsidRPr="00FF3313">
              <w:rPr>
                <w:sz w:val="20"/>
                <w:szCs w:val="20"/>
              </w:rPr>
              <w:t>OS non-binding futility analysis.</w:t>
            </w:r>
          </w:p>
          <w:p ns2:paraId="1B3FBF02" ns2:textId="77777777" w:rsidR="008A145F" w:rsidRPr="008A2252" w:rsidRDefault="00895D30" w:rsidP="008B6369">
            <w:pPr>
              <w:pStyle w:val="ListBullet"/>
              <w:keepLines w:val="0"/>
              <w:spacing w:before="40" w:after="40"/>
              <w:rPr>
                <w:sz w:val="20"/>
              </w:rPr>
            </w:pPr>
            <w:r w:rsidRPr="008A2252">
              <w:rPr>
                <w:sz w:val="20"/>
              </w:rPr>
              <w:t>IA3:</w:t>
            </w:r>
          </w:p>
          <w:p ns2:paraId="778F5F74" ns2:textId="77777777" w:rsidR="008A145F" w:rsidRPr="008A2252" w:rsidRDefault="00895D30" w:rsidP="008B6369">
            <w:pPr>
              <w:pStyle w:val="ListBullet2"/>
              <w:keepLines w:val="0"/>
              <w:spacing w:before="40" w:after="40"/>
              <w:ind w:hanging="357"/>
              <w:rPr>
                <w:sz w:val="20"/>
                <w:szCs w:val="20"/>
              </w:rPr>
            </w:pPr>
            <w:r w:rsidRPr="008A2252">
              <w:rPr>
                <w:sz w:val="20"/>
                <w:szCs w:val="20"/>
              </w:rPr>
              <w:t>Timing: To be performed after both ~211 PFS events have been observed and ~</w:t>
            </w:r>
            <w:r>
              <w:rPr>
                <w:sz w:val="20"/>
                <w:szCs w:val="20"/>
              </w:rPr>
              <w:t>58</w:t>
            </w:r>
            <w:r w:rsidRPr="008A2252">
              <w:rPr>
                <w:sz w:val="20"/>
                <w:szCs w:val="20"/>
              </w:rPr>
              <w:t xml:space="preserve"> months after </w:t>
            </w:r>
            <w:r>
              <w:rPr>
                <w:sz w:val="20"/>
                <w:szCs w:val="20"/>
              </w:rPr>
              <w:t>first</w:t>
            </w:r>
            <w:r w:rsidRPr="008A2252">
              <w:rPr>
                <w:sz w:val="20"/>
                <w:szCs w:val="20"/>
              </w:rPr>
              <w:t xml:space="preserve"> participant randomized.</w:t>
            </w:r>
          </w:p>
          <w:p ns2:paraId="524DDA07" ns2:textId="77777777" w:rsidR="008A145F" w:rsidRPr="008A2252" w:rsidRDefault="00895D30" w:rsidP="008B6369">
            <w:pPr>
              <w:pStyle w:val="ListBullet2"/>
              <w:keepLines w:val="0"/>
              <w:spacing w:before="40" w:after="40"/>
              <w:ind w:hanging="357"/>
              <w:rPr>
                <w:sz w:val="20"/>
                <w:szCs w:val="20"/>
              </w:rPr>
            </w:pPr>
            <w:r w:rsidRPr="008A2252">
              <w:rPr>
                <w:sz w:val="20"/>
                <w:szCs w:val="20"/>
              </w:rPr>
              <w:t xml:space="preserve">Testing: Second interim PFS analysis, </w:t>
            </w:r>
            <w:r>
              <w:rPr>
                <w:sz w:val="20"/>
                <w:szCs w:val="20"/>
              </w:rPr>
              <w:t xml:space="preserve">and </w:t>
            </w:r>
            <w:r w:rsidRPr="00FF3313">
              <w:rPr>
                <w:sz w:val="20"/>
                <w:szCs w:val="20"/>
              </w:rPr>
              <w:t xml:space="preserve">OS non-binding futility </w:t>
            </w:r>
            <w:r w:rsidRPr="008A2252">
              <w:rPr>
                <w:sz w:val="20"/>
                <w:szCs w:val="20"/>
              </w:rPr>
              <w:t>analysis.</w:t>
            </w:r>
          </w:p>
          <w:p ns2:paraId="0FB2262C" ns2:textId="77777777" w:rsidR="008A145F" w:rsidRPr="008A2252" w:rsidRDefault="00895D30" w:rsidP="008B6369">
            <w:pPr>
              <w:pStyle w:val="ListBullet"/>
              <w:keepLines w:val="0"/>
              <w:spacing w:before="40" w:after="40"/>
              <w:rPr>
                <w:sz w:val="20"/>
              </w:rPr>
            </w:pPr>
            <w:r w:rsidRPr="008A2252">
              <w:rPr>
                <w:sz w:val="20"/>
              </w:rPr>
              <w:t>IA4:</w:t>
            </w:r>
          </w:p>
          <w:p ns2:paraId="406F217A" ns2:textId="77777777" w:rsidR="008A145F" w:rsidRPr="008A2252" w:rsidRDefault="00895D30" w:rsidP="008B6369">
            <w:pPr>
              <w:pStyle w:val="ListBullet2"/>
              <w:keepLines w:val="0"/>
              <w:spacing w:before="40" w:after="40"/>
              <w:rPr>
                <w:sz w:val="20"/>
                <w:szCs w:val="20"/>
              </w:rPr>
            </w:pPr>
            <w:r w:rsidRPr="008A2252">
              <w:rPr>
                <w:sz w:val="20"/>
                <w:szCs w:val="20"/>
              </w:rPr>
              <w:t>Timing: To be performed after both ~248 PFS events have been observed and ~</w:t>
            </w:r>
            <w:r>
              <w:rPr>
                <w:sz w:val="20"/>
                <w:szCs w:val="20"/>
              </w:rPr>
              <w:t>71</w:t>
            </w:r>
            <w:r w:rsidRPr="008A2252">
              <w:rPr>
                <w:sz w:val="20"/>
                <w:szCs w:val="20"/>
              </w:rPr>
              <w:t xml:space="preserve"> months after </w:t>
            </w:r>
            <w:r>
              <w:rPr>
                <w:sz w:val="20"/>
                <w:szCs w:val="20"/>
              </w:rPr>
              <w:t>first</w:t>
            </w:r>
            <w:r w:rsidRPr="008A2252">
              <w:rPr>
                <w:sz w:val="20"/>
                <w:szCs w:val="20"/>
              </w:rPr>
              <w:t xml:space="preserve"> participant randomized.</w:t>
            </w:r>
          </w:p>
          <w:p ns2:paraId="026427B5" ns2:textId="77777777" w:rsidR="008A145F" w:rsidRPr="008A2252" w:rsidRDefault="00895D30" w:rsidP="008B6369">
            <w:pPr>
              <w:pStyle w:val="ListBullet2"/>
              <w:keepLines w:val="0"/>
              <w:spacing w:before="40" w:after="40"/>
              <w:rPr>
                <w:sz w:val="20"/>
                <w:szCs w:val="20"/>
              </w:rPr>
            </w:pPr>
            <w:r w:rsidRPr="008A2252">
              <w:rPr>
                <w:sz w:val="20"/>
                <w:szCs w:val="20"/>
              </w:rPr>
              <w:t>Testing: Final PFS analysis</w:t>
            </w:r>
            <w:r>
              <w:rPr>
                <w:sz w:val="20"/>
                <w:szCs w:val="20"/>
              </w:rPr>
              <w:t>,</w:t>
            </w:r>
            <w:r w:rsidRPr="008A2252">
              <w:rPr>
                <w:sz w:val="20"/>
                <w:szCs w:val="20"/>
              </w:rPr>
              <w:t xml:space="preserve"> </w:t>
            </w:r>
            <w:r>
              <w:rPr>
                <w:sz w:val="20"/>
                <w:szCs w:val="20"/>
              </w:rPr>
              <w:t>first</w:t>
            </w:r>
            <w:r w:rsidRPr="008A2252">
              <w:rPr>
                <w:sz w:val="20"/>
                <w:szCs w:val="20"/>
              </w:rPr>
              <w:t xml:space="preserve"> interim OS analysis</w:t>
            </w:r>
            <w:r>
              <w:rPr>
                <w:sz w:val="20"/>
                <w:szCs w:val="20"/>
              </w:rPr>
              <w:t>, a</w:t>
            </w:r>
            <w:r w:rsidRPr="008A2252">
              <w:rPr>
                <w:sz w:val="20"/>
                <w:szCs w:val="20"/>
              </w:rPr>
              <w:t>nd final (sole) OR analysis.</w:t>
            </w:r>
          </w:p>
          <w:p ns2:paraId="5753EAD2" ns2:textId="77777777" w:rsidR="008A145F" w:rsidRPr="008A2252" w:rsidRDefault="00895D30" w:rsidP="008B6369">
            <w:pPr>
              <w:pStyle w:val="ListBullet"/>
              <w:keepLines w:val="0"/>
              <w:spacing w:before="40" w:after="40"/>
              <w:rPr>
                <w:sz w:val="20"/>
              </w:rPr>
            </w:pPr>
            <w:r w:rsidRPr="008A2252">
              <w:rPr>
                <w:sz w:val="20"/>
              </w:rPr>
              <w:t>IA5:</w:t>
            </w:r>
          </w:p>
          <w:p ns2:paraId="4964709A" ns2:textId="77777777" w:rsidR="008A145F" w:rsidRPr="008A2252" w:rsidRDefault="00895D30" w:rsidP="008B6369">
            <w:pPr>
              <w:pStyle w:val="ListBullet2"/>
              <w:keepLines w:val="0"/>
              <w:spacing w:before="40" w:after="40"/>
              <w:rPr>
                <w:sz w:val="20"/>
                <w:szCs w:val="20"/>
              </w:rPr>
            </w:pPr>
            <w:r w:rsidRPr="008A2252">
              <w:rPr>
                <w:sz w:val="20"/>
                <w:szCs w:val="20"/>
              </w:rPr>
              <w:t>Timing: To be performed after ~11</w:t>
            </w:r>
            <w:r>
              <w:rPr>
                <w:sz w:val="20"/>
                <w:szCs w:val="20"/>
              </w:rPr>
              <w:t>8</w:t>
            </w:r>
            <w:r w:rsidRPr="008A2252">
              <w:rPr>
                <w:sz w:val="20"/>
                <w:szCs w:val="20"/>
              </w:rPr>
              <w:t xml:space="preserve"> OS events have been observed. It is expected to occur ~</w:t>
            </w:r>
            <w:r>
              <w:rPr>
                <w:sz w:val="20"/>
                <w:szCs w:val="20"/>
              </w:rPr>
              <w:t>90</w:t>
            </w:r>
            <w:r w:rsidRPr="008A2252">
              <w:rPr>
                <w:sz w:val="20"/>
                <w:szCs w:val="20"/>
              </w:rPr>
              <w:t xml:space="preserve"> months after </w:t>
            </w:r>
            <w:r>
              <w:rPr>
                <w:sz w:val="20"/>
                <w:szCs w:val="20"/>
              </w:rPr>
              <w:t>first</w:t>
            </w:r>
            <w:r w:rsidRPr="008A2252">
              <w:rPr>
                <w:sz w:val="20"/>
                <w:szCs w:val="20"/>
              </w:rPr>
              <w:t xml:space="preserve"> participant randomized.</w:t>
            </w:r>
          </w:p>
          <w:p ns2:paraId="2D40AD85" ns2:textId="77777777" w:rsidR="008A145F" w:rsidRPr="008A2252" w:rsidRDefault="00895D30" w:rsidP="008B6369">
            <w:pPr>
              <w:pStyle w:val="ListBullet2"/>
              <w:keepLines w:val="0"/>
              <w:spacing w:before="40" w:after="40"/>
              <w:rPr>
                <w:sz w:val="20"/>
                <w:szCs w:val="20"/>
              </w:rPr>
            </w:pPr>
            <w:r w:rsidRPr="008A2252">
              <w:rPr>
                <w:sz w:val="20"/>
                <w:szCs w:val="20"/>
              </w:rPr>
              <w:t>Testing:</w:t>
            </w:r>
            <w:r>
              <w:rPr>
                <w:sz w:val="20"/>
                <w:szCs w:val="20"/>
              </w:rPr>
              <w:t xml:space="preserve"> Second</w:t>
            </w:r>
            <w:r w:rsidRPr="008A2252">
              <w:rPr>
                <w:sz w:val="20"/>
                <w:szCs w:val="20"/>
              </w:rPr>
              <w:t xml:space="preserve"> interim OS analysis.</w:t>
            </w:r>
          </w:p>
          <w:p ns2:paraId="254D9E89" ns2:textId="77777777" w:rsidR="008A145F" w:rsidRPr="008A2252" w:rsidRDefault="00895D30" w:rsidP="008B6369">
            <w:pPr>
              <w:pStyle w:val="ListBullet"/>
              <w:keepLines w:val="0"/>
              <w:spacing w:before="40" w:after="40"/>
              <w:rPr>
                <w:sz w:val="20"/>
              </w:rPr>
            </w:pPr>
            <w:r w:rsidRPr="008A2252">
              <w:rPr>
                <w:sz w:val="20"/>
              </w:rPr>
              <w:t>FA:</w:t>
            </w:r>
          </w:p>
          <w:p ns2:paraId="2DC7B1BB" ns2:textId="77777777" w:rsidR="008A145F" w:rsidRPr="008A2252" w:rsidRDefault="00895D30" w:rsidP="008B6369">
            <w:pPr>
              <w:pStyle w:val="ListBullet2"/>
              <w:keepLines w:val="0"/>
              <w:spacing w:before="40" w:after="40"/>
              <w:ind w:left="714" w:hanging="357"/>
              <w:rPr>
                <w:sz w:val="20"/>
                <w:szCs w:val="20"/>
              </w:rPr>
            </w:pPr>
            <w:r w:rsidRPr="008A2252">
              <w:rPr>
                <w:sz w:val="20"/>
                <w:szCs w:val="20"/>
              </w:rPr>
              <w:t>Timing: To be performed after ~142 OS events have been observed. It is expected to occur ~</w:t>
            </w:r>
            <w:r>
              <w:rPr>
                <w:sz w:val="20"/>
                <w:szCs w:val="20"/>
              </w:rPr>
              <w:t>108</w:t>
            </w:r>
            <w:r w:rsidRPr="008A2252">
              <w:rPr>
                <w:sz w:val="20"/>
                <w:szCs w:val="20"/>
              </w:rPr>
              <w:t xml:space="preserve"> months after </w:t>
            </w:r>
            <w:r>
              <w:rPr>
                <w:sz w:val="20"/>
                <w:szCs w:val="20"/>
              </w:rPr>
              <w:t>firs</w:t>
            </w:r>
            <w:r w:rsidRPr="008A2252">
              <w:rPr>
                <w:sz w:val="20"/>
                <w:szCs w:val="20"/>
              </w:rPr>
              <w:t>t participant randomized.</w:t>
            </w:r>
          </w:p>
          <w:p ns2:paraId="60FA231B" ns2:textId="77777777" w:rsidR="008A145F" w:rsidRPr="008A2252" w:rsidRDefault="00895D30" w:rsidP="008B6369">
            <w:pPr>
              <w:pStyle w:val="ListBullet2"/>
              <w:keepLines w:val="0"/>
              <w:spacing w:before="40" w:after="40"/>
              <w:ind w:left="714" w:hanging="357"/>
              <w:rPr>
                <w:sz w:val="20"/>
                <w:szCs w:val="20"/>
              </w:rPr>
            </w:pPr>
            <w:r w:rsidRPr="008A2252">
              <w:rPr>
                <w:sz w:val="20"/>
                <w:szCs w:val="20"/>
              </w:rPr>
              <w:t>Testing: Final OS analysis.</w:t>
            </w:r>
          </w:p>
          <w:p ns2:paraId="7721AA48" ns2:textId="77777777" w:rsidR="008A145F" w:rsidRPr="00A952F2" w:rsidRDefault="00895D30" w:rsidP="008B6369">
            <w:pPr>
              <w:pStyle w:val="TableCellLeft"/>
              <w:keepNext w:val="0"/>
              <w:keepLines w:val="0"/>
              <w:spacing w:before="40" w:after="40" w:line="240" w:lineRule="auto"/>
              <w:ind w:left="0"/>
              <w:rPr>
                <w:szCs w:val="20"/>
                <w:u w:val="single"/>
              </w:rPr>
            </w:pPr>
            <w:r w:rsidRPr="008A2252">
              <w:rPr>
                <w:szCs w:val="20"/>
                <w:u w:val="single"/>
              </w:rPr>
              <w:t>Part 2 Safety</w:t>
            </w:r>
            <w:r w:rsidRPr="008A2252">
              <w:rPr>
                <w:szCs w:val="20"/>
              </w:rPr>
              <w:t>: An interim safety analysis will be performed and reviewed by the eDMC approximately 6 months after first participant is randomized or when ~60 Part 2 participants have been randomized, whichever occurs later. Afterwards, the eDMC will review safety data periodically in the study. Details will be specified in the DMC charter.</w:t>
            </w:r>
          </w:p>
        </w:tc>
      </w:tr>
      <w:tr w:rsidR="003117E4" ns2:paraId="4860D091" ns2:textId="77777777" w:rsidTr="008B6369">
        <w:tc>
          <w:tcPr>
            <w:tcW w:w="1809" w:type="dxa"/>
          </w:tcPr>
          <w:p ns2:paraId="33C86150" ns2:textId="77777777" w:rsidR="008A145F" w:rsidRPr="003979B7" w:rsidRDefault="00895D30" w:rsidP="008B6369">
            <w:pPr>
              <w:spacing w:before="40" w:after="40"/>
              <w:rPr>
                <w:b/>
                <w:sz w:val="20"/>
                <w:szCs w:val="20"/>
              </w:rPr>
            </w:pPr>
            <w:r w:rsidRPr="00D50259">
              <w:rPr>
                <w:b/>
                <w:sz w:val="20"/>
                <w:szCs w:val="20"/>
              </w:rPr>
              <w:t>Multiplicity</w:t>
            </w:r>
          </w:p>
        </w:tc>
        <w:tc>
          <w:tcPr>
            <w:tcW w:w="7407" w:type="dxa"/>
          </w:tcPr>
          <w:p ns2:paraId="2949FFBF" ns2:textId="77777777" w:rsidR="008A145F" w:rsidRPr="0002775D" w:rsidRDefault="00895D30" w:rsidP="008B6369">
            <w:pPr>
              <w:pStyle w:val="TableCellLeft"/>
              <w:keepNext w:val="0"/>
              <w:keepLines w:val="0"/>
              <w:spacing w:before="40" w:after="40" w:line="240" w:lineRule="auto"/>
              <w:ind w:left="0" w:right="142"/>
              <w:rPr>
                <w:szCs w:val="20"/>
              </w:rPr>
            </w:pPr>
            <w:r w:rsidRPr="008A2252">
              <w:rPr>
                <w:szCs w:val="20"/>
                <w:u w:val="single"/>
              </w:rPr>
              <w:t>Part 1</w:t>
            </w:r>
            <w:r w:rsidRPr="0002775D">
              <w:rPr>
                <w:szCs w:val="20"/>
              </w:rPr>
              <w:t>: No multiplicity adjustment is planned.</w:t>
            </w:r>
          </w:p>
          <w:p ns2:paraId="16E51962" ns2:textId="77777777" w:rsidR="008A145F" w:rsidRPr="0002775D" w:rsidRDefault="00895D30" w:rsidP="008B6369">
            <w:pPr>
              <w:pStyle w:val="TableCellLeft"/>
              <w:keepNext w:val="0"/>
              <w:keepLines w:val="0"/>
              <w:spacing w:before="40" w:after="40" w:line="240" w:lineRule="auto"/>
              <w:ind w:left="0" w:right="142"/>
              <w:rPr>
                <w:szCs w:val="20"/>
              </w:rPr>
            </w:pPr>
            <w:r w:rsidRPr="008A2252">
              <w:rPr>
                <w:szCs w:val="20"/>
                <w:u w:val="single"/>
              </w:rPr>
              <w:t>Part 2</w:t>
            </w:r>
            <w:r w:rsidRPr="0002775D">
              <w:rPr>
                <w:szCs w:val="20"/>
              </w:rPr>
              <w:t xml:space="preserve">: The overall </w:t>
            </w:r>
            <w:r>
              <w:rPr>
                <w:szCs w:val="20"/>
              </w:rPr>
              <w:t>T</w:t>
            </w:r>
            <w:r w:rsidRPr="0002775D">
              <w:rPr>
                <w:szCs w:val="20"/>
              </w:rPr>
              <w:t>ype</w:t>
            </w:r>
            <w:r>
              <w:rPr>
                <w:szCs w:val="20"/>
              </w:rPr>
              <w:t>-</w:t>
            </w:r>
            <w:r w:rsidRPr="0002775D">
              <w:rPr>
                <w:szCs w:val="20"/>
              </w:rPr>
              <w:t>I error over the primary hypothes</w:t>
            </w:r>
            <w:r>
              <w:rPr>
                <w:szCs w:val="20"/>
              </w:rPr>
              <w:t>i</w:t>
            </w:r>
            <w:r w:rsidRPr="0002775D">
              <w:rPr>
                <w:szCs w:val="20"/>
              </w:rPr>
              <w:t>s of PFS and the key secondary hypothes</w:t>
            </w:r>
            <w:r>
              <w:rPr>
                <w:szCs w:val="20"/>
              </w:rPr>
              <w:t>e</w:t>
            </w:r>
            <w:r w:rsidRPr="0002775D">
              <w:rPr>
                <w:szCs w:val="20"/>
              </w:rPr>
              <w:t xml:space="preserve">s of </w:t>
            </w:r>
            <w:r>
              <w:rPr>
                <w:szCs w:val="20"/>
              </w:rPr>
              <w:t>undetectable MRD,</w:t>
            </w:r>
            <w:r w:rsidRPr="0002775D">
              <w:rPr>
                <w:szCs w:val="20"/>
              </w:rPr>
              <w:t xml:space="preserve"> OS</w:t>
            </w:r>
            <w:r>
              <w:rPr>
                <w:szCs w:val="20"/>
              </w:rPr>
              <w:t>,</w:t>
            </w:r>
            <w:r w:rsidRPr="0002775D">
              <w:rPr>
                <w:szCs w:val="20"/>
              </w:rPr>
              <w:t xml:space="preserve"> and OR is strongly controlled at 2.5% (1-sided), with 2.0% initially allocated to PFS and 0.5% initially to </w:t>
            </w:r>
            <w:r>
              <w:rPr>
                <w:szCs w:val="20"/>
              </w:rPr>
              <w:t>undetectable MRD</w:t>
            </w:r>
            <w:r w:rsidRPr="0002775D">
              <w:rPr>
                <w:szCs w:val="20"/>
              </w:rPr>
              <w:t>.</w:t>
            </w:r>
          </w:p>
          <w:p ns2:paraId="6E0B73A7" ns2:textId="725B13FF" w:rsidR="008A145F" w:rsidRPr="00A952F2" w:rsidRDefault="00895D30" w:rsidP="008B6369">
            <w:pPr>
              <w:pStyle w:val="TableCellLeft"/>
              <w:keepNext w:val="0"/>
              <w:keepLines w:val="0"/>
              <w:spacing w:before="40" w:after="40" w:line="240" w:lineRule="auto"/>
              <w:ind w:left="0"/>
              <w:rPr>
                <w:szCs w:val="20"/>
                <w:u w:val="single"/>
              </w:rPr>
            </w:pPr>
            <w:r w:rsidRPr="0002775D">
              <w:rPr>
                <w:szCs w:val="20"/>
              </w:rPr>
              <w:t xml:space="preserve">By using the graphical approach of Maurer and Bretz </w:t>
            </w:r>
            <w:r w:rsidR="00B55DCA">
              <w:rPr>
                <w:szCs w:val="20"/>
              </w:rPr>
              <w:t>[Maurer, W. and Bretz, F. 2013]</w:t>
            </w:r>
            <w:r w:rsidRPr="0002775D">
              <w:rPr>
                <w:szCs w:val="20"/>
              </w:rPr>
              <w:t xml:space="preserve">, if </w:t>
            </w:r>
            <w:r>
              <w:rPr>
                <w:szCs w:val="20"/>
              </w:rPr>
              <w:t>1</w:t>
            </w:r>
            <w:r w:rsidRPr="0002775D">
              <w:rPr>
                <w:szCs w:val="20"/>
              </w:rPr>
              <w:t xml:space="preserve"> null hypothesis is rejected, the alpha will be reallocated to other hypotheses.</w:t>
            </w:r>
          </w:p>
        </w:tc>
      </w:tr>
      <w:tr w:rsidR="003117E4" ns2:paraId="6C476350" ns2:textId="77777777" w:rsidTr="008B6369">
        <w:tc>
          <w:tcPr>
            <w:tcW w:w="1809" w:type="dxa"/>
          </w:tcPr>
          <w:p ns2:paraId="452E311A" ns2:textId="77777777" w:rsidR="008A145F" w:rsidRPr="003979B7" w:rsidRDefault="00895D30" w:rsidP="008B6369">
            <w:pPr>
              <w:spacing w:before="40" w:after="40"/>
              <w:rPr>
                <w:b/>
                <w:sz w:val="20"/>
                <w:szCs w:val="20"/>
              </w:rPr>
            </w:pPr>
            <w:r w:rsidRPr="00D50259">
              <w:rPr>
                <w:b/>
                <w:sz w:val="20"/>
                <w:szCs w:val="20"/>
              </w:rPr>
              <w:t>Sample Size and Power</w:t>
            </w:r>
          </w:p>
        </w:tc>
        <w:tc>
          <w:tcPr>
            <w:tcW w:w="7407" w:type="dxa"/>
          </w:tcPr>
          <w:p ns2:paraId="181E97E7" ns2:textId="77777777" w:rsidR="008A145F" w:rsidRPr="0002775D" w:rsidRDefault="00895D30" w:rsidP="008B6369">
            <w:pPr>
              <w:pStyle w:val="TableCellLeft"/>
              <w:keepNext w:val="0"/>
              <w:keepLines w:val="0"/>
              <w:spacing w:before="40" w:after="40" w:line="240" w:lineRule="auto"/>
              <w:ind w:left="0" w:right="142"/>
              <w:rPr>
                <w:szCs w:val="20"/>
              </w:rPr>
            </w:pPr>
            <w:r w:rsidRPr="008A2252">
              <w:rPr>
                <w:szCs w:val="20"/>
                <w:u w:val="single"/>
              </w:rPr>
              <w:t>Part 1</w:t>
            </w:r>
            <w:r w:rsidRPr="0002775D">
              <w:rPr>
                <w:szCs w:val="20"/>
              </w:rPr>
              <w:t xml:space="preserve">: Approximately </w:t>
            </w:r>
            <w:r>
              <w:rPr>
                <w:szCs w:val="20"/>
              </w:rPr>
              <w:t>3</w:t>
            </w:r>
            <w:r w:rsidRPr="0002775D">
              <w:rPr>
                <w:szCs w:val="20"/>
              </w:rPr>
              <w:t>0 participants will be enrolled.</w:t>
            </w:r>
          </w:p>
          <w:p ns2:paraId="68B62A25" ns2:textId="77777777" w:rsidR="008A145F" w:rsidRPr="0002775D" w:rsidRDefault="00895D30" w:rsidP="008B6369">
            <w:pPr>
              <w:pStyle w:val="TableCellLeft"/>
              <w:keepNext w:val="0"/>
              <w:keepLines w:val="0"/>
              <w:spacing w:before="40" w:after="40" w:line="240" w:lineRule="auto"/>
              <w:ind w:left="0"/>
              <w:rPr>
                <w:szCs w:val="20"/>
              </w:rPr>
            </w:pPr>
            <w:r w:rsidRPr="008A2252">
              <w:rPr>
                <w:szCs w:val="20"/>
                <w:u w:val="single"/>
              </w:rPr>
              <w:t>Part 2</w:t>
            </w:r>
            <w:r w:rsidRPr="0002775D">
              <w:rPr>
                <w:szCs w:val="20"/>
              </w:rPr>
              <w:t>: the planned sample size is approximately 690 participants.</w:t>
            </w:r>
          </w:p>
          <w:p ns2:paraId="2F7BB43F" ns2:textId="77777777" w:rsidR="008A145F" w:rsidRPr="008A2252" w:rsidRDefault="00895D30" w:rsidP="008B6369">
            <w:pPr>
              <w:pStyle w:val="ListBullet"/>
              <w:keepLines w:val="0"/>
              <w:spacing w:before="40" w:after="40"/>
              <w:rPr>
                <w:sz w:val="20"/>
              </w:rPr>
            </w:pPr>
            <w:r w:rsidRPr="008A2252">
              <w:rPr>
                <w:sz w:val="20"/>
              </w:rPr>
              <w:t>For PFS, with ~248 estimated events at the final PFS analysis, the study has ~90% power to detect a HR of 0.65 at the initially allocated α=0.02 (1-sided).</w:t>
            </w:r>
          </w:p>
          <w:p ns2:paraId="37BE9075" ns2:textId="77777777" w:rsidR="008A145F" w:rsidRPr="008A2252" w:rsidRDefault="00895D30" w:rsidP="008B6369">
            <w:pPr>
              <w:pStyle w:val="ListBullet"/>
              <w:keepLines w:val="0"/>
              <w:spacing w:before="40" w:after="40"/>
              <w:rPr>
                <w:sz w:val="20"/>
              </w:rPr>
            </w:pPr>
            <w:r w:rsidRPr="008A2252">
              <w:rPr>
                <w:sz w:val="20"/>
              </w:rPr>
              <w:t xml:space="preserve">For </w:t>
            </w:r>
            <w:r>
              <w:rPr>
                <w:sz w:val="20"/>
              </w:rPr>
              <w:t xml:space="preserve">undetectable </w:t>
            </w:r>
            <w:r w:rsidRPr="008A2252">
              <w:rPr>
                <w:sz w:val="20"/>
              </w:rPr>
              <w:t xml:space="preserve">MRD, the study has 94% power for detecting a 15-percentage point difference between treatment </w:t>
            </w:r>
            <w:r>
              <w:rPr>
                <w:sz w:val="20"/>
              </w:rPr>
              <w:t>group</w:t>
            </w:r>
            <w:r w:rsidRPr="008A2252">
              <w:rPr>
                <w:sz w:val="20"/>
              </w:rPr>
              <w:t xml:space="preserve">s with an underlying 27% response rate in the control </w:t>
            </w:r>
            <w:r>
              <w:rPr>
                <w:sz w:val="20"/>
              </w:rPr>
              <w:t>group</w:t>
            </w:r>
            <w:r w:rsidRPr="008A2252">
              <w:rPr>
                <w:sz w:val="20"/>
              </w:rPr>
              <w:t xml:space="preserve"> at the initially allocated α=0.005 (1-sided).</w:t>
            </w:r>
          </w:p>
          <w:p ns2:paraId="24B89B7E" ns2:textId="77777777" w:rsidR="008A145F" w:rsidRPr="008A2252" w:rsidRDefault="00895D30" w:rsidP="008B6369">
            <w:pPr>
              <w:pStyle w:val="ListBullet"/>
              <w:keepLines w:val="0"/>
              <w:spacing w:before="40" w:after="40"/>
              <w:rPr>
                <w:sz w:val="20"/>
              </w:rPr>
            </w:pPr>
            <w:r w:rsidRPr="008A2252">
              <w:rPr>
                <w:sz w:val="20"/>
              </w:rPr>
              <w:t>For OS, with ~</w:t>
            </w:r>
            <w:r>
              <w:rPr>
                <w:sz w:val="20"/>
              </w:rPr>
              <w:t>142</w:t>
            </w:r>
            <w:r w:rsidRPr="008A2252">
              <w:rPr>
                <w:sz w:val="20"/>
              </w:rPr>
              <w:t xml:space="preserve"> estimated events at the final OS analysis, the study has ~6</w:t>
            </w:r>
            <w:r>
              <w:rPr>
                <w:sz w:val="20"/>
              </w:rPr>
              <w:t>8</w:t>
            </w:r>
            <w:r w:rsidRPr="008A2252">
              <w:rPr>
                <w:sz w:val="20"/>
              </w:rPr>
              <w:t>% power to detect a HR of 0.65 at α=0.020 (1-sided) if the hypothesis of PFS is rejected.</w:t>
            </w:r>
          </w:p>
          <w:p ns2:paraId="5931F315" ns2:textId="77777777" w:rsidR="008A145F" w:rsidRPr="00A952F2" w:rsidRDefault="00895D30" w:rsidP="008B6369">
            <w:pPr>
              <w:pStyle w:val="ListBullet"/>
              <w:keepLines w:val="0"/>
              <w:spacing w:before="40" w:after="40"/>
              <w:rPr>
                <w:sz w:val="20"/>
                <w:u w:val="single"/>
              </w:rPr>
            </w:pPr>
            <w:r w:rsidRPr="008A2252">
              <w:rPr>
                <w:sz w:val="20"/>
              </w:rPr>
              <w:t xml:space="preserve">For OR, the study has 80% power for detecting a 5-percentage point difference between treatment </w:t>
            </w:r>
            <w:r>
              <w:rPr>
                <w:sz w:val="20"/>
              </w:rPr>
              <w:t>group</w:t>
            </w:r>
            <w:r w:rsidRPr="008A2252">
              <w:rPr>
                <w:sz w:val="20"/>
              </w:rPr>
              <w:t xml:space="preserve">s with an underlying 92% response rate in the control </w:t>
            </w:r>
            <w:r>
              <w:rPr>
                <w:sz w:val="20"/>
              </w:rPr>
              <w:t>group</w:t>
            </w:r>
            <w:r w:rsidRPr="0011429D">
              <w:rPr>
                <w:sz w:val="20"/>
              </w:rPr>
              <w:t xml:space="preserve"> at α=0.020 (1-sided) if the hypothesis of OS is rejected.</w:t>
            </w:r>
          </w:p>
        </w:tc>
      </w:tr>
      <w:tr w:rsidR="003117E4" ns2:paraId="3C3EB913" ns2:textId="77777777" w:rsidTr="008B6369">
        <w:tc>
          <w:tcPr>
            <w:tcW w:w="9216" w:type="dxa"/>
            <w:gridSpan w:val="2"/>
          </w:tcPr>
          <w:p ns2:paraId="09B9E97B" ns2:textId="77777777" w:rsidR="008A145F" w:rsidRPr="00A952F2" w:rsidRDefault="00895D30" w:rsidP="008B6369">
            <w:pPr>
              <w:pStyle w:val="TableCellLeft"/>
              <w:keepNext w:val="0"/>
              <w:keepLines w:val="0"/>
              <w:spacing w:before="40" w:after="40" w:line="240" w:lineRule="auto"/>
              <w:ind w:left="0"/>
              <w:rPr>
                <w:szCs w:val="20"/>
                <w:u w:val="single"/>
              </w:rPr>
            </w:pPr>
            <w:r>
              <w:t>AE=adverse event; APaT=all-participants-as-treated; BICR=blinded independent central review; BTK=</w:t>
            </w:r>
            <w:r w:rsidRPr="009A0515">
              <w:t>Bruton’s tyrosine kinase</w:t>
            </w:r>
            <w:r>
              <w:t>; CI=confidence interval; DLT=dose-limiting toxicity; eDMC=external Data Monitoring Committee; FA=final analysis; FAS=full analysis set; HR=hazard ratio; IA=interim analysis; IGHV=</w:t>
            </w:r>
            <w:r w:rsidRPr="00A02D35">
              <w:t>immunoglobulin variable heavy chain</w:t>
            </w:r>
            <w:r>
              <w:t xml:space="preserve">; ITT=intention-to-treat; iwCLL=International Workshop </w:t>
            </w:r>
            <w:r w:rsidRPr="00A02D35">
              <w:t>on chronic lymphocytic leukemia</w:t>
            </w:r>
            <w:r>
              <w:t>; M&amp;N=</w:t>
            </w:r>
            <w:r w:rsidRPr="0002775D">
              <w:t>Miettinen and Nurminen</w:t>
            </w:r>
            <w:r>
              <w:t>; MRD=minimal residual disease; OR=objective response; OS=overall survival; PFS=progression-free survival; PRO=patient-reported outcomes; vs=versus.</w:t>
            </w:r>
          </w:p>
        </w:tc>
      </w:tr>
    </w:tbl>
    <w:p ns2:paraId="4D4ED9E1" ns2:textId="77777777" w:rsidR="001F058E" w:rsidRDefault="001F058E" w:rsidP="00EE2009">
      <w:pPr>
        <w:pStyle w:val="paragraph0"/>
        <w:spacing w:before="0" w:beforeAutospacing="0" w:after="0" w:afterAutospacing="0"/>
      </w:pPr>
      <w:ins w:id="14000" w:author="GoldenCorpusHarness" w:date="2026-03-28T22:23:47Z">
        <w:r>
          <w:t>Prompt notification (within 24 hours) by the investigator to the Sponsor of SAE is essential so that legal obligations and ethical responsibilities toward the safety of participants and the safety of a study intervention under clinical investigation are met.</w:t>
        </w:r>
      </w:ins>
    </w:p>
    <w:p ns2:paraId="65096D9E" ns2:textId="77777777" w:rsidR="002B1446" w:rsidRPr="00EB23E5" w:rsidRDefault="00895D30" w:rsidP="002B1446">
      <w:pPr>
        <w:pStyle w:val="Heading2"/>
      </w:pPr>
      <w:ins w:id="14001" w:author="GoldenCorpusHarness" w:date="2026-03-28T22:23:47Z">
        <w:r>
          <w:t>The Sponsor has a legal responsibility to notify both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w:t>
        </w:r>
      </w:ins>
      <w:r>
        <w:t>R</w:t>
      </w:r>
      <w:del w:id="14002" w:author="GoldenCorpusHarness" w:date="2026-03-28T22:23:47Z">
        <w:r>
          <w:delText>esponsibility for Analyses</w:delText>
        </w:r>
      </w:del>
      <w:ins w:id="14003" w:author="GoldenCorpusHarness" w:date="2026-03-28T22:23:47Z">
        <w:r>
          <w:t>B</w:t>
        </w:r>
      </w:ins>
      <w:r>
        <w:t>/I</w:t>
      </w:r>
      <w:del w:id="14004" w:author="GoldenCorpusHarness" w:date="2026-03-28T22:23:47Z">
        <w:r>
          <w:delText>n-house Blinding</w:delText>
        </w:r>
      </w:del>
      <w:ins w:id="14005" w:author="GoldenCorpusHarness" w:date="2026-03-28T22:23:47Z">
        <w:r>
          <w:t>ECs, and investigators.</w:t>
        </w:r>
      </w:ins>
    </w:p>
    <w:p ns2:paraId="35BF4148" ns2:textId="77777777" w:rsidR="002B1446" w:rsidRPr="000F50B3" w:rsidRDefault="00895D30" w:rsidP="00364D36">
      <w:pPr>
        <w:pStyle w:val="paragraph0"/>
      </w:pPr>
      <w:del w:id="14006" w:author="GoldenCorpusHarness" w:date="2026-03-28T22:23:47Z">
        <w:r>
          <w:delText>Th</w:delText>
        </w:r>
      </w:del>
      <w:ins w:id="14007" w:author="GoldenCorpusHarness" w:date="2026-03-28T22:23:47Z">
        <w:r>
          <w:t>Inv</w:t>
        </w:r>
      </w:ins>
      <w:r>
        <w:t>e</w:t>
      </w:r>
      <w:del w:id="14008" w:author="GoldenCorpusHarness" w:date="2026-03-28T22:23:47Z">
        <w:r>
          <w:delText xml:space="preserve"> stati</w:delText>
        </w:r>
      </w:del>
      <w:r>
        <w:t>sti</w:t>
      </w:r>
      <w:ins w:id="14009" w:author="GoldenCorpusHarness" w:date="2026-03-28T22:23:47Z">
        <w:r>
          <w:t>gator safety reports must be prepared for SUSARs according to lo</w:t>
        </w:r>
      </w:ins>
      <w:r>
        <w:t xml:space="preserve">cal </w:t>
      </w:r>
      <w:del w:id="14010" w:author="GoldenCorpusHarness" w:date="2026-03-28T22:23:47Z">
        <w:r>
          <w:delText>ana</w:delText>
        </w:r>
      </w:del>
      <w:ins w:id="14011" w:author="GoldenCorpusHarness" w:date="2026-03-28T22:23:47Z">
        <w:r>
          <w:t>regu</w:t>
        </w:r>
      </w:ins>
      <w:r>
        <w:t>l</w:t>
      </w:r>
      <w:del w:id="14012" w:author="GoldenCorpusHarness" w:date="2026-03-28T22:23:47Z">
        <w:r>
          <w:delText>ysis of the d</w:delText>
        </w:r>
      </w:del>
      <w:r>
        <w:t>at</w:t>
      </w:r>
      <w:del w:id="14013" w:author="GoldenCorpusHarness" w:date="2026-03-28T22:23:47Z">
        <w:r>
          <w:delText xml:space="preserve">a </w:delText>
        </w:r>
      </w:del>
      <w:r>
        <w:t>o</w:t>
      </w:r>
      <w:del w:id="14014" w:author="GoldenCorpusHarness" w:date="2026-03-28T22:23:47Z">
        <w:r>
          <w:delText>btained f</w:delText>
        </w:r>
      </w:del>
      <w:r>
        <w:t>r</w:t>
      </w:r>
      <w:del w:id="14015" w:author="GoldenCorpusHarness" w:date="2026-03-28T22:23:47Z">
        <w:r>
          <w:delText>om this stud</w:delText>
        </w:r>
      </w:del>
      <w:r>
        <w:t>y</w:t>
      </w:r>
      <w:del w:id="14016" w:author="GoldenCorpusHarness" w:date="2026-03-28T22:23:47Z">
        <w:r>
          <w:delText xml:space="preserve"> will be the</w:delText>
        </w:r>
      </w:del>
      <w:r>
        <w:t xml:space="preserve"> re</w:t>
      </w:r>
      <w:del w:id="14017" w:author="GoldenCorpusHarness" w:date="2026-03-28T22:23:47Z">
        <w:r>
          <w:delText>spons</w:delText>
        </w:r>
      </w:del>
      <w:ins w:id="14018" w:author="GoldenCorpusHarness" w:date="2026-03-28T22:23:47Z">
        <w:r>
          <w:t>qu</w:t>
        </w:r>
      </w:ins>
      <w:r>
        <w:t>i</w:t>
      </w:r>
      <w:del w:id="14019" w:author="GoldenCorpusHarness" w:date="2026-03-28T22:23:47Z">
        <w:r>
          <w:delText>bility of th</w:delText>
        </w:r>
      </w:del>
      <w:ins w:id="14020" w:author="GoldenCorpusHarness" w:date="2026-03-28T22:23:47Z">
        <w:r>
          <w:t>r</w:t>
        </w:r>
      </w:ins>
      <w:r>
        <w:t>e</w:t>
      </w:r>
      <w:del w:id="14021" w:author="GoldenCorpusHarness" w:date="2026-03-28T22:23:47Z">
        <w:r>
          <w:delText xml:space="preserve"> Clinical Biostatistics Depart</w:delText>
        </w:r>
      </w:del>
      <w:r>
        <w:t>ment</w:t>
      </w:r>
      <w:ins w:id="14022" w:author="GoldenCorpusHarness" w:date="2026-03-28T22:23:47Z">
        <w:r>
          <w:t>s</w:t>
        </w:r>
      </w:ins>
      <w:r>
        <w:t xml:space="preserve"> </w:t>
      </w:r>
      <w:del w:id="14023" w:author="GoldenCorpusHarness" w:date="2026-03-28T22:23:47Z">
        <w:r>
          <w:delText>of the</w:delText>
        </w:r>
      </w:del>
      <w:ins w:id="14024" w:author="GoldenCorpusHarness" w:date="2026-03-28T22:23:47Z">
        <w:r>
          <w:t>and</w:t>
        </w:r>
      </w:ins>
      <w:r>
        <w:t xml:space="preserve"> Sponsor</w:t>
      </w:r>
      <w:ins w:id="14025" w:author="GoldenCorpusHarness" w:date="2026-03-28T22:23:47Z">
        <w:r>
          <w:t xml:space="preserve"> policy and forwarded to investigators as necessary</w:t>
        </w:r>
      </w:ins>
      <w:r>
        <w:t>.</w:t>
      </w:r>
    </w:p>
    <w:p ns2:paraId="05383CCE" ns2:textId="77777777" w:rsidR="002B1446" w:rsidRPr="000F50B3" w:rsidRDefault="00895D30" w:rsidP="00364D36">
      <w:pPr>
        <w:pStyle w:val="paragraph0"/>
      </w:pPr>
      <w:del w:id="14026" w:author="GoldenCorpusHarness" w:date="2026-03-28T22:23:47Z">
        <w:r>
          <w:delText>Part 1 of the st</w:delText>
        </w:r>
      </w:del>
      <w:ins w:id="14027" w:author="GoldenCorpusHarness" w:date="2026-03-28T22:23:47Z">
        <w:r>
          <w:t>An investigator who receives an investigator safety report describing an SAE or other specific safety information (eg, s</w:t>
        </w:r>
      </w:ins>
      <w:r>
        <w:t>u</w:t>
      </w:r>
      <w:ins w:id="14028" w:author="GoldenCorpusHarness" w:date="2026-03-28T22:23:47Z">
        <w:r>
          <w:t>mmary or listing of SAEs) from the Sponsor will file it along with the IB an</w:t>
        </w:r>
      </w:ins>
      <w:r>
        <w:t>d</w:t>
      </w:r>
      <w:del w:id="14029" w:author="GoldenCorpusHarness" w:date="2026-03-28T22:23:47Z">
        <w:r>
          <w:delText>y will be con</w:delText>
        </w:r>
      </w:del>
      <w:ins w:id="14030" w:author="GoldenCorpusHarness" w:date="2026-03-28T22:23:47Z">
        <w:r>
          <w:t xml:space="preserve"> will notify the IRB/IEC, if appropriate accor</w:t>
        </w:r>
      </w:ins>
      <w:r>
        <w:t>d</w:t>
      </w:r>
      <w:ins w:id="14031" w:author="GoldenCorpusHarness" w:date="2026-03-28T22:23:47Z">
        <w:r>
          <w:t>ing to local req</w:t>
        </w:r>
      </w:ins>
      <w:r>
        <w:t>u</w:t>
      </w:r>
      <w:del w:id="14032" w:author="GoldenCorpusHarness" w:date="2026-03-28T22:23:47Z">
        <w:r>
          <w:delText>cted as a non-randomized, open-label study (ie, participants, investigators, and Sponsor personnel will be aware of treatment assignments after each participant is enrolled and treatment is assigned)</w:delText>
        </w:r>
      </w:del>
      <w:ins w:id="14033" w:author="GoldenCorpusHarness" w:date="2026-03-28T22:23:47Z">
        <w:r>
          <w:t>irements</w:t>
        </w:r>
      </w:ins>
      <w:r>
        <w:t>.</w:t>
      </w:r>
      <w:del w:id="14034" w:author="GoldenCorpusHarness" w:date="2026-03-28T22:23:47Z">
        <w:r>
          <w:delText xml:space="preserve"> Treatment-level results will be monitored to evaluate safety.</w:delText>
        </w:r>
      </w:del>
    </w:p>
    <w:p ns2:paraId="59814F8D" ns2:textId="77777777" w:rsidR="002B1446" w:rsidRPr="00060BB7" w:rsidRDefault="00895D30" w:rsidP="00364D36">
      <w:pPr>
        <w:pStyle w:val="paragraph0"/>
      </w:pPr>
      <w:del w:id="14035" w:author="GoldenCorpusHarness" w:date="2026-03-28T22:23:47Z">
        <w:r>
          <w:delText xml:space="preserve">Part 2 </w:delText>
        </w:r>
      </w:del>
      <w:ins w:id="14036" w:author="GoldenCorpusHarness" w:date="2026-03-28T22:23:47Z">
        <w:r>
          <w:t>N</w:t>
        </w:r>
      </w:ins>
      <w:r>
        <w:t>o</w:t>
      </w:r>
      <w:del w:id="14037" w:author="GoldenCorpusHarness" w:date="2026-03-28T22:23:47Z">
        <w:r>
          <w:delText>f the study will be conduc</w:delText>
        </w:r>
      </w:del>
      <w:r>
        <w:t>te</w:t>
      </w:r>
      <w:del w:id="14038" w:author="GoldenCorpusHarness" w:date="2026-03-28T22:23:47Z">
        <w:r>
          <w:delText>d</w:delText>
        </w:r>
      </w:del>
      <w:ins w:id="14039" w:author="GoldenCorpusHarness" w:date="2026-03-28T22:23:47Z">
        <w:r>
          <w:t>:</w:t>
        </w:r>
      </w:ins>
      <w:r>
        <w:t xml:space="preserve"> </w:t>
      </w:r>
      <w:del w:id="14040" w:author="GoldenCorpusHarness" w:date="2026-03-28T22:23:47Z">
        <w:r>
          <w:delText>as</w:delText>
        </w:r>
      </w:del>
      <w:ins w:id="14041" w:author="GoldenCorpusHarness" w:date="2026-03-28T22:23:47Z">
        <w:r>
          <w:t>To</w:t>
        </w:r>
      </w:ins>
      <w:r>
        <w:t xml:space="preserve"> </w:t>
      </w:r>
      <w:del w:id="14042" w:author="GoldenCorpusHarness" w:date="2026-03-28T22:23:47Z">
        <w:r>
          <w:delText>a</w:delText>
        </w:r>
      </w:del>
      <w:ins w:id="14043" w:author="GoldenCorpusHarness" w:date="2026-03-28T22:23:47Z">
        <w:r>
          <w:t>meet EU CTR</w:t>
        </w:r>
      </w:ins>
      <w:r>
        <w:t xml:space="preserve"> r</w:t>
      </w:r>
      <w:del w:id="14044" w:author="GoldenCorpusHarness" w:date="2026-03-28T22:23:47Z">
        <w:r>
          <w:delText>ando</w:delText>
        </w:r>
      </w:del>
      <w:ins w:id="14045" w:author="GoldenCorpusHarness" w:date="2026-03-28T22:23:47Z">
        <w:r>
          <w:t>equire</w:t>
        </w:r>
      </w:ins>
      <w:r>
        <w:t>m</w:t>
      </w:r>
      <w:del w:id="14046" w:author="GoldenCorpusHarness" w:date="2026-03-28T22:23:47Z">
        <w:r>
          <w:delText>iz</w:delText>
        </w:r>
      </w:del>
      <w:r>
        <w:t>e</w:t>
      </w:r>
      <w:del w:id="14047" w:author="GoldenCorpusHarness" w:date="2026-03-28T22:23:47Z">
        <w:r>
          <w:delText>d, open-label study (ie, participa</w:delText>
        </w:r>
      </w:del>
      <w:r>
        <w:t xml:space="preserve">nts, </w:t>
      </w:r>
      <w:del w:id="14048" w:author="GoldenCorpusHarness" w:date="2026-03-28T22:23:47Z">
        <w:r>
          <w:delText>inves</w:delText>
        </w:r>
      </w:del>
      <w:r>
        <w:t>t</w:t>
      </w:r>
      <w:del w:id="14049" w:author="GoldenCorpusHarness" w:date="2026-03-28T22:23:47Z">
        <w:r>
          <w:delText>igators, and Sponsor personnel will be aware of participant treatment assignments after each participant is enrolled and treatment is assigned). Although Part 2 of this study is open-label, analyses or summaries generated by randomized treatment assignment, and actual treatment received status will be limited and documented. In addition, independent radiologist(s) will perform the central tumor scan review without knowledge of treatment assignments. T</w:delText>
        </w:r>
      </w:del>
      <w:r>
        <w:t xml:space="preserve">he Sponsor will </w:t>
      </w:r>
      <w:del w:id="14050" w:author="GoldenCorpusHarness" w:date="2026-03-28T22:23:47Z">
        <w:r>
          <w:delText>g</w:delText>
        </w:r>
      </w:del>
      <w:ins w:id="14051" w:author="GoldenCorpusHarness" w:date="2026-03-28T22:23:47Z">
        <w:r>
          <w:t>r</w:t>
        </w:r>
      </w:ins>
      <w:r>
        <w:t>e</w:t>
      </w:r>
      <w:del w:id="14052" w:author="GoldenCorpusHarness" w:date="2026-03-28T22:23:47Z">
        <w:r>
          <w:delText>ne</w:delText>
        </w:r>
      </w:del>
      <w:ins w:id="14053" w:author="GoldenCorpusHarness" w:date="2026-03-28T22:23:47Z">
        <w:r>
          <w:t>po</w:t>
        </w:r>
      </w:ins>
      <w:r>
        <w:t>r</w:t>
      </w:r>
      <w:del w:id="14054" w:author="GoldenCorpusHarness" w:date="2026-03-28T22:23:47Z">
        <w:r>
          <w:delText>a</w:delText>
        </w:r>
      </w:del>
      <w:r>
        <w:t>t</w:t>
      </w:r>
      <w:del w:id="14055" w:author="GoldenCorpusHarness" w:date="2026-03-28T22:23:47Z">
        <w:r>
          <w:delText>e</w:delText>
        </w:r>
      </w:del>
      <w:ins w:id="14056" w:author="GoldenCorpusHarness" w:date="2026-03-28T22:23:47Z">
        <w:r>
          <w:t xml:space="preserve"> SUSARs to</w:t>
        </w:r>
      </w:ins>
      <w:r>
        <w:t xml:space="preserve"> the </w:t>
      </w:r>
      <w:ins w:id="14057" w:author="GoldenCorpusHarness" w:date="2026-03-28T22:23:47Z">
        <w:r>
          <w:t>Eud</w:t>
        </w:r>
      </w:ins>
      <w:r>
        <w:t>ra</w:t>
      </w:r>
      <w:ins w:id="14058" w:author="GoldenCorpusHarness" w:date="2026-03-28T22:23:47Z">
        <w:r>
          <w:t>vigila</w:t>
        </w:r>
      </w:ins>
      <w:r>
        <w:t>n</w:t>
      </w:r>
      <w:ins w:id="14059" w:author="GoldenCorpusHarness" w:date="2026-03-28T22:23:47Z">
        <w:r>
          <w:t xml:space="preserve">ce </w:t>
        </w:r>
      </w:ins>
      <w:r>
        <w:t>d</w:t>
      </w:r>
      <w:del w:id="14060" w:author="GoldenCorpusHarness" w:date="2026-03-28T22:23:47Z">
        <w:r>
          <w:delText>omized alloc</w:delText>
        </w:r>
      </w:del>
      <w:r>
        <w:t>at</w:t>
      </w:r>
      <w:ins w:id="14061" w:author="GoldenCorpusHarness" w:date="2026-03-28T22:23:47Z">
        <w:r>
          <w:t>abase v</w:t>
        </w:r>
      </w:ins>
      <w:r>
        <w:t>i</w:t>
      </w:r>
      <w:ins w:id="14062" w:author="GoldenCorpusHarness" w:date="2026-03-28T22:23:47Z">
        <w:r>
          <w:t>a E2B(R3) electr</w:t>
        </w:r>
      </w:ins>
      <w:r>
        <w:t>on</w:t>
      </w:r>
      <w:ins w:id="14063" w:author="GoldenCorpusHarness" w:date="2026-03-28T22:23:47Z">
        <w:r>
          <w:t>ic</w:t>
        </w:r>
      </w:ins>
      <w:r>
        <w:t xml:space="preserve"> </w:t>
      </w:r>
      <w:del w:id="14064" w:author="GoldenCorpusHarness" w:date="2026-03-28T22:23:47Z">
        <w:r>
          <w:delText>schedule</w:delText>
        </w:r>
      </w:del>
      <w:ins w:id="14065" w:author="GoldenCorpusHarness" w:date="2026-03-28T22:23:47Z">
        <w:r>
          <w:t>ICSR</w:t>
        </w:r>
      </w:ins>
      <w:r>
        <w:t xml:space="preserve"> for</w:t>
      </w:r>
      <w:del w:id="14066" w:author="GoldenCorpusHarness" w:date="2026-03-28T22:23:47Z">
        <w:r>
          <w:delText xml:space="preserve"> study intervention assign</w:delText>
        </w:r>
      </w:del>
      <w:r>
        <w:t>m</w:t>
      </w:r>
      <w:del w:id="14067" w:author="GoldenCorpusHarness" w:date="2026-03-28T22:23:47Z">
        <w:r>
          <w:delText>ent for this protocol and the randomization will be implemented</w:delText>
        </w:r>
      </w:del>
      <w:r>
        <w:t xml:space="preserve"> in </w:t>
      </w:r>
      <w:del w:id="14068" w:author="GoldenCorpusHarness" w:date="2026-03-28T22:23:47Z">
        <w:r>
          <w:delText>IV</w:delText>
        </w:r>
      </w:del>
      <w:ins w:id="14069" w:author="GoldenCorpusHarness" w:date="2026-03-28T22:23:47Z">
        <w:r>
          <w:t>compliance with CT</w:t>
        </w:r>
      </w:ins>
      <w:r>
        <w:t>R</w:t>
      </w:r>
      <w:del w:id="14070" w:author="GoldenCorpusHarness" w:date="2026-03-28T22:23:47Z">
        <w:r>
          <w:delText>S</w:delText>
        </w:r>
      </w:del>
      <w:ins w:id="14071" w:author="GoldenCorpusHarness" w:date="2026-03-28T22:23:47Z">
        <w:r>
          <w:t xml:space="preserve"> 536</w:t>
        </w:r>
      </w:ins>
      <w:r>
        <w:t>/</w:t>
      </w:r>
      <w:del w:id="14072" w:author="GoldenCorpusHarness" w:date="2026-03-28T22:23:47Z">
        <w:r>
          <w:delText>IWRS</w:delText>
        </w:r>
      </w:del>
      <w:ins w:id="14073" w:author="GoldenCorpusHarness" w:date="2026-03-28T22:23:47Z">
        <w:r>
          <w:t>2014</w:t>
        </w:r>
      </w:ins>
      <w:r>
        <w:t>.</w:t>
      </w:r>
    </w:p>
    <w:p ns2:paraId="50D5AE36" ns2:textId="77777777" w:rsidR="002B1446" w:rsidRDefault="00895D30" w:rsidP="00364D36">
      <w:pPr>
        <w:pStyle w:val="paragraph0"/>
        <w:rPr>
          <w:lang w:bidi="th-TH"/>
        </w:rPr>
      </w:pPr>
      <w:del w:id="14074" w:author="GoldenCorpusHarness" w:date="2026-03-28T22:23:47Z">
        <w:r>
          <w:delText>Bl</w:delText>
        </w:r>
      </w:del>
      <w:ins w:id="14075" w:author="GoldenCorpusHarness" w:date="2026-03-28T22:23:47Z">
        <w:r>
          <w:t>Pregnancy and Exposure Dur</w:t>
        </w:r>
      </w:ins>
      <w:r>
        <w:t>in</w:t>
      </w:r>
      <w:ins w:id="14076" w:author="GoldenCorpusHarness" w:date="2026-03-28T22:23:47Z">
        <w:r>
          <w:t>g Breastfee</w:t>
        </w:r>
      </w:ins>
      <w:r>
        <w:t>ding</w:t>
      </w:r>
      <w:del w:id="14077" w:author="GoldenCorpusHarness" w:date="2026-03-28T22:23:47Z">
        <w:r>
          <w:delText xml:space="preserve"> issues related to the planned IAs are described in Section 9.7.</w:delText>
        </w:r>
      </w:del>
    </w:p>
    <w:p ns2:paraId="30892D3A" ns2:textId="77777777" w:rsidR="002B1446" w:rsidRDefault="00895D30" w:rsidP="002B1446">
      <w:pPr>
        <w:pStyle w:val="Heading2"/>
      </w:pPr>
      <w:del w:id="14078" w:author="GoldenCorpusHarness" w:date="2026-03-28T22:23:47Z">
        <w:r>
          <w:delText>Hypotheses/</w:delText>
        </w:r>
      </w:del>
      <w:ins w:id="14079" w:author="GoldenCorpusHarness" w:date="2026-03-28T22:23:47Z">
        <w:r>
          <w:t>Although pregnancy and infant exposure during breastfeeding are not considered A</w:t>
        </w:r>
      </w:ins>
      <w:r>
        <w:t>Es</w:t>
      </w:r>
      <w:del w:id="14080" w:author="GoldenCorpusHarness" w:date="2026-03-28T22:23:47Z">
        <w:r>
          <w:delText>timation</w:delText>
        </w:r>
      </w:del>
      <w:ins w:id="14081" w:author="GoldenCorpusHarness" w:date="2026-03-28T22:23:47Z">
        <w:r>
          <w:t>, any pregnancy or infant exposure during breastfeeding in a participant (spontaneously reported to the investigator or their designee) or a pregnancy that occurs during the study in a nonparticipant whose sexual partner is a participant capable of producing ejaculate is reportable to the Sponsor.</w:t>
        </w:r>
      </w:ins>
    </w:p>
    <w:p ns2:paraId="1998DB38" ns2:textId="77777777" w:rsidR="002B1446" w:rsidRPr="00F21CDA" w:rsidRDefault="00895D30" w:rsidP="00364D36">
      <w:pPr>
        <w:pStyle w:val="paragraph0"/>
      </w:pPr>
      <w:del w:id="14082" w:author="GoldenCorpusHarness" w:date="2026-03-28T22:23:47Z">
        <w:r>
          <w:delText>Obj</w:delText>
        </w:r>
      </w:del>
      <w:ins w:id="14083" w:author="GoldenCorpusHarness" w:date="2026-03-28T22:23:47Z">
        <w:r>
          <w:t>All r</w:t>
        </w:r>
      </w:ins>
      <w:r>
        <w:t>e</w:t>
      </w:r>
      <w:ins w:id="14084" w:author="GoldenCorpusHarness" w:date="2026-03-28T22:23:47Z">
        <w:r>
          <w:t>ported pregnan</w:t>
        </w:r>
      </w:ins>
      <w:r>
        <w:t>c</w:t>
      </w:r>
      <w:del w:id="14085" w:author="GoldenCorpusHarness" w:date="2026-03-28T22:23:47Z">
        <w:r>
          <w:delText>t</w:delText>
        </w:r>
      </w:del>
      <w:r>
        <w:t>i</w:t>
      </w:r>
      <w:del w:id="14086" w:author="GoldenCorpusHarness" w:date="2026-03-28T22:23:47Z">
        <w:r>
          <w:delText>v</w:delText>
        </w:r>
      </w:del>
      <w:r>
        <w:t xml:space="preserve">es </w:t>
      </w:r>
      <w:del w:id="14087" w:author="GoldenCorpusHarness" w:date="2026-03-28T22:23:47Z">
        <w:r>
          <w:delText>an</w:delText>
        </w:r>
      </w:del>
      <w:ins w:id="14088" w:author="GoldenCorpusHarness" w:date="2026-03-28T22:23:47Z">
        <w:r>
          <w:t>must be followe</w:t>
        </w:r>
      </w:ins>
      <w:r>
        <w:t xml:space="preserve">d </w:t>
      </w:r>
      <w:del w:id="14089" w:author="GoldenCorpusHarness" w:date="2026-03-28T22:23:47Z">
        <w:r>
          <w:delText>hyp</w:delText>
        </w:r>
      </w:del>
      <w:ins w:id="14090" w:author="GoldenCorpusHarness" w:date="2026-03-28T22:23:47Z">
        <w:r>
          <w:t>t</w:t>
        </w:r>
      </w:ins>
      <w:r>
        <w:t>o</w:t>
      </w:r>
      <w:ins w:id="14091" w:author="GoldenCorpusHarness" w:date="2026-03-28T22:23:47Z">
        <w:r>
          <w:t xml:space="preserve"> </w:t>
        </w:r>
      </w:ins>
      <w:r>
        <w:t>the</w:t>
      </w:r>
      <w:del w:id="14092" w:author="GoldenCorpusHarness" w:date="2026-03-28T22:23:47Z">
        <w:r>
          <w:delText>s</w:delText>
        </w:r>
      </w:del>
      <w:ins w:id="14093" w:author="GoldenCorpusHarness" w:date="2026-03-28T22:23:47Z">
        <w:r>
          <w:t xml:space="preserve"> compl</w:t>
        </w:r>
      </w:ins>
      <w:r>
        <w:t>e</w:t>
      </w:r>
      <w:del w:id="14094" w:author="GoldenCorpusHarness" w:date="2026-03-28T22:23:47Z">
        <w:r>
          <w:delText>s</w:delText>
        </w:r>
      </w:del>
      <w:ins w:id="14095" w:author="GoldenCorpusHarness" w:date="2026-03-28T22:23:47Z">
        <w:r>
          <w:t>tion/termination</w:t>
        </w:r>
      </w:ins>
      <w:r>
        <w:t xml:space="preserve"> of the </w:t>
      </w:r>
      <w:del w:id="14096" w:author="GoldenCorpusHarness" w:date="2026-03-28T22:23:47Z">
        <w:r>
          <w:delText>study a</w:delText>
        </w:r>
      </w:del>
      <w:ins w:id="14097" w:author="GoldenCorpusHarness" w:date="2026-03-28T22:23:47Z">
        <w:r>
          <w:t>p</w:t>
        </w:r>
      </w:ins>
      <w:r>
        <w:t>re</w:t>
      </w:r>
      <w:del w:id="14098" w:author="GoldenCorpusHarness" w:date="2026-03-28T22:23:47Z">
        <w:r>
          <w:delText xml:space="preserve"> provided i</w:delText>
        </w:r>
      </w:del>
      <w:ins w:id="14099" w:author="GoldenCorpusHarness" w:date="2026-03-28T22:23:47Z">
        <w:r>
          <w:t>g</w:t>
        </w:r>
      </w:ins>
      <w:r>
        <w:t>n</w:t>
      </w:r>
      <w:del w:id="14100" w:author="GoldenCorpusHarness" w:date="2026-03-28T22:23:47Z">
        <w:r>
          <w:delText xml:space="preserve"> Se</w:delText>
        </w:r>
      </w:del>
      <w:ins w:id="14101" w:author="GoldenCorpusHarness" w:date="2026-03-28T22:23:47Z">
        <w:r>
          <w:t>an</w:t>
        </w:r>
      </w:ins>
      <w:r>
        <w:t>c</w:t>
      </w:r>
      <w:del w:id="14102" w:author="GoldenCorpusHarness" w:date="2026-03-28T22:23:47Z">
        <w:r>
          <w:delText>tion 3</w:delText>
        </w:r>
      </w:del>
      <w:ins w:id="14103" w:author="GoldenCorpusHarness" w:date="2026-03-28T22:23:47Z">
        <w:r>
          <w:t>y</w:t>
        </w:r>
      </w:ins>
      <w:r>
        <w:t>.</w:t>
      </w:r>
    </w:p>
    <w:p ns2:paraId="181EC252" ns2:textId="77777777" w:rsidR="002B1446" w:rsidRDefault="00895D30" w:rsidP="002B1446">
      <w:pPr>
        <w:pStyle w:val="Heading2"/>
      </w:pPr>
      <w:r>
        <w:t>An</w:t>
      </w:r>
      <w:ins w:id="14104" w:author="GoldenCorpusHarness" w:date="2026-03-28T22:23:47Z">
        <w:r>
          <w:t>y pregn</w:t>
        </w:r>
      </w:ins>
      <w:r>
        <w:t>a</w:t>
      </w:r>
      <w:ins w:id="14105" w:author="GoldenCorpusHarness" w:date="2026-03-28T22:23:47Z">
        <w:r>
          <w:t>ncy comp</w:t>
        </w:r>
      </w:ins>
      <w:r>
        <w:t>l</w:t>
      </w:r>
      <w:del w:id="14106" w:author="GoldenCorpusHarness" w:date="2026-03-28T22:23:47Z">
        <w:r>
          <w:delText>ys</w:delText>
        </w:r>
      </w:del>
      <w:r>
        <w:t>i</w:t>
      </w:r>
      <w:ins w:id="14107" w:author="GoldenCorpusHarness" w:date="2026-03-28T22:23:47Z">
        <w:r>
          <w:t>cation will be reported a</w:t>
        </w:r>
      </w:ins>
      <w:r>
        <w:t xml:space="preserve">s </w:t>
      </w:r>
      <w:ins w:id="14108" w:author="GoldenCorpusHarness" w:date="2026-03-28T22:23:47Z">
        <w:r>
          <w:t>an A</w:t>
        </w:r>
      </w:ins>
      <w:r>
        <w:t>E</w:t>
      </w:r>
      <w:del w:id="14109" w:author="GoldenCorpusHarness" w:date="2026-03-28T22:23:47Z">
        <w:r>
          <w:delText>ndp</w:delText>
        </w:r>
      </w:del>
      <w:ins w:id="14110" w:author="GoldenCorpusHarness" w:date="2026-03-28T22:23:47Z">
        <w:r>
          <w:t xml:space="preserve"> </w:t>
        </w:r>
      </w:ins>
      <w:r>
        <w:t>o</w:t>
      </w:r>
      <w:del w:id="14111" w:author="GoldenCorpusHarness" w:date="2026-03-28T22:23:47Z">
        <w:r>
          <w:delText>ints</w:delText>
        </w:r>
      </w:del>
      <w:ins w:id="14112" w:author="GoldenCorpusHarness" w:date="2026-03-28T22:23:47Z">
        <w:r>
          <w:t>r SAE.</w:t>
        </w:r>
      </w:ins>
    </w:p>
    <w:p ns2:paraId="6F11887F" ns2:textId="77777777" w:rsidR="002B1446" w:rsidRDefault="00895D30" w:rsidP="00364D36">
      <w:pPr>
        <w:pStyle w:val="paragraph0"/>
      </w:pPr>
      <w:ins w:id="14113" w:author="GoldenCorpusHarness" w:date="2026-03-28T22:23:47Z">
        <w:r>
          <w:t>The medical reason (example: maternal health or fetal disease) for an elective termination of a pregnancy will be reported as an A</w:t>
        </w:r>
      </w:ins>
      <w:r>
        <w:t>E</w:t>
      </w:r>
      <w:del w:id="14114" w:author="GoldenCorpusHarness" w:date="2026-03-28T22:23:47Z">
        <w:r>
          <w:delText>ffica</w:delText>
        </w:r>
      </w:del>
      <w:ins w:id="14115" w:author="GoldenCorpusHarness" w:date="2026-03-28T22:23:47Z">
        <w:r>
          <w:t xml:space="preserve"> or SAE. Prenatal testing showing that the fetus will be born with severe abnormalities/congenital anomalies that leads to an elective termination of a pregnan</w:t>
        </w:r>
      </w:ins>
      <w:r>
        <w:t xml:space="preserve">cy </w:t>
      </w:r>
      <w:del w:id="14116" w:author="GoldenCorpusHarness" w:date="2026-03-28T22:23:47Z">
        <w:r>
          <w:delText>and safety endpoints that will be eval</w:delText>
        </w:r>
      </w:del>
      <w:ins w:id="14117" w:author="GoldenCorpusHarness" w:date="2026-03-28T22:23:47Z">
        <w:r>
          <w:t>will be reported as an SAE for the fet</w:t>
        </w:r>
      </w:ins>
      <w:r>
        <w:t>u</w:t>
      </w:r>
      <w:del w:id="14118" w:author="GoldenCorpusHarness" w:date="2026-03-28T22:23:47Z">
        <w:r>
          <w:delText>ated for within- and/or between-treatment group differences are listed below</w:delText>
        </w:r>
      </w:del>
      <w:ins w:id="14119" w:author="GoldenCorpusHarness" w:date="2026-03-28T22:23:47Z">
        <w:r>
          <w:t>s</w:t>
        </w:r>
      </w:ins>
      <w:r>
        <w:t>.</w:t>
      </w:r>
      <w:del w:id="14120" w:author="GoldenCorpusHarness" w:date="2026-03-28T22:23:47Z">
        <w:r>
          <w:delText xml:space="preserve"> </w:delText>
        </w:r>
      </w:del>
    </w:p>
    <w:p ns2:paraId="0EAE5FA2" ns2:textId="77777777" w:rsidR="002B1446" w:rsidRDefault="00895D30" w:rsidP="002B1446">
      <w:pPr>
        <w:pStyle w:val="Heading3"/>
      </w:pPr>
      <w:ins w:id="14121" w:author="GoldenCorpusHarness" w:date="2026-03-28T22:23:47Z">
        <w:r>
          <w:t xml:space="preserve">Pregnancy outcomes of ectopic pregnancy, spontaneous abortion, missed abortion, benign hydatidiform mole, blighted ovum, fetal death, intrauterine death, miscarriage, and stillbirth must be reported as serious events (Important Medical </w:t>
        </w:r>
      </w:ins>
      <w:r>
        <w:t>E</w:t>
      </w:r>
      <w:del w:id="14122" w:author="GoldenCorpusHarness" w:date="2026-03-28T22:23:47Z">
        <w:r>
          <w:delText>ffica</w:delText>
        </w:r>
      </w:del>
      <w:ins w:id="14123" w:author="GoldenCorpusHarness" w:date="2026-03-28T22:23:47Z">
        <w:r>
          <w:t>vents). If the pregnan</w:t>
        </w:r>
      </w:ins>
      <w:r>
        <w:t xml:space="preserve">cy </w:t>
      </w:r>
      <w:del w:id="14124" w:author="GoldenCorpusHarness" w:date="2026-03-28T22:23:47Z">
        <w:r>
          <w:delText>Endpoints</w:delText>
        </w:r>
      </w:del>
      <w:ins w:id="14125" w:author="GoldenCorpusHarness" w:date="2026-03-28T22:23:47Z">
        <w:r>
          <w:t>continues to term, the outcome (health of infant) must also be reported.</w:t>
        </w:r>
      </w:ins>
    </w:p>
    <w:p ns2:paraId="5297881E" ns2:textId="77777777" w:rsidR="002B1446" w:rsidRPr="00364D36" w:rsidRDefault="00895D30" w:rsidP="00364D36">
      <w:pPr>
        <w:pStyle w:val="paragraph0"/>
        <w:rPr>
          <w:b/>
          <w:bCs/>
          <w:u w:val="single"/>
        </w:rPr>
      </w:pPr>
      <w:del w:id="14126" w:author="GoldenCorpusHarness" w:date="2026-03-28T22:23:47Z">
        <w:r>
          <w:delText>Primary</w:delText>
        </w:r>
      </w:del>
    </w:p>
    <w:p ns2:paraId="1A4DBE91" ns2:textId="77777777" w:rsidR="002B1446" w:rsidRDefault="00895D30" w:rsidP="002B1446">
      <w:pPr>
        <w:pStyle w:val="ListBullet"/>
        <w:keepLines w:val="0"/>
        <w:spacing w:after="240"/>
      </w:pPr>
      <w:del w:id="14127" w:author="GoldenCorpusHarness" w:date="2026-03-28T22:23:47Z">
        <w:r>
          <w:delText>PFS: The time from randomization to the first documented d</w:delText>
        </w:r>
      </w:del>
      <w:ins w:id="14128" w:author="GoldenCorpusHarness" w:date="2026-03-28T22:23:47Z">
        <w:r>
          <w:t>D</w:t>
        </w:r>
      </w:ins>
      <w:r>
        <w:t>isease</w:t>
      </w:r>
      <w:del w:id="14129" w:author="GoldenCorpusHarness" w:date="2026-03-28T22:23:47Z">
        <w:r>
          <w:delText xml:space="preserve"> prog</w:delText>
        </w:r>
      </w:del>
      <w:ins w:id="14130" w:author="GoldenCorpusHarness" w:date="2026-03-28T22:23:47Z">
        <w:r>
          <w:t>-</w:t>
        </w:r>
      </w:ins>
      <w:r>
        <w:t>re</w:t>
      </w:r>
      <w:ins w:id="14131" w:author="GoldenCorpusHarness" w:date="2026-03-28T22:23:47Z">
        <w:r>
          <w:t>lated Event</w:t>
        </w:r>
      </w:ins>
      <w:r>
        <w:t>s</w:t>
      </w:r>
      <w:del w:id="14132" w:author="GoldenCorpusHarness" w:date="2026-03-28T22:23:47Z">
        <w:r>
          <w:delText>si</w:delText>
        </w:r>
      </w:del>
      <w:ins w:id="14133" w:author="GoldenCorpusHarness" w:date="2026-03-28T22:23:47Z">
        <w:r>
          <w:t xml:space="preserve"> and/</w:t>
        </w:r>
      </w:ins>
      <w:r>
        <w:t>o</w:t>
      </w:r>
      <w:del w:id="14134" w:author="GoldenCorpusHarness" w:date="2026-03-28T22:23:47Z">
        <w:r>
          <w:delText>n pe</w:delText>
        </w:r>
      </w:del>
      <w:r>
        <w:t xml:space="preserve">r </w:t>
      </w:r>
      <w:ins w:id="14135" w:author="GoldenCorpusHarness" w:date="2026-03-28T22:23:47Z">
        <w:r>
          <w:t>D</w:t>
        </w:r>
      </w:ins>
      <w:r>
        <w:t>i</w:t>
      </w:r>
      <w:del w:id="14136" w:author="GoldenCorpusHarness" w:date="2026-03-28T22:23:47Z">
        <w:r>
          <w:delText>wCLL c</w:delText>
        </w:r>
      </w:del>
      <w:ins w:id="14137" w:author="GoldenCorpusHarness" w:date="2026-03-28T22:23:47Z">
        <w:r>
          <w:t>sease-</w:t>
        </w:r>
      </w:ins>
      <w:r>
        <w:t>r</w:t>
      </w:r>
      <w:del w:id="14138" w:author="GoldenCorpusHarness" w:date="2026-03-28T22:23:47Z">
        <w:r>
          <w:delText>i</w:delText>
        </w:r>
      </w:del>
      <w:ins w:id="14139" w:author="GoldenCorpusHarness" w:date="2026-03-28T22:23:47Z">
        <w:r>
          <w:t>ela</w:t>
        </w:r>
      </w:ins>
      <w:r>
        <w:t>te</w:t>
      </w:r>
      <w:del w:id="14140" w:author="GoldenCorpusHarness" w:date="2026-03-28T22:23:47Z">
        <w:r>
          <w:delText>r</w:delText>
        </w:r>
      </w:del>
      <w:ins w:id="14141" w:author="GoldenCorpusHarness" w:date="2026-03-28T22:23:47Z">
        <w:r>
          <w:t>d Outcomes Not Qual</w:t>
        </w:r>
      </w:ins>
      <w:r>
        <w:t>i</w:t>
      </w:r>
      <w:del w:id="14142" w:author="GoldenCorpusHarness" w:date="2026-03-28T22:23:47Z">
        <w:r>
          <w:delText>a 2018</w:delText>
        </w:r>
      </w:del>
      <w:ins w:id="14143" w:author="GoldenCorpusHarness" w:date="2026-03-28T22:23:47Z">
        <w:r>
          <w:t>fying</w:t>
        </w:r>
      </w:ins>
      <w:r>
        <w:t xml:space="preserve"> as </w:t>
      </w:r>
      <w:del w:id="14144" w:author="GoldenCorpusHarness" w:date="2026-03-28T22:23:47Z">
        <w:r>
          <w:delText>acce</w:delText>
        </w:r>
      </w:del>
      <w:ins w:id="14145" w:author="GoldenCorpusHarness" w:date="2026-03-28T22:23:47Z">
        <w:r>
          <w:t>AE</w:t>
        </w:r>
      </w:ins>
      <w:r>
        <w:t>s</w:t>
      </w:r>
      <w:del w:id="14146" w:author="GoldenCorpusHarness" w:date="2026-03-28T22:23:47Z">
        <w:r>
          <w:delText>sed by BICR,</w:delText>
        </w:r>
      </w:del>
      <w:r>
        <w:t xml:space="preserve"> or </w:t>
      </w:r>
      <w:del w:id="14147" w:author="GoldenCorpusHarness" w:date="2026-03-28T22:23:47Z">
        <w:r>
          <w:delText>death due to any cau</w:delText>
        </w:r>
      </w:del>
      <w:ins w:id="14148" w:author="GoldenCorpusHarness" w:date="2026-03-28T22:23:47Z">
        <w:r>
          <w:t>SAE</w:t>
        </w:r>
      </w:ins>
      <w:r>
        <w:t>s</w:t>
      </w:r>
      <w:del w:id="14149" w:author="GoldenCorpusHarness" w:date="2026-03-28T22:23:47Z">
        <w:r>
          <w:delText xml:space="preserve">e, whichever occurs first. </w:delText>
        </w:r>
      </w:del>
    </w:p>
    <w:p ns2:paraId="33948815" ns2:textId="77777777" w:rsidR="002B1446" w:rsidRPr="00364D36" w:rsidRDefault="00895D30" w:rsidP="00364D36">
      <w:pPr>
        <w:pStyle w:val="paragraph0"/>
        <w:rPr>
          <w:b/>
          <w:bCs/>
          <w:u w:val="single"/>
        </w:rPr>
      </w:pPr>
      <w:ins w:id="14150" w:author="GoldenCorpusHarness" w:date="2026-03-28T22:23:47Z">
        <w:r>
          <w:t xml:space="preserve">Efficacy endpoints as outlined in this section will not be reported to the Sponsor as described in </w:t>
        </w:r>
      </w:ins>
      <w:r>
        <w:t>Sec</w:t>
      </w:r>
      <w:ins w:id="14151" w:author="GoldenCorpusHarness" w:date="2026-03-28T22:23:47Z">
        <w:r>
          <w:t>ti</w:t>
        </w:r>
      </w:ins>
      <w:r>
        <w:t>on</w:t>
      </w:r>
      <w:del w:id="14152" w:author="GoldenCorpusHarness" w:date="2026-03-28T22:23:47Z">
        <w:r>
          <w:delText>dary</w:delText>
        </w:r>
      </w:del>
      <w:ins w:id="14153" w:author="GoldenCorpusHarness" w:date="2026-03-28T22:23:47Z">
        <w:r>
          <w:t xml:space="preserve"> 8.4.1.</w:t>
        </w:r>
      </w:ins>
    </w:p>
    <w:p ns2:paraId="64356B70" ns2:textId="77777777" w:rsidR="002B1446" w:rsidRDefault="00895D30" w:rsidP="002B1446">
      <w:pPr>
        <w:pStyle w:val="ListBullet"/>
        <w:keepLines w:val="0"/>
        <w:spacing w:after="240"/>
      </w:pPr>
      <w:del w:id="14154" w:author="GoldenCorpusHarness" w:date="2026-03-28T22:23:47Z">
        <w:r>
          <w:delText>Und</w:delText>
        </w:r>
      </w:del>
      <w:ins w:id="14155" w:author="GoldenCorpusHarness" w:date="2026-03-28T22:23:47Z">
        <w:r>
          <w:t>Sp</w:t>
        </w:r>
      </w:ins>
      <w:r>
        <w:t>e</w:t>
      </w:r>
      <w:ins w:id="14156" w:author="GoldenCorpusHarness" w:date="2026-03-28T22:23:47Z">
        <w:r>
          <w:t xml:space="preserve">cifically, </w:t>
        </w:r>
      </w:ins>
      <w:r>
        <w:t>t</w:t>
      </w:r>
      <w:ins w:id="14157" w:author="GoldenCorpusHarness" w:date="2026-03-28T22:23:47Z">
        <w:r>
          <w:t>he susp</w:t>
        </w:r>
      </w:ins>
      <w:r>
        <w:t>ect</w:t>
      </w:r>
      <w:del w:id="14158" w:author="GoldenCorpusHarness" w:date="2026-03-28T22:23:47Z">
        <w:r>
          <w:delText>able MRD: Defin</w:delText>
        </w:r>
      </w:del>
      <w:r>
        <w:t>ed</w:t>
      </w:r>
      <w:ins w:id="14159" w:author="GoldenCorpusHarness" w:date="2026-03-28T22:23:47Z">
        <w:r>
          <w:t>/actual</w:t>
        </w:r>
      </w:ins>
      <w:r>
        <w:t xml:space="preserve"> </w:t>
      </w:r>
      <w:del w:id="14160" w:author="GoldenCorpusHarness" w:date="2026-03-28T22:23:47Z">
        <w:r>
          <w:delText>a</w:delText>
        </w:r>
      </w:del>
      <w:ins w:id="14161" w:author="GoldenCorpusHarness" w:date="2026-03-28T22:23:47Z">
        <w:r>
          <w:t>event</w:t>
        </w:r>
      </w:ins>
      <w:r>
        <w:t xml:space="preserve">s </w:t>
      </w:r>
      <w:del w:id="14162" w:author="GoldenCorpusHarness" w:date="2026-03-28T22:23:47Z">
        <w:r>
          <w:delText>&lt;1 leukemi</w:delText>
        </w:r>
      </w:del>
      <w:r>
        <w:t>c</w:t>
      </w:r>
      <w:del w:id="14163" w:author="GoldenCorpusHarness" w:date="2026-03-28T22:23:47Z">
        <w:r>
          <w:delText xml:space="preserve"> cell p</w:delText>
        </w:r>
      </w:del>
      <w:ins w:id="14164" w:author="GoldenCorpusHarness" w:date="2026-03-28T22:23:47Z">
        <w:r>
          <w:t>ov</w:t>
        </w:r>
      </w:ins>
      <w:r>
        <w:t>er</w:t>
      </w:r>
      <w:del w:id="14165" w:author="GoldenCorpusHarness" w:date="2026-03-28T22:23:47Z">
        <w:r>
          <w:delText xml:space="preserve"> 10,000 c</w:delText>
        </w:r>
      </w:del>
      <w:r>
        <w:t>e</w:t>
      </w:r>
      <w:del w:id="14166" w:author="GoldenCorpusHarness" w:date="2026-03-28T22:23:47Z">
        <w:r>
          <w:delText>lls (MRD &lt;10-4)</w:delText>
        </w:r>
      </w:del>
      <w:ins w:id="14167" w:author="GoldenCorpusHarness" w:date="2026-03-28T22:23:47Z">
        <w:r>
          <w:t>d</w:t>
        </w:r>
      </w:ins>
      <w:r>
        <w:t xml:space="preserve"> in </w:t>
      </w:r>
      <w:del w:id="14168" w:author="GoldenCorpusHarness" w:date="2026-03-28T22:23:47Z">
        <w:r>
          <w:delText>b</w:delText>
        </w:r>
      </w:del>
      <w:ins w:id="14169" w:author="GoldenCorpusHarness" w:date="2026-03-28T22:23:47Z">
        <w:r>
          <w:t>this excepti</w:t>
        </w:r>
      </w:ins>
      <w:r>
        <w:t>on</w:t>
      </w:r>
      <w:ins w:id="14170" w:author="GoldenCorpusHarness" w:date="2026-03-28T22:23:47Z">
        <w:r>
          <w:t xml:space="preserve"> includ</w:t>
        </w:r>
      </w:ins>
      <w:r>
        <w:t xml:space="preserve">e </w:t>
      </w:r>
      <w:del w:id="14171" w:author="GoldenCorpusHarness" w:date="2026-03-28T22:23:47Z">
        <w:r>
          <w:delText>m</w:delText>
        </w:r>
      </w:del>
      <w:r>
        <w:t>a</w:t>
      </w:r>
      <w:del w:id="14172" w:author="GoldenCorpusHarness" w:date="2026-03-28T22:23:47Z">
        <w:r>
          <w:delText>r</w:delText>
        </w:r>
      </w:del>
      <w:ins w:id="14173" w:author="GoldenCorpusHarness" w:date="2026-03-28T22:23:47Z">
        <w:r>
          <w:t>ny event that is disease p</w:t>
        </w:r>
      </w:ins>
      <w:r>
        <w:t>ro</w:t>
      </w:r>
      <w:del w:id="14174" w:author="GoldenCorpusHarness" w:date="2026-03-28T22:23:47Z">
        <w:r>
          <w:delText>w as ass</w:delText>
        </w:r>
      </w:del>
      <w:ins w:id="14175" w:author="GoldenCorpusHarness" w:date="2026-03-28T22:23:47Z">
        <w:r>
          <w:t>gr</w:t>
        </w:r>
      </w:ins>
      <w:r>
        <w:t>ess</w:t>
      </w:r>
      <w:ins w:id="14176" w:author="GoldenCorpusHarness" w:date="2026-03-28T22:23:47Z">
        <w:r>
          <w:t>ion of th</w:t>
        </w:r>
      </w:ins>
      <w:r>
        <w:t>e</w:t>
      </w:r>
      <w:del w:id="14177" w:author="GoldenCorpusHarness" w:date="2026-03-28T22:23:47Z">
        <w:r>
          <w:delText>d by</w:delText>
        </w:r>
      </w:del>
      <w:r>
        <w:t xml:space="preserve"> c</w:t>
      </w:r>
      <w:ins w:id="14178" w:author="GoldenCorpusHarness" w:date="2026-03-28T22:23:47Z">
        <w:r>
          <w:t>anc</w:t>
        </w:r>
      </w:ins>
      <w:r>
        <w:t>e</w:t>
      </w:r>
      <w:ins w:id="14179" w:author="GoldenCorpusHarness" w:date="2026-03-28T22:23:47Z">
        <w:r>
          <w:t>r u</w:t>
        </w:r>
      </w:ins>
      <w:r>
        <w:t>n</w:t>
      </w:r>
      <w:ins w:id="14180" w:author="GoldenCorpusHarness" w:date="2026-03-28T22:23:47Z">
        <w:r>
          <w:t>der s</w:t>
        </w:r>
      </w:ins>
      <w:r>
        <w:t>t</w:t>
      </w:r>
      <w:del w:id="14181" w:author="GoldenCorpusHarness" w:date="2026-03-28T22:23:47Z">
        <w:r>
          <w:delText>ral laborator</w:delText>
        </w:r>
      </w:del>
      <w:ins w:id="14182" w:author="GoldenCorpusHarness" w:date="2026-03-28T22:23:47Z">
        <w:r>
          <w:t>ud</w:t>
        </w:r>
      </w:ins>
      <w:r>
        <w:t>y.</w:t>
      </w:r>
    </w:p>
    <w:p ns2:paraId="70679169" ns2:textId="77777777" w:rsidR="002B1446" w:rsidRDefault="00895D30" w:rsidP="002B1446">
      <w:pPr>
        <w:pStyle w:val="ListBullet"/>
        <w:keepLines w:val="0"/>
        <w:spacing w:after="240"/>
      </w:pPr>
      <w:del w:id="14183" w:author="GoldenCorpusHarness" w:date="2026-03-28T22:23:47Z">
        <w:r>
          <w:delText>O</w:delText>
        </w:r>
      </w:del>
      <w:ins w:id="14184" w:author="GoldenCorpusHarness" w:date="2026-03-28T22:23:47Z">
        <w:r>
          <w:t xml:space="preserve">The </w:t>
        </w:r>
      </w:ins>
      <w:r>
        <w:t>S</w:t>
      </w:r>
      <w:del w:id="14185" w:author="GoldenCorpusHarness" w:date="2026-03-28T22:23:47Z">
        <w:r>
          <w:delText>:</w:delText>
        </w:r>
      </w:del>
      <w:ins w:id="14186" w:author="GoldenCorpusHarness" w:date="2026-03-28T22:23:47Z">
        <w:r>
          <w:t>ponsor</w:t>
        </w:r>
      </w:ins>
      <w:r>
        <w:t xml:space="preserve"> </w:t>
      </w:r>
      <w:del w:id="14187" w:author="GoldenCorpusHarness" w:date="2026-03-28T22:23:47Z">
        <w:r>
          <w:delText>D</w:delText>
        </w:r>
      </w:del>
      <w:ins w:id="14188" w:author="GoldenCorpusHarness" w:date="2026-03-28T22:23:47Z">
        <w:r>
          <w:t xml:space="preserve">will </w:t>
        </w:r>
      </w:ins>
      <w:r>
        <w:t>e</w:t>
      </w:r>
      <w:del w:id="14189" w:author="GoldenCorpusHarness" w:date="2026-03-28T22:23:47Z">
        <w:r>
          <w:delText>f</w:delText>
        </w:r>
      </w:del>
      <w:ins w:id="14190" w:author="GoldenCorpusHarness" w:date="2026-03-28T22:23:47Z">
        <w:r>
          <w:t>nsure that unbl</w:t>
        </w:r>
      </w:ins>
      <w:r>
        <w:t>in</w:t>
      </w:r>
      <w:ins w:id="14191" w:author="GoldenCorpusHarness" w:date="2026-03-28T22:23:47Z">
        <w:r>
          <w:t>d</w:t>
        </w:r>
      </w:ins>
      <w:r>
        <w:t>ed a</w:t>
      </w:r>
      <w:ins w:id="14192" w:author="GoldenCorpusHarness" w:date="2026-03-28T22:23:47Z">
        <w:r>
          <w:t>ggregated efficacy endpoint event</w:t>
        </w:r>
      </w:ins>
      <w:r>
        <w:t>s</w:t>
      </w:r>
      <w:ins w:id="14193" w:author="GoldenCorpusHarness" w:date="2026-03-28T22:23:47Z">
        <w:r>
          <w:t xml:space="preserve"> and safety data are monitored to safeguard</w:t>
        </w:r>
      </w:ins>
      <w:r>
        <w:t xml:space="preserve"> the </w:t>
      </w:r>
      <w:ins w:id="14194" w:author="GoldenCorpusHarness" w:date="2026-03-28T22:23:47Z">
        <w:r>
          <w:t>par</w:t>
        </w:r>
      </w:ins>
      <w:r>
        <w:t>ti</w:t>
      </w:r>
      <w:del w:id="14195" w:author="GoldenCorpusHarness" w:date="2026-03-28T22:23:47Z">
        <w:r>
          <w:delText>me from r</w:delText>
        </w:r>
      </w:del>
      <w:ins w:id="14196" w:author="GoldenCorpusHarness" w:date="2026-03-28T22:23:47Z">
        <w:r>
          <w:t>cip</w:t>
        </w:r>
      </w:ins>
      <w:r>
        <w:t>an</w:t>
      </w:r>
      <w:del w:id="14197" w:author="GoldenCorpusHarness" w:date="2026-03-28T22:23:47Z">
        <w:r>
          <w:delText>dom</w:delText>
        </w:r>
      </w:del>
      <w:ins w:id="14198" w:author="GoldenCorpusHarness" w:date="2026-03-28T22:23:47Z">
        <w:r>
          <w:t xml:space="preserve">ts </w:t>
        </w:r>
      </w:ins>
      <w:r>
        <w:t>i</w:t>
      </w:r>
      <w:del w:id="14199" w:author="GoldenCorpusHarness" w:date="2026-03-28T22:23:47Z">
        <w:r>
          <w:delText>zatio</w:delText>
        </w:r>
      </w:del>
      <w:r>
        <w:t>n t</w:t>
      </w:r>
      <w:del w:id="14200" w:author="GoldenCorpusHarness" w:date="2026-03-28T22:23:47Z">
        <w:r>
          <w:delText>o deat</w:delText>
        </w:r>
      </w:del>
      <w:r>
        <w:t>h</w:t>
      </w:r>
      <w:del w:id="14201" w:author="GoldenCorpusHarness" w:date="2026-03-28T22:23:47Z">
        <w:r>
          <w:delText xml:space="preserve"> du</w:delText>
        </w:r>
      </w:del>
      <w:r>
        <w:t xml:space="preserve">e </w:t>
      </w:r>
      <w:ins w:id="14202" w:author="GoldenCorpusHarness" w:date="2026-03-28T22:23:47Z">
        <w:r>
          <w:t>s</w:t>
        </w:r>
      </w:ins>
      <w:r>
        <w:t>t</w:t>
      </w:r>
      <w:del w:id="14203" w:author="GoldenCorpusHarness" w:date="2026-03-28T22:23:47Z">
        <w:r>
          <w:delText>o an</w:delText>
        </w:r>
      </w:del>
      <w:ins w:id="14204" w:author="GoldenCorpusHarness" w:date="2026-03-28T22:23:47Z">
        <w:r>
          <w:t>ud</w:t>
        </w:r>
      </w:ins>
      <w:r>
        <w:t>y</w:t>
      </w:r>
      <w:del w:id="14205" w:author="GoldenCorpusHarness" w:date="2026-03-28T22:23:47Z">
        <w:r>
          <w:delText xml:space="preserve"> cause</w:delText>
        </w:r>
      </w:del>
      <w:r>
        <w:t>.</w:t>
      </w:r>
    </w:p>
    <w:p ns2:paraId="50424E4C" ns2:textId="77777777" w:rsidR="002B1446" w:rsidRDefault="00895D30" w:rsidP="002B1446">
      <w:pPr>
        <w:pStyle w:val="ListBullet"/>
        <w:keepLines w:val="0"/>
        <w:spacing w:after="240"/>
      </w:pPr>
      <w:del w:id="14206" w:author="GoldenCorpusHarness" w:date="2026-03-28T22:23:47Z">
        <w:r>
          <w:delText>OR:</w:delText>
        </w:r>
      </w:del>
      <w:ins w:id="14207" w:author="GoldenCorpusHarness" w:date="2026-03-28T22:23:47Z">
        <w:r>
          <w:t>Events</w:t>
        </w:r>
      </w:ins>
      <w:r>
        <w:t xml:space="preserve"> </w:t>
      </w:r>
      <w:del w:id="14208" w:author="GoldenCorpusHarness" w:date="2026-03-28T22:23:47Z">
        <w:r>
          <w:delText>De</w:delText>
        </w:r>
      </w:del>
      <w:ins w:id="14209" w:author="GoldenCorpusHarness" w:date="2026-03-28T22:23:47Z">
        <w:r>
          <w:t>o</w:t>
        </w:r>
      </w:ins>
      <w:r>
        <w:t>f</w:t>
      </w:r>
      <w:ins w:id="14210" w:author="GoldenCorpusHarness" w:date="2026-03-28T22:23:47Z">
        <w:r>
          <w:t xml:space="preserve"> Cl</w:t>
        </w:r>
      </w:ins>
      <w:r>
        <w:t>in</w:t>
      </w:r>
      <w:del w:id="14211" w:author="GoldenCorpusHarness" w:date="2026-03-28T22:23:47Z">
        <w:r>
          <w:delText>ed</w:delText>
        </w:r>
      </w:del>
      <w:ins w:id="14212" w:author="GoldenCorpusHarness" w:date="2026-03-28T22:23:47Z">
        <w:r>
          <w:t>ical</w:t>
        </w:r>
      </w:ins>
      <w:r>
        <w:t xml:space="preserve"> </w:t>
      </w:r>
      <w:del w:id="14213" w:author="GoldenCorpusHarness" w:date="2026-03-28T22:23:47Z">
        <w:r>
          <w:delText>as havi</w:delText>
        </w:r>
      </w:del>
      <w:ins w:id="14214" w:author="GoldenCorpusHarness" w:date="2026-03-28T22:23:47Z">
        <w:r>
          <w:t>I</w:t>
        </w:r>
      </w:ins>
      <w:r>
        <w:t>n</w:t>
      </w:r>
      <w:del w:id="14215" w:author="GoldenCorpusHarness" w:date="2026-03-28T22:23:47Z">
        <w:r>
          <w:delText>g CR, CRi, nPR, or PR per iwCLL cri</w:delText>
        </w:r>
      </w:del>
      <w:r>
        <w:t>ter</w:t>
      </w:r>
      <w:del w:id="14216" w:author="GoldenCorpusHarness" w:date="2026-03-28T22:23:47Z">
        <w:r>
          <w:delText>ia 2018 as ass</w:delText>
        </w:r>
      </w:del>
      <w:r>
        <w:t>es</w:t>
      </w:r>
      <w:del w:id="14217" w:author="GoldenCorpusHarness" w:date="2026-03-28T22:23:47Z">
        <w:r>
          <w:delText>sed by BICR.</w:delText>
        </w:r>
      </w:del>
      <w:ins w:id="14218" w:author="GoldenCorpusHarness" w:date="2026-03-28T22:23:47Z">
        <w:r>
          <w:t>t</w:t>
        </w:r>
      </w:ins>
    </w:p>
    <w:p ns2:paraId="1AC29BD8" ns2:textId="77777777" w:rsidR="002B1446" w:rsidRDefault="00895D30" w:rsidP="00EE53B3">
      <w:pPr>
        <w:pStyle w:val="ListBullet"/>
        <w:keepLines w:val="0"/>
        <w:ind w:left="357" w:hanging="357"/>
      </w:pPr>
      <w:del w:id="14219" w:author="GoldenCorpusHarness" w:date="2026-03-28T22:23:47Z">
        <w:r>
          <w:delText>DOR:</w:delText>
        </w:r>
      </w:del>
      <w:ins w:id="14220" w:author="GoldenCorpusHarness" w:date="2026-03-28T22:23:47Z">
        <w:r>
          <w:t>Selected</w:t>
        </w:r>
      </w:ins>
      <w:r>
        <w:t xml:space="preserve"> </w:t>
      </w:r>
      <w:del w:id="14221" w:author="GoldenCorpusHarness" w:date="2026-03-28T22:23:47Z">
        <w:r>
          <w:delText>F</w:delText>
        </w:r>
      </w:del>
      <w:ins w:id="14222" w:author="GoldenCorpusHarness" w:date="2026-03-28T22:23:47Z">
        <w:r>
          <w:t>seri</w:t>
        </w:r>
      </w:ins>
      <w:r>
        <w:t>o</w:t>
      </w:r>
      <w:del w:id="14223" w:author="GoldenCorpusHarness" w:date="2026-03-28T22:23:47Z">
        <w:r>
          <w:delText>r</w:delText>
        </w:r>
      </w:del>
      <w:ins w:id="14224" w:author="GoldenCorpusHarness" w:date="2026-03-28T22:23:47Z">
        <w:r>
          <w:t>us</w:t>
        </w:r>
      </w:ins>
      <w:r>
        <w:t xml:space="preserve"> </w:t>
      </w:r>
      <w:del w:id="14225" w:author="GoldenCorpusHarness" w:date="2026-03-28T22:23:47Z">
        <w:r>
          <w:delText>particip</w:delText>
        </w:r>
      </w:del>
      <w:r>
        <w:t>an</w:t>
      </w:r>
      <w:del w:id="14226" w:author="GoldenCorpusHarness" w:date="2026-03-28T22:23:47Z">
        <w:r>
          <w:delText>ts</w:delText>
        </w:r>
      </w:del>
      <w:ins w:id="14227" w:author="GoldenCorpusHarness" w:date="2026-03-28T22:23:47Z">
        <w:r>
          <w:t>d</w:t>
        </w:r>
      </w:ins>
      <w:r>
        <w:t xml:space="preserve"> </w:t>
      </w:r>
      <w:del w:id="14228" w:author="GoldenCorpusHarness" w:date="2026-03-28T22:23:47Z">
        <w:r>
          <w:delText>who dem</w:delText>
        </w:r>
      </w:del>
      <w:ins w:id="14229" w:author="GoldenCorpusHarness" w:date="2026-03-28T22:23:47Z">
        <w:r>
          <w:t>n</w:t>
        </w:r>
      </w:ins>
      <w:r>
        <w:t>ons</w:t>
      </w:r>
      <w:del w:id="14230" w:author="GoldenCorpusHarness" w:date="2026-03-28T22:23:47Z">
        <w:r>
          <w:delText>t</w:delText>
        </w:r>
      </w:del>
      <w:ins w:id="14231" w:author="GoldenCorpusHarness" w:date="2026-03-28T22:23:47Z">
        <w:r>
          <w:t>e</w:t>
        </w:r>
      </w:ins>
      <w:r>
        <w:t>r</w:t>
      </w:r>
      <w:ins w:id="14232" w:author="GoldenCorpusHarness" w:date="2026-03-28T22:23:47Z">
        <w:r>
          <w:t xml:space="preserve">ious AEs </w:t>
        </w:r>
      </w:ins>
      <w:r>
        <w:t>a</w:t>
      </w:r>
      <w:del w:id="14233" w:author="GoldenCorpusHarness" w:date="2026-03-28T22:23:47Z">
        <w:r>
          <w:delText>t</w:delText>
        </w:r>
      </w:del>
      <w:ins w:id="14234" w:author="GoldenCorpusHarness" w:date="2026-03-28T22:23:47Z">
        <w:r>
          <w:t>r</w:t>
        </w:r>
      </w:ins>
      <w:r>
        <w:t xml:space="preserve">e </w:t>
      </w:r>
      <w:ins w:id="14235" w:author="GoldenCorpusHarness" w:date="2026-03-28T22:23:47Z">
        <w:r>
          <w:t>also known as E</w:t>
        </w:r>
      </w:ins>
      <w:r>
        <w:t>C</w:t>
      </w:r>
      <w:del w:id="14236" w:author="GoldenCorpusHarness" w:date="2026-03-28T22:23:47Z">
        <w:r>
          <w:delText>R,</w:delText>
        </w:r>
      </w:del>
      <w:ins w:id="14237" w:author="GoldenCorpusHarness" w:date="2026-03-28T22:23:47Z">
        <w:r>
          <w:t>Is</w:t>
        </w:r>
      </w:ins>
      <w:r>
        <w:t xml:space="preserve"> </w:t>
      </w:r>
      <w:del w:id="14238" w:author="GoldenCorpusHarness" w:date="2026-03-28T22:23:47Z">
        <w:r>
          <w:delText>CRi,</w:delText>
        </w:r>
      </w:del>
      <w:ins w:id="14239" w:author="GoldenCorpusHarness" w:date="2026-03-28T22:23:47Z">
        <w:r>
          <w:t>and</w:t>
        </w:r>
      </w:ins>
      <w:r>
        <w:t xml:space="preserve"> </w:t>
      </w:r>
      <w:del w:id="14240" w:author="GoldenCorpusHarness" w:date="2026-03-28T22:23:47Z">
        <w:r>
          <w:delText>nPR,</w:delText>
        </w:r>
      </w:del>
      <w:ins w:id="14241" w:author="GoldenCorpusHarness" w:date="2026-03-28T22:23:47Z">
        <w:r>
          <w:t>must</w:t>
        </w:r>
      </w:ins>
      <w:r>
        <w:t xml:space="preserve"> </w:t>
      </w:r>
      <w:ins w:id="14242" w:author="GoldenCorpusHarness" w:date="2026-03-28T22:23:47Z">
        <w:r>
          <w:t>be rep</w:t>
        </w:r>
      </w:ins>
      <w:r>
        <w:t>or</w:t>
      </w:r>
      <w:del w:id="14243" w:author="GoldenCorpusHarness" w:date="2026-03-28T22:23:47Z">
        <w:r>
          <w:delText xml:space="preserve"> PR, DOR is defin</w:delText>
        </w:r>
      </w:del>
      <w:ins w:id="14244" w:author="GoldenCorpusHarness" w:date="2026-03-28T22:23:47Z">
        <w:r>
          <w:t>t</w:t>
        </w:r>
      </w:ins>
      <w:r>
        <w:t xml:space="preserve">ed </w:t>
      </w:r>
      <w:del w:id="14245" w:author="GoldenCorpusHarness" w:date="2026-03-28T22:23:47Z">
        <w:r>
          <w:delText>as</w:delText>
        </w:r>
      </w:del>
      <w:ins w:id="14246" w:author="GoldenCorpusHarness" w:date="2026-03-28T22:23:47Z">
        <w:r>
          <w:t>to</w:t>
        </w:r>
      </w:ins>
      <w:r>
        <w:t xml:space="preserve"> the </w:t>
      </w:r>
      <w:del w:id="14247" w:author="GoldenCorpusHarness" w:date="2026-03-28T22:23:47Z">
        <w:r>
          <w:delText>time fr</w:delText>
        </w:r>
      </w:del>
      <w:ins w:id="14248" w:author="GoldenCorpusHarness" w:date="2026-03-28T22:23:47Z">
        <w:r>
          <w:t>Sp</w:t>
        </w:r>
      </w:ins>
      <w:r>
        <w:t>o</w:t>
      </w:r>
      <w:del w:id="14249" w:author="GoldenCorpusHarness" w:date="2026-03-28T22:23:47Z">
        <w:r>
          <w:delText>m the fir</w:delText>
        </w:r>
      </w:del>
      <w:ins w:id="14250" w:author="GoldenCorpusHarness" w:date="2026-03-28T22:23:47Z">
        <w:r>
          <w:t>n</w:t>
        </w:r>
      </w:ins>
      <w:r>
        <w:t>s</w:t>
      </w:r>
      <w:del w:id="14251" w:author="GoldenCorpusHarness" w:date="2026-03-28T22:23:47Z">
        <w:r>
          <w:delText xml:space="preserve">t documented evidence of CR, CRi, nPR, </w:delText>
        </w:r>
      </w:del>
      <w:r>
        <w:t>or</w:t>
      </w:r>
      <w:del w:id="14252" w:author="GoldenCorpusHarness" w:date="2026-03-28T22:23:47Z">
        <w:r>
          <w:delText xml:space="preserve"> PR until disease progression per iwCLL criteria 2018 as assessed by BICR, or death due to any cause, whichever occurs first</w:delText>
        </w:r>
      </w:del>
      <w:r>
        <w:t>.</w:t>
      </w:r>
    </w:p>
    <w:p ns2:paraId="36E165F7" ns2:textId="77777777" w:rsidR="00EE53B3" w:rsidRDefault="00EE53B3" w:rsidP="00EE53B3">
      <w:pPr>
        <w:pStyle w:val="ListEnd"/>
      </w:pPr>
      <w:ins w:id="14253" w:author="GoldenCorpusHarness" w:date="2026-03-28T22:23:47Z">
        <w:r>
          <w:t>ECIs for this study include:</w:t>
        </w:r>
      </w:ins>
    </w:p>
    <w:p ns2:paraId="00118CED" ns2:textId="77777777" w:rsidR="002B1446" w:rsidRPr="00364D36" w:rsidRDefault="00895D30" w:rsidP="00EE53B3">
      <w:pPr>
        <w:pStyle w:val="paragraph0"/>
        <w:keepNext/>
        <w:spacing w:before="0" w:beforeAutospacing="0"/>
        <w:rPr>
          <w:b/>
          <w:bCs/>
          <w:u w:val="single"/>
        </w:rPr>
      </w:pPr>
      <w:del w:id="14254" w:author="GoldenCorpusHarness" w:date="2026-03-28T22:23:47Z">
        <w:r>
          <w:delText>Explorator</w:delText>
        </w:r>
      </w:del>
      <w:ins w:id="14255" w:author="GoldenCorpusHarness" w:date="2026-03-28T22:23:47Z">
        <w:r>
          <w:t>All potential DILI events meeting biochemical criteria of H</w:t>
        </w:r>
      </w:ins>
      <w:r>
        <w:t>y</w:t>
      </w:r>
      <w:ins w:id="14256" w:author="GoldenCorpusHarness" w:date="2026-03-28T22:23:47Z">
        <w:r>
          <w:t>’s Law will be reported to the Sponsor, regardless of suspected etiology, as both an ECI and SAE, with OME criteria in the absence of other SAE criteria, within 24 hours of learning of the event. Potential DILI events are defined as:</w:t>
        </w:r>
      </w:ins>
    </w:p>
    <w:p ns2:paraId="3C580B8E" ns2:textId="77777777" w:rsidR="002B1446" w:rsidRDefault="00895D30" w:rsidP="00EE53B3">
      <w:pPr>
        <w:pStyle w:val="ListBullet"/>
        <w:keepNext/>
        <w:keepLines w:val="0"/>
        <w:ind w:left="357" w:hanging="357"/>
      </w:pPr>
      <w:del w:id="14257" w:author="GoldenCorpusHarness" w:date="2026-03-28T22:23:47Z">
        <w:r>
          <w:delText>OR</w:delText>
        </w:r>
      </w:del>
      <w:ins w:id="14258" w:author="GoldenCorpusHarness" w:date="2026-03-28T22:23:47Z">
        <w:r>
          <w:t>An</w:t>
        </w:r>
      </w:ins>
      <w:r>
        <w:t xml:space="preserve"> </w:t>
      </w:r>
      <w:del w:id="14259" w:author="GoldenCorpusHarness" w:date="2026-03-28T22:23:47Z">
        <w:r>
          <w:delText>inc</w:delText>
        </w:r>
      </w:del>
      <w:ins w:id="14260" w:author="GoldenCorpusHarness" w:date="2026-03-28T22:23:47Z">
        <w:r>
          <w:t>e</w:t>
        </w:r>
      </w:ins>
      <w:r>
        <w:t>l</w:t>
      </w:r>
      <w:del w:id="14261" w:author="GoldenCorpusHarness" w:date="2026-03-28T22:23:47Z">
        <w:r>
          <w:delText>uding PRL: D</w:delText>
        </w:r>
      </w:del>
      <w:r>
        <w:t>e</w:t>
      </w:r>
      <w:del w:id="14262" w:author="GoldenCorpusHarness" w:date="2026-03-28T22:23:47Z">
        <w:r>
          <w:delText>fin</w:delText>
        </w:r>
      </w:del>
      <w:ins w:id="14263" w:author="GoldenCorpusHarness" w:date="2026-03-28T22:23:47Z">
        <w:r>
          <w:t>vat</w:t>
        </w:r>
      </w:ins>
      <w:r>
        <w:t xml:space="preserve">ed </w:t>
      </w:r>
      <w:del w:id="14264" w:author="GoldenCorpusHarness" w:date="2026-03-28T22:23:47Z">
        <w:r>
          <w:delText>as having CR, CRi, nPR, PR,</w:delText>
        </w:r>
      </w:del>
      <w:ins w:id="14265" w:author="GoldenCorpusHarness" w:date="2026-03-28T22:23:47Z">
        <w:r>
          <w:t>AST</w:t>
        </w:r>
      </w:ins>
      <w:r>
        <w:t xml:space="preserve"> or </w:t>
      </w:r>
      <w:del w:id="14266" w:author="GoldenCorpusHarness" w:date="2026-03-28T22:23:47Z">
        <w:r>
          <w:delText>PR</w:delText>
        </w:r>
      </w:del>
      <w:ins w:id="14267" w:author="GoldenCorpusHarness" w:date="2026-03-28T22:23:47Z">
        <w:r>
          <w:t>A</w:t>
        </w:r>
      </w:ins>
      <w:r>
        <w:t>L</w:t>
      </w:r>
      <w:ins w:id="14268" w:author="GoldenCorpusHarness" w:date="2026-03-28T22:23:47Z">
        <w:r>
          <w:t>T</w:t>
        </w:r>
      </w:ins>
      <w:r>
        <w:t xml:space="preserve"> </w:t>
      </w:r>
      <w:del w:id="14269" w:author="GoldenCorpusHarness" w:date="2026-03-28T22:23:47Z">
        <w:r>
          <w:delText>p</w:delText>
        </w:r>
      </w:del>
      <w:ins w:id="14270" w:author="GoldenCorpusHarness" w:date="2026-03-28T22:23:47Z">
        <w:r>
          <w:t>laboratory value that is great</w:t>
        </w:r>
      </w:ins>
      <w:r>
        <w:t xml:space="preserve">er </w:t>
      </w:r>
      <w:del w:id="14271" w:author="GoldenCorpusHarness" w:date="2026-03-28T22:23:47Z">
        <w:r>
          <w:delText>iwC</w:delText>
        </w:r>
      </w:del>
      <w:ins w:id="14272" w:author="GoldenCorpusHarness" w:date="2026-03-28T22:23:47Z">
        <w:r>
          <w:t>than or equal to 3× the U</w:t>
        </w:r>
      </w:ins>
      <w:r>
        <w:t>L</w:t>
      </w:r>
      <w:del w:id="14273" w:author="GoldenCorpusHarness" w:date="2026-03-28T22:23:47Z">
        <w:r>
          <w:delText>L criteria 2018</w:delText>
        </w:r>
      </w:del>
      <w:ins w:id="14274" w:author="GoldenCorpusHarness" w:date="2026-03-28T22:23:47Z">
        <w:r>
          <w:t>N</w:t>
        </w:r>
      </w:ins>
      <w:r>
        <w:t xml:space="preserve"> a</w:t>
      </w:r>
      <w:del w:id="14275" w:author="GoldenCorpusHarness" w:date="2026-03-28T22:23:47Z">
        <w:r>
          <w:delText>s assesse</w:delText>
        </w:r>
      </w:del>
      <w:ins w:id="14276" w:author="GoldenCorpusHarness" w:date="2026-03-28T22:23:47Z">
        <w:r>
          <w:t>n</w:t>
        </w:r>
      </w:ins>
      <w:r>
        <w:t>d</w:t>
      </w:r>
      <w:del w:id="14277" w:author="GoldenCorpusHarness" w:date="2026-03-28T22:23:47Z">
        <w:r>
          <w:delText xml:space="preserve"> by BICR.</w:delText>
        </w:r>
      </w:del>
      <w:ins w:id="14278" w:author="GoldenCorpusHarness" w:date="2026-03-28T22:23:47Z">
        <w:r>
          <w:t>,</w:t>
        </w:r>
      </w:ins>
    </w:p>
    <w:p ns2:paraId="18C02DEB" ns2:textId="77777777" w:rsidR="00EE53B3" w:rsidRDefault="00EE53B3" w:rsidP="00EE53B3">
      <w:pPr>
        <w:pStyle w:val="ListEnd"/>
      </w:pPr>
      <w:ins w:id="14279" w:author="GoldenCorpusHarness" w:date="2026-03-28T22:23:47Z">
        <w:r>
          <w:t xml:space="preserve">An elevated total bilirubin laboratory value that is greater than or equal to 2× the ULN and, </w:t>
        </w:r>
      </w:ins>
    </w:p>
    <w:p ns2:paraId="1FAE3DA1" ns2:textId="77777777" w:rsidR="002B1446" w:rsidRDefault="00895D30" w:rsidP="002B1446">
      <w:pPr>
        <w:pStyle w:val="Heading3"/>
      </w:pPr>
      <w:del w:id="14280" w:author="GoldenCorpusHarness" w:date="2026-03-28T22:23:47Z">
        <w:r>
          <w:delText>S</w:delText>
        </w:r>
      </w:del>
      <w:ins w:id="14281" w:author="GoldenCorpusHarness" w:date="2026-03-28T22:23:47Z">
        <w:r>
          <w:t>At the s</w:t>
        </w:r>
      </w:ins>
      <w:r>
        <w:t>a</w:t>
      </w:r>
      <w:del w:id="14282" w:author="GoldenCorpusHarness" w:date="2026-03-28T22:23:47Z">
        <w:r>
          <w:delText>f</w:delText>
        </w:r>
      </w:del>
      <w:ins w:id="14283" w:author="GoldenCorpusHarness" w:date="2026-03-28T22:23:47Z">
        <w:r>
          <w:t>m</w:t>
        </w:r>
      </w:ins>
      <w:r>
        <w:t>e</w:t>
      </w:r>
      <w:ins w:id="14284" w:author="GoldenCorpusHarness" w:date="2026-03-28T22:23:47Z">
        <w:r>
          <w:t xml:space="preserve"> </w:t>
        </w:r>
      </w:ins>
      <w:r>
        <w:t>t</w:t>
      </w:r>
      <w:ins w:id="14285" w:author="GoldenCorpusHarness" w:date="2026-03-28T22:23:47Z">
        <w:r>
          <w:t>ime, an alkaline phosphatase laborator</w:t>
        </w:r>
      </w:ins>
      <w:r>
        <w:t xml:space="preserve">y </w:t>
      </w:r>
      <w:del w:id="14286" w:author="GoldenCorpusHarness" w:date="2026-03-28T22:23:47Z">
        <w:r>
          <w:delText>E</w:delText>
        </w:r>
      </w:del>
      <w:ins w:id="14287" w:author="GoldenCorpusHarness" w:date="2026-03-28T22:23:47Z">
        <w:r>
          <w:t>value that is less tha</w:t>
        </w:r>
      </w:ins>
      <w:r>
        <w:t>n</w:t>
      </w:r>
      <w:del w:id="14288" w:author="GoldenCorpusHarness" w:date="2026-03-28T22:23:47Z">
        <w:r>
          <w:delText>dpoin</w:delText>
        </w:r>
      </w:del>
      <w:ins w:id="14289" w:author="GoldenCorpusHarness" w:date="2026-03-28T22:23:47Z">
        <w:r>
          <w:t xml:space="preserve"> 2× </w:t>
        </w:r>
      </w:ins>
      <w:r>
        <w:t>t</w:t>
      </w:r>
      <w:del w:id="14290" w:author="GoldenCorpusHarness" w:date="2026-03-28T22:23:47Z">
        <w:r>
          <w:delText>s</w:delText>
        </w:r>
      </w:del>
      <w:ins w:id="14291" w:author="GoldenCorpusHarness" w:date="2026-03-28T22:23:47Z">
        <w:r>
          <w:t xml:space="preserve">he ULN, </w:t>
        </w:r>
      </w:ins>
    </w:p>
    <w:p ns2:paraId="7A7F183C" ns2:textId="77777777" w:rsidR="002B1446" w:rsidRDefault="00895D30" w:rsidP="00364D36">
      <w:pPr>
        <w:pStyle w:val="paragraph0"/>
      </w:pPr>
      <w:del w:id="14292" w:author="GoldenCorpusHarness" w:date="2026-03-28T22:23:47Z">
        <w:r>
          <w:delText>Safety and tolerability will be assessed by clinical review of all relevant parameters including AEs, laboratory tests, ECGs, and vital signs. Safety parameters to be analyzed include, but are not limited to, AEs, SAEs, fatal AEs, and laboratory toxicity grade changes. Safety measurements are described in Section 4.2.1.2.</w:delText>
        </w:r>
      </w:del>
    </w:p>
    <w:p ns2:paraId="78D1B253" ns2:textId="77777777" w:rsidR="002B1446" w:rsidRDefault="00895D30" w:rsidP="00364D36">
      <w:pPr>
        <w:pStyle w:val="paragraph0"/>
      </w:pPr>
      <w:del w:id="14293" w:author="GoldenCorpusHarness" w:date="2026-03-28T22:23:47Z">
        <w:r>
          <w:delText xml:space="preserve">DLTs for Part 1 are </w:delText>
        </w:r>
      </w:del>
      <w:r>
        <w:t>de</w:t>
      </w:r>
      <w:del w:id="14294" w:author="GoldenCorpusHarness" w:date="2026-03-28T22:23:47Z">
        <w:r>
          <w:delText>f</w:delText>
        </w:r>
      </w:del>
      <w:ins w:id="14295" w:author="GoldenCorpusHarness" w:date="2026-03-28T22:23:47Z">
        <w:r>
          <w:t>term</w:t>
        </w:r>
      </w:ins>
      <w:r>
        <w:t xml:space="preserve">ined </w:t>
      </w:r>
      <w:ins w:id="14296" w:author="GoldenCorpusHarness" w:date="2026-03-28T22:23:47Z">
        <w:r>
          <w:t>by way of protocol-specified laboratory test</w:t>
        </w:r>
      </w:ins>
      <w:r>
        <w:t>in</w:t>
      </w:r>
      <w:ins w:id="14297" w:author="GoldenCorpusHarness" w:date="2026-03-28T22:23:47Z">
        <w:r>
          <w:t>g</w:t>
        </w:r>
      </w:ins>
      <w:r>
        <w:t xml:space="preserve"> </w:t>
      </w:r>
      <w:del w:id="14298" w:author="GoldenCorpusHarness" w:date="2026-03-28T22:23:47Z">
        <w:r>
          <w:delText>S</w:delText>
        </w:r>
      </w:del>
      <w:ins w:id="14299" w:author="GoldenCorpusHarness" w:date="2026-03-28T22:23:47Z">
        <w:r>
          <w:t>or unsch</w:t>
        </w:r>
      </w:ins>
      <w:r>
        <w:t>e</w:t>
      </w:r>
      <w:del w:id="14300" w:author="GoldenCorpusHarness" w:date="2026-03-28T22:23:47Z">
        <w:r>
          <w:delText>c</w:delText>
        </w:r>
      </w:del>
      <w:ins w:id="14301" w:author="GoldenCorpusHarness" w:date="2026-03-28T22:23:47Z">
        <w:r>
          <w:t>duled laboratory tes</w:t>
        </w:r>
      </w:ins>
      <w:r>
        <w:t>ti</w:t>
      </w:r>
      <w:del w:id="14302" w:author="GoldenCorpusHarness" w:date="2026-03-28T22:23:47Z">
        <w:r>
          <w:delText>o</w:delText>
        </w:r>
      </w:del>
      <w:r>
        <w:t>n</w:t>
      </w:r>
      <w:del w:id="14303" w:author="GoldenCorpusHarness" w:date="2026-03-28T22:23:47Z">
        <w:r>
          <w:delText xml:space="preserve"> 4</w:delText>
        </w:r>
      </w:del>
      <w:ins w:id="14304" w:author="GoldenCorpusHarness" w:date="2026-03-28T22:23:47Z">
        <w:r>
          <w:t>g</w:t>
        </w:r>
      </w:ins>
      <w:r>
        <w:t>.</w:t>
      </w:r>
      <w:del w:id="14305" w:author="GoldenCorpusHarness" w:date="2026-03-28T22:23:47Z">
        <w:r>
          <w:delText xml:space="preserve">3.1.  </w:delText>
        </w:r>
      </w:del>
      <w:ins w:id="14306" w:author="GoldenCorpusHarness" w:date="2026-03-28T22:23:47Z">
        <w:r>
          <w:t>*</w:t>
        </w:r>
      </w:ins>
    </w:p>
    <w:p ns2:paraId="1FB31629" ns2:textId="77777777" w:rsidR="002B1446" w:rsidRDefault="00895D30" w:rsidP="002B1446">
      <w:pPr>
        <w:pStyle w:val="Heading3"/>
      </w:pPr>
      <w:del w:id="14307" w:author="GoldenCorpusHarness" w:date="2026-03-28T22:23:47Z">
        <w:r>
          <w:delText>PRO endpoints</w:delText>
        </w:r>
      </w:del>
      <w:ins w:id="14308" w:author="GoldenCorpusHarness" w:date="2026-03-28T22:23:47Z">
        <w:r>
          <w:t>*Note: These criteria are based on available regulatory guidance documents. The purpose of the criteria is to specify a threshold of abnormal hepatic tests that may require an additional evaluation for an underlying etiology. The study-site guidance for assessment and follow up of these criteria can be found in the Investigator Study File Binder (or equivalent).</w:t>
        </w:r>
      </w:ins>
    </w:p>
    <w:p ns2:paraId="3465EE0C" ns2:textId="77777777" w:rsidR="002B1446" w:rsidRDefault="00895D30" w:rsidP="00364D36">
      <w:pPr>
        <w:pStyle w:val="paragraph0"/>
      </w:pPr>
      <w:del w:id="14309" w:author="GoldenCorpusHarness" w:date="2026-03-28T22:23:47Z">
        <w:r>
          <w:delText>PRO en</w:delText>
        </w:r>
      </w:del>
      <w:ins w:id="14310" w:author="GoldenCorpusHarness" w:date="2026-03-28T22:23:47Z">
        <w:r>
          <w:t>A</w:t>
        </w:r>
      </w:ins>
      <w:r>
        <w:t>d</w:t>
      </w:r>
      <w:del w:id="14311" w:author="GoldenCorpusHarness" w:date="2026-03-28T22:23:47Z">
        <w:r>
          <w:delText>po</w:delText>
        </w:r>
      </w:del>
      <w:ins w:id="14312" w:author="GoldenCorpusHarness" w:date="2026-03-28T22:23:47Z">
        <w:r>
          <w:t>d</w:t>
        </w:r>
      </w:ins>
      <w:r>
        <w:t>i</w:t>
      </w:r>
      <w:del w:id="14313" w:author="GoldenCorpusHarness" w:date="2026-03-28T22:23:47Z">
        <w:r>
          <w:delText>nts as described in Sec</w:delText>
        </w:r>
      </w:del>
      <w:r>
        <w:t>tion</w:t>
      </w:r>
      <w:del w:id="14314" w:author="GoldenCorpusHarness" w:date="2026-03-28T22:23:47Z">
        <w:r>
          <w:delText xml:space="preserve"> 4.2.1.3 wil</w:delText>
        </w:r>
      </w:del>
      <w:ins w:id="14315" w:author="GoldenCorpusHarness" w:date="2026-03-28T22:23:47Z">
        <w:r>
          <w:t>a</w:t>
        </w:r>
      </w:ins>
      <w:r>
        <w:t xml:space="preserve">l </w:t>
      </w:r>
      <w:del w:id="14316" w:author="GoldenCorpusHarness" w:date="2026-03-28T22:23:47Z">
        <w:r>
          <w:delText>be evaluated. Detail</w:delText>
        </w:r>
      </w:del>
      <w:ins w:id="14317" w:author="GoldenCorpusHarness" w:date="2026-03-28T22:23:47Z">
        <w:r>
          <w:t>ECI</w:t>
        </w:r>
      </w:ins>
      <w:r>
        <w:t xml:space="preserve">s </w:t>
      </w:r>
      <w:del w:id="14318" w:author="GoldenCorpusHarness" w:date="2026-03-28T22:23:47Z">
        <w:r>
          <w:delText>w</w:delText>
        </w:r>
      </w:del>
      <w:ins w:id="14319" w:author="GoldenCorpusHarness" w:date="2026-03-28T22:23:47Z">
        <w:r>
          <w:t>for th</w:t>
        </w:r>
      </w:ins>
      <w:r>
        <w:t>i</w:t>
      </w:r>
      <w:del w:id="14320" w:author="GoldenCorpusHarness" w:date="2026-03-28T22:23:47Z">
        <w:r>
          <w:delText>ll</w:delText>
        </w:r>
      </w:del>
      <w:ins w:id="14321" w:author="GoldenCorpusHarness" w:date="2026-03-28T22:23:47Z">
        <w:r>
          <w:t>s</w:t>
        </w:r>
      </w:ins>
      <w:r>
        <w:t xml:space="preserve"> </w:t>
      </w:r>
      <w:del w:id="14322" w:author="GoldenCorpusHarness" w:date="2026-03-28T22:23:47Z">
        <w:r>
          <w:delText>be provi</w:delText>
        </w:r>
      </w:del>
      <w:ins w:id="14323" w:author="GoldenCorpusHarness" w:date="2026-03-28T22:23:47Z">
        <w:r>
          <w:t>stu</w:t>
        </w:r>
      </w:ins>
      <w:r>
        <w:t>d</w:t>
      </w:r>
      <w:del w:id="14324" w:author="GoldenCorpusHarness" w:date="2026-03-28T22:23:47Z">
        <w:r>
          <w:delText>ed</w:delText>
        </w:r>
      </w:del>
      <w:ins w:id="14325" w:author="GoldenCorpusHarness" w:date="2026-03-28T22:23:47Z">
        <w:r>
          <w:t>y</w:t>
        </w:r>
      </w:ins>
      <w:r>
        <w:t xml:space="preserve"> in</w:t>
      </w:r>
      <w:del w:id="14326" w:author="GoldenCorpusHarness" w:date="2026-03-28T22:23:47Z">
        <w:r>
          <w:delText xml:space="preserve"> th</w:delText>
        </w:r>
      </w:del>
      <w:ins w:id="14327" w:author="GoldenCorpusHarness" w:date="2026-03-28T22:23:47Z">
        <w:r>
          <w:t>clud</w:t>
        </w:r>
      </w:ins>
      <w:r>
        <w:t>e</w:t>
      </w:r>
      <w:del w:id="14328" w:author="GoldenCorpusHarness" w:date="2026-03-28T22:23:47Z">
        <w:r>
          <w:delText xml:space="preserve"> sSAP.</w:delText>
        </w:r>
      </w:del>
      <w:ins w:id="14329" w:author="GoldenCorpusHarness" w:date="2026-03-28T22:23:47Z">
        <w:r>
          <w:t>:</w:t>
        </w:r>
      </w:ins>
    </w:p>
    <w:p ns2:paraId="456A2351" ns2:textId="77777777" w:rsidR="002B1446" w:rsidRDefault="00895D30" w:rsidP="002B1446">
      <w:pPr>
        <w:pStyle w:val="Heading2"/>
      </w:pPr>
      <w:del w:id="14330" w:author="GoldenCorpusHarness" w:date="2026-03-28T22:23:47Z">
        <w:r>
          <w:delText>An</w:delText>
        </w:r>
      </w:del>
      <w:ins w:id="14331" w:author="GoldenCorpusHarness" w:date="2026-03-28T22:23:47Z">
        <w:r>
          <w:t xml:space="preserve">Major hemorrhage: </w:t>
        </w:r>
      </w:ins>
      <w:r>
        <w:t>al</w:t>
      </w:r>
      <w:del w:id="14332" w:author="GoldenCorpusHarness" w:date="2026-03-28T22:23:47Z">
        <w:r>
          <w:delText>y</w:delText>
        </w:r>
      </w:del>
      <w:ins w:id="14333" w:author="GoldenCorpusHarness" w:date="2026-03-28T22:23:47Z">
        <w:r>
          <w:t xml:space="preserve">l </w:t>
        </w:r>
      </w:ins>
      <w:r>
        <w:t>s</w:t>
      </w:r>
      <w:ins w:id="14334" w:author="GoldenCorpusHarness" w:date="2026-03-28T22:23:47Z">
        <w:r>
          <w:t>er</w:t>
        </w:r>
      </w:ins>
      <w:r>
        <w:t>i</w:t>
      </w:r>
      <w:ins w:id="14335" w:author="GoldenCorpusHarness" w:date="2026-03-28T22:23:47Z">
        <w:r>
          <w:t>ou</w:t>
        </w:r>
      </w:ins>
      <w:r>
        <w:t xml:space="preserve">s </w:t>
      </w:r>
      <w:del w:id="14336" w:author="GoldenCorpusHarness" w:date="2026-03-28T22:23:47Z">
        <w:r>
          <w:delText>P</w:delText>
        </w:r>
      </w:del>
      <w:ins w:id="14337" w:author="GoldenCorpusHarness" w:date="2026-03-28T22:23:47Z">
        <w:r>
          <w:t>hem</w:t>
        </w:r>
      </w:ins>
      <w:r>
        <w:t>o</w:t>
      </w:r>
      <w:del w:id="14338" w:author="GoldenCorpusHarness" w:date="2026-03-28T22:23:47Z">
        <w:r>
          <w:delText>pul</w:delText>
        </w:r>
      </w:del>
      <w:ins w:id="14339" w:author="GoldenCorpusHarness" w:date="2026-03-28T22:23:47Z">
        <w:r>
          <w:t>rrh</w:t>
        </w:r>
      </w:ins>
      <w:r>
        <w:t>a</w:t>
      </w:r>
      <w:ins w:id="14340" w:author="GoldenCorpusHarness" w:date="2026-03-28T22:23:47Z">
        <w:r>
          <w:t>gic even</w:t>
        </w:r>
      </w:ins>
      <w:r>
        <w:t>t</w:t>
      </w:r>
      <w:ins w:id="14341" w:author="GoldenCorpusHarness" w:date="2026-03-28T22:23:47Z">
        <w:r>
          <w:t>s, ≥Grade 3 hemorrhag</w:t>
        </w:r>
      </w:ins>
      <w:r>
        <w:t>i</w:t>
      </w:r>
      <w:ins w:id="14342" w:author="GoldenCorpusHarness" w:date="2026-03-28T22:23:47Z">
        <w:r>
          <w:t>c events, and CNS hem</w:t>
        </w:r>
      </w:ins>
      <w:r>
        <w:t>o</w:t>
      </w:r>
      <w:ins w:id="14343" w:author="GoldenCorpusHarness" w:date="2026-03-28T22:23:47Z">
        <w:r>
          <w:t>rrhages of a</w:t>
        </w:r>
      </w:ins>
      <w:r>
        <w:t>n</w:t>
      </w:r>
      <w:del w:id="14344" w:author="GoldenCorpusHarness" w:date="2026-03-28T22:23:47Z">
        <w:r>
          <w:delText>s</w:delText>
        </w:r>
      </w:del>
      <w:ins w:id="14345" w:author="GoldenCorpusHarness" w:date="2026-03-28T22:23:47Z">
        <w:r>
          <w:t>y grade.</w:t>
        </w:r>
      </w:ins>
    </w:p>
    <w:p ns2:paraId="13D9B5EB" ns2:textId="77777777" w:rsidR="002B1446" w:rsidRDefault="00895D30" w:rsidP="002B1446">
      <w:pPr>
        <w:pStyle w:val="Heading3"/>
      </w:pPr>
      <w:del w:id="14346" w:author="GoldenCorpusHarness" w:date="2026-03-28T22:23:47Z">
        <w:r>
          <w:delText>Effic</w:delText>
        </w:r>
      </w:del>
      <w:ins w:id="14347" w:author="GoldenCorpusHarness" w:date="2026-03-28T22:23:47Z">
        <w:r>
          <w:t>≥Gr</w:t>
        </w:r>
      </w:ins>
      <w:r>
        <w:t>a</w:t>
      </w:r>
      <w:del w:id="14348" w:author="GoldenCorpusHarness" w:date="2026-03-28T22:23:47Z">
        <w:r>
          <w:delText>cy</w:delText>
        </w:r>
      </w:del>
      <w:ins w:id="14349" w:author="GoldenCorpusHarness" w:date="2026-03-28T22:23:47Z">
        <w:r>
          <w:t>de</w:t>
        </w:r>
      </w:ins>
      <w:r>
        <w:t xml:space="preserve"> </w:t>
      </w:r>
      <w:del w:id="14350" w:author="GoldenCorpusHarness" w:date="2026-03-28T22:23:47Z">
        <w:r>
          <w:delText>Analysis</w:delText>
        </w:r>
      </w:del>
      <w:ins w:id="14351" w:author="GoldenCorpusHarness" w:date="2026-03-28T22:23:47Z">
        <w:r>
          <w:t>3</w:t>
        </w:r>
      </w:ins>
      <w:r>
        <w:t xml:space="preserve"> </w:t>
      </w:r>
      <w:del w:id="14352" w:author="GoldenCorpusHarness" w:date="2026-03-28T22:23:47Z">
        <w:r>
          <w:delText>Popu</w:delText>
        </w:r>
      </w:del>
      <w:ins w:id="14353" w:author="GoldenCorpusHarness" w:date="2026-03-28T22:23:47Z">
        <w:r>
          <w:t>TLS re</w:t>
        </w:r>
      </w:ins>
      <w:r>
        <w:t>lat</w:t>
      </w:r>
      <w:del w:id="14354" w:author="GoldenCorpusHarness" w:date="2026-03-28T22:23:47Z">
        <w:r>
          <w:delText>i</w:delText>
        </w:r>
      </w:del>
      <w:ins w:id="14355" w:author="GoldenCorpusHarness" w:date="2026-03-28T22:23:47Z">
        <w:r>
          <w:t>ed t</w:t>
        </w:r>
      </w:ins>
      <w:r>
        <w:t>o</w:t>
      </w:r>
      <w:ins w:id="14356" w:author="GoldenCorpusHarness" w:date="2026-03-28T22:23:47Z">
        <w:r>
          <w:t xml:space="preserve"> ve</w:t>
        </w:r>
      </w:ins>
      <w:r>
        <w:t>n</w:t>
      </w:r>
      <w:del w:id="14357" w:author="GoldenCorpusHarness" w:date="2026-03-28T22:23:47Z">
        <w:r>
          <w:delText>s</w:delText>
        </w:r>
      </w:del>
      <w:ins w:id="14358" w:author="GoldenCorpusHarness" w:date="2026-03-28T22:23:47Z">
        <w:r>
          <w:t>etoclax.</w:t>
        </w:r>
      </w:ins>
    </w:p>
    <w:p ns2:paraId="2224A388" ns2:textId="77777777" w:rsidR="002B1446" w:rsidRDefault="00895D30" w:rsidP="00364D36">
      <w:pPr>
        <w:pStyle w:val="paragraph0"/>
      </w:pPr>
      <w:del w:id="14359" w:author="GoldenCorpusHarness" w:date="2026-03-28T22:23:47Z">
        <w:r>
          <w:delText xml:space="preserve">Participants in Part 1 and Part 2 will </w:delText>
        </w:r>
      </w:del>
      <w:ins w:id="14360" w:author="GoldenCorpusHarness" w:date="2026-03-28T22:23:47Z">
        <w:r>
          <w:t>Atrial fi</w:t>
        </w:r>
      </w:ins>
      <w:r>
        <w:t>b</w:t>
      </w:r>
      <w:del w:id="14361" w:author="GoldenCorpusHarness" w:date="2026-03-28T22:23:47Z">
        <w:r>
          <w:delText>e analyzed separately</w:delText>
        </w:r>
      </w:del>
      <w:ins w:id="14362" w:author="GoldenCorpusHarness" w:date="2026-03-28T22:23:47Z">
        <w:r>
          <w:t>rillation and atrial flutter of any grade; ventricular tachyarrhythmias (ventricular extrasystoles, ventricular fibrillation, ventricular tachycardia, ventricular arrhythmia, or ventricular tachyarrhythmia) of any grade</w:t>
        </w:r>
      </w:ins>
      <w:r>
        <w:t>.</w:t>
      </w:r>
    </w:p>
    <w:p ns2:paraId="72A263DB" ns2:textId="77777777" w:rsidR="002B1446" w:rsidRDefault="00895D30" w:rsidP="00364D36">
      <w:pPr>
        <w:pStyle w:val="paragraph0"/>
      </w:pPr>
      <w:del w:id="14363" w:author="GoldenCorpusHarness" w:date="2026-03-28T22:23:47Z">
        <w:r>
          <w:delText>The ITT population will serve as the population for the primary efficacy analyses of Part 2, except for DOR. All randomized participants will be included in this population. For the analyses of DOR, the subset of ITT participants who show a CR, CRi, nPR, or PR will be included in the analysis population. Participants will be analyzed in the treatment group to which they were randomized.</w:delText>
        </w:r>
      </w:del>
    </w:p>
    <w:p ns2:paraId="5ADDC563" ns2:textId="77777777" w:rsidR="002B1446" w:rsidRPr="00666878" w:rsidRDefault="00895D30" w:rsidP="00364D36">
      <w:pPr>
        <w:pStyle w:val="paragraph0"/>
      </w:pPr>
      <w:del w:id="14364" w:author="GoldenCorpusHarness" w:date="2026-03-28T22:23:47Z">
        <w:r>
          <w:delText xml:space="preserve">Part 1 participants will be excluded from all Part 2 efficacy analyses and therefore will not contribute to the analyses to assess the primary and secondary objectives of Part 2. </w:delText>
        </w:r>
      </w:del>
      <w:r>
        <w:t>T</w:t>
      </w:r>
      <w:del w:id="14365" w:author="GoldenCorpusHarness" w:date="2026-03-28T22:23:47Z">
        <w:r>
          <w:delText>he APaT population will be used for the analysis of Part 1 efficacy in this study. The APaT population consists of all enrolled participants who received at least one dose of study t</w:delText>
        </w:r>
      </w:del>
      <w:r>
        <w:t>reatment</w:t>
      </w:r>
      <w:del w:id="14366" w:author="GoldenCorpusHarness" w:date="2026-03-28T22:23:47Z">
        <w:r>
          <w:delText>.</w:delText>
        </w:r>
      </w:del>
      <w:r>
        <w:t xml:space="preserve"> </w:t>
      </w:r>
      <w:ins w:id="14367" w:author="GoldenCorpusHarness" w:date="2026-03-28T22:23:47Z">
        <w:r>
          <w:t>of Overdose</w:t>
        </w:r>
      </w:ins>
    </w:p>
    <w:p ns2:paraId="08EA587C" ns2:textId="77777777" w:rsidR="002B1446" w:rsidRDefault="00895D30" w:rsidP="00364D36">
      <w:pPr>
        <w:pStyle w:val="paragraph0"/>
      </w:pPr>
      <w:del w:id="14368" w:author="GoldenCorpusHarness" w:date="2026-03-28T22:23:47Z">
        <w:r>
          <w:delText>Details on the approach to handl</w:delText>
        </w:r>
      </w:del>
      <w:ins w:id="14369" w:author="GoldenCorpusHarness" w:date="2026-03-28T22:23:47Z">
        <w:r>
          <w:t>For purposes of this study, an overdose will be defined as any dose exceed</w:t>
        </w:r>
      </w:ins>
      <w:r>
        <w:t xml:space="preserve">ing </w:t>
      </w:r>
      <w:del w:id="14370" w:author="GoldenCorpusHarness" w:date="2026-03-28T22:23:47Z">
        <w:r>
          <w:delText>missin</w:delText>
        </w:r>
      </w:del>
      <w:ins w:id="14371" w:author="GoldenCorpusHarness" w:date="2026-03-28T22:23:47Z">
        <w:r>
          <w:t>the prescribed dose for nemtabrutinib, venetoclax, or rituximab. No specific information is available on the treatment of overdose of nemtabrutinib, and the participant should be observed closely for si</w:t>
        </w:r>
      </w:ins>
      <w:r>
        <w:t>g</w:t>
      </w:r>
      <w:del w:id="14372" w:author="GoldenCorpusHarness" w:date="2026-03-28T22:23:47Z">
        <w:r>
          <w:delText xml:space="preserve"> data are provided in</w:delText>
        </w:r>
      </w:del>
      <w:ins w:id="14373" w:author="GoldenCorpusHarness" w:date="2026-03-28T22:23:47Z">
        <w:r>
          <w:t>ns of toxicity. Appropriate supportive treatment should be provided if clinically indicated. If an AE is associated with an overdose of, nemtabrutinib the AE must be reported as a</w:t>
        </w:r>
      </w:ins>
      <w:r>
        <w:t xml:space="preserve"> S</w:t>
      </w:r>
      <w:del w:id="14374" w:author="GoldenCorpusHarness" w:date="2026-03-28T22:23:47Z">
        <w:r>
          <w:delText>ection 9</w:delText>
        </w:r>
      </w:del>
      <w:ins w:id="14375" w:author="GoldenCorpusHarness" w:date="2026-03-28T22:23:47Z">
        <w:r>
          <w:t>AE, even if no other seriousness criteria are met</w:t>
        </w:r>
      </w:ins>
      <w:r>
        <w:t>.</w:t>
      </w:r>
      <w:del w:id="14376" w:author="GoldenCorpusHarness" w:date="2026-03-28T22:23:47Z">
        <w:r>
          <w:delText>6</w:delText>
        </w:r>
      </w:del>
      <w:ins w:id="14377" w:author="GoldenCorpusHarness" w:date="2026-03-28T22:23:47Z">
        <w:r>
          <w:t xml:space="preserve"> All reports of overdose associated with an AE must be reported by the investigator within 24 hours to the Sponsor either by electronic media or paper</w:t>
        </w:r>
      </w:ins>
      <w:r>
        <w:t>.</w:t>
      </w:r>
      <w:ins w:id="14378" w:author="GoldenCorpusHarness" w:date="2026-03-28T22:23:47Z">
        <w:r>
          <w:t xml:space="preserve"> If a dose of nemtabrutinib meeting the protocol definition of overdose is taken without any associated clinical symptoms or abnormal laboratory results, the overdose is reported as a non-serious AE, using the terminology “accidental or intentional overdose without adverse effect”. In the event of overdose, the participant should be observed closely for signs of toxicity. Appropriate supportive treatment should be provided if clinically indicated.</w:t>
        </w:r>
      </w:ins>
    </w:p>
    <w:p ns2:paraId="215147A5" ns2:textId="77777777" w:rsidR="002B1446" w:rsidRDefault="00895D30" w:rsidP="002B1446">
      <w:pPr>
        <w:pStyle w:val="Heading3"/>
      </w:pPr>
      <w:del w:id="14379" w:author="GoldenCorpusHarness" w:date="2026-03-28T22:23:47Z">
        <w:r>
          <w:delText>Sa</w:delText>
        </w:r>
      </w:del>
      <w:ins w:id="14380" w:author="GoldenCorpusHarness" w:date="2026-03-28T22:23:47Z">
        <w:r>
          <w:t>In the event o</w:t>
        </w:r>
      </w:ins>
      <w:r>
        <w:t>f</w:t>
      </w:r>
      <w:ins w:id="14381" w:author="GoldenCorpusHarness" w:date="2026-03-28T22:23:47Z">
        <w:r>
          <w:t xml:space="preserve"> overdose with ven</w:t>
        </w:r>
      </w:ins>
      <w:r>
        <w:t>et</w:t>
      </w:r>
      <w:del w:id="14382" w:author="GoldenCorpusHarness" w:date="2026-03-28T22:23:47Z">
        <w:r>
          <w:delText>y</w:delText>
        </w:r>
      </w:del>
      <w:ins w:id="14383" w:author="GoldenCorpusHarness" w:date="2026-03-28T22:23:47Z">
        <w:r>
          <w:t>oclax,</w:t>
        </w:r>
      </w:ins>
      <w:r>
        <w:t xml:space="preserve"> </w:t>
      </w:r>
      <w:del w:id="14384" w:author="GoldenCorpusHarness" w:date="2026-03-28T22:23:47Z">
        <w:r>
          <w:delText>A</w:delText>
        </w:r>
      </w:del>
      <w:ins w:id="14385" w:author="GoldenCorpusHarness" w:date="2026-03-28T22:23:47Z">
        <w:r>
          <w:t>or rituximab, the curre</w:t>
        </w:r>
      </w:ins>
      <w:r>
        <w:t>n</w:t>
      </w:r>
      <w:ins w:id="14386" w:author="GoldenCorpusHarness" w:date="2026-03-28T22:23:47Z">
        <w:r>
          <w:t>t prescribing inform</w:t>
        </w:r>
      </w:ins>
      <w:r>
        <w:t>a</w:t>
      </w:r>
      <w:del w:id="14387" w:author="GoldenCorpusHarness" w:date="2026-03-28T22:23:47Z">
        <w:r>
          <w:delText>ly</w:delText>
        </w:r>
      </w:del>
      <w:ins w:id="14388" w:author="GoldenCorpusHarness" w:date="2026-03-28T22:23:47Z">
        <w:r>
          <w:t xml:space="preserve">tion </w:t>
        </w:r>
      </w:ins>
      <w:r>
        <w:t>s</w:t>
      </w:r>
      <w:del w:id="14389" w:author="GoldenCorpusHarness" w:date="2026-03-28T22:23:47Z">
        <w:r>
          <w:delText>is P</w:delText>
        </w:r>
      </w:del>
      <w:ins w:id="14390" w:author="GoldenCorpusHarness" w:date="2026-03-28T22:23:47Z">
        <w:r>
          <w:t>h</w:t>
        </w:r>
      </w:ins>
      <w:r>
        <w:t>o</w:t>
      </w:r>
      <w:del w:id="14391" w:author="GoldenCorpusHarness" w:date="2026-03-28T22:23:47Z">
        <w:r>
          <w:delText>p</w:delText>
        </w:r>
      </w:del>
      <w:r>
        <w:t>ul</w:t>
      </w:r>
      <w:ins w:id="14392" w:author="GoldenCorpusHarness" w:date="2026-03-28T22:23:47Z">
        <w:r>
          <w:t>d be consulted for supportive care and monitoring recommend</w:t>
        </w:r>
      </w:ins>
      <w:r>
        <w:t>ations</w:t>
      </w:r>
      <w:ins w:id="14393" w:author="GoldenCorpusHarness" w:date="2026-03-28T22:23:47Z">
        <w:r>
          <w:t>.</w:t>
        </w:r>
      </w:ins>
    </w:p>
    <w:p ns2:paraId="46363A11" ns2:textId="77777777" w:rsidR="002B1446" w:rsidRDefault="00895D30" w:rsidP="00364D36">
      <w:pPr>
        <w:pStyle w:val="paragraph0"/>
      </w:pPr>
      <w:r>
        <w:t>P</w:t>
      </w:r>
      <w:ins w:id="14394" w:author="GoldenCorpusHarness" w:date="2026-03-28T22:23:47Z">
        <w:r>
          <w:t>h</w:t>
        </w:r>
      </w:ins>
      <w:r>
        <w:t>ar</w:t>
      </w:r>
      <w:ins w:id="14395" w:author="GoldenCorpusHarness" w:date="2026-03-28T22:23:47Z">
        <w:r>
          <w:t>macokine</w:t>
        </w:r>
      </w:ins>
      <w:r>
        <w:t>tic</w:t>
      </w:r>
      <w:del w:id="14396" w:author="GoldenCorpusHarness" w:date="2026-03-28T22:23:47Z">
        <w:r>
          <w:delText>ipant</w:delText>
        </w:r>
      </w:del>
      <w:r>
        <w:t>s</w:t>
      </w:r>
      <w:del w:id="14397" w:author="GoldenCorpusHarness" w:date="2026-03-28T22:23:47Z">
        <w:r>
          <w:delText xml:space="preserve"> in Part 1 and Part 2 will be analyzed separately.</w:delText>
        </w:r>
      </w:del>
    </w:p>
    <w:p ns2:paraId="295E6FB3" ns2:textId="77777777" w:rsidR="002B1446" w:rsidRDefault="00895D30" w:rsidP="00364D36">
      <w:pPr>
        <w:pStyle w:val="paragraph0"/>
      </w:pPr>
      <w:ins w:id="14398" w:author="GoldenCorpusHarness" w:date="2026-03-28T22:23:47Z">
        <w:r>
          <w:t xml:space="preserve">Blood samples will be obtained to measure PK of plasma concentrations of nemtabrutinib (Part 1 and 2) and venetoclax (Part 1). </w:t>
        </w:r>
      </w:ins>
      <w:r>
        <w:t xml:space="preserve">The </w:t>
      </w:r>
      <w:ins w:id="14399" w:author="GoldenCorpusHarness" w:date="2026-03-28T22:23:47Z">
        <w:r>
          <w:t xml:space="preserve">nemtabrutinib and venetoclax concentration at planned visits and times will be summarized. </w:t>
        </w:r>
      </w:ins>
      <w:r>
        <w:t>A</w:t>
      </w:r>
      <w:ins w:id="14400" w:author="GoldenCorpusHarness" w:date="2026-03-28T22:23:47Z">
        <w:r>
          <w:t xml:space="preserve">dditionally, population </w:t>
        </w:r>
      </w:ins>
      <w:r>
        <w:t>P</w:t>
      </w:r>
      <w:del w:id="14401" w:author="GoldenCorpusHarness" w:date="2026-03-28T22:23:47Z">
        <w:r>
          <w:delText xml:space="preserve">aT population will be used for </w:delText>
        </w:r>
      </w:del>
      <w:ins w:id="14402" w:author="GoldenCorpusHarness" w:date="2026-03-28T22:23:47Z">
        <w:r>
          <w:t>K analysis for nemtabrutinib and venetoclax and exposure-response analysis for nemtabrutinib to evaluate safety and efficacy endpoints may be conducted. Blood samples collected may be stored and fur</w:t>
        </w:r>
      </w:ins>
      <w:r>
        <w:t>the</w:t>
      </w:r>
      <w:del w:id="14403" w:author="GoldenCorpusHarness" w:date="2026-03-28T22:23:47Z">
        <w:r>
          <w:delText xml:space="preserve"> analysis of safety data in this study</w:delText>
        </w:r>
      </w:del>
      <w:ins w:id="14404" w:author="GoldenCorpusHarness" w:date="2026-03-28T22:23:47Z">
        <w:r>
          <w:t>r analysis may be performed, if required</w:t>
        </w:r>
      </w:ins>
      <w:r>
        <w:t>.</w:t>
      </w:r>
      <w:del w:id="14405" w:author="GoldenCorpusHarness" w:date="2026-03-28T22:23:47Z">
        <w:r>
          <w:delText xml:space="preserve"> The APaT population will consist of all randomized participants who received at least 1 dose of study intervention. Participants will be included in the treatment group corresponding to the study intervention they actually received for the analysis of safety data using the APaT population. For most participants this will be the treatment group to which they were randomized. Participants who take incorrect study intervention for the entire treatment period will be included in the treatment group corresponding to the study intervention received. Any participant who receives incorrect study intervention for 1 cycle but receives the correct treatment for all other cycles will be analyzed according to the correct (ie, randomized) treatment group and a narrative will be provided for any events that occurred during the cycle for which the participant was incorrectly dosed.</w:delText>
        </w:r>
      </w:del>
    </w:p>
    <w:p ns2:paraId="26EFF17B" ns2:textId="77777777" w:rsidR="002B1446" w:rsidRDefault="00895D30" w:rsidP="00364D36">
      <w:pPr>
        <w:pStyle w:val="paragraph0"/>
      </w:pPr>
      <w:del w:id="14406" w:author="GoldenCorpusHarness" w:date="2026-03-28T22:23:47Z">
        <w:r>
          <w:delText>In Part 1, th</w:delText>
        </w:r>
      </w:del>
      <w:ins w:id="14407" w:author="GoldenCorpusHarness" w:date="2026-03-28T22:23:47Z">
        <w:r>
          <w:t>Se</w:t>
        </w:r>
      </w:ins>
      <w:r>
        <w:t xml:space="preserve">e </w:t>
      </w:r>
      <w:del w:id="14408" w:author="GoldenCorpusHarness" w:date="2026-03-28T22:23:47Z">
        <w:r>
          <w:delText>DLT</w:delText>
        </w:r>
      </w:del>
      <w:ins w:id="14409" w:author="GoldenCorpusHarness" w:date="2026-03-28T22:23:47Z">
        <w:r>
          <w:t>Appendix</w:t>
        </w:r>
      </w:ins>
      <w:r>
        <w:t xml:space="preserve"> </w:t>
      </w:r>
      <w:del w:id="14410" w:author="GoldenCorpusHarness" w:date="2026-03-28T22:23:47Z">
        <w:r>
          <w:delText>evaluable (DLTe) population includes APaT participants that meet the criteria</w:delText>
        </w:r>
      </w:del>
      <w:ins w:id="14411" w:author="GoldenCorpusHarness" w:date="2026-03-28T22:23:47Z">
        <w:r>
          <w:t>7</w:t>
        </w:r>
      </w:ins>
      <w:r>
        <w:t xml:space="preserve"> for </w:t>
      </w:r>
      <w:del w:id="14412" w:author="GoldenCorpusHarness" w:date="2026-03-28T22:23:47Z">
        <w:r>
          <w:delText>DLT eval</w:delText>
        </w:r>
      </w:del>
      <w:ins w:id="14413" w:author="GoldenCorpusHarness" w:date="2026-03-28T22:23:47Z">
        <w:r>
          <w:t>co</w:t>
        </w:r>
      </w:ins>
      <w:r>
        <w:t>u</w:t>
      </w:r>
      <w:del w:id="14414" w:author="GoldenCorpusHarness" w:date="2026-03-28T22:23:47Z">
        <w:r>
          <w:delText>abili</w:delText>
        </w:r>
      </w:del>
      <w:ins w:id="14415" w:author="GoldenCorpusHarness" w:date="2026-03-28T22:23:47Z">
        <w:r>
          <w:t>n</w:t>
        </w:r>
      </w:ins>
      <w:r>
        <w:t>t</w:t>
      </w:r>
      <w:ins w:id="14416" w:author="GoldenCorpusHarness" w:date="2026-03-28T22:23:47Z">
        <w:r>
          <w:t>r</w:t>
        </w:r>
      </w:ins>
      <w:r>
        <w:t>y</w:t>
      </w:r>
      <w:del w:id="14417" w:author="GoldenCorpusHarness" w:date="2026-03-28T22:23:47Z">
        <w:r>
          <w:delText xml:space="preserve"> as </w:delText>
        </w:r>
      </w:del>
      <w:ins w:id="14418" w:author="GoldenCorpusHarness" w:date="2026-03-28T22:23:47Z">
        <w:r>
          <w:t>-</w:t>
        </w:r>
      </w:ins>
      <w:r>
        <w:t>specifi</w:t>
      </w:r>
      <w:ins w:id="14419" w:author="GoldenCorpusHarness" w:date="2026-03-28T22:23:47Z">
        <w:r>
          <w:t>c r</w:t>
        </w:r>
      </w:ins>
      <w:r>
        <w:t>e</w:t>
      </w:r>
      <w:del w:id="14420" w:author="GoldenCorpusHarness" w:date="2026-03-28T22:23:47Z">
        <w:r>
          <w:delText xml:space="preserve">d </w:delText>
        </w:r>
      </w:del>
      <w:ins w:id="14421" w:author="GoldenCorpusHarness" w:date="2026-03-28T22:23:47Z">
        <w:r>
          <w:t>qu</w:t>
        </w:r>
      </w:ins>
      <w:r>
        <w:t>i</w:t>
      </w:r>
      <w:ins w:id="14422" w:author="GoldenCorpusHarness" w:date="2026-03-28T22:23:47Z">
        <w:r>
          <w:t>reme</w:t>
        </w:r>
      </w:ins>
      <w:r>
        <w:t>n</w:t>
      </w:r>
      <w:del w:id="14423" w:author="GoldenCorpusHarness" w:date="2026-03-28T22:23:47Z">
        <w:r>
          <w:delText xml:space="preserve"> Sec</w:delText>
        </w:r>
      </w:del>
      <w:r>
        <w:t>t</w:t>
      </w:r>
      <w:del w:id="14424" w:author="GoldenCorpusHarness" w:date="2026-03-28T22:23:47Z">
        <w:r>
          <w:delText>ion 5.5.1. The DLTe population will be used for DLT analysis in Part 1. The APaT population will be used for all other Part 1 safety analyse</w:delText>
        </w:r>
      </w:del>
      <w:r>
        <w:t>s.</w:t>
      </w:r>
    </w:p>
    <w:p ns2:paraId="5E0FD226" ns2:textId="77777777" w:rsidR="002B1446" w:rsidRDefault="00895D30" w:rsidP="00364D36">
      <w:pPr>
        <w:pStyle w:val="paragraph0"/>
      </w:pPr>
      <w:del w:id="14425" w:author="GoldenCorpusHarness" w:date="2026-03-28T22:23:47Z">
        <w:r>
          <w:delText>At</w:delText>
        </w:r>
      </w:del>
      <w:ins w:id="14426" w:author="GoldenCorpusHarness" w:date="2026-03-28T22:23:47Z">
        <w:r>
          <w:t>Blood</w:t>
        </w:r>
      </w:ins>
      <w:r>
        <w:t xml:space="preserve"> </w:t>
      </w:r>
      <w:ins w:id="14427" w:author="GoldenCorpusHarness" w:date="2026-03-28T22:23:47Z">
        <w:r>
          <w:t>Col</w:t>
        </w:r>
      </w:ins>
      <w:r>
        <w:t>le</w:t>
      </w:r>
      <w:del w:id="14428" w:author="GoldenCorpusHarness" w:date="2026-03-28T22:23:47Z">
        <w:r>
          <w:delText>ast 1 laboratory, ECG, or vital sign measurement obtained subsequent to at least 1 dose of study interven</w:delText>
        </w:r>
      </w:del>
      <w:ins w:id="14429" w:author="GoldenCorpusHarness" w:date="2026-03-28T22:23:47Z">
        <w:r>
          <w:t>c</w:t>
        </w:r>
      </w:ins>
      <w:r>
        <w:t xml:space="preserve">tion </w:t>
      </w:r>
      <w:del w:id="14430" w:author="GoldenCorpusHarness" w:date="2026-03-28T22:23:47Z">
        <w:r>
          <w:delText xml:space="preserve">is required </w:delText>
        </w:r>
      </w:del>
      <w:r>
        <w:t xml:space="preserve">for </w:t>
      </w:r>
      <w:ins w:id="14431" w:author="GoldenCorpusHarness" w:date="2026-03-28T22:23:47Z">
        <w:r>
          <w:t>Plasma Nemtabrut</w:t>
        </w:r>
      </w:ins>
      <w:r>
        <w:t>in</w:t>
      </w:r>
      <w:del w:id="14432" w:author="GoldenCorpusHarness" w:date="2026-03-28T22:23:47Z">
        <w:r>
          <w:delText>clus</w:delText>
        </w:r>
      </w:del>
      <w:r>
        <w:t>i</w:t>
      </w:r>
      <w:del w:id="14433" w:author="GoldenCorpusHarness" w:date="2026-03-28T22:23:47Z">
        <w:r>
          <w:delText xml:space="preserve">on in the analysis of each specific parameter. To assess change from </w:delText>
        </w:r>
      </w:del>
      <w:r>
        <w:t>b</w:t>
      </w:r>
      <w:del w:id="14434" w:author="GoldenCorpusHarness" w:date="2026-03-28T22:23:47Z">
        <w:r>
          <w:delText>aseline, a baseline measurement is also required.</w:delText>
        </w:r>
      </w:del>
    </w:p>
    <w:p ns2:paraId="1FFDED2C" ns2:textId="77777777" w:rsidR="002B1446" w:rsidRPr="00074314" w:rsidRDefault="00895D30" w:rsidP="002B1446">
      <w:pPr>
        <w:pStyle w:val="Heading3"/>
        <w:rPr>
          <w:rFonts w:eastAsia="Times New Roman" w:cs="Times New Roman"/>
          <w:color w:val="000000" w:themeColor="text1"/>
        </w:rPr>
      </w:pPr>
      <w:del w:id="14435" w:author="GoldenCorpusHarness" w:date="2026-03-28T22:23:47Z">
        <w:r>
          <w:delText>PRO</w:delText>
        </w:r>
      </w:del>
      <w:ins w:id="14436" w:author="GoldenCorpusHarness" w:date="2026-03-28T22:23:47Z">
        <w:r>
          <w:t>Sample</w:t>
        </w:r>
      </w:ins>
      <w:r>
        <w:t xml:space="preserve"> </w:t>
      </w:r>
      <w:del w:id="14437" w:author="GoldenCorpusHarness" w:date="2026-03-28T22:23:47Z">
        <w:r>
          <w:delText>A</w:delText>
        </w:r>
      </w:del>
      <w:ins w:id="14438" w:author="GoldenCorpusHarness" w:date="2026-03-28T22:23:47Z">
        <w:r>
          <w:t>collectio</w:t>
        </w:r>
      </w:ins>
      <w:r>
        <w:t>n</w:t>
      </w:r>
      <w:ins w:id="14439" w:author="GoldenCorpusHarness" w:date="2026-03-28T22:23:47Z">
        <w:r>
          <w:t>, stor</w:t>
        </w:r>
      </w:ins>
      <w:r>
        <w:t>a</w:t>
      </w:r>
      <w:del w:id="14440" w:author="GoldenCorpusHarness" w:date="2026-03-28T22:23:47Z">
        <w:r>
          <w:delText>ly</w:delText>
        </w:r>
      </w:del>
      <w:ins w:id="14441" w:author="GoldenCorpusHarness" w:date="2026-03-28T22:23:47Z">
        <w:r>
          <w:t xml:space="preserve">ge, and </w:t>
        </w:r>
      </w:ins>
      <w:r>
        <w:t>s</w:t>
      </w:r>
      <w:ins w:id="14442" w:author="GoldenCorpusHarness" w:date="2026-03-28T22:23:47Z">
        <w:r>
          <w:t>h</w:t>
        </w:r>
      </w:ins>
      <w:r>
        <w:t>i</w:t>
      </w:r>
      <w:ins w:id="14443" w:author="GoldenCorpusHarness" w:date="2026-03-28T22:23:47Z">
        <w:r>
          <w:t>pment in</w:t>
        </w:r>
      </w:ins>
      <w:r>
        <w:t>s</w:t>
      </w:r>
      <w:del w:id="14444" w:author="GoldenCorpusHarness" w:date="2026-03-28T22:23:47Z">
        <w:r>
          <w:delText xml:space="preserve"> Pop</w:delText>
        </w:r>
      </w:del>
      <w:ins w:id="14445" w:author="GoldenCorpusHarness" w:date="2026-03-28T22:23:47Z">
        <w:r>
          <w:t>tr</w:t>
        </w:r>
      </w:ins>
      <w:r>
        <w:t>u</w:t>
      </w:r>
      <w:del w:id="14446" w:author="GoldenCorpusHarness" w:date="2026-03-28T22:23:47Z">
        <w:r>
          <w:delText>la</w:delText>
        </w:r>
      </w:del>
      <w:ins w:id="14447" w:author="GoldenCorpusHarness" w:date="2026-03-28T22:23:47Z">
        <w:r>
          <w:t>c</w:t>
        </w:r>
      </w:ins>
      <w:r>
        <w:t>tions</w:t>
      </w:r>
      <w:ins w:id="14448" w:author="GoldenCorpusHarness" w:date="2026-03-28T22:23:47Z">
        <w:r>
          <w:t xml:space="preserve"> for plasma samples will be provided in the Laboratory Manual.</w:t>
        </w:r>
      </w:ins>
    </w:p>
    <w:p ns2:paraId="6B808401" ns2:textId="77777777" w:rsidR="002B1446" w:rsidRDefault="00895D30" w:rsidP="00364D36">
      <w:pPr>
        <w:pStyle w:val="paragraph0"/>
      </w:pPr>
      <w:del w:id="14449" w:author="GoldenCorpusHarness" w:date="2026-03-28T22:23:47Z">
        <w:r>
          <w:delText>T</w:delText>
        </w:r>
      </w:del>
      <w:ins w:id="14450" w:author="GoldenCorpusHarness" w:date="2026-03-28T22:23:47Z">
        <w:r>
          <w:t>PK samples will be collected for determination of nemtabrutinib concentration in Part 1 and Part 2 of t</w:t>
        </w:r>
      </w:ins>
      <w:r>
        <w:t xml:space="preserve">he </w:t>
      </w:r>
      <w:del w:id="14451" w:author="GoldenCorpusHarness" w:date="2026-03-28T22:23:47Z">
        <w:r>
          <w:delText>PRO analyses are based on</w:delText>
        </w:r>
      </w:del>
      <w:ins w:id="14452" w:author="GoldenCorpusHarness" w:date="2026-03-28T22:23:47Z">
        <w:r>
          <w:t>study. Anytime PK blood samples will be collected on Day 1 of Cycles 1</w:t>
        </w:r>
      </w:ins>
      <w:r>
        <w:t xml:space="preserve"> th</w:t>
      </w:r>
      <w:del w:id="14453" w:author="GoldenCorpusHarness" w:date="2026-03-28T22:23:47Z">
        <w:r>
          <w:delText>e PRO F</w:delText>
        </w:r>
      </w:del>
      <w:ins w:id="14454" w:author="GoldenCorpusHarness" w:date="2026-03-28T22:23:47Z">
        <w:r>
          <w:t xml:space="preserve">rough 7. </w:t>
        </w:r>
      </w:ins>
      <w:r>
        <w:t>A</w:t>
      </w:r>
      <w:del w:id="14455" w:author="GoldenCorpusHarness" w:date="2026-03-28T22:23:47Z">
        <w:r>
          <w:delText xml:space="preserve">S </w:delText>
        </w:r>
      </w:del>
      <w:ins w:id="14456" w:author="GoldenCorpusHarness" w:date="2026-03-28T22:23:47Z">
        <w:r>
          <w:t>n additional set of anytime sam</w:t>
        </w:r>
      </w:ins>
      <w:r>
        <w:t>p</w:t>
      </w:r>
      <w:del w:id="14457" w:author="GoldenCorpusHarness" w:date="2026-03-28T22:23:47Z">
        <w:r>
          <w:delText>opulation, defined as all randomized participant</w:delText>
        </w:r>
      </w:del>
      <w:ins w:id="14458" w:author="GoldenCorpusHarness" w:date="2026-03-28T22:23:47Z">
        <w:r>
          <w:t>le</w:t>
        </w:r>
      </w:ins>
      <w:r>
        <w:t>s w</w:t>
      </w:r>
      <w:del w:id="14459" w:author="GoldenCorpusHarness" w:date="2026-03-28T22:23:47Z">
        <w:r>
          <w:delText>ho have at least 1 PRO assessment available for the specific endpoint and have received at least 1 dose of the study intervention</w:delText>
        </w:r>
      </w:del>
      <w:ins w:id="14460" w:author="GoldenCorpusHarness" w:date="2026-03-28T22:23:47Z">
        <w:r>
          <w:t>ill be collected on Day 1 of Cycle 12 and Cycle 18</w:t>
        </w:r>
      </w:ins>
      <w:r>
        <w:t>.</w:t>
      </w:r>
      <w:del w:id="14461" w:author="GoldenCorpusHarness" w:date="2026-03-28T22:23:47Z">
        <w:r>
          <w:delText xml:space="preserve"> Participants will be analyzed in the treatment group to which they are randomized. The baseline measurement is considered as a PRO assessment for EORTC QLQ-C30, EORTC QLQ-CLL17, EQ-5D-5L, but not for FACT-G (Item GP5).</w:delText>
        </w:r>
      </w:del>
    </w:p>
    <w:p ns2:paraId="3C54FE18" ns2:textId="77777777" w:rsidR="002B1446" w:rsidRDefault="00895D30" w:rsidP="00364D36">
      <w:pPr>
        <w:pStyle w:val="paragraph0"/>
      </w:pPr>
      <w:del w:id="14462" w:author="GoldenCorpusHarness" w:date="2026-03-28T22:23:47Z">
        <w:r>
          <w:delText>PRO</w:delText>
        </w:r>
      </w:del>
      <w:ins w:id="14463" w:author="GoldenCorpusHarness" w:date="2026-03-28T22:23:47Z">
        <w:r>
          <w:t>Blood</w:t>
        </w:r>
      </w:ins>
      <w:r>
        <w:t xml:space="preserve"> </w:t>
      </w:r>
      <w:del w:id="14464" w:author="GoldenCorpusHarness" w:date="2026-03-28T22:23:47Z">
        <w:r>
          <w:delText>analyses wi</w:delText>
        </w:r>
      </w:del>
      <w:ins w:id="14465" w:author="GoldenCorpusHarness" w:date="2026-03-28T22:23:47Z">
        <w:r>
          <w:t>Co</w:t>
        </w:r>
      </w:ins>
      <w:r>
        <w:t>ll</w:t>
      </w:r>
      <w:ins w:id="14466" w:author="GoldenCorpusHarness" w:date="2026-03-28T22:23:47Z">
        <w:r>
          <w:t>ection</w:t>
        </w:r>
      </w:ins>
      <w:r>
        <w:t xml:space="preserve"> </w:t>
      </w:r>
      <w:del w:id="14467" w:author="GoldenCorpusHarness" w:date="2026-03-28T22:23:47Z">
        <w:r>
          <w:delText>be per</w:delText>
        </w:r>
      </w:del>
      <w:r>
        <w:t>for</w:t>
      </w:r>
      <w:ins w:id="14468" w:author="GoldenCorpusHarness" w:date="2026-03-28T22:23:47Z">
        <w:r>
          <w:t xml:space="preserve"> Plas</w:t>
        </w:r>
      </w:ins>
      <w:r>
        <w:t>m</w:t>
      </w:r>
      <w:ins w:id="14469" w:author="GoldenCorpusHarness" w:date="2026-03-28T22:23:47Z">
        <w:r>
          <w:t>a V</w:t>
        </w:r>
      </w:ins>
      <w:r>
        <w:t>e</w:t>
      </w:r>
      <w:del w:id="14470" w:author="GoldenCorpusHarness" w:date="2026-03-28T22:23:47Z">
        <w:r>
          <w:delText>d</w:delText>
        </w:r>
      </w:del>
      <w:ins w:id="14471" w:author="GoldenCorpusHarness" w:date="2026-03-28T22:23:47Z">
        <w:r>
          <w:t>netoclax</w:t>
        </w:r>
      </w:ins>
      <w:r>
        <w:t xml:space="preserve"> </w:t>
      </w:r>
      <w:del w:id="14472" w:author="GoldenCorpusHarness" w:date="2026-03-28T22:23:47Z">
        <w:r>
          <w:delText xml:space="preserve">in </w:delText>
        </w:r>
      </w:del>
      <w:ins w:id="14473" w:author="GoldenCorpusHarness" w:date="2026-03-28T22:23:47Z">
        <w:r>
          <w:t>(</w:t>
        </w:r>
      </w:ins>
      <w:r>
        <w:t>Part</w:t>
      </w:r>
      <w:ins w:id="14474" w:author="GoldenCorpusHarness" w:date="2026-03-28T22:23:47Z">
        <w:r>
          <w:t xml:space="preserve"> 1</w:t>
        </w:r>
      </w:ins>
      <w:r>
        <w:t xml:space="preserve"> </w:t>
      </w:r>
      <w:del w:id="14475" w:author="GoldenCorpusHarness" w:date="2026-03-28T22:23:47Z">
        <w:r>
          <w:delText>2 p</w:delText>
        </w:r>
      </w:del>
      <w:ins w:id="14476" w:author="GoldenCorpusHarness" w:date="2026-03-28T22:23:47Z">
        <w:r>
          <w:t>P</w:t>
        </w:r>
      </w:ins>
      <w:r>
        <w:t xml:space="preserve">articipants </w:t>
      </w:r>
      <w:del w:id="14477" w:author="GoldenCorpusHarness" w:date="2026-03-28T22:23:47Z">
        <w:r>
          <w:delText>o</w:delText>
        </w:r>
      </w:del>
      <w:ins w:id="14478" w:author="GoldenCorpusHarness" w:date="2026-03-28T22:23:47Z">
        <w:r>
          <w:t>O</w:t>
        </w:r>
      </w:ins>
      <w:r>
        <w:t>nly</w:t>
      </w:r>
      <w:del w:id="14479" w:author="GoldenCorpusHarness" w:date="2026-03-28T22:23:47Z">
        <w:r>
          <w:delText>.</w:delText>
        </w:r>
      </w:del>
      <w:ins w:id="14480" w:author="GoldenCorpusHarness" w:date="2026-03-28T22:23:47Z">
        <w:r>
          <w:t>)</w:t>
        </w:r>
      </w:ins>
    </w:p>
    <w:p ns2:paraId="23A4AF92" ns2:textId="77777777" w:rsidR="002B1446" w:rsidRDefault="00895D30" w:rsidP="002B1446">
      <w:pPr>
        <w:pStyle w:val="Heading2"/>
      </w:pPr>
      <w:r>
        <w:t>S</w:t>
      </w:r>
      <w:ins w:id="14481" w:author="GoldenCorpusHarness" w:date="2026-03-28T22:23:47Z">
        <w:r>
          <w:t>ample collec</w:t>
        </w:r>
      </w:ins>
      <w:r>
        <w:t>t</w:t>
      </w:r>
      <w:ins w:id="14482" w:author="GoldenCorpusHarness" w:date="2026-03-28T22:23:47Z">
        <w:r>
          <w:t>ion, storage, and shipment instructions for plasma samples will be provided in the Labor</w:t>
        </w:r>
      </w:ins>
      <w:r>
        <w:t>at</w:t>
      </w:r>
      <w:del w:id="14483" w:author="GoldenCorpusHarness" w:date="2026-03-28T22:23:47Z">
        <w:r>
          <w:delText>istic</w:delText>
        </w:r>
      </w:del>
      <w:ins w:id="14484" w:author="GoldenCorpusHarness" w:date="2026-03-28T22:23:47Z">
        <w:r>
          <w:t>ory Manu</w:t>
        </w:r>
      </w:ins>
      <w:r>
        <w:t>al</w:t>
      </w:r>
      <w:del w:id="14485" w:author="GoldenCorpusHarness" w:date="2026-03-28T22:23:47Z">
        <w:r>
          <w:delText xml:space="preserve"> Methods</w:delText>
        </w:r>
      </w:del>
      <w:ins w:id="14486" w:author="GoldenCorpusHarness" w:date="2026-03-28T22:23:47Z">
        <w:r>
          <w:t>.</w:t>
        </w:r>
      </w:ins>
    </w:p>
    <w:p ns2:paraId="7FF02723" ns2:textId="77777777" w:rsidR="002B1446" w:rsidRDefault="00895D30" w:rsidP="00364D36">
      <w:pPr>
        <w:pStyle w:val="paragraph0"/>
      </w:pPr>
      <w:del w:id="14487" w:author="GoldenCorpusHarness" w:date="2026-03-28T22:23:47Z">
        <w:r>
          <w:delText>Statistical testin</w:delText>
        </w:r>
      </w:del>
      <w:ins w:id="14488" w:author="GoldenCorpusHarness" w:date="2026-03-28T22:23:47Z">
        <w:r>
          <w:t>PK samples will be collected for determination of venetoclax concentration only in Part 1 of the study. PK blood samples will be collected predose on C2D1 and at 2, 4, and 6 hours post dose (±30 minutes) on C2D1. An additional predose sample will be collected on C3D1. Anytime samples will be collected on Day 1 of Cycle 4 throu</w:t>
        </w:r>
      </w:ins>
      <w:r>
        <w:t>g</w:t>
      </w:r>
      <w:del w:id="14489" w:author="GoldenCorpusHarness" w:date="2026-03-28T22:23:47Z">
        <w:r>
          <w:delText xml:space="preserve"> and inference for safety analyses are described in Section 9.6.</w:delText>
        </w:r>
      </w:del>
      <w:ins w:id="14490" w:author="GoldenCorpusHarness" w:date="2026-03-28T22:23:47Z">
        <w:r>
          <w:t>h Cycle 7, and again on Day 1 of Cycle 1</w:t>
        </w:r>
      </w:ins>
      <w:r>
        <w:t>2</w:t>
      </w:r>
      <w:del w:id="14491" w:author="GoldenCorpusHarness" w:date="2026-03-28T22:23:47Z">
        <w:r>
          <w:delText>. Efficacy analyses described in this section will be performed in Part 2 participants only. Efficacy results that will be deemed to be statistically significant after consideration of the Type-I error control strategy are described in Section 9.</w:delText>
        </w:r>
      </w:del>
      <w:ins w:id="14492" w:author="GoldenCorpusHarness" w:date="2026-03-28T22:23:47Z">
        <w:r>
          <w:t xml:space="preserve"> and Cycle 1</w:t>
        </w:r>
      </w:ins>
      <w:r>
        <w:t>8.</w:t>
      </w:r>
      <w:del w:id="14493" w:author="GoldenCorpusHarness" w:date="2026-03-28T22:23:47Z">
        <w:r>
          <w:delText xml:space="preserve"> Nominal p-values may be computed for other efficacy analyses, but should be interpreted with caution due to potential issues of multiplicity, sample size, etc.</w:delText>
        </w:r>
      </w:del>
    </w:p>
    <w:p ns2:paraId="3B1A6546" ns2:textId="77777777" w:rsidR="002B1446" w:rsidRDefault="00895D30" w:rsidP="002B1446">
      <w:pPr>
        <w:pStyle w:val="Heading3"/>
      </w:pPr>
      <w:del w:id="14494" w:author="GoldenCorpusHarness" w:date="2026-03-28T22:23:47Z">
        <w:r>
          <w:delText>St</w:delText>
        </w:r>
      </w:del>
      <w:ins w:id="14495" w:author="GoldenCorpusHarness" w:date="2026-03-28T22:23:47Z">
        <w:r>
          <w:t>Ph</w:t>
        </w:r>
      </w:ins>
      <w:r>
        <w:t>a</w:t>
      </w:r>
      <w:del w:id="14496" w:author="GoldenCorpusHarness" w:date="2026-03-28T22:23:47Z">
        <w:r>
          <w:delText>tist</w:delText>
        </w:r>
      </w:del>
      <w:ins w:id="14497" w:author="GoldenCorpusHarness" w:date="2026-03-28T22:23:47Z">
        <w:r>
          <w:t>rmacodynam</w:t>
        </w:r>
      </w:ins>
      <w:r>
        <w:t>ic</w:t>
      </w:r>
      <w:del w:id="14498" w:author="GoldenCorpusHarness" w:date="2026-03-28T22:23:47Z">
        <w:r>
          <w:delText>al Method</w:delText>
        </w:r>
      </w:del>
      <w:r>
        <w:t>s</w:t>
      </w:r>
      <w:del w:id="14499" w:author="GoldenCorpusHarness" w:date="2026-03-28T22:23:47Z">
        <w:r>
          <w:delText xml:space="preserve"> for Efficacy Analyses</w:delText>
        </w:r>
      </w:del>
    </w:p>
    <w:p ns2:paraId="7EABF622" ns2:textId="77777777" w:rsidR="002B1446" w:rsidRDefault="00895D30" w:rsidP="00522D25">
      <w:pPr>
        <w:pStyle w:val="paragraph0"/>
      </w:pPr>
      <w:del w:id="14500" w:author="GoldenCorpusHarness" w:date="2026-03-28T22:23:47Z">
        <w:r>
          <w:delText>T</w:delText>
        </w:r>
      </w:del>
      <w:ins w:id="14501" w:author="GoldenCorpusHarness" w:date="2026-03-28T22:23:47Z">
        <w:r>
          <w:t>P</w:t>
        </w:r>
      </w:ins>
      <w:r>
        <w:t>h</w:t>
      </w:r>
      <w:del w:id="14502" w:author="GoldenCorpusHarness" w:date="2026-03-28T22:23:47Z">
        <w:r>
          <w:delText>is se</w:delText>
        </w:r>
      </w:del>
      <w:ins w:id="14503" w:author="GoldenCorpusHarness" w:date="2026-03-28T22:23:47Z">
        <w:r>
          <w:t>arma</w:t>
        </w:r>
      </w:ins>
      <w:r>
        <w:t>c</w:t>
      </w:r>
      <w:del w:id="14504" w:author="GoldenCorpusHarness" w:date="2026-03-28T22:23:47Z">
        <w:r>
          <w:delText>ti</w:delText>
        </w:r>
      </w:del>
      <w:r>
        <w:t>o</w:t>
      </w:r>
      <w:ins w:id="14505" w:author="GoldenCorpusHarness" w:date="2026-03-28T22:23:47Z">
        <w:r>
          <w:t>dy</w:t>
        </w:r>
      </w:ins>
      <w:r>
        <w:t>n</w:t>
      </w:r>
      <w:del w:id="14506" w:author="GoldenCorpusHarness" w:date="2026-03-28T22:23:47Z">
        <w:r>
          <w:delText xml:space="preserve"> describes the st</w:delText>
        </w:r>
      </w:del>
      <w:r>
        <w:t>a</w:t>
      </w:r>
      <w:del w:id="14507" w:author="GoldenCorpusHarness" w:date="2026-03-28T22:23:47Z">
        <w:r>
          <w:delText>tist</w:delText>
        </w:r>
      </w:del>
      <w:ins w:id="14508" w:author="GoldenCorpusHarness" w:date="2026-03-28T22:23:47Z">
        <w:r>
          <w:t>m</w:t>
        </w:r>
      </w:ins>
      <w:r>
        <w:t>ic</w:t>
      </w:r>
      <w:del w:id="14509" w:author="GoldenCorpusHarness" w:date="2026-03-28T22:23:47Z">
        <w:r>
          <w:delText>al</w:delText>
        </w:r>
      </w:del>
      <w:r>
        <w:t xml:space="preserve"> </w:t>
      </w:r>
      <w:del w:id="14510" w:author="GoldenCorpusHarness" w:date="2026-03-28T22:23:47Z">
        <w:r>
          <w:delText>methods that address the pri</w:delText>
        </w:r>
      </w:del>
      <w:r>
        <w:t>mar</w:t>
      </w:r>
      <w:del w:id="14511" w:author="GoldenCorpusHarness" w:date="2026-03-28T22:23:47Z">
        <w:r>
          <w:delText>y and s</w:delText>
        </w:r>
      </w:del>
      <w:ins w:id="14512" w:author="GoldenCorpusHarness" w:date="2026-03-28T22:23:47Z">
        <w:r>
          <w:t>k</w:t>
        </w:r>
      </w:ins>
      <w:r>
        <w:t>e</w:t>
      </w:r>
      <w:del w:id="14513" w:author="GoldenCorpusHarness" w:date="2026-03-28T22:23:47Z">
        <w:r>
          <w:delText>conda</w:delText>
        </w:r>
      </w:del>
      <w:r>
        <w:t>r</w:t>
      </w:r>
      <w:del w:id="14514" w:author="GoldenCorpusHarness" w:date="2026-03-28T22:23:47Z">
        <w:r>
          <w:delText>y efficacy objectives. Methods related to exploratory objective</w:delText>
        </w:r>
      </w:del>
      <w:r>
        <w:t xml:space="preserve">s will </w:t>
      </w:r>
      <w:ins w:id="14515" w:author="GoldenCorpusHarness" w:date="2026-03-28T22:23:47Z">
        <w:r>
          <w:t xml:space="preserve">not </w:t>
        </w:r>
      </w:ins>
      <w:r>
        <w:t xml:space="preserve">be </w:t>
      </w:r>
      <w:del w:id="14516" w:author="GoldenCorpusHarness" w:date="2026-03-28T22:23:47Z">
        <w:r>
          <w:delText>d</w:delText>
        </w:r>
      </w:del>
      <w:r>
        <w:t>e</w:t>
      </w:r>
      <w:del w:id="14517" w:author="GoldenCorpusHarness" w:date="2026-03-28T22:23:47Z">
        <w:r>
          <w:delText>scrib</w:delText>
        </w:r>
      </w:del>
      <w:ins w:id="14518" w:author="GoldenCorpusHarness" w:date="2026-03-28T22:23:47Z">
        <w:r>
          <w:t>valuat</w:t>
        </w:r>
      </w:ins>
      <w:r>
        <w:t>ed in th</w:t>
      </w:r>
      <w:del w:id="14519" w:author="GoldenCorpusHarness" w:date="2026-03-28T22:23:47Z">
        <w:r>
          <w:delText>e</w:delText>
        </w:r>
      </w:del>
      <w:ins w:id="14520" w:author="GoldenCorpusHarness" w:date="2026-03-28T22:23:47Z">
        <w:r>
          <w:t>is</w:t>
        </w:r>
      </w:ins>
      <w:r>
        <w:t xml:space="preserve"> s</w:t>
      </w:r>
      <w:del w:id="14521" w:author="GoldenCorpusHarness" w:date="2026-03-28T22:23:47Z">
        <w:r>
          <w:delText>SAP. Of no</w:delText>
        </w:r>
      </w:del>
      <w:r>
        <w:t>t</w:t>
      </w:r>
      <w:del w:id="14522" w:author="GoldenCorpusHarness" w:date="2026-03-28T22:23:47Z">
        <w:r>
          <w:delText>e, response assessment per iwCLL criteria 2018 requires a combination of imaging-based assessments of lymph nodes, liver, and spleen, hematological measurements (eg, hemoglobin, lymphocytes, platelets), and clinical data incl</w:delText>
        </w:r>
      </w:del>
      <w:r>
        <w:t>ud</w:t>
      </w:r>
      <w:del w:id="14523" w:author="GoldenCorpusHarness" w:date="2026-03-28T22:23:47Z">
        <w:r>
          <w:delText>ing constitutional symptoms and bone marrow biops</w:delText>
        </w:r>
      </w:del>
      <w:r>
        <w:t>y.</w:t>
      </w:r>
    </w:p>
    <w:p ns2:paraId="260E7009" ns2:textId="773D0D62" w:rsidR="002B1446" w:rsidRDefault="00895D30" w:rsidP="00522D25">
      <w:pPr>
        <w:pStyle w:val="paragraph0"/>
        <w:rPr>
          <w:lang w:eastAsia="zh-CN"/>
        </w:rPr>
      </w:pPr>
      <w:del w:id="14524" w:author="GoldenCorpusHarness" w:date="2026-03-28T22:23:47Z">
        <w:r>
          <w:delText>The stratificat</w:delText>
        </w:r>
      </w:del>
      <w:ins w:id="14525" w:author="GoldenCorpusHarness" w:date="2026-03-28T22:23:47Z">
        <w:r>
          <w:t>B</w:t>
        </w:r>
      </w:ins>
      <w:r>
        <w:t>io</w:t>
      </w:r>
      <w:del w:id="14526" w:author="GoldenCorpusHarness" w:date="2026-03-28T22:23:47Z">
        <w:r>
          <w:delText>n factors used for rando</w:delText>
        </w:r>
      </w:del>
      <w:r>
        <w:t>m</w:t>
      </w:r>
      <w:del w:id="14527" w:author="GoldenCorpusHarness" w:date="2026-03-28T22:23:47Z">
        <w:r>
          <w:delText>ization (see Section 6.3.2) will be applied to all stratified analyses, in p</w:delText>
        </w:r>
      </w:del>
      <w:r>
        <w:t>ar</w:t>
      </w:r>
      <w:del w:id="14528" w:author="GoldenCorpusHarness" w:date="2026-03-28T22:23:47Z">
        <w:r>
          <w:delText>ticular, the stratified log-ran</w:delText>
        </w:r>
      </w:del>
      <w:r>
        <w:t>k</w:t>
      </w:r>
      <w:del w:id="14529" w:author="GoldenCorpusHarness" w:date="2026-03-28T22:23:47Z">
        <w:r>
          <w:delText xml:space="preserve"> test, stratified Cox model, and stratified M&amp;N method [Miettinen, O. and Nurminen, M. 1985]. In the event that there are small strata, for the purpose of analysis, strata may be combined to ensure sufficient data in each stratum. Details regarding the pooling strategy will be prespecified in the sSAP before the database lock for the first efficacy analysis when each applicable endpoint will be tested, and decisions regarding the pooling will be based on a blinded review of data by stratum (eg, review of sample size, event count, or number of respond</w:delText>
        </w:r>
      </w:del>
      <w:r>
        <w:t>ers</w:t>
      </w:r>
      <w:del w:id="14530" w:author="GoldenCorpusHarness" w:date="2026-03-28T22:23:47Z">
        <w:r>
          <w:delText xml:space="preserve"> within each stratum for both treatment groups combined). </w:delText>
        </w:r>
      </w:del>
    </w:p>
    <w:p ns2:paraId="12ECE283" ns2:textId="77777777" w:rsidR="002B1446" w:rsidRDefault="00895D30" w:rsidP="002B1446">
      <w:pPr>
        <w:pStyle w:val="Heading4"/>
      </w:pPr>
      <w:del w:id="14531" w:author="GoldenCorpusHarness" w:date="2026-03-28T22:23:47Z">
        <w:r>
          <w:delText>Pro</w:delText>
        </w:r>
      </w:del>
      <w:ins w:id="14532" w:author="GoldenCorpusHarness" w:date="2026-03-28T22:23:47Z">
        <w:r>
          <w:t>To identify novel biomarkers, the followin</w:t>
        </w:r>
      </w:ins>
      <w:r>
        <w:t>g</w:t>
      </w:r>
      <w:del w:id="14533" w:author="GoldenCorpusHarness" w:date="2026-03-28T22:23:47Z">
        <w:r>
          <w:delText>ression-fre</w:delText>
        </w:r>
      </w:del>
      <w:ins w:id="14534" w:author="GoldenCorpusHarness" w:date="2026-03-28T22:23:47Z">
        <w:r>
          <w:t xml:space="preserve"> biospecimens to support exploratory analyses of cellular components (eg, protein, RNA, DNA, metabolites) and other circulating molecules will be collected from all participants in this study as specified in th</w:t>
        </w:r>
      </w:ins>
      <w:r>
        <w:t>e S</w:t>
      </w:r>
      <w:del w:id="14535" w:author="GoldenCorpusHarness" w:date="2026-03-28T22:23:47Z">
        <w:r>
          <w:delText>urvival</w:delText>
        </w:r>
      </w:del>
      <w:ins w:id="14536" w:author="GoldenCorpusHarness" w:date="2026-03-28T22:23:47Z">
        <w:r>
          <w:t>oA:</w:t>
        </w:r>
      </w:ins>
    </w:p>
    <w:p ns2:paraId="24BA7BE1" ns2:textId="77777777" w:rsidR="002B1446" w:rsidRDefault="00895D30" w:rsidP="00522D25">
      <w:pPr>
        <w:pStyle w:val="paragraph0"/>
      </w:pPr>
      <w:r>
        <w:t>T</w:t>
      </w:r>
      <w:del w:id="14537" w:author="GoldenCorpusHarness" w:date="2026-03-28T22:23:47Z">
        <w:r>
          <w:delText>he nonparametr</w:delText>
        </w:r>
      </w:del>
      <w:r>
        <w:t>i</w:t>
      </w:r>
      <w:del w:id="14538" w:author="GoldenCorpusHarness" w:date="2026-03-28T22:23:47Z">
        <w:r>
          <w:delText>c Kaplan-Meier method will be used to estimate the PFS curve in each treatment group. The treatment difference in PFS will be a</w:delText>
        </w:r>
      </w:del>
      <w:r>
        <w:t>ss</w:t>
      </w:r>
      <w:ins w:id="14539" w:author="GoldenCorpusHarness" w:date="2026-03-28T22:23:47Z">
        <w:r>
          <w:t>u</w:t>
        </w:r>
      </w:ins>
      <w:r>
        <w:t>e</w:t>
      </w:r>
      <w:del w:id="14540" w:author="GoldenCorpusHarness" w:date="2026-03-28T22:23:47Z">
        <w:r>
          <w:delText>ssed by the stratified log-rank test. A stratified Cox proportional hazard model with Efron’s method of tie handling will be used to assess the magnitude of the treatment difference (ie, HR) between the treatment groups. The HR and its 95% CI from the stratified Cox model with a single treatment covariate will be reported. The stratification factors used</w:delText>
        </w:r>
      </w:del>
      <w:r>
        <w:t xml:space="preserve"> for </w:t>
      </w:r>
      <w:del w:id="14541" w:author="GoldenCorpusHarness" w:date="2026-03-28T22:23:47Z">
        <w:r>
          <w:delText>rand</w:delText>
        </w:r>
      </w:del>
      <w:ins w:id="14542" w:author="GoldenCorpusHarness" w:date="2026-03-28T22:23:47Z">
        <w:r>
          <w:t>Bi</w:t>
        </w:r>
      </w:ins>
      <w:r>
        <w:t>om</w:t>
      </w:r>
      <w:del w:id="14543" w:author="GoldenCorpusHarness" w:date="2026-03-28T22:23:47Z">
        <w:r>
          <w:delText>iz</w:delText>
        </w:r>
      </w:del>
      <w:r>
        <w:t>a</w:t>
      </w:r>
      <w:del w:id="14544" w:author="GoldenCorpusHarness" w:date="2026-03-28T22:23:47Z">
        <w:r>
          <w:delText>tion (S</w:delText>
        </w:r>
      </w:del>
      <w:ins w:id="14545" w:author="GoldenCorpusHarness" w:date="2026-03-28T22:23:47Z">
        <w:r>
          <w:t>rk</w:t>
        </w:r>
      </w:ins>
      <w:r>
        <w:t>e</w:t>
      </w:r>
      <w:del w:id="14546" w:author="GoldenCorpusHarness" w:date="2026-03-28T22:23:47Z">
        <w:r>
          <w:delText>e Section 6.3.2) will be applied to both the st</w:delText>
        </w:r>
      </w:del>
      <w:r>
        <w:t>r</w:t>
      </w:r>
      <w:del w:id="14547" w:author="GoldenCorpusHarness" w:date="2026-03-28T22:23:47Z">
        <w:r>
          <w:delText>atified log-rank test and the stratified Cox model. Additional supportive unstratified analyse</w:delText>
        </w:r>
      </w:del>
      <w:r>
        <w:t xml:space="preserve">s </w:t>
      </w:r>
      <w:del w:id="14548" w:author="GoldenCorpusHarness" w:date="2026-03-28T22:23:47Z">
        <w:r>
          <w:delText>may also be provided.</w:delText>
        </w:r>
      </w:del>
    </w:p>
    <w:p ns2:paraId="212F3ABC" ns2:textId="77777777" w:rsidR="002B1446" w:rsidRDefault="00895D30" w:rsidP="00522D25">
      <w:pPr>
        <w:pStyle w:val="paragraph0"/>
      </w:pPr>
      <w:del w:id="14549" w:author="GoldenCorpusHarness" w:date="2026-03-28T22:23:47Z">
        <w:r>
          <w:delText>Since</w:delText>
        </w:r>
      </w:del>
      <w:ins w:id="14550" w:author="GoldenCorpusHarness" w:date="2026-03-28T22:23:47Z">
        <w:r>
          <w:t>Blood</w:t>
        </w:r>
      </w:ins>
      <w:r>
        <w:t xml:space="preserve"> </w:t>
      </w:r>
      <w:del w:id="14551" w:author="GoldenCorpusHarness" w:date="2026-03-28T22:23:47Z">
        <w:r>
          <w:delText>disease</w:delText>
        </w:r>
      </w:del>
      <w:ins w:id="14552" w:author="GoldenCorpusHarness" w:date="2026-03-28T22:23:47Z">
        <w:r>
          <w:t>for</w:t>
        </w:r>
      </w:ins>
      <w:r>
        <w:t xml:space="preserve"> </w:t>
      </w:r>
      <w:del w:id="14553" w:author="GoldenCorpusHarness" w:date="2026-03-28T22:23:47Z">
        <w:r>
          <w:delText>pr</w:delText>
        </w:r>
      </w:del>
      <w:ins w:id="14554" w:author="GoldenCorpusHarness" w:date="2026-03-28T22:23:47Z">
        <w:r>
          <w:t>Cyt</w:t>
        </w:r>
      </w:ins>
      <w:r>
        <w:t>og</w:t>
      </w:r>
      <w:del w:id="14555" w:author="GoldenCorpusHarness" w:date="2026-03-28T22:23:47Z">
        <w:r>
          <w:delText>r</w:delText>
        </w:r>
      </w:del>
      <w:r>
        <w:t>e</w:t>
      </w:r>
      <w:del w:id="14556" w:author="GoldenCorpusHarness" w:date="2026-03-28T22:23:47Z">
        <w:r>
          <w:delText>ss</w:delText>
        </w:r>
      </w:del>
      <w:ins w:id="14557" w:author="GoldenCorpusHarness" w:date="2026-03-28T22:23:47Z">
        <w:r>
          <w:t>net</w:t>
        </w:r>
      </w:ins>
      <w:r>
        <w:t>i</w:t>
      </w:r>
      <w:del w:id="14558" w:author="GoldenCorpusHarness" w:date="2026-03-28T22:23:47Z">
        <w:r>
          <w:delText>on i</w:delText>
        </w:r>
      </w:del>
      <w:ins w:id="14559" w:author="GoldenCorpusHarness" w:date="2026-03-28T22:23:47Z">
        <w:r>
          <w:t>c</w:t>
        </w:r>
      </w:ins>
      <w:r>
        <w:t xml:space="preserve">s </w:t>
      </w:r>
      <w:del w:id="14560" w:author="GoldenCorpusHarness" w:date="2026-03-28T22:23:47Z">
        <w:r>
          <w:delText xml:space="preserve">assessed periodically, disease progression can occur any time in the time interval between the last assessment where disease progression was not documented and the assessment when disease progression is documented. The true date of disease progression will be approximated by the earlier of the date of the first assessment at which disease progression is objectively documented per iwCLL criteria 2018 assessed by BICR and the date of death. </w:delText>
        </w:r>
      </w:del>
    </w:p>
    <w:p ns2:paraId="2BED0987" ns2:textId="77777777" w:rsidR="002B1446" w:rsidRDefault="00895D30" w:rsidP="00522D25">
      <w:pPr>
        <w:pStyle w:val="paragraph0"/>
      </w:pPr>
      <w:del w:id="14561" w:author="GoldenCorpusHarness" w:date="2026-03-28T22:23:47Z">
        <w:r>
          <w:delText>F</w:delText>
        </w:r>
      </w:del>
      <w:ins w:id="14562" w:author="GoldenCorpusHarness" w:date="2026-03-28T22:23:47Z">
        <w:r>
          <w:t>B</w:t>
        </w:r>
      </w:ins>
      <w:r>
        <w:t>o</w:t>
      </w:r>
      <w:del w:id="14563" w:author="GoldenCorpusHarness" w:date="2026-03-28T22:23:47Z">
        <w:r>
          <w:delText>r th</w:delText>
        </w:r>
      </w:del>
      <w:ins w:id="14564" w:author="GoldenCorpusHarness" w:date="2026-03-28T22:23:47Z">
        <w:r>
          <w:t>n</w:t>
        </w:r>
      </w:ins>
      <w:r>
        <w:t xml:space="preserve">e </w:t>
      </w:r>
      <w:del w:id="14565" w:author="GoldenCorpusHarness" w:date="2026-03-28T22:23:47Z">
        <w:r>
          <w:delText>pri</w:delText>
        </w:r>
      </w:del>
      <w:r>
        <w:t>mar</w:t>
      </w:r>
      <w:del w:id="14566" w:author="GoldenCorpusHarness" w:date="2026-03-28T22:23:47Z">
        <w:r>
          <w:delText>y</w:delText>
        </w:r>
      </w:del>
      <w:ins w:id="14567" w:author="GoldenCorpusHarness" w:date="2026-03-28T22:23:47Z">
        <w:r>
          <w:t>row</w:t>
        </w:r>
      </w:ins>
      <w:r>
        <w:t xml:space="preserve"> a</w:t>
      </w:r>
      <w:del w:id="14568" w:author="GoldenCorpusHarness" w:date="2026-03-28T22:23:47Z">
        <w:r>
          <w:delText>naly</w:delText>
        </w:r>
      </w:del>
      <w:r>
        <w:t>s</w:t>
      </w:r>
      <w:ins w:id="14569" w:author="GoldenCorpusHarness" w:date="2026-03-28T22:23:47Z">
        <w:r>
          <w:t>p</w:t>
        </w:r>
      </w:ins>
      <w:r>
        <w:t>i</w:t>
      </w:r>
      <w:del w:id="14570" w:author="GoldenCorpusHarness" w:date="2026-03-28T22:23:47Z">
        <w:r>
          <w:delText>s, any pa</w:delText>
        </w:r>
      </w:del>
      <w:r>
        <w:t>r</w:t>
      </w:r>
      <w:del w:id="14571" w:author="GoldenCorpusHarness" w:date="2026-03-28T22:23:47Z">
        <w:r>
          <w:delText>ticipant who experiences an event (disease progression or death) immedi</w:delText>
        </w:r>
      </w:del>
      <w:r>
        <w:t>ate</w:t>
      </w:r>
      <w:del w:id="14572" w:author="GoldenCorpusHarness" w:date="2026-03-28T22:23:47Z">
        <w:r>
          <w:delText>ly after 2 or more missed disease assessments will be censored at the last disease assessment before the missed visits. In addition, any participant who initiates new anticancer therapy will be censored at the last disease assessment before the initiation of new anticancer therapy. Participants who do not start new anticancer therapy and who do not experience an event will be censored at the last disease assessment. Of note, SCT and its conditioning regimen(s) are not considered new anticancer treatment</w:delText>
        </w:r>
      </w:del>
      <w:r>
        <w:t xml:space="preserve"> for </w:t>
      </w:r>
      <w:del w:id="14573" w:author="GoldenCorpusHarness" w:date="2026-03-28T22:23:47Z">
        <w:r>
          <w:delText>the purp</w:delText>
        </w:r>
      </w:del>
      <w:ins w:id="14574" w:author="GoldenCorpusHarness" w:date="2026-03-28T22:23:47Z">
        <w:r>
          <w:t>bi</w:t>
        </w:r>
      </w:ins>
      <w:r>
        <w:t>o</w:t>
      </w:r>
      <w:del w:id="14575" w:author="GoldenCorpusHarness" w:date="2026-03-28T22:23:47Z">
        <w:r>
          <w:delText>se of censoring. If a p</w:delText>
        </w:r>
      </w:del>
      <w:ins w:id="14576" w:author="GoldenCorpusHarness" w:date="2026-03-28T22:23:47Z">
        <w:r>
          <w:t>m</w:t>
        </w:r>
      </w:ins>
      <w:r>
        <w:t>ar</w:t>
      </w:r>
      <w:del w:id="14577" w:author="GoldenCorpusHarness" w:date="2026-03-28T22:23:47Z">
        <w:r>
          <w:delText>ticipant meets multiple crit</w:delText>
        </w:r>
      </w:del>
      <w:ins w:id="14578" w:author="GoldenCorpusHarness" w:date="2026-03-28T22:23:47Z">
        <w:r>
          <w:t>k</w:t>
        </w:r>
      </w:ins>
      <w:r>
        <w:t>er</w:t>
      </w:r>
      <w:del w:id="14579" w:author="GoldenCorpusHarness" w:date="2026-03-28T22:23:47Z">
        <w:r>
          <w:delText>ia for cen</w:delText>
        </w:r>
      </w:del>
      <w:r>
        <w:t>s</w:t>
      </w:r>
      <w:del w:id="14580" w:author="GoldenCorpusHarness" w:date="2026-03-28T22:23:47Z">
        <w:r>
          <w:delText xml:space="preserve">oring, the censoring criterion that occurs earliest will be applied. </w:delText>
        </w:r>
      </w:del>
    </w:p>
    <w:p ns2:paraId="3F93419B" ns2:textId="018176EE" w:rsidR="002B1446" w:rsidRPr="00060BB7" w:rsidRDefault="00895D30" w:rsidP="00522D25">
      <w:pPr>
        <w:pStyle w:val="paragraph0"/>
      </w:pPr>
      <w:del w:id="14581" w:author="GoldenCorpusHarness" w:date="2026-03-28T22:23:47Z">
        <w:r>
          <w:delText>T</w:delText>
        </w:r>
      </w:del>
      <w:ins w:id="14582" w:author="GoldenCorpusHarness" w:date="2026-03-28T22:23:47Z">
        <w:r>
          <w:t>Bl</w:t>
        </w:r>
      </w:ins>
      <w:r>
        <w:t>o</w:t>
      </w:r>
      <w:ins w:id="14583" w:author="GoldenCorpusHarness" w:date="2026-03-28T22:23:47Z">
        <w:r>
          <w:t>od</w:t>
        </w:r>
      </w:ins>
      <w:r>
        <w:t xml:space="preserve"> </w:t>
      </w:r>
      <w:del w:id="14584" w:author="GoldenCorpusHarness" w:date="2026-03-28T22:23:47Z">
        <w:r>
          <w:delText>evaluate the robustness of the PFS endpoint per iwCLL criteria 2018 by BICR, 3 sensitivity analyses with different sets of censoring rules will be per</w:delText>
        </w:r>
      </w:del>
      <w:r>
        <w:t>for</w:t>
      </w:r>
      <w:del w:id="14585" w:author="GoldenCorpusHarness" w:date="2026-03-28T22:23:47Z">
        <w:r>
          <w:delText>med.</w:delText>
        </w:r>
      </w:del>
      <w:r>
        <w:t xml:space="preserve"> </w:t>
      </w:r>
      <w:del w:id="14586" w:author="GoldenCorpusHarness" w:date="2026-03-28T22:23:47Z">
        <w:r>
          <w:delText>The first s</w:delText>
        </w:r>
      </w:del>
      <w:ins w:id="14587" w:author="GoldenCorpusHarness" w:date="2026-03-28T22:23:47Z">
        <w:r>
          <w:t>g</w:t>
        </w:r>
      </w:ins>
      <w:r>
        <w:t>en</w:t>
      </w:r>
      <w:del w:id="14588" w:author="GoldenCorpusHarness" w:date="2026-03-28T22:23:47Z">
        <w:r>
          <w:delText>si</w:delText>
        </w:r>
      </w:del>
      <w:ins w:id="14589" w:author="GoldenCorpusHarness" w:date="2026-03-28T22:23:47Z">
        <w:r>
          <w:t>e</w:t>
        </w:r>
      </w:ins>
      <w:r>
        <w:t>ti</w:t>
      </w:r>
      <w:del w:id="14590" w:author="GoldenCorpusHarness" w:date="2026-03-28T22:23:47Z">
        <w:r>
          <w:delText>vity</w:delText>
        </w:r>
      </w:del>
      <w:ins w:id="14591" w:author="GoldenCorpusHarness" w:date="2026-03-28T22:23:47Z">
        <w:r>
          <w:t>c</w:t>
        </w:r>
      </w:ins>
      <w:r>
        <w:t xml:space="preserve"> analysis</w:t>
      </w:r>
      <w:del w:id="14592" w:author="GoldenCorpusHarness" w:date="2026-03-28T22:23:47Z">
        <w:r>
          <w:delText xml:space="preserve"> follows the ITT principle. That is, disease progressions/deaths are counted as events regardless of missed study visits or initiation of new anticancer therapy. The second sensitivity analysis considers initiation of new anticancer treatment or discontinuation of treatment due to reasons other than CR, whichever occurs later, to be a disease progression event for participants without documented disease progression or death. The third sensitivity analysis considers censoring all participants who had two or more consecutive missed assessments at the last disease assessment before the missing assessments, whether or not a PFS event subsequently occurs, whereas the primary analysis will not censor participants in the case that SD or better is observed immediately after two or more consecutive missed assessments and a PFS event occurs afterwards. If a participant meets multiple criteria for censoring, the censoring criterion that occurs earliest will be applied. The censoring rules for the primary and sensitivity analyses are summarized in Table 28. </w:delText>
        </w:r>
      </w:del>
    </w:p>
    <w:p ns2:paraId="0F48AEAE" ns2:textId="68970524" w:rsidR="002B1446" w:rsidRPr="00593D6D" w:rsidRDefault="00895D30" w:rsidP="00DE01F1">
      <w:pPr>
        <w:pStyle w:val="Caption"/>
      </w:pPr>
      <w:del w:id="14593" w:author="GoldenCorpusHarness" w:date="2026-03-28T22:23:47Z">
        <w:r>
          <w:delText>Tab</w:delText>
        </w:r>
      </w:del>
      <w:ins w:id="14594" w:author="GoldenCorpusHarness" w:date="2026-03-28T22:23:47Z">
        <w:r>
          <w:t>B</w:t>
        </w:r>
      </w:ins>
      <w:r>
        <w:t>l</w:t>
      </w:r>
      <w:del w:id="14595" w:author="GoldenCorpusHarness" w:date="2026-03-28T22:23:47Z">
        <w:r>
          <w:delText>e 28Cens</w:delText>
        </w:r>
      </w:del>
      <w:r>
        <w:t>o</w:t>
      </w:r>
      <w:del w:id="14596" w:author="GoldenCorpusHarness" w:date="2026-03-28T22:23:47Z">
        <w:r>
          <w:delText>ring Rules</w:delText>
        </w:r>
      </w:del>
      <w:ins w:id="14597" w:author="GoldenCorpusHarness" w:date="2026-03-28T22:23:47Z">
        <w:r>
          <w:t>od</w:t>
        </w:r>
      </w:ins>
      <w:r>
        <w:t xml:space="preserve"> for </w:t>
      </w:r>
      <w:del w:id="14598" w:author="GoldenCorpusHarness" w:date="2026-03-28T22:23:47Z">
        <w:r>
          <w:delText>Primary and S</w:delText>
        </w:r>
      </w:del>
      <w:ins w:id="14599" w:author="GoldenCorpusHarness" w:date="2026-03-28T22:23:47Z">
        <w:r>
          <w:t>g</w:t>
        </w:r>
      </w:ins>
      <w:r>
        <w:t>en</w:t>
      </w:r>
      <w:del w:id="14600" w:author="GoldenCorpusHarness" w:date="2026-03-28T22:23:47Z">
        <w:r>
          <w:delText>s</w:delText>
        </w:r>
      </w:del>
      <w:ins w:id="14601" w:author="GoldenCorpusHarness" w:date="2026-03-28T22:23:47Z">
        <w:r>
          <w:t>om</w:t>
        </w:r>
      </w:ins>
      <w:r>
        <w:t>i</w:t>
      </w:r>
      <w:del w:id="14602" w:author="GoldenCorpusHarness" w:date="2026-03-28T22:23:47Z">
        <w:r>
          <w:delText>tivity</w:delText>
        </w:r>
      </w:del>
      <w:ins w:id="14603" w:author="GoldenCorpusHarness" w:date="2026-03-28T22:23:47Z">
        <w:r>
          <w:t>c</w:t>
        </w:r>
      </w:ins>
      <w:r>
        <w:t xml:space="preserve"> </w:t>
      </w:r>
      <w:del w:id="14604" w:author="GoldenCorpusHarness" w:date="2026-03-28T22:23:47Z">
        <w:r>
          <w:delText xml:space="preserve">Analyses </w:delText>
        </w:r>
      </w:del>
      <w:ins w:id="14605" w:author="GoldenCorpusHarness" w:date="2026-03-28T22:23:47Z">
        <w:r>
          <w:t>pr</w:t>
        </w:r>
      </w:ins>
      <w:r>
        <w:t>of</w:t>
      </w:r>
      <w:ins w:id="14606" w:author="GoldenCorpusHarness" w:date="2026-03-28T22:23:47Z">
        <w:r>
          <w:t>iling</w:t>
        </w:r>
      </w:ins>
      <w:r>
        <w:t xml:space="preserve"> </w:t>
      </w:r>
      <w:del w:id="14607" w:author="GoldenCorpusHarness" w:date="2026-03-28T22:23:47Z">
        <w:r>
          <w:delText>Progression-free Survival</w:delText>
        </w:r>
      </w:del>
    </w:p>
    <w:tbl>
      <w:tblPr>
        <w:tblStyle w:val="TableGrid"/>
        <w:tblW w:w="4923" w:type="pct"/>
        <w:tblInd w:w="-5" w:type="dxa"/>
        <w:tblLook w:val="04A0" w:firstRow="1" w:lastRow="0" w:firstColumn="1" w:lastColumn="0" w:noHBand="0" w:noVBand="1"/>
      </w:tblPr>
      <w:tblGrid>
        <w:gridCol w:w="1801"/>
        <w:gridCol w:w="1800"/>
        <w:gridCol w:w="1710"/>
        <w:gridCol w:w="1799"/>
        <w:gridCol w:w="1742"/>
      </w:tblGrid>
      <w:tr w:rsidR="003117E4" ns2:paraId="058C2511" ns2:textId="77777777" w:rsidTr="00DE01F1">
        <w:trPr>
          <w:cantSplit/>
          <w:trHeight w:val="331"/>
          <w:tblHeader/>
        </w:trPr>
        <w:tc>
          <w:tcPr>
            <w:tcW w:w="1017" w:type="pct"/>
            <w:vAlign w:val="center"/>
          </w:tcPr>
          <w:p ns2:paraId="7261F4BE" ns2:textId="77777777" w:rsidR="002B1446" w:rsidRPr="00CE2C07" w:rsidRDefault="00895D30" w:rsidP="008B6369">
            <w:pPr>
              <w:pStyle w:val="AllText0"/>
              <w:keepNext/>
              <w:keepLines/>
              <w:spacing w:before="60" w:after="60"/>
              <w:jc w:val="center"/>
              <w:rPr>
                <w:b/>
                <w:sz w:val="20"/>
              </w:rPr>
            </w:pPr>
            <w:r w:rsidRPr="00CE2C07">
              <w:rPr>
                <w:b/>
                <w:sz w:val="20"/>
              </w:rPr>
              <w:t>Situation</w:t>
            </w:r>
          </w:p>
        </w:tc>
        <w:tc>
          <w:tcPr>
            <w:tcW w:w="1017" w:type="pct"/>
            <w:vAlign w:val="center"/>
          </w:tcPr>
          <w:p ns2:paraId="32F70B52" ns2:textId="77777777" w:rsidR="002B1446" w:rsidRPr="00CE2C07" w:rsidRDefault="00895D30" w:rsidP="008B6369">
            <w:pPr>
              <w:pStyle w:val="AllText0"/>
              <w:keepNext/>
              <w:keepLines/>
              <w:spacing w:before="60" w:after="60"/>
              <w:jc w:val="center"/>
              <w:rPr>
                <w:b/>
                <w:sz w:val="20"/>
              </w:rPr>
            </w:pPr>
            <w:r w:rsidRPr="00CE2C07">
              <w:rPr>
                <w:b/>
                <w:sz w:val="20"/>
              </w:rPr>
              <w:t>Primary Analysis</w:t>
            </w:r>
          </w:p>
        </w:tc>
        <w:tc>
          <w:tcPr>
            <w:tcW w:w="966" w:type="pct"/>
            <w:vAlign w:val="center"/>
          </w:tcPr>
          <w:p ns2:paraId="4A7A0AA7" ns2:textId="77777777" w:rsidR="002B1446" w:rsidRPr="00CE2C07" w:rsidRDefault="00895D30" w:rsidP="008B6369">
            <w:pPr>
              <w:pStyle w:val="AllText0"/>
              <w:keepNext/>
              <w:keepLines/>
              <w:spacing w:before="60" w:after="60"/>
              <w:jc w:val="center"/>
              <w:rPr>
                <w:b/>
                <w:sz w:val="20"/>
              </w:rPr>
            </w:pPr>
            <w:r w:rsidRPr="00CE2C07">
              <w:rPr>
                <w:b/>
                <w:sz w:val="20"/>
              </w:rPr>
              <w:t xml:space="preserve">Sensitivity </w:t>
            </w:r>
          </w:p>
          <w:p ns2:paraId="46F7758B" ns2:textId="77777777" w:rsidR="002B1446" w:rsidRPr="00CE2C07" w:rsidRDefault="00895D30" w:rsidP="008B6369">
            <w:pPr>
              <w:pStyle w:val="AllText0"/>
              <w:keepNext/>
              <w:keepLines/>
              <w:spacing w:before="60" w:after="60"/>
              <w:jc w:val="center"/>
              <w:rPr>
                <w:b/>
                <w:sz w:val="20"/>
              </w:rPr>
            </w:pPr>
            <w:r w:rsidRPr="00CE2C07">
              <w:rPr>
                <w:b/>
                <w:sz w:val="20"/>
              </w:rPr>
              <w:t>Analysis 1</w:t>
            </w:r>
          </w:p>
        </w:tc>
        <w:tc>
          <w:tcPr>
            <w:tcW w:w="1016" w:type="pct"/>
            <w:vAlign w:val="center"/>
          </w:tcPr>
          <w:p ns2:paraId="1E653D46" ns2:textId="77777777" w:rsidR="002B1446" w:rsidRPr="00CE2C07" w:rsidRDefault="00895D30" w:rsidP="008B6369">
            <w:pPr>
              <w:pStyle w:val="AllText0"/>
              <w:keepNext/>
              <w:keepLines/>
              <w:spacing w:before="60" w:after="60"/>
              <w:jc w:val="center"/>
              <w:rPr>
                <w:b/>
                <w:sz w:val="20"/>
              </w:rPr>
            </w:pPr>
            <w:r w:rsidRPr="00CE2C07">
              <w:rPr>
                <w:b/>
                <w:sz w:val="20"/>
              </w:rPr>
              <w:t>Sensitivity Analysis 2</w:t>
            </w:r>
          </w:p>
        </w:tc>
        <w:tc>
          <w:tcPr>
            <w:tcW w:w="984" w:type="pct"/>
          </w:tcPr>
          <w:p ns2:paraId="2CEC6FDC" ns2:textId="77777777" w:rsidR="002B1446" w:rsidRPr="00CE2C07" w:rsidRDefault="00895D30" w:rsidP="008B6369">
            <w:pPr>
              <w:pStyle w:val="AllText0"/>
              <w:keepNext/>
              <w:keepLines/>
              <w:spacing w:before="60" w:after="60"/>
              <w:jc w:val="center"/>
              <w:rPr>
                <w:b/>
                <w:sz w:val="20"/>
              </w:rPr>
            </w:pPr>
            <w:r w:rsidRPr="00CE2C07">
              <w:rPr>
                <w:b/>
                <w:sz w:val="20"/>
              </w:rPr>
              <w:t>Sensitivity Analysis 3</w:t>
            </w:r>
          </w:p>
        </w:tc>
      </w:tr>
      <w:tr w:rsidR="003117E4" w:rsidRPr="00DE01F1" ns2:paraId="014F601D" ns2:textId="77777777" w:rsidTr="00DE01F1">
        <w:trPr>
          <w:cantSplit/>
          <w:trHeight w:val="831"/>
        </w:trPr>
        <w:tc>
          <w:tcPr>
            <w:tcW w:w="1017" w:type="pct"/>
          </w:tcPr>
          <w:p ns2:paraId="6C769DFE" ns2:textId="77777777" w:rsidR="002B1446" w:rsidRPr="00DE01F1" w:rsidRDefault="00895D30" w:rsidP="008B6369">
            <w:pPr>
              <w:pStyle w:val="AllText0"/>
              <w:spacing w:before="60" w:after="60"/>
              <w:jc w:val="left"/>
              <w:rPr>
                <w:sz w:val="20"/>
              </w:rPr>
            </w:pPr>
            <w:r w:rsidRPr="00DE01F1">
              <w:rPr>
                <w:sz w:val="20"/>
              </w:rPr>
              <w:t>DP or death documented after ≤1 missed disease assessment and before new anticancer treatment, if any</w:t>
            </w:r>
          </w:p>
        </w:tc>
        <w:tc>
          <w:tcPr>
            <w:tcW w:w="1017" w:type="pct"/>
          </w:tcPr>
          <w:p ns2:paraId="1D98088B"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66" w:type="pct"/>
          </w:tcPr>
          <w:p ns2:paraId="6C8C8C4B"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1016" w:type="pct"/>
          </w:tcPr>
          <w:p ns2:paraId="66EF043E"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84" w:type="pct"/>
          </w:tcPr>
          <w:p ns2:paraId="7A82A70C"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r>
      <w:tr w:rsidR="003117E4" w:rsidRPr="00DE01F1" ns2:paraId="489439CD" ns2:textId="77777777" w:rsidTr="00DE01F1">
        <w:trPr>
          <w:cantSplit/>
          <w:trHeight w:val="245"/>
        </w:trPr>
        <w:tc>
          <w:tcPr>
            <w:tcW w:w="1017" w:type="pct"/>
          </w:tcPr>
          <w:p ns2:paraId="5D26E99D" ns2:textId="77777777" w:rsidR="002B1446" w:rsidRPr="00DE01F1" w:rsidRDefault="00895D30" w:rsidP="008B6369">
            <w:pPr>
              <w:pStyle w:val="AllText0"/>
              <w:spacing w:before="60" w:after="60"/>
              <w:jc w:val="left"/>
              <w:rPr>
                <w:sz w:val="20"/>
              </w:rPr>
            </w:pPr>
            <w:r w:rsidRPr="00DE01F1">
              <w:rPr>
                <w:sz w:val="20"/>
              </w:rPr>
              <w:t>DP or death documented immediately after ≥2 consecutive missed disease assessments or after new anticancer treatment, if any</w:t>
            </w:r>
          </w:p>
        </w:tc>
        <w:tc>
          <w:tcPr>
            <w:tcW w:w="1017" w:type="pct"/>
          </w:tcPr>
          <w:p ns2:paraId="38DD04E7" ns2:textId="77777777" w:rsidR="002B1446" w:rsidRPr="00DE01F1" w:rsidRDefault="00895D30" w:rsidP="008B6369">
            <w:pPr>
              <w:pStyle w:val="AllText0"/>
              <w:spacing w:before="60" w:after="60"/>
              <w:jc w:val="left"/>
              <w:rPr>
                <w:sz w:val="20"/>
              </w:rPr>
            </w:pPr>
            <w:r w:rsidRPr="00DE01F1">
              <w:rPr>
                <w:sz w:val="20"/>
              </w:rPr>
              <w:t>Censored at last disease assessment prior to the earlier date of ≥2 consecutive missed disease assessments and new anticancer treatment, if any</w:t>
            </w:r>
          </w:p>
        </w:tc>
        <w:tc>
          <w:tcPr>
            <w:tcW w:w="966" w:type="pct"/>
          </w:tcPr>
          <w:p ns2:paraId="1211E132"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1016" w:type="pct"/>
          </w:tcPr>
          <w:p ns2:paraId="52F8F562"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84" w:type="pct"/>
          </w:tcPr>
          <w:p ns2:paraId="33EA8F9D" ns2:textId="77777777" w:rsidR="002B1446" w:rsidRPr="00DE01F1" w:rsidRDefault="00895D30" w:rsidP="008B6369">
            <w:pPr>
              <w:pStyle w:val="AllText0"/>
              <w:spacing w:before="60" w:after="60"/>
              <w:jc w:val="left"/>
              <w:rPr>
                <w:sz w:val="20"/>
              </w:rPr>
            </w:pPr>
            <w:r w:rsidRPr="00DE01F1">
              <w:rPr>
                <w:sz w:val="20"/>
              </w:rPr>
              <w:t>Censored at last disease assessment prior to the earlier date of ≥2 consecutive missed disease assessments and new anticancer treatment, if any</w:t>
            </w:r>
          </w:p>
        </w:tc>
      </w:tr>
      <w:tr w:rsidR="003117E4" w:rsidRPr="00DE01F1" ns2:paraId="0CEC53A7" ns2:textId="77777777" w:rsidTr="00DE01F1">
        <w:trPr>
          <w:cantSplit/>
          <w:trHeight w:val="245"/>
        </w:trPr>
        <w:tc>
          <w:tcPr>
            <w:tcW w:w="1017" w:type="pct"/>
          </w:tcPr>
          <w:p ns2:paraId="797A370D" ns2:textId="77777777" w:rsidR="002B1446" w:rsidRPr="00DE01F1" w:rsidRDefault="00895D30" w:rsidP="008B6369">
            <w:pPr>
              <w:pStyle w:val="AllText0"/>
              <w:spacing w:before="60" w:after="60"/>
              <w:jc w:val="left"/>
              <w:rPr>
                <w:sz w:val="20"/>
              </w:rPr>
            </w:pPr>
            <w:r w:rsidRPr="00DE01F1">
              <w:rPr>
                <w:sz w:val="20"/>
              </w:rPr>
              <w:t xml:space="preserve">SD or better immediately after ≥2 consecutive missed disease assessments, DP or death documented afterwards </w:t>
            </w:r>
          </w:p>
        </w:tc>
        <w:tc>
          <w:tcPr>
            <w:tcW w:w="1017" w:type="pct"/>
          </w:tcPr>
          <w:p ns2:paraId="609ED5CC" ns2:textId="77777777" w:rsidR="002B1446" w:rsidRPr="00DE01F1" w:rsidRDefault="00895D30" w:rsidP="008B6369">
            <w:pPr>
              <w:pStyle w:val="AllText0"/>
              <w:spacing w:before="60" w:after="60"/>
              <w:jc w:val="left"/>
              <w:rPr>
                <w:sz w:val="20"/>
              </w:rPr>
            </w:pPr>
            <w:r w:rsidRPr="00DE01F1">
              <w:rPr>
                <w:sz w:val="20"/>
                <w:lang w:eastAsia="zh-CN"/>
              </w:rPr>
              <w:t>Progressed</w:t>
            </w:r>
            <w:r w:rsidRPr="00DE01F1">
              <w:rPr>
                <w:sz w:val="20"/>
              </w:rPr>
              <w:t xml:space="preserve"> </w:t>
            </w:r>
            <w:r w:rsidRPr="00DE01F1">
              <w:rPr>
                <w:sz w:val="20"/>
                <w:lang w:eastAsia="zh-CN"/>
              </w:rPr>
              <w:t>at</w:t>
            </w:r>
            <w:r w:rsidRPr="00DE01F1">
              <w:rPr>
                <w:sz w:val="20"/>
              </w:rPr>
              <w:t xml:space="preserve"> date of documented DP or death.</w:t>
            </w:r>
          </w:p>
        </w:tc>
        <w:tc>
          <w:tcPr>
            <w:tcW w:w="966" w:type="pct"/>
          </w:tcPr>
          <w:p ns2:paraId="487CD87D" ns2:textId="77777777" w:rsidR="002B1446" w:rsidRPr="00DE01F1" w:rsidRDefault="00895D30" w:rsidP="008B6369">
            <w:pPr>
              <w:pStyle w:val="AllText0"/>
              <w:spacing w:before="60" w:after="60"/>
              <w:jc w:val="left"/>
              <w:rPr>
                <w:sz w:val="20"/>
              </w:rPr>
            </w:pPr>
            <w:r w:rsidRPr="00DE01F1">
              <w:rPr>
                <w:sz w:val="20"/>
                <w:lang w:eastAsia="zh-CN"/>
              </w:rPr>
              <w:t>Progressed</w:t>
            </w:r>
            <w:r w:rsidRPr="00DE01F1">
              <w:rPr>
                <w:sz w:val="20"/>
              </w:rPr>
              <w:t xml:space="preserve"> </w:t>
            </w:r>
            <w:r w:rsidRPr="00DE01F1">
              <w:rPr>
                <w:sz w:val="20"/>
                <w:lang w:eastAsia="zh-CN"/>
              </w:rPr>
              <w:t>at</w:t>
            </w:r>
            <w:r w:rsidRPr="00DE01F1">
              <w:rPr>
                <w:sz w:val="20"/>
              </w:rPr>
              <w:t xml:space="preserve"> date of documented DP or death.</w:t>
            </w:r>
          </w:p>
        </w:tc>
        <w:tc>
          <w:tcPr>
            <w:tcW w:w="1016" w:type="pct"/>
          </w:tcPr>
          <w:p ns2:paraId="788A0408"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84" w:type="pct"/>
          </w:tcPr>
          <w:p ns2:paraId="61C991D4" ns2:textId="77777777" w:rsidR="002B1446" w:rsidRPr="00DE01F1" w:rsidRDefault="00895D30" w:rsidP="008B6369">
            <w:pPr>
              <w:pStyle w:val="AllText0"/>
              <w:spacing w:before="60" w:after="60"/>
              <w:jc w:val="left"/>
              <w:rPr>
                <w:sz w:val="20"/>
              </w:rPr>
            </w:pPr>
            <w:r w:rsidRPr="00DE01F1">
              <w:rPr>
                <w:sz w:val="20"/>
              </w:rPr>
              <w:t xml:space="preserve">Censored at last disease assessment prior to the ≥2 consecutive missed disease assessments </w:t>
            </w:r>
          </w:p>
        </w:tc>
      </w:tr>
      <w:tr w:rsidR="003117E4" w:rsidRPr="00DE01F1" ns2:paraId="59BD70B2" ns2:textId="77777777" w:rsidTr="00DE01F1">
        <w:trPr>
          <w:cantSplit/>
          <w:trHeight w:val="245"/>
        </w:trPr>
        <w:tc>
          <w:tcPr>
            <w:tcW w:w="1017" w:type="pct"/>
          </w:tcPr>
          <w:p ns2:paraId="6151D4C7" ns2:textId="77777777" w:rsidR="002B1446" w:rsidRPr="00DE01F1" w:rsidRDefault="00895D30" w:rsidP="008B6369">
            <w:pPr>
              <w:pStyle w:val="AllText0"/>
              <w:spacing w:before="60" w:after="60"/>
              <w:jc w:val="left"/>
              <w:rPr>
                <w:sz w:val="20"/>
              </w:rPr>
            </w:pPr>
            <w:r w:rsidRPr="00DE01F1">
              <w:rPr>
                <w:sz w:val="20"/>
              </w:rPr>
              <w:t>No DP and no death; SD or better immediately after ≥2 consecutive missed disease assessments</w:t>
            </w:r>
          </w:p>
        </w:tc>
        <w:tc>
          <w:tcPr>
            <w:tcW w:w="1017" w:type="pct"/>
          </w:tcPr>
          <w:p ns2:paraId="1B5CCF74" ns2:textId="77777777" w:rsidR="002B1446" w:rsidRPr="00DE01F1" w:rsidRDefault="00895D30" w:rsidP="008B6369">
            <w:pPr>
              <w:pStyle w:val="AllText0"/>
              <w:spacing w:before="60" w:after="60"/>
              <w:jc w:val="left"/>
              <w:rPr>
                <w:sz w:val="20"/>
              </w:rPr>
            </w:pPr>
            <w:r w:rsidRPr="00DE01F1">
              <w:rPr>
                <w:sz w:val="20"/>
              </w:rPr>
              <w:t>Censored</w:t>
            </w:r>
            <w:r w:rsidRPr="00DE01F1">
              <w:rPr>
                <w:spacing w:val="30"/>
                <w:sz w:val="20"/>
              </w:rPr>
              <w:t xml:space="preserve"> </w:t>
            </w:r>
            <w:r w:rsidRPr="00DE01F1">
              <w:rPr>
                <w:sz w:val="20"/>
              </w:rPr>
              <w:t>at</w:t>
            </w:r>
            <w:r w:rsidRPr="00DE01F1">
              <w:rPr>
                <w:spacing w:val="30"/>
                <w:sz w:val="20"/>
              </w:rPr>
              <w:t xml:space="preserve"> </w:t>
            </w:r>
            <w:r w:rsidRPr="00DE01F1">
              <w:rPr>
                <w:sz w:val="20"/>
              </w:rPr>
              <w:t>last disease</w:t>
            </w:r>
            <w:r w:rsidRPr="00DE01F1">
              <w:rPr>
                <w:spacing w:val="-4"/>
                <w:sz w:val="20"/>
              </w:rPr>
              <w:t xml:space="preserve"> </w:t>
            </w:r>
            <w:r w:rsidRPr="00DE01F1">
              <w:rPr>
                <w:sz w:val="20"/>
              </w:rPr>
              <w:t xml:space="preserve">assessment </w:t>
            </w:r>
          </w:p>
        </w:tc>
        <w:tc>
          <w:tcPr>
            <w:tcW w:w="966" w:type="pct"/>
          </w:tcPr>
          <w:p ns2:paraId="528F63F7" ns2:textId="77777777" w:rsidR="002B1446" w:rsidRPr="00DE01F1" w:rsidRDefault="00895D30" w:rsidP="008B6369">
            <w:pPr>
              <w:pStyle w:val="AllText0"/>
              <w:spacing w:before="60" w:after="60"/>
              <w:jc w:val="left"/>
              <w:rPr>
                <w:sz w:val="20"/>
              </w:rPr>
            </w:pPr>
            <w:r w:rsidRPr="00DE01F1">
              <w:rPr>
                <w:sz w:val="20"/>
              </w:rPr>
              <w:t>Censored</w:t>
            </w:r>
            <w:r w:rsidRPr="00DE01F1">
              <w:rPr>
                <w:spacing w:val="30"/>
                <w:sz w:val="20"/>
              </w:rPr>
              <w:t xml:space="preserve"> </w:t>
            </w:r>
            <w:r w:rsidRPr="00DE01F1">
              <w:rPr>
                <w:sz w:val="20"/>
              </w:rPr>
              <w:t>at</w:t>
            </w:r>
            <w:r w:rsidRPr="00DE01F1">
              <w:rPr>
                <w:spacing w:val="30"/>
                <w:sz w:val="20"/>
              </w:rPr>
              <w:t xml:space="preserve"> </w:t>
            </w:r>
            <w:r w:rsidRPr="00DE01F1">
              <w:rPr>
                <w:sz w:val="20"/>
              </w:rPr>
              <w:t>last disease</w:t>
            </w:r>
            <w:r w:rsidRPr="00DE01F1">
              <w:rPr>
                <w:spacing w:val="-4"/>
                <w:sz w:val="20"/>
              </w:rPr>
              <w:t xml:space="preserve"> </w:t>
            </w:r>
            <w:r w:rsidRPr="00DE01F1">
              <w:rPr>
                <w:sz w:val="20"/>
              </w:rPr>
              <w:t>assessment</w:t>
            </w:r>
          </w:p>
        </w:tc>
        <w:tc>
          <w:tcPr>
            <w:tcW w:w="1016" w:type="pct"/>
          </w:tcPr>
          <w:p ns2:paraId="61FAD7DD" ns2:textId="77777777" w:rsidR="002B1446" w:rsidRPr="00DE01F1" w:rsidRDefault="00895D30" w:rsidP="008B6369">
            <w:pPr>
              <w:pStyle w:val="AllText0"/>
              <w:spacing w:before="60" w:after="60"/>
              <w:jc w:val="left"/>
              <w:rPr>
                <w:sz w:val="20"/>
              </w:rPr>
            </w:pPr>
            <w:r w:rsidRPr="00DE01F1">
              <w:rPr>
                <w:sz w:val="20"/>
              </w:rPr>
              <w:t xml:space="preserve">Following the rules of next two rows. </w:t>
            </w:r>
          </w:p>
        </w:tc>
        <w:tc>
          <w:tcPr>
            <w:tcW w:w="984" w:type="pct"/>
          </w:tcPr>
          <w:p ns2:paraId="6F383105" ns2:textId="77777777" w:rsidR="002B1446" w:rsidRPr="00DE01F1" w:rsidRDefault="00895D30" w:rsidP="008B6369">
            <w:pPr>
              <w:pStyle w:val="AllText0"/>
              <w:spacing w:before="60" w:after="60"/>
              <w:jc w:val="left"/>
              <w:rPr>
                <w:sz w:val="20"/>
              </w:rPr>
            </w:pPr>
            <w:r w:rsidRPr="00DE01F1">
              <w:rPr>
                <w:sz w:val="20"/>
              </w:rPr>
              <w:t>Censored at last disease assessment prior to the ≥2 consecutive missed disease assessments</w:t>
            </w:r>
          </w:p>
        </w:tc>
      </w:tr>
      <w:tr w:rsidR="003117E4" ns2:paraId="3D456655" ns2:textId="77777777" w:rsidTr="00DE01F1">
        <w:trPr>
          <w:cantSplit/>
          <w:trHeight w:val="831"/>
        </w:trPr>
        <w:tc>
          <w:tcPr>
            <w:tcW w:w="1017" w:type="pct"/>
          </w:tcPr>
          <w:p ns2:paraId="53993B73" ns2:textId="77777777" w:rsidR="002B1446" w:rsidRPr="00CE2C07" w:rsidRDefault="00895D30" w:rsidP="008B6369">
            <w:pPr>
              <w:pStyle w:val="AllText0"/>
              <w:spacing w:before="60" w:after="60"/>
              <w:jc w:val="left"/>
              <w:rPr>
                <w:bCs/>
                <w:sz w:val="20"/>
              </w:rPr>
            </w:pPr>
            <w:r w:rsidRPr="00CE2C07">
              <w:rPr>
                <w:sz w:val="20"/>
              </w:rPr>
              <w:t>No</w:t>
            </w:r>
            <w:r w:rsidRPr="00CE2C07">
              <w:rPr>
                <w:spacing w:val="1"/>
                <w:sz w:val="20"/>
              </w:rPr>
              <w:t xml:space="preserve"> </w:t>
            </w:r>
            <w:r>
              <w:rPr>
                <w:sz w:val="20"/>
              </w:rPr>
              <w:t>DP</w:t>
            </w:r>
            <w:r w:rsidRPr="00CE2C07">
              <w:rPr>
                <w:spacing w:val="1"/>
                <w:sz w:val="20"/>
              </w:rPr>
              <w:t xml:space="preserve"> </w:t>
            </w:r>
            <w:r w:rsidRPr="00CE2C07">
              <w:rPr>
                <w:sz w:val="20"/>
              </w:rPr>
              <w:t>and</w:t>
            </w:r>
            <w:r w:rsidRPr="00CE2C07">
              <w:rPr>
                <w:spacing w:val="1"/>
                <w:sz w:val="20"/>
              </w:rPr>
              <w:t xml:space="preserve"> </w:t>
            </w:r>
            <w:r w:rsidRPr="00CE2C07">
              <w:rPr>
                <w:sz w:val="20"/>
              </w:rPr>
              <w:t>no</w:t>
            </w:r>
            <w:r w:rsidRPr="00CE2C07">
              <w:rPr>
                <w:spacing w:val="1"/>
                <w:sz w:val="20"/>
              </w:rPr>
              <w:t xml:space="preserve"> </w:t>
            </w:r>
            <w:r w:rsidRPr="00CE2C07">
              <w:rPr>
                <w:sz w:val="20"/>
              </w:rPr>
              <w:t>death;</w:t>
            </w:r>
            <w:r w:rsidRPr="00CE2C07">
              <w:rPr>
                <w:spacing w:val="1"/>
                <w:sz w:val="20"/>
              </w:rPr>
              <w:t xml:space="preserve"> </w:t>
            </w:r>
            <w:r w:rsidRPr="00CE2C07">
              <w:rPr>
                <w:sz w:val="20"/>
              </w:rPr>
              <w:t xml:space="preserve">new </w:t>
            </w:r>
            <w:r w:rsidRPr="00CE2C07">
              <w:rPr>
                <w:spacing w:val="-1"/>
                <w:sz w:val="20"/>
              </w:rPr>
              <w:t xml:space="preserve">anticancer </w:t>
            </w:r>
            <w:r w:rsidRPr="00CE2C07">
              <w:rPr>
                <w:sz w:val="20"/>
              </w:rPr>
              <w:t>treatment</w:t>
            </w:r>
            <w:r w:rsidRPr="00CE2C07">
              <w:rPr>
                <w:spacing w:val="-3"/>
                <w:sz w:val="20"/>
              </w:rPr>
              <w:t xml:space="preserve"> </w:t>
            </w:r>
            <w:r w:rsidRPr="00CE2C07">
              <w:rPr>
                <w:sz w:val="20"/>
              </w:rPr>
              <w:t>is</w:t>
            </w:r>
            <w:r w:rsidRPr="00CE2C07">
              <w:rPr>
                <w:spacing w:val="-2"/>
                <w:sz w:val="20"/>
              </w:rPr>
              <w:t xml:space="preserve"> </w:t>
            </w:r>
            <w:r w:rsidRPr="00CE2C07">
              <w:rPr>
                <w:sz w:val="20"/>
              </w:rPr>
              <w:t>not</w:t>
            </w:r>
            <w:r w:rsidRPr="00CE2C07">
              <w:rPr>
                <w:spacing w:val="-2"/>
                <w:sz w:val="20"/>
              </w:rPr>
              <w:t xml:space="preserve"> </w:t>
            </w:r>
            <w:r w:rsidRPr="00CE2C07">
              <w:rPr>
                <w:sz w:val="20"/>
              </w:rPr>
              <w:t>initiated</w:t>
            </w:r>
          </w:p>
        </w:tc>
        <w:tc>
          <w:tcPr>
            <w:tcW w:w="1017" w:type="pct"/>
          </w:tcPr>
          <w:p ns2:paraId="388A7C00" ns2: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4"/>
                <w:sz w:val="20"/>
              </w:rPr>
              <w:t xml:space="preserve"> </w:t>
            </w:r>
            <w:r w:rsidRPr="00CE2C07">
              <w:rPr>
                <w:sz w:val="20"/>
              </w:rPr>
              <w:t>assessment</w:t>
            </w:r>
          </w:p>
        </w:tc>
        <w:tc>
          <w:tcPr>
            <w:tcW w:w="966" w:type="pct"/>
          </w:tcPr>
          <w:p ns2:paraId="33C3E1F2" ns2: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4"/>
                <w:sz w:val="20"/>
              </w:rPr>
              <w:t xml:space="preserve"> </w:t>
            </w:r>
            <w:r w:rsidRPr="00CE2C07">
              <w:rPr>
                <w:sz w:val="20"/>
              </w:rPr>
              <w:t>assessment</w:t>
            </w:r>
          </w:p>
        </w:tc>
        <w:tc>
          <w:tcPr>
            <w:tcW w:w="1016" w:type="pct"/>
          </w:tcPr>
          <w:p ns2:paraId="7CBFC180" ns2:textId="77777777" w:rsidR="002B1446" w:rsidRPr="00CE2C07" w:rsidRDefault="00895D30" w:rsidP="008B6369">
            <w:pPr>
              <w:pStyle w:val="AllText0"/>
              <w:spacing w:before="60" w:after="60"/>
              <w:jc w:val="left"/>
              <w:rPr>
                <w:bCs/>
                <w:sz w:val="20"/>
              </w:rPr>
            </w:pPr>
            <w:r w:rsidRPr="00CE2C07">
              <w:rPr>
                <w:sz w:val="20"/>
              </w:rPr>
              <w:t xml:space="preserve">Progressed at treatment discontinuation due to reasons other than </w:t>
            </w:r>
            <w:r>
              <w:rPr>
                <w:sz w:val="20"/>
              </w:rPr>
              <w:t>CR</w:t>
            </w:r>
            <w:r w:rsidRPr="00CE2C07">
              <w:rPr>
                <w:sz w:val="20"/>
              </w:rPr>
              <w:t>; otherwise censored at last disease assessment if still on study treatment or completed study treatment</w:t>
            </w:r>
          </w:p>
        </w:tc>
        <w:tc>
          <w:tcPr>
            <w:tcW w:w="984" w:type="pct"/>
          </w:tcPr>
          <w:p ns2:paraId="636F3B5E" ns2:textId="77777777" w:rsidR="002B1446" w:rsidRPr="00CE2C07" w:rsidRDefault="00895D30" w:rsidP="008B6369">
            <w:pPr>
              <w:pStyle w:val="AllText0"/>
              <w:spacing w:before="60" w:after="60"/>
              <w:jc w:val="left"/>
              <w:rPr>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4"/>
                <w:sz w:val="20"/>
              </w:rPr>
              <w:t xml:space="preserve"> </w:t>
            </w:r>
            <w:r w:rsidRPr="00CE2C07">
              <w:rPr>
                <w:sz w:val="20"/>
              </w:rPr>
              <w:t>assessment</w:t>
            </w:r>
          </w:p>
        </w:tc>
      </w:tr>
      <w:tr w:rsidR="003117E4" ns2:paraId="18296E18" ns2:textId="77777777" w:rsidTr="00DE01F1">
        <w:trPr>
          <w:cantSplit/>
          <w:trHeight w:val="245"/>
        </w:trPr>
        <w:tc>
          <w:tcPr>
            <w:tcW w:w="1017" w:type="pct"/>
          </w:tcPr>
          <w:p ns2:paraId="2A7394E9" ns2:textId="77777777" w:rsidR="002B1446" w:rsidRPr="00CE2C07" w:rsidRDefault="00895D30" w:rsidP="008B6369">
            <w:pPr>
              <w:spacing w:before="60" w:after="60"/>
              <w:rPr>
                <w:bCs/>
                <w:sz w:val="20"/>
                <w:szCs w:val="20"/>
              </w:rPr>
            </w:pPr>
            <w:r w:rsidRPr="00B834BB">
              <w:rPr>
                <w:sz w:val="20"/>
                <w:szCs w:val="20"/>
              </w:rPr>
              <w:t>No</w:t>
            </w:r>
            <w:r w:rsidRPr="00B834BB">
              <w:rPr>
                <w:spacing w:val="1"/>
                <w:sz w:val="20"/>
                <w:szCs w:val="20"/>
              </w:rPr>
              <w:t xml:space="preserve"> </w:t>
            </w:r>
            <w:r>
              <w:rPr>
                <w:sz w:val="20"/>
                <w:szCs w:val="20"/>
              </w:rPr>
              <w:t>DP</w:t>
            </w:r>
            <w:r w:rsidRPr="00B834BB">
              <w:rPr>
                <w:spacing w:val="1"/>
                <w:sz w:val="20"/>
                <w:szCs w:val="20"/>
              </w:rPr>
              <w:t xml:space="preserve"> </w:t>
            </w:r>
            <w:r w:rsidRPr="00B834BB">
              <w:rPr>
                <w:sz w:val="20"/>
                <w:szCs w:val="20"/>
              </w:rPr>
              <w:t>and</w:t>
            </w:r>
            <w:r w:rsidRPr="00B834BB">
              <w:rPr>
                <w:spacing w:val="1"/>
                <w:sz w:val="20"/>
                <w:szCs w:val="20"/>
              </w:rPr>
              <w:t xml:space="preserve"> </w:t>
            </w:r>
            <w:r w:rsidRPr="00B834BB">
              <w:rPr>
                <w:sz w:val="20"/>
                <w:szCs w:val="20"/>
              </w:rPr>
              <w:t>no</w:t>
            </w:r>
            <w:r w:rsidRPr="00B834BB">
              <w:rPr>
                <w:spacing w:val="1"/>
                <w:sz w:val="20"/>
                <w:szCs w:val="20"/>
              </w:rPr>
              <w:t xml:space="preserve"> </w:t>
            </w:r>
            <w:r w:rsidRPr="00B834BB">
              <w:rPr>
                <w:sz w:val="20"/>
                <w:szCs w:val="20"/>
              </w:rPr>
              <w:t>death;</w:t>
            </w:r>
            <w:r w:rsidRPr="00B834BB">
              <w:rPr>
                <w:spacing w:val="1"/>
                <w:sz w:val="20"/>
                <w:szCs w:val="20"/>
              </w:rPr>
              <w:t xml:space="preserve"> </w:t>
            </w:r>
            <w:r w:rsidRPr="00B834BB">
              <w:rPr>
                <w:sz w:val="20"/>
                <w:szCs w:val="20"/>
              </w:rPr>
              <w:t>new anticancer treatment is initiated</w:t>
            </w:r>
          </w:p>
        </w:tc>
        <w:tc>
          <w:tcPr>
            <w:tcW w:w="1017" w:type="pct"/>
          </w:tcPr>
          <w:p ns2:paraId="2F2473CE" ns2: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20"/>
                <w:sz w:val="20"/>
              </w:rPr>
              <w:t xml:space="preserve"> </w:t>
            </w:r>
            <w:r w:rsidRPr="00CE2C07">
              <w:rPr>
                <w:sz w:val="20"/>
              </w:rPr>
              <w:t xml:space="preserve">assessment before </w:t>
            </w:r>
            <w:r w:rsidRPr="00CE2C07">
              <w:rPr>
                <w:spacing w:val="-1"/>
                <w:sz w:val="20"/>
              </w:rPr>
              <w:t>new</w:t>
            </w:r>
            <w:r w:rsidRPr="00CE2C07">
              <w:rPr>
                <w:spacing w:val="-47"/>
                <w:sz w:val="20"/>
              </w:rPr>
              <w:t xml:space="preserve"> </w:t>
            </w:r>
            <w:r w:rsidRPr="00CE2C07">
              <w:rPr>
                <w:sz w:val="20"/>
              </w:rPr>
              <w:t>anticancer</w:t>
            </w:r>
            <w:r w:rsidRPr="00CE2C07">
              <w:rPr>
                <w:spacing w:val="1"/>
                <w:sz w:val="20"/>
              </w:rPr>
              <w:t xml:space="preserve"> </w:t>
            </w:r>
            <w:r w:rsidRPr="00CE2C07">
              <w:rPr>
                <w:sz w:val="20"/>
              </w:rPr>
              <w:t>treatment</w:t>
            </w:r>
          </w:p>
        </w:tc>
        <w:tc>
          <w:tcPr>
            <w:tcW w:w="966" w:type="pct"/>
          </w:tcPr>
          <w:p ns2:paraId="247B726A" ns2: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20"/>
                <w:sz w:val="20"/>
              </w:rPr>
              <w:t xml:space="preserve"> </w:t>
            </w:r>
            <w:r w:rsidRPr="00CE2C07">
              <w:rPr>
                <w:sz w:val="20"/>
              </w:rPr>
              <w:t>assessment</w:t>
            </w:r>
          </w:p>
        </w:tc>
        <w:tc>
          <w:tcPr>
            <w:tcW w:w="1016" w:type="pct"/>
          </w:tcPr>
          <w:p ns2:paraId="2EE11869" ns2:textId="77777777" w:rsidR="002B1446" w:rsidRPr="00CE2C07" w:rsidRDefault="00895D30" w:rsidP="008B6369">
            <w:pPr>
              <w:pStyle w:val="AllText0"/>
              <w:spacing w:before="60" w:after="60"/>
              <w:jc w:val="left"/>
              <w:rPr>
                <w:sz w:val="20"/>
              </w:rPr>
            </w:pPr>
            <w:r w:rsidRPr="00CE2C07">
              <w:rPr>
                <w:sz w:val="20"/>
              </w:rPr>
              <w:t>Progressed at date</w:t>
            </w:r>
            <w:r w:rsidRPr="00CE2C07">
              <w:rPr>
                <w:spacing w:val="1"/>
                <w:sz w:val="20"/>
              </w:rPr>
              <w:t xml:space="preserve"> </w:t>
            </w:r>
            <w:r w:rsidRPr="00CE2C07">
              <w:rPr>
                <w:sz w:val="20"/>
              </w:rPr>
              <w:t>of</w:t>
            </w:r>
            <w:r w:rsidRPr="00CE2C07">
              <w:rPr>
                <w:spacing w:val="1"/>
                <w:sz w:val="20"/>
              </w:rPr>
              <w:t xml:space="preserve"> </w:t>
            </w:r>
            <w:r w:rsidRPr="00CE2C07">
              <w:rPr>
                <w:sz w:val="20"/>
              </w:rPr>
              <w:t>new</w:t>
            </w:r>
            <w:r w:rsidRPr="00CE2C07">
              <w:rPr>
                <w:spacing w:val="1"/>
                <w:sz w:val="20"/>
              </w:rPr>
              <w:t xml:space="preserve"> </w:t>
            </w:r>
            <w:r w:rsidRPr="00CE2C07">
              <w:rPr>
                <w:sz w:val="20"/>
              </w:rPr>
              <w:t xml:space="preserve">anticancer treatment or discontinuation of treatment due to reason other than </w:t>
            </w:r>
            <w:r>
              <w:rPr>
                <w:sz w:val="20"/>
              </w:rPr>
              <w:t>CR</w:t>
            </w:r>
            <w:r w:rsidRPr="00CE2C07">
              <w:rPr>
                <w:sz w:val="20"/>
              </w:rPr>
              <w:t>, whichever occurs later</w:t>
            </w:r>
          </w:p>
        </w:tc>
        <w:tc>
          <w:tcPr>
            <w:tcW w:w="984" w:type="pct"/>
          </w:tcPr>
          <w:p ns2:paraId="0C724E10" ns2:textId="77777777" w:rsidR="002B1446" w:rsidRPr="00CE2C07" w:rsidRDefault="00895D30" w:rsidP="008B6369">
            <w:pPr>
              <w:pStyle w:val="AllText0"/>
              <w:spacing w:before="60" w:after="60"/>
              <w:jc w:val="left"/>
              <w:rPr>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20"/>
                <w:sz w:val="20"/>
              </w:rPr>
              <w:t xml:space="preserve"> </w:t>
            </w:r>
            <w:r w:rsidRPr="00CE2C07">
              <w:rPr>
                <w:sz w:val="20"/>
              </w:rPr>
              <w:t xml:space="preserve">assessment before </w:t>
            </w:r>
            <w:r w:rsidRPr="00CE2C07">
              <w:rPr>
                <w:spacing w:val="-1"/>
                <w:sz w:val="20"/>
              </w:rPr>
              <w:t xml:space="preserve">new </w:t>
            </w:r>
            <w:r w:rsidRPr="00CE2C07">
              <w:rPr>
                <w:spacing w:val="-47"/>
                <w:sz w:val="20"/>
              </w:rPr>
              <w:t xml:space="preserve"> </w:t>
            </w:r>
            <w:r w:rsidRPr="00CE2C07">
              <w:rPr>
                <w:sz w:val="20"/>
              </w:rPr>
              <w:t>anticancer</w:t>
            </w:r>
            <w:r w:rsidRPr="00CE2C07">
              <w:rPr>
                <w:spacing w:val="1"/>
                <w:sz w:val="20"/>
              </w:rPr>
              <w:t xml:space="preserve"> </w:t>
            </w:r>
            <w:r w:rsidRPr="00CE2C07">
              <w:rPr>
                <w:sz w:val="20"/>
              </w:rPr>
              <w:t>treatment</w:t>
            </w:r>
          </w:p>
        </w:tc>
      </w:tr>
      <w:tr w:rsidR="003117E4" ns2:paraId="2B2734CE" ns2:textId="77777777" w:rsidTr="00DE01F1">
        <w:trPr>
          <w:cantSplit/>
          <w:trHeight w:val="245"/>
        </w:trPr>
        <w:tc>
          <w:tcPr>
            <w:tcW w:w="4016" w:type="pct"/>
            <w:gridSpan w:val="4"/>
          </w:tcPr>
          <w:p ns2:paraId="08713DA1" ns2:textId="77777777" w:rsidR="002B1446" w:rsidRPr="00CE2C07" w:rsidRDefault="00895D30" w:rsidP="008B6369">
            <w:pPr>
              <w:pStyle w:val="AllText0"/>
              <w:spacing w:before="60" w:after="60"/>
              <w:jc w:val="left"/>
              <w:rPr>
                <w:sz w:val="20"/>
              </w:rPr>
            </w:pPr>
            <w:r w:rsidRPr="00CE2C07">
              <w:rPr>
                <w:sz w:val="20"/>
              </w:rPr>
              <w:t xml:space="preserve">Abbreviation: </w:t>
            </w:r>
            <w:r>
              <w:rPr>
                <w:sz w:val="20"/>
              </w:rPr>
              <w:t>DP</w:t>
            </w:r>
            <w:r w:rsidRPr="00CE2C07">
              <w:rPr>
                <w:sz w:val="20"/>
              </w:rPr>
              <w:t>=disease</w:t>
            </w:r>
            <w:r>
              <w:rPr>
                <w:sz w:val="20"/>
              </w:rPr>
              <w:t xml:space="preserve"> progression</w:t>
            </w:r>
            <w:r w:rsidRPr="00CE2C07">
              <w:rPr>
                <w:sz w:val="20"/>
              </w:rPr>
              <w:t>.</w:t>
            </w:r>
            <w:r>
              <w:rPr>
                <w:sz w:val="20"/>
              </w:rPr>
              <w:t xml:space="preserve"> CR=complete response.</w:t>
            </w:r>
          </w:p>
        </w:tc>
        <w:tc>
          <w:tcPr>
            <w:tcW w:w="984" w:type="pct"/>
          </w:tcPr>
          <w:p ns2:paraId="7B55F1B9" ns2:textId="77777777" w:rsidR="002B1446" w:rsidRPr="00CE2C07" w:rsidRDefault="002B1446" w:rsidP="008B6369">
            <w:pPr>
              <w:pStyle w:val="AllText0"/>
              <w:spacing w:before="60" w:after="60"/>
              <w:jc w:val="left"/>
              <w:rPr>
                <w:sz w:val="20"/>
              </w:rPr>
            </w:pPr>
          </w:p>
        </w:tc>
      </w:tr>
    </w:tbl>
    <w:p ns2:paraId="1A217A36" ns2:textId="77777777" w:rsidR="002B1446" w:rsidRPr="00045534" w:rsidRDefault="00895D30" w:rsidP="00522D25">
      <w:pPr>
        <w:pStyle w:val="paragraph0"/>
      </w:pPr>
      <w:del w:id="14608" w:author="GoldenCorpusHarness" w:date="2026-03-28T22:23:47Z">
        <w:r>
          <w:delText>Fu</w:delText>
        </w:r>
      </w:del>
      <w:ins w:id="14609" w:author="GoldenCorpusHarness" w:date="2026-03-28T22:23:47Z">
        <w:r>
          <w:t>Blood fo</w:t>
        </w:r>
      </w:ins>
      <w:r>
        <w:t>r</w:t>
      </w:r>
      <w:del w:id="14610" w:author="GoldenCorpusHarness" w:date="2026-03-28T22:23:47Z">
        <w:r>
          <w:delText>th</w:delText>
        </w:r>
      </w:del>
      <w:ins w:id="14611" w:author="GoldenCorpusHarness" w:date="2026-03-28T22:23:47Z">
        <w:r>
          <w:t xml:space="preserve"> MRD biomark</w:t>
        </w:r>
      </w:ins>
      <w:r>
        <w:t>er</w:t>
      </w:r>
      <w:del w:id="14612" w:author="GoldenCorpusHarness" w:date="2026-03-28T22:23:47Z">
        <w:r>
          <w:delText xml:space="preserve"> details of sensitivity</w:delText>
        </w:r>
      </w:del>
      <w:r>
        <w:t xml:space="preserve"> analys</w:t>
      </w:r>
      <w:del w:id="14613" w:author="GoldenCorpusHarness" w:date="2026-03-28T22:23:47Z">
        <w:r>
          <w:delText>e</w:delText>
        </w:r>
      </w:del>
      <w:ins w:id="14614" w:author="GoldenCorpusHarness" w:date="2026-03-28T22:23:47Z">
        <w:r>
          <w:t>i</w:t>
        </w:r>
      </w:ins>
      <w:r>
        <w:t>s</w:t>
      </w:r>
      <w:del w:id="14615" w:author="GoldenCorpusHarness" w:date="2026-03-28T22:23:47Z">
        <w:r>
          <w:delText xml:space="preserve"> will be described in the sSAP as needed.</w:delText>
        </w:r>
      </w:del>
    </w:p>
    <w:p ns2:paraId="115A2603" ns2:textId="77777777" w:rsidR="002B1446" w:rsidRDefault="00895D30" w:rsidP="002B1446">
      <w:pPr>
        <w:pStyle w:val="Heading4"/>
      </w:pPr>
      <w:del w:id="14616" w:author="GoldenCorpusHarness" w:date="2026-03-28T22:23:47Z">
        <w:r>
          <w:delText>Undetectable MRD</w:delText>
        </w:r>
      </w:del>
    </w:p>
    <w:p ns2:paraId="4A710400" ns2:textId="5393C648" w:rsidR="002B1446" w:rsidRDefault="00895D30" w:rsidP="00522D25">
      <w:pPr>
        <w:pStyle w:val="paragraph0"/>
      </w:pPr>
      <w:del w:id="14617" w:author="GoldenCorpusHarness" w:date="2026-03-28T22:23:47Z">
        <w:r>
          <w:delText>Th</w:delText>
        </w:r>
      </w:del>
      <w:ins w:id="14618" w:author="GoldenCorpusHarness" w:date="2026-03-28T22:23:47Z">
        <w:r>
          <w:t>Sampl</w:t>
        </w:r>
      </w:ins>
      <w:r>
        <w:t>e</w:t>
      </w:r>
      <w:ins w:id="14619" w:author="GoldenCorpusHarness" w:date="2026-03-28T22:23:47Z">
        <w:r>
          <w:t xml:space="preserve"> collection,</w:t>
        </w:r>
      </w:ins>
      <w:r>
        <w:t xml:space="preserve"> st</w:t>
      </w:r>
      <w:ins w:id="14620" w:author="GoldenCorpusHarness" w:date="2026-03-28T22:23:47Z">
        <w:r>
          <w:t>o</w:t>
        </w:r>
      </w:ins>
      <w:r>
        <w:t>ra</w:t>
      </w:r>
      <w:del w:id="14621" w:author="GoldenCorpusHarness" w:date="2026-03-28T22:23:47Z">
        <w:r>
          <w:delText xml:space="preserve">tified M&amp;N method [Miettinen, O. and Nurminen, M. 1985] will be used for comparison of the undetectable MRD rate between 2 treatment </w:delText>
        </w:r>
      </w:del>
      <w:r>
        <w:t>g</w:t>
      </w:r>
      <w:del w:id="14622" w:author="GoldenCorpusHarness" w:date="2026-03-28T22:23:47Z">
        <w:r>
          <w:delText>roups. The difference in undetectable MRD rat</w:delText>
        </w:r>
      </w:del>
      <w:r>
        <w:t xml:space="preserve">e and </w:t>
      </w:r>
      <w:ins w:id="14623" w:author="GoldenCorpusHarness" w:date="2026-03-28T22:23:47Z">
        <w:r>
          <w:t>sh</w:t>
        </w:r>
      </w:ins>
      <w:r>
        <w:t>i</w:t>
      </w:r>
      <w:ins w:id="14624" w:author="GoldenCorpusHarness" w:date="2026-03-28T22:23:47Z">
        <w:r>
          <w:t>pmen</w:t>
        </w:r>
      </w:ins>
      <w:r>
        <w:t>t</w:t>
      </w:r>
      <w:ins w:id="14625" w:author="GoldenCorpusHarness" w:date="2026-03-28T22:23:47Z">
        <w:r>
          <w:t xml:space="preserve"> instruction</w:t>
        </w:r>
      </w:ins>
      <w:r>
        <w:t xml:space="preserve">s </w:t>
      </w:r>
      <w:del w:id="14626" w:author="GoldenCorpusHarness" w:date="2026-03-28T22:23:47Z">
        <w:r>
          <w:delText xml:space="preserve">95% CI </w:delText>
        </w:r>
      </w:del>
      <w:r>
        <w:t>f</w:t>
      </w:r>
      <w:ins w:id="14627" w:author="GoldenCorpusHarness" w:date="2026-03-28T22:23:47Z">
        <w:r>
          <w:t>o</w:t>
        </w:r>
      </w:ins>
      <w:r>
        <w:t>r</w:t>
      </w:r>
      <w:del w:id="14628" w:author="GoldenCorpusHarness" w:date="2026-03-28T22:23:47Z">
        <w:r>
          <w:delText>om</w:delText>
        </w:r>
      </w:del>
      <w:r>
        <w:t xml:space="preserve"> the </w:t>
      </w:r>
      <w:del w:id="14629" w:author="GoldenCorpusHarness" w:date="2026-03-28T22:23:47Z">
        <w:r>
          <w:delText>st</w:delText>
        </w:r>
      </w:del>
      <w:ins w:id="14630" w:author="GoldenCorpusHarness" w:date="2026-03-28T22:23:47Z">
        <w:r>
          <w:t>explo</w:t>
        </w:r>
      </w:ins>
      <w:r>
        <w:t>rat</w:t>
      </w:r>
      <w:ins w:id="14631" w:author="GoldenCorpusHarness" w:date="2026-03-28T22:23:47Z">
        <w:r>
          <w:t>ory b</w:t>
        </w:r>
      </w:ins>
      <w:r>
        <w:t>i</w:t>
      </w:r>
      <w:del w:id="14632" w:author="GoldenCorpusHarness" w:date="2026-03-28T22:23:47Z">
        <w:r>
          <w:delText>f</w:delText>
        </w:r>
      </w:del>
      <w:ins w:id="14633" w:author="GoldenCorpusHarness" w:date="2026-03-28T22:23:47Z">
        <w:r>
          <w:t>omarker spec</w:t>
        </w:r>
      </w:ins>
      <w:r>
        <w:t>i</w:t>
      </w:r>
      <w:del w:id="14634" w:author="GoldenCorpusHarness" w:date="2026-03-28T22:23:47Z">
        <w:r>
          <w:delText xml:space="preserve">ed M&amp;N </w:delText>
        </w:r>
      </w:del>
      <w:r>
        <w:t>me</w:t>
      </w:r>
      <w:del w:id="14635" w:author="GoldenCorpusHarness" w:date="2026-03-28T22:23:47Z">
        <w:r>
          <w:delText xml:space="preserve">thod with </w:delText>
        </w:r>
      </w:del>
      <w:ins w:id="14636" w:author="GoldenCorpusHarness" w:date="2026-03-28T22:23:47Z">
        <w:r>
          <w:t>n</w:t>
        </w:r>
      </w:ins>
      <w:r>
        <w:t>s</w:t>
      </w:r>
      <w:del w:id="14637" w:author="GoldenCorpusHarness" w:date="2026-03-28T22:23:47Z">
        <w:r>
          <w:delText>trata weighting by sample size</w:delText>
        </w:r>
      </w:del>
      <w:r>
        <w:t xml:space="preserve"> will</w:t>
      </w:r>
      <w:del w:id="14638" w:author="GoldenCorpusHarness" w:date="2026-03-28T22:23:47Z">
        <w:r>
          <w:delText xml:space="preserve"> be reported. The stratification factors used for randomization (See Section 6.3.2) will be applied to the analysis. Additional supportive unstratified analyses may also</w:delText>
        </w:r>
      </w:del>
      <w:r>
        <w:t xml:space="preserve"> be provided</w:t>
      </w:r>
      <w:del w:id="14639" w:author="GoldenCorpusHarness" w:date="2026-03-28T22:23:47Z">
        <w:r>
          <w:delText>.</w:delText>
        </w:r>
      </w:del>
      <w:r>
        <w:t xml:space="preserve"> </w:t>
      </w:r>
      <w:del w:id="14640" w:author="GoldenCorpusHarness" w:date="2026-03-28T22:23:47Z">
        <w:r>
          <w:delText>Se</w:delText>
        </w:r>
      </w:del>
      <w:ins w:id="14641" w:author="GoldenCorpusHarness" w:date="2026-03-28T22:23:47Z">
        <w:r>
          <w:t>i</w:t>
        </w:r>
      </w:ins>
      <w:r>
        <w:t>n</w:t>
      </w:r>
      <w:del w:id="14642" w:author="GoldenCorpusHarness" w:date="2026-03-28T22:23:47Z">
        <w:r>
          <w:delText>sitivity analyses may be performed for comparison of</w:delText>
        </w:r>
      </w:del>
      <w:r>
        <w:t xml:space="preserve"> the </w:t>
      </w:r>
      <w:del w:id="14643" w:author="GoldenCorpusHarness" w:date="2026-03-28T22:23:47Z">
        <w:r>
          <w:delText>best overall undetect</w:delText>
        </w:r>
      </w:del>
      <w:ins w:id="14644" w:author="GoldenCorpusHarness" w:date="2026-03-28T22:23:47Z">
        <w:r>
          <w:t>L</w:t>
        </w:r>
      </w:ins>
      <w:r>
        <w:t>ab</w:t>
      </w:r>
      <w:del w:id="14645" w:author="GoldenCorpusHarness" w:date="2026-03-28T22:23:47Z">
        <w:r>
          <w:delText xml:space="preserve">le MRD </w:delText>
        </w:r>
      </w:del>
      <w:ins w:id="14646" w:author="GoldenCorpusHarness" w:date="2026-03-28T22:23:47Z">
        <w:r>
          <w:t>o</w:t>
        </w:r>
      </w:ins>
      <w:r>
        <w:t>rat</w:t>
      </w:r>
      <w:del w:id="14647" w:author="GoldenCorpusHarness" w:date="2026-03-28T22:23:47Z">
        <w:r>
          <w:delText>e</w:delText>
        </w:r>
      </w:del>
      <w:ins w:id="14648" w:author="GoldenCorpusHarness" w:date="2026-03-28T22:23:47Z">
        <w:r>
          <w:t>ory</w:t>
        </w:r>
      </w:ins>
      <w:r>
        <w:t xml:space="preserve"> </w:t>
      </w:r>
      <w:del w:id="14649" w:author="GoldenCorpusHarness" w:date="2026-03-28T22:23:47Z">
        <w:r>
          <w:delText xml:space="preserve">in bone marrow </w:delText>
        </w:r>
      </w:del>
      <w:ins w:id="14650" w:author="GoldenCorpusHarness" w:date="2026-03-28T22:23:47Z">
        <w:r>
          <w:t>M</w:t>
        </w:r>
      </w:ins>
      <w:r>
        <w:t>an</w:t>
      </w:r>
      <w:del w:id="14651" w:author="GoldenCorpusHarness" w:date="2026-03-28T22:23:47Z">
        <w:r>
          <w:delText xml:space="preserve">d the </w:delText>
        </w:r>
      </w:del>
      <w:r>
        <w:t>u</w:t>
      </w:r>
      <w:del w:id="14652" w:author="GoldenCorpusHarness" w:date="2026-03-28T22:23:47Z">
        <w:r>
          <w:delText>ndetectable MRD rate in peripher</w:delText>
        </w:r>
      </w:del>
      <w:r>
        <w:t>al</w:t>
      </w:r>
      <w:del w:id="14653" w:author="GoldenCorpusHarness" w:date="2026-03-28T22:23:47Z">
        <w:r>
          <w:delText xml:space="preserve"> blood between 2 treatment groups</w:delText>
        </w:r>
      </w:del>
      <w:r>
        <w:t>.</w:t>
      </w:r>
      <w:del w:id="14654" w:author="GoldenCorpusHarness" w:date="2026-03-28T22:23:47Z">
        <w:r>
          <w:delText xml:space="preserve"> </w:delText>
        </w:r>
      </w:del>
    </w:p>
    <w:p ns2:paraId="6CB355B4" ns2:textId="11C0BB7B" w:rsidR="002B1446" w:rsidRDefault="00895D30" w:rsidP="00522D25">
      <w:pPr>
        <w:pStyle w:val="paragraph0"/>
      </w:pPr>
      <w:del w:id="14655" w:author="GoldenCorpusHarness" w:date="2026-03-28T22:23:47Z">
        <w:r>
          <w:delText>Th</w:delText>
        </w:r>
      </w:del>
      <w:ins w:id="14656" w:author="GoldenCorpusHarness" w:date="2026-03-28T22:23:47Z">
        <w:r>
          <w:t>A summary of samples required, and tim</w:t>
        </w:r>
      </w:ins>
      <w:r>
        <w:t>e point</w:t>
      </w:r>
      <w:ins w:id="14657" w:author="GoldenCorpusHarness" w:date="2026-03-28T22:23:47Z">
        <w:r>
          <w:t>s</w:t>
        </w:r>
      </w:ins>
      <w:r>
        <w:t xml:space="preserve"> </w:t>
      </w:r>
      <w:del w:id="14658" w:author="GoldenCorpusHarness" w:date="2026-03-28T22:23:47Z">
        <w:r>
          <w:delText>estim</w:delText>
        </w:r>
      </w:del>
      <w:r>
        <w:t>a</w:t>
      </w:r>
      <w:del w:id="14659" w:author="GoldenCorpusHarness" w:date="2026-03-28T22:23:47Z">
        <w:r>
          <w:delText xml:space="preserve">te of undetectable MRD </w:delText>
        </w:r>
      </w:del>
      <w:r>
        <w:t>r</w:t>
      </w:r>
      <w:del w:id="14660" w:author="GoldenCorpusHarness" w:date="2026-03-28T22:23:47Z">
        <w:r>
          <w:delText>ate will b</w:delText>
        </w:r>
      </w:del>
      <w:r>
        <w:t xml:space="preserve">e provided </w:t>
      </w:r>
      <w:del w:id="14661" w:author="GoldenCorpusHarness" w:date="2026-03-28T22:23:47Z">
        <w:r>
          <w:delText>by treatment group, together with 95% CI us</w:delText>
        </w:r>
      </w:del>
      <w:r>
        <w:t>in</w:t>
      </w:r>
      <w:del w:id="14662" w:author="GoldenCorpusHarness" w:date="2026-03-28T22:23:47Z">
        <w:r>
          <w:delText>g</w:delText>
        </w:r>
      </w:del>
      <w:r>
        <w:t xml:space="preserve"> </w:t>
      </w:r>
      <w:del w:id="14663" w:author="GoldenCorpusHarness" w:date="2026-03-28T22:23:47Z">
        <w:r>
          <w:delText>exact binomial method proposed by Clo</w:delText>
        </w:r>
      </w:del>
      <w:ins w:id="14664" w:author="GoldenCorpusHarness" w:date="2026-03-28T22:23:47Z">
        <w:r>
          <w:t>A</w:t>
        </w:r>
      </w:ins>
      <w:r>
        <w:t>ppe</w:t>
      </w:r>
      <w:del w:id="14665" w:author="GoldenCorpusHarness" w:date="2026-03-28T22:23:47Z">
        <w:r>
          <w:delText>r a</w:delText>
        </w:r>
      </w:del>
      <w:r>
        <w:t>nd</w:t>
      </w:r>
      <w:del w:id="14666" w:author="GoldenCorpusHarness" w:date="2026-03-28T22:23:47Z">
        <w:r>
          <w:delText xml:space="preserve"> Pearson (1934) [Clopper, C. J. and Pearson, E. S.</w:delText>
        </w:r>
      </w:del>
      <w:ins w:id="14667" w:author="GoldenCorpusHarness" w:date="2026-03-28T22:23:47Z">
        <w:r>
          <w:t>ix</w:t>
        </w:r>
      </w:ins>
      <w:r>
        <w:t xml:space="preserve"> 1</w:t>
      </w:r>
      <w:del w:id="14668" w:author="GoldenCorpusHarness" w:date="2026-03-28T22:23:47Z">
        <w:r>
          <w:delText>93</w:delText>
        </w:r>
      </w:del>
      <w:r>
        <w:t>4</w:t>
      </w:r>
      <w:del w:id="14669" w:author="GoldenCorpusHarness" w:date="2026-03-28T22:23:47Z">
        <w:r>
          <w:delText>]</w:delText>
        </w:r>
      </w:del>
      <w:r>
        <w:t>.</w:t>
      </w:r>
    </w:p>
    <w:p ns2:paraId="36EBD533" ns2:textId="77777777" w:rsidR="002B1446" w:rsidRPr="00AA21A1" w:rsidRDefault="00895D30" w:rsidP="002B1446">
      <w:pPr>
        <w:pStyle w:val="Heading4"/>
      </w:pPr>
      <w:del w:id="14670" w:author="GoldenCorpusHarness" w:date="2026-03-28T22:23:47Z">
        <w:r>
          <w:delText>Ov</w:delText>
        </w:r>
      </w:del>
      <w:ins w:id="14671" w:author="GoldenCorpusHarness" w:date="2026-03-28T22:23:47Z">
        <w:r>
          <w:t>S</w:t>
        </w:r>
      </w:ins>
      <w:r>
        <w:t>e</w:t>
      </w:r>
      <w:ins w:id="14672" w:author="GoldenCorpusHarness" w:date="2026-03-28T22:23:47Z">
        <w:r>
          <w:t>e Appendix 7 fo</w:t>
        </w:r>
      </w:ins>
      <w:r>
        <w:t>r</w:t>
      </w:r>
      <w:del w:id="14673" w:author="GoldenCorpusHarness" w:date="2026-03-28T22:23:47Z">
        <w:r>
          <w:delText>all</w:delText>
        </w:r>
      </w:del>
      <w:r>
        <w:t xml:space="preserve"> </w:t>
      </w:r>
      <w:del w:id="14674" w:author="GoldenCorpusHarness" w:date="2026-03-28T22:23:47Z">
        <w:r>
          <w:delText>S</w:delText>
        </w:r>
      </w:del>
      <w:ins w:id="14675" w:author="GoldenCorpusHarness" w:date="2026-03-28T22:23:47Z">
        <w:r>
          <w:t>co</w:t>
        </w:r>
      </w:ins>
      <w:r>
        <w:t>u</w:t>
      </w:r>
      <w:ins w:id="14676" w:author="GoldenCorpusHarness" w:date="2026-03-28T22:23:47Z">
        <w:r>
          <w:t>nt</w:t>
        </w:r>
      </w:ins>
      <w:r>
        <w:t>r</w:t>
      </w:r>
      <w:del w:id="14677" w:author="GoldenCorpusHarness" w:date="2026-03-28T22:23:47Z">
        <w:r>
          <w:delText>v</w:delText>
        </w:r>
      </w:del>
      <w:ins w:id="14678" w:author="GoldenCorpusHarness" w:date="2026-03-28T22:23:47Z">
        <w:r>
          <w:t>y-spec</w:t>
        </w:r>
      </w:ins>
      <w:r>
        <w:t>i</w:t>
      </w:r>
      <w:del w:id="14679" w:author="GoldenCorpusHarness" w:date="2026-03-28T22:23:47Z">
        <w:r>
          <w:delText>val</w:delText>
        </w:r>
      </w:del>
      <w:ins w:id="14680" w:author="GoldenCorpusHarness" w:date="2026-03-28T22:23:47Z">
        <w:r>
          <w:t>fic requirements.</w:t>
        </w:r>
      </w:ins>
    </w:p>
    <w:p ns2:paraId="105ED448" ns2:textId="77777777" w:rsidR="002B1446" w:rsidRDefault="00895D30" w:rsidP="00522D25">
      <w:pPr>
        <w:pStyle w:val="paragraph0"/>
      </w:pPr>
      <w:del w:id="14681" w:author="GoldenCorpusHarness" w:date="2026-03-28T22:23:47Z">
        <w:r>
          <w:delText>Th</w:delText>
        </w:r>
      </w:del>
      <w:ins w:id="14682" w:author="GoldenCorpusHarness" w:date="2026-03-28T22:23:47Z">
        <w:r>
          <w:t>Plann</w:t>
        </w:r>
      </w:ins>
      <w:r>
        <w:t>e</w:t>
      </w:r>
      <w:ins w:id="14683" w:author="GoldenCorpusHarness" w:date="2026-03-28T22:23:47Z">
        <w:r>
          <w:t>d</w:t>
        </w:r>
      </w:ins>
      <w:r>
        <w:t xml:space="preserve"> </w:t>
      </w:r>
      <w:ins w:id="14684" w:author="GoldenCorpusHarness" w:date="2026-03-28T22:23:47Z">
        <w:r>
          <w:t>Ge</w:t>
        </w:r>
      </w:ins>
      <w:r>
        <w:t>n</w:t>
      </w:r>
      <w:del w:id="14685" w:author="GoldenCorpusHarness" w:date="2026-03-28T22:23:47Z">
        <w:r>
          <w:delText>onparam</w:delText>
        </w:r>
      </w:del>
      <w:r>
        <w:t>et</w:t>
      </w:r>
      <w:del w:id="14686" w:author="GoldenCorpusHarness" w:date="2026-03-28T22:23:47Z">
        <w:r>
          <w:delText>r</w:delText>
        </w:r>
      </w:del>
      <w:r>
        <w:t xml:space="preserve">ic </w:t>
      </w:r>
      <w:del w:id="14687" w:author="GoldenCorpusHarness" w:date="2026-03-28T22:23:47Z">
        <w:r>
          <w:delText xml:space="preserve">Kaplan-Meier method will be used to estimate the survival curves. The treatment difference in survival will be assessed by the stratified log-rank test. </w:delText>
        </w:r>
      </w:del>
      <w:r>
        <w:t>A</w:t>
      </w:r>
      <w:del w:id="14688" w:author="GoldenCorpusHarness" w:date="2026-03-28T22:23:47Z">
        <w:r>
          <w:delText xml:space="preserve"> stratified Cox proportional hazard model with Efron’s method of tie handling will be used to assess the magnitude of the treatment difference (ie, the HR). The HR and its 95% CI from the stratified Cox model with a single treatment covariate will be reported. The stratification factors used for randomization (See Section 6.3.2) will be applied to both the stratified log-rank test and the stratified Cox model. Additional supportive unstratified analyses may also be provided. Participants without documented death at the time of a</w:delText>
        </w:r>
      </w:del>
      <w:r>
        <w:t xml:space="preserve">nalysis </w:t>
      </w:r>
      <w:del w:id="14689" w:author="GoldenCorpusHarness" w:date="2026-03-28T22:23:47Z">
        <w:r>
          <w:delText>wi</w:delText>
        </w:r>
      </w:del>
      <w:ins w:id="14690" w:author="GoldenCorpusHarness" w:date="2026-03-28T22:23:47Z">
        <w:r>
          <w:t>Sample Co</w:t>
        </w:r>
      </w:ins>
      <w:r>
        <w:t>ll</w:t>
      </w:r>
      <w:del w:id="14691" w:author="GoldenCorpusHarness" w:date="2026-03-28T22:23:47Z">
        <w:r>
          <w:delText xml:space="preserve"> b</w:delText>
        </w:r>
      </w:del>
      <w:r>
        <w:t>e</w:t>
      </w:r>
      <w:del w:id="14692" w:author="GoldenCorpusHarness" w:date="2026-03-28T22:23:47Z">
        <w:r>
          <w:delText xml:space="preserve"> </w:delText>
        </w:r>
      </w:del>
      <w:r>
        <w:t>c</w:t>
      </w:r>
      <w:del w:id="14693" w:author="GoldenCorpusHarness" w:date="2026-03-28T22:23:47Z">
        <w:r>
          <w:delText>ensored at the date the par</w:delText>
        </w:r>
      </w:del>
      <w:r>
        <w:t>ti</w:t>
      </w:r>
      <w:del w:id="14694" w:author="GoldenCorpusHarness" w:date="2026-03-28T22:23:47Z">
        <w:r>
          <w:delText>cipa</w:delText>
        </w:r>
      </w:del>
      <w:ins w:id="14695" w:author="GoldenCorpusHarness" w:date="2026-03-28T22:23:47Z">
        <w:r>
          <w:t>o</w:t>
        </w:r>
      </w:ins>
      <w:r>
        <w:t>n</w:t>
      </w:r>
      <w:del w:id="14696" w:author="GoldenCorpusHarness" w:date="2026-03-28T22:23:47Z">
        <w:r>
          <w:delText>t was last known to be alive.</w:delText>
        </w:r>
      </w:del>
    </w:p>
    <w:p ns2:paraId="21027DF6" ns2:textId="77777777" w:rsidR="002B1446" w:rsidRPr="008941F5" w:rsidRDefault="00895D30" w:rsidP="002B1446">
      <w:pPr>
        <w:pStyle w:val="Heading4"/>
      </w:pPr>
      <w:del w:id="14697" w:author="GoldenCorpusHarness" w:date="2026-03-28T22:23:47Z">
        <w:r>
          <w:delText>O</w:delText>
        </w:r>
      </w:del>
      <w:ins w:id="14698" w:author="GoldenCorpusHarness" w:date="2026-03-28T22:23:47Z">
        <w:r>
          <w:t xml:space="preserve">The genetic analysis specimen should </w:t>
        </w:r>
      </w:ins>
      <w:r>
        <w:t>b</w:t>
      </w:r>
      <w:del w:id="14699" w:author="GoldenCorpusHarness" w:date="2026-03-28T22:23:47Z">
        <w:r>
          <w:delText>jecti</w:delText>
        </w:r>
      </w:del>
      <w:ins w:id="14700" w:author="GoldenCorpusHarness" w:date="2026-03-28T22:23:47Z">
        <w:r>
          <w:t xml:space="preserve">e collected for the analysis of the association between genetic </w:t>
        </w:r>
      </w:ins>
      <w:r>
        <w:t>v</w:t>
      </w:r>
      <w:del w:id="14701" w:author="GoldenCorpusHarness" w:date="2026-03-28T22:23:47Z">
        <w:r>
          <w:delText xml:space="preserve">e </w:delText>
        </w:r>
      </w:del>
      <w:ins w:id="14702" w:author="GoldenCorpusHarness" w:date="2026-03-28T22:23:47Z">
        <w:r>
          <w:t>ariants in DNA and drug response. This specimen will not be collected as mandatory at the site if the I</w:t>
        </w:r>
      </w:ins>
      <w:r>
        <w:t>R</w:t>
      </w:r>
      <w:del w:id="14703" w:author="GoldenCorpusHarness" w:date="2026-03-28T22:23:47Z">
        <w:r>
          <w:delText xml:space="preserve">esponse </w:delText>
        </w:r>
      </w:del>
      <w:ins w:id="14704" w:author="GoldenCorpusHarness" w:date="2026-03-28T22:23:47Z">
        <w:r>
          <w:t>B/IEC does not approve the collection based on a local law or regulation. If the genetic analysis specimen is not approved as mandatory, this specimen can be collected under a separate optional informed consent. If the specimen is collected, leftover extracted DNA will be stored for FBR if the participant provides documented informed consent for this research.</w:t>
        </w:r>
      </w:ins>
    </w:p>
    <w:p ns2:paraId="77A71BDB" ns2:textId="43580AAD" w:rsidR="002B1446" w:rsidRDefault="00895D30" w:rsidP="00522D25">
      <w:pPr>
        <w:pStyle w:val="paragraph0"/>
      </w:pPr>
      <w:r>
        <w:t xml:space="preserve">The </w:t>
      </w:r>
      <w:del w:id="14705" w:author="GoldenCorpusHarness" w:date="2026-03-28T22:23:47Z">
        <w:r>
          <w:delText>strati</w:delText>
        </w:r>
      </w:del>
      <w:ins w:id="14706" w:author="GoldenCorpusHarness" w:date="2026-03-28T22:23:47Z">
        <w:r>
          <w:t xml:space="preserve">genetic analysis specimen should be obtained on Day 1 but may be collected at a </w:t>
        </w:r>
      </w:ins>
      <w:r>
        <w:t>f</w:t>
      </w:r>
      <w:del w:id="14707" w:author="GoldenCorpusHarness" w:date="2026-03-28T22:23:47Z">
        <w:r>
          <w:delText>ied</w:delText>
        </w:r>
      </w:del>
      <w:ins w:id="14708" w:author="GoldenCorpusHarness" w:date="2026-03-28T22:23:47Z">
        <w:r>
          <w:t>uture visit, if needed. Specimen collection, storage, and shipment instructions for genetic analysis specimens will be in the Central Laboratory</w:t>
        </w:r>
      </w:ins>
      <w:r>
        <w:t xml:space="preserve"> M</w:t>
      </w:r>
      <w:del w:id="14709" w:author="GoldenCorpusHarness" w:date="2026-03-28T22:23:47Z">
        <w:r>
          <w:delText>&amp;N method [Miettinen, O</w:delText>
        </w:r>
      </w:del>
      <w:ins w:id="14710" w:author="GoldenCorpusHarness" w:date="2026-03-28T22:23:47Z">
        <w:r>
          <w:t>anual</w:t>
        </w:r>
      </w:ins>
      <w:r>
        <w:t>.</w:t>
      </w:r>
      <w:del w:id="14711" w:author="GoldenCorpusHarness" w:date="2026-03-28T22:23:47Z">
        <w:r>
          <w:delText xml:space="preserve"> and Nurminen, M. 1985] will be used for comparison of the ORR between 2 treatment groups. The difference in ORR and its 95% CI from the stratified M&amp;N method with strata weighting by sample size will be reported. The stratification factors used for randomization (See Section 6.3.2) will be applied to the analysis. Additional supportive unstratified analyses may also be provided.</w:delText>
        </w:r>
      </w:del>
    </w:p>
    <w:p ns2:paraId="60E4AA6D" ns2:textId="70A9E829" w:rsidR="002B1446" w:rsidRDefault="00895D30" w:rsidP="00522D25">
      <w:pPr>
        <w:pStyle w:val="paragraph0"/>
      </w:pPr>
      <w:del w:id="14712" w:author="GoldenCorpusHarness" w:date="2026-03-28T22:23:47Z">
        <w:r>
          <w:delText>The point estimate of ORR will be provided by treatment group, together with 95% CI using exact binomial method proposed by Clopper and Pearson (1934) [Clopper, C. J. and Pearson, E. S. 1934].</w:delText>
        </w:r>
      </w:del>
    </w:p>
    <w:p ns2:paraId="3F6AF9D4" ns2:textId="77777777" w:rsidR="002B1446" w:rsidRPr="008941F5" w:rsidRDefault="00895D30" w:rsidP="002B1446">
      <w:pPr>
        <w:pStyle w:val="Heading4"/>
        <w:rPr>
          <w:szCs w:val="24"/>
        </w:rPr>
      </w:pPr>
      <w:del w:id="14713" w:author="GoldenCorpusHarness" w:date="2026-03-28T22:23:47Z">
        <w:r>
          <w:delText>D</w:delText>
        </w:r>
      </w:del>
      <w:ins w:id="14714" w:author="GoldenCorpusHarness" w:date="2026-03-28T22:23:47Z">
        <w:r>
          <w:t>Fut</w:t>
        </w:r>
      </w:ins>
      <w:r>
        <w:t>ur</w:t>
      </w:r>
      <w:ins w:id="14715" w:author="GoldenCorpusHarness" w:date="2026-03-28T22:23:47Z">
        <w:r>
          <w:t>e Biomedic</w:t>
        </w:r>
      </w:ins>
      <w:r>
        <w:t>a</w:t>
      </w:r>
      <w:ins w:id="14716" w:author="GoldenCorpusHarness" w:date="2026-03-28T22:23:47Z">
        <w:r>
          <w:t>l Research Sample Collec</w:t>
        </w:r>
      </w:ins>
      <w:r>
        <w:t>tion</w:t>
      </w:r>
      <w:del w:id="14717" w:author="GoldenCorpusHarness" w:date="2026-03-28T22:23:47Z">
        <w:r>
          <w:delText xml:space="preserve"> of Response</w:delText>
        </w:r>
      </w:del>
    </w:p>
    <w:p ns2:paraId="05FF18E1" ns2:textId="77777777" w:rsidR="002B1446" w:rsidRDefault="00895D30" w:rsidP="00522D25">
      <w:pPr>
        <w:pStyle w:val="paragraph0"/>
      </w:pPr>
      <w:del w:id="14718" w:author="GoldenCorpusHarness" w:date="2026-03-28T22:23:47Z">
        <w:r>
          <w:delText>DOR will be summarized descriptively using Kaplan-Meier medians and quartiles. Only</w:delText>
        </w:r>
      </w:del>
      <w:ins w:id="14719" w:author="GoldenCorpusHarness" w:date="2026-03-28T22:23:47Z">
        <w:r>
          <w:t>If</w:t>
        </w:r>
      </w:ins>
      <w:r>
        <w:t xml:space="preserve"> the</w:t>
      </w:r>
      <w:del w:id="14720" w:author="GoldenCorpusHarness" w:date="2026-03-28T22:23:47Z">
        <w:r>
          <w:delText xml:space="preserve"> subset of</w:delText>
        </w:r>
      </w:del>
      <w:r>
        <w:t xml:space="preserve"> participant</w:t>
      </w:r>
      <w:ins w:id="14721" w:author="GoldenCorpusHarness" w:date="2026-03-28T22:23:47Z">
        <w:r>
          <w:t xml:space="preserve"> provide</w:t>
        </w:r>
      </w:ins>
      <w:r>
        <w:t xml:space="preserve">s </w:t>
      </w:r>
      <w:del w:id="14722" w:author="GoldenCorpusHarness" w:date="2026-03-28T22:23:47Z">
        <w:r>
          <w:delText>wh</w:delText>
        </w:r>
      </w:del>
      <w:ins w:id="14723" w:author="GoldenCorpusHarness" w:date="2026-03-28T22:23:47Z">
        <w:r>
          <w:t>d</w:t>
        </w:r>
      </w:ins>
      <w:r>
        <w:t>o</w:t>
      </w:r>
      <w:ins w:id="14724" w:author="GoldenCorpusHarness" w:date="2026-03-28T22:23:47Z">
        <w:r>
          <w:t>cumented</w:t>
        </w:r>
      </w:ins>
      <w:r>
        <w:t xml:space="preserve"> </w:t>
      </w:r>
      <w:ins w:id="14725" w:author="GoldenCorpusHarness" w:date="2026-03-28T22:23:47Z">
        <w:r>
          <w:t>informed con</w:t>
        </w:r>
      </w:ins>
      <w:r>
        <w:t>s</w:t>
      </w:r>
      <w:del w:id="14726" w:author="GoldenCorpusHarness" w:date="2026-03-28T22:23:47Z">
        <w:r>
          <w:delText>h</w:delText>
        </w:r>
      </w:del>
      <w:ins w:id="14727" w:author="GoldenCorpusHarness" w:date="2026-03-28T22:23:47Z">
        <w:r>
          <w:t>ent f</w:t>
        </w:r>
      </w:ins>
      <w:r>
        <w:t>o</w:t>
      </w:r>
      <w:del w:id="14728" w:author="GoldenCorpusHarness" w:date="2026-03-28T22:23:47Z">
        <w:r>
          <w:delText>w</w:delText>
        </w:r>
      </w:del>
      <w:ins w:id="14729" w:author="GoldenCorpusHarness" w:date="2026-03-28T22:23:47Z">
        <w:r>
          <w:t>r</w:t>
        </w:r>
      </w:ins>
      <w:r>
        <w:t xml:space="preserve"> </w:t>
      </w:r>
      <w:del w:id="14730" w:author="GoldenCorpusHarness" w:date="2026-03-28T22:23:47Z">
        <w:r>
          <w:delText>C</w:delText>
        </w:r>
      </w:del>
      <w:ins w:id="14731" w:author="GoldenCorpusHarness" w:date="2026-03-28T22:23:47Z">
        <w:r>
          <w:t>FB</w:t>
        </w:r>
      </w:ins>
      <w:r>
        <w:t xml:space="preserve">R, </w:t>
      </w:r>
      <w:del w:id="14732" w:author="GoldenCorpusHarness" w:date="2026-03-28T22:23:47Z">
        <w:r>
          <w:delText>CR</w:delText>
        </w:r>
      </w:del>
      <w:ins w:id="14733" w:author="GoldenCorpusHarness" w:date="2026-03-28T22:23:47Z">
        <w:r>
          <w:t>the follow</w:t>
        </w:r>
      </w:ins>
      <w:r>
        <w:t>i</w:t>
      </w:r>
      <w:del w:id="14734" w:author="GoldenCorpusHarness" w:date="2026-03-28T22:23:47Z">
        <w:r>
          <w:delText>,</w:delText>
        </w:r>
      </w:del>
      <w:ins w:id="14735" w:author="GoldenCorpusHarness" w:date="2026-03-28T22:23:47Z">
        <w:r>
          <w:t>ng</w:t>
        </w:r>
      </w:ins>
      <w:r>
        <w:t xml:space="preserve"> </w:t>
      </w:r>
      <w:ins w:id="14736" w:author="GoldenCorpusHarness" w:date="2026-03-28T22:23:47Z">
        <w:r>
          <w:t>specime</w:t>
        </w:r>
      </w:ins>
      <w:r>
        <w:t>n</w:t>
      </w:r>
      <w:del w:id="14737" w:author="GoldenCorpusHarness" w:date="2026-03-28T22:23:47Z">
        <w:r>
          <w:delText>PR, or PR</w:delText>
        </w:r>
      </w:del>
      <w:ins w:id="14738" w:author="GoldenCorpusHarness" w:date="2026-03-28T22:23:47Z">
        <w:r>
          <w:t>s</w:t>
        </w:r>
      </w:ins>
      <w:r>
        <w:t xml:space="preserve"> will be </w:t>
      </w:r>
      <w:ins w:id="14739" w:author="GoldenCorpusHarness" w:date="2026-03-28T22:23:47Z">
        <w:r>
          <w:t>obta</w:t>
        </w:r>
      </w:ins>
      <w:r>
        <w:t>in</w:t>
      </w:r>
      <w:del w:id="14740" w:author="GoldenCorpusHarness" w:date="2026-03-28T22:23:47Z">
        <w:r>
          <w:delText>clud</w:delText>
        </w:r>
      </w:del>
      <w:r>
        <w:t xml:space="preserve">ed </w:t>
      </w:r>
      <w:del w:id="14741" w:author="GoldenCorpusHarness" w:date="2026-03-28T22:23:47Z">
        <w:r>
          <w:delText>in thi</w:delText>
        </w:r>
      </w:del>
      <w:ins w:id="14742" w:author="GoldenCorpusHarness" w:date="2026-03-28T22:23:47Z">
        <w:r>
          <w:t>a</w:t>
        </w:r>
      </w:ins>
      <w:r>
        <w:t xml:space="preserve">s </w:t>
      </w:r>
      <w:ins w:id="14743" w:author="GoldenCorpusHarness" w:date="2026-03-28T22:23:47Z">
        <w:r>
          <w:t>p</w:t>
        </w:r>
      </w:ins>
      <w:r>
        <w:t>a</w:t>
      </w:r>
      <w:del w:id="14744" w:author="GoldenCorpusHarness" w:date="2026-03-28T22:23:47Z">
        <w:r>
          <w:delText>nalysis.</w:delText>
        </w:r>
      </w:del>
      <w:ins w:id="14745" w:author="GoldenCorpusHarness" w:date="2026-03-28T22:23:47Z">
        <w:r>
          <w:t>rt</w:t>
        </w:r>
      </w:ins>
      <w:r>
        <w:t xml:space="preserve"> </w:t>
      </w:r>
      <w:ins w:id="14746" w:author="GoldenCorpusHarness" w:date="2026-03-28T22:23:47Z">
        <w:r>
          <w:t>of FBR:</w:t>
        </w:r>
      </w:ins>
    </w:p>
    <w:p ns2:paraId="266A2191" ns2:textId="23A11BCB" w:rsidR="002B1446" w:rsidRDefault="00895D30" w:rsidP="00522D25">
      <w:pPr>
        <w:pStyle w:val="paragraph0"/>
      </w:pPr>
      <w:del w:id="14747" w:author="GoldenCorpusHarness" w:date="2026-03-28T22:23:47Z">
        <w:r>
          <w:delText>C</w:delText>
        </w:r>
      </w:del>
      <w:ins w:id="14748" w:author="GoldenCorpusHarness" w:date="2026-03-28T22:23:47Z">
        <w:r>
          <w:t>L</w:t>
        </w:r>
      </w:ins>
      <w:r>
        <w:t>e</w:t>
      </w:r>
      <w:del w:id="14749" w:author="GoldenCorpusHarness" w:date="2026-03-28T22:23:47Z">
        <w:r>
          <w:delText>n</w:delText>
        </w:r>
      </w:del>
      <w:ins w:id="14750" w:author="GoldenCorpusHarness" w:date="2026-03-28T22:23:47Z">
        <w:r>
          <w:t xml:space="preserve">ftover </w:t>
        </w:r>
      </w:ins>
      <w:r>
        <w:t>s</w:t>
      </w:r>
      <w:del w:id="14751" w:author="GoldenCorpusHarness" w:date="2026-03-28T22:23:47Z">
        <w:r>
          <w:delText>oring ru</w:delText>
        </w:r>
      </w:del>
      <w:ins w:id="14752" w:author="GoldenCorpusHarness" w:date="2026-03-28T22:23:47Z">
        <w:r>
          <w:t>amp</w:t>
        </w:r>
      </w:ins>
      <w:r>
        <w:t xml:space="preserve">les </w:t>
      </w:r>
      <w:del w:id="14753" w:author="GoldenCorpusHarness" w:date="2026-03-28T22:23:47Z">
        <w:r>
          <w:delText xml:space="preserve">for DOR are </w:delText>
        </w:r>
      </w:del>
      <w:ins w:id="14754" w:author="GoldenCorpusHarness" w:date="2026-03-28T22:23:47Z">
        <w:r>
          <w:t>li</w:t>
        </w:r>
      </w:ins>
      <w:r>
        <w:t>s</w:t>
      </w:r>
      <w:del w:id="14755" w:author="GoldenCorpusHarness" w:date="2026-03-28T22:23:47Z">
        <w:r>
          <w:delText>ummariz</w:delText>
        </w:r>
      </w:del>
      <w:ins w:id="14756" w:author="GoldenCorpusHarness" w:date="2026-03-28T22:23:47Z">
        <w:r>
          <w:t>t</w:t>
        </w:r>
      </w:ins>
      <w:r>
        <w:t xml:space="preserve">ed in </w:t>
      </w:r>
      <w:del w:id="14757" w:author="GoldenCorpusHarness" w:date="2026-03-28T22:23:47Z">
        <w:r>
          <w:delText>Tabl</w:delText>
        </w:r>
      </w:del>
      <w:ins w:id="14758" w:author="GoldenCorpusHarness" w:date="2026-03-28T22:23:47Z">
        <w:r>
          <w:t>S</w:t>
        </w:r>
      </w:ins>
      <w:r>
        <w:t>e</w:t>
      </w:r>
      <w:del w:id="14759" w:author="GoldenCorpusHarness" w:date="2026-03-28T22:23:47Z">
        <w:r>
          <w:delText xml:space="preserve"> 29. Of note, SCT and its </w:delText>
        </w:r>
      </w:del>
      <w:r>
        <w:t>c</w:t>
      </w:r>
      <w:del w:id="14760" w:author="GoldenCorpusHarness" w:date="2026-03-28T22:23:47Z">
        <w:r>
          <w:delText>ondi</w:delText>
        </w:r>
      </w:del>
      <w:r>
        <w:t>tion</w:t>
      </w:r>
      <w:del w:id="14761" w:author="GoldenCorpusHarness" w:date="2026-03-28T22:23:47Z">
        <w:r>
          <w:delText>ing</w:delText>
        </w:r>
      </w:del>
      <w:r>
        <w:t xml:space="preserve"> </w:t>
      </w:r>
      <w:del w:id="14762" w:author="GoldenCorpusHarness" w:date="2026-03-28T22:23:47Z">
        <w:r>
          <w:delText>regimen(s) are not considered new anticancer treatment for the purpose of censoring</w:delText>
        </w:r>
      </w:del>
      <w:ins w:id="14763" w:author="GoldenCorpusHarness" w:date="2026-03-28T22:23:47Z">
        <w:r>
          <w:t>8</w:t>
        </w:r>
      </w:ins>
      <w:r>
        <w:t>.</w:t>
      </w:r>
      <w:ins w:id="14764" w:author="GoldenCorpusHarness" w:date="2026-03-28T22:23:47Z">
        <w:r>
          <w:t>8</w:t>
        </w:r>
      </w:ins>
    </w:p>
    <w:p ns2:paraId="5096897F" ns2:textId="6B08A1BE" w:rsidR="002B1446" w:rsidRPr="003351B1" w:rsidRDefault="00895D30" w:rsidP="00665A2D">
      <w:pPr>
        <w:pStyle w:val="Caption"/>
        <w:rPr>
          <w:rFonts w:eastAsiaTheme="minorEastAsia"/>
          <w:b/>
        </w:rPr>
      </w:pPr>
      <w:del w:id="14765" w:author="GoldenCorpusHarness" w:date="2026-03-28T22:23:47Z">
        <w:r>
          <w:delText>Table 29Censoring Rules for DOR</w:delText>
        </w:r>
      </w:del>
    </w:p>
    <w:tbl>
      <w:tblPr>
        <w:tblStyle w:val="TableGrid50"/>
        <w:tblW w:w="5000" w:type="pct"/>
        <w:tblBorders>
          <w:top w:val="double" w:sz="4" w:space="0" w:color="auto"/>
          <w:bottom w:val="double" w:sz="4" w:space="0" w:color="auto"/>
        </w:tblBorders>
        <w:tblLook w:val="04A0" w:firstRow="1" w:lastRow="0" w:firstColumn="1" w:lastColumn="0" w:noHBand="0" w:noVBand="1"/>
      </w:tblPr>
      <w:tblGrid>
        <w:gridCol w:w="3773"/>
        <w:gridCol w:w="3356"/>
        <w:gridCol w:w="1861"/>
      </w:tblGrid>
      <w:tr w:rsidR="003117E4" ns2:paraId="0D1332FC" ns2:textId="77777777" w:rsidTr="008B6369">
        <w:trPr>
          <w:tblHeader/>
        </w:trPr>
        <w:tc>
          <w:tcPr>
            <w:tcW w:w="3828" w:type="dxa"/>
            <w:tcBorders>
              <w:top w:val="single" w:sz="4" w:space="0" w:color="auto"/>
              <w:bottom w:val="single" w:sz="4" w:space="0" w:color="auto"/>
            </w:tcBorders>
            <w:vAlign w:val="bottom"/>
          </w:tcPr>
          <w:p ns2:paraId="3A25B477" ns2:textId="77777777" w:rsidR="002B1446" w:rsidRPr="00E4457F" w:rsidRDefault="00895D30" w:rsidP="008B6369">
            <w:pPr>
              <w:pStyle w:val="TableHeaderTextLeft"/>
              <w:spacing w:before="40" w:after="40"/>
              <w:ind w:left="31" w:right="-20"/>
              <w:rPr>
                <w:rFonts w:ascii="Times New Roman" w:hAnsi="Times New Roman" w:cs="Times New Roman"/>
                <w:sz w:val="20"/>
              </w:rPr>
            </w:pPr>
            <w:r w:rsidRPr="00E4457F">
              <w:rPr>
                <w:rFonts w:ascii="Times New Roman" w:hAnsi="Times New Roman" w:cs="Times New Roman"/>
                <w:sz w:val="20"/>
              </w:rPr>
              <w:t>Situation</w:t>
            </w:r>
          </w:p>
        </w:tc>
        <w:tc>
          <w:tcPr>
            <w:tcW w:w="3402" w:type="dxa"/>
            <w:tcBorders>
              <w:top w:val="single" w:sz="4" w:space="0" w:color="auto"/>
              <w:bottom w:val="single" w:sz="4" w:space="0" w:color="auto"/>
            </w:tcBorders>
            <w:vAlign w:val="bottom"/>
          </w:tcPr>
          <w:p ns2:paraId="5388FF36" ns2:textId="77777777" w:rsidR="002B1446" w:rsidRPr="00E4457F" w:rsidRDefault="00895D30" w:rsidP="008B6369">
            <w:pPr>
              <w:pStyle w:val="TableHeaderTextLeft"/>
              <w:spacing w:before="40" w:after="40"/>
              <w:ind w:left="0" w:right="-17"/>
              <w:rPr>
                <w:rFonts w:ascii="Times New Roman" w:hAnsi="Times New Roman" w:cs="Times New Roman"/>
                <w:sz w:val="20"/>
              </w:rPr>
            </w:pPr>
            <w:r w:rsidRPr="00E4457F">
              <w:rPr>
                <w:rFonts w:ascii="Times New Roman" w:hAnsi="Times New Roman" w:cs="Times New Roman"/>
                <w:sz w:val="20"/>
              </w:rPr>
              <w:t>Date of Progression or Censoring</w:t>
            </w:r>
          </w:p>
        </w:tc>
        <w:tc>
          <w:tcPr>
            <w:tcW w:w="1877" w:type="dxa"/>
            <w:tcBorders>
              <w:top w:val="single" w:sz="4" w:space="0" w:color="auto"/>
              <w:bottom w:val="single" w:sz="4" w:space="0" w:color="auto"/>
            </w:tcBorders>
            <w:vAlign w:val="bottom"/>
          </w:tcPr>
          <w:p ns2:paraId="49B3AD7B" ns2:textId="77777777" w:rsidR="002B1446" w:rsidRPr="00E4457F" w:rsidRDefault="00895D30" w:rsidP="008B6369">
            <w:pPr>
              <w:pStyle w:val="TableHeaderTextLeft"/>
              <w:spacing w:before="40" w:after="40"/>
              <w:ind w:left="0" w:right="142"/>
              <w:rPr>
                <w:rFonts w:ascii="Times New Roman" w:hAnsi="Times New Roman" w:cs="Times New Roman"/>
                <w:sz w:val="20"/>
              </w:rPr>
            </w:pPr>
            <w:r w:rsidRPr="00E4457F">
              <w:rPr>
                <w:rFonts w:ascii="Times New Roman" w:hAnsi="Times New Roman" w:cs="Times New Roman"/>
                <w:sz w:val="20"/>
              </w:rPr>
              <w:t>Outcome</w:t>
            </w:r>
          </w:p>
        </w:tc>
      </w:tr>
      <w:tr w:rsidR="003117E4" ns2:paraId="38D74B43" ns2:textId="77777777" w:rsidTr="008B6369">
        <w:tc>
          <w:tcPr>
            <w:tcW w:w="3828" w:type="dxa"/>
            <w:tcBorders>
              <w:top w:val="single" w:sz="4" w:space="0" w:color="auto"/>
              <w:bottom w:val="single" w:sz="4" w:space="0" w:color="auto"/>
            </w:tcBorders>
          </w:tcPr>
          <w:p ns2:paraId="3497A538" ns2: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No progression nor death, no new anticancer therapy initiated</w:t>
            </w:r>
          </w:p>
        </w:tc>
        <w:tc>
          <w:tcPr>
            <w:tcW w:w="3402" w:type="dxa"/>
            <w:tcBorders>
              <w:top w:val="single" w:sz="4" w:space="0" w:color="auto"/>
              <w:bottom w:val="single" w:sz="4" w:space="0" w:color="auto"/>
            </w:tcBorders>
          </w:tcPr>
          <w:p ns2:paraId="38AA2D9C" ns2: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Last adequate disease assessment</w:t>
            </w:r>
          </w:p>
        </w:tc>
        <w:tc>
          <w:tcPr>
            <w:tcW w:w="1877" w:type="dxa"/>
            <w:tcBorders>
              <w:top w:val="single" w:sz="4" w:space="0" w:color="auto"/>
              <w:bottom w:val="single" w:sz="4" w:space="0" w:color="auto"/>
            </w:tcBorders>
          </w:tcPr>
          <w:p ns2:paraId="73A49276"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ns2:paraId="0B939C13"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3117E4" ns2:paraId="419A3F3B" ns2:textId="77777777" w:rsidTr="008B6369">
        <w:tc>
          <w:tcPr>
            <w:tcW w:w="3828" w:type="dxa"/>
            <w:tcBorders>
              <w:top w:val="single" w:sz="4" w:space="0" w:color="auto"/>
              <w:bottom w:val="single" w:sz="4" w:space="0" w:color="auto"/>
            </w:tcBorders>
          </w:tcPr>
          <w:p ns2:paraId="366F1252" ns2: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No progression nor death, new anticancer therapy initiated</w:t>
            </w:r>
          </w:p>
        </w:tc>
        <w:tc>
          <w:tcPr>
            <w:tcW w:w="3402" w:type="dxa"/>
            <w:tcBorders>
              <w:top w:val="single" w:sz="4" w:space="0" w:color="auto"/>
              <w:bottom w:val="single" w:sz="4" w:space="0" w:color="auto"/>
            </w:tcBorders>
          </w:tcPr>
          <w:p ns2:paraId="5E1EAA7B" ns2: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Last adequate disease assessment before new anticancer therapy initiated</w:t>
            </w:r>
          </w:p>
        </w:tc>
        <w:tc>
          <w:tcPr>
            <w:tcW w:w="1877" w:type="dxa"/>
            <w:tcBorders>
              <w:top w:val="single" w:sz="4" w:space="0" w:color="auto"/>
              <w:bottom w:val="single" w:sz="4" w:space="0" w:color="auto"/>
            </w:tcBorders>
          </w:tcPr>
          <w:p ns2:paraId="597F1097"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ns2:paraId="7AAC5DDF"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3117E4" ns2:paraId="6BD2C9E8" ns2:textId="77777777" w:rsidTr="008B6369">
        <w:tc>
          <w:tcPr>
            <w:tcW w:w="3828" w:type="dxa"/>
            <w:tcBorders>
              <w:top w:val="single" w:sz="4" w:space="0" w:color="auto"/>
              <w:bottom w:val="single" w:sz="4" w:space="0" w:color="auto"/>
            </w:tcBorders>
          </w:tcPr>
          <w:p ns2:paraId="557880CA" ns2: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Death or progression immediately after ≥2 consecutive missed disease assessments or after new anticancer therapy, if any</w:t>
            </w:r>
          </w:p>
        </w:tc>
        <w:tc>
          <w:tcPr>
            <w:tcW w:w="3402" w:type="dxa"/>
            <w:tcBorders>
              <w:top w:val="single" w:sz="4" w:space="0" w:color="auto"/>
              <w:bottom w:val="single" w:sz="4" w:space="0" w:color="auto"/>
            </w:tcBorders>
          </w:tcPr>
          <w:p ns2:paraId="0AF1B4BB" ns2: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 xml:space="preserve">Earlier date of last adequate disease assessment </w:t>
            </w:r>
            <w:r>
              <w:rPr>
                <w:rFonts w:ascii="Times New Roman" w:hAnsi="Times New Roman" w:cs="Times New Roman"/>
                <w:szCs w:val="20"/>
              </w:rPr>
              <w:t>before</w:t>
            </w:r>
            <w:r w:rsidRPr="001058BF">
              <w:rPr>
                <w:rFonts w:ascii="Times New Roman" w:hAnsi="Times New Roman" w:cs="Times New Roman"/>
                <w:szCs w:val="20"/>
              </w:rPr>
              <w:t xml:space="preserve"> ≥2 missed adequate disease assessments and new anticancer therapy, if any</w:t>
            </w:r>
          </w:p>
        </w:tc>
        <w:tc>
          <w:tcPr>
            <w:tcW w:w="1877" w:type="dxa"/>
            <w:tcBorders>
              <w:top w:val="single" w:sz="4" w:space="0" w:color="auto"/>
              <w:bottom w:val="single" w:sz="4" w:space="0" w:color="auto"/>
            </w:tcBorders>
          </w:tcPr>
          <w:p ns2:paraId="75AF1A42"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ns2:paraId="598F5C3F"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3117E4" ns2:paraId="46E73FA7" ns2:textId="77777777" w:rsidTr="008B6369">
        <w:tc>
          <w:tcPr>
            <w:tcW w:w="3828" w:type="dxa"/>
            <w:tcBorders>
              <w:top w:val="single" w:sz="4" w:space="0" w:color="auto"/>
              <w:bottom w:val="single" w:sz="4" w:space="0" w:color="auto"/>
            </w:tcBorders>
          </w:tcPr>
          <w:p ns2:paraId="1098AE23" ns2: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Death or progression after ≤1 missed disease assessments and before new anticancer therapy, if any</w:t>
            </w:r>
          </w:p>
        </w:tc>
        <w:tc>
          <w:tcPr>
            <w:tcW w:w="3402" w:type="dxa"/>
            <w:tcBorders>
              <w:top w:val="single" w:sz="4" w:space="0" w:color="auto"/>
              <w:bottom w:val="single" w:sz="4" w:space="0" w:color="auto"/>
            </w:tcBorders>
          </w:tcPr>
          <w:p ns2:paraId="4C5D3B12" ns2: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DP or death</w:t>
            </w:r>
          </w:p>
        </w:tc>
        <w:tc>
          <w:tcPr>
            <w:tcW w:w="1877" w:type="dxa"/>
            <w:tcBorders>
              <w:top w:val="single" w:sz="4" w:space="0" w:color="auto"/>
              <w:bottom w:val="single" w:sz="4" w:space="0" w:color="auto"/>
            </w:tcBorders>
          </w:tcPr>
          <w:p ns2:paraId="2FB010E2"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End of response</w:t>
            </w:r>
          </w:p>
          <w:p ns2:paraId="108484CC"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(Event)</w:t>
            </w:r>
          </w:p>
        </w:tc>
      </w:tr>
      <w:tr w:rsidR="003117E4" ns2:paraId="6775EBF4" ns2:textId="77777777" w:rsidTr="008B6369">
        <w:tc>
          <w:tcPr>
            <w:tcW w:w="9107" w:type="dxa"/>
            <w:gridSpan w:val="3"/>
            <w:tcBorders>
              <w:top w:val="single" w:sz="4" w:space="0" w:color="auto"/>
              <w:bottom w:val="single" w:sz="4" w:space="0" w:color="auto"/>
            </w:tcBorders>
          </w:tcPr>
          <w:p ns2:paraId="3081D6B1" ns2:textId="77777777" w:rsidR="002B1446" w:rsidRPr="006F2C1F" w:rsidRDefault="00895D30" w:rsidP="008B6369">
            <w:pPr>
              <w:pStyle w:val="TableFootnote"/>
              <w:spacing w:before="40" w:after="40"/>
              <w:ind w:right="142"/>
              <w:rPr>
                <w:rFonts w:ascii="Times New Roman" w:hAnsi="Times New Roman" w:cs="Times New Roman"/>
              </w:rPr>
            </w:pPr>
            <w:r w:rsidRPr="006F2C1F">
              <w:rPr>
                <w:rFonts w:ascii="Times New Roman" w:hAnsi="Times New Roman" w:cs="Times New Roman"/>
              </w:rPr>
              <w:t>Abbreviations: DOR=duration of response; DP=disease progression.</w:t>
            </w:r>
          </w:p>
          <w:p ns2:paraId="001602CC" ns2:textId="77777777" w:rsidR="002B1446" w:rsidRPr="006F2C1F" w:rsidRDefault="00895D30" w:rsidP="008B6369">
            <w:pPr>
              <w:pStyle w:val="TableFootnote"/>
              <w:spacing w:before="40" w:after="40"/>
              <w:ind w:right="142"/>
            </w:pPr>
            <w:r w:rsidRPr="006F2C1F">
              <w:rPr>
                <w:rFonts w:ascii="Times New Roman" w:hAnsi="Times New Roman" w:cs="Times New Roman"/>
              </w:rPr>
              <w:t>A missed disease assessment includes any assessment that is not obtained or is considered inadequate for evaluation of response.</w:t>
            </w:r>
            <w:r w:rsidRPr="006F2C1F">
              <w:t xml:space="preserve"> </w:t>
            </w:r>
          </w:p>
        </w:tc>
      </w:tr>
    </w:tbl>
    <w:p ns2:paraId="31E9D10D" ns2:textId="77777777" w:rsidR="002B1446" w:rsidRPr="00DE276E" w:rsidRDefault="00895D30" w:rsidP="00522D25">
      <w:pPr>
        <w:pStyle w:val="Heading4"/>
        <w:spacing w:before="240"/>
        <w:ind w:left="1202" w:hanging="1202"/>
      </w:pPr>
      <w:del w:id="14766" w:author="GoldenCorpusHarness" w:date="2026-03-28T22:23:47Z">
        <w:r>
          <w:delText>Analysis Strat</w:delText>
        </w:r>
      </w:del>
      <w:ins w:id="14767" w:author="GoldenCorpusHarness" w:date="2026-03-28T22:23:47Z">
        <w:r>
          <w:t>M</w:t>
        </w:r>
      </w:ins>
      <w:r>
        <w:t>e</w:t>
      </w:r>
      <w:del w:id="14768" w:author="GoldenCorpusHarness" w:date="2026-03-28T22:23:47Z">
        <w:r>
          <w:delText>gy for Key Eff</w:delText>
        </w:r>
      </w:del>
      <w:ins w:id="14769" w:author="GoldenCorpusHarness" w:date="2026-03-28T22:23:47Z">
        <w:r>
          <w:t>d</w:t>
        </w:r>
      </w:ins>
      <w:r>
        <w:t>ica</w:t>
      </w:r>
      <w:ins w:id="14770" w:author="GoldenCorpusHarness" w:date="2026-03-28T22:23:47Z">
        <w:r>
          <w:t>l Resour</w:t>
        </w:r>
      </w:ins>
      <w:r>
        <w:t>c</w:t>
      </w:r>
      <w:del w:id="14771" w:author="GoldenCorpusHarness" w:date="2026-03-28T22:23:47Z">
        <w:r>
          <w:delText>y</w:delText>
        </w:r>
      </w:del>
      <w:ins w:id="14772" w:author="GoldenCorpusHarness" w:date="2026-03-28T22:23:47Z">
        <w:r>
          <w:t>e Utilization and Health</w:t>
        </w:r>
      </w:ins>
      <w:r>
        <w:t xml:space="preserve"> E</w:t>
      </w:r>
      <w:ins w:id="14773" w:author="GoldenCorpusHarness" w:date="2026-03-28T22:23:47Z">
        <w:r>
          <w:t>co</w:t>
        </w:r>
      </w:ins>
      <w:r>
        <w:t>n</w:t>
      </w:r>
      <w:del w:id="14774" w:author="GoldenCorpusHarness" w:date="2026-03-28T22:23:47Z">
        <w:r>
          <w:delText>dp</w:delText>
        </w:r>
      </w:del>
      <w:r>
        <w:t>o</w:t>
      </w:r>
      <w:ins w:id="14775" w:author="GoldenCorpusHarness" w:date="2026-03-28T22:23:47Z">
        <w:r>
          <w:t>m</w:t>
        </w:r>
      </w:ins>
      <w:r>
        <w:t>i</w:t>
      </w:r>
      <w:del w:id="14776" w:author="GoldenCorpusHarness" w:date="2026-03-28T22:23:47Z">
        <w:r>
          <w:delText>nt</w:delText>
        </w:r>
      </w:del>
      <w:ins w:id="14777" w:author="GoldenCorpusHarness" w:date="2026-03-28T22:23:47Z">
        <w:r>
          <w:t>c</w:t>
        </w:r>
      </w:ins>
      <w:r>
        <w:t>s</w:t>
      </w:r>
      <w:del w:id="14778" w:author="GoldenCorpusHarness" w:date="2026-03-28T22:23:47Z">
        <w:r>
          <w:delText xml:space="preserve"> </w:delText>
        </w:r>
      </w:del>
    </w:p>
    <w:p ns2:paraId="7205A5EE" ns2:textId="4F631E8E" w:rsidR="002B1446" w:rsidRDefault="00895D30" w:rsidP="00522D25">
      <w:pPr>
        <w:pStyle w:val="paragraph0"/>
      </w:pPr>
      <w:del w:id="14779" w:author="GoldenCorpusHarness" w:date="2026-03-28T22:23:47Z">
        <w:r>
          <w:delText>The pri</w:delText>
        </w:r>
      </w:del>
      <w:ins w:id="14780" w:author="GoldenCorpusHarness" w:date="2026-03-28T22:23:47Z">
        <w:r>
          <w:t>Medical resource utilization and health econo</w:t>
        </w:r>
      </w:ins>
      <w:r>
        <w:t>m</w:t>
      </w:r>
      <w:del w:id="14781" w:author="GoldenCorpusHarness" w:date="2026-03-28T22:23:47Z">
        <w:r>
          <w:delText>ar</w:delText>
        </w:r>
      </w:del>
      <w:ins w:id="14782" w:author="GoldenCorpusHarness" w:date="2026-03-28T22:23:47Z">
        <w:r>
          <w:t>ics data, associated with medical encounters, will be collected in the CRF b</w:t>
        </w:r>
      </w:ins>
      <w:r>
        <w:t xml:space="preserve">y </w:t>
      </w:r>
      <w:del w:id="14783" w:author="GoldenCorpusHarness" w:date="2026-03-28T22:23:47Z">
        <w:r>
          <w:delText>anal</w:delText>
        </w:r>
      </w:del>
      <w:ins w:id="14784" w:author="GoldenCorpusHarness" w:date="2026-03-28T22:23:47Z">
        <w:r>
          <w:t>the investigator and stud</w:t>
        </w:r>
      </w:ins>
      <w:r>
        <w:t>y</w:t>
      </w:r>
      <w:del w:id="14785" w:author="GoldenCorpusHarness" w:date="2026-03-28T22:23:47Z">
        <w:r>
          <w:delText>sis approach</w:delText>
        </w:r>
      </w:del>
      <w:ins w:id="14786" w:author="GoldenCorpusHarness" w:date="2026-03-28T22:23:47Z">
        <w:r>
          <w:t>-site personnel</w:t>
        </w:r>
      </w:ins>
      <w:r>
        <w:t xml:space="preserve"> for </w:t>
      </w:r>
      <w:del w:id="14787" w:author="GoldenCorpusHarness" w:date="2026-03-28T22:23:47Z">
        <w:r>
          <w:delText>the pri</w:delText>
        </w:r>
      </w:del>
      <w:ins w:id="14788" w:author="GoldenCorpusHarness" w:date="2026-03-28T22:23:47Z">
        <w:r>
          <w:t>all participants throughout the study. Protocol-</w:t>
        </w:r>
      </w:ins>
      <w:r>
        <w:t>ma</w:t>
      </w:r>
      <w:del w:id="14789" w:author="GoldenCorpusHarness" w:date="2026-03-28T22:23:47Z">
        <w:r>
          <w:delText>ry and key secondary efficacy endpoints are summarized in Table 30</w:delText>
        </w:r>
      </w:del>
      <w:ins w:id="14790" w:author="GoldenCorpusHarness" w:date="2026-03-28T22:23:47Z">
        <w:r>
          <w:t>ndated procedures, tests, and encounters are excluded</w:t>
        </w:r>
      </w:ins>
      <w:r>
        <w:t>.</w:t>
      </w:r>
      <w:del w:id="14791" w:author="GoldenCorpusHarness" w:date="2026-03-28T22:23:47Z">
        <w:r>
          <w:delText xml:space="preserve"> Sensitivity analysis methods are described above for each endpoint as applicable.</w:delText>
        </w:r>
      </w:del>
    </w:p>
    <w:p ns2:paraId="5DBB7CDE" ns2:textId="4093C883" w:rsidR="002B1446" w:rsidRPr="00593D6D" w:rsidRDefault="00895D30" w:rsidP="00665A2D">
      <w:pPr>
        <w:pStyle w:val="Caption"/>
      </w:pPr>
      <w:r>
        <w:t>T</w:t>
      </w:r>
      <w:ins w:id="14792" w:author="GoldenCorpusHarness" w:date="2026-03-28T22:23:47Z">
        <w:r>
          <w:t>he d</w:t>
        </w:r>
      </w:ins>
      <w:r>
        <w:t>a</w:t>
      </w:r>
      <w:del w:id="14793" w:author="GoldenCorpusHarness" w:date="2026-03-28T22:23:47Z">
        <w:r>
          <w:delText>b</w:delText>
        </w:r>
      </w:del>
      <w:ins w:id="14794" w:author="GoldenCorpusHarness" w:date="2026-03-28T22:23:47Z">
        <w:r>
          <w:t>ta col</w:t>
        </w:r>
      </w:ins>
      <w:r>
        <w:t>le</w:t>
      </w:r>
      <w:del w:id="14795" w:author="GoldenCorpusHarness" w:date="2026-03-28T22:23:47Z">
        <w:r>
          <w:delText xml:space="preserve"> 30A</w:delText>
        </w:r>
      </w:del>
      <w:ins w:id="14796" w:author="GoldenCorpusHarness" w:date="2026-03-28T22:23:47Z">
        <w:r>
          <w:t>cted may be used to conduct exploratory economic a</w:t>
        </w:r>
      </w:ins>
      <w:r>
        <w:t>nalys</w:t>
      </w:r>
      <w:del w:id="14797" w:author="GoldenCorpusHarness" w:date="2026-03-28T22:23:47Z">
        <w:r>
          <w:delText>i</w:delText>
        </w:r>
      </w:del>
      <w:ins w:id="14798" w:author="GoldenCorpusHarness" w:date="2026-03-28T22:23:47Z">
        <w:r>
          <w:t>e</w:t>
        </w:r>
      </w:ins>
      <w:r>
        <w:t xml:space="preserve">s </w:t>
      </w:r>
      <w:del w:id="14799" w:author="GoldenCorpusHarness" w:date="2026-03-28T22:23:47Z">
        <w:r>
          <w:delText>Str</w:delText>
        </w:r>
      </w:del>
      <w:r>
        <w:t>a</w:t>
      </w:r>
      <w:del w:id="14800" w:author="GoldenCorpusHarness" w:date="2026-03-28T22:23:47Z">
        <w:r>
          <w:delText>t</w:delText>
        </w:r>
      </w:del>
      <w:ins w:id="14801" w:author="GoldenCorpusHarness" w:date="2026-03-28T22:23:47Z">
        <w:r>
          <w:t>nd will includ</w:t>
        </w:r>
      </w:ins>
      <w:r>
        <w:t>e</w:t>
      </w:r>
      <w:del w:id="14802" w:author="GoldenCorpusHarness" w:date="2026-03-28T22:23:47Z">
        <w:r>
          <w:delText>gy for Key Efficacy Variables</w:delText>
        </w:r>
      </w:del>
      <w:ins w:id="14803" w:author="GoldenCorpusHarness" w:date="2026-03-28T22:23:47Z">
        <w:r>
          <w:t>:</w:t>
        </w:r>
      </w:ins>
    </w:p>
    <w:tbl>
      <w:tblPr>
        <w:tblStyle w:val="TableGrid20"/>
        <w:tblW w:w="5000" w:type="pct"/>
        <w:tblLayout w:type="fixed"/>
        <w:tblLook w:val="01E0" w:firstRow="1" w:lastRow="1" w:firstColumn="1" w:lastColumn="1" w:noHBand="0" w:noVBand="0"/>
      </w:tblPr>
      <w:tblGrid>
        <w:gridCol w:w="2556"/>
        <w:gridCol w:w="2648"/>
        <w:gridCol w:w="1461"/>
        <w:gridCol w:w="2325"/>
      </w:tblGrid>
      <w:tr w:rsidR="003117E4" ns2:paraId="05397CC6" ns2:textId="77777777" w:rsidTr="008B6369">
        <w:trPr>
          <w:cantSplit/>
          <w:trHeight w:val="412"/>
          <w:tblHeader/>
        </w:trPr>
        <w:tc>
          <w:tcPr>
            <w:tcW w:w="2520" w:type="dxa"/>
            <w:vAlign w:val="bottom"/>
            <w:hideMark/>
          </w:tcPr>
          <w:p ns2:paraId="7CB22F94" ns2:textId="77777777" w:rsidR="002B1446" w:rsidRPr="001058BF" w:rsidRDefault="00895D30" w:rsidP="008B6369">
            <w:pPr>
              <w:pStyle w:val="TableCellLeft"/>
              <w:keepNext w:val="0"/>
              <w:keepLines w:val="0"/>
              <w:spacing w:before="40" w:after="40" w:line="240" w:lineRule="auto"/>
              <w:ind w:left="0"/>
              <w:rPr>
                <w:b/>
                <w:bCs/>
                <w:szCs w:val="20"/>
              </w:rPr>
            </w:pPr>
            <w:r w:rsidRPr="001058BF">
              <w:rPr>
                <w:b/>
                <w:bCs/>
                <w:szCs w:val="20"/>
              </w:rPr>
              <w:t>Endpoint/Variable</w:t>
            </w:r>
          </w:p>
          <w:p ns2:paraId="5AD84649" ns2:textId="77777777" w:rsidR="002B1446" w:rsidRPr="001C4072" w:rsidRDefault="00895D30" w:rsidP="008B6369">
            <w:pPr>
              <w:pStyle w:val="TableCellLeft"/>
              <w:keepNext w:val="0"/>
              <w:keepLines w:val="0"/>
              <w:spacing w:before="40" w:after="40" w:line="240" w:lineRule="auto"/>
              <w:ind w:left="0"/>
            </w:pPr>
            <w:r w:rsidRPr="001058BF">
              <w:rPr>
                <w:szCs w:val="20"/>
              </w:rPr>
              <w:t>(Description, Time Point)</w:t>
            </w:r>
            <w:r w:rsidRPr="001C4072">
              <w:t xml:space="preserve"> </w:t>
            </w:r>
          </w:p>
        </w:tc>
        <w:tc>
          <w:tcPr>
            <w:tcW w:w="2610" w:type="dxa"/>
            <w:vAlign w:val="bottom"/>
            <w:hideMark/>
          </w:tcPr>
          <w:p ns2:paraId="360D52BC" ns2:textId="77777777" w:rsidR="002B1446" w:rsidRPr="001058BF" w:rsidRDefault="00895D30" w:rsidP="008B6369">
            <w:pPr>
              <w:pStyle w:val="TableCellLeft"/>
              <w:keepNext w:val="0"/>
              <w:keepLines w:val="0"/>
              <w:spacing w:before="40" w:after="40" w:line="240" w:lineRule="auto"/>
              <w:rPr>
                <w:b/>
                <w:bCs/>
                <w:szCs w:val="20"/>
              </w:rPr>
            </w:pPr>
            <w:r w:rsidRPr="001058BF">
              <w:rPr>
                <w:b/>
                <w:bCs/>
                <w:szCs w:val="20"/>
              </w:rPr>
              <w:t>Statistical Method</w:t>
            </w:r>
          </w:p>
        </w:tc>
        <w:tc>
          <w:tcPr>
            <w:tcW w:w="1440" w:type="dxa"/>
            <w:vAlign w:val="center"/>
            <w:hideMark/>
          </w:tcPr>
          <w:p ns2:paraId="382BC592" ns2:textId="77777777" w:rsidR="002B1446" w:rsidRPr="001058BF" w:rsidRDefault="00895D30" w:rsidP="008B6369">
            <w:pPr>
              <w:pStyle w:val="TableCellLeft"/>
              <w:keepNext w:val="0"/>
              <w:keepLines w:val="0"/>
              <w:spacing w:before="40" w:after="40" w:line="240" w:lineRule="auto"/>
              <w:jc w:val="center"/>
              <w:rPr>
                <w:b/>
                <w:bCs/>
                <w:szCs w:val="20"/>
              </w:rPr>
            </w:pPr>
            <w:r w:rsidRPr="001058BF">
              <w:rPr>
                <w:b/>
                <w:bCs/>
                <w:szCs w:val="20"/>
              </w:rPr>
              <w:t>Analysis Population</w:t>
            </w:r>
          </w:p>
        </w:tc>
        <w:tc>
          <w:tcPr>
            <w:tcW w:w="2292" w:type="dxa"/>
            <w:vAlign w:val="bottom"/>
            <w:hideMark/>
          </w:tcPr>
          <w:p ns2:paraId="024752A0" ns2:textId="77777777" w:rsidR="002B1446" w:rsidRPr="001058BF" w:rsidRDefault="00895D30" w:rsidP="008B6369">
            <w:pPr>
              <w:pStyle w:val="TableCellLeft"/>
              <w:keepNext w:val="0"/>
              <w:keepLines w:val="0"/>
              <w:spacing w:before="40" w:after="40" w:line="240" w:lineRule="auto"/>
              <w:rPr>
                <w:b/>
                <w:bCs/>
                <w:szCs w:val="20"/>
              </w:rPr>
            </w:pPr>
            <w:r w:rsidRPr="001058BF">
              <w:rPr>
                <w:b/>
                <w:bCs/>
                <w:szCs w:val="20"/>
              </w:rPr>
              <w:t>Missing Data Approach</w:t>
            </w:r>
          </w:p>
        </w:tc>
      </w:tr>
      <w:tr w:rsidR="003117E4" ns2:paraId="5420C83D" ns2:textId="77777777" w:rsidTr="008B6369">
        <w:trPr>
          <w:cantSplit/>
          <w:trHeight w:val="218"/>
        </w:trPr>
        <w:tc>
          <w:tcPr>
            <w:tcW w:w="8862" w:type="dxa"/>
            <w:gridSpan w:val="4"/>
            <w:vAlign w:val="center"/>
            <w:hideMark/>
          </w:tcPr>
          <w:p ns2:paraId="097477B3" ns2:textId="77777777" w:rsidR="002B1446" w:rsidRPr="001058BF" w:rsidRDefault="00895D30" w:rsidP="008B6369">
            <w:pPr>
              <w:pStyle w:val="TableHeaderTextLeft"/>
              <w:spacing w:before="40" w:after="40"/>
              <w:ind w:left="0"/>
              <w:rPr>
                <w:sz w:val="20"/>
                <w:lang w:eastAsia="zh-CN"/>
              </w:rPr>
            </w:pPr>
            <w:r w:rsidRPr="001058BF">
              <w:rPr>
                <w:sz w:val="20"/>
              </w:rPr>
              <w:t xml:space="preserve">Primary </w:t>
            </w:r>
            <w:r w:rsidRPr="001058BF">
              <w:rPr>
                <w:sz w:val="20"/>
                <w:lang w:eastAsia="zh-CN"/>
              </w:rPr>
              <w:t>Endpoint</w:t>
            </w:r>
          </w:p>
        </w:tc>
      </w:tr>
      <w:tr w:rsidR="003117E4" ns2:paraId="578A97E6" ns2:textId="77777777" w:rsidTr="008B6369">
        <w:trPr>
          <w:cantSplit/>
          <w:trHeight w:val="1833"/>
        </w:trPr>
        <w:tc>
          <w:tcPr>
            <w:tcW w:w="2520" w:type="dxa"/>
            <w:vAlign w:val="center"/>
            <w:hideMark/>
          </w:tcPr>
          <w:p ns2:paraId="08AE9BEA" ns2:textId="77777777" w:rsidR="002B1446" w:rsidRPr="001058BF" w:rsidRDefault="00895D30" w:rsidP="008B6369">
            <w:pPr>
              <w:pStyle w:val="TableCellLeft"/>
              <w:keepNext w:val="0"/>
              <w:keepLines w:val="0"/>
              <w:spacing w:before="40" w:after="40" w:line="240" w:lineRule="auto"/>
              <w:ind w:left="0"/>
              <w:rPr>
                <w:szCs w:val="20"/>
              </w:rPr>
            </w:pPr>
            <w:r w:rsidRPr="001058BF">
              <w:rPr>
                <w:color w:val="000000"/>
                <w:szCs w:val="20"/>
              </w:rPr>
              <w:t xml:space="preserve">PFS per </w:t>
            </w:r>
            <w:r w:rsidRPr="001058BF">
              <w:rPr>
                <w:szCs w:val="20"/>
              </w:rPr>
              <w:t xml:space="preserve">iwCLL 2018 criteria </w:t>
            </w:r>
            <w:r w:rsidRPr="001058BF">
              <w:rPr>
                <w:color w:val="000000"/>
                <w:szCs w:val="20"/>
              </w:rPr>
              <w:t xml:space="preserve">by BICR </w:t>
            </w:r>
          </w:p>
        </w:tc>
        <w:tc>
          <w:tcPr>
            <w:tcW w:w="2610" w:type="dxa"/>
            <w:vAlign w:val="center"/>
            <w:hideMark/>
          </w:tcPr>
          <w:p ns2:paraId="2DA02518" ns2:textId="77777777" w:rsidR="002B1446" w:rsidRPr="001058BF" w:rsidRDefault="00895D30" w:rsidP="008B6369">
            <w:pPr>
              <w:pStyle w:val="TableCellLeft"/>
              <w:keepNext w:val="0"/>
              <w:keepLines w:val="0"/>
              <w:spacing w:before="40" w:after="40" w:line="240" w:lineRule="auto"/>
              <w:ind w:left="-18"/>
              <w:rPr>
                <w:szCs w:val="20"/>
              </w:rPr>
            </w:pPr>
            <w:r w:rsidRPr="001058BF">
              <w:rPr>
                <w:color w:val="000000"/>
                <w:szCs w:val="20"/>
                <w:u w:val="single"/>
              </w:rPr>
              <w:t>Test</w:t>
            </w:r>
            <w:r w:rsidRPr="001058BF">
              <w:rPr>
                <w:color w:val="000000"/>
                <w:szCs w:val="20"/>
              </w:rPr>
              <w:t>: Stratified Log-rank test to assess the treatment difference</w:t>
            </w:r>
          </w:p>
          <w:p ns2:paraId="73BBCF53" ns2:textId="77777777" w:rsidR="002B1446" w:rsidRPr="001058BF" w:rsidRDefault="00895D30" w:rsidP="008B6369">
            <w:pPr>
              <w:pStyle w:val="TableCellLeft"/>
              <w:keepNext w:val="0"/>
              <w:keepLines w:val="0"/>
              <w:spacing w:before="40" w:after="40" w:line="240" w:lineRule="auto"/>
              <w:ind w:left="-18"/>
              <w:rPr>
                <w:szCs w:val="20"/>
              </w:rPr>
            </w:pPr>
            <w:r w:rsidRPr="00F43D7F">
              <w:rPr>
                <w:color w:val="000000"/>
                <w:szCs w:val="20"/>
                <w:u w:val="single"/>
              </w:rPr>
              <w:t>Estimation</w:t>
            </w:r>
            <w:r w:rsidRPr="00F43D7F">
              <w:rPr>
                <w:color w:val="000000"/>
                <w:szCs w:val="20"/>
              </w:rPr>
              <w:t>:</w:t>
            </w:r>
            <w:r w:rsidRPr="001058BF">
              <w:rPr>
                <w:color w:val="000000"/>
                <w:szCs w:val="20"/>
              </w:rPr>
              <w:t xml:space="preserve"> Stratified Cox model with Efron’s tie handling method to assess the magnitude of treatment difference</w:t>
            </w:r>
          </w:p>
        </w:tc>
        <w:tc>
          <w:tcPr>
            <w:tcW w:w="1440" w:type="dxa"/>
            <w:vAlign w:val="center"/>
            <w:hideMark/>
          </w:tcPr>
          <w:p ns2:paraId="070D998B" ns2:textId="77777777" w:rsidR="002B1446" w:rsidRPr="001058BF" w:rsidRDefault="00895D30" w:rsidP="008B6369">
            <w:pPr>
              <w:pStyle w:val="TableCellLeft"/>
              <w:keepNext w:val="0"/>
              <w:keepLines w:val="0"/>
              <w:spacing w:before="40" w:after="40" w:line="240" w:lineRule="auto"/>
              <w:jc w:val="center"/>
              <w:rPr>
                <w:szCs w:val="20"/>
                <w:lang w:eastAsia="zh-CN"/>
              </w:rPr>
            </w:pPr>
            <w:r w:rsidRPr="001058BF">
              <w:rPr>
                <w:color w:val="000000"/>
                <w:szCs w:val="20"/>
                <w:lang w:eastAsia="zh-CN"/>
              </w:rPr>
              <w:t>ITT</w:t>
            </w:r>
          </w:p>
        </w:tc>
        <w:tc>
          <w:tcPr>
            <w:tcW w:w="2292" w:type="dxa"/>
            <w:vAlign w:val="center"/>
            <w:hideMark/>
          </w:tcPr>
          <w:p ns2:paraId="2FC81CAC" ns2: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Primary censoring rule</w:t>
            </w:r>
          </w:p>
          <w:p ns2:paraId="2B00CEA6" ns2: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Sensitivity analysis 1</w:t>
            </w:r>
          </w:p>
          <w:p ns2:paraId="590479D0" ns2: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Sensitivity analysis 2</w:t>
            </w:r>
          </w:p>
          <w:p ns2:paraId="1BC213A8" ns2: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 xml:space="preserve">Sensitivity analysis </w:t>
            </w:r>
            <w:r>
              <w:rPr>
                <w:color w:val="000000"/>
                <w:szCs w:val="20"/>
              </w:rPr>
              <w:t>3</w:t>
            </w:r>
          </w:p>
          <w:p ns2:paraId="7F78C781" ns2:textId="7B253178" w:rsidR="002B1446" w:rsidRPr="001058BF" w:rsidRDefault="00895D30" w:rsidP="008B6369">
            <w:pPr>
              <w:pStyle w:val="TableCellLeft"/>
              <w:keepNext w:val="0"/>
              <w:keepLines w:val="0"/>
              <w:spacing w:before="40" w:after="40" w:line="240" w:lineRule="auto"/>
              <w:ind w:left="-24"/>
              <w:rPr>
                <w:szCs w:val="20"/>
              </w:rPr>
            </w:pPr>
            <w:r w:rsidRPr="001058BF">
              <w:rPr>
                <w:szCs w:val="20"/>
              </w:rPr>
              <w:t xml:space="preserve">Additional details are in </w:t>
            </w:r>
            <w:r w:rsidR="00B55DCA">
              <w:t>Table </w:t>
            </w:r>
            <w:r w:rsidR="00B55DCA">
              <w:rPr>
                <w:noProof/>
              </w:rPr>
              <w:t>28</w:t>
            </w:r>
          </w:p>
        </w:tc>
      </w:tr>
      <w:tr w:rsidR="003117E4" ns2:paraId="379270E2" ns2:textId="77777777" w:rsidTr="008B6369">
        <w:trPr>
          <w:cantSplit/>
          <w:trHeight w:val="230"/>
        </w:trPr>
        <w:tc>
          <w:tcPr>
            <w:tcW w:w="8862" w:type="dxa"/>
            <w:gridSpan w:val="4"/>
            <w:vAlign w:val="center"/>
          </w:tcPr>
          <w:p ns2:paraId="7AF22C17" ns2:textId="77777777" w:rsidR="002B1446" w:rsidRPr="001C4072" w:rsidRDefault="00895D30" w:rsidP="008B6369">
            <w:pPr>
              <w:pStyle w:val="TableHeaderTextLeft"/>
              <w:spacing w:before="40" w:after="40"/>
              <w:ind w:left="0"/>
            </w:pPr>
            <w:r w:rsidRPr="001058BF">
              <w:rPr>
                <w:sz w:val="20"/>
              </w:rPr>
              <w:t>Secondary Endpoints</w:t>
            </w:r>
          </w:p>
        </w:tc>
      </w:tr>
      <w:tr w:rsidR="003117E4" ns2:paraId="1EF31C3B" ns2:textId="77777777" w:rsidTr="008B6369">
        <w:trPr>
          <w:cantSplit/>
          <w:trHeight w:val="921"/>
        </w:trPr>
        <w:tc>
          <w:tcPr>
            <w:tcW w:w="2520" w:type="dxa"/>
            <w:vAlign w:val="center"/>
          </w:tcPr>
          <w:p ns2:paraId="080151C4" ns2:textId="77777777" w:rsidR="002B1446" w:rsidRPr="001058BF" w:rsidRDefault="00895D30" w:rsidP="008B6369">
            <w:pPr>
              <w:pStyle w:val="Paragraph"/>
              <w:spacing w:before="40" w:after="40"/>
              <w:rPr>
                <w:rFonts w:eastAsia="Times New Roman"/>
                <w:color w:val="000000"/>
                <w:sz w:val="20"/>
                <w:szCs w:val="20"/>
              </w:rPr>
            </w:pPr>
            <w:r>
              <w:rPr>
                <w:color w:val="000000"/>
                <w:sz w:val="20"/>
                <w:szCs w:val="20"/>
              </w:rPr>
              <w:t>Undetectable MRD</w:t>
            </w:r>
            <w:r w:rsidRPr="001058BF">
              <w:rPr>
                <w:color w:val="000000"/>
                <w:sz w:val="20"/>
                <w:szCs w:val="20"/>
              </w:rPr>
              <w:t xml:space="preserve"> </w:t>
            </w:r>
            <w:r>
              <w:rPr>
                <w:color w:val="000000"/>
                <w:sz w:val="20"/>
                <w:szCs w:val="20"/>
              </w:rPr>
              <w:t xml:space="preserve">in bone marrow at month 14 </w:t>
            </w:r>
            <w:r w:rsidRPr="001058BF">
              <w:rPr>
                <w:sz w:val="20"/>
                <w:szCs w:val="20"/>
              </w:rPr>
              <w:t>as assessed by central laboratory</w:t>
            </w:r>
          </w:p>
        </w:tc>
        <w:tc>
          <w:tcPr>
            <w:tcW w:w="2610" w:type="dxa"/>
            <w:vAlign w:val="center"/>
          </w:tcPr>
          <w:p ns2:paraId="35AA8081" ns2:textId="77777777" w:rsidR="002B1446" w:rsidRPr="001058BF" w:rsidRDefault="00895D30" w:rsidP="008B6369">
            <w:pPr>
              <w:pStyle w:val="Paragraph"/>
              <w:spacing w:before="40" w:after="40"/>
              <w:rPr>
                <w:rFonts w:eastAsia="Times New Roman"/>
                <w:color w:val="000000"/>
                <w:sz w:val="20"/>
                <w:szCs w:val="20"/>
              </w:rPr>
            </w:pPr>
            <w:r w:rsidRPr="00F43D7F">
              <w:rPr>
                <w:color w:val="000000"/>
                <w:sz w:val="20"/>
                <w:szCs w:val="20"/>
                <w:u w:val="single"/>
              </w:rPr>
              <w:t xml:space="preserve">Test and </w:t>
            </w:r>
            <w:r w:rsidRPr="00F43D7F">
              <w:rPr>
                <w:sz w:val="20"/>
                <w:szCs w:val="20"/>
                <w:u w:val="single"/>
              </w:rPr>
              <w:t>Estimation</w:t>
            </w:r>
            <w:r w:rsidRPr="00F43D7F">
              <w:rPr>
                <w:sz w:val="20"/>
                <w:szCs w:val="20"/>
              </w:rPr>
              <w:t>:</w:t>
            </w:r>
            <w:r w:rsidRPr="001058BF">
              <w:rPr>
                <w:sz w:val="20"/>
                <w:szCs w:val="20"/>
              </w:rPr>
              <w:br/>
              <w:t xml:space="preserve">Stratified M&amp;N method </w:t>
            </w:r>
            <w:r w:rsidRPr="001058BF">
              <w:rPr>
                <w:color w:val="000000"/>
                <w:sz w:val="20"/>
                <w:szCs w:val="20"/>
              </w:rPr>
              <w:t>with sample size weights</w:t>
            </w:r>
          </w:p>
        </w:tc>
        <w:tc>
          <w:tcPr>
            <w:tcW w:w="1440" w:type="dxa"/>
            <w:vAlign w:val="center"/>
          </w:tcPr>
          <w:p ns2:paraId="6910A675" ns2:textId="77777777" w:rsidR="002B1446" w:rsidRPr="001058BF" w:rsidRDefault="00895D30" w:rsidP="008B6369">
            <w:pPr>
              <w:pStyle w:val="Paragraph"/>
              <w:spacing w:before="40" w:after="40"/>
              <w:jc w:val="center"/>
              <w:rPr>
                <w:rFonts w:eastAsia="Times New Roman"/>
                <w:color w:val="000000"/>
                <w:sz w:val="20"/>
                <w:szCs w:val="20"/>
              </w:rPr>
            </w:pPr>
            <w:r w:rsidRPr="001058BF">
              <w:rPr>
                <w:color w:val="000000"/>
                <w:sz w:val="20"/>
                <w:szCs w:val="20"/>
                <w:lang w:eastAsia="zh-CN"/>
              </w:rPr>
              <w:t>ITT</w:t>
            </w:r>
            <w:r>
              <w:rPr>
                <w:color w:val="000000"/>
                <w:sz w:val="20"/>
                <w:szCs w:val="20"/>
                <w:lang w:eastAsia="zh-CN"/>
              </w:rPr>
              <w:t xml:space="preserve"> </w:t>
            </w:r>
          </w:p>
        </w:tc>
        <w:tc>
          <w:tcPr>
            <w:tcW w:w="2292" w:type="dxa"/>
            <w:vAlign w:val="center"/>
          </w:tcPr>
          <w:p ns2:paraId="3ECECF4A" ns2:textId="77777777" w:rsidR="002B1446" w:rsidRPr="001058BF" w:rsidRDefault="00895D30" w:rsidP="008B6369">
            <w:pPr>
              <w:pStyle w:val="Paragraph"/>
              <w:spacing w:before="40" w:after="40"/>
              <w:rPr>
                <w:rFonts w:eastAsia="Times New Roman"/>
                <w:color w:val="000000"/>
                <w:sz w:val="20"/>
                <w:szCs w:val="20"/>
              </w:rPr>
            </w:pPr>
            <w:r w:rsidRPr="001058BF">
              <w:rPr>
                <w:sz w:val="20"/>
                <w:szCs w:val="20"/>
              </w:rPr>
              <w:t xml:space="preserve">Participants with missing data are considered </w:t>
            </w:r>
            <w:r>
              <w:rPr>
                <w:sz w:val="20"/>
                <w:szCs w:val="20"/>
              </w:rPr>
              <w:t>to have detectable MRD</w:t>
            </w:r>
          </w:p>
        </w:tc>
      </w:tr>
      <w:tr w:rsidR="003117E4" ns2:paraId="28E61612" ns2:textId="77777777" w:rsidTr="008B6369">
        <w:trPr>
          <w:cantSplit/>
          <w:trHeight w:val="1866"/>
        </w:trPr>
        <w:tc>
          <w:tcPr>
            <w:tcW w:w="2520" w:type="dxa"/>
            <w:vAlign w:val="center"/>
          </w:tcPr>
          <w:p ns2:paraId="6F8ECECF" ns2: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OS</w:t>
            </w:r>
          </w:p>
        </w:tc>
        <w:tc>
          <w:tcPr>
            <w:tcW w:w="2610" w:type="dxa"/>
            <w:vAlign w:val="center"/>
          </w:tcPr>
          <w:p ns2:paraId="54A0D10F" ns2: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Test</w:t>
            </w:r>
            <w:r w:rsidRPr="001058BF">
              <w:rPr>
                <w:rFonts w:eastAsia="Times New Roman"/>
                <w:color w:val="000000"/>
                <w:sz w:val="20"/>
                <w:szCs w:val="20"/>
              </w:rPr>
              <w:t>: Stratified Log-rank test to assess the treatment difference</w:t>
            </w:r>
          </w:p>
          <w:p ns2:paraId="38812203" ns2: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Estimation</w:t>
            </w:r>
            <w:r w:rsidRPr="001058BF">
              <w:rPr>
                <w:rFonts w:eastAsia="Times New Roman"/>
                <w:color w:val="000000"/>
                <w:sz w:val="20"/>
                <w:szCs w:val="20"/>
              </w:rPr>
              <w:t>: Stratified Cox model with Efron’s tie handling method to assess the magnitude of treatment difference</w:t>
            </w:r>
          </w:p>
        </w:tc>
        <w:tc>
          <w:tcPr>
            <w:tcW w:w="1440" w:type="dxa"/>
            <w:vAlign w:val="center"/>
          </w:tcPr>
          <w:p ns2:paraId="4D02A6B4" ns2:textId="77777777" w:rsidR="002B1446" w:rsidRPr="001058BF" w:rsidRDefault="00895D30"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ITT</w:t>
            </w:r>
          </w:p>
        </w:tc>
        <w:tc>
          <w:tcPr>
            <w:tcW w:w="2292" w:type="dxa"/>
            <w:vAlign w:val="center"/>
          </w:tcPr>
          <w:p ns2:paraId="79C22A84" ns2: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Censored at participant’s last known alive date</w:t>
            </w:r>
          </w:p>
        </w:tc>
      </w:tr>
      <w:tr w:rsidR="003117E4" ns2:paraId="3DBDF8E7" ns2:textId="77777777" w:rsidTr="008B6369">
        <w:trPr>
          <w:cantSplit/>
          <w:trHeight w:val="690"/>
        </w:trPr>
        <w:tc>
          <w:tcPr>
            <w:tcW w:w="2520" w:type="dxa"/>
            <w:vAlign w:val="center"/>
          </w:tcPr>
          <w:p ns2:paraId="1DE97DCB" ns2: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OR per iwCLL 2018 criteria by BICR</w:t>
            </w:r>
          </w:p>
        </w:tc>
        <w:tc>
          <w:tcPr>
            <w:tcW w:w="2610" w:type="dxa"/>
          </w:tcPr>
          <w:p ns2:paraId="218B92A4" ns2: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Test and Estimation</w:t>
            </w:r>
            <w:r w:rsidRPr="001058BF">
              <w:rPr>
                <w:rFonts w:eastAsia="Times New Roman"/>
                <w:color w:val="000000"/>
                <w:sz w:val="20"/>
                <w:szCs w:val="20"/>
              </w:rPr>
              <w:t>:</w:t>
            </w:r>
            <w:r w:rsidRPr="001058BF">
              <w:rPr>
                <w:rFonts w:eastAsia="Times New Roman"/>
                <w:color w:val="000000"/>
                <w:sz w:val="20"/>
                <w:szCs w:val="20"/>
              </w:rPr>
              <w:br/>
              <w:t>Stratified M&amp;N method with sample size weights</w:t>
            </w:r>
          </w:p>
        </w:tc>
        <w:tc>
          <w:tcPr>
            <w:tcW w:w="1440" w:type="dxa"/>
            <w:vAlign w:val="center"/>
          </w:tcPr>
          <w:p ns2:paraId="02855268" ns2:textId="77777777" w:rsidR="002B1446" w:rsidRPr="001058BF" w:rsidRDefault="00895D30"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ITT</w:t>
            </w:r>
          </w:p>
        </w:tc>
        <w:tc>
          <w:tcPr>
            <w:tcW w:w="2292" w:type="dxa"/>
            <w:vAlign w:val="center"/>
          </w:tcPr>
          <w:p ns2:paraId="4FB7156E" ns2: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Participants with missing data are considered non</w:t>
            </w:r>
            <w:r>
              <w:rPr>
                <w:rFonts w:eastAsia="Times New Roman"/>
                <w:color w:val="000000"/>
                <w:sz w:val="20"/>
                <w:szCs w:val="20"/>
              </w:rPr>
              <w:t>responders</w:t>
            </w:r>
          </w:p>
        </w:tc>
      </w:tr>
      <w:tr w:rsidR="003117E4" ns2:paraId="31DF9474" ns2:textId="77777777" w:rsidTr="008B6369">
        <w:trPr>
          <w:cantSplit/>
          <w:trHeight w:val="690"/>
        </w:trPr>
        <w:tc>
          <w:tcPr>
            <w:tcW w:w="2520" w:type="dxa"/>
            <w:vAlign w:val="center"/>
          </w:tcPr>
          <w:p ns2:paraId="3C027B87" ns2: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DOR per iwCLL 2018 criteria by BICR</w:t>
            </w:r>
          </w:p>
        </w:tc>
        <w:tc>
          <w:tcPr>
            <w:tcW w:w="2610" w:type="dxa"/>
          </w:tcPr>
          <w:p ns2:paraId="4649BA11" ns2: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Estimation</w:t>
            </w:r>
            <w:r w:rsidRPr="001058BF">
              <w:rPr>
                <w:rFonts w:eastAsia="Times New Roman"/>
                <w:color w:val="000000"/>
                <w:sz w:val="20"/>
                <w:szCs w:val="20"/>
              </w:rPr>
              <w:t>: Summary statistics using Kaplan-Meier method</w:t>
            </w:r>
          </w:p>
        </w:tc>
        <w:tc>
          <w:tcPr>
            <w:tcW w:w="1440" w:type="dxa"/>
            <w:vAlign w:val="center"/>
          </w:tcPr>
          <w:p ns2:paraId="1573F7B8" ns2:textId="77777777" w:rsidR="002B1446" w:rsidRPr="001058BF" w:rsidRDefault="00895D30"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All Responders</w:t>
            </w:r>
          </w:p>
        </w:tc>
        <w:tc>
          <w:tcPr>
            <w:tcW w:w="2292" w:type="dxa"/>
            <w:vAlign w:val="center"/>
          </w:tcPr>
          <w:p ns2:paraId="1CF303A5" ns2:textId="57BA5FD5"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Details ar</w:t>
            </w:r>
            <w:r w:rsidRPr="00455E84">
              <w:rPr>
                <w:rFonts w:eastAsia="Times New Roman"/>
                <w:color w:val="000000"/>
                <w:sz w:val="20"/>
                <w:szCs w:val="20"/>
              </w:rPr>
              <w:t xml:space="preserve">e in </w:t>
            </w:r>
            <w:r w:rsidR="00B55DCA" w:rsidRPr="00B55DCA">
              <w:rPr>
                <w:sz w:val="20"/>
                <w:szCs w:val="20"/>
              </w:rPr>
              <w:t>Table 29</w:t>
            </w:r>
          </w:p>
        </w:tc>
      </w:tr>
      <w:tr w:rsidR="003117E4" ns2:paraId="14C8087E" ns2:textId="77777777" w:rsidTr="008B6369">
        <w:trPr>
          <w:cantSplit/>
          <w:trHeight w:val="727"/>
        </w:trPr>
        <w:tc>
          <w:tcPr>
            <w:tcW w:w="8862" w:type="dxa"/>
            <w:gridSpan w:val="4"/>
          </w:tcPr>
          <w:p ns2:paraId="694EF2DD" ns2:textId="77777777" w:rsidR="002B1446" w:rsidRPr="006F2C1F" w:rsidRDefault="00895D30" w:rsidP="008B6369">
            <w:pPr>
              <w:pStyle w:val="TableFootnote"/>
              <w:spacing w:before="40" w:after="40"/>
            </w:pPr>
            <w:r w:rsidRPr="006F2C1F">
              <w:t>Abbreviations: BICR=blinded independent central review; CD=cluster of differentiation; ITT=intention-to-treat; iwCLL=international workshop on chronic lymphocytic leukemia; M&amp;N=Miettinen &amp; Nurminen; MRD=minimal residual disease; OR=objective response; OS=overall survival; PFS=progression-free survival.</w:t>
            </w:r>
          </w:p>
        </w:tc>
      </w:tr>
    </w:tbl>
    <w:p ns2:paraId="58FA7515" ns2:textId="77777777" w:rsidR="002B1446" w:rsidRPr="002C332B" w:rsidRDefault="00895D30" w:rsidP="00522D25">
      <w:pPr>
        <w:pStyle w:val="paragraph0"/>
      </w:pPr>
      <w:del w:id="14804" w:author="GoldenCorpusHarness" w:date="2026-03-28T22:23:47Z">
        <w:r>
          <w:delText>The st</w:delText>
        </w:r>
      </w:del>
      <w:ins w:id="14805" w:author="GoldenCorpusHarness" w:date="2026-03-28T22:23:47Z">
        <w:r>
          <w:t>Du</w:t>
        </w:r>
      </w:ins>
      <w:r>
        <w:t>ra</w:t>
      </w:r>
      <w:del w:id="14806" w:author="GoldenCorpusHarness" w:date="2026-03-28T22:23:47Z">
        <w:r>
          <w:delText>tegy to address multiplicity issues with regard to multiple endpoints and IAs is described in Sec</w:delText>
        </w:r>
      </w:del>
      <w:r>
        <w:t xml:space="preserve">tion </w:t>
      </w:r>
      <w:del w:id="14807" w:author="GoldenCorpusHarness" w:date="2026-03-28T22:23:47Z">
        <w:r>
          <w:delText>9.7</w:delText>
        </w:r>
      </w:del>
      <w:ins w:id="14808" w:author="GoldenCorpusHarness" w:date="2026-03-28T22:23:47Z">
        <w:r>
          <w:t>of</w:t>
        </w:r>
      </w:ins>
      <w:r>
        <w:t xml:space="preserve"> </w:t>
      </w:r>
      <w:del w:id="14809" w:author="GoldenCorpusHarness" w:date="2026-03-28T22:23:47Z">
        <w:r>
          <w:delText>(In</w:delText>
        </w:r>
      </w:del>
      <w:ins w:id="14810" w:author="GoldenCorpusHarness" w:date="2026-03-28T22:23:47Z">
        <w:r>
          <w:t>hospi</w:t>
        </w:r>
      </w:ins>
      <w:r>
        <w:t>t</w:t>
      </w:r>
      <w:del w:id="14811" w:author="GoldenCorpusHarness" w:date="2026-03-28T22:23:47Z">
        <w:r>
          <w:delText>erim An</w:delText>
        </w:r>
      </w:del>
      <w:r>
        <w:t>al</w:t>
      </w:r>
      <w:del w:id="14812" w:author="GoldenCorpusHarness" w:date="2026-03-28T22:23:47Z">
        <w:r>
          <w:delText xml:space="preserve">yses) </w:delText>
        </w:r>
      </w:del>
      <w:ins w:id="14813" w:author="GoldenCorpusHarness" w:date="2026-03-28T22:23:47Z">
        <w:r>
          <w:t>iz</w:t>
        </w:r>
      </w:ins>
      <w:r>
        <w:t>a</w:t>
      </w:r>
      <w:del w:id="14814" w:author="GoldenCorpusHarness" w:date="2026-03-28T22:23:47Z">
        <w:r>
          <w:delText>nd Sec</w:delText>
        </w:r>
      </w:del>
      <w:r>
        <w:t xml:space="preserve">tion </w:t>
      </w:r>
      <w:del w:id="14815" w:author="GoldenCorpusHarness" w:date="2026-03-28T22:23:47Z">
        <w:r>
          <w:delText>9.8</w:delText>
        </w:r>
      </w:del>
      <w:ins w:id="14816" w:author="GoldenCorpusHarness" w:date="2026-03-28T22:23:47Z">
        <w:r>
          <w:t>(total</w:t>
        </w:r>
      </w:ins>
      <w:r>
        <w:t xml:space="preserve"> </w:t>
      </w:r>
      <w:del w:id="14817" w:author="GoldenCorpusHarness" w:date="2026-03-28T22:23:47Z">
        <w:r>
          <w:delText>(M</w:delText>
        </w:r>
      </w:del>
      <w:ins w:id="14818" w:author="GoldenCorpusHarness" w:date="2026-03-28T22:23:47Z">
        <w:r>
          <w:t>days or length of stay, incl</w:t>
        </w:r>
      </w:ins>
      <w:r>
        <w:t>u</w:t>
      </w:r>
      <w:del w:id="14819" w:author="GoldenCorpusHarness" w:date="2026-03-28T22:23:47Z">
        <w:r>
          <w:delText>l</w:delText>
        </w:r>
      </w:del>
      <w:ins w:id="14820" w:author="GoldenCorpusHarness" w:date="2026-03-28T22:23:47Z">
        <w:r>
          <w:t>ding dura</w:t>
        </w:r>
      </w:ins>
      <w:r>
        <w:t>ti</w:t>
      </w:r>
      <w:del w:id="14821" w:author="GoldenCorpusHarness" w:date="2026-03-28T22:23:47Z">
        <w:r>
          <w:delText>pl</w:delText>
        </w:r>
      </w:del>
      <w:ins w:id="14822" w:author="GoldenCorpusHarness" w:date="2026-03-28T22:23:47Z">
        <w:r>
          <w:t xml:space="preserve">on by wards [eg, </w:t>
        </w:r>
      </w:ins>
      <w:r>
        <w:t>i</w:t>
      </w:r>
      <w:ins w:id="14823" w:author="GoldenCorpusHarness" w:date="2026-03-28T22:23:47Z">
        <w:r>
          <w:t xml:space="preserve">ntensive </w:t>
        </w:r>
      </w:ins>
      <w:r>
        <w:t>c</w:t>
      </w:r>
      <w:ins w:id="14824" w:author="GoldenCorpusHarness" w:date="2026-03-28T22:23:47Z">
        <w:r>
          <w:t>are un</w:t>
        </w:r>
      </w:ins>
      <w:r>
        <w:t>it</w:t>
      </w:r>
      <w:del w:id="14825" w:author="GoldenCorpusHarness" w:date="2026-03-28T22:23:47Z">
        <w:r>
          <w:delText>y</w:delText>
        </w:r>
      </w:del>
      <w:ins w:id="14826" w:author="GoldenCorpusHarness" w:date="2026-03-28T22:23:47Z">
        <w:r>
          <w:t>]</w:t>
        </w:r>
      </w:ins>
      <w:r>
        <w:t>).</w:t>
      </w:r>
    </w:p>
    <w:p ns2:paraId="1B6A8005" ns2:textId="77777777" w:rsidR="002B1446" w:rsidRPr="00F72638" w:rsidRDefault="00895D30" w:rsidP="00522D25">
      <w:pPr>
        <w:pStyle w:val="paragraph0"/>
        <w:rPr>
          <w:lang w:eastAsia="zh-CN"/>
        </w:rPr>
      </w:pPr>
      <w:del w:id="14827" w:author="GoldenCorpusHarness" w:date="2026-03-28T22:23:47Z">
        <w:r>
          <w:delText>Additional s</w:delText>
        </w:r>
      </w:del>
      <w:ins w:id="14828" w:author="GoldenCorpusHarness" w:date="2026-03-28T22:23:47Z">
        <w:r>
          <w:t>N</w:t>
        </w:r>
      </w:ins>
      <w:r>
        <w:t>u</w:t>
      </w:r>
      <w:del w:id="14829" w:author="GoldenCorpusHarness" w:date="2026-03-28T22:23:47Z">
        <w:r>
          <w:delText>ppo</w:delText>
        </w:r>
      </w:del>
      <w:ins w:id="14830" w:author="GoldenCorpusHarness" w:date="2026-03-28T22:23:47Z">
        <w:r>
          <w:t>mbe</w:t>
        </w:r>
      </w:ins>
      <w:r>
        <w:t>r</w:t>
      </w:r>
      <w:del w:id="14831" w:author="GoldenCorpusHarness" w:date="2026-03-28T22:23:47Z">
        <w:r>
          <w:delText>tive efficacy analyses for PFS</w:delText>
        </w:r>
      </w:del>
      <w:r>
        <w:t xml:space="preserve"> and </w:t>
      </w:r>
      <w:del w:id="14832" w:author="GoldenCorpusHarness" w:date="2026-03-28T22:23:47Z">
        <w:r>
          <w:delText>OR will b</w:delText>
        </w:r>
      </w:del>
      <w:ins w:id="14833" w:author="GoldenCorpusHarness" w:date="2026-03-28T22:23:47Z">
        <w:r>
          <w:t>typ</w:t>
        </w:r>
      </w:ins>
      <w:r>
        <w:t xml:space="preserve">e </w:t>
      </w:r>
      <w:ins w:id="14834" w:author="GoldenCorpusHarness" w:date="2026-03-28T22:23:47Z">
        <w:r>
          <w:t>of diagnosti</w:t>
        </w:r>
      </w:ins>
      <w:r>
        <w:t>c</w:t>
      </w:r>
      <w:del w:id="14835" w:author="GoldenCorpusHarness" w:date="2026-03-28T22:23:47Z">
        <w:r>
          <w:delText>o</w:delText>
        </w:r>
      </w:del>
      <w:ins w:id="14836" w:author="GoldenCorpusHarness" w:date="2026-03-28T22:23:47Z">
        <w:r>
          <w:t xml:space="preserve"> a</w:t>
        </w:r>
      </w:ins>
      <w:r>
        <w:t>nd</w:t>
      </w:r>
      <w:ins w:id="14837" w:author="GoldenCorpusHarness" w:date="2026-03-28T22:23:47Z">
        <w:r>
          <w:t xml:space="preserve"> therape</w:t>
        </w:r>
      </w:ins>
      <w:r>
        <w:t>u</w:t>
      </w:r>
      <w:ins w:id="14838" w:author="GoldenCorpusHarness" w:date="2026-03-28T22:23:47Z">
        <w:r>
          <w:t>ti</w:t>
        </w:r>
      </w:ins>
      <w:r>
        <w:t>c</w:t>
      </w:r>
      <w:ins w:id="14839" w:author="GoldenCorpusHarness" w:date="2026-03-28T22:23:47Z">
        <w:r>
          <w:t xml:space="preserve"> </w:t>
        </w:r>
      </w:ins>
      <w:r>
        <w:t>t</w:t>
      </w:r>
      <w:del w:id="14840" w:author="GoldenCorpusHarness" w:date="2026-03-28T22:23:47Z">
        <w:r>
          <w:delText>ed based on inv</w:delText>
        </w:r>
      </w:del>
      <w:r>
        <w:t>est</w:t>
      </w:r>
      <w:del w:id="14841" w:author="GoldenCorpusHarness" w:date="2026-03-28T22:23:47Z">
        <w:r>
          <w:delText>igator</w:delText>
        </w:r>
      </w:del>
      <w:ins w:id="14842" w:author="GoldenCorpusHarness" w:date="2026-03-28T22:23:47Z">
        <w:r>
          <w:t>s</w:t>
        </w:r>
      </w:ins>
      <w:r>
        <w:t xml:space="preserve"> a</w:t>
      </w:r>
      <w:del w:id="14843" w:author="GoldenCorpusHarness" w:date="2026-03-28T22:23:47Z">
        <w:r>
          <w:delText>ssessme</w:delText>
        </w:r>
      </w:del>
      <w:r>
        <w:t>n</w:t>
      </w:r>
      <w:del w:id="14844" w:author="GoldenCorpusHarness" w:date="2026-03-28T22:23:47Z">
        <w:r>
          <w:delText xml:space="preserve">ts; </w:delText>
        </w:r>
      </w:del>
      <w:r>
        <w:t>d</w:t>
      </w:r>
      <w:del w:id="14845" w:author="GoldenCorpusHarness" w:date="2026-03-28T22:23:47Z">
        <w:r>
          <w:delText>etails will be</w:delText>
        </w:r>
      </w:del>
      <w:r>
        <w:t xml:space="preserve"> pro</w:t>
      </w:r>
      <w:del w:id="14846" w:author="GoldenCorpusHarness" w:date="2026-03-28T22:23:47Z">
        <w:r>
          <w:delText>vid</w:delText>
        </w:r>
      </w:del>
      <w:ins w:id="14847" w:author="GoldenCorpusHarness" w:date="2026-03-28T22:23:47Z">
        <w:r>
          <w:t>c</w:t>
        </w:r>
      </w:ins>
      <w:r>
        <w:t>ed</w:t>
      </w:r>
      <w:del w:id="14848" w:author="GoldenCorpusHarness" w:date="2026-03-28T22:23:47Z">
        <w:r>
          <w:delText xml:space="preserve"> in th</w:delText>
        </w:r>
      </w:del>
      <w:ins w:id="14849" w:author="GoldenCorpusHarness" w:date="2026-03-28T22:23:47Z">
        <w:r>
          <w:t>ur</w:t>
        </w:r>
      </w:ins>
      <w:r>
        <w:t>e</w:t>
      </w:r>
      <w:del w:id="14850" w:author="GoldenCorpusHarness" w:date="2026-03-28T22:23:47Z">
        <w:r>
          <w:delText xml:space="preserve"> </w:delText>
        </w:r>
      </w:del>
      <w:r>
        <w:t>s</w:t>
      </w:r>
      <w:del w:id="14851" w:author="GoldenCorpusHarness" w:date="2026-03-28T22:23:47Z">
        <w:r>
          <w:delText>SAP</w:delText>
        </w:r>
      </w:del>
      <w:r>
        <w:t>.</w:t>
      </w:r>
    </w:p>
    <w:p ns2:paraId="5FBE0E0A" ns2:textId="77777777" w:rsidR="002B1446" w:rsidRPr="004E667C" w:rsidRDefault="00895D30" w:rsidP="002B1446">
      <w:pPr>
        <w:pStyle w:val="Heading3"/>
        <w:spacing w:before="240"/>
        <w:ind w:left="965" w:hanging="965"/>
      </w:pPr>
      <w:del w:id="14852" w:author="GoldenCorpusHarness" w:date="2026-03-28T22:23:47Z">
        <w:r>
          <w:delText>S</w:delText>
        </w:r>
      </w:del>
      <w:ins w:id="14853" w:author="GoldenCorpusHarness" w:date="2026-03-28T22:23:47Z">
        <w:r>
          <w:t>Ou</w:t>
        </w:r>
      </w:ins>
      <w:r>
        <w:t>t</w:t>
      </w:r>
      <w:ins w:id="14854" w:author="GoldenCorpusHarness" w:date="2026-03-28T22:23:47Z">
        <w:r>
          <w:t>p</w:t>
        </w:r>
      </w:ins>
      <w:r>
        <w:t>ati</w:t>
      </w:r>
      <w:del w:id="14855" w:author="GoldenCorpusHarness" w:date="2026-03-28T22:23:47Z">
        <w:r>
          <w:delText>s</w:delText>
        </w:r>
      </w:del>
      <w:ins w:id="14856" w:author="GoldenCorpusHarness" w:date="2026-03-28T22:23:47Z">
        <w:r>
          <w:t>en</w:t>
        </w:r>
      </w:ins>
      <w:r>
        <w:t>t</w:t>
      </w:r>
      <w:ins w:id="14857" w:author="GoldenCorpusHarness" w:date="2026-03-28T22:23:47Z">
        <w:r>
          <w:t xml:space="preserve"> med</w:t>
        </w:r>
      </w:ins>
      <w:r>
        <w:t xml:space="preserve">ical </w:t>
      </w:r>
      <w:del w:id="14858" w:author="GoldenCorpusHarness" w:date="2026-03-28T22:23:47Z">
        <w:r>
          <w:delText>M</w:delText>
        </w:r>
      </w:del>
      <w:r>
        <w:t>e</w:t>
      </w:r>
      <w:ins w:id="14859" w:author="GoldenCorpusHarness" w:date="2026-03-28T22:23:47Z">
        <w:r>
          <w:t>ncoun</w:t>
        </w:r>
      </w:ins>
      <w:r>
        <w:t>t</w:t>
      </w:r>
      <w:del w:id="14860" w:author="GoldenCorpusHarness" w:date="2026-03-28T22:23:47Z">
        <w:r>
          <w:delText>hod</w:delText>
        </w:r>
      </w:del>
      <w:ins w:id="14861" w:author="GoldenCorpusHarness" w:date="2026-03-28T22:23:47Z">
        <w:r>
          <w:t>er</w:t>
        </w:r>
      </w:ins>
      <w:r>
        <w:t xml:space="preserve">s </w:t>
      </w:r>
      <w:del w:id="14862" w:author="GoldenCorpusHarness" w:date="2026-03-28T22:23:47Z">
        <w:r>
          <w:delText>f</w:delText>
        </w:r>
      </w:del>
      <w:ins w:id="14863" w:author="GoldenCorpusHarness" w:date="2026-03-28T22:23:47Z">
        <w:r>
          <w:t xml:space="preserve">and treatments (including physician </w:t>
        </w:r>
      </w:ins>
      <w:r>
        <w:t xml:space="preserve">or </w:t>
      </w:r>
      <w:del w:id="14864" w:author="GoldenCorpusHarness" w:date="2026-03-28T22:23:47Z">
        <w:r>
          <w:delText>Saf</w:delText>
        </w:r>
      </w:del>
      <w:r>
        <w:t>e</w:t>
      </w:r>
      <w:del w:id="14865" w:author="GoldenCorpusHarness" w:date="2026-03-28T22:23:47Z">
        <w:r>
          <w:delText>t</w:delText>
        </w:r>
      </w:del>
      <w:ins w:id="14866" w:author="GoldenCorpusHarness" w:date="2026-03-28T22:23:47Z">
        <w:r>
          <w:t>mergenc</w:t>
        </w:r>
      </w:ins>
      <w:r>
        <w:t xml:space="preserve">y </w:t>
      </w:r>
      <w:del w:id="14867" w:author="GoldenCorpusHarness" w:date="2026-03-28T22:23:47Z">
        <w:r>
          <w:delText>Analy</w:delText>
        </w:r>
      </w:del>
      <w:ins w:id="14868" w:author="GoldenCorpusHarness" w:date="2026-03-28T22:23:47Z">
        <w:r>
          <w:t>room vi</w:t>
        </w:r>
      </w:ins>
      <w:r>
        <w:t>s</w:t>
      </w:r>
      <w:ins w:id="14869" w:author="GoldenCorpusHarness" w:date="2026-03-28T22:23:47Z">
        <w:r>
          <w:t>its, t</w:t>
        </w:r>
      </w:ins>
      <w:r>
        <w:t>es</w:t>
      </w:r>
      <w:ins w:id="14870" w:author="GoldenCorpusHarness" w:date="2026-03-28T22:23:47Z">
        <w:r>
          <w:t>ts and procedures, and medications).</w:t>
        </w:r>
      </w:ins>
    </w:p>
    <w:p ns2:paraId="192D87C0" ns2:textId="77777777" w:rsidR="002B1446" w:rsidRPr="00804429" w:rsidRDefault="00895D30" w:rsidP="00522D25">
      <w:pPr>
        <w:pStyle w:val="paragraph0"/>
      </w:pPr>
      <w:del w:id="14871" w:author="GoldenCorpusHarness" w:date="2026-03-28T22:23:47Z">
        <w:r>
          <w:delText xml:space="preserve">Safety and tolerability will be assessed by clinical review of AEs and other relevant parameters, including laboratory tests, ECG, and vital signs measurements. </w:delText>
        </w:r>
      </w:del>
    </w:p>
    <w:p ns2:paraId="02BD9CBB" ns2:textId="77777777" w:rsidR="002B1446" w:rsidRDefault="00895D30" w:rsidP="00665A2D">
      <w:pPr>
        <w:pStyle w:val="paragraph0"/>
        <w:keepNext/>
        <w:keepLines/>
      </w:pPr>
      <w:del w:id="14872" w:author="GoldenCorpusHarness" w:date="2026-03-28T22:23:47Z">
        <w:r>
          <w:delText>Th</w:delText>
        </w:r>
      </w:del>
      <w:ins w:id="14873" w:author="GoldenCorpusHarness" w:date="2026-03-28T22:23:47Z">
        <w:r>
          <w:t>Visit R</w:t>
        </w:r>
      </w:ins>
      <w:r>
        <w:t>e</w:t>
      </w:r>
      <w:del w:id="14874" w:author="GoldenCorpusHarness" w:date="2026-03-28T22:23:47Z">
        <w:r>
          <w:delText xml:space="preserve"> overall safety eval</w:delText>
        </w:r>
      </w:del>
      <w:ins w:id="14875" w:author="GoldenCorpusHarness" w:date="2026-03-28T22:23:47Z">
        <w:r>
          <w:t>q</w:t>
        </w:r>
      </w:ins>
      <w:r>
        <w:t>u</w:t>
      </w:r>
      <w:del w:id="14876" w:author="GoldenCorpusHarness" w:date="2026-03-28T22:23:47Z">
        <w:r>
          <w:delText>at</w:delText>
        </w:r>
      </w:del>
      <w:r>
        <w:t>i</w:t>
      </w:r>
      <w:del w:id="14877" w:author="GoldenCorpusHarness" w:date="2026-03-28T22:23:47Z">
        <w:r>
          <w:delText>on will include a summary by t</w:delText>
        </w:r>
      </w:del>
      <w:r>
        <w:t>re</w:t>
      </w:r>
      <w:del w:id="14878" w:author="GoldenCorpusHarness" w:date="2026-03-28T22:23:47Z">
        <w:r>
          <w:delText>at</w:delText>
        </w:r>
      </w:del>
      <w:r>
        <w:t>ment</w:t>
      </w:r>
      <w:del w:id="14879" w:author="GoldenCorpusHarness" w:date="2026-03-28T22:23:47Z">
        <w:r>
          <w:delText xml:space="preserve"> group of the number and percentage of participant</w:delText>
        </w:r>
      </w:del>
      <w:r>
        <w:t>s</w:t>
      </w:r>
      <w:del w:id="14880" w:author="GoldenCorpusHarness" w:date="2026-03-28T22:23:47Z">
        <w:r>
          <w:delText xml:space="preserve"> with at least 1 AE, drug-related AE, serious AE, serious drug-related AE, Grade 3 to 5 AE, a discontinuation from study intervention due to an AE, AE resulting in death, and AE resulting in dose modification. Only point estimates by treatment group are provided.</w:delText>
        </w:r>
      </w:del>
    </w:p>
    <w:p ns2:paraId="3F326C74" ns2:textId="77777777" w:rsidR="002B1446" w:rsidRDefault="00895D30" w:rsidP="00522D25">
      <w:pPr>
        <w:pStyle w:val="paragraph0"/>
      </w:pPr>
      <w:del w:id="14881" w:author="GoldenCorpusHarness" w:date="2026-03-28T22:23:47Z">
        <w:r>
          <w:delText>Po</w:delText>
        </w:r>
      </w:del>
      <w:ins w:id="14882" w:author="GoldenCorpusHarness" w:date="2026-03-28T22:23:47Z">
        <w:r>
          <w:t>V</w:t>
        </w:r>
      </w:ins>
      <w:r>
        <w:t>i</w:t>
      </w:r>
      <w:del w:id="14883" w:author="GoldenCorpusHarness" w:date="2026-03-28T22:23:47Z">
        <w:r>
          <w:delText>n</w:delText>
        </w:r>
      </w:del>
      <w:ins w:id="14884" w:author="GoldenCorpusHarness" w:date="2026-03-28T22:23:47Z">
        <w:r>
          <w:t>si</w:t>
        </w:r>
      </w:ins>
      <w:r>
        <w:t xml:space="preserve">t </w:t>
      </w:r>
      <w:del w:id="14885" w:author="GoldenCorpusHarness" w:date="2026-03-28T22:23:47Z">
        <w:r>
          <w:delText>estimate and 95% CIs for the diffe</w:delText>
        </w:r>
      </w:del>
      <w:r>
        <w:t>re</w:t>
      </w:r>
      <w:del w:id="14886" w:author="GoldenCorpusHarness" w:date="2026-03-28T22:23:47Z">
        <w:r>
          <w:delText>nce between t</w:delText>
        </w:r>
      </w:del>
      <w:ins w:id="14887" w:author="GoldenCorpusHarness" w:date="2026-03-28T22:23:47Z">
        <w:r>
          <w:t>qui</w:t>
        </w:r>
      </w:ins>
      <w:r>
        <w:t>re</w:t>
      </w:r>
      <w:del w:id="14888" w:author="GoldenCorpusHarness" w:date="2026-03-28T22:23:47Z">
        <w:r>
          <w:delText>at</w:delText>
        </w:r>
      </w:del>
      <w:r>
        <w:t>ment</w:t>
      </w:r>
      <w:ins w:id="14889" w:author="GoldenCorpusHarness" w:date="2026-03-28T22:23:47Z">
        <w:r>
          <w:t>s</w:t>
        </w:r>
      </w:ins>
      <w:r>
        <w:t xml:space="preserve"> </w:t>
      </w:r>
      <w:del w:id="14890" w:author="GoldenCorpusHarness" w:date="2026-03-28T22:23:47Z">
        <w:r>
          <w:delText>g</w:delText>
        </w:r>
      </w:del>
      <w:ins w:id="14891" w:author="GoldenCorpusHarness" w:date="2026-03-28T22:23:47Z">
        <w:r>
          <w:t>a</w:t>
        </w:r>
      </w:ins>
      <w:r>
        <w:t>r</w:t>
      </w:r>
      <w:ins w:id="14892" w:author="GoldenCorpusHarness" w:date="2026-03-28T22:23:47Z">
        <w:r>
          <w:t xml:space="preserve">e </w:t>
        </w:r>
      </w:ins>
      <w:r>
        <w:t>ou</w:t>
      </w:r>
      <w:del w:id="14893" w:author="GoldenCorpusHarness" w:date="2026-03-28T22:23:47Z">
        <w:r>
          <w:delText>ps</w:delText>
        </w:r>
      </w:del>
      <w:ins w:id="14894" w:author="GoldenCorpusHarness" w:date="2026-03-28T22:23:47Z">
        <w:r>
          <w:t>tlined</w:t>
        </w:r>
      </w:ins>
      <w:r>
        <w:t xml:space="preserve"> in </w:t>
      </w:r>
      <w:del w:id="14895" w:author="GoldenCorpusHarness" w:date="2026-03-28T22:23:47Z">
        <w:r>
          <w:delText>th</w:delText>
        </w:r>
      </w:del>
      <w:ins w:id="14896" w:author="GoldenCorpusHarness" w:date="2026-03-28T22:23:47Z">
        <w:r>
          <w:t>S</w:t>
        </w:r>
      </w:ins>
      <w:r>
        <w:t>e</w:t>
      </w:r>
      <w:del w:id="14897" w:author="GoldenCorpusHarness" w:date="2026-03-28T22:23:47Z">
        <w:r>
          <w:delText xml:space="preserve"> per</w:delText>
        </w:r>
      </w:del>
      <w:r>
        <w:t>c</w:t>
      </w:r>
      <w:del w:id="14898" w:author="GoldenCorpusHarness" w:date="2026-03-28T22:23:47Z">
        <w:r>
          <w:delText>entage of par</w:delText>
        </w:r>
      </w:del>
      <w:r>
        <w:t>ti</w:t>
      </w:r>
      <w:del w:id="14899" w:author="GoldenCorpusHarness" w:date="2026-03-28T22:23:47Z">
        <w:r>
          <w:delText>cipa</w:delText>
        </w:r>
      </w:del>
      <w:ins w:id="14900" w:author="GoldenCorpusHarness" w:date="2026-03-28T22:23:47Z">
        <w:r>
          <w:t>o</w:t>
        </w:r>
      </w:ins>
      <w:r>
        <w:t>n</w:t>
      </w:r>
      <w:del w:id="14901" w:author="GoldenCorpusHarness" w:date="2026-03-28T22:23:47Z">
        <w:r>
          <w:delText>ts</w:delText>
        </w:r>
      </w:del>
      <w:ins w:id="14902" w:author="GoldenCorpusHarness" w:date="2026-03-28T22:23:47Z">
        <w:r>
          <w:t xml:space="preserve"> 1.3.</w:t>
        </w:r>
      </w:ins>
      <w:r>
        <w:t xml:space="preserve"> </w:t>
      </w:r>
      <w:del w:id="14903" w:author="GoldenCorpusHarness" w:date="2026-03-28T22:23:47Z">
        <w:r>
          <w:delText>with s</w:delText>
        </w:r>
      </w:del>
      <w:ins w:id="14904" w:author="GoldenCorpusHarness" w:date="2026-03-28T22:23:47Z">
        <w:r>
          <w:t>S</w:t>
        </w:r>
      </w:ins>
      <w:r>
        <w:t xml:space="preserve">pecific </w:t>
      </w:r>
      <w:del w:id="14905" w:author="GoldenCorpusHarness" w:date="2026-03-28T22:23:47Z">
        <w:r>
          <w:delText>AE</w:delText>
        </w:r>
      </w:del>
      <w:ins w:id="14906" w:author="GoldenCorpusHarness" w:date="2026-03-28T22:23:47Z">
        <w:r>
          <w:t>procedure-related detail</w:t>
        </w:r>
      </w:ins>
      <w:r>
        <w:t xml:space="preserve">s </w:t>
      </w:r>
      <w:del w:id="14907" w:author="GoldenCorpusHarness" w:date="2026-03-28T22:23:47Z">
        <w:r>
          <w:delText>will b</w:delText>
        </w:r>
      </w:del>
      <w:ins w:id="14908" w:author="GoldenCorpusHarness" w:date="2026-03-28T22:23:47Z">
        <w:r>
          <w:t>ar</w:t>
        </w:r>
      </w:ins>
      <w:r>
        <w:t>e provided i</w:t>
      </w:r>
      <w:del w:id="14909" w:author="GoldenCorpusHarness" w:date="2026-03-28T22:23:47Z">
        <w:r>
          <w:delText>f at least 10% of participants i</w:delText>
        </w:r>
      </w:del>
      <w:r>
        <w:t xml:space="preserve">n </w:t>
      </w:r>
      <w:del w:id="14910" w:author="GoldenCorpusHarness" w:date="2026-03-28T22:23:47Z">
        <w:r>
          <w:delText>any treatment group exhibit the event. The threshold of at least 10% of participants was chosen b</w:delText>
        </w:r>
      </w:del>
      <w:ins w:id="14911" w:author="GoldenCorpusHarness" w:date="2026-03-28T22:23:47Z">
        <w:r>
          <w:t>S</w:t>
        </w:r>
      </w:ins>
      <w:r>
        <w:t>ec</w:t>
      </w:r>
      <w:del w:id="14912" w:author="GoldenCorpusHarness" w:date="2026-03-28T22:23:47Z">
        <w:r>
          <w:delText>ause the popula</w:delText>
        </w:r>
      </w:del>
      <w:r>
        <w:t>tion</w:t>
      </w:r>
      <w:del w:id="14913" w:author="GoldenCorpusHarness" w:date="2026-03-28T22:23:47Z">
        <w:r>
          <w:delText xml:space="preserve"> enrolled in this study is in critical condition and usually experiences various AEs of similar types regardless of treatment; events reported less frequently than 10% of participants would obscure the assessment of the overall safety profile and add little to the interpretation of potentially meaningful treatment differences</w:delText>
        </w:r>
      </w:del>
      <w:ins w:id="14914" w:author="GoldenCorpusHarness" w:date="2026-03-28T22:23:47Z">
        <w:r>
          <w:t xml:space="preserve"> 8</w:t>
        </w:r>
      </w:ins>
      <w:r>
        <w:t>.</w:t>
      </w:r>
      <w:del w:id="14915" w:author="GoldenCorpusHarness" w:date="2026-03-28T22:23:47Z">
        <w:r>
          <w:delText xml:space="preserve"> In addition, difference in the percentage of participants with specific Grade 3 to 5 AEs (≥5% of participants in 1 of the treatment groups) and SAEs (≥5% of participants in 1 of the treatment groups) will also be summarized by point estimate and 95% CIs. </w:delText>
        </w:r>
      </w:del>
    </w:p>
    <w:p ns2:paraId="0C7772AA" ns2:textId="25FBD231" w:rsidR="002B1446" w:rsidRDefault="00895D30" w:rsidP="00522D25">
      <w:pPr>
        <w:pStyle w:val="paragraph0"/>
      </w:pPr>
      <w:del w:id="14916" w:author="GoldenCorpusHarness" w:date="2026-03-28T22:23:47Z">
        <w:r>
          <w:delText>CIs fo</w:delText>
        </w:r>
      </w:del>
      <w:ins w:id="14917" w:author="GoldenCorpusHarness" w:date="2026-03-28T22:23:47Z">
        <w:r>
          <w:t>Sc</w:t>
        </w:r>
      </w:ins>
      <w:r>
        <w:t>r</w:t>
      </w:r>
      <w:del w:id="14918" w:author="GoldenCorpusHarness" w:date="2026-03-28T22:23:47Z">
        <w:r>
          <w:delText xml:space="preserve"> betw</w:delText>
        </w:r>
      </w:del>
      <w:r>
        <w:t>een</w:t>
      </w:r>
      <w:del w:id="14919" w:author="GoldenCorpusHarness" w:date="2026-03-28T22:23:47Z">
        <w:r>
          <w:delText>-treatment group differences will be provided us</w:delText>
        </w:r>
      </w:del>
      <w:r>
        <w:t>ing</w:t>
      </w:r>
      <w:del w:id="14920" w:author="GoldenCorpusHarness" w:date="2026-03-28T22:23:47Z">
        <w:r>
          <w:delText xml:space="preserve"> the M&amp;N method [Miettinen, O. and Nurminen, M. 1985]. Because many 95% CIs may be provided without adjustment for multiplicity, the CIs should be regarded as a helpful descriptive measure to be used in safety review, not as a formal method for assessing the statistical significance of the between-group differences.</w:delText>
        </w:r>
      </w:del>
    </w:p>
    <w:p ns2:paraId="5D76AA0A" ns2:textId="77777777" w:rsidR="002B1446" w:rsidRDefault="00895D30" w:rsidP="00522D25">
      <w:pPr>
        <w:pStyle w:val="paragraph0"/>
      </w:pPr>
      <w:del w:id="14921" w:author="GoldenCorpusHarness" w:date="2026-03-28T22:23:47Z">
        <w:r>
          <w:delText>For continuous measures such as cha</w:delText>
        </w:r>
      </w:del>
      <w:ins w:id="14922" w:author="GoldenCorpusHarness" w:date="2026-03-28T22:23:47Z">
        <w:r>
          <w:t>Approximately 42 days before intervention randomization, potential participants will be evaluated to determine that they fulfill the entry requirements as set forth in Section 5. Screeni</w:t>
        </w:r>
      </w:ins>
      <w:r>
        <w:t>ng</w:t>
      </w:r>
      <w:del w:id="14923" w:author="GoldenCorpusHarness" w:date="2026-03-28T22:23:47Z">
        <w:r>
          <w:delText xml:space="preserve">es from baseline in </w:delText>
        </w:r>
      </w:del>
      <w:ins w:id="14924" w:author="GoldenCorpusHarness" w:date="2026-03-28T22:23:47Z">
        <w:r>
          <w:t xml:space="preserve"> procedures may be repeated after consultation with the Sponsor. The screening period can be extended with Sponsor appro</w:t>
        </w:r>
      </w:ins>
      <w:r>
        <w:t>v</w:t>
      </w:r>
      <w:del w:id="14925" w:author="GoldenCorpusHarness" w:date="2026-03-28T22:23:47Z">
        <w:r>
          <w:delText>ital si</w:delText>
        </w:r>
      </w:del>
      <w:ins w:id="14926" w:author="GoldenCorpusHarness" w:date="2026-03-28T22:23:47Z">
        <w:r>
          <w:t>al to allow pro</w:t>
        </w:r>
      </w:ins>
      <w:r>
        <w:t>gn</w:t>
      </w:r>
      <w:del w:id="14927" w:author="GoldenCorpusHarness" w:date="2026-03-28T22:23:47Z">
        <w:r>
          <w:delText>s, summary statistics for baseline, on treatment, and cha</w:delText>
        </w:r>
      </w:del>
      <w:ins w:id="14928" w:author="GoldenCorpusHarness" w:date="2026-03-28T22:23:47Z">
        <w:r>
          <w:t>ostic profili</w:t>
        </w:r>
      </w:ins>
      <w:r>
        <w:t>ng</w:t>
      </w:r>
      <w:del w:id="14929" w:author="GoldenCorpusHarness" w:date="2026-03-28T22:23:47Z">
        <w:r>
          <w:delText>e from baseline values will be provided by treatment group in table format</w:delText>
        </w:r>
      </w:del>
      <w:ins w:id="14930" w:author="GoldenCorpusHarness" w:date="2026-03-28T22:23:47Z">
        <w:r>
          <w:t xml:space="preserve"> to be performed prior to randomization</w:t>
        </w:r>
      </w:ins>
      <w:r>
        <w:t>.</w:t>
      </w:r>
    </w:p>
    <w:p ns2:paraId="2C662A02" ns2:textId="7A95FB5B" w:rsidR="002B1446" w:rsidRDefault="00B55DCA" w:rsidP="00522D25">
      <w:pPr>
        <w:pStyle w:val="paragraph0"/>
      </w:pPr>
      <w:r>
        <w:t>T</w:t>
      </w:r>
      <w:ins w:id="14931" w:author="GoldenCorpusHarness" w:date="2026-03-28T22:23:47Z">
        <w:r>
          <w:t>re</w:t>
        </w:r>
      </w:ins>
      <w:r>
        <w:t>a</w:t>
      </w:r>
      <w:del w:id="14932" w:author="GoldenCorpusHarness" w:date="2026-03-28T22:23:47Z">
        <w:r>
          <w:delText>bl</w:delText>
        </w:r>
      </w:del>
      <w:ins w:id="14933" w:author="GoldenCorpusHarness" w:date="2026-03-28T22:23:47Z">
        <w:r>
          <w:t>tm</w:t>
        </w:r>
      </w:ins>
      <w:r>
        <w:t>e</w:t>
      </w:r>
      <w:del w:id="14934" w:author="GoldenCorpusHarness" w:date="2026-03-28T22:23:47Z">
        <w:r>
          <w:delText xml:space="preserve"> 31</w:delText>
        </w:r>
      </w:del>
      <w:ins w:id="14935" w:author="GoldenCorpusHarness" w:date="2026-03-28T22:23:47Z">
        <w:r>
          <w:t>nt</w:t>
        </w:r>
      </w:ins>
      <w:r>
        <w:t xml:space="preserve"> </w:t>
      </w:r>
      <w:del w:id="14936" w:author="GoldenCorpusHarness" w:date="2026-03-28T22:23:47Z">
        <w:r>
          <w:delText>summa</w:delText>
        </w:r>
      </w:del>
      <w:ins w:id="14937" w:author="GoldenCorpusHarness" w:date="2026-03-28T22:23:47Z">
        <w:r>
          <w:t>Pe</w:t>
        </w:r>
      </w:ins>
      <w:r>
        <w:t>ri</w:t>
      </w:r>
      <w:del w:id="14938" w:author="GoldenCorpusHarness" w:date="2026-03-28T22:23:47Z">
        <w:r>
          <w:delText>zes analysis strategy f</w:delText>
        </w:r>
      </w:del>
      <w:r>
        <w:t>o</w:t>
      </w:r>
      <w:del w:id="14939" w:author="GoldenCorpusHarness" w:date="2026-03-28T22:23:47Z">
        <w:r>
          <w:delText>r safety en</w:delText>
        </w:r>
      </w:del>
      <w:r>
        <w:t>d</w:t>
      </w:r>
      <w:del w:id="14940" w:author="GoldenCorpusHarness" w:date="2026-03-28T22:23:47Z">
        <w:r>
          <w:delText>points in this study.</w:delText>
        </w:r>
      </w:del>
    </w:p>
    <w:p ns2:paraId="6666698A" ns2:textId="6FA7E960" w:rsidR="002B1446" w:rsidRPr="0068047D" w:rsidRDefault="00895D30" w:rsidP="00665A2D">
      <w:pPr>
        <w:pStyle w:val="Caption"/>
        <w:pageBreakBefore/>
      </w:pPr>
      <w:del w:id="14941" w:author="GoldenCorpusHarness" w:date="2026-03-28T22:23:47Z">
        <w:r>
          <w:delText>Table 31Analy</w:delText>
        </w:r>
      </w:del>
      <w:ins w:id="14942" w:author="GoldenCorpusHarness" w:date="2026-03-28T22:23:47Z">
        <w:r>
          <w:t>Vi</w:t>
        </w:r>
      </w:ins>
      <w:r>
        <w:t>si</w:t>
      </w:r>
      <w:ins w:id="14943" w:author="GoldenCorpusHarness" w:date="2026-03-28T22:23:47Z">
        <w:r>
          <w:t>t requirement</w:t>
        </w:r>
      </w:ins>
      <w:r>
        <w:t xml:space="preserve">s </w:t>
      </w:r>
      <w:ins w:id="14944" w:author="GoldenCorpusHarness" w:date="2026-03-28T22:23:47Z">
        <w:r>
          <w:t xml:space="preserve">are outlined in the </w:t>
        </w:r>
      </w:ins>
      <w:r>
        <w:t>S</w:t>
      </w:r>
      <w:ins w:id="14945" w:author="GoldenCorpusHarness" w:date="2026-03-28T22:23:47Z">
        <w:r>
          <w:t>oA (Sec</w:t>
        </w:r>
      </w:ins>
      <w:r>
        <w:t>t</w:t>
      </w:r>
      <w:ins w:id="14946" w:author="GoldenCorpusHarness" w:date="2026-03-28T22:23:47Z">
        <w:r>
          <w:t>ion 1.3). Specific p</w:t>
        </w:r>
      </w:ins>
      <w:r>
        <w:t>r</w:t>
      </w:r>
      <w:ins w:id="14947" w:author="GoldenCorpusHarness" w:date="2026-03-28T22:23:47Z">
        <w:r>
          <w:t>ocedure-rel</w:t>
        </w:r>
      </w:ins>
      <w:r>
        <w:t>ate</w:t>
      </w:r>
      <w:del w:id="14948" w:author="GoldenCorpusHarness" w:date="2026-03-28T22:23:47Z">
        <w:r>
          <w:delText>gy</w:delText>
        </w:r>
      </w:del>
      <w:ins w:id="14949" w:author="GoldenCorpusHarness" w:date="2026-03-28T22:23:47Z">
        <w:r>
          <w:t>d</w:t>
        </w:r>
      </w:ins>
      <w:r>
        <w:t xml:space="preserve"> </w:t>
      </w:r>
      <w:del w:id="14950" w:author="GoldenCorpusHarness" w:date="2026-03-28T22:23:47Z">
        <w:r>
          <w:delText>f</w:delText>
        </w:r>
      </w:del>
      <w:ins w:id="14951" w:author="GoldenCorpusHarness" w:date="2026-03-28T22:23:47Z">
        <w:r>
          <w:t>details are pr</w:t>
        </w:r>
      </w:ins>
      <w:r>
        <w:t>o</w:t>
      </w:r>
      <w:del w:id="14952" w:author="GoldenCorpusHarness" w:date="2026-03-28T22:23:47Z">
        <w:r>
          <w:delText>r</w:delText>
        </w:r>
      </w:del>
      <w:ins w:id="14953" w:author="GoldenCorpusHarness" w:date="2026-03-28T22:23:47Z">
        <w:r>
          <w:t>vided in</w:t>
        </w:r>
      </w:ins>
      <w:r>
        <w:t xml:space="preserve"> S</w:t>
      </w:r>
      <w:del w:id="14954" w:author="GoldenCorpusHarness" w:date="2026-03-28T22:23:47Z">
        <w:r>
          <w:delText>af</w:delText>
        </w:r>
      </w:del>
      <w:r>
        <w:t>e</w:t>
      </w:r>
      <w:ins w:id="14955" w:author="GoldenCorpusHarness" w:date="2026-03-28T22:23:47Z">
        <w:r>
          <w:t>c</w:t>
        </w:r>
      </w:ins>
      <w:r>
        <w:t>t</w:t>
      </w:r>
      <w:del w:id="14956" w:author="GoldenCorpusHarness" w:date="2026-03-28T22:23:47Z">
        <w:r>
          <w:delText>y</w:delText>
        </w:r>
      </w:del>
      <w:ins w:id="14957" w:author="GoldenCorpusHarness" w:date="2026-03-28T22:23:47Z">
        <w:r>
          <w:t>ion</w:t>
        </w:r>
      </w:ins>
      <w:r>
        <w:t xml:space="preserve"> </w:t>
      </w:r>
      <w:del w:id="14958" w:author="GoldenCorpusHarness" w:date="2026-03-28T22:23:47Z">
        <w:r>
          <w:delText>Parameters</w:delText>
        </w:r>
      </w:del>
      <w:ins w:id="14959" w:author="GoldenCorpusHarness" w:date="2026-03-28T22:23:47Z">
        <w:r>
          <w:t>8.1.</w:t>
        </w:r>
      </w:ins>
    </w:p>
    <w:tbl>
      <w:tblPr>
        <w:tblStyle w:val="TableGrid"/>
        <w:tblW w:w="5000" w:type="pct"/>
        <w:tblLayout w:type="fixed"/>
        <w:tblLook w:val="01E0" w:firstRow="1" w:lastRow="1" w:firstColumn="1" w:lastColumn="1" w:noHBand="0" w:noVBand="0"/>
      </w:tblPr>
      <w:tblGrid>
        <w:gridCol w:w="6156"/>
        <w:gridCol w:w="1401"/>
        <w:gridCol w:w="1433"/>
      </w:tblGrid>
      <w:tr w:rsidR="003117E4" ns2:paraId="36CD0AE1" ns2:textId="77777777" w:rsidTr="008B6369">
        <w:trPr>
          <w:tblHeader/>
        </w:trPr>
        <w:tc>
          <w:tcPr>
            <w:tcW w:w="3424" w:type="pct"/>
            <w:vAlign w:val="bottom"/>
          </w:tcPr>
          <w:p ns2:paraId="01EBB2AC" ns2:textId="77777777" w:rsidR="002B1446" w:rsidRPr="000F0159" w:rsidRDefault="00895D30" w:rsidP="008B6369">
            <w:pPr>
              <w:pStyle w:val="TableCellLeft"/>
              <w:keepNext w:val="0"/>
              <w:keepLines w:val="0"/>
              <w:spacing w:before="40" w:after="40" w:line="240" w:lineRule="auto"/>
              <w:ind w:left="32"/>
              <w:rPr>
                <w:b/>
                <w:bCs/>
                <w:szCs w:val="20"/>
              </w:rPr>
            </w:pPr>
            <w:r w:rsidRPr="000F0159">
              <w:rPr>
                <w:b/>
                <w:bCs/>
                <w:szCs w:val="20"/>
              </w:rPr>
              <w:t>Safety Endpoint</w:t>
            </w:r>
          </w:p>
        </w:tc>
        <w:tc>
          <w:tcPr>
            <w:tcW w:w="779" w:type="pct"/>
            <w:vAlign w:val="bottom"/>
          </w:tcPr>
          <w:p ns2:paraId="4A32144D" ns2:textId="77777777" w:rsidR="002B1446" w:rsidRPr="000F0159" w:rsidRDefault="00895D30" w:rsidP="008B6369">
            <w:pPr>
              <w:pStyle w:val="TableCellLeft"/>
              <w:keepNext w:val="0"/>
              <w:keepLines w:val="0"/>
              <w:spacing w:before="40" w:after="40" w:line="240" w:lineRule="auto"/>
              <w:ind w:left="-107" w:right="-107"/>
              <w:jc w:val="center"/>
              <w:rPr>
                <w:b/>
                <w:bCs/>
                <w:szCs w:val="20"/>
              </w:rPr>
            </w:pPr>
            <w:r w:rsidRPr="000F0159">
              <w:rPr>
                <w:b/>
                <w:bCs/>
                <w:szCs w:val="20"/>
              </w:rPr>
              <w:t>Descriptive Statistics</w:t>
            </w:r>
          </w:p>
        </w:tc>
        <w:tc>
          <w:tcPr>
            <w:tcW w:w="797" w:type="pct"/>
            <w:vAlign w:val="bottom"/>
          </w:tcPr>
          <w:p ns2:paraId="7E41A111" ns2:textId="77777777" w:rsidR="002B1446" w:rsidRPr="000F0159" w:rsidRDefault="00895D30" w:rsidP="008B6369">
            <w:pPr>
              <w:pStyle w:val="TableCellLeft"/>
              <w:keepNext w:val="0"/>
              <w:keepLines w:val="0"/>
              <w:spacing w:before="40" w:after="40" w:line="240" w:lineRule="auto"/>
              <w:ind w:left="-110" w:right="-75"/>
              <w:jc w:val="center"/>
              <w:rPr>
                <w:b/>
                <w:bCs/>
                <w:szCs w:val="20"/>
              </w:rPr>
            </w:pPr>
            <w:r w:rsidRPr="000F0159">
              <w:rPr>
                <w:b/>
                <w:bCs/>
                <w:szCs w:val="20"/>
              </w:rPr>
              <w:t>95% between-group CI</w:t>
            </w:r>
          </w:p>
        </w:tc>
      </w:tr>
      <w:tr w:rsidR="003117E4" ns2:paraId="5901E136" ns2:textId="77777777" w:rsidTr="008B6369">
        <w:tblPrEx>
          <w:tblCellMar>
            <w:left w:w="0" w:type="dxa"/>
            <w:right w:w="0" w:type="dxa"/>
          </w:tblCellMar>
        </w:tblPrEx>
        <w:trPr>
          <w:trHeight w:val="105"/>
        </w:trPr>
        <w:tc>
          <w:tcPr>
            <w:tcW w:w="3424" w:type="pct"/>
          </w:tcPr>
          <w:p ns2:paraId="73271D65" ns2:textId="77777777" w:rsidR="002B1446" w:rsidRPr="000F0159" w:rsidRDefault="00895D30" w:rsidP="008B6369">
            <w:pPr>
              <w:pStyle w:val="TableCellLeft"/>
              <w:keepNext w:val="0"/>
              <w:keepLines w:val="0"/>
              <w:spacing w:before="40" w:after="40" w:line="240" w:lineRule="auto"/>
              <w:ind w:right="0"/>
              <w:rPr>
                <w:szCs w:val="20"/>
              </w:rPr>
            </w:pPr>
            <w:r w:rsidRPr="000F0159">
              <w:rPr>
                <w:szCs w:val="20"/>
              </w:rPr>
              <w:t xml:space="preserve">Specific AEs (incidence ≥10% of participants in </w:t>
            </w:r>
            <w:r>
              <w:rPr>
                <w:szCs w:val="20"/>
              </w:rPr>
              <w:t>1</w:t>
            </w:r>
            <w:r w:rsidRPr="000F0159">
              <w:rPr>
                <w:szCs w:val="20"/>
              </w:rPr>
              <w:t xml:space="preserve"> of the treatment groups)</w:t>
            </w:r>
          </w:p>
        </w:tc>
        <w:tc>
          <w:tcPr>
            <w:tcW w:w="779" w:type="pct"/>
          </w:tcPr>
          <w:p ns2:paraId="3E9FACB8"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0EB1E098" ns2:textId="77777777" w:rsidR="002B1446" w:rsidRPr="000F0159" w:rsidRDefault="00895D30" w:rsidP="008B6369">
            <w:pPr>
              <w:pStyle w:val="TableCellLeft"/>
              <w:keepNext w:val="0"/>
              <w:keepLines w:val="0"/>
              <w:spacing w:before="40" w:after="40" w:line="240" w:lineRule="auto"/>
              <w:jc w:val="center"/>
              <w:rPr>
                <w:szCs w:val="20"/>
              </w:rPr>
            </w:pPr>
            <w:r w:rsidRPr="000F0159">
              <w:rPr>
                <w:szCs w:val="20"/>
              </w:rPr>
              <w:t>X</w:t>
            </w:r>
          </w:p>
        </w:tc>
      </w:tr>
      <w:tr w:rsidR="003117E4" ns2:paraId="29BEA91F" ns2:textId="77777777" w:rsidTr="008B6369">
        <w:tblPrEx>
          <w:tblCellMar>
            <w:left w:w="0" w:type="dxa"/>
            <w:right w:w="0" w:type="dxa"/>
          </w:tblCellMar>
        </w:tblPrEx>
        <w:trPr>
          <w:trHeight w:val="339"/>
        </w:trPr>
        <w:tc>
          <w:tcPr>
            <w:tcW w:w="3424" w:type="pct"/>
          </w:tcPr>
          <w:p ns2:paraId="3829C516" ns2:textId="77777777" w:rsidR="002B1446" w:rsidRPr="000F0159" w:rsidRDefault="00895D30" w:rsidP="008B6369">
            <w:pPr>
              <w:pStyle w:val="TableCellLeft"/>
              <w:keepNext w:val="0"/>
              <w:keepLines w:val="0"/>
              <w:spacing w:before="40" w:after="40" w:line="240" w:lineRule="auto"/>
              <w:ind w:right="0"/>
              <w:rPr>
                <w:szCs w:val="20"/>
              </w:rPr>
            </w:pPr>
            <w:r w:rsidRPr="000F0159">
              <w:rPr>
                <w:szCs w:val="20"/>
              </w:rPr>
              <w:t>Specific Grade 3</w:t>
            </w:r>
            <w:r>
              <w:rPr>
                <w:szCs w:val="20"/>
              </w:rPr>
              <w:t xml:space="preserve"> to </w:t>
            </w:r>
            <w:r w:rsidRPr="000F0159">
              <w:rPr>
                <w:szCs w:val="20"/>
              </w:rPr>
              <w:t>5 AE</w:t>
            </w:r>
            <w:r>
              <w:rPr>
                <w:szCs w:val="20"/>
              </w:rPr>
              <w:t>s</w:t>
            </w:r>
            <w:r w:rsidRPr="000F0159">
              <w:rPr>
                <w:szCs w:val="20"/>
              </w:rPr>
              <w:t xml:space="preserve"> (incidence ≥5% of participants in </w:t>
            </w:r>
            <w:r>
              <w:rPr>
                <w:szCs w:val="20"/>
              </w:rPr>
              <w:t>1</w:t>
            </w:r>
            <w:r w:rsidRPr="000F0159">
              <w:rPr>
                <w:szCs w:val="20"/>
              </w:rPr>
              <w:t xml:space="preserve"> of the treatment groups)</w:t>
            </w:r>
          </w:p>
        </w:tc>
        <w:tc>
          <w:tcPr>
            <w:tcW w:w="779" w:type="pct"/>
          </w:tcPr>
          <w:p ns2:paraId="357AA91F"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3DB6D2B8" ns2:textId="77777777" w:rsidR="002B1446" w:rsidRPr="000F0159" w:rsidRDefault="00895D30" w:rsidP="008B6369">
            <w:pPr>
              <w:pStyle w:val="TableCellLeft"/>
              <w:keepNext w:val="0"/>
              <w:keepLines w:val="0"/>
              <w:spacing w:before="40" w:after="40" w:line="240" w:lineRule="auto"/>
              <w:jc w:val="center"/>
              <w:rPr>
                <w:szCs w:val="20"/>
              </w:rPr>
            </w:pPr>
            <w:r w:rsidRPr="000F0159">
              <w:rPr>
                <w:szCs w:val="20"/>
              </w:rPr>
              <w:t>X</w:t>
            </w:r>
          </w:p>
        </w:tc>
      </w:tr>
      <w:tr w:rsidR="003117E4" ns2:paraId="562F96C8" ns2:textId="77777777" w:rsidTr="008B6369">
        <w:tblPrEx>
          <w:tblCellMar>
            <w:left w:w="0" w:type="dxa"/>
            <w:right w:w="0" w:type="dxa"/>
          </w:tblCellMar>
        </w:tblPrEx>
        <w:trPr>
          <w:trHeight w:val="440"/>
        </w:trPr>
        <w:tc>
          <w:tcPr>
            <w:tcW w:w="3424" w:type="pct"/>
          </w:tcPr>
          <w:p ns2:paraId="126AE0A8" ns2:textId="77777777" w:rsidR="002B1446" w:rsidRPr="000F0159" w:rsidRDefault="00895D30" w:rsidP="008B6369">
            <w:pPr>
              <w:pStyle w:val="TableCellLeft"/>
              <w:keepNext w:val="0"/>
              <w:keepLines w:val="0"/>
              <w:spacing w:before="40" w:after="40" w:line="240" w:lineRule="auto"/>
              <w:ind w:right="0"/>
              <w:rPr>
                <w:szCs w:val="20"/>
              </w:rPr>
            </w:pPr>
            <w:r w:rsidRPr="000F0159">
              <w:rPr>
                <w:szCs w:val="20"/>
              </w:rPr>
              <w:t xml:space="preserve">Specific </w:t>
            </w:r>
            <w:r>
              <w:rPr>
                <w:szCs w:val="20"/>
              </w:rPr>
              <w:t>s</w:t>
            </w:r>
            <w:r w:rsidRPr="000F0159">
              <w:rPr>
                <w:szCs w:val="20"/>
              </w:rPr>
              <w:t>erious AE</w:t>
            </w:r>
            <w:r>
              <w:rPr>
                <w:szCs w:val="20"/>
              </w:rPr>
              <w:t>s</w:t>
            </w:r>
            <w:r w:rsidRPr="000F0159">
              <w:rPr>
                <w:szCs w:val="20"/>
              </w:rPr>
              <w:t xml:space="preserve"> (incidence ≥5% of participants in </w:t>
            </w:r>
            <w:r>
              <w:rPr>
                <w:szCs w:val="20"/>
              </w:rPr>
              <w:t>1</w:t>
            </w:r>
            <w:r w:rsidRPr="000F0159">
              <w:rPr>
                <w:szCs w:val="20"/>
              </w:rPr>
              <w:t xml:space="preserve"> of the treatment groups)</w:t>
            </w:r>
          </w:p>
        </w:tc>
        <w:tc>
          <w:tcPr>
            <w:tcW w:w="779" w:type="pct"/>
          </w:tcPr>
          <w:p ns2:paraId="29395111"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16E7D052" ns2:textId="77777777" w:rsidR="002B1446" w:rsidRPr="000F0159" w:rsidRDefault="00895D30" w:rsidP="008B6369">
            <w:pPr>
              <w:pStyle w:val="TableCellLeft"/>
              <w:keepNext w:val="0"/>
              <w:keepLines w:val="0"/>
              <w:spacing w:before="40" w:after="40" w:line="240" w:lineRule="auto"/>
              <w:jc w:val="center"/>
              <w:rPr>
                <w:szCs w:val="20"/>
              </w:rPr>
            </w:pPr>
            <w:r w:rsidRPr="000F0159">
              <w:rPr>
                <w:szCs w:val="20"/>
              </w:rPr>
              <w:t>X</w:t>
            </w:r>
          </w:p>
        </w:tc>
      </w:tr>
      <w:tr w:rsidR="003117E4" ns2:paraId="1347D714" ns2:textId="77777777" w:rsidTr="008B6369">
        <w:tblPrEx>
          <w:tblCellMar>
            <w:left w:w="0" w:type="dxa"/>
            <w:right w:w="0" w:type="dxa"/>
          </w:tblCellMar>
        </w:tblPrEx>
        <w:trPr>
          <w:trHeight w:val="105"/>
        </w:trPr>
        <w:tc>
          <w:tcPr>
            <w:tcW w:w="3424" w:type="pct"/>
          </w:tcPr>
          <w:p ns2:paraId="7AB84AF3" ns2:textId="77777777" w:rsidR="002B1446" w:rsidRPr="000F0159" w:rsidRDefault="00895D30" w:rsidP="008B6369">
            <w:pPr>
              <w:pStyle w:val="TableCellLeft"/>
              <w:keepNext w:val="0"/>
              <w:keepLines w:val="0"/>
              <w:spacing w:before="40" w:after="40" w:line="240" w:lineRule="auto"/>
              <w:rPr>
                <w:szCs w:val="20"/>
              </w:rPr>
            </w:pPr>
            <w:r w:rsidRPr="000F0159">
              <w:rPr>
                <w:szCs w:val="20"/>
              </w:rPr>
              <w:t>Any AE</w:t>
            </w:r>
          </w:p>
        </w:tc>
        <w:tc>
          <w:tcPr>
            <w:tcW w:w="779" w:type="pct"/>
          </w:tcPr>
          <w:p ns2:paraId="0B203362"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6D5FE7AD"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36769CEC" ns2:textId="77777777" w:rsidTr="008B6369">
        <w:tblPrEx>
          <w:tblCellMar>
            <w:left w:w="0" w:type="dxa"/>
            <w:right w:w="0" w:type="dxa"/>
          </w:tblCellMar>
        </w:tblPrEx>
        <w:trPr>
          <w:trHeight w:val="105"/>
        </w:trPr>
        <w:tc>
          <w:tcPr>
            <w:tcW w:w="3424" w:type="pct"/>
          </w:tcPr>
          <w:p ns2:paraId="4612DE3A" ns2:textId="77777777" w:rsidR="002B1446" w:rsidRPr="000F0159" w:rsidRDefault="00895D30" w:rsidP="008B6369">
            <w:pPr>
              <w:pStyle w:val="TableCellLeft"/>
              <w:keepNext w:val="0"/>
              <w:keepLines w:val="0"/>
              <w:spacing w:before="40" w:after="40" w:line="240" w:lineRule="auto"/>
              <w:rPr>
                <w:szCs w:val="20"/>
              </w:rPr>
            </w:pPr>
            <w:r w:rsidRPr="000F0159">
              <w:rPr>
                <w:szCs w:val="20"/>
              </w:rPr>
              <w:t>Any Grade 3</w:t>
            </w:r>
            <w:r>
              <w:rPr>
                <w:szCs w:val="20"/>
              </w:rPr>
              <w:t xml:space="preserve"> to </w:t>
            </w:r>
            <w:r w:rsidRPr="000F0159">
              <w:rPr>
                <w:szCs w:val="20"/>
              </w:rPr>
              <w:t>5 AE</w:t>
            </w:r>
            <w:r>
              <w:rPr>
                <w:szCs w:val="20"/>
              </w:rPr>
              <w:t>s</w:t>
            </w:r>
          </w:p>
        </w:tc>
        <w:tc>
          <w:tcPr>
            <w:tcW w:w="779" w:type="pct"/>
          </w:tcPr>
          <w:p ns2:paraId="5CE4273E"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37C25D00"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35770AD1" ns2:textId="77777777" w:rsidTr="008B6369">
        <w:tblPrEx>
          <w:tblCellMar>
            <w:left w:w="0" w:type="dxa"/>
            <w:right w:w="0" w:type="dxa"/>
          </w:tblCellMar>
        </w:tblPrEx>
        <w:trPr>
          <w:trHeight w:val="215"/>
        </w:trPr>
        <w:tc>
          <w:tcPr>
            <w:tcW w:w="3424" w:type="pct"/>
          </w:tcPr>
          <w:p ns2:paraId="7F6ECDFE" ns2:textId="77777777" w:rsidR="002B1446" w:rsidRPr="000F0159" w:rsidRDefault="00895D30" w:rsidP="008B6369">
            <w:pPr>
              <w:pStyle w:val="TableCellLeft"/>
              <w:keepNext w:val="0"/>
              <w:keepLines w:val="0"/>
              <w:spacing w:before="40" w:after="40" w:line="240" w:lineRule="auto"/>
              <w:rPr>
                <w:szCs w:val="20"/>
              </w:rPr>
            </w:pPr>
            <w:r w:rsidRPr="000F0159">
              <w:rPr>
                <w:szCs w:val="20"/>
              </w:rPr>
              <w:t xml:space="preserve">Any </w:t>
            </w:r>
            <w:r>
              <w:rPr>
                <w:szCs w:val="20"/>
              </w:rPr>
              <w:t>s</w:t>
            </w:r>
            <w:r w:rsidRPr="000F0159">
              <w:rPr>
                <w:szCs w:val="20"/>
              </w:rPr>
              <w:t>erious AE</w:t>
            </w:r>
            <w:r>
              <w:rPr>
                <w:szCs w:val="20"/>
              </w:rPr>
              <w:t>s</w:t>
            </w:r>
            <w:r w:rsidRPr="000F0159">
              <w:rPr>
                <w:szCs w:val="20"/>
              </w:rPr>
              <w:t xml:space="preserve"> </w:t>
            </w:r>
          </w:p>
        </w:tc>
        <w:tc>
          <w:tcPr>
            <w:tcW w:w="779" w:type="pct"/>
          </w:tcPr>
          <w:p ns2:paraId="58E17552"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5C5EA1EE"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79ED316C" ns2:textId="77777777" w:rsidTr="008B6369">
        <w:tblPrEx>
          <w:tblCellMar>
            <w:left w:w="0" w:type="dxa"/>
            <w:right w:w="0" w:type="dxa"/>
          </w:tblCellMar>
        </w:tblPrEx>
        <w:trPr>
          <w:trHeight w:val="377"/>
        </w:trPr>
        <w:tc>
          <w:tcPr>
            <w:tcW w:w="3424" w:type="pct"/>
          </w:tcPr>
          <w:p ns2:paraId="32E6C839" ns2:textId="77777777" w:rsidR="002B1446" w:rsidRPr="000F0159" w:rsidRDefault="00895D30" w:rsidP="008B6369">
            <w:pPr>
              <w:pStyle w:val="TableCellLeft"/>
              <w:keepNext w:val="0"/>
              <w:keepLines w:val="0"/>
              <w:spacing w:before="40" w:after="40" w:line="240" w:lineRule="auto"/>
              <w:rPr>
                <w:szCs w:val="20"/>
              </w:rPr>
            </w:pPr>
            <w:r w:rsidRPr="000F0159">
              <w:rPr>
                <w:szCs w:val="20"/>
              </w:rPr>
              <w:t>Any drug-related AE</w:t>
            </w:r>
            <w:r>
              <w:rPr>
                <w:szCs w:val="20"/>
              </w:rPr>
              <w:t>s</w:t>
            </w:r>
          </w:p>
        </w:tc>
        <w:tc>
          <w:tcPr>
            <w:tcW w:w="779" w:type="pct"/>
          </w:tcPr>
          <w:p ns2:paraId="5A9BF372"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2BD733DB"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421CF811" ns2:textId="77777777" w:rsidTr="008B6369">
        <w:tblPrEx>
          <w:tblCellMar>
            <w:left w:w="0" w:type="dxa"/>
            <w:right w:w="0" w:type="dxa"/>
          </w:tblCellMar>
        </w:tblPrEx>
        <w:trPr>
          <w:trHeight w:val="289"/>
        </w:trPr>
        <w:tc>
          <w:tcPr>
            <w:tcW w:w="3424" w:type="pct"/>
          </w:tcPr>
          <w:p ns2:paraId="1B8DE669" ns2:textId="77777777" w:rsidR="002B1446" w:rsidRPr="000F0159" w:rsidRDefault="00895D30" w:rsidP="008B6369">
            <w:pPr>
              <w:pStyle w:val="TableCellLeft"/>
              <w:keepNext w:val="0"/>
              <w:keepLines w:val="0"/>
              <w:spacing w:before="40" w:after="40" w:line="240" w:lineRule="auto"/>
              <w:rPr>
                <w:szCs w:val="20"/>
              </w:rPr>
            </w:pPr>
            <w:r w:rsidRPr="000F0159">
              <w:rPr>
                <w:szCs w:val="20"/>
              </w:rPr>
              <w:t>Any serious and drug-related AE</w:t>
            </w:r>
            <w:r>
              <w:rPr>
                <w:szCs w:val="20"/>
              </w:rPr>
              <w:t>s</w:t>
            </w:r>
          </w:p>
        </w:tc>
        <w:tc>
          <w:tcPr>
            <w:tcW w:w="779" w:type="pct"/>
          </w:tcPr>
          <w:p ns2:paraId="2DCD0C75"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2E63B4D4"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5C937B3A" ns2:textId="77777777" w:rsidTr="008B6369">
        <w:tblPrEx>
          <w:tblCellMar>
            <w:left w:w="0" w:type="dxa"/>
            <w:right w:w="0" w:type="dxa"/>
          </w:tblCellMar>
        </w:tblPrEx>
        <w:trPr>
          <w:trHeight w:val="271"/>
        </w:trPr>
        <w:tc>
          <w:tcPr>
            <w:tcW w:w="3424" w:type="pct"/>
          </w:tcPr>
          <w:p ns2:paraId="6C656FDA" ns2:textId="77777777" w:rsidR="002B1446" w:rsidRPr="000F0159" w:rsidRDefault="00895D30" w:rsidP="008B6369">
            <w:pPr>
              <w:pStyle w:val="TableCellLeft"/>
              <w:keepNext w:val="0"/>
              <w:keepLines w:val="0"/>
              <w:spacing w:before="40" w:after="40" w:line="240" w:lineRule="auto"/>
              <w:rPr>
                <w:szCs w:val="20"/>
              </w:rPr>
            </w:pPr>
            <w:r w:rsidRPr="000F0159">
              <w:rPr>
                <w:szCs w:val="20"/>
              </w:rPr>
              <w:t>Any Grade 3</w:t>
            </w:r>
            <w:r>
              <w:rPr>
                <w:szCs w:val="20"/>
              </w:rPr>
              <w:t xml:space="preserve"> to </w:t>
            </w:r>
            <w:r w:rsidRPr="000F0159">
              <w:rPr>
                <w:szCs w:val="20"/>
              </w:rPr>
              <w:t>5 and drug-related AE</w:t>
            </w:r>
            <w:r>
              <w:rPr>
                <w:szCs w:val="20"/>
              </w:rPr>
              <w:t>s</w:t>
            </w:r>
          </w:p>
        </w:tc>
        <w:tc>
          <w:tcPr>
            <w:tcW w:w="779" w:type="pct"/>
          </w:tcPr>
          <w:p ns2:paraId="0A80E992"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0E8D44C2"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13FA5840" ns2:textId="77777777" w:rsidTr="008B6369">
        <w:tblPrEx>
          <w:tblCellMar>
            <w:left w:w="0" w:type="dxa"/>
            <w:right w:w="0" w:type="dxa"/>
          </w:tblCellMar>
        </w:tblPrEx>
        <w:trPr>
          <w:trHeight w:val="323"/>
        </w:trPr>
        <w:tc>
          <w:tcPr>
            <w:tcW w:w="3424" w:type="pct"/>
          </w:tcPr>
          <w:p ns2:paraId="20EB351E" ns2:textId="77777777" w:rsidR="002B1446" w:rsidRPr="000F0159" w:rsidRDefault="00895D30" w:rsidP="008B6369">
            <w:pPr>
              <w:pStyle w:val="TableCellLeft"/>
              <w:keepNext w:val="0"/>
              <w:keepLines w:val="0"/>
              <w:spacing w:before="40" w:after="40" w:line="240" w:lineRule="auto"/>
              <w:rPr>
                <w:szCs w:val="20"/>
              </w:rPr>
            </w:pPr>
            <w:r w:rsidRPr="000F0159">
              <w:rPr>
                <w:szCs w:val="20"/>
              </w:rPr>
              <w:t>Discontinuation of study treatment due to AE</w:t>
            </w:r>
            <w:r>
              <w:rPr>
                <w:szCs w:val="20"/>
              </w:rPr>
              <w:t>s</w:t>
            </w:r>
          </w:p>
        </w:tc>
        <w:tc>
          <w:tcPr>
            <w:tcW w:w="779" w:type="pct"/>
          </w:tcPr>
          <w:p ns2:paraId="7A617997"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088290D1"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2C5070F6" ns2:textId="77777777" w:rsidTr="008B6369">
        <w:tblPrEx>
          <w:tblCellMar>
            <w:left w:w="0" w:type="dxa"/>
            <w:right w:w="0" w:type="dxa"/>
          </w:tblCellMar>
        </w:tblPrEx>
        <w:trPr>
          <w:trHeight w:val="287"/>
        </w:trPr>
        <w:tc>
          <w:tcPr>
            <w:tcW w:w="3424" w:type="pct"/>
          </w:tcPr>
          <w:p ns2:paraId="06185D2E" ns2:textId="77777777" w:rsidR="002B1446" w:rsidRPr="000F0159" w:rsidRDefault="00895D30" w:rsidP="008B6369">
            <w:pPr>
              <w:pStyle w:val="TableCellLeft"/>
              <w:keepNext w:val="0"/>
              <w:keepLines w:val="0"/>
              <w:spacing w:before="40" w:after="40" w:line="240" w:lineRule="auto"/>
              <w:rPr>
                <w:szCs w:val="20"/>
              </w:rPr>
            </w:pPr>
            <w:r w:rsidRPr="000F0159">
              <w:rPr>
                <w:szCs w:val="20"/>
              </w:rPr>
              <w:t xml:space="preserve">AE that resulted in </w:t>
            </w:r>
            <w:r>
              <w:rPr>
                <w:szCs w:val="20"/>
              </w:rPr>
              <w:t>d</w:t>
            </w:r>
            <w:r w:rsidRPr="000F0159">
              <w:rPr>
                <w:szCs w:val="20"/>
              </w:rPr>
              <w:t>eath</w:t>
            </w:r>
          </w:p>
        </w:tc>
        <w:tc>
          <w:tcPr>
            <w:tcW w:w="779" w:type="pct"/>
          </w:tcPr>
          <w:p ns2:paraId="6FBB5D96"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02024652"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49D529B1" ns2:textId="77777777" w:rsidTr="008B6369">
        <w:tblPrEx>
          <w:tblCellMar>
            <w:left w:w="0" w:type="dxa"/>
            <w:right w:w="0" w:type="dxa"/>
          </w:tblCellMar>
        </w:tblPrEx>
        <w:trPr>
          <w:trHeight w:val="287"/>
        </w:trPr>
        <w:tc>
          <w:tcPr>
            <w:tcW w:w="3424" w:type="pct"/>
          </w:tcPr>
          <w:p ns2:paraId="250A578D" ns2:textId="77777777" w:rsidR="002B1446" w:rsidRPr="000F0159" w:rsidRDefault="00895D30" w:rsidP="008B6369">
            <w:pPr>
              <w:pStyle w:val="TableCellLeft"/>
              <w:keepNext w:val="0"/>
              <w:keepLines w:val="0"/>
              <w:spacing w:before="40" w:after="40" w:line="240" w:lineRule="auto"/>
              <w:rPr>
                <w:szCs w:val="20"/>
              </w:rPr>
            </w:pPr>
            <w:r w:rsidRPr="000F0159">
              <w:rPr>
                <w:szCs w:val="20"/>
              </w:rPr>
              <w:t>AE that resulted in dose modification of study treatment</w:t>
            </w:r>
          </w:p>
        </w:tc>
        <w:tc>
          <w:tcPr>
            <w:tcW w:w="779" w:type="pct"/>
          </w:tcPr>
          <w:p ns2:paraId="18CD7FF6"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1EB2BBA3"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033A423F" ns2:textId="77777777" w:rsidTr="008B6369">
        <w:trPr>
          <w:trHeight w:val="415"/>
        </w:trPr>
        <w:tc>
          <w:tcPr>
            <w:tcW w:w="3424" w:type="pct"/>
          </w:tcPr>
          <w:p ns2:paraId="11AD3E1A" ns2:textId="77777777" w:rsidR="002B1446" w:rsidRPr="000F0159" w:rsidRDefault="00895D30" w:rsidP="008B6369">
            <w:pPr>
              <w:pStyle w:val="TableCellLeft"/>
              <w:keepNext w:val="0"/>
              <w:keepLines w:val="0"/>
              <w:spacing w:before="40" w:after="40" w:line="240" w:lineRule="auto"/>
              <w:ind w:left="72"/>
              <w:rPr>
                <w:szCs w:val="20"/>
              </w:rPr>
            </w:pPr>
            <w:r w:rsidRPr="000F0159">
              <w:rPr>
                <w:szCs w:val="20"/>
              </w:rPr>
              <w:t>Specific AEs, SOCs (incidence &lt;10% of participants in all of the treatment groups)</w:t>
            </w:r>
          </w:p>
        </w:tc>
        <w:tc>
          <w:tcPr>
            <w:tcW w:w="779" w:type="pct"/>
          </w:tcPr>
          <w:p ns2:paraId="3E3413E8"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6EEC886A"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15C96F2A" ns2:textId="77777777" w:rsidTr="008B6369">
        <w:trPr>
          <w:trHeight w:val="278"/>
        </w:trPr>
        <w:tc>
          <w:tcPr>
            <w:tcW w:w="3424" w:type="pct"/>
          </w:tcPr>
          <w:p ns2:paraId="6D0C288D" ns2:textId="77777777" w:rsidR="002B1446" w:rsidRPr="000F0159" w:rsidRDefault="00895D30" w:rsidP="008B6369">
            <w:pPr>
              <w:pStyle w:val="TableCellLeft"/>
              <w:keepNext w:val="0"/>
              <w:keepLines w:val="0"/>
              <w:spacing w:before="40" w:after="40" w:line="240" w:lineRule="auto"/>
              <w:ind w:left="72"/>
              <w:rPr>
                <w:szCs w:val="20"/>
              </w:rPr>
            </w:pPr>
            <w:r w:rsidRPr="000F0159">
              <w:rPr>
                <w:szCs w:val="20"/>
              </w:rPr>
              <w:t>Change from baseline results (lab</w:t>
            </w:r>
            <w:r>
              <w:rPr>
                <w:szCs w:val="20"/>
              </w:rPr>
              <w:t>oratory</w:t>
            </w:r>
            <w:r w:rsidRPr="000F0159">
              <w:rPr>
                <w:szCs w:val="20"/>
              </w:rPr>
              <w:t xml:space="preserve"> toxicity shift, </w:t>
            </w:r>
            <w:r>
              <w:rPr>
                <w:szCs w:val="20"/>
              </w:rPr>
              <w:t xml:space="preserve">ECG, </w:t>
            </w:r>
            <w:r w:rsidRPr="000F0159">
              <w:rPr>
                <w:szCs w:val="20"/>
              </w:rPr>
              <w:t>vital signs)</w:t>
            </w:r>
          </w:p>
        </w:tc>
        <w:tc>
          <w:tcPr>
            <w:tcW w:w="779" w:type="pct"/>
          </w:tcPr>
          <w:p ns2:paraId="067C95E0"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748E6519"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663A66D4" ns2:textId="77777777" w:rsidTr="008B6369">
        <w:trPr>
          <w:trHeight w:val="278"/>
        </w:trPr>
        <w:tc>
          <w:tcPr>
            <w:tcW w:w="5000" w:type="pct"/>
            <w:gridSpan w:val="3"/>
          </w:tcPr>
          <w:p ns2:paraId="6BBA5421" ns2:textId="77777777" w:rsidR="002B1446" w:rsidRPr="00906B9A" w:rsidRDefault="00895D30" w:rsidP="008B6369">
            <w:pPr>
              <w:pStyle w:val="TableFootnote"/>
              <w:spacing w:before="40" w:after="40"/>
            </w:pPr>
            <w:r w:rsidRPr="00906B9A">
              <w:t>Abbreviations: AE=adverse event; CI=confidence interval; SOC=system organ class.</w:t>
            </w:r>
          </w:p>
        </w:tc>
      </w:tr>
    </w:tbl>
    <w:p ns2:paraId="6987C222" ns2:textId="77777777" w:rsidR="002B1446" w:rsidRPr="002260D4" w:rsidRDefault="00895D30" w:rsidP="00522D25">
      <w:pPr>
        <w:pStyle w:val="paragraph0"/>
        <w:rPr>
          <w:b/>
          <w:bCs/>
        </w:rPr>
      </w:pPr>
      <w:del w:id="14960" w:author="GoldenCorpusHarness" w:date="2026-03-28T22:23:47Z">
        <w:r>
          <w:delText>Dose</w:delText>
        </w:r>
      </w:del>
      <w:ins w:id="14961" w:author="GoldenCorpusHarness" w:date="2026-03-28T22:23:47Z">
        <w:r>
          <w:t>Participants who discontinue study intervention due to disease progression or start of a new anticancer therapy will have a Safety Follow</w:t>
        </w:r>
      </w:ins>
      <w:r>
        <w:t>-</w:t>
      </w:r>
      <w:del w:id="14962" w:author="GoldenCorpusHarness" w:date="2026-03-28T22:23:47Z">
        <w:r>
          <w:delText>limiting Toxicities</w:delText>
        </w:r>
      </w:del>
      <w:ins w:id="14963" w:author="GoldenCorpusHarness" w:date="2026-03-28T22:23:47Z">
        <w:r>
          <w:t>up Visit and then proceed directly to Survival Follow-up Phase, as described in Section 8.11.4.</w:t>
        </w:r>
      </w:ins>
    </w:p>
    <w:p ns2:paraId="182F7A81" ns2:textId="3F80DC2B" w:rsidR="002B1446" w:rsidRPr="00D16CB7" w:rsidRDefault="00895D30" w:rsidP="00522D25">
      <w:pPr>
        <w:pStyle w:val="paragraph0"/>
      </w:pPr>
      <w:ins w:id="14964" w:author="GoldenCorpusHarness" w:date="2026-03-28T22:23:47Z">
        <w:r>
          <w:t xml:space="preserve">The EOT Visit should occur at the time study intervention is discontinued for any reason. If the EOT Visit occurs 30 days from the last dose of study intervention, at the time of the mandatory Safety </w:t>
        </w:r>
      </w:ins>
      <w:r>
        <w:t>Fo</w:t>
      </w:r>
      <w:del w:id="14965" w:author="GoldenCorpusHarness" w:date="2026-03-28T22:23:47Z">
        <w:r>
          <w:delText>r Part 1 (dose escalation and confirmation)</w:delText>
        </w:r>
      </w:del>
      <w:ins w:id="14966" w:author="GoldenCorpusHarness" w:date="2026-03-28T22:23:47Z">
        <w:r>
          <w:t>llow-up Visit</w:t>
        </w:r>
      </w:ins>
      <w:r>
        <w:t xml:space="preserve">, </w:t>
      </w:r>
      <w:del w:id="14967" w:author="GoldenCorpusHarness" w:date="2026-03-28T22:23:47Z">
        <w:r>
          <w:delText>DL</w:delText>
        </w:r>
      </w:del>
      <w:ins w:id="14968" w:author="GoldenCorpusHarness" w:date="2026-03-28T22:23:47Z">
        <w:r>
          <w:t>the EO</w:t>
        </w:r>
      </w:ins>
      <w:r>
        <w:t>T</w:t>
      </w:r>
      <w:del w:id="14969" w:author="GoldenCorpusHarness" w:date="2026-03-28T22:23:47Z">
        <w:r>
          <w:delText xml:space="preserve">s </w:delText>
        </w:r>
      </w:del>
      <w:ins w:id="14970" w:author="GoldenCorpusHarness" w:date="2026-03-28T22:23:47Z">
        <w:r>
          <w:t xml:space="preserve"> Visit procedures and any additional safety follo</w:t>
        </w:r>
      </w:ins>
      <w:r>
        <w:t>w</w:t>
      </w:r>
      <w:del w:id="14971" w:author="GoldenCorpusHarness" w:date="2026-03-28T22:23:47Z">
        <w:r>
          <w:delText>ill</w:delText>
        </w:r>
      </w:del>
      <w:ins w:id="14972" w:author="GoldenCorpusHarness" w:date="2026-03-28T22:23:47Z">
        <w:r>
          <w:t>-up procedures should</w:t>
        </w:r>
      </w:ins>
      <w:r>
        <w:t xml:space="preserve"> be </w:t>
      </w:r>
      <w:del w:id="14973" w:author="GoldenCorpusHarness" w:date="2026-03-28T22:23:47Z">
        <w:r>
          <w:delText>listed and summarized by dose level</w:delText>
        </w:r>
      </w:del>
      <w:ins w:id="14974" w:author="GoldenCorpusHarness" w:date="2026-03-28T22:23:47Z">
        <w:r>
          <w:t>performed</w:t>
        </w:r>
      </w:ins>
      <w:r>
        <w:t>.</w:t>
      </w:r>
      <w:del w:id="14975" w:author="GoldenCorpusHarness" w:date="2026-03-28T22:23:47Z">
        <w:r>
          <w:delText xml:space="preserve"> The pool-adjacent-violators algorithm [Ji, Y., et al 2007], which forces the DLT rate estimates to be nondecreasing with increasing dose levels and pools adjacent violators for weighted estimates by sample size, will be used to estimate the DLT rates across doses. The estimate of the DLT rate by dose level and the 90% Bayesian credible interval based on a prior distribution of Beta (1,1) for the estimate will be provided.</w:delText>
        </w:r>
      </w:del>
    </w:p>
    <w:p ns2:paraId="707B6CC5" ns2:textId="77777777" w:rsidR="002B1446" w:rsidRPr="005A78D0" w:rsidRDefault="00895D30" w:rsidP="002B1446">
      <w:pPr>
        <w:pStyle w:val="Heading3"/>
      </w:pPr>
      <w:del w:id="14976" w:author="GoldenCorpusHarness" w:date="2026-03-28T22:23:47Z">
        <w:r>
          <w:delText>S</w:delText>
        </w:r>
      </w:del>
      <w:ins w:id="14977" w:author="GoldenCorpusHarness" w:date="2026-03-28T22:23:47Z">
        <w:r>
          <w:t>Pos</w:t>
        </w:r>
      </w:ins>
      <w:r>
        <w:t>t</w:t>
      </w:r>
      <w:ins w:id="14978" w:author="GoldenCorpusHarness" w:date="2026-03-28T22:23:47Z">
        <w:r>
          <w:t>-tre</w:t>
        </w:r>
      </w:ins>
      <w:r>
        <w:t>at</w:t>
      </w:r>
      <w:ins w:id="14979" w:author="GoldenCorpusHarness" w:date="2026-03-28T22:23:47Z">
        <w:r>
          <w:t>ment V</w:t>
        </w:r>
      </w:ins>
      <w:r>
        <w:t>is</w:t>
      </w:r>
      <w:ins w:id="14980" w:author="GoldenCorpusHarness" w:date="2026-03-28T22:23:47Z">
        <w:r>
          <w:t>i</w:t>
        </w:r>
      </w:ins>
      <w:r>
        <w:t>t</w:t>
      </w:r>
      <w:del w:id="14981" w:author="GoldenCorpusHarness" w:date="2026-03-28T22:23:47Z">
        <w:r>
          <w:delText>ical Methods for PRO Analyses</w:delText>
        </w:r>
      </w:del>
    </w:p>
    <w:p ns2:paraId="4A08AD76" ns2:textId="77777777" w:rsidR="002B1446" w:rsidRPr="004011B2" w:rsidRDefault="00895D30" w:rsidP="00522D25">
      <w:pPr>
        <w:pStyle w:val="paragraph0"/>
      </w:pPr>
      <w:del w:id="14982" w:author="GoldenCorpusHarness" w:date="2026-03-28T22:23:47Z">
        <w:r>
          <w:delText>D</w:delText>
        </w:r>
      </w:del>
      <w:ins w:id="14983" w:author="GoldenCorpusHarness" w:date="2026-03-28T22:23:47Z">
        <w:r>
          <w:t>Saf</w:t>
        </w:r>
      </w:ins>
      <w:r>
        <w:t>et</w:t>
      </w:r>
      <w:del w:id="14984" w:author="GoldenCorpusHarness" w:date="2026-03-28T22:23:47Z">
        <w:r>
          <w:delText>ails</w:delText>
        </w:r>
      </w:del>
      <w:ins w:id="14985" w:author="GoldenCorpusHarness" w:date="2026-03-28T22:23:47Z">
        <w:r>
          <w:t>y</w:t>
        </w:r>
      </w:ins>
      <w:r>
        <w:t xml:space="preserve"> </w:t>
      </w:r>
      <w:ins w:id="14986" w:author="GoldenCorpusHarness" w:date="2026-03-28T22:23:47Z">
        <w:r>
          <w:t>F</w:t>
        </w:r>
      </w:ins>
      <w:r>
        <w:t>o</w:t>
      </w:r>
      <w:del w:id="14987" w:author="GoldenCorpusHarness" w:date="2026-03-28T22:23:47Z">
        <w:r>
          <w:delText>f PRO analyses wi</w:delText>
        </w:r>
      </w:del>
      <w:r>
        <w:t>ll</w:t>
      </w:r>
      <w:ins w:id="14988" w:author="GoldenCorpusHarness" w:date="2026-03-28T22:23:47Z">
        <w:r>
          <w:t>ow-up</w:t>
        </w:r>
      </w:ins>
      <w:r>
        <w:t xml:space="preserve"> </w:t>
      </w:r>
      <w:del w:id="14989" w:author="GoldenCorpusHarness" w:date="2026-03-28T22:23:47Z">
        <w:r>
          <w:delText>be de</w:delText>
        </w:r>
      </w:del>
      <w:ins w:id="14990" w:author="GoldenCorpusHarness" w:date="2026-03-28T22:23:47Z">
        <w:r>
          <w:t>Vi</w:t>
        </w:r>
      </w:ins>
      <w:r>
        <w:t>s</w:t>
      </w:r>
      <w:del w:id="14991" w:author="GoldenCorpusHarness" w:date="2026-03-28T22:23:47Z">
        <w:r>
          <w:delText>cr</w:delText>
        </w:r>
      </w:del>
      <w:r>
        <w:t>i</w:t>
      </w:r>
      <w:del w:id="14992" w:author="GoldenCorpusHarness" w:date="2026-03-28T22:23:47Z">
        <w:r>
          <w:delText xml:space="preserve">bed in </w:delText>
        </w:r>
      </w:del>
      <w:r>
        <w:t>t</w:t>
      </w:r>
      <w:del w:id="14993" w:author="GoldenCorpusHarness" w:date="2026-03-28T22:23:47Z">
        <w:r>
          <w:delText xml:space="preserve">he </w:delText>
        </w:r>
      </w:del>
      <w:r>
        <w:t>s</w:t>
      </w:r>
      <w:del w:id="14994" w:author="GoldenCorpusHarness" w:date="2026-03-28T22:23:47Z">
        <w:r>
          <w:delText>SAP.</w:delText>
        </w:r>
      </w:del>
    </w:p>
    <w:p ns2:paraId="49F37749" ns2:textId="77777777" w:rsidR="002B1446" w:rsidRPr="00D76EC5" w:rsidRDefault="00895D30" w:rsidP="002B1446">
      <w:pPr>
        <w:pStyle w:val="Heading3"/>
      </w:pPr>
      <w:del w:id="14995" w:author="GoldenCorpusHarness" w:date="2026-03-28T22:23:47Z">
        <w:r>
          <w:delText>Sum</w:delText>
        </w:r>
      </w:del>
      <w:ins w:id="14996" w:author="GoldenCorpusHarness" w:date="2026-03-28T22:23:47Z">
        <w:r>
          <w:t xml:space="preserve">The </w:t>
        </w:r>
      </w:ins>
      <w:r>
        <w:t>ma</w:t>
      </w:r>
      <w:ins w:id="14997" w:author="GoldenCorpusHarness" w:date="2026-03-28T22:23:47Z">
        <w:r>
          <w:t>ndato</w:t>
        </w:r>
      </w:ins>
      <w:r>
        <w:t>r</w:t>
      </w:r>
      <w:ins w:id="14998" w:author="GoldenCorpusHarness" w:date="2026-03-28T22:23:47Z">
        <w:r>
          <w:t>y Safety Follow-up V</w:t>
        </w:r>
      </w:ins>
      <w:r>
        <w:t>i</w:t>
      </w:r>
      <w:ins w:id="14999" w:author="GoldenCorpusHarness" w:date="2026-03-28T22:23:47Z">
        <w:r>
          <w:t>sit must b</w:t>
        </w:r>
      </w:ins>
      <w:r>
        <w:t>e</w:t>
      </w:r>
      <w:ins w:id="15000" w:author="GoldenCorpusHarness" w:date="2026-03-28T22:23:47Z">
        <w:r>
          <w:t xml:space="preserve"> conducted approximately 30 day</w:t>
        </w:r>
      </w:ins>
      <w:r>
        <w:t>s</w:t>
      </w:r>
      <w:ins w:id="15001" w:author="GoldenCorpusHarness" w:date="2026-03-28T22:23:47Z">
        <w:r>
          <w:t xml:space="preserve"> after the last dose</w:t>
        </w:r>
      </w:ins>
      <w:r>
        <w:t xml:space="preserve"> of </w:t>
      </w:r>
      <w:del w:id="15002" w:author="GoldenCorpusHarness" w:date="2026-03-28T22:23:47Z">
        <w:r>
          <w:delText>Ba</w:delText>
        </w:r>
      </w:del>
      <w:r>
        <w:t>s</w:t>
      </w:r>
      <w:del w:id="15003" w:author="GoldenCorpusHarness" w:date="2026-03-28T22:23:47Z">
        <w:r>
          <w:delText>el</w:delText>
        </w:r>
      </w:del>
      <w:ins w:id="15004" w:author="GoldenCorpusHarness" w:date="2026-03-28T22:23:47Z">
        <w:r>
          <w:t xml:space="preserve">tudy </w:t>
        </w:r>
      </w:ins>
      <w:r>
        <w:t>in</w:t>
      </w:r>
      <w:del w:id="15005" w:author="GoldenCorpusHarness" w:date="2026-03-28T22:23:47Z">
        <w:r>
          <w:delText>e Charac</w:delText>
        </w:r>
      </w:del>
      <w:r>
        <w:t>ter</w:t>
      </w:r>
      <w:ins w:id="15006" w:author="GoldenCorpusHarness" w:date="2026-03-28T22:23:47Z">
        <w:r>
          <w:t>vent</w:t>
        </w:r>
      </w:ins>
      <w:r>
        <w:t>i</w:t>
      </w:r>
      <w:del w:id="15007" w:author="GoldenCorpusHarness" w:date="2026-03-28T22:23:47Z">
        <w:r>
          <w:delText>s</w:delText>
        </w:r>
      </w:del>
      <w:ins w:id="15008" w:author="GoldenCorpusHarness" w:date="2026-03-28T22:23:47Z">
        <w:r>
          <w:t>on or before initiation of a new an</w:t>
        </w:r>
      </w:ins>
      <w:r>
        <w:t>tic</w:t>
      </w:r>
      <w:del w:id="15009" w:author="GoldenCorpusHarness" w:date="2026-03-28T22:23:47Z">
        <w:r>
          <w:delText xml:space="preserve">s </w:delText>
        </w:r>
      </w:del>
      <w:r>
        <w:t>an</w:t>
      </w:r>
      <w:del w:id="15010" w:author="GoldenCorpusHarness" w:date="2026-03-28T22:23:47Z">
        <w:r>
          <w:delText>d</w:delText>
        </w:r>
      </w:del>
      <w:ins w:id="15011" w:author="GoldenCorpusHarness" w:date="2026-03-28T22:23:47Z">
        <w:r>
          <w:t>cer</w:t>
        </w:r>
      </w:ins>
      <w:r>
        <w:t xml:space="preserve"> </w:t>
      </w:r>
      <w:del w:id="15012" w:author="GoldenCorpusHarness" w:date="2026-03-28T22:23:47Z">
        <w:r>
          <w:delText>D</w:delText>
        </w:r>
      </w:del>
      <w:ins w:id="15013" w:author="GoldenCorpusHarness" w:date="2026-03-28T22:23:47Z">
        <w:r>
          <w:t>tr</w:t>
        </w:r>
      </w:ins>
      <w:r>
        <w:t>e</w:t>
      </w:r>
      <w:ins w:id="15014" w:author="GoldenCorpusHarness" w:date="2026-03-28T22:23:47Z">
        <w:r>
          <w:t>at</w:t>
        </w:r>
      </w:ins>
      <w:r>
        <w:t>m</w:t>
      </w:r>
      <w:del w:id="15015" w:author="GoldenCorpusHarness" w:date="2026-03-28T22:23:47Z">
        <w:r>
          <w:delText>ograp</w:delText>
        </w:r>
      </w:del>
      <w:ins w:id="15016" w:author="GoldenCorpusHarness" w:date="2026-03-28T22:23:47Z">
        <w:r>
          <w:t>ent, w</w:t>
        </w:r>
      </w:ins>
      <w:r>
        <w:t>hic</w:t>
      </w:r>
      <w:ins w:id="15017" w:author="GoldenCorpusHarness" w:date="2026-03-28T22:23:47Z">
        <w:r>
          <w:t>hever come</w:t>
        </w:r>
      </w:ins>
      <w:r>
        <w:t>s</w:t>
      </w:r>
      <w:ins w:id="15018" w:author="GoldenCorpusHarness" w:date="2026-03-28T22:23:47Z">
        <w:r>
          <w:t xml:space="preserve"> first.</w:t>
        </w:r>
      </w:ins>
    </w:p>
    <w:p ns2:paraId="1C34092F" ns2:textId="77777777" w:rsidR="002B1446" w:rsidRDefault="00895D30" w:rsidP="00522D25">
      <w:pPr>
        <w:pStyle w:val="paragraph0"/>
      </w:pPr>
      <w:del w:id="15019" w:author="GoldenCorpusHarness" w:date="2026-03-28T22:23:47Z">
        <w:r>
          <w:delText>The comparability o</w:delText>
        </w:r>
      </w:del>
      <w:ins w:id="15020" w:author="GoldenCorpusHarness" w:date="2026-03-28T22:23:47Z">
        <w:r>
          <w:t>E</w:t>
        </w:r>
      </w:ins>
      <w:r>
        <w:t>f</w:t>
      </w:r>
      <w:del w:id="15021" w:author="GoldenCorpusHarness" w:date="2026-03-28T22:23:47Z">
        <w:r>
          <w:delText xml:space="preserve"> the treatment groups </w:delText>
        </w:r>
      </w:del>
      <w:r>
        <w:t>f</w:t>
      </w:r>
      <w:del w:id="15022" w:author="GoldenCorpusHarness" w:date="2026-03-28T22:23:47Z">
        <w:r>
          <w:delText>or each relevant demographic and baseline characteristic will be assessed using tables and/or graphs (ie, baseline values will be the last available measurement on or before randomization). No statist</w:delText>
        </w:r>
      </w:del>
      <w:r>
        <w:t>ica</w:t>
      </w:r>
      <w:ins w:id="15023" w:author="GoldenCorpusHarness" w:date="2026-03-28T22:23:47Z">
        <w:r>
          <w:t>cy Fo</w:t>
        </w:r>
      </w:ins>
      <w:r>
        <w:t>l</w:t>
      </w:r>
      <w:ins w:id="15024" w:author="GoldenCorpusHarness" w:date="2026-03-28T22:23:47Z">
        <w:r>
          <w:t>low-up</w:t>
        </w:r>
      </w:ins>
      <w:r>
        <w:t xml:space="preserve"> </w:t>
      </w:r>
      <w:del w:id="15025" w:author="GoldenCorpusHarness" w:date="2026-03-28T22:23:47Z">
        <w:r>
          <w:delText>hypothe</w:delText>
        </w:r>
      </w:del>
      <w:ins w:id="15026" w:author="GoldenCorpusHarness" w:date="2026-03-28T22:23:47Z">
        <w:r>
          <w:t>Vi</w:t>
        </w:r>
      </w:ins>
      <w:r>
        <w:t>si</w:t>
      </w:r>
      <w:del w:id="15027" w:author="GoldenCorpusHarness" w:date="2026-03-28T22:23:47Z">
        <w:r>
          <w:delText>s tes</w:delText>
        </w:r>
      </w:del>
      <w:r>
        <w:t>ts</w:t>
      </w:r>
      <w:del w:id="15028" w:author="GoldenCorpusHarness" w:date="2026-03-28T22:23:47Z">
        <w:r>
          <w:delText xml:space="preserve"> will be performed on these characteristics. The number and percentage of participants randomized, and the primary reason for screening failure and discontinuation will be displayed. Demographic variables (such as age, gender), baseline characteristics will be summarized by treatment either by descriptive statistics or categorical tables. </w:delText>
        </w:r>
      </w:del>
    </w:p>
    <w:p ns2:paraId="13510580" ns2:textId="77777777" w:rsidR="002B1446" w:rsidRDefault="00895D30" w:rsidP="002B1446">
      <w:pPr>
        <w:pStyle w:val="Heading2"/>
      </w:pPr>
      <w:ins w:id="15029" w:author="GoldenCorpusHarness" w:date="2026-03-28T22:23:47Z">
        <w:r>
          <w:t xml:space="preserve">Participants who complete the protocol-required cycles of study intervention (those randomized to the comparator group) or who discontinue study intervention for a reason other than verified disease progression (as assessed per iwCLL) will begin efficacy follow-up and should follow calendar days from randomization, as described in the SoA (Section 1.3). </w:t>
        </w:r>
      </w:ins>
      <w:r>
        <w:t>I</w:t>
      </w:r>
      <w:del w:id="15030" w:author="GoldenCorpusHarness" w:date="2026-03-28T22:23:47Z">
        <w:r>
          <w:delText>nterim Analyses</w:delText>
        </w:r>
      </w:del>
      <w:ins w:id="15031" w:author="GoldenCorpusHarness" w:date="2026-03-28T22:23:47Z">
        <w:r>
          <w:t>f dosing is delayed, efficacy assessments should continue as scheduled:</w:t>
        </w:r>
      </w:ins>
    </w:p>
    <w:p ns2:paraId="264CC689" ns2:textId="77777777" w:rsidR="002B1446" w:rsidRDefault="00895D30" w:rsidP="00522D25">
      <w:pPr>
        <w:pStyle w:val="paragraph0"/>
      </w:pPr>
      <w:del w:id="15032" w:author="GoldenCorpusHarness" w:date="2026-03-28T22:23:47Z">
        <w:r>
          <w:delText>For</w:delText>
        </w:r>
      </w:del>
      <w:ins w:id="15033" w:author="GoldenCorpusHarness" w:date="2026-03-28T22:23:47Z">
        <w:r>
          <w:t>CT</w:t>
        </w:r>
      </w:ins>
      <w:r>
        <w:t xml:space="preserve"> </w:t>
      </w:r>
      <w:del w:id="15034" w:author="GoldenCorpusHarness" w:date="2026-03-28T22:23:47Z">
        <w:r>
          <w:delText xml:space="preserve">Part 2, </w:delText>
        </w:r>
      </w:del>
      <w:ins w:id="15035" w:author="GoldenCorpusHarness" w:date="2026-03-28T22:23:47Z">
        <w:r>
          <w:t>sc</w:t>
        </w:r>
      </w:ins>
      <w:r>
        <w:t>an</w:t>
      </w:r>
      <w:del w:id="15036" w:author="GoldenCorpusHarness" w:date="2026-03-28T22:23:47Z">
        <w:r>
          <w:delText xml:space="preserve"> eDMC will serve as the primary reviewer of the results of the IAs</w:delText>
        </w:r>
      </w:del>
      <w:r>
        <w:t xml:space="preserve"> and </w:t>
      </w:r>
      <w:del w:id="15037" w:author="GoldenCorpusHarness" w:date="2026-03-28T22:23:47Z">
        <w:r>
          <w:delText>will make recommendations for discontinuation of the study or protocol modifications to the E</w:delText>
        </w:r>
      </w:del>
      <w:ins w:id="15038" w:author="GoldenCorpusHarness" w:date="2026-03-28T22:23:47Z">
        <w:r>
          <w:t>PR</w:t>
        </w:r>
      </w:ins>
      <w:r>
        <w:t>O</w:t>
      </w:r>
      <w:del w:id="15039" w:author="GoldenCorpusHarness" w:date="2026-03-28T22:23:47Z">
        <w:r>
          <w:delText>C of the Sponsor (Appendix 1, Section 10.1.4). If the eDMC recommends modifications to the design of the protocol or discontinuation of the study, this EOC and potentially other limited Sponsor personnel may be unblinded to results at the treatment level to act on these recommendations. The extent to which individuals are unblinded with respect to results of IA</w:delText>
        </w:r>
      </w:del>
      <w:r>
        <w:t xml:space="preserve">s will be </w:t>
      </w:r>
      <w:del w:id="15040" w:author="GoldenCorpusHarness" w:date="2026-03-28T22:23:47Z">
        <w:r>
          <w:delText>do</w:delText>
        </w:r>
      </w:del>
      <w:r>
        <w:t>c</w:t>
      </w:r>
      <w:ins w:id="15041" w:author="GoldenCorpusHarness" w:date="2026-03-28T22:23:47Z">
        <w:r>
          <w:t>apt</w:t>
        </w:r>
      </w:ins>
      <w:r>
        <w:t>u</w:t>
      </w:r>
      <w:del w:id="15042" w:author="GoldenCorpusHarness" w:date="2026-03-28T22:23:47Z">
        <w:r>
          <w:delText>ment</w:delText>
        </w:r>
      </w:del>
      <w:ins w:id="15043" w:author="GoldenCorpusHarness" w:date="2026-03-28T22:23:47Z">
        <w:r>
          <w:t>r</w:t>
        </w:r>
      </w:ins>
      <w:r>
        <w:t>ed</w:t>
      </w:r>
      <w:del w:id="15044" w:author="GoldenCorpusHarness" w:date="2026-03-28T22:23:47Z">
        <w:r>
          <w:delText>.</w:delText>
        </w:r>
      </w:del>
      <w:r>
        <w:t xml:space="preserve"> </w:t>
      </w:r>
      <w:del w:id="15045" w:author="GoldenCorpusHarness" w:date="2026-03-28T22:23:47Z">
        <w:r>
          <w:delText>Addi</w:delText>
        </w:r>
      </w:del>
      <w:ins w:id="15046" w:author="GoldenCorpusHarness" w:date="2026-03-28T22:23:47Z">
        <w:r>
          <w:t xml:space="preserve">Q12W up </w:t>
        </w:r>
      </w:ins>
      <w:r>
        <w:t>t</w:t>
      </w:r>
      <w:del w:id="15047" w:author="GoldenCorpusHarness" w:date="2026-03-28T22:23:47Z">
        <w:r>
          <w:delText>i</w:delText>
        </w:r>
      </w:del>
      <w:r>
        <w:t>o</w:t>
      </w:r>
      <w:ins w:id="15048" w:author="GoldenCorpusHarness" w:date="2026-03-28T22:23:47Z">
        <w:r>
          <w:t xml:space="preserve"> a</w:t>
        </w:r>
      </w:ins>
      <w:r>
        <w:t>n</w:t>
      </w:r>
      <w:del w:id="15049" w:author="GoldenCorpusHarness" w:date="2026-03-28T22:23:47Z">
        <w:r>
          <w:delText>al logistical details will be provide</w:delText>
        </w:r>
      </w:del>
      <w:r>
        <w:t>d in</w:t>
      </w:r>
      <w:ins w:id="15050" w:author="GoldenCorpusHarness" w:date="2026-03-28T22:23:47Z">
        <w:r>
          <w:t>cluding Week 97 (approximately 2 years post C1D1) and Q24W</w:t>
        </w:r>
      </w:ins>
      <w:r>
        <w:t xml:space="preserve"> the</w:t>
      </w:r>
      <w:del w:id="15051" w:author="GoldenCorpusHarness" w:date="2026-03-28T22:23:47Z">
        <w:r>
          <w:delText xml:space="preserve"> DMC Ch</w:delText>
        </w:r>
      </w:del>
      <w:ins w:id="15052" w:author="GoldenCorpusHarness" w:date="2026-03-28T22:23:47Z">
        <w:r>
          <w:t>re</w:t>
        </w:r>
      </w:ins>
      <w:r>
        <w:t>a</w:t>
      </w:r>
      <w:del w:id="15053" w:author="GoldenCorpusHarness" w:date="2026-03-28T22:23:47Z">
        <w:r>
          <w:delText>r</w:delText>
        </w:r>
      </w:del>
      <w:ins w:id="15054" w:author="GoldenCorpusHarness" w:date="2026-03-28T22:23:47Z">
        <w:r>
          <w:t>f</w:t>
        </w:r>
      </w:ins>
      <w:r>
        <w:t>ter.</w:t>
      </w:r>
    </w:p>
    <w:p ns2:paraId="6A6930BC" ns2:textId="77777777" w:rsidR="002B1446" w:rsidRDefault="00895D30" w:rsidP="00522D25">
      <w:pPr>
        <w:pStyle w:val="paragraph0"/>
      </w:pPr>
      <w:del w:id="15055" w:author="GoldenCorpusHarness" w:date="2026-03-28T22:23:47Z">
        <w:r>
          <w:delText>F</w:delText>
        </w:r>
      </w:del>
      <w:ins w:id="15056" w:author="GoldenCorpusHarness" w:date="2026-03-28T22:23:47Z">
        <w:r>
          <w:t>Blood f</w:t>
        </w:r>
      </w:ins>
      <w:r>
        <w:t xml:space="preserve">or </w:t>
      </w:r>
      <w:del w:id="15057" w:author="GoldenCorpusHarness" w:date="2026-03-28T22:23:47Z">
        <w:r>
          <w:delText>Part</w:delText>
        </w:r>
      </w:del>
      <w:ins w:id="15058" w:author="GoldenCorpusHarness" w:date="2026-03-28T22:23:47Z">
        <w:r>
          <w:t>MRD</w:t>
        </w:r>
      </w:ins>
      <w:r>
        <w:t xml:space="preserve"> </w:t>
      </w:r>
      <w:del w:id="15059" w:author="GoldenCorpusHarness" w:date="2026-03-28T22:23:47Z">
        <w:r>
          <w:delText>2, treatment-level result</w:delText>
        </w:r>
      </w:del>
      <w:ins w:id="15060" w:author="GoldenCorpusHarness" w:date="2026-03-28T22:23:47Z">
        <w:r>
          <w:t>i</w:t>
        </w:r>
      </w:ins>
      <w:r>
        <w:t xml:space="preserve">s </w:t>
      </w:r>
      <w:del w:id="15061" w:author="GoldenCorpusHarness" w:date="2026-03-28T22:23:47Z">
        <w:r>
          <w:delText>from th</w:delText>
        </w:r>
      </w:del>
      <w:ins w:id="15062" w:author="GoldenCorpusHarness" w:date="2026-03-28T22:23:47Z">
        <w:r>
          <w:t>sp</w:t>
        </w:r>
      </w:ins>
      <w:r>
        <w:t>e</w:t>
      </w:r>
      <w:del w:id="15063" w:author="GoldenCorpusHarness" w:date="2026-03-28T22:23:47Z">
        <w:r>
          <w:delText xml:space="preserve"> IA will be provided to the eDMC by the unblinded statisti</w:delText>
        </w:r>
      </w:del>
      <w:r>
        <w:t>ci</w:t>
      </w:r>
      <w:del w:id="15064" w:author="GoldenCorpusHarness" w:date="2026-03-28T22:23:47Z">
        <w:r>
          <w:delText xml:space="preserve">an. Before </w:delText>
        </w:r>
      </w:del>
      <w:r>
        <w:t>fi</w:t>
      </w:r>
      <w:del w:id="15065" w:author="GoldenCorpusHarness" w:date="2026-03-28T22:23:47Z">
        <w:r>
          <w:delText>nal study unblinding, the unblinded statistician will not be involv</w:delText>
        </w:r>
      </w:del>
      <w:r>
        <w:t xml:space="preserve">ed in </w:t>
      </w:r>
      <w:del w:id="15066" w:author="GoldenCorpusHarness" w:date="2026-03-28T22:23:47Z">
        <w:r>
          <w:delText>a</w:delText>
        </w:r>
      </w:del>
      <w:ins w:id="15067" w:author="GoldenCorpusHarness" w:date="2026-03-28T22:23:47Z">
        <w:r>
          <w:t>Appe</w:t>
        </w:r>
      </w:ins>
      <w:r>
        <w:t>n</w:t>
      </w:r>
      <w:del w:id="15068" w:author="GoldenCorpusHarness" w:date="2026-03-28T22:23:47Z">
        <w:r>
          <w:delText xml:space="preserve">y </w:delText>
        </w:r>
      </w:del>
      <w:r>
        <w:t>di</w:t>
      </w:r>
      <w:del w:id="15069" w:author="GoldenCorpusHarness" w:date="2026-03-28T22:23:47Z">
        <w:r>
          <w:delText>scussions</w:delText>
        </w:r>
      </w:del>
      <w:ins w:id="15070" w:author="GoldenCorpusHarness" w:date="2026-03-28T22:23:47Z">
        <w:r>
          <w:t>x</w:t>
        </w:r>
      </w:ins>
      <w:r>
        <w:t xml:space="preserve"> </w:t>
      </w:r>
      <w:del w:id="15071" w:author="GoldenCorpusHarness" w:date="2026-03-28T22:23:47Z">
        <w:r>
          <w:delText>regarding modifications to the protocol, statistical methods, or identification of protocol deviations efforts after the IAs</w:delText>
        </w:r>
      </w:del>
      <w:ins w:id="15072" w:author="GoldenCorpusHarness" w:date="2026-03-28T22:23:47Z">
        <w:r>
          <w:t>14</w:t>
        </w:r>
      </w:ins>
      <w:r>
        <w:t>.</w:t>
      </w:r>
    </w:p>
    <w:p ns2:paraId="607F9AA0" ns2:textId="77777777" w:rsidR="002B1446" w:rsidRDefault="00895D30" w:rsidP="002B1446">
      <w:pPr>
        <w:pStyle w:val="Heading3"/>
      </w:pPr>
      <w:del w:id="15073" w:author="GoldenCorpusHarness" w:date="2026-03-28T22:23:47Z">
        <w:r>
          <w:delText>P</w:delText>
        </w:r>
      </w:del>
      <w:ins w:id="15074" w:author="GoldenCorpusHarness" w:date="2026-03-28T22:23:47Z">
        <w:r>
          <w:t>Constitutional symptoms, hematology/serum chemistry, and directed physical examination, will be captured Q12W up to and including Week 145 (approximately 3 ye</w:t>
        </w:r>
      </w:ins>
      <w:r>
        <w:t>ar</w:t>
      </w:r>
      <w:ins w:id="15075" w:author="GoldenCorpusHarness" w:date="2026-03-28T22:23:47Z">
        <w:r>
          <w:t>s pos</w:t>
        </w:r>
      </w:ins>
      <w:r>
        <w:t xml:space="preserve">t </w:t>
      </w:r>
      <w:ins w:id="15076" w:author="GoldenCorpusHarness" w:date="2026-03-28T22:23:47Z">
        <w:r>
          <w:t>C</w:t>
        </w:r>
      </w:ins>
      <w:r>
        <w:t>1</w:t>
      </w:r>
      <w:ins w:id="15077" w:author="GoldenCorpusHarness" w:date="2026-03-28T22:23:47Z">
        <w:r>
          <w:t>D1)</w:t>
        </w:r>
      </w:ins>
      <w:r>
        <w:t xml:space="preserve"> </w:t>
      </w:r>
      <w:del w:id="15078" w:author="GoldenCorpusHarness" w:date="2026-03-28T22:23:47Z">
        <w:r>
          <w:delText>S</w:delText>
        </w:r>
      </w:del>
      <w:ins w:id="15079" w:author="GoldenCorpusHarness" w:date="2026-03-28T22:23:47Z">
        <w:r>
          <w:t>and Q24W there</w:t>
        </w:r>
      </w:ins>
      <w:r>
        <w:t>af</w:t>
      </w:r>
      <w:del w:id="15080" w:author="GoldenCorpusHarness" w:date="2026-03-28T22:23:47Z">
        <w:r>
          <w:delText>ety In</w:delText>
        </w:r>
      </w:del>
      <w:r>
        <w:t>ter</w:t>
      </w:r>
      <w:del w:id="15081" w:author="GoldenCorpusHarness" w:date="2026-03-28T22:23:47Z">
        <w:r>
          <w:delText xml:space="preserve">im Analysis </w:delText>
        </w:r>
      </w:del>
      <w:ins w:id="15082" w:author="GoldenCorpusHarness" w:date="2026-03-28T22:23:47Z">
        <w:r>
          <w:t>.</w:t>
        </w:r>
      </w:ins>
    </w:p>
    <w:p ns2:paraId="1A5BCF68" ns2:textId="77777777" w:rsidR="002B1446" w:rsidRDefault="00895D30" w:rsidP="00522D25">
      <w:pPr>
        <w:pStyle w:val="paragraph0"/>
      </w:pPr>
      <w:del w:id="15083" w:author="GoldenCorpusHarness" w:date="2026-03-28T22:23:47Z">
        <w:r>
          <w:delText xml:space="preserve">A safety IA will be conducted in Part 1, and the totality of data will be evaluated by the Sponsor to determine the final dose of nemtabrutinib (in combination with venetoclax) before opening enrollment of Part 2. The IA will include approximately 15 DLT evaluable participants at the selected dose and approximately 15 DLT evaluable participants at the next lower dose level (if applicable) per DLT evaluability criteria in Section 9.5.2 and they must all have completed the 2 combination cycles (8 weeks) of the DLT evaluation period and have had 4 weeks of additional follow-up or have experienced a DLT.  </w:delText>
        </w:r>
      </w:del>
    </w:p>
    <w:p ns2:paraId="4F30961B" ns2:textId="77777777" w:rsidR="002B1446" w:rsidRDefault="00895D30" w:rsidP="002B1446">
      <w:pPr>
        <w:pStyle w:val="Heading3"/>
      </w:pPr>
      <w:ins w:id="15084" w:author="GoldenCorpusHarness" w:date="2026-03-28T22:23:47Z">
        <w:r>
          <w:t xml:space="preserve">Every effort should be made to collect information regarding disease status until (1) the start of new anticancer therapy (except for SCT and its conditioning treatment, see Section 8.11.4.4), (2) verified disease progression as assessed per iwCLL, (3) death, (4) withdrawal of consent of study participation, or (5) the end of study, whichever occurs first. Information regarding poststudy anticancer treatment and time to disease progression on/after new anticancer treatment will be collected if new treatment is initiated. </w:t>
        </w:r>
      </w:ins>
      <w:r>
        <w:t>Part</w:t>
      </w:r>
      <w:del w:id="15085" w:author="GoldenCorpusHarness" w:date="2026-03-28T22:23:47Z">
        <w:r>
          <w:delText xml:space="preserve"> 2 E</w:delText>
        </w:r>
      </w:del>
      <w:ins w:id="15086" w:author="GoldenCorpusHarness" w:date="2026-03-28T22:23:47Z">
        <w:r>
          <w:t>icipants who completed all e</w:t>
        </w:r>
      </w:ins>
      <w:r>
        <w:t xml:space="preserve">fficacy </w:t>
      </w:r>
      <w:del w:id="15087" w:author="GoldenCorpusHarness" w:date="2026-03-28T22:23:47Z">
        <w:r>
          <w:delText>Interim Anal</w:delText>
        </w:r>
      </w:del>
      <w:ins w:id="15088" w:author="GoldenCorpusHarness" w:date="2026-03-28T22:23:47Z">
        <w:r>
          <w:t>assessments and/or will not have further efficac</w:t>
        </w:r>
      </w:ins>
      <w:r>
        <w:t>y</w:t>
      </w:r>
      <w:del w:id="15089" w:author="GoldenCorpusHarness" w:date="2026-03-28T22:23:47Z">
        <w:r>
          <w:delText xml:space="preserve">sis </w:delText>
        </w:r>
      </w:del>
      <w:ins w:id="15090" w:author="GoldenCorpusHarness" w:date="2026-03-28T22:23:47Z">
        <w:r>
          <w:t xml:space="preserve"> assessments must enter Survival Follow-up.</w:t>
        </w:r>
      </w:ins>
    </w:p>
    <w:p ns2:paraId="15FB7509" ns2:textId="77777777" w:rsidR="002B1446" w:rsidRDefault="00895D30" w:rsidP="00522D25">
      <w:pPr>
        <w:pStyle w:val="paragraph0"/>
      </w:pPr>
      <w:del w:id="15091" w:author="GoldenCorpusHarness" w:date="2026-03-28T22:23:47Z">
        <w:r>
          <w:delText>The st</w:delText>
        </w:r>
      </w:del>
      <w:ins w:id="15092" w:author="GoldenCorpusHarness" w:date="2026-03-28T22:23:47Z">
        <w:r>
          <w:t>S</w:t>
        </w:r>
      </w:ins>
      <w:r>
        <w:t>u</w:t>
      </w:r>
      <w:del w:id="15093" w:author="GoldenCorpusHarness" w:date="2026-03-28T22:23:47Z">
        <w:r>
          <w:delText xml:space="preserve">dy </w:delText>
        </w:r>
      </w:del>
      <w:ins w:id="15094" w:author="GoldenCorpusHarness" w:date="2026-03-28T22:23:47Z">
        <w:r>
          <w:t>rv</w:t>
        </w:r>
      </w:ins>
      <w:r>
        <w:t>i</w:t>
      </w:r>
      <w:del w:id="15095" w:author="GoldenCorpusHarness" w:date="2026-03-28T22:23:47Z">
        <w:r>
          <w:delText>ncludes non-binding futility an</w:delText>
        </w:r>
      </w:del>
      <w:ins w:id="15096" w:author="GoldenCorpusHarness" w:date="2026-03-28T22:23:47Z">
        <w:r>
          <w:t>v</w:t>
        </w:r>
      </w:ins>
      <w:r>
        <w:t>al</w:t>
      </w:r>
      <w:del w:id="15097" w:author="GoldenCorpusHarness" w:date="2026-03-28T22:23:47Z">
        <w:r>
          <w:delText>yses</w:delText>
        </w:r>
      </w:del>
      <w:r>
        <w:t xml:space="preserve"> </w:t>
      </w:r>
      <w:del w:id="15098" w:author="GoldenCorpusHarness" w:date="2026-03-28T22:23:47Z">
        <w:r>
          <w:delText>f</w:delText>
        </w:r>
      </w:del>
      <w:ins w:id="15099" w:author="GoldenCorpusHarness" w:date="2026-03-28T22:23:47Z">
        <w:r>
          <w:t>F</w:t>
        </w:r>
      </w:ins>
      <w:r>
        <w:t>o</w:t>
      </w:r>
      <w:del w:id="15100" w:author="GoldenCorpusHarness" w:date="2026-03-28T22:23:47Z">
        <w:r>
          <w:delText>r</w:delText>
        </w:r>
      </w:del>
      <w:ins w:id="15101" w:author="GoldenCorpusHarness" w:date="2026-03-28T22:23:47Z">
        <w:r>
          <w:t>llow-up</w:t>
        </w:r>
      </w:ins>
      <w:r>
        <w:t xml:space="preserve"> </w:t>
      </w:r>
      <w:del w:id="15102" w:author="GoldenCorpusHarness" w:date="2026-03-28T22:23:47Z">
        <w:r>
          <w:delText>PFS and OS, to determine whether there is sufficient evidence to c</w:delText>
        </w:r>
      </w:del>
      <w:ins w:id="15103" w:author="GoldenCorpusHarness" w:date="2026-03-28T22:23:47Z">
        <w:r>
          <w:t>C</w:t>
        </w:r>
      </w:ins>
      <w:r>
        <w:t>ont</w:t>
      </w:r>
      <w:del w:id="15104" w:author="GoldenCorpusHarness" w:date="2026-03-28T22:23:47Z">
        <w:r>
          <w:delText>inue the tre</w:delText>
        </w:r>
      </w:del>
      <w:r>
        <w:t>a</w:t>
      </w:r>
      <w:del w:id="15105" w:author="GoldenCorpusHarness" w:date="2026-03-28T22:23:47Z">
        <w:r>
          <w:delText>tment group. The study may be stopped if treatment group is deemed futile or the null hypothesis of PFS is not reje</w:delText>
        </w:r>
      </w:del>
      <w:r>
        <w:t>ct</w:t>
      </w:r>
      <w:del w:id="15106" w:author="GoldenCorpusHarness" w:date="2026-03-28T22:23:47Z">
        <w:r>
          <w:delText>ed by IA4; otherwi</w:delText>
        </w:r>
      </w:del>
      <w:r>
        <w:t>s</w:t>
      </w:r>
      <w:del w:id="15107" w:author="GoldenCorpusHarness" w:date="2026-03-28T22:23:47Z">
        <w:r>
          <w:delText>e, the study may continue as planned.</w:delText>
        </w:r>
      </w:del>
    </w:p>
    <w:p ns2:paraId="6AC58AF8" ns2:textId="77777777" w:rsidR="002B1446" w:rsidRDefault="00895D30" w:rsidP="00522D25">
      <w:pPr>
        <w:pStyle w:val="paragraph0"/>
      </w:pPr>
      <w:del w:id="15108" w:author="GoldenCorpusHarness" w:date="2026-03-28T22:23:47Z">
        <w:r>
          <w:delText>F</w:delText>
        </w:r>
      </w:del>
      <w:ins w:id="15109" w:author="GoldenCorpusHarness" w:date="2026-03-28T22:23:47Z">
        <w:r>
          <w:t>Participant surv</w:t>
        </w:r>
      </w:ins>
      <w:r>
        <w:t>iv</w:t>
      </w:r>
      <w:del w:id="15110" w:author="GoldenCorpusHarness" w:date="2026-03-28T22:23:47Z">
        <w:r>
          <w:delText>e futi</w:delText>
        </w:r>
      </w:del>
      <w:ins w:id="15111" w:author="GoldenCorpusHarness" w:date="2026-03-28T22:23:47Z">
        <w:r>
          <w:t>a</w:t>
        </w:r>
      </w:ins>
      <w:r>
        <w:t>l</w:t>
      </w:r>
      <w:del w:id="15112" w:author="GoldenCorpusHarness" w:date="2026-03-28T22:23:47Z">
        <w:r>
          <w:delText>ity/efficacy IAs are planned in addition to the FA</w:delText>
        </w:r>
      </w:del>
      <w:r>
        <w:t xml:space="preserve"> fo</w:t>
      </w:r>
      <w:del w:id="15113" w:author="GoldenCorpusHarness" w:date="2026-03-28T22:23:47Z">
        <w:r>
          <w:delText>r this</w:delText>
        </w:r>
      </w:del>
      <w:ins w:id="15114" w:author="GoldenCorpusHarness" w:date="2026-03-28T22:23:47Z">
        <w:r>
          <w:t>llow-up</w:t>
        </w:r>
      </w:ins>
      <w:r>
        <w:t xml:space="preserve"> st</w:t>
      </w:r>
      <w:ins w:id="15115" w:author="GoldenCorpusHarness" w:date="2026-03-28T22:23:47Z">
        <w:r>
          <w:t>at</w:t>
        </w:r>
      </w:ins>
      <w:r>
        <w:t>u</w:t>
      </w:r>
      <w:del w:id="15116" w:author="GoldenCorpusHarness" w:date="2026-03-28T22:23:47Z">
        <w:r>
          <w:delText>dy. IA1 i</w:delText>
        </w:r>
      </w:del>
      <w:r>
        <w:t>s</w:t>
      </w:r>
      <w:del w:id="15117" w:author="GoldenCorpusHarness" w:date="2026-03-28T22:23:47Z">
        <w:r>
          <w:delText xml:space="preserve"> a non-binding futility only analysis for PFS and</w:delText>
        </w:r>
      </w:del>
      <w:r>
        <w:t xml:space="preserve"> will </w:t>
      </w:r>
      <w:del w:id="15118" w:author="GoldenCorpusHarness" w:date="2026-03-28T22:23:47Z">
        <w:r>
          <w:delText>occur</w:delText>
        </w:r>
      </w:del>
      <w:ins w:id="15119" w:author="GoldenCorpusHarness" w:date="2026-03-28T22:23:47Z">
        <w:r>
          <w:t>be</w:t>
        </w:r>
      </w:ins>
      <w:r>
        <w:t xml:space="preserve"> </w:t>
      </w:r>
      <w:del w:id="15120" w:author="GoldenCorpusHarness" w:date="2026-03-28T22:23:47Z">
        <w:r>
          <w:delText>wh</w:delText>
        </w:r>
      </w:del>
      <w:ins w:id="15121" w:author="GoldenCorpusHarness" w:date="2026-03-28T22:23:47Z">
        <w:r>
          <w:t>ass</w:t>
        </w:r>
      </w:ins>
      <w:r>
        <w:t>e</w:t>
      </w:r>
      <w:del w:id="15122" w:author="GoldenCorpusHarness" w:date="2026-03-28T22:23:47Z">
        <w:r>
          <w:delText>n</w:delText>
        </w:r>
      </w:del>
      <w:ins w:id="15123" w:author="GoldenCorpusHarness" w:date="2026-03-28T22:23:47Z">
        <w:r>
          <w:t>ssed</w:t>
        </w:r>
      </w:ins>
      <w:r>
        <w:t xml:space="preserve"> approximately </w:t>
      </w:r>
      <w:del w:id="15124" w:author="GoldenCorpusHarness" w:date="2026-03-28T22:23:47Z">
        <w:r>
          <w:delText>60</w:delText>
        </w:r>
      </w:del>
      <w:ins w:id="15125" w:author="GoldenCorpusHarness" w:date="2026-03-28T22:23:47Z">
        <w:r>
          <w:t>Q12W</w:t>
        </w:r>
      </w:ins>
      <w:r>
        <w:t xml:space="preserve"> </w:t>
      </w:r>
      <w:del w:id="15126" w:author="GoldenCorpusHarness" w:date="2026-03-28T22:23:47Z">
        <w:r>
          <w:delText>PFS</w:delText>
        </w:r>
      </w:del>
      <w:ins w:id="15127" w:author="GoldenCorpusHarness" w:date="2026-03-28T22:23:47Z">
        <w:r>
          <w:t>until</w:t>
        </w:r>
      </w:ins>
      <w:r>
        <w:t xml:space="preserve"> </w:t>
      </w:r>
      <w:ins w:id="15128" w:author="GoldenCorpusHarness" w:date="2026-03-28T22:23:47Z">
        <w:r>
          <w:t>d</w:t>
        </w:r>
      </w:ins>
      <w:r>
        <w:t>e</w:t>
      </w:r>
      <w:del w:id="15129" w:author="GoldenCorpusHarness" w:date="2026-03-28T22:23:47Z">
        <w:r>
          <w:delText>v</w:delText>
        </w:r>
      </w:del>
      <w:ins w:id="15130" w:author="GoldenCorpusHarness" w:date="2026-03-28T22:23:47Z">
        <w:r>
          <w:t>ath, withdrawal of cons</w:t>
        </w:r>
      </w:ins>
      <w:r>
        <w:t>ent</w:t>
      </w:r>
      <w:del w:id="15131" w:author="GoldenCorpusHarness" w:date="2026-03-28T22:23:47Z">
        <w:r>
          <w:delText>s</w:delText>
        </w:r>
      </w:del>
      <w:ins w:id="15132" w:author="GoldenCorpusHarness" w:date="2026-03-28T22:23:47Z">
        <w:r>
          <w:t>,</w:t>
        </w:r>
      </w:ins>
      <w:r>
        <w:t xml:space="preserve"> </w:t>
      </w:r>
      <w:del w:id="15133" w:author="GoldenCorpusHarness" w:date="2026-03-28T22:23:47Z">
        <w:r>
          <w:delText>have been observed. F</w:delText>
        </w:r>
      </w:del>
      <w:r>
        <w:t xml:space="preserve">or </w:t>
      </w:r>
      <w:del w:id="15134" w:author="GoldenCorpusHarness" w:date="2026-03-28T22:23:47Z">
        <w:r>
          <w:delText>IA2</w:delText>
        </w:r>
      </w:del>
      <w:ins w:id="15135" w:author="GoldenCorpusHarness" w:date="2026-03-28T22:23:47Z">
        <w:r>
          <w:t>the</w:t>
        </w:r>
      </w:ins>
      <w:r>
        <w:t xml:space="preserve"> </w:t>
      </w:r>
      <w:del w:id="15136" w:author="GoldenCorpusHarness" w:date="2026-03-28T22:23:47Z">
        <w:r>
          <w:delText>to IA5 a</w:delText>
        </w:r>
      </w:del>
      <w:ins w:id="15137" w:author="GoldenCorpusHarness" w:date="2026-03-28T22:23:47Z">
        <w:r>
          <w:t>e</w:t>
        </w:r>
      </w:ins>
      <w:r>
        <w:t>nd</w:t>
      </w:r>
      <w:del w:id="15138" w:author="GoldenCorpusHarness" w:date="2026-03-28T22:23:47Z">
        <w:r>
          <w:delText xml:space="preserve"> FA, all randomized participants will be included. Results</w:delText>
        </w:r>
      </w:del>
      <w:r>
        <w:t xml:space="preserve"> of the </w:t>
      </w:r>
      <w:del w:id="15139" w:author="GoldenCorpusHarness" w:date="2026-03-28T22:23:47Z">
        <w:r>
          <w:delText>IA</w:delText>
        </w:r>
      </w:del>
      <w:r>
        <w:t>s</w:t>
      </w:r>
      <w:ins w:id="15140" w:author="GoldenCorpusHarness" w:date="2026-03-28T22:23:47Z">
        <w:r>
          <w:t>tudy,</w:t>
        </w:r>
      </w:ins>
      <w:r>
        <w:t xml:space="preserve"> w</w:t>
      </w:r>
      <w:ins w:id="15141" w:author="GoldenCorpusHarness" w:date="2026-03-28T22:23:47Z">
        <w:r>
          <w:t>h</w:t>
        </w:r>
      </w:ins>
      <w:r>
        <w:t>i</w:t>
      </w:r>
      <w:del w:id="15142" w:author="GoldenCorpusHarness" w:date="2026-03-28T22:23:47Z">
        <w:r>
          <w:delText>ll be r</w:delText>
        </w:r>
      </w:del>
      <w:ins w:id="15143" w:author="GoldenCorpusHarness" w:date="2026-03-28T22:23:47Z">
        <w:r>
          <w:t>ch</w:t>
        </w:r>
      </w:ins>
      <w:r>
        <w:t>ev</w:t>
      </w:r>
      <w:del w:id="15144" w:author="GoldenCorpusHarness" w:date="2026-03-28T22:23:47Z">
        <w:r>
          <w:delText>i</w:delText>
        </w:r>
      </w:del>
      <w:r>
        <w:t>e</w:t>
      </w:r>
      <w:del w:id="15145" w:author="GoldenCorpusHarness" w:date="2026-03-28T22:23:47Z">
        <w:r>
          <w:delText>wed by the eDMC. Details</w:delText>
        </w:r>
      </w:del>
      <w:ins w:id="15146" w:author="GoldenCorpusHarness" w:date="2026-03-28T22:23:47Z">
        <w:r>
          <w:t>r</w:t>
        </w:r>
      </w:ins>
      <w:r>
        <w:t xml:space="preserve"> o</w:t>
      </w:r>
      <w:del w:id="15147" w:author="GoldenCorpusHarness" w:date="2026-03-28T22:23:47Z">
        <w:r>
          <w:delText>f the bo</w:delText>
        </w:r>
      </w:del>
      <w:ins w:id="15148" w:author="GoldenCorpusHarness" w:date="2026-03-28T22:23:47Z">
        <w:r>
          <w:t>cc</w:t>
        </w:r>
      </w:ins>
      <w:r>
        <w:t>u</w:t>
      </w:r>
      <w:del w:id="15149" w:author="GoldenCorpusHarness" w:date="2026-03-28T22:23:47Z">
        <w:r>
          <w:delText>nda</w:delText>
        </w:r>
      </w:del>
      <w:r>
        <w:t>r</w:t>
      </w:r>
      <w:del w:id="15150" w:author="GoldenCorpusHarness" w:date="2026-03-28T22:23:47Z">
        <w:r>
          <w:delText>ie</w:delText>
        </w:r>
      </w:del>
      <w:r>
        <w:t>s f</w:t>
      </w:r>
      <w:del w:id="15151" w:author="GoldenCorpusHarness" w:date="2026-03-28T22:23:47Z">
        <w:r>
          <w:delText>o</w:delText>
        </w:r>
      </w:del>
      <w:ins w:id="15152" w:author="GoldenCorpusHarness" w:date="2026-03-28T22:23:47Z">
        <w:r>
          <w:t>i</w:t>
        </w:r>
      </w:ins>
      <w:r>
        <w:t>r</w:t>
      </w:r>
      <w:del w:id="15153" w:author="GoldenCorpusHarness" w:date="2026-03-28T22:23:47Z">
        <w:r>
          <w:delText xml:space="preserve"> e</w:delText>
        </w:r>
      </w:del>
      <w:r>
        <w:t>st</w:t>
      </w:r>
      <w:del w:id="15154" w:author="GoldenCorpusHarness" w:date="2026-03-28T22:23:47Z">
        <w:r>
          <w:delText>ablishing statistical significance regarding efficacy are discussed further in Section 9</w:delText>
        </w:r>
      </w:del>
      <w:r>
        <w:t>.</w:t>
      </w:r>
      <w:del w:id="15155" w:author="GoldenCorpusHarness" w:date="2026-03-28T22:23:47Z">
        <w:r>
          <w:delText>8.</w:delText>
        </w:r>
      </w:del>
    </w:p>
    <w:p ns2:paraId="37714ED8" ns2:textId="38D3249E" w:rsidR="002B1446" w:rsidRPr="00DE74F0" w:rsidRDefault="00895D30" w:rsidP="00522D25">
      <w:pPr>
        <w:pStyle w:val="paragraph0"/>
      </w:pPr>
      <w:r>
        <w:t xml:space="preserve">The </w:t>
      </w:r>
      <w:del w:id="15156" w:author="GoldenCorpusHarness" w:date="2026-03-28T22:23:47Z">
        <w:r>
          <w:delText>an</w:delText>
        </w:r>
      </w:del>
      <w:ins w:id="15157" w:author="GoldenCorpusHarness" w:date="2026-03-28T22:23:47Z">
        <w:r>
          <w:t>first surviv</w:t>
        </w:r>
      </w:ins>
      <w:r>
        <w:t>al</w:t>
      </w:r>
      <w:del w:id="15158" w:author="GoldenCorpusHarness" w:date="2026-03-28T22:23:47Z">
        <w:r>
          <w:delText>y</w:delText>
        </w:r>
      </w:del>
      <w:ins w:id="15159" w:author="GoldenCorpusHarness" w:date="2026-03-28T22:23:47Z">
        <w:r>
          <w:t xml:space="preserve"> follow-up as</w:t>
        </w:r>
      </w:ins>
      <w:r>
        <w:t>ses</w:t>
      </w:r>
      <w:del w:id="15160" w:author="GoldenCorpusHarness" w:date="2026-03-28T22:23:47Z">
        <w:r>
          <w:delText xml:space="preserve"> planned, </w:delText>
        </w:r>
      </w:del>
      <w:ins w:id="15161" w:author="GoldenCorpusHarness" w:date="2026-03-28T22:23:47Z">
        <w:r>
          <w:t>sm</w:t>
        </w:r>
      </w:ins>
      <w:r>
        <w:t>en</w:t>
      </w:r>
      <w:del w:id="15162" w:author="GoldenCorpusHarness" w:date="2026-03-28T22:23:47Z">
        <w:r>
          <w:delText>dp</w:delText>
        </w:r>
      </w:del>
      <w:ins w:id="15163" w:author="GoldenCorpusHarness" w:date="2026-03-28T22:23:47Z">
        <w:r>
          <w:t>t sh</w:t>
        </w:r>
      </w:ins>
      <w:r>
        <w:t>o</w:t>
      </w:r>
      <w:del w:id="15164" w:author="GoldenCorpusHarness" w:date="2026-03-28T22:23:47Z">
        <w:r>
          <w:delText>ints eva</w:delText>
        </w:r>
      </w:del>
      <w:ins w:id="15165" w:author="GoldenCorpusHarness" w:date="2026-03-28T22:23:47Z">
        <w:r>
          <w:t>u</w:t>
        </w:r>
      </w:ins>
      <w:r>
        <w:t>l</w:t>
      </w:r>
      <w:del w:id="15166" w:author="GoldenCorpusHarness" w:date="2026-03-28T22:23:47Z">
        <w:r>
          <w:delText>uated, an</w:delText>
        </w:r>
      </w:del>
      <w:r>
        <w:t xml:space="preserve">d </w:t>
      </w:r>
      <w:del w:id="15167" w:author="GoldenCorpusHarness" w:date="2026-03-28T22:23:47Z">
        <w:r>
          <w:delText>drivers of timing ar</w:delText>
        </w:r>
      </w:del>
      <w:ins w:id="15168" w:author="GoldenCorpusHarness" w:date="2026-03-28T22:23:47Z">
        <w:r>
          <w:t>b</w:t>
        </w:r>
      </w:ins>
      <w:r>
        <w:t>e s</w:t>
      </w:r>
      <w:ins w:id="15169" w:author="GoldenCorpusHarness" w:date="2026-03-28T22:23:47Z">
        <w:r>
          <w:t>ched</w:t>
        </w:r>
      </w:ins>
      <w:r>
        <w:t>u</w:t>
      </w:r>
      <w:del w:id="15170" w:author="GoldenCorpusHarness" w:date="2026-03-28T22:23:47Z">
        <w:r>
          <w:delText>mmariz</w:delText>
        </w:r>
      </w:del>
      <w:ins w:id="15171" w:author="GoldenCorpusHarness" w:date="2026-03-28T22:23:47Z">
        <w:r>
          <w:t>l</w:t>
        </w:r>
      </w:ins>
      <w:r>
        <w:t xml:space="preserve">ed </w:t>
      </w:r>
      <w:ins w:id="15172" w:author="GoldenCorpusHarness" w:date="2026-03-28T22:23:47Z">
        <w:r>
          <w:t>as descr</w:t>
        </w:r>
      </w:ins>
      <w:r>
        <w:t>i</w:t>
      </w:r>
      <w:del w:id="15173" w:author="GoldenCorpusHarness" w:date="2026-03-28T22:23:47Z">
        <w:r>
          <w:delText>n</w:delText>
        </w:r>
      </w:del>
      <w:ins w:id="15174" w:author="GoldenCorpusHarness" w:date="2026-03-28T22:23:47Z">
        <w:r>
          <w:t>bed</w:t>
        </w:r>
      </w:ins>
      <w:r>
        <w:t xml:space="preserve"> </w:t>
      </w:r>
      <w:del w:id="15175" w:author="GoldenCorpusHarness" w:date="2026-03-28T22:23:47Z">
        <w:r>
          <w:delText>Ta</w:delText>
        </w:r>
      </w:del>
      <w:r>
        <w:t>b</w:t>
      </w:r>
      <w:ins w:id="15176" w:author="GoldenCorpusHarness" w:date="2026-03-28T22:23:47Z">
        <w:r>
          <w:t>e</w:t>
        </w:r>
      </w:ins>
      <w:r>
        <w:t>l</w:t>
      </w:r>
      <w:del w:id="15177" w:author="GoldenCorpusHarness" w:date="2026-03-28T22:23:47Z">
        <w:r>
          <w:delText>e 32.</w:delText>
        </w:r>
      </w:del>
      <w:ins w:id="15178" w:author="GoldenCorpusHarness" w:date="2026-03-28T22:23:47Z">
        <w:r>
          <w:t>ow:</w:t>
        </w:r>
      </w:ins>
    </w:p>
    <w:p ns2:paraId="10EA8CF6" ns2:textId="3FD98D56" w:rsidR="002B1446" w:rsidRPr="002E3836" w:rsidRDefault="00895D30" w:rsidP="00665A2D">
      <w:pPr>
        <w:pStyle w:val="Caption"/>
        <w:rPr>
          <w:noProof/>
        </w:rPr>
      </w:pPr>
      <w:ins w:id="15179" w:author="GoldenCorpusHarness" w:date="2026-03-28T22:23:47Z">
        <w:r>
          <w:t>For participants who discontinue treatment intervention and who will not enter efficacy follow-up, the first survival follow-up contact will be scheduled 12 weeks after the EO</w:t>
        </w:r>
      </w:ins>
      <w:r>
        <w:t>T</w:t>
      </w:r>
      <w:del w:id="15180" w:author="GoldenCorpusHarness" w:date="2026-03-28T22:23:47Z">
        <w:r>
          <w:delText>able 32</w:delText>
        </w:r>
      </w:del>
      <w:ins w:id="15181" w:author="GoldenCorpusHarness" w:date="2026-03-28T22:23:47Z">
        <w:r>
          <w:t xml:space="preserve"> Visit and/or </w:t>
        </w:r>
      </w:ins>
      <w:r>
        <w:t>S</w:t>
      </w:r>
      <w:del w:id="15182" w:author="GoldenCorpusHarness" w:date="2026-03-28T22:23:47Z">
        <w:r>
          <w:delText>ummar</w:delText>
        </w:r>
      </w:del>
      <w:ins w:id="15183" w:author="GoldenCorpusHarness" w:date="2026-03-28T22:23:47Z">
        <w:r>
          <w:t>afet</w:t>
        </w:r>
      </w:ins>
      <w:r>
        <w:t xml:space="preserve">y </w:t>
      </w:r>
      <w:del w:id="15184" w:author="GoldenCorpusHarness" w:date="2026-03-28T22:23:47Z">
        <w:r>
          <w:delText xml:space="preserve">of Interim and </w:delText>
        </w:r>
      </w:del>
      <w:r>
        <w:t>F</w:t>
      </w:r>
      <w:del w:id="15185" w:author="GoldenCorpusHarness" w:date="2026-03-28T22:23:47Z">
        <w:r>
          <w:delText>inal Analyses Strategy</w:delText>
        </w:r>
      </w:del>
      <w:ins w:id="15186" w:author="GoldenCorpusHarness" w:date="2026-03-28T22:23:47Z">
        <w:r>
          <w:t>ollow-up Visit (whichever is last).</w:t>
        </w:r>
      </w:ins>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0"/>
        <w:gridCol w:w="969"/>
        <w:gridCol w:w="3042"/>
        <w:gridCol w:w="1519"/>
        <w:gridCol w:w="2628"/>
      </w:tblGrid>
      <w:tr w:rsidR="003117E4" ns2:paraId="21F09B2F" ns2:textId="77777777" w:rsidTr="008B6369">
        <w:trPr>
          <w:trHeight w:val="841"/>
          <w:tblHeader/>
        </w:trPr>
        <w:tc>
          <w:tcPr>
            <w:tcW w:w="462" w:type="pct"/>
            <w:tcBorders>
              <w:top w:val="single" w:sz="4" w:space="0" w:color="auto"/>
              <w:left w:val="single" w:sz="4" w:space="0" w:color="auto"/>
              <w:bottom w:val="single" w:sz="4" w:space="0" w:color="auto"/>
              <w:right w:val="single" w:sz="4" w:space="0" w:color="auto"/>
            </w:tcBorders>
            <w:vAlign w:val="bottom"/>
            <w:hideMark/>
          </w:tcPr>
          <w:p ns2:paraId="112E80B4" ns2:textId="77777777" w:rsidR="002B1446" w:rsidRPr="000F0159" w:rsidRDefault="00895D30" w:rsidP="008B6369">
            <w:pPr>
              <w:pStyle w:val="TableCellCenter"/>
              <w:keepNext w:val="0"/>
              <w:keepLines w:val="0"/>
              <w:spacing w:before="40" w:after="40" w:line="240" w:lineRule="auto"/>
              <w:ind w:left="-104" w:right="-110"/>
              <w:rPr>
                <w:b/>
                <w:bCs/>
                <w:sz w:val="20"/>
                <w:szCs w:val="20"/>
              </w:rPr>
            </w:pPr>
            <w:r w:rsidRPr="000F0159">
              <w:rPr>
                <w:b/>
                <w:bCs/>
                <w:sz w:val="20"/>
                <w:szCs w:val="20"/>
              </w:rPr>
              <w:t xml:space="preserve">Analyses </w:t>
            </w:r>
          </w:p>
        </w:tc>
        <w:tc>
          <w:tcPr>
            <w:tcW w:w="539" w:type="pct"/>
            <w:tcBorders>
              <w:top w:val="single" w:sz="4" w:space="0" w:color="auto"/>
              <w:left w:val="single" w:sz="4" w:space="0" w:color="auto"/>
              <w:bottom w:val="single" w:sz="4" w:space="0" w:color="auto"/>
              <w:right w:val="single" w:sz="4" w:space="0" w:color="auto"/>
            </w:tcBorders>
            <w:vAlign w:val="bottom"/>
            <w:hideMark/>
          </w:tcPr>
          <w:p ns2:paraId="400C29DF" ns2:textId="77777777" w:rsidR="002B1446" w:rsidRPr="000F0159" w:rsidRDefault="00895D30" w:rsidP="008B6369">
            <w:pPr>
              <w:pStyle w:val="TableCellCenter"/>
              <w:keepNext w:val="0"/>
              <w:keepLines w:val="0"/>
              <w:spacing w:before="40" w:after="40" w:line="240" w:lineRule="auto"/>
              <w:ind w:left="-104" w:right="-110"/>
              <w:rPr>
                <w:b/>
                <w:bCs/>
                <w:sz w:val="20"/>
                <w:szCs w:val="20"/>
              </w:rPr>
            </w:pPr>
            <w:r w:rsidRPr="000F0159">
              <w:rPr>
                <w:b/>
                <w:bCs/>
                <w:sz w:val="20"/>
                <w:szCs w:val="20"/>
              </w:rPr>
              <w:t xml:space="preserve">Key </w:t>
            </w:r>
            <w:r>
              <w:rPr>
                <w:b/>
                <w:bCs/>
                <w:sz w:val="20"/>
                <w:szCs w:val="20"/>
              </w:rPr>
              <w:br/>
            </w:r>
            <w:r w:rsidRPr="000F0159">
              <w:rPr>
                <w:b/>
                <w:bCs/>
                <w:sz w:val="20"/>
                <w:szCs w:val="20"/>
              </w:rPr>
              <w:t xml:space="preserve">Endpoints </w:t>
            </w:r>
          </w:p>
        </w:tc>
        <w:tc>
          <w:tcPr>
            <w:tcW w:w="1692" w:type="pct"/>
            <w:tcBorders>
              <w:top w:val="single" w:sz="4" w:space="0" w:color="auto"/>
              <w:left w:val="single" w:sz="4" w:space="0" w:color="auto"/>
              <w:bottom w:val="single" w:sz="4" w:space="0" w:color="auto"/>
              <w:right w:val="single" w:sz="4" w:space="0" w:color="auto"/>
            </w:tcBorders>
            <w:vAlign w:val="bottom"/>
            <w:hideMark/>
          </w:tcPr>
          <w:p ns2:paraId="2DAF177F" ns2:textId="77777777" w:rsidR="002B1446" w:rsidRPr="000F0159" w:rsidRDefault="00895D30" w:rsidP="008B6369">
            <w:pPr>
              <w:pStyle w:val="TableCellCenter"/>
              <w:keepNext w:val="0"/>
              <w:keepLines w:val="0"/>
              <w:spacing w:before="40" w:after="40" w:line="240" w:lineRule="auto"/>
              <w:rPr>
                <w:b/>
                <w:bCs/>
                <w:sz w:val="20"/>
                <w:szCs w:val="20"/>
              </w:rPr>
            </w:pPr>
            <w:r w:rsidRPr="000F0159">
              <w:rPr>
                <w:b/>
                <w:bCs/>
                <w:sz w:val="20"/>
                <w:szCs w:val="20"/>
              </w:rPr>
              <w:t>Timing</w:t>
            </w:r>
          </w:p>
        </w:tc>
        <w:tc>
          <w:tcPr>
            <w:tcW w:w="845" w:type="pct"/>
            <w:tcBorders>
              <w:top w:val="single" w:sz="4" w:space="0" w:color="auto"/>
              <w:left w:val="single" w:sz="4" w:space="0" w:color="auto"/>
              <w:bottom w:val="single" w:sz="4" w:space="0" w:color="auto"/>
              <w:right w:val="single" w:sz="4" w:space="0" w:color="auto"/>
            </w:tcBorders>
            <w:vAlign w:val="bottom"/>
            <w:hideMark/>
          </w:tcPr>
          <w:p ns2:paraId="3125218E" ns2:textId="77777777" w:rsidR="002B1446" w:rsidRPr="000F0159" w:rsidRDefault="00895D30" w:rsidP="008B6369">
            <w:pPr>
              <w:pStyle w:val="TableCellCenter"/>
              <w:keepNext w:val="0"/>
              <w:keepLines w:val="0"/>
              <w:spacing w:before="40" w:after="40" w:line="240" w:lineRule="auto"/>
              <w:ind w:left="-45" w:right="-69"/>
              <w:rPr>
                <w:b/>
                <w:bCs/>
                <w:sz w:val="20"/>
                <w:szCs w:val="20"/>
              </w:rPr>
            </w:pPr>
            <w:r w:rsidRPr="000F0159">
              <w:rPr>
                <w:b/>
                <w:bCs/>
                <w:sz w:val="20"/>
                <w:szCs w:val="20"/>
              </w:rPr>
              <w:t xml:space="preserve">Estimated Time </w:t>
            </w:r>
            <w:r>
              <w:rPr>
                <w:b/>
                <w:bCs/>
                <w:sz w:val="20"/>
                <w:szCs w:val="20"/>
              </w:rPr>
              <w:t>A</w:t>
            </w:r>
            <w:r w:rsidRPr="000F0159">
              <w:rPr>
                <w:b/>
                <w:bCs/>
                <w:sz w:val="20"/>
                <w:szCs w:val="20"/>
              </w:rPr>
              <w:t xml:space="preserve">fter First Participant Randomized </w:t>
            </w:r>
          </w:p>
        </w:tc>
        <w:tc>
          <w:tcPr>
            <w:tcW w:w="1462" w:type="pct"/>
            <w:tcBorders>
              <w:top w:val="single" w:sz="4" w:space="0" w:color="auto"/>
              <w:left w:val="single" w:sz="4" w:space="0" w:color="auto"/>
              <w:bottom w:val="single" w:sz="4" w:space="0" w:color="auto"/>
              <w:right w:val="single" w:sz="4" w:space="0" w:color="auto"/>
            </w:tcBorders>
            <w:vAlign w:val="bottom"/>
            <w:hideMark/>
          </w:tcPr>
          <w:p ns2:paraId="788503D3" ns2:textId="77777777" w:rsidR="002B1446" w:rsidRPr="000F0159" w:rsidRDefault="00895D30" w:rsidP="008B6369">
            <w:pPr>
              <w:pStyle w:val="TableCellCenter"/>
              <w:keepNext w:val="0"/>
              <w:keepLines w:val="0"/>
              <w:spacing w:before="40" w:after="40" w:line="240" w:lineRule="auto"/>
              <w:rPr>
                <w:b/>
                <w:bCs/>
                <w:sz w:val="20"/>
                <w:szCs w:val="20"/>
              </w:rPr>
            </w:pPr>
            <w:r w:rsidRPr="000F0159">
              <w:rPr>
                <w:b/>
                <w:bCs/>
                <w:sz w:val="20"/>
                <w:szCs w:val="20"/>
              </w:rPr>
              <w:t>Primary Purpose of Analysis</w:t>
            </w:r>
          </w:p>
        </w:tc>
      </w:tr>
      <w:tr w:rsidR="003117E4" ns2:paraId="2E68C68E" ns2: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ns2:paraId="267E1259" ns2:textId="77777777" w:rsidR="002B1446" w:rsidRPr="000F0159" w:rsidRDefault="00895D30" w:rsidP="008B6369">
            <w:pPr>
              <w:pStyle w:val="TableCellLeft"/>
              <w:keepNext w:val="0"/>
              <w:keepLines w:val="0"/>
              <w:spacing w:before="40" w:after="40" w:line="240" w:lineRule="auto"/>
              <w:rPr>
                <w:szCs w:val="20"/>
              </w:rPr>
            </w:pPr>
            <w:r>
              <w:rPr>
                <w:szCs w:val="20"/>
              </w:rPr>
              <w:t>IA1</w:t>
            </w:r>
          </w:p>
        </w:tc>
        <w:tc>
          <w:tcPr>
            <w:tcW w:w="539" w:type="pct"/>
            <w:tcBorders>
              <w:top w:val="single" w:sz="4" w:space="0" w:color="auto"/>
              <w:left w:val="single" w:sz="4" w:space="0" w:color="auto"/>
              <w:bottom w:val="single" w:sz="4" w:space="0" w:color="auto"/>
              <w:right w:val="single" w:sz="4" w:space="0" w:color="auto"/>
            </w:tcBorders>
          </w:tcPr>
          <w:p ns2:paraId="4D92A39E" ns2:textId="77777777" w:rsidR="002B1446" w:rsidRPr="000F0159" w:rsidRDefault="00895D30" w:rsidP="008C12BC">
            <w:pPr>
              <w:pStyle w:val="TableCellLeft"/>
              <w:keepNext w:val="0"/>
              <w:keepLines w:val="0"/>
              <w:spacing w:before="40" w:after="40" w:line="240" w:lineRule="auto"/>
              <w:ind w:left="0" w:right="0"/>
              <w:jc w:val="center"/>
              <w:rPr>
                <w:szCs w:val="20"/>
              </w:rPr>
            </w:pPr>
            <w:r>
              <w:rPr>
                <w:szCs w:val="20"/>
              </w:rPr>
              <w:t>PFS</w:t>
            </w:r>
          </w:p>
        </w:tc>
        <w:tc>
          <w:tcPr>
            <w:tcW w:w="1692" w:type="pct"/>
            <w:tcBorders>
              <w:top w:val="single" w:sz="4" w:space="0" w:color="auto"/>
              <w:left w:val="single" w:sz="4" w:space="0" w:color="auto"/>
              <w:bottom w:val="single" w:sz="4" w:space="0" w:color="auto"/>
              <w:right w:val="single" w:sz="4" w:space="0" w:color="auto"/>
            </w:tcBorders>
          </w:tcPr>
          <w:p ns2:paraId="0D9BC296" ns2:textId="77777777" w:rsidR="002B1446" w:rsidRPr="000F0159" w:rsidRDefault="00895D30" w:rsidP="008B6369">
            <w:pPr>
              <w:pStyle w:val="TableCellLeft"/>
              <w:keepNext w:val="0"/>
              <w:keepLines w:val="0"/>
              <w:spacing w:before="40" w:after="40" w:line="240" w:lineRule="auto"/>
              <w:ind w:left="0" w:right="-31"/>
              <w:rPr>
                <w:szCs w:val="20"/>
              </w:rPr>
            </w:pPr>
            <w:r w:rsidRPr="000F0159">
              <w:rPr>
                <w:szCs w:val="20"/>
              </w:rPr>
              <w:t>~</w:t>
            </w:r>
            <w:r>
              <w:rPr>
                <w:szCs w:val="20"/>
              </w:rPr>
              <w:t>60</w:t>
            </w:r>
            <w:r w:rsidRPr="000F0159">
              <w:rPr>
                <w:szCs w:val="20"/>
              </w:rPr>
              <w:t xml:space="preserve"> PFS events</w:t>
            </w:r>
          </w:p>
        </w:tc>
        <w:tc>
          <w:tcPr>
            <w:tcW w:w="845" w:type="pct"/>
            <w:tcBorders>
              <w:top w:val="single" w:sz="4" w:space="0" w:color="auto"/>
              <w:left w:val="single" w:sz="4" w:space="0" w:color="auto"/>
              <w:bottom w:val="single" w:sz="4" w:space="0" w:color="auto"/>
              <w:right w:val="single" w:sz="4" w:space="0" w:color="auto"/>
            </w:tcBorders>
          </w:tcPr>
          <w:p ns2:paraId="2B84B455" ns2:textId="77777777" w:rsidR="002B1446" w:rsidRPr="000F0159" w:rsidRDefault="00895D30" w:rsidP="008B6369">
            <w:pPr>
              <w:pStyle w:val="TableCellLeft"/>
              <w:keepNext w:val="0"/>
              <w:keepLines w:val="0"/>
              <w:spacing w:before="40" w:after="40" w:line="240" w:lineRule="auto"/>
              <w:rPr>
                <w:szCs w:val="20"/>
              </w:rPr>
            </w:pPr>
            <w:r>
              <w:rPr>
                <w:szCs w:val="20"/>
              </w:rPr>
              <w:t>~25 months</w:t>
            </w:r>
          </w:p>
        </w:tc>
        <w:tc>
          <w:tcPr>
            <w:tcW w:w="1462" w:type="pct"/>
            <w:tcBorders>
              <w:top w:val="single" w:sz="4" w:space="0" w:color="auto"/>
              <w:left w:val="single" w:sz="4" w:space="0" w:color="auto"/>
              <w:bottom w:val="single" w:sz="4" w:space="0" w:color="auto"/>
              <w:right w:val="single" w:sz="4" w:space="0" w:color="auto"/>
            </w:tcBorders>
          </w:tcPr>
          <w:p ns2:paraId="1D06F16E"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 xml:space="preserve">Interim </w:t>
            </w:r>
            <w:r>
              <w:rPr>
                <w:szCs w:val="20"/>
              </w:rPr>
              <w:t xml:space="preserve">PFS </w:t>
            </w:r>
            <w:r w:rsidRPr="000F0159">
              <w:rPr>
                <w:szCs w:val="20"/>
              </w:rPr>
              <w:t>analysis (</w:t>
            </w:r>
            <w:r>
              <w:rPr>
                <w:szCs w:val="20"/>
              </w:rPr>
              <w:t>non-binding futility</w:t>
            </w:r>
            <w:r w:rsidRPr="000F0159">
              <w:rPr>
                <w:szCs w:val="20"/>
              </w:rPr>
              <w:t>)</w:t>
            </w:r>
          </w:p>
        </w:tc>
      </w:tr>
      <w:tr w:rsidR="003117E4" ns2:paraId="5C921BA5" ns2: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ns2:paraId="0495F4E8" ns2: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2</w:t>
            </w:r>
          </w:p>
        </w:tc>
        <w:tc>
          <w:tcPr>
            <w:tcW w:w="539" w:type="pct"/>
            <w:tcBorders>
              <w:top w:val="single" w:sz="4" w:space="0" w:color="auto"/>
              <w:left w:val="single" w:sz="4" w:space="0" w:color="auto"/>
              <w:bottom w:val="single" w:sz="4" w:space="0" w:color="auto"/>
              <w:right w:val="single" w:sz="4" w:space="0" w:color="auto"/>
            </w:tcBorders>
          </w:tcPr>
          <w:p ns2:paraId="07E1080E" ns2:textId="77777777" w:rsidR="002B1446" w:rsidRPr="000F0159" w:rsidRDefault="00895D30" w:rsidP="008C12BC">
            <w:pPr>
              <w:pStyle w:val="TableCellLeft"/>
              <w:keepNext w:val="0"/>
              <w:keepLines w:val="0"/>
              <w:spacing w:before="40" w:after="40" w:line="240" w:lineRule="auto"/>
              <w:ind w:left="0" w:right="0"/>
              <w:jc w:val="center"/>
              <w:rPr>
                <w:szCs w:val="20"/>
              </w:rPr>
            </w:pPr>
            <w:r>
              <w:rPr>
                <w:szCs w:val="20"/>
              </w:rPr>
              <w:t>uMRD</w:t>
            </w:r>
          </w:p>
          <w:p ns2:paraId="5EFEB529" ns2:textId="77777777" w:rsidR="002B1446" w:rsidRPr="000F0159" w:rsidRDefault="00895D30" w:rsidP="008C12BC">
            <w:pPr>
              <w:pStyle w:val="TableCellLeft"/>
              <w:keepNext w:val="0"/>
              <w:keepLines w:val="0"/>
              <w:spacing w:before="40" w:after="40" w:line="240" w:lineRule="auto"/>
              <w:ind w:left="0" w:right="0"/>
              <w:jc w:val="center"/>
              <w:rPr>
                <w:szCs w:val="20"/>
              </w:rPr>
            </w:pPr>
            <w:r w:rsidRPr="000F0159">
              <w:rPr>
                <w:szCs w:val="20"/>
              </w:rPr>
              <w:t>PFS</w:t>
            </w:r>
          </w:p>
          <w:p ns2:paraId="6C78C8F3" ns2:textId="77777777" w:rsidR="002B1446" w:rsidRPr="000F0159" w:rsidRDefault="00895D30" w:rsidP="008C12BC">
            <w:pPr>
              <w:pStyle w:val="TableCellLeft"/>
              <w:keepNext w:val="0"/>
              <w:keepLines w:val="0"/>
              <w:spacing w:before="40" w:after="40" w:line="240" w:lineRule="auto"/>
              <w:ind w:left="0" w:right="0"/>
              <w:jc w:val="center"/>
              <w:rPr>
                <w:szCs w:val="20"/>
              </w:rPr>
            </w:pPr>
            <w:r>
              <w:rPr>
                <w:szCs w:val="20"/>
              </w:rPr>
              <w:t>OS</w:t>
            </w:r>
          </w:p>
        </w:tc>
        <w:tc>
          <w:tcPr>
            <w:tcW w:w="1692" w:type="pct"/>
            <w:tcBorders>
              <w:top w:val="single" w:sz="4" w:space="0" w:color="auto"/>
              <w:left w:val="single" w:sz="4" w:space="0" w:color="auto"/>
              <w:bottom w:val="single" w:sz="4" w:space="0" w:color="auto"/>
              <w:right w:val="single" w:sz="4" w:space="0" w:color="auto"/>
            </w:tcBorders>
          </w:tcPr>
          <w:p ns2:paraId="70C1F10F"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~15 months after last participant being randomized</w:t>
            </w:r>
            <w:r>
              <w:rPr>
                <w:szCs w:val="20"/>
              </w:rPr>
              <w:t>.</w:t>
            </w:r>
          </w:p>
          <w:p ns2:paraId="5B49C41C"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have observed ~</w:t>
            </w:r>
            <w:r w:rsidRPr="008A4C7B">
              <w:rPr>
                <w:szCs w:val="20"/>
              </w:rPr>
              <w:t>16</w:t>
            </w:r>
            <w:r>
              <w:rPr>
                <w:szCs w:val="20"/>
              </w:rPr>
              <w:t>4</w:t>
            </w:r>
            <w:r w:rsidRPr="008A4C7B">
              <w:rPr>
                <w:szCs w:val="20"/>
              </w:rPr>
              <w:t xml:space="preserve"> </w:t>
            </w:r>
            <w:r w:rsidRPr="000F0159">
              <w:rPr>
                <w:szCs w:val="20"/>
              </w:rPr>
              <w:t xml:space="preserve">PFS events </w:t>
            </w:r>
            <w:r>
              <w:rPr>
                <w:szCs w:val="20"/>
              </w:rPr>
              <w:t>and ~ 51 OS events.</w:t>
            </w:r>
          </w:p>
        </w:tc>
        <w:tc>
          <w:tcPr>
            <w:tcW w:w="845" w:type="pct"/>
            <w:tcBorders>
              <w:top w:val="single" w:sz="4" w:space="0" w:color="auto"/>
              <w:left w:val="single" w:sz="4" w:space="0" w:color="auto"/>
              <w:bottom w:val="single" w:sz="4" w:space="0" w:color="auto"/>
              <w:right w:val="single" w:sz="4" w:space="0" w:color="auto"/>
            </w:tcBorders>
          </w:tcPr>
          <w:p ns2:paraId="37F54329" ns2:textId="77777777" w:rsidR="002B1446" w:rsidRPr="000F0159" w:rsidRDefault="00895D30" w:rsidP="008B6369">
            <w:pPr>
              <w:pStyle w:val="TableCellLeft"/>
              <w:keepNext w:val="0"/>
              <w:keepLines w:val="0"/>
              <w:spacing w:before="40" w:after="40" w:line="240" w:lineRule="auto"/>
              <w:rPr>
                <w:szCs w:val="20"/>
              </w:rPr>
            </w:pPr>
            <w:r w:rsidRPr="000F0159">
              <w:rPr>
                <w:szCs w:val="20"/>
              </w:rPr>
              <w:t>~46 months</w:t>
            </w:r>
          </w:p>
        </w:tc>
        <w:tc>
          <w:tcPr>
            <w:tcW w:w="1462" w:type="pct"/>
            <w:tcBorders>
              <w:top w:val="single" w:sz="4" w:space="0" w:color="auto"/>
              <w:left w:val="single" w:sz="4" w:space="0" w:color="auto"/>
              <w:bottom w:val="single" w:sz="4" w:space="0" w:color="auto"/>
              <w:right w:val="single" w:sz="4" w:space="0" w:color="auto"/>
            </w:tcBorders>
          </w:tcPr>
          <w:p ns2:paraId="571E3F54"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 xml:space="preserve">Final (sole) </w:t>
            </w:r>
            <w:r>
              <w:rPr>
                <w:szCs w:val="20"/>
              </w:rPr>
              <w:t>uMRD</w:t>
            </w:r>
            <w:r w:rsidRPr="000F0159">
              <w:rPr>
                <w:szCs w:val="20"/>
              </w:rPr>
              <w:t xml:space="preserve"> analysis</w:t>
            </w:r>
          </w:p>
          <w:p ns2:paraId="3E7065A3" ns2:textId="77777777" w:rsidR="002B1446"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PFS analysis (efficacy and non-binding futility)</w:t>
            </w:r>
          </w:p>
          <w:p ns2:paraId="78F7FC2C"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 xml:space="preserve">Interim </w:t>
            </w:r>
            <w:r>
              <w:rPr>
                <w:szCs w:val="20"/>
              </w:rPr>
              <w:t xml:space="preserve">OS </w:t>
            </w:r>
            <w:r w:rsidRPr="000F0159">
              <w:rPr>
                <w:szCs w:val="20"/>
              </w:rPr>
              <w:t>analysis (</w:t>
            </w:r>
            <w:r>
              <w:rPr>
                <w:szCs w:val="20"/>
              </w:rPr>
              <w:t>non-binding futility</w:t>
            </w:r>
            <w:r w:rsidRPr="000F0159">
              <w:rPr>
                <w:szCs w:val="20"/>
              </w:rPr>
              <w:t>)</w:t>
            </w:r>
          </w:p>
        </w:tc>
      </w:tr>
      <w:tr w:rsidR="003117E4" ns2:paraId="29853796" ns2:textId="77777777" w:rsidTr="008B6369">
        <w:trPr>
          <w:trHeight w:val="80"/>
        </w:trPr>
        <w:tc>
          <w:tcPr>
            <w:tcW w:w="462" w:type="pct"/>
            <w:tcBorders>
              <w:top w:val="single" w:sz="4" w:space="0" w:color="auto"/>
              <w:left w:val="single" w:sz="4" w:space="0" w:color="auto"/>
              <w:bottom w:val="single" w:sz="4" w:space="0" w:color="auto"/>
              <w:right w:val="single" w:sz="4" w:space="0" w:color="auto"/>
            </w:tcBorders>
            <w:hideMark/>
          </w:tcPr>
          <w:p ns2:paraId="6C3B65ED" ns2: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3</w:t>
            </w:r>
          </w:p>
        </w:tc>
        <w:tc>
          <w:tcPr>
            <w:tcW w:w="539" w:type="pct"/>
            <w:tcBorders>
              <w:top w:val="single" w:sz="4" w:space="0" w:color="auto"/>
              <w:left w:val="single" w:sz="4" w:space="0" w:color="auto"/>
              <w:bottom w:val="single" w:sz="4" w:space="0" w:color="auto"/>
              <w:right w:val="single" w:sz="4" w:space="0" w:color="auto"/>
            </w:tcBorders>
            <w:hideMark/>
          </w:tcPr>
          <w:p ns2:paraId="3DC21EE6" ns2:textId="77777777" w:rsidR="002B1446" w:rsidRPr="000F0159" w:rsidRDefault="00895D30" w:rsidP="008C12BC">
            <w:pPr>
              <w:pStyle w:val="TableCellLeft"/>
              <w:keepNext w:val="0"/>
              <w:keepLines w:val="0"/>
              <w:spacing w:before="40" w:after="40" w:line="240" w:lineRule="auto"/>
              <w:ind w:left="0" w:right="0"/>
              <w:jc w:val="center"/>
              <w:rPr>
                <w:szCs w:val="20"/>
              </w:rPr>
            </w:pPr>
            <w:r w:rsidRPr="000F0159">
              <w:rPr>
                <w:szCs w:val="20"/>
              </w:rPr>
              <w:t>PFS</w:t>
            </w:r>
          </w:p>
          <w:p ns2:paraId="5B282350" ns2:textId="77777777" w:rsidR="002B1446" w:rsidRPr="000F0159" w:rsidRDefault="00895D30" w:rsidP="008C12BC">
            <w:pPr>
              <w:pStyle w:val="TableCellLeft"/>
              <w:keepNext w:val="0"/>
              <w:keepLines w:val="0"/>
              <w:spacing w:before="40" w:after="40" w:line="240" w:lineRule="auto"/>
              <w:ind w:left="0" w:righ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hideMark/>
          </w:tcPr>
          <w:p ns2:paraId="2DDF9206"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Both ~21</w:t>
            </w:r>
            <w:r>
              <w:rPr>
                <w:szCs w:val="20"/>
              </w:rPr>
              <w:t>1</w:t>
            </w:r>
            <w:r w:rsidRPr="000F0159">
              <w:rPr>
                <w:szCs w:val="20"/>
              </w:rPr>
              <w:t xml:space="preserve"> PFS events have been observed and ~</w:t>
            </w:r>
            <w:r>
              <w:rPr>
                <w:szCs w:val="20"/>
              </w:rPr>
              <w:t>58</w:t>
            </w:r>
            <w:r w:rsidRPr="000F0159">
              <w:rPr>
                <w:szCs w:val="20"/>
              </w:rPr>
              <w:t xml:space="preserve"> months after </w:t>
            </w:r>
            <w:r>
              <w:rPr>
                <w:szCs w:val="20"/>
              </w:rPr>
              <w:t>first</w:t>
            </w:r>
            <w:r w:rsidRPr="000F0159">
              <w:rPr>
                <w:szCs w:val="20"/>
              </w:rPr>
              <w:t xml:space="preserve"> participant randomized </w:t>
            </w:r>
          </w:p>
          <w:p ns2:paraId="74F1C179"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have observed ~</w:t>
            </w:r>
            <w:r w:rsidRPr="000F0159">
              <w:rPr>
                <w:rFonts w:hint="eastAsia"/>
                <w:szCs w:val="20"/>
                <w:lang w:eastAsia="zh-CN"/>
              </w:rPr>
              <w:t>71</w:t>
            </w:r>
            <w:r w:rsidRPr="000F0159">
              <w:rPr>
                <w:szCs w:val="20"/>
              </w:rPr>
              <w:t xml:space="preserve"> OS events</w:t>
            </w:r>
          </w:p>
        </w:tc>
        <w:tc>
          <w:tcPr>
            <w:tcW w:w="845" w:type="pct"/>
            <w:tcBorders>
              <w:top w:val="single" w:sz="4" w:space="0" w:color="auto"/>
              <w:left w:val="single" w:sz="4" w:space="0" w:color="auto"/>
              <w:bottom w:val="single" w:sz="4" w:space="0" w:color="auto"/>
              <w:right w:val="single" w:sz="4" w:space="0" w:color="auto"/>
            </w:tcBorders>
            <w:hideMark/>
          </w:tcPr>
          <w:p ns2:paraId="7998423A" ns2:textId="77777777" w:rsidR="002B1446" w:rsidRPr="000F0159" w:rsidRDefault="00895D30" w:rsidP="008B6369">
            <w:pPr>
              <w:pStyle w:val="TableCellLeft"/>
              <w:keepNext w:val="0"/>
              <w:keepLines w:val="0"/>
              <w:spacing w:before="40" w:after="40" w:line="240" w:lineRule="auto"/>
              <w:rPr>
                <w:szCs w:val="20"/>
              </w:rPr>
            </w:pPr>
            <w:r w:rsidRPr="000F0159">
              <w:rPr>
                <w:szCs w:val="20"/>
              </w:rPr>
              <w:t>~58 months</w:t>
            </w:r>
          </w:p>
        </w:tc>
        <w:tc>
          <w:tcPr>
            <w:tcW w:w="1462" w:type="pct"/>
            <w:tcBorders>
              <w:top w:val="single" w:sz="4" w:space="0" w:color="auto"/>
              <w:left w:val="single" w:sz="4" w:space="0" w:color="auto"/>
              <w:bottom w:val="single" w:sz="4" w:space="0" w:color="auto"/>
              <w:right w:val="single" w:sz="4" w:space="0" w:color="auto"/>
            </w:tcBorders>
            <w:hideMark/>
          </w:tcPr>
          <w:p ns2:paraId="6131B443"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PFS analysis (efficacy and non-binding futility)</w:t>
            </w:r>
          </w:p>
          <w:p ns2:paraId="4ADD5EA8" ns2:textId="77777777" w:rsidR="002B1446" w:rsidRPr="008771ED"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OS analysis (non-binding futility)</w:t>
            </w:r>
          </w:p>
        </w:tc>
      </w:tr>
      <w:tr w:rsidR="003117E4" ns2:paraId="51BD9CFE" ns2: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ns2:paraId="76B24630" ns2: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4</w:t>
            </w:r>
          </w:p>
        </w:tc>
        <w:tc>
          <w:tcPr>
            <w:tcW w:w="539" w:type="pct"/>
            <w:tcBorders>
              <w:top w:val="single" w:sz="4" w:space="0" w:color="auto"/>
              <w:left w:val="single" w:sz="4" w:space="0" w:color="auto"/>
              <w:bottom w:val="single" w:sz="4" w:space="0" w:color="auto"/>
              <w:right w:val="single" w:sz="4" w:space="0" w:color="auto"/>
            </w:tcBorders>
          </w:tcPr>
          <w:p ns2:paraId="303B9154" ns2: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PFS</w:t>
            </w:r>
          </w:p>
          <w:p ns2:paraId="784320F3" ns2: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OS OR</w:t>
            </w:r>
          </w:p>
        </w:tc>
        <w:tc>
          <w:tcPr>
            <w:tcW w:w="1692" w:type="pct"/>
            <w:tcBorders>
              <w:top w:val="single" w:sz="4" w:space="0" w:color="auto"/>
              <w:left w:val="single" w:sz="4" w:space="0" w:color="auto"/>
              <w:bottom w:val="single" w:sz="4" w:space="0" w:color="auto"/>
              <w:right w:val="single" w:sz="4" w:space="0" w:color="auto"/>
            </w:tcBorders>
          </w:tcPr>
          <w:p ns2:paraId="4253F786"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Both ~24</w:t>
            </w:r>
            <w:r>
              <w:rPr>
                <w:szCs w:val="20"/>
              </w:rPr>
              <w:t>8</w:t>
            </w:r>
            <w:r w:rsidRPr="000F0159">
              <w:rPr>
                <w:szCs w:val="20"/>
              </w:rPr>
              <w:t xml:space="preserve"> PFS events have been observed and ~</w:t>
            </w:r>
            <w:r>
              <w:rPr>
                <w:szCs w:val="20"/>
              </w:rPr>
              <w:t>71</w:t>
            </w:r>
            <w:r w:rsidRPr="000F0159">
              <w:rPr>
                <w:szCs w:val="20"/>
              </w:rPr>
              <w:t xml:space="preserve"> months after </w:t>
            </w:r>
            <w:r>
              <w:rPr>
                <w:szCs w:val="20"/>
              </w:rPr>
              <w:t>first</w:t>
            </w:r>
            <w:r w:rsidRPr="000F0159">
              <w:rPr>
                <w:szCs w:val="20"/>
              </w:rPr>
              <w:t xml:space="preserve"> participant randomized.</w:t>
            </w:r>
          </w:p>
          <w:p ns2:paraId="2A4BA33A"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have observed ~</w:t>
            </w:r>
            <w:r w:rsidRPr="000F0159">
              <w:rPr>
                <w:rFonts w:hint="eastAsia"/>
                <w:szCs w:val="20"/>
                <w:lang w:eastAsia="zh-CN"/>
              </w:rPr>
              <w:t>9</w:t>
            </w:r>
            <w:r w:rsidRPr="000F0159">
              <w:rPr>
                <w:szCs w:val="20"/>
                <w:lang w:eastAsia="zh-CN"/>
              </w:rPr>
              <w:t>1</w:t>
            </w:r>
            <w:r w:rsidRPr="000F0159">
              <w:rPr>
                <w:szCs w:val="20"/>
              </w:rPr>
              <w:t xml:space="preserve"> OS events</w:t>
            </w:r>
          </w:p>
        </w:tc>
        <w:tc>
          <w:tcPr>
            <w:tcW w:w="845" w:type="pct"/>
            <w:tcBorders>
              <w:top w:val="single" w:sz="4" w:space="0" w:color="auto"/>
              <w:left w:val="single" w:sz="4" w:space="0" w:color="auto"/>
              <w:bottom w:val="single" w:sz="4" w:space="0" w:color="auto"/>
              <w:right w:val="single" w:sz="4" w:space="0" w:color="auto"/>
            </w:tcBorders>
          </w:tcPr>
          <w:p ns2:paraId="32C1AFDA" ns2:textId="77777777" w:rsidR="002B1446" w:rsidRPr="000F0159" w:rsidRDefault="00895D30" w:rsidP="008B6369">
            <w:pPr>
              <w:pStyle w:val="TableCellLeft"/>
              <w:keepNext w:val="0"/>
              <w:keepLines w:val="0"/>
              <w:spacing w:before="40" w:after="40" w:line="240" w:lineRule="auto"/>
              <w:rPr>
                <w:szCs w:val="20"/>
              </w:rPr>
            </w:pPr>
            <w:r w:rsidRPr="000F0159">
              <w:rPr>
                <w:szCs w:val="20"/>
              </w:rPr>
              <w:t>~71 months</w:t>
            </w:r>
          </w:p>
        </w:tc>
        <w:tc>
          <w:tcPr>
            <w:tcW w:w="1462" w:type="pct"/>
            <w:tcBorders>
              <w:top w:val="single" w:sz="4" w:space="0" w:color="auto"/>
              <w:left w:val="single" w:sz="4" w:space="0" w:color="auto"/>
              <w:bottom w:val="single" w:sz="4" w:space="0" w:color="auto"/>
              <w:right w:val="single" w:sz="4" w:space="0" w:color="auto"/>
            </w:tcBorders>
          </w:tcPr>
          <w:p ns2:paraId="4B84187C"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Final PFS analysis</w:t>
            </w:r>
          </w:p>
          <w:p ns2:paraId="25AC222B" ns2:textId="77777777" w:rsidR="002B1446"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OS analysis</w:t>
            </w:r>
            <w:r>
              <w:rPr>
                <w:szCs w:val="20"/>
              </w:rPr>
              <w:t xml:space="preserve"> </w:t>
            </w:r>
            <w:r w:rsidRPr="000F0159">
              <w:rPr>
                <w:szCs w:val="20"/>
              </w:rPr>
              <w:t xml:space="preserve">(efficacy and non-binding futility) </w:t>
            </w:r>
          </w:p>
          <w:p ns2:paraId="57A78C48"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Final (sole) OR analysis</w:t>
            </w:r>
          </w:p>
        </w:tc>
      </w:tr>
      <w:tr w:rsidR="003117E4" ns2:paraId="582DC790" ns2: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ns2:paraId="723C9942" ns2: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5</w:t>
            </w:r>
          </w:p>
        </w:tc>
        <w:tc>
          <w:tcPr>
            <w:tcW w:w="539" w:type="pct"/>
            <w:tcBorders>
              <w:top w:val="single" w:sz="4" w:space="0" w:color="auto"/>
              <w:left w:val="single" w:sz="4" w:space="0" w:color="auto"/>
              <w:bottom w:val="single" w:sz="4" w:space="0" w:color="auto"/>
              <w:right w:val="single" w:sz="4" w:space="0" w:color="auto"/>
            </w:tcBorders>
          </w:tcPr>
          <w:p ns2:paraId="19D062C7" ns2: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tcPr>
          <w:p ns2:paraId="6A6A320D"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~1</w:t>
            </w:r>
            <w:r>
              <w:rPr>
                <w:szCs w:val="20"/>
              </w:rPr>
              <w:t>18</w:t>
            </w:r>
            <w:r w:rsidRPr="000F0159">
              <w:rPr>
                <w:szCs w:val="20"/>
              </w:rPr>
              <w:t xml:space="preserve"> OS events have been observed</w:t>
            </w:r>
          </w:p>
          <w:p ns2:paraId="070EFAB0"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occur ~</w:t>
            </w:r>
            <w:r>
              <w:rPr>
                <w:szCs w:val="20"/>
              </w:rPr>
              <w:t>90</w:t>
            </w:r>
            <w:r w:rsidRPr="000F0159">
              <w:rPr>
                <w:szCs w:val="20"/>
              </w:rPr>
              <w:t xml:space="preserve"> months after </w:t>
            </w:r>
            <w:r>
              <w:rPr>
                <w:szCs w:val="20"/>
              </w:rPr>
              <w:t>first</w:t>
            </w:r>
            <w:r w:rsidRPr="000F0159">
              <w:rPr>
                <w:szCs w:val="20"/>
              </w:rPr>
              <w:t xml:space="preserve"> participant randomized.</w:t>
            </w:r>
          </w:p>
        </w:tc>
        <w:tc>
          <w:tcPr>
            <w:tcW w:w="845" w:type="pct"/>
            <w:tcBorders>
              <w:top w:val="single" w:sz="4" w:space="0" w:color="auto"/>
              <w:left w:val="single" w:sz="4" w:space="0" w:color="auto"/>
              <w:bottom w:val="single" w:sz="4" w:space="0" w:color="auto"/>
              <w:right w:val="single" w:sz="4" w:space="0" w:color="auto"/>
            </w:tcBorders>
          </w:tcPr>
          <w:p ns2:paraId="64B3DCDF" ns2:textId="77777777" w:rsidR="002B1446" w:rsidRPr="000F0159" w:rsidRDefault="00895D30" w:rsidP="008B6369">
            <w:pPr>
              <w:pStyle w:val="TableCellLeft"/>
              <w:keepNext w:val="0"/>
              <w:keepLines w:val="0"/>
              <w:spacing w:before="40" w:after="40" w:line="240" w:lineRule="auto"/>
              <w:rPr>
                <w:szCs w:val="20"/>
              </w:rPr>
            </w:pPr>
            <w:r w:rsidRPr="000F0159">
              <w:rPr>
                <w:szCs w:val="20"/>
              </w:rPr>
              <w:t>~</w:t>
            </w:r>
            <w:r>
              <w:rPr>
                <w:szCs w:val="20"/>
              </w:rPr>
              <w:t>90</w:t>
            </w:r>
            <w:r w:rsidRPr="000F0159">
              <w:rPr>
                <w:szCs w:val="20"/>
              </w:rPr>
              <w:t xml:space="preserve"> months</w:t>
            </w:r>
          </w:p>
        </w:tc>
        <w:tc>
          <w:tcPr>
            <w:tcW w:w="1462" w:type="pct"/>
            <w:tcBorders>
              <w:top w:val="single" w:sz="4" w:space="0" w:color="auto"/>
              <w:left w:val="single" w:sz="4" w:space="0" w:color="auto"/>
              <w:bottom w:val="single" w:sz="4" w:space="0" w:color="auto"/>
              <w:right w:val="single" w:sz="4" w:space="0" w:color="auto"/>
            </w:tcBorders>
          </w:tcPr>
          <w:p ns2:paraId="632D33EC"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OS analysis</w:t>
            </w:r>
            <w:r>
              <w:rPr>
                <w:szCs w:val="20"/>
              </w:rPr>
              <w:t xml:space="preserve"> </w:t>
            </w:r>
            <w:r w:rsidRPr="000F0159">
              <w:rPr>
                <w:szCs w:val="20"/>
              </w:rPr>
              <w:t>(efficacy and non-binding futility)</w:t>
            </w:r>
          </w:p>
        </w:tc>
      </w:tr>
      <w:tr w:rsidR="003117E4" ns2:paraId="3DFA129B" ns2:textId="77777777" w:rsidTr="008B6369">
        <w:trPr>
          <w:trHeight w:val="116"/>
        </w:trPr>
        <w:tc>
          <w:tcPr>
            <w:tcW w:w="462" w:type="pct"/>
            <w:tcBorders>
              <w:top w:val="single" w:sz="4" w:space="0" w:color="auto"/>
              <w:left w:val="single" w:sz="4" w:space="0" w:color="auto"/>
              <w:bottom w:val="single" w:sz="4" w:space="0" w:color="auto"/>
              <w:right w:val="single" w:sz="4" w:space="0" w:color="auto"/>
            </w:tcBorders>
            <w:hideMark/>
          </w:tcPr>
          <w:p ns2:paraId="6F4DCF8D" ns2:textId="77777777" w:rsidR="002B1446" w:rsidRPr="000F0159" w:rsidRDefault="00895D30" w:rsidP="008B6369">
            <w:pPr>
              <w:pStyle w:val="TableCellLeft"/>
              <w:keepNext w:val="0"/>
              <w:keepLines w:val="0"/>
              <w:spacing w:before="40" w:after="40" w:line="240" w:lineRule="auto"/>
              <w:rPr>
                <w:szCs w:val="20"/>
              </w:rPr>
            </w:pPr>
            <w:r w:rsidRPr="000F0159">
              <w:rPr>
                <w:szCs w:val="20"/>
              </w:rPr>
              <w:t>FA</w:t>
            </w:r>
          </w:p>
        </w:tc>
        <w:tc>
          <w:tcPr>
            <w:tcW w:w="539" w:type="pct"/>
            <w:tcBorders>
              <w:top w:val="single" w:sz="4" w:space="0" w:color="auto"/>
              <w:left w:val="single" w:sz="4" w:space="0" w:color="auto"/>
              <w:bottom w:val="single" w:sz="4" w:space="0" w:color="auto"/>
              <w:right w:val="single" w:sz="4" w:space="0" w:color="auto"/>
            </w:tcBorders>
            <w:hideMark/>
          </w:tcPr>
          <w:p ns2:paraId="1720582D" ns2: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hideMark/>
          </w:tcPr>
          <w:p ns2:paraId="4EE364E1"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w:t>
            </w:r>
            <w:r w:rsidRPr="000F0159">
              <w:rPr>
                <w:szCs w:val="20"/>
                <w:lang w:eastAsia="zh-CN"/>
              </w:rPr>
              <w:t>1</w:t>
            </w:r>
            <w:r>
              <w:rPr>
                <w:szCs w:val="20"/>
                <w:lang w:eastAsia="zh-CN"/>
              </w:rPr>
              <w:t>42</w:t>
            </w:r>
            <w:r w:rsidRPr="000F0159">
              <w:rPr>
                <w:szCs w:val="20"/>
              </w:rPr>
              <w:t xml:space="preserve"> OS events have been observed </w:t>
            </w:r>
          </w:p>
          <w:p ns2:paraId="04A1DDDD"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occur ~</w:t>
            </w:r>
            <w:r>
              <w:rPr>
                <w:szCs w:val="20"/>
              </w:rPr>
              <w:t>108</w:t>
            </w:r>
            <w:r w:rsidRPr="000F0159">
              <w:rPr>
                <w:szCs w:val="20"/>
              </w:rPr>
              <w:t xml:space="preserve"> months after </w:t>
            </w:r>
            <w:r>
              <w:rPr>
                <w:szCs w:val="20"/>
              </w:rPr>
              <w:t>first</w:t>
            </w:r>
            <w:r w:rsidRPr="000F0159">
              <w:rPr>
                <w:szCs w:val="20"/>
              </w:rPr>
              <w:t xml:space="preserve"> participant randomized.</w:t>
            </w:r>
          </w:p>
        </w:tc>
        <w:tc>
          <w:tcPr>
            <w:tcW w:w="845" w:type="pct"/>
            <w:tcBorders>
              <w:top w:val="single" w:sz="4" w:space="0" w:color="auto"/>
              <w:left w:val="single" w:sz="4" w:space="0" w:color="auto"/>
              <w:bottom w:val="single" w:sz="4" w:space="0" w:color="auto"/>
              <w:right w:val="single" w:sz="4" w:space="0" w:color="auto"/>
            </w:tcBorders>
            <w:hideMark/>
          </w:tcPr>
          <w:p ns2:paraId="50C91DC2" ns2:textId="77777777" w:rsidR="002B1446" w:rsidRPr="000F0159" w:rsidRDefault="00895D30" w:rsidP="008B6369">
            <w:pPr>
              <w:pStyle w:val="TableCellLeft"/>
              <w:keepNext w:val="0"/>
              <w:keepLines w:val="0"/>
              <w:spacing w:before="40" w:after="40" w:line="240" w:lineRule="auto"/>
              <w:rPr>
                <w:szCs w:val="20"/>
              </w:rPr>
            </w:pPr>
            <w:r w:rsidRPr="000F0159">
              <w:rPr>
                <w:szCs w:val="20"/>
              </w:rPr>
              <w:t>~10</w:t>
            </w:r>
            <w:r>
              <w:rPr>
                <w:szCs w:val="20"/>
              </w:rPr>
              <w:t>8</w:t>
            </w:r>
            <w:r w:rsidRPr="000F0159">
              <w:rPr>
                <w:szCs w:val="20"/>
              </w:rPr>
              <w:t xml:space="preserve"> months</w:t>
            </w:r>
          </w:p>
        </w:tc>
        <w:tc>
          <w:tcPr>
            <w:tcW w:w="1462" w:type="pct"/>
            <w:tcBorders>
              <w:top w:val="single" w:sz="4" w:space="0" w:color="auto"/>
              <w:left w:val="single" w:sz="4" w:space="0" w:color="auto"/>
              <w:bottom w:val="single" w:sz="4" w:space="0" w:color="auto"/>
              <w:right w:val="single" w:sz="4" w:space="0" w:color="auto"/>
            </w:tcBorders>
            <w:hideMark/>
          </w:tcPr>
          <w:p ns2:paraId="4E877757"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Final OS analysis</w:t>
            </w:r>
          </w:p>
        </w:tc>
      </w:tr>
      <w:tr w:rsidR="003117E4" ns2:paraId="5AB563CA" ns2:textId="77777777" w:rsidTr="008B6369">
        <w:trPr>
          <w:trHeight w:val="350"/>
        </w:trPr>
        <w:tc>
          <w:tcPr>
            <w:tcW w:w="5000" w:type="pct"/>
            <w:gridSpan w:val="5"/>
            <w:tcBorders>
              <w:top w:val="single" w:sz="4" w:space="0" w:color="auto"/>
              <w:left w:val="single" w:sz="4" w:space="0" w:color="auto"/>
              <w:bottom w:val="single" w:sz="4" w:space="0" w:color="auto"/>
              <w:right w:val="single" w:sz="4" w:space="0" w:color="auto"/>
            </w:tcBorders>
            <w:hideMark/>
          </w:tcPr>
          <w:p ns2:paraId="3DA8A185" ns2:textId="77777777" w:rsidR="002B1446" w:rsidRPr="00C36620" w:rsidRDefault="00895D30" w:rsidP="008B6369">
            <w:pPr>
              <w:pStyle w:val="TableFootnote"/>
              <w:spacing w:before="40" w:after="40"/>
            </w:pPr>
            <w:r w:rsidRPr="00C36620">
              <w:t>FA=final analysis; IA=interim analysis; uMRD=undetectable minimal residual disease; OR=objective response; OS=overall survival; PFS=progression-free survival.</w:t>
            </w:r>
          </w:p>
          <w:p ns2:paraId="094943A9" ns2:textId="77777777" w:rsidR="002B1446" w:rsidRPr="00C36620" w:rsidRDefault="00895D30" w:rsidP="008B6369">
            <w:pPr>
              <w:pStyle w:val="TableFootnote"/>
              <w:spacing w:before="40" w:after="40"/>
            </w:pPr>
            <w:r w:rsidRPr="00C36620">
              <w:t>Note that for IA2, IA3, IA4, IA5, and the FA, if the events accrue slower than expected, the Sponsor may conduct the analysis with up to an additional 6 months of follow-up, or the specified number of events is observed, whichever occurs first.</w:t>
            </w:r>
          </w:p>
        </w:tc>
      </w:tr>
    </w:tbl>
    <w:p ns2:paraId="7BC21B77" ns2:textId="77777777" w:rsidR="002B1446" w:rsidRPr="00C22E87" w:rsidRDefault="00895D30" w:rsidP="00522D25">
      <w:pPr>
        <w:pStyle w:val="paragraph0"/>
      </w:pPr>
      <w:del w:id="15187" w:author="GoldenCorpusHarness" w:date="2026-03-28T22:23:47Z">
        <w:r>
          <w:delText xml:space="preserve">Of note, if at an IA the observed number of events is greater than or equal to that expected for the final analysis of that endpoint, then that analysis will be considered as the final analysis for the endpoint and all remaining alpha will be used. If at IA3 the observed number of OS events is greater than or equal to that expected for IA4, then OS will be tested for efficacy, the expected number of OS events at IA4 will be used for minimum alpha spending calculation and the corresponding efficacy boundary will be used. Then IA4 will use the expected number of OS events at IA5 for boundary calculation, and IA5 will be omitted. Similarly, if at IA4 the observed number of OS events is greater than or equal to that expected for IA5, then the expected number of OS events at IA5 will be used for minimum alpha spending calculation and the corresponding efficacy boundary will be used, and the IA5 will be omitted. If PFS meets prespecified successful criteria before IA4, the next IA(s) may be triggered by OS events. </w:delText>
        </w:r>
      </w:del>
    </w:p>
    <w:p ns2:paraId="60A49153" ns2:textId="77777777" w:rsidR="002B1446" w:rsidRDefault="00895D30" w:rsidP="002B1446">
      <w:pPr>
        <w:pStyle w:val="Heading3"/>
      </w:pPr>
      <w:del w:id="15188" w:author="GoldenCorpusHarness" w:date="2026-03-28T22:23:47Z">
        <w:r>
          <w:delText>Part</w:delText>
        </w:r>
      </w:del>
      <w:ins w:id="15189" w:author="GoldenCorpusHarness" w:date="2026-03-28T22:23:47Z">
        <w:r>
          <w:t>Follow-up</w:t>
        </w:r>
      </w:ins>
      <w:r>
        <w:t xml:space="preserve"> </w:t>
      </w:r>
      <w:del w:id="15190" w:author="GoldenCorpusHarness" w:date="2026-03-28T22:23:47Z">
        <w:r>
          <w:delText>2 Sa</w:delText>
        </w:r>
      </w:del>
      <w:ins w:id="15191" w:author="GoldenCorpusHarness" w:date="2026-03-28T22:23:47Z">
        <w:r>
          <w:t>A</w:t>
        </w:r>
      </w:ins>
      <w:r>
        <w:t>f</w:t>
      </w:r>
      <w:del w:id="15192" w:author="GoldenCorpusHarness" w:date="2026-03-28T22:23:47Z">
        <w:r>
          <w:delText>ety In</w:delText>
        </w:r>
      </w:del>
      <w:r>
        <w:t>ter</w:t>
      </w:r>
      <w:ins w:id="15193" w:author="GoldenCorpusHarness" w:date="2026-03-28T22:23:47Z">
        <w:r>
          <w:t xml:space="preserve"> Stem-cell Transplantat</w:t>
        </w:r>
      </w:ins>
      <w:r>
        <w:t>i</w:t>
      </w:r>
      <w:del w:id="15194" w:author="GoldenCorpusHarness" w:date="2026-03-28T22:23:47Z">
        <w:r>
          <w:delText>m A</w:delText>
        </w:r>
      </w:del>
      <w:ins w:id="15195" w:author="GoldenCorpusHarness" w:date="2026-03-28T22:23:47Z">
        <w:r>
          <w:t>o</w:t>
        </w:r>
      </w:ins>
      <w:r>
        <w:t>n</w:t>
      </w:r>
      <w:del w:id="15196" w:author="GoldenCorpusHarness" w:date="2026-03-28T22:23:47Z">
        <w:r>
          <w:delText>alysis</w:delText>
        </w:r>
      </w:del>
    </w:p>
    <w:p ns2:paraId="246808FA" ns2:textId="77777777" w:rsidR="002B1446" w:rsidRDefault="00895D30" w:rsidP="00522D25">
      <w:pPr>
        <w:pStyle w:val="paragraph0"/>
        <w:rPr>
          <w:rFonts w:cs="Arial"/>
          <w:color w:val="000000"/>
        </w:rPr>
      </w:pPr>
      <w:ins w:id="15197" w:author="GoldenCorpusHarness" w:date="2026-03-28T22:23:47Z">
        <w:r>
          <w:t>In the event a participant receives SC</w:t>
        </w:r>
      </w:ins>
      <w:r>
        <w:t>T</w:t>
      </w:r>
      <w:del w:id="15198" w:author="GoldenCorpusHarness" w:date="2026-03-28T22:23:47Z">
        <w:r>
          <w:delText>he eDM</w:delText>
        </w:r>
      </w:del>
      <w:ins w:id="15199" w:author="GoldenCorpusHarness" w:date="2026-03-28T22:23:47Z">
        <w:r>
          <w:t>, the participant will be discontinued from study treatment, but remain on study and enter efficacy follow-up. After the transplant, the participant shall continue treatment response assessment per iw</w:t>
        </w:r>
      </w:ins>
      <w:r>
        <w:t>C</w:t>
      </w:r>
      <w:del w:id="15200" w:author="GoldenCorpusHarness" w:date="2026-03-28T22:23:47Z">
        <w:r>
          <w:delText xml:space="preserve"> </w:delText>
        </w:r>
      </w:del>
      <w:ins w:id="15201" w:author="GoldenCorpusHarness" w:date="2026-03-28T22:23:47Z">
        <w:r>
          <w:t>LL criteria according to the original schedule until the participant enters Survival Follo</w:t>
        </w:r>
      </w:ins>
      <w:r>
        <w:t>w</w:t>
      </w:r>
      <w:del w:id="15202" w:author="GoldenCorpusHarness" w:date="2026-03-28T22:23:47Z">
        <w:r>
          <w:delText xml:space="preserve">ill be responsible for periodic interim safety reviews as specified in the DMC charter. An interim safety analysis will be performed after approximately 6 months after the first participant is randomized or when ~60 participants have been randomized in Part </w:delText>
        </w:r>
      </w:del>
      <w:ins w:id="15203" w:author="GoldenCorpusHarness" w:date="2026-03-28T22:23:47Z">
        <w:r>
          <w:t>-up. See Section 8.</w:t>
        </w:r>
      </w:ins>
      <w:r>
        <w:t>2</w:t>
      </w:r>
      <w:del w:id="15204" w:author="GoldenCorpusHarness" w:date="2026-03-28T22:23:47Z">
        <w:r>
          <w:delText xml:space="preserve">, whichever occurs later. Afterwards, the eDMC will review safety data periodically in the study. Interim safety analyses will also be performed at the time of interim efficacy analyses. Details will be specified in the DMC charter. Other than the planned periodic safety review, there is no other planned safety IA for Part </w:delText>
        </w:r>
      </w:del>
      <w:ins w:id="15205" w:author="GoldenCorpusHarness" w:date="2026-03-28T22:23:47Z">
        <w:r>
          <w:t>.1 and Section 8.11.4.</w:t>
        </w:r>
      </w:ins>
      <w:r>
        <w:t xml:space="preserve">2 </w:t>
      </w:r>
      <w:del w:id="15206" w:author="GoldenCorpusHarness" w:date="2026-03-28T22:23:47Z">
        <w:r>
          <w:delText>of this study.</w:delText>
        </w:r>
      </w:del>
      <w:ins w:id="15207" w:author="GoldenCorpusHarness" w:date="2026-03-28T22:23:47Z">
        <w:r>
          <w:t>for specific requirements.</w:t>
        </w:r>
      </w:ins>
    </w:p>
    <w:p ns2:paraId="462D20E8" ns2:textId="77777777" w:rsidR="002B1446" w:rsidRPr="00751FF0" w:rsidRDefault="00895D30" w:rsidP="00522D25">
      <w:pPr>
        <w:pStyle w:val="paragraph0"/>
        <w:rPr>
          <w:rFonts w:cs="Arial"/>
          <w:color w:val="000000"/>
        </w:rPr>
      </w:pPr>
      <w:del w:id="15208" w:author="GoldenCorpusHarness" w:date="2026-03-28T22:23:47Z">
        <w:r>
          <w:delText>If, dur</w:delText>
        </w:r>
      </w:del>
      <w:ins w:id="15209" w:author="GoldenCorpusHarness" w:date="2026-03-28T22:23:47Z">
        <w:r>
          <w:t>V</w:t>
        </w:r>
      </w:ins>
      <w:r>
        <w:t>i</w:t>
      </w:r>
      <w:del w:id="15210" w:author="GoldenCorpusHarness" w:date="2026-03-28T22:23:47Z">
        <w:r>
          <w:delText>ng the safety interim reviews, any of the following is observed in the nem</w:delText>
        </w:r>
      </w:del>
      <w:r>
        <w:t>ta</w:t>
      </w:r>
      <w:del w:id="15211" w:author="GoldenCorpusHarness" w:date="2026-03-28T22:23:47Z">
        <w:r>
          <w:delText>bru</w:delText>
        </w:r>
      </w:del>
      <w:ins w:id="15212" w:author="GoldenCorpusHarness" w:date="2026-03-28T22:23:47Z">
        <w:r>
          <w:t>l S</w:t>
        </w:r>
      </w:ins>
      <w:r>
        <w:t>t</w:t>
      </w:r>
      <w:del w:id="15213" w:author="GoldenCorpusHarness" w:date="2026-03-28T22:23:47Z">
        <w:r>
          <w:delText>inib + vene</w:delText>
        </w:r>
      </w:del>
      <w:ins w:id="15214" w:author="GoldenCorpusHarness" w:date="2026-03-28T22:23:47Z">
        <w:r>
          <w:t>a</w:t>
        </w:r>
      </w:ins>
      <w:r>
        <w:t>t</w:t>
      </w:r>
      <w:del w:id="15215" w:author="GoldenCorpusHarness" w:date="2026-03-28T22:23:47Z">
        <w:r>
          <w:delText>oclax arm, enrollment may be pa</w:delText>
        </w:r>
      </w:del>
      <w:r>
        <w:t>us</w:t>
      </w:r>
      <w:del w:id="15216" w:author="GoldenCorpusHarness" w:date="2026-03-28T22:23:47Z">
        <w:r>
          <w:delText xml:space="preserve">ed for a comprehensive evaluation by the eDMC. </w:delText>
        </w:r>
      </w:del>
    </w:p>
    <w:p ns2:paraId="4C544610" ns2:textId="77777777" w:rsidR="002B1446" w:rsidRPr="00751FF0" w:rsidRDefault="00895D30" w:rsidP="002B1446">
      <w:pPr>
        <w:pStyle w:val="ListBullet"/>
        <w:keepLines w:val="0"/>
        <w:spacing w:after="240"/>
      </w:pPr>
      <w:del w:id="15217" w:author="GoldenCorpusHarness" w:date="2026-03-28T22:23:47Z">
        <w:r>
          <w:delText>&gt;5% of participants experience dru</w:delText>
        </w:r>
      </w:del>
      <w:ins w:id="15218" w:author="GoldenCorpusHarness" w:date="2026-03-28T22:23:47Z">
        <w:r>
          <w:t>If a participant withdraws consent, vital status (survival information) may be obtained by review of public records, in accordance with local re</w:t>
        </w:r>
      </w:ins>
      <w:r>
        <w:t>g</w:t>
      </w:r>
      <w:ins w:id="15219" w:author="GoldenCorpusHarness" w:date="2026-03-28T22:23:47Z">
        <w:r>
          <w:t>ulations. If a participant is lost to follow</w:t>
        </w:r>
      </w:ins>
      <w:r>
        <w:t>-</w:t>
      </w:r>
      <w:del w:id="15220" w:author="GoldenCorpusHarness" w:date="2026-03-28T22:23:47Z">
        <w:r>
          <w:delText>related AE t</w:delText>
        </w:r>
      </w:del>
      <w:ins w:id="15221" w:author="GoldenCorpusHarness" w:date="2026-03-28T22:23:47Z">
        <w:r>
          <w:t>up, vital status (survival information) can be conducted by review of medical records or public records w</w:t>
        </w:r>
      </w:ins>
      <w:r>
        <w:t>h</w:t>
      </w:r>
      <w:del w:id="15222" w:author="GoldenCorpusHarness" w:date="2026-03-28T22:23:47Z">
        <w:r>
          <w:delText>at results in dea</w:delText>
        </w:r>
      </w:del>
      <w:ins w:id="15223" w:author="GoldenCorpusHarness" w:date="2026-03-28T22:23:47Z">
        <w:r>
          <w:t>en vital status is in question in accordance wi</w:t>
        </w:r>
      </w:ins>
      <w:r>
        <w:t>th</w:t>
      </w:r>
      <w:del w:id="15224" w:author="GoldenCorpusHarness" w:date="2026-03-28T22:23:47Z">
        <w:r>
          <w:delText xml:space="preserve">.  </w:delText>
        </w:r>
      </w:del>
      <w:ins w:id="15225" w:author="GoldenCorpusHarness" w:date="2026-03-28T22:23:47Z">
        <w:r>
          <w:t xml:space="preserve"> local regulations </w:t>
        </w:r>
      </w:ins>
    </w:p>
    <w:p ns2:paraId="5810AF39" ns2:textId="77777777" w:rsidR="002B1446" w:rsidRPr="00751FF0" w:rsidRDefault="00895D30" w:rsidP="002B1446">
      <w:pPr>
        <w:pStyle w:val="ListBullet"/>
        <w:keepLines w:val="0"/>
        <w:numPr>
          <w:ilvl w:val="0"/>
          <w:numId w:val="0"/>
        </w:numPr>
        <w:ind w:left="360"/>
      </w:pPr>
      <w:del w:id="15226" w:author="GoldenCorpusHarness" w:date="2026-03-28T22:23:47Z">
        <w:r>
          <w:delText>OR</w:delText>
        </w:r>
      </w:del>
      <w:ins w:id="15227" w:author="GoldenCorpusHarness" w:date="2026-03-28T22:23:47Z">
        <w:r>
          <w:t>STATISTICAL ANALYSIS PLAN</w:t>
        </w:r>
      </w:ins>
    </w:p>
    <w:p ns2:paraId="131F0EA1" ns2:textId="77777777" w:rsidR="002B1446" w:rsidRPr="004E28DD" w:rsidRDefault="00895D30" w:rsidP="002B1446">
      <w:pPr>
        <w:pStyle w:val="ListBullet"/>
        <w:keepLines w:val="0"/>
        <w:spacing w:after="240"/>
      </w:pPr>
      <w:del w:id="15228" w:author="GoldenCorpusHarness" w:date="2026-03-28T22:23:47Z">
        <w:r>
          <w:delText>&gt;10%</w:delText>
        </w:r>
      </w:del>
      <w:ins w:id="15229" w:author="GoldenCorpusHarness" w:date="2026-03-28T22:23:47Z">
        <w:r>
          <w:t>This section</w:t>
        </w:r>
      </w:ins>
      <w:r>
        <w:t xml:space="preserve"> o</w:t>
      </w:r>
      <w:del w:id="15230" w:author="GoldenCorpusHarness" w:date="2026-03-28T22:23:47Z">
        <w:r>
          <w:delText>f</w:delText>
        </w:r>
      </w:del>
      <w:ins w:id="15231" w:author="GoldenCorpusHarness" w:date="2026-03-28T22:23:47Z">
        <w:r>
          <w:t>utlines</w:t>
        </w:r>
      </w:ins>
      <w:r>
        <w:t xml:space="preserve"> </w:t>
      </w:r>
      <w:del w:id="15232" w:author="GoldenCorpusHarness" w:date="2026-03-28T22:23:47Z">
        <w:r>
          <w:delText>p</w:delText>
        </w:r>
      </w:del>
      <w:ins w:id="15233" w:author="GoldenCorpusHarness" w:date="2026-03-28T22:23:47Z">
        <w:r>
          <w:t>the st</w:t>
        </w:r>
      </w:ins>
      <w:r>
        <w:t>a</w:t>
      </w:r>
      <w:del w:id="15234" w:author="GoldenCorpusHarness" w:date="2026-03-28T22:23:47Z">
        <w:r>
          <w:delText>r</w:delText>
        </w:r>
      </w:del>
      <w:ins w:id="15235" w:author="GoldenCorpusHarness" w:date="2026-03-28T22:23:47Z">
        <w:r>
          <w:t>tis</w:t>
        </w:r>
      </w:ins>
      <w:r>
        <w:t>tic</w:t>
      </w:r>
      <w:del w:id="15236" w:author="GoldenCorpusHarness" w:date="2026-03-28T22:23:47Z">
        <w:r>
          <w:delText>ip</w:delText>
        </w:r>
      </w:del>
      <w:ins w:id="15237" w:author="GoldenCorpusHarness" w:date="2026-03-28T22:23:47Z">
        <w:r>
          <w:t xml:space="preserve">al </w:t>
        </w:r>
      </w:ins>
      <w:r>
        <w:t>an</w:t>
      </w:r>
      <w:del w:id="15238" w:author="GoldenCorpusHarness" w:date="2026-03-28T22:23:47Z">
        <w:r>
          <w:delText>t</w:delText>
        </w:r>
      </w:del>
      <w:ins w:id="15239" w:author="GoldenCorpusHarness" w:date="2026-03-28T22:23:47Z">
        <w:r>
          <w:t>alysi</w:t>
        </w:r>
      </w:ins>
      <w:r>
        <w:t xml:space="preserve">s </w:t>
      </w:r>
      <w:del w:id="15240" w:author="GoldenCorpusHarness" w:date="2026-03-28T22:23:47Z">
        <w:r>
          <w:delText>expe</w:delText>
        </w:r>
      </w:del>
      <w:ins w:id="15241" w:author="GoldenCorpusHarness" w:date="2026-03-28T22:23:47Z">
        <w:r>
          <w:t>st</w:t>
        </w:r>
      </w:ins>
      <w:r>
        <w:t>r</w:t>
      </w:r>
      <w:del w:id="15242" w:author="GoldenCorpusHarness" w:date="2026-03-28T22:23:47Z">
        <w:r>
          <w:delText>ience drug-rel</w:delText>
        </w:r>
      </w:del>
      <w:r>
        <w:t>ate</w:t>
      </w:r>
      <w:del w:id="15243" w:author="GoldenCorpusHarness" w:date="2026-03-28T22:23:47Z">
        <w:r>
          <w:delText>d major bleeding AEs, where a major bleeding AE is defined as any ≥Grade 3 hemorrha</w:delText>
        </w:r>
      </w:del>
      <w:r>
        <w:t>gi</w:t>
      </w:r>
      <w:del w:id="15244" w:author="GoldenCorpusHarness" w:date="2026-03-28T22:23:47Z">
        <w:r>
          <w:delText>c AE</w:delText>
        </w:r>
      </w:del>
      <w:ins w:id="15245" w:author="GoldenCorpusHarness" w:date="2026-03-28T22:23:47Z">
        <w:r>
          <w:t>e</w:t>
        </w:r>
      </w:ins>
      <w:r>
        <w:t>s</w:t>
      </w:r>
      <w:del w:id="15246" w:author="GoldenCorpusHarness" w:date="2026-03-28T22:23:47Z">
        <w:r>
          <w:delText>, serious hemorrhagic AEs,</w:delText>
        </w:r>
      </w:del>
      <w:r>
        <w:t xml:space="preserve"> and </w:t>
      </w:r>
      <w:del w:id="15247" w:author="GoldenCorpusHarness" w:date="2026-03-28T22:23:47Z">
        <w:r>
          <w:delText>any</w:delText>
        </w:r>
      </w:del>
      <w:ins w:id="15248" w:author="GoldenCorpusHarness" w:date="2026-03-28T22:23:47Z">
        <w:r>
          <w:t>procedures</w:t>
        </w:r>
      </w:ins>
      <w:r>
        <w:t xml:space="preserve"> </w:t>
      </w:r>
      <w:del w:id="15249" w:author="GoldenCorpusHarness" w:date="2026-03-28T22:23:47Z">
        <w:r>
          <w:delText>grade CNS hem</w:delText>
        </w:r>
      </w:del>
      <w:ins w:id="15250" w:author="GoldenCorpusHarness" w:date="2026-03-28T22:23:47Z">
        <w:r>
          <w:t>f</w:t>
        </w:r>
      </w:ins>
      <w:r>
        <w:t>or</w:t>
      </w:r>
      <w:del w:id="15251" w:author="GoldenCorpusHarness" w:date="2026-03-28T22:23:47Z">
        <w:r>
          <w:delText>rhagic events. Hemorrhagic AEs will be based on</w:delText>
        </w:r>
      </w:del>
      <w:r>
        <w:t xml:space="preserve"> the </w:t>
      </w:r>
      <w:del w:id="15252" w:author="GoldenCorpusHarness" w:date="2026-03-28T22:23:47Z">
        <w:r>
          <w:delText>P</w:delText>
        </w:r>
      </w:del>
      <w:ins w:id="15253" w:author="GoldenCorpusHarness" w:date="2026-03-28T22:23:47Z">
        <w:r>
          <w:t>p</w:t>
        </w:r>
      </w:ins>
      <w:r>
        <w:t>r</w:t>
      </w:r>
      <w:del w:id="15254" w:author="GoldenCorpusHarness" w:date="2026-03-28T22:23:47Z">
        <w:r>
          <w:delText>efe</w:delText>
        </w:r>
      </w:del>
      <w:ins w:id="15255" w:author="GoldenCorpusHarness" w:date="2026-03-28T22:23:47Z">
        <w:r>
          <w:t>ima</w:t>
        </w:r>
      </w:ins>
      <w:r>
        <w:t>r</w:t>
      </w:r>
      <w:del w:id="15256" w:author="GoldenCorpusHarness" w:date="2026-03-28T22:23:47Z">
        <w:r>
          <w:delText>re</w:delText>
        </w:r>
      </w:del>
      <w:ins w:id="15257" w:author="GoldenCorpusHarness" w:date="2026-03-28T22:23:47Z">
        <w:r>
          <w:t>y an</w:t>
        </w:r>
      </w:ins>
      <w:r>
        <w:t xml:space="preserve">d </w:t>
      </w:r>
      <w:del w:id="15258" w:author="GoldenCorpusHarness" w:date="2026-03-28T22:23:47Z">
        <w:r>
          <w:delText>T</w:delText>
        </w:r>
      </w:del>
      <w:ins w:id="15259" w:author="GoldenCorpusHarness" w:date="2026-03-28T22:23:47Z">
        <w:r>
          <w:t>s</w:t>
        </w:r>
      </w:ins>
      <w:r>
        <w:t>e</w:t>
      </w:r>
      <w:ins w:id="15260" w:author="GoldenCorpusHarness" w:date="2026-03-28T22:23:47Z">
        <w:r>
          <w:t>conda</w:t>
        </w:r>
      </w:ins>
      <w:r>
        <w:t>r</w:t>
      </w:r>
      <w:del w:id="15261" w:author="GoldenCorpusHarness" w:date="2026-03-28T22:23:47Z">
        <w:r>
          <w:delText>m</w:delText>
        </w:r>
      </w:del>
      <w:ins w:id="15262" w:author="GoldenCorpusHarness" w:date="2026-03-28T22:23:47Z">
        <w:r>
          <w:t>y analyse</w:t>
        </w:r>
      </w:ins>
      <w:r>
        <w:t xml:space="preserve">s </w:t>
      </w:r>
      <w:ins w:id="15263" w:author="GoldenCorpusHarness" w:date="2026-03-28T22:23:47Z">
        <w:r>
          <w:t>o</w:t>
        </w:r>
      </w:ins>
      <w:r>
        <w:t>f</w:t>
      </w:r>
      <w:del w:id="15264" w:author="GoldenCorpusHarness" w:date="2026-03-28T22:23:47Z">
        <w:r>
          <w:delText>rom</w:delText>
        </w:r>
      </w:del>
      <w:r>
        <w:t xml:space="preserve"> the </w:t>
      </w:r>
      <w:del w:id="15265" w:author="GoldenCorpusHarness" w:date="2026-03-28T22:23:47Z">
        <w:r>
          <w:delText>SMQ of Haemorrhage (narrow)</w:delText>
        </w:r>
      </w:del>
      <w:ins w:id="15266" w:author="GoldenCorpusHarness" w:date="2026-03-28T22:23:47Z">
        <w:r>
          <w:t>study</w:t>
        </w:r>
      </w:ins>
      <w:r>
        <w:t xml:space="preserve">. </w:t>
      </w:r>
      <w:del w:id="15267" w:author="GoldenCorpusHarness" w:date="2026-03-28T22:23:47Z">
        <w:r>
          <w:delText>CNS hemorrhagic events are Preferred Terms from the SMQ of Haemorrhage (narrow) that maps to Nervous System Disorders system organ class.</w:delText>
        </w:r>
      </w:del>
    </w:p>
    <w:p ns2:paraId="2980DFB3" ns2:textId="77777777" w:rsidR="002B1446" w:rsidRPr="004E28DD" w:rsidRDefault="00895D30" w:rsidP="002B1446">
      <w:pPr>
        <w:pStyle w:val="ListBullet"/>
        <w:keepLines w:val="0"/>
        <w:numPr>
          <w:ilvl w:val="0"/>
          <w:numId w:val="0"/>
        </w:numPr>
        <w:ind w:left="360"/>
      </w:pPr>
      <w:ins w:id="15268" w:author="GoldenCorpusHarness" w:date="2026-03-28T22:23:47Z">
        <w:r>
          <w:t xml:space="preserve">If, after the study has begun, but before final database lock, changes are made to primary and/or key secondary objectives, or the statistical methods related to those objectives, then the protocol will be amended (consistent with ICH Guideline E9). Changes to exploratory or other non-confirmatory analyses made after the protocol has been finalized, but before final database lock, will be documented in an sSAP as needed and referenced in the CSR for the study. Post hoc exploratory analyses will be clearly identified in the CSR. </w:t>
        </w:r>
      </w:ins>
      <w:r>
        <w:t>O</w:t>
      </w:r>
      <w:ins w:id="15269" w:author="GoldenCorpusHarness" w:date="2026-03-28T22:23:47Z">
        <w:r>
          <w:t>ther planned analyses (ie, those specific to the analysis of PK data and FB</w:t>
        </w:r>
      </w:ins>
      <w:r>
        <w:t>R</w:t>
      </w:r>
      <w:ins w:id="15270" w:author="GoldenCorpusHarness" w:date="2026-03-28T22:23:47Z">
        <w:r>
          <w:t>) will be documented in separate analysis plans.</w:t>
        </w:r>
      </w:ins>
    </w:p>
    <w:p ns2:paraId="5012AC1F" ns2:textId="77777777" w:rsidR="002B1446" w:rsidRDefault="00895D30" w:rsidP="0014224B">
      <w:pPr>
        <w:pStyle w:val="ListBullet"/>
        <w:keepLines w:val="0"/>
        <w:ind w:left="357" w:hanging="357"/>
      </w:pPr>
      <w:del w:id="15271" w:author="GoldenCorpusHarness" w:date="2026-03-28T22:23:47Z">
        <w:r>
          <w:delText>&gt;10%</w:delText>
        </w:r>
      </w:del>
      <w:ins w:id="15272" w:author="GoldenCorpusHarness" w:date="2026-03-28T22:23:47Z">
        <w:r>
          <w:t>See</w:t>
        </w:r>
      </w:ins>
      <w:r>
        <w:t xml:space="preserve"> </w:t>
      </w:r>
      <w:ins w:id="15273" w:author="GoldenCorpusHarness" w:date="2026-03-28T22:23:47Z">
        <w:r>
          <w:t>Appendix 7 f</w:t>
        </w:r>
      </w:ins>
      <w:r>
        <w:t>o</w:t>
      </w:r>
      <w:ins w:id="15274" w:author="GoldenCorpusHarness" w:date="2026-03-28T22:23:47Z">
        <w:r>
          <w:t>r country-speci</w:t>
        </w:r>
      </w:ins>
      <w:r>
        <w:t>f</w:t>
      </w:r>
      <w:del w:id="15275" w:author="GoldenCorpusHarness" w:date="2026-03-28T22:23:47Z">
        <w:r>
          <w:delText xml:space="preserve"> part</w:delText>
        </w:r>
      </w:del>
      <w:r>
        <w:t>ic</w:t>
      </w:r>
      <w:ins w:id="15276" w:author="GoldenCorpusHarness" w:date="2026-03-28T22:23:47Z">
        <w:r>
          <w:t xml:space="preserve"> requ</w:t>
        </w:r>
      </w:ins>
      <w:r>
        <w:t>i</w:t>
      </w:r>
      <w:del w:id="15277" w:author="GoldenCorpusHarness" w:date="2026-03-28T22:23:47Z">
        <w:r>
          <w:delText>pa</w:delText>
        </w:r>
      </w:del>
      <w:ins w:id="15278" w:author="GoldenCorpusHarness" w:date="2026-03-28T22:23:47Z">
        <w:r>
          <w:t>reme</w:t>
        </w:r>
      </w:ins>
      <w:r>
        <w:t>nts</w:t>
      </w:r>
      <w:del w:id="15279" w:author="GoldenCorpusHarness" w:date="2026-03-28T22:23:47Z">
        <w:r>
          <w:delText xml:space="preserve"> experience drug-related ≥Grade 3 atrial fibrillation AE</w:delText>
        </w:r>
      </w:del>
      <w:r>
        <w:t>.</w:t>
      </w:r>
    </w:p>
    <w:p ns2:paraId="7761EFC9" ns2:textId="77777777" w:rsidR="0014224B" w:rsidRDefault="0014224B" w:rsidP="0014224B">
      <w:pPr>
        <w:pStyle w:val="ListEnd"/>
      </w:pPr>
      <w:ins w:id="15280" w:author="GoldenCorpusHarness" w:date="2026-03-28T22:23:47Z">
        <w:r>
          <w:t>Statistical Analysis Plan Summary</w:t>
        </w:r>
      </w:ins>
    </w:p>
    <w:p ns2:paraId="0338D9A6" ns2:textId="77777777" w:rsidR="002B1446" w:rsidRDefault="00895D30" w:rsidP="002B1446">
      <w:pPr>
        <w:pStyle w:val="Heading2"/>
      </w:pPr>
      <w:del w:id="15281" w:author="GoldenCorpusHarness" w:date="2026-03-28T22:23:47Z">
        <w:r>
          <w:delText>Mu</w:delText>
        </w:r>
      </w:del>
      <w:ins w:id="15282" w:author="GoldenCorpusHarness" w:date="2026-03-28T22:23:47Z">
        <w:r>
          <w:t>Key e</w:t>
        </w:r>
      </w:ins>
      <w:r>
        <w:t>l</w:t>
      </w:r>
      <w:ins w:id="15283" w:author="GoldenCorpusHarness" w:date="2026-03-28T22:23:47Z">
        <w:r>
          <w:t>ements of the sta</w:t>
        </w:r>
      </w:ins>
      <w:r>
        <w:t>ti</w:t>
      </w:r>
      <w:ins w:id="15284" w:author="GoldenCorpusHarness" w:date="2026-03-28T22:23:47Z">
        <w:r>
          <w:t xml:space="preserve">stical analysis </w:t>
        </w:r>
      </w:ins>
      <w:r>
        <w:t>pl</w:t>
      </w:r>
      <w:ins w:id="15285" w:author="GoldenCorpusHarness" w:date="2026-03-28T22:23:47Z">
        <w:r>
          <w:t>an are summar</w:t>
        </w:r>
      </w:ins>
      <w:r>
        <w:t>i</w:t>
      </w:r>
      <w:ins w:id="15286" w:author="GoldenCorpusHarness" w:date="2026-03-28T22:23:47Z">
        <w:r>
          <w:t xml:space="preserve">zed below (Table 28); the </w:t>
        </w:r>
      </w:ins>
      <w:r>
        <w:t>c</w:t>
      </w:r>
      <w:ins w:id="15287" w:author="GoldenCorpusHarness" w:date="2026-03-28T22:23:47Z">
        <w:r>
          <w:t>omprehens</w:t>
        </w:r>
      </w:ins>
      <w:r>
        <w:t>i</w:t>
      </w:r>
      <w:ins w:id="15288" w:author="GoldenCorpusHarness" w:date="2026-03-28T22:23:47Z">
        <w:r>
          <w:t>ve plan is provided in Sec</w:t>
        </w:r>
      </w:ins>
      <w:r>
        <w:t>t</w:t>
      </w:r>
      <w:del w:id="15289" w:author="GoldenCorpusHarness" w:date="2026-03-28T22:23:47Z">
        <w:r>
          <w:delText>y</w:delText>
        </w:r>
      </w:del>
      <w:ins w:id="15290" w:author="GoldenCorpusHarness" w:date="2026-03-28T22:23:47Z">
        <w:r>
          <w:t>ion 9.2 through Section 9.12.</w:t>
        </w:r>
      </w:ins>
    </w:p>
    <w:p ns2:paraId="370270E0" ns2:textId="77777777" w:rsidR="002B1446" w:rsidRDefault="00895D30" w:rsidP="002B1446">
      <w:pPr>
        <w:pStyle w:val="Heading3"/>
      </w:pPr>
      <w:del w:id="15291" w:author="GoldenCorpusHarness" w:date="2026-03-28T22:23:47Z">
        <w:r>
          <w:delText>Multiplicity for Part 1</w:delText>
        </w:r>
      </w:del>
    </w:p>
    <w:p ns2:paraId="73B1045C" ns2:textId="77777777" w:rsidR="002B1446" w:rsidRDefault="00895D30" w:rsidP="00522D25">
      <w:pPr>
        <w:pStyle w:val="paragraph0"/>
      </w:pPr>
      <w:del w:id="15292" w:author="GoldenCorpusHarness" w:date="2026-03-28T22:23:47Z">
        <w:r>
          <w:delText>No</w:delText>
        </w:r>
      </w:del>
      <w:ins w:id="15293" w:author="GoldenCorpusHarness" w:date="2026-03-28T22:23:47Z">
        <w:r>
          <w:t>Table</w:t>
        </w:r>
      </w:ins>
      <w:r>
        <w:t xml:space="preserve"> </w:t>
      </w:r>
      <w:del w:id="15294" w:author="GoldenCorpusHarness" w:date="2026-03-28T22:23:47Z">
        <w:r>
          <w:delText>multiplicit</w:delText>
        </w:r>
      </w:del>
      <w:ins w:id="15295" w:author="GoldenCorpusHarness" w:date="2026-03-28T22:23:47Z">
        <w:r>
          <w:t>28Ke</w:t>
        </w:r>
      </w:ins>
      <w:r>
        <w:t xml:space="preserve">y </w:t>
      </w:r>
      <w:del w:id="15296" w:author="GoldenCorpusHarness" w:date="2026-03-28T22:23:47Z">
        <w:r>
          <w:delText>adjust</w:delText>
        </w:r>
      </w:del>
      <w:ins w:id="15297" w:author="GoldenCorpusHarness" w:date="2026-03-28T22:23:47Z">
        <w:r>
          <w:t>Ele</w:t>
        </w:r>
      </w:ins>
      <w:r>
        <w:t>ment</w:t>
      </w:r>
      <w:ins w:id="15298" w:author="GoldenCorpusHarness" w:date="2026-03-28T22:23:47Z">
        <w:r>
          <w:t>s</w:t>
        </w:r>
      </w:ins>
      <w:r>
        <w:t xml:space="preserve"> </w:t>
      </w:r>
      <w:ins w:id="15299" w:author="GoldenCorpusHarness" w:date="2026-03-28T22:23:47Z">
        <w:r>
          <w:t>of the Statistical Analys</w:t>
        </w:r>
      </w:ins>
      <w:r>
        <w:t xml:space="preserve">is </w:t>
      </w:r>
      <w:del w:id="15300" w:author="GoldenCorpusHarness" w:date="2026-03-28T22:23:47Z">
        <w:r>
          <w:delText>p</w:delText>
        </w:r>
      </w:del>
      <w:ins w:id="15301" w:author="GoldenCorpusHarness" w:date="2026-03-28T22:23:47Z">
        <w:r>
          <w:t>P</w:t>
        </w:r>
      </w:ins>
      <w:r>
        <w:t>lan</w:t>
      </w:r>
      <w:del w:id="15302" w:author="GoldenCorpusHarness" w:date="2026-03-28T22:23:47Z">
        <w:r>
          <w:delText>ned.</w:delText>
        </w:r>
      </w:del>
    </w:p>
    <w:p ns2:paraId="69013D19" ns2:textId="77777777" w:rsidR="002B1446" w:rsidRDefault="00895D30" w:rsidP="002B1446">
      <w:pPr>
        <w:pStyle w:val="Heading3"/>
      </w:pPr>
      <w:bookmarkStart w:id="292" w:name="_Toc140132531"/>
      <w:r w:rsidRPr="00B76F2E">
        <w:rPr>
          <w:noProof/>
        </w:rPr>
        <w:t xml:space="preserve">Multiplicity for Part </w:t>
      </w:r>
      <w:r>
        <w:rPr>
          <w:noProof/>
        </w:rPr>
        <w:t>2</w:t>
      </w:r>
      <w:bookmarkEnd w:id="292"/>
    </w:p>
    <w:p ns2:paraId="6F91D5B3" ns2:textId="0D36EEF2" w:rsidR="002B1446" w:rsidRDefault="00895D30" w:rsidP="00522D25">
      <w:pPr>
        <w:pStyle w:val="paragraph0"/>
      </w:pPr>
      <w:del w:id="15303" w:author="GoldenCorpusHarness" w:date="2026-03-28T22:23:47Z">
        <w:r>
          <w:delText>The study uses the graphical method of Maurer and Bretz [Maurer, W., et al 2011] to provide strong multiplicity control for multiple hypotheses as well as IAs. According to this approach, study hypotheses may be tested more than once, and when a particular null hypothesis is rejected, the alpha allocated to that hypothesis can be reallocated to other hypothesis tests. Figure 4 shows the initial one-sided alpha allocation for each hypothesis in the ellipse representing the hypothesis. The weights for re-allocation from each hypothesis to the others are shown in the boxes on the lines connecting hypotheses.</w:delText>
        </w:r>
      </w:del>
    </w:p>
    <w:p ns2:paraId="48C02A44" ns2:textId="77777777" w:rsidR="002B1446" w:rsidRDefault="00895D30" w:rsidP="00522D25">
      <w:pPr>
        <w:pStyle w:val="paragraph0"/>
      </w:pPr>
      <w:del w:id="15304" w:author="GoldenCorpusHarness" w:date="2026-03-28T22:23:47Z">
        <w:r>
          <w:delText>Th</w:delText>
        </w:r>
      </w:del>
      <w:ins w:id="15305" w:author="GoldenCorpusHarness" w:date="2026-03-28T22:23:47Z">
        <w:r>
          <w:t>R</w:t>
        </w:r>
      </w:ins>
      <w:r>
        <w:t>e</w:t>
      </w:r>
      <w:del w:id="15306" w:author="GoldenCorpusHarness" w:date="2026-03-28T22:23:47Z">
        <w:r>
          <w:delText xml:space="preserve"> fam</w:delText>
        </w:r>
      </w:del>
      <w:ins w:id="15307" w:author="GoldenCorpusHarness" w:date="2026-03-28T22:23:47Z">
        <w:r>
          <w:t>sponsib</w:t>
        </w:r>
      </w:ins>
      <w:r>
        <w:t>il</w:t>
      </w:r>
      <w:ins w:id="15308" w:author="GoldenCorpusHarness" w:date="2026-03-28T22:23:47Z">
        <w:r>
          <w:t>it</w:t>
        </w:r>
      </w:ins>
      <w:r>
        <w:t>y</w:t>
      </w:r>
      <w:del w:id="15309" w:author="GoldenCorpusHarness" w:date="2026-03-28T22:23:47Z">
        <w:r>
          <w:delText>-wise Type-I error rate</w:delText>
        </w:r>
      </w:del>
      <w:r>
        <w:t xml:space="preserve"> for </w:t>
      </w:r>
      <w:del w:id="15310" w:author="GoldenCorpusHarness" w:date="2026-03-28T22:23:47Z">
        <w:r>
          <w:delText>this study is stro</w:delText>
        </w:r>
      </w:del>
      <w:ins w:id="15311" w:author="GoldenCorpusHarness" w:date="2026-03-28T22:23:47Z">
        <w:r>
          <w:t>A</w:t>
        </w:r>
      </w:ins>
      <w:r>
        <w:t>n</w:t>
      </w:r>
      <w:del w:id="15312" w:author="GoldenCorpusHarness" w:date="2026-03-28T22:23:47Z">
        <w:r>
          <w:delText>g</w:delText>
        </w:r>
      </w:del>
      <w:ins w:id="15313" w:author="GoldenCorpusHarness" w:date="2026-03-28T22:23:47Z">
        <w:r>
          <w:t>a</w:t>
        </w:r>
      </w:ins>
      <w:r>
        <w:t>ly</w:t>
      </w:r>
      <w:del w:id="15314" w:author="GoldenCorpusHarness" w:date="2026-03-28T22:23:47Z">
        <w:r>
          <w:delText xml:space="preserve"> controlled at 0.025 (one-sided) across the primary hypothesis on PFS and the secondary hypothe</w:delText>
        </w:r>
      </w:del>
      <w:r>
        <w:t>ses</w:t>
      </w:r>
      <w:del w:id="15315" w:author="GoldenCorpusHarness" w:date="2026-03-28T22:23:47Z">
        <w:r>
          <w:delText xml:space="preserve"> </w:delText>
        </w:r>
      </w:del>
      <w:ins w:id="15316" w:author="GoldenCorpusHarness" w:date="2026-03-28T22:23:47Z">
        <w:r>
          <w:t>/In-h</w:t>
        </w:r>
      </w:ins>
      <w:r>
        <w:t>o</w:t>
      </w:r>
      <w:del w:id="15317" w:author="GoldenCorpusHarness" w:date="2026-03-28T22:23:47Z">
        <w:r>
          <w:delText xml:space="preserve">n </w:delText>
        </w:r>
      </w:del>
      <w:r>
        <w:t>u</w:t>
      </w:r>
      <w:del w:id="15318" w:author="GoldenCorpusHarness" w:date="2026-03-28T22:23:47Z">
        <w:r>
          <w:delText>ndetectabl</w:delText>
        </w:r>
      </w:del>
      <w:ins w:id="15319" w:author="GoldenCorpusHarness" w:date="2026-03-28T22:23:47Z">
        <w:r>
          <w:t>s</w:t>
        </w:r>
      </w:ins>
      <w:r>
        <w:t xml:space="preserve">e </w:t>
      </w:r>
      <w:del w:id="15320" w:author="GoldenCorpusHarness" w:date="2026-03-28T22:23:47Z">
        <w:r>
          <w:delText>MRD, OS, and OR. The initial alpha assigned to undetectable MRD will be 0.005 and to PFS will be 0.020. No initial alpha will be assigned to OS and OR endpoints. The study will be considered a success if PFS is demonstrated to be statistically significant under multip</w:delText>
        </w:r>
      </w:del>
      <w:ins w:id="15321" w:author="GoldenCorpusHarness" w:date="2026-03-28T22:23:47Z">
        <w:r>
          <w:t>B</w:t>
        </w:r>
      </w:ins>
      <w:r>
        <w:t>li</w:t>
      </w:r>
      <w:del w:id="15322" w:author="GoldenCorpusHarness" w:date="2026-03-28T22:23:47Z">
        <w:r>
          <w:delText>city control. If the null hypothesis of undetectable MRD (H2) is rejected, α=0.005 can be reallocated to PFS (H1). If the null hypothesis of PFS (H1) is rejected, the correspo</w:delText>
        </w:r>
      </w:del>
      <w:r>
        <w:t>nding</w:t>
      </w:r>
      <w:del w:id="15323" w:author="GoldenCorpusHarness" w:date="2026-03-28T22:23:47Z">
        <w:r>
          <w:delText xml:space="preserve"> alpha can be reallocated to OS (H3). If the null hypothesis of OS (H3) is rejected, the corresponding alpha can be reallocated to OR (H4). If the null hypothesis of OR (H4) is rejected, the corresponding alpha can be reallocated to undetectable MRD (H2).</w:delText>
        </w:r>
      </w:del>
    </w:p>
    <w:p ns2:paraId="0F223E75" ns2:textId="0DD3633E" w:rsidR="002B1446" w:rsidRPr="00B76F2E" w:rsidRDefault="00895D30" w:rsidP="00665A2D">
      <w:pPr>
        <w:pStyle w:val="Caption"/>
      </w:pPr>
      <w:del w:id="15324" w:author="GoldenCorpusHarness" w:date="2026-03-28T22:23:47Z">
        <w:r>
          <w:delText>F</w:delText>
        </w:r>
      </w:del>
      <w:ins w:id="15325" w:author="GoldenCorpusHarness" w:date="2026-03-28T22:23:47Z">
        <w:r>
          <w:t>The stat</w:t>
        </w:r>
      </w:ins>
      <w:r>
        <w:t>i</w:t>
      </w:r>
      <w:del w:id="15326" w:author="GoldenCorpusHarness" w:date="2026-03-28T22:23:47Z">
        <w:r>
          <w:delText>g</w:delText>
        </w:r>
      </w:del>
      <w:ins w:id="15327" w:author="GoldenCorpusHarness" w:date="2026-03-28T22:23:47Z">
        <w:r>
          <w:t>stical analysis of the data obtained from this st</w:t>
        </w:r>
      </w:ins>
      <w:r>
        <w:t>u</w:t>
      </w:r>
      <w:ins w:id="15328" w:author="GoldenCorpusHarness" w:date="2026-03-28T22:23:47Z">
        <w:r>
          <w:t xml:space="preserve">dy will be the </w:t>
        </w:r>
      </w:ins>
      <w:r>
        <w:t>re</w:t>
      </w:r>
      <w:del w:id="15329" w:author="GoldenCorpusHarness" w:date="2026-03-28T22:23:47Z">
        <w:r>
          <w:delText xml:space="preserve"> 4Mu</w:delText>
        </w:r>
      </w:del>
      <w:ins w:id="15330" w:author="GoldenCorpusHarness" w:date="2026-03-28T22:23:47Z">
        <w:r>
          <w:t>sponsibi</w:t>
        </w:r>
      </w:ins>
      <w:r>
        <w:t>l</w:t>
      </w:r>
      <w:del w:id="15331" w:author="GoldenCorpusHarness" w:date="2026-03-28T22:23:47Z">
        <w:r>
          <w:delText>tiplic</w:delText>
        </w:r>
      </w:del>
      <w:r>
        <w:t xml:space="preserve">ity </w:t>
      </w:r>
      <w:ins w:id="15332" w:author="GoldenCorpusHarness" w:date="2026-03-28T22:23:47Z">
        <w:r>
          <w:t xml:space="preserve">of the Clinical Biostatistics </w:t>
        </w:r>
      </w:ins>
      <w:r>
        <w:t>D</w:t>
      </w:r>
      <w:del w:id="15333" w:author="GoldenCorpusHarness" w:date="2026-03-28T22:23:47Z">
        <w:r>
          <w:delText>i</w:delText>
        </w:r>
      </w:del>
      <w:ins w:id="15334" w:author="GoldenCorpusHarness" w:date="2026-03-28T22:23:47Z">
        <w:r>
          <w:t>ep</w:t>
        </w:r>
      </w:ins>
      <w:r>
        <w:t>a</w:t>
      </w:r>
      <w:del w:id="15335" w:author="GoldenCorpusHarness" w:date="2026-03-28T22:23:47Z">
        <w:r>
          <w:delText>g</w:delText>
        </w:r>
      </w:del>
      <w:r>
        <w:t>r</w:t>
      </w:r>
      <w:del w:id="15336" w:author="GoldenCorpusHarness" w:date="2026-03-28T22:23:47Z">
        <w:r>
          <w:delText>a</w:delText>
        </w:r>
      </w:del>
      <w:ins w:id="15337" w:author="GoldenCorpusHarness" w:date="2026-03-28T22:23:47Z">
        <w:r>
          <w:t>t</w:t>
        </w:r>
      </w:ins>
      <w:r>
        <w:t>m</w:t>
      </w:r>
      <w:ins w:id="15338" w:author="GoldenCorpusHarness" w:date="2026-03-28T22:23:47Z">
        <w:r>
          <w:t>ent</w:t>
        </w:r>
      </w:ins>
      <w:r>
        <w:t xml:space="preserve"> </w:t>
      </w:r>
      <w:ins w:id="15339" w:author="GoldenCorpusHarness" w:date="2026-03-28T22:23:47Z">
        <w:r>
          <w:t>o</w:t>
        </w:r>
      </w:ins>
      <w:r>
        <w:t>f</w:t>
      </w:r>
      <w:ins w:id="15340" w:author="GoldenCorpusHarness" w:date="2026-03-28T22:23:47Z">
        <w:r>
          <w:t xml:space="preserve"> the Spons</w:t>
        </w:r>
      </w:ins>
      <w:r>
        <w:t>or</w:t>
      </w:r>
      <w:del w:id="15341" w:author="GoldenCorpusHarness" w:date="2026-03-28T22:23:47Z">
        <w:r>
          <w:delText xml:space="preserve"> Type-I Error Control</w:delText>
        </w:r>
      </w:del>
      <w:ins w:id="15342" w:author="GoldenCorpusHarness" w:date="2026-03-28T22:23:47Z">
        <w:r>
          <w:t>.</w:t>
        </w:r>
      </w:ins>
    </w:p>
    <w:p ns2:paraId="2FC2DA7C" ns2:textId="77777777" w:rsidR="002B1446" w:rsidRDefault="00895D30" w:rsidP="00665A2D">
      <w:pPr>
        <w:pStyle w:val="paragraph0"/>
        <w:jc w:val="center"/>
      </w:pPr>
      <w:ins w:id="15343" w:author="GoldenCorpusHarness" w:date="2026-03-28T22:23:47Z">
        <w:r>
          <w:t>Part 1 of the study will be conducted as a non-randomized, open-label study (ie, participants, investigators, and Sponsor personnel will be aware of treatment assignments after each participant is enrolled and treatment is assigned). Treatment-level results will be monitored to evaluate safety.</w:t>
        </w:r>
      </w:ins>
    </w:p>
    <w:p ns2:paraId="61448190" ns2:textId="37C6D995" w:rsidR="002B1446" w:rsidRDefault="00895D30" w:rsidP="002B1446">
      <w:pPr>
        <w:pStyle w:val="TableFootnote"/>
        <w:spacing w:after="120"/>
        <w:ind w:left="86"/>
      </w:pPr>
      <w:del w:id="15344" w:author="GoldenCorpusHarness" w:date="2026-03-28T22:23:47Z">
        <w:r>
          <w:delText>α=alpha; H=h</w:delText>
        </w:r>
      </w:del>
      <w:ins w:id="15345" w:author="GoldenCorpusHarness" w:date="2026-03-28T22:23:47Z">
        <w:r>
          <w:t>Part 2 of the stud</w:t>
        </w:r>
      </w:ins>
      <w:r>
        <w:t>y</w:t>
      </w:r>
      <w:del w:id="15346" w:author="GoldenCorpusHarness" w:date="2026-03-28T22:23:47Z">
        <w:r>
          <w:delText>pothesis; uM</w:delText>
        </w:r>
      </w:del>
      <w:ins w:id="15347" w:author="GoldenCorpusHarness" w:date="2026-03-28T22:23:47Z">
        <w:r>
          <w:t xml:space="preserve"> will be conducted as a randomized, open-label study (ie, participants, investigators, and Sponsor personnel will be aware of participant treatment assignments after each participant is enrolled and treatment is assigned). Although Part 2 of this study is open-label, analyses or summaries generated by randomized treatment assignment, and actual treatment received status will be limited and documented. In addition, independent radiologist(s) will perform the central tumor scan review without knowledge of treatment assignments. The Sponsor will generate the randomized allocation schedule for study intervention assignment for this protocol and the randomization will be implemented in IV</w:t>
        </w:r>
      </w:ins>
      <w:r>
        <w:t>R</w:t>
      </w:r>
      <w:del w:id="15348" w:author="GoldenCorpusHarness" w:date="2026-03-28T22:23:47Z">
        <w:r>
          <w:delText>D=undetectable minimal residual disease; O</w:delText>
        </w:r>
      </w:del>
      <w:ins w:id="15349" w:author="GoldenCorpusHarness" w:date="2026-03-28T22:23:47Z">
        <w:r>
          <w:t>S/IW</w:t>
        </w:r>
      </w:ins>
      <w:r>
        <w:t>R</w:t>
      </w:r>
      <w:del w:id="15350" w:author="GoldenCorpusHarness" w:date="2026-03-28T22:23:47Z">
        <w:r>
          <w:delText>=objective response; O</w:delText>
        </w:r>
      </w:del>
      <w:r>
        <w:t>S</w:t>
      </w:r>
      <w:del w:id="15351" w:author="GoldenCorpusHarness" w:date="2026-03-28T22:23:47Z">
        <w:r>
          <w:delText>=overall survival; PFS=progression-free survival</w:delText>
        </w:r>
      </w:del>
      <w:r>
        <w:t>.</w:t>
      </w:r>
    </w:p>
    <w:p ns2:paraId="6295EFC9" ns2:textId="77777777" w:rsidR="00665A2D" w:rsidRPr="00E914FE" w:rsidRDefault="00665A2D" w:rsidP="00665A2D">
      <w:pPr>
        <w:pStyle w:val="ListEnd"/>
      </w:pPr>
      <w:ins w:id="15352" w:author="GoldenCorpusHarness" w:date="2026-03-28T22:23:47Z">
        <w:r>
          <w:t>Blinding issues related to the planned IAs are described in Section 9.7.</w:t>
        </w:r>
      </w:ins>
    </w:p>
    <w:p ns2:paraId="1C2B6C33" ns2:textId="77777777" w:rsidR="002B1446" w:rsidRDefault="00895D30" w:rsidP="00665A2D">
      <w:pPr>
        <w:pStyle w:val="Heading4"/>
      </w:pPr>
      <w:del w:id="15353" w:author="GoldenCorpusHarness" w:date="2026-03-28T22:23:47Z">
        <w:r>
          <w:delText>U</w:delText>
        </w:r>
      </w:del>
      <w:ins w:id="15354" w:author="GoldenCorpusHarness" w:date="2026-03-28T22:23:47Z">
        <w:r>
          <w:t>Hypotheses/Estimatio</w:t>
        </w:r>
      </w:ins>
      <w:r>
        <w:t>n</w:t>
      </w:r>
      <w:del w:id="15355" w:author="GoldenCorpusHarness" w:date="2026-03-28T22:23:47Z">
        <w:r>
          <w:delText>detectable MRD</w:delText>
        </w:r>
      </w:del>
    </w:p>
    <w:p ns2:paraId="48E28FCF" ns2:textId="77777777" w:rsidR="002B1446" w:rsidRDefault="00895D30" w:rsidP="00665A2D">
      <w:pPr>
        <w:pStyle w:val="paragraph0"/>
        <w:keepNext/>
        <w:keepLines/>
      </w:pPr>
      <w:del w:id="15356" w:author="GoldenCorpusHarness" w:date="2026-03-28T22:23:47Z">
        <w:r>
          <w:delText>T</w:delText>
        </w:r>
      </w:del>
      <w:ins w:id="15357" w:author="GoldenCorpusHarness" w:date="2026-03-28T22:23:47Z">
        <w:r>
          <w:t>Objectives and hypotheses of t</w:t>
        </w:r>
      </w:ins>
      <w:r>
        <w:t xml:space="preserve">he study </w:t>
      </w:r>
      <w:del w:id="15358" w:author="GoldenCorpusHarness" w:date="2026-03-28T22:23:47Z">
        <w:r>
          <w:delText>will test undetect</w:delText>
        </w:r>
      </w:del>
      <w:r>
        <w:t>a</w:t>
      </w:r>
      <w:del w:id="15359" w:author="GoldenCorpusHarness" w:date="2026-03-28T22:23:47Z">
        <w:r>
          <w:delText>bl</w:delText>
        </w:r>
      </w:del>
      <w:ins w:id="15360" w:author="GoldenCorpusHarness" w:date="2026-03-28T22:23:47Z">
        <w:r>
          <w:t>r</w:t>
        </w:r>
      </w:ins>
      <w:r>
        <w:t xml:space="preserve">e </w:t>
      </w:r>
      <w:del w:id="15361" w:author="GoldenCorpusHarness" w:date="2026-03-28T22:23:47Z">
        <w:r>
          <w:delText xml:space="preserve">MRD </w:delText>
        </w:r>
      </w:del>
      <w:ins w:id="15362" w:author="GoldenCorpusHarness" w:date="2026-03-28T22:23:47Z">
        <w:r>
          <w:t>pr</w:t>
        </w:r>
      </w:ins>
      <w:r>
        <w:t>o</w:t>
      </w:r>
      <w:del w:id="15363" w:author="GoldenCorpusHarness" w:date="2026-03-28T22:23:47Z">
        <w:r>
          <w:delText>nly once at IA2 at one-s</w:delText>
        </w:r>
      </w:del>
      <w:ins w:id="15364" w:author="GoldenCorpusHarness" w:date="2026-03-28T22:23:47Z">
        <w:r>
          <w:t>v</w:t>
        </w:r>
      </w:ins>
      <w:r>
        <w:t xml:space="preserve">ided </w:t>
      </w:r>
      <w:del w:id="15365" w:author="GoldenCorpusHarness" w:date="2026-03-28T22:23:47Z">
        <w:r>
          <w:delText>α=0.005.</w:delText>
        </w:r>
      </w:del>
      <w:ins w:id="15366" w:author="GoldenCorpusHarness" w:date="2026-03-28T22:23:47Z">
        <w:r>
          <w:t>in</w:t>
        </w:r>
      </w:ins>
      <w:r>
        <w:t xml:space="preserve"> </w:t>
      </w:r>
      <w:del w:id="15367" w:author="GoldenCorpusHarness" w:date="2026-03-28T22:23:47Z">
        <w:r>
          <w:delText>If the OR null hypothesis is rej</w:delText>
        </w:r>
      </w:del>
      <w:ins w:id="15368" w:author="GoldenCorpusHarness" w:date="2026-03-28T22:23:47Z">
        <w:r>
          <w:t>S</w:t>
        </w:r>
      </w:ins>
      <w:r>
        <w:t>ect</w:t>
      </w:r>
      <w:del w:id="15369" w:author="GoldenCorpusHarness" w:date="2026-03-28T22:23:47Z">
        <w:r>
          <w:delText>ed at a future planned analys</w:delText>
        </w:r>
      </w:del>
      <w:r>
        <w:t>i</w:t>
      </w:r>
      <w:del w:id="15370" w:author="GoldenCorpusHarness" w:date="2026-03-28T22:23:47Z">
        <w:r>
          <w:delText>s, the</w:delText>
        </w:r>
      </w:del>
      <w:ins w:id="15371" w:author="GoldenCorpusHarness" w:date="2026-03-28T22:23:47Z">
        <w:r>
          <w:t>o</w:t>
        </w:r>
      </w:ins>
      <w:r>
        <w:t xml:space="preserve">n </w:t>
      </w:r>
      <w:del w:id="15372" w:author="GoldenCorpusHarness" w:date="2026-03-28T22:23:47Z">
        <w:r>
          <w:delText>the test statistic previously computed at IA2 for undetectable MRD will be used for inferential testing at an updated alpha level of 0</w:delText>
        </w:r>
      </w:del>
      <w:ins w:id="15373" w:author="GoldenCorpusHarness" w:date="2026-03-28T22:23:47Z">
        <w:r>
          <w:t>3</w:t>
        </w:r>
      </w:ins>
      <w:r>
        <w:t>.</w:t>
      </w:r>
      <w:del w:id="15374" w:author="GoldenCorpusHarness" w:date="2026-03-28T22:23:47Z">
        <w:r>
          <w:delText>025.</w:delText>
        </w:r>
      </w:del>
    </w:p>
    <w:p ns2:paraId="36B3C347" ns2:textId="2E2D0B43" w:rsidR="002B1446" w:rsidRPr="009B2293" w:rsidRDefault="00895D30" w:rsidP="00522D25">
      <w:pPr>
        <w:pStyle w:val="paragraph0"/>
      </w:pPr>
      <w:del w:id="15375" w:author="GoldenCorpusHarness" w:date="2026-03-28T22:23:47Z">
        <w:r>
          <w:delText>B</w:delText>
        </w:r>
      </w:del>
      <w:ins w:id="15376" w:author="GoldenCorpusHarness" w:date="2026-03-28T22:23:47Z">
        <w:r>
          <w:t>An</w:t>
        </w:r>
      </w:ins>
      <w:r>
        <w:t>a</w:t>
      </w:r>
      <w:del w:id="15377" w:author="GoldenCorpusHarness" w:date="2026-03-28T22:23:47Z">
        <w:r>
          <w:delText>sed on approximate</w:delText>
        </w:r>
      </w:del>
      <w:r>
        <w:t>ly</w:t>
      </w:r>
      <w:ins w:id="15378" w:author="GoldenCorpusHarness" w:date="2026-03-28T22:23:47Z">
        <w:r>
          <w:t>sis</w:t>
        </w:r>
      </w:ins>
      <w:r>
        <w:t xml:space="preserve"> </w:t>
      </w:r>
      <w:del w:id="15379" w:author="GoldenCorpusHarness" w:date="2026-03-28T22:23:47Z">
        <w:r>
          <w:delText>690 ra</w:delText>
        </w:r>
      </w:del>
      <w:ins w:id="15380" w:author="GoldenCorpusHarness" w:date="2026-03-28T22:23:47Z">
        <w:r>
          <w:t>E</w:t>
        </w:r>
      </w:ins>
      <w:r>
        <w:t>nd</w:t>
      </w:r>
      <w:ins w:id="15381" w:author="GoldenCorpusHarness" w:date="2026-03-28T22:23:47Z">
        <w:r>
          <w:t>p</w:t>
        </w:r>
      </w:ins>
      <w:r>
        <w:t>o</w:t>
      </w:r>
      <w:del w:id="15382" w:author="GoldenCorpusHarness" w:date="2026-03-28T22:23:47Z">
        <w:r>
          <w:delText>m</w:delText>
        </w:r>
      </w:del>
      <w:r>
        <w:t>i</w:t>
      </w:r>
      <w:del w:id="15383" w:author="GoldenCorpusHarness" w:date="2026-03-28T22:23:47Z">
        <w:r>
          <w:delText>zed participa</w:delText>
        </w:r>
      </w:del>
      <w:r>
        <w:t>nts</w:t>
      </w:r>
      <w:del w:id="15384" w:author="GoldenCorpusHarness" w:date="2026-03-28T22:23:47Z">
        <w:r>
          <w:delText xml:space="preserve"> from Part 2 with ~15 months of follow-up at IA2, power at the alpha level of 0.005 (initial alpha), or at α=0.025 (if the null hypotheses of PFS, OS, PFS, and OR are all rejected) as well as the approximate treatment difference required to reach the bound are shown in Table 33, assuming an underlying 27% undetectable MRD rate in the control group, and 37% or 42% undetectable MRD rate in the treatment group. </w:delText>
        </w:r>
      </w:del>
    </w:p>
    <w:p ns2:paraId="295754C9" ns2:textId="4BF34453" w:rsidR="002B1446" w:rsidRPr="007C7594" w:rsidRDefault="00895D30" w:rsidP="00665A2D">
      <w:pPr>
        <w:pStyle w:val="Caption"/>
      </w:pPr>
      <w:del w:id="15385" w:author="GoldenCorpusHarness" w:date="2026-03-28T22:23:47Z">
        <w:r>
          <w:delText>T</w:delText>
        </w:r>
      </w:del>
      <w:ins w:id="15386" w:author="GoldenCorpusHarness" w:date="2026-03-28T22:23:47Z">
        <w:r>
          <w:t>Effic</w:t>
        </w:r>
      </w:ins>
      <w:r>
        <w:t>a</w:t>
      </w:r>
      <w:del w:id="15387" w:author="GoldenCorpusHarness" w:date="2026-03-28T22:23:47Z">
        <w:r>
          <w:delText>ble 33Power</w:delText>
        </w:r>
      </w:del>
      <w:ins w:id="15388" w:author="GoldenCorpusHarness" w:date="2026-03-28T22:23:47Z">
        <w:r>
          <w:t>cy</w:t>
        </w:r>
      </w:ins>
      <w:r>
        <w:t xml:space="preserve"> and </w:t>
      </w:r>
      <w:del w:id="15389" w:author="GoldenCorpusHarness" w:date="2026-03-28T22:23:47Z">
        <w:r>
          <w:delText>A</w:delText>
        </w:r>
      </w:del>
      <w:ins w:id="15390" w:author="GoldenCorpusHarness" w:date="2026-03-28T22:23:47Z">
        <w:r>
          <w:t>safety end</w:t>
        </w:r>
      </w:ins>
      <w:r>
        <w:t>p</w:t>
      </w:r>
      <w:del w:id="15391" w:author="GoldenCorpusHarness" w:date="2026-03-28T22:23:47Z">
        <w:r>
          <w:delText>pr</w:delText>
        </w:r>
      </w:del>
      <w:r>
        <w:t>o</w:t>
      </w:r>
      <w:del w:id="15392" w:author="GoldenCorpusHarness" w:date="2026-03-28T22:23:47Z">
        <w:r>
          <w:delText>x</w:delText>
        </w:r>
      </w:del>
      <w:r>
        <w:t>i</w:t>
      </w:r>
      <w:del w:id="15393" w:author="GoldenCorpusHarness" w:date="2026-03-28T22:23:47Z">
        <w:r>
          <w:delText>m</w:delText>
        </w:r>
      </w:del>
      <w:ins w:id="15394" w:author="GoldenCorpusHarness" w:date="2026-03-28T22:23:47Z">
        <w:r>
          <w:t>nts that will be evalu</w:t>
        </w:r>
      </w:ins>
      <w:r>
        <w:t>ate</w:t>
      </w:r>
      <w:ins w:id="15395" w:author="GoldenCorpusHarness" w:date="2026-03-28T22:23:47Z">
        <w:r>
          <w:t>d</w:t>
        </w:r>
      </w:ins>
      <w:r>
        <w:t xml:space="preserve"> </w:t>
      </w:r>
      <w:del w:id="15396" w:author="GoldenCorpusHarness" w:date="2026-03-28T22:23:47Z">
        <w:r>
          <w:delText>U</w:delText>
        </w:r>
      </w:del>
      <w:ins w:id="15397" w:author="GoldenCorpusHarness" w:date="2026-03-28T22:23:47Z">
        <w:r>
          <w:t>for within- a</w:t>
        </w:r>
      </w:ins>
      <w:r>
        <w:t>nd</w:t>
      </w:r>
      <w:ins w:id="15398" w:author="GoldenCorpusHarness" w:date="2026-03-28T22:23:47Z">
        <w:r>
          <w:t>/or b</w:t>
        </w:r>
      </w:ins>
      <w:r>
        <w:t>et</w:t>
      </w:r>
      <w:ins w:id="15399" w:author="GoldenCorpusHarness" w:date="2026-03-28T22:23:47Z">
        <w:r>
          <w:t>w</w:t>
        </w:r>
      </w:ins>
      <w:r>
        <w:t>e</w:t>
      </w:r>
      <w:del w:id="15400" w:author="GoldenCorpusHarness" w:date="2026-03-28T22:23:47Z">
        <w:r>
          <w:delText>c</w:delText>
        </w:r>
      </w:del>
      <w:ins w:id="15401" w:author="GoldenCorpusHarness" w:date="2026-03-28T22:23:47Z">
        <w:r>
          <w:t>en-</w:t>
        </w:r>
      </w:ins>
      <w:r>
        <w:t>t</w:t>
      </w:r>
      <w:del w:id="15402" w:author="GoldenCorpusHarness" w:date="2026-03-28T22:23:47Z">
        <w:r>
          <w:delText>abl</w:delText>
        </w:r>
      </w:del>
      <w:ins w:id="15403" w:author="GoldenCorpusHarness" w:date="2026-03-28T22:23:47Z">
        <w:r>
          <w:t>r</w:t>
        </w:r>
      </w:ins>
      <w:r>
        <w:t>e</w:t>
      </w:r>
      <w:del w:id="15404" w:author="GoldenCorpusHarness" w:date="2026-03-28T22:23:47Z">
        <w:r>
          <w:delText xml:space="preserve"> MRD R</w:delText>
        </w:r>
      </w:del>
      <w:r>
        <w:t>at</w:t>
      </w:r>
      <w:ins w:id="15405" w:author="GoldenCorpusHarness" w:date="2026-03-28T22:23:47Z">
        <w:r>
          <w:t>m</w:t>
        </w:r>
      </w:ins>
      <w:r>
        <w:t>e</w:t>
      </w:r>
      <w:ins w:id="15406" w:author="GoldenCorpusHarness" w:date="2026-03-28T22:23:47Z">
        <w:r>
          <w:t>nt</w:t>
        </w:r>
      </w:ins>
      <w:r>
        <w:t xml:space="preserve"> </w:t>
      </w:r>
      <w:del w:id="15407" w:author="GoldenCorpusHarness" w:date="2026-03-28T22:23:47Z">
        <w:r>
          <w:delText>D</w:delText>
        </w:r>
      </w:del>
      <w:ins w:id="15408" w:author="GoldenCorpusHarness" w:date="2026-03-28T22:23:47Z">
        <w:r>
          <w:t>group d</w:t>
        </w:r>
      </w:ins>
      <w:r>
        <w:t>ifference</w:t>
      </w:r>
      <w:ins w:id="15409" w:author="GoldenCorpusHarness" w:date="2026-03-28T22:23:47Z">
        <w:r>
          <w:t>s</w:t>
        </w:r>
      </w:ins>
      <w:r>
        <w:t xml:space="preserve"> </w:t>
      </w:r>
      <w:del w:id="15410" w:author="GoldenCorpusHarness" w:date="2026-03-28T22:23:47Z">
        <w:r>
          <w:delText>R</w:delText>
        </w:r>
      </w:del>
      <w:ins w:id="15411" w:author="GoldenCorpusHarness" w:date="2026-03-28T22:23:47Z">
        <w:r>
          <w:t>ar</w:t>
        </w:r>
      </w:ins>
      <w:r>
        <w:t>e</w:t>
      </w:r>
      <w:del w:id="15412" w:author="GoldenCorpusHarness" w:date="2026-03-28T22:23:47Z">
        <w:r>
          <w:delText>qu</w:delText>
        </w:r>
      </w:del>
      <w:ins w:id="15413" w:author="GoldenCorpusHarness" w:date="2026-03-28T22:23:47Z">
        <w:r>
          <w:t xml:space="preserve"> l</w:t>
        </w:r>
      </w:ins>
      <w:r>
        <w:t>i</w:t>
      </w:r>
      <w:del w:id="15414" w:author="GoldenCorpusHarness" w:date="2026-03-28T22:23:47Z">
        <w:r>
          <w:delText>r</w:delText>
        </w:r>
      </w:del>
      <w:ins w:id="15415" w:author="GoldenCorpusHarness" w:date="2026-03-28T22:23:47Z">
        <w:r>
          <w:t>st</w:t>
        </w:r>
      </w:ins>
      <w:r>
        <w:t xml:space="preserve">ed </w:t>
      </w:r>
      <w:del w:id="15416" w:author="GoldenCorpusHarness" w:date="2026-03-28T22:23:47Z">
        <w:r>
          <w:delText>t</w:delText>
        </w:r>
      </w:del>
      <w:ins w:id="15417" w:author="GoldenCorpusHarness" w:date="2026-03-28T22:23:47Z">
        <w:r>
          <w:t>bel</w:t>
        </w:r>
      </w:ins>
      <w:r>
        <w:t>o</w:t>
      </w:r>
      <w:del w:id="15418" w:author="GoldenCorpusHarness" w:date="2026-03-28T22:23:47Z">
        <w:r>
          <w:delText xml:space="preserve"> Demonstrate Efficacy </w:delText>
        </w:r>
      </w:del>
      <w:ins w:id="15419" w:author="GoldenCorpusHarness" w:date="2026-03-28T22:23:47Z">
        <w:r>
          <w:t>w.</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238"/>
        <w:gridCol w:w="3111"/>
        <w:gridCol w:w="2882"/>
        <w:gridCol w:w="1759"/>
      </w:tblGrid>
      <w:tr w:rsidR="003117E4" ns2:paraId="7E4A8C88" ns2:textId="77777777" w:rsidTr="008B6369">
        <w:trPr>
          <w:trHeight w:val="64"/>
          <w:tblHeader/>
        </w:trPr>
        <w:tc>
          <w:tcPr>
            <w:tcW w:w="1131" w:type="dxa"/>
            <w:vAlign w:val="bottom"/>
            <w:hideMark/>
          </w:tcPr>
          <w:p ns2:paraId="165C5C45" ns2: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Nominal Alpha</w:t>
            </w:r>
          </w:p>
        </w:tc>
        <w:tc>
          <w:tcPr>
            <w:tcW w:w="3109" w:type="dxa"/>
            <w:vAlign w:val="bottom"/>
            <w:hideMark/>
          </w:tcPr>
          <w:p ns2:paraId="704C6DD9" ns2: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w:t>
            </w:r>
            <w:r>
              <w:rPr>
                <w:b/>
                <w:bCs/>
                <w:szCs w:val="20"/>
                <w:lang w:eastAsia="zh-CN"/>
              </w:rPr>
              <w:t xml:space="preserve"> uMRD</w:t>
            </w:r>
            <w:r w:rsidRPr="000F0159">
              <w:rPr>
                <w:b/>
                <w:bCs/>
                <w:szCs w:val="20"/>
                <w:lang w:eastAsia="zh-CN"/>
              </w:rPr>
              <w:t xml:space="preserve"> Rate Difference at Success Boundary</w:t>
            </w:r>
          </w:p>
        </w:tc>
        <w:tc>
          <w:tcPr>
            <w:tcW w:w="2880" w:type="dxa"/>
            <w:vAlign w:val="bottom"/>
            <w:hideMark/>
          </w:tcPr>
          <w:p ns2:paraId="3F1F132C" ns2: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 xml:space="preserve">True </w:t>
            </w:r>
            <w:r>
              <w:rPr>
                <w:b/>
                <w:bCs/>
                <w:szCs w:val="20"/>
                <w:lang w:eastAsia="zh-CN"/>
              </w:rPr>
              <w:t>uMRD</w:t>
            </w:r>
            <w:r w:rsidRPr="000F0159">
              <w:rPr>
                <w:b/>
                <w:bCs/>
                <w:szCs w:val="20"/>
                <w:lang w:eastAsia="zh-CN"/>
              </w:rPr>
              <w:t xml:space="preserve"> Rate Difference</w:t>
            </w:r>
          </w:p>
        </w:tc>
        <w:tc>
          <w:tcPr>
            <w:tcW w:w="1758" w:type="dxa"/>
            <w:vAlign w:val="bottom"/>
            <w:hideMark/>
          </w:tcPr>
          <w:p ns2:paraId="262F43D8" ns2: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Power</w:t>
            </w:r>
          </w:p>
        </w:tc>
      </w:tr>
      <w:tr w:rsidR="003117E4" ns2:paraId="0CD749CF" ns2:textId="77777777" w:rsidTr="008B6369">
        <w:trPr>
          <w:trHeight w:val="64"/>
        </w:trPr>
        <w:tc>
          <w:tcPr>
            <w:tcW w:w="1131" w:type="dxa"/>
            <w:vMerge w:val="restart"/>
            <w:vAlign w:val="center"/>
            <w:hideMark/>
          </w:tcPr>
          <w:p ns2:paraId="0CFE4029" ns2: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0.005</w:t>
            </w:r>
          </w:p>
        </w:tc>
        <w:tc>
          <w:tcPr>
            <w:tcW w:w="3109" w:type="dxa"/>
            <w:vMerge w:val="restart"/>
            <w:vAlign w:val="center"/>
            <w:hideMark/>
          </w:tcPr>
          <w:p ns2:paraId="10F01706" ns2: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9.</w:t>
            </w:r>
            <w:r>
              <w:rPr>
                <w:szCs w:val="20"/>
                <w:lang w:eastAsia="zh-CN"/>
              </w:rPr>
              <w:t>1</w:t>
            </w:r>
            <w:r w:rsidRPr="000F0159">
              <w:rPr>
                <w:szCs w:val="20"/>
                <w:lang w:eastAsia="zh-CN"/>
              </w:rPr>
              <w:t xml:space="preserve"> </w:t>
            </w:r>
            <w:r w:rsidRPr="000F0159">
              <w:rPr>
                <w:szCs w:val="20"/>
              </w:rPr>
              <w:t>percentage points</w:t>
            </w:r>
          </w:p>
        </w:tc>
        <w:tc>
          <w:tcPr>
            <w:tcW w:w="2880" w:type="dxa"/>
            <w:vAlign w:val="center"/>
            <w:hideMark/>
          </w:tcPr>
          <w:p ns2:paraId="65B00882"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10 </w:t>
            </w:r>
            <w:r w:rsidRPr="001C66B5">
              <w:rPr>
                <w:szCs w:val="20"/>
              </w:rPr>
              <w:t>percentage points</w:t>
            </w:r>
          </w:p>
        </w:tc>
        <w:tc>
          <w:tcPr>
            <w:tcW w:w="1758" w:type="dxa"/>
            <w:vAlign w:val="center"/>
            <w:hideMark/>
          </w:tcPr>
          <w:p ns2:paraId="2D43606F" ns2:textId="77777777" w:rsidR="002B1446" w:rsidRPr="001C66B5" w:rsidRDefault="00895D30" w:rsidP="008B6369">
            <w:pPr>
              <w:pStyle w:val="TableCellLeft"/>
              <w:keepNext w:val="0"/>
              <w:keepLines w:val="0"/>
              <w:spacing w:before="40" w:after="40" w:line="240" w:lineRule="auto"/>
              <w:rPr>
                <w:szCs w:val="20"/>
                <w:lang w:eastAsia="zh-CN"/>
              </w:rPr>
            </w:pPr>
            <w:r>
              <w:rPr>
                <w:szCs w:val="20"/>
                <w:lang w:eastAsia="zh-CN"/>
              </w:rPr>
              <w:t>60</w:t>
            </w:r>
            <w:r w:rsidRPr="001C66B5">
              <w:rPr>
                <w:szCs w:val="20"/>
                <w:lang w:eastAsia="zh-CN"/>
              </w:rPr>
              <w:t>%</w:t>
            </w:r>
          </w:p>
        </w:tc>
      </w:tr>
      <w:tr w:rsidR="003117E4" ns2:paraId="6D1BF7AD" ns2:textId="77777777" w:rsidTr="008B6369">
        <w:trPr>
          <w:trHeight w:val="64"/>
        </w:trPr>
        <w:tc>
          <w:tcPr>
            <w:tcW w:w="1131" w:type="dxa"/>
            <w:vMerge/>
            <w:vAlign w:val="center"/>
            <w:hideMark/>
          </w:tcPr>
          <w:p ns2:paraId="3A37489D" ns2:textId="77777777" w:rsidR="002B1446" w:rsidRPr="000F0159" w:rsidRDefault="002B1446" w:rsidP="008B6369">
            <w:pPr>
              <w:pStyle w:val="TableCellLeft"/>
              <w:keepNext w:val="0"/>
              <w:keepLines w:val="0"/>
              <w:spacing w:before="40" w:after="40" w:line="240" w:lineRule="auto"/>
              <w:rPr>
                <w:szCs w:val="20"/>
                <w:lang w:eastAsia="zh-CN"/>
              </w:rPr>
            </w:pPr>
          </w:p>
        </w:tc>
        <w:tc>
          <w:tcPr>
            <w:tcW w:w="3109" w:type="dxa"/>
            <w:vMerge/>
            <w:vAlign w:val="center"/>
            <w:hideMark/>
          </w:tcPr>
          <w:p ns2:paraId="75E994A3" ns2:textId="77777777" w:rsidR="002B1446" w:rsidRPr="000F0159" w:rsidRDefault="002B1446" w:rsidP="008B6369">
            <w:pPr>
              <w:pStyle w:val="TableCellLeft"/>
              <w:keepNext w:val="0"/>
              <w:keepLines w:val="0"/>
              <w:spacing w:before="40" w:after="40" w:line="240" w:lineRule="auto"/>
              <w:rPr>
                <w:szCs w:val="20"/>
                <w:lang w:eastAsia="zh-CN"/>
              </w:rPr>
            </w:pPr>
          </w:p>
        </w:tc>
        <w:tc>
          <w:tcPr>
            <w:tcW w:w="2880" w:type="dxa"/>
            <w:vAlign w:val="center"/>
            <w:hideMark/>
          </w:tcPr>
          <w:p ns2:paraId="1CF816BF"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15 </w:t>
            </w:r>
            <w:r w:rsidRPr="001C66B5">
              <w:rPr>
                <w:szCs w:val="20"/>
              </w:rPr>
              <w:t>percentage points</w:t>
            </w:r>
          </w:p>
        </w:tc>
        <w:tc>
          <w:tcPr>
            <w:tcW w:w="1758" w:type="dxa"/>
            <w:vAlign w:val="center"/>
            <w:hideMark/>
          </w:tcPr>
          <w:p ns2:paraId="748D55A8"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94%</w:t>
            </w:r>
          </w:p>
        </w:tc>
      </w:tr>
      <w:tr w:rsidR="003117E4" ns2:paraId="53E286A7" ns2:textId="77777777" w:rsidTr="008B6369">
        <w:trPr>
          <w:trHeight w:val="64"/>
        </w:trPr>
        <w:tc>
          <w:tcPr>
            <w:tcW w:w="1131" w:type="dxa"/>
            <w:vMerge w:val="restart"/>
            <w:vAlign w:val="center"/>
          </w:tcPr>
          <w:p ns2:paraId="64F9AC8B" ns2: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0.025</w:t>
            </w:r>
          </w:p>
        </w:tc>
        <w:tc>
          <w:tcPr>
            <w:tcW w:w="3109" w:type="dxa"/>
            <w:vMerge w:val="restart"/>
            <w:vAlign w:val="center"/>
          </w:tcPr>
          <w:p ns2:paraId="595D44B5" ns2: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6.</w:t>
            </w:r>
            <w:r>
              <w:rPr>
                <w:szCs w:val="20"/>
                <w:lang w:eastAsia="zh-CN"/>
              </w:rPr>
              <w:t>8</w:t>
            </w:r>
            <w:r w:rsidRPr="000F0159">
              <w:rPr>
                <w:szCs w:val="20"/>
                <w:lang w:eastAsia="zh-CN"/>
              </w:rPr>
              <w:t xml:space="preserve"> </w:t>
            </w:r>
            <w:r w:rsidRPr="000F0159">
              <w:rPr>
                <w:szCs w:val="20"/>
              </w:rPr>
              <w:t>percentage points</w:t>
            </w:r>
          </w:p>
        </w:tc>
        <w:tc>
          <w:tcPr>
            <w:tcW w:w="2880" w:type="dxa"/>
            <w:vAlign w:val="center"/>
          </w:tcPr>
          <w:p ns2:paraId="6A21C964"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10 </w:t>
            </w:r>
            <w:r w:rsidRPr="001C66B5">
              <w:rPr>
                <w:szCs w:val="20"/>
              </w:rPr>
              <w:t>percentage points</w:t>
            </w:r>
          </w:p>
        </w:tc>
        <w:tc>
          <w:tcPr>
            <w:tcW w:w="1758" w:type="dxa"/>
            <w:vAlign w:val="center"/>
          </w:tcPr>
          <w:p ns2:paraId="2D37E1EA"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8</w:t>
            </w:r>
            <w:r>
              <w:rPr>
                <w:szCs w:val="20"/>
                <w:lang w:eastAsia="zh-CN"/>
              </w:rPr>
              <w:t>1</w:t>
            </w:r>
            <w:r w:rsidRPr="001C66B5">
              <w:rPr>
                <w:szCs w:val="20"/>
                <w:lang w:eastAsia="zh-CN"/>
              </w:rPr>
              <w:t>%</w:t>
            </w:r>
          </w:p>
        </w:tc>
      </w:tr>
      <w:tr w:rsidR="003117E4" ns2:paraId="5EFCED58" ns2:textId="77777777" w:rsidTr="008B6369">
        <w:trPr>
          <w:trHeight w:val="64"/>
        </w:trPr>
        <w:tc>
          <w:tcPr>
            <w:tcW w:w="1131" w:type="dxa"/>
            <w:vMerge/>
            <w:vAlign w:val="center"/>
          </w:tcPr>
          <w:p ns2:paraId="34549ACC" ns2:textId="77777777" w:rsidR="002B1446" w:rsidRPr="00E23D49" w:rsidRDefault="002B1446" w:rsidP="008B6369">
            <w:pPr>
              <w:spacing w:before="40" w:after="40"/>
              <w:rPr>
                <w:sz w:val="20"/>
                <w:lang w:eastAsia="zh-CN"/>
              </w:rPr>
            </w:pPr>
          </w:p>
        </w:tc>
        <w:tc>
          <w:tcPr>
            <w:tcW w:w="3109" w:type="dxa"/>
            <w:vMerge/>
            <w:vAlign w:val="center"/>
          </w:tcPr>
          <w:p ns2:paraId="2CC34DB1" ns2:textId="77777777" w:rsidR="002B1446" w:rsidRPr="004577AA" w:rsidRDefault="002B1446" w:rsidP="008B6369">
            <w:pPr>
              <w:spacing w:before="40" w:after="40"/>
              <w:rPr>
                <w:sz w:val="20"/>
                <w:lang w:eastAsia="zh-CN"/>
              </w:rPr>
            </w:pPr>
          </w:p>
        </w:tc>
        <w:tc>
          <w:tcPr>
            <w:tcW w:w="2880" w:type="dxa"/>
            <w:vAlign w:val="center"/>
          </w:tcPr>
          <w:p ns2:paraId="5B884103"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15 </w:t>
            </w:r>
            <w:r w:rsidRPr="001C66B5">
              <w:rPr>
                <w:szCs w:val="20"/>
              </w:rPr>
              <w:t>percentage points</w:t>
            </w:r>
          </w:p>
        </w:tc>
        <w:tc>
          <w:tcPr>
            <w:tcW w:w="1758" w:type="dxa"/>
            <w:vAlign w:val="center"/>
          </w:tcPr>
          <w:p ns2:paraId="1532F565"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9</w:t>
            </w:r>
            <w:r>
              <w:rPr>
                <w:szCs w:val="20"/>
                <w:lang w:eastAsia="zh-CN"/>
              </w:rPr>
              <w:t>9</w:t>
            </w:r>
            <w:r w:rsidRPr="001C66B5">
              <w:rPr>
                <w:szCs w:val="20"/>
                <w:lang w:eastAsia="zh-CN"/>
              </w:rPr>
              <w:t>%</w:t>
            </w:r>
          </w:p>
        </w:tc>
      </w:tr>
      <w:tr w:rsidR="003117E4" ns2:paraId="65E4C375" ns2:textId="77777777" w:rsidTr="008B6369">
        <w:trPr>
          <w:trHeight w:val="64"/>
        </w:trPr>
        <w:tc>
          <w:tcPr>
            <w:tcW w:w="8878" w:type="dxa"/>
            <w:gridSpan w:val="4"/>
            <w:vAlign w:val="center"/>
            <w:hideMark/>
          </w:tcPr>
          <w:p ns2:paraId="282A3804" ns2:textId="77777777" w:rsidR="002B1446" w:rsidRPr="00E914FE" w:rsidRDefault="00895D30" w:rsidP="008B6369">
            <w:pPr>
              <w:pStyle w:val="TableFootnote"/>
              <w:spacing w:before="40" w:after="40"/>
              <w:rPr>
                <w:lang w:eastAsia="zh-CN"/>
              </w:rPr>
            </w:pPr>
            <w:r w:rsidRPr="00E914FE">
              <w:rPr>
                <w:lang w:eastAsia="zh-CN"/>
              </w:rPr>
              <w:t>uMRD=undetectable minimal residual disease.</w:t>
            </w:r>
          </w:p>
          <w:p ns2:paraId="76B3AC45" ns2:textId="77777777" w:rsidR="002B1446" w:rsidRPr="00E914FE" w:rsidRDefault="00895D30" w:rsidP="008B6369">
            <w:pPr>
              <w:pStyle w:val="TableFootnote"/>
              <w:spacing w:before="40" w:after="40"/>
              <w:rPr>
                <w:lang w:eastAsia="zh-CN"/>
              </w:rPr>
            </w:pPr>
            <w:r w:rsidRPr="00E914FE">
              <w:rPr>
                <w:lang w:eastAsia="zh-CN"/>
              </w:rPr>
              <w:t>Assume 27% uMRD rate in the control group.</w:t>
            </w:r>
          </w:p>
        </w:tc>
      </w:tr>
    </w:tbl>
    <w:p ns2:paraId="142B4B07" ns2:textId="77777777" w:rsidR="002B1446" w:rsidRDefault="00895D30" w:rsidP="00522D25">
      <w:pPr>
        <w:pStyle w:val="Heading4"/>
        <w:spacing w:before="240"/>
        <w:ind w:left="1202" w:hanging="1202"/>
      </w:pPr>
      <w:r>
        <w:t>Pr</w:t>
      </w:r>
      <w:del w:id="15420" w:author="GoldenCorpusHarness" w:date="2026-03-28T22:23:47Z">
        <w:r>
          <w:delText>og</w:delText>
        </w:r>
      </w:del>
      <w:ins w:id="15421" w:author="GoldenCorpusHarness" w:date="2026-03-28T22:23:47Z">
        <w:r>
          <w:t>ima</w:t>
        </w:r>
      </w:ins>
      <w:r>
        <w:t>r</w:t>
      </w:r>
      <w:del w:id="15422" w:author="GoldenCorpusHarness" w:date="2026-03-28T22:23:47Z">
        <w:r>
          <w:delText>ession-free Survival</w:delText>
        </w:r>
      </w:del>
      <w:ins w:id="15423" w:author="GoldenCorpusHarness" w:date="2026-03-28T22:23:47Z">
        <w:r>
          <w:t>y</w:t>
        </w:r>
      </w:ins>
    </w:p>
    <w:p ns2:paraId="5BEA181E" ns2:textId="47DDC219" w:rsidR="002B1446" w:rsidRPr="00C72780" w:rsidRDefault="00895D30" w:rsidP="00FA19C0">
      <w:pPr>
        <w:pStyle w:val="StyleparagraphLatinBodyCalibri11pt"/>
      </w:pPr>
      <w:ins w:id="15424" w:author="GoldenCorpusHarness" w:date="2026-03-28T22:23:47Z">
        <w:r>
          <w:t xml:space="preserve">PFS: </w:t>
        </w:r>
      </w:ins>
      <w:r>
        <w:t xml:space="preserve">The </w:t>
      </w:r>
      <w:del w:id="15425" w:author="GoldenCorpusHarness" w:date="2026-03-28T22:23:47Z">
        <w:r>
          <w:delText>s</w:delText>
        </w:r>
      </w:del>
      <w:r>
        <w:t>t</w:t>
      </w:r>
      <w:del w:id="15426" w:author="GoldenCorpusHarness" w:date="2026-03-28T22:23:47Z">
        <w:r>
          <w:delText>udy</w:delText>
        </w:r>
      </w:del>
      <w:ins w:id="15427" w:author="GoldenCorpusHarness" w:date="2026-03-28T22:23:47Z">
        <w:r>
          <w:t>ime</w:t>
        </w:r>
      </w:ins>
      <w:r>
        <w:t xml:space="preserve"> </w:t>
      </w:r>
      <w:del w:id="15428" w:author="GoldenCorpusHarness" w:date="2026-03-28T22:23:47Z">
        <w:r>
          <w:delText>will</w:delText>
        </w:r>
      </w:del>
      <w:ins w:id="15429" w:author="GoldenCorpusHarness" w:date="2026-03-28T22:23:47Z">
        <w:r>
          <w:t>from</w:t>
        </w:r>
      </w:ins>
      <w:r>
        <w:t xml:space="preserve"> </w:t>
      </w:r>
      <w:del w:id="15430" w:author="GoldenCorpusHarness" w:date="2026-03-28T22:23:47Z">
        <w:r>
          <w:delText xml:space="preserve">test PFS at IA2, IA3, </w:delText>
        </w:r>
      </w:del>
      <w:ins w:id="15431" w:author="GoldenCorpusHarness" w:date="2026-03-28T22:23:47Z">
        <w:r>
          <w:t>r</w:t>
        </w:r>
      </w:ins>
      <w:r>
        <w:t>and</w:t>
      </w:r>
      <w:del w:id="15432" w:author="GoldenCorpusHarness" w:date="2026-03-28T22:23:47Z">
        <w:r>
          <w:delText xml:space="preserve"> IA4 </w:delText>
        </w:r>
      </w:del>
      <w:r>
        <w:t>o</w:t>
      </w:r>
      <w:del w:id="15433" w:author="GoldenCorpusHarness" w:date="2026-03-28T22:23:47Z">
        <w:r>
          <w:delText xml:space="preserve">nly, </w:delText>
        </w:r>
      </w:del>
      <w:ins w:id="15434" w:author="GoldenCorpusHarness" w:date="2026-03-28T22:23:47Z">
        <w:r>
          <w:t>m</w:t>
        </w:r>
      </w:ins>
      <w:r>
        <w:t>i</w:t>
      </w:r>
      <w:del w:id="15435" w:author="GoldenCorpusHarness" w:date="2026-03-28T22:23:47Z">
        <w:r>
          <w:delText xml:space="preserve">n </w:delText>
        </w:r>
      </w:del>
      <w:ins w:id="15436" w:author="GoldenCorpusHarness" w:date="2026-03-28T22:23:47Z">
        <w:r>
          <w:t>z</w:t>
        </w:r>
      </w:ins>
      <w:r>
        <w:t>a</w:t>
      </w:r>
      <w:del w:id="15437" w:author="GoldenCorpusHarness" w:date="2026-03-28T22:23:47Z">
        <w:r>
          <w:delText>ddi</w:delText>
        </w:r>
      </w:del>
      <w:r>
        <w:t xml:space="preserve">tion to </w:t>
      </w:r>
      <w:del w:id="15438" w:author="GoldenCorpusHarness" w:date="2026-03-28T22:23:47Z">
        <w:r>
          <w:delText xml:space="preserve">a non-binding futility only analysis at IA1. For the PFS hypothesis testing, Lan-DeMets O’Brien-Fleming (LDOF) alpha spending function is modified to construct group sequential efficacy boundaries to control Type I error rate, with 1e-10 alpha spent at IA1 (non-binding futility only without efficacy testing) and LDOF spending afterwards. A Hwang-Shih-DeCani beta-spending function with gamma parameter (-10) is also used to construct group sequential non-binding futility boundaries. Table 34 shows the boundary properties for PFS analysis. NOTE: </w:delText>
        </w:r>
      </w:del>
      <w:r>
        <w:t>the fi</w:t>
      </w:r>
      <w:ins w:id="15439" w:author="GoldenCorpusHarness" w:date="2026-03-28T22:23:47Z">
        <w:r>
          <w:t>rst docume</w:t>
        </w:r>
      </w:ins>
      <w:r>
        <w:t>n</w:t>
      </w:r>
      <w:ins w:id="15440" w:author="GoldenCorpusHarness" w:date="2026-03-28T22:23:47Z">
        <w:r>
          <w:t>ted dise</w:t>
        </w:r>
      </w:ins>
      <w:r>
        <w:t>a</w:t>
      </w:r>
      <w:del w:id="15441" w:author="GoldenCorpusHarness" w:date="2026-03-28T22:23:47Z">
        <w:r>
          <w:delText>l</w:delText>
        </w:r>
      </w:del>
      <w:ins w:id="15442" w:author="GoldenCorpusHarness" w:date="2026-03-28T22:23:47Z">
        <w:r>
          <w:t>se</w:t>
        </w:r>
      </w:ins>
      <w:r>
        <w:t xml:space="preserve"> </w:t>
      </w:r>
      <w:ins w:id="15443" w:author="GoldenCorpusHarness" w:date="2026-03-28T22:23:47Z">
        <w:r>
          <w:t>p</w:t>
        </w:r>
      </w:ins>
      <w:r>
        <w:t>ro</w:t>
      </w:r>
      <w:del w:id="15444" w:author="GoldenCorpusHarness" w:date="2026-03-28T22:23:47Z">
        <w:r>
          <w:delText>w</w:delText>
        </w:r>
      </w:del>
      <w:ins w:id="15445" w:author="GoldenCorpusHarness" w:date="2026-03-28T22:23:47Z">
        <w:r>
          <w:t>gression per</w:t>
        </w:r>
      </w:ins>
      <w:r>
        <w:t xml:space="preserve"> i</w:t>
      </w:r>
      <w:del w:id="15446" w:author="GoldenCorpusHarness" w:date="2026-03-28T22:23:47Z">
        <w:r>
          <w:delText>n</w:delText>
        </w:r>
      </w:del>
      <w:ins w:id="15447" w:author="GoldenCorpusHarness" w:date="2026-03-28T22:23:47Z">
        <w:r>
          <w:t>wCLL criteria 2018 as accesse</w:t>
        </w:r>
      </w:ins>
      <w:r>
        <w:t>d</w:t>
      </w:r>
      <w:del w:id="15448" w:author="GoldenCorpusHarness" w:date="2026-03-28T22:23:47Z">
        <w:r>
          <w:delText>ic</w:delText>
        </w:r>
      </w:del>
      <w:ins w:id="15449" w:author="GoldenCorpusHarness" w:date="2026-03-28T22:23:47Z">
        <w:r>
          <w:t xml:space="preserve"> by BICR, or de</w:t>
        </w:r>
      </w:ins>
      <w:r>
        <w:t>at</w:t>
      </w:r>
      <w:del w:id="15450" w:author="GoldenCorpusHarness" w:date="2026-03-28T22:23:47Z">
        <w:r>
          <w:delText>es</w:delText>
        </w:r>
      </w:del>
      <w:ins w:id="15451" w:author="GoldenCorpusHarness" w:date="2026-03-28T22:23:47Z">
        <w:r>
          <w:t>h</w:t>
        </w:r>
      </w:ins>
      <w:r>
        <w:t xml:space="preserve"> </w:t>
      </w:r>
      <w:del w:id="15452" w:author="GoldenCorpusHarness" w:date="2026-03-28T22:23:47Z">
        <w:r>
          <w:delText>th</w:delText>
        </w:r>
      </w:del>
      <w:ins w:id="15453" w:author="GoldenCorpusHarness" w:date="2026-03-28T22:23:47Z">
        <w:r>
          <w:t>du</w:t>
        </w:r>
      </w:ins>
      <w:r>
        <w:t>e to</w:t>
      </w:r>
      <w:del w:id="15454" w:author="GoldenCorpusHarness" w:date="2026-03-28T22:23:47Z">
        <w:r>
          <w:delText>t</w:delText>
        </w:r>
      </w:del>
      <w:ins w:id="15455" w:author="GoldenCorpusHarness" w:date="2026-03-28T22:23:47Z">
        <w:r>
          <w:t xml:space="preserve"> </w:t>
        </w:r>
      </w:ins>
      <w:r>
        <w:t>a</w:t>
      </w:r>
      <w:del w:id="15456" w:author="GoldenCorpusHarness" w:date="2026-03-28T22:23:47Z">
        <w:r>
          <w:delText>l</w:delText>
        </w:r>
      </w:del>
      <w:ins w:id="15457" w:author="GoldenCorpusHarness" w:date="2026-03-28T22:23:47Z">
        <w:r>
          <w:t>ny</w:t>
        </w:r>
      </w:ins>
      <w:r>
        <w:t xml:space="preserve"> </w:t>
      </w:r>
      <w:del w:id="15458" w:author="GoldenCorpusHarness" w:date="2026-03-28T22:23:47Z">
        <w:r>
          <w:delText>po</w:delText>
        </w:r>
      </w:del>
      <w:ins w:id="15459" w:author="GoldenCorpusHarness" w:date="2026-03-28T22:23:47Z">
        <w:r>
          <w:t xml:space="preserve">cause, </w:t>
        </w:r>
      </w:ins>
      <w:r>
        <w:t>w</w:t>
      </w:r>
      <w:ins w:id="15460" w:author="GoldenCorpusHarness" w:date="2026-03-28T22:23:47Z">
        <w:r>
          <w:t>hichev</w:t>
        </w:r>
      </w:ins>
      <w:r>
        <w:t xml:space="preserve">er </w:t>
      </w:r>
      <w:del w:id="15461" w:author="GoldenCorpusHarness" w:date="2026-03-28T22:23:47Z">
        <w:r>
          <w:delText>t</w:delText>
        </w:r>
      </w:del>
      <w:r>
        <w:t>o</w:t>
      </w:r>
      <w:del w:id="15462" w:author="GoldenCorpusHarness" w:date="2026-03-28T22:23:47Z">
        <w:r>
          <w:delText xml:space="preserve"> </w:delText>
        </w:r>
      </w:del>
      <w:ins w:id="15463" w:author="GoldenCorpusHarness" w:date="2026-03-28T22:23:47Z">
        <w:r>
          <w:t>ccu</w:t>
        </w:r>
      </w:ins>
      <w:r>
        <w:t>r</w:t>
      </w:r>
      <w:del w:id="15464" w:author="GoldenCorpusHarness" w:date="2026-03-28T22:23:47Z">
        <w:r>
          <w:delText>eject the null hypothesi</w:delText>
        </w:r>
      </w:del>
      <w:r>
        <w:t>s f</w:t>
      </w:r>
      <w:del w:id="15465" w:author="GoldenCorpusHarness" w:date="2026-03-28T22:23:47Z">
        <w:r>
          <w:delText>o</w:delText>
        </w:r>
      </w:del>
      <w:ins w:id="15466" w:author="GoldenCorpusHarness" w:date="2026-03-28T22:23:47Z">
        <w:r>
          <w:t>i</w:t>
        </w:r>
      </w:ins>
      <w:r>
        <w:t>r</w:t>
      </w:r>
      <w:del w:id="15467" w:author="GoldenCorpusHarness" w:date="2026-03-28T22:23:47Z">
        <w:r>
          <w:delText xml:space="preserve"> PFS</w:delText>
        </w:r>
      </w:del>
      <w:ins w:id="15468" w:author="GoldenCorpusHarness" w:date="2026-03-28T22:23:47Z">
        <w:r>
          <w:t>st</w:t>
        </w:r>
      </w:ins>
      <w:r>
        <w:t>.</w:t>
      </w:r>
      <w:del w:id="15469" w:author="GoldenCorpusHarness" w:date="2026-03-28T22:23:47Z">
        <w:r>
          <w:delText xml:space="preserve"> </w:delText>
        </w:r>
      </w:del>
    </w:p>
    <w:p ns2:paraId="3EAC292A" ns2:textId="65DE6CCF" w:rsidR="002B1446" w:rsidRDefault="00895D30" w:rsidP="00665A2D">
      <w:pPr>
        <w:pStyle w:val="Caption"/>
        <w:pageBreakBefore/>
      </w:pPr>
      <w:del w:id="15470" w:author="GoldenCorpusHarness" w:date="2026-03-28T22:23:47Z">
        <w:r>
          <w:delText>Table 34Efficacy Boundaries and Properties for Progression-free Survival Analyses</w:delText>
        </w:r>
      </w:del>
    </w:p>
    <w:tbl>
      <w:tblPr>
        <w:tblStyle w:val="TableGrid"/>
        <w:tblW w:w="5000" w:type="pct"/>
        <w:tblLook w:val="04A0" w:firstRow="1" w:lastRow="0" w:firstColumn="1" w:lastColumn="0" w:noHBand="0" w:noVBand="1"/>
      </w:tblPr>
      <w:tblGrid>
        <w:gridCol w:w="1732"/>
        <w:gridCol w:w="2355"/>
        <w:gridCol w:w="1632"/>
        <w:gridCol w:w="1629"/>
        <w:gridCol w:w="1642"/>
      </w:tblGrid>
      <w:tr w:rsidR="003117E4" ns2:paraId="2EF712A0" ns2:textId="77777777" w:rsidTr="008B6369">
        <w:trPr>
          <w:trHeight w:val="289"/>
          <w:tblHeader/>
        </w:trPr>
        <w:tc>
          <w:tcPr>
            <w:tcW w:w="8936" w:type="dxa"/>
            <w:gridSpan w:val="5"/>
            <w:vAlign w:val="center"/>
          </w:tcPr>
          <w:p ns2:paraId="6DB40A2B" ns2:textId="77777777" w:rsidR="002B1446" w:rsidRPr="00A06EBC" w:rsidRDefault="00895D30" w:rsidP="008B6369">
            <w:pPr>
              <w:pStyle w:val="TableCellLeft"/>
              <w:keepNext w:val="0"/>
              <w:keepLines w:val="0"/>
              <w:spacing w:before="40" w:after="40" w:line="240" w:lineRule="auto"/>
              <w:jc w:val="center"/>
              <w:rPr>
                <w:b/>
                <w:bCs/>
                <w:szCs w:val="20"/>
              </w:rPr>
            </w:pPr>
            <w:bookmarkStart w:id="303" w:name="_Hlk90305979"/>
            <w:r w:rsidRPr="00A06EBC">
              <w:rPr>
                <w:b/>
                <w:bCs/>
                <w:szCs w:val="20"/>
              </w:rPr>
              <w:t>Endpoint: PFS</w:t>
            </w:r>
          </w:p>
        </w:tc>
      </w:tr>
      <w:tr w:rsidR="003117E4" ns2:paraId="09C8A84A" ns2:textId="77777777" w:rsidTr="008B6369">
        <w:trPr>
          <w:trHeight w:val="508"/>
          <w:tblHeader/>
        </w:trPr>
        <w:tc>
          <w:tcPr>
            <w:tcW w:w="1722" w:type="dxa"/>
            <w:vAlign w:val="center"/>
          </w:tcPr>
          <w:p ns2:paraId="57925978" ns2:textId="77777777" w:rsidR="002B1446" w:rsidRPr="00A06EBC" w:rsidRDefault="00895D30" w:rsidP="008B6369">
            <w:pPr>
              <w:pStyle w:val="TableCellLeft"/>
              <w:keepNext w:val="0"/>
              <w:keepLines w:val="0"/>
              <w:spacing w:before="40" w:after="40" w:line="240" w:lineRule="auto"/>
              <w:jc w:val="center"/>
              <w:rPr>
                <w:b/>
                <w:bCs/>
                <w:szCs w:val="20"/>
              </w:rPr>
            </w:pPr>
            <w:r w:rsidRPr="00A06EBC">
              <w:rPr>
                <w:b/>
                <w:bCs/>
                <w:szCs w:val="20"/>
              </w:rPr>
              <w:t>Analysis</w:t>
            </w:r>
          </w:p>
        </w:tc>
        <w:tc>
          <w:tcPr>
            <w:tcW w:w="2341" w:type="dxa"/>
            <w:vAlign w:val="center"/>
          </w:tcPr>
          <w:p ns2:paraId="247F262A" ns2:textId="77777777" w:rsidR="002B1446" w:rsidRPr="009B5E5D" w:rsidRDefault="00895D30" w:rsidP="008B6369">
            <w:pPr>
              <w:pStyle w:val="TableCellLeft"/>
              <w:keepNext w:val="0"/>
              <w:keepLines w:val="0"/>
              <w:spacing w:before="40" w:after="40" w:line="240" w:lineRule="auto"/>
              <w:jc w:val="center"/>
            </w:pPr>
            <w:r w:rsidRPr="00A06EBC">
              <w:rPr>
                <w:b/>
                <w:bCs/>
                <w:szCs w:val="20"/>
              </w:rPr>
              <w:t>Value</w:t>
            </w:r>
          </w:p>
        </w:tc>
        <w:tc>
          <w:tcPr>
            <w:tcW w:w="1622" w:type="dxa"/>
            <w:vAlign w:val="center"/>
          </w:tcPr>
          <w:p ns2:paraId="3CE7DD5E" ns2:textId="77777777" w:rsidR="002B1446" w:rsidRPr="009B5E5D" w:rsidRDefault="00895D30" w:rsidP="008B6369">
            <w:pPr>
              <w:pStyle w:val="Paragraph"/>
              <w:spacing w:before="40" w:after="40"/>
              <w:jc w:val="center"/>
            </w:pPr>
            <w:r w:rsidRPr="009B5E5D">
              <w:rPr>
                <w:b/>
                <w:color w:val="000000"/>
                <w:sz w:val="20"/>
                <w:szCs w:val="20"/>
              </w:rPr>
              <w:t>Efficacy</w:t>
            </w:r>
            <w:r>
              <w:rPr>
                <w:b/>
                <w:color w:val="000000"/>
                <w:sz w:val="20"/>
                <w:szCs w:val="20"/>
              </w:rPr>
              <w:br/>
            </w:r>
            <w:r w:rsidRPr="00A06EBC">
              <w:rPr>
                <w:rFonts w:ascii="Calibri" w:hAnsi="Calibri"/>
                <w:bCs/>
                <w:sz w:val="20"/>
                <w:szCs w:val="20"/>
              </w:rPr>
              <w:t>α</w:t>
            </w:r>
            <w:r w:rsidRPr="000F0159">
              <w:rPr>
                <w:bCs/>
                <w:sz w:val="20"/>
                <w:szCs w:val="20"/>
              </w:rPr>
              <w:t>=0.020</w:t>
            </w:r>
          </w:p>
        </w:tc>
        <w:tc>
          <w:tcPr>
            <w:tcW w:w="1619" w:type="dxa"/>
            <w:vAlign w:val="center"/>
          </w:tcPr>
          <w:p ns2:paraId="26243D43" ns2:textId="77777777" w:rsidR="002B1446" w:rsidRPr="00A06EBC" w:rsidRDefault="00895D30" w:rsidP="008B6369">
            <w:pPr>
              <w:pStyle w:val="Paragraph"/>
              <w:spacing w:before="40" w:after="40"/>
              <w:jc w:val="center"/>
            </w:pPr>
            <w:r w:rsidRPr="00A06EBC">
              <w:rPr>
                <w:b/>
                <w:color w:val="000000"/>
                <w:sz w:val="20"/>
                <w:szCs w:val="20"/>
              </w:rPr>
              <w:t>Efficacy</w:t>
            </w:r>
            <w:r>
              <w:rPr>
                <w:b/>
                <w:color w:val="000000"/>
                <w:sz w:val="20"/>
                <w:szCs w:val="20"/>
              </w:rPr>
              <w:br/>
            </w:r>
            <w:r w:rsidRPr="00E330F0">
              <w:rPr>
                <w:rFonts w:eastAsia="Times New Roman"/>
                <w:sz w:val="20"/>
                <w:szCs w:val="20"/>
              </w:rPr>
              <w:t>α=0.025</w:t>
            </w:r>
          </w:p>
        </w:tc>
        <w:tc>
          <w:tcPr>
            <w:tcW w:w="1632" w:type="dxa"/>
            <w:vAlign w:val="center"/>
          </w:tcPr>
          <w:p ns2:paraId="574EEC36" ns2:textId="77777777" w:rsidR="002B1446" w:rsidRPr="00A06EBC" w:rsidRDefault="00895D30" w:rsidP="008B6369">
            <w:pPr>
              <w:pStyle w:val="Paragraph"/>
              <w:spacing w:before="40" w:after="40"/>
              <w:jc w:val="center"/>
            </w:pPr>
            <w:r w:rsidRPr="00A06EBC">
              <w:rPr>
                <w:b/>
                <w:color w:val="000000"/>
                <w:sz w:val="20"/>
                <w:szCs w:val="20"/>
              </w:rPr>
              <w:t>Futility</w:t>
            </w:r>
            <w:r w:rsidRPr="00204F29">
              <w:rPr>
                <w:b/>
                <w:bCs/>
                <w:sz w:val="20"/>
                <w:szCs w:val="20"/>
                <w:vertAlign w:val="superscript"/>
              </w:rPr>
              <w:t>f</w:t>
            </w:r>
            <w:r>
              <w:rPr>
                <w:b/>
                <w:bCs/>
                <w:sz w:val="20"/>
                <w:szCs w:val="20"/>
                <w:vertAlign w:val="superscript"/>
              </w:rPr>
              <w:br/>
            </w:r>
            <w:r w:rsidRPr="00E330F0">
              <w:rPr>
                <w:rFonts w:eastAsia="Times New Roman"/>
                <w:sz w:val="20"/>
                <w:szCs w:val="20"/>
              </w:rPr>
              <w:t>β=</w:t>
            </w:r>
            <w:r w:rsidRPr="00A06EBC">
              <w:rPr>
                <w:bCs/>
                <w:sz w:val="20"/>
                <w:szCs w:val="20"/>
              </w:rPr>
              <w:t>0.10</w:t>
            </w:r>
          </w:p>
        </w:tc>
      </w:tr>
      <w:tr w:rsidR="003117E4" ns2:paraId="0DEDB235" ns2:textId="77777777" w:rsidTr="008B6369">
        <w:trPr>
          <w:trHeight w:val="247"/>
        </w:trPr>
        <w:tc>
          <w:tcPr>
            <w:tcW w:w="1722" w:type="dxa"/>
            <w:vMerge w:val="restart"/>
            <w:vAlign w:val="center"/>
          </w:tcPr>
          <w:p ns2:paraId="71ECDC19" ns2:textId="77777777" w:rsidR="002B1446" w:rsidRPr="00A06EBC" w:rsidRDefault="00895D30" w:rsidP="008B6369">
            <w:pPr>
              <w:pStyle w:val="TableCellLeft"/>
              <w:keepNext w:val="0"/>
              <w:keepLines w:val="0"/>
              <w:spacing w:before="40" w:after="40" w:line="240" w:lineRule="auto"/>
              <w:rPr>
                <w:szCs w:val="20"/>
              </w:rPr>
            </w:pPr>
            <w:r w:rsidRPr="00A06EBC">
              <w:rPr>
                <w:szCs w:val="20"/>
              </w:rPr>
              <w:t xml:space="preserve">IA1: </w:t>
            </w:r>
            <w:r>
              <w:rPr>
                <w:szCs w:val="20"/>
              </w:rPr>
              <w:t>24</w:t>
            </w:r>
            <w:r w:rsidRPr="00A06EBC">
              <w:rPr>
                <w:szCs w:val="20"/>
              </w:rPr>
              <w:t>%</w:t>
            </w:r>
            <w:r w:rsidRPr="001C66B5">
              <w:rPr>
                <w:szCs w:val="20"/>
                <w:vertAlign w:val="superscript"/>
              </w:rPr>
              <w:t>a</w:t>
            </w:r>
          </w:p>
          <w:p ns2:paraId="26C49449" ns2:textId="77777777" w:rsidR="002B1446" w:rsidRPr="00A06EBC" w:rsidRDefault="00895D30" w:rsidP="008B6369">
            <w:pPr>
              <w:pStyle w:val="TableCellLeft"/>
              <w:keepNext w:val="0"/>
              <w:keepLines w:val="0"/>
              <w:spacing w:before="40" w:after="40" w:line="240" w:lineRule="auto"/>
              <w:rPr>
                <w:szCs w:val="20"/>
              </w:rPr>
            </w:pPr>
            <w:r w:rsidRPr="00A06EBC">
              <w:rPr>
                <w:szCs w:val="20"/>
              </w:rPr>
              <w:t xml:space="preserve">N: </w:t>
            </w:r>
            <w:r>
              <w:rPr>
                <w:szCs w:val="20"/>
              </w:rPr>
              <w:t>690</w:t>
            </w:r>
          </w:p>
          <w:p ns2:paraId="5E7968E5" ns2:textId="77777777" w:rsidR="002B1446" w:rsidRPr="00A06EBC" w:rsidRDefault="00895D30" w:rsidP="008B6369">
            <w:pPr>
              <w:pStyle w:val="TableCellLeft"/>
              <w:keepNext w:val="0"/>
              <w:keepLines w:val="0"/>
              <w:spacing w:before="40" w:after="40" w:line="240" w:lineRule="auto"/>
              <w:rPr>
                <w:szCs w:val="20"/>
              </w:rPr>
            </w:pPr>
            <w:r w:rsidRPr="00A06EBC">
              <w:rPr>
                <w:szCs w:val="20"/>
              </w:rPr>
              <w:t>Events:</w:t>
            </w:r>
            <w:r>
              <w:rPr>
                <w:szCs w:val="20"/>
              </w:rPr>
              <w:t xml:space="preserve"> 60</w:t>
            </w:r>
            <w:r w:rsidRPr="00A06EBC">
              <w:rPr>
                <w:szCs w:val="20"/>
              </w:rPr>
              <w:t xml:space="preserve"> </w:t>
            </w:r>
          </w:p>
          <w:p ns2:paraId="72B9F1C1" ns2:textId="77777777" w:rsidR="002B1446" w:rsidRPr="00A06EBC" w:rsidRDefault="00895D30" w:rsidP="008B6369">
            <w:pPr>
              <w:pStyle w:val="TableCellLeft"/>
              <w:keepNext w:val="0"/>
              <w:keepLines w:val="0"/>
              <w:spacing w:before="40" w:after="40" w:line="240" w:lineRule="auto"/>
              <w:rPr>
                <w:szCs w:val="20"/>
              </w:rPr>
            </w:pPr>
            <w:r w:rsidRPr="00A06EBC">
              <w:rPr>
                <w:szCs w:val="20"/>
              </w:rPr>
              <w:t xml:space="preserve">Month: </w:t>
            </w:r>
            <w:r>
              <w:rPr>
                <w:szCs w:val="20"/>
              </w:rPr>
              <w:t>25</w:t>
            </w:r>
          </w:p>
        </w:tc>
        <w:tc>
          <w:tcPr>
            <w:tcW w:w="2341" w:type="dxa"/>
          </w:tcPr>
          <w:p ns2:paraId="627C6DC6" ns2: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Merge w:val="restart"/>
            <w:vAlign w:val="center"/>
          </w:tcPr>
          <w:p ns2:paraId="5A8C3E16" ns2:textId="77777777" w:rsidR="002B1446" w:rsidRPr="00A06EBC" w:rsidRDefault="00895D30" w:rsidP="008B6369">
            <w:pPr>
              <w:pStyle w:val="TableCellLeft"/>
              <w:keepNext w:val="0"/>
              <w:keepLines w:val="0"/>
              <w:spacing w:before="40" w:after="40" w:line="240" w:lineRule="auto"/>
              <w:jc w:val="center"/>
              <w:rPr>
                <w:szCs w:val="20"/>
              </w:rPr>
            </w:pPr>
            <w:r>
              <w:rPr>
                <w:szCs w:val="20"/>
              </w:rPr>
              <w:t>N/A</w:t>
            </w:r>
          </w:p>
        </w:tc>
        <w:tc>
          <w:tcPr>
            <w:tcW w:w="1619" w:type="dxa"/>
            <w:vMerge w:val="restart"/>
            <w:vAlign w:val="center"/>
          </w:tcPr>
          <w:p ns2:paraId="5136C72E" ns2:textId="77777777" w:rsidR="002B1446" w:rsidRPr="00A06EBC" w:rsidRDefault="00895D30" w:rsidP="008B6369">
            <w:pPr>
              <w:pStyle w:val="TableCellLeft"/>
              <w:keepNext w:val="0"/>
              <w:keepLines w:val="0"/>
              <w:spacing w:before="40" w:after="40" w:line="240" w:lineRule="auto"/>
              <w:jc w:val="center"/>
              <w:rPr>
                <w:szCs w:val="20"/>
              </w:rPr>
            </w:pPr>
            <w:r>
              <w:rPr>
                <w:szCs w:val="20"/>
              </w:rPr>
              <w:t>N/A</w:t>
            </w:r>
          </w:p>
        </w:tc>
        <w:tc>
          <w:tcPr>
            <w:tcW w:w="1632" w:type="dxa"/>
            <w:vAlign w:val="center"/>
          </w:tcPr>
          <w:p ns2:paraId="3D840CD9" ns2: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-2.2581</w:t>
            </w:r>
          </w:p>
        </w:tc>
      </w:tr>
      <w:tr w:rsidR="003117E4" ns2:paraId="66E93196" ns2:textId="77777777" w:rsidTr="008B6369">
        <w:trPr>
          <w:trHeight w:val="247"/>
        </w:trPr>
        <w:tc>
          <w:tcPr>
            <w:tcW w:w="1722" w:type="dxa"/>
            <w:vMerge/>
            <w:vAlign w:val="center"/>
          </w:tcPr>
          <w:p ns2:paraId="72DA58C4"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3D8C5C47" ns2: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Merge/>
            <w:vAlign w:val="center"/>
          </w:tcPr>
          <w:p ns2:paraId="4CBCDA0C" ns2: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ns2:paraId="0405D86D" ns2: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ns2:paraId="6F4C8DCF" ns2: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0.9880</w:t>
            </w:r>
          </w:p>
        </w:tc>
      </w:tr>
      <w:tr w:rsidR="003117E4" ns2:paraId="03F475E5" ns2:textId="77777777" w:rsidTr="008B6369">
        <w:trPr>
          <w:trHeight w:val="247"/>
        </w:trPr>
        <w:tc>
          <w:tcPr>
            <w:tcW w:w="1722" w:type="dxa"/>
            <w:vMerge/>
            <w:vAlign w:val="center"/>
          </w:tcPr>
          <w:p ns2:paraId="1B203D35"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3ED8DB71" ns2: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Merge/>
            <w:vAlign w:val="center"/>
          </w:tcPr>
          <w:p ns2:paraId="206758F1" ns2: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ns2:paraId="37CBD5B1" ns2: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ns2:paraId="21D1AD5C" ns2: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1.7974</w:t>
            </w:r>
          </w:p>
        </w:tc>
      </w:tr>
      <w:tr w:rsidR="003117E4" ns2:paraId="4894CDBC" ns2:textId="77777777" w:rsidTr="008B6369">
        <w:trPr>
          <w:trHeight w:val="247"/>
        </w:trPr>
        <w:tc>
          <w:tcPr>
            <w:tcW w:w="1722" w:type="dxa"/>
            <w:vMerge/>
            <w:vAlign w:val="center"/>
          </w:tcPr>
          <w:p ns2:paraId="545B9301"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58236BC6"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Merge/>
            <w:vAlign w:val="center"/>
          </w:tcPr>
          <w:p ns2:paraId="61EA5FAC" ns2: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ns2:paraId="77653408" ns2: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ns2:paraId="0089FBFD" ns2: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0.0120</w:t>
            </w:r>
          </w:p>
        </w:tc>
      </w:tr>
      <w:tr w:rsidR="003117E4" ns2:paraId="5970A826" ns2:textId="77777777" w:rsidTr="008B6369">
        <w:trPr>
          <w:trHeight w:val="247"/>
        </w:trPr>
        <w:tc>
          <w:tcPr>
            <w:tcW w:w="1722" w:type="dxa"/>
            <w:vMerge/>
            <w:vAlign w:val="center"/>
          </w:tcPr>
          <w:p ns2:paraId="0FA58150"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5B5E9B19"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Merge/>
            <w:vAlign w:val="center"/>
          </w:tcPr>
          <w:p ns2:paraId="57710165" ns2: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ns2:paraId="254F6E70" ns2: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ns2:paraId="734C83FE" ns2: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0.0000</w:t>
            </w:r>
          </w:p>
        </w:tc>
      </w:tr>
      <w:tr w:rsidR="003117E4" ns2:paraId="4712B5AC" ns2:textId="77777777" w:rsidTr="008B6369">
        <w:trPr>
          <w:trHeight w:val="247"/>
        </w:trPr>
        <w:tc>
          <w:tcPr>
            <w:tcW w:w="1722" w:type="dxa"/>
            <w:vMerge w:val="restart"/>
            <w:vAlign w:val="center"/>
          </w:tcPr>
          <w:p ns2:paraId="51EFA3D4" ns2:textId="77777777" w:rsidR="002B1446" w:rsidRPr="00A06EBC" w:rsidRDefault="00895D30" w:rsidP="008B6369">
            <w:pPr>
              <w:pStyle w:val="TableCellLeft"/>
              <w:keepNext w:val="0"/>
              <w:keepLines w:val="0"/>
              <w:spacing w:before="40" w:after="40" w:line="240" w:lineRule="auto"/>
              <w:rPr>
                <w:szCs w:val="20"/>
              </w:rPr>
            </w:pPr>
            <w:r w:rsidRPr="00A06EBC">
              <w:rPr>
                <w:szCs w:val="20"/>
              </w:rPr>
              <w:t>IA</w:t>
            </w:r>
            <w:r>
              <w:rPr>
                <w:szCs w:val="20"/>
              </w:rPr>
              <w:t>2</w:t>
            </w:r>
            <w:r w:rsidRPr="00A06EBC">
              <w:rPr>
                <w:szCs w:val="20"/>
              </w:rPr>
              <w:t>: 66%</w:t>
            </w:r>
            <w:r w:rsidRPr="001C66B5">
              <w:rPr>
                <w:szCs w:val="20"/>
                <w:vertAlign w:val="superscript"/>
              </w:rPr>
              <w:t>a</w:t>
            </w:r>
          </w:p>
          <w:p ns2:paraId="716CD6AD" ns2:textId="77777777" w:rsidR="002B1446" w:rsidRPr="00A06EBC" w:rsidRDefault="00895D30" w:rsidP="008B6369">
            <w:pPr>
              <w:pStyle w:val="TableCellLeft"/>
              <w:keepNext w:val="0"/>
              <w:keepLines w:val="0"/>
              <w:spacing w:before="40" w:after="40" w:line="240" w:lineRule="auto"/>
              <w:rPr>
                <w:szCs w:val="20"/>
              </w:rPr>
            </w:pPr>
            <w:r w:rsidRPr="00A06EBC">
              <w:rPr>
                <w:szCs w:val="20"/>
              </w:rPr>
              <w:t>N: 690</w:t>
            </w:r>
          </w:p>
          <w:p ns2:paraId="7774A2CE" ns2:textId="77777777" w:rsidR="002B1446" w:rsidRPr="00A06EBC" w:rsidRDefault="00895D30" w:rsidP="008B6369">
            <w:pPr>
              <w:pStyle w:val="TableCellLeft"/>
              <w:keepNext w:val="0"/>
              <w:keepLines w:val="0"/>
              <w:spacing w:before="40" w:after="40" w:line="240" w:lineRule="auto"/>
              <w:rPr>
                <w:szCs w:val="20"/>
              </w:rPr>
            </w:pPr>
            <w:r w:rsidRPr="00A06EBC">
              <w:rPr>
                <w:szCs w:val="20"/>
              </w:rPr>
              <w:t>Events:</w:t>
            </w:r>
            <w:r>
              <w:rPr>
                <w:szCs w:val="20"/>
              </w:rPr>
              <w:t xml:space="preserve"> </w:t>
            </w:r>
            <w:r w:rsidRPr="00A06EBC">
              <w:rPr>
                <w:szCs w:val="20"/>
              </w:rPr>
              <w:t>16</w:t>
            </w:r>
            <w:r>
              <w:rPr>
                <w:szCs w:val="20"/>
              </w:rPr>
              <w:t>4</w:t>
            </w:r>
            <w:r w:rsidRPr="00A06EBC">
              <w:rPr>
                <w:szCs w:val="20"/>
              </w:rPr>
              <w:t xml:space="preserve"> </w:t>
            </w:r>
          </w:p>
          <w:p ns2:paraId="5096B1B2" ns2:textId="77777777" w:rsidR="002B1446" w:rsidRPr="00A06EBC" w:rsidRDefault="00895D30" w:rsidP="008B6369">
            <w:pPr>
              <w:pStyle w:val="TableCellLeft"/>
              <w:keepNext w:val="0"/>
              <w:keepLines w:val="0"/>
              <w:spacing w:before="40" w:after="40" w:line="240" w:lineRule="auto"/>
              <w:rPr>
                <w:szCs w:val="20"/>
              </w:rPr>
            </w:pPr>
            <w:r w:rsidRPr="00A06EBC">
              <w:rPr>
                <w:szCs w:val="20"/>
              </w:rPr>
              <w:t>Month: 46</w:t>
            </w:r>
          </w:p>
        </w:tc>
        <w:tc>
          <w:tcPr>
            <w:tcW w:w="2341" w:type="dxa"/>
          </w:tcPr>
          <w:p ns2:paraId="402BD30E" ns2: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Align w:val="center"/>
          </w:tcPr>
          <w:p ns2:paraId="6C4C8E4F"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2.6364</w:t>
            </w:r>
          </w:p>
        </w:tc>
        <w:tc>
          <w:tcPr>
            <w:tcW w:w="1619" w:type="dxa"/>
            <w:vAlign w:val="center"/>
          </w:tcPr>
          <w:p ns2:paraId="4FFC5ED0"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2.5242</w:t>
            </w:r>
          </w:p>
        </w:tc>
        <w:tc>
          <w:tcPr>
            <w:tcW w:w="1632" w:type="dxa"/>
            <w:vAlign w:val="center"/>
          </w:tcPr>
          <w:p ns2:paraId="1FCE43FB" ns2:textId="77777777" w:rsidR="002B1446" w:rsidRPr="00A06EBC" w:rsidRDefault="00895D30" w:rsidP="008B6369">
            <w:pPr>
              <w:pStyle w:val="TableCellLeft"/>
              <w:keepNext w:val="0"/>
              <w:keepLines w:val="0"/>
              <w:spacing w:before="40" w:after="40" w:line="240" w:lineRule="auto"/>
              <w:jc w:val="center"/>
              <w:rPr>
                <w:szCs w:val="20"/>
              </w:rPr>
            </w:pPr>
            <w:r w:rsidRPr="004F0B73">
              <w:rPr>
                <w:szCs w:val="20"/>
              </w:rPr>
              <w:t>0.</w:t>
            </w:r>
            <w:r w:rsidRPr="00484A9D">
              <w:rPr>
                <w:szCs w:val="20"/>
              </w:rPr>
              <w:t>0288</w:t>
            </w:r>
          </w:p>
        </w:tc>
      </w:tr>
      <w:tr w:rsidR="003117E4" ns2:paraId="73D414A1" ns2:textId="77777777" w:rsidTr="008B6369">
        <w:trPr>
          <w:trHeight w:val="260"/>
        </w:trPr>
        <w:tc>
          <w:tcPr>
            <w:tcW w:w="1722" w:type="dxa"/>
            <w:vMerge/>
          </w:tcPr>
          <w:p ns2:paraId="33D057E2"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5AC84F1E" ns2: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ns2:paraId="51901FD1"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0.0042</w:t>
            </w:r>
          </w:p>
        </w:tc>
        <w:tc>
          <w:tcPr>
            <w:tcW w:w="1619" w:type="dxa"/>
            <w:vAlign w:val="center"/>
          </w:tcPr>
          <w:p ns2:paraId="212180AD"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0.0058</w:t>
            </w:r>
          </w:p>
        </w:tc>
        <w:tc>
          <w:tcPr>
            <w:tcW w:w="1632" w:type="dxa"/>
            <w:vAlign w:val="center"/>
          </w:tcPr>
          <w:p ns2:paraId="1D5227F8"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4885</w:t>
            </w:r>
          </w:p>
        </w:tc>
      </w:tr>
      <w:tr w:rsidR="003117E4" ns2:paraId="59930285" ns2:textId="77777777" w:rsidTr="008B6369">
        <w:trPr>
          <w:trHeight w:val="260"/>
        </w:trPr>
        <w:tc>
          <w:tcPr>
            <w:tcW w:w="1722" w:type="dxa"/>
            <w:vMerge/>
          </w:tcPr>
          <w:p ns2:paraId="2A2865E4"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6AD9A9FA" ns2: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ns2:paraId="3B5AC6F8"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6618</w:t>
            </w:r>
          </w:p>
        </w:tc>
        <w:tc>
          <w:tcPr>
            <w:tcW w:w="1619" w:type="dxa"/>
            <w:vAlign w:val="center"/>
          </w:tcPr>
          <w:p ns2:paraId="248FE858"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6735</w:t>
            </w:r>
          </w:p>
        </w:tc>
        <w:tc>
          <w:tcPr>
            <w:tcW w:w="1632" w:type="dxa"/>
            <w:vAlign w:val="center"/>
          </w:tcPr>
          <w:p ns2:paraId="3FD1400D" ns2:textId="77777777" w:rsidR="002B1446" w:rsidRPr="00A06EBC" w:rsidRDefault="00895D30" w:rsidP="008B6369">
            <w:pPr>
              <w:pStyle w:val="TableCellLeft"/>
              <w:keepNext w:val="0"/>
              <w:keepLines w:val="0"/>
              <w:spacing w:before="40" w:after="40" w:line="240" w:lineRule="auto"/>
              <w:jc w:val="center"/>
              <w:rPr>
                <w:szCs w:val="20"/>
              </w:rPr>
            </w:pPr>
            <w:r w:rsidRPr="00484A9D">
              <w:rPr>
                <w:szCs w:val="20"/>
              </w:rPr>
              <w:t>0.9955</w:t>
            </w:r>
          </w:p>
        </w:tc>
      </w:tr>
      <w:tr w:rsidR="003117E4" ns2:paraId="42A3FDD0" ns2:textId="77777777" w:rsidTr="008B6369">
        <w:trPr>
          <w:trHeight w:val="260"/>
        </w:trPr>
        <w:tc>
          <w:tcPr>
            <w:tcW w:w="1722" w:type="dxa"/>
            <w:vMerge/>
          </w:tcPr>
          <w:p ns2:paraId="77D49350"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31244C97"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ns2:paraId="589AFF51"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0.0042</w:t>
            </w:r>
          </w:p>
        </w:tc>
        <w:tc>
          <w:tcPr>
            <w:tcW w:w="1619" w:type="dxa"/>
            <w:vAlign w:val="center"/>
          </w:tcPr>
          <w:p ns2:paraId="4D41A4AF"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0.0058</w:t>
            </w:r>
          </w:p>
        </w:tc>
        <w:tc>
          <w:tcPr>
            <w:tcW w:w="1632" w:type="dxa"/>
            <w:vAlign w:val="center"/>
          </w:tcPr>
          <w:p ns2:paraId="6A57BABE"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5118</w:t>
            </w:r>
          </w:p>
        </w:tc>
      </w:tr>
      <w:tr w:rsidR="003117E4" ns2:paraId="7496E542" ns2:textId="77777777" w:rsidTr="008B6369">
        <w:trPr>
          <w:trHeight w:val="260"/>
        </w:trPr>
        <w:tc>
          <w:tcPr>
            <w:tcW w:w="1722" w:type="dxa"/>
            <w:vMerge/>
          </w:tcPr>
          <w:p ns2:paraId="284CF8E5"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2BF524FC"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ns2:paraId="7698AF6F"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5432</w:t>
            </w:r>
          </w:p>
        </w:tc>
        <w:tc>
          <w:tcPr>
            <w:tcW w:w="1619" w:type="dxa"/>
            <w:vAlign w:val="center"/>
          </w:tcPr>
          <w:p ns2:paraId="5A8F37FF"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5873</w:t>
            </w:r>
          </w:p>
        </w:tc>
        <w:tc>
          <w:tcPr>
            <w:tcW w:w="1632" w:type="dxa"/>
            <w:vAlign w:val="center"/>
          </w:tcPr>
          <w:p ns2:paraId="43642972"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0033</w:t>
            </w:r>
          </w:p>
        </w:tc>
      </w:tr>
      <w:tr w:rsidR="003117E4" ns2:paraId="094B8D42" ns2:textId="77777777" w:rsidTr="008B6369">
        <w:trPr>
          <w:trHeight w:val="247"/>
        </w:trPr>
        <w:tc>
          <w:tcPr>
            <w:tcW w:w="1722" w:type="dxa"/>
            <w:vMerge w:val="restart"/>
            <w:vAlign w:val="center"/>
          </w:tcPr>
          <w:p ns2:paraId="5BE615ED" ns2:textId="77777777" w:rsidR="002B1446" w:rsidRPr="00A06EBC" w:rsidRDefault="00895D30" w:rsidP="008B6369">
            <w:pPr>
              <w:pStyle w:val="TableCellLeft"/>
              <w:keepNext w:val="0"/>
              <w:keepLines w:val="0"/>
              <w:spacing w:before="40" w:after="40" w:line="240" w:lineRule="auto"/>
              <w:rPr>
                <w:szCs w:val="20"/>
              </w:rPr>
            </w:pPr>
            <w:r w:rsidRPr="00A06EBC">
              <w:rPr>
                <w:szCs w:val="20"/>
              </w:rPr>
              <w:t>IA</w:t>
            </w:r>
            <w:r>
              <w:rPr>
                <w:szCs w:val="20"/>
              </w:rPr>
              <w:t>3</w:t>
            </w:r>
            <w:r w:rsidRPr="00A06EBC">
              <w:rPr>
                <w:szCs w:val="20"/>
              </w:rPr>
              <w:t>: 85%</w:t>
            </w:r>
            <w:r w:rsidRPr="001C66B5">
              <w:rPr>
                <w:szCs w:val="20"/>
                <w:vertAlign w:val="superscript"/>
              </w:rPr>
              <w:t>a</w:t>
            </w:r>
          </w:p>
          <w:p ns2:paraId="24E4162B" ns2:textId="77777777" w:rsidR="002B1446" w:rsidRPr="00A06EBC" w:rsidRDefault="00895D30" w:rsidP="008B6369">
            <w:pPr>
              <w:pStyle w:val="TableCellLeft"/>
              <w:keepNext w:val="0"/>
              <w:keepLines w:val="0"/>
              <w:spacing w:before="40" w:after="40" w:line="240" w:lineRule="auto"/>
              <w:rPr>
                <w:szCs w:val="20"/>
              </w:rPr>
            </w:pPr>
            <w:r w:rsidRPr="00A06EBC">
              <w:rPr>
                <w:szCs w:val="20"/>
              </w:rPr>
              <w:t>N: 690</w:t>
            </w:r>
          </w:p>
          <w:p ns2:paraId="5D3326C4" ns2:textId="77777777" w:rsidR="002B1446" w:rsidRPr="00A06EBC" w:rsidRDefault="00895D30" w:rsidP="008B6369">
            <w:pPr>
              <w:pStyle w:val="TableCellLeft"/>
              <w:keepNext w:val="0"/>
              <w:keepLines w:val="0"/>
              <w:spacing w:before="40" w:after="40" w:line="240" w:lineRule="auto"/>
              <w:rPr>
                <w:szCs w:val="20"/>
              </w:rPr>
            </w:pPr>
            <w:r w:rsidRPr="00A06EBC">
              <w:rPr>
                <w:szCs w:val="20"/>
              </w:rPr>
              <w:t>Events:</w:t>
            </w:r>
            <w:r>
              <w:rPr>
                <w:szCs w:val="20"/>
              </w:rPr>
              <w:t xml:space="preserve"> </w:t>
            </w:r>
            <w:r w:rsidRPr="00A06EBC">
              <w:rPr>
                <w:szCs w:val="20"/>
              </w:rPr>
              <w:t>21</w:t>
            </w:r>
            <w:r>
              <w:rPr>
                <w:szCs w:val="20"/>
              </w:rPr>
              <w:t>1</w:t>
            </w:r>
          </w:p>
          <w:p ns2:paraId="0E63216C" ns2:textId="77777777" w:rsidR="002B1446" w:rsidRPr="00A06EBC" w:rsidRDefault="00895D30" w:rsidP="008B6369">
            <w:pPr>
              <w:pStyle w:val="TableCellLeft"/>
              <w:keepNext w:val="0"/>
              <w:keepLines w:val="0"/>
              <w:spacing w:before="40" w:after="40" w:line="240" w:lineRule="auto"/>
              <w:rPr>
                <w:szCs w:val="20"/>
              </w:rPr>
            </w:pPr>
            <w:r w:rsidRPr="00A06EBC">
              <w:rPr>
                <w:szCs w:val="20"/>
              </w:rPr>
              <w:t>Month: 58</w:t>
            </w:r>
          </w:p>
        </w:tc>
        <w:tc>
          <w:tcPr>
            <w:tcW w:w="2341" w:type="dxa"/>
          </w:tcPr>
          <w:p ns2:paraId="0C05D526" ns2: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Align w:val="center"/>
          </w:tcPr>
          <w:p ns2:paraId="56CECD06"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2.3131</w:t>
            </w:r>
          </w:p>
        </w:tc>
        <w:tc>
          <w:tcPr>
            <w:tcW w:w="1619" w:type="dxa"/>
            <w:vAlign w:val="center"/>
          </w:tcPr>
          <w:p ns2:paraId="569C3E30"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2.2170</w:t>
            </w:r>
          </w:p>
        </w:tc>
        <w:tc>
          <w:tcPr>
            <w:tcW w:w="1632" w:type="dxa"/>
            <w:vAlign w:val="center"/>
          </w:tcPr>
          <w:p ns2:paraId="430A9D91" ns2:textId="77777777" w:rsidR="002B1446" w:rsidRPr="00A06EBC" w:rsidRDefault="00895D30" w:rsidP="008B6369">
            <w:pPr>
              <w:pStyle w:val="TableCellLeft"/>
              <w:keepNext w:val="0"/>
              <w:keepLines w:val="0"/>
              <w:spacing w:before="40" w:after="40" w:line="240" w:lineRule="auto"/>
              <w:jc w:val="center"/>
              <w:rPr>
                <w:szCs w:val="20"/>
              </w:rPr>
            </w:pPr>
            <w:r w:rsidRPr="00484A9D">
              <w:rPr>
                <w:szCs w:val="20"/>
              </w:rPr>
              <w:t>1.0996</w:t>
            </w:r>
          </w:p>
        </w:tc>
      </w:tr>
      <w:tr w:rsidR="003117E4" ns2:paraId="352DC89F" ns2:textId="77777777" w:rsidTr="008B6369">
        <w:trPr>
          <w:trHeight w:val="260"/>
        </w:trPr>
        <w:tc>
          <w:tcPr>
            <w:tcW w:w="1722" w:type="dxa"/>
            <w:vMerge/>
          </w:tcPr>
          <w:p ns2:paraId="3276DEB1"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1549EB3E" ns2: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ns2:paraId="4FD2732D"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0.0104</w:t>
            </w:r>
          </w:p>
        </w:tc>
        <w:tc>
          <w:tcPr>
            <w:tcW w:w="1619" w:type="dxa"/>
            <w:vAlign w:val="center"/>
          </w:tcPr>
          <w:p ns2:paraId="57997464"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0.0133</w:t>
            </w:r>
          </w:p>
        </w:tc>
        <w:tc>
          <w:tcPr>
            <w:tcW w:w="1632" w:type="dxa"/>
            <w:vAlign w:val="center"/>
          </w:tcPr>
          <w:p ns2:paraId="35130183"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1357</w:t>
            </w:r>
          </w:p>
        </w:tc>
      </w:tr>
      <w:tr w:rsidR="003117E4" ns2:paraId="44322A66" ns2:textId="77777777" w:rsidTr="008B6369">
        <w:trPr>
          <w:trHeight w:val="260"/>
        </w:trPr>
        <w:tc>
          <w:tcPr>
            <w:tcW w:w="1722" w:type="dxa"/>
            <w:vMerge/>
          </w:tcPr>
          <w:p ns2:paraId="387640EC"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2BA56A50" ns2: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ns2:paraId="03EC4AF8"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7268</w:t>
            </w:r>
          </w:p>
        </w:tc>
        <w:tc>
          <w:tcPr>
            <w:tcW w:w="1619" w:type="dxa"/>
            <w:vAlign w:val="center"/>
          </w:tcPr>
          <w:p ns2:paraId="1B04BFA6"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7365</w:t>
            </w:r>
          </w:p>
        </w:tc>
        <w:tc>
          <w:tcPr>
            <w:tcW w:w="1632" w:type="dxa"/>
            <w:vAlign w:val="center"/>
          </w:tcPr>
          <w:p ns2:paraId="2038F595"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8592</w:t>
            </w:r>
          </w:p>
        </w:tc>
      </w:tr>
      <w:tr w:rsidR="003117E4" ns2:paraId="4DCF14C9" ns2:textId="77777777" w:rsidTr="008B6369">
        <w:trPr>
          <w:trHeight w:val="260"/>
        </w:trPr>
        <w:tc>
          <w:tcPr>
            <w:tcW w:w="1722" w:type="dxa"/>
            <w:vMerge/>
          </w:tcPr>
          <w:p ns2:paraId="539159A7"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0A294A44"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ns2:paraId="6D12CA13"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0.0116</w:t>
            </w:r>
          </w:p>
        </w:tc>
        <w:tc>
          <w:tcPr>
            <w:tcW w:w="1619" w:type="dxa"/>
            <w:vAlign w:val="center"/>
          </w:tcPr>
          <w:p ns2:paraId="04DF1DA9"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0.0151</w:t>
            </w:r>
          </w:p>
        </w:tc>
        <w:tc>
          <w:tcPr>
            <w:tcW w:w="1632" w:type="dxa"/>
            <w:vAlign w:val="center"/>
          </w:tcPr>
          <w:p ns2:paraId="7E819F74"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8651</w:t>
            </w:r>
          </w:p>
        </w:tc>
      </w:tr>
      <w:tr w:rsidR="003117E4" ns2:paraId="69FFD184" ns2:textId="77777777" w:rsidTr="008B6369">
        <w:trPr>
          <w:trHeight w:val="260"/>
        </w:trPr>
        <w:tc>
          <w:tcPr>
            <w:tcW w:w="1722" w:type="dxa"/>
            <w:vMerge/>
          </w:tcPr>
          <w:p ns2:paraId="1C5D2F60"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3DEF2CDF"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ns2:paraId="1B994D4B"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7949</w:t>
            </w:r>
          </w:p>
        </w:tc>
        <w:tc>
          <w:tcPr>
            <w:tcW w:w="1619" w:type="dxa"/>
            <w:vAlign w:val="center"/>
          </w:tcPr>
          <w:p ns2:paraId="6336E766"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8218</w:t>
            </w:r>
          </w:p>
        </w:tc>
        <w:tc>
          <w:tcPr>
            <w:tcW w:w="1632" w:type="dxa"/>
            <w:vAlign w:val="center"/>
          </w:tcPr>
          <w:p ns2:paraId="4C5813E3"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0223</w:t>
            </w:r>
          </w:p>
        </w:tc>
      </w:tr>
      <w:tr w:rsidR="003117E4" ns2:paraId="78417D74" ns2:textId="77777777" w:rsidTr="008B6369">
        <w:trPr>
          <w:trHeight w:val="247"/>
        </w:trPr>
        <w:tc>
          <w:tcPr>
            <w:tcW w:w="1722" w:type="dxa"/>
            <w:vMerge w:val="restart"/>
            <w:vAlign w:val="center"/>
          </w:tcPr>
          <w:p ns2:paraId="16159DEE" ns2:textId="77777777" w:rsidR="002B1446" w:rsidRPr="00A06EBC" w:rsidRDefault="00895D30" w:rsidP="008B6369">
            <w:pPr>
              <w:pStyle w:val="TableCellLeft"/>
              <w:keepNext w:val="0"/>
              <w:keepLines w:val="0"/>
              <w:spacing w:before="40" w:after="40" w:line="240" w:lineRule="auto"/>
              <w:rPr>
                <w:szCs w:val="20"/>
              </w:rPr>
            </w:pPr>
            <w:r w:rsidRPr="00A06EBC">
              <w:rPr>
                <w:szCs w:val="20"/>
              </w:rPr>
              <w:t>IA</w:t>
            </w:r>
            <w:r>
              <w:rPr>
                <w:szCs w:val="20"/>
              </w:rPr>
              <w:t>4</w:t>
            </w:r>
            <w:r w:rsidRPr="00A06EBC">
              <w:rPr>
                <w:szCs w:val="20"/>
              </w:rPr>
              <w:t xml:space="preserve"> (Final PFS Analysis)</w:t>
            </w:r>
          </w:p>
          <w:p ns2:paraId="5658794B" ns2:textId="77777777" w:rsidR="002B1446" w:rsidRPr="00A06EBC" w:rsidRDefault="00895D30" w:rsidP="008B6369">
            <w:pPr>
              <w:pStyle w:val="TableCellLeft"/>
              <w:keepNext w:val="0"/>
              <w:keepLines w:val="0"/>
              <w:spacing w:before="40" w:after="40" w:line="240" w:lineRule="auto"/>
              <w:rPr>
                <w:szCs w:val="20"/>
              </w:rPr>
            </w:pPr>
            <w:r w:rsidRPr="00A06EBC">
              <w:rPr>
                <w:szCs w:val="20"/>
              </w:rPr>
              <w:t>N: 690</w:t>
            </w:r>
          </w:p>
          <w:p ns2:paraId="1B32172D" ns2:textId="77777777" w:rsidR="002B1446" w:rsidRPr="00A06EBC" w:rsidRDefault="00895D30" w:rsidP="008B6369">
            <w:pPr>
              <w:pStyle w:val="TableCellLeft"/>
              <w:keepNext w:val="0"/>
              <w:keepLines w:val="0"/>
              <w:spacing w:before="40" w:after="40" w:line="240" w:lineRule="auto"/>
              <w:rPr>
                <w:szCs w:val="20"/>
              </w:rPr>
            </w:pPr>
            <w:r w:rsidRPr="00A06EBC">
              <w:rPr>
                <w:szCs w:val="20"/>
              </w:rPr>
              <w:t>Events: 24</w:t>
            </w:r>
            <w:r>
              <w:rPr>
                <w:szCs w:val="20"/>
              </w:rPr>
              <w:t>8</w:t>
            </w:r>
          </w:p>
          <w:p ns2:paraId="6BAFE685" ns2:textId="77777777" w:rsidR="002B1446" w:rsidRPr="00A06EBC" w:rsidRDefault="00895D30" w:rsidP="008B6369">
            <w:pPr>
              <w:pStyle w:val="TableCellLeft"/>
              <w:keepNext w:val="0"/>
              <w:keepLines w:val="0"/>
              <w:spacing w:before="40" w:after="40" w:line="240" w:lineRule="auto"/>
              <w:rPr>
                <w:szCs w:val="20"/>
              </w:rPr>
            </w:pPr>
            <w:r w:rsidRPr="00A06EBC">
              <w:rPr>
                <w:szCs w:val="20"/>
              </w:rPr>
              <w:t>Month: 71</w:t>
            </w:r>
          </w:p>
        </w:tc>
        <w:tc>
          <w:tcPr>
            <w:tcW w:w="2341" w:type="dxa"/>
          </w:tcPr>
          <w:p ns2:paraId="562B7FF7" ns2: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Align w:val="center"/>
          </w:tcPr>
          <w:p ns2:paraId="5DD9061D"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2.1365</w:t>
            </w:r>
          </w:p>
        </w:tc>
        <w:tc>
          <w:tcPr>
            <w:tcW w:w="1619" w:type="dxa"/>
            <w:vAlign w:val="center"/>
          </w:tcPr>
          <w:p ns2:paraId="69CC6923"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2.0490</w:t>
            </w:r>
          </w:p>
        </w:tc>
        <w:tc>
          <w:tcPr>
            <w:tcW w:w="1632" w:type="dxa"/>
            <w:vMerge w:val="restart"/>
            <w:vAlign w:val="center"/>
          </w:tcPr>
          <w:p ns2:paraId="61EA656A" ns2:textId="77777777" w:rsidR="002B1446" w:rsidRPr="00A06EBC" w:rsidRDefault="00895D30" w:rsidP="008B6369">
            <w:pPr>
              <w:pStyle w:val="TableCellLeft"/>
              <w:keepNext w:val="0"/>
              <w:keepLines w:val="0"/>
              <w:spacing w:before="40" w:after="40" w:line="240" w:lineRule="auto"/>
              <w:jc w:val="center"/>
              <w:rPr>
                <w:szCs w:val="20"/>
              </w:rPr>
            </w:pPr>
            <w:r>
              <w:rPr>
                <w:szCs w:val="20"/>
              </w:rPr>
              <w:t>N/A</w:t>
            </w:r>
          </w:p>
        </w:tc>
      </w:tr>
      <w:tr w:rsidR="003117E4" ns2:paraId="335A3E84" ns2:textId="77777777" w:rsidTr="008B6369">
        <w:trPr>
          <w:trHeight w:val="260"/>
        </w:trPr>
        <w:tc>
          <w:tcPr>
            <w:tcW w:w="1722" w:type="dxa"/>
            <w:vMerge/>
          </w:tcPr>
          <w:p ns2:paraId="0376C534" ns2:textId="77777777" w:rsidR="002B1446" w:rsidRPr="009B5E5D" w:rsidRDefault="002B1446" w:rsidP="008B6369">
            <w:pPr>
              <w:spacing w:before="40" w:after="40"/>
              <w:rPr>
                <w:sz w:val="20"/>
                <w:szCs w:val="20"/>
              </w:rPr>
            </w:pPr>
          </w:p>
        </w:tc>
        <w:tc>
          <w:tcPr>
            <w:tcW w:w="2341" w:type="dxa"/>
          </w:tcPr>
          <w:p ns2:paraId="7E780B51" ns2: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ns2:paraId="5E5721CD"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0.0163</w:t>
            </w:r>
          </w:p>
        </w:tc>
        <w:tc>
          <w:tcPr>
            <w:tcW w:w="1619" w:type="dxa"/>
            <w:vAlign w:val="center"/>
          </w:tcPr>
          <w:p ns2:paraId="4FB8AD95"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0.0202</w:t>
            </w:r>
          </w:p>
        </w:tc>
        <w:tc>
          <w:tcPr>
            <w:tcW w:w="1632" w:type="dxa"/>
            <w:vMerge/>
            <w:vAlign w:val="bottom"/>
          </w:tcPr>
          <w:p ns2:paraId="7AE80D7C" ns2:textId="77777777" w:rsidR="002B1446" w:rsidRPr="009B5E5D" w:rsidRDefault="002B1446" w:rsidP="008B6369">
            <w:pPr>
              <w:spacing w:before="40" w:after="40"/>
              <w:rPr>
                <w:sz w:val="20"/>
                <w:szCs w:val="20"/>
              </w:rPr>
            </w:pPr>
          </w:p>
        </w:tc>
      </w:tr>
      <w:tr w:rsidR="003117E4" ns2:paraId="761FB8DB" ns2:textId="77777777" w:rsidTr="008B6369">
        <w:trPr>
          <w:trHeight w:val="260"/>
        </w:trPr>
        <w:tc>
          <w:tcPr>
            <w:tcW w:w="1722" w:type="dxa"/>
            <w:vMerge/>
          </w:tcPr>
          <w:p ns2:paraId="281D1A28" ns2:textId="77777777" w:rsidR="002B1446" w:rsidRPr="009B5E5D" w:rsidRDefault="002B1446" w:rsidP="008B6369">
            <w:pPr>
              <w:spacing w:before="40" w:after="40"/>
              <w:rPr>
                <w:sz w:val="20"/>
                <w:szCs w:val="20"/>
              </w:rPr>
            </w:pPr>
          </w:p>
        </w:tc>
        <w:tc>
          <w:tcPr>
            <w:tcW w:w="2341" w:type="dxa"/>
          </w:tcPr>
          <w:p ns2:paraId="7F813FF4" ns2: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ns2:paraId="1C7F622A"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7620</w:t>
            </w:r>
          </w:p>
        </w:tc>
        <w:tc>
          <w:tcPr>
            <w:tcW w:w="1619" w:type="dxa"/>
            <w:vAlign w:val="center"/>
          </w:tcPr>
          <w:p ns2:paraId="5DE595BC"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7706</w:t>
            </w:r>
          </w:p>
        </w:tc>
        <w:tc>
          <w:tcPr>
            <w:tcW w:w="1632" w:type="dxa"/>
            <w:vMerge/>
            <w:vAlign w:val="bottom"/>
          </w:tcPr>
          <w:p ns2:paraId="4BAE3B24" ns2:textId="77777777" w:rsidR="002B1446" w:rsidRPr="009B5E5D" w:rsidRDefault="002B1446" w:rsidP="008B6369">
            <w:pPr>
              <w:spacing w:before="40" w:after="40"/>
              <w:rPr>
                <w:sz w:val="20"/>
                <w:szCs w:val="20"/>
              </w:rPr>
            </w:pPr>
          </w:p>
        </w:tc>
      </w:tr>
      <w:tr w:rsidR="003117E4" ns2:paraId="43268ABF" ns2:textId="77777777" w:rsidTr="008B6369">
        <w:trPr>
          <w:trHeight w:val="260"/>
        </w:trPr>
        <w:tc>
          <w:tcPr>
            <w:tcW w:w="1722" w:type="dxa"/>
            <w:vMerge/>
          </w:tcPr>
          <w:p ns2:paraId="3A038F29" ns2:textId="77777777" w:rsidR="002B1446" w:rsidRPr="009B5E5D" w:rsidRDefault="002B1446" w:rsidP="008B6369">
            <w:pPr>
              <w:spacing w:before="40" w:after="40"/>
              <w:rPr>
                <w:sz w:val="20"/>
                <w:szCs w:val="20"/>
              </w:rPr>
            </w:pPr>
          </w:p>
        </w:tc>
        <w:tc>
          <w:tcPr>
            <w:tcW w:w="2341" w:type="dxa"/>
          </w:tcPr>
          <w:p ns2:paraId="3597FD6C"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ns2:paraId="22E1F6CC"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0199</w:t>
            </w:r>
          </w:p>
        </w:tc>
        <w:tc>
          <w:tcPr>
            <w:tcW w:w="1619" w:type="dxa"/>
            <w:vAlign w:val="center"/>
          </w:tcPr>
          <w:p ns2:paraId="51C5AC6D"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0249</w:t>
            </w:r>
          </w:p>
        </w:tc>
        <w:tc>
          <w:tcPr>
            <w:tcW w:w="1632" w:type="dxa"/>
            <w:vMerge/>
            <w:vAlign w:val="bottom"/>
          </w:tcPr>
          <w:p ns2:paraId="2774B3E8" ns2:textId="77777777" w:rsidR="002B1446" w:rsidRPr="009B5E5D" w:rsidRDefault="002B1446" w:rsidP="008B6369">
            <w:pPr>
              <w:spacing w:before="40" w:after="40"/>
              <w:rPr>
                <w:sz w:val="20"/>
                <w:szCs w:val="20"/>
              </w:rPr>
            </w:pPr>
          </w:p>
        </w:tc>
      </w:tr>
      <w:tr w:rsidR="003117E4" ns2:paraId="6155220D" ns2:textId="77777777" w:rsidTr="008B6369">
        <w:trPr>
          <w:trHeight w:val="260"/>
        </w:trPr>
        <w:tc>
          <w:tcPr>
            <w:tcW w:w="1722" w:type="dxa"/>
            <w:vMerge/>
          </w:tcPr>
          <w:p ns2:paraId="38A59575" ns2:textId="77777777" w:rsidR="002B1446" w:rsidRPr="009B5E5D" w:rsidRDefault="002B1446" w:rsidP="008B6369">
            <w:pPr>
              <w:spacing w:before="40" w:after="40"/>
              <w:rPr>
                <w:sz w:val="20"/>
                <w:szCs w:val="20"/>
              </w:rPr>
            </w:pPr>
          </w:p>
        </w:tc>
        <w:tc>
          <w:tcPr>
            <w:tcW w:w="2341" w:type="dxa"/>
          </w:tcPr>
          <w:p ns2:paraId="43637BB3"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ns2:paraId="5A8D65D5"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0.9000</w:t>
            </w:r>
          </w:p>
        </w:tc>
        <w:tc>
          <w:tcPr>
            <w:tcW w:w="1619" w:type="dxa"/>
            <w:vAlign w:val="center"/>
          </w:tcPr>
          <w:p ns2:paraId="7D88741E"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9147</w:t>
            </w:r>
          </w:p>
        </w:tc>
        <w:tc>
          <w:tcPr>
            <w:tcW w:w="1632" w:type="dxa"/>
            <w:vMerge/>
            <w:vAlign w:val="bottom"/>
          </w:tcPr>
          <w:p ns2:paraId="76DB97A2" ns2:textId="77777777" w:rsidR="002B1446" w:rsidRPr="009B5E5D" w:rsidRDefault="002B1446" w:rsidP="008B6369">
            <w:pPr>
              <w:spacing w:before="40" w:after="40"/>
              <w:rPr>
                <w:sz w:val="20"/>
                <w:szCs w:val="20"/>
              </w:rPr>
            </w:pPr>
          </w:p>
        </w:tc>
      </w:tr>
      <w:tr w:rsidR="003117E4" ns2:paraId="3B851631" ns2:textId="77777777" w:rsidTr="008B6369">
        <w:trPr>
          <w:trHeight w:val="1499"/>
        </w:trPr>
        <w:tc>
          <w:tcPr>
            <w:tcW w:w="8936" w:type="dxa"/>
            <w:gridSpan w:val="5"/>
          </w:tcPr>
          <w:p ns2:paraId="1A0844D6" ns2:textId="77777777" w:rsidR="002B1446" w:rsidRPr="00E914FE" w:rsidRDefault="00895D30" w:rsidP="008B6369">
            <w:pPr>
              <w:pStyle w:val="TableFootnote"/>
              <w:spacing w:before="40" w:after="40"/>
            </w:pPr>
            <w:r w:rsidRPr="00E914FE">
              <w:t>HR=hazard ratio; IA=interim analysis; N=number; N/A=not applicable; PFS=progression-free survival.</w:t>
            </w:r>
          </w:p>
          <w:p ns2:paraId="4A457FBD" ns2: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Percentage of expected number of events at final PFS analysis</w:t>
            </w:r>
          </w:p>
          <w:p ns2:paraId="67423FC3" ns2: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p (1-sided) is the nominal alpha for testing.</w:t>
            </w:r>
          </w:p>
          <w:p ns2:paraId="73950E54" ns2: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HR at bound is the approximate HR required to reach an efficacy or futility bound</w:t>
            </w:r>
          </w:p>
          <w:p ns2:paraId="38539B56" ns2: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P(Cross if HR=1) is the cumulative probability of crossing a bound under the null hypothesis</w:t>
            </w:r>
          </w:p>
          <w:p ns2:paraId="7A7AFE97" ns2:textId="77777777" w:rsidR="002B1446" w:rsidRPr="00E914FE" w:rsidRDefault="00895D30" w:rsidP="00DF070C">
            <w:pPr>
              <w:pStyle w:val="TableFootnote"/>
              <w:keepLines w:val="0"/>
              <w:numPr>
                <w:ilvl w:val="0"/>
                <w:numId w:val="62"/>
              </w:numPr>
              <w:spacing w:before="40" w:after="40"/>
              <w:ind w:left="282" w:right="144" w:hanging="284"/>
              <w:rPr>
                <w:color w:val="000000"/>
              </w:rPr>
            </w:pPr>
            <w:r w:rsidRPr="00E914FE">
              <w:rPr>
                <w:color w:val="000000"/>
              </w:rPr>
              <w:t>P(Cross if HR=0.65) is the cumulative probability of crossing a bound under the alternative hypothesis (power for efficacy).</w:t>
            </w:r>
          </w:p>
          <w:p ns2:paraId="5B85EA94" ns2:textId="77777777" w:rsidR="002B1446" w:rsidRPr="00E914FE" w:rsidRDefault="00895D30" w:rsidP="00DF070C">
            <w:pPr>
              <w:pStyle w:val="TableFootnote"/>
              <w:keepLines w:val="0"/>
              <w:numPr>
                <w:ilvl w:val="0"/>
                <w:numId w:val="62"/>
              </w:numPr>
              <w:spacing w:before="40" w:after="40"/>
              <w:ind w:left="282" w:right="144" w:hanging="284"/>
              <w:rPr>
                <w:color w:val="000000"/>
              </w:rPr>
            </w:pPr>
            <w:r w:rsidRPr="00E914FE">
              <w:rPr>
                <w:color w:val="000000"/>
              </w:rPr>
              <w:t>Futility bounds are non-blinding and values displayed are derived under design with the smallest possible alpha.</w:t>
            </w:r>
          </w:p>
        </w:tc>
      </w:tr>
    </w:tbl>
    <w:bookmarkEnd w:id="303"/>
    <w:p ns2:paraId="0F803552" ns2:textId="4DB49DB5" w:rsidR="00665A2D" w:rsidRDefault="00895D30" w:rsidP="00522D25">
      <w:pPr>
        <w:pStyle w:val="paragraph0"/>
      </w:pPr>
      <w:del w:id="15471" w:author="GoldenCorpusHarness" w:date="2026-03-28T22:23:47Z">
        <w:r>
          <w:delText>The bou</w:delText>
        </w:r>
      </w:del>
      <w:ins w:id="15472" w:author="GoldenCorpusHarness" w:date="2026-03-28T22:23:47Z">
        <w:r>
          <w:t>U</w:t>
        </w:r>
      </w:ins>
      <w:r>
        <w:t>nd</w:t>
      </w:r>
      <w:del w:id="15473" w:author="GoldenCorpusHarness" w:date="2026-03-28T22:23:47Z">
        <w:r>
          <w:delText>s provid</w:delText>
        </w:r>
      </w:del>
      <w:r>
        <w:t>e</w:t>
      </w:r>
      <w:del w:id="15474" w:author="GoldenCorpusHarness" w:date="2026-03-28T22:23:47Z">
        <w:r>
          <w:delText xml:space="preserve">d in Table 34 above are based on </w:delText>
        </w:r>
      </w:del>
      <w:r>
        <w:t>t</w:t>
      </w:r>
      <w:del w:id="15475" w:author="GoldenCorpusHarness" w:date="2026-03-28T22:23:47Z">
        <w:r>
          <w:delText>he assumption that the exp</w:delText>
        </w:r>
      </w:del>
      <w:r>
        <w:t>ect</w:t>
      </w:r>
      <w:del w:id="15476" w:author="GoldenCorpusHarness" w:date="2026-03-28T22:23:47Z">
        <w:r>
          <w:delText>ed number of events at IA1, IA2, IA3, and IA4 are 60, 164, 211, and 248 for PFS. NOTE: for IA2, IA3, and IA4, if the events accrue slower than expected, the Sponsor may conduct the analysis with up to an additional 6 months of follow-up, or the specified number of events is observed, whichever occurs first. At the time of an analysis, the observed number of events may differ substantially from the expected. To avoid overspending at an IA and leave reason</w:delText>
        </w:r>
      </w:del>
      <w:r>
        <w:t xml:space="preserve">able </w:t>
      </w:r>
      <w:ins w:id="15477" w:author="GoldenCorpusHarness" w:date="2026-03-28T22:23:47Z">
        <w:r>
          <w:t xml:space="preserve">MRD: Defined </w:t>
        </w:r>
      </w:ins>
      <w:r>
        <w:t>a</w:t>
      </w:r>
      <w:ins w:id="15478" w:author="GoldenCorpusHarness" w:date="2026-03-28T22:23:47Z">
        <w:r>
          <w:t xml:space="preserve">s &lt;1 </w:t>
        </w:r>
      </w:ins>
      <w:r>
        <w:t>l</w:t>
      </w:r>
      <w:ins w:id="15479" w:author="GoldenCorpusHarness" w:date="2026-03-28T22:23:47Z">
        <w:r>
          <w:t xml:space="preserve">eukemic cell </w:t>
        </w:r>
      </w:ins>
      <w:r>
        <w:t>p</w:t>
      </w:r>
      <w:del w:id="15480" w:author="GoldenCorpusHarness" w:date="2026-03-28T22:23:47Z">
        <w:r>
          <w:delText>ha fo</w:delText>
        </w:r>
      </w:del>
      <w:ins w:id="15481" w:author="GoldenCorpusHarness" w:date="2026-03-28T22:23:47Z">
        <w:r>
          <w:t>e</w:t>
        </w:r>
      </w:ins>
      <w:r>
        <w:t xml:space="preserve">r </w:t>
      </w:r>
      <w:del w:id="15482" w:author="GoldenCorpusHarness" w:date="2026-03-28T22:23:47Z">
        <w:r>
          <w:delText>th</w:delText>
        </w:r>
      </w:del>
      <w:ins w:id="15483" w:author="GoldenCorpusHarness" w:date="2026-03-28T22:23:47Z">
        <w:r>
          <w:t>10,000 c</w:t>
        </w:r>
      </w:ins>
      <w:r>
        <w:t>e</w:t>
      </w:r>
      <w:ins w:id="15484" w:author="GoldenCorpusHarness" w:date="2026-03-28T22:23:47Z">
        <w:r>
          <w:t>lls</w:t>
        </w:r>
      </w:ins>
      <w:r>
        <w:t xml:space="preserve"> </w:t>
      </w:r>
      <w:del w:id="15485" w:author="GoldenCorpusHarness" w:date="2026-03-28T22:23:47Z">
        <w:r>
          <w:delText>FA,</w:delText>
        </w:r>
      </w:del>
      <w:ins w:id="15486" w:author="GoldenCorpusHarness" w:date="2026-03-28T22:23:47Z">
        <w:r>
          <w:t>(MRD</w:t>
        </w:r>
      </w:ins>
      <w:r>
        <w:t xml:space="preserve"> </w:t>
      </w:r>
      <w:del w:id="15487" w:author="GoldenCorpusHarness" w:date="2026-03-28T22:23:47Z">
        <w:r>
          <w:delText>th</w:delText>
        </w:r>
      </w:del>
      <w:ins w:id="15488" w:author="GoldenCorpusHarness" w:date="2026-03-28T22:23:47Z">
        <w:r>
          <w:t>&lt;10-4) in bon</w:t>
        </w:r>
      </w:ins>
      <w:r>
        <w:t>e m</w:t>
      </w:r>
      <w:del w:id="15489" w:author="GoldenCorpusHarness" w:date="2026-03-28T22:23:47Z">
        <w:r>
          <w:delText>inimum</w:delText>
        </w:r>
      </w:del>
      <w:ins w:id="15490" w:author="GoldenCorpusHarness" w:date="2026-03-28T22:23:47Z">
        <w:r>
          <w:t>arrow</w:t>
        </w:r>
      </w:ins>
      <w:r>
        <w:t xml:space="preserve"> a</w:t>
      </w:r>
      <w:del w:id="15491" w:author="GoldenCorpusHarness" w:date="2026-03-28T22:23:47Z">
        <w:r>
          <w:delText>lpha-</w:delText>
        </w:r>
      </w:del>
      <w:r>
        <w:t>s</w:t>
      </w:r>
      <w:del w:id="15492" w:author="GoldenCorpusHarness" w:date="2026-03-28T22:23:47Z">
        <w:r>
          <w:delText>pending strategy will be</w:delText>
        </w:r>
      </w:del>
      <w:r>
        <w:t xml:space="preserve"> a</w:t>
      </w:r>
      <w:del w:id="15493" w:author="GoldenCorpusHarness" w:date="2026-03-28T22:23:47Z">
        <w:r>
          <w:delText>dopt</w:delText>
        </w:r>
      </w:del>
      <w:ins w:id="15494" w:author="GoldenCorpusHarness" w:date="2026-03-28T22:23:47Z">
        <w:r>
          <w:t>ss</w:t>
        </w:r>
      </w:ins>
      <w:r>
        <w:t>e</w:t>
      </w:r>
      <w:del w:id="15495" w:author="GoldenCorpusHarness" w:date="2026-03-28T22:23:47Z">
        <w:r>
          <w:delText>d. At an IA, the information fraction u</w:delText>
        </w:r>
      </w:del>
      <w:ins w:id="15496" w:author="GoldenCorpusHarness" w:date="2026-03-28T22:23:47Z">
        <w:r>
          <w:t>s</w:t>
        </w:r>
      </w:ins>
      <w:r>
        <w:t xml:space="preserve">sed </w:t>
      </w:r>
      <w:del w:id="15497" w:author="GoldenCorpusHarness" w:date="2026-03-28T22:23:47Z">
        <w:r>
          <w:delText>in</w:delText>
        </w:r>
      </w:del>
      <w:ins w:id="15498" w:author="GoldenCorpusHarness" w:date="2026-03-28T22:23:47Z">
        <w:r>
          <w:t>by</w:t>
        </w:r>
      </w:ins>
      <w:r>
        <w:t xml:space="preserve"> </w:t>
      </w:r>
      <w:del w:id="15499" w:author="GoldenCorpusHarness" w:date="2026-03-28T22:23:47Z">
        <w:r>
          <w:delText>the sp</w:delText>
        </w:r>
      </w:del>
      <w:ins w:id="15500" w:author="GoldenCorpusHarness" w:date="2026-03-28T22:23:47Z">
        <w:r>
          <w:t>c</w:t>
        </w:r>
      </w:ins>
      <w:r>
        <w:t>en</w:t>
      </w:r>
      <w:del w:id="15501" w:author="GoldenCorpusHarness" w:date="2026-03-28T22:23:47Z">
        <w:r>
          <w:delText>ding</w:delText>
        </w:r>
      </w:del>
      <w:ins w:id="15502" w:author="GoldenCorpusHarness" w:date="2026-03-28T22:23:47Z">
        <w:r>
          <w:t>tral</w:t>
        </w:r>
      </w:ins>
      <w:r>
        <w:t xml:space="preserve"> </w:t>
      </w:r>
      <w:del w:id="15503" w:author="GoldenCorpusHarness" w:date="2026-03-28T22:23:47Z">
        <w:r>
          <w:delText>functi</w:delText>
        </w:r>
      </w:del>
      <w:ins w:id="15504" w:author="GoldenCorpusHarness" w:date="2026-03-28T22:23:47Z">
        <w:r>
          <w:t>lab</w:t>
        </w:r>
      </w:ins>
      <w:r>
        <w:t>o</w:t>
      </w:r>
      <w:del w:id="15505" w:author="GoldenCorpusHarness" w:date="2026-03-28T22:23:47Z">
        <w:r>
          <w:delText xml:space="preserve">n </w:delText>
        </w:r>
      </w:del>
      <w:ins w:id="15506" w:author="GoldenCorpusHarness" w:date="2026-03-28T22:23:47Z">
        <w:r>
          <w:t>ra</w:t>
        </w:r>
      </w:ins>
      <w:r>
        <w:t>to</w:t>
      </w:r>
      <w:del w:id="15507" w:author="GoldenCorpusHarness" w:date="2026-03-28T22:23:47Z">
        <w:r>
          <w:delText xml:space="preserve"> dete</w:delText>
        </w:r>
      </w:del>
      <w:r>
        <w:t>r</w:t>
      </w:r>
      <w:del w:id="15508" w:author="GoldenCorpusHarness" w:date="2026-03-28T22:23:47Z">
        <w:r>
          <w:delText xml:space="preserve">mine the alpha spending at the </w:delText>
        </w:r>
      </w:del>
      <w:ins w:id="15509" w:author="GoldenCorpusHarness" w:date="2026-03-28T22:23:47Z">
        <w:r>
          <w:t>y.</w:t>
        </w:r>
      </w:ins>
    </w:p>
    <w:p ns2:paraId="7BB13B40" ns2:textId="08FA9058" w:rsidR="002B1446" w:rsidRPr="00B660B9" w:rsidRDefault="00895D30" w:rsidP="00522D25">
      <w:pPr>
        <w:pStyle w:val="paragraph0"/>
      </w:pPr>
      <w:del w:id="15510" w:author="GoldenCorpusHarness" w:date="2026-03-28T22:23:47Z">
        <w:r>
          <w:delText>IA</w:delText>
        </w:r>
      </w:del>
      <w:ins w:id="15511" w:author="GoldenCorpusHarness" w:date="2026-03-28T22:23:47Z">
        <w:r>
          <w:t>OS:</w:t>
        </w:r>
      </w:ins>
      <w:r>
        <w:t xml:space="preserve"> </w:t>
      </w:r>
      <w:del w:id="15512" w:author="GoldenCorpusHarness" w:date="2026-03-28T22:23:47Z">
        <w:r>
          <w:delText>w</w:delText>
        </w:r>
      </w:del>
      <w:ins w:id="15513" w:author="GoldenCorpusHarness" w:date="2026-03-28T22:23:47Z">
        <w:r>
          <w:t>Def</w:t>
        </w:r>
      </w:ins>
      <w:r>
        <w:t>i</w:t>
      </w:r>
      <w:del w:id="15514" w:author="GoldenCorpusHarness" w:date="2026-03-28T22:23:47Z">
        <w:r>
          <w:delText>ll be bas</w:delText>
        </w:r>
      </w:del>
      <w:ins w:id="15515" w:author="GoldenCorpusHarness" w:date="2026-03-28T22:23:47Z">
        <w:r>
          <w:t>n</w:t>
        </w:r>
      </w:ins>
      <w:r>
        <w:t xml:space="preserve">ed </w:t>
      </w:r>
      <w:del w:id="15516" w:author="GoldenCorpusHarness" w:date="2026-03-28T22:23:47Z">
        <w:r>
          <w:delText>on</w:delText>
        </w:r>
      </w:del>
      <w:ins w:id="15517" w:author="GoldenCorpusHarness" w:date="2026-03-28T22:23:47Z">
        <w:r>
          <w:t>as</w:t>
        </w:r>
      </w:ins>
      <w:r>
        <w:t xml:space="preserve"> the </w:t>
      </w:r>
      <w:ins w:id="15518" w:author="GoldenCorpusHarness" w:date="2026-03-28T22:23:47Z">
        <w:r>
          <w:t>time from rando</w:t>
        </w:r>
      </w:ins>
      <w:r>
        <w:t>mi</w:t>
      </w:r>
      <w:del w:id="15519" w:author="GoldenCorpusHarness" w:date="2026-03-28T22:23:47Z">
        <w:r>
          <w:delText>nimum of the expected inform</w:delText>
        </w:r>
      </w:del>
      <w:ins w:id="15520" w:author="GoldenCorpusHarness" w:date="2026-03-28T22:23:47Z">
        <w:r>
          <w:t>z</w:t>
        </w:r>
      </w:ins>
      <w:r>
        <w:t xml:space="preserve">ation </w:t>
      </w:r>
      <w:del w:id="15521" w:author="GoldenCorpusHarness" w:date="2026-03-28T22:23:47Z">
        <w:r>
          <w:delText>fr</w:delText>
        </w:r>
      </w:del>
      <w:ins w:id="15522" w:author="GoldenCorpusHarness" w:date="2026-03-28T22:23:47Z">
        <w:r>
          <w:t>to de</w:t>
        </w:r>
      </w:ins>
      <w:r>
        <w:t>a</w:t>
      </w:r>
      <w:del w:id="15523" w:author="GoldenCorpusHarness" w:date="2026-03-28T22:23:47Z">
        <w:r>
          <w:delText>c</w:delText>
        </w:r>
      </w:del>
      <w:r>
        <w:t>t</w:t>
      </w:r>
      <w:del w:id="15524" w:author="GoldenCorpusHarness" w:date="2026-03-28T22:23:47Z">
        <w:r>
          <w:delText>i</w:delText>
        </w:r>
      </w:del>
      <w:ins w:id="15525" w:author="GoldenCorpusHarness" w:date="2026-03-28T22:23:47Z">
        <w:r>
          <w:t>h due t</w:t>
        </w:r>
      </w:ins>
      <w:r>
        <w:t>o</w:t>
      </w:r>
      <w:del w:id="15526" w:author="GoldenCorpusHarness" w:date="2026-03-28T22:23:47Z">
        <w:r>
          <w:delText>n</w:delText>
        </w:r>
      </w:del>
      <w:r>
        <w:t xml:space="preserve"> an</w:t>
      </w:r>
      <w:del w:id="15527" w:author="GoldenCorpusHarness" w:date="2026-03-28T22:23:47Z">
        <w:r>
          <w:delText>d</w:delText>
        </w:r>
      </w:del>
      <w:ins w:id="15528" w:author="GoldenCorpusHarness" w:date="2026-03-28T22:23:47Z">
        <w:r>
          <w:t>y</w:t>
        </w:r>
      </w:ins>
      <w:r>
        <w:t xml:space="preserve"> </w:t>
      </w:r>
      <w:del w:id="15529" w:author="GoldenCorpusHarness" w:date="2026-03-28T22:23:47Z">
        <w:r>
          <w:delText>the actual information fraction at each analysis. Specifi</w:delText>
        </w:r>
      </w:del>
      <w:r>
        <w:t>ca</w:t>
      </w:r>
      <w:del w:id="15530" w:author="GoldenCorpusHarness" w:date="2026-03-28T22:23:47Z">
        <w:r>
          <w:delText>lly:</w:delText>
        </w:r>
      </w:del>
      <w:ins w:id="15531" w:author="GoldenCorpusHarness" w:date="2026-03-28T22:23:47Z">
        <w:r>
          <w:t>use.</w:t>
        </w:r>
      </w:ins>
    </w:p>
    <w:p ns2:paraId="593B0434" ns2:textId="77777777" w:rsidR="002B1446" w:rsidRPr="00B660B9" w:rsidRDefault="00895D30" w:rsidP="002B1446">
      <w:pPr>
        <w:pStyle w:val="ListBullet"/>
        <w:keepLines w:val="0"/>
        <w:spacing w:after="240"/>
      </w:pPr>
      <w:del w:id="15532" w:author="GoldenCorpusHarness" w:date="2026-03-28T22:23:47Z">
        <w:r>
          <w:delText>In</w:delText>
        </w:r>
      </w:del>
      <w:ins w:id="15533" w:author="GoldenCorpusHarness" w:date="2026-03-28T22:23:47Z">
        <w:r>
          <w:t>OR:</w:t>
        </w:r>
      </w:ins>
      <w:r>
        <w:t xml:space="preserve"> </w:t>
      </w:r>
      <w:del w:id="15534" w:author="GoldenCorpusHarness" w:date="2026-03-28T22:23:47Z">
        <w:r>
          <w:delText>th</w:delText>
        </w:r>
      </w:del>
      <w:ins w:id="15535" w:author="GoldenCorpusHarness" w:date="2026-03-28T22:23:47Z">
        <w:r>
          <w:t>D</w:t>
        </w:r>
      </w:ins>
      <w:r>
        <w:t>e</w:t>
      </w:r>
      <w:del w:id="15536" w:author="GoldenCorpusHarness" w:date="2026-03-28T22:23:47Z">
        <w:r>
          <w:delText xml:space="preserve"> scenario that the events accrue slower than expected and the observed number o</w:delText>
        </w:r>
      </w:del>
      <w:r>
        <w:t>f</w:t>
      </w:r>
      <w:del w:id="15537" w:author="GoldenCorpusHarness" w:date="2026-03-28T22:23:47Z">
        <w:r>
          <w:delText xml:space="preserve"> events is less than the expected number of events at a given analysis, the </w:delText>
        </w:r>
      </w:del>
      <w:r>
        <w:t>in</w:t>
      </w:r>
      <w:del w:id="15538" w:author="GoldenCorpusHarness" w:date="2026-03-28T22:23:47Z">
        <w:r>
          <w:delText>formation fraction will be calculat</w:delText>
        </w:r>
      </w:del>
      <w:r>
        <w:t xml:space="preserve">ed as </w:t>
      </w:r>
      <w:del w:id="15539" w:author="GoldenCorpusHarness" w:date="2026-03-28T22:23:47Z">
        <w:r>
          <w:delText>t</w:delText>
        </w:r>
      </w:del>
      <w:r>
        <w:t>h</w:t>
      </w:r>
      <w:del w:id="15540" w:author="GoldenCorpusHarness" w:date="2026-03-28T22:23:47Z">
        <w:r>
          <w:delText>e</w:delText>
        </w:r>
      </w:del>
      <w:ins w:id="15541" w:author="GoldenCorpusHarness" w:date="2026-03-28T22:23:47Z">
        <w:r>
          <w:t>aving CR, CRi, nPR,</w:t>
        </w:r>
      </w:ins>
      <w:r>
        <w:t xml:space="preserve"> o</w:t>
      </w:r>
      <w:del w:id="15542" w:author="GoldenCorpusHarness" w:date="2026-03-28T22:23:47Z">
        <w:r>
          <w:delText>b</w:delText>
        </w:r>
      </w:del>
      <w:ins w:id="15543" w:author="GoldenCorpusHarness" w:date="2026-03-28T22:23:47Z">
        <w:r>
          <w:t>r PR per iwCLL criteria 2018 as as</w:t>
        </w:r>
      </w:ins>
      <w:r>
        <w:t>se</w:t>
      </w:r>
      <w:del w:id="15544" w:author="GoldenCorpusHarness" w:date="2026-03-28T22:23:47Z">
        <w:r>
          <w:delText>rv</w:delText>
        </w:r>
      </w:del>
      <w:ins w:id="15545" w:author="GoldenCorpusHarness" w:date="2026-03-28T22:23:47Z">
        <w:r>
          <w:t>ss</w:t>
        </w:r>
      </w:ins>
      <w:r>
        <w:t xml:space="preserve">ed </w:t>
      </w:r>
      <w:del w:id="15546" w:author="GoldenCorpusHarness" w:date="2026-03-28T22:23:47Z">
        <w:r>
          <w:delText>num</w:delText>
        </w:r>
      </w:del>
      <w:r>
        <w:t>b</w:t>
      </w:r>
      <w:del w:id="15547" w:author="GoldenCorpusHarness" w:date="2026-03-28T22:23:47Z">
        <w:r>
          <w:delText>er</w:delText>
        </w:r>
      </w:del>
      <w:ins w:id="15548" w:author="GoldenCorpusHarness" w:date="2026-03-28T22:23:47Z">
        <w:r>
          <w:t>y</w:t>
        </w:r>
      </w:ins>
      <w:r>
        <w:t xml:space="preserve"> </w:t>
      </w:r>
      <w:del w:id="15549" w:author="GoldenCorpusHarness" w:date="2026-03-28T22:23:47Z">
        <w:r>
          <w:delText xml:space="preserve">of events at the </w:delText>
        </w:r>
      </w:del>
      <w:ins w:id="15550" w:author="GoldenCorpusHarness" w:date="2026-03-28T22:23:47Z">
        <w:r>
          <w:t>B</w:t>
        </w:r>
      </w:ins>
      <w:r>
        <w:t>I</w:t>
      </w:r>
      <w:del w:id="15551" w:author="GoldenCorpusHarness" w:date="2026-03-28T22:23:47Z">
        <w:r>
          <w:delText>A over the target number of events at the FA for that endpoint</w:delText>
        </w:r>
      </w:del>
      <w:ins w:id="15552" w:author="GoldenCorpusHarness" w:date="2026-03-28T22:23:47Z">
        <w:r>
          <w:t>CR</w:t>
        </w:r>
      </w:ins>
      <w:r>
        <w:t>.</w:t>
      </w:r>
    </w:p>
    <w:p ns2:paraId="481D25C4" ns2:textId="77777777" w:rsidR="002B1446" w:rsidRDefault="00895D30" w:rsidP="0014224B">
      <w:pPr>
        <w:pStyle w:val="ListBullet"/>
        <w:keepLines w:val="0"/>
        <w:ind w:left="357" w:hanging="357"/>
      </w:pPr>
      <w:ins w:id="15553" w:author="GoldenCorpusHarness" w:date="2026-03-28T22:23:47Z">
        <w:r>
          <w:t>DOR: For participants who demonstrate CR, CRi, nPR, or PR, DOR is defined as the time from the first documented evidence of CR, CRi, nPR, or PR until disease progression per iwCLL criteria 2018 as assessed by B</w:t>
        </w:r>
      </w:ins>
      <w:r>
        <w:t>I</w:t>
      </w:r>
      <w:del w:id="15554" w:author="GoldenCorpusHarness" w:date="2026-03-28T22:23:47Z">
        <w:r>
          <w:delText xml:space="preserve">n the scenario that the </w:delText>
        </w:r>
      </w:del>
      <w:ins w:id="15555" w:author="GoldenCorpusHarness" w:date="2026-03-28T22:23:47Z">
        <w:r>
          <w:t>CR, or death due to any cause, which</w:t>
        </w:r>
      </w:ins>
      <w:r>
        <w:t>eve</w:t>
      </w:r>
      <w:del w:id="15556" w:author="GoldenCorpusHarness" w:date="2026-03-28T22:23:47Z">
        <w:r>
          <w:delText>nts accrue faster than expected and the observed number of events exceeds the expected number of events at a given analysis, then the information fraction will be calculated as the expected number of events at the IA over the target number of events at the FA for that endpoin</w:delText>
        </w:r>
      </w:del>
      <w:ins w:id="15557" w:author="GoldenCorpusHarness" w:date="2026-03-28T22:23:47Z">
        <w:r>
          <w:t>r occurs firs</w:t>
        </w:r>
      </w:ins>
      <w:r>
        <w:t>t.</w:t>
      </w:r>
    </w:p>
    <w:p ns2:paraId="213EB91B" ns2:textId="77777777" w:rsidR="0014224B" w:rsidRPr="00B660B9" w:rsidRDefault="0014224B" w:rsidP="0014224B">
      <w:pPr>
        <w:pStyle w:val="ListEnd"/>
      </w:pPr>
    </w:p>
    <w:p ns2:paraId="7E4FFFAC" ns2:textId="77777777" w:rsidR="002B1446" w:rsidRPr="00B660B9" w:rsidRDefault="00895D30" w:rsidP="0014224B">
      <w:pPr>
        <w:pStyle w:val="paragraph0"/>
        <w:spacing w:before="0" w:beforeAutospacing="0"/>
      </w:pPr>
      <w:del w:id="15558" w:author="GoldenCorpusHarness" w:date="2026-03-28T22:23:47Z">
        <w:r>
          <w:delText>The FA of PFS (IA4) wi</w:delText>
        </w:r>
      </w:del>
      <w:ins w:id="15559" w:author="GoldenCorpusHarness" w:date="2026-03-28T22:23:47Z">
        <w:r>
          <w:t>Exp</w:t>
        </w:r>
      </w:ins>
      <w:r>
        <w:t>l</w:t>
      </w:r>
      <w:del w:id="15560" w:author="GoldenCorpusHarness" w:date="2026-03-28T22:23:47Z">
        <w:r>
          <w:delText>l use the remaining Type-I err</w:delText>
        </w:r>
      </w:del>
      <w:r>
        <w:t>or</w:t>
      </w:r>
      <w:del w:id="15561" w:author="GoldenCorpusHarness" w:date="2026-03-28T22:23:47Z">
        <w:r>
          <w:delText xml:space="preserve"> th</w:delText>
        </w:r>
      </w:del>
      <w:r>
        <w:t>at</w:t>
      </w:r>
      <w:del w:id="15562" w:author="GoldenCorpusHarness" w:date="2026-03-28T22:23:47Z">
        <w:r>
          <w:delText xml:space="preserve"> has not been spent at the earlier analyses. The event counts f</w:delText>
        </w:r>
      </w:del>
      <w:r>
        <w:t>or</w:t>
      </w:r>
      <w:del w:id="15563" w:author="GoldenCorpusHarness" w:date="2026-03-28T22:23:47Z">
        <w:r>
          <w:delText xml:space="preserve"> all anal</w:delText>
        </w:r>
      </w:del>
      <w:r>
        <w:t>y</w:t>
      </w:r>
      <w:del w:id="15564" w:author="GoldenCorpusHarness" w:date="2026-03-28T22:23:47Z">
        <w:r>
          <w:delText>ses will be used to compute correlations.</w:delText>
        </w:r>
      </w:del>
    </w:p>
    <w:p ns2:paraId="5E105288" ns2:textId="77777777" w:rsidR="002B1446" w:rsidRPr="00B660B9" w:rsidRDefault="00895D30" w:rsidP="00522D25">
      <w:pPr>
        <w:pStyle w:val="paragraph0"/>
      </w:pPr>
      <w:r>
        <w:t>O</w:t>
      </w:r>
      <w:del w:id="15565" w:author="GoldenCorpusHarness" w:date="2026-03-28T22:23:47Z">
        <w:r>
          <w:delText>f note, while the</w:delText>
        </w:r>
      </w:del>
      <w:ins w:id="15566" w:author="GoldenCorpusHarness" w:date="2026-03-28T22:23:47Z">
        <w:r>
          <w:t>R</w:t>
        </w:r>
      </w:ins>
      <w:r>
        <w:t xml:space="preserve"> in</w:t>
      </w:r>
      <w:del w:id="15567" w:author="GoldenCorpusHarness" w:date="2026-03-28T22:23:47Z">
        <w:r>
          <w:delText>formation fra</w:delText>
        </w:r>
      </w:del>
      <w:r>
        <w:t>c</w:t>
      </w:r>
      <w:del w:id="15568" w:author="GoldenCorpusHarness" w:date="2026-03-28T22:23:47Z">
        <w:r>
          <w:delText xml:space="preserve">tion </w:delText>
        </w:r>
      </w:del>
      <w:ins w:id="15569" w:author="GoldenCorpusHarness" w:date="2026-03-28T22:23:47Z">
        <w:r>
          <w:t>l</w:t>
        </w:r>
      </w:ins>
      <w:r>
        <w:t>u</w:t>
      </w:r>
      <w:del w:id="15570" w:author="GoldenCorpusHarness" w:date="2026-03-28T22:23:47Z">
        <w:r>
          <w:delText>sed for alpha-spen</w:delText>
        </w:r>
      </w:del>
      <w:r>
        <w:t xml:space="preserve">ding </w:t>
      </w:r>
      <w:del w:id="15571" w:author="GoldenCorpusHarness" w:date="2026-03-28T22:23:47Z">
        <w:r>
          <w:delText>calculation</w:delText>
        </w:r>
      </w:del>
      <w:ins w:id="15572" w:author="GoldenCorpusHarness" w:date="2026-03-28T22:23:47Z">
        <w:r>
          <w:t>PRL:</w:t>
        </w:r>
      </w:ins>
      <w:r>
        <w:t xml:space="preserve"> </w:t>
      </w:r>
      <w:del w:id="15573" w:author="GoldenCorpusHarness" w:date="2026-03-28T22:23:47Z">
        <w:r>
          <w:delText>will b</w:delText>
        </w:r>
      </w:del>
      <w:ins w:id="15574" w:author="GoldenCorpusHarness" w:date="2026-03-28T22:23:47Z">
        <w:r>
          <w:t>D</w:t>
        </w:r>
      </w:ins>
      <w:r>
        <w:t>e</w:t>
      </w:r>
      <w:del w:id="15575" w:author="GoldenCorpusHarness" w:date="2026-03-28T22:23:47Z">
        <w:r>
          <w:delText xml:space="preserve"> the m</w:delText>
        </w:r>
      </w:del>
      <w:ins w:id="15576" w:author="GoldenCorpusHarness" w:date="2026-03-28T22:23:47Z">
        <w:r>
          <w:t>f</w:t>
        </w:r>
      </w:ins>
      <w:r>
        <w:t>in</w:t>
      </w:r>
      <w:del w:id="15577" w:author="GoldenCorpusHarness" w:date="2026-03-28T22:23:47Z">
        <w:r>
          <w:delText>imum of the actual information fraction and the expect</w:delText>
        </w:r>
      </w:del>
      <w:r>
        <w:t xml:space="preserve">ed </w:t>
      </w:r>
      <w:del w:id="15578" w:author="GoldenCorpusHarness" w:date="2026-03-28T22:23:47Z">
        <w:r>
          <w:delText>inform</w:delText>
        </w:r>
      </w:del>
      <w:r>
        <w:t>a</w:t>
      </w:r>
      <w:del w:id="15579" w:author="GoldenCorpusHarness" w:date="2026-03-28T22:23:47Z">
        <w:r>
          <w:delText>tion fraction, the correlation</w:delText>
        </w:r>
      </w:del>
      <w:r>
        <w:t xml:space="preserve">s </w:t>
      </w:r>
      <w:del w:id="15580" w:author="GoldenCorpusHarness" w:date="2026-03-28T22:23:47Z">
        <w:r>
          <w:delText>required for deri</w:delText>
        </w:r>
      </w:del>
      <w:ins w:id="15581" w:author="GoldenCorpusHarness" w:date="2026-03-28T22:23:47Z">
        <w:r>
          <w:t>ha</w:t>
        </w:r>
      </w:ins>
      <w:r>
        <w:t xml:space="preserve">ving </w:t>
      </w:r>
      <w:ins w:id="15582" w:author="GoldenCorpusHarness" w:date="2026-03-28T22:23:47Z">
        <w:r>
          <w:t>CR, CRi, nPR, PR, or PRL per iwCLL cri</w:t>
        </w:r>
      </w:ins>
      <w:r>
        <w:t>t</w:t>
      </w:r>
      <w:del w:id="15583" w:author="GoldenCorpusHarness" w:date="2026-03-28T22:23:47Z">
        <w:r>
          <w:delText>h</w:delText>
        </w:r>
      </w:del>
      <w:r>
        <w:t>e</w:t>
      </w:r>
      <w:ins w:id="15584" w:author="GoldenCorpusHarness" w:date="2026-03-28T22:23:47Z">
        <w:r>
          <w:t>ria</w:t>
        </w:r>
      </w:ins>
      <w:r>
        <w:t xml:space="preserve"> </w:t>
      </w:r>
      <w:del w:id="15585" w:author="GoldenCorpusHarness" w:date="2026-03-28T22:23:47Z">
        <w:r>
          <w:delText>bound</w:delText>
        </w:r>
      </w:del>
      <w:ins w:id="15586" w:author="GoldenCorpusHarness" w:date="2026-03-28T22:23:47Z">
        <w:r>
          <w:t>2018 a</w:t>
        </w:r>
      </w:ins>
      <w:r>
        <w:t xml:space="preserve">s </w:t>
      </w:r>
      <w:del w:id="15587" w:author="GoldenCorpusHarness" w:date="2026-03-28T22:23:47Z">
        <w:r>
          <w:delText xml:space="preserve">will </w:delText>
        </w:r>
      </w:del>
      <w:ins w:id="15588" w:author="GoldenCorpusHarness" w:date="2026-03-28T22:23:47Z">
        <w:r>
          <w:t>a</w:t>
        </w:r>
      </w:ins>
      <w:r>
        <w:t>s</w:t>
      </w:r>
      <w:del w:id="15589" w:author="GoldenCorpusHarness" w:date="2026-03-28T22:23:47Z">
        <w:r>
          <w:delText>till b</w:delText>
        </w:r>
      </w:del>
      <w:ins w:id="15590" w:author="GoldenCorpusHarness" w:date="2026-03-28T22:23:47Z">
        <w:r>
          <w:t>s</w:t>
        </w:r>
      </w:ins>
      <w:r>
        <w:t>e</w:t>
      </w:r>
      <w:del w:id="15591" w:author="GoldenCorpusHarness" w:date="2026-03-28T22:23:47Z">
        <w:r>
          <w:delText xml:space="preserve"> comput</w:delText>
        </w:r>
      </w:del>
      <w:ins w:id="15592" w:author="GoldenCorpusHarness" w:date="2026-03-28T22:23:47Z">
        <w:r>
          <w:t>ss</w:t>
        </w:r>
      </w:ins>
      <w:r>
        <w:t xml:space="preserve">ed </w:t>
      </w:r>
      <w:del w:id="15593" w:author="GoldenCorpusHarness" w:date="2026-03-28T22:23:47Z">
        <w:r>
          <w:delText>using</w:delText>
        </w:r>
      </w:del>
      <w:ins w:id="15594" w:author="GoldenCorpusHarness" w:date="2026-03-28T22:23:47Z">
        <w:r>
          <w:t>by</w:t>
        </w:r>
      </w:ins>
      <w:r>
        <w:t xml:space="preserve"> </w:t>
      </w:r>
      <w:del w:id="15595" w:author="GoldenCorpusHarness" w:date="2026-03-28T22:23:47Z">
        <w:r>
          <w:delText>the actual observed numbers of events at each analysis for each endpoint, respectively</w:delText>
        </w:r>
      </w:del>
      <w:ins w:id="15596" w:author="GoldenCorpusHarness" w:date="2026-03-28T22:23:47Z">
        <w:r>
          <w:t>BICR</w:t>
        </w:r>
      </w:ins>
      <w:r>
        <w:t>.</w:t>
      </w:r>
      <w:del w:id="15597" w:author="GoldenCorpusHarness" w:date="2026-03-28T22:23:47Z">
        <w:r>
          <w:delText xml:space="preserve"> </w:delText>
        </w:r>
      </w:del>
    </w:p>
    <w:p ns2:paraId="333B1EB9" ns2:textId="77777777" w:rsidR="002B1446" w:rsidRPr="00B660B9" w:rsidRDefault="00895D30" w:rsidP="00522D25">
      <w:pPr>
        <w:pStyle w:val="paragraph0"/>
      </w:pPr>
      <w:del w:id="15598" w:author="GoldenCorpusHarness" w:date="2026-03-28T22:23:47Z">
        <w:r>
          <w:delText xml:space="preserve">The minimum spending approach assumes timing is not based on any observed Z-value and thus the Z test statistics used for testing conditioned on timing are multivariate normal. Given the probabilities derived with the proposed spending method, the correlations based on actual event counts are used to compute bounds that control the Type-I error at the specified alpha level for a given hypothesis conditioned on the IA timing. Since this is true regardless of what is conditioned on, the overall Type-I error for a given hypothesis unconditionally is controlled at the specified level. By using more conservative spending early in the study, power can be retained to detect situations where the treatment effect may be delayed. </w:delText>
        </w:r>
      </w:del>
    </w:p>
    <w:p ns2:paraId="7E166796" ns2:textId="77777777" w:rsidR="002B1446" w:rsidRPr="00B660B9" w:rsidRDefault="00895D30" w:rsidP="00522D25">
      <w:pPr>
        <w:pStyle w:val="paragraph0"/>
      </w:pPr>
      <w:del w:id="15599" w:author="GoldenCorpusHarness" w:date="2026-03-28T22:23:47Z">
        <w:r>
          <w:delText>O</w:delText>
        </w:r>
      </w:del>
      <w:ins w:id="15600" w:author="GoldenCorpusHarness" w:date="2026-03-28T22:23:47Z">
        <w:r>
          <w:t>Sa</w:t>
        </w:r>
      </w:ins>
      <w:r>
        <w:t>f</w:t>
      </w:r>
      <w:del w:id="15601" w:author="GoldenCorpusHarness" w:date="2026-03-28T22:23:47Z">
        <w:r>
          <w:delText xml:space="preserve"> not</w:delText>
        </w:r>
      </w:del>
      <w:r>
        <w:t>e</w:t>
      </w:r>
      <w:del w:id="15602" w:author="GoldenCorpusHarness" w:date="2026-03-28T22:23:47Z">
        <w:r>
          <w:delText>, for the non-blinding futili</w:delText>
        </w:r>
      </w:del>
      <w:r>
        <w:t xml:space="preserve">ty </w:t>
      </w:r>
      <w:del w:id="15603" w:author="GoldenCorpusHarness" w:date="2026-03-28T22:23:47Z">
        <w:r>
          <w:delText>a</w:delText>
        </w:r>
      </w:del>
      <w:ins w:id="15604" w:author="GoldenCorpusHarness" w:date="2026-03-28T22:23:47Z">
        <w:r>
          <w:t>E</w:t>
        </w:r>
      </w:ins>
      <w:r>
        <w:t>n</w:t>
      </w:r>
      <w:del w:id="15605" w:author="GoldenCorpusHarness" w:date="2026-03-28T22:23:47Z">
        <w:r>
          <w:delText>alys</w:delText>
        </w:r>
      </w:del>
      <w:ins w:id="15606" w:author="GoldenCorpusHarness" w:date="2026-03-28T22:23:47Z">
        <w:r>
          <w:t>dpo</w:t>
        </w:r>
      </w:ins>
      <w:r>
        <w:t>i</w:t>
      </w:r>
      <w:del w:id="15607" w:author="GoldenCorpusHarness" w:date="2026-03-28T22:23:47Z">
        <w:r>
          <w:delText>s of PFS, actual eve</w:delText>
        </w:r>
      </w:del>
      <w:r>
        <w:t>nts</w:t>
      </w:r>
      <w:del w:id="15608" w:author="GoldenCorpusHarness" w:date="2026-03-28T22:23:47Z">
        <w:r>
          <w:delText xml:space="preserve"> will be used for beta-spending calculations.</w:delText>
        </w:r>
      </w:del>
    </w:p>
    <w:p ns2:paraId="3C90D12A" ns2:textId="77777777" w:rsidR="002B1446" w:rsidRPr="00A611E1" w:rsidRDefault="00895D30" w:rsidP="002B1446">
      <w:pPr>
        <w:pStyle w:val="Heading4"/>
      </w:pPr>
      <w:del w:id="15609" w:author="GoldenCorpusHarness" w:date="2026-03-28T22:23:47Z">
        <w:r>
          <w:delText>O</w:delText>
        </w:r>
      </w:del>
      <w:ins w:id="15610" w:author="GoldenCorpusHarness" w:date="2026-03-28T22:23:47Z">
        <w:r>
          <w:t>Safety and tolerability will be assessed by clinical re</w:t>
        </w:r>
      </w:ins>
      <w:r>
        <w:t>v</w:t>
      </w:r>
      <w:del w:id="15611" w:author="GoldenCorpusHarness" w:date="2026-03-28T22:23:47Z">
        <w:r>
          <w:delText>erall S</w:delText>
        </w:r>
      </w:del>
      <w:ins w:id="15612" w:author="GoldenCorpusHarness" w:date="2026-03-28T22:23:47Z">
        <w:r>
          <w:t>iew of all relevant parameters incl</w:t>
        </w:r>
      </w:ins>
      <w:r>
        <w:t>u</w:t>
      </w:r>
      <w:del w:id="15613" w:author="GoldenCorpusHarness" w:date="2026-03-28T22:23:47Z">
        <w:r>
          <w:delText>r</w:delText>
        </w:r>
      </w:del>
      <w:ins w:id="15614" w:author="GoldenCorpusHarness" w:date="2026-03-28T22:23:47Z">
        <w:r>
          <w:t xml:space="preserve">ding AEs, laboratory tests, ECGs, and </w:t>
        </w:r>
      </w:ins>
      <w:r>
        <w:t>vi</w:t>
      </w:r>
      <w:del w:id="15615" w:author="GoldenCorpusHarness" w:date="2026-03-28T22:23:47Z">
        <w:r>
          <w:delText>val</w:delText>
        </w:r>
      </w:del>
      <w:ins w:id="15616" w:author="GoldenCorpusHarness" w:date="2026-03-28T22:23:47Z">
        <w:r>
          <w:t>tal signs. Safety parameters to be analyzed include, but are not limited to, AEs, SAEs, fatal AEs, and laboratory toxicity grade changes. Safety measurements are described in Section 4.2.1.2.</w:t>
        </w:r>
      </w:ins>
    </w:p>
    <w:p ns2:paraId="1AB512D9" ns2:textId="3B8AF125" w:rsidR="002B1446" w:rsidRPr="00C72780" w:rsidRDefault="00895D30" w:rsidP="00522D25">
      <w:pPr>
        <w:pStyle w:val="paragraph0"/>
        <w:rPr>
          <w:rFonts w:cs="Arial"/>
        </w:rPr>
      </w:pPr>
      <w:ins w:id="15617" w:author="GoldenCorpusHarness" w:date="2026-03-28T22:23:47Z">
        <w:r>
          <w:t>DL</w:t>
        </w:r>
      </w:ins>
      <w:r>
        <w:t>T</w:t>
      </w:r>
      <w:del w:id="15618" w:author="GoldenCorpusHarness" w:date="2026-03-28T22:23:47Z">
        <w:r>
          <w:delText>h</w:delText>
        </w:r>
      </w:del>
      <w:ins w:id="15619" w:author="GoldenCorpusHarness" w:date="2026-03-28T22:23:47Z">
        <w:r>
          <w:t>s for Part 1 ar</w:t>
        </w:r>
      </w:ins>
      <w:r>
        <w:t xml:space="preserve">e </w:t>
      </w:r>
      <w:del w:id="15620" w:author="GoldenCorpusHarness" w:date="2026-03-28T22:23:47Z">
        <w:r>
          <w:delText>stu</w:delText>
        </w:r>
      </w:del>
      <w:r>
        <w:t>d</w:t>
      </w:r>
      <w:del w:id="15621" w:author="GoldenCorpusHarness" w:date="2026-03-28T22:23:47Z">
        <w:r>
          <w:delText>y will t</w:delText>
        </w:r>
      </w:del>
      <w:r>
        <w:t>e</w:t>
      </w:r>
      <w:del w:id="15622" w:author="GoldenCorpusHarness" w:date="2026-03-28T22:23:47Z">
        <w:r>
          <w:delText xml:space="preserve">st OS at IA4, IA5, and FA, in addition to a non-binding </w:delText>
        </w:r>
      </w:del>
      <w:r>
        <w:t>f</w:t>
      </w:r>
      <w:del w:id="15623" w:author="GoldenCorpusHarness" w:date="2026-03-28T22:23:47Z">
        <w:r>
          <w:delText>utility only analysis at IA2 and IA3. Following the multiplicity strategy as outl</w:delText>
        </w:r>
      </w:del>
      <w:r>
        <w:t xml:space="preserve">ined in </w:t>
      </w:r>
      <w:del w:id="15624" w:author="GoldenCorpusHarness" w:date="2026-03-28T22:23:47Z">
        <w:r>
          <w:delText>Figur</w:delText>
        </w:r>
      </w:del>
      <w:ins w:id="15625" w:author="GoldenCorpusHarness" w:date="2026-03-28T22:23:47Z">
        <w:r>
          <w:t>S</w:t>
        </w:r>
      </w:ins>
      <w:r>
        <w:t>e</w:t>
      </w:r>
      <w:del w:id="15626" w:author="GoldenCorpusHarness" w:date="2026-03-28T22:23:47Z">
        <w:r>
          <w:delText xml:space="preserve"> 4, the OS hypothesis will be tested at α=0.020 (if the PFS null hypothesis is rejected but not the undetectable MRD hypothesis), or α=0.025 (if both undetectable MRD and PFS null hypotheses are rejected). For the hypothesis testing, Lan-DeMets O’Brien-Fleming (LDOF) alpha spending fun</w:delText>
        </w:r>
      </w:del>
      <w:r>
        <w:t xml:space="preserve">ction </w:t>
      </w:r>
      <w:del w:id="15627" w:author="GoldenCorpusHarness" w:date="2026-03-28T22:23:47Z">
        <w:r>
          <w:delText xml:space="preserve">is modified to construct group sequential efficacy boundaries to control Type I error rate, with </w:delText>
        </w:r>
      </w:del>
      <w:ins w:id="15628" w:author="GoldenCorpusHarness" w:date="2026-03-28T22:23:47Z">
        <w:r>
          <w:t>4.3.</w:t>
        </w:r>
      </w:ins>
      <w:r>
        <w:t>1</w:t>
      </w:r>
      <w:del w:id="15629" w:author="GoldenCorpusHarness" w:date="2026-03-28T22:23:47Z">
        <w:r>
          <w:delText>e-10 alpha each spent at IA2 and IA3, respectively (non-binding futility only without efficacy testing) and LDOF spending afterwards</w:delText>
        </w:r>
      </w:del>
      <w:r>
        <w:t xml:space="preserve">. </w:t>
      </w:r>
      <w:del w:id="15630" w:author="GoldenCorpusHarness" w:date="2026-03-28T22:23:47Z">
        <w:r>
          <w:delText>A</w:delText>
        </w:r>
      </w:del>
      <w:r>
        <w:t xml:space="preserve"> </w:t>
      </w:r>
      <w:del w:id="15631" w:author="GoldenCorpusHarness" w:date="2026-03-28T22:23:47Z">
        <w:r>
          <w:delText>Hwang-Shih-DeCani beta-spending function with gamma parameter (-10) is also used to construct group sequential non-binding futility boundaries. NOTE: if the PFS null hypothesis is not rejected by IA4, the study may be terminated as no alpha will be passed to OS and descriptive analyses of OS may be summarized. Table 35 shows the boundary properties for OS analysis.</w:delText>
        </w:r>
      </w:del>
    </w:p>
    <w:p ns2:paraId="2FA0D976" ns2:textId="10DE3D70" w:rsidR="002B1446" w:rsidRDefault="00895D30" w:rsidP="00665A2D">
      <w:pPr>
        <w:pStyle w:val="Caption"/>
      </w:pPr>
      <w:del w:id="15632" w:author="GoldenCorpusHarness" w:date="2026-03-28T22:23:47Z">
        <w:r>
          <w:delText>Tabl</w:delText>
        </w:r>
      </w:del>
      <w:ins w:id="15633" w:author="GoldenCorpusHarness" w:date="2026-03-28T22:23:47Z">
        <w:r>
          <w:t xml:space="preserve">PRO </w:t>
        </w:r>
      </w:ins>
      <w:r>
        <w:t>e</w:t>
      </w:r>
      <w:del w:id="15634" w:author="GoldenCorpusHarness" w:date="2026-03-28T22:23:47Z">
        <w:r>
          <w:delText xml:space="preserve"> 35Efficacy Bou</w:delText>
        </w:r>
      </w:del>
      <w:r>
        <w:t>nd</w:t>
      </w:r>
      <w:del w:id="15635" w:author="GoldenCorpusHarness" w:date="2026-03-28T22:23:47Z">
        <w:r>
          <w:delText>ar</w:delText>
        </w:r>
      </w:del>
      <w:ins w:id="15636" w:author="GoldenCorpusHarness" w:date="2026-03-28T22:23:47Z">
        <w:r>
          <w:t>po</w:t>
        </w:r>
      </w:ins>
      <w:r>
        <w:t>i</w:t>
      </w:r>
      <w:del w:id="15637" w:author="GoldenCorpusHarness" w:date="2026-03-28T22:23:47Z">
        <w:r>
          <w:delText>e</w:delText>
        </w:r>
      </w:del>
      <w:ins w:id="15638" w:author="GoldenCorpusHarness" w:date="2026-03-28T22:23:47Z">
        <w:r>
          <w:t>nt</w:t>
        </w:r>
      </w:ins>
      <w:r>
        <w:t>s</w:t>
      </w:r>
      <w:del w:id="15639" w:author="GoldenCorpusHarness" w:date="2026-03-28T22:23:47Z">
        <w:r>
          <w:delText xml:space="preserve"> and Properties for Overall Survival Analyses</w:delText>
        </w:r>
      </w:del>
    </w:p>
    <w:tbl>
      <w:tblPr>
        <w:tblStyle w:val="TableGrid"/>
        <w:tblW w:w="5000" w:type="pct"/>
        <w:tblLook w:val="04A0" w:firstRow="1" w:lastRow="0" w:firstColumn="1" w:lastColumn="0" w:noHBand="0" w:noVBand="1"/>
      </w:tblPr>
      <w:tblGrid>
        <w:gridCol w:w="1847"/>
        <w:gridCol w:w="2242"/>
        <w:gridCol w:w="1666"/>
        <w:gridCol w:w="1620"/>
        <w:gridCol w:w="1615"/>
      </w:tblGrid>
      <w:tr w:rsidR="003117E4" ns2:paraId="0970401F" ns2:textId="77777777" w:rsidTr="008B6369">
        <w:trPr>
          <w:trHeight w:val="171"/>
          <w:tblHeader/>
        </w:trPr>
        <w:tc>
          <w:tcPr>
            <w:tcW w:w="8990" w:type="dxa"/>
            <w:gridSpan w:val="5"/>
            <w:vAlign w:val="center"/>
          </w:tcPr>
          <w:p ns2:paraId="48C35A69" ns2:textId="77777777" w:rsidR="002B1446" w:rsidRDefault="00895D30" w:rsidP="008B6369">
            <w:pPr>
              <w:pStyle w:val="Paragraph"/>
              <w:spacing w:before="40" w:after="40"/>
              <w:jc w:val="center"/>
              <w:rPr>
                <w:b/>
                <w:color w:val="000000"/>
                <w:sz w:val="20"/>
                <w:szCs w:val="20"/>
              </w:rPr>
            </w:pPr>
            <w:bookmarkStart w:id="307" w:name="_Hlk90366628"/>
            <w:r>
              <w:rPr>
                <w:b/>
                <w:color w:val="000000"/>
                <w:sz w:val="20"/>
                <w:szCs w:val="20"/>
              </w:rPr>
              <w:t>Endpoint: OS</w:t>
            </w:r>
          </w:p>
        </w:tc>
      </w:tr>
      <w:tr w:rsidR="003117E4" ns2:paraId="0CAFFFA4" ns2:textId="77777777" w:rsidTr="008B6369">
        <w:trPr>
          <w:trHeight w:val="354"/>
          <w:tblHeader/>
        </w:trPr>
        <w:tc>
          <w:tcPr>
            <w:tcW w:w="1847" w:type="dxa"/>
            <w:vAlign w:val="center"/>
          </w:tcPr>
          <w:p ns2:paraId="32588DCD" ns2:textId="77777777" w:rsidR="002B1446" w:rsidRPr="00A06EBC" w:rsidRDefault="00895D30" w:rsidP="008B6369">
            <w:pPr>
              <w:pStyle w:val="TableCellLeft"/>
              <w:keepNext w:val="0"/>
              <w:keepLines w:val="0"/>
              <w:spacing w:before="40" w:after="40" w:line="240" w:lineRule="auto"/>
              <w:jc w:val="center"/>
              <w:rPr>
                <w:b/>
                <w:bCs/>
                <w:szCs w:val="20"/>
              </w:rPr>
            </w:pPr>
            <w:r w:rsidRPr="00A06EBC">
              <w:rPr>
                <w:b/>
                <w:bCs/>
                <w:szCs w:val="20"/>
              </w:rPr>
              <w:t>Analysis</w:t>
            </w:r>
          </w:p>
        </w:tc>
        <w:tc>
          <w:tcPr>
            <w:tcW w:w="2242" w:type="dxa"/>
            <w:vAlign w:val="center"/>
          </w:tcPr>
          <w:p ns2:paraId="0A44AF38" ns2:textId="77777777" w:rsidR="002B1446" w:rsidRPr="00A06EBC" w:rsidRDefault="00895D30" w:rsidP="008B6369">
            <w:pPr>
              <w:pStyle w:val="TableCellLeft"/>
              <w:keepNext w:val="0"/>
              <w:keepLines w:val="0"/>
              <w:spacing w:before="40" w:after="40" w:line="240" w:lineRule="auto"/>
              <w:jc w:val="center"/>
              <w:rPr>
                <w:b/>
                <w:bCs/>
                <w:szCs w:val="20"/>
              </w:rPr>
            </w:pPr>
            <w:r w:rsidRPr="00A06EBC">
              <w:rPr>
                <w:b/>
                <w:bCs/>
                <w:szCs w:val="20"/>
              </w:rPr>
              <w:t>Value</w:t>
            </w:r>
          </w:p>
        </w:tc>
        <w:tc>
          <w:tcPr>
            <w:tcW w:w="1666" w:type="dxa"/>
            <w:vAlign w:val="center"/>
          </w:tcPr>
          <w:p ns2:paraId="08029E3C" ns2:textId="77777777" w:rsidR="002B1446" w:rsidRPr="009B5E5D" w:rsidRDefault="00895D30" w:rsidP="008B6369">
            <w:pPr>
              <w:pStyle w:val="Paragraph"/>
              <w:spacing w:before="40" w:after="40"/>
              <w:jc w:val="center"/>
            </w:pPr>
            <w:r w:rsidRPr="009B5E5D">
              <w:rPr>
                <w:b/>
                <w:color w:val="000000"/>
                <w:sz w:val="20"/>
                <w:szCs w:val="20"/>
              </w:rPr>
              <w:t>Efficacy</w:t>
            </w:r>
            <w:r>
              <w:rPr>
                <w:b/>
                <w:color w:val="000000"/>
                <w:sz w:val="20"/>
                <w:szCs w:val="20"/>
              </w:rPr>
              <w:br/>
            </w:r>
            <w:r w:rsidRPr="00A06EBC">
              <w:rPr>
                <w:rFonts w:ascii="Calibri" w:hAnsi="Calibri"/>
                <w:bCs/>
                <w:sz w:val="20"/>
                <w:szCs w:val="20"/>
              </w:rPr>
              <w:t>α</w:t>
            </w:r>
            <w:r w:rsidRPr="000F0159">
              <w:rPr>
                <w:bCs/>
                <w:sz w:val="20"/>
                <w:szCs w:val="20"/>
              </w:rPr>
              <w:t>=0.020</w:t>
            </w:r>
          </w:p>
        </w:tc>
        <w:tc>
          <w:tcPr>
            <w:tcW w:w="1620" w:type="dxa"/>
            <w:vAlign w:val="center"/>
          </w:tcPr>
          <w:p ns2:paraId="677D21B0" ns2:textId="77777777" w:rsidR="002B1446" w:rsidRPr="009B5E5D" w:rsidRDefault="00895D30" w:rsidP="008B6369">
            <w:pPr>
              <w:pStyle w:val="Paragraph"/>
              <w:spacing w:before="40" w:after="40"/>
              <w:jc w:val="center"/>
            </w:pPr>
            <w:r w:rsidRPr="00A06EBC">
              <w:rPr>
                <w:b/>
                <w:color w:val="000000"/>
                <w:sz w:val="20"/>
                <w:szCs w:val="20"/>
              </w:rPr>
              <w:t>Efficacy</w:t>
            </w:r>
            <w:r>
              <w:rPr>
                <w:b/>
                <w:color w:val="000000"/>
                <w:sz w:val="20"/>
                <w:szCs w:val="20"/>
              </w:rPr>
              <w:br/>
            </w:r>
            <w:r w:rsidRPr="00E330F0">
              <w:rPr>
                <w:rFonts w:eastAsia="Times New Roman"/>
                <w:sz w:val="20"/>
                <w:szCs w:val="20"/>
              </w:rPr>
              <w:t>α=0.025</w:t>
            </w:r>
          </w:p>
        </w:tc>
        <w:tc>
          <w:tcPr>
            <w:tcW w:w="1615" w:type="dxa"/>
            <w:vAlign w:val="center"/>
          </w:tcPr>
          <w:p ns2:paraId="46823820" ns2:textId="77777777" w:rsidR="002B1446" w:rsidRDefault="00895D30" w:rsidP="008B6369">
            <w:pPr>
              <w:pStyle w:val="Paragraph"/>
              <w:spacing w:before="40" w:after="40"/>
              <w:jc w:val="center"/>
              <w:rPr>
                <w:rFonts w:ascii="Calibri" w:hAnsi="Calibri"/>
                <w:b/>
                <w:bCs/>
                <w:sz w:val="20"/>
                <w:szCs w:val="20"/>
              </w:rPr>
            </w:pPr>
            <w:r w:rsidRPr="00A06EBC">
              <w:rPr>
                <w:b/>
                <w:color w:val="000000"/>
                <w:sz w:val="20"/>
                <w:szCs w:val="20"/>
              </w:rPr>
              <w:t>Futility</w:t>
            </w:r>
            <w:r w:rsidRPr="005F15E6">
              <w:rPr>
                <w:b/>
                <w:bCs/>
                <w:sz w:val="20"/>
                <w:szCs w:val="20"/>
                <w:vertAlign w:val="superscript"/>
              </w:rPr>
              <w:t>f</w:t>
            </w:r>
            <w:r>
              <w:rPr>
                <w:b/>
                <w:bCs/>
                <w:sz w:val="20"/>
                <w:szCs w:val="20"/>
                <w:vertAlign w:val="superscript"/>
              </w:rPr>
              <w:br/>
            </w:r>
            <w:r w:rsidRPr="00E330F0">
              <w:rPr>
                <w:rFonts w:eastAsia="Times New Roman"/>
                <w:sz w:val="20"/>
                <w:szCs w:val="20"/>
              </w:rPr>
              <w:t>β=</w:t>
            </w:r>
            <w:r w:rsidRPr="00A06EBC">
              <w:rPr>
                <w:bCs/>
                <w:sz w:val="20"/>
                <w:szCs w:val="20"/>
              </w:rPr>
              <w:t>0.</w:t>
            </w:r>
            <w:r>
              <w:rPr>
                <w:bCs/>
                <w:sz w:val="20"/>
                <w:szCs w:val="20"/>
              </w:rPr>
              <w:t>32</w:t>
            </w:r>
          </w:p>
        </w:tc>
      </w:tr>
      <w:tr w:rsidR="003117E4" ns2:paraId="6ACEE991" ns2:textId="77777777" w:rsidTr="008B6369">
        <w:trPr>
          <w:trHeight w:val="250"/>
        </w:trPr>
        <w:tc>
          <w:tcPr>
            <w:tcW w:w="1847" w:type="dxa"/>
            <w:vMerge w:val="restart"/>
            <w:vAlign w:val="center"/>
          </w:tcPr>
          <w:p ns2:paraId="56EEEC27" ns2: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IA2: </w:t>
            </w:r>
            <w:r>
              <w:rPr>
                <w:szCs w:val="20"/>
              </w:rPr>
              <w:t>36</w:t>
            </w:r>
            <w:r w:rsidRPr="00C31726">
              <w:rPr>
                <w:szCs w:val="20"/>
              </w:rPr>
              <w:t>%</w:t>
            </w:r>
            <w:r w:rsidRPr="00204F29">
              <w:rPr>
                <w:szCs w:val="20"/>
                <w:vertAlign w:val="superscript"/>
              </w:rPr>
              <w:t>a</w:t>
            </w:r>
          </w:p>
          <w:p ns2:paraId="26E66923" ns2: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ns2:paraId="705C3CCD" ns2:textId="77777777" w:rsidR="002B1446" w:rsidRPr="00C31726" w:rsidRDefault="00895D30" w:rsidP="008B6369">
            <w:pPr>
              <w:pStyle w:val="TableCellLeft"/>
              <w:keepNext w:val="0"/>
              <w:keepLines w:val="0"/>
              <w:spacing w:before="40" w:after="40" w:line="240" w:lineRule="auto"/>
              <w:rPr>
                <w:szCs w:val="20"/>
              </w:rPr>
            </w:pPr>
            <w:r w:rsidRPr="00C31726">
              <w:rPr>
                <w:szCs w:val="20"/>
              </w:rPr>
              <w:t>Events:</w:t>
            </w:r>
            <w:r>
              <w:rPr>
                <w:szCs w:val="20"/>
              </w:rPr>
              <w:t xml:space="preserve"> 51</w:t>
            </w:r>
            <w:r w:rsidRPr="00C31726">
              <w:rPr>
                <w:szCs w:val="20"/>
              </w:rPr>
              <w:t xml:space="preserve"> </w:t>
            </w:r>
          </w:p>
          <w:p ns2:paraId="1D95838E" ns2: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Month: </w:t>
            </w:r>
            <w:r>
              <w:rPr>
                <w:szCs w:val="20"/>
              </w:rPr>
              <w:t>46</w:t>
            </w:r>
          </w:p>
        </w:tc>
        <w:tc>
          <w:tcPr>
            <w:tcW w:w="2242" w:type="dxa"/>
          </w:tcPr>
          <w:p ns2:paraId="0BE49476" ns2: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vMerge w:val="restart"/>
            <w:vAlign w:val="center"/>
          </w:tcPr>
          <w:p ns2:paraId="5B203D58" ns2:textId="77777777" w:rsidR="002B1446" w:rsidRPr="003A6FA0" w:rsidRDefault="00895D30" w:rsidP="008B6369">
            <w:pPr>
              <w:pStyle w:val="TableCellLeft"/>
              <w:keepNext w:val="0"/>
              <w:keepLines w:val="0"/>
              <w:spacing w:before="40" w:after="40" w:line="240" w:lineRule="auto"/>
              <w:rPr>
                <w:szCs w:val="20"/>
              </w:rPr>
            </w:pPr>
            <w:r>
              <w:rPr>
                <w:szCs w:val="20"/>
              </w:rPr>
              <w:t>N/A</w:t>
            </w:r>
          </w:p>
        </w:tc>
        <w:tc>
          <w:tcPr>
            <w:tcW w:w="1620" w:type="dxa"/>
            <w:vMerge w:val="restart"/>
            <w:vAlign w:val="center"/>
          </w:tcPr>
          <w:p ns2:paraId="7EDE47EF" ns2:textId="77777777" w:rsidR="002B1446" w:rsidRPr="003A6FA0" w:rsidRDefault="00895D30" w:rsidP="008B6369">
            <w:pPr>
              <w:pStyle w:val="TableCellLeft"/>
              <w:keepNext w:val="0"/>
              <w:keepLines w:val="0"/>
              <w:spacing w:before="40" w:after="40" w:line="240" w:lineRule="auto"/>
              <w:rPr>
                <w:szCs w:val="20"/>
              </w:rPr>
            </w:pPr>
            <w:r>
              <w:rPr>
                <w:szCs w:val="20"/>
              </w:rPr>
              <w:t>N/A</w:t>
            </w:r>
          </w:p>
        </w:tc>
        <w:tc>
          <w:tcPr>
            <w:tcW w:w="1615" w:type="dxa"/>
          </w:tcPr>
          <w:p ns2:paraId="307A9C67" ns2:textId="77777777" w:rsidR="002B1446" w:rsidRPr="00D54C48" w:rsidRDefault="00895D30" w:rsidP="008B6369">
            <w:pPr>
              <w:pStyle w:val="TableCellLeft"/>
              <w:keepNext w:val="0"/>
              <w:keepLines w:val="0"/>
              <w:spacing w:before="40" w:after="40" w:line="240" w:lineRule="auto"/>
              <w:rPr>
                <w:szCs w:val="20"/>
              </w:rPr>
            </w:pPr>
            <w:r w:rsidRPr="00D54C48">
              <w:rPr>
                <w:szCs w:val="20"/>
              </w:rPr>
              <w:t>-1.7478</w:t>
            </w:r>
          </w:p>
        </w:tc>
      </w:tr>
      <w:tr w:rsidR="003117E4" ns2:paraId="51353255" ns2:textId="77777777" w:rsidTr="008B6369">
        <w:trPr>
          <w:trHeight w:val="250"/>
        </w:trPr>
        <w:tc>
          <w:tcPr>
            <w:tcW w:w="1847" w:type="dxa"/>
            <w:vMerge/>
            <w:vAlign w:val="center"/>
          </w:tcPr>
          <w:p ns2:paraId="1EE34AD3"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10BA50E7" ns2: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vMerge/>
            <w:vAlign w:val="center"/>
          </w:tcPr>
          <w:p ns2:paraId="56BE75FF" ns2: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ns2:paraId="63C1ADCC" ns2:textId="77777777" w:rsidR="002B1446" w:rsidRPr="003A6FA0" w:rsidRDefault="002B1446" w:rsidP="008B6369">
            <w:pPr>
              <w:pStyle w:val="TableCellLeft"/>
              <w:keepNext w:val="0"/>
              <w:keepLines w:val="0"/>
              <w:spacing w:before="40" w:after="40" w:line="240" w:lineRule="auto"/>
              <w:rPr>
                <w:szCs w:val="20"/>
              </w:rPr>
            </w:pPr>
          </w:p>
        </w:tc>
        <w:tc>
          <w:tcPr>
            <w:tcW w:w="1615" w:type="dxa"/>
          </w:tcPr>
          <w:p ns2:paraId="1835561C" ns2:textId="77777777" w:rsidR="002B1446" w:rsidRPr="00D54C48" w:rsidRDefault="00895D30" w:rsidP="008B6369">
            <w:pPr>
              <w:pStyle w:val="TableCellLeft"/>
              <w:keepNext w:val="0"/>
              <w:keepLines w:val="0"/>
              <w:spacing w:before="40" w:after="40" w:line="240" w:lineRule="auto"/>
              <w:rPr>
                <w:szCs w:val="20"/>
              </w:rPr>
            </w:pPr>
            <w:r w:rsidRPr="00D54C48">
              <w:rPr>
                <w:szCs w:val="20"/>
              </w:rPr>
              <w:t>0.959</w:t>
            </w:r>
            <w:r>
              <w:rPr>
                <w:szCs w:val="20"/>
              </w:rPr>
              <w:t>8</w:t>
            </w:r>
          </w:p>
        </w:tc>
      </w:tr>
      <w:tr w:rsidR="003117E4" ns2:paraId="6F53FFE8" ns2:textId="77777777" w:rsidTr="008B6369">
        <w:trPr>
          <w:trHeight w:val="250"/>
        </w:trPr>
        <w:tc>
          <w:tcPr>
            <w:tcW w:w="1847" w:type="dxa"/>
            <w:vMerge/>
            <w:vAlign w:val="center"/>
          </w:tcPr>
          <w:p ns2:paraId="00D8CFA2"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18A22AC8" ns2: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vMerge/>
            <w:vAlign w:val="center"/>
          </w:tcPr>
          <w:p ns2:paraId="20500597" ns2: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ns2:paraId="38F3230C" ns2:textId="77777777" w:rsidR="002B1446" w:rsidRPr="003A6FA0" w:rsidRDefault="002B1446" w:rsidP="008B6369">
            <w:pPr>
              <w:pStyle w:val="TableCellLeft"/>
              <w:keepNext w:val="0"/>
              <w:keepLines w:val="0"/>
              <w:spacing w:before="40" w:after="40" w:line="240" w:lineRule="auto"/>
              <w:rPr>
                <w:szCs w:val="20"/>
              </w:rPr>
            </w:pPr>
          </w:p>
        </w:tc>
        <w:tc>
          <w:tcPr>
            <w:tcW w:w="1615" w:type="dxa"/>
          </w:tcPr>
          <w:p ns2:paraId="6294537E" ns2:textId="77777777" w:rsidR="002B1446" w:rsidRPr="00D54C48" w:rsidRDefault="00895D30" w:rsidP="008B6369">
            <w:pPr>
              <w:pStyle w:val="TableCellLeft"/>
              <w:keepNext w:val="0"/>
              <w:keepLines w:val="0"/>
              <w:spacing w:before="40" w:after="40" w:line="240" w:lineRule="auto"/>
              <w:rPr>
                <w:szCs w:val="20"/>
              </w:rPr>
            </w:pPr>
            <w:r w:rsidRPr="00D54C48">
              <w:rPr>
                <w:szCs w:val="20"/>
              </w:rPr>
              <w:t>1.63</w:t>
            </w:r>
            <w:r>
              <w:rPr>
                <w:szCs w:val="20"/>
              </w:rPr>
              <w:t>33</w:t>
            </w:r>
          </w:p>
        </w:tc>
      </w:tr>
      <w:tr w:rsidR="003117E4" ns2:paraId="0E070D58" ns2:textId="77777777" w:rsidTr="008B6369">
        <w:trPr>
          <w:trHeight w:val="250"/>
        </w:trPr>
        <w:tc>
          <w:tcPr>
            <w:tcW w:w="1847" w:type="dxa"/>
            <w:vMerge/>
            <w:vAlign w:val="center"/>
          </w:tcPr>
          <w:p ns2:paraId="048D6025"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3EAE1E78"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vMerge/>
            <w:vAlign w:val="center"/>
          </w:tcPr>
          <w:p ns2:paraId="38D3AFD2" ns2: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ns2:paraId="2C0CD70B" ns2:textId="77777777" w:rsidR="002B1446" w:rsidRPr="003A6FA0" w:rsidRDefault="002B1446" w:rsidP="008B6369">
            <w:pPr>
              <w:pStyle w:val="TableCellLeft"/>
              <w:keepNext w:val="0"/>
              <w:keepLines w:val="0"/>
              <w:spacing w:before="40" w:after="40" w:line="240" w:lineRule="auto"/>
              <w:rPr>
                <w:szCs w:val="20"/>
              </w:rPr>
            </w:pPr>
          </w:p>
        </w:tc>
        <w:tc>
          <w:tcPr>
            <w:tcW w:w="1615" w:type="dxa"/>
          </w:tcPr>
          <w:p ns2:paraId="03A28CFA" ns2:textId="77777777" w:rsidR="002B1446" w:rsidRPr="00D54C48" w:rsidRDefault="00895D30" w:rsidP="008B6369">
            <w:pPr>
              <w:pStyle w:val="TableCellLeft"/>
              <w:keepNext w:val="0"/>
              <w:keepLines w:val="0"/>
              <w:spacing w:before="40" w:after="40" w:line="240" w:lineRule="auto"/>
              <w:rPr>
                <w:szCs w:val="20"/>
              </w:rPr>
            </w:pPr>
            <w:r w:rsidRPr="00D54C48">
              <w:rPr>
                <w:szCs w:val="20"/>
              </w:rPr>
              <w:t>0.040</w:t>
            </w:r>
            <w:r>
              <w:rPr>
                <w:szCs w:val="20"/>
              </w:rPr>
              <w:t>2</w:t>
            </w:r>
          </w:p>
        </w:tc>
      </w:tr>
      <w:tr w:rsidR="003117E4" ns2:paraId="46BAF430" ns2:textId="77777777" w:rsidTr="008B6369">
        <w:trPr>
          <w:trHeight w:val="250"/>
        </w:trPr>
        <w:tc>
          <w:tcPr>
            <w:tcW w:w="1847" w:type="dxa"/>
            <w:vMerge/>
            <w:vAlign w:val="center"/>
          </w:tcPr>
          <w:p ns2:paraId="3F979720"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358D7C45"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vMerge/>
            <w:vAlign w:val="center"/>
          </w:tcPr>
          <w:p ns2:paraId="0FE52E26" ns2: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ns2:paraId="66281B6E" ns2:textId="77777777" w:rsidR="002B1446" w:rsidRPr="003A6FA0" w:rsidRDefault="002B1446" w:rsidP="008B6369">
            <w:pPr>
              <w:pStyle w:val="TableCellLeft"/>
              <w:keepNext w:val="0"/>
              <w:keepLines w:val="0"/>
              <w:spacing w:before="40" w:after="40" w:line="240" w:lineRule="auto"/>
              <w:rPr>
                <w:szCs w:val="20"/>
              </w:rPr>
            </w:pPr>
          </w:p>
        </w:tc>
        <w:tc>
          <w:tcPr>
            <w:tcW w:w="1615" w:type="dxa"/>
          </w:tcPr>
          <w:p ns2:paraId="2BB12A92" ns2:textId="77777777" w:rsidR="002B1446" w:rsidRPr="00D54C48" w:rsidRDefault="00895D30" w:rsidP="008B6369">
            <w:pPr>
              <w:pStyle w:val="TableCellLeft"/>
              <w:keepNext w:val="0"/>
              <w:keepLines w:val="0"/>
              <w:spacing w:before="40" w:after="40" w:line="240" w:lineRule="auto"/>
              <w:rPr>
                <w:szCs w:val="20"/>
              </w:rPr>
            </w:pPr>
            <w:r w:rsidRPr="00D54C48">
              <w:rPr>
                <w:szCs w:val="20"/>
              </w:rPr>
              <w:t>0.0005</w:t>
            </w:r>
          </w:p>
        </w:tc>
      </w:tr>
      <w:tr w:rsidR="003117E4" ns2:paraId="1D63BF65" ns2:textId="77777777" w:rsidTr="008B6369">
        <w:trPr>
          <w:trHeight w:val="250"/>
        </w:trPr>
        <w:tc>
          <w:tcPr>
            <w:tcW w:w="1847" w:type="dxa"/>
            <w:vMerge w:val="restart"/>
            <w:vAlign w:val="center"/>
          </w:tcPr>
          <w:p ns2:paraId="0D36A46A" ns2:textId="77777777" w:rsidR="002B1446" w:rsidRPr="00C31726" w:rsidRDefault="00895D30" w:rsidP="008B6369">
            <w:pPr>
              <w:pStyle w:val="TableCellLeft"/>
              <w:keepNext w:val="0"/>
              <w:keepLines w:val="0"/>
              <w:spacing w:before="40" w:after="40" w:line="240" w:lineRule="auto"/>
              <w:rPr>
                <w:szCs w:val="20"/>
              </w:rPr>
            </w:pPr>
            <w:r w:rsidRPr="00C31726">
              <w:rPr>
                <w:szCs w:val="20"/>
              </w:rPr>
              <w:t>IA</w:t>
            </w:r>
            <w:r>
              <w:rPr>
                <w:szCs w:val="20"/>
              </w:rPr>
              <w:t>3</w:t>
            </w:r>
            <w:r w:rsidRPr="00C31726">
              <w:rPr>
                <w:szCs w:val="20"/>
              </w:rPr>
              <w:t>: 5</w:t>
            </w:r>
            <w:r>
              <w:rPr>
                <w:szCs w:val="20"/>
              </w:rPr>
              <w:t>0</w:t>
            </w:r>
            <w:r w:rsidRPr="00C31726">
              <w:rPr>
                <w:szCs w:val="20"/>
              </w:rPr>
              <w:t>%</w:t>
            </w:r>
            <w:r w:rsidRPr="00204F29">
              <w:rPr>
                <w:szCs w:val="20"/>
                <w:vertAlign w:val="superscript"/>
              </w:rPr>
              <w:t>a</w:t>
            </w:r>
          </w:p>
          <w:p ns2:paraId="044E3B39" ns2: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ns2:paraId="48429C79" ns2:textId="77777777" w:rsidR="002B1446" w:rsidRPr="00C31726" w:rsidRDefault="00895D30" w:rsidP="008B6369">
            <w:pPr>
              <w:pStyle w:val="TableCellLeft"/>
              <w:keepNext w:val="0"/>
              <w:keepLines w:val="0"/>
              <w:spacing w:before="40" w:after="40" w:line="240" w:lineRule="auto"/>
              <w:rPr>
                <w:szCs w:val="20"/>
              </w:rPr>
            </w:pPr>
            <w:r w:rsidRPr="00C31726">
              <w:rPr>
                <w:szCs w:val="20"/>
              </w:rPr>
              <w:t>Events:</w:t>
            </w:r>
            <w:r>
              <w:rPr>
                <w:szCs w:val="20"/>
              </w:rPr>
              <w:t xml:space="preserve"> </w:t>
            </w:r>
            <w:r w:rsidRPr="00C31726">
              <w:rPr>
                <w:szCs w:val="20"/>
              </w:rPr>
              <w:t xml:space="preserve">71 </w:t>
            </w:r>
          </w:p>
          <w:p ns2:paraId="3E79B296" ns2:textId="77777777" w:rsidR="002B1446" w:rsidRPr="00C31726" w:rsidRDefault="00895D30" w:rsidP="008B6369">
            <w:pPr>
              <w:pStyle w:val="TableCellLeft"/>
              <w:keepNext w:val="0"/>
              <w:keepLines w:val="0"/>
              <w:spacing w:before="40" w:after="40" w:line="240" w:lineRule="auto"/>
              <w:rPr>
                <w:szCs w:val="20"/>
              </w:rPr>
            </w:pPr>
            <w:r w:rsidRPr="00C31726">
              <w:rPr>
                <w:szCs w:val="20"/>
              </w:rPr>
              <w:t>Month: 58</w:t>
            </w:r>
          </w:p>
        </w:tc>
        <w:tc>
          <w:tcPr>
            <w:tcW w:w="2242" w:type="dxa"/>
          </w:tcPr>
          <w:p ns2:paraId="5DC4FC28" ns2: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vMerge w:val="restart"/>
            <w:vAlign w:val="center"/>
          </w:tcPr>
          <w:p ns2:paraId="690A784D" ns2:textId="77777777" w:rsidR="002B1446" w:rsidRPr="00C31726" w:rsidRDefault="00895D30" w:rsidP="008B6369">
            <w:pPr>
              <w:pStyle w:val="TableCellLeft"/>
              <w:spacing w:before="40" w:after="40" w:line="240" w:lineRule="auto"/>
              <w:rPr>
                <w:szCs w:val="20"/>
              </w:rPr>
            </w:pPr>
            <w:r>
              <w:rPr>
                <w:szCs w:val="20"/>
              </w:rPr>
              <w:t>N/A</w:t>
            </w:r>
          </w:p>
        </w:tc>
        <w:tc>
          <w:tcPr>
            <w:tcW w:w="1620" w:type="dxa"/>
            <w:vMerge w:val="restart"/>
            <w:vAlign w:val="center"/>
          </w:tcPr>
          <w:p ns2:paraId="51B5FFC8" ns2:textId="77777777" w:rsidR="002B1446" w:rsidRPr="00C31726" w:rsidRDefault="00895D30" w:rsidP="008B6369">
            <w:pPr>
              <w:pStyle w:val="TableCellLeft"/>
              <w:spacing w:before="40" w:after="40" w:line="240" w:lineRule="auto"/>
              <w:rPr>
                <w:szCs w:val="20"/>
              </w:rPr>
            </w:pPr>
            <w:r>
              <w:rPr>
                <w:szCs w:val="20"/>
              </w:rPr>
              <w:t>N/A</w:t>
            </w:r>
          </w:p>
        </w:tc>
        <w:tc>
          <w:tcPr>
            <w:tcW w:w="1615" w:type="dxa"/>
          </w:tcPr>
          <w:p ns2:paraId="4E228561" ns2:textId="77777777" w:rsidR="002B1446" w:rsidRPr="00C31726" w:rsidRDefault="00895D30" w:rsidP="008B6369">
            <w:pPr>
              <w:pStyle w:val="TableCellLeft"/>
              <w:keepNext w:val="0"/>
              <w:keepLines w:val="0"/>
              <w:spacing w:before="40" w:after="40" w:line="240" w:lineRule="auto"/>
              <w:rPr>
                <w:szCs w:val="20"/>
              </w:rPr>
            </w:pPr>
            <w:r w:rsidRPr="00D54C48">
              <w:rPr>
                <w:szCs w:val="20"/>
              </w:rPr>
              <w:t>-1.08</w:t>
            </w:r>
            <w:r>
              <w:rPr>
                <w:szCs w:val="20"/>
              </w:rPr>
              <w:t>41</w:t>
            </w:r>
          </w:p>
        </w:tc>
      </w:tr>
      <w:tr w:rsidR="003117E4" ns2:paraId="24813586" ns2:textId="77777777" w:rsidTr="008B6369">
        <w:trPr>
          <w:trHeight w:val="263"/>
        </w:trPr>
        <w:tc>
          <w:tcPr>
            <w:tcW w:w="1847" w:type="dxa"/>
            <w:vMerge/>
          </w:tcPr>
          <w:p ns2:paraId="16B24169"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4F842A11" ns2: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vMerge/>
            <w:vAlign w:val="center"/>
          </w:tcPr>
          <w:p ns2:paraId="1C4EAE9C" ns2:textId="77777777" w:rsidR="002B1446" w:rsidRPr="00C31726" w:rsidRDefault="002B1446" w:rsidP="008B6369">
            <w:pPr>
              <w:pStyle w:val="TableCellLeft"/>
              <w:spacing w:before="40" w:after="40" w:line="240" w:lineRule="auto"/>
              <w:rPr>
                <w:szCs w:val="20"/>
              </w:rPr>
            </w:pPr>
          </w:p>
        </w:tc>
        <w:tc>
          <w:tcPr>
            <w:tcW w:w="1620" w:type="dxa"/>
            <w:vMerge/>
            <w:vAlign w:val="center"/>
          </w:tcPr>
          <w:p ns2:paraId="118D67BF" ns2:textId="77777777" w:rsidR="002B1446" w:rsidRPr="00C31726" w:rsidRDefault="002B1446" w:rsidP="008B6369">
            <w:pPr>
              <w:pStyle w:val="TableCellLeft"/>
              <w:spacing w:before="40" w:after="40" w:line="240" w:lineRule="auto"/>
              <w:rPr>
                <w:szCs w:val="20"/>
              </w:rPr>
            </w:pPr>
          </w:p>
        </w:tc>
        <w:tc>
          <w:tcPr>
            <w:tcW w:w="1615" w:type="dxa"/>
          </w:tcPr>
          <w:p ns2:paraId="78D1D264"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860</w:t>
            </w:r>
            <w:r>
              <w:rPr>
                <w:szCs w:val="20"/>
              </w:rPr>
              <w:t>8</w:t>
            </w:r>
          </w:p>
        </w:tc>
      </w:tr>
      <w:tr w:rsidR="003117E4" ns2:paraId="1549725C" ns2:textId="77777777" w:rsidTr="008B6369">
        <w:trPr>
          <w:trHeight w:val="263"/>
        </w:trPr>
        <w:tc>
          <w:tcPr>
            <w:tcW w:w="1847" w:type="dxa"/>
            <w:vMerge/>
          </w:tcPr>
          <w:p ns2:paraId="0BEF1E70"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6F6F7079" ns2: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vMerge/>
            <w:vAlign w:val="center"/>
          </w:tcPr>
          <w:p ns2:paraId="213ABE3B" ns2:textId="77777777" w:rsidR="002B1446" w:rsidRPr="00C31726" w:rsidRDefault="002B1446" w:rsidP="008B6369">
            <w:pPr>
              <w:pStyle w:val="TableCellLeft"/>
              <w:spacing w:before="40" w:after="40" w:line="240" w:lineRule="auto"/>
              <w:rPr>
                <w:szCs w:val="20"/>
              </w:rPr>
            </w:pPr>
          </w:p>
        </w:tc>
        <w:tc>
          <w:tcPr>
            <w:tcW w:w="1620" w:type="dxa"/>
            <w:vMerge/>
            <w:vAlign w:val="center"/>
          </w:tcPr>
          <w:p ns2:paraId="65A0A30A" ns2:textId="77777777" w:rsidR="002B1446" w:rsidRPr="00C31726" w:rsidRDefault="002B1446" w:rsidP="008B6369">
            <w:pPr>
              <w:pStyle w:val="TableCellLeft"/>
              <w:spacing w:before="40" w:after="40" w:line="240" w:lineRule="auto"/>
              <w:rPr>
                <w:szCs w:val="20"/>
              </w:rPr>
            </w:pPr>
          </w:p>
        </w:tc>
        <w:tc>
          <w:tcPr>
            <w:tcW w:w="1615" w:type="dxa"/>
          </w:tcPr>
          <w:p ns2:paraId="5E9BAD05" ns2:textId="77777777" w:rsidR="002B1446" w:rsidRPr="00C31726" w:rsidRDefault="00895D30" w:rsidP="008B6369">
            <w:pPr>
              <w:pStyle w:val="TableCellLeft"/>
              <w:keepNext w:val="0"/>
              <w:keepLines w:val="0"/>
              <w:spacing w:before="40" w:after="40" w:line="240" w:lineRule="auto"/>
              <w:rPr>
                <w:szCs w:val="20"/>
              </w:rPr>
            </w:pPr>
            <w:r w:rsidRPr="003A6FA0">
              <w:rPr>
                <w:szCs w:val="20"/>
              </w:rPr>
              <w:t>1.</w:t>
            </w:r>
            <w:r w:rsidRPr="00D54C48">
              <w:rPr>
                <w:szCs w:val="20"/>
              </w:rPr>
              <w:t>294</w:t>
            </w:r>
            <w:r>
              <w:rPr>
                <w:szCs w:val="20"/>
              </w:rPr>
              <w:t>5</w:t>
            </w:r>
          </w:p>
        </w:tc>
      </w:tr>
      <w:tr w:rsidR="003117E4" ns2:paraId="721F99E7" ns2:textId="77777777" w:rsidTr="008B6369">
        <w:trPr>
          <w:trHeight w:val="263"/>
        </w:trPr>
        <w:tc>
          <w:tcPr>
            <w:tcW w:w="1847" w:type="dxa"/>
            <w:vMerge/>
          </w:tcPr>
          <w:p ns2:paraId="3DB4E939"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6063F337"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vMerge/>
            <w:vAlign w:val="center"/>
          </w:tcPr>
          <w:p ns2:paraId="75767811" ns2:textId="77777777" w:rsidR="002B1446" w:rsidRPr="00C31726" w:rsidRDefault="002B1446" w:rsidP="008B6369">
            <w:pPr>
              <w:pStyle w:val="TableCellLeft"/>
              <w:spacing w:before="40" w:after="40" w:line="240" w:lineRule="auto"/>
              <w:rPr>
                <w:szCs w:val="20"/>
              </w:rPr>
            </w:pPr>
          </w:p>
        </w:tc>
        <w:tc>
          <w:tcPr>
            <w:tcW w:w="1620" w:type="dxa"/>
            <w:vMerge/>
            <w:vAlign w:val="center"/>
          </w:tcPr>
          <w:p ns2:paraId="5CE92460" ns2:textId="77777777" w:rsidR="002B1446" w:rsidRPr="00C31726" w:rsidRDefault="002B1446" w:rsidP="008B6369">
            <w:pPr>
              <w:pStyle w:val="TableCellLeft"/>
              <w:spacing w:before="40" w:after="40" w:line="240" w:lineRule="auto"/>
              <w:rPr>
                <w:szCs w:val="20"/>
              </w:rPr>
            </w:pPr>
          </w:p>
        </w:tc>
        <w:tc>
          <w:tcPr>
            <w:tcW w:w="1615" w:type="dxa"/>
          </w:tcPr>
          <w:p ns2:paraId="77256EFB"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143</w:t>
            </w:r>
            <w:r>
              <w:rPr>
                <w:szCs w:val="20"/>
              </w:rPr>
              <w:t>5</w:t>
            </w:r>
          </w:p>
        </w:tc>
      </w:tr>
      <w:tr w:rsidR="003117E4" ns2:paraId="5A928788" ns2:textId="77777777" w:rsidTr="008B6369">
        <w:trPr>
          <w:trHeight w:val="263"/>
        </w:trPr>
        <w:tc>
          <w:tcPr>
            <w:tcW w:w="1847" w:type="dxa"/>
            <w:vMerge/>
          </w:tcPr>
          <w:p ns2:paraId="41602389"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204018E9"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vMerge/>
            <w:vAlign w:val="center"/>
          </w:tcPr>
          <w:p ns2:paraId="560869D3" ns2:textId="77777777" w:rsidR="002B1446" w:rsidRPr="00C31726" w:rsidRDefault="002B1446" w:rsidP="008B6369">
            <w:pPr>
              <w:pStyle w:val="TableCellLeft"/>
              <w:keepNext w:val="0"/>
              <w:keepLines w:val="0"/>
              <w:spacing w:before="40" w:after="40" w:line="240" w:lineRule="auto"/>
              <w:rPr>
                <w:szCs w:val="20"/>
              </w:rPr>
            </w:pPr>
          </w:p>
        </w:tc>
        <w:tc>
          <w:tcPr>
            <w:tcW w:w="1620" w:type="dxa"/>
            <w:vMerge/>
            <w:vAlign w:val="center"/>
          </w:tcPr>
          <w:p ns2:paraId="1BD0B2EC" ns2:textId="77777777" w:rsidR="002B1446" w:rsidRPr="00C31726" w:rsidRDefault="002B1446" w:rsidP="008B6369">
            <w:pPr>
              <w:pStyle w:val="TableCellLeft"/>
              <w:keepNext w:val="0"/>
              <w:keepLines w:val="0"/>
              <w:spacing w:before="40" w:after="40" w:line="240" w:lineRule="auto"/>
              <w:rPr>
                <w:szCs w:val="20"/>
              </w:rPr>
            </w:pPr>
          </w:p>
        </w:tc>
        <w:tc>
          <w:tcPr>
            <w:tcW w:w="1615" w:type="dxa"/>
          </w:tcPr>
          <w:p ns2:paraId="306CD776"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0021</w:t>
            </w:r>
          </w:p>
        </w:tc>
      </w:tr>
      <w:tr w:rsidR="003117E4" ns2:paraId="6B9E694C" ns2:textId="77777777" w:rsidTr="008B6369">
        <w:trPr>
          <w:trHeight w:val="250"/>
        </w:trPr>
        <w:tc>
          <w:tcPr>
            <w:tcW w:w="1847" w:type="dxa"/>
            <w:vMerge w:val="restart"/>
            <w:vAlign w:val="center"/>
          </w:tcPr>
          <w:p ns2:paraId="4266590D" ns2:textId="77777777" w:rsidR="002B1446" w:rsidRPr="00C31726" w:rsidRDefault="00895D30" w:rsidP="008B6369">
            <w:pPr>
              <w:pStyle w:val="TableCellLeft"/>
              <w:keepNext w:val="0"/>
              <w:keepLines w:val="0"/>
              <w:spacing w:before="40" w:after="40" w:line="240" w:lineRule="auto"/>
              <w:rPr>
                <w:szCs w:val="20"/>
              </w:rPr>
            </w:pPr>
            <w:r w:rsidRPr="00C31726">
              <w:rPr>
                <w:szCs w:val="20"/>
              </w:rPr>
              <w:t>IA</w:t>
            </w:r>
            <w:r>
              <w:rPr>
                <w:szCs w:val="20"/>
              </w:rPr>
              <w:t>4</w:t>
            </w:r>
            <w:r w:rsidRPr="00C31726">
              <w:rPr>
                <w:szCs w:val="20"/>
              </w:rPr>
              <w:t>: 6</w:t>
            </w:r>
            <w:r>
              <w:rPr>
                <w:szCs w:val="20"/>
              </w:rPr>
              <w:t>4</w:t>
            </w:r>
            <w:r w:rsidRPr="00C31726">
              <w:rPr>
                <w:szCs w:val="20"/>
              </w:rPr>
              <w:t>%</w:t>
            </w:r>
            <w:r w:rsidRPr="005F15E6">
              <w:rPr>
                <w:szCs w:val="20"/>
                <w:vertAlign w:val="superscript"/>
              </w:rPr>
              <w:t>a</w:t>
            </w:r>
          </w:p>
          <w:p ns2:paraId="6B733018" ns2: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ns2:paraId="3D0909E5" ns2:textId="77777777" w:rsidR="002B1446" w:rsidRPr="00C31726" w:rsidRDefault="00895D30" w:rsidP="008B6369">
            <w:pPr>
              <w:pStyle w:val="TableCellLeft"/>
              <w:keepNext w:val="0"/>
              <w:keepLines w:val="0"/>
              <w:spacing w:before="40" w:after="40" w:line="240" w:lineRule="auto"/>
              <w:rPr>
                <w:szCs w:val="20"/>
              </w:rPr>
            </w:pPr>
            <w:r w:rsidRPr="00C31726">
              <w:rPr>
                <w:szCs w:val="20"/>
              </w:rPr>
              <w:t>Events:</w:t>
            </w:r>
            <w:r>
              <w:rPr>
                <w:szCs w:val="20"/>
              </w:rPr>
              <w:t xml:space="preserve"> </w:t>
            </w:r>
            <w:r w:rsidRPr="00C31726">
              <w:rPr>
                <w:szCs w:val="20"/>
              </w:rPr>
              <w:t>91</w:t>
            </w:r>
          </w:p>
          <w:p ns2:paraId="1ECD75BA" ns2:textId="77777777" w:rsidR="002B1446" w:rsidRPr="00C31726" w:rsidRDefault="00895D30" w:rsidP="008B6369">
            <w:pPr>
              <w:pStyle w:val="TableCellLeft"/>
              <w:keepNext w:val="0"/>
              <w:keepLines w:val="0"/>
              <w:spacing w:before="40" w:after="40" w:line="240" w:lineRule="auto"/>
              <w:rPr>
                <w:szCs w:val="20"/>
              </w:rPr>
            </w:pPr>
            <w:r w:rsidRPr="00C31726">
              <w:rPr>
                <w:szCs w:val="20"/>
              </w:rPr>
              <w:t>Month: 71</w:t>
            </w:r>
          </w:p>
        </w:tc>
        <w:tc>
          <w:tcPr>
            <w:tcW w:w="2242" w:type="dxa"/>
          </w:tcPr>
          <w:p ns2:paraId="4B2A2AC0" ns2: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tcPr>
          <w:p ns2:paraId="2BB6DAD9" ns2:textId="77777777" w:rsidR="002B1446" w:rsidRPr="008C2258" w:rsidRDefault="00895D30" w:rsidP="008B6369">
            <w:pPr>
              <w:pStyle w:val="TableCellLeft"/>
              <w:keepNext w:val="0"/>
              <w:keepLines w:val="0"/>
              <w:spacing w:before="40" w:after="40" w:line="240" w:lineRule="auto"/>
              <w:rPr>
                <w:szCs w:val="28"/>
              </w:rPr>
            </w:pPr>
            <w:r w:rsidRPr="007400DB">
              <w:rPr>
                <w:szCs w:val="28"/>
              </w:rPr>
              <w:t>2.6839</w:t>
            </w:r>
          </w:p>
        </w:tc>
        <w:tc>
          <w:tcPr>
            <w:tcW w:w="1620" w:type="dxa"/>
          </w:tcPr>
          <w:p ns2:paraId="20F67B2B" ns2:textId="77777777" w:rsidR="002B1446" w:rsidRPr="00C563AA" w:rsidRDefault="00895D30" w:rsidP="008B6369">
            <w:pPr>
              <w:pStyle w:val="TableCellLeft"/>
              <w:keepNext w:val="0"/>
              <w:keepLines w:val="0"/>
              <w:spacing w:before="40" w:after="40" w:line="240" w:lineRule="auto"/>
              <w:rPr>
                <w:szCs w:val="28"/>
              </w:rPr>
            </w:pPr>
            <w:r w:rsidRPr="00E86B2E">
              <w:rPr>
                <w:szCs w:val="28"/>
              </w:rPr>
              <w:t>2.5702</w:t>
            </w:r>
          </w:p>
        </w:tc>
        <w:tc>
          <w:tcPr>
            <w:tcW w:w="1615" w:type="dxa"/>
          </w:tcPr>
          <w:p ns2:paraId="2ADFED46" ns2:textId="77777777" w:rsidR="002B1446" w:rsidRPr="00C31726" w:rsidRDefault="00895D30" w:rsidP="008B6369">
            <w:pPr>
              <w:pStyle w:val="TableCellLeft"/>
              <w:keepNext w:val="0"/>
              <w:keepLines w:val="0"/>
              <w:spacing w:before="40" w:after="40" w:line="240" w:lineRule="auto"/>
              <w:rPr>
                <w:szCs w:val="20"/>
              </w:rPr>
            </w:pPr>
            <w:r w:rsidRPr="00D54C48">
              <w:rPr>
                <w:szCs w:val="20"/>
              </w:rPr>
              <w:t>-0.35</w:t>
            </w:r>
            <w:r>
              <w:rPr>
                <w:szCs w:val="20"/>
              </w:rPr>
              <w:t>74</w:t>
            </w:r>
          </w:p>
        </w:tc>
      </w:tr>
      <w:tr w:rsidR="003117E4" ns2:paraId="097417FE" ns2:textId="77777777" w:rsidTr="008B6369">
        <w:trPr>
          <w:trHeight w:val="263"/>
        </w:trPr>
        <w:tc>
          <w:tcPr>
            <w:tcW w:w="1847" w:type="dxa"/>
            <w:vMerge/>
          </w:tcPr>
          <w:p ns2:paraId="373A84C4"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5B042C4B" ns2: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ns2:paraId="4A2411F6"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5360F7">
              <w:rPr>
                <w:szCs w:val="28"/>
              </w:rPr>
              <w:t>0036</w:t>
            </w:r>
          </w:p>
        </w:tc>
        <w:tc>
          <w:tcPr>
            <w:tcW w:w="1620" w:type="dxa"/>
          </w:tcPr>
          <w:p ns2:paraId="64D1E69A"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245E5E">
              <w:rPr>
                <w:szCs w:val="28"/>
              </w:rPr>
              <w:t>0051</w:t>
            </w:r>
          </w:p>
        </w:tc>
        <w:tc>
          <w:tcPr>
            <w:tcW w:w="1615" w:type="dxa"/>
          </w:tcPr>
          <w:p ns2:paraId="638892C9"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639</w:t>
            </w:r>
            <w:r>
              <w:rPr>
                <w:szCs w:val="20"/>
              </w:rPr>
              <w:t>6</w:t>
            </w:r>
          </w:p>
        </w:tc>
      </w:tr>
      <w:tr w:rsidR="003117E4" ns2:paraId="3BA49B28" ns2:textId="77777777" w:rsidTr="008B6369">
        <w:trPr>
          <w:trHeight w:val="263"/>
        </w:trPr>
        <w:tc>
          <w:tcPr>
            <w:tcW w:w="1847" w:type="dxa"/>
            <w:vMerge/>
          </w:tcPr>
          <w:p ns2:paraId="45C91F20"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4FBBDCC6" ns2: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ns2:paraId="75118313"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A502CB">
              <w:rPr>
                <w:szCs w:val="28"/>
              </w:rPr>
              <w:t>5684</w:t>
            </w:r>
          </w:p>
        </w:tc>
        <w:tc>
          <w:tcPr>
            <w:tcW w:w="1620" w:type="dxa"/>
          </w:tcPr>
          <w:p ns2:paraId="3BDE665D"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EB14D7">
              <w:rPr>
                <w:szCs w:val="28"/>
              </w:rPr>
              <w:t>5822</w:t>
            </w:r>
          </w:p>
        </w:tc>
        <w:tc>
          <w:tcPr>
            <w:tcW w:w="1615" w:type="dxa"/>
          </w:tcPr>
          <w:p ns2:paraId="5E09DE5E" ns2:textId="77777777" w:rsidR="002B1446" w:rsidRPr="00C31726" w:rsidRDefault="00895D30" w:rsidP="008B6369">
            <w:pPr>
              <w:pStyle w:val="TableCellLeft"/>
              <w:keepNext w:val="0"/>
              <w:keepLines w:val="0"/>
              <w:spacing w:before="40" w:after="40" w:line="240" w:lineRule="auto"/>
              <w:rPr>
                <w:szCs w:val="20"/>
              </w:rPr>
            </w:pPr>
            <w:r w:rsidRPr="003A6FA0">
              <w:rPr>
                <w:szCs w:val="20"/>
              </w:rPr>
              <w:t>1.</w:t>
            </w:r>
            <w:r w:rsidRPr="00D54C48">
              <w:rPr>
                <w:szCs w:val="20"/>
              </w:rPr>
              <w:t>078</w:t>
            </w:r>
            <w:r>
              <w:rPr>
                <w:szCs w:val="20"/>
              </w:rPr>
              <w:t>1</w:t>
            </w:r>
          </w:p>
        </w:tc>
      </w:tr>
      <w:tr w:rsidR="003117E4" ns2:paraId="6DCC089C" ns2:textId="77777777" w:rsidTr="008B6369">
        <w:trPr>
          <w:trHeight w:val="263"/>
        </w:trPr>
        <w:tc>
          <w:tcPr>
            <w:tcW w:w="1847" w:type="dxa"/>
            <w:vMerge/>
          </w:tcPr>
          <w:p ns2:paraId="34E133A9"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3E87A3F9"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tcPr>
          <w:p ns2:paraId="74AA6F88" ns2:textId="77777777" w:rsidR="002B1446" w:rsidRPr="008C2258" w:rsidRDefault="00895D30" w:rsidP="008B6369">
            <w:pPr>
              <w:pStyle w:val="TableCellLeft"/>
              <w:keepNext w:val="0"/>
              <w:keepLines w:val="0"/>
              <w:spacing w:before="40" w:after="40" w:line="240" w:lineRule="auto"/>
              <w:rPr>
                <w:szCs w:val="28"/>
              </w:rPr>
            </w:pPr>
            <w:r w:rsidRPr="00BF0BDA">
              <w:rPr>
                <w:szCs w:val="28"/>
              </w:rPr>
              <w:t>0.0036</w:t>
            </w:r>
          </w:p>
        </w:tc>
        <w:tc>
          <w:tcPr>
            <w:tcW w:w="1620" w:type="dxa"/>
          </w:tcPr>
          <w:p ns2:paraId="498599B6" ns2:textId="77777777" w:rsidR="002B1446" w:rsidRPr="00C563AA" w:rsidRDefault="00895D30" w:rsidP="008B6369">
            <w:pPr>
              <w:pStyle w:val="TableCellLeft"/>
              <w:keepNext w:val="0"/>
              <w:keepLines w:val="0"/>
              <w:spacing w:before="40" w:after="40" w:line="240" w:lineRule="auto"/>
              <w:rPr>
                <w:szCs w:val="28"/>
              </w:rPr>
            </w:pPr>
            <w:r w:rsidRPr="00BF0BDA">
              <w:rPr>
                <w:szCs w:val="28"/>
              </w:rPr>
              <w:t>0.0051</w:t>
            </w:r>
          </w:p>
        </w:tc>
        <w:tc>
          <w:tcPr>
            <w:tcW w:w="1615" w:type="dxa"/>
          </w:tcPr>
          <w:p ns2:paraId="2566A4C6"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36</w:t>
            </w:r>
            <w:r>
              <w:rPr>
                <w:szCs w:val="20"/>
              </w:rPr>
              <w:t>57</w:t>
            </w:r>
          </w:p>
        </w:tc>
      </w:tr>
      <w:tr w:rsidR="003117E4" ns2:paraId="061E706E" ns2:textId="77777777" w:rsidTr="008B6369">
        <w:trPr>
          <w:trHeight w:val="263"/>
        </w:trPr>
        <w:tc>
          <w:tcPr>
            <w:tcW w:w="1847" w:type="dxa"/>
            <w:vMerge/>
          </w:tcPr>
          <w:p ns2:paraId="477329DB"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281980AA"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ns2:paraId="7569C5E2"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223306">
              <w:rPr>
                <w:szCs w:val="28"/>
              </w:rPr>
              <w:t>2610</w:t>
            </w:r>
          </w:p>
        </w:tc>
        <w:tc>
          <w:tcPr>
            <w:tcW w:w="1620" w:type="dxa"/>
          </w:tcPr>
          <w:p ns2:paraId="75D95DEB"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305A24">
              <w:rPr>
                <w:szCs w:val="28"/>
              </w:rPr>
              <w:t>2993</w:t>
            </w:r>
          </w:p>
        </w:tc>
        <w:tc>
          <w:tcPr>
            <w:tcW w:w="1615" w:type="dxa"/>
          </w:tcPr>
          <w:p ns2:paraId="2EF4F316"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0087</w:t>
            </w:r>
          </w:p>
        </w:tc>
      </w:tr>
      <w:tr w:rsidR="003117E4" ns2:paraId="30DD2EAC" ns2:textId="77777777" w:rsidTr="008B6369">
        <w:trPr>
          <w:trHeight w:val="250"/>
        </w:trPr>
        <w:tc>
          <w:tcPr>
            <w:tcW w:w="1847" w:type="dxa"/>
            <w:vMerge w:val="restart"/>
            <w:vAlign w:val="center"/>
          </w:tcPr>
          <w:p ns2:paraId="58CBF2D8" ns2:textId="77777777" w:rsidR="002B1446" w:rsidRPr="00C31726" w:rsidRDefault="00895D30" w:rsidP="008B6369">
            <w:pPr>
              <w:pStyle w:val="TableCellLeft"/>
              <w:keepNext w:val="0"/>
              <w:keepLines w:val="0"/>
              <w:spacing w:before="40" w:after="40" w:line="240" w:lineRule="auto"/>
              <w:rPr>
                <w:szCs w:val="20"/>
              </w:rPr>
            </w:pPr>
            <w:r w:rsidRPr="00C31726">
              <w:rPr>
                <w:szCs w:val="20"/>
              </w:rPr>
              <w:t>IA</w:t>
            </w:r>
            <w:r>
              <w:rPr>
                <w:szCs w:val="20"/>
              </w:rPr>
              <w:t>5</w:t>
            </w:r>
            <w:r w:rsidRPr="00C31726">
              <w:rPr>
                <w:szCs w:val="20"/>
              </w:rPr>
              <w:t xml:space="preserve">: </w:t>
            </w:r>
            <w:r>
              <w:rPr>
                <w:szCs w:val="20"/>
              </w:rPr>
              <w:t>83</w:t>
            </w:r>
            <w:r w:rsidRPr="00C31726">
              <w:rPr>
                <w:szCs w:val="20"/>
              </w:rPr>
              <w:t>%</w:t>
            </w:r>
            <w:r w:rsidRPr="005F15E6">
              <w:rPr>
                <w:szCs w:val="20"/>
                <w:vertAlign w:val="superscript"/>
              </w:rPr>
              <w:t>a</w:t>
            </w:r>
          </w:p>
          <w:p ns2:paraId="23301BDE" ns2: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ns2:paraId="07A9CD7F" ns2:textId="77777777" w:rsidR="002B1446" w:rsidRPr="00C31726" w:rsidRDefault="00895D30" w:rsidP="008B6369">
            <w:pPr>
              <w:pStyle w:val="TableCellLeft"/>
              <w:keepNext w:val="0"/>
              <w:keepLines w:val="0"/>
              <w:spacing w:before="40" w:after="40" w:line="240" w:lineRule="auto"/>
              <w:rPr>
                <w:szCs w:val="20"/>
              </w:rPr>
            </w:pPr>
            <w:r w:rsidRPr="00C31726">
              <w:rPr>
                <w:szCs w:val="20"/>
              </w:rPr>
              <w:t>Events: 1</w:t>
            </w:r>
            <w:r>
              <w:rPr>
                <w:szCs w:val="20"/>
              </w:rPr>
              <w:t>18</w:t>
            </w:r>
          </w:p>
          <w:p ns2:paraId="183D3D4F" ns2: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Month: </w:t>
            </w:r>
            <w:r>
              <w:rPr>
                <w:szCs w:val="20"/>
              </w:rPr>
              <w:t>90</w:t>
            </w:r>
          </w:p>
        </w:tc>
        <w:tc>
          <w:tcPr>
            <w:tcW w:w="2242" w:type="dxa"/>
          </w:tcPr>
          <w:p ns2:paraId="0065ADB6" ns2: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tcPr>
          <w:p ns2:paraId="57C5C076" ns2:textId="77777777" w:rsidR="002B1446" w:rsidRPr="008C2258" w:rsidRDefault="00895D30" w:rsidP="008B6369">
            <w:pPr>
              <w:pStyle w:val="TableCellLeft"/>
              <w:keepNext w:val="0"/>
              <w:keepLines w:val="0"/>
              <w:spacing w:before="40" w:after="40" w:line="240" w:lineRule="auto"/>
              <w:rPr>
                <w:szCs w:val="28"/>
              </w:rPr>
            </w:pPr>
            <w:r w:rsidRPr="00BF0BDA">
              <w:rPr>
                <w:szCs w:val="28"/>
              </w:rPr>
              <w:t>2.</w:t>
            </w:r>
            <w:r w:rsidRPr="00267ADB">
              <w:rPr>
                <w:szCs w:val="28"/>
              </w:rPr>
              <w:t>3432</w:t>
            </w:r>
          </w:p>
        </w:tc>
        <w:tc>
          <w:tcPr>
            <w:tcW w:w="1620" w:type="dxa"/>
          </w:tcPr>
          <w:p ns2:paraId="58754230" ns2:textId="77777777" w:rsidR="002B1446" w:rsidRPr="00C563AA" w:rsidRDefault="00895D30" w:rsidP="008B6369">
            <w:pPr>
              <w:pStyle w:val="TableCellLeft"/>
              <w:keepNext w:val="0"/>
              <w:keepLines w:val="0"/>
              <w:spacing w:before="40" w:after="40" w:line="240" w:lineRule="auto"/>
              <w:rPr>
                <w:szCs w:val="28"/>
              </w:rPr>
            </w:pPr>
            <w:r w:rsidRPr="00BF0BDA">
              <w:rPr>
                <w:szCs w:val="28"/>
              </w:rPr>
              <w:t>2.</w:t>
            </w:r>
            <w:r w:rsidRPr="00961BDE">
              <w:rPr>
                <w:szCs w:val="28"/>
              </w:rPr>
              <w:t>2460</w:t>
            </w:r>
          </w:p>
        </w:tc>
        <w:tc>
          <w:tcPr>
            <w:tcW w:w="1615" w:type="dxa"/>
          </w:tcPr>
          <w:p ns2:paraId="25791311"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75</w:t>
            </w:r>
            <w:r>
              <w:rPr>
                <w:szCs w:val="20"/>
              </w:rPr>
              <w:t>36</w:t>
            </w:r>
          </w:p>
        </w:tc>
      </w:tr>
      <w:tr w:rsidR="003117E4" ns2:paraId="3B42CF15" ns2:textId="77777777" w:rsidTr="008B6369">
        <w:trPr>
          <w:trHeight w:val="263"/>
        </w:trPr>
        <w:tc>
          <w:tcPr>
            <w:tcW w:w="1847" w:type="dxa"/>
            <w:vMerge/>
          </w:tcPr>
          <w:p ns2:paraId="30543881"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2A08734C" ns2: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ns2:paraId="213BFA8F"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DC0AAE">
              <w:rPr>
                <w:szCs w:val="28"/>
              </w:rPr>
              <w:t>0096</w:t>
            </w:r>
          </w:p>
        </w:tc>
        <w:tc>
          <w:tcPr>
            <w:tcW w:w="1620" w:type="dxa"/>
          </w:tcPr>
          <w:p ns2:paraId="15081286"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0124</w:t>
            </w:r>
          </w:p>
        </w:tc>
        <w:tc>
          <w:tcPr>
            <w:tcW w:w="1615" w:type="dxa"/>
          </w:tcPr>
          <w:p ns2:paraId="71BB5899"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225</w:t>
            </w:r>
            <w:r>
              <w:rPr>
                <w:szCs w:val="20"/>
              </w:rPr>
              <w:t>5</w:t>
            </w:r>
          </w:p>
        </w:tc>
      </w:tr>
      <w:tr w:rsidR="003117E4" ns2:paraId="2FEC5A13" ns2:textId="77777777" w:rsidTr="008B6369">
        <w:trPr>
          <w:trHeight w:val="263"/>
        </w:trPr>
        <w:tc>
          <w:tcPr>
            <w:tcW w:w="1847" w:type="dxa"/>
            <w:vMerge/>
          </w:tcPr>
          <w:p ns2:paraId="0D0F28E1"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19A007D2" ns2: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ns2:paraId="2B58D317"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DC0AAE">
              <w:rPr>
                <w:szCs w:val="28"/>
              </w:rPr>
              <w:t>6485</w:t>
            </w:r>
          </w:p>
        </w:tc>
        <w:tc>
          <w:tcPr>
            <w:tcW w:w="1620" w:type="dxa"/>
          </w:tcPr>
          <w:p ns2:paraId="09A6DDFE"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6603</w:t>
            </w:r>
          </w:p>
        </w:tc>
        <w:tc>
          <w:tcPr>
            <w:tcW w:w="1615" w:type="dxa"/>
          </w:tcPr>
          <w:p ns2:paraId="619F1B6F"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8</w:t>
            </w:r>
            <w:r>
              <w:rPr>
                <w:szCs w:val="20"/>
              </w:rPr>
              <w:t>700</w:t>
            </w:r>
          </w:p>
        </w:tc>
      </w:tr>
      <w:tr w:rsidR="003117E4" ns2:paraId="08EBDE16" ns2:textId="77777777" w:rsidTr="008B6369">
        <w:trPr>
          <w:trHeight w:val="263"/>
        </w:trPr>
        <w:tc>
          <w:tcPr>
            <w:tcW w:w="1847" w:type="dxa"/>
            <w:vMerge/>
          </w:tcPr>
          <w:p ns2:paraId="19486232"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08EBE319"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tcPr>
          <w:p ns2:paraId="5C73DBC5" ns2:textId="77777777" w:rsidR="002B1446" w:rsidRPr="008C2258" w:rsidRDefault="00895D30" w:rsidP="008B6369">
            <w:pPr>
              <w:pStyle w:val="TableCellLeft"/>
              <w:keepNext w:val="0"/>
              <w:keepLines w:val="0"/>
              <w:spacing w:before="40" w:after="40" w:line="240" w:lineRule="auto"/>
              <w:rPr>
                <w:szCs w:val="28"/>
              </w:rPr>
            </w:pPr>
            <w:r w:rsidRPr="00BF0BDA">
              <w:rPr>
                <w:szCs w:val="28"/>
              </w:rPr>
              <w:t>0.0107</w:t>
            </w:r>
          </w:p>
        </w:tc>
        <w:tc>
          <w:tcPr>
            <w:tcW w:w="1620" w:type="dxa"/>
          </w:tcPr>
          <w:p ns2:paraId="63C2FC6A" ns2:textId="77777777" w:rsidR="002B1446" w:rsidRPr="00C563AA" w:rsidRDefault="00895D30" w:rsidP="008B6369">
            <w:pPr>
              <w:pStyle w:val="TableCellLeft"/>
              <w:keepNext w:val="0"/>
              <w:keepLines w:val="0"/>
              <w:spacing w:before="40" w:after="40" w:line="240" w:lineRule="auto"/>
              <w:rPr>
                <w:szCs w:val="28"/>
              </w:rPr>
            </w:pPr>
            <w:r w:rsidRPr="00BF0BDA">
              <w:rPr>
                <w:szCs w:val="28"/>
              </w:rPr>
              <w:t>0.0139</w:t>
            </w:r>
          </w:p>
        </w:tc>
        <w:tc>
          <w:tcPr>
            <w:tcW w:w="1615" w:type="dxa"/>
          </w:tcPr>
          <w:p ns2:paraId="4A5A6545"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775</w:t>
            </w:r>
            <w:r>
              <w:rPr>
                <w:szCs w:val="20"/>
              </w:rPr>
              <w:t>5</w:t>
            </w:r>
          </w:p>
        </w:tc>
      </w:tr>
      <w:tr w:rsidR="003117E4" ns2:paraId="6ACE5019" ns2:textId="77777777" w:rsidTr="008B6369">
        <w:trPr>
          <w:trHeight w:val="263"/>
        </w:trPr>
        <w:tc>
          <w:tcPr>
            <w:tcW w:w="1847" w:type="dxa"/>
            <w:vMerge/>
          </w:tcPr>
          <w:p ns2:paraId="5BB3B98C"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18E21B9C"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ns2:paraId="3549EACB"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DC0AAE">
              <w:rPr>
                <w:szCs w:val="28"/>
              </w:rPr>
              <w:t>5030</w:t>
            </w:r>
          </w:p>
        </w:tc>
        <w:tc>
          <w:tcPr>
            <w:tcW w:w="1620" w:type="dxa"/>
          </w:tcPr>
          <w:p ns2:paraId="6FC12D48"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5427</w:t>
            </w:r>
          </w:p>
        </w:tc>
        <w:tc>
          <w:tcPr>
            <w:tcW w:w="1615" w:type="dxa"/>
          </w:tcPr>
          <w:p ns2:paraId="60F3248E"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0585</w:t>
            </w:r>
          </w:p>
        </w:tc>
      </w:tr>
      <w:tr w:rsidR="003117E4" ns2:paraId="5AC395BB" ns2:textId="77777777" w:rsidTr="008B6369">
        <w:trPr>
          <w:trHeight w:val="263"/>
        </w:trPr>
        <w:tc>
          <w:tcPr>
            <w:tcW w:w="1847" w:type="dxa"/>
            <w:vMerge w:val="restart"/>
            <w:vAlign w:val="center"/>
          </w:tcPr>
          <w:p ns2:paraId="07E3BA3C" ns2: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FA:  </w:t>
            </w:r>
          </w:p>
          <w:p ns2:paraId="466C39AF" ns2: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ns2:paraId="40EDB6A8" ns2:textId="77777777" w:rsidR="002B1446" w:rsidRPr="00C31726" w:rsidRDefault="00895D30" w:rsidP="008B6369">
            <w:pPr>
              <w:pStyle w:val="TableCellLeft"/>
              <w:keepNext w:val="0"/>
              <w:keepLines w:val="0"/>
              <w:spacing w:before="40" w:after="40" w:line="240" w:lineRule="auto"/>
              <w:rPr>
                <w:szCs w:val="20"/>
              </w:rPr>
            </w:pPr>
            <w:r w:rsidRPr="00C31726">
              <w:rPr>
                <w:szCs w:val="20"/>
              </w:rPr>
              <w:t>Events: 1</w:t>
            </w:r>
            <w:r>
              <w:rPr>
                <w:szCs w:val="20"/>
              </w:rPr>
              <w:t>42</w:t>
            </w:r>
          </w:p>
          <w:p ns2:paraId="7A851AD4" ns2:textId="77777777" w:rsidR="002B1446" w:rsidRPr="00C31726" w:rsidRDefault="00895D30" w:rsidP="008B6369">
            <w:pPr>
              <w:pStyle w:val="TableCellLeft"/>
              <w:keepNext w:val="0"/>
              <w:keepLines w:val="0"/>
              <w:spacing w:before="40" w:after="40" w:line="240" w:lineRule="auto"/>
              <w:rPr>
                <w:szCs w:val="20"/>
              </w:rPr>
            </w:pPr>
            <w:r w:rsidRPr="00C31726">
              <w:rPr>
                <w:szCs w:val="20"/>
              </w:rPr>
              <w:t>Month: 10</w:t>
            </w:r>
            <w:r>
              <w:rPr>
                <w:szCs w:val="20"/>
              </w:rPr>
              <w:t>8</w:t>
            </w:r>
          </w:p>
        </w:tc>
        <w:tc>
          <w:tcPr>
            <w:tcW w:w="2242" w:type="dxa"/>
          </w:tcPr>
          <w:p ns2:paraId="5F632203" ns2: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tcPr>
          <w:p ns2:paraId="791CB59D" ns2:textId="77777777" w:rsidR="002B1446" w:rsidRPr="008C2258" w:rsidRDefault="00895D30" w:rsidP="008B6369">
            <w:pPr>
              <w:pStyle w:val="TableCellLeft"/>
              <w:keepNext w:val="0"/>
              <w:keepLines w:val="0"/>
              <w:spacing w:before="40" w:after="40" w:line="240" w:lineRule="auto"/>
              <w:rPr>
                <w:szCs w:val="28"/>
              </w:rPr>
            </w:pPr>
            <w:r w:rsidRPr="00BF0BDA">
              <w:rPr>
                <w:szCs w:val="28"/>
              </w:rPr>
              <w:t>2.</w:t>
            </w:r>
            <w:r w:rsidRPr="00DC0AAE">
              <w:rPr>
                <w:szCs w:val="28"/>
              </w:rPr>
              <w:t>1292</w:t>
            </w:r>
          </w:p>
        </w:tc>
        <w:tc>
          <w:tcPr>
            <w:tcW w:w="1620" w:type="dxa"/>
          </w:tcPr>
          <w:p ns2:paraId="5D7030C9" ns2:textId="77777777" w:rsidR="002B1446" w:rsidRPr="00C563AA" w:rsidRDefault="00895D30" w:rsidP="008B6369">
            <w:pPr>
              <w:pStyle w:val="TableCellLeft"/>
              <w:keepNext w:val="0"/>
              <w:keepLines w:val="0"/>
              <w:spacing w:before="40" w:after="40" w:line="240" w:lineRule="auto"/>
              <w:rPr>
                <w:szCs w:val="28"/>
              </w:rPr>
            </w:pPr>
            <w:r w:rsidRPr="00BF0BDA">
              <w:rPr>
                <w:szCs w:val="28"/>
              </w:rPr>
              <w:t>2.</w:t>
            </w:r>
            <w:r w:rsidRPr="00DC0AAE">
              <w:rPr>
                <w:szCs w:val="28"/>
              </w:rPr>
              <w:t>0415</w:t>
            </w:r>
          </w:p>
        </w:tc>
        <w:tc>
          <w:tcPr>
            <w:tcW w:w="1615" w:type="dxa"/>
            <w:vMerge w:val="restart"/>
            <w:vAlign w:val="center"/>
          </w:tcPr>
          <w:p ns2:paraId="340C6676" ns2:textId="77777777" w:rsidR="002B1446" w:rsidRPr="00C31726" w:rsidRDefault="00895D30" w:rsidP="008B6369">
            <w:pPr>
              <w:pStyle w:val="TableCellLeft"/>
              <w:keepNext w:val="0"/>
              <w:keepLines w:val="0"/>
              <w:spacing w:before="40" w:after="40" w:line="240" w:lineRule="auto"/>
              <w:rPr>
                <w:szCs w:val="20"/>
              </w:rPr>
            </w:pPr>
            <w:r>
              <w:rPr>
                <w:szCs w:val="20"/>
              </w:rPr>
              <w:t>N/A</w:t>
            </w:r>
          </w:p>
        </w:tc>
      </w:tr>
      <w:tr w:rsidR="003117E4" ns2:paraId="3B60CDA8" ns2:textId="77777777" w:rsidTr="008B6369">
        <w:trPr>
          <w:trHeight w:val="263"/>
        </w:trPr>
        <w:tc>
          <w:tcPr>
            <w:tcW w:w="1847" w:type="dxa"/>
            <w:vMerge/>
          </w:tcPr>
          <w:p ns2:paraId="1C54111C"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60212168" ns2: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ns2:paraId="720B827F" ns2:textId="77777777" w:rsidR="002B1446" w:rsidRPr="008C2258" w:rsidRDefault="00895D30" w:rsidP="008B6369">
            <w:pPr>
              <w:pStyle w:val="TableCellLeft"/>
              <w:keepNext w:val="0"/>
              <w:keepLines w:val="0"/>
              <w:spacing w:before="40" w:after="40" w:line="240" w:lineRule="auto"/>
              <w:rPr>
                <w:szCs w:val="28"/>
              </w:rPr>
            </w:pPr>
            <w:r w:rsidRPr="00BF0BDA">
              <w:rPr>
                <w:szCs w:val="28"/>
              </w:rPr>
              <w:t>0.0166</w:t>
            </w:r>
          </w:p>
        </w:tc>
        <w:tc>
          <w:tcPr>
            <w:tcW w:w="1620" w:type="dxa"/>
          </w:tcPr>
          <w:p ns2:paraId="3E9A3BAC"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0206</w:t>
            </w:r>
          </w:p>
        </w:tc>
        <w:tc>
          <w:tcPr>
            <w:tcW w:w="1615" w:type="dxa"/>
            <w:vMerge/>
          </w:tcPr>
          <w:p ns2:paraId="3DF000F0" ns2:textId="77777777" w:rsidR="002B1446" w:rsidRPr="00C31726" w:rsidRDefault="002B1446" w:rsidP="008B6369">
            <w:pPr>
              <w:pStyle w:val="TableCellLeft"/>
              <w:keepNext w:val="0"/>
              <w:keepLines w:val="0"/>
              <w:spacing w:before="40" w:after="40" w:line="240" w:lineRule="auto"/>
              <w:rPr>
                <w:szCs w:val="20"/>
              </w:rPr>
            </w:pPr>
          </w:p>
        </w:tc>
      </w:tr>
      <w:tr w:rsidR="003117E4" ns2:paraId="2C1A5AFB" ns2:textId="77777777" w:rsidTr="008B6369">
        <w:trPr>
          <w:trHeight w:val="263"/>
        </w:trPr>
        <w:tc>
          <w:tcPr>
            <w:tcW w:w="1847" w:type="dxa"/>
            <w:vMerge/>
          </w:tcPr>
          <w:p ns2:paraId="0BBE710A"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2403394B" ns2: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ns2:paraId="2AB9AF9D" ns2:textId="77777777" w:rsidR="002B1446" w:rsidRPr="008C2258" w:rsidRDefault="00895D30" w:rsidP="008B6369">
            <w:pPr>
              <w:pStyle w:val="TableCellLeft"/>
              <w:keepNext w:val="0"/>
              <w:keepLines w:val="0"/>
              <w:spacing w:before="40" w:after="40" w:line="240" w:lineRule="auto"/>
              <w:rPr>
                <w:szCs w:val="28"/>
              </w:rPr>
            </w:pPr>
            <w:r w:rsidRPr="00BF0BDA">
              <w:rPr>
                <w:szCs w:val="28"/>
              </w:rPr>
              <w:t>0.6987</w:t>
            </w:r>
          </w:p>
        </w:tc>
        <w:tc>
          <w:tcPr>
            <w:tcW w:w="1620" w:type="dxa"/>
          </w:tcPr>
          <w:p ns2:paraId="3092EACF" ns2:textId="77777777" w:rsidR="002B1446" w:rsidRPr="00C563AA" w:rsidRDefault="00895D30" w:rsidP="008B6369">
            <w:pPr>
              <w:pStyle w:val="TableCellLeft"/>
              <w:keepNext w:val="0"/>
              <w:keepLines w:val="0"/>
              <w:spacing w:before="40" w:after="40" w:line="240" w:lineRule="auto"/>
              <w:rPr>
                <w:szCs w:val="28"/>
              </w:rPr>
            </w:pPr>
            <w:r w:rsidRPr="00BF0BDA">
              <w:rPr>
                <w:szCs w:val="28"/>
              </w:rPr>
              <w:t>0.7091</w:t>
            </w:r>
          </w:p>
        </w:tc>
        <w:tc>
          <w:tcPr>
            <w:tcW w:w="1615" w:type="dxa"/>
            <w:vMerge/>
          </w:tcPr>
          <w:p ns2:paraId="0F46D9B3" ns2:textId="77777777" w:rsidR="002B1446" w:rsidRPr="00C31726" w:rsidRDefault="002B1446" w:rsidP="008B6369">
            <w:pPr>
              <w:pStyle w:val="TableCellLeft"/>
              <w:keepNext w:val="0"/>
              <w:keepLines w:val="0"/>
              <w:spacing w:before="40" w:after="40" w:line="240" w:lineRule="auto"/>
              <w:rPr>
                <w:szCs w:val="20"/>
              </w:rPr>
            </w:pPr>
          </w:p>
        </w:tc>
      </w:tr>
      <w:tr w:rsidR="003117E4" ns2:paraId="5D3286C3" ns2:textId="77777777" w:rsidTr="008B6369">
        <w:trPr>
          <w:trHeight w:val="263"/>
        </w:trPr>
        <w:tc>
          <w:tcPr>
            <w:tcW w:w="1847" w:type="dxa"/>
            <w:vMerge/>
          </w:tcPr>
          <w:p ns2:paraId="0A211672"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3266BCED"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tcPr>
          <w:p ns2:paraId="2A6A9BB4" ns2:textId="77777777" w:rsidR="002B1446" w:rsidRPr="008C2258" w:rsidRDefault="00895D30" w:rsidP="008B6369">
            <w:pPr>
              <w:pStyle w:val="TableCellLeft"/>
              <w:keepNext w:val="0"/>
              <w:keepLines w:val="0"/>
              <w:spacing w:before="40" w:after="40" w:line="240" w:lineRule="auto"/>
              <w:rPr>
                <w:szCs w:val="28"/>
              </w:rPr>
            </w:pPr>
            <w:r w:rsidRPr="00BF0BDA">
              <w:rPr>
                <w:szCs w:val="28"/>
              </w:rPr>
              <w:t>0.0200</w:t>
            </w:r>
          </w:p>
        </w:tc>
        <w:tc>
          <w:tcPr>
            <w:tcW w:w="1620" w:type="dxa"/>
          </w:tcPr>
          <w:p ns2:paraId="56E4066E" ns2:textId="77777777" w:rsidR="002B1446" w:rsidRPr="00C563AA" w:rsidRDefault="00895D30" w:rsidP="008B6369">
            <w:pPr>
              <w:pStyle w:val="TableCellLeft"/>
              <w:keepNext w:val="0"/>
              <w:keepLines w:val="0"/>
              <w:spacing w:before="40" w:after="40" w:line="240" w:lineRule="auto"/>
              <w:rPr>
                <w:szCs w:val="28"/>
              </w:rPr>
            </w:pPr>
            <w:r w:rsidRPr="00BF0BDA">
              <w:rPr>
                <w:szCs w:val="28"/>
              </w:rPr>
              <w:t>0.0250</w:t>
            </w:r>
          </w:p>
        </w:tc>
        <w:tc>
          <w:tcPr>
            <w:tcW w:w="1615" w:type="dxa"/>
            <w:vMerge/>
          </w:tcPr>
          <w:p ns2:paraId="04D79317" ns2:textId="77777777" w:rsidR="002B1446" w:rsidRPr="00C31726" w:rsidRDefault="002B1446" w:rsidP="008B6369">
            <w:pPr>
              <w:pStyle w:val="TableCellLeft"/>
              <w:keepNext w:val="0"/>
              <w:keepLines w:val="0"/>
              <w:spacing w:before="40" w:after="40" w:line="240" w:lineRule="auto"/>
              <w:rPr>
                <w:szCs w:val="20"/>
              </w:rPr>
            </w:pPr>
          </w:p>
        </w:tc>
      </w:tr>
      <w:tr w:rsidR="003117E4" ns2:paraId="4D480C9C" ns2:textId="77777777" w:rsidTr="008B6369">
        <w:trPr>
          <w:trHeight w:val="263"/>
        </w:trPr>
        <w:tc>
          <w:tcPr>
            <w:tcW w:w="1847" w:type="dxa"/>
            <w:vMerge/>
          </w:tcPr>
          <w:p ns2:paraId="7668C386"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2C21DFF8"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ns2:paraId="2A9A0356" ns2:textId="77777777" w:rsidR="002B1446" w:rsidRPr="008C2258" w:rsidRDefault="00895D30" w:rsidP="008B6369">
            <w:pPr>
              <w:pStyle w:val="TableCellLeft"/>
              <w:keepNext w:val="0"/>
              <w:keepLines w:val="0"/>
              <w:spacing w:before="40" w:after="40" w:line="240" w:lineRule="auto"/>
              <w:rPr>
                <w:szCs w:val="28"/>
              </w:rPr>
            </w:pPr>
            <w:r w:rsidRPr="00BF0BDA">
              <w:rPr>
                <w:szCs w:val="28"/>
              </w:rPr>
              <w:t>0.6800</w:t>
            </w:r>
          </w:p>
        </w:tc>
        <w:tc>
          <w:tcPr>
            <w:tcW w:w="1620" w:type="dxa"/>
          </w:tcPr>
          <w:p ns2:paraId="717ED6B3"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7118</w:t>
            </w:r>
          </w:p>
        </w:tc>
        <w:tc>
          <w:tcPr>
            <w:tcW w:w="1615" w:type="dxa"/>
            <w:vMerge/>
          </w:tcPr>
          <w:p ns2:paraId="29FF96C7" ns2:textId="77777777" w:rsidR="002B1446" w:rsidRPr="00C31726" w:rsidRDefault="002B1446" w:rsidP="008B6369">
            <w:pPr>
              <w:pStyle w:val="TableCellLeft"/>
              <w:keepNext w:val="0"/>
              <w:keepLines w:val="0"/>
              <w:spacing w:before="40" w:after="40" w:line="240" w:lineRule="auto"/>
              <w:rPr>
                <w:szCs w:val="20"/>
              </w:rPr>
            </w:pPr>
          </w:p>
        </w:tc>
      </w:tr>
      <w:tr w:rsidR="003117E4" ns2:paraId="341E97AB" ns2:textId="77777777" w:rsidTr="008B6369">
        <w:trPr>
          <w:trHeight w:val="263"/>
        </w:trPr>
        <w:tc>
          <w:tcPr>
            <w:tcW w:w="8990" w:type="dxa"/>
            <w:gridSpan w:val="5"/>
            <w:vAlign w:val="center"/>
          </w:tcPr>
          <w:p ns2:paraId="60189EFA" ns2:textId="77777777" w:rsidR="002B1446" w:rsidRPr="00E914FE" w:rsidRDefault="00895D30" w:rsidP="008B6369">
            <w:pPr>
              <w:pStyle w:val="TableFootnote"/>
              <w:spacing w:before="40" w:after="40"/>
            </w:pPr>
            <w:r w:rsidRPr="00E914FE">
              <w:t>HR=hazard ratio; IA=interim analysis; N=number; N/A=not applicable; OS=overall survival.</w:t>
            </w:r>
          </w:p>
          <w:p ns2:paraId="2B97C2A6" ns2: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Percentage of expected number of events at final OS analysis</w:t>
            </w:r>
          </w:p>
          <w:p ns2:paraId="78132E5F" ns2: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p (1-sided) is the nominal alpha for testing.</w:t>
            </w:r>
          </w:p>
          <w:p ns2:paraId="12E6EB13" ns2: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HR at bound is the approximate HR required to reach an efficacy or futility bound</w:t>
            </w:r>
          </w:p>
          <w:p ns2:paraId="3FD4F56B" ns2: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P(Cross if HR=1) is the cumulative probability of crossing a bound under the null hypothesis</w:t>
            </w:r>
          </w:p>
          <w:p ns2:paraId="67D7E894" ns2:textId="77777777" w:rsidR="002B1446" w:rsidRPr="00E914FE" w:rsidRDefault="00895D30" w:rsidP="00DF070C">
            <w:pPr>
              <w:pStyle w:val="TableFootnote"/>
              <w:keepLines w:val="0"/>
              <w:numPr>
                <w:ilvl w:val="0"/>
                <w:numId w:val="63"/>
              </w:numPr>
              <w:spacing w:before="40" w:after="40"/>
              <w:ind w:left="284" w:right="144" w:hanging="284"/>
              <w:rPr>
                <w:color w:val="000000"/>
              </w:rPr>
            </w:pPr>
            <w:r w:rsidRPr="00E914FE">
              <w:rPr>
                <w:color w:val="000000"/>
              </w:rPr>
              <w:t xml:space="preserve">P(Cross if HR=0.65) is the cumulative probability of crossing a bound under the alternative hypothesis (power for efficacy). </w:t>
            </w:r>
          </w:p>
          <w:p ns2:paraId="61026662" ns2:textId="77777777" w:rsidR="002B1446" w:rsidRPr="00E914FE" w:rsidRDefault="00895D30" w:rsidP="00DF070C">
            <w:pPr>
              <w:pStyle w:val="TableFootnote"/>
              <w:keepLines w:val="0"/>
              <w:numPr>
                <w:ilvl w:val="0"/>
                <w:numId w:val="63"/>
              </w:numPr>
              <w:spacing w:before="40" w:after="40"/>
              <w:ind w:left="284" w:right="144" w:hanging="284"/>
              <w:rPr>
                <w:color w:val="000000"/>
              </w:rPr>
            </w:pPr>
            <w:r w:rsidRPr="00E914FE">
              <w:rPr>
                <w:color w:val="000000"/>
              </w:rPr>
              <w:t>Futility bounds are non-blinding and values displayed are derived under design with the smallest possible alpha.</w:t>
            </w:r>
          </w:p>
        </w:tc>
      </w:tr>
    </w:tbl>
    <w:bookmarkEnd w:id="307"/>
    <w:p ns2:paraId="14AD3B56" ns2:textId="6FB42D98" w:rsidR="002B1446" w:rsidRPr="00B660B9" w:rsidRDefault="00895D30" w:rsidP="00522D25">
      <w:pPr>
        <w:pStyle w:val="paragraph0"/>
      </w:pPr>
      <w:del w:id="15640" w:author="GoldenCorpusHarness" w:date="2026-03-28T22:23:47Z">
        <w:r>
          <w:delText>The bounds provided in Table 35 above are based on the assumption that the expected number of events at I</w:delText>
        </w:r>
      </w:del>
      <w:r>
        <w:t>A</w:t>
      </w:r>
      <w:del w:id="15641" w:author="GoldenCorpusHarness" w:date="2026-03-28T22:23:47Z">
        <w:r>
          <w:delText>3, IA4, IA5, and FA are 71, 91, 118, and 142 for OS. NOTE: if PFS meets prespecified successful criteria before IA4, the next IA(s) may be triggered by OS events; for IA4, IA5, and the FA, if the OS events accrue slower than expected, the Sponsor may conduct the a</w:delText>
        </w:r>
      </w:del>
      <w:r>
        <w:t xml:space="preserve">nalysis </w:t>
      </w:r>
      <w:del w:id="15642" w:author="GoldenCorpusHarness" w:date="2026-03-28T22:23:47Z">
        <w:r>
          <w:delText xml:space="preserve">with </w:delText>
        </w:r>
      </w:del>
      <w:ins w:id="15643" w:author="GoldenCorpusHarness" w:date="2026-03-28T22:23:47Z">
        <w:r>
          <w:t>Pop</w:t>
        </w:r>
      </w:ins>
      <w:r>
        <w:t>u</w:t>
      </w:r>
      <w:del w:id="15644" w:author="GoldenCorpusHarness" w:date="2026-03-28T22:23:47Z">
        <w:r>
          <w:delText xml:space="preserve">p to </w:delText>
        </w:r>
      </w:del>
      <w:ins w:id="15645" w:author="GoldenCorpusHarness" w:date="2026-03-28T22:23:47Z">
        <w:r>
          <w:t>l</w:t>
        </w:r>
      </w:ins>
      <w:r>
        <w:t>a</w:t>
      </w:r>
      <w:del w:id="15646" w:author="GoldenCorpusHarness" w:date="2026-03-28T22:23:47Z">
        <w:r>
          <w:delText>n addi</w:delText>
        </w:r>
      </w:del>
      <w:r>
        <w:t>tion</w:t>
      </w:r>
      <w:del w:id="15647" w:author="GoldenCorpusHarness" w:date="2026-03-28T22:23:47Z">
        <w:r>
          <w:delText>al 6 month</w:delText>
        </w:r>
      </w:del>
      <w:r>
        <w:t>s</w:t>
      </w:r>
      <w:del w:id="15648" w:author="GoldenCorpusHarness" w:date="2026-03-28T22:23:47Z">
        <w:r>
          <w:delText xml:space="preserve"> of follow-up, or the specified number of events is observed, whichever occurs first. If the actual number of events at IAs differ from those specified in the table, the same minimum alpha-spending approach as used for PFS will be implemented and the bounds will be adjusted accordingly. The FA of the endpoint will use the remaining alpha that has not been spent at the earlier analyses.</w:delText>
        </w:r>
      </w:del>
    </w:p>
    <w:p ns2:paraId="54CA1F44" ns2:textId="77777777" w:rsidR="002B1446" w:rsidRPr="00B4708A" w:rsidRDefault="00895D30" w:rsidP="002B1446">
      <w:pPr>
        <w:pStyle w:val="Heading4"/>
      </w:pPr>
      <w:del w:id="15649" w:author="GoldenCorpusHarness" w:date="2026-03-28T22:23:47Z">
        <w:r>
          <w:delText>Obje</w:delText>
        </w:r>
      </w:del>
      <w:ins w:id="15650" w:author="GoldenCorpusHarness" w:date="2026-03-28T22:23:47Z">
        <w:r>
          <w:t>Effi</w:t>
        </w:r>
      </w:ins>
      <w:r>
        <w:t>c</w:t>
      </w:r>
      <w:ins w:id="15651" w:author="GoldenCorpusHarness" w:date="2026-03-28T22:23:47Z">
        <w:r>
          <w:t>acy Analysis Popula</w:t>
        </w:r>
      </w:ins>
      <w:r>
        <w:t>ti</w:t>
      </w:r>
      <w:del w:id="15652" w:author="GoldenCorpusHarness" w:date="2026-03-28T22:23:47Z">
        <w:r>
          <w:delText>ve Resp</w:delText>
        </w:r>
      </w:del>
      <w:r>
        <w:t>ons</w:t>
      </w:r>
      <w:del w:id="15653" w:author="GoldenCorpusHarness" w:date="2026-03-28T22:23:47Z">
        <w:r>
          <w:delText>e</w:delText>
        </w:r>
      </w:del>
    </w:p>
    <w:p ns2:paraId="691E696A" ns2:textId="77777777" w:rsidR="002B1446" w:rsidRDefault="00895D30" w:rsidP="00522D25">
      <w:pPr>
        <w:pStyle w:val="paragraph0"/>
      </w:pPr>
      <w:del w:id="15654" w:author="GoldenCorpusHarness" w:date="2026-03-28T22:23:47Z">
        <w:r>
          <w:delText>The</w:delText>
        </w:r>
      </w:del>
      <w:ins w:id="15655" w:author="GoldenCorpusHarness" w:date="2026-03-28T22:23:47Z">
        <w:r>
          <w:t>Participants</w:t>
        </w:r>
      </w:ins>
      <w:r>
        <w:t xml:space="preserve"> </w:t>
      </w:r>
      <w:del w:id="15656" w:author="GoldenCorpusHarness" w:date="2026-03-28T22:23:47Z">
        <w:r>
          <w:delText>OR</w:delText>
        </w:r>
      </w:del>
      <w:ins w:id="15657" w:author="GoldenCorpusHarness" w:date="2026-03-28T22:23:47Z">
        <w:r>
          <w:t>in</w:t>
        </w:r>
      </w:ins>
      <w:r>
        <w:t xml:space="preserve"> </w:t>
      </w:r>
      <w:del w:id="15658" w:author="GoldenCorpusHarness" w:date="2026-03-28T22:23:47Z">
        <w:r>
          <w:delText>hypo</w:delText>
        </w:r>
      </w:del>
      <w:ins w:id="15659" w:author="GoldenCorpusHarness" w:date="2026-03-28T22:23:47Z">
        <w:r>
          <w:t>Par</w:t>
        </w:r>
      </w:ins>
      <w:r>
        <w:t>t</w:t>
      </w:r>
      <w:del w:id="15660" w:author="GoldenCorpusHarness" w:date="2026-03-28T22:23:47Z">
        <w:r>
          <w:delText>hesis</w:delText>
        </w:r>
      </w:del>
      <w:ins w:id="15661" w:author="GoldenCorpusHarness" w:date="2026-03-28T22:23:47Z">
        <w:r>
          <w:t xml:space="preserve"> 1 and Part 2</w:t>
        </w:r>
      </w:ins>
      <w:r>
        <w:t xml:space="preserve"> will be </w:t>
      </w:r>
      <w:del w:id="15662" w:author="GoldenCorpusHarness" w:date="2026-03-28T22:23:47Z">
        <w:r>
          <w:delText>test</w:delText>
        </w:r>
      </w:del>
      <w:ins w:id="15663" w:author="GoldenCorpusHarness" w:date="2026-03-28T22:23:47Z">
        <w:r>
          <w:t>analyz</w:t>
        </w:r>
      </w:ins>
      <w:r>
        <w:t xml:space="preserve">ed </w:t>
      </w:r>
      <w:del w:id="15664" w:author="GoldenCorpusHarness" w:date="2026-03-28T22:23:47Z">
        <w:r>
          <w:delText>on</w:delText>
        </w:r>
      </w:del>
      <w:ins w:id="15665" w:author="GoldenCorpusHarness" w:date="2026-03-28T22:23:47Z">
        <w:r>
          <w:t>separate</w:t>
        </w:r>
      </w:ins>
      <w:r>
        <w:t>ly</w:t>
      </w:r>
      <w:del w:id="15666" w:author="GoldenCorpusHarness" w:date="2026-03-28T22:23:47Z">
        <w:r>
          <w:delText xml:space="preserve"> once at IA4</w:delText>
        </w:r>
      </w:del>
      <w:r>
        <w:t>.</w:t>
      </w:r>
      <w:del w:id="15667" w:author="GoldenCorpusHarness" w:date="2026-03-28T22:23:47Z">
        <w:r>
          <w:delText xml:space="preserve"> </w:delText>
        </w:r>
      </w:del>
    </w:p>
    <w:p ns2:paraId="4EBEEF0F" ns2:textId="22997D7F" w:rsidR="002B1446" w:rsidRPr="00B660B9" w:rsidRDefault="00895D30" w:rsidP="00522D25">
      <w:pPr>
        <w:pStyle w:val="paragraph0"/>
      </w:pPr>
      <w:ins w:id="15668" w:author="GoldenCorpusHarness" w:date="2026-03-28T22:23:47Z">
        <w:r>
          <w:t xml:space="preserve">The ITT population will serve as the population for the primary efficacy analyses of Part 2, except for DOR. All randomized participants will be included in this population. </w:t>
        </w:r>
      </w:ins>
      <w:r>
        <w:t>Fo</w:t>
      </w:r>
      <w:del w:id="15669" w:author="GoldenCorpusHarness" w:date="2026-03-28T22:23:47Z">
        <w:r>
          <w:delText>llowin</w:delText>
        </w:r>
      </w:del>
      <w:ins w:id="15670" w:author="GoldenCorpusHarness" w:date="2026-03-28T22:23:47Z">
        <w:r>
          <w:t xml:space="preserve">r the analyses of DOR, the subset of ITT participants who show a CR, CRi, nPR, or PR will be included in the analysis population. Participants will be analyzed in the treatment </w:t>
        </w:r>
      </w:ins>
      <w:r>
        <w:t>g</w:t>
      </w:r>
      <w:del w:id="15671" w:author="GoldenCorpusHarness" w:date="2026-03-28T22:23:47Z">
        <w:r>
          <w:delText xml:space="preserve"> the </w:delText>
        </w:r>
      </w:del>
      <w:ins w:id="15672" w:author="GoldenCorpusHarness" w:date="2026-03-28T22:23:47Z">
        <w:r>
          <w:t>roup to which they were rando</w:t>
        </w:r>
      </w:ins>
      <w:r>
        <w:t>m</w:t>
      </w:r>
      <w:del w:id="15673" w:author="GoldenCorpusHarness" w:date="2026-03-28T22:23:47Z">
        <w:r>
          <w:delText>ultiplicity strategy as outlined in Figure 4, the OR hypothesis may be tested at α=0</w:delText>
        </w:r>
      </w:del>
      <w:ins w:id="15674" w:author="GoldenCorpusHarness" w:date="2026-03-28T22:23:47Z">
        <w:r>
          <w:t>ized</w:t>
        </w:r>
      </w:ins>
      <w:r>
        <w:t>.</w:t>
      </w:r>
      <w:del w:id="15675" w:author="GoldenCorpusHarness" w:date="2026-03-28T22:23:47Z">
        <w:r>
          <w:delText>020 (if both the OS and PFS null hypotheses are rejected but not the undetectable MRD hypothesis), or at α=0.025 (if the null hypotheses of OS, PFS, and undetectable MRD are all rejected). Note that if superiority for the OS null hypothesis is declared at a future planned analysis, then the test statistic previously computed at IA4 for the OR hypothesis will be used for inferential testing.</w:delText>
        </w:r>
      </w:del>
    </w:p>
    <w:p ns2:paraId="0DE5ED57" ns2:textId="7C484353" w:rsidR="002B1446" w:rsidRDefault="00895D30" w:rsidP="00522D25">
      <w:pPr>
        <w:pStyle w:val="paragraph0"/>
      </w:pPr>
      <w:del w:id="15676" w:author="GoldenCorpusHarness" w:date="2026-03-28T22:23:47Z">
        <w:r>
          <w:delText>Based on appro</w:delText>
        </w:r>
      </w:del>
      <w:ins w:id="15677" w:author="GoldenCorpusHarness" w:date="2026-03-28T22:23:47Z">
        <w:r>
          <w:t>Part 1 participants will be e</w:t>
        </w:r>
      </w:ins>
      <w:r>
        <w:t>x</w:t>
      </w:r>
      <w:del w:id="15678" w:author="GoldenCorpusHarness" w:date="2026-03-28T22:23:47Z">
        <w:r>
          <w:delText>i</w:delText>
        </w:r>
      </w:del>
      <w:ins w:id="15679" w:author="GoldenCorpusHarness" w:date="2026-03-28T22:23:47Z">
        <w:r>
          <w:t>cluded fro</w:t>
        </w:r>
      </w:ins>
      <w:r>
        <w:t>m</w:t>
      </w:r>
      <w:del w:id="15680" w:author="GoldenCorpusHarness" w:date="2026-03-28T22:23:47Z">
        <w:r>
          <w:delText>ately 690 rando</w:delText>
        </w:r>
      </w:del>
      <w:ins w:id="15681" w:author="GoldenCorpusHarness" w:date="2026-03-28T22:23:47Z">
        <w:r>
          <w:t xml:space="preserve"> all Part 2 efficacy analyses and therefore will not contribute to the analyses to assess the pri</w:t>
        </w:r>
      </w:ins>
      <w:r>
        <w:t>m</w:t>
      </w:r>
      <w:del w:id="15682" w:author="GoldenCorpusHarness" w:date="2026-03-28T22:23:47Z">
        <w:r>
          <w:delText>ized participants fro</w:delText>
        </w:r>
      </w:del>
      <w:ins w:id="15683" w:author="GoldenCorpusHarness" w:date="2026-03-28T22:23:47Z">
        <w:r>
          <w:t>ary and secondary objectives of Part 2. The APaT population will be used for the analysis of Part 1 efficacy in this study. The APaT population consists of all enrolled participants who received at least one dose of study treat</w:t>
        </w:r>
      </w:ins>
      <w:r>
        <w:t>m</w:t>
      </w:r>
      <w:del w:id="15684" w:author="GoldenCorpusHarness" w:date="2026-03-28T22:23:47Z">
        <w:r>
          <w:delText xml:space="preserve"> Part 2, power and the approximate treatment difference required to reach the bound are shown in Table 36, assuming underlying 92% and 97% response rates in the control and experimental groups, respectively</w:delText>
        </w:r>
      </w:del>
      <w:ins w:id="15685" w:author="GoldenCorpusHarness" w:date="2026-03-28T22:23:47Z">
        <w:r>
          <w:t>ent</w:t>
        </w:r>
      </w:ins>
      <w:r>
        <w:t>.</w:t>
      </w:r>
      <w:ins w:id="15686" w:author="GoldenCorpusHarness" w:date="2026-03-28T22:23:47Z">
        <w:r>
          <w:t xml:space="preserve"> </w:t>
        </w:r>
      </w:ins>
    </w:p>
    <w:p ns2:paraId="48CEE2BE" ns2:textId="7FE548A5" w:rsidR="002B1446" w:rsidRPr="007C7594" w:rsidRDefault="00895D30" w:rsidP="00665A2D">
      <w:pPr>
        <w:pStyle w:val="Caption"/>
      </w:pPr>
      <w:del w:id="15687" w:author="GoldenCorpusHarness" w:date="2026-03-28T22:23:47Z">
        <w:r>
          <w:delText>T</w:delText>
        </w:r>
      </w:del>
      <w:ins w:id="15688" w:author="GoldenCorpusHarness" w:date="2026-03-28T22:23:47Z">
        <w:r>
          <w:t>Det</w:t>
        </w:r>
      </w:ins>
      <w:r>
        <w:t>a</w:t>
      </w:r>
      <w:del w:id="15689" w:author="GoldenCorpusHarness" w:date="2026-03-28T22:23:47Z">
        <w:r>
          <w:delText>b</w:delText>
        </w:r>
      </w:del>
      <w:ins w:id="15690" w:author="GoldenCorpusHarness" w:date="2026-03-28T22:23:47Z">
        <w:r>
          <w:t>i</w:t>
        </w:r>
      </w:ins>
      <w:r>
        <w:t>l</w:t>
      </w:r>
      <w:ins w:id="15691" w:author="GoldenCorpusHarness" w:date="2026-03-28T22:23:47Z">
        <w:r>
          <w:t>s on th</w:t>
        </w:r>
      </w:ins>
      <w:r>
        <w:t xml:space="preserve">e </w:t>
      </w:r>
      <w:del w:id="15692" w:author="GoldenCorpusHarness" w:date="2026-03-28T22:23:47Z">
        <w:r>
          <w:delText xml:space="preserve">36Power </w:delText>
        </w:r>
      </w:del>
      <w:r>
        <w:t>a</w:t>
      </w:r>
      <w:del w:id="15693" w:author="GoldenCorpusHarness" w:date="2026-03-28T22:23:47Z">
        <w:r>
          <w:delText>nd A</w:delText>
        </w:r>
      </w:del>
      <w:r>
        <w:t>ppro</w:t>
      </w:r>
      <w:del w:id="15694" w:author="GoldenCorpusHarness" w:date="2026-03-28T22:23:47Z">
        <w:r>
          <w:delText>xim</w:delText>
        </w:r>
      </w:del>
      <w:r>
        <w:t>a</w:t>
      </w:r>
      <w:del w:id="15695" w:author="GoldenCorpusHarness" w:date="2026-03-28T22:23:47Z">
        <w:r>
          <w:delText>te ORR Differen</w:delText>
        </w:r>
      </w:del>
      <w:r>
        <w:t>c</w:t>
      </w:r>
      <w:del w:id="15696" w:author="GoldenCorpusHarness" w:date="2026-03-28T22:23:47Z">
        <w:r>
          <w:delText>e Required</w:delText>
        </w:r>
      </w:del>
      <w:ins w:id="15697" w:author="GoldenCorpusHarness" w:date="2026-03-28T22:23:47Z">
        <w:r>
          <w:t>h</w:t>
        </w:r>
      </w:ins>
      <w:r>
        <w:t xml:space="preserve"> to </w:t>
      </w:r>
      <w:del w:id="15698" w:author="GoldenCorpusHarness" w:date="2026-03-28T22:23:47Z">
        <w:r>
          <w:delText>D</w:delText>
        </w:r>
      </w:del>
      <w:ins w:id="15699" w:author="GoldenCorpusHarness" w:date="2026-03-28T22:23:47Z">
        <w:r>
          <w:t>handling missing data ar</w:t>
        </w:r>
      </w:ins>
      <w:r>
        <w:t>e</w:t>
      </w:r>
      <w:del w:id="15700" w:author="GoldenCorpusHarness" w:date="2026-03-28T22:23:47Z">
        <w:r>
          <w:delText>m</w:delText>
        </w:r>
      </w:del>
      <w:ins w:id="15701" w:author="GoldenCorpusHarness" w:date="2026-03-28T22:23:47Z">
        <w:r>
          <w:t xml:space="preserve"> provided in Secti</w:t>
        </w:r>
      </w:ins>
      <w:r>
        <w:t>on</w:t>
      </w:r>
      <w:del w:id="15702" w:author="GoldenCorpusHarness" w:date="2026-03-28T22:23:47Z">
        <w:r>
          <w:delText>strate</w:delText>
        </w:r>
      </w:del>
      <w:r>
        <w:t xml:space="preserve"> </w:t>
      </w:r>
      <w:del w:id="15703" w:author="GoldenCorpusHarness" w:date="2026-03-28T22:23:47Z">
        <w:r>
          <w:delText>Efficacy</w:delText>
        </w:r>
      </w:del>
      <w:ins w:id="15704" w:author="GoldenCorpusHarness" w:date="2026-03-28T22:23:47Z">
        <w:r>
          <w:t>9.6.</w:t>
        </w:r>
      </w:ins>
    </w:p>
    <w:tbl>
      <w:tblPr>
        <w:tblStyle w:val="TableGrid"/>
        <w:tblW w:w="5000" w:type="pct"/>
        <w:tblLook w:val="04A0" w:firstRow="1" w:lastRow="0" w:firstColumn="1" w:lastColumn="0" w:noHBand="0" w:noVBand="1"/>
      </w:tblPr>
      <w:tblGrid>
        <w:gridCol w:w="1615"/>
        <w:gridCol w:w="2782"/>
        <w:gridCol w:w="2693"/>
        <w:gridCol w:w="1900"/>
      </w:tblGrid>
      <w:tr w:rsidR="003117E4" ns2:paraId="4CD7BDA2" ns2:textId="77777777" w:rsidTr="008B6369">
        <w:trPr>
          <w:tblHeader/>
        </w:trPr>
        <w:tc>
          <w:tcPr>
            <w:tcW w:w="898" w:type="pct"/>
            <w:vAlign w:val="bottom"/>
            <w:hideMark/>
          </w:tcPr>
          <w:p ns2:paraId="43DD7F72" ns2: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lang w:eastAsia="zh-CN"/>
              </w:rPr>
              <w:t>Nominal Alpha</w:t>
            </w:r>
          </w:p>
        </w:tc>
        <w:tc>
          <w:tcPr>
            <w:tcW w:w="1547" w:type="pct"/>
            <w:vAlign w:val="bottom"/>
            <w:hideMark/>
          </w:tcPr>
          <w:p ns2:paraId="236F0BE3" ns2: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lang w:eastAsia="zh-CN"/>
              </w:rPr>
              <w:t>~ ORR Difference at Success Boundary</w:t>
            </w:r>
          </w:p>
        </w:tc>
        <w:tc>
          <w:tcPr>
            <w:tcW w:w="1498" w:type="pct"/>
            <w:vAlign w:val="bottom"/>
          </w:tcPr>
          <w:p ns2:paraId="7627C446" ns2: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rPr>
              <w:t>True ORR Difference</w:t>
            </w:r>
          </w:p>
        </w:tc>
        <w:tc>
          <w:tcPr>
            <w:tcW w:w="1057" w:type="pct"/>
            <w:vAlign w:val="bottom"/>
            <w:hideMark/>
          </w:tcPr>
          <w:p ns2:paraId="6EA1B633" ns2: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rPr>
              <w:t>Power</w:t>
            </w:r>
          </w:p>
        </w:tc>
      </w:tr>
      <w:tr w:rsidR="003117E4" ns2:paraId="15ADA1DC" ns2:textId="77777777" w:rsidTr="008B6369">
        <w:tc>
          <w:tcPr>
            <w:tcW w:w="898" w:type="pct"/>
          </w:tcPr>
          <w:p ns2:paraId="0B92DA7A" ns2:textId="77777777" w:rsidR="002B1446" w:rsidRPr="00C31726" w:rsidRDefault="00895D30" w:rsidP="008B6369">
            <w:pPr>
              <w:pStyle w:val="TableCellLeft"/>
              <w:keepNext w:val="0"/>
              <w:keepLines w:val="0"/>
              <w:spacing w:before="40" w:after="40" w:line="240" w:lineRule="auto"/>
              <w:rPr>
                <w:szCs w:val="20"/>
              </w:rPr>
            </w:pPr>
            <w:r w:rsidRPr="00C31726">
              <w:rPr>
                <w:szCs w:val="20"/>
              </w:rPr>
              <w:t>0.020</w:t>
            </w:r>
          </w:p>
        </w:tc>
        <w:tc>
          <w:tcPr>
            <w:tcW w:w="1547" w:type="pct"/>
          </w:tcPr>
          <w:p ns2:paraId="1BD44002" ns2:textId="77777777" w:rsidR="002B1446" w:rsidRPr="00C31726" w:rsidRDefault="00895D30" w:rsidP="008B6369">
            <w:pPr>
              <w:pStyle w:val="TableCellLeft"/>
              <w:keepNext w:val="0"/>
              <w:keepLines w:val="0"/>
              <w:spacing w:before="40" w:after="40" w:line="240" w:lineRule="auto"/>
              <w:rPr>
                <w:szCs w:val="20"/>
              </w:rPr>
            </w:pPr>
            <w:r w:rsidRPr="00C31726">
              <w:rPr>
                <w:szCs w:val="20"/>
              </w:rPr>
              <w:t>3.7 percentage points</w:t>
            </w:r>
          </w:p>
        </w:tc>
        <w:tc>
          <w:tcPr>
            <w:tcW w:w="1498" w:type="pct"/>
          </w:tcPr>
          <w:p ns2:paraId="38A83D5B" ns2:textId="77777777" w:rsidR="002B1446" w:rsidRPr="00C31726" w:rsidRDefault="00895D30" w:rsidP="008B6369">
            <w:pPr>
              <w:pStyle w:val="TableCellLeft"/>
              <w:keepNext w:val="0"/>
              <w:keepLines w:val="0"/>
              <w:spacing w:before="40" w:after="40" w:line="240" w:lineRule="auto"/>
              <w:rPr>
                <w:szCs w:val="20"/>
              </w:rPr>
            </w:pPr>
            <w:r w:rsidRPr="00C31726">
              <w:rPr>
                <w:szCs w:val="20"/>
              </w:rPr>
              <w:t>5 percentage points</w:t>
            </w:r>
          </w:p>
        </w:tc>
        <w:tc>
          <w:tcPr>
            <w:tcW w:w="1057" w:type="pct"/>
          </w:tcPr>
          <w:p ns2:paraId="2946A17B" ns2:textId="77777777" w:rsidR="002B1446" w:rsidRPr="00C31726" w:rsidRDefault="00895D30" w:rsidP="008B6369">
            <w:pPr>
              <w:pStyle w:val="TableCellLeft"/>
              <w:keepNext w:val="0"/>
              <w:keepLines w:val="0"/>
              <w:spacing w:before="40" w:after="40" w:line="240" w:lineRule="auto"/>
              <w:rPr>
                <w:szCs w:val="20"/>
              </w:rPr>
            </w:pPr>
            <w:r w:rsidRPr="00C31726">
              <w:rPr>
                <w:szCs w:val="20"/>
              </w:rPr>
              <w:t>80%</w:t>
            </w:r>
          </w:p>
        </w:tc>
      </w:tr>
      <w:tr w:rsidR="003117E4" ns2:paraId="3539D2AB" ns2:textId="77777777" w:rsidTr="008B6369">
        <w:tc>
          <w:tcPr>
            <w:tcW w:w="898" w:type="pct"/>
          </w:tcPr>
          <w:p ns2:paraId="412734E9" ns2:textId="77777777" w:rsidR="002B1446" w:rsidRPr="00C31726" w:rsidRDefault="00895D30" w:rsidP="008B6369">
            <w:pPr>
              <w:pStyle w:val="TableCellLeft"/>
              <w:keepNext w:val="0"/>
              <w:keepLines w:val="0"/>
              <w:spacing w:before="40" w:after="40" w:line="240" w:lineRule="auto"/>
              <w:rPr>
                <w:szCs w:val="20"/>
              </w:rPr>
            </w:pPr>
            <w:r w:rsidRPr="00C31726">
              <w:rPr>
                <w:szCs w:val="20"/>
              </w:rPr>
              <w:t>0.025</w:t>
            </w:r>
          </w:p>
        </w:tc>
        <w:tc>
          <w:tcPr>
            <w:tcW w:w="1547" w:type="pct"/>
          </w:tcPr>
          <w:p ns2:paraId="1825AD22" ns2:textId="77777777" w:rsidR="002B1446" w:rsidRPr="00C31726" w:rsidRDefault="00895D30" w:rsidP="008B6369">
            <w:pPr>
              <w:pStyle w:val="TableCellLeft"/>
              <w:keepNext w:val="0"/>
              <w:keepLines w:val="0"/>
              <w:spacing w:before="40" w:after="40" w:line="240" w:lineRule="auto"/>
              <w:rPr>
                <w:szCs w:val="20"/>
              </w:rPr>
            </w:pPr>
            <w:r w:rsidRPr="00C31726">
              <w:rPr>
                <w:szCs w:val="20"/>
              </w:rPr>
              <w:t>3.6 percentage points</w:t>
            </w:r>
          </w:p>
        </w:tc>
        <w:tc>
          <w:tcPr>
            <w:tcW w:w="1498" w:type="pct"/>
          </w:tcPr>
          <w:p ns2:paraId="786FA6B3" ns2:textId="77777777" w:rsidR="002B1446" w:rsidRPr="00C31726" w:rsidRDefault="00895D30" w:rsidP="008B6369">
            <w:pPr>
              <w:pStyle w:val="TableCellLeft"/>
              <w:keepNext w:val="0"/>
              <w:keepLines w:val="0"/>
              <w:spacing w:before="40" w:after="40" w:line="240" w:lineRule="auto"/>
              <w:rPr>
                <w:szCs w:val="20"/>
              </w:rPr>
            </w:pPr>
            <w:r w:rsidRPr="00C31726">
              <w:rPr>
                <w:szCs w:val="20"/>
              </w:rPr>
              <w:t>5 percentage points</w:t>
            </w:r>
          </w:p>
        </w:tc>
        <w:tc>
          <w:tcPr>
            <w:tcW w:w="1057" w:type="pct"/>
          </w:tcPr>
          <w:p ns2:paraId="6E5B0774" ns2:textId="77777777" w:rsidR="002B1446" w:rsidRPr="00C31726" w:rsidRDefault="00895D30" w:rsidP="008B6369">
            <w:pPr>
              <w:pStyle w:val="TableCellLeft"/>
              <w:keepNext w:val="0"/>
              <w:keepLines w:val="0"/>
              <w:spacing w:before="40" w:after="40" w:line="240" w:lineRule="auto"/>
              <w:rPr>
                <w:szCs w:val="20"/>
              </w:rPr>
            </w:pPr>
            <w:r w:rsidRPr="00C31726">
              <w:rPr>
                <w:szCs w:val="20"/>
              </w:rPr>
              <w:t>82%</w:t>
            </w:r>
          </w:p>
        </w:tc>
      </w:tr>
      <w:tr w:rsidR="003117E4" ns2:paraId="396A8007" ns2:textId="77777777" w:rsidTr="008B6369">
        <w:tc>
          <w:tcPr>
            <w:tcW w:w="5000" w:type="pct"/>
            <w:gridSpan w:val="4"/>
            <w:vAlign w:val="center"/>
          </w:tcPr>
          <w:p ns2:paraId="0653C8C2" ns2:textId="77777777" w:rsidR="002B1446" w:rsidRPr="00E914FE" w:rsidRDefault="00895D30" w:rsidP="008B6369">
            <w:pPr>
              <w:pStyle w:val="TableFootnote"/>
              <w:spacing w:before="40" w:after="40"/>
              <w:rPr>
                <w:lang w:eastAsia="zh-CN"/>
              </w:rPr>
            </w:pPr>
            <w:r w:rsidRPr="00E914FE">
              <w:rPr>
                <w:lang w:eastAsia="zh-CN"/>
              </w:rPr>
              <w:t>ORR=objective response rate.</w:t>
            </w:r>
          </w:p>
          <w:p ns2:paraId="57497DC3" ns2:textId="77777777" w:rsidR="002B1446" w:rsidRPr="00E914FE" w:rsidRDefault="00895D30" w:rsidP="008B6369">
            <w:pPr>
              <w:pStyle w:val="TableFootnote"/>
              <w:spacing w:before="40" w:after="40"/>
            </w:pPr>
            <w:r w:rsidRPr="00E914FE">
              <w:rPr>
                <w:lang w:eastAsia="zh-CN"/>
              </w:rPr>
              <w:t>Assume 92% ORR in the control group.</w:t>
            </w:r>
          </w:p>
        </w:tc>
      </w:tr>
    </w:tbl>
    <w:p ns2:paraId="45BE4C62" ns2:textId="77777777" w:rsidR="002B1446" w:rsidRPr="00263C8D" w:rsidRDefault="00895D30" w:rsidP="00522D25">
      <w:pPr>
        <w:pStyle w:val="Heading4"/>
        <w:spacing w:before="240"/>
        <w:ind w:left="1202" w:hanging="1202"/>
      </w:pPr>
      <w:del w:id="15705" w:author="GoldenCorpusHarness" w:date="2026-03-28T22:23:47Z">
        <w:r>
          <w:delText>S</w:delText>
        </w:r>
      </w:del>
      <w:ins w:id="15706" w:author="GoldenCorpusHarness" w:date="2026-03-28T22:23:47Z">
        <w:r>
          <w:t>P</w:t>
        </w:r>
      </w:ins>
      <w:r>
        <w:t>a</w:t>
      </w:r>
      <w:del w:id="15707" w:author="GoldenCorpusHarness" w:date="2026-03-28T22:23:47Z">
        <w:r>
          <w:delText>f</w:delText>
        </w:r>
      </w:del>
      <w:ins w:id="15708" w:author="GoldenCorpusHarness" w:date="2026-03-28T22:23:47Z">
        <w:r>
          <w:t>rticipants in Part 1 and Part 2 will b</w:t>
        </w:r>
      </w:ins>
      <w:r>
        <w:t>e</w:t>
      </w:r>
      <w:del w:id="15709" w:author="GoldenCorpusHarness" w:date="2026-03-28T22:23:47Z">
        <w:r>
          <w:delText>ty</w:delText>
        </w:r>
      </w:del>
      <w:r>
        <w:t xml:space="preserve"> </w:t>
      </w:r>
      <w:del w:id="15710" w:author="GoldenCorpusHarness" w:date="2026-03-28T22:23:47Z">
        <w:r>
          <w:delText>A</w:delText>
        </w:r>
      </w:del>
      <w:ins w:id="15711" w:author="GoldenCorpusHarness" w:date="2026-03-28T22:23:47Z">
        <w:r>
          <w:t>a</w:t>
        </w:r>
      </w:ins>
      <w:r>
        <w:t>naly</w:t>
      </w:r>
      <w:ins w:id="15712" w:author="GoldenCorpusHarness" w:date="2026-03-28T22:23:47Z">
        <w:r>
          <w:t xml:space="preserve">zed </w:t>
        </w:r>
      </w:ins>
      <w:r>
        <w:t>se</w:t>
      </w:r>
      <w:del w:id="15713" w:author="GoldenCorpusHarness" w:date="2026-03-28T22:23:47Z">
        <w:r>
          <w:delText>s</w:delText>
        </w:r>
      </w:del>
      <w:ins w:id="15714" w:author="GoldenCorpusHarness" w:date="2026-03-28T22:23:47Z">
        <w:r>
          <w:t>parately.</w:t>
        </w:r>
      </w:ins>
    </w:p>
    <w:p ns2:paraId="30851C27" ns2:textId="77777777" w:rsidR="002B1446" w:rsidRDefault="00895D30" w:rsidP="00522D25">
      <w:pPr>
        <w:pStyle w:val="paragraph0"/>
      </w:pPr>
      <w:r>
        <w:t xml:space="preserve">The </w:t>
      </w:r>
      <w:del w:id="15715" w:author="GoldenCorpusHarness" w:date="2026-03-28T22:23:47Z">
        <w:r>
          <w:delText>eDMC has responsi</w:delText>
        </w:r>
      </w:del>
      <w:ins w:id="15716" w:author="GoldenCorpusHarness" w:date="2026-03-28T22:23:47Z">
        <w:r>
          <w:t xml:space="preserve">APaT population will </w:t>
        </w:r>
      </w:ins>
      <w:r>
        <w:t>b</w:t>
      </w:r>
      <w:del w:id="15717" w:author="GoldenCorpusHarness" w:date="2026-03-28T22:23:47Z">
        <w:r>
          <w:delText>ility for assess</w:delText>
        </w:r>
      </w:del>
      <w:ins w:id="15718" w:author="GoldenCorpusHarness" w:date="2026-03-28T22:23:47Z">
        <w:r>
          <w:t>e used for the analysis of safety data in this study. The APaT population will consist of all rando</w:t>
        </w:r>
      </w:ins>
      <w:r>
        <w:t>m</w:t>
      </w:r>
      <w:del w:id="15719" w:author="GoldenCorpusHarness" w:date="2026-03-28T22:23:47Z">
        <w:r>
          <w:delText>ent of overall ris</w:delText>
        </w:r>
      </w:del>
      <w:ins w:id="15720" w:author="GoldenCorpusHarness" w:date="2026-03-28T22:23:47Z">
        <w:r>
          <w:t>ized participants who received at least 1 dose of study intervention. Participants will be included in the treatment group corresponding to the study intervention they actually received for the analysis of safety data using the APaT population. For most participants this will be the treatment group to which they were randomized. Participants who ta</w:t>
        </w:r>
      </w:ins>
      <w:r>
        <w:t>k</w:t>
      </w:r>
      <w:del w:id="15721" w:author="GoldenCorpusHarness" w:date="2026-03-28T22:23:47Z">
        <w:r>
          <w:delText>/</w:delText>
        </w:r>
      </w:del>
      <w:ins w:id="15722" w:author="GoldenCorpusHarness" w:date="2026-03-28T22:23:47Z">
        <w:r>
          <w:t xml:space="preserve">e incorrect study intervention for the entire treatment period will </w:t>
        </w:r>
      </w:ins>
      <w:r>
        <w:t>be</w:t>
      </w:r>
      <w:del w:id="15723" w:author="GoldenCorpusHarness" w:date="2026-03-28T22:23:47Z">
        <w:r>
          <w:delText>nefit</w:delText>
        </w:r>
      </w:del>
      <w:ins w:id="15724" w:author="GoldenCorpusHarness" w:date="2026-03-28T22:23:47Z">
        <w:r>
          <w:t xml:space="preserve"> included in the treatment group corresponding to the study intervention received</w:t>
        </w:r>
      </w:ins>
      <w:r>
        <w:t xml:space="preserve">. </w:t>
      </w:r>
      <w:del w:id="15725" w:author="GoldenCorpusHarness" w:date="2026-03-28T22:23:47Z">
        <w:r>
          <w:delText>When pro</w:delText>
        </w:r>
      </w:del>
      <w:ins w:id="15726" w:author="GoldenCorpusHarness" w:date="2026-03-28T22:23:47Z">
        <w:r>
          <w:t>Any participant who receives incorrect study intervention for 1 cycle but receives the correct treat</w:t>
        </w:r>
      </w:ins>
      <w:r>
        <w:t>m</w:t>
      </w:r>
      <w:del w:id="15727" w:author="GoldenCorpusHarness" w:date="2026-03-28T22:23:47Z">
        <w:r>
          <w:delText>pted</w:delText>
        </w:r>
      </w:del>
      <w:ins w:id="15728" w:author="GoldenCorpusHarness" w:date="2026-03-28T22:23:47Z">
        <w:r>
          <w:t>ent for all other cycles will</w:t>
        </w:r>
      </w:ins>
      <w:r>
        <w:t xml:space="preserve"> b</w:t>
      </w:r>
      <w:del w:id="15729" w:author="GoldenCorpusHarness" w:date="2026-03-28T22:23:47Z">
        <w:r>
          <w:delText>y safety concerns</w:delText>
        </w:r>
      </w:del>
      <w:ins w:id="15730" w:author="GoldenCorpusHarness" w:date="2026-03-28T22:23:47Z">
        <w:r>
          <w:t>e analyzed according to the correct (ie</w:t>
        </w:r>
      </w:ins>
      <w:r>
        <w:t xml:space="preserve">, </w:t>
      </w:r>
      <w:del w:id="15731" w:author="GoldenCorpusHarness" w:date="2026-03-28T22:23:47Z">
        <w:r>
          <w:delText>the eDMC can request correspondin</w:delText>
        </w:r>
      </w:del>
      <w:ins w:id="15732" w:author="GoldenCorpusHarness" w:date="2026-03-28T22:23:47Z">
        <w:r>
          <w:t xml:space="preserve">randomized) treatment </w:t>
        </w:r>
      </w:ins>
      <w:r>
        <w:t>g</w:t>
      </w:r>
      <w:del w:id="15733" w:author="GoldenCorpusHarness" w:date="2026-03-28T22:23:47Z">
        <w:r>
          <w:delText xml:space="preserve"> efficacy data</w:delText>
        </w:r>
      </w:del>
      <w:ins w:id="15734" w:author="GoldenCorpusHarness" w:date="2026-03-28T22:23:47Z">
        <w:r>
          <w:t>roup and a narrative will be provided for any events that occurred during the cycle for which the participant was incorrectly dosed</w:t>
        </w:r>
      </w:ins>
      <w:r>
        <w:t>.</w:t>
      </w:r>
      <w:del w:id="15735" w:author="GoldenCorpusHarness" w:date="2026-03-28T22:23:47Z">
        <w:r>
          <w:delText xml:space="preserve"> eDMC review of efficacy data to assess the overall risk/benefit to study participants will not require a multiplicity adjustment typically associated with a planned efficacy IA. </w:delText>
        </w:r>
      </w:del>
    </w:p>
    <w:p ns2:paraId="7D95C1C1" ns2:textId="77777777" w:rsidR="002B1446" w:rsidRDefault="00895D30" w:rsidP="002B1446">
      <w:pPr>
        <w:pStyle w:val="Heading2"/>
      </w:pPr>
      <w:ins w:id="15736" w:author="GoldenCorpusHarness" w:date="2026-03-28T22:23:47Z">
        <w:r>
          <w:t xml:space="preserve">In Part 1, the DLT evaluable (DLTe) population includes APaT participants that meet the criteria for DLT evaluability as specified in </w:t>
        </w:r>
      </w:ins>
      <w:r>
        <w:t>S</w:t>
      </w:r>
      <w:del w:id="15737" w:author="GoldenCorpusHarness" w:date="2026-03-28T22:23:47Z">
        <w:r>
          <w:delText>ample Size and Po</w:delText>
        </w:r>
      </w:del>
      <w:ins w:id="15738" w:author="GoldenCorpusHarness" w:date="2026-03-28T22:23:47Z">
        <w:r>
          <w:t xml:space="preserve">ection 5.5.1. The DLTe population </w:t>
        </w:r>
      </w:ins>
      <w:r>
        <w:t>w</w:t>
      </w:r>
      <w:del w:id="15739" w:author="GoldenCorpusHarness" w:date="2026-03-28T22:23:47Z">
        <w:r>
          <w:delText>er Calculations</w:delText>
        </w:r>
      </w:del>
      <w:ins w:id="15740" w:author="GoldenCorpusHarness" w:date="2026-03-28T22:23:47Z">
        <w:r>
          <w:t>ill be used for DLT analysis in Part 1. The APaT population will be used for all other Part 1 safety analyses.</w:t>
        </w:r>
      </w:ins>
    </w:p>
    <w:p ns2:paraId="75371527" ns2:textId="77777777" w:rsidR="002B1446" w:rsidRDefault="00895D30" w:rsidP="00522D25">
      <w:pPr>
        <w:pStyle w:val="paragraph0"/>
      </w:pPr>
      <w:del w:id="15741" w:author="GoldenCorpusHarness" w:date="2026-03-28T22:23:47Z">
        <w:r>
          <w:delText>The study will randomize approximately 690 in a</w:delText>
        </w:r>
      </w:del>
      <w:ins w:id="15742" w:author="GoldenCorpusHarness" w:date="2026-03-28T22:23:47Z">
        <w:r>
          <w:t>At least</w:t>
        </w:r>
      </w:ins>
      <w:r>
        <w:t xml:space="preserve"> 1</w:t>
      </w:r>
      <w:del w:id="15743" w:author="GoldenCorpusHarness" w:date="2026-03-28T22:23:47Z">
        <w:r>
          <w:delText>:1 ratio into the nemtabrutinib plus venetoclax and VR groups in Part 2. PFS is the primary endpoints for Part 2 of the stud</w:delText>
        </w:r>
      </w:del>
      <w:ins w:id="15744" w:author="GoldenCorpusHarness" w:date="2026-03-28T22:23:47Z">
        <w:r>
          <w:t xml:space="preserve"> laborator</w:t>
        </w:r>
      </w:ins>
      <w:r>
        <w:t xml:space="preserve">y, </w:t>
      </w:r>
      <w:del w:id="15745" w:author="GoldenCorpusHarness" w:date="2026-03-28T22:23:47Z">
        <w:r>
          <w:delText>wi</w:delText>
        </w:r>
      </w:del>
      <w:ins w:id="15746" w:author="GoldenCorpusHarness" w:date="2026-03-28T22:23:47Z">
        <w:r>
          <w:t xml:space="preserve">ECG, or vital sign measurement obtained subsequent to at least 1 dose of study intervention is required for inclusion in </w:t>
        </w:r>
      </w:ins>
      <w:r>
        <w:t>th</w:t>
      </w:r>
      <w:del w:id="15747" w:author="GoldenCorpusHarness" w:date="2026-03-28T22:23:47Z">
        <w:r>
          <w:delText xml:space="preserve"> undetectable MRD</w:delText>
        </w:r>
      </w:del>
      <w:ins w:id="15748" w:author="GoldenCorpusHarness" w:date="2026-03-28T22:23:47Z">
        <w:r>
          <w:t>e analysis of each specific parameter. To assess change from baseline</w:t>
        </w:r>
      </w:ins>
      <w:r>
        <w:t xml:space="preserve">, </w:t>
      </w:r>
      <w:del w:id="15749" w:author="GoldenCorpusHarness" w:date="2026-03-28T22:23:47Z">
        <w:r>
          <w:delText>OS, and OR as the key secondary endpoints</w:delText>
        </w:r>
      </w:del>
      <w:ins w:id="15750" w:author="GoldenCorpusHarness" w:date="2026-03-28T22:23:47Z">
        <w:r>
          <w:t>a baseline measurement is also required</w:t>
        </w:r>
      </w:ins>
      <w:r>
        <w:t>.</w:t>
      </w:r>
    </w:p>
    <w:p ns2:paraId="5D3365BD" ns2:textId="77777777" w:rsidR="002B1446" w:rsidRPr="009B2293" w:rsidRDefault="00895D30" w:rsidP="00522D25">
      <w:pPr>
        <w:pStyle w:val="paragraph0"/>
      </w:pPr>
      <w:del w:id="15751" w:author="GoldenCorpusHarness" w:date="2026-03-28T22:23:47Z">
        <w:r>
          <w:delText>B</w:delText>
        </w:r>
      </w:del>
      <w:ins w:id="15752" w:author="GoldenCorpusHarness" w:date="2026-03-28T22:23:47Z">
        <w:r>
          <w:t>PRO An</w:t>
        </w:r>
      </w:ins>
      <w:r>
        <w:t>a</w:t>
      </w:r>
      <w:del w:id="15753" w:author="GoldenCorpusHarness" w:date="2026-03-28T22:23:47Z">
        <w:r>
          <w:delText>sed on approximate</w:delText>
        </w:r>
      </w:del>
      <w:r>
        <w:t>ly</w:t>
      </w:r>
      <w:del w:id="15754" w:author="GoldenCorpusHarness" w:date="2026-03-28T22:23:47Z">
        <w:r>
          <w:delText xml:space="preserve"> 690 part</w:delText>
        </w:r>
      </w:del>
      <w:ins w:id="15755" w:author="GoldenCorpusHarness" w:date="2026-03-28T22:23:47Z">
        <w:r>
          <w:t>s</w:t>
        </w:r>
      </w:ins>
      <w:r>
        <w:t>i</w:t>
      </w:r>
      <w:del w:id="15756" w:author="GoldenCorpusHarness" w:date="2026-03-28T22:23:47Z">
        <w:r>
          <w:delText>cipant</w:delText>
        </w:r>
      </w:del>
      <w:r>
        <w:t xml:space="preserve">s </w:t>
      </w:r>
      <w:del w:id="15757" w:author="GoldenCorpusHarness" w:date="2026-03-28T22:23:47Z">
        <w:r>
          <w:delText>in the ITT p</w:delText>
        </w:r>
      </w:del>
      <w:ins w:id="15758" w:author="GoldenCorpusHarness" w:date="2026-03-28T22:23:47Z">
        <w:r>
          <w:t>P</w:t>
        </w:r>
      </w:ins>
      <w:r>
        <w:t>opulation</w:t>
      </w:r>
      <w:del w:id="15759" w:author="GoldenCorpusHarness" w:date="2026-03-28T22:23:47Z">
        <w:r>
          <w:delText xml:space="preserve"> with ~15 month</w:delText>
        </w:r>
      </w:del>
      <w:r>
        <w:t>s</w:t>
      </w:r>
      <w:del w:id="15760" w:author="GoldenCorpusHarness" w:date="2026-03-28T22:23:47Z">
        <w:r>
          <w:delText xml:space="preserve"> of follow-up, the power of the undetectable MRD testing at the initially allocated α=0.005 (1-sided) is approximately 94% to detect a 15-percentage point difference between an underlying 27% undetectable MRD rate in the control group and a 42% undetectable MRD rate in the treatment group.</w:delText>
        </w:r>
      </w:del>
    </w:p>
    <w:p ns2:paraId="17D2E525" ns2:textId="77777777" w:rsidR="002B1446" w:rsidRPr="009B2293" w:rsidRDefault="00895D30" w:rsidP="00522D25">
      <w:pPr>
        <w:pStyle w:val="paragraph0"/>
      </w:pPr>
      <w:ins w:id="15761" w:author="GoldenCorpusHarness" w:date="2026-03-28T22:23:47Z">
        <w:r>
          <w:t xml:space="preserve">The PRO analyses are based on the PRO </w:t>
        </w:r>
      </w:ins>
      <w:r>
        <w:t>F</w:t>
      </w:r>
      <w:del w:id="15762" w:author="GoldenCorpusHarness" w:date="2026-03-28T22:23:47Z">
        <w:r>
          <w:delText>or the P</w:delText>
        </w:r>
      </w:del>
      <w:ins w:id="15763" w:author="GoldenCorpusHarness" w:date="2026-03-28T22:23:47Z">
        <w:r>
          <w:t xml:space="preserve">AS population, defined as all randomized participants who have at least 1 PRO assessment available for the specific endpoint and have received at least 1 dose of the study intervention. Participants will be analyzed in the treatment group to which they are randomized. The baseline measurement is considered as a PRO assessment for EORTC QLQ-C30, EORTC QLQ-CLL17, EQ-5D-5L, but not for </w:t>
        </w:r>
      </w:ins>
      <w:r>
        <w:t>F</w:t>
      </w:r>
      <w:del w:id="15764" w:author="GoldenCorpusHarness" w:date="2026-03-28T22:23:47Z">
        <w:r>
          <w:delText xml:space="preserve">S endpoint, based on a target number of 248 events at the final PFS analysis and 2 efficacy </w:delText>
        </w:r>
      </w:del>
      <w:ins w:id="15765" w:author="GoldenCorpusHarness" w:date="2026-03-28T22:23:47Z">
        <w:r>
          <w:t>ACT-G (</w:t>
        </w:r>
      </w:ins>
      <w:r>
        <w:t>I</w:t>
      </w:r>
      <w:del w:id="15766" w:author="GoldenCorpusHarness" w:date="2026-03-28T22:23:47Z">
        <w:r>
          <w:delText>As at approximately 66% and 8</w:delText>
        </w:r>
      </w:del>
      <w:ins w:id="15767" w:author="GoldenCorpusHarness" w:date="2026-03-28T22:23:47Z">
        <w:r>
          <w:t>tem GP</w:t>
        </w:r>
      </w:ins>
      <w:r>
        <w:t>5</w:t>
      </w:r>
      <w:del w:id="15768" w:author="GoldenCorpusHarness" w:date="2026-03-28T22:23:47Z">
        <w:r>
          <w:delText>% of the target number of events, the study has approximately 90% power to detect a HR of 0.65 at the initially allocated α=0.02 (1-sided</w:delText>
        </w:r>
      </w:del>
      <w:r>
        <w:t>).</w:t>
      </w:r>
      <w:del w:id="15769" w:author="GoldenCorpusHarness" w:date="2026-03-28T22:23:47Z">
        <w:r>
          <w:delText xml:space="preserve"> </w:delText>
        </w:r>
      </w:del>
    </w:p>
    <w:p ns2:paraId="10AD7BFC" ns2:textId="77777777" w:rsidR="002B1446" w:rsidRDefault="00895D30" w:rsidP="00522D25">
      <w:pPr>
        <w:pStyle w:val="paragraph0"/>
      </w:pPr>
      <w:ins w:id="15770" w:author="GoldenCorpusHarness" w:date="2026-03-28T22:23:47Z">
        <w:r>
          <w:t>PR</w:t>
        </w:r>
      </w:ins>
      <w:r>
        <w:t>O</w:t>
      </w:r>
      <w:del w:id="15771" w:author="GoldenCorpusHarness" w:date="2026-03-28T22:23:47Z">
        <w:r>
          <w:delText>S</w:delText>
        </w:r>
      </w:del>
      <w:r>
        <w:t xml:space="preserve"> </w:t>
      </w:r>
      <w:del w:id="15772" w:author="GoldenCorpusHarness" w:date="2026-03-28T22:23:47Z">
        <w:r>
          <w:delText>h</w:delText>
        </w:r>
      </w:del>
      <w:ins w:id="15773" w:author="GoldenCorpusHarness" w:date="2026-03-28T22:23:47Z">
        <w:r>
          <w:t>anal</w:t>
        </w:r>
      </w:ins>
      <w:r>
        <w:t>y</w:t>
      </w:r>
      <w:del w:id="15774" w:author="GoldenCorpusHarness" w:date="2026-03-28T22:23:47Z">
        <w:r>
          <w:delText>poth</w:delText>
        </w:r>
      </w:del>
      <w:ins w:id="15775" w:author="GoldenCorpusHarness" w:date="2026-03-28T22:23:47Z">
        <w:r>
          <w:t>s</w:t>
        </w:r>
      </w:ins>
      <w:r>
        <w:t>e</w:t>
      </w:r>
      <w:del w:id="15776" w:author="GoldenCorpusHarness" w:date="2026-03-28T22:23:47Z">
        <w:r>
          <w:delText>si</w:delText>
        </w:r>
      </w:del>
      <w:r>
        <w:t xml:space="preserve">s will </w:t>
      </w:r>
      <w:ins w:id="15777" w:author="GoldenCorpusHarness" w:date="2026-03-28T22:23:47Z">
        <w:r>
          <w:t xml:space="preserve">be performed in Part 2 participants </w:t>
        </w:r>
      </w:ins>
      <w:r>
        <w:t>only</w:t>
      </w:r>
      <w:del w:id="15778" w:author="GoldenCorpusHarness" w:date="2026-03-28T22:23:47Z">
        <w:r>
          <w:delText xml:space="preserve"> be tested if the null hypothesis of PFS is rejected</w:delText>
        </w:r>
      </w:del>
      <w:r>
        <w:t>.</w:t>
      </w:r>
      <w:del w:id="15779" w:author="GoldenCorpusHarness" w:date="2026-03-28T22:23:47Z">
        <w:r>
          <w:delText xml:space="preserve"> For OS endpoint, based on a target number of 142 events at the FA and 2 efficacy IAs at approximately 64%, and 83% of the target number of events, the study has ~ 68% power to detect a HR of 0.65 at α=0.02 (1-sided).</w:delText>
        </w:r>
      </w:del>
    </w:p>
    <w:p ns2:paraId="6A7A2738" ns2:textId="77777777" w:rsidR="002B1446" w:rsidRDefault="00895D30" w:rsidP="00522D25">
      <w:pPr>
        <w:pStyle w:val="paragraph0"/>
      </w:pPr>
      <w:del w:id="15780" w:author="GoldenCorpusHarness" w:date="2026-03-28T22:23:47Z">
        <w:r>
          <w:delText>OR hypo</w:delText>
        </w:r>
      </w:del>
      <w:ins w:id="15781" w:author="GoldenCorpusHarness" w:date="2026-03-28T22:23:47Z">
        <w:r>
          <w:t>S</w:t>
        </w:r>
      </w:ins>
      <w:r>
        <w:t>t</w:t>
      </w:r>
      <w:del w:id="15782" w:author="GoldenCorpusHarness" w:date="2026-03-28T22:23:47Z">
        <w:r>
          <w:delText>hes</w:delText>
        </w:r>
      </w:del>
      <w:ins w:id="15783" w:author="GoldenCorpusHarness" w:date="2026-03-28T22:23:47Z">
        <w:r>
          <w:t>at</w:t>
        </w:r>
      </w:ins>
      <w:r>
        <w:t>i</w:t>
      </w:r>
      <w:del w:id="15784" w:author="GoldenCorpusHarness" w:date="2026-03-28T22:23:47Z">
        <w:r>
          <w:delText>s will only be tested if the null hypothesis of OS is rejected. The power of the OR te</w:delText>
        </w:r>
      </w:del>
      <w:r>
        <w:t>sti</w:t>
      </w:r>
      <w:del w:id="15785" w:author="GoldenCorpusHarness" w:date="2026-03-28T22:23:47Z">
        <w:r>
          <w:delText>ng</w:delText>
        </w:r>
      </w:del>
      <w:ins w:id="15786" w:author="GoldenCorpusHarness" w:date="2026-03-28T22:23:47Z">
        <w:r>
          <w:t>cal</w:t>
        </w:r>
      </w:ins>
      <w:r>
        <w:t xml:space="preserve"> </w:t>
      </w:r>
      <w:del w:id="15787" w:author="GoldenCorpusHarness" w:date="2026-03-28T22:23:47Z">
        <w:r>
          <w:delText>at α=0.02 (1-sided) approximately 80% to d</w:delText>
        </w:r>
      </w:del>
      <w:ins w:id="15788" w:author="GoldenCorpusHarness" w:date="2026-03-28T22:23:47Z">
        <w:r>
          <w:t>M</w:t>
        </w:r>
      </w:ins>
      <w:r>
        <w:t>et</w:t>
      </w:r>
      <w:del w:id="15789" w:author="GoldenCorpusHarness" w:date="2026-03-28T22:23:47Z">
        <w:r>
          <w:delText>ect a 5-percentage p</w:delText>
        </w:r>
      </w:del>
      <w:ins w:id="15790" w:author="GoldenCorpusHarness" w:date="2026-03-28T22:23:47Z">
        <w:r>
          <w:t>h</w:t>
        </w:r>
      </w:ins>
      <w:r>
        <w:t>o</w:t>
      </w:r>
      <w:del w:id="15791" w:author="GoldenCorpusHarness" w:date="2026-03-28T22:23:47Z">
        <w:r>
          <w:delText xml:space="preserve">int </w:delText>
        </w:r>
      </w:del>
      <w:r>
        <w:t>d</w:t>
      </w:r>
      <w:del w:id="15792" w:author="GoldenCorpusHarness" w:date="2026-03-28T22:23:47Z">
        <w:r>
          <w:delText>ifference between an underlying 92% ORR in the control group and a 97% ORR in the treatment group.</w:delText>
        </w:r>
      </w:del>
      <w:ins w:id="15793" w:author="GoldenCorpusHarness" w:date="2026-03-28T22:23:47Z">
        <w:r>
          <w:t>s</w:t>
        </w:r>
      </w:ins>
    </w:p>
    <w:p ns2:paraId="6B3F83C8" ns2:textId="77777777" w:rsidR="002B1446" w:rsidRPr="00B61BD9" w:rsidRDefault="00895D30" w:rsidP="00522D25">
      <w:pPr>
        <w:pStyle w:val="paragraph0"/>
      </w:pPr>
      <w:ins w:id="15794" w:author="GoldenCorpusHarness" w:date="2026-03-28T22:23:47Z">
        <w:r>
          <w:t xml:space="preserve">Statistical testing and inference for safety analyses are described in Section 9.6.2. Efficacy analyses described in this section will be performed in Part 2 participants only. Efficacy results that will be deemed to be statistically significant after consideration of the Type-I error control strategy are described in Section 9.8. </w:t>
        </w:r>
      </w:ins>
      <w:r>
        <w:t>N</w:t>
      </w:r>
      <w:del w:id="15795" w:author="GoldenCorpusHarness" w:date="2026-03-28T22:23:47Z">
        <w:r>
          <w:delText>OTE: the abo</w:delText>
        </w:r>
      </w:del>
      <w:ins w:id="15796" w:author="GoldenCorpusHarness" w:date="2026-03-28T22:23:47Z">
        <w:r>
          <w:t>ominal p-</w:t>
        </w:r>
      </w:ins>
      <w:r>
        <w:t>v</w:t>
      </w:r>
      <w:del w:id="15797" w:author="GoldenCorpusHarness" w:date="2026-03-28T22:23:47Z">
        <w:r>
          <w:delText>e PFS and OS po</w:delText>
        </w:r>
      </w:del>
      <w:ins w:id="15798" w:author="GoldenCorpusHarness" w:date="2026-03-28T22:23:47Z">
        <w:r>
          <w:t xml:space="preserve">alues may be computed for other efficacy analyses, but should be interpreted </w:t>
        </w:r>
      </w:ins>
      <w:r>
        <w:t>w</w:t>
      </w:r>
      <w:del w:id="15799" w:author="GoldenCorpusHarness" w:date="2026-03-28T22:23:47Z">
        <w:r>
          <w:delText>er calculations are based on a constant HR assumption. The IA timing and spending have been designed to ensure the final alpha available is maxim</w:delText>
        </w:r>
      </w:del>
      <w:ins w:id="15800" w:author="GoldenCorpusHarness" w:date="2026-03-28T22:23:47Z">
        <w:r>
          <w:t>ith caution due to potential issues of multiplicity, sample s</w:t>
        </w:r>
      </w:ins>
      <w:r>
        <w:t>ize</w:t>
      </w:r>
      <w:del w:id="15801" w:author="GoldenCorpusHarness" w:date="2026-03-28T22:23:47Z">
        <w:r>
          <w:delText>d to make testing most sensitive when follow-up is available across both early and late parts of the PFS and OS distributions.</w:delText>
        </w:r>
      </w:del>
      <w:ins w:id="15802" w:author="GoldenCorpusHarness" w:date="2026-03-28T22:23:47Z">
        <w:r>
          <w:t>, etc.</w:t>
        </w:r>
      </w:ins>
    </w:p>
    <w:p ns2:paraId="7EAF73D5" ns2:textId="22E57AD7" w:rsidR="002B1446" w:rsidRPr="00B61BD9" w:rsidRDefault="00895D30" w:rsidP="00522D25">
      <w:pPr>
        <w:pStyle w:val="paragraph0"/>
      </w:pPr>
      <w:del w:id="15803" w:author="GoldenCorpusHarness" w:date="2026-03-28T22:23:47Z">
        <w:r>
          <w:delText xml:space="preserve">Based on </w:delText>
        </w:r>
      </w:del>
      <w:ins w:id="15804" w:author="GoldenCorpusHarness" w:date="2026-03-28T22:23:47Z">
        <w:r>
          <w:t>S</w:t>
        </w:r>
      </w:ins>
      <w:r>
        <w:t>t</w:t>
      </w:r>
      <w:del w:id="15805" w:author="GoldenCorpusHarness" w:date="2026-03-28T22:23:47Z">
        <w:r>
          <w:delText>he d</w:delText>
        </w:r>
      </w:del>
      <w:r>
        <w:t>at</w:t>
      </w:r>
      <w:del w:id="15806" w:author="GoldenCorpusHarness" w:date="2026-03-28T22:23:47Z">
        <w:r>
          <w:delText xml:space="preserve">a reported </w:delText>
        </w:r>
      </w:del>
      <w:r>
        <w:t>i</w:t>
      </w:r>
      <w:del w:id="15807" w:author="GoldenCorpusHarness" w:date="2026-03-28T22:23:47Z">
        <w:r>
          <w:delText xml:space="preserve">n the MURANO </w:delText>
        </w:r>
      </w:del>
      <w:r>
        <w:t>st</w:t>
      </w:r>
      <w:del w:id="15808" w:author="GoldenCorpusHarness" w:date="2026-03-28T22:23:47Z">
        <w:r>
          <w:delText xml:space="preserve">udy [Kater, A. P., et </w:delText>
        </w:r>
      </w:del>
      <w:ins w:id="15809" w:author="GoldenCorpusHarness" w:date="2026-03-28T22:23:47Z">
        <w:r>
          <w:t>ic</w:t>
        </w:r>
      </w:ins>
      <w:r>
        <w:t xml:space="preserve">al </w:t>
      </w:r>
      <w:del w:id="15810" w:author="GoldenCorpusHarness" w:date="2026-03-28T22:23:47Z">
        <w:r>
          <w:delText xml:space="preserve">2020], </w:delText>
        </w:r>
      </w:del>
      <w:ins w:id="15811" w:author="GoldenCorpusHarness" w:date="2026-03-28T22:23:47Z">
        <w:r>
          <w:t>Me</w:t>
        </w:r>
      </w:ins>
      <w:r>
        <w:t>th</w:t>
      </w:r>
      <w:del w:id="15812" w:author="GoldenCorpusHarness" w:date="2026-03-28T22:23:47Z">
        <w:r>
          <w:delText>e ab</w:delText>
        </w:r>
      </w:del>
      <w:r>
        <w:t>o</w:t>
      </w:r>
      <w:del w:id="15813" w:author="GoldenCorpusHarness" w:date="2026-03-28T22:23:47Z">
        <w:r>
          <w:delText>ve sample size an</w:delText>
        </w:r>
      </w:del>
      <w:r>
        <w:t>d</w:t>
      </w:r>
      <w:del w:id="15814" w:author="GoldenCorpusHarness" w:date="2026-03-28T22:23:47Z">
        <w:r>
          <w:delText xml:space="preserve"> power calculation</w:delText>
        </w:r>
      </w:del>
      <w:r>
        <w:t xml:space="preserve">s for </w:t>
      </w:r>
      <w:del w:id="15815" w:author="GoldenCorpusHarness" w:date="2026-03-28T22:23:47Z">
        <w:r>
          <w:delText>PFS</w:delText>
        </w:r>
      </w:del>
      <w:ins w:id="15816" w:author="GoldenCorpusHarness" w:date="2026-03-28T22:23:47Z">
        <w:r>
          <w:t>Efficacy</w:t>
        </w:r>
      </w:ins>
      <w:r>
        <w:t xml:space="preserve"> </w:t>
      </w:r>
      <w:ins w:id="15817" w:author="GoldenCorpusHarness" w:date="2026-03-28T22:23:47Z">
        <w:r>
          <w:t>An</w:t>
        </w:r>
      </w:ins>
      <w:r>
        <w:t>a</w:t>
      </w:r>
      <w:del w:id="15818" w:author="GoldenCorpusHarness" w:date="2026-03-28T22:23:47Z">
        <w:r>
          <w:delText>nd OS a</w:delText>
        </w:r>
      </w:del>
      <w:ins w:id="15819" w:author="GoldenCorpusHarness" w:date="2026-03-28T22:23:47Z">
        <w:r>
          <w:t>ly</w:t>
        </w:r>
      </w:ins>
      <w:r>
        <w:t>s</w:t>
      </w:r>
      <w:ins w:id="15820" w:author="GoldenCorpusHarness" w:date="2026-03-28T22:23:47Z">
        <w:r>
          <w:t>e</w:t>
        </w:r>
      </w:ins>
      <w:r>
        <w:t>s</w:t>
      </w:r>
      <w:del w:id="15821" w:author="GoldenCorpusHarness" w:date="2026-03-28T22:23:47Z">
        <w:r>
          <w:delText>ume the following:</w:delText>
        </w:r>
      </w:del>
    </w:p>
    <w:p ns2:paraId="2BFBAD0A" ns2:textId="77777777" w:rsidR="002B1446" w:rsidRPr="00B61BD9" w:rsidRDefault="00895D30" w:rsidP="002B1446">
      <w:pPr>
        <w:pStyle w:val="ListBullet"/>
        <w:keepLines w:val="0"/>
      </w:pPr>
      <w:ins w:id="15822" w:author="GoldenCorpusHarness" w:date="2026-03-28T22:23:47Z">
        <w:r>
          <w:t>This section describes the statistical methods that address the primary and secondary efficacy objectives. Methods related to exploratory objectives will be described in the sSA</w:t>
        </w:r>
      </w:ins>
      <w:r>
        <w:t>P</w:t>
      </w:r>
      <w:del w:id="15823" w:author="GoldenCorpusHarness" w:date="2026-03-28T22:23:47Z">
        <w:r>
          <w:delText xml:space="preserve">FS </w:delText>
        </w:r>
      </w:del>
      <w:ins w:id="15824" w:author="GoldenCorpusHarness" w:date="2026-03-28T22:23:47Z">
        <w:r>
          <w:t>. O</w:t>
        </w:r>
      </w:ins>
      <w:r>
        <w:t>f</w:t>
      </w:r>
      <w:del w:id="15825" w:author="GoldenCorpusHarness" w:date="2026-03-28T22:23:47Z">
        <w:r>
          <w:delText>ollo</w:delText>
        </w:r>
      </w:del>
      <w:ins w:id="15826" w:author="GoldenCorpusHarness" w:date="2026-03-28T22:23:47Z">
        <w:r>
          <w:t xml:space="preserve"> note, response assessment per i</w:t>
        </w:r>
      </w:ins>
      <w:r>
        <w:t>w</w:t>
      </w:r>
      <w:del w:id="15827" w:author="GoldenCorpusHarness" w:date="2026-03-28T22:23:47Z">
        <w:r>
          <w:delText>s an exponential distrib</w:delText>
        </w:r>
      </w:del>
      <w:ins w:id="15828" w:author="GoldenCorpusHarness" w:date="2026-03-28T22:23:47Z">
        <w:r>
          <w:t>CLL criteria 2018 req</w:t>
        </w:r>
      </w:ins>
      <w:r>
        <w:t>u</w:t>
      </w:r>
      <w:del w:id="15829" w:author="GoldenCorpusHarness" w:date="2026-03-28T22:23:47Z">
        <w:r>
          <w:delText xml:space="preserve">tion </w:delText>
        </w:r>
      </w:del>
      <w:ins w:id="15830" w:author="GoldenCorpusHarness" w:date="2026-03-28T22:23:47Z">
        <w:r>
          <w:t>ires a combination of imaging-based assessments of lymph nodes, liver, and spleen, hematological measurements (eg, hemoglobin, lymphocytes, platelets), and clinical data including constitutional symptoms and bone marro</w:t>
        </w:r>
      </w:ins>
      <w:r>
        <w:t>w</w:t>
      </w:r>
      <w:del w:id="15831" w:author="GoldenCorpusHarness" w:date="2026-03-28T22:23:47Z">
        <w:r>
          <w:delText>ith a median of 52 months for the control group</w:delText>
        </w:r>
      </w:del>
      <w:ins w:id="15832" w:author="GoldenCorpusHarness" w:date="2026-03-28T22:23:47Z">
        <w:r>
          <w:t xml:space="preserve"> biopsy</w:t>
        </w:r>
      </w:ins>
      <w:r>
        <w:t>.</w:t>
      </w:r>
    </w:p>
    <w:p ns2:paraId="712A1971" ns2:textId="77777777" w:rsidR="002B1446" w:rsidRPr="00B61BD9" w:rsidRDefault="00895D30" w:rsidP="002B1446">
      <w:pPr>
        <w:pStyle w:val="ListBullet"/>
        <w:keepLines w:val="0"/>
      </w:pPr>
      <w:ins w:id="15833" w:author="GoldenCorpusHarness" w:date="2026-03-28T22:23:47Z">
        <w:r>
          <w:t xml:space="preserve">The stratification factors used for randomization (see Section 6.3.2) will be applied to all stratified analyses, in particular, the stratified log-rank test, stratified Cox model, and stratified M&amp;N method [Miettinen, </w:t>
        </w:r>
      </w:ins>
      <w:r>
        <w:t>O</w:t>
      </w:r>
      <w:del w:id="15834" w:author="GoldenCorpusHarness" w:date="2026-03-28T22:23:47Z">
        <w:r>
          <w:delText xml:space="preserve">S follows an exponential distribution with </w:delText>
        </w:r>
      </w:del>
      <w:ins w:id="15835" w:author="GoldenCorpusHarness" w:date="2026-03-28T22:23:47Z">
        <w:r>
          <w:t>. and Nurminen, M. 19</w:t>
        </w:r>
      </w:ins>
      <w:r>
        <w:t>85</w:t>
      </w:r>
      <w:ins w:id="15836" w:author="GoldenCorpusHarness" w:date="2026-03-28T22:23:47Z">
        <w:r>
          <w:t>]</w:t>
        </w:r>
      </w:ins>
      <w:r>
        <w:t>.</w:t>
      </w:r>
      <w:del w:id="15837" w:author="GoldenCorpusHarness" w:date="2026-03-28T22:23:47Z">
        <w:r>
          <w:delText>3% O</w:delText>
        </w:r>
      </w:del>
      <w:ins w:id="15838" w:author="GoldenCorpusHarness" w:date="2026-03-28T22:23:47Z">
        <w:r>
          <w:t xml:space="preserve"> In the event that there are small strata, for the purpose of analysis, strata may be combined to ensure sufficient data in each stratum. Details regarding the pooling strategy will be prespecified in the s</w:t>
        </w:r>
      </w:ins>
      <w:r>
        <w:t>S</w:t>
      </w:r>
      <w:del w:id="15839" w:author="GoldenCorpusHarness" w:date="2026-03-28T22:23:47Z">
        <w:r>
          <w:delText xml:space="preserve"> rate at 4 </w:delText>
        </w:r>
      </w:del>
      <w:ins w:id="15840" w:author="GoldenCorpusHarness" w:date="2026-03-28T22:23:47Z">
        <w:r>
          <w:t>AP before the database lock for the first efficac</w:t>
        </w:r>
      </w:ins>
      <w:r>
        <w:t>y</w:t>
      </w:r>
      <w:del w:id="15841" w:author="GoldenCorpusHarness" w:date="2026-03-28T22:23:47Z">
        <w:r>
          <w:delText>ears</w:delText>
        </w:r>
      </w:del>
      <w:ins w:id="15842" w:author="GoldenCorpusHarness" w:date="2026-03-28T22:23:47Z">
        <w:r>
          <w:t xml:space="preserve"> analysis when each applicable endpoint will be tested, and decisions regarding the pooling will be based on a blinded review of data by stratum</w:t>
        </w:r>
      </w:ins>
      <w:r>
        <w:t xml:space="preserve"> (</w:t>
      </w:r>
      <w:del w:id="15843" w:author="GoldenCorpusHarness" w:date="2026-03-28T22:23:47Z">
        <w:r>
          <w:delText>corresponds to a median OS of 209 months</w:delText>
        </w:r>
      </w:del>
      <w:ins w:id="15844" w:author="GoldenCorpusHarness" w:date="2026-03-28T22:23:47Z">
        <w:r>
          <w:t>eg, review of sample size, event count, or number of responders within each stratum for both treatment groups combined</w:t>
        </w:r>
      </w:ins>
      <w:r>
        <w:t>)</w:t>
      </w:r>
      <w:del w:id="15845" w:author="GoldenCorpusHarness" w:date="2026-03-28T22:23:47Z">
        <w:r>
          <w:delText xml:space="preserve"> for the control group</w:delText>
        </w:r>
      </w:del>
      <w:r>
        <w:t>.</w:t>
      </w:r>
    </w:p>
    <w:p ns2:paraId="771F08D2" ns2:textId="77777777" w:rsidR="002B1446" w:rsidRPr="00B61BD9" w:rsidRDefault="00895D30" w:rsidP="002B1446">
      <w:pPr>
        <w:pStyle w:val="ListBullet"/>
        <w:keepLines w:val="0"/>
      </w:pPr>
      <w:del w:id="15846" w:author="GoldenCorpusHarness" w:date="2026-03-28T22:23:47Z">
        <w:r>
          <w:delText>En</w:delText>
        </w:r>
      </w:del>
      <w:ins w:id="15847" w:author="GoldenCorpusHarness" w:date="2026-03-28T22:23:47Z">
        <w:r>
          <w:t>P</w:t>
        </w:r>
      </w:ins>
      <w:r>
        <w:t>ro</w:t>
      </w:r>
      <w:del w:id="15848" w:author="GoldenCorpusHarness" w:date="2026-03-28T22:23:47Z">
        <w:r>
          <w:delText>llm</w:delText>
        </w:r>
      </w:del>
      <w:ins w:id="15849" w:author="GoldenCorpusHarness" w:date="2026-03-28T22:23:47Z">
        <w:r>
          <w:t>gr</w:t>
        </w:r>
      </w:ins>
      <w:r>
        <w:t>e</w:t>
      </w:r>
      <w:del w:id="15850" w:author="GoldenCorpusHarness" w:date="2026-03-28T22:23:47Z">
        <w:r>
          <w:delText>nt per</w:delText>
        </w:r>
      </w:del>
      <w:ins w:id="15851" w:author="GoldenCorpusHarness" w:date="2026-03-28T22:23:47Z">
        <w:r>
          <w:t>ss</w:t>
        </w:r>
      </w:ins>
      <w:r>
        <w:t>io</w:t>
      </w:r>
      <w:del w:id="15852" w:author="GoldenCorpusHarness" w:date="2026-03-28T22:23:47Z">
        <w:r>
          <w:delText>d</w:delText>
        </w:r>
      </w:del>
      <w:ins w:id="15853" w:author="GoldenCorpusHarness" w:date="2026-03-28T22:23:47Z">
        <w:r>
          <w:t>n-free</w:t>
        </w:r>
      </w:ins>
      <w:r>
        <w:t xml:space="preserve"> </w:t>
      </w:r>
      <w:del w:id="15854" w:author="GoldenCorpusHarness" w:date="2026-03-28T22:23:47Z">
        <w:r>
          <w:delText>of 31 months.</w:delText>
        </w:r>
      </w:del>
      <w:ins w:id="15855" w:author="GoldenCorpusHarness" w:date="2026-03-28T22:23:47Z">
        <w:r>
          <w:t>Survival</w:t>
        </w:r>
      </w:ins>
    </w:p>
    <w:p ns2:paraId="7CA25B65" ns2:textId="77777777" w:rsidR="002B1446" w:rsidRPr="00B61BD9" w:rsidRDefault="00895D30" w:rsidP="002B1446">
      <w:pPr>
        <w:pStyle w:val="ListBullet"/>
        <w:keepLines w:val="0"/>
      </w:pPr>
      <w:del w:id="15856" w:author="GoldenCorpusHarness" w:date="2026-03-28T22:23:47Z">
        <w:r>
          <w:delText>An exponential annual dropout rate of 10% and 2% for</w:delText>
        </w:r>
      </w:del>
      <w:ins w:id="15857" w:author="GoldenCorpusHarness" w:date="2026-03-28T22:23:47Z">
        <w:r>
          <w:t>The nonparametric Kaplan-Meier method will be used to estimate the</w:t>
        </w:r>
      </w:ins>
      <w:r>
        <w:t xml:space="preserve"> PFS </w:t>
      </w:r>
      <w:del w:id="15858" w:author="GoldenCorpusHarness" w:date="2026-03-28T22:23:47Z">
        <w:r>
          <w:delText>and O</w:delText>
        </w:r>
      </w:del>
      <w:ins w:id="15859" w:author="GoldenCorpusHarness" w:date="2026-03-28T22:23:47Z">
        <w:r>
          <w:t>curve in each treatment group. The treatment difference in PF</w:t>
        </w:r>
      </w:ins>
      <w:r>
        <w:t>S</w:t>
      </w:r>
      <w:ins w:id="15860" w:author="GoldenCorpusHarness" w:date="2026-03-28T22:23:47Z">
        <w:r>
          <w:t xml:space="preserve"> will be assessed by the stratified log-rank test. A stratified Cox proportional hazard model with Efron’s method of tie handling will be used to assess the magnitude of the treatment difference (ie</w:t>
        </w:r>
      </w:ins>
      <w:r>
        <w:t xml:space="preserve">, </w:t>
      </w:r>
      <w:del w:id="15861" w:author="GoldenCorpusHarness" w:date="2026-03-28T22:23:47Z">
        <w:r>
          <w:delText>respecti</w:delText>
        </w:r>
      </w:del>
      <w:ins w:id="15862" w:author="GoldenCorpusHarness" w:date="2026-03-28T22:23:47Z">
        <w:r>
          <w:t>HR) between the treatment groups. The HR and its 95% CI from the stratified Cox model with a single treatment co</w:t>
        </w:r>
      </w:ins>
      <w:r>
        <w:t>v</w:t>
      </w:r>
      <w:del w:id="15863" w:author="GoldenCorpusHarness" w:date="2026-03-28T22:23:47Z">
        <w:r>
          <w:delText>e</w:delText>
        </w:r>
      </w:del>
      <w:ins w:id="15864" w:author="GoldenCorpusHarness" w:date="2026-03-28T22:23:47Z">
        <w:r>
          <w:t>ariate will be reported. The stratification factors used for randomization (See Section 6.3.2) will be applied to both the stratified log-rank test and the stratified Cox model. Additional supportive unstratified ana</w:t>
        </w:r>
      </w:ins>
      <w:r>
        <w:t>ly</w:t>
      </w:r>
      <w:del w:id="15865" w:author="GoldenCorpusHarness" w:date="2026-03-28T22:23:47Z">
        <w:r>
          <w:delText>.</w:delText>
        </w:r>
      </w:del>
      <w:ins w:id="15866" w:author="GoldenCorpusHarness" w:date="2026-03-28T22:23:47Z">
        <w:r>
          <w:t>ses may also be provided.</w:t>
        </w:r>
      </w:ins>
    </w:p>
    <w:p ns2:paraId="7B991C50" ns2:textId="77777777" w:rsidR="002B1446" w:rsidRDefault="00895D30" w:rsidP="002B1446">
      <w:pPr>
        <w:pStyle w:val="ListBullet"/>
        <w:keepLines w:val="0"/>
      </w:pPr>
      <w:del w:id="15867" w:author="GoldenCorpusHarness" w:date="2026-03-28T22:23:47Z">
        <w:r>
          <w:delText>A follow-up period of ~40 and ~77 months for PF</w:delText>
        </w:r>
      </w:del>
      <w:r>
        <w:t>S</w:t>
      </w:r>
      <w:del w:id="15868" w:author="GoldenCorpusHarness" w:date="2026-03-28T22:23:47Z">
        <w:r>
          <w:delText xml:space="preserve"> and OS, respective</w:delText>
        </w:r>
      </w:del>
      <w:ins w:id="15869" w:author="GoldenCorpusHarness" w:date="2026-03-28T22:23:47Z">
        <w:r>
          <w:t>ince disease progression is assessed periodical</w:t>
        </w:r>
      </w:ins>
      <w:r>
        <w:t xml:space="preserve">ly, </w:t>
      </w:r>
      <w:del w:id="15870" w:author="GoldenCorpusHarness" w:date="2026-03-28T22:23:47Z">
        <w:r>
          <w:delText>a</w:delText>
        </w:r>
      </w:del>
      <w:ins w:id="15871" w:author="GoldenCorpusHarness" w:date="2026-03-28T22:23:47Z">
        <w:r>
          <w:t>disease progression can occur any time in the time interval between the last assessment where disease progression was not documented and the assessment when disease progression is documented. The true date o</w:t>
        </w:r>
      </w:ins>
      <w:r>
        <w:t>f</w:t>
      </w:r>
      <w:del w:id="15872" w:author="GoldenCorpusHarness" w:date="2026-03-28T22:23:47Z">
        <w:r>
          <w:delText>ter the last participant is randomized</w:delText>
        </w:r>
      </w:del>
      <w:ins w:id="15873" w:author="GoldenCorpusHarness" w:date="2026-03-28T22:23:47Z">
        <w:r>
          <w:t xml:space="preserve"> disease progression will be approximated by the earlier of the date of the first assessment at which disease progression is objectively documented per iwCLL criteria 2018 assessed by BICR and the date of death</w:t>
        </w:r>
      </w:ins>
      <w:r>
        <w:t>.</w:t>
      </w:r>
    </w:p>
    <w:p ns2:paraId="3BE0152F" ns2:textId="77777777" w:rsidR="0014224B" w:rsidRPr="00B61BD9" w:rsidRDefault="0014224B" w:rsidP="0014224B">
      <w:pPr>
        <w:pStyle w:val="ListEnd"/>
      </w:pPr>
      <w:ins w:id="15874" w:author="GoldenCorpusHarness" w:date="2026-03-28T22:23:47Z">
        <w:r>
          <w:t>For the primary analysis, any participant who experiences an event (disease progression or death) immediately after 2 or more missed disease assessments will be censored at the last disease assessment before the missed visits. In addition, any participant who initiates new anticancer therapy will be censored at the last disease assessment before the initiation of new anticancer therapy. Participants who do not start new anticancer therapy and who do not experience an event will be censored at the last disease assessment. Of note, SCT and its conditioning regimen(s) are not considered new anticancer treatment for the purpose of censoring. If a participant meets multiple criteria for censoring, the censoring criterion that occurs earliest will be applied.</w:t>
        </w:r>
      </w:ins>
    </w:p>
    <w:p ns2:paraId="1E998A1D" ns2:textId="77777777" w:rsidR="002B1446" w:rsidRDefault="00895D30" w:rsidP="0014224B">
      <w:pPr>
        <w:pStyle w:val="paragraph0"/>
        <w:spacing w:before="0" w:beforeAutospacing="0"/>
      </w:pPr>
      <w:r>
        <w:t>T</w:t>
      </w:r>
      <w:del w:id="15875" w:author="GoldenCorpusHarness" w:date="2026-03-28T22:23:47Z">
        <w:r>
          <w:delText>he sample s</w:delText>
        </w:r>
      </w:del>
      <w:ins w:id="15876" w:author="GoldenCorpusHarness" w:date="2026-03-28T22:23:47Z">
        <w:r>
          <w:t>o evaluate the robustness of the PFS endpoint per iwCLL criteria 2018 by BICR, 3 sensitivity analyses with different sets of censoring rules will be performed. The first sensitivity analysis follows the ITT principle. That is, disease progressions/deaths are counted as events regardless of missed study visits or initiation of new anticancer therapy. The second sensitivity analysis considers initiation of new anticancer treatment or discontinuation of treatment due to reasons other than CR, whichever occurs later, to be a disease progression event for participants without documented disease progression or death. The third sensitivity analysis considers censoring all participants who had two or more consecutive missed assessments at the last disease assessment before the missing assessments, whether or not a PFS event subsequently occurs, whereas the primary analysis will not censor participants in the case that SD or better is observed immediately after two or more consecutive missed assessments and a PFS event occurs afterwards. If a participant meets multiple criteria for censoring, the censoring criterion that occurs earliest will be applied. The censoring rules for the primary and sensitivity analyses are summar</w:t>
        </w:r>
      </w:ins>
      <w:r>
        <w:t>ize</w:t>
      </w:r>
      <w:del w:id="15877" w:author="GoldenCorpusHarness" w:date="2026-03-28T22:23:47Z">
        <w:r>
          <w:delText xml:space="preserve"> and power calculations were performed using R (“gsDesign” package)</w:delText>
        </w:r>
      </w:del>
      <w:ins w:id="15878" w:author="GoldenCorpusHarness" w:date="2026-03-28T22:23:47Z">
        <w:r>
          <w:t>d in Table 29</w:t>
        </w:r>
      </w:ins>
      <w:r>
        <w:t>.</w:t>
      </w:r>
      <w:del w:id="15879" w:author="GoldenCorpusHarness" w:date="2026-03-28T22:23:47Z">
        <w:r>
          <w:delText xml:space="preserve"> </w:delText>
        </w:r>
      </w:del>
    </w:p>
    <w:p ns2:paraId="03542C71" ns2:textId="77777777" w:rsidR="002B1446" w:rsidRDefault="00895D30" w:rsidP="002B1446">
      <w:pPr>
        <w:pStyle w:val="Heading2"/>
      </w:pPr>
      <w:del w:id="15880" w:author="GoldenCorpusHarness" w:date="2026-03-28T22:23:47Z">
        <w:r>
          <w:delText>Subgroup Analyses</w:delText>
        </w:r>
      </w:del>
    </w:p>
    <w:p ns2:paraId="4F399D7A" ns2:textId="77777777" w:rsidR="002B1446" w:rsidRPr="00B61BD9" w:rsidRDefault="00895D30" w:rsidP="00522D25">
      <w:pPr>
        <w:pStyle w:val="paragraph0"/>
        <w:rPr>
          <w:lang w:bidi="th-TH"/>
        </w:rPr>
      </w:pPr>
      <w:r>
        <w:t>T</w:t>
      </w:r>
      <w:ins w:id="15881" w:author="GoldenCorpusHarness" w:date="2026-03-28T22:23:47Z">
        <w:r>
          <w:t>able 29Cens</w:t>
        </w:r>
      </w:ins>
      <w:r>
        <w:t>o</w:t>
      </w:r>
      <w:del w:id="15882" w:author="GoldenCorpusHarness" w:date="2026-03-28T22:23:47Z">
        <w:r>
          <w:delText xml:space="preserve"> dete</w:delText>
        </w:r>
      </w:del>
      <w:r>
        <w:t>r</w:t>
      </w:r>
      <w:del w:id="15883" w:author="GoldenCorpusHarness" w:date="2026-03-28T22:23:47Z">
        <w:r>
          <w:delText>m</w:delText>
        </w:r>
      </w:del>
      <w:r>
        <w:t>in</w:t>
      </w:r>
      <w:ins w:id="15884" w:author="GoldenCorpusHarness" w:date="2026-03-28T22:23:47Z">
        <w:r>
          <w:t>g Rul</w:t>
        </w:r>
      </w:ins>
      <w:r>
        <w:t>e</w:t>
      </w:r>
      <w:del w:id="15885" w:author="GoldenCorpusHarness" w:date="2026-03-28T22:23:47Z">
        <w:r>
          <w:delText xml:space="preserve"> whether the treatment effect i</w:delText>
        </w:r>
      </w:del>
      <w:r>
        <w:t>s</w:t>
      </w:r>
      <w:del w:id="15886" w:author="GoldenCorpusHarness" w:date="2026-03-28T22:23:47Z">
        <w:r>
          <w:delText xml:space="preserve"> consistent across various subgroups, the between-group treatment effect</w:delText>
        </w:r>
      </w:del>
      <w:r>
        <w:t xml:space="preserve"> for </w:t>
      </w:r>
      <w:del w:id="15887" w:author="GoldenCorpusHarness" w:date="2026-03-28T22:23:47Z">
        <w:r>
          <w:delText>undetect</w:delText>
        </w:r>
      </w:del>
      <w:ins w:id="15888" w:author="GoldenCorpusHarness" w:date="2026-03-28T22:23:47Z">
        <w:r>
          <w:t>Prim</w:t>
        </w:r>
      </w:ins>
      <w:r>
        <w:t>a</w:t>
      </w:r>
      <w:del w:id="15889" w:author="GoldenCorpusHarness" w:date="2026-03-28T22:23:47Z">
        <w:r>
          <w:delText>ble MRD, PFS, OS,</w:delText>
        </w:r>
      </w:del>
      <w:ins w:id="15890" w:author="GoldenCorpusHarness" w:date="2026-03-28T22:23:47Z">
        <w:r>
          <w:t>ry</w:t>
        </w:r>
      </w:ins>
      <w:r>
        <w:t xml:space="preserve"> and </w:t>
      </w:r>
      <w:del w:id="15891" w:author="GoldenCorpusHarness" w:date="2026-03-28T22:23:47Z">
        <w:r>
          <w:delText>OR (w</w:delText>
        </w:r>
      </w:del>
      <w:ins w:id="15892" w:author="GoldenCorpusHarness" w:date="2026-03-28T22:23:47Z">
        <w:r>
          <w:t>Sens</w:t>
        </w:r>
      </w:ins>
      <w:r>
        <w:t>it</w:t>
      </w:r>
      <w:del w:id="15893" w:author="GoldenCorpusHarness" w:date="2026-03-28T22:23:47Z">
        <w:r>
          <w:delText>h</w:delText>
        </w:r>
      </w:del>
      <w:ins w:id="15894" w:author="GoldenCorpusHarness" w:date="2026-03-28T22:23:47Z">
        <w:r>
          <w:t>ivity</w:t>
        </w:r>
      </w:ins>
      <w:r>
        <w:t xml:space="preserve"> </w:t>
      </w:r>
      <w:del w:id="15895" w:author="GoldenCorpusHarness" w:date="2026-03-28T22:23:47Z">
        <w:r>
          <w:delText>a nomi</w:delText>
        </w:r>
      </w:del>
      <w:ins w:id="15896" w:author="GoldenCorpusHarness" w:date="2026-03-28T22:23:47Z">
        <w:r>
          <w:t>A</w:t>
        </w:r>
      </w:ins>
      <w:r>
        <w:t>nal</w:t>
      </w:r>
      <w:del w:id="15897" w:author="GoldenCorpusHarness" w:date="2026-03-28T22:23:47Z">
        <w:r>
          <w:delText xml:space="preserve"> 95% CI) will be </w:delText>
        </w:r>
      </w:del>
      <w:ins w:id="15898" w:author="GoldenCorpusHarness" w:date="2026-03-28T22:23:47Z">
        <w:r>
          <w:t>ys</w:t>
        </w:r>
      </w:ins>
      <w:r>
        <w:t>es</w:t>
      </w:r>
      <w:del w:id="15899" w:author="GoldenCorpusHarness" w:date="2026-03-28T22:23:47Z">
        <w:r>
          <w:delText>timated and plotted by treatment group within each category</w:delText>
        </w:r>
      </w:del>
      <w:r>
        <w:t xml:space="preserve"> of </w:t>
      </w:r>
      <w:del w:id="15900" w:author="GoldenCorpusHarness" w:date="2026-03-28T22:23:47Z">
        <w:r>
          <w:delText>th</w:delText>
        </w:r>
      </w:del>
      <w:ins w:id="15901" w:author="GoldenCorpusHarness" w:date="2026-03-28T22:23:47Z">
        <w:r>
          <w:t>Progression-fre</w:t>
        </w:r>
      </w:ins>
      <w:r>
        <w:t xml:space="preserve">e </w:t>
      </w:r>
      <w:del w:id="15902" w:author="GoldenCorpusHarness" w:date="2026-03-28T22:23:47Z">
        <w:r>
          <w:delText>follow</w:delText>
        </w:r>
      </w:del>
      <w:ins w:id="15903" w:author="GoldenCorpusHarness" w:date="2026-03-28T22:23:47Z">
        <w:r>
          <w:t>Surv</w:t>
        </w:r>
      </w:ins>
      <w:r>
        <w:t>i</w:t>
      </w:r>
      <w:del w:id="15904" w:author="GoldenCorpusHarness" w:date="2026-03-28T22:23:47Z">
        <w:r>
          <w:delText xml:space="preserve">ng baseline subgroup </w:delText>
        </w:r>
      </w:del>
      <w:r>
        <w:t>va</w:t>
      </w:r>
      <w:del w:id="15905" w:author="GoldenCorpusHarness" w:date="2026-03-28T22:23:47Z">
        <w:r>
          <w:delText>riab</w:delText>
        </w:r>
      </w:del>
      <w:r>
        <w:t>l</w:t>
      </w:r>
      <w:del w:id="15906" w:author="GoldenCorpusHarness" w:date="2026-03-28T22:23:47Z">
        <w:r>
          <w:delText>es:</w:delText>
        </w:r>
      </w:del>
    </w:p>
    <w:p ns2:paraId="705B3486" ns2:textId="77777777" w:rsidR="002B1446" w:rsidRPr="00B61BD9" w:rsidRDefault="00895D30" w:rsidP="002B1446">
      <w:pPr>
        <w:pStyle w:val="ListBullet"/>
        <w:keepLines w:val="0"/>
        <w:spacing w:after="240"/>
      </w:pPr>
      <w:r w:rsidRPr="00B61BD9">
        <w:t>Stratification factors at randomization</w:t>
      </w:r>
      <w:r>
        <w:t xml:space="preserve"> (based on eCRF data)</w:t>
      </w:r>
      <w:r w:rsidRPr="00B61BD9">
        <w:t>:</w:t>
      </w:r>
    </w:p>
    <w:p ns2:paraId="75FAFC67" ns2:textId="77777777" w:rsidR="002B1446" w:rsidRPr="00B61BD9" w:rsidRDefault="00895D30" w:rsidP="002B1446">
      <w:pPr>
        <w:pStyle w:val="ListBullet2"/>
        <w:keepLines w:val="0"/>
        <w:spacing w:after="240"/>
        <w:ind w:left="714" w:hanging="357"/>
      </w:pPr>
      <w:del w:id="15907" w:author="GoldenCorpusHarness" w:date="2026-03-28T22:23:47Z">
        <w:r>
          <w:delText>BTK-C481 m</w:delText>
        </w:r>
      </w:del>
      <w:ins w:id="15908" w:author="GoldenCorpusHarness" w:date="2026-03-28T22:23:47Z">
        <w:r>
          <w:t>F</w:t>
        </w:r>
      </w:ins>
      <w:r>
        <w:t>u</w:t>
      </w:r>
      <w:ins w:id="15909" w:author="GoldenCorpusHarness" w:date="2026-03-28T22:23:47Z">
        <w:r>
          <w:t>r</w:t>
        </w:r>
      </w:ins>
      <w:r>
        <w:t>t</w:t>
      </w:r>
      <w:del w:id="15910" w:author="GoldenCorpusHarness" w:date="2026-03-28T22:23:47Z">
        <w:r>
          <w:delText>ation status (d</w:delText>
        </w:r>
      </w:del>
      <w:ins w:id="15911" w:author="GoldenCorpusHarness" w:date="2026-03-28T22:23:47Z">
        <w:r>
          <w:t>h</w:t>
        </w:r>
      </w:ins>
      <w:r>
        <w:t>e</w:t>
      </w:r>
      <w:del w:id="15912" w:author="GoldenCorpusHarness" w:date="2026-03-28T22:23:47Z">
        <w:r>
          <w:delText>tected vs not</w:delText>
        </w:r>
      </w:del>
      <w:ins w:id="15913" w:author="GoldenCorpusHarness" w:date="2026-03-28T22:23:47Z">
        <w:r>
          <w:t>r</w:t>
        </w:r>
      </w:ins>
      <w:r>
        <w:t xml:space="preserve"> det</w:t>
      </w:r>
      <w:ins w:id="15914" w:author="GoldenCorpusHarness" w:date="2026-03-28T22:23:47Z">
        <w:r>
          <w:t>ails of s</w:t>
        </w:r>
      </w:ins>
      <w:r>
        <w:t>e</w:t>
      </w:r>
      <w:ins w:id="15915" w:author="GoldenCorpusHarness" w:date="2026-03-28T22:23:47Z">
        <w:r>
          <w:t>nsitivity analyses will be des</w:t>
        </w:r>
      </w:ins>
      <w:r>
        <w:t>c</w:t>
      </w:r>
      <w:del w:id="15916" w:author="GoldenCorpusHarness" w:date="2026-03-28T22:23:47Z">
        <w:r>
          <w:delText>t</w:delText>
        </w:r>
      </w:del>
      <w:ins w:id="15917" w:author="GoldenCorpusHarness" w:date="2026-03-28T22:23:47Z">
        <w:r>
          <w:t>rib</w:t>
        </w:r>
      </w:ins>
      <w:r>
        <w:t>ed</w:t>
      </w:r>
      <w:del w:id="15918" w:author="GoldenCorpusHarness" w:date="2026-03-28T22:23:47Z">
        <w:r>
          <w:delText>,</w:delText>
        </w:r>
      </w:del>
      <w:ins w:id="15919" w:author="GoldenCorpusHarness" w:date="2026-03-28T22:23:47Z">
        <w:r>
          <w:t xml:space="preserve"> in the sSAP</w:t>
        </w:r>
      </w:ins>
      <w:r>
        <w:t xml:space="preserve"> as </w:t>
      </w:r>
      <w:ins w:id="15920" w:author="GoldenCorpusHarness" w:date="2026-03-28T22:23:47Z">
        <w:r>
          <w:t>nee</w:t>
        </w:r>
      </w:ins>
      <w:r>
        <w:t>de</w:t>
      </w:r>
      <w:del w:id="15921" w:author="GoldenCorpusHarness" w:date="2026-03-28T22:23:47Z">
        <w:r>
          <w:delText>termine</w:delText>
        </w:r>
      </w:del>
      <w:r>
        <w:t>d</w:t>
      </w:r>
      <w:del w:id="15922" w:author="GoldenCorpusHarness" w:date="2026-03-28T22:23:47Z">
        <w:r>
          <w:delText xml:space="preserve"> by central testing)</w:delText>
        </w:r>
      </w:del>
      <w:ins w:id="15923" w:author="GoldenCorpusHarness" w:date="2026-03-28T22:23:47Z">
        <w:r>
          <w:t>.</w:t>
        </w:r>
      </w:ins>
    </w:p>
    <w:p ns2:paraId="38B1E1D9" ns2:textId="77777777" w:rsidR="002B1446" w:rsidRDefault="00895D30" w:rsidP="002B1446">
      <w:pPr>
        <w:pStyle w:val="ListBullet2"/>
        <w:keepLines w:val="0"/>
        <w:spacing w:after="240"/>
        <w:ind w:left="714" w:hanging="357"/>
      </w:pPr>
      <w:del w:id="15924" w:author="GoldenCorpusHarness" w:date="2026-03-28T22:23:47Z">
        <w:r>
          <w:delText>Risk (high risk [defi</w:delText>
        </w:r>
      </w:del>
      <w:ins w:id="15925" w:author="GoldenCorpusHarness" w:date="2026-03-28T22:23:47Z">
        <w:r>
          <w:t>U</w:t>
        </w:r>
      </w:ins>
      <w:r>
        <w:t>n</w:t>
      </w:r>
      <w:del w:id="15926" w:author="GoldenCorpusHarness" w:date="2026-03-28T22:23:47Z">
        <w:r>
          <w:delText xml:space="preserve">ed as del(17p) and/or TP53-mutated and/or IGHV-unmutated status] vs low risk [defined as the absence of high-risk factors listed above] as </w:delText>
        </w:r>
      </w:del>
      <w:r>
        <w:t>dete</w:t>
      </w:r>
      <w:del w:id="15927" w:author="GoldenCorpusHarness" w:date="2026-03-28T22:23:47Z">
        <w:r>
          <w:delText>rmin</w:delText>
        </w:r>
      </w:del>
      <w:ins w:id="15928" w:author="GoldenCorpusHarness" w:date="2026-03-28T22:23:47Z">
        <w:r>
          <w:t>ctabl</w:t>
        </w:r>
      </w:ins>
      <w:r>
        <w:t>e</w:t>
      </w:r>
      <w:del w:id="15929" w:author="GoldenCorpusHarness" w:date="2026-03-28T22:23:47Z">
        <w:r>
          <w:delText>d</w:delText>
        </w:r>
      </w:del>
      <w:r>
        <w:t xml:space="preserve"> </w:t>
      </w:r>
      <w:del w:id="15930" w:author="GoldenCorpusHarness" w:date="2026-03-28T22:23:47Z">
        <w:r>
          <w:delText>by central testing)</w:delText>
        </w:r>
      </w:del>
      <w:ins w:id="15931" w:author="GoldenCorpusHarness" w:date="2026-03-28T22:23:47Z">
        <w:r>
          <w:t>MRD</w:t>
        </w:r>
      </w:ins>
    </w:p>
    <w:p ns2:paraId="1B320100" ns2:textId="77777777" w:rsidR="002B1446" w:rsidRPr="00B61BD9" w:rsidRDefault="00895D30" w:rsidP="002B1446">
      <w:pPr>
        <w:pStyle w:val="ListBullet2"/>
        <w:keepLines w:val="0"/>
        <w:spacing w:after="240"/>
        <w:ind w:left="714" w:hanging="357"/>
      </w:pPr>
      <w:del w:id="15932" w:author="GoldenCorpusHarness" w:date="2026-03-28T22:23:47Z">
        <w:r>
          <w:delText>Geo</w:delText>
        </w:r>
      </w:del>
      <w:ins w:id="15933" w:author="GoldenCorpusHarness" w:date="2026-03-28T22:23:47Z">
        <w:r>
          <w:t xml:space="preserve">The stratified M&amp;N method [Miettinen, O. and Nurminen, M. 1985] will be used for comparison of the undetectable MRD rate between 2 treatment </w:t>
        </w:r>
      </w:ins>
      <w:r>
        <w:t>gr</w:t>
      </w:r>
      <w:del w:id="15934" w:author="GoldenCorpusHarness" w:date="2026-03-28T22:23:47Z">
        <w:r>
          <w:delText>aphic re</w:delText>
        </w:r>
      </w:del>
      <w:ins w:id="15935" w:author="GoldenCorpusHarness" w:date="2026-03-28T22:23:47Z">
        <w:r>
          <w:t>oups. The difference in undetectable MRD rate and its 95% CI from the stratified M&amp;N method with strata wei</w:t>
        </w:r>
      </w:ins>
      <w:r>
        <w:t>g</w:t>
      </w:r>
      <w:ins w:id="15936" w:author="GoldenCorpusHarness" w:date="2026-03-28T22:23:47Z">
        <w:r>
          <w:t>hting by sample size will be reported. The stratification factors used for randomizat</w:t>
        </w:r>
      </w:ins>
      <w:r>
        <w:t>ion (</w:t>
      </w:r>
      <w:del w:id="15937" w:author="GoldenCorpusHarness" w:date="2026-03-28T22:23:47Z">
        <w:r>
          <w:delText>U</w:delText>
        </w:r>
      </w:del>
      <w:r>
        <w:t>S</w:t>
      </w:r>
      <w:del w:id="15938" w:author="GoldenCorpusHarness" w:date="2026-03-28T22:23:47Z">
        <w:r>
          <w:delText xml:space="preserve">/Canada </w:delText>
        </w:r>
      </w:del>
      <w:ins w:id="15939" w:author="GoldenCorpusHarness" w:date="2026-03-28T22:23:47Z">
        <w:r>
          <w:t>ee Section 6.3.2) will be applied to the analysis. Additional supporti</w:t>
        </w:r>
      </w:ins>
      <w:r>
        <w:t>v</w:t>
      </w:r>
      <w:del w:id="15940" w:author="GoldenCorpusHarness" w:date="2026-03-28T22:23:47Z">
        <w:r>
          <w:delText xml:space="preserve">s Europe </w:delText>
        </w:r>
      </w:del>
      <w:ins w:id="15941" w:author="GoldenCorpusHarness" w:date="2026-03-28T22:23:47Z">
        <w:r>
          <w:t>e unstratified analyses may also be pro</w:t>
        </w:r>
      </w:ins>
      <w:r>
        <w:t>v</w:t>
      </w:r>
      <w:del w:id="15942" w:author="GoldenCorpusHarness" w:date="2026-03-28T22:23:47Z">
        <w:r>
          <w:delText xml:space="preserve">s </w:delText>
        </w:r>
      </w:del>
      <w:ins w:id="15943" w:author="GoldenCorpusHarness" w:date="2026-03-28T22:23:47Z">
        <w:r>
          <w:t>ided. Sensitivity analyses may be performed for comparison of the best overall undetectable M</w:t>
        </w:r>
      </w:ins>
      <w:r>
        <w:t>R</w:t>
      </w:r>
      <w:del w:id="15944" w:author="GoldenCorpusHarness" w:date="2026-03-28T22:23:47Z">
        <w:r>
          <w:delText>est of World)</w:delText>
        </w:r>
      </w:del>
      <w:ins w:id="15945" w:author="GoldenCorpusHarness" w:date="2026-03-28T22:23:47Z">
        <w:r>
          <w:t xml:space="preserve">D rate in bone marrow and the undetectable MRD rate in peripheral blood between 2 treatment groups. </w:t>
        </w:r>
      </w:ins>
    </w:p>
    <w:p ns2:paraId="685D1532" ns2:textId="77777777" w:rsidR="002B1446" w:rsidRPr="00B61BD9" w:rsidRDefault="00895D30" w:rsidP="002B1446">
      <w:pPr>
        <w:pStyle w:val="ListBullet"/>
        <w:keepLines w:val="0"/>
        <w:spacing w:after="240"/>
      </w:pPr>
      <w:ins w:id="15946" w:author="GoldenCorpusHarness" w:date="2026-03-28T22:23:47Z">
        <w:r>
          <w:t xml:space="preserve">The point estimate of undetectable MRD rate will be provided by treatment group, together with 95% CI using exact binomial method proposed by Clopper and Pearson (1934) [Clopper, C. J. and Pearson, </w:t>
        </w:r>
      </w:ins>
      <w:r>
        <w:t>E</w:t>
      </w:r>
      <w:del w:id="15947" w:author="GoldenCorpusHarness" w:date="2026-03-28T22:23:47Z">
        <w:r>
          <w:delText>COG performance status (0 vs</w:delText>
        </w:r>
      </w:del>
      <w:ins w:id="15948" w:author="GoldenCorpusHarness" w:date="2026-03-28T22:23:47Z">
        <w:r>
          <w:t>. S.</w:t>
        </w:r>
      </w:ins>
      <w:r>
        <w:t xml:space="preserve"> 1</w:t>
      </w:r>
      <w:del w:id="15949" w:author="GoldenCorpusHarness" w:date="2026-03-28T22:23:47Z">
        <w:r>
          <w:delText xml:space="preserve"> vs 2)</w:delText>
        </w:r>
      </w:del>
      <w:ins w:id="15950" w:author="GoldenCorpusHarness" w:date="2026-03-28T22:23:47Z">
        <w:r>
          <w:t>934].</w:t>
        </w:r>
      </w:ins>
    </w:p>
    <w:p ns2:paraId="560301D8" ns2:textId="77777777" w:rsidR="002B1446" w:rsidRPr="00B61BD9" w:rsidRDefault="00895D30" w:rsidP="002B1446">
      <w:pPr>
        <w:pStyle w:val="ListBullet"/>
        <w:keepLines w:val="0"/>
        <w:spacing w:after="240"/>
      </w:pPr>
      <w:del w:id="15951" w:author="GoldenCorpusHarness" w:date="2026-03-28T22:23:47Z">
        <w:r>
          <w:delText>Ag</w:delText>
        </w:r>
      </w:del>
      <w:ins w:id="15952" w:author="GoldenCorpusHarness" w:date="2026-03-28T22:23:47Z">
        <w:r>
          <w:t>Ov</w:t>
        </w:r>
      </w:ins>
      <w:r>
        <w:t>e</w:t>
      </w:r>
      <w:ins w:id="15953" w:author="GoldenCorpusHarness" w:date="2026-03-28T22:23:47Z">
        <w:r>
          <w:t>rall</w:t>
        </w:r>
      </w:ins>
      <w:r>
        <w:t xml:space="preserve"> </w:t>
      </w:r>
      <w:del w:id="15954" w:author="GoldenCorpusHarness" w:date="2026-03-28T22:23:47Z">
        <w:r>
          <w:delText xml:space="preserve">(&lt;65 </w:delText>
        </w:r>
      </w:del>
      <w:ins w:id="15955" w:author="GoldenCorpusHarness" w:date="2026-03-28T22:23:47Z">
        <w:r>
          <w:t>Sur</w:t>
        </w:r>
      </w:ins>
      <w:r>
        <w:t>v</w:t>
      </w:r>
      <w:del w:id="15956" w:author="GoldenCorpusHarness" w:date="2026-03-28T22:23:47Z">
        <w:r>
          <w:delText>s ≥65 ye</w:delText>
        </w:r>
      </w:del>
      <w:ins w:id="15957" w:author="GoldenCorpusHarness" w:date="2026-03-28T22:23:47Z">
        <w:r>
          <w:t>iv</w:t>
        </w:r>
      </w:ins>
      <w:r>
        <w:t>a</w:t>
      </w:r>
      <w:del w:id="15958" w:author="GoldenCorpusHarness" w:date="2026-03-28T22:23:47Z">
        <w:r>
          <w:delText>rs)</w:delText>
        </w:r>
      </w:del>
      <w:ins w:id="15959" w:author="GoldenCorpusHarness" w:date="2026-03-28T22:23:47Z">
        <w:r>
          <w:t>l</w:t>
        </w:r>
      </w:ins>
    </w:p>
    <w:p ns2:paraId="4C6A9DC6" ns2:textId="77777777" w:rsidR="002B1446" w:rsidRPr="00B61BD9" w:rsidRDefault="00895D30" w:rsidP="002B1446">
      <w:pPr>
        <w:pStyle w:val="ListBullet"/>
        <w:keepLines w:val="0"/>
        <w:spacing w:after="240"/>
      </w:pPr>
      <w:del w:id="15960" w:author="GoldenCorpusHarness" w:date="2026-03-28T22:23:47Z">
        <w:r>
          <w:delText>Gender</w:delText>
        </w:r>
      </w:del>
      <w:ins w:id="15961" w:author="GoldenCorpusHarness" w:date="2026-03-28T22:23:47Z">
        <w:r>
          <w:t>The nonparametric Kaplan-Meier method will be used to estimate the survival curves. The treatment difference in survival will be assessed by the stratified log-rank test. A stratified Cox proportional hazard model with Efron’s method of tie handling will be used to assess the magnitude of the treatment difference</w:t>
        </w:r>
      </w:ins>
      <w:r>
        <w:t xml:space="preserve"> (</w:t>
      </w:r>
      <w:del w:id="15962" w:author="GoldenCorpusHarness" w:date="2026-03-28T22:23:47Z">
        <w:r>
          <w:delText>female vs male</w:delText>
        </w:r>
      </w:del>
      <w:ins w:id="15963" w:author="GoldenCorpusHarness" w:date="2026-03-28T22:23:47Z">
        <w:r>
          <w:t>ie, the HR</w:t>
        </w:r>
      </w:ins>
      <w:r>
        <w:t>)</w:t>
      </w:r>
      <w:ins w:id="15964" w:author="GoldenCorpusHarness" w:date="2026-03-28T22:23:47Z">
        <w:r>
          <w:t>. The HR and its 95% CI from the stratified Cox model with a single treatment covariate will be reported. The stratification factors used for randomization (See Section 6.3.2) will be applied to both the stratified log-rank test and the stratified Cox model. Additional supportive unstratified analyses may also be provided. Participants without documented death at the time of analysis will be censored at the date the participant was last known to be alive.</w:t>
        </w:r>
      </w:ins>
    </w:p>
    <w:p ns2:paraId="31339AC2" ns2:textId="77777777" w:rsidR="002B1446" w:rsidRPr="00B61BD9" w:rsidRDefault="00895D30" w:rsidP="002B1446">
      <w:pPr>
        <w:pStyle w:val="ListBullet"/>
        <w:keepLines w:val="0"/>
        <w:spacing w:after="240"/>
      </w:pPr>
      <w:del w:id="15965" w:author="GoldenCorpusHarness" w:date="2026-03-28T22:23:47Z">
        <w:r>
          <w:delText>Ra</w:delText>
        </w:r>
      </w:del>
      <w:ins w:id="15966" w:author="GoldenCorpusHarness" w:date="2026-03-28T22:23:47Z">
        <w:r>
          <w:t>Obje</w:t>
        </w:r>
      </w:ins>
      <w:r>
        <w:t>c</w:t>
      </w:r>
      <w:ins w:id="15967" w:author="GoldenCorpusHarness" w:date="2026-03-28T22:23:47Z">
        <w:r>
          <w:t>tiv</w:t>
        </w:r>
      </w:ins>
      <w:r>
        <w:t xml:space="preserve">e </w:t>
      </w:r>
      <w:del w:id="15968" w:author="GoldenCorpusHarness" w:date="2026-03-28T22:23:47Z">
        <w:r>
          <w:delText>(Whit</w:delText>
        </w:r>
      </w:del>
      <w:ins w:id="15969" w:author="GoldenCorpusHarness" w:date="2026-03-28T22:23:47Z">
        <w:r>
          <w:t>Respons</w:t>
        </w:r>
      </w:ins>
      <w:r>
        <w:t xml:space="preserve">e </w:t>
      </w:r>
      <w:del w:id="15970" w:author="GoldenCorpusHarness" w:date="2026-03-28T22:23:47Z">
        <w:r>
          <w:delText>vs non-White)</w:delText>
        </w:r>
      </w:del>
    </w:p>
    <w:p ns2:paraId="23C4D88C" ns2:textId="77777777" w:rsidR="002B1446" w:rsidRPr="00ED20C2" w:rsidRDefault="00895D30" w:rsidP="002B1446">
      <w:pPr>
        <w:pStyle w:val="ListBullet"/>
        <w:keepLines w:val="0"/>
        <w:spacing w:after="240"/>
      </w:pPr>
      <w:ins w:id="15971" w:author="GoldenCorpusHarness" w:date="2026-03-28T22:23:47Z">
        <w:r>
          <w:t>The stratified M&amp;</w:t>
        </w:r>
      </w:ins>
      <w:r>
        <w:t>N</w:t>
      </w:r>
      <w:del w:id="15972" w:author="GoldenCorpusHarness" w:date="2026-03-28T22:23:47Z">
        <w:r>
          <w:delText>umber of prior lines of</w:delText>
        </w:r>
      </w:del>
      <w:ins w:id="15973" w:author="GoldenCorpusHarness" w:date="2026-03-28T22:23:47Z">
        <w:r>
          <w:t xml:space="preserve"> method [Miettinen, O. and Nurminen, M. 1985] will be used for comparison of the ORR between 2 treatment groups.</w:t>
        </w:r>
      </w:ins>
      <w:r>
        <w:t xml:space="preserve"> The</w:t>
      </w:r>
      <w:del w:id="15974" w:author="GoldenCorpusHarness" w:date="2026-03-28T22:23:47Z">
        <w:r>
          <w:delText>rap</w:delText>
        </w:r>
      </w:del>
      <w:ins w:id="15975" w:author="GoldenCorpusHarness" w:date="2026-03-28T22:23:47Z">
        <w:r>
          <w:t xml:space="preserve"> difference in ORR and its 95% CI from the stratified M&amp;N method with strata weighting b</w:t>
        </w:r>
      </w:ins>
      <w:r>
        <w:t xml:space="preserve">y </w:t>
      </w:r>
      <w:ins w:id="15976" w:author="GoldenCorpusHarness" w:date="2026-03-28T22:23:47Z">
        <w:r>
          <w:t xml:space="preserve">sample size will be reported. The stratification factors used for randomization </w:t>
        </w:r>
      </w:ins>
      <w:r>
        <w:t>(</w:t>
      </w:r>
      <w:del w:id="15977" w:author="GoldenCorpusHarness" w:date="2026-03-28T22:23:47Z">
        <w:r>
          <w:delText xml:space="preserve">1 </w:delText>
        </w:r>
      </w:del>
      <w:ins w:id="15978" w:author="GoldenCorpusHarness" w:date="2026-03-28T22:23:47Z">
        <w:r>
          <w:t>See Section 6.3.2) will be applied to the analysis. Additional supporti</w:t>
        </w:r>
      </w:ins>
      <w:r>
        <w:t>v</w:t>
      </w:r>
      <w:del w:id="15979" w:author="GoldenCorpusHarness" w:date="2026-03-28T22:23:47Z">
        <w:r>
          <w:delText xml:space="preserve">s 2 </w:delText>
        </w:r>
      </w:del>
      <w:ins w:id="15980" w:author="GoldenCorpusHarness" w:date="2026-03-28T22:23:47Z">
        <w:r>
          <w:t>e unstratified analyses may also be pro</w:t>
        </w:r>
      </w:ins>
      <w:r>
        <w:t>v</w:t>
      </w:r>
      <w:del w:id="15981" w:author="GoldenCorpusHarness" w:date="2026-03-28T22:23:47Z">
        <w:r>
          <w:delText>s ≥3)</w:delText>
        </w:r>
      </w:del>
      <w:ins w:id="15982" w:author="GoldenCorpusHarness" w:date="2026-03-28T22:23:47Z">
        <w:r>
          <w:t>ided.</w:t>
        </w:r>
      </w:ins>
    </w:p>
    <w:p ns2:paraId="51B4450E" ns2:textId="77777777" w:rsidR="002B1446" w:rsidRPr="00ED20C2" w:rsidRDefault="00895D30" w:rsidP="002B1446">
      <w:pPr>
        <w:pStyle w:val="ListBullet"/>
        <w:keepLines w:val="0"/>
        <w:spacing w:after="240"/>
      </w:pPr>
      <w:r>
        <w:t>T</w:t>
      </w:r>
      <w:del w:id="15983" w:author="GoldenCorpusHarness" w:date="2026-03-28T22:23:47Z">
        <w:r>
          <w:delText>P</w:delText>
        </w:r>
      </w:del>
      <w:ins w:id="15984" w:author="GoldenCorpusHarness" w:date="2026-03-28T22:23:47Z">
        <w:r>
          <w:t>he point estimate of ORR will be provided by treatment group, together with 9</w:t>
        </w:r>
      </w:ins>
      <w:r>
        <w:t>5</w:t>
      </w:r>
      <w:del w:id="15985" w:author="GoldenCorpusHarness" w:date="2026-03-28T22:23:47Z">
        <w:r>
          <w:delText>3</w:delText>
        </w:r>
      </w:del>
      <w:ins w:id="15986" w:author="GoldenCorpusHarness" w:date="2026-03-28T22:23:47Z">
        <w:r>
          <w:t>% CI using exact binomial method proposed by Clopper</w:t>
        </w:r>
      </w:ins>
      <w:r>
        <w:t xml:space="preserve"> a</w:t>
      </w:r>
      <w:del w:id="15987" w:author="GoldenCorpusHarness" w:date="2026-03-28T22:23:47Z">
        <w:r>
          <w:delText>b</w:delText>
        </w:r>
      </w:del>
      <w:ins w:id="15988" w:author="GoldenCorpusHarness" w:date="2026-03-28T22:23:47Z">
        <w:r>
          <w:t>nd P</w:t>
        </w:r>
      </w:ins>
      <w:r>
        <w:t>e</w:t>
      </w:r>
      <w:ins w:id="15989" w:author="GoldenCorpusHarness" w:date="2026-03-28T22:23:47Z">
        <w:r>
          <w:t>a</w:t>
        </w:r>
      </w:ins>
      <w:r>
        <w:t>r</w:t>
      </w:r>
      <w:del w:id="15990" w:author="GoldenCorpusHarness" w:date="2026-03-28T22:23:47Z">
        <w:r>
          <w:delText>rati</w:delText>
        </w:r>
      </w:del>
      <w:ins w:id="15991" w:author="GoldenCorpusHarness" w:date="2026-03-28T22:23:47Z">
        <w:r>
          <w:t>s</w:t>
        </w:r>
      </w:ins>
      <w:r>
        <w:t>on (</w:t>
      </w:r>
      <w:del w:id="15992" w:author="GoldenCorpusHarness" w:date="2026-03-28T22:23:47Z">
        <w:r>
          <w:delText>y</w:delText>
        </w:r>
      </w:del>
      <w:ins w:id="15993" w:author="GoldenCorpusHarness" w:date="2026-03-28T22:23:47Z">
        <w:r>
          <w:t>1934) [Clopp</w:t>
        </w:r>
      </w:ins>
      <w:r>
        <w:t>e</w:t>
      </w:r>
      <w:ins w:id="15994" w:author="GoldenCorpusHarness" w:date="2026-03-28T22:23:47Z">
        <w:r>
          <w:t>r, C. J. and Pear</w:t>
        </w:r>
      </w:ins>
      <w:r>
        <w:t>s</w:t>
      </w:r>
      <w:ins w:id="15995" w:author="GoldenCorpusHarness" w:date="2026-03-28T22:23:47Z">
        <w:r>
          <w:t>on,</w:t>
        </w:r>
      </w:ins>
      <w:r>
        <w:t xml:space="preserve"> </w:t>
      </w:r>
      <w:del w:id="15996" w:author="GoldenCorpusHarness" w:date="2026-03-28T22:23:47Z">
        <w:r>
          <w:delText>vs</w:delText>
        </w:r>
      </w:del>
      <w:ins w:id="15997" w:author="GoldenCorpusHarness" w:date="2026-03-28T22:23:47Z">
        <w:r>
          <w:t>E.</w:t>
        </w:r>
      </w:ins>
      <w:r>
        <w:t xml:space="preserve"> </w:t>
      </w:r>
      <w:del w:id="15998" w:author="GoldenCorpusHarness" w:date="2026-03-28T22:23:47Z">
        <w:r>
          <w:delText>no)</w:delText>
        </w:r>
      </w:del>
      <w:ins w:id="15999" w:author="GoldenCorpusHarness" w:date="2026-03-28T22:23:47Z">
        <w:r>
          <w:t>S. 1934].</w:t>
        </w:r>
      </w:ins>
    </w:p>
    <w:p ns2:paraId="0BCA0DE5" ns2:textId="77777777" w:rsidR="002B1446" w:rsidRDefault="00895D30" w:rsidP="002B1446">
      <w:pPr>
        <w:pStyle w:val="ListBullet"/>
        <w:keepLines w:val="0"/>
        <w:spacing w:after="240"/>
      </w:pPr>
      <w:del w:id="16000" w:author="GoldenCorpusHarness" w:date="2026-03-28T22:23:47Z">
        <w:r>
          <w:delText>IGHV (m</w:delText>
        </w:r>
      </w:del>
      <w:ins w:id="16001" w:author="GoldenCorpusHarness" w:date="2026-03-28T22:23:47Z">
        <w:r>
          <w:t>D</w:t>
        </w:r>
      </w:ins>
      <w:r>
        <w:t>u</w:t>
      </w:r>
      <w:del w:id="16002" w:author="GoldenCorpusHarness" w:date="2026-03-28T22:23:47Z">
        <w:r>
          <w:delText>t</w:delText>
        </w:r>
      </w:del>
      <w:ins w:id="16003" w:author="GoldenCorpusHarness" w:date="2026-03-28T22:23:47Z">
        <w:r>
          <w:t>r</w:t>
        </w:r>
      </w:ins>
      <w:r>
        <w:t>at</w:t>
      </w:r>
      <w:ins w:id="16004" w:author="GoldenCorpusHarness" w:date="2026-03-28T22:23:47Z">
        <w:r>
          <w:t>ion of R</w:t>
        </w:r>
      </w:ins>
      <w:r>
        <w:t>e</w:t>
      </w:r>
      <w:del w:id="16005" w:author="GoldenCorpusHarness" w:date="2026-03-28T22:23:47Z">
        <w:r>
          <w:delText>d v</w:delText>
        </w:r>
      </w:del>
      <w:r>
        <w:t>s</w:t>
      </w:r>
      <w:del w:id="16006" w:author="GoldenCorpusHarness" w:date="2026-03-28T22:23:47Z">
        <w:r>
          <w:delText xml:space="preserve"> u</w:delText>
        </w:r>
      </w:del>
      <w:ins w:id="16007" w:author="GoldenCorpusHarness" w:date="2026-03-28T22:23:47Z">
        <w:r>
          <w:t>po</w:t>
        </w:r>
      </w:ins>
      <w:r>
        <w:t>n</w:t>
      </w:r>
      <w:del w:id="16008" w:author="GoldenCorpusHarness" w:date="2026-03-28T22:23:47Z">
        <w:r>
          <w:delText>mutat</w:delText>
        </w:r>
      </w:del>
      <w:ins w:id="16009" w:author="GoldenCorpusHarness" w:date="2026-03-28T22:23:47Z">
        <w:r>
          <w:t>s</w:t>
        </w:r>
      </w:ins>
      <w:r>
        <w:t>e</w:t>
      </w:r>
      <w:del w:id="16010" w:author="GoldenCorpusHarness" w:date="2026-03-28T22:23:47Z">
        <w:r>
          <w:delText>d)</w:delText>
        </w:r>
      </w:del>
    </w:p>
    <w:p ns2:paraId="6183BB91" ns2:textId="77777777" w:rsidR="002B1446" w:rsidRDefault="00895D30" w:rsidP="002B1446">
      <w:pPr>
        <w:pStyle w:val="ListBullet"/>
        <w:keepLines w:val="0"/>
        <w:spacing w:after="240"/>
      </w:pPr>
      <w:del w:id="16011" w:author="GoldenCorpusHarness" w:date="2026-03-28T22:23:47Z">
        <w:r>
          <w:delText>PLCγ2</w:delText>
        </w:r>
      </w:del>
      <w:ins w:id="16012" w:author="GoldenCorpusHarness" w:date="2026-03-28T22:23:47Z">
        <w:r>
          <w:t>DOR</w:t>
        </w:r>
      </w:ins>
      <w:r>
        <w:t xml:space="preserve"> </w:t>
      </w:r>
      <w:del w:id="16013" w:author="GoldenCorpusHarness" w:date="2026-03-28T22:23:47Z">
        <w:r>
          <w:delText>(</w:delText>
        </w:r>
      </w:del>
      <w:ins w:id="16014" w:author="GoldenCorpusHarness" w:date="2026-03-28T22:23:47Z">
        <w:r>
          <w:t>will be su</w:t>
        </w:r>
      </w:ins>
      <w:r>
        <w:t>m</w:t>
      </w:r>
      <w:del w:id="16015" w:author="GoldenCorpusHarness" w:date="2026-03-28T22:23:47Z">
        <w:r>
          <w:delText>ut</w:delText>
        </w:r>
      </w:del>
      <w:ins w:id="16016" w:author="GoldenCorpusHarness" w:date="2026-03-28T22:23:47Z">
        <w:r>
          <w:t>m</w:t>
        </w:r>
      </w:ins>
      <w:r>
        <w:t>a</w:t>
      </w:r>
      <w:del w:id="16017" w:author="GoldenCorpusHarness" w:date="2026-03-28T22:23:47Z">
        <w:r>
          <w:delText>t</w:delText>
        </w:r>
      </w:del>
      <w:ins w:id="16018" w:author="GoldenCorpusHarness" w:date="2026-03-28T22:23:47Z">
        <w:r>
          <w:t>riz</w:t>
        </w:r>
      </w:ins>
      <w:r>
        <w:t xml:space="preserve">ed </w:t>
      </w:r>
      <w:ins w:id="16019" w:author="GoldenCorpusHarness" w:date="2026-03-28T22:23:47Z">
        <w:r>
          <w:t>descripti</w:t>
        </w:r>
      </w:ins>
      <w:r>
        <w:t>v</w:t>
      </w:r>
      <w:ins w:id="16020" w:author="GoldenCorpusHarness" w:date="2026-03-28T22:23:47Z">
        <w:r>
          <w:t>ely using Kaplan-Meier median</w:t>
        </w:r>
      </w:ins>
      <w:r>
        <w:t xml:space="preserve">s </w:t>
      </w:r>
      <w:ins w:id="16021" w:author="GoldenCorpusHarness" w:date="2026-03-28T22:23:47Z">
        <w:r>
          <w:t>and q</w:t>
        </w:r>
      </w:ins>
      <w:r>
        <w:t>u</w:t>
      </w:r>
      <w:ins w:id="16022" w:author="GoldenCorpusHarness" w:date="2026-03-28T22:23:47Z">
        <w:r>
          <w:t>artiles. O</w:t>
        </w:r>
      </w:ins>
      <w:r>
        <w:t>n</w:t>
      </w:r>
      <w:del w:id="16023" w:author="GoldenCorpusHarness" w:date="2026-03-28T22:23:47Z">
        <w:r>
          <w:delText>m</w:delText>
        </w:r>
      </w:del>
      <w:ins w:id="16024" w:author="GoldenCorpusHarness" w:date="2026-03-28T22:23:47Z">
        <w:r>
          <w:t>ly the s</w:t>
        </w:r>
      </w:ins>
      <w:r>
        <w:t>u</w:t>
      </w:r>
      <w:ins w:id="16025" w:author="GoldenCorpusHarness" w:date="2026-03-28T22:23:47Z">
        <w:r>
          <w:t>bse</w:t>
        </w:r>
      </w:ins>
      <w:r>
        <w:t>t</w:t>
      </w:r>
      <w:ins w:id="16026" w:author="GoldenCorpusHarness" w:date="2026-03-28T22:23:47Z">
        <w:r>
          <w:t xml:space="preserve"> of p</w:t>
        </w:r>
      </w:ins>
      <w:r>
        <w:t>a</w:t>
      </w:r>
      <w:ins w:id="16027" w:author="GoldenCorpusHarness" w:date="2026-03-28T22:23:47Z">
        <w:r>
          <w:t>r</w:t>
        </w:r>
      </w:ins>
      <w:r>
        <w:t>t</w:t>
      </w:r>
      <w:ins w:id="16028" w:author="GoldenCorpusHarness" w:date="2026-03-28T22:23:47Z">
        <w:r>
          <w:t>icipants who show CR, CRi, nPR, or PR will be includ</w:t>
        </w:r>
      </w:ins>
      <w:r>
        <w:t>ed</w:t>
      </w:r>
      <w:del w:id="16029" w:author="GoldenCorpusHarness" w:date="2026-03-28T22:23:47Z">
        <w:r>
          <w:delText>)</w:delText>
        </w:r>
      </w:del>
      <w:ins w:id="16030" w:author="GoldenCorpusHarness" w:date="2026-03-28T22:23:47Z">
        <w:r>
          <w:t xml:space="preserve"> in this analysis. </w:t>
        </w:r>
      </w:ins>
    </w:p>
    <w:p ns2:paraId="15BF9E6B" ns2:textId="77777777" w:rsidR="002B1446" w:rsidRDefault="00895D30" w:rsidP="002B1446">
      <w:pPr>
        <w:pStyle w:val="ListBullet"/>
        <w:keepLines w:val="0"/>
        <w:spacing w:after="240"/>
      </w:pPr>
      <w:ins w:id="16031" w:author="GoldenCorpusHarness" w:date="2026-03-28T22:23:47Z">
        <w:r>
          <w:t>Censoring rules for DO</w:t>
        </w:r>
      </w:ins>
      <w:r>
        <w:t>R</w:t>
      </w:r>
      <w:ins w:id="16032" w:author="GoldenCorpusHarness" w:date="2026-03-28T22:23:47Z">
        <w:r>
          <w:t xml:space="preserve"> </w:t>
        </w:r>
      </w:ins>
      <w:r>
        <w:t>a</w:t>
      </w:r>
      <w:del w:id="16033" w:author="GoldenCorpusHarness" w:date="2026-03-28T22:23:47Z">
        <w:r>
          <w:delText>i</w:delText>
        </w:r>
      </w:del>
      <w:ins w:id="16034" w:author="GoldenCorpusHarness" w:date="2026-03-28T22:23:47Z">
        <w:r>
          <w:t>re</w:t>
        </w:r>
      </w:ins>
      <w:r>
        <w:t xml:space="preserve"> s</w:t>
      </w:r>
      <w:ins w:id="16035" w:author="GoldenCorpusHarness" w:date="2026-03-28T22:23:47Z">
        <w:r>
          <w:t>ummarized in Table 30. Of no</w:t>
        </w:r>
      </w:ins>
      <w:r>
        <w:t>t</w:t>
      </w:r>
      <w:ins w:id="16036" w:author="GoldenCorpusHarness" w:date="2026-03-28T22:23:47Z">
        <w:r>
          <w:t xml:space="preserve">e, SCT </w:t>
        </w:r>
      </w:ins>
      <w:r>
        <w:t>a</w:t>
      </w:r>
      <w:ins w:id="16037" w:author="GoldenCorpusHarness" w:date="2026-03-28T22:23:47Z">
        <w:r>
          <w:t>nd its conditionin</w:t>
        </w:r>
      </w:ins>
      <w:r>
        <w:t>g</w:t>
      </w:r>
      <w:ins w:id="16038" w:author="GoldenCorpusHarness" w:date="2026-03-28T22:23:47Z">
        <w:r>
          <w:t xml:space="preserve"> regimen(s) ar</w:t>
        </w:r>
      </w:ins>
      <w:r>
        <w:t xml:space="preserve">e </w:t>
      </w:r>
      <w:del w:id="16039" w:author="GoldenCorpusHarness" w:date="2026-03-28T22:23:47Z">
        <w:r>
          <w:delText>(1</w:delText>
        </w:r>
      </w:del>
      <w:ins w:id="16040" w:author="GoldenCorpusHarness" w:date="2026-03-28T22:23:47Z">
        <w:r>
          <w:t>not</w:t>
        </w:r>
      </w:ins>
      <w:r>
        <w:t xml:space="preserve"> </w:t>
      </w:r>
      <w:del w:id="16041" w:author="GoldenCorpusHarness" w:date="2026-03-28T22:23:47Z">
        <w:r>
          <w:delText>t</w:delText>
        </w:r>
      </w:del>
      <w:ins w:id="16042" w:author="GoldenCorpusHarness" w:date="2026-03-28T22:23:47Z">
        <w:r>
          <w:t>c</w:t>
        </w:r>
      </w:ins>
      <w:r>
        <w:t>o</w:t>
      </w:r>
      <w:ins w:id="16043" w:author="GoldenCorpusHarness" w:date="2026-03-28T22:23:47Z">
        <w:r>
          <w:t>nsidered</w:t>
        </w:r>
      </w:ins>
      <w:r>
        <w:t xml:space="preserve"> </w:t>
      </w:r>
      <w:del w:id="16044" w:author="GoldenCorpusHarness" w:date="2026-03-28T22:23:47Z">
        <w:r>
          <w:delText>2</w:delText>
        </w:r>
      </w:del>
      <w:ins w:id="16045" w:author="GoldenCorpusHarness" w:date="2026-03-28T22:23:47Z">
        <w:r>
          <w:t>new</w:t>
        </w:r>
      </w:ins>
      <w:r>
        <w:t xml:space="preserve"> </w:t>
      </w:r>
      <w:del w:id="16046" w:author="GoldenCorpusHarness" w:date="2026-03-28T22:23:47Z">
        <w:r>
          <w:delText>vs 3 to 4) (CLL p</w:delText>
        </w:r>
      </w:del>
      <w:r>
        <w:t>a</w:t>
      </w:r>
      <w:del w:id="16047" w:author="GoldenCorpusHarness" w:date="2026-03-28T22:23:47Z">
        <w:r>
          <w:delText>r</w:delText>
        </w:r>
      </w:del>
      <w:ins w:id="16048" w:author="GoldenCorpusHarness" w:date="2026-03-28T22:23:47Z">
        <w:r>
          <w:t>n</w:t>
        </w:r>
      </w:ins>
      <w:r>
        <w:t>tic</w:t>
      </w:r>
      <w:del w:id="16049" w:author="GoldenCorpusHarness" w:date="2026-03-28T22:23:47Z">
        <w:r>
          <w:delText>ip</w:delText>
        </w:r>
      </w:del>
      <w:r>
        <w:t>an</w:t>
      </w:r>
      <w:ins w:id="16050" w:author="GoldenCorpusHarness" w:date="2026-03-28T22:23:47Z">
        <w:r>
          <w:t xml:space="preserve">cer </w:t>
        </w:r>
      </w:ins>
      <w:r>
        <w:t>t</w:t>
      </w:r>
      <w:ins w:id="16051" w:author="GoldenCorpusHarness" w:date="2026-03-28T22:23:47Z">
        <w:r>
          <w:t>reatment for the purpo</w:t>
        </w:r>
      </w:ins>
      <w:r>
        <w:t>s</w:t>
      </w:r>
      <w:ins w:id="16052" w:author="GoldenCorpusHarness" w:date="2026-03-28T22:23:47Z">
        <w:r>
          <w:t>e</w:t>
        </w:r>
      </w:ins>
      <w:r>
        <w:t xml:space="preserve"> o</w:t>
      </w:r>
      <w:ins w:id="16053" w:author="GoldenCorpusHarness" w:date="2026-03-28T22:23:47Z">
        <w:r>
          <w:t>f ce</w:t>
        </w:r>
      </w:ins>
      <w:r>
        <w:t>n</w:t>
      </w:r>
      <w:del w:id="16054" w:author="GoldenCorpusHarness" w:date="2026-03-28T22:23:47Z">
        <w:r>
          <w:delText>ly)</w:delText>
        </w:r>
      </w:del>
      <w:ins w:id="16055" w:author="GoldenCorpusHarness" w:date="2026-03-28T22:23:47Z">
        <w:r>
          <w:t>soring.</w:t>
        </w:r>
      </w:ins>
    </w:p>
    <w:p ns2:paraId="732D2232" ns2:textId="77777777" w:rsidR="002B1446" w:rsidRPr="00B36E77" w:rsidRDefault="00895D30" w:rsidP="002B1446">
      <w:pPr>
        <w:pStyle w:val="ListBullet"/>
        <w:keepLines w:val="0"/>
        <w:spacing w:after="240"/>
      </w:pPr>
      <w:del w:id="16056" w:author="GoldenCorpusHarness" w:date="2026-03-28T22:23:47Z">
        <w:r>
          <w:delText>B</w:delText>
        </w:r>
      </w:del>
      <w:ins w:id="16057" w:author="GoldenCorpusHarness" w:date="2026-03-28T22:23:47Z">
        <w:r>
          <w:t>Table 30Censor</w:t>
        </w:r>
      </w:ins>
      <w:r>
        <w:t>in</w:t>
      </w:r>
      <w:ins w:id="16058" w:author="GoldenCorpusHarness" w:date="2026-03-28T22:23:47Z">
        <w:r>
          <w:t>g Rul</w:t>
        </w:r>
      </w:ins>
      <w:r>
        <w:t>e</w:t>
      </w:r>
      <w:del w:id="16059" w:author="GoldenCorpusHarness" w:date="2026-03-28T22:23:47Z">
        <w:r>
          <w:delText>t stage (A v</w:delText>
        </w:r>
      </w:del>
      <w:r>
        <w:t xml:space="preserve">s </w:t>
      </w:r>
      <w:del w:id="16060" w:author="GoldenCorpusHarness" w:date="2026-03-28T22:23:47Z">
        <w:r>
          <w:delText>B</w:delText>
        </w:r>
      </w:del>
      <w:ins w:id="16061" w:author="GoldenCorpusHarness" w:date="2026-03-28T22:23:47Z">
        <w:r>
          <w:t>for</w:t>
        </w:r>
      </w:ins>
      <w:r>
        <w:t xml:space="preserve"> </w:t>
      </w:r>
      <w:del w:id="16062" w:author="GoldenCorpusHarness" w:date="2026-03-28T22:23:47Z">
        <w:r>
          <w:delText>vs C) (CLL participants only)</w:delText>
        </w:r>
      </w:del>
      <w:ins w:id="16063" w:author="GoldenCorpusHarness" w:date="2026-03-28T22:23:47Z">
        <w:r>
          <w:t>DOR</w:t>
        </w:r>
      </w:ins>
    </w:p>
    <w:p ns2:paraId="2585C244" ns2:textId="77777777" w:rsidR="002B1446" w:rsidRPr="00A56833" w:rsidRDefault="00895D30" w:rsidP="002B1446">
      <w:pPr>
        <w:pStyle w:val="ListBullet"/>
        <w:keepLines w:val="0"/>
        <w:spacing w:after="240"/>
      </w:pPr>
      <w:r>
        <w:t>Bulky disease (yes vs no)</w:t>
      </w:r>
    </w:p>
    <w:p ns2:paraId="177A65F9" ns2:textId="77777777" w:rsidR="002B1446" w:rsidRDefault="00895D30" w:rsidP="002B1446">
      <w:pPr>
        <w:pStyle w:val="ListBullet"/>
        <w:keepLines w:val="0"/>
        <w:spacing w:after="240"/>
      </w:pPr>
      <w:del w:id="16064" w:author="GoldenCorpusHarness" w:date="2026-03-28T22:23:47Z">
        <w:r>
          <w:delText xml:space="preserve">Prior use of BTKi (yes vs no) </w:delText>
        </w:r>
      </w:del>
    </w:p>
    <w:p ns2:paraId="4DA6CEEF" ns2:textId="77777777" w:rsidR="002B1446" w:rsidRDefault="00895D30" w:rsidP="002B1446">
      <w:pPr>
        <w:pStyle w:val="ListBullet"/>
        <w:keepLines w:val="0"/>
        <w:spacing w:after="240"/>
      </w:pPr>
      <w:del w:id="16065" w:author="GoldenCorpusHarness" w:date="2026-03-28T22:23:47Z">
        <w:r>
          <w:delText>CLL-IPI (</w:delText>
        </w:r>
      </w:del>
      <w:ins w:id="16066" w:author="GoldenCorpusHarness" w:date="2026-03-28T22:23:47Z">
        <w:r>
          <w:t>Ana</w:t>
        </w:r>
      </w:ins>
      <w:r>
        <w:t>l</w:t>
      </w:r>
      <w:del w:id="16067" w:author="GoldenCorpusHarness" w:date="2026-03-28T22:23:47Z">
        <w:r>
          <w:delText>ow r</w:delText>
        </w:r>
      </w:del>
      <w:ins w:id="16068" w:author="GoldenCorpusHarness" w:date="2026-03-28T22:23:47Z">
        <w:r>
          <w:t>ys</w:t>
        </w:r>
      </w:ins>
      <w:r>
        <w:t>is</w:t>
      </w:r>
      <w:del w:id="16069" w:author="GoldenCorpusHarness" w:date="2026-03-28T22:23:47Z">
        <w:r>
          <w:delText>k</w:delText>
        </w:r>
      </w:del>
      <w:r>
        <w:t xml:space="preserve"> </w:t>
      </w:r>
      <w:del w:id="16070" w:author="GoldenCorpusHarness" w:date="2026-03-28T22:23:47Z">
        <w:r>
          <w:delText>vs</w:delText>
        </w:r>
      </w:del>
      <w:ins w:id="16071" w:author="GoldenCorpusHarness" w:date="2026-03-28T22:23:47Z">
        <w:r>
          <w:t>Strategy</w:t>
        </w:r>
      </w:ins>
      <w:r>
        <w:t xml:space="preserve"> </w:t>
      </w:r>
      <w:ins w:id="16072" w:author="GoldenCorpusHarness" w:date="2026-03-28T22:23:47Z">
        <w:r>
          <w:t>for Key Efficacy Endpo</w:t>
        </w:r>
      </w:ins>
      <w:r>
        <w:t>int</w:t>
      </w:r>
      <w:del w:id="16073" w:author="GoldenCorpusHarness" w:date="2026-03-28T22:23:47Z">
        <w:r>
          <w:delText>ermediate ri</w:delText>
        </w:r>
      </w:del>
      <w:r>
        <w:t>s</w:t>
      </w:r>
      <w:del w:id="16074" w:author="GoldenCorpusHarness" w:date="2026-03-28T22:23:47Z">
        <w:r>
          <w:delText>k vs high risk vs very high risk) (CLL participants only)</w:delText>
        </w:r>
      </w:del>
    </w:p>
    <w:p ns2:paraId="135D799F" ns2:textId="77777777" w:rsidR="002B1446" w:rsidRDefault="00895D30" w:rsidP="0014224B">
      <w:pPr>
        <w:pStyle w:val="ListBullet"/>
        <w:keepLines w:val="0"/>
        <w:ind w:left="357" w:hanging="357"/>
      </w:pPr>
      <w:del w:id="16075" w:author="GoldenCorpusHarness" w:date="2026-03-28T22:23:47Z">
        <w:r>
          <w:delText>Co</w:delText>
        </w:r>
      </w:del>
      <w:ins w:id="16076" w:author="GoldenCorpusHarness" w:date="2026-03-28T22:23:47Z">
        <w:r>
          <w:t>The pri</w:t>
        </w:r>
      </w:ins>
      <w:r>
        <w:t>m</w:t>
      </w:r>
      <w:del w:id="16077" w:author="GoldenCorpusHarness" w:date="2026-03-28T22:23:47Z">
        <w:r>
          <w:delText>plex k</w:delText>
        </w:r>
      </w:del>
      <w:r>
        <w:t>ary</w:t>
      </w:r>
      <w:ins w:id="16078" w:author="GoldenCorpusHarness" w:date="2026-03-28T22:23:47Z">
        <w:r>
          <w:t xml:space="preserve"> analysis appr</w:t>
        </w:r>
      </w:ins>
      <w:r>
        <w:t>o</w:t>
      </w:r>
      <w:ins w:id="16079" w:author="GoldenCorpusHarness" w:date="2026-03-28T22:23:47Z">
        <w:r>
          <w:t>ach for the primary and key secondary efficacy endpoints are summarized in Table 31. Sensitivi</w:t>
        </w:r>
      </w:ins>
      <w:r>
        <w:t>ty</w:t>
      </w:r>
      <w:del w:id="16080" w:author="GoldenCorpusHarness" w:date="2026-03-28T22:23:47Z">
        <w:r>
          <w:delText>p</w:delText>
        </w:r>
      </w:del>
      <w:ins w:id="16081" w:author="GoldenCorpusHarness" w:date="2026-03-28T22:23:47Z">
        <w:r>
          <w:t xml:space="preserve"> analysis methods ar</w:t>
        </w:r>
      </w:ins>
      <w:r>
        <w:t xml:space="preserve">e </w:t>
      </w:r>
      <w:del w:id="16082" w:author="GoldenCorpusHarness" w:date="2026-03-28T22:23:47Z">
        <w:r>
          <w:delText>(y</w:delText>
        </w:r>
      </w:del>
      <w:ins w:id="16083" w:author="GoldenCorpusHarness" w:date="2026-03-28T22:23:47Z">
        <w:r>
          <w:t>d</w:t>
        </w:r>
      </w:ins>
      <w:r>
        <w:t>es</w:t>
      </w:r>
      <w:ins w:id="16084" w:author="GoldenCorpusHarness" w:date="2026-03-28T22:23:47Z">
        <w:r>
          <w:t>cribed</w:t>
        </w:r>
      </w:ins>
      <w:r>
        <w:t xml:space="preserve"> </w:t>
      </w:r>
      <w:ins w:id="16085" w:author="GoldenCorpusHarness" w:date="2026-03-28T22:23:47Z">
        <w:r>
          <w:t>abo</w:t>
        </w:r>
      </w:ins>
      <w:r>
        <w:t>v</w:t>
      </w:r>
      <w:ins w:id="16086" w:author="GoldenCorpusHarness" w:date="2026-03-28T22:23:47Z">
        <w:r>
          <w:t>e for each endpoint a</w:t>
        </w:r>
      </w:ins>
      <w:r>
        <w:t xml:space="preserve">s </w:t>
      </w:r>
      <w:del w:id="16087" w:author="GoldenCorpusHarness" w:date="2026-03-28T22:23:47Z">
        <w:r>
          <w:delText>no)</w:delText>
        </w:r>
      </w:del>
      <w:ins w:id="16088" w:author="GoldenCorpusHarness" w:date="2026-03-28T22:23:47Z">
        <w:r>
          <w:t>applicable.</w:t>
        </w:r>
      </w:ins>
    </w:p>
    <w:p ns2:paraId="040F9797" ns2:textId="77777777" w:rsidR="0014224B" w:rsidRDefault="0014224B" w:rsidP="0014224B">
      <w:pPr>
        <w:pStyle w:val="ListEnd"/>
      </w:pPr>
      <w:ins w:id="16089" w:author="GoldenCorpusHarness" w:date="2026-03-28T22:23:47Z">
        <w:r>
          <w:t>Table 31Analysis Strategy for Key Efficacy Variables</w:t>
        </w:r>
      </w:ins>
    </w:p>
    <w:p ns2:paraId="653732A0" ns2:textId="77777777" w:rsidR="002B1446" w:rsidRDefault="00895D30" w:rsidP="0014224B">
      <w:pPr>
        <w:pStyle w:val="paragraph0"/>
        <w:spacing w:before="0" w:beforeAutospacing="0"/>
      </w:pPr>
      <w:r w:rsidRPr="00B61BD9">
        <w:t xml:space="preserve">The consistency of the treatment effect will be assessed using descriptive statistics for each category of the subgroup variables listed above. If the number of participants in a category of a subgroup variable is </w:t>
      </w:r>
      <w:r>
        <w:t>&lt;5% of the ITT population</w:t>
      </w:r>
      <w:r w:rsidRPr="00B61BD9">
        <w:t>, the subgroup analysis will not be performed for this category of the subgroup variable, and this subgroup variable category will not be displayed in the forest plot. The subgroup analyses for PFS and OS will be conducted using an unstratified Cox model</w:t>
      </w:r>
      <w:bookmarkStart w:id="315" w:name="_Hlk88563947"/>
      <w:r w:rsidRPr="00B61BD9">
        <w:t xml:space="preserve">, and the subgroup analyses for </w:t>
      </w:r>
      <w:r>
        <w:t xml:space="preserve">undetectable MRD </w:t>
      </w:r>
      <w:r w:rsidRPr="00B61BD9">
        <w:t xml:space="preserve">and OR will be conducted using the unstratified </w:t>
      </w:r>
      <w:bookmarkEnd w:id="315"/>
      <w:r w:rsidRPr="00B61BD9">
        <w:t>M&amp;N method</w:t>
      </w:r>
      <w:r w:rsidRPr="00215AF0">
        <w:t>.</w:t>
      </w:r>
    </w:p>
    <w:p ns2:paraId="119E1BDD" ns2:textId="77777777" w:rsidR="002B1446" w:rsidRDefault="00895D30" w:rsidP="002B1446">
      <w:pPr>
        <w:pStyle w:val="Heading2"/>
      </w:pPr>
      <w:del w:id="16090" w:author="GoldenCorpusHarness" w:date="2026-03-28T22:23:47Z">
        <w:r>
          <w:delText>Compliance (Medication Adherence)</w:delText>
        </w:r>
      </w:del>
    </w:p>
    <w:p ns2:paraId="799FAACC" ns2:textId="77777777" w:rsidR="002B1446" w:rsidRDefault="00895D30" w:rsidP="00522D25">
      <w:pPr>
        <w:pStyle w:val="paragraph0"/>
      </w:pPr>
      <w:del w:id="16091" w:author="GoldenCorpusHarness" w:date="2026-03-28T22:23:47Z">
        <w:r>
          <w:delText>Drug accountability data for study treatment will be collected during t</w:delText>
        </w:r>
      </w:del>
      <w:ins w:id="16092" w:author="GoldenCorpusHarness" w:date="2026-03-28T22:23:47Z">
        <w:r>
          <w:t>T</w:t>
        </w:r>
      </w:ins>
      <w:r>
        <w:t>he st</w:t>
      </w:r>
      <w:ins w:id="16093" w:author="GoldenCorpusHarness" w:date="2026-03-28T22:23:47Z">
        <w:r>
          <w:t>rategy to address m</w:t>
        </w:r>
      </w:ins>
      <w:r>
        <w:t>u</w:t>
      </w:r>
      <w:ins w:id="16094" w:author="GoldenCorpusHarness" w:date="2026-03-28T22:23:47Z">
        <w:r>
          <w:t>ltiplicity issues with regar</w:t>
        </w:r>
      </w:ins>
      <w:r>
        <w:t>d</w:t>
      </w:r>
      <w:del w:id="16095" w:author="GoldenCorpusHarness" w:date="2026-03-28T22:23:47Z">
        <w:r>
          <w:delText>y.</w:delText>
        </w:r>
      </w:del>
      <w:r>
        <w:t xml:space="preserve"> </w:t>
      </w:r>
      <w:ins w:id="16096" w:author="GoldenCorpusHarness" w:date="2026-03-28T22:23:47Z">
        <w:r>
          <w:t>to multiple endpoints and I</w:t>
        </w:r>
      </w:ins>
      <w:r>
        <w:t>A</w:t>
      </w:r>
      <w:del w:id="16097" w:author="GoldenCorpusHarness" w:date="2026-03-28T22:23:47Z">
        <w:r>
          <w:delText>ny</w:delText>
        </w:r>
      </w:del>
      <w:ins w:id="16098" w:author="GoldenCorpusHarness" w:date="2026-03-28T22:23:47Z">
        <w:r>
          <w:t>s is</w:t>
        </w:r>
      </w:ins>
      <w:r>
        <w:t xml:space="preserve"> de</w:t>
      </w:r>
      <w:del w:id="16099" w:author="GoldenCorpusHarness" w:date="2026-03-28T22:23:47Z">
        <w:r>
          <w:delText>v</w:delText>
        </w:r>
      </w:del>
      <w:ins w:id="16100" w:author="GoldenCorpusHarness" w:date="2026-03-28T22:23:47Z">
        <w:r>
          <w:t>scr</w:t>
        </w:r>
      </w:ins>
      <w:r>
        <w:t>i</w:t>
      </w:r>
      <w:del w:id="16101" w:author="GoldenCorpusHarness" w:date="2026-03-28T22:23:47Z">
        <w:r>
          <w:delText>a</w:delText>
        </w:r>
      </w:del>
      <w:ins w:id="16102" w:author="GoldenCorpusHarness" w:date="2026-03-28T22:23:47Z">
        <w:r>
          <w:t>bed in Sec</w:t>
        </w:r>
      </w:ins>
      <w:r>
        <w:t xml:space="preserve">tion </w:t>
      </w:r>
      <w:del w:id="16103" w:author="GoldenCorpusHarness" w:date="2026-03-28T22:23:47Z">
        <w:r>
          <w:delText>f</w:delText>
        </w:r>
      </w:del>
      <w:ins w:id="16104" w:author="GoldenCorpusHarness" w:date="2026-03-28T22:23:47Z">
        <w:r>
          <w:t>9.7 (Inte</w:t>
        </w:r>
      </w:ins>
      <w:r>
        <w:t>r</w:t>
      </w:r>
      <w:del w:id="16105" w:author="GoldenCorpusHarness" w:date="2026-03-28T22:23:47Z">
        <w:r>
          <w:delText>o</w:delText>
        </w:r>
      </w:del>
      <w:ins w:id="16106" w:author="GoldenCorpusHarness" w:date="2026-03-28T22:23:47Z">
        <w:r>
          <w:t>i</w:t>
        </w:r>
      </w:ins>
      <w:r>
        <w:t xml:space="preserve">m </w:t>
      </w:r>
      <w:del w:id="16107" w:author="GoldenCorpusHarness" w:date="2026-03-28T22:23:47Z">
        <w:r>
          <w:delText>protoco</w:delText>
        </w:r>
      </w:del>
      <w:ins w:id="16108" w:author="GoldenCorpusHarness" w:date="2026-03-28T22:23:47Z">
        <w:r>
          <w:t>Ana</w:t>
        </w:r>
      </w:ins>
      <w:r>
        <w:t>l</w:t>
      </w:r>
      <w:del w:id="16109" w:author="GoldenCorpusHarness" w:date="2026-03-28T22:23:47Z">
        <w:r>
          <w:delText>-</w:delText>
        </w:r>
      </w:del>
      <w:ins w:id="16110" w:author="GoldenCorpusHarness" w:date="2026-03-28T22:23:47Z">
        <w:r>
          <w:t>yses) an</w:t>
        </w:r>
      </w:ins>
      <w:r>
        <w:t>d</w:t>
      </w:r>
      <w:del w:id="16111" w:author="GoldenCorpusHarness" w:date="2026-03-28T22:23:47Z">
        <w:r>
          <w:delText>ir</w:delText>
        </w:r>
      </w:del>
      <w:ins w:id="16112" w:author="GoldenCorpusHarness" w:date="2026-03-28T22:23:47Z">
        <w:r>
          <w:t xml:space="preserve"> S</w:t>
        </w:r>
      </w:ins>
      <w:r>
        <w:t>ec</w:t>
      </w:r>
      <w:del w:id="16113" w:author="GoldenCorpusHarness" w:date="2026-03-28T22:23:47Z">
        <w:r>
          <w:delText>ted administra</w:delText>
        </w:r>
      </w:del>
      <w:r>
        <w:t xml:space="preserve">tion </w:t>
      </w:r>
      <w:del w:id="16114" w:author="GoldenCorpusHarness" w:date="2026-03-28T22:23:47Z">
        <w:r>
          <w:delText>w</w:delText>
        </w:r>
      </w:del>
      <w:ins w:id="16115" w:author="GoldenCorpusHarness" w:date="2026-03-28T22:23:47Z">
        <w:r>
          <w:t>9.8 (Mult</w:t>
        </w:r>
      </w:ins>
      <w:r>
        <w:t>i</w:t>
      </w:r>
      <w:ins w:id="16116" w:author="GoldenCorpusHarness" w:date="2026-03-28T22:23:47Z">
        <w:r>
          <w:t>p</w:t>
        </w:r>
      </w:ins>
      <w:r>
        <w:t>l</w:t>
      </w:r>
      <w:del w:id="16117" w:author="GoldenCorpusHarness" w:date="2026-03-28T22:23:47Z">
        <w:r>
          <w:delText>l be repor</w:delText>
        </w:r>
      </w:del>
      <w:ins w:id="16118" w:author="GoldenCorpusHarness" w:date="2026-03-28T22:23:47Z">
        <w:r>
          <w:t>ici</w:t>
        </w:r>
      </w:ins>
      <w:r>
        <w:t>t</w:t>
      </w:r>
      <w:del w:id="16119" w:author="GoldenCorpusHarness" w:date="2026-03-28T22:23:47Z">
        <w:r>
          <w:delText>ed</w:delText>
        </w:r>
      </w:del>
      <w:ins w:id="16120" w:author="GoldenCorpusHarness" w:date="2026-03-28T22:23:47Z">
        <w:r>
          <w:t>y)</w:t>
        </w:r>
      </w:ins>
      <w:r>
        <w:t>.</w:t>
      </w:r>
    </w:p>
    <w:p ns2:paraId="7D68592E" ns2:textId="77777777" w:rsidR="002B1446" w:rsidRDefault="00895D30" w:rsidP="002B1446">
      <w:pPr>
        <w:pStyle w:val="Heading2"/>
      </w:pPr>
      <w:del w:id="16121" w:author="GoldenCorpusHarness" w:date="2026-03-28T22:23:47Z">
        <w:r>
          <w:delText>Ex</w:delText>
        </w:r>
      </w:del>
      <w:ins w:id="16122" w:author="GoldenCorpusHarness" w:date="2026-03-28T22:23:47Z">
        <w:r>
          <w:t>Addi</w:t>
        </w:r>
      </w:ins>
      <w:r>
        <w:t>t</w:t>
      </w:r>
      <w:ins w:id="16123" w:author="GoldenCorpusHarness" w:date="2026-03-28T22:23:47Z">
        <w:r>
          <w:t>ional supportive efficacy analyses for PFS and OR will be conducted based on investigator assessm</w:t>
        </w:r>
      </w:ins>
      <w:r>
        <w:t>ent</w:t>
      </w:r>
      <w:ins w:id="16124" w:author="GoldenCorpusHarness" w:date="2026-03-28T22:23:47Z">
        <w:r>
          <w:t>s;</w:t>
        </w:r>
      </w:ins>
      <w:r>
        <w:t xml:space="preserve"> </w:t>
      </w:r>
      <w:ins w:id="16125" w:author="GoldenCorpusHarness" w:date="2026-03-28T22:23:47Z">
        <w:r>
          <w:t>details will be pr</w:t>
        </w:r>
      </w:ins>
      <w:r>
        <w:t>o</w:t>
      </w:r>
      <w:del w:id="16126" w:author="GoldenCorpusHarness" w:date="2026-03-28T22:23:47Z">
        <w:r>
          <w:delText>f</w:delText>
        </w:r>
      </w:del>
      <w:ins w:id="16127" w:author="GoldenCorpusHarness" w:date="2026-03-28T22:23:47Z">
        <w:r>
          <w:t>vided</w:t>
        </w:r>
      </w:ins>
      <w:r>
        <w:t xml:space="preserve"> </w:t>
      </w:r>
      <w:del w:id="16128" w:author="GoldenCorpusHarness" w:date="2026-03-28T22:23:47Z">
        <w:r>
          <w:delText>Expo</w:delText>
        </w:r>
      </w:del>
      <w:ins w:id="16129" w:author="GoldenCorpusHarness" w:date="2026-03-28T22:23:47Z">
        <w:r>
          <w:t xml:space="preserve">in the </w:t>
        </w:r>
      </w:ins>
      <w:r>
        <w:t>s</w:t>
      </w:r>
      <w:del w:id="16130" w:author="GoldenCorpusHarness" w:date="2026-03-28T22:23:47Z">
        <w:r>
          <w:delText>ure</w:delText>
        </w:r>
      </w:del>
      <w:ins w:id="16131" w:author="GoldenCorpusHarness" w:date="2026-03-28T22:23:47Z">
        <w:r>
          <w:t>SAP.</w:t>
        </w:r>
      </w:ins>
    </w:p>
    <w:p ns2:paraId="27322A54" ns2:textId="77777777" w:rsidR="00321D84" w:rsidRDefault="00895D30" w:rsidP="00522D25">
      <w:pPr>
        <w:pStyle w:val="paragraph0"/>
      </w:pPr>
      <w:del w:id="16132" w:author="GoldenCorpusHarness" w:date="2026-03-28T22:23:47Z">
        <w:r>
          <w:delText xml:space="preserve">The extent of exposure for a participant is defined as the number of days in which the participant receives study treatment. </w:delText>
        </w:r>
      </w:del>
      <w:r>
        <w:t>S</w:t>
      </w:r>
      <w:del w:id="16133" w:author="GoldenCorpusHarness" w:date="2026-03-28T22:23:47Z">
        <w:r>
          <w:delText>ummary s</w:delText>
        </w:r>
      </w:del>
      <w:r>
        <w:t>tatistic</w:t>
      </w:r>
      <w:del w:id="16134" w:author="GoldenCorpusHarness" w:date="2026-03-28T22:23:47Z">
        <w:r>
          <w:delText>s wil</w:delText>
        </w:r>
      </w:del>
      <w:ins w:id="16135" w:author="GoldenCorpusHarness" w:date="2026-03-28T22:23:47Z">
        <w:r>
          <w:t>a</w:t>
        </w:r>
      </w:ins>
      <w:r>
        <w:t xml:space="preserve">l </w:t>
      </w:r>
      <w:del w:id="16136" w:author="GoldenCorpusHarness" w:date="2026-03-28T22:23:47Z">
        <w:r>
          <w:delText>b</w:delText>
        </w:r>
      </w:del>
      <w:ins w:id="16137" w:author="GoldenCorpusHarness" w:date="2026-03-28T22:23:47Z">
        <w:r>
          <w:t>M</w:t>
        </w:r>
      </w:ins>
      <w:r>
        <w:t>e</w:t>
      </w:r>
      <w:del w:id="16138" w:author="GoldenCorpusHarness" w:date="2026-03-28T22:23:47Z">
        <w:r>
          <w:delText xml:space="preserve"> provided on </w:delText>
        </w:r>
      </w:del>
      <w:r>
        <w:t>th</w:t>
      </w:r>
      <w:del w:id="16139" w:author="GoldenCorpusHarness" w:date="2026-03-28T22:23:47Z">
        <w:r>
          <w:delText xml:space="preserve">e extent </w:delText>
        </w:r>
      </w:del>
      <w:r>
        <w:t>o</w:t>
      </w:r>
      <w:del w:id="16140" w:author="GoldenCorpusHarness" w:date="2026-03-28T22:23:47Z">
        <w:r>
          <w:delText>f expo</w:delText>
        </w:r>
      </w:del>
      <w:ins w:id="16141" w:author="GoldenCorpusHarness" w:date="2026-03-28T22:23:47Z">
        <w:r>
          <w:t>d</w:t>
        </w:r>
      </w:ins>
      <w:r>
        <w:t>s</w:t>
      </w:r>
      <w:del w:id="16142" w:author="GoldenCorpusHarness" w:date="2026-03-28T22:23:47Z">
        <w:r>
          <w:delText>ure</w:delText>
        </w:r>
      </w:del>
      <w:r>
        <w:t xml:space="preserve"> for </w:t>
      </w:r>
      <w:ins w:id="16143" w:author="GoldenCorpusHarness" w:date="2026-03-28T22:23:47Z">
        <w:r>
          <w:t>Safe</w:t>
        </w:r>
      </w:ins>
      <w:r>
        <w:t>t</w:t>
      </w:r>
      <w:del w:id="16144" w:author="GoldenCorpusHarness" w:date="2026-03-28T22:23:47Z">
        <w:r>
          <w:delText>he</w:delText>
        </w:r>
      </w:del>
      <w:ins w:id="16145" w:author="GoldenCorpusHarness" w:date="2026-03-28T22:23:47Z">
        <w:r>
          <w:t>y</w:t>
        </w:r>
      </w:ins>
      <w:r>
        <w:t xml:space="preserve"> A</w:t>
      </w:r>
      <w:del w:id="16146" w:author="GoldenCorpusHarness" w:date="2026-03-28T22:23:47Z">
        <w:r>
          <w:delText>P</w:delText>
        </w:r>
      </w:del>
      <w:ins w:id="16147" w:author="GoldenCorpusHarness" w:date="2026-03-28T22:23:47Z">
        <w:r>
          <w:t>n</w:t>
        </w:r>
      </w:ins>
      <w:r>
        <w:t>a</w:t>
      </w:r>
      <w:del w:id="16148" w:author="GoldenCorpusHarness" w:date="2026-03-28T22:23:47Z">
        <w:r>
          <w:delText>T popu</w:delText>
        </w:r>
      </w:del>
      <w:r>
        <w:t>l</w:t>
      </w:r>
      <w:del w:id="16149" w:author="GoldenCorpusHarness" w:date="2026-03-28T22:23:47Z">
        <w:r>
          <w:delText>ation.</w:delText>
        </w:r>
      </w:del>
      <w:ins w:id="16150" w:author="GoldenCorpusHarness" w:date="2026-03-28T22:23:47Z">
        <w:r>
          <w:t>yses</w:t>
        </w:r>
      </w:ins>
    </w:p>
    <w:p ns2:paraId="4A8EB2A7" ns2:textId="77777777" w:rsidR="00EE328F" w:rsidRPr="00EE328F" w:rsidRDefault="00895D30" w:rsidP="009C46EC">
      <w:pPr>
        <w:pStyle w:val="Heading1"/>
        <w:pageBreakBefore/>
        <w:ind w:left="475" w:hanging="475"/>
      </w:pPr>
      <w:r>
        <w:t>S</w:t>
      </w:r>
      <w:del w:id="16151" w:author="GoldenCorpusHarness" w:date="2026-03-28T22:23:47Z">
        <w:r>
          <w:delText>UPPORTING</w:delText>
        </w:r>
      </w:del>
      <w:ins w:id="16152" w:author="GoldenCorpusHarness" w:date="2026-03-28T22:23:47Z">
        <w:r>
          <w:t>afety</w:t>
        </w:r>
      </w:ins>
      <w:r>
        <w:t xml:space="preserve"> </w:t>
      </w:r>
      <w:del w:id="16153" w:author="GoldenCorpusHarness" w:date="2026-03-28T22:23:47Z">
        <w:r>
          <w:delText>DOCUMENTATION</w:delText>
        </w:r>
      </w:del>
      <w:ins w:id="16154" w:author="GoldenCorpusHarness" w:date="2026-03-28T22:23:47Z">
        <w:r>
          <w:t>and tolerability will be assessed by clinical review of</w:t>
        </w:r>
      </w:ins>
      <w:r>
        <w:t xml:space="preserve"> A</w:t>
      </w:r>
      <w:del w:id="16155" w:author="GoldenCorpusHarness" w:date="2026-03-28T22:23:47Z">
        <w:r>
          <w:delText>ND</w:delText>
        </w:r>
      </w:del>
      <w:ins w:id="16156" w:author="GoldenCorpusHarness" w:date="2026-03-28T22:23:47Z">
        <w:r>
          <w:t>Es</w:t>
        </w:r>
      </w:ins>
      <w:r>
        <w:t xml:space="preserve"> </w:t>
      </w:r>
      <w:del w:id="16157" w:author="GoldenCorpusHarness" w:date="2026-03-28T22:23:47Z">
        <w:r>
          <w:delText>OP</w:delText>
        </w:r>
      </w:del>
      <w:ins w:id="16158" w:author="GoldenCorpusHarness" w:date="2026-03-28T22:23:47Z">
        <w:r>
          <w:t xml:space="preserve">and other relevant parameters, including laboratory tests, </w:t>
        </w:r>
      </w:ins>
      <w:r>
        <w:t>E</w:t>
      </w:r>
      <w:del w:id="16159" w:author="GoldenCorpusHarness" w:date="2026-03-28T22:23:47Z">
        <w:r>
          <w:delText>RATIONAL</w:delText>
        </w:r>
      </w:del>
      <w:ins w:id="16160" w:author="GoldenCorpusHarness" w:date="2026-03-28T22:23:47Z">
        <w:r>
          <w:t>CG,</w:t>
        </w:r>
      </w:ins>
      <w:r>
        <w:t xml:space="preserve"> </w:t>
      </w:r>
      <w:del w:id="16161" w:author="GoldenCorpusHarness" w:date="2026-03-28T22:23:47Z">
        <w:r>
          <w:delText>CONSIDERATIONS</w:delText>
        </w:r>
      </w:del>
      <w:ins w:id="16162" w:author="GoldenCorpusHarness" w:date="2026-03-28T22:23:47Z">
        <w:r>
          <w:t>and vital signs measurements.</w:t>
        </w:r>
      </w:ins>
    </w:p>
    <w:p ns2:paraId="5F689E36" ns2:textId="4C59EB1C" w:rsidR="00EE328F" w:rsidRPr="00EE328F" w:rsidRDefault="00895D30" w:rsidP="00377A4B">
      <w:pPr>
        <w:pStyle w:val="Heading2"/>
      </w:pPr>
      <w:del w:id="16163" w:author="GoldenCorpusHarness" w:date="2026-03-28T22:23:47Z">
        <w:r>
          <w:delText xml:space="preserve">Appendix </w:delText>
        </w:r>
      </w:del>
      <w:ins w:id="16164" w:author="GoldenCorpusHarness" w:date="2026-03-28T22:23:47Z">
        <w:r>
          <w:t xml:space="preserve">The overall safety evaluation will include a summary by treatment group of the number and percentage of participants with at least </w:t>
        </w:r>
      </w:ins>
      <w:r>
        <w:t>1</w:t>
      </w:r>
      <w:del w:id="16165" w:author="GoldenCorpusHarness" w:date="2026-03-28T22:23:47Z">
        <w:r>
          <w:delText>: Regulatory, E</w:delText>
        </w:r>
      </w:del>
      <w:ins w:id="16166" w:author="GoldenCorpusHarness" w:date="2026-03-28T22:23:47Z">
        <w:r>
          <w:t xml:space="preserve"> AE, drug-related AE, serious AE, serious drug-related AE, Grade 3 to 5 AE, a discontinuation from study intervention due to an AE, AE resulting in dea</w:t>
        </w:r>
      </w:ins>
      <w:r>
        <w:t>th</w:t>
      </w:r>
      <w:del w:id="16167" w:author="GoldenCorpusHarness" w:date="2026-03-28T22:23:47Z">
        <w:r>
          <w:delText>ical, and Study</w:delText>
        </w:r>
      </w:del>
      <w:ins w:id="16168" w:author="GoldenCorpusHarness" w:date="2026-03-28T22:23:47Z">
        <w:r>
          <w:t>, and AE resulting in dose modification.</w:t>
        </w:r>
      </w:ins>
      <w:r>
        <w:t xml:space="preserve"> O</w:t>
      </w:r>
      <w:ins w:id="16169" w:author="GoldenCorpusHarness" w:date="2026-03-28T22:23:47Z">
        <w:r>
          <w:t>nly point estimates by treatment group are pro</w:t>
        </w:r>
      </w:ins>
      <w:r>
        <w:t>v</w:t>
      </w:r>
      <w:del w:id="16170" w:author="GoldenCorpusHarness" w:date="2026-03-28T22:23:47Z">
        <w:r>
          <w:delText>ersight Considerations</w:delText>
        </w:r>
      </w:del>
      <w:ins w:id="16171" w:author="GoldenCorpusHarness" w:date="2026-03-28T22:23:47Z">
        <w:r>
          <w:t>ided.</w:t>
        </w:r>
      </w:ins>
    </w:p>
    <w:p ns2:paraId="4B8A6CE3" ns2:textId="77777777" w:rsidR="00EE328F" w:rsidRPr="00EE328F" w:rsidRDefault="00895D30" w:rsidP="009C46EC">
      <w:pPr>
        <w:pStyle w:val="Heading3"/>
      </w:pPr>
      <w:ins w:id="16172" w:author="GoldenCorpusHarness" w:date="2026-03-28T22:23:47Z">
        <w:r>
          <w:t xml:space="preserve">Point estimate and 95% </w:t>
        </w:r>
      </w:ins>
      <w:r>
        <w:t>C</w:t>
      </w:r>
      <w:del w:id="16173" w:author="GoldenCorpusHarness" w:date="2026-03-28T22:23:47Z">
        <w:r>
          <w:delText>ode of</w:delText>
        </w:r>
      </w:del>
      <w:ins w:id="16174" w:author="GoldenCorpusHarness" w:date="2026-03-28T22:23:47Z">
        <w:r>
          <w:t>Is for the difference between treatment groups in the percentage of participants with specific AEs will be provided if at least 10% of participants in any treatment group exhibit the event. The threshold of at least 10% of participants was chosen because the population enrolled in this study is in critical condition and usually experiences various AEs of similar types regardless of treatment; events reported less frequently than 10% of participants would obscure the assessment of the overall safety profile and add little to the interpretation of potentially meaningful treatment differences. In addition, difference in the percentage of participants with specific Grade 3 to 5 AEs (≥5% of participants in 1 of the treatment groups) and SAEs (≥5% of participants in 1 of the treatment groups) will also be summarized by point estimate and 95%</w:t>
        </w:r>
      </w:ins>
      <w:r>
        <w:t xml:space="preserve"> C</w:t>
      </w:r>
      <w:del w:id="16175" w:author="GoldenCorpusHarness" w:date="2026-03-28T22:23:47Z">
        <w:r>
          <w:delText>onduct for Clinical Trials</w:delText>
        </w:r>
      </w:del>
      <w:ins w:id="16176" w:author="GoldenCorpusHarness" w:date="2026-03-28T22:23:47Z">
        <w:r>
          <w:t>Is.</w:t>
        </w:r>
      </w:ins>
    </w:p>
    <w:p ns2:paraId="18801031" ns2:textId="77777777" w:rsidR="00DF4F46" w:rsidRDefault="00895D30" w:rsidP="00D64A2C">
      <w:pPr>
        <w:pStyle w:val="ParagraphBold"/>
        <w:keepNext/>
        <w:jc w:val="center"/>
      </w:pPr>
      <w:ins w:id="16177" w:author="GoldenCorpusHarness" w:date="2026-03-28T22:23:47Z">
        <w:r>
          <w:t xml:space="preserve">CIs for between-treatment group differences will be provided using the </w:t>
        </w:r>
      </w:ins>
      <w:r>
        <w:t>M</w:t>
      </w:r>
      <w:del w:id="16178" w:author="GoldenCorpusHarness" w:date="2026-03-28T22:23:47Z">
        <w:r>
          <w:delText xml:space="preserve">erck Sharp </w:delText>
        </w:r>
      </w:del>
      <w:r>
        <w:t>&amp;</w:t>
      </w:r>
      <w:del w:id="16179" w:author="GoldenCorpusHarness" w:date="2026-03-28T22:23:47Z">
        <w:r>
          <w:delText xml:space="preserve"> Dohme LL</w:delText>
        </w:r>
      </w:del>
      <w:ins w:id="16180" w:author="GoldenCorpusHarness" w:date="2026-03-28T22:23:47Z">
        <w:r>
          <w:t xml:space="preserve">N method [Miettinen, O. and Nurminen, M. 1985]. Because many 95% </w:t>
        </w:r>
      </w:ins>
      <w:r>
        <w:t>C</w:t>
      </w:r>
      <w:del w:id="16181" w:author="GoldenCorpusHarness" w:date="2026-03-28T22:23:47Z">
        <w:r>
          <w:delText>, Rahwa</w:delText>
        </w:r>
      </w:del>
      <w:ins w:id="16182" w:author="GoldenCorpusHarness" w:date="2026-03-28T22:23:47Z">
        <w:r>
          <w:t>Is may be provided without adjustment for multiplicit</w:t>
        </w:r>
      </w:ins>
      <w:r>
        <w:t xml:space="preserve">y, </w:t>
      </w:r>
      <w:del w:id="16183" w:author="GoldenCorpusHarness" w:date="2026-03-28T22:23:47Z">
        <w:r>
          <w:delText>NJ</w:delText>
        </w:r>
      </w:del>
      <w:ins w:id="16184" w:author="GoldenCorpusHarness" w:date="2026-03-28T22:23:47Z">
        <w:r>
          <w:t>the CIs should be regarded as a helpful descriptive measure to be used in safety review</w:t>
        </w:r>
      </w:ins>
      <w:r>
        <w:t xml:space="preserve">, </w:t>
      </w:r>
      <w:del w:id="16185" w:author="GoldenCorpusHarness" w:date="2026-03-28T22:23:47Z">
        <w:r>
          <w:delText>USA (MSD)</w:delText>
        </w:r>
      </w:del>
      <w:ins w:id="16186" w:author="GoldenCorpusHarness" w:date="2026-03-28T22:23:47Z">
        <w:r>
          <w:t>not as a formal method for assessing the statistical significance of the between-group differences.</w:t>
        </w:r>
      </w:ins>
    </w:p>
    <w:p ns2:paraId="03F9E579" ns2:textId="77777777" w:rsidR="00DF4F46" w:rsidRPr="00DF4F46" w:rsidRDefault="00895D30" w:rsidP="00DF4F46">
      <w:pPr>
        <w:pStyle w:val="Paragraph"/>
        <w:jc w:val="center"/>
        <w:rPr>
          <w:b/>
          <w:bCs/>
        </w:rPr>
      </w:pPr>
      <w:del w:id="16187" w:author="GoldenCorpusHarness" w:date="2026-03-28T22:23:47Z">
        <w:r>
          <w:delText>Co</w:delText>
        </w:r>
      </w:del>
      <w:ins w:id="16188" w:author="GoldenCorpusHarness" w:date="2026-03-28T22:23:47Z">
        <w:r>
          <w:t>For continuous measures such as changes from baseline in vital signs, summary statistics for baseline, on treatment, an</w:t>
        </w:r>
      </w:ins>
      <w:r>
        <w:t>d</w:t>
      </w:r>
      <w:del w:id="16189" w:author="GoldenCorpusHarness" w:date="2026-03-28T22:23:47Z">
        <w:r>
          <w:delText>e of Con</w:delText>
        </w:r>
      </w:del>
      <w:ins w:id="16190" w:author="GoldenCorpusHarness" w:date="2026-03-28T22:23:47Z">
        <w:r>
          <w:t xml:space="preserve"> change from baseline values will be provi</w:t>
        </w:r>
      </w:ins>
      <w:r>
        <w:t>d</w:t>
      </w:r>
      <w:del w:id="16191" w:author="GoldenCorpusHarness" w:date="2026-03-28T22:23:47Z">
        <w:r>
          <w:delText>uct for Interventional Clinical Trials</w:delText>
        </w:r>
      </w:del>
      <w:ins w:id="16192" w:author="GoldenCorpusHarness" w:date="2026-03-28T22:23:47Z">
        <w:r>
          <w:t>ed by treatment group in table format.</w:t>
        </w:r>
      </w:ins>
    </w:p>
    <w:p ns2:paraId="24E4F2E1" ns2:textId="77777777" w:rsidR="00DF4F46" w:rsidRDefault="00895D30" w:rsidP="00D64A2C">
      <w:pPr>
        <w:pStyle w:val="ParagraphBold"/>
        <w:keepNext/>
        <w:spacing w:after="120"/>
        <w:ind w:left="360" w:hanging="360"/>
      </w:pPr>
      <w:del w:id="16193" w:author="GoldenCorpusHarness" w:date="2026-03-28T22:23:47Z">
        <w:r>
          <w:delText>I.I</w:delText>
        </w:r>
      </w:del>
      <w:ins w:id="16194" w:author="GoldenCorpusHarness" w:date="2026-03-28T22:23:47Z">
        <w:r>
          <w:t>Table 32 summarizes analysis strategy for safety endpoi</w:t>
        </w:r>
      </w:ins>
      <w:r>
        <w:t>nt</w:t>
      </w:r>
      <w:del w:id="16195" w:author="GoldenCorpusHarness" w:date="2026-03-28T22:23:47Z">
        <w:r>
          <w:delText>ro</w:delText>
        </w:r>
      </w:del>
      <w:ins w:id="16196" w:author="GoldenCorpusHarness" w:date="2026-03-28T22:23:47Z">
        <w:r>
          <w:t>s in this stu</w:t>
        </w:r>
      </w:ins>
      <w:r>
        <w:t>d</w:t>
      </w:r>
      <w:del w:id="16197" w:author="GoldenCorpusHarness" w:date="2026-03-28T22:23:47Z">
        <w:r>
          <w:delText>uction</w:delText>
        </w:r>
      </w:del>
      <w:ins w:id="16198" w:author="GoldenCorpusHarness" w:date="2026-03-28T22:23:47Z">
        <w:r>
          <w:t>y.</w:t>
        </w:r>
      </w:ins>
    </w:p>
    <w:p ns2:paraId="7E4663BF" ns2:textId="77777777" w:rsidR="00DF4F46" w:rsidRDefault="00895D30" w:rsidP="00D64A2C">
      <w:pPr>
        <w:pStyle w:val="ParagraphBold"/>
        <w:keepNext/>
        <w:spacing w:after="120"/>
        <w:ind w:left="720" w:hanging="360"/>
      </w:pPr>
      <w:ins w:id="16199" w:author="GoldenCorpusHarness" w:date="2026-03-28T22:23:47Z">
        <w:r>
          <w:t>Table 32</w:t>
        </w:r>
      </w:ins>
      <w:r>
        <w:t>A</w:t>
      </w:r>
      <w:del w:id="16200" w:author="GoldenCorpusHarness" w:date="2026-03-28T22:23:47Z">
        <w:r>
          <w:delText>.</w:delText>
        </w:r>
      </w:del>
      <w:ins w:id="16201" w:author="GoldenCorpusHarness" w:date="2026-03-28T22:23:47Z">
        <w:r>
          <w:t xml:space="preserve">nalysis Strategy for Safety </w:t>
        </w:r>
      </w:ins>
      <w:r>
        <w:t>P</w:t>
      </w:r>
      <w:del w:id="16202" w:author="GoldenCorpusHarness" w:date="2026-03-28T22:23:47Z">
        <w:r>
          <w:delText>u</w:delText>
        </w:r>
      </w:del>
      <w:ins w:id="16203" w:author="GoldenCorpusHarness" w:date="2026-03-28T22:23:47Z">
        <w:r>
          <w:t>a</w:t>
        </w:r>
      </w:ins>
      <w:r>
        <w:t>r</w:t>
      </w:r>
      <w:del w:id="16204" w:author="GoldenCorpusHarness" w:date="2026-03-28T22:23:47Z">
        <w:r>
          <w:delText>po</w:delText>
        </w:r>
      </w:del>
      <w:ins w:id="16205" w:author="GoldenCorpusHarness" w:date="2026-03-28T22:23:47Z">
        <w:r>
          <w:t>ameter</w:t>
        </w:r>
      </w:ins>
      <w:r>
        <w:t>s</w:t>
      </w:r>
      <w:del w:id="16206" w:author="GoldenCorpusHarness" w:date="2026-03-28T22:23:47Z">
        <w:r>
          <w:delText>e</w:delText>
        </w:r>
      </w:del>
    </w:p>
    <w:p ns2:paraId="6D6D9790" ns2:textId="77777777" w:rsidR="00DF4F46" w:rsidRDefault="00895D30" w:rsidP="00522D25">
      <w:pPr>
        <w:pStyle w:val="paragraph0"/>
        <w:ind w:left="709"/>
      </w:pPr>
      <w:r>
        <w:t>Merck Sharp &amp; Dohme LLC, Rahway, NJ, USA (MSD), through its subsidiaries, conducts clinical trials worldwide to evaluate the safety and effectiveness of our products. As such, we are committed to designing, planning, conducting, analyzing, and reporting these trials in compliance with the highest ethical and scientific standards. Protection of participants in clinical trials is the overriding concern in the design and conduct of clinical trials. In all cases, MSD clinical trials will be conducted in compliance with MSD’s global standards, local and/or national regulations (including all applicable data protection laws and regulations), and International Council for Harmonisation Good Clinical Practice (ICH GCP) E6 and ICH General Considerations for Clinical Studies E8, and in accordance with the ethical principles that have their origin in the Declaration of Helsinki.</w:t>
      </w:r>
    </w:p>
    <w:p ns2:paraId="205C4ED9" ns2:textId="77777777" w:rsidR="00DF4F46" w:rsidRDefault="00895D30" w:rsidP="00D64A2C">
      <w:pPr>
        <w:pStyle w:val="ParagraphBold"/>
        <w:keepNext/>
        <w:spacing w:after="120"/>
        <w:ind w:left="720" w:hanging="360"/>
      </w:pPr>
      <w:del w:id="16207" w:author="GoldenCorpusHarness" w:date="2026-03-28T22:23:47Z">
        <w:r>
          <w:delText>B.Scope</w:delText>
        </w:r>
      </w:del>
    </w:p>
    <w:p ns2:paraId="1049A517" ns2:textId="77777777" w:rsidR="00DF4F46" w:rsidRDefault="00895D30" w:rsidP="00522D25">
      <w:pPr>
        <w:pStyle w:val="paragraph0"/>
        <w:ind w:left="709"/>
      </w:pPr>
      <w:del w:id="16208" w:author="GoldenCorpusHarness" w:date="2026-03-28T22:23:47Z">
        <w:r>
          <w:delText>H</w:delText>
        </w:r>
      </w:del>
      <w:ins w:id="16209" w:author="GoldenCorpusHarness" w:date="2026-03-28T22:23:47Z">
        <w:r>
          <w:t>Dose-l</w:t>
        </w:r>
      </w:ins>
      <w:r>
        <w:t>i</w:t>
      </w:r>
      <w:ins w:id="16210" w:author="GoldenCorpusHarness" w:date="2026-03-28T22:23:47Z">
        <w:r>
          <w:t>mitin</w:t>
        </w:r>
      </w:ins>
      <w:r>
        <w:t>g</w:t>
      </w:r>
      <w:del w:id="16211" w:author="GoldenCorpusHarness" w:date="2026-03-28T22:23:47Z">
        <w:r>
          <w:delText>hest</w:delText>
        </w:r>
      </w:del>
      <w:r>
        <w:t xml:space="preserve"> </w:t>
      </w:r>
      <w:del w:id="16212" w:author="GoldenCorpusHarness" w:date="2026-03-28T22:23:47Z">
        <w:r>
          <w:delText>eth</w:delText>
        </w:r>
      </w:del>
      <w:ins w:id="16213" w:author="GoldenCorpusHarness" w:date="2026-03-28T22:23:47Z">
        <w:r>
          <w:t>Tox</w:t>
        </w:r>
      </w:ins>
      <w:r>
        <w:t>ic</w:t>
      </w:r>
      <w:del w:id="16214" w:author="GoldenCorpusHarness" w:date="2026-03-28T22:23:47Z">
        <w:r>
          <w:delText>al and sc</w:delText>
        </w:r>
      </w:del>
      <w:r>
        <w:t>i</w:t>
      </w:r>
      <w:del w:id="16215" w:author="GoldenCorpusHarness" w:date="2026-03-28T22:23:47Z">
        <w:r>
          <w:delText>entific standards shall be endorsed for all clinical interventional investigations sponsored by MSD irrespective of the party (par</w:delText>
        </w:r>
      </w:del>
      <w:r>
        <w:t>ties</w:t>
      </w:r>
      <w:del w:id="16216" w:author="GoldenCorpusHarness" w:date="2026-03-28T22:23:47Z">
        <w:r>
          <w:delText>) employed for their execution (eg, contract research organizations, collaborative research efforts). This Code is not intended to apply to trials that are observational in nature, or which are retrospective. Further, this Code does not apply to investigator-initiated trials, which are not under the full control of MSD.</w:delText>
        </w:r>
      </w:del>
    </w:p>
    <w:p ns2:paraId="744F170E" ns2:textId="77777777" w:rsidR="00DF4F46" w:rsidRDefault="00895D30" w:rsidP="00D64A2C">
      <w:pPr>
        <w:pStyle w:val="ParagraphBold"/>
        <w:keepNext/>
        <w:spacing w:after="120"/>
        <w:ind w:left="360" w:hanging="360"/>
      </w:pPr>
      <w:del w:id="16217" w:author="GoldenCorpusHarness" w:date="2026-03-28T22:23:47Z">
        <w:r>
          <w:delText>II</w:delText>
        </w:r>
      </w:del>
      <w:ins w:id="16218" w:author="GoldenCorpusHarness" w:date="2026-03-28T22:23:47Z">
        <w:r>
          <w:t>For Part 1 (dose escalation and confirmation), DLTs will be listed and summarized by dose level</w:t>
        </w:r>
      </w:ins>
      <w:r>
        <w:t>.</w:t>
      </w:r>
      <w:del w:id="16219" w:author="GoldenCorpusHarness" w:date="2026-03-28T22:23:47Z">
        <w:r>
          <w:delText>Scienti</w:delText>
        </w:r>
      </w:del>
      <w:ins w:id="16220" w:author="GoldenCorpusHarness" w:date="2026-03-28T22:23:47Z">
        <w:r>
          <w:t xml:space="preserve"> The pool-adjacent-violators algorithm [Ji, Y., et al 2007], which </w:t>
        </w:r>
      </w:ins>
      <w:r>
        <w:t>f</w:t>
      </w:r>
      <w:del w:id="16221" w:author="GoldenCorpusHarness" w:date="2026-03-28T22:23:47Z">
        <w:r>
          <w:delText>ic Iss</w:delText>
        </w:r>
      </w:del>
      <w:ins w:id="16222" w:author="GoldenCorpusHarness" w:date="2026-03-28T22:23:47Z">
        <w:r>
          <w:t xml:space="preserve">orces the DLT rate estimates to be nondecreasing with increasing dose levels and pools adjacent violators for weighted estimates by sample size, will be </w:t>
        </w:r>
      </w:ins>
      <w:r>
        <w:t>u</w:t>
      </w:r>
      <w:del w:id="16223" w:author="GoldenCorpusHarness" w:date="2026-03-28T22:23:47Z">
        <w:r>
          <w:delText>es</w:delText>
        </w:r>
      </w:del>
      <w:ins w:id="16224" w:author="GoldenCorpusHarness" w:date="2026-03-28T22:23:47Z">
        <w:r>
          <w:t>sed to estimate the DLT rates across doses. The estimate of the DLT rate by dose level and the 90% Bayesian credible interval based on a prior distribution of Beta (1,1) for the estimate will be provided.</w:t>
        </w:r>
      </w:ins>
    </w:p>
    <w:p ns2:paraId="19345AAA" ns2:textId="77777777" w:rsidR="00DF4F46" w:rsidRDefault="00895D30" w:rsidP="00D64A2C">
      <w:pPr>
        <w:pStyle w:val="ParagraphBold"/>
        <w:keepNext/>
        <w:spacing w:after="120"/>
        <w:ind w:left="720" w:hanging="360"/>
      </w:pPr>
      <w:del w:id="16225" w:author="GoldenCorpusHarness" w:date="2026-03-28T22:23:47Z">
        <w:r>
          <w:delText>A.Tr</w:delText>
        </w:r>
      </w:del>
      <w:ins w:id="16226" w:author="GoldenCorpusHarness" w:date="2026-03-28T22:23:47Z">
        <w:r>
          <w:t>Stat</w:t>
        </w:r>
      </w:ins>
      <w:r>
        <w:t>i</w:t>
      </w:r>
      <w:ins w:id="16227" w:author="GoldenCorpusHarness" w:date="2026-03-28T22:23:47Z">
        <w:r>
          <w:t>stic</w:t>
        </w:r>
      </w:ins>
      <w:r>
        <w:t xml:space="preserve">al </w:t>
      </w:r>
      <w:del w:id="16228" w:author="GoldenCorpusHarness" w:date="2026-03-28T22:23:47Z">
        <w:r>
          <w:delText>C</w:delText>
        </w:r>
      </w:del>
      <w:ins w:id="16229" w:author="GoldenCorpusHarness" w:date="2026-03-28T22:23:47Z">
        <w:r>
          <w:t>Meth</w:t>
        </w:r>
      </w:ins>
      <w:r>
        <w:t>o</w:t>
      </w:r>
      <w:ins w:id="16230" w:author="GoldenCorpusHarness" w:date="2026-03-28T22:23:47Z">
        <w:r>
          <w:t>ds for PRO A</w:t>
        </w:r>
      </w:ins>
      <w:r>
        <w:t>n</w:t>
      </w:r>
      <w:del w:id="16231" w:author="GoldenCorpusHarness" w:date="2026-03-28T22:23:47Z">
        <w:r>
          <w:delText>duct</w:delText>
        </w:r>
      </w:del>
      <w:ins w:id="16232" w:author="GoldenCorpusHarness" w:date="2026-03-28T22:23:47Z">
        <w:r>
          <w:t>alyses</w:t>
        </w:r>
      </w:ins>
    </w:p>
    <w:p ns2:paraId="0886F8DD" ns2:textId="77777777" w:rsidR="00DF4F46" w:rsidRDefault="00895D30" w:rsidP="00D64A2C">
      <w:pPr>
        <w:pStyle w:val="ParagraphBold"/>
        <w:keepNext/>
        <w:spacing w:after="120"/>
        <w:ind w:left="1080" w:hanging="360"/>
      </w:pPr>
      <w:del w:id="16233" w:author="GoldenCorpusHarness" w:date="2026-03-28T22:23:47Z">
        <w:r>
          <w:delText>1.T</w:delText>
        </w:r>
      </w:del>
      <w:ins w:id="16234" w:author="GoldenCorpusHarness" w:date="2026-03-28T22:23:47Z">
        <w:r>
          <w:t>Details of PRO analyses will be desc</w:t>
        </w:r>
      </w:ins>
      <w:r>
        <w:t>ri</w:t>
      </w:r>
      <w:del w:id="16235" w:author="GoldenCorpusHarness" w:date="2026-03-28T22:23:47Z">
        <w:r>
          <w:delText>al</w:delText>
        </w:r>
      </w:del>
      <w:ins w:id="16236" w:author="GoldenCorpusHarness" w:date="2026-03-28T22:23:47Z">
        <w:r>
          <w:t>bed</w:t>
        </w:r>
      </w:ins>
      <w:r>
        <w:t xml:space="preserve"> </w:t>
      </w:r>
      <w:del w:id="16237" w:author="GoldenCorpusHarness" w:date="2026-03-28T22:23:47Z">
        <w:r>
          <w:delText>D</w:delText>
        </w:r>
      </w:del>
      <w:ins w:id="16238" w:author="GoldenCorpusHarness" w:date="2026-03-28T22:23:47Z">
        <w:r>
          <w:t>in th</w:t>
        </w:r>
      </w:ins>
      <w:r>
        <w:t>e</w:t>
      </w:r>
      <w:ins w:id="16239" w:author="GoldenCorpusHarness" w:date="2026-03-28T22:23:47Z">
        <w:r>
          <w:t xml:space="preserve"> </w:t>
        </w:r>
      </w:ins>
      <w:r>
        <w:t>s</w:t>
      </w:r>
      <w:del w:id="16240" w:author="GoldenCorpusHarness" w:date="2026-03-28T22:23:47Z">
        <w:r>
          <w:delText>ign</w:delText>
        </w:r>
      </w:del>
      <w:ins w:id="16241" w:author="GoldenCorpusHarness" w:date="2026-03-28T22:23:47Z">
        <w:r>
          <w:t>SAP.</w:t>
        </w:r>
      </w:ins>
    </w:p>
    <w:p ns2:paraId="3D05E63D" ns2:textId="77777777" w:rsidR="00DF4F46" w:rsidRDefault="00895D30" w:rsidP="00522D25">
      <w:pPr>
        <w:pStyle w:val="paragraph0"/>
        <w:ind w:left="1134"/>
      </w:pPr>
      <w:del w:id="16242" w:author="GoldenCorpusHarness" w:date="2026-03-28T22:23:47Z">
        <w:r>
          <w:delText>Except for pilot or esti</w:delText>
        </w:r>
      </w:del>
      <w:ins w:id="16243" w:author="GoldenCorpusHarness" w:date="2026-03-28T22:23:47Z">
        <w:r>
          <w:t>Sum</w:t>
        </w:r>
      </w:ins>
      <w:r>
        <w:t>ma</w:t>
      </w:r>
      <w:del w:id="16244" w:author="GoldenCorpusHarness" w:date="2026-03-28T22:23:47Z">
        <w:r>
          <w:delText>tion t</w:delText>
        </w:r>
      </w:del>
      <w:r>
        <w:t>ri</w:t>
      </w:r>
      <w:del w:id="16245" w:author="GoldenCorpusHarness" w:date="2026-03-28T22:23:47Z">
        <w:r>
          <w:delText>als, clinical trial protocols will be hypothesis-driven to assess safety, efficacy, and/or pharmacokinetic or pharmacodynamic indic</w:delText>
        </w:r>
      </w:del>
      <w:r>
        <w:t xml:space="preserve">es of </w:t>
      </w:r>
      <w:del w:id="16246" w:author="GoldenCorpusHarness" w:date="2026-03-28T22:23:47Z">
        <w:r>
          <w:delText>MSD or comp</w:delText>
        </w:r>
      </w:del>
      <w:ins w:id="16247" w:author="GoldenCorpusHarness" w:date="2026-03-28T22:23:47Z">
        <w:r>
          <w:t>B</w:t>
        </w:r>
      </w:ins>
      <w:r>
        <w:t>a</w:t>
      </w:r>
      <w:del w:id="16248" w:author="GoldenCorpusHarness" w:date="2026-03-28T22:23:47Z">
        <w:r>
          <w:delText>rator product</w:delText>
        </w:r>
      </w:del>
      <w:r>
        <w:t>s</w:t>
      </w:r>
      <w:del w:id="16249" w:author="GoldenCorpusHarness" w:date="2026-03-28T22:23:47Z">
        <w:r>
          <w:delText>. Alternativ</w:delText>
        </w:r>
      </w:del>
      <w:r>
        <w:t>el</w:t>
      </w:r>
      <w:del w:id="16250" w:author="GoldenCorpusHarness" w:date="2026-03-28T22:23:47Z">
        <w:r>
          <w:delText>y, MSD may conduct outcomes research trials, trials to assess or validate various endpoint measures, or trials to determ</w:delText>
        </w:r>
      </w:del>
      <w:r>
        <w:t xml:space="preserve">ine </w:t>
      </w:r>
      <w:del w:id="16251" w:author="GoldenCorpusHarness" w:date="2026-03-28T22:23:47Z">
        <w:r>
          <w:delText>p</w:delText>
        </w:r>
      </w:del>
      <w:ins w:id="16252" w:author="GoldenCorpusHarness" w:date="2026-03-28T22:23:47Z">
        <w:r>
          <w:t>Ch</w:t>
        </w:r>
      </w:ins>
      <w:r>
        <w:t>a</w:t>
      </w:r>
      <w:ins w:id="16253" w:author="GoldenCorpusHarness" w:date="2026-03-28T22:23:47Z">
        <w:r>
          <w:t>racteris</w:t>
        </w:r>
      </w:ins>
      <w:r>
        <w:t>ti</w:t>
      </w:r>
      <w:ins w:id="16254" w:author="GoldenCorpusHarness" w:date="2026-03-28T22:23:47Z">
        <w:r>
          <w:t>cs and D</w:t>
        </w:r>
      </w:ins>
      <w:r>
        <w:t>e</w:t>
      </w:r>
      <w:del w:id="16255" w:author="GoldenCorpusHarness" w:date="2026-03-28T22:23:47Z">
        <w:r>
          <w:delText xml:space="preserve">nt </w:delText>
        </w:r>
      </w:del>
      <w:ins w:id="16256" w:author="GoldenCorpusHarness" w:date="2026-03-28T22:23:47Z">
        <w:r>
          <w:t>mogra</w:t>
        </w:r>
      </w:ins>
      <w:r>
        <w:t>p</w:t>
      </w:r>
      <w:del w:id="16257" w:author="GoldenCorpusHarness" w:date="2026-03-28T22:23:47Z">
        <w:r>
          <w:delText>referen</w:delText>
        </w:r>
      </w:del>
      <w:ins w:id="16258" w:author="GoldenCorpusHarness" w:date="2026-03-28T22:23:47Z">
        <w:r>
          <w:t>hi</w:t>
        </w:r>
      </w:ins>
      <w:r>
        <w:t>c</w:t>
      </w:r>
      <w:del w:id="16259" w:author="GoldenCorpusHarness" w:date="2026-03-28T22:23:47Z">
        <w:r>
          <w:delText>e</w:delText>
        </w:r>
      </w:del>
      <w:r>
        <w:t>s</w:t>
      </w:r>
      <w:del w:id="16260" w:author="GoldenCorpusHarness" w:date="2026-03-28T22:23:47Z">
        <w:r>
          <w:delText>, etc.</w:delText>
        </w:r>
      </w:del>
    </w:p>
    <w:p ns2:paraId="265E9598" ns2:textId="77777777" w:rsidR="00DF4F46" w:rsidRDefault="00895D30" w:rsidP="00522D25">
      <w:pPr>
        <w:pStyle w:val="paragraph0"/>
        <w:ind w:left="1134"/>
      </w:pPr>
      <w:r>
        <w:t xml:space="preserve">The </w:t>
      </w:r>
      <w:del w:id="16261" w:author="GoldenCorpusHarness" w:date="2026-03-28T22:23:47Z">
        <w:r>
          <w:delText>design</w:delText>
        </w:r>
      </w:del>
      <w:ins w:id="16262" w:author="GoldenCorpusHarness" w:date="2026-03-28T22:23:47Z">
        <w:r>
          <w:t>comparability of the treatment groups for each relevant demographic and baseline characteristic will be assessed using tables and/or graphs</w:t>
        </w:r>
      </w:ins>
      <w:r>
        <w:t xml:space="preserve"> (ie, </w:t>
      </w:r>
      <w:del w:id="16263" w:author="GoldenCorpusHarness" w:date="2026-03-28T22:23:47Z">
        <w:r>
          <w:delText>participant population</w:delText>
        </w:r>
      </w:del>
      <w:ins w:id="16264" w:author="GoldenCorpusHarness" w:date="2026-03-28T22:23:47Z">
        <w:r>
          <w:t>baseline values will be the last available measurement on or before randomization). No statistical hypothesis tests will be performed on these characteristics. The number and percentage of participants randomized</w:t>
        </w:r>
      </w:ins>
      <w:r>
        <w:t xml:space="preserve">, </w:t>
      </w:r>
      <w:del w:id="16265" w:author="GoldenCorpusHarness" w:date="2026-03-28T22:23:47Z">
        <w:r>
          <w:delText>duration</w:delText>
        </w:r>
      </w:del>
      <w:ins w:id="16266" w:author="GoldenCorpusHarness" w:date="2026-03-28T22:23:47Z">
        <w:r>
          <w:t>and the primary reason for screening failure and discontinuation will be displayed. Demographic variables (such as age</w:t>
        </w:r>
      </w:ins>
      <w:r>
        <w:t xml:space="preserve">, </w:t>
      </w:r>
      <w:del w:id="16267" w:author="GoldenCorpusHarness" w:date="2026-03-28T22:23:47Z">
        <w:r>
          <w:delText>statistical po</w:delText>
        </w:r>
      </w:del>
      <w:ins w:id="16268" w:author="GoldenCorpusHarness" w:date="2026-03-28T22:23:47Z">
        <w:r>
          <w:t xml:space="preserve">gender), baseline characteristics </w:t>
        </w:r>
      </w:ins>
      <w:r>
        <w:t>w</w:t>
      </w:r>
      <w:del w:id="16269" w:author="GoldenCorpusHarness" w:date="2026-03-28T22:23:47Z">
        <w:r>
          <w:delText>er) must be adequate to address the specific purpose of the trial and shall respect the data protection rights of all participants, trial site staff and, where applicable, third parti</w:delText>
        </w:r>
      </w:del>
      <w:ins w:id="16270" w:author="GoldenCorpusHarness" w:date="2026-03-28T22:23:47Z">
        <w:r>
          <w:t>ill be summarized by treatment either by descriptive statistics or categorical tabl</w:t>
        </w:r>
      </w:ins>
      <w:r>
        <w:t>es.</w:t>
      </w:r>
      <w:del w:id="16271" w:author="GoldenCorpusHarness" w:date="2026-03-28T22:23:47Z">
        <w:r>
          <w:delText xml:space="preserve"> Input may be considered from a broad range of stakeholders, including patient advocacy groups/patients representing the trial population, caregivers, and healthcare providers to ensure operational feasibility. Trial design also includes proactive identification of critical to quality factors utilizing a risk-based approach. Plans are then developed to assess and mitigate risks to those factors as appropriate during the trial. All trial protocols are and will be assessed for the need and capability to enroll underrepresented groups. Participants must meet protocol entry criteria to be enrolled in the trial.</w:delText>
        </w:r>
      </w:del>
    </w:p>
    <w:p ns2:paraId="159D9D1F" ns2:textId="77777777" w:rsidR="00DF4F46" w:rsidRDefault="00895D30" w:rsidP="00D64A2C">
      <w:pPr>
        <w:pStyle w:val="ParagraphBold"/>
        <w:keepNext/>
        <w:spacing w:after="120"/>
        <w:ind w:left="1080" w:hanging="360"/>
      </w:pPr>
      <w:del w:id="16272" w:author="GoldenCorpusHarness" w:date="2026-03-28T22:23:47Z">
        <w:r>
          <w:delText>2.Si</w:delText>
        </w:r>
      </w:del>
      <w:ins w:id="16273" w:author="GoldenCorpusHarness" w:date="2026-03-28T22:23:47Z">
        <w:r>
          <w:t>In</w:t>
        </w:r>
      </w:ins>
      <w:r>
        <w:t>te</w:t>
      </w:r>
      <w:ins w:id="16274" w:author="GoldenCorpusHarness" w:date="2026-03-28T22:23:47Z">
        <w:r>
          <w:t>rim</w:t>
        </w:r>
      </w:ins>
      <w:r>
        <w:t xml:space="preserve"> </w:t>
      </w:r>
      <w:del w:id="16275" w:author="GoldenCorpusHarness" w:date="2026-03-28T22:23:47Z">
        <w:r>
          <w:delText>S</w:delText>
        </w:r>
      </w:del>
      <w:ins w:id="16276" w:author="GoldenCorpusHarness" w:date="2026-03-28T22:23:47Z">
        <w:r>
          <w:t>Analys</w:t>
        </w:r>
      </w:ins>
      <w:r>
        <w:t>e</w:t>
      </w:r>
      <w:del w:id="16277" w:author="GoldenCorpusHarness" w:date="2026-03-28T22:23:47Z">
        <w:r>
          <w:delText>lection</w:delText>
        </w:r>
      </w:del>
      <w:ins w:id="16278" w:author="GoldenCorpusHarness" w:date="2026-03-28T22:23:47Z">
        <w:r>
          <w:t>s</w:t>
        </w:r>
      </w:ins>
    </w:p>
    <w:p ns2:paraId="5AA16AE1" ns2:textId="77777777" w:rsidR="00DF4F46" w:rsidRDefault="00895D30" w:rsidP="00522D25">
      <w:pPr>
        <w:pStyle w:val="paragraph0"/>
        <w:ind w:left="1134"/>
      </w:pPr>
      <w:ins w:id="16279" w:author="GoldenCorpusHarness" w:date="2026-03-28T22:23:47Z">
        <w:r>
          <w:t>For Part 2, an eD</w:t>
        </w:r>
      </w:ins>
      <w:r>
        <w:t>M</w:t>
      </w:r>
      <w:ins w:id="16280" w:author="GoldenCorpusHarness" w:date="2026-03-28T22:23:47Z">
        <w:r>
          <w:t xml:space="preserve">C will serve as the primary reviewer of the results of the IAs and will make recommendations for discontinuation of the study or protocol modifications to the EOC of the </w:t>
        </w:r>
      </w:ins>
      <w:r>
        <w:t>S</w:t>
      </w:r>
      <w:ins w:id="16281" w:author="GoldenCorpusHarness" w:date="2026-03-28T22:23:47Z">
        <w:r>
          <w:t>ponsor (Appendix 1, Section 10.1.4). If the e</w:t>
        </w:r>
      </w:ins>
      <w:r>
        <w:t>D</w:t>
      </w:r>
      <w:del w:id="16282" w:author="GoldenCorpusHarness" w:date="2026-03-28T22:23:47Z">
        <w:r>
          <w:delText xml:space="preserve">’s clinical trials are conducted </w:delText>
        </w:r>
      </w:del>
      <w:ins w:id="16283" w:author="GoldenCorpusHarness" w:date="2026-03-28T22:23:47Z">
        <w:r>
          <w:t>MC recommends modifications to the desi</w:t>
        </w:r>
      </w:ins>
      <w:r>
        <w:t>g</w:t>
      </w:r>
      <w:del w:id="16284" w:author="GoldenCorpusHarness" w:date="2026-03-28T22:23:47Z">
        <w:r>
          <w:delText>lobally in many different countries and in diverse populations, including people of varying age, race, ethnicit</w:delText>
        </w:r>
      </w:del>
      <w:ins w:id="16285" w:author="GoldenCorpusHarness" w:date="2026-03-28T22:23:47Z">
        <w:r>
          <w:t>n of the protocol or discontinuation of the stud</w:t>
        </w:r>
      </w:ins>
      <w:r>
        <w:t xml:space="preserve">y, </w:t>
      </w:r>
      <w:ins w:id="16286" w:author="GoldenCorpusHarness" w:date="2026-03-28T22:23:47Z">
        <w:r>
          <w:t>this EOC and potentially other limited Sponsor personnel may be unblinded to results at the treatment level to act on these recommendations. The extent to which individuals are unblinded with respect to results of IAs will be documented. Additional lo</w:t>
        </w:r>
      </w:ins>
      <w:r>
        <w:t>g</w:t>
      </w:r>
      <w:del w:id="16287" w:author="GoldenCorpusHarness" w:date="2026-03-28T22:23:47Z">
        <w:r>
          <w:delText>ender, and accounting for other potential disease related factors</w:delText>
        </w:r>
      </w:del>
      <w:ins w:id="16288" w:author="GoldenCorpusHarness" w:date="2026-03-28T22:23:47Z">
        <w:r>
          <w:t>istical details will be provided in the DMC Charter</w:t>
        </w:r>
      </w:ins>
      <w:r>
        <w:t>.</w:t>
      </w:r>
      <w:del w:id="16289" w:author="GoldenCorpusHarness" w:date="2026-03-28T22:23:47Z">
        <w:r>
          <w:delText xml:space="preserve"> MSD selects investigative sites based on medical expertise, access to appropriate participants, adequacy of facilities and staff, previous performance in clinical trials, as well as budgetary considerations. Prior to trial initiation, sites are evaluated by MSD personnel (or individuals acting on behalf of MSD) to assess the ability to successfully conduct the trial. Individuals involved in trial conduct receive training commensurate with their role prior to their becoming involved in the trial.</w:delText>
        </w:r>
      </w:del>
    </w:p>
    <w:p ns2:paraId="7D8E118D" ns2:textId="77777777" w:rsidR="00DF4F46" w:rsidRDefault="00895D30" w:rsidP="00522D25">
      <w:pPr>
        <w:pStyle w:val="paragraph0"/>
        <w:ind w:left="1134"/>
      </w:pPr>
      <w:del w:id="16290" w:author="GoldenCorpusHarness" w:date="2026-03-28T22:23:47Z">
        <w:r>
          <w:delText>Where a</w:delText>
        </w:r>
      </w:del>
      <w:ins w:id="16291" w:author="GoldenCorpusHarness" w:date="2026-03-28T22:23:47Z">
        <w:r>
          <w:t xml:space="preserve">For Part 2, treatment-level results from the IA will be </w:t>
        </w:r>
      </w:ins>
      <w:r>
        <w:t>p</w:t>
      </w:r>
      <w:ins w:id="16292" w:author="GoldenCorpusHarness" w:date="2026-03-28T22:23:47Z">
        <w:r>
          <w:t xml:space="preserve">rovided to the eDMC by the unblinded statistician. Before final study unblinding, the unblinded statistician will not be involved in any discussions regarding modifications to the </w:t>
        </w:r>
      </w:ins>
      <w:r>
        <w:t>pro</w:t>
      </w:r>
      <w:ins w:id="16293" w:author="GoldenCorpusHarness" w:date="2026-03-28T22:23:47Z">
        <w:r>
          <w:t xml:space="preserve">tocol, statistical methods, or identification of </w:t>
        </w:r>
      </w:ins>
      <w:r>
        <w:t>pr</w:t>
      </w:r>
      <w:del w:id="16294" w:author="GoldenCorpusHarness" w:date="2026-03-28T22:23:47Z">
        <w:r>
          <w:delText>iate, and in accordance with regulatory authority guidance, MSD will make concerted efforts to raise awareness of clinical trial opportunities in various communitie</w:delText>
        </w:r>
      </w:del>
      <w:ins w:id="16295" w:author="GoldenCorpusHarness" w:date="2026-03-28T22:23:47Z">
        <w:r>
          <w:t>otocol deviations efforts after the IA</w:t>
        </w:r>
      </w:ins>
      <w:r>
        <w:t>s.</w:t>
      </w:r>
      <w:del w:id="16296" w:author="GoldenCorpusHarness" w:date="2026-03-28T22:23:47Z">
        <w:r>
          <w:delText xml:space="preserve"> MSD will seek to engage underrepresented groups and those disproportionately impacted by the disease under study. MSD will support clinical trial investigators to enroll underrepresented groups and expand access to those who will ultimately use the products under investigation.</w:delText>
        </w:r>
      </w:del>
    </w:p>
    <w:p ns2:paraId="4E4449EE" ns2:textId="77777777" w:rsidR="00DF4F46" w:rsidRDefault="00895D30" w:rsidP="00D64A2C">
      <w:pPr>
        <w:pStyle w:val="ParagraphBold"/>
        <w:keepNext/>
        <w:spacing w:after="120"/>
        <w:ind w:left="1080" w:hanging="360"/>
      </w:pPr>
      <w:del w:id="16297" w:author="GoldenCorpusHarness" w:date="2026-03-28T22:23:47Z">
        <w:r>
          <w:delText>3.</w:delText>
        </w:r>
      </w:del>
      <w:ins w:id="16298" w:author="GoldenCorpusHarness" w:date="2026-03-28T22:23:47Z">
        <w:r>
          <w:t xml:space="preserve">Part 1 </w:t>
        </w:r>
      </w:ins>
      <w:r>
        <w:t>S</w:t>
      </w:r>
      <w:del w:id="16299" w:author="GoldenCorpusHarness" w:date="2026-03-28T22:23:47Z">
        <w:r>
          <w:delText>i</w:delText>
        </w:r>
      </w:del>
      <w:ins w:id="16300" w:author="GoldenCorpusHarness" w:date="2026-03-28T22:23:47Z">
        <w:r>
          <w:t>afe</w:t>
        </w:r>
      </w:ins>
      <w:r>
        <w:t>t</w:t>
      </w:r>
      <w:del w:id="16301" w:author="GoldenCorpusHarness" w:date="2026-03-28T22:23:47Z">
        <w:r>
          <w:delText>e Monitoring/Scientific</w:delText>
        </w:r>
      </w:del>
      <w:ins w:id="16302" w:author="GoldenCorpusHarness" w:date="2026-03-28T22:23:47Z">
        <w:r>
          <w:t>y</w:t>
        </w:r>
      </w:ins>
      <w:r>
        <w:t xml:space="preserve"> Inte</w:t>
      </w:r>
      <w:del w:id="16303" w:author="GoldenCorpusHarness" w:date="2026-03-28T22:23:47Z">
        <w:r>
          <w:delText>g</w:delText>
        </w:r>
      </w:del>
      <w:r>
        <w:t>ri</w:t>
      </w:r>
      <w:del w:id="16304" w:author="GoldenCorpusHarness" w:date="2026-03-28T22:23:47Z">
        <w:r>
          <w:delText>t</w:delText>
        </w:r>
      </w:del>
      <w:ins w:id="16305" w:author="GoldenCorpusHarness" w:date="2026-03-28T22:23:47Z">
        <w:r>
          <w:t>m Anal</w:t>
        </w:r>
      </w:ins>
      <w:r>
        <w:t>y</w:t>
      </w:r>
      <w:ins w:id="16306" w:author="GoldenCorpusHarness" w:date="2026-03-28T22:23:47Z">
        <w:r>
          <w:t xml:space="preserve">sis </w:t>
        </w:r>
      </w:ins>
    </w:p>
    <w:p ns2:paraId="2CD5051B" ns2:textId="77777777" w:rsidR="00DF4F46" w:rsidRDefault="00895D30" w:rsidP="00522D25">
      <w:pPr>
        <w:pStyle w:val="paragraph0"/>
        <w:ind w:left="1134"/>
      </w:pPr>
      <w:ins w:id="16307" w:author="GoldenCorpusHarness" w:date="2026-03-28T22:23:47Z">
        <w:r>
          <w:t xml:space="preserve">A safety </w:t>
        </w:r>
      </w:ins>
      <w:r>
        <w:t>I</w:t>
      </w:r>
      <w:del w:id="16308" w:author="GoldenCorpusHarness" w:date="2026-03-28T22:23:47Z">
        <w:r>
          <w:delText>nvesti</w:delText>
        </w:r>
      </w:del>
      <w:ins w:id="16309" w:author="GoldenCorpusHarness" w:date="2026-03-28T22:23:47Z">
        <w:r>
          <w:t>A will be conducted in Part 1, and the totality of data will be evaluated by the Sponsor to determine the final dose of nemtabrutinib (in combination with venetoclax) before openin</w:t>
        </w:r>
      </w:ins>
      <w:r>
        <w:t>g</w:t>
      </w:r>
      <w:del w:id="16310" w:author="GoldenCorpusHarness" w:date="2026-03-28T22:23:47Z">
        <w:r>
          <w:delText>ative trial sites are monitored to assess compliance with the trial protocol and Good Clinical</w:delText>
        </w:r>
      </w:del>
      <w:ins w:id="16311" w:author="GoldenCorpusHarness" w:date="2026-03-28T22:23:47Z">
        <w:r>
          <w:t xml:space="preserve"> enrollment of</w:t>
        </w:r>
      </w:ins>
      <w:r>
        <w:t xml:space="preserve"> P</w:t>
      </w:r>
      <w:del w:id="16312" w:author="GoldenCorpusHarness" w:date="2026-03-28T22:23:47Z">
        <w:r>
          <w:delText>ractice</w:delText>
        </w:r>
      </w:del>
      <w:ins w:id="16313" w:author="GoldenCorpusHarness" w:date="2026-03-28T22:23:47Z">
        <w:r>
          <w:t>art 2. The IA will include approximately 15 DLT evaluable participants at the selected dose and approximately 15 DLT evaluable participants at the next lower dose level</w:t>
        </w:r>
      </w:ins>
      <w:r>
        <w:t xml:space="preserve"> (</w:t>
      </w:r>
      <w:del w:id="16314" w:author="GoldenCorpusHarness" w:date="2026-03-28T22:23:47Z">
        <w:r>
          <w:delText>GCP</w:delText>
        </w:r>
      </w:del>
      <w:ins w:id="16315" w:author="GoldenCorpusHarness" w:date="2026-03-28T22:23:47Z">
        <w:r>
          <w:t>if applicable</w:t>
        </w:r>
      </w:ins>
      <w:r>
        <w:t>)</w:t>
      </w:r>
      <w:ins w:id="16316" w:author="GoldenCorpusHarness" w:date="2026-03-28T22:23:47Z">
        <w:r>
          <w:t xml:space="preserve"> per DLT evaluability criteria in Section 9</w:t>
        </w:r>
      </w:ins>
      <w:r>
        <w:t>.</w:t>
      </w:r>
      <w:del w:id="16317" w:author="GoldenCorpusHarness" w:date="2026-03-28T22:23:47Z">
        <w:r>
          <w:delText xml:space="preserve"> MS</w:delText>
        </w:r>
      </w:del>
      <w:ins w:id="16318" w:author="GoldenCorpusHarness" w:date="2026-03-28T22:23:47Z">
        <w:r>
          <w:t xml:space="preserve">5.2 and they must all have completed the 2 combination cycles (8 weeks) of the </w:t>
        </w:r>
      </w:ins>
      <w:r>
        <w:t>D</w:t>
      </w:r>
      <w:del w:id="16319" w:author="GoldenCorpusHarness" w:date="2026-03-28T22:23:47Z">
        <w:r>
          <w:delText xml:space="preserve"> reviews clinical data for accuracy, completeness, and consistency</w:delText>
        </w:r>
      </w:del>
      <w:ins w:id="16320" w:author="GoldenCorpusHarness" w:date="2026-03-28T22:23:47Z">
        <w:r>
          <w:t>LT evaluation period and have had 4 weeks of additional follow-up or have experienced a DLT</w:t>
        </w:r>
      </w:ins>
      <w:r>
        <w:t>.</w:t>
      </w:r>
      <w:del w:id="16321" w:author="GoldenCorpusHarness" w:date="2026-03-28T22:23:47Z">
        <w:r>
          <w:delText xml:space="preserve"> Data are verified versus source documentation according to standard operating procedures. Per MSD policies and procedures, if potential fraud, scientific/research misconduct, privacy incidents/breaches or Clinical Trial-related Significant Quality Issues are reported, such matters are investigated. When necessary, appropriate corrective and/or preventative actions are defined and regulatory authorities and/or ethics review committees are notified.</w:delText>
        </w:r>
      </w:del>
    </w:p>
    <w:p ns2:paraId="0331A7E4" ns2:textId="77777777" w:rsidR="00DF4F46" w:rsidRDefault="00895D30" w:rsidP="00D64A2C">
      <w:pPr>
        <w:pStyle w:val="ParagraphBold"/>
        <w:keepNext/>
        <w:spacing w:after="120"/>
        <w:ind w:left="720" w:hanging="360"/>
      </w:pPr>
      <w:del w:id="16322" w:author="GoldenCorpusHarness" w:date="2026-03-28T22:23:47Z">
        <w:r>
          <w:delText>B.</w:delText>
        </w:r>
      </w:del>
      <w:r>
        <w:t>P</w:t>
      </w:r>
      <w:del w:id="16323" w:author="GoldenCorpusHarness" w:date="2026-03-28T22:23:47Z">
        <w:r>
          <w:delText>ubl</w:delText>
        </w:r>
      </w:del>
      <w:ins w:id="16324" w:author="GoldenCorpusHarness" w:date="2026-03-28T22:23:47Z">
        <w:r>
          <w:t>art 2 Eff</w:t>
        </w:r>
      </w:ins>
      <w:r>
        <w:t>ica</w:t>
      </w:r>
      <w:ins w:id="16325" w:author="GoldenCorpusHarness" w:date="2026-03-28T22:23:47Z">
        <w:r>
          <w:t>cy In</w:t>
        </w:r>
      </w:ins>
      <w:r>
        <w:t>t</w:t>
      </w:r>
      <w:ins w:id="16326" w:author="GoldenCorpusHarness" w:date="2026-03-28T22:23:47Z">
        <w:r>
          <w:t>er</w:t>
        </w:r>
      </w:ins>
      <w:r>
        <w:t>i</w:t>
      </w:r>
      <w:del w:id="16327" w:author="GoldenCorpusHarness" w:date="2026-03-28T22:23:47Z">
        <w:r>
          <w:delText>on and</w:delText>
        </w:r>
      </w:del>
      <w:ins w:id="16328" w:author="GoldenCorpusHarness" w:date="2026-03-28T22:23:47Z">
        <w:r>
          <w:t>m</w:t>
        </w:r>
      </w:ins>
      <w:r>
        <w:t xml:space="preserve"> A</w:t>
      </w:r>
      <w:del w:id="16329" w:author="GoldenCorpusHarness" w:date="2026-03-28T22:23:47Z">
        <w:r>
          <w:delText>uthor</w:delText>
        </w:r>
      </w:del>
      <w:ins w:id="16330" w:author="GoldenCorpusHarness" w:date="2026-03-28T22:23:47Z">
        <w:r>
          <w:t>naly</w:t>
        </w:r>
      </w:ins>
      <w:r>
        <w:t>s</w:t>
      </w:r>
      <w:del w:id="16331" w:author="GoldenCorpusHarness" w:date="2026-03-28T22:23:47Z">
        <w:r>
          <w:delText>h</w:delText>
        </w:r>
      </w:del>
      <w:r>
        <w:t>i</w:t>
      </w:r>
      <w:del w:id="16332" w:author="GoldenCorpusHarness" w:date="2026-03-28T22:23:47Z">
        <w:r>
          <w:delText>p</w:delText>
        </w:r>
      </w:del>
      <w:ins w:id="16333" w:author="GoldenCorpusHarness" w:date="2026-03-28T22:23:47Z">
        <w:r>
          <w:t xml:space="preserve">s </w:t>
        </w:r>
      </w:ins>
    </w:p>
    <w:p ns2:paraId="23028975" ns2:textId="77777777" w:rsidR="00DF4F46" w:rsidRDefault="00895D30" w:rsidP="00522D25">
      <w:pPr>
        <w:pStyle w:val="paragraph0"/>
        <w:ind w:left="709"/>
      </w:pPr>
      <w:del w:id="16334" w:author="GoldenCorpusHarness" w:date="2026-03-28T22:23:47Z">
        <w:r>
          <w:delText>Re</w:delText>
        </w:r>
      </w:del>
      <w:ins w:id="16335" w:author="GoldenCorpusHarness" w:date="2026-03-28T22:23:47Z">
        <w:r>
          <w:t>The study includes non-bindin</w:t>
        </w:r>
      </w:ins>
      <w:r>
        <w:t>g</w:t>
      </w:r>
      <w:del w:id="16336" w:author="GoldenCorpusHarness" w:date="2026-03-28T22:23:47Z">
        <w:r>
          <w:delText>ardless of trial outcome</w:delText>
        </w:r>
      </w:del>
      <w:ins w:id="16337" w:author="GoldenCorpusHarness" w:date="2026-03-28T22:23:47Z">
        <w:r>
          <w:t xml:space="preserve"> futility analyses for PFS and OS</w:t>
        </w:r>
      </w:ins>
      <w:r>
        <w:t xml:space="preserve">, </w:t>
      </w:r>
      <w:del w:id="16338" w:author="GoldenCorpusHarness" w:date="2026-03-28T22:23:47Z">
        <w:r>
          <w:delText>M</w:delText>
        </w:r>
      </w:del>
      <w:ins w:id="16339" w:author="GoldenCorpusHarness" w:date="2026-03-28T22:23:47Z">
        <w:r>
          <w:t>to determine whether there is sufficient evidence to continue the treatment group. The study may be stopped if treatment group is deemed futile or the null hypothesis of PF</w:t>
        </w:r>
      </w:ins>
      <w:r>
        <w:t>S</w:t>
      </w:r>
      <w:del w:id="16340" w:author="GoldenCorpusHarness" w:date="2026-03-28T22:23:47Z">
        <w:r>
          <w:delText>D commits to pu</w:delText>
        </w:r>
      </w:del>
      <w:ins w:id="16341" w:author="GoldenCorpusHarness" w:date="2026-03-28T22:23:47Z">
        <w:r>
          <w:t xml:space="preserve"> is not rejected </w:t>
        </w:r>
      </w:ins>
      <w:r>
        <w:t>b</w:t>
      </w:r>
      <w:del w:id="16342" w:author="GoldenCorpusHarness" w:date="2026-03-28T22:23:47Z">
        <w:r>
          <w:delText xml:space="preserve">lish the primary and secondary results of its registered trials of marketed products in </w:delText>
        </w:r>
      </w:del>
      <w:ins w:id="16343" w:author="GoldenCorpusHarness" w:date="2026-03-28T22:23:47Z">
        <w:r>
          <w:t>y IA4; other</w:t>
        </w:r>
      </w:ins>
      <w:r>
        <w:t>w</w:t>
      </w:r>
      <w:del w:id="16344" w:author="GoldenCorpusHarness" w:date="2026-03-28T22:23:47Z">
        <w:r>
          <w:delText>hich treatment is assigned</w:delText>
        </w:r>
      </w:del>
      <w:ins w:id="16345" w:author="GoldenCorpusHarness" w:date="2026-03-28T22:23:47Z">
        <w:r>
          <w:t>ise</w:t>
        </w:r>
      </w:ins>
      <w:r>
        <w:t xml:space="preserve">, </w:t>
      </w:r>
      <w:del w:id="16346" w:author="GoldenCorpusHarness" w:date="2026-03-28T22:23:47Z">
        <w:r>
          <w:delText>according to the pre-specified plans for data analysis</w:delText>
        </w:r>
      </w:del>
      <w:ins w:id="16347" w:author="GoldenCorpusHarness" w:date="2026-03-28T22:23:47Z">
        <w:r>
          <w:t>the study may continue as planned</w:t>
        </w:r>
      </w:ins>
      <w:r>
        <w:t>.</w:t>
      </w:r>
      <w:del w:id="16348" w:author="GoldenCorpusHarness" w:date="2026-03-28T22:23:47Z">
        <w:r>
          <w:delText xml:space="preserve"> To the extent scientifically appropriate, MSD seeks to publish the results of other analyses it conducts that are important to patients, physicians, and payers. Some early phase or pilot trials are intended to be hypothesis generating rather than hypothesis testing; in such cases, publication of results may not be appropriate since the trial may be underpowered and the analyses complicated by statistical issues such as multiplicity.</w:delText>
        </w:r>
      </w:del>
    </w:p>
    <w:p ns2:paraId="336006C1" ns2:textId="77777777" w:rsidR="00DF4F46" w:rsidRDefault="00895D30" w:rsidP="00522D25">
      <w:pPr>
        <w:pStyle w:val="paragraph0"/>
        <w:ind w:left="709"/>
      </w:pPr>
      <w:ins w:id="16349" w:author="GoldenCorpusHarness" w:date="2026-03-28T22:23:47Z">
        <w:r>
          <w:t>Five futility/efficacy IAs are planned in addition to the FA for this study. IA1 is a non-binding futility only analysis for PFS and will occur when approximately 60 PFS events have been observed. For IA2 to IA5 and FA, all randomized participants will be included. Results of the IAs will be reviewed by the eD</w:t>
        </w:r>
      </w:ins>
      <w:r>
        <w:t>M</w:t>
      </w:r>
      <w:ins w:id="16350" w:author="GoldenCorpusHarness" w:date="2026-03-28T22:23:47Z">
        <w:r>
          <w:t xml:space="preserve">C. Details of the boundaries for establishing statistical significance regarding efficacy are discussed further in </w:t>
        </w:r>
      </w:ins>
      <w:r>
        <w:t>S</w:t>
      </w:r>
      <w:del w:id="16351" w:author="GoldenCorpusHarness" w:date="2026-03-28T22:23:47Z">
        <w:r>
          <w:delText>D’s policy on authorship is consistent with the recommendations published by the International Committee of Medical Journal Editors (ICMJE).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delText>
        </w:r>
      </w:del>
      <w:ins w:id="16352" w:author="GoldenCorpusHarness" w:date="2026-03-28T22:23:47Z">
        <w:r>
          <w:t>ection 9.8.</w:t>
        </w:r>
      </w:ins>
    </w:p>
    <w:p ns2:paraId="05EFDBE7" ns2:textId="77777777" w:rsidR="00DF4F46" w:rsidRDefault="00895D30" w:rsidP="00D64A2C">
      <w:pPr>
        <w:pStyle w:val="ParagraphBold"/>
        <w:keepNext/>
        <w:spacing w:after="120"/>
        <w:ind w:left="360" w:hanging="360"/>
      </w:pPr>
      <w:del w:id="16353" w:author="GoldenCorpusHarness" w:date="2026-03-28T22:23:47Z">
        <w:r>
          <w:delText>III.P</w:delText>
        </w:r>
      </w:del>
      <w:ins w:id="16354" w:author="GoldenCorpusHarness" w:date="2026-03-28T22:23:47Z">
        <w:r>
          <w:t xml:space="preserve">The analyses planned, endpoints evaluated, and drivers of timing </w:t>
        </w:r>
      </w:ins>
      <w:r>
        <w:t>ar</w:t>
      </w:r>
      <w:del w:id="16355" w:author="GoldenCorpusHarness" w:date="2026-03-28T22:23:47Z">
        <w:r>
          <w:delText>t</w:delText>
        </w:r>
      </w:del>
      <w:ins w:id="16356" w:author="GoldenCorpusHarness" w:date="2026-03-28T22:23:47Z">
        <w:r>
          <w:t>e summar</w:t>
        </w:r>
      </w:ins>
      <w:r>
        <w:t>i</w:t>
      </w:r>
      <w:del w:id="16357" w:author="GoldenCorpusHarness" w:date="2026-03-28T22:23:47Z">
        <w:r>
          <w:delText>c</w:delText>
        </w:r>
      </w:del>
      <w:ins w:id="16358" w:author="GoldenCorpusHarness" w:date="2026-03-28T22:23:47Z">
        <w:r>
          <w:t xml:space="preserve">zed </w:t>
        </w:r>
      </w:ins>
      <w:r>
        <w:t>i</w:t>
      </w:r>
      <w:del w:id="16359" w:author="GoldenCorpusHarness" w:date="2026-03-28T22:23:47Z">
        <w:r>
          <w:delText>p</w:delText>
        </w:r>
      </w:del>
      <w:ins w:id="16360" w:author="GoldenCorpusHarness" w:date="2026-03-28T22:23:47Z">
        <w:r>
          <w:t>n T</w:t>
        </w:r>
      </w:ins>
      <w:r>
        <w:t>a</w:t>
      </w:r>
      <w:del w:id="16361" w:author="GoldenCorpusHarness" w:date="2026-03-28T22:23:47Z">
        <w:r>
          <w:delText>nt Prot</w:delText>
        </w:r>
      </w:del>
      <w:ins w:id="16362" w:author="GoldenCorpusHarness" w:date="2026-03-28T22:23:47Z">
        <w:r>
          <w:t>bl</w:t>
        </w:r>
      </w:ins>
      <w:r>
        <w:t>e</w:t>
      </w:r>
      <w:del w:id="16363" w:author="GoldenCorpusHarness" w:date="2026-03-28T22:23:47Z">
        <w:r>
          <w:delText>ction</w:delText>
        </w:r>
      </w:del>
      <w:ins w:id="16364" w:author="GoldenCorpusHarness" w:date="2026-03-28T22:23:47Z">
        <w:r>
          <w:t xml:space="preserve"> 33.</w:t>
        </w:r>
      </w:ins>
    </w:p>
    <w:p ns2:paraId="5DD3F2D3" ns2:textId="77777777" w:rsidR="00DF4F46" w:rsidRPr="00D641A7" w:rsidRDefault="00895D30" w:rsidP="00D64A2C">
      <w:pPr>
        <w:pStyle w:val="ParagraphBold"/>
        <w:keepNext/>
        <w:spacing w:after="120"/>
        <w:ind w:left="720" w:hanging="360"/>
      </w:pPr>
      <w:del w:id="16365" w:author="GoldenCorpusHarness" w:date="2026-03-28T22:23:47Z">
        <w:r>
          <w:delText>A.R</w:delText>
        </w:r>
      </w:del>
      <w:ins w:id="16366" w:author="GoldenCorpusHarness" w:date="2026-03-28T22:23:47Z">
        <w:r>
          <w:t>Tabl</w:t>
        </w:r>
      </w:ins>
      <w:r>
        <w:t>e</w:t>
      </w:r>
      <w:del w:id="16367" w:author="GoldenCorpusHarness" w:date="2026-03-28T22:23:47Z">
        <w:r>
          <w:delText>g</w:delText>
        </w:r>
      </w:del>
      <w:ins w:id="16368" w:author="GoldenCorpusHarness" w:date="2026-03-28T22:23:47Z">
        <w:r>
          <w:t xml:space="preserve"> 33S</w:t>
        </w:r>
      </w:ins>
      <w:r>
        <w:t>u</w:t>
      </w:r>
      <w:del w:id="16369" w:author="GoldenCorpusHarness" w:date="2026-03-28T22:23:47Z">
        <w:r>
          <w:delText>l</w:delText>
        </w:r>
      </w:del>
      <w:ins w:id="16370" w:author="GoldenCorpusHarness" w:date="2026-03-28T22:23:47Z">
        <w:r>
          <w:t>mm</w:t>
        </w:r>
      </w:ins>
      <w:r>
        <w:t>a</w:t>
      </w:r>
      <w:del w:id="16371" w:author="GoldenCorpusHarness" w:date="2026-03-28T22:23:47Z">
        <w:r>
          <w:delText>to</w:delText>
        </w:r>
      </w:del>
      <w:r>
        <w:t xml:space="preserve">ry </w:t>
      </w:r>
      <w:del w:id="16372" w:author="GoldenCorpusHarness" w:date="2026-03-28T22:23:47Z">
        <w:r>
          <w:delText>Au</w:delText>
        </w:r>
      </w:del>
      <w:ins w:id="16373" w:author="GoldenCorpusHarness" w:date="2026-03-28T22:23:47Z">
        <w:r>
          <w:t>of In</w:t>
        </w:r>
      </w:ins>
      <w:r>
        <w:t>t</w:t>
      </w:r>
      <w:del w:id="16374" w:author="GoldenCorpusHarness" w:date="2026-03-28T22:23:47Z">
        <w:r>
          <w:delText>ho</w:delText>
        </w:r>
      </w:del>
      <w:ins w:id="16375" w:author="GoldenCorpusHarness" w:date="2026-03-28T22:23:47Z">
        <w:r>
          <w:t>e</w:t>
        </w:r>
      </w:ins>
      <w:r>
        <w:t>ri</w:t>
      </w:r>
      <w:del w:id="16376" w:author="GoldenCorpusHarness" w:date="2026-03-28T22:23:47Z">
        <w:r>
          <w:delText>ty</w:delText>
        </w:r>
      </w:del>
      <w:ins w:id="16377" w:author="GoldenCorpusHarness" w:date="2026-03-28T22:23:47Z">
        <w:r>
          <w:t>m</w:t>
        </w:r>
      </w:ins>
      <w:r>
        <w:t xml:space="preserve"> and </w:t>
      </w:r>
      <w:del w:id="16378" w:author="GoldenCorpusHarness" w:date="2026-03-28T22:23:47Z">
        <w:r>
          <w:delText>Eth</w:delText>
        </w:r>
      </w:del>
      <w:ins w:id="16379" w:author="GoldenCorpusHarness" w:date="2026-03-28T22:23:47Z">
        <w:r>
          <w:t>F</w:t>
        </w:r>
      </w:ins>
      <w:r>
        <w:t>i</w:t>
      </w:r>
      <w:del w:id="16380" w:author="GoldenCorpusHarness" w:date="2026-03-28T22:23:47Z">
        <w:r>
          <w:delText>cs Committee Review (Institutio</w:delText>
        </w:r>
      </w:del>
      <w:r>
        <w:t xml:space="preserve">nal </w:t>
      </w:r>
      <w:del w:id="16381" w:author="GoldenCorpusHarness" w:date="2026-03-28T22:23:47Z">
        <w:r>
          <w:delText>R</w:delText>
        </w:r>
      </w:del>
      <w:ins w:id="16382" w:author="GoldenCorpusHarness" w:date="2026-03-28T22:23:47Z">
        <w:r>
          <w:t>Analys</w:t>
        </w:r>
      </w:ins>
      <w:r>
        <w:t>e</w:t>
      </w:r>
      <w:del w:id="16383" w:author="GoldenCorpusHarness" w:date="2026-03-28T22:23:47Z">
        <w:r>
          <w:delText>view Board [IRB]/Independent Ethic</w:delText>
        </w:r>
      </w:del>
      <w:r>
        <w:t xml:space="preserve">s </w:t>
      </w:r>
      <w:del w:id="16384" w:author="GoldenCorpusHarness" w:date="2026-03-28T22:23:47Z">
        <w:r>
          <w:delText>Commi</w:delText>
        </w:r>
      </w:del>
      <w:ins w:id="16385" w:author="GoldenCorpusHarness" w:date="2026-03-28T22:23:47Z">
        <w:r>
          <w:t>S</w:t>
        </w:r>
      </w:ins>
      <w:r>
        <w:t>t</w:t>
      </w:r>
      <w:ins w:id="16386" w:author="GoldenCorpusHarness" w:date="2026-03-28T22:23:47Z">
        <w:r>
          <w:t>ra</w:t>
        </w:r>
      </w:ins>
      <w:r>
        <w:t>te</w:t>
      </w:r>
      <w:del w:id="16387" w:author="GoldenCorpusHarness" w:date="2026-03-28T22:23:47Z">
        <w:r>
          <w:delText>e [IEC])</w:delText>
        </w:r>
      </w:del>
      <w:ins w:id="16388" w:author="GoldenCorpusHarness" w:date="2026-03-28T22:23:47Z">
        <w:r>
          <w:t>gy</w:t>
        </w:r>
      </w:ins>
    </w:p>
    <w:p ns2:paraId="2717748D" ns2:textId="77777777" w:rsidR="00DF4F46" w:rsidRDefault="00895D30" w:rsidP="00522D25">
      <w:pPr>
        <w:pStyle w:val="paragraph0"/>
        <w:ind w:left="709"/>
      </w:pPr>
      <w:r>
        <w:t>All protocols and protocol amendments will be submitted by MSD for regulatory authority acceptance/authorization prior to implementation of the trial or amendment, in compliance with local and/or national regulations.</w:t>
      </w:r>
    </w:p>
    <w:p ns2:paraId="49DF0E47" ns2:textId="77777777" w:rsidR="00DF4F46" w:rsidRDefault="00895D30" w:rsidP="00522D25">
      <w:pPr>
        <w:pStyle w:val="paragraph0"/>
        <w:ind w:left="709"/>
      </w:pPr>
      <w:del w:id="16389" w:author="GoldenCorpusHarness" w:date="2026-03-28T22:23:47Z">
        <w:r>
          <w:delText>The protocol, protocol amendment(s), informed consent form, investigator’s brochure, and other relevant trial documents must be reviewed and approved by an IRB/IEC before being implemented at each site, in compliance with local and/or national regulations and ICH Guidelines. Changes to the protocol that are required urgently to eliminate an immediate hazard and to protect participant safety may be enacted in anticipation of ethics committee approval. MSD will inform regulatory authorities of such new measures to protect participant safety, in compliance with local and/or national regulations.</w:delText>
        </w:r>
      </w:del>
    </w:p>
    <w:p ns2:paraId="0D339775" ns2:textId="77777777" w:rsidR="00DF4F46" w:rsidRDefault="00895D30" w:rsidP="00D64A2C">
      <w:pPr>
        <w:pStyle w:val="ParagraphBold"/>
        <w:keepNext/>
        <w:spacing w:after="120"/>
        <w:ind w:left="720" w:hanging="360"/>
      </w:pPr>
      <w:del w:id="16390" w:author="GoldenCorpusHarness" w:date="2026-03-28T22:23:47Z">
        <w:r>
          <w:delText>B</w:delText>
        </w:r>
      </w:del>
      <w:ins w:id="16391" w:author="GoldenCorpusHarness" w:date="2026-03-28T22:23:47Z">
        <w:r>
          <w:t>Of note, if at an IA the observed number of events is greater than or equal to that expected for the final analysis of that endpoint, then that analysis will be considered as the final analysis for the endpoint and all remaining alpha will be used</w:t>
        </w:r>
      </w:ins>
      <w:r>
        <w:t>.</w:t>
      </w:r>
      <w:ins w:id="16392" w:author="GoldenCorpusHarness" w:date="2026-03-28T22:23:47Z">
        <w:r>
          <w:t xml:space="preserve"> If at IA3 the observed number of O</w:t>
        </w:r>
      </w:ins>
      <w:r>
        <w:t>S</w:t>
      </w:r>
      <w:del w:id="16393" w:author="GoldenCorpusHarness" w:date="2026-03-28T22:23:47Z">
        <w:r>
          <w:delText>afety</w:delText>
        </w:r>
      </w:del>
      <w:ins w:id="16394" w:author="GoldenCorpusHarness" w:date="2026-03-28T22:23:47Z">
        <w:r>
          <w:t xml:space="preserve"> events is greater than or equal to that expected for IA4, then OS will be tested for efficacy, the expected number of OS events at IA4 will be used for minimum alpha spending calculation and the corresponding efficacy boundary will be used. Then IA4 will use the expected number of OS events at IA5 for boundary calculation, and IA5 will be omitted. Similarly, if at IA4 the observed number of OS events is greater than or equal to that expected for IA5, then the expected number of OS events at IA5 will be used for minimum alpha spending calculation and the corresponding efficacy boundary will be used, and the IA5 will be omitted. If PFS meets prespecified successful criteria before IA4, the next IA(s) may be triggered by OS events.</w:t>
        </w:r>
      </w:ins>
    </w:p>
    <w:p ns2:paraId="0F4618EE" ns2:textId="77777777" w:rsidR="00DF4F46" w:rsidRDefault="00895D30" w:rsidP="00522D25">
      <w:pPr>
        <w:pStyle w:val="paragraph0"/>
        <w:ind w:left="709"/>
      </w:pPr>
      <w:del w:id="16395" w:author="GoldenCorpusHarness" w:date="2026-03-28T22:23:47Z">
        <w:r>
          <w:delText>The guiding principle in decision-making in clinical trials is that p</w:delText>
        </w:r>
      </w:del>
      <w:ins w:id="16396" w:author="GoldenCorpusHarness" w:date="2026-03-28T22:23:47Z">
        <w:r>
          <w:t>P</w:t>
        </w:r>
      </w:ins>
      <w:r>
        <w:t>art</w:t>
      </w:r>
      <w:del w:id="16397" w:author="GoldenCorpusHarness" w:date="2026-03-28T22:23:47Z">
        <w:r>
          <w:delText>icip</w:delText>
        </w:r>
      </w:del>
      <w:ins w:id="16398" w:author="GoldenCorpusHarness" w:date="2026-03-28T22:23:47Z">
        <w:r>
          <w:t xml:space="preserve"> 2 S</w:t>
        </w:r>
      </w:ins>
      <w:r>
        <w:t>a</w:t>
      </w:r>
      <w:ins w:id="16399" w:author="GoldenCorpusHarness" w:date="2026-03-28T22:23:47Z">
        <w:r>
          <w:t>fety I</w:t>
        </w:r>
      </w:ins>
      <w:r>
        <w:t>nt</w:t>
      </w:r>
      <w:del w:id="16400" w:author="GoldenCorpusHarness" w:date="2026-03-28T22:23:47Z">
        <w:r>
          <w:delText xml:space="preserve"> w</w:delText>
        </w:r>
      </w:del>
      <w:r>
        <w:t>e</w:t>
      </w:r>
      <w:del w:id="16401" w:author="GoldenCorpusHarness" w:date="2026-03-28T22:23:47Z">
        <w:r>
          <w:delText>lfare is of p</w:delText>
        </w:r>
      </w:del>
      <w:r>
        <w:t>rim</w:t>
      </w:r>
      <w:del w:id="16402" w:author="GoldenCorpusHarness" w:date="2026-03-28T22:23:47Z">
        <w:r>
          <w:delText>ary</w:delText>
        </w:r>
      </w:del>
      <w:r>
        <w:t xml:space="preserve"> </w:t>
      </w:r>
      <w:del w:id="16403" w:author="GoldenCorpusHarness" w:date="2026-03-28T22:23:47Z">
        <w:r>
          <w:delText>importa</w:delText>
        </w:r>
      </w:del>
      <w:ins w:id="16404" w:author="GoldenCorpusHarness" w:date="2026-03-28T22:23:47Z">
        <w:r>
          <w:t>A</w:t>
        </w:r>
      </w:ins>
      <w:r>
        <w:t>n</w:t>
      </w:r>
      <w:del w:id="16405" w:author="GoldenCorpusHarness" w:date="2026-03-28T22:23:47Z">
        <w:r>
          <w:delText>ce. Potenti</w:delText>
        </w:r>
      </w:del>
      <w:r>
        <w:t>al</w:t>
      </w:r>
      <w:del w:id="16406" w:author="GoldenCorpusHarness" w:date="2026-03-28T22:23:47Z">
        <w:r>
          <w:delText xml:space="preserve"> participant</w:delText>
        </w:r>
      </w:del>
      <w:ins w:id="16407" w:author="GoldenCorpusHarness" w:date="2026-03-28T22:23:47Z">
        <w:r>
          <w:t>y</w:t>
        </w:r>
      </w:ins>
      <w:r>
        <w:t>s</w:t>
      </w:r>
      <w:del w:id="16408" w:author="GoldenCorpusHarness" w:date="2026-03-28T22:23:47Z">
        <w:r>
          <w:delText xml:space="preserve"> will be informed of the r</w:delText>
        </w:r>
      </w:del>
      <w:r>
        <w:t>is</w:t>
      </w:r>
      <w:del w:id="16409" w:author="GoldenCorpusHarness" w:date="2026-03-28T22:23:47Z">
        <w:r>
          <w:delText>ks and benefits of, as well as alternatives to, trial participation. At a minimum, trial designs will take into account the local standard of care.</w:delText>
        </w:r>
      </w:del>
    </w:p>
    <w:p ns2:paraId="0F37297F" ns2:textId="77777777" w:rsidR="00DF4F46" w:rsidRDefault="00895D30" w:rsidP="00522D25">
      <w:pPr>
        <w:pStyle w:val="paragraph0"/>
        <w:ind w:left="709"/>
      </w:pPr>
      <w:ins w:id="16410" w:author="GoldenCorpusHarness" w:date="2026-03-28T22:23:47Z">
        <w:r>
          <w:t xml:space="preserve">The eDMC will be responsible for periodic interim safety reviews as specified in the DMC charter. </w:t>
        </w:r>
      </w:ins>
      <w:r>
        <w:t>A</w:t>
      </w:r>
      <w:del w:id="16411" w:author="GoldenCorpusHarness" w:date="2026-03-28T22:23:47Z">
        <w:r>
          <w:delText xml:space="preserve">ll participation in </w:delText>
        </w:r>
      </w:del>
      <w:ins w:id="16412" w:author="GoldenCorpusHarness" w:date="2026-03-28T22:23:47Z">
        <w:r>
          <w:t>n interim safety analysis will be performed after approximately 6 months after the first participant is randomized or when ~60 participants have been randomized in Part 2, whichever occurs later. Afterwards, the eD</w:t>
        </w:r>
      </w:ins>
      <w:r>
        <w:t>M</w:t>
      </w:r>
      <w:del w:id="16413" w:author="GoldenCorpusHarness" w:date="2026-03-28T22:23:47Z">
        <w:r>
          <w:delText>S</w:delText>
        </w:r>
      </w:del>
      <w:ins w:id="16414" w:author="GoldenCorpusHarness" w:date="2026-03-28T22:23:47Z">
        <w:r>
          <w:t xml:space="preserve">C will review safety data periodically in the study. Interim safety analyses will also be performed at the time of interim efficacy analyses. </w:t>
        </w:r>
      </w:ins>
      <w:r>
        <w:t>D</w:t>
      </w:r>
      <w:del w:id="16415" w:author="GoldenCorpusHarness" w:date="2026-03-28T22:23:47Z">
        <w:r>
          <w:delText xml:space="preserve"> clinical trials is </w:delText>
        </w:r>
      </w:del>
      <w:ins w:id="16416" w:author="GoldenCorpusHarness" w:date="2026-03-28T22:23:47Z">
        <w:r>
          <w:t>etails will be specified in the DMC charter. Other than the planned periodic safety re</w:t>
        </w:r>
      </w:ins>
      <w:r>
        <w:t>v</w:t>
      </w:r>
      <w:del w:id="16417" w:author="GoldenCorpusHarness" w:date="2026-03-28T22:23:47Z">
        <w:r>
          <w:delText>ol</w:delText>
        </w:r>
      </w:del>
      <w:ins w:id="16418" w:author="GoldenCorpusHarness" w:date="2026-03-28T22:23:47Z">
        <w:r>
          <w:t>iew, there is no other planned safety IA for Part 2 of this st</w:t>
        </w:r>
      </w:ins>
      <w:r>
        <w:t>u</w:t>
      </w:r>
      <w:del w:id="16419" w:author="GoldenCorpusHarness" w:date="2026-03-28T22:23:47Z">
        <w:r>
          <w:delText>ntar</w:delText>
        </w:r>
      </w:del>
      <w:ins w:id="16420" w:author="GoldenCorpusHarness" w:date="2026-03-28T22:23:47Z">
        <w:r>
          <w:t>d</w:t>
        </w:r>
      </w:ins>
      <w:r>
        <w:t>y.</w:t>
      </w:r>
      <w:del w:id="16421" w:author="GoldenCorpusHarness" w:date="2026-03-28T22:23:47Z">
        <w:r>
          <w:delText xml:space="preserve"> Participants enter the trial only after informed consent is obtained. Trial designs include procedures and systems for the identification, monitoring, and reporting of safety concerns. Participants may withdraw from an MSD trial at any time, without any influence on their access to, or receipt of, medical care that may otherwise be available to them.</w:delText>
        </w:r>
      </w:del>
    </w:p>
    <w:p ns2:paraId="523FA81B" ns2:textId="77777777" w:rsidR="00DF4F46" w:rsidRDefault="00895D30" w:rsidP="00522D25">
      <w:pPr>
        <w:pStyle w:val="paragraph0"/>
        <w:ind w:left="709"/>
      </w:pPr>
      <w:del w:id="16422" w:author="GoldenCorpusHarness" w:date="2026-03-28T22:23:47Z">
        <w:r>
          <w:delText>During trial planning</w:delText>
        </w:r>
      </w:del>
      <w:ins w:id="16423" w:author="GoldenCorpusHarness" w:date="2026-03-28T22:23:47Z">
        <w:r>
          <w:t>If</w:t>
        </w:r>
      </w:ins>
      <w:r>
        <w:t>,</w:t>
      </w:r>
      <w:del w:id="16424" w:author="GoldenCorpusHarness" w:date="2026-03-28T22:23:47Z">
        <w:r>
          <w:delText xml:space="preserve"> the need for an independent Data Monitoring Committee (DMC) is assessed. DMC review of data accumulated</w:delText>
        </w:r>
      </w:del>
      <w:r>
        <w:t xml:space="preserve"> during the </w:t>
      </w:r>
      <w:del w:id="16425" w:author="GoldenCorpusHarness" w:date="2026-03-28T22:23:47Z">
        <w:r>
          <w:delText>co</w:delText>
        </w:r>
      </w:del>
      <w:ins w:id="16426" w:author="GoldenCorpusHarness" w:date="2026-03-28T22:23:47Z">
        <w:r>
          <w:t>safety i</w:t>
        </w:r>
      </w:ins>
      <w:r>
        <w:t>n</w:t>
      </w:r>
      <w:del w:id="16427" w:author="GoldenCorpusHarness" w:date="2026-03-28T22:23:47Z">
        <w:r>
          <w:delText>duc</w:delText>
        </w:r>
      </w:del>
      <w:r>
        <w:t>t</w:t>
      </w:r>
      <w:ins w:id="16428" w:author="GoldenCorpusHarness" w:date="2026-03-28T22:23:47Z">
        <w:r>
          <w:t>erim reviews, any</w:t>
        </w:r>
      </w:ins>
      <w:r>
        <w:t xml:space="preserve"> of the </w:t>
      </w:r>
      <w:del w:id="16429" w:author="GoldenCorpusHarness" w:date="2026-03-28T22:23:47Z">
        <w:r>
          <w:delText>tr</w:delText>
        </w:r>
      </w:del>
      <w:ins w:id="16430" w:author="GoldenCorpusHarness" w:date="2026-03-28T22:23:47Z">
        <w:r>
          <w:t>follow</w:t>
        </w:r>
      </w:ins>
      <w:r>
        <w:t>i</w:t>
      </w:r>
      <w:del w:id="16431" w:author="GoldenCorpusHarness" w:date="2026-03-28T22:23:47Z">
        <w:r>
          <w:delText>al</w:delText>
        </w:r>
      </w:del>
      <w:ins w:id="16432" w:author="GoldenCorpusHarness" w:date="2026-03-28T22:23:47Z">
        <w:r>
          <w:t>ng</w:t>
        </w:r>
      </w:ins>
      <w:r>
        <w:t xml:space="preserve"> is </w:t>
      </w:r>
      <w:ins w:id="16433" w:author="GoldenCorpusHarness" w:date="2026-03-28T22:23:47Z">
        <w:r>
          <w:t xml:space="preserve">observed </w:t>
        </w:r>
      </w:ins>
      <w:r>
        <w:t>in</w:t>
      </w:r>
      <w:del w:id="16434" w:author="GoldenCorpusHarness" w:date="2026-03-28T22:23:47Z">
        <w:r>
          <w:delText>tegral to</w:delText>
        </w:r>
      </w:del>
      <w:r>
        <w:t xml:space="preserve"> the </w:t>
      </w:r>
      <w:del w:id="16435" w:author="GoldenCorpusHarness" w:date="2026-03-28T22:23:47Z">
        <w:r>
          <w:delText>w</w:delText>
        </w:r>
      </w:del>
      <w:ins w:id="16436" w:author="GoldenCorpusHarness" w:date="2026-03-28T22:23:47Z">
        <w:r>
          <w:t>n</w:t>
        </w:r>
      </w:ins>
      <w:r>
        <w:t>e</w:t>
      </w:r>
      <w:ins w:id="16437" w:author="GoldenCorpusHarness" w:date="2026-03-28T22:23:47Z">
        <w:r>
          <w:t>mtabrutinib + venetoclax arm, enro</w:t>
        </w:r>
      </w:ins>
      <w:r>
        <w:t>ll</w:t>
      </w:r>
      <w:del w:id="16438" w:author="GoldenCorpusHarness" w:date="2026-03-28T22:23:47Z">
        <w:r>
          <w:delText>-</w:delText>
        </w:r>
      </w:del>
      <w:ins w:id="16439" w:author="GoldenCorpusHarness" w:date="2026-03-28T22:23:47Z">
        <w:r>
          <w:t xml:space="preserve">ment may </w:t>
        </w:r>
      </w:ins>
      <w:r>
        <w:t>be</w:t>
      </w:r>
      <w:del w:id="16440" w:author="GoldenCorpusHarness" w:date="2026-03-28T22:23:47Z">
        <w:r>
          <w:delText>ing of trial</w:delText>
        </w:r>
      </w:del>
      <w:r>
        <w:t xml:space="preserve"> pa</w:t>
      </w:r>
      <w:ins w:id="16441" w:author="GoldenCorpusHarness" w:date="2026-03-28T22:23:47Z">
        <w:r>
          <w:t>used fo</w:t>
        </w:r>
      </w:ins>
      <w:r>
        <w:t>r</w:t>
      </w:r>
      <w:ins w:id="16442" w:author="GoldenCorpusHarness" w:date="2026-03-28T22:23:47Z">
        <w:r>
          <w:t xml:space="preserve"> a comprehensive evalua</w:t>
        </w:r>
      </w:ins>
      <w:r>
        <w:t>ti</w:t>
      </w:r>
      <w:del w:id="16443" w:author="GoldenCorpusHarness" w:date="2026-03-28T22:23:47Z">
        <w:r>
          <w:delText>cipa</w:delText>
        </w:r>
      </w:del>
      <w:ins w:id="16444" w:author="GoldenCorpusHarness" w:date="2026-03-28T22:23:47Z">
        <w:r>
          <w:t>o</w:t>
        </w:r>
      </w:ins>
      <w:r>
        <w:t>n</w:t>
      </w:r>
      <w:ins w:id="16445" w:author="GoldenCorpusHarness" w:date="2026-03-28T22:23:47Z">
        <w:r>
          <w:t xml:space="preserve"> by </w:t>
        </w:r>
      </w:ins>
      <w:r>
        <w:t>t</w:t>
      </w:r>
      <w:del w:id="16446" w:author="GoldenCorpusHarness" w:date="2026-03-28T22:23:47Z">
        <w:r>
          <w:delText>s</w:delText>
        </w:r>
      </w:del>
      <w:ins w:id="16447" w:author="GoldenCorpusHarness" w:date="2026-03-28T22:23:47Z">
        <w:r>
          <w:t>he eDMC</w:t>
        </w:r>
      </w:ins>
      <w:r>
        <w:t>.</w:t>
      </w:r>
    </w:p>
    <w:p ns2:paraId="6F20EBC6" ns2:textId="77777777" w:rsidR="00DF4F46" w:rsidRDefault="00895D30" w:rsidP="00D64A2C">
      <w:pPr>
        <w:pStyle w:val="ParagraphBold"/>
        <w:keepNext/>
        <w:spacing w:after="120"/>
        <w:ind w:left="720" w:hanging="360"/>
      </w:pPr>
      <w:del w:id="16448" w:author="GoldenCorpusHarness" w:date="2026-03-28T22:23:47Z">
        <w:r>
          <w:delText>C.C</w:delText>
        </w:r>
      </w:del>
      <w:ins w:id="16449" w:author="GoldenCorpusHarness" w:date="2026-03-28T22:23:47Z">
        <w:r>
          <w:t xml:space="preserve">&gt;5% </w:t>
        </w:r>
      </w:ins>
      <w:r>
        <w:t>o</w:t>
      </w:r>
      <w:ins w:id="16450" w:author="GoldenCorpusHarness" w:date="2026-03-28T22:23:47Z">
        <w:r>
          <w:t>f participa</w:t>
        </w:r>
      </w:ins>
      <w:r>
        <w:t>n</w:t>
      </w:r>
      <w:del w:id="16451" w:author="GoldenCorpusHarness" w:date="2026-03-28T22:23:47Z">
        <w:r>
          <w:delText>f</w:delText>
        </w:r>
      </w:del>
      <w:ins w:id="16452" w:author="GoldenCorpusHarness" w:date="2026-03-28T22:23:47Z">
        <w:r>
          <w:t>ts exper</w:t>
        </w:r>
      </w:ins>
      <w:r>
        <w:t>i</w:t>
      </w:r>
      <w:ins w:id="16453" w:author="GoldenCorpusHarness" w:date="2026-03-28T22:23:47Z">
        <w:r>
          <w:t xml:space="preserve">ence drug-related AE that results in </w:t>
        </w:r>
      </w:ins>
      <w:r>
        <w:t>de</w:t>
      </w:r>
      <w:del w:id="16454" w:author="GoldenCorpusHarness" w:date="2026-03-28T22:23:47Z">
        <w:r>
          <w:delText>n</w:delText>
        </w:r>
      </w:del>
      <w:ins w:id="16455" w:author="GoldenCorpusHarness" w:date="2026-03-28T22:23:47Z">
        <w:r>
          <w:t>a</w:t>
        </w:r>
      </w:ins>
      <w:r>
        <w:t>t</w:t>
      </w:r>
      <w:del w:id="16456" w:author="GoldenCorpusHarness" w:date="2026-03-28T22:23:47Z">
        <w:r>
          <w:delText>iality</w:delText>
        </w:r>
      </w:del>
      <w:ins w:id="16457" w:author="GoldenCorpusHarness" w:date="2026-03-28T22:23:47Z">
        <w:r>
          <w:t>h.</w:t>
        </w:r>
      </w:ins>
    </w:p>
    <w:p ns2:paraId="5D01EE35" ns2:textId="77777777" w:rsidR="00DF4F46" w:rsidRDefault="00895D30" w:rsidP="00522D25">
      <w:pPr>
        <w:pStyle w:val="paragraph0"/>
        <w:ind w:left="709"/>
      </w:pPr>
      <w:del w:id="16458" w:author="GoldenCorpusHarness" w:date="2026-03-28T22:23:47Z">
        <w:r>
          <w:delText>MSD is committed to safeguarding participant confidentiality, to the greatest extent possible, as well as all applicable data protection rights. Unless required by law, only the investigator, Sponsor (or individuals acting on behalf of MSD), ethics committee, and/or regulatory authorities will have access to confidential medical records that might identify the participant by name.</w:delText>
        </w:r>
      </w:del>
      <w:ins w:id="16459" w:author="GoldenCorpusHarness" w:date="2026-03-28T22:23:47Z">
        <w:r>
          <w:t>OR</w:t>
        </w:r>
      </w:ins>
    </w:p>
    <w:p ns2:paraId="2E1C5B05" ns2:textId="77777777" w:rsidR="00DF4F46" w:rsidRDefault="00895D30" w:rsidP="00D64A2C">
      <w:pPr>
        <w:pStyle w:val="ParagraphBold"/>
        <w:keepNext/>
        <w:spacing w:after="120"/>
        <w:ind w:left="720" w:hanging="360"/>
      </w:pPr>
      <w:ins w:id="16460" w:author="GoldenCorpusHarness" w:date="2026-03-28T22:23:47Z">
        <w:r>
          <w:t xml:space="preserve">&gt;10% of participants experience drug-related major bleeding AEs, where a major bleeding AE is defined as any ≥Grade 3 hemorrhagic AEs, serious hemorrhagic AEs, and any grade CNS hemorrhagic events. Hemorrhagic AEs will be based on the Preferred Terms from the SMQ of Haemorrhage (narrow). CNS hemorrhagic events are Preferred Terms from the SMQ of Haemorrhage (narrow) that maps to Nervous System </w:t>
        </w:r>
      </w:ins>
      <w:r>
        <w:t>D</w:t>
      </w:r>
      <w:ins w:id="16461" w:author="GoldenCorpusHarness" w:date="2026-03-28T22:23:47Z">
        <w:r>
          <w:t>isorders system organ class</w:t>
        </w:r>
      </w:ins>
      <w:r>
        <w:t>.</w:t>
      </w:r>
      <w:del w:id="16462" w:author="GoldenCorpusHarness" w:date="2026-03-28T22:23:47Z">
        <w:r>
          <w:delText>Genomic Research</w:delText>
        </w:r>
      </w:del>
    </w:p>
    <w:p ns2:paraId="10DC9AA6" ns2:textId="77777777" w:rsidR="00DF4F46" w:rsidRDefault="00895D30" w:rsidP="00522D25">
      <w:pPr>
        <w:pStyle w:val="paragraph0"/>
        <w:ind w:left="709"/>
      </w:pPr>
      <w:del w:id="16463" w:author="GoldenCorpusHarness" w:date="2026-03-28T22:23:47Z">
        <w:r>
          <w:delText>Genomic research will only be conducted in accordance with a protocol and informed consent authorized by an ethics committee.</w:delText>
        </w:r>
      </w:del>
      <w:ins w:id="16464" w:author="GoldenCorpusHarness" w:date="2026-03-28T22:23:47Z">
        <w:r>
          <w:t>OR</w:t>
        </w:r>
      </w:ins>
    </w:p>
    <w:p ns2:paraId="7A257EE2" ns2:textId="77777777" w:rsidR="00DF4F46" w:rsidRDefault="00895D30" w:rsidP="00D64A2C">
      <w:pPr>
        <w:pStyle w:val="ParagraphBold"/>
        <w:keepNext/>
        <w:spacing w:after="120"/>
        <w:ind w:left="720" w:hanging="360"/>
      </w:pPr>
      <w:del w:id="16465" w:author="GoldenCorpusHarness" w:date="2026-03-28T22:23:47Z">
        <w:r>
          <w:delText>E.T</w:delText>
        </w:r>
      </w:del>
      <w:ins w:id="16466" w:author="GoldenCorpusHarness" w:date="2026-03-28T22:23:47Z">
        <w:r>
          <w:t>&gt;10% of participants experience drug-related ≥Grade 3 at</w:t>
        </w:r>
      </w:ins>
      <w:r>
        <w:t xml:space="preserve">rial </w:t>
      </w:r>
      <w:del w:id="16467" w:author="GoldenCorpusHarness" w:date="2026-03-28T22:23:47Z">
        <w:r>
          <w:delText>Resu</w:delText>
        </w:r>
      </w:del>
      <w:ins w:id="16468" w:author="GoldenCorpusHarness" w:date="2026-03-28T22:23:47Z">
        <w:r>
          <w:t>fibri</w:t>
        </w:r>
      </w:ins>
      <w:r>
        <w:t>l</w:t>
      </w:r>
      <w:ins w:id="16469" w:author="GoldenCorpusHarness" w:date="2026-03-28T22:23:47Z">
        <w:r>
          <w:t>la</w:t>
        </w:r>
      </w:ins>
      <w:r>
        <w:t>t</w:t>
      </w:r>
      <w:del w:id="16470" w:author="GoldenCorpusHarness" w:date="2026-03-28T22:23:47Z">
        <w:r>
          <w:delText>s</w:delText>
        </w:r>
      </w:del>
      <w:ins w:id="16471" w:author="GoldenCorpusHarness" w:date="2026-03-28T22:23:47Z">
        <w:r>
          <w:t>ion AE.</w:t>
        </w:r>
      </w:ins>
    </w:p>
    <w:p ns2:paraId="0B81A73B" ns2:textId="77777777" w:rsidR="00DF4F46" w:rsidRDefault="00895D30" w:rsidP="00522D25">
      <w:pPr>
        <w:pStyle w:val="paragraph0"/>
        <w:ind w:left="709"/>
      </w:pPr>
      <w:del w:id="16472" w:author="GoldenCorpusHarness" w:date="2026-03-28T22:23:47Z">
        <w:r>
          <w:delText>At the time of providing informed consent and in accordance with local laws and regulations, participants should be informed about the plans for availability of trial results.</w:delText>
        </w:r>
      </w:del>
    </w:p>
    <w:p ns2:paraId="07F9311E" ns2:textId="77777777" w:rsidR="00DF4F46" w:rsidRDefault="00895D30" w:rsidP="00D64A2C">
      <w:pPr>
        <w:pStyle w:val="ParagraphBold"/>
        <w:keepNext/>
        <w:spacing w:after="120"/>
        <w:ind w:left="360" w:hanging="360"/>
      </w:pPr>
      <w:del w:id="16473" w:author="GoldenCorpusHarness" w:date="2026-03-28T22:23:47Z">
        <w:r>
          <w:delText>IV.F</w:delText>
        </w:r>
      </w:del>
      <w:ins w:id="16474" w:author="GoldenCorpusHarness" w:date="2026-03-28T22:23:47Z">
        <w:r>
          <w:t>Mult</w:t>
        </w:r>
      </w:ins>
      <w:r>
        <w:t>i</w:t>
      </w:r>
      <w:del w:id="16475" w:author="GoldenCorpusHarness" w:date="2026-03-28T22:23:47Z">
        <w:r>
          <w:delText>nan</w:delText>
        </w:r>
      </w:del>
      <w:ins w:id="16476" w:author="GoldenCorpusHarness" w:date="2026-03-28T22:23:47Z">
        <w:r>
          <w:t>pli</w:t>
        </w:r>
      </w:ins>
      <w:r>
        <w:t>ci</w:t>
      </w:r>
      <w:del w:id="16477" w:author="GoldenCorpusHarness" w:date="2026-03-28T22:23:47Z">
        <w:r>
          <w:delText>al Considera</w:delText>
        </w:r>
      </w:del>
      <w:r>
        <w:t>t</w:t>
      </w:r>
      <w:del w:id="16478" w:author="GoldenCorpusHarness" w:date="2026-03-28T22:23:47Z">
        <w:r>
          <w:delText>ions</w:delText>
        </w:r>
      </w:del>
      <w:ins w:id="16479" w:author="GoldenCorpusHarness" w:date="2026-03-28T22:23:47Z">
        <w:r>
          <w:t>y</w:t>
        </w:r>
      </w:ins>
    </w:p>
    <w:p ns2:paraId="7DDE0597" ns2:textId="77777777" w:rsidR="00DF4F46" w:rsidRDefault="00895D30" w:rsidP="00D64A2C">
      <w:pPr>
        <w:pStyle w:val="ParagraphBold"/>
        <w:keepNext/>
        <w:spacing w:after="120"/>
        <w:ind w:left="720" w:hanging="360"/>
      </w:pPr>
      <w:del w:id="16480" w:author="GoldenCorpusHarness" w:date="2026-03-28T22:23:47Z">
        <w:r>
          <w:delText>A.</w:delText>
        </w:r>
      </w:del>
      <w:ins w:id="16481" w:author="GoldenCorpusHarness" w:date="2026-03-28T22:23:47Z">
        <w:r>
          <w:t xml:space="preserve">Multiplicity for </w:t>
        </w:r>
      </w:ins>
      <w:r>
        <w:t>Pa</w:t>
      </w:r>
      <w:del w:id="16482" w:author="GoldenCorpusHarness" w:date="2026-03-28T22:23:47Z">
        <w:r>
          <w:delText>ymen</w:delText>
        </w:r>
      </w:del>
      <w:ins w:id="16483" w:author="GoldenCorpusHarness" w:date="2026-03-28T22:23:47Z">
        <w:r>
          <w:t>r</w:t>
        </w:r>
      </w:ins>
      <w:r>
        <w:t>t</w:t>
      </w:r>
      <w:del w:id="16484" w:author="GoldenCorpusHarness" w:date="2026-03-28T22:23:47Z">
        <w:r>
          <w:delText>s</w:delText>
        </w:r>
      </w:del>
      <w:r>
        <w:t xml:space="preserve"> </w:t>
      </w:r>
      <w:del w:id="16485" w:author="GoldenCorpusHarness" w:date="2026-03-28T22:23:47Z">
        <w:r>
          <w:delText>to Investigators</w:delText>
        </w:r>
      </w:del>
      <w:ins w:id="16486" w:author="GoldenCorpusHarness" w:date="2026-03-28T22:23:47Z">
        <w:r>
          <w:t>1</w:t>
        </w:r>
      </w:ins>
    </w:p>
    <w:p ns2:paraId="49896CD0" ns2:textId="77777777" w:rsidR="00DF4F46" w:rsidRDefault="00895D30" w:rsidP="00522D25">
      <w:pPr>
        <w:pStyle w:val="paragraph0"/>
        <w:ind w:left="709"/>
      </w:pPr>
      <w:del w:id="16487" w:author="GoldenCorpusHarness" w:date="2026-03-28T22:23:47Z">
        <w:r>
          <w:delText>C</w:delText>
        </w:r>
      </w:del>
      <w:ins w:id="16488" w:author="GoldenCorpusHarness" w:date="2026-03-28T22:23:47Z">
        <w:r>
          <w:t>No mu</w:t>
        </w:r>
      </w:ins>
      <w:r>
        <w:t>l</w:t>
      </w:r>
      <w:del w:id="16489" w:author="GoldenCorpusHarness" w:date="2026-03-28T22:23:47Z">
        <w:r>
          <w:delText xml:space="preserve">inical trials are </w:delText>
        </w:r>
      </w:del>
      <w:r>
        <w:t>ti</w:t>
      </w:r>
      <w:del w:id="16490" w:author="GoldenCorpusHarness" w:date="2026-03-28T22:23:47Z">
        <w:r>
          <w:delText xml:space="preserve">me- and labor-intensive. It is MSD’s </w:delText>
        </w:r>
      </w:del>
      <w:r>
        <w:t>p</w:t>
      </w:r>
      <w:del w:id="16491" w:author="GoldenCorpusHarness" w:date="2026-03-28T22:23:47Z">
        <w:r>
          <w:delText>o</w:delText>
        </w:r>
      </w:del>
      <w:r>
        <w:t>lic</w:t>
      </w:r>
      <w:ins w:id="16492" w:author="GoldenCorpusHarness" w:date="2026-03-28T22:23:47Z">
        <w:r>
          <w:t>it</w:t>
        </w:r>
      </w:ins>
      <w:r>
        <w:t xml:space="preserve">y </w:t>
      </w:r>
      <w:del w:id="16493" w:author="GoldenCorpusHarness" w:date="2026-03-28T22:23:47Z">
        <w:r>
          <w:delText>to compens</w:delText>
        </w:r>
      </w:del>
      <w:r>
        <w:t>a</w:t>
      </w:r>
      <w:del w:id="16494" w:author="GoldenCorpusHarness" w:date="2026-03-28T22:23:47Z">
        <w:r>
          <w:delText>te inve</w:delText>
        </w:r>
      </w:del>
      <w:ins w:id="16495" w:author="GoldenCorpusHarness" w:date="2026-03-28T22:23:47Z">
        <w:r>
          <w:t>dju</w:t>
        </w:r>
      </w:ins>
      <w:r>
        <w:t>st</w:t>
      </w:r>
      <w:del w:id="16496" w:author="GoldenCorpusHarness" w:date="2026-03-28T22:23:47Z">
        <w:r>
          <w:delText>igators (or the sponsoring institution) in a fair manner for the work performed in support of MSD trials. MSD does not pay incentives to enroll participants in its trials. However, when enroll</w:delText>
        </w:r>
      </w:del>
      <w:r>
        <w:t>ment is p</w:t>
      </w:r>
      <w:del w:id="16497" w:author="GoldenCorpusHarness" w:date="2026-03-28T22:23:47Z">
        <w:r>
          <w:delText>articu</w:delText>
        </w:r>
      </w:del>
      <w:r>
        <w:t>la</w:t>
      </w:r>
      <w:del w:id="16498" w:author="GoldenCorpusHarness" w:date="2026-03-28T22:23:47Z">
        <w:r>
          <w:delText>rly chall</w:delText>
        </w:r>
      </w:del>
      <w:ins w:id="16499" w:author="GoldenCorpusHarness" w:date="2026-03-28T22:23:47Z">
        <w:r>
          <w:t>nn</w:t>
        </w:r>
      </w:ins>
      <w:r>
        <w:t>e</w:t>
      </w:r>
      <w:del w:id="16500" w:author="GoldenCorpusHarness" w:date="2026-03-28T22:23:47Z">
        <w:r>
          <w:delText>nging, a</w:delText>
        </w:r>
      </w:del>
      <w:r>
        <w:t>d</w:t>
      </w:r>
      <w:del w:id="16501" w:author="GoldenCorpusHarness" w:date="2026-03-28T22:23:47Z">
        <w:r>
          <w:delText>ditional payments may be made to compensate for the time spent in extra recruiting efforts</w:delText>
        </w:r>
      </w:del>
      <w:r>
        <w:t>.</w:t>
      </w:r>
    </w:p>
    <w:p ns2:paraId="38204440" ns2:textId="77777777" w:rsidR="00DF4F46" w:rsidRDefault="00895D30" w:rsidP="00522D25">
      <w:pPr>
        <w:pStyle w:val="paragraph0"/>
        <w:ind w:left="709"/>
      </w:pPr>
      <w:r>
        <w:t>M</w:t>
      </w:r>
      <w:del w:id="16502" w:author="GoldenCorpusHarness" w:date="2026-03-28T22:23:47Z">
        <w:r>
          <w:delText>SD does no</w:delText>
        </w:r>
      </w:del>
      <w:ins w:id="16503" w:author="GoldenCorpusHarness" w:date="2026-03-28T22:23:47Z">
        <w:r>
          <w:t>ul</w:t>
        </w:r>
      </w:ins>
      <w:r>
        <w:t>t</w:t>
      </w:r>
      <w:del w:id="16504" w:author="GoldenCorpusHarness" w:date="2026-03-28T22:23:47Z">
        <w:r>
          <w:delText xml:space="preserve"> </w:delText>
        </w:r>
      </w:del>
      <w:ins w:id="16505" w:author="GoldenCorpusHarness" w:date="2026-03-28T22:23:47Z">
        <w:r>
          <w:t>i</w:t>
        </w:r>
      </w:ins>
      <w:r>
        <w:t>p</w:t>
      </w:r>
      <w:del w:id="16506" w:author="GoldenCorpusHarness" w:date="2026-03-28T22:23:47Z">
        <w:r>
          <w:delText>a</w:delText>
        </w:r>
      </w:del>
      <w:ins w:id="16507" w:author="GoldenCorpusHarness" w:date="2026-03-28T22:23:47Z">
        <w:r>
          <w:t>licit</w:t>
        </w:r>
      </w:ins>
      <w:r>
        <w:t xml:space="preserve">y for </w:t>
      </w:r>
      <w:del w:id="16508" w:author="GoldenCorpusHarness" w:date="2026-03-28T22:23:47Z">
        <w:r>
          <w:delText>p</w:delText>
        </w:r>
      </w:del>
      <w:ins w:id="16509" w:author="GoldenCorpusHarness" w:date="2026-03-28T22:23:47Z">
        <w:r>
          <w:t>P</w:t>
        </w:r>
      </w:ins>
      <w:r>
        <w:t>art</w:t>
      </w:r>
      <w:del w:id="16510" w:author="GoldenCorpusHarness" w:date="2026-03-28T22:23:47Z">
        <w:r>
          <w:delText>icipant</w:delText>
        </w:r>
      </w:del>
      <w:r>
        <w:t xml:space="preserve"> </w:t>
      </w:r>
      <w:del w:id="16511" w:author="GoldenCorpusHarness" w:date="2026-03-28T22:23:47Z">
        <w:r>
          <w:delText>referrals. However, MSD may compensate referring physicians for time spent on medical record review and medical evaluation to identify potentially eligible participants.</w:delText>
        </w:r>
      </w:del>
      <w:ins w:id="16512" w:author="GoldenCorpusHarness" w:date="2026-03-28T22:23:47Z">
        <w:r>
          <w:t>2</w:t>
        </w:r>
      </w:ins>
    </w:p>
    <w:p ns2:paraId="48E7192D" ns2:textId="77777777" w:rsidR="00DF4F46" w:rsidRDefault="00895D30" w:rsidP="00D64A2C">
      <w:pPr>
        <w:pStyle w:val="ParagraphBold"/>
        <w:keepNext/>
        <w:spacing w:after="120"/>
        <w:ind w:left="720" w:hanging="360"/>
      </w:pPr>
      <w:ins w:id="16513" w:author="GoldenCorpusHarness" w:date="2026-03-28T22:23:47Z">
        <w:r>
          <w:t xml:space="preserve">The study uses the graphical method of Maurer and </w:t>
        </w:r>
      </w:ins>
      <w:r>
        <w:t>B</w:t>
      </w:r>
      <w:ins w:id="16514" w:author="GoldenCorpusHarness" w:date="2026-03-28T22:23:47Z">
        <w:r>
          <w:t>retz [Maurer, W</w:t>
        </w:r>
      </w:ins>
      <w:r>
        <w:t>.</w:t>
      </w:r>
      <w:del w:id="16515" w:author="GoldenCorpusHarness" w:date="2026-03-28T22:23:47Z">
        <w:r>
          <w:delText>Clinical Research</w:delText>
        </w:r>
      </w:del>
      <w:ins w:id="16516" w:author="GoldenCorpusHarness" w:date="2026-03-28T22:23:47Z">
        <w:r>
          <w:t>, et al 2011] to provide strong multiplicity control for multiple hypotheses as well as IAs. According to this approach, study hypotheses may be tested more than once, and when a particular null hypothesis is rejected, the alpha allocated to that hypothesis can be reallocated to other hypothesis tests.</w:t>
        </w:r>
      </w:ins>
      <w:r>
        <w:t xml:space="preserve"> F</w:t>
      </w:r>
      <w:del w:id="16517" w:author="GoldenCorpusHarness" w:date="2026-03-28T22:23:47Z">
        <w:r>
          <w:delText>undin</w:delText>
        </w:r>
      </w:del>
      <w:ins w:id="16518" w:author="GoldenCorpusHarness" w:date="2026-03-28T22:23:47Z">
        <w:r>
          <w:t>i</w:t>
        </w:r>
      </w:ins>
      <w:r>
        <w:t>g</w:t>
      </w:r>
      <w:ins w:id="16519" w:author="GoldenCorpusHarness" w:date="2026-03-28T22:23:47Z">
        <w:r>
          <w:t>ure 4 shows the initial one-sided alpha allocation for each hypothesis in the ellipse representing the hypothesis. The weights for re-allocation from each hypothesis to the others are shown in the boxes on the lines connecting hypotheses.</w:t>
        </w:r>
      </w:ins>
    </w:p>
    <w:p ns2:paraId="64BDA997" ns2:textId="77777777" w:rsidR="00DF4F46" w:rsidRDefault="00895D30" w:rsidP="00522D25">
      <w:pPr>
        <w:pStyle w:val="paragraph0"/>
        <w:ind w:left="709"/>
      </w:pPr>
      <w:ins w:id="16520" w:author="GoldenCorpusHarness" w:date="2026-03-28T22:23:47Z">
        <w:r>
          <w:t>The family-wise Type-</w:t>
        </w:r>
      </w:ins>
      <w:r>
        <w:t>I</w:t>
      </w:r>
      <w:del w:id="16521" w:author="GoldenCorpusHarness" w:date="2026-03-28T22:23:47Z">
        <w:r>
          <w:delText>nfor</w:delText>
        </w:r>
      </w:del>
      <w:ins w:id="16522" w:author="GoldenCorpusHarness" w:date="2026-03-28T22:23:47Z">
        <w:r>
          <w:t xml:space="preserve"> error rate for this study is strongly controlled at 0.025 (one-sided) across the pri</w:t>
        </w:r>
      </w:ins>
      <w:r>
        <w:t>m</w:t>
      </w:r>
      <w:del w:id="16523" w:author="GoldenCorpusHarness" w:date="2026-03-28T22:23:47Z">
        <w:r>
          <w:delText>ed consent forms will disclose that the trial is sponsored by</w:delText>
        </w:r>
      </w:del>
      <w:ins w:id="16524" w:author="GoldenCorpusHarness" w:date="2026-03-28T22:23:47Z">
        <w:r>
          <w:t>ary hypothesis on PFS and the secondary hypotheses on undetectable</w:t>
        </w:r>
      </w:ins>
      <w:r>
        <w:t xml:space="preserve"> M</w:t>
      </w:r>
      <w:del w:id="16525" w:author="GoldenCorpusHarness" w:date="2026-03-28T22:23:47Z">
        <w:r>
          <w:delText>S</w:delText>
        </w:r>
      </w:del>
      <w:ins w:id="16526" w:author="GoldenCorpusHarness" w:date="2026-03-28T22:23:47Z">
        <w:r>
          <w:t>R</w:t>
        </w:r>
      </w:ins>
      <w:r>
        <w:t xml:space="preserve">D, </w:t>
      </w:r>
      <w:del w:id="16527" w:author="GoldenCorpusHarness" w:date="2026-03-28T22:23:47Z">
        <w:r>
          <w:delText>and that the invest</w:delText>
        </w:r>
      </w:del>
      <w:ins w:id="16528" w:author="GoldenCorpusHarness" w:date="2026-03-28T22:23:47Z">
        <w:r>
          <w:t>OS, and OR. The initial alpha ass</w:t>
        </w:r>
      </w:ins>
      <w:r>
        <w:t>ig</w:t>
      </w:r>
      <w:del w:id="16529" w:author="GoldenCorpusHarness" w:date="2026-03-28T22:23:47Z">
        <w:r>
          <w:delText>ator or sponsorin</w:delText>
        </w:r>
      </w:del>
      <w:ins w:id="16530" w:author="GoldenCorpusHarness" w:date="2026-03-28T22:23:47Z">
        <w:r>
          <w:t>ned to undetectable MRD will be 0.005 and to PFS will be 0.020. No initial alpha will be assi</w:t>
        </w:r>
      </w:ins>
      <w:r>
        <w:t>g</w:t>
      </w:r>
      <w:del w:id="16531" w:author="GoldenCorpusHarness" w:date="2026-03-28T22:23:47Z">
        <w:r>
          <w:delText xml:space="preserve"> institution is bein</w:delText>
        </w:r>
      </w:del>
      <w:ins w:id="16532" w:author="GoldenCorpusHarness" w:date="2026-03-28T22:23:47Z">
        <w:r>
          <w:t>ned to OS and OR endpoints. The study will be considered a success if PFS is demonstrated to be statistically si</w:t>
        </w:r>
      </w:ins>
      <w:r>
        <w:t>g</w:t>
      </w:r>
      <w:del w:id="16533" w:author="GoldenCorpusHarness" w:date="2026-03-28T22:23:47Z">
        <w:r>
          <w:delText xml:space="preserve"> paid or provided a </w:delText>
        </w:r>
      </w:del>
      <w:ins w:id="16534" w:author="GoldenCorpusHarness" w:date="2026-03-28T22:23:47Z">
        <w:r>
          <w:t>nificant under multiplicity control. If the null hypothesis of undetectable MRD (H2) is rejected, α=0.005 can be reallocated to PFS (H1). If the null hypothesis of PFS (H1) is rejected, the correspondin</w:t>
        </w:r>
      </w:ins>
      <w:r>
        <w:t>g</w:t>
      </w:r>
      <w:del w:id="16535" w:author="GoldenCorpusHarness" w:date="2026-03-28T22:23:47Z">
        <w:r>
          <w:delText>rant for perform</w:delText>
        </w:r>
      </w:del>
      <w:ins w:id="16536" w:author="GoldenCorpusHarness" w:date="2026-03-28T22:23:47Z">
        <w:r>
          <w:t xml:space="preserve"> alpha can be reallocated to OS (H3). If the null hypothesis of OS (H3) is rejected, the correspond</w:t>
        </w:r>
      </w:ins>
      <w:r>
        <w:t xml:space="preserve">ing </w:t>
      </w:r>
      <w:del w:id="16537" w:author="GoldenCorpusHarness" w:date="2026-03-28T22:23:47Z">
        <w:r>
          <w:delText xml:space="preserve">the trial. </w:delText>
        </w:r>
      </w:del>
      <w:ins w:id="16538" w:author="GoldenCorpusHarness" w:date="2026-03-28T22:23:47Z">
        <w:r>
          <w:t>alpha can be reallocated to OR (</w:t>
        </w:r>
      </w:ins>
      <w:r>
        <w:t>H</w:t>
      </w:r>
      <w:del w:id="16539" w:author="GoldenCorpusHarness" w:date="2026-03-28T22:23:47Z">
        <w:r>
          <w:delText>owever</w:delText>
        </w:r>
      </w:del>
      <w:ins w:id="16540" w:author="GoldenCorpusHarness" w:date="2026-03-28T22:23:47Z">
        <w:r>
          <w:t>4). If the null hypothesis of OR (H4) is rejected</w:t>
        </w:r>
      </w:ins>
      <w:r>
        <w:t xml:space="preserve">, the </w:t>
      </w:r>
      <w:del w:id="16541" w:author="GoldenCorpusHarness" w:date="2026-03-28T22:23:47Z">
        <w:r>
          <w:delText>local ethics committee may wish to alter the wor</w:delText>
        </w:r>
      </w:del>
      <w:ins w:id="16542" w:author="GoldenCorpusHarness" w:date="2026-03-28T22:23:47Z">
        <w:r>
          <w:t>correspon</w:t>
        </w:r>
      </w:ins>
      <w:r>
        <w:t xml:space="preserve">ding </w:t>
      </w:r>
      <w:del w:id="16543" w:author="GoldenCorpusHarness" w:date="2026-03-28T22:23:47Z">
        <w:r>
          <w:delText>of the disclosure statement to be consistent with financial practices at that institution. As noted above, all publications resulting from</w:delText>
        </w:r>
      </w:del>
      <w:ins w:id="16544" w:author="GoldenCorpusHarness" w:date="2026-03-28T22:23:47Z">
        <w:r>
          <w:t>alpha can be reallocated to undetectable</w:t>
        </w:r>
      </w:ins>
      <w:r>
        <w:t xml:space="preserve"> M</w:t>
      </w:r>
      <w:del w:id="16545" w:author="GoldenCorpusHarness" w:date="2026-03-28T22:23:47Z">
        <w:r>
          <w:delText>S</w:delText>
        </w:r>
      </w:del>
      <w:ins w:id="16546" w:author="GoldenCorpusHarness" w:date="2026-03-28T22:23:47Z">
        <w:r>
          <w:t>R</w:t>
        </w:r>
      </w:ins>
      <w:r>
        <w:t xml:space="preserve">D </w:t>
      </w:r>
      <w:del w:id="16547" w:author="GoldenCorpusHarness" w:date="2026-03-28T22:23:47Z">
        <w:r>
          <w:delText>trials will indicate MSD as a source of funding.</w:delText>
        </w:r>
      </w:del>
      <w:ins w:id="16548" w:author="GoldenCorpusHarness" w:date="2026-03-28T22:23:47Z">
        <w:r>
          <w:t>(H2).</w:t>
        </w:r>
      </w:ins>
    </w:p>
    <w:p ns2:paraId="5B1FE251" ns2:textId="77777777" w:rsidR="00DF4F46" w:rsidRDefault="00895D30" w:rsidP="00D64A2C">
      <w:pPr>
        <w:pStyle w:val="ParagraphBold"/>
        <w:keepNext/>
        <w:spacing w:after="120"/>
        <w:ind w:left="720" w:hanging="360"/>
      </w:pPr>
      <w:del w:id="16549" w:author="GoldenCorpusHarness" w:date="2026-03-28T22:23:47Z">
        <w:r>
          <w:delText>C.</w:delText>
        </w:r>
      </w:del>
      <w:r>
        <w:t>F</w:t>
      </w:r>
      <w:ins w:id="16550" w:author="GoldenCorpusHarness" w:date="2026-03-28T22:23:47Z">
        <w:r>
          <w:t>ig</w:t>
        </w:r>
      </w:ins>
      <w:r>
        <w:t>u</w:t>
      </w:r>
      <w:del w:id="16551" w:author="GoldenCorpusHarness" w:date="2026-03-28T22:23:47Z">
        <w:r>
          <w:delText>nd</w:delText>
        </w:r>
      </w:del>
      <w:ins w:id="16552" w:author="GoldenCorpusHarness" w:date="2026-03-28T22:23:47Z">
        <w:r>
          <w:t>re 4Mult</w:t>
        </w:r>
      </w:ins>
      <w:r>
        <w:t>i</w:t>
      </w:r>
      <w:del w:id="16553" w:author="GoldenCorpusHarness" w:date="2026-03-28T22:23:47Z">
        <w:r>
          <w:delText>n</w:delText>
        </w:r>
      </w:del>
      <w:ins w:id="16554" w:author="GoldenCorpusHarness" w:date="2026-03-28T22:23:47Z">
        <w:r>
          <w:t>plicity Dia</w:t>
        </w:r>
      </w:ins>
      <w:r>
        <w:t>g</w:t>
      </w:r>
      <w:ins w:id="16555" w:author="GoldenCorpusHarness" w:date="2026-03-28T22:23:47Z">
        <w:r>
          <w:t>ram</w:t>
        </w:r>
      </w:ins>
      <w:r>
        <w:t xml:space="preserve"> for T</w:t>
      </w:r>
      <w:ins w:id="16556" w:author="GoldenCorpusHarness" w:date="2026-03-28T22:23:47Z">
        <w:r>
          <w:t>ype-I E</w:t>
        </w:r>
      </w:ins>
      <w:r>
        <w:t>r</w:t>
      </w:r>
      <w:del w:id="16557" w:author="GoldenCorpusHarness" w:date="2026-03-28T22:23:47Z">
        <w:r>
          <w:delText>avel and Othe</w:delText>
        </w:r>
      </w:del>
      <w:ins w:id="16558" w:author="GoldenCorpusHarness" w:date="2026-03-28T22:23:47Z">
        <w:r>
          <w:t>ro</w:t>
        </w:r>
      </w:ins>
      <w:r>
        <w:t xml:space="preserve">r </w:t>
      </w:r>
      <w:del w:id="16559" w:author="GoldenCorpusHarness" w:date="2026-03-28T22:23:47Z">
        <w:r>
          <w:delText>Reques</w:delText>
        </w:r>
      </w:del>
      <w:ins w:id="16560" w:author="GoldenCorpusHarness" w:date="2026-03-28T22:23:47Z">
        <w:r>
          <w:t>Con</w:t>
        </w:r>
      </w:ins>
      <w:r>
        <w:t>t</w:t>
      </w:r>
      <w:del w:id="16561" w:author="GoldenCorpusHarness" w:date="2026-03-28T22:23:47Z">
        <w:r>
          <w:delText>s</w:delText>
        </w:r>
      </w:del>
      <w:ins w:id="16562" w:author="GoldenCorpusHarness" w:date="2026-03-28T22:23:47Z">
        <w:r>
          <w:t>rol</w:t>
        </w:r>
      </w:ins>
    </w:p>
    <w:p ns2:paraId="713A1CCF" ns2:textId="77777777" w:rsidR="00DF4F46" w:rsidRDefault="00895D30" w:rsidP="00522D25">
      <w:pPr>
        <w:pStyle w:val="paragraph0"/>
        <w:ind w:left="709"/>
      </w:pPr>
      <w:del w:id="16563" w:author="GoldenCorpusHarness" w:date="2026-03-28T22:23:47Z">
        <w:r>
          <w:delText>Funding of travel by investigators and support staff (eg, to scientific meetings, investigator meetings, etc) will be consistent with local guidelines and practices.</w:delText>
        </w:r>
      </w:del>
    </w:p>
    <w:p ns2:paraId="5D7013CE" ns2:textId="77777777" w:rsidR="00DF4F46" w:rsidRDefault="00895D30" w:rsidP="00D64A2C">
      <w:pPr>
        <w:pStyle w:val="ParagraphBold"/>
        <w:keepNext/>
        <w:spacing w:after="120"/>
        <w:ind w:left="360" w:hanging="360"/>
      </w:pPr>
      <w:del w:id="16564" w:author="GoldenCorpusHarness" w:date="2026-03-28T22:23:47Z">
        <w:r>
          <w:delText>V.I</w:delText>
        </w:r>
      </w:del>
      <w:ins w:id="16565" w:author="GoldenCorpusHarness" w:date="2026-03-28T22:23:47Z">
        <w:r>
          <w:t>α=alpha; H=hypothesis; uMRD=u</w:t>
        </w:r>
      </w:ins>
      <w:r>
        <w:t>n</w:t>
      </w:r>
      <w:ins w:id="16566" w:author="GoldenCorpusHarness" w:date="2026-03-28T22:23:47Z">
        <w:r>
          <w:t>detectable minimal residual disease; OR=objecti</w:t>
        </w:r>
      </w:ins>
      <w:r>
        <w:t>ve</w:t>
      </w:r>
      <w:ins w:id="16567" w:author="GoldenCorpusHarness" w:date="2026-03-28T22:23:47Z">
        <w:r>
          <w:t xml:space="preserve"> re</w:t>
        </w:r>
      </w:ins>
      <w:r>
        <w:t>s</w:t>
      </w:r>
      <w:del w:id="16568" w:author="GoldenCorpusHarness" w:date="2026-03-28T22:23:47Z">
        <w:r>
          <w:delText>t</w:delText>
        </w:r>
      </w:del>
      <w:ins w:id="16569" w:author="GoldenCorpusHarness" w:date="2026-03-28T22:23:47Z">
        <w:r>
          <w:t>ponse; OS=overall surv</w:t>
        </w:r>
      </w:ins>
      <w:r>
        <w:t>i</w:t>
      </w:r>
      <w:ins w:id="16570" w:author="GoldenCorpusHarness" w:date="2026-03-28T22:23:47Z">
        <w:r>
          <w:t>val; PFS=pro</w:t>
        </w:r>
      </w:ins>
      <w:r>
        <w:t>g</w:t>
      </w:r>
      <w:ins w:id="16571" w:author="GoldenCorpusHarness" w:date="2026-03-28T22:23:47Z">
        <w:r>
          <w:t>ression-free surviv</w:t>
        </w:r>
      </w:ins>
      <w:r>
        <w:t>a</w:t>
      </w:r>
      <w:del w:id="16572" w:author="GoldenCorpusHarness" w:date="2026-03-28T22:23:47Z">
        <w:r>
          <w:delText>tor Commitment</w:delText>
        </w:r>
      </w:del>
      <w:ins w:id="16573" w:author="GoldenCorpusHarness" w:date="2026-03-28T22:23:47Z">
        <w:r>
          <w:t>l.</w:t>
        </w:r>
      </w:ins>
    </w:p>
    <w:p ns2:paraId="2FB4A12D" ns2:textId="77777777" w:rsidR="00DF4F46" w:rsidRDefault="00895D30" w:rsidP="00522D25">
      <w:pPr>
        <w:pStyle w:val="paragraph0"/>
        <w:ind w:left="426"/>
      </w:pPr>
      <w:del w:id="16574" w:author="GoldenCorpusHarness" w:date="2026-03-28T22:23:47Z">
        <w:r>
          <w:delText>Investigators will be expected to review MSD’s Code of Conduct as an appendix to the trial protocol, and in signing the protocol, agree to support these ethical and scientific standards.</w:delText>
        </w:r>
      </w:del>
    </w:p>
    <w:p ns2:paraId="3F97FEEF" ns2:textId="77777777" w:rsidR="00EE328F" w:rsidRPr="00EE328F" w:rsidRDefault="00895D30" w:rsidP="009C46EC">
      <w:pPr>
        <w:pStyle w:val="Heading3"/>
      </w:pPr>
      <w:del w:id="16575" w:author="GoldenCorpusHarness" w:date="2026-03-28T22:23:47Z">
        <w:r>
          <w:delText>Fi</w:delText>
        </w:r>
      </w:del>
      <w:ins w:id="16576" w:author="GoldenCorpusHarness" w:date="2026-03-28T22:23:47Z">
        <w:r>
          <w:t>U</w:t>
        </w:r>
      </w:ins>
      <w:r>
        <w:t>n</w:t>
      </w:r>
      <w:ins w:id="16577" w:author="GoldenCorpusHarness" w:date="2026-03-28T22:23:47Z">
        <w:r>
          <w:t>detect</w:t>
        </w:r>
      </w:ins>
      <w:r>
        <w:t>a</w:t>
      </w:r>
      <w:del w:id="16578" w:author="GoldenCorpusHarness" w:date="2026-03-28T22:23:47Z">
        <w:r>
          <w:delText>ncia</w:delText>
        </w:r>
      </w:del>
      <w:ins w:id="16579" w:author="GoldenCorpusHarness" w:date="2026-03-28T22:23:47Z">
        <w:r>
          <w:t>b</w:t>
        </w:r>
      </w:ins>
      <w:r>
        <w:t>l</w:t>
      </w:r>
      <w:ins w:id="16580" w:author="GoldenCorpusHarness" w:date="2026-03-28T22:23:47Z">
        <w:r>
          <w:t>e</w:t>
        </w:r>
      </w:ins>
      <w:r>
        <w:t xml:space="preserve"> </w:t>
      </w:r>
      <w:ins w:id="16581" w:author="GoldenCorpusHarness" w:date="2026-03-28T22:23:47Z">
        <w:r>
          <w:t>MR</w:t>
        </w:r>
      </w:ins>
      <w:r>
        <w:t>D</w:t>
      </w:r>
      <w:del w:id="16582" w:author="GoldenCorpusHarness" w:date="2026-03-28T22:23:47Z">
        <w:r>
          <w:delText>isclosure</w:delText>
        </w:r>
      </w:del>
    </w:p>
    <w:p ns2:paraId="451BEA85" ns2:textId="77777777" w:rsidR="00F64EA2" w:rsidRPr="009E105C" w:rsidRDefault="00895D30" w:rsidP="009E105C">
      <w:pPr>
        <w:pStyle w:val="Paragraph"/>
      </w:pPr>
      <w:del w:id="16583" w:author="GoldenCorpusHarness" w:date="2026-03-28T22:23:47Z">
        <w:r>
          <w:delText>Financial disclosure require</w:delText>
        </w:r>
      </w:del>
      <w:ins w:id="16584" w:author="GoldenCorpusHarness" w:date="2026-03-28T22:23:47Z">
        <w:r>
          <w:t>The study will test undetectable MRD only once at IA2 at one-sided α=0.005. If the OR null hypothesis is rejected at a future planned analysis, then the test statistic previously co</w:t>
        </w:r>
      </w:ins>
      <w:r>
        <w:t>m</w:t>
      </w:r>
      <w:del w:id="16585" w:author="GoldenCorpusHarness" w:date="2026-03-28T22:23:47Z">
        <w:r>
          <w:delText xml:space="preserve">ents are outlined in the US Food and </w:delText>
        </w:r>
      </w:del>
      <w:ins w:id="16586" w:author="GoldenCorpusHarness" w:date="2026-03-28T22:23:47Z">
        <w:r>
          <w:t>puted at IA2 for undetectable MR</w:t>
        </w:r>
      </w:ins>
      <w:r>
        <w:t>D</w:t>
      </w:r>
      <w:del w:id="16587" w:author="GoldenCorpusHarness" w:date="2026-03-28T22:23:47Z">
        <w:r>
          <w:delText>ru</w:delText>
        </w:r>
      </w:del>
      <w:ins w:id="16588" w:author="GoldenCorpusHarness" w:date="2026-03-28T22:23:47Z">
        <w:r>
          <w:t xml:space="preserve"> will be used for inferential testin</w:t>
        </w:r>
      </w:ins>
      <w:r>
        <w:t xml:space="preserve">g </w:t>
      </w:r>
      <w:del w:id="16589" w:author="GoldenCorpusHarness" w:date="2026-03-28T22:23:47Z">
        <w:r>
          <w:delText>Administration Regulations, Financial Disclosure by Clinical In</w:delText>
        </w:r>
      </w:del>
      <w:ins w:id="16590" w:author="GoldenCorpusHarness" w:date="2026-03-28T22:23:47Z">
        <w:r>
          <w:t>at an updated alpha le</w:t>
        </w:r>
      </w:ins>
      <w:r>
        <w:t>ve</w:t>
      </w:r>
      <w:del w:id="16591" w:author="GoldenCorpusHarness" w:date="2026-03-28T22:23:47Z">
        <w:r>
          <w:delText>stigators (</w:delText>
        </w:r>
      </w:del>
      <w:ins w:id="16592" w:author="GoldenCorpusHarness" w:date="2026-03-28T22:23:47Z">
        <w:r>
          <w:t>l of 0.0</w:t>
        </w:r>
      </w:ins>
      <w:r>
        <w:t>2</w:t>
      </w:r>
      <w:del w:id="16593" w:author="GoldenCorpusHarness" w:date="2026-03-28T22:23:47Z">
        <w:r>
          <w:delText xml:space="preserve">1 CFR Part </w:delText>
        </w:r>
      </w:del>
      <w:r>
        <w:t>5</w:t>
      </w:r>
      <w:del w:id="16594" w:author="GoldenCorpusHarness" w:date="2026-03-28T22:23:47Z">
        <w:r>
          <w:delText>4). It is the Sponsor’s responsibility to determine, based on these regulations, whether a request for financial disclosure information is required. It is the investigator’s/subinvestigator’s responsibility to comply with any such request.</w:delText>
        </w:r>
      </w:del>
      <w:ins w:id="16595" w:author="GoldenCorpusHarness" w:date="2026-03-28T22:23:47Z">
        <w:r>
          <w:t>.</w:t>
        </w:r>
      </w:ins>
    </w:p>
    <w:p ns2:paraId="47BA1951" ns2:textId="22C2F884" w:rsidR="00F64EA2" w:rsidRDefault="00895D30" w:rsidP="009E105C">
      <w:pPr>
        <w:pStyle w:val="Paragraph"/>
      </w:pPr>
      <w:ins w:id="16596" w:author="GoldenCorpusHarness" w:date="2026-03-28T22:23:47Z">
        <w:r>
          <w:t xml:space="preserve">Based on approximately 690 randomized participants from Part 2 with ~15 months of follow-up at IA2, power at the alpha level of 0.005 (initial alpha), or at α=0.025 (if the null hypotheses of PFS, OS, PFS, and OR are all rejected) as well as the approximate treatment difference required to reach the bound are shown in </w:t>
        </w:r>
      </w:ins>
      <w:r>
        <w:t>T</w:t>
      </w:r>
      <w:del w:id="16597" w:author="GoldenCorpusHarness" w:date="2026-03-28T22:23:47Z">
        <w:r>
          <w:delText>he investi</w:delText>
        </w:r>
      </w:del>
      <w:ins w:id="16598" w:author="GoldenCorpusHarness" w:date="2026-03-28T22:23:47Z">
        <w:r>
          <w:t>able 34, assumin</w:t>
        </w:r>
      </w:ins>
      <w:r>
        <w:t>g</w:t>
      </w:r>
      <w:del w:id="16599" w:author="GoldenCorpusHarness" w:date="2026-03-28T22:23:47Z">
        <w:r>
          <w:delText>ator/su</w:delText>
        </w:r>
      </w:del>
      <w:ins w:id="16600" w:author="GoldenCorpusHarness" w:date="2026-03-28T22:23:47Z">
        <w:r>
          <w:t xml:space="preserve"> an underlying 27% undetecta</w:t>
        </w:r>
      </w:ins>
      <w:r>
        <w:t>b</w:t>
      </w:r>
      <w:del w:id="16601" w:author="GoldenCorpusHarness" w:date="2026-03-28T22:23:47Z">
        <w:r>
          <w:delText>investi</w:delText>
        </w:r>
      </w:del>
      <w:ins w:id="16602" w:author="GoldenCorpusHarness" w:date="2026-03-28T22:23:47Z">
        <w:r>
          <w:t xml:space="preserve">le MRD rate in the control </w:t>
        </w:r>
      </w:ins>
      <w:r>
        <w:t>g</w:t>
      </w:r>
      <w:del w:id="16603" w:author="GoldenCorpusHarness" w:date="2026-03-28T22:23:47Z">
        <w:r>
          <w:delText>ator(s) a</w:delText>
        </w:r>
      </w:del>
      <w:ins w:id="16604" w:author="GoldenCorpusHarness" w:date="2026-03-28T22:23:47Z">
        <w:r>
          <w:t xml:space="preserve">roup, and 37% or 42% undetectable MRD rate in the treatment </w:t>
        </w:r>
      </w:ins>
      <w:r>
        <w:t>gr</w:t>
      </w:r>
      <w:del w:id="16605" w:author="GoldenCorpusHarness" w:date="2026-03-28T22:23:47Z">
        <w:r>
          <w:delText>ee, if requested by the Sponsor in accordance with 21 CFR Part 54, to provide his/her financial interests in and/or arrangements with the Sponsor to allow for the submission of complete and accurate certification and disclosure statements</w:delText>
        </w:r>
      </w:del>
      <w:ins w:id="16606" w:author="GoldenCorpusHarness" w:date="2026-03-28T22:23:47Z">
        <w:r>
          <w:t>oup</w:t>
        </w:r>
      </w:ins>
      <w:r>
        <w:t>.</w:t>
      </w:r>
      <w:del w:id="16607" w:author="GoldenCorpusHarness" w:date="2026-03-28T22:23:47Z">
        <w:r>
          <w:delText xml:space="preserve"> The investigator/subinvestigator(s) further agree to provide this information on a Certification/Disclosure Form, frequently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delText>
        </w:r>
      </w:del>
    </w:p>
    <w:p ns2:paraId="496A0E4B" ns2:textId="77777777" w:rsidR="00EE328F" w:rsidRPr="00EE328F" w:rsidRDefault="00895D30" w:rsidP="009C46EC">
      <w:pPr>
        <w:pStyle w:val="Heading3"/>
      </w:pPr>
      <w:del w:id="16608" w:author="GoldenCorpusHarness" w:date="2026-03-28T22:23:47Z">
        <w:r>
          <w:delText>D</w:delText>
        </w:r>
      </w:del>
      <w:ins w:id="16609" w:author="GoldenCorpusHarness" w:date="2026-03-28T22:23:47Z">
        <w:r>
          <w:t>Table 34Power and Approxim</w:t>
        </w:r>
      </w:ins>
      <w:r>
        <w:t>at</w:t>
      </w:r>
      <w:del w:id="16610" w:author="GoldenCorpusHarness" w:date="2026-03-28T22:23:47Z">
        <w:r>
          <w:delText>a</w:delText>
        </w:r>
      </w:del>
      <w:ins w:id="16611" w:author="GoldenCorpusHarness" w:date="2026-03-28T22:23:47Z">
        <w:r>
          <w:t>e</w:t>
        </w:r>
      </w:ins>
      <w:r>
        <w:t xml:space="preserve"> </w:t>
      </w:r>
      <w:del w:id="16612" w:author="GoldenCorpusHarness" w:date="2026-03-28T22:23:47Z">
        <w:r>
          <w:delText>Pro</w:delText>
        </w:r>
      </w:del>
      <w:ins w:id="16613" w:author="GoldenCorpusHarness" w:date="2026-03-28T22:23:47Z">
        <w:r>
          <w:t>Unde</w:t>
        </w:r>
      </w:ins>
      <w:r>
        <w:t>tect</w:t>
      </w:r>
      <w:ins w:id="16614" w:author="GoldenCorpusHarness" w:date="2026-03-28T22:23:47Z">
        <w:r>
          <w:t>able MRD Rate D</w:t>
        </w:r>
      </w:ins>
      <w:r>
        <w:t>i</w:t>
      </w:r>
      <w:ins w:id="16615" w:author="GoldenCorpusHarness" w:date="2026-03-28T22:23:47Z">
        <w:r>
          <w:t>fference Required to Dem</w:t>
        </w:r>
      </w:ins>
      <w:r>
        <w:t>on</w:t>
      </w:r>
      <w:ins w:id="16616" w:author="GoldenCorpusHarness" w:date="2026-03-28T22:23:47Z">
        <w:r>
          <w:t xml:space="preserve">strate Efficacy </w:t>
        </w:r>
      </w:ins>
    </w:p>
    <w:p ns2:paraId="04B3333C" ns2:textId="77777777" w:rsidR="00F64EA2" w:rsidRPr="00C52E6F" w:rsidRDefault="00895D30" w:rsidP="006A1FBE">
      <w:pPr>
        <w:pStyle w:val="Paragraph"/>
      </w:pPr>
      <w:r w:rsidRPr="00C52E6F">
        <w:t>The Sponsor will conduct this study in compliance with all applicable data protection regulations.</w:t>
      </w:r>
    </w:p>
    <w:p ns2:paraId="69C12C0F" ns2:textId="77777777" w:rsidR="00F64EA2" w:rsidRPr="00C52E6F" w:rsidRDefault="00895D30" w:rsidP="006A1FBE">
      <w:pPr>
        <w:pStyle w:val="Paragraph"/>
      </w:pPr>
      <w:del w:id="16617" w:author="GoldenCorpusHarness" w:date="2026-03-28T22:23:47Z">
        <w:r>
          <w:delText>Participants will be assigned a unique identifier by the Sponsor. Any participant records or datasets that are transferred to the Sponsor will contain the identifier only; participant names or any information that would make the participant identifiable will not be transferred.</w:delText>
        </w:r>
      </w:del>
    </w:p>
    <w:p ns2:paraId="32C41C2F" ns2:textId="77777777" w:rsidR="00F64EA2" w:rsidRPr="00C52E6F" w:rsidRDefault="00895D30" w:rsidP="006A1FBE">
      <w:pPr>
        <w:pStyle w:val="Paragraph"/>
      </w:pPr>
      <w:del w:id="16618" w:author="GoldenCorpusHarness" w:date="2026-03-28T22:23:47Z">
        <w:r>
          <w:delText>Th</w:delText>
        </w:r>
      </w:del>
      <w:ins w:id="16619" w:author="GoldenCorpusHarness" w:date="2026-03-28T22:23:47Z">
        <w:r>
          <w:t>Progr</w:t>
        </w:r>
      </w:ins>
      <w:r>
        <w:t>e</w:t>
      </w:r>
      <w:del w:id="16620" w:author="GoldenCorpusHarness" w:date="2026-03-28T22:23:47Z">
        <w:r>
          <w:delText xml:space="preserve"> part</w:delText>
        </w:r>
      </w:del>
      <w:ins w:id="16621" w:author="GoldenCorpusHarness" w:date="2026-03-28T22:23:47Z">
        <w:r>
          <w:t>ss</w:t>
        </w:r>
      </w:ins>
      <w:r>
        <w:t>i</w:t>
      </w:r>
      <w:del w:id="16622" w:author="GoldenCorpusHarness" w:date="2026-03-28T22:23:47Z">
        <w:r>
          <w:delText>cipant must be informed that his/her pers</w:delText>
        </w:r>
      </w:del>
      <w:r>
        <w:t>on</w:t>
      </w:r>
      <w:del w:id="16623" w:author="GoldenCorpusHarness" w:date="2026-03-28T22:23:47Z">
        <w:r>
          <w:delText>al study</w:delText>
        </w:r>
      </w:del>
      <w:r>
        <w:t>-</w:t>
      </w:r>
      <w:ins w:id="16624" w:author="GoldenCorpusHarness" w:date="2026-03-28T22:23:47Z">
        <w:r>
          <w:t>f</w:t>
        </w:r>
      </w:ins>
      <w:r>
        <w:t>re</w:t>
      </w:r>
      <w:del w:id="16625" w:author="GoldenCorpusHarness" w:date="2026-03-28T22:23:47Z">
        <w:r>
          <w:delText>lated data will be used by th</w:delText>
        </w:r>
      </w:del>
      <w:r>
        <w:t>e S</w:t>
      </w:r>
      <w:del w:id="16626" w:author="GoldenCorpusHarness" w:date="2026-03-28T22:23:47Z">
        <w:r>
          <w:delText>ponso</w:delText>
        </w:r>
      </w:del>
      <w:ins w:id="16627" w:author="GoldenCorpusHarness" w:date="2026-03-28T22:23:47Z">
        <w:r>
          <w:t>u</w:t>
        </w:r>
      </w:ins>
      <w:r>
        <w:t>r</w:t>
      </w:r>
      <w:del w:id="16628" w:author="GoldenCorpusHarness" w:date="2026-03-28T22:23:47Z">
        <w:r>
          <w:delText xml:space="preserve"> </w:delText>
        </w:r>
      </w:del>
      <w:ins w:id="16629" w:author="GoldenCorpusHarness" w:date="2026-03-28T22:23:47Z">
        <w:r>
          <w:t>v</w:t>
        </w:r>
      </w:ins>
      <w:r>
        <w:t>i</w:t>
      </w:r>
      <w:del w:id="16630" w:author="GoldenCorpusHarness" w:date="2026-03-28T22:23:47Z">
        <w:r>
          <w:delText>n accordance with loc</w:delText>
        </w:r>
      </w:del>
      <w:ins w:id="16631" w:author="GoldenCorpusHarness" w:date="2026-03-28T22:23:47Z">
        <w:r>
          <w:t>v</w:t>
        </w:r>
      </w:ins>
      <w:r>
        <w:t>al</w:t>
      </w:r>
      <w:del w:id="16632" w:author="GoldenCorpusHarness" w:date="2026-03-28T22:23:47Z">
        <w:r>
          <w:delText xml:space="preserve"> data protection law. The level of disclosure must also be explained to the participant.</w:delText>
        </w:r>
      </w:del>
    </w:p>
    <w:p ns2:paraId="2879FDA9" ns2:textId="77777777" w:rsidR="00F64EA2" w:rsidRDefault="00895D30" w:rsidP="006A1FBE">
      <w:pPr>
        <w:pStyle w:val="Paragraph"/>
      </w:pPr>
      <w:r>
        <w:t xml:space="preserve">The </w:t>
      </w:r>
      <w:del w:id="16633" w:author="GoldenCorpusHarness" w:date="2026-03-28T22:23:47Z">
        <w:r>
          <w:delText xml:space="preserve">participant </w:delText>
        </w:r>
      </w:del>
      <w:ins w:id="16634" w:author="GoldenCorpusHarness" w:date="2026-03-28T22:23:47Z">
        <w:r>
          <w:t>study will test PFS at IA2, IA3, and IA4 only, in addition to a non-binding futility only analysis at IA1. For the PFS hypothesis testing, Lan-DeMets O’Brien-Fle</w:t>
        </w:r>
      </w:ins>
      <w:r>
        <w:t>m</w:t>
      </w:r>
      <w:del w:id="16635" w:author="GoldenCorpusHarness" w:date="2026-03-28T22:23:47Z">
        <w:r>
          <w:delText>ust be infor</w:delText>
        </w:r>
      </w:del>
      <w:ins w:id="16636" w:author="GoldenCorpusHarness" w:date="2026-03-28T22:23:47Z">
        <w:r>
          <w:t xml:space="preserve">ing (LDOF) alpha spending function is </w:t>
        </w:r>
      </w:ins>
      <w:r>
        <w:t>m</w:t>
      </w:r>
      <w:del w:id="16637" w:author="GoldenCorpusHarness" w:date="2026-03-28T22:23:47Z">
        <w:r>
          <w:delText xml:space="preserve">ed that his/her </w:delText>
        </w:r>
      </w:del>
      <w:ins w:id="16638" w:author="GoldenCorpusHarness" w:date="2026-03-28T22:23:47Z">
        <w:r>
          <w:t>odified to construct group sequential efficacy boundaries to control Type I error rate, with 1e-10 alpha spent at IA1 (non-binding futility only without efficacy testing) and LDOF spending afterwards. A Hwang-Shih-DeCani beta-spending function with ga</w:t>
        </w:r>
      </w:ins>
      <w:r>
        <w:t>m</w:t>
      </w:r>
      <w:del w:id="16639" w:author="GoldenCorpusHarness" w:date="2026-03-28T22:23:47Z">
        <w:r>
          <w:delText xml:space="preserve">edical records </w:delText>
        </w:r>
      </w:del>
      <w:r>
        <w:t>ma</w:t>
      </w:r>
      <w:del w:id="16640" w:author="GoldenCorpusHarness" w:date="2026-03-28T22:23:47Z">
        <w:r>
          <w:delText>y be ex</w:delText>
        </w:r>
      </w:del>
      <w:ins w:id="16641" w:author="GoldenCorpusHarness" w:date="2026-03-28T22:23:47Z">
        <w:r>
          <w:t xml:space="preserve"> par</w:t>
        </w:r>
      </w:ins>
      <w:r>
        <w:t>am</w:t>
      </w:r>
      <w:del w:id="16642" w:author="GoldenCorpusHarness" w:date="2026-03-28T22:23:47Z">
        <w:r>
          <w:delText xml:space="preserve">ined by Clinical Quality Assurance auditors or other authorized personnel appointed by the </w:delText>
        </w:r>
      </w:del>
      <w:ins w:id="16643" w:author="GoldenCorpusHarness" w:date="2026-03-28T22:23:47Z">
        <w:r>
          <w:t>eter (-10) is also used to construct group sequential non-binding futility boundaries. Table 35 shows the boundary properties for PF</w:t>
        </w:r>
      </w:ins>
      <w:r>
        <w:t>S</w:t>
      </w:r>
      <w:del w:id="16644" w:author="GoldenCorpusHarness" w:date="2026-03-28T22:23:47Z">
        <w:r>
          <w:delText>ponsor, by appropriate IRB/I</w:delText>
        </w:r>
      </w:del>
      <w:ins w:id="16645" w:author="GoldenCorpusHarness" w:date="2026-03-28T22:23:47Z">
        <w:r>
          <w:t xml:space="preserve"> analysis. NOT</w:t>
        </w:r>
      </w:ins>
      <w:r>
        <w:t>E</w:t>
      </w:r>
      <w:del w:id="16646" w:author="GoldenCorpusHarness" w:date="2026-03-28T22:23:47Z">
        <w:r>
          <w:delText>C members, and by inspectors from regulatory authorities</w:delText>
        </w:r>
      </w:del>
      <w:ins w:id="16647" w:author="GoldenCorpusHarness" w:date="2026-03-28T22:23:47Z">
        <w:r>
          <w:t>: the final row indicates the total power to reject the null hypothesis for PFS</w:t>
        </w:r>
      </w:ins>
      <w:r>
        <w:t>.</w:t>
      </w:r>
    </w:p>
    <w:p ns2:paraId="6B04F3EA" ns2:textId="77777777" w:rsidR="00F64EA2" w:rsidRDefault="00895D30" w:rsidP="006A56BD">
      <w:pPr>
        <w:pStyle w:val="Heading4"/>
      </w:pPr>
      <w:del w:id="16648" w:author="GoldenCorpusHarness" w:date="2026-03-28T22:23:47Z">
        <w:r>
          <w:delText>C</w:delText>
        </w:r>
      </w:del>
      <w:ins w:id="16649" w:author="GoldenCorpusHarness" w:date="2026-03-28T22:23:47Z">
        <w:r>
          <w:t>Table 35Efficacy Boundaries and Properties for Progressi</w:t>
        </w:r>
      </w:ins>
      <w:r>
        <w:t>on</w:t>
      </w:r>
      <w:ins w:id="16650" w:author="GoldenCorpusHarness" w:date="2026-03-28T22:23:47Z">
        <w:r>
          <w:t>-</w:t>
        </w:r>
      </w:ins>
      <w:r>
        <w:t>f</w:t>
      </w:r>
      <w:ins w:id="16651" w:author="GoldenCorpusHarness" w:date="2026-03-28T22:23:47Z">
        <w:r>
          <w:t>ree Surv</w:t>
        </w:r>
      </w:ins>
      <w:r>
        <w:t>i</w:t>
      </w:r>
      <w:del w:id="16652" w:author="GoldenCorpusHarness" w:date="2026-03-28T22:23:47Z">
        <w:r>
          <w:delText>denti</w:delText>
        </w:r>
      </w:del>
      <w:ins w:id="16653" w:author="GoldenCorpusHarness" w:date="2026-03-28T22:23:47Z">
        <w:r>
          <w:t>v</w:t>
        </w:r>
      </w:ins>
      <w:r>
        <w:t>al</w:t>
      </w:r>
      <w:del w:id="16654" w:author="GoldenCorpusHarness" w:date="2026-03-28T22:23:47Z">
        <w:r>
          <w:delText>it</w:delText>
        </w:r>
      </w:del>
      <w:ins w:id="16655" w:author="GoldenCorpusHarness" w:date="2026-03-28T22:23:47Z">
        <w:r>
          <w:t xml:space="preserve"> Anal</w:t>
        </w:r>
      </w:ins>
      <w:r>
        <w:t>y</w:t>
      </w:r>
      <w:del w:id="16656" w:author="GoldenCorpusHarness" w:date="2026-03-28T22:23:47Z">
        <w:r>
          <w:delText xml:space="preserve"> of Data</w:delText>
        </w:r>
      </w:del>
      <w:ins w:id="16657" w:author="GoldenCorpusHarness" w:date="2026-03-28T22:23:47Z">
        <w:r>
          <w:t>ses</w:t>
        </w:r>
      </w:ins>
    </w:p>
    <w:p ns2:paraId="380E48B3" ns2:textId="77777777" w:rsidR="00F64EA2" w:rsidRDefault="00895D30" w:rsidP="00A757AF">
      <w:pPr>
        <w:pStyle w:val="Paragraph"/>
      </w:pPr>
      <w:r w:rsidRPr="00A757AF">
        <w:t>By signing this protocol, the investigator affirms to the Sponsor that information furnished to the investigator by the Sponsor will be maintained in confidence, and such information will be divulged to the IRB, IEC, or similar or expert committee</w:t>
      </w:r>
      <w:r>
        <w:t>,</w:t>
      </w:r>
      <w:r w:rsidRPr="00A757AF">
        <w:t xml:space="preserve"> affiliated institution</w:t>
      </w:r>
      <w:r>
        <w:t>,</w:t>
      </w:r>
      <w:r w:rsidRPr="00A757AF">
        <w:t xml:space="preserve"> and employees, only under an appropriate understanding of confidentiality with such board or committee, affiliated institution</w:t>
      </w:r>
      <w:r>
        <w:t>,</w:t>
      </w:r>
      <w:r w:rsidRPr="00A757AF">
        <w:t xml:space="preserve"> and employees. Data generated by this study will be considered confidential by the investigator, except to the extent that it is included in a publication as provided in the Publications section of this protocol.</w:t>
      </w:r>
    </w:p>
    <w:p ns2:paraId="1707DC10" ns2:textId="77777777" w:rsidR="00F64EA2" w:rsidRDefault="00895D30" w:rsidP="006A56BD">
      <w:pPr>
        <w:pStyle w:val="Heading4"/>
      </w:pPr>
      <w:del w:id="16658" w:author="GoldenCorpusHarness" w:date="2026-03-28T22:23:47Z">
        <w:r>
          <w:delText>Confidentiality of Participant Records</w:delText>
        </w:r>
      </w:del>
    </w:p>
    <w:p ns2:paraId="23920DE8" ns2:textId="77777777" w:rsidR="00F64EA2" w:rsidRDefault="00895D30" w:rsidP="00A757AF">
      <w:pPr>
        <w:pStyle w:val="Paragraph"/>
      </w:pPr>
      <w:del w:id="16659" w:author="GoldenCorpusHarness" w:date="2026-03-28T22:23:47Z">
        <w:r>
          <w:delText>B</w:delText>
        </w:r>
      </w:del>
      <w:ins w:id="16660" w:author="GoldenCorpusHarness" w:date="2026-03-28T22:23:47Z">
        <w:r>
          <w:t>The bounds provided in Table 35 above are based on the assumption that the expected number of events at IA1, IA2, IA3, and IA4 are 60, 164, 211, and 248 for PFS. NOTE: for IA2, IA3, and IA4, if the events accrue slower than expected, the Sponsor ma</w:t>
        </w:r>
      </w:ins>
      <w:r>
        <w:t xml:space="preserve">y </w:t>
      </w:r>
      <w:del w:id="16661" w:author="GoldenCorpusHarness" w:date="2026-03-28T22:23:47Z">
        <w:r>
          <w:delText>si</w:delText>
        </w:r>
      </w:del>
      <w:ins w:id="16662" w:author="GoldenCorpusHarness" w:date="2026-03-28T22:23:47Z">
        <w:r>
          <w:t>conduct the analysis with up to an additional 6 months of follow-up, or the specified number of events is observed, whichever occurs first. At the time of an analysis, the observed number of events may differ substantially from the expected. To avoid overspendin</w:t>
        </w:r>
      </w:ins>
      <w:r>
        <w:t>g</w:t>
      </w:r>
      <w:del w:id="16663" w:author="GoldenCorpusHarness" w:date="2026-03-28T22:23:47Z">
        <w:r>
          <w:delText>n</w:delText>
        </w:r>
      </w:del>
      <w:ins w:id="16664" w:author="GoldenCorpusHarness" w:date="2026-03-28T22:23:47Z">
        <w:r>
          <w:t xml:space="preserve"> at an IA and leave reasonable alpha for the FA, the minimum alpha-spend</w:t>
        </w:r>
      </w:ins>
      <w:r>
        <w:t xml:space="preserve">ing </w:t>
      </w:r>
      <w:del w:id="16665" w:author="GoldenCorpusHarness" w:date="2026-03-28T22:23:47Z">
        <w:r>
          <w:delText>this protocol, the investi</w:delText>
        </w:r>
      </w:del>
      <w:ins w:id="16666" w:author="GoldenCorpusHarness" w:date="2026-03-28T22:23:47Z">
        <w:r>
          <w:t>strate</w:t>
        </w:r>
      </w:ins>
      <w:r>
        <w:t>g</w:t>
      </w:r>
      <w:del w:id="16667" w:author="GoldenCorpusHarness" w:date="2026-03-28T22:23:47Z">
        <w:r>
          <w:delText>ator a</w:delText>
        </w:r>
      </w:del>
      <w:ins w:id="16668" w:author="GoldenCorpusHarness" w:date="2026-03-28T22:23:47Z">
        <w:r>
          <w:t>y will be adopted. At an IA, the information fraction used in the spendin</w:t>
        </w:r>
      </w:ins>
      <w:r>
        <w:t>g</w:t>
      </w:r>
      <w:del w:id="16669" w:author="GoldenCorpusHarness" w:date="2026-03-28T22:23:47Z">
        <w:r>
          <w:delText>rees that the</w:delText>
        </w:r>
      </w:del>
      <w:ins w:id="16670" w:author="GoldenCorpusHarness" w:date="2026-03-28T22:23:47Z">
        <w:r>
          <w:t xml:space="preserve"> function to determine the alpha spending at the IA will be based on the minimum of the expected information fraction and the actual information fraction at each analysis.</w:t>
        </w:r>
      </w:ins>
      <w:r>
        <w:t xml:space="preserve"> Sp</w:t>
      </w:r>
      <w:del w:id="16671" w:author="GoldenCorpusHarness" w:date="2026-03-28T22:23:47Z">
        <w:r>
          <w:delText>onsor (or Sponsor representative), IRB/IEC, or regulator</w:delText>
        </w:r>
      </w:del>
      <w:ins w:id="16672" w:author="GoldenCorpusHarness" w:date="2026-03-28T22:23:47Z">
        <w:r>
          <w:t>ecificall</w:t>
        </w:r>
      </w:ins>
      <w:r>
        <w:t>y</w:t>
      </w:r>
      <w:del w:id="16673" w:author="GoldenCorpusHarness" w:date="2026-03-28T22:23:47Z">
        <w:r>
          <w:delText xml:space="preserve"> authority representatives may consult and/or copy study documents to verify worksheet/CRF data. By signing the consent form, the participant agrees to this process. If study documents will be photocopied during the process of verifying worksheet/CRF information, the participant will be identified by unique code only; full names/initials will be masked before transmission to the Sponsor.</w:delText>
        </w:r>
      </w:del>
      <w:ins w:id="16674" w:author="GoldenCorpusHarness" w:date="2026-03-28T22:23:47Z">
        <w:r>
          <w:t>:</w:t>
        </w:r>
      </w:ins>
    </w:p>
    <w:p ns2:paraId="352C4AAF" ns2:textId="77777777" w:rsidR="00F64EA2" w:rsidRDefault="00895D30" w:rsidP="00A757AF">
      <w:pPr>
        <w:pStyle w:val="Paragraph"/>
      </w:pPr>
      <w:del w:id="16675" w:author="GoldenCorpusHarness" w:date="2026-03-28T22:23:47Z">
        <w:r>
          <w:delText>B</w:delText>
        </w:r>
      </w:del>
      <w:ins w:id="16676" w:author="GoldenCorpusHarness" w:date="2026-03-28T22:23:47Z">
        <w:r>
          <w:t>In the scenario that the events accrue slower than expected and the observed number of events is less than the expected number of events at a given anal</w:t>
        </w:r>
      </w:ins>
      <w:r>
        <w:t>y</w:t>
      </w:r>
      <w:del w:id="16677" w:author="GoldenCorpusHarness" w:date="2026-03-28T22:23:47Z">
        <w:r>
          <w:delText xml:space="preserve"> si</w:delText>
        </w:r>
      </w:del>
      <w:ins w:id="16678" w:author="GoldenCorpusHarness" w:date="2026-03-28T22:23:47Z">
        <w:r>
          <w:t>sis, the information fraction will be calculated as the observed number of events at the IA over the tar</w:t>
        </w:r>
      </w:ins>
      <w:r>
        <w:t>g</w:t>
      </w:r>
      <w:del w:id="16679" w:author="GoldenCorpusHarness" w:date="2026-03-28T22:23:47Z">
        <w:r>
          <w:delText xml:space="preserve">ning this </w:delText>
        </w:r>
      </w:del>
      <w:ins w:id="16680" w:author="GoldenCorpusHarness" w:date="2026-03-28T22:23:47Z">
        <w:r>
          <w:t>et number of events at the FA for that end</w:t>
        </w:r>
      </w:ins>
      <w:r>
        <w:t>p</w:t>
      </w:r>
      <w:del w:id="16681" w:author="GoldenCorpusHarness" w:date="2026-03-28T22:23:47Z">
        <w:r>
          <w:delText>rotocol, the investigator agrees to treat all participant data used and disclosed in connection with this study in accordance with all applicable privacy laws, rules, and regulations</w:delText>
        </w:r>
      </w:del>
      <w:ins w:id="16682" w:author="GoldenCorpusHarness" w:date="2026-03-28T22:23:47Z">
        <w:r>
          <w:t>oint</w:t>
        </w:r>
      </w:ins>
      <w:r>
        <w:t>.</w:t>
      </w:r>
    </w:p>
    <w:p ns2:paraId="7F39E766" ns2:textId="77777777" w:rsidR="00F64EA2" w:rsidRDefault="00895D30" w:rsidP="006A56BD">
      <w:pPr>
        <w:pStyle w:val="Heading4"/>
      </w:pPr>
      <w:del w:id="16683" w:author="GoldenCorpusHarness" w:date="2026-03-28T22:23:47Z">
        <w:r>
          <w:delText>Confidentialit</w:delText>
        </w:r>
      </w:del>
      <w:ins w:id="16684" w:author="GoldenCorpusHarness" w:date="2026-03-28T22:23:47Z">
        <w:r>
          <w:t>In the scenario that the events accrue faster than expected and the observed number of events exceeds the expected number of events at a given anal</w:t>
        </w:r>
      </w:ins>
      <w:r>
        <w:t>y</w:t>
      </w:r>
      <w:del w:id="16685" w:author="GoldenCorpusHarness" w:date="2026-03-28T22:23:47Z">
        <w:r>
          <w:delText xml:space="preserve"> of</w:delText>
        </w:r>
      </w:del>
      <w:ins w:id="16686" w:author="GoldenCorpusHarness" w:date="2026-03-28T22:23:47Z">
        <w:r>
          <w:t>sis, then the information fraction will be calculated as the expected number of events at the</w:t>
        </w:r>
      </w:ins>
      <w:r>
        <w:t xml:space="preserve"> I</w:t>
      </w:r>
      <w:del w:id="16687" w:author="GoldenCorpusHarness" w:date="2026-03-28T22:23:47Z">
        <w:r>
          <w:delText>RB/IEC Information</w:delText>
        </w:r>
      </w:del>
      <w:ins w:id="16688" w:author="GoldenCorpusHarness" w:date="2026-03-28T22:23:47Z">
        <w:r>
          <w:t>A over the target number of events at the FA for that endpoint.</w:t>
        </w:r>
      </w:ins>
    </w:p>
    <w:p ns2:paraId="232C25A0" ns2:textId="2FC15C99" w:rsidR="00F64EA2" w:rsidRPr="00A757AF" w:rsidRDefault="00895D30" w:rsidP="00A757AF">
      <w:pPr>
        <w:pStyle w:val="Paragraph"/>
      </w:pPr>
      <w:del w:id="16689" w:author="GoldenCorpusHarness" w:date="2026-03-28T22:23:47Z">
        <w:r>
          <w:delText>The Sponsor is required to record the name and address of each IRB/IEC that reviews and approves this study. The Sponsor is also required to document that each IRB/IEC meets regulatory and ICH GCP requirements by requesting and maintaining records of the names and qualifications of the IRB/IEC members and to make these records available for regulatory agency review upon request by those agencies.</w:delText>
        </w:r>
      </w:del>
    </w:p>
    <w:p ns2:paraId="6FAC20B2" ns2:textId="77777777" w:rsidR="00EE328F" w:rsidRPr="00EE328F" w:rsidRDefault="008F7EB8" w:rsidP="009C46EC">
      <w:pPr>
        <w:pStyle w:val="Heading3"/>
      </w:pPr>
      <w:del w:id="16690" w:author="GoldenCorpusHarness" w:date="2026-03-28T22:23:47Z">
        <w:r>
          <w:delText>C</w:delText>
        </w:r>
      </w:del>
      <w:ins w:id="16691" w:author="GoldenCorpusHarness" w:date="2026-03-28T22:23:47Z">
        <w:r>
          <w:t xml:space="preserve">The FA </w:t>
        </w:r>
      </w:ins>
      <w:r>
        <w:t>o</w:t>
      </w:r>
      <w:ins w:id="16692" w:author="GoldenCorpusHarness" w:date="2026-03-28T22:23:47Z">
        <w:r>
          <w:t>f PFS (IA4) will use the re</w:t>
        </w:r>
      </w:ins>
      <w:r>
        <w:t>m</w:t>
      </w:r>
      <w:del w:id="16693" w:author="GoldenCorpusHarness" w:date="2026-03-28T22:23:47Z">
        <w:r>
          <w:delText>m</w:delText>
        </w:r>
      </w:del>
      <w:ins w:id="16694" w:author="GoldenCorpusHarness" w:date="2026-03-28T22:23:47Z">
        <w:r>
          <w:t>a</w:t>
        </w:r>
      </w:ins>
      <w:r>
        <w:t>i</w:t>
      </w:r>
      <w:ins w:id="16695" w:author="GoldenCorpusHarness" w:date="2026-03-28T22:23:47Z">
        <w:r>
          <w:t xml:space="preserve">ning Type-I error </w:t>
        </w:r>
      </w:ins>
      <w:r>
        <w:t>t</w:t>
      </w:r>
      <w:ins w:id="16696" w:author="GoldenCorpusHarness" w:date="2026-03-28T22:23:47Z">
        <w:r>
          <w:t>ha</w:t>
        </w:r>
      </w:ins>
      <w:r>
        <w:t>t</w:t>
      </w:r>
      <w:ins w:id="16697" w:author="GoldenCorpusHarness" w:date="2026-03-28T22:23:47Z">
        <w:r>
          <w:t xml:space="preserve"> has not b</w:t>
        </w:r>
      </w:ins>
      <w:r>
        <w:t>e</w:t>
      </w:r>
      <w:ins w:id="16698" w:author="GoldenCorpusHarness" w:date="2026-03-28T22:23:47Z">
        <w:r>
          <w:t>en spent at the earlier analyses. The event counts for all analys</w:t>
        </w:r>
      </w:ins>
      <w:r>
        <w:t xml:space="preserve">es </w:t>
      </w:r>
      <w:del w:id="16699" w:author="GoldenCorpusHarness" w:date="2026-03-28T22:23:47Z">
        <w:r>
          <w:delText>S</w:delText>
        </w:r>
      </w:del>
      <w:ins w:id="16700" w:author="GoldenCorpusHarness" w:date="2026-03-28T22:23:47Z">
        <w:r>
          <w:t xml:space="preserve">will be used </w:t>
        </w:r>
      </w:ins>
      <w:r>
        <w:t>t</w:t>
      </w:r>
      <w:ins w:id="16701" w:author="GoldenCorpusHarness" w:date="2026-03-28T22:23:47Z">
        <w:r>
          <w:t>o compute co</w:t>
        </w:r>
      </w:ins>
      <w:r>
        <w:t>r</w:t>
      </w:r>
      <w:del w:id="16702" w:author="GoldenCorpusHarness" w:date="2026-03-28T22:23:47Z">
        <w:r>
          <w:delText>uctu</w:delText>
        </w:r>
      </w:del>
      <w:r>
        <w:t>re</w:t>
      </w:r>
      <w:ins w:id="16703" w:author="GoldenCorpusHarness" w:date="2026-03-28T22:23:47Z">
        <w:r>
          <w:t>lations.</w:t>
        </w:r>
      </w:ins>
    </w:p>
    <w:p ns2:paraId="396F47FF" ns2:textId="77777777" w:rsidR="00FA5BE3" w:rsidRDefault="00895D30" w:rsidP="00FA5BE3">
      <w:pPr>
        <w:pStyle w:val="Heading4"/>
      </w:pPr>
      <w:del w:id="16704" w:author="GoldenCorpusHarness" w:date="2026-03-28T22:23:47Z">
        <w:r>
          <w:delText>E</w:delText>
        </w:r>
      </w:del>
      <w:ins w:id="16705" w:author="GoldenCorpusHarness" w:date="2026-03-28T22:23:47Z">
        <w:r>
          <w:t>Of note, while the information fraction used for alpha-spending calculation will be the minimum of the actual information fraction and the e</w:t>
        </w:r>
      </w:ins>
      <w:r>
        <w:t>x</w:t>
      </w:r>
      <w:del w:id="16706" w:author="GoldenCorpusHarness" w:date="2026-03-28T22:23:47Z">
        <w:r>
          <w:delText>ecut</w:delText>
        </w:r>
      </w:del>
      <w:ins w:id="16707" w:author="GoldenCorpusHarness" w:date="2026-03-28T22:23:47Z">
        <w:r>
          <w:t>pected information fraction, the correlations required for der</w:t>
        </w:r>
      </w:ins>
      <w:r>
        <w:t>iv</w:t>
      </w:r>
      <w:del w:id="16708" w:author="GoldenCorpusHarness" w:date="2026-03-28T22:23:47Z">
        <w:r>
          <w:delText>e O</w:delText>
        </w:r>
      </w:del>
      <w:ins w:id="16709" w:author="GoldenCorpusHarness" w:date="2026-03-28T22:23:47Z">
        <w:r>
          <w:t>ing the bounds will still be computed using the actual obser</w:t>
        </w:r>
      </w:ins>
      <w:r>
        <w:t>ve</w:t>
      </w:r>
      <w:del w:id="16710" w:author="GoldenCorpusHarness" w:date="2026-03-28T22:23:47Z">
        <w:r>
          <w:delText>rsight Committee</w:delText>
        </w:r>
      </w:del>
      <w:ins w:id="16711" w:author="GoldenCorpusHarness" w:date="2026-03-28T22:23:47Z">
        <w:r>
          <w:t>d numbers of events at each analysis for each endpoint, respectively.</w:t>
        </w:r>
      </w:ins>
    </w:p>
    <w:p ns2:paraId="7D29DADF" ns2:textId="77777777" w:rsidR="00FA5BE3" w:rsidRDefault="00895D30" w:rsidP="00FA19C0">
      <w:pPr>
        <w:pStyle w:val="paragraph0"/>
        <w:rPr>
          <w:rFonts w:eastAsia="Times New Roman"/>
        </w:rPr>
      </w:pPr>
      <w:r>
        <w:t xml:space="preserve">The </w:t>
      </w:r>
      <w:del w:id="16712" w:author="GoldenCorpusHarness" w:date="2026-03-28T22:23:47Z">
        <w:r>
          <w:delText>EOC is comprised o</w:delText>
        </w:r>
      </w:del>
      <w:ins w:id="16713" w:author="GoldenCorpusHarness" w:date="2026-03-28T22:23:47Z">
        <w:r>
          <w:t xml:space="preserve">minimum spending approach assumes timing is not based on any observed Z-value and thus the Z test statistics used </w:t>
        </w:r>
      </w:ins>
      <w:r>
        <w:t>f</w:t>
      </w:r>
      <w:del w:id="16714" w:author="GoldenCorpusHarness" w:date="2026-03-28T22:23:47Z">
        <w:r>
          <w:delText xml:space="preserve"> mem</w:delText>
        </w:r>
      </w:del>
      <w:ins w:id="16715" w:author="GoldenCorpusHarness" w:date="2026-03-28T22:23:47Z">
        <w:r>
          <w:t>or testing conditioned on timing are multivariate normal. Given the pro</w:t>
        </w:r>
      </w:ins>
      <w:r>
        <w:t>b</w:t>
      </w:r>
      <w:del w:id="16716" w:author="GoldenCorpusHarness" w:date="2026-03-28T22:23:47Z">
        <w:r>
          <w:delText>ers o</w:delText>
        </w:r>
      </w:del>
      <w:ins w:id="16717" w:author="GoldenCorpusHarness" w:date="2026-03-28T22:23:47Z">
        <w:r>
          <w:t>abilities derived with the proposed spending method, the correlations based on actual event counts are used to compute bounds that control the Type-I error at the speci</w:t>
        </w:r>
      </w:ins>
      <w:r>
        <w:t>f</w:t>
      </w:r>
      <w:ins w:id="16718" w:author="GoldenCorpusHarness" w:date="2026-03-28T22:23:47Z">
        <w:r>
          <w:t>ied alpha level for a given hypothesis conditioned on the IA timing.</w:t>
        </w:r>
      </w:ins>
      <w:r>
        <w:t xml:space="preserve"> S</w:t>
      </w:r>
      <w:del w:id="16719" w:author="GoldenCorpusHarness" w:date="2026-03-28T22:23:47Z">
        <w:r>
          <w:delText>ponsor Senior Management</w:delText>
        </w:r>
      </w:del>
      <w:ins w:id="16720" w:author="GoldenCorpusHarness" w:date="2026-03-28T22:23:47Z">
        <w:r>
          <w:t>ince this is true regardless of what is conditioned on, the overall Type-I error for a given hypothesis unconditionally is controlled at the specified level</w:t>
        </w:r>
      </w:ins>
      <w:r>
        <w:t xml:space="preserve">. </w:t>
      </w:r>
      <w:del w:id="16721" w:author="GoldenCorpusHarness" w:date="2026-03-28T22:23:47Z">
        <w:r>
          <w:delText xml:space="preserve">The EOC </w:delText>
        </w:r>
      </w:del>
      <w:ins w:id="16722" w:author="GoldenCorpusHarness" w:date="2026-03-28T22:23:47Z">
        <w:r>
          <w:t>By using more conservative spending early in the study, po</w:t>
        </w:r>
      </w:ins>
      <w:r>
        <w:t>w</w:t>
      </w:r>
      <w:del w:id="16723" w:author="GoldenCorpusHarness" w:date="2026-03-28T22:23:47Z">
        <w:r>
          <w:delText>ill receive and decide on any recommendations made</w:delText>
        </w:r>
      </w:del>
      <w:ins w:id="16724" w:author="GoldenCorpusHarness" w:date="2026-03-28T22:23:47Z">
        <w:r>
          <w:t>er can</w:t>
        </w:r>
      </w:ins>
      <w:r>
        <w:t xml:space="preserve"> b</w:t>
      </w:r>
      <w:del w:id="16725" w:author="GoldenCorpusHarness" w:date="2026-03-28T22:23:47Z">
        <w:r>
          <w:delText>y the eDMC regarding the study</w:delText>
        </w:r>
      </w:del>
      <w:ins w:id="16726" w:author="GoldenCorpusHarness" w:date="2026-03-28T22:23:47Z">
        <w:r>
          <w:t>e retained to detect situations where the treatment effect may be delayed</w:t>
        </w:r>
      </w:ins>
      <w:r>
        <w:t>.</w:t>
      </w:r>
    </w:p>
    <w:p ns2:paraId="49BEAA07" ns2:textId="77777777" w:rsidR="00FA5BE3" w:rsidRDefault="00895D30" w:rsidP="00FA5BE3">
      <w:pPr>
        <w:pStyle w:val="Heading4"/>
      </w:pPr>
      <w:del w:id="16727" w:author="GoldenCorpusHarness" w:date="2026-03-28T22:23:47Z">
        <w:r>
          <w:delText>Ex</w:delText>
        </w:r>
      </w:del>
      <w:ins w:id="16728" w:author="GoldenCorpusHarness" w:date="2026-03-28T22:23:47Z">
        <w:r>
          <w:t>Of no</w:t>
        </w:r>
      </w:ins>
      <w:r>
        <w:t>te</w:t>
      </w:r>
      <w:ins w:id="16729" w:author="GoldenCorpusHarness" w:date="2026-03-28T22:23:47Z">
        <w:r>
          <w:t>, fo</w:t>
        </w:r>
      </w:ins>
      <w:r>
        <w:t>r</w:t>
      </w:r>
      <w:ins w:id="16730" w:author="GoldenCorpusHarness" w:date="2026-03-28T22:23:47Z">
        <w:r>
          <w:t xml:space="preserve"> the </w:t>
        </w:r>
      </w:ins>
      <w:r>
        <w:t>n</w:t>
      </w:r>
      <w:del w:id="16731" w:author="GoldenCorpusHarness" w:date="2026-03-28T22:23:47Z">
        <w:r>
          <w:delText>al Data M</w:delText>
        </w:r>
      </w:del>
      <w:r>
        <w:t>on</w:t>
      </w:r>
      <w:ins w:id="16732" w:author="GoldenCorpusHarness" w:date="2026-03-28T22:23:47Z">
        <w:r>
          <w:t>-bl</w:t>
        </w:r>
      </w:ins>
      <w:r>
        <w:t>i</w:t>
      </w:r>
      <w:del w:id="16733" w:author="GoldenCorpusHarness" w:date="2026-03-28T22:23:47Z">
        <w:r>
          <w:delText>tor</w:delText>
        </w:r>
      </w:del>
      <w:ins w:id="16734" w:author="GoldenCorpusHarness" w:date="2026-03-28T22:23:47Z">
        <w:r>
          <w:t>nd</w:t>
        </w:r>
      </w:ins>
      <w:r>
        <w:t xml:space="preserve">ing </w:t>
      </w:r>
      <w:del w:id="16735" w:author="GoldenCorpusHarness" w:date="2026-03-28T22:23:47Z">
        <w:r>
          <w:delText>Comm</w:delText>
        </w:r>
      </w:del>
      <w:ins w:id="16736" w:author="GoldenCorpusHarness" w:date="2026-03-28T22:23:47Z">
        <w:r>
          <w:t>futil</w:t>
        </w:r>
      </w:ins>
      <w:r>
        <w:t>it</w:t>
      </w:r>
      <w:ins w:id="16737" w:author="GoldenCorpusHarness" w:date="2026-03-28T22:23:47Z">
        <w:r>
          <w:t>y analysis of PFS, ac</w:t>
        </w:r>
      </w:ins>
      <w:r>
        <w:t>t</w:t>
      </w:r>
      <w:ins w:id="16738" w:author="GoldenCorpusHarness" w:date="2026-03-28T22:23:47Z">
        <w:r>
          <w:t xml:space="preserve">ual </w:t>
        </w:r>
      </w:ins>
      <w:r>
        <w:t>e</w:t>
      </w:r>
      <w:ins w:id="16739" w:author="GoldenCorpusHarness" w:date="2026-03-28T22:23:47Z">
        <w:r>
          <w:t>v</w:t>
        </w:r>
      </w:ins>
      <w:r>
        <w:t>e</w:t>
      </w:r>
      <w:ins w:id="16740" w:author="GoldenCorpusHarness" w:date="2026-03-28T22:23:47Z">
        <w:r>
          <w:t>nts will be used for beta-spending calculations.</w:t>
        </w:r>
      </w:ins>
    </w:p>
    <w:p ns2:paraId="328DA2B0" ns2:textId="77777777" w:rsidR="00FA5BE3" w:rsidRDefault="00895D30" w:rsidP="00FA19C0">
      <w:pPr>
        <w:pStyle w:val="paragraph0"/>
      </w:pPr>
      <w:del w:id="16741" w:author="GoldenCorpusHarness" w:date="2026-03-28T22:23:47Z">
        <w:r>
          <w:delText>To supplement the routine study monitoring outlined in this protocol, an ext</w:delText>
        </w:r>
      </w:del>
      <w:ins w:id="16742" w:author="GoldenCorpusHarness" w:date="2026-03-28T22:23:47Z">
        <w:r>
          <w:t>Ov</w:t>
        </w:r>
      </w:ins>
      <w:r>
        <w:t>er</w:t>
      </w:r>
      <w:del w:id="16743" w:author="GoldenCorpusHarness" w:date="2026-03-28T22:23:47Z">
        <w:r>
          <w:delText>n</w:delText>
        </w:r>
      </w:del>
      <w:r>
        <w:t>a</w:t>
      </w:r>
      <w:del w:id="16744" w:author="GoldenCorpusHarness" w:date="2026-03-28T22:23:47Z">
        <w:r>
          <w:delText>l DMC wi</w:delText>
        </w:r>
      </w:del>
      <w:r>
        <w:t xml:space="preserve">ll </w:t>
      </w:r>
      <w:del w:id="16745" w:author="GoldenCorpusHarness" w:date="2026-03-28T22:23:47Z">
        <w:r>
          <w:delText>mon</w:delText>
        </w:r>
      </w:del>
      <w:ins w:id="16746" w:author="GoldenCorpusHarness" w:date="2026-03-28T22:23:47Z">
        <w:r>
          <w:t>Surv</w:t>
        </w:r>
      </w:ins>
      <w:r>
        <w:t>i</w:t>
      </w:r>
      <w:del w:id="16747" w:author="GoldenCorpusHarness" w:date="2026-03-28T22:23:47Z">
        <w:r>
          <w:delText xml:space="preserve">tor the interim data from this study. The </w:delText>
        </w:r>
      </w:del>
      <w:r>
        <w:t>v</w:t>
      </w:r>
      <w:del w:id="16748" w:author="GoldenCorpusHarness" w:date="2026-03-28T22:23:47Z">
        <w:r>
          <w:delText>oting members of the committee are extern</w:delText>
        </w:r>
      </w:del>
      <w:r>
        <w:t>al</w:t>
      </w:r>
      <w:del w:id="16749" w:author="GoldenCorpusHarness" w:date="2026-03-28T22:23:47Z">
        <w:r>
          <w:delText xml:space="preserve"> to the Sponsor. The members of the DMC must not be involved with the study in any other way (eg, they cannot be study investigators) and must have no competing interests that could affect their roles with respect to the study.</w:delText>
        </w:r>
      </w:del>
    </w:p>
    <w:p ns2:paraId="7EA71319" ns2:textId="77777777" w:rsidR="00FA5BE3" w:rsidRDefault="00895D30" w:rsidP="00FA19C0">
      <w:pPr>
        <w:pStyle w:val="paragraph0"/>
      </w:pPr>
      <w:r>
        <w:t xml:space="preserve">The </w:t>
      </w:r>
      <w:ins w:id="16750" w:author="GoldenCorpusHarness" w:date="2026-03-28T22:23:47Z">
        <w:r>
          <w:t>study will test OS at IA4, IA5, and FA, in addition to a non-binding futility only analysis at IA2 and IA3. Following the multiplicity strategy as outlined in Figure 4, the OS hypothesis will be tested at α=0.020 (if the PFS null hypothesis is rejected but not the undetectable MR</w:t>
        </w:r>
      </w:ins>
      <w:r>
        <w:t>D</w:t>
      </w:r>
      <w:ins w:id="16751" w:author="GoldenCorpusHarness" w:date="2026-03-28T22:23:47Z">
        <w:r>
          <w:t xml:space="preserve"> hypothesis), or α=0.025 (if both undetectable </w:t>
        </w:r>
      </w:ins>
      <w:r>
        <w:t>M</w:t>
      </w:r>
      <w:ins w:id="16752" w:author="GoldenCorpusHarness" w:date="2026-03-28T22:23:47Z">
        <w:r>
          <w:t>RD and PFS null hypotheses are rejected). For the hypothesis testing, Lan-DeMets O’Brien-Fleming (LDOF) alpha spending function is modified to construct group sequential efficacy boundaries to control Type I error rate, with 1e-10 alpha each spent at IA2 and IA3, respectively (non-binding futility only without efficacy testing) and LDOF spending afterwards. A Hwang-Shih-De</w:t>
        </w:r>
      </w:ins>
      <w:r>
        <w:t>C</w:t>
      </w:r>
      <w:ins w:id="16753" w:author="GoldenCorpusHarness" w:date="2026-03-28T22:23:47Z">
        <w:r>
          <w:t>ani beta-spending function</w:t>
        </w:r>
      </w:ins>
      <w:r>
        <w:t xml:space="preserve"> wi</w:t>
      </w:r>
      <w:del w:id="16754" w:author="GoldenCorpusHarness" w:date="2026-03-28T22:23:47Z">
        <w:r>
          <w:delText>ll make reco</w:delText>
        </w:r>
      </w:del>
      <w:ins w:id="16755" w:author="GoldenCorpusHarness" w:date="2026-03-28T22:23:47Z">
        <w:r>
          <w:t>th ga</w:t>
        </w:r>
      </w:ins>
      <w:r>
        <w:t>mm</w:t>
      </w:r>
      <w:del w:id="16756" w:author="GoldenCorpusHarness" w:date="2026-03-28T22:23:47Z">
        <w:r>
          <w:delText xml:space="preserve">endations to the </w:delText>
        </w:r>
      </w:del>
      <w:ins w:id="16757" w:author="GoldenCorpusHarness" w:date="2026-03-28T22:23:47Z">
        <w:r>
          <w:t>a parameter (-10) is also used to construct group sequential non-binding futility boundaries. NOT</w:t>
        </w:r>
      </w:ins>
      <w:r>
        <w:t>E</w:t>
      </w:r>
      <w:ins w:id="16758" w:author="GoldenCorpusHarness" w:date="2026-03-28T22:23:47Z">
        <w:r>
          <w:t xml:space="preserve">: if the PFS null hypothesis is not rejected by IA4, the study may be terminated as no alpha will be passed to </w:t>
        </w:r>
      </w:ins>
      <w:r>
        <w:t>O</w:t>
      </w:r>
      <w:del w:id="16759" w:author="GoldenCorpusHarness" w:date="2026-03-28T22:23:47Z">
        <w:r>
          <w:delText>C regarding steps to ensure both participant safety and the continued ethical integrity of the study. Also, the DMC will re</w:delText>
        </w:r>
      </w:del>
      <w:ins w:id="16760" w:author="GoldenCorpusHarness" w:date="2026-03-28T22:23:47Z">
        <w:r>
          <w:t>S and descripti</w:t>
        </w:r>
      </w:ins>
      <w:r>
        <w:t>v</w:t>
      </w:r>
      <w:del w:id="16761" w:author="GoldenCorpusHarness" w:date="2026-03-28T22:23:47Z">
        <w:r>
          <w:delText>iew interi</w:delText>
        </w:r>
      </w:del>
      <w:ins w:id="16762" w:author="GoldenCorpusHarness" w:date="2026-03-28T22:23:47Z">
        <w:r>
          <w:t xml:space="preserve">e analyses of OS </w:t>
        </w:r>
      </w:ins>
      <w:r>
        <w:t>m</w:t>
      </w:r>
      <w:del w:id="16763" w:author="GoldenCorpusHarness" w:date="2026-03-28T22:23:47Z">
        <w:r>
          <w:delText xml:space="preserve"> study results, consider the overall risk and benefit to study participants (Section 9.7 Interim Analyses) and reco</w:delText>
        </w:r>
      </w:del>
      <w:ins w:id="16764" w:author="GoldenCorpusHarness" w:date="2026-03-28T22:23:47Z">
        <w:r>
          <w:t>ay be su</w:t>
        </w:r>
      </w:ins>
      <w:r>
        <w:t>mm</w:t>
      </w:r>
      <w:del w:id="16765" w:author="GoldenCorpusHarness" w:date="2026-03-28T22:23:47Z">
        <w:r>
          <w:delText>end to the E</w:delText>
        </w:r>
      </w:del>
      <w:ins w:id="16766" w:author="GoldenCorpusHarness" w:date="2026-03-28T22:23:47Z">
        <w:r>
          <w:t xml:space="preserve">arized. Table 36 shows the boundary properties for </w:t>
        </w:r>
      </w:ins>
      <w:r>
        <w:t>O</w:t>
      </w:r>
      <w:del w:id="16767" w:author="GoldenCorpusHarness" w:date="2026-03-28T22:23:47Z">
        <w:r>
          <w:delText>C whether the study should continue in accordance with the protocol</w:delText>
        </w:r>
      </w:del>
      <w:ins w:id="16768" w:author="GoldenCorpusHarness" w:date="2026-03-28T22:23:47Z">
        <w:r>
          <w:t>S analysis</w:t>
        </w:r>
      </w:ins>
      <w:r>
        <w:t>.</w:t>
      </w:r>
    </w:p>
    <w:p ns2:paraId="6A94AC20" ns2:textId="77777777" w:rsidR="002F1385" w:rsidRPr="00EE328F" w:rsidRDefault="00895D30" w:rsidP="00FA19C0">
      <w:pPr>
        <w:pStyle w:val="paragraph0"/>
      </w:pPr>
      <w:del w:id="16769" w:author="GoldenCorpusHarness" w:date="2026-03-28T22:23:47Z">
        <w:r>
          <w:delText>Specific details regarding composition, responsibilities, and governance, including the roles and responsibilities of the various members and the Sponsor protocol team; meeting facilitation; the study governance structure; and requirements for and proper documentation of DMC reports, minutes, and recommendations will be described in the DMC charter that is reviewed and approved by all the DMC members.</w:delText>
        </w:r>
      </w:del>
    </w:p>
    <w:p ns2:paraId="649C462D" ns2:textId="77777777" w:rsidR="00EE328F" w:rsidRPr="00EE328F" w:rsidRDefault="00895D30" w:rsidP="009C46EC">
      <w:pPr>
        <w:pStyle w:val="Heading3"/>
      </w:pPr>
      <w:del w:id="16770" w:author="GoldenCorpusHarness" w:date="2026-03-28T22:23:47Z">
        <w:r>
          <w:delText>Pu</w:delText>
        </w:r>
      </w:del>
      <w:ins w:id="16771" w:author="GoldenCorpusHarness" w:date="2026-03-28T22:23:47Z">
        <w:r>
          <w:t>Ta</w:t>
        </w:r>
      </w:ins>
      <w:r>
        <w:t>bl</w:t>
      </w:r>
      <w:ins w:id="16772" w:author="GoldenCorpusHarness" w:date="2026-03-28T22:23:47Z">
        <w:r>
          <w:t>e 36Eff</w:t>
        </w:r>
      </w:ins>
      <w:r>
        <w:t>ica</w:t>
      </w:r>
      <w:ins w:id="16773" w:author="GoldenCorpusHarness" w:date="2026-03-28T22:23:47Z">
        <w:r>
          <w:t>cy Boundaries and Proper</w:t>
        </w:r>
      </w:ins>
      <w:r>
        <w:t>ti</w:t>
      </w:r>
      <w:ins w:id="16774" w:author="GoldenCorpusHarness" w:date="2026-03-28T22:23:47Z">
        <w:r>
          <w:t>es f</w:t>
        </w:r>
      </w:ins>
      <w:r>
        <w:t>o</w:t>
      </w:r>
      <w:ins w:id="16775" w:author="GoldenCorpusHarness" w:date="2026-03-28T22:23:47Z">
        <w:r>
          <w:t>r Overall Survival A</w:t>
        </w:r>
      </w:ins>
      <w:r>
        <w:t>n</w:t>
      </w:r>
      <w:del w:id="16776" w:author="GoldenCorpusHarness" w:date="2026-03-28T22:23:47Z">
        <w:r>
          <w:delText xml:space="preserve"> Po</w:delText>
        </w:r>
      </w:del>
      <w:ins w:id="16777" w:author="GoldenCorpusHarness" w:date="2026-03-28T22:23:47Z">
        <w:r>
          <w:t>a</w:t>
        </w:r>
      </w:ins>
      <w:r>
        <w:t>l</w:t>
      </w:r>
      <w:del w:id="16778" w:author="GoldenCorpusHarness" w:date="2026-03-28T22:23:47Z">
        <w:r>
          <w:delText>ic</w:delText>
        </w:r>
      </w:del>
      <w:r>
        <w:t>y</w:t>
      </w:r>
      <w:ins w:id="16779" w:author="GoldenCorpusHarness" w:date="2026-03-28T22:23:47Z">
        <w:r>
          <w:t>ses</w:t>
        </w:r>
      </w:ins>
    </w:p>
    <w:p ns2:paraId="5A3D2488" ns2:textId="77777777" w:rsidR="00F64EA2" w:rsidRPr="003072D7" w:rsidRDefault="00895D30" w:rsidP="003072D7">
      <w:pPr>
        <w:pStyle w:val="Paragraph"/>
      </w:pPr>
      <w:r w:rsidRPr="003072D7">
        <w:t>The results of this study may be published or presented at scientific meetings. The Sponsor will comply with the requirements for publication of study results. In accordance with standard editorial and ethical practice, the Sponsor will generally support publication of multicenter studies only in their entirety and not as individual site data. In this case, a coordinating investigator will be designated by mutual agreement.</w:t>
      </w:r>
    </w:p>
    <w:p ns2:paraId="76AF5CBB" ns2:textId="77777777" w:rsidR="00F64EA2" w:rsidRPr="003072D7" w:rsidRDefault="00895D30" w:rsidP="003072D7">
      <w:pPr>
        <w:pStyle w:val="Paragraph"/>
      </w:pPr>
      <w:del w:id="16780" w:author="GoldenCorpusHarness" w:date="2026-03-28T22:23:47Z">
        <w:r>
          <w:delText>If publication activity is not directed by the Sponsor, the investigator agrees to submit all manuscripts or abstracts to the Sponsor before submission. This allows the Sponsor to protect proprietary information and to provide comments.</w:delText>
        </w:r>
      </w:del>
    </w:p>
    <w:p ns2:paraId="577EBCCF" ns2:textId="009A6D58" w:rsidR="00F64EA2" w:rsidRPr="00FE75A9" w:rsidRDefault="00895D30" w:rsidP="003072D7">
      <w:pPr>
        <w:pStyle w:val="Paragraph"/>
      </w:pPr>
      <w:del w:id="16781" w:author="GoldenCorpusHarness" w:date="2026-03-28T22:23:47Z">
        <w:r>
          <w:delText xml:space="preserve">Authorship </w:delText>
        </w:r>
      </w:del>
      <w:ins w:id="16782" w:author="GoldenCorpusHarness" w:date="2026-03-28T22:23:47Z">
        <w:r>
          <w:t>The bounds provided in Table 36 above are based on the assumption that the expected number of events at IA3, IA4, IA5, and FA are 71, 91, 118, and 142 for OS. NOTE: if PFS meets prespecified successful criteria before IA4, the next IA(s) may be triggered by OS events; for IA4, IA5, and the FA, if the OS events accrue slo</w:t>
        </w:r>
      </w:ins>
      <w:r>
        <w:t>w</w:t>
      </w:r>
      <w:del w:id="16783" w:author="GoldenCorpusHarness" w:date="2026-03-28T22:23:47Z">
        <w:r>
          <w:delText>ill be determined b</w:delText>
        </w:r>
      </w:del>
      <w:ins w:id="16784" w:author="GoldenCorpusHarness" w:date="2026-03-28T22:23:47Z">
        <w:r>
          <w:t>er than expected, the Sponsor ma</w:t>
        </w:r>
      </w:ins>
      <w:r>
        <w:t xml:space="preserve">y </w:t>
      </w:r>
      <w:del w:id="16785" w:author="GoldenCorpusHarness" w:date="2026-03-28T22:23:47Z">
        <w:r>
          <w:delText>mutual a</w:delText>
        </w:r>
      </w:del>
      <w:ins w:id="16786" w:author="GoldenCorpusHarness" w:date="2026-03-28T22:23:47Z">
        <w:r>
          <w:t>conduct the analysis with up to an additional 6 months of follow-up, or the specified number of events is observed, whichever occurs first. If the actual number of events at IAs differ from those specified in the table, the same minimum alpha-spendin</w:t>
        </w:r>
      </w:ins>
      <w:r>
        <w:t>g</w:t>
      </w:r>
      <w:del w:id="16787" w:author="GoldenCorpusHarness" w:date="2026-03-28T22:23:47Z">
        <w:r>
          <w:delText>reement and in line</w:delText>
        </w:r>
      </w:del>
      <w:ins w:id="16788" w:author="GoldenCorpusHarness" w:date="2026-03-28T22:23:47Z">
        <w:r>
          <w:t xml:space="preserve"> approach as used for PFS</w:t>
        </w:r>
      </w:ins>
      <w:r>
        <w:t xml:space="preserve"> wi</w:t>
      </w:r>
      <w:del w:id="16789" w:author="GoldenCorpusHarness" w:date="2026-03-28T22:23:47Z">
        <w:r>
          <w:delText>th ICMJE authorship requirements</w:delText>
        </w:r>
      </w:del>
      <w:ins w:id="16790" w:author="GoldenCorpusHarness" w:date="2026-03-28T22:23:47Z">
        <w:r>
          <w:t>ll be implemented and the bounds will be adjusted accordingly</w:t>
        </w:r>
      </w:ins>
      <w:r>
        <w:t>.</w:t>
      </w:r>
      <w:ins w:id="16791" w:author="GoldenCorpusHarness" w:date="2026-03-28T22:23:47Z">
        <w:r>
          <w:t xml:space="preserve"> The FA of the endpoint will use the remaining alpha that has not been spent at the earlier analyses.</w:t>
        </w:r>
      </w:ins>
    </w:p>
    <w:p ns2:paraId="341E2412" ns2:textId="77777777" w:rsidR="00EE328F" w:rsidRPr="00EE328F" w:rsidRDefault="00895D30" w:rsidP="009C46EC">
      <w:pPr>
        <w:pStyle w:val="Heading3"/>
      </w:pPr>
      <w:del w:id="16792" w:author="GoldenCorpusHarness" w:date="2026-03-28T22:23:47Z">
        <w:r>
          <w:delText>Complian</w:delText>
        </w:r>
      </w:del>
      <w:ins w:id="16793" w:author="GoldenCorpusHarness" w:date="2026-03-28T22:23:47Z">
        <w:r>
          <w:t>Obje</w:t>
        </w:r>
      </w:ins>
      <w:r>
        <w:t>c</w:t>
      </w:r>
      <w:del w:id="16794" w:author="GoldenCorpusHarness" w:date="2026-03-28T22:23:47Z">
        <w:r>
          <w:delText>e with Study Registra</w:delText>
        </w:r>
      </w:del>
      <w:r>
        <w:t>ti</w:t>
      </w:r>
      <w:del w:id="16795" w:author="GoldenCorpusHarness" w:date="2026-03-28T22:23:47Z">
        <w:r>
          <w:delText>on and</w:delText>
        </w:r>
      </w:del>
      <w:ins w:id="16796" w:author="GoldenCorpusHarness" w:date="2026-03-28T22:23:47Z">
        <w:r>
          <w:t>ve</w:t>
        </w:r>
      </w:ins>
      <w:r>
        <w:t xml:space="preserve"> Res</w:t>
      </w:r>
      <w:del w:id="16797" w:author="GoldenCorpusHarness" w:date="2026-03-28T22:23:47Z">
        <w:r>
          <w:delText>ult</w:delText>
        </w:r>
      </w:del>
      <w:ins w:id="16798" w:author="GoldenCorpusHarness" w:date="2026-03-28T22:23:47Z">
        <w:r>
          <w:t>pon</w:t>
        </w:r>
      </w:ins>
      <w:r>
        <w:t>s</w:t>
      </w:r>
      <w:del w:id="16799" w:author="GoldenCorpusHarness" w:date="2026-03-28T22:23:47Z">
        <w:r>
          <w:delText xml:space="preserve"> Posting R</w:delText>
        </w:r>
      </w:del>
      <w:r>
        <w:t>e</w:t>
      </w:r>
      <w:del w:id="16800" w:author="GoldenCorpusHarness" w:date="2026-03-28T22:23:47Z">
        <w:r>
          <w:delText>quirements</w:delText>
        </w:r>
      </w:del>
    </w:p>
    <w:p ns2:paraId="035A9C56" ns2:textId="77777777" w:rsidR="00AA4129" w:rsidRDefault="00895D30" w:rsidP="00FA19C0">
      <w:pPr>
        <w:pStyle w:val="paragraph0"/>
      </w:pPr>
      <w:del w:id="16801" w:author="GoldenCorpusHarness" w:date="2026-03-28T22:23:47Z">
        <w:r>
          <w:delText>Under t</w:delText>
        </w:r>
      </w:del>
      <w:ins w:id="16802" w:author="GoldenCorpusHarness" w:date="2026-03-28T22:23:47Z">
        <w:r>
          <w:t>T</w:t>
        </w:r>
      </w:ins>
      <w:r>
        <w:t xml:space="preserve">he </w:t>
      </w:r>
      <w:del w:id="16803" w:author="GoldenCorpusHarness" w:date="2026-03-28T22:23:47Z">
        <w:r>
          <w:delText>terms of the FDAAA of 2007 and the EMA clinical trial Directive 2001/20/EC, the Sponsor of the study is solely responsible for determining whether the study and its results are subject to the requirements for submission to</w:delText>
        </w:r>
      </w:del>
      <w:ins w:id="16804" w:author="GoldenCorpusHarness" w:date="2026-03-28T22:23:47Z">
        <w:r>
          <w:t>OR</w:t>
        </w:r>
      </w:ins>
      <w:r>
        <w:t xml:space="preserve"> h</w:t>
      </w:r>
      <w:del w:id="16805" w:author="GoldenCorpusHarness" w:date="2026-03-28T22:23:47Z">
        <w:r>
          <w:delText>tt</w:delText>
        </w:r>
      </w:del>
      <w:ins w:id="16806" w:author="GoldenCorpusHarness" w:date="2026-03-28T22:23:47Z">
        <w:r>
          <w:t>y</w:t>
        </w:r>
      </w:ins>
      <w:r>
        <w:t>p</w:t>
      </w:r>
      <w:del w:id="16807" w:author="GoldenCorpusHarness" w:date="2026-03-28T22:23:47Z">
        <w:r>
          <w:delText xml:space="preserve">://www.clinicaltrials.gov, www.clinicaltrialsregister.eu, or </w:delText>
        </w:r>
      </w:del>
      <w:r>
        <w:t>othe</w:t>
      </w:r>
      <w:del w:id="16808" w:author="GoldenCorpusHarness" w:date="2026-03-28T22:23:47Z">
        <w:r>
          <w:delText>r local reg</w:delText>
        </w:r>
      </w:del>
      <w:ins w:id="16809" w:author="GoldenCorpusHarness" w:date="2026-03-28T22:23:47Z">
        <w:r>
          <w:t>s</w:t>
        </w:r>
      </w:ins>
      <w:r>
        <w:t>is</w:t>
      </w:r>
      <w:del w:id="16810" w:author="GoldenCorpusHarness" w:date="2026-03-28T22:23:47Z">
        <w:r>
          <w:delText>tries. MSD, as Sponsor of this study,</w:delText>
        </w:r>
      </w:del>
      <w:r>
        <w:t xml:space="preserve"> will </w:t>
      </w:r>
      <w:del w:id="16811" w:author="GoldenCorpusHarness" w:date="2026-03-28T22:23:47Z">
        <w:r>
          <w:delText>r</w:delText>
        </w:r>
      </w:del>
      <w:ins w:id="16812" w:author="GoldenCorpusHarness" w:date="2026-03-28T22:23:47Z">
        <w:r>
          <w:t>b</w:t>
        </w:r>
      </w:ins>
      <w:r>
        <w:t>e</w:t>
      </w:r>
      <w:del w:id="16813" w:author="GoldenCorpusHarness" w:date="2026-03-28T22:23:47Z">
        <w:r>
          <w:delText>view</w:delText>
        </w:r>
      </w:del>
      <w:r>
        <w:t xml:space="preserve"> t</w:t>
      </w:r>
      <w:del w:id="16814" w:author="GoldenCorpusHarness" w:date="2026-03-28T22:23:47Z">
        <w:r>
          <w:delText>his protocol and submit th</w:delText>
        </w:r>
      </w:del>
      <w:r>
        <w:t>e</w:t>
      </w:r>
      <w:del w:id="16815" w:author="GoldenCorpusHarness" w:date="2026-03-28T22:23:47Z">
        <w:r>
          <w:delText xml:space="preserve"> information necessary to fulfill these requirements. MSD entries are not limited to FDAAA or the EMA clinical trials directive mandated trials. Information po</w:delText>
        </w:r>
      </w:del>
      <w:r>
        <w:t xml:space="preserve">sted </w:t>
      </w:r>
      <w:del w:id="16816" w:author="GoldenCorpusHarness" w:date="2026-03-28T22:23:47Z">
        <w:r>
          <w:delText>will all</w:delText>
        </w:r>
      </w:del>
      <w:r>
        <w:t>o</w:t>
      </w:r>
      <w:del w:id="16817" w:author="GoldenCorpusHarness" w:date="2026-03-28T22:23:47Z">
        <w:r>
          <w:delText>w participa</w:delText>
        </w:r>
      </w:del>
      <w:r>
        <w:t>n</w:t>
      </w:r>
      <w:del w:id="16818" w:author="GoldenCorpusHarness" w:date="2026-03-28T22:23:47Z">
        <w:r>
          <w:delText>ts to identify potential</w:delText>
        </w:r>
      </w:del>
      <w:r>
        <w:t xml:space="preserve">ly </w:t>
      </w:r>
      <w:del w:id="16819" w:author="GoldenCorpusHarness" w:date="2026-03-28T22:23:47Z">
        <w:r>
          <w:delText>appr</w:delText>
        </w:r>
      </w:del>
      <w:r>
        <w:t>o</w:t>
      </w:r>
      <w:del w:id="16820" w:author="GoldenCorpusHarness" w:date="2026-03-28T22:23:47Z">
        <w:r>
          <w:delText>pri</w:delText>
        </w:r>
      </w:del>
      <w:ins w:id="16821" w:author="GoldenCorpusHarness" w:date="2026-03-28T22:23:47Z">
        <w:r>
          <w:t xml:space="preserve">nce </w:t>
        </w:r>
      </w:ins>
      <w:r>
        <w:t>at</w:t>
      </w:r>
      <w:del w:id="16822" w:author="GoldenCorpusHarness" w:date="2026-03-28T22:23:47Z">
        <w:r>
          <w:delText>e</w:delText>
        </w:r>
      </w:del>
      <w:r>
        <w:t xml:space="preserve"> </w:t>
      </w:r>
      <w:del w:id="16823" w:author="GoldenCorpusHarness" w:date="2026-03-28T22:23:47Z">
        <w:r>
          <w:delText>studies for their disease conditions and pursue participation by calling a central contact number for further information on appropriate study locations and study-site contact information</w:delText>
        </w:r>
      </w:del>
      <w:ins w:id="16824" w:author="GoldenCorpusHarness" w:date="2026-03-28T22:23:47Z">
        <w:r>
          <w:t>IA4</w:t>
        </w:r>
      </w:ins>
      <w:r>
        <w:t>.</w:t>
      </w:r>
    </w:p>
    <w:p ns2:paraId="462C41E5" ns2:textId="77777777" w:rsidR="00AA4129" w:rsidRPr="00FE75A9" w:rsidRDefault="00895D30" w:rsidP="00FA19C0">
      <w:pPr>
        <w:pStyle w:val="paragraph0"/>
      </w:pPr>
      <w:del w:id="16825" w:author="GoldenCorpusHarness" w:date="2026-03-28T22:23:47Z">
        <w:r>
          <w:delText>By si</w:delText>
        </w:r>
      </w:del>
      <w:ins w:id="16826" w:author="GoldenCorpusHarness" w:date="2026-03-28T22:23:47Z">
        <w:r>
          <w:t>Followin</w:t>
        </w:r>
      </w:ins>
      <w:r>
        <w:t>g</w:t>
      </w:r>
      <w:del w:id="16827" w:author="GoldenCorpusHarness" w:date="2026-03-28T22:23:47Z">
        <w:r>
          <w:delText>nin</w:delText>
        </w:r>
      </w:del>
      <w:ins w:id="16828" w:author="GoldenCorpusHarness" w:date="2026-03-28T22:23:47Z">
        <w:r>
          <w:t xml:space="preserve"> the multiplicity strate</w:t>
        </w:r>
      </w:ins>
      <w:r>
        <w:t>g</w:t>
      </w:r>
      <w:del w:id="16829" w:author="GoldenCorpusHarness" w:date="2026-03-28T22:23:47Z">
        <w:r>
          <w:delText xml:space="preserve"> this protocol</w:delText>
        </w:r>
      </w:del>
      <w:ins w:id="16830" w:author="GoldenCorpusHarness" w:date="2026-03-28T22:23:47Z">
        <w:r>
          <w:t>y as outlined in Figure 4</w:t>
        </w:r>
      </w:ins>
      <w:r>
        <w:t xml:space="preserve">, the </w:t>
      </w:r>
      <w:del w:id="16831" w:author="GoldenCorpusHarness" w:date="2026-03-28T22:23:47Z">
        <w:r>
          <w:delText>in</w:delText>
        </w:r>
      </w:del>
      <w:ins w:id="16832" w:author="GoldenCorpusHarness" w:date="2026-03-28T22:23:47Z">
        <w:r>
          <w:t>OR hypothesis may be tested at α=0.020 (if both the OS and PFS null hypotheses are rejected but not the undetectable MRD hypothesis), or at α=0.025 (if the null hypotheses of OS, PFS, and undetectable MRD are all rejected). Note that if superiority for the OS null hypothesis is declared at a future planned analysis, then the test statistic pre</w:t>
        </w:r>
      </w:ins>
      <w:r>
        <w:t>v</w:t>
      </w:r>
      <w:del w:id="16833" w:author="GoldenCorpusHarness" w:date="2026-03-28T22:23:47Z">
        <w:r>
          <w:delText>esti</w:delText>
        </w:r>
      </w:del>
      <w:ins w:id="16834" w:author="GoldenCorpusHarness" w:date="2026-03-28T22:23:47Z">
        <w:r>
          <w:t>iously computed at IA4 for the OR hypothesis will be used for inferential testin</w:t>
        </w:r>
      </w:ins>
      <w:r>
        <w:t>g</w:t>
      </w:r>
      <w:del w:id="16835" w:author="GoldenCorpusHarness" w:date="2026-03-28T22:23:47Z">
        <w:r>
          <w:delText>ator acknowledges that the statutory obligations under FDAAA, the EMA clinical trials directive, or other locally mandated registries are that of the Sponsor and agrees not to submit any information about this study or its results to those registries</w:delText>
        </w:r>
      </w:del>
      <w:r>
        <w:t>.</w:t>
      </w:r>
    </w:p>
    <w:p ns2:paraId="2AE8BFF1" ns2:textId="77777777" w:rsidR="00EE328F" w:rsidRPr="00EE328F" w:rsidRDefault="00895D30" w:rsidP="009C46EC">
      <w:pPr>
        <w:pStyle w:val="Heading3"/>
      </w:pPr>
      <w:del w:id="16836" w:author="GoldenCorpusHarness" w:date="2026-03-28T22:23:47Z">
        <w:r>
          <w:delText xml:space="preserve">Compliance </w:delText>
        </w:r>
      </w:del>
      <w:ins w:id="16837" w:author="GoldenCorpusHarness" w:date="2026-03-28T22:23:47Z">
        <w:r>
          <w:t>Based on approximately 690 randomized participants from Part 2, po</w:t>
        </w:r>
      </w:ins>
      <w:r>
        <w:t>w</w:t>
      </w:r>
      <w:del w:id="16838" w:author="GoldenCorpusHarness" w:date="2026-03-28T22:23:47Z">
        <w:r>
          <w:delText>ith La</w:delText>
        </w:r>
      </w:del>
      <w:ins w:id="16839" w:author="GoldenCorpusHarness" w:date="2026-03-28T22:23:47Z">
        <w:r>
          <w:t>er and the approximate treatment difference required to reach the bound are sho</w:t>
        </w:r>
      </w:ins>
      <w:r>
        <w:t>w</w:t>
      </w:r>
      <w:ins w:id="16840" w:author="GoldenCorpusHarness" w:date="2026-03-28T22:23:47Z">
        <w:r>
          <w:t>n in Table 37</w:t>
        </w:r>
      </w:ins>
      <w:r>
        <w:t xml:space="preserve">, </w:t>
      </w:r>
      <w:del w:id="16841" w:author="GoldenCorpusHarness" w:date="2026-03-28T22:23:47Z">
        <w:r>
          <w:delText>Audit</w:delText>
        </w:r>
      </w:del>
      <w:ins w:id="16842" w:author="GoldenCorpusHarness" w:date="2026-03-28T22:23:47Z">
        <w:r>
          <w:t>assuming underlying 92% and 97% response rates in the control and experimental groups</w:t>
        </w:r>
      </w:ins>
      <w:r>
        <w:t xml:space="preserve">, </w:t>
      </w:r>
      <w:del w:id="16843" w:author="GoldenCorpusHarness" w:date="2026-03-28T22:23:47Z">
        <w:r>
          <w:delText>and Debarment</w:delText>
        </w:r>
      </w:del>
      <w:ins w:id="16844" w:author="GoldenCorpusHarness" w:date="2026-03-28T22:23:47Z">
        <w:r>
          <w:t>respectively.</w:t>
        </w:r>
      </w:ins>
    </w:p>
    <w:p ns2:paraId="3E183A8C" ns2:textId="77777777" w:rsidR="00F64EA2" w:rsidRPr="00D03846" w:rsidRDefault="00895D30" w:rsidP="00D03846">
      <w:pPr>
        <w:pStyle w:val="Paragraph"/>
      </w:pPr>
      <w:del w:id="16845" w:author="GoldenCorpusHarness" w:date="2026-03-28T22:23:47Z">
        <w:r>
          <w:delText>By signing this protoco</w:delText>
        </w:r>
      </w:del>
      <w:ins w:id="16846" w:author="GoldenCorpusHarness" w:date="2026-03-28T22:23:47Z">
        <w:r>
          <w:t>Tab</w:t>
        </w:r>
      </w:ins>
      <w:r>
        <w:t>l</w:t>
      </w:r>
      <w:del w:id="16847" w:author="GoldenCorpusHarness" w:date="2026-03-28T22:23:47Z">
        <w:r>
          <w:delText>, th</w:delText>
        </w:r>
      </w:del>
      <w:r>
        <w:t xml:space="preserve">e </w:t>
      </w:r>
      <w:del w:id="16848" w:author="GoldenCorpusHarness" w:date="2026-03-28T22:23:47Z">
        <w:r>
          <w:delText>investigat</w:delText>
        </w:r>
      </w:del>
      <w:ins w:id="16849" w:author="GoldenCorpusHarness" w:date="2026-03-28T22:23:47Z">
        <w:r>
          <w:t>37P</w:t>
        </w:r>
      </w:ins>
      <w:r>
        <w:t>o</w:t>
      </w:r>
      <w:del w:id="16850" w:author="GoldenCorpusHarness" w:date="2026-03-28T22:23:47Z">
        <w:r>
          <w:delText>r agrees to conduct the study in an efficient and diligent mann</w:delText>
        </w:r>
      </w:del>
      <w:ins w:id="16851" w:author="GoldenCorpusHarness" w:date="2026-03-28T22:23:47Z">
        <w:r>
          <w:t>w</w:t>
        </w:r>
      </w:ins>
      <w:r>
        <w:t xml:space="preserve">er and </w:t>
      </w:r>
      <w:ins w:id="16852" w:author="GoldenCorpusHarness" w:date="2026-03-28T22:23:47Z">
        <w:r>
          <w:t>Approx</w:t>
        </w:r>
      </w:ins>
      <w:r>
        <w:t>i</w:t>
      </w:r>
      <w:del w:id="16853" w:author="GoldenCorpusHarness" w:date="2026-03-28T22:23:47Z">
        <w:r>
          <w:delText>n confor</w:delText>
        </w:r>
      </w:del>
      <w:r>
        <w:t>ma</w:t>
      </w:r>
      <w:ins w:id="16854" w:author="GoldenCorpusHarness" w:date="2026-03-28T22:23:47Z">
        <w:r>
          <w:t>te ORR Differe</w:t>
        </w:r>
      </w:ins>
      <w:r>
        <w:t xml:space="preserve">nce </w:t>
      </w:r>
      <w:del w:id="16855" w:author="GoldenCorpusHarness" w:date="2026-03-28T22:23:47Z">
        <w:r>
          <w:delText>w</w:delText>
        </w:r>
      </w:del>
      <w:ins w:id="16856" w:author="GoldenCorpusHarness" w:date="2026-03-28T22:23:47Z">
        <w:r>
          <w:t>Requ</w:t>
        </w:r>
      </w:ins>
      <w:r>
        <w:t>i</w:t>
      </w:r>
      <w:del w:id="16857" w:author="GoldenCorpusHarness" w:date="2026-03-28T22:23:47Z">
        <w:r>
          <w:delText>th this p</w:delText>
        </w:r>
      </w:del>
      <w:r>
        <w:t>r</w:t>
      </w:r>
      <w:del w:id="16858" w:author="GoldenCorpusHarness" w:date="2026-03-28T22:23:47Z">
        <w:r>
          <w:delText>otocol, generally accept</w:delText>
        </w:r>
      </w:del>
      <w:r>
        <w:t>ed</w:t>
      </w:r>
      <w:del w:id="16859" w:author="GoldenCorpusHarness" w:date="2026-03-28T22:23:47Z">
        <w:r>
          <w:delText xml:space="preserve"> standards of GCP (eg, ICH GCP: Consolidated Guideline and other generally accepted standards of GCP), and all applicable federal, state, and local laws, rules, and regulations relating</w:delText>
        </w:r>
      </w:del>
      <w:r>
        <w:t xml:space="preserve"> to </w:t>
      </w:r>
      <w:ins w:id="16860" w:author="GoldenCorpusHarness" w:date="2026-03-28T22:23:47Z">
        <w:r>
          <w:t>Demons</w:t>
        </w:r>
      </w:ins>
      <w:r>
        <w:t>t</w:t>
      </w:r>
      <w:del w:id="16861" w:author="GoldenCorpusHarness" w:date="2026-03-28T22:23:47Z">
        <w:r>
          <w:delText>h</w:delText>
        </w:r>
      </w:del>
      <w:ins w:id="16862" w:author="GoldenCorpusHarness" w:date="2026-03-28T22:23:47Z">
        <w:r>
          <w:t>rat</w:t>
        </w:r>
      </w:ins>
      <w:r>
        <w:t xml:space="preserve">e </w:t>
      </w:r>
      <w:del w:id="16863" w:author="GoldenCorpusHarness" w:date="2026-03-28T22:23:47Z">
        <w:r>
          <w:delText>conduct o</w:delText>
        </w:r>
      </w:del>
      <w:ins w:id="16864" w:author="GoldenCorpusHarness" w:date="2026-03-28T22:23:47Z">
        <w:r>
          <w:t>E</w:t>
        </w:r>
      </w:ins>
      <w:r>
        <w:t>f</w:t>
      </w:r>
      <w:del w:id="16865" w:author="GoldenCorpusHarness" w:date="2026-03-28T22:23:47Z">
        <w:r>
          <w:delText xml:space="preserve"> the clin</w:delText>
        </w:r>
      </w:del>
      <w:ins w:id="16866" w:author="GoldenCorpusHarness" w:date="2026-03-28T22:23:47Z">
        <w:r>
          <w:t>f</w:t>
        </w:r>
      </w:ins>
      <w:r>
        <w:t>ica</w:t>
      </w:r>
      <w:del w:id="16867" w:author="GoldenCorpusHarness" w:date="2026-03-28T22:23:47Z">
        <w:r>
          <w:delText>l stud</w:delText>
        </w:r>
      </w:del>
      <w:ins w:id="16868" w:author="GoldenCorpusHarness" w:date="2026-03-28T22:23:47Z">
        <w:r>
          <w:t>c</w:t>
        </w:r>
      </w:ins>
      <w:r>
        <w:t>y</w:t>
      </w:r>
      <w:del w:id="16869" w:author="GoldenCorpusHarness" w:date="2026-03-28T22:23:47Z">
        <w:r>
          <w:delText>.</w:delText>
        </w:r>
      </w:del>
    </w:p>
    <w:p ns2:paraId="428AD6F7" ns2:textId="77777777" w:rsidR="00F64EA2" w:rsidRPr="00D03846" w:rsidRDefault="00895D30" w:rsidP="00D03846">
      <w:pPr>
        <w:pStyle w:val="Paragraph"/>
      </w:pPr>
      <w:r w:rsidRPr="00D03846">
        <w:t>The Code of Conduct, a collection of goals and considerations that govern the ethical and scientific conduct of clinical investigations sponsored by MSD, is provided in this appendix under the Code of Conduct for Clinical Trials.</w:t>
      </w:r>
    </w:p>
    <w:p ns2:paraId="63658DDB" ns2:textId="77777777" w:rsidR="00F64EA2" w:rsidRPr="00D03846" w:rsidRDefault="00895D30" w:rsidP="00D03846">
      <w:pPr>
        <w:pStyle w:val="Paragraph"/>
      </w:pPr>
      <w:del w:id="16870" w:author="GoldenCorpusHarness" w:date="2026-03-28T22:23:47Z">
        <w:r>
          <w:delText>The investigator agrees not to seek reimbursement from participants, their insurance providers, or from government programs for procedures included as part of the study reimbursed to the investigator by the Sponsor.</w:delText>
        </w:r>
      </w:del>
    </w:p>
    <w:p ns2:paraId="49FFF961" ns2:textId="77777777" w:rsidR="00F64EA2" w:rsidRPr="00D03846" w:rsidRDefault="00895D30" w:rsidP="00D03846">
      <w:pPr>
        <w:pStyle w:val="Paragraph"/>
      </w:pPr>
      <w:del w:id="16871" w:author="GoldenCorpusHarness" w:date="2026-03-28T22:23:47Z">
        <w:r>
          <w:delText>Th</w:delText>
        </w:r>
      </w:del>
      <w:ins w:id="16872" w:author="GoldenCorpusHarness" w:date="2026-03-28T22:23:47Z">
        <w:r>
          <w:t>Saf</w:t>
        </w:r>
      </w:ins>
      <w:r>
        <w:t>e</w:t>
      </w:r>
      <w:del w:id="16873" w:author="GoldenCorpusHarness" w:date="2026-03-28T22:23:47Z">
        <w:r>
          <w:delText xml:space="preserve"> investigator will promptly inform the Sponsor of any regulatory authori</w:delText>
        </w:r>
      </w:del>
      <w:r>
        <w:t xml:space="preserve">ty </w:t>
      </w:r>
      <w:del w:id="16874" w:author="GoldenCorpusHarness" w:date="2026-03-28T22:23:47Z">
        <w:r>
          <w:delText>i</w:delText>
        </w:r>
      </w:del>
      <w:ins w:id="16875" w:author="GoldenCorpusHarness" w:date="2026-03-28T22:23:47Z">
        <w:r>
          <w:t>A</w:t>
        </w:r>
      </w:ins>
      <w:r>
        <w:t>n</w:t>
      </w:r>
      <w:ins w:id="16876" w:author="GoldenCorpusHarness" w:date="2026-03-28T22:23:47Z">
        <w:r>
          <w:t>aly</w:t>
        </w:r>
      </w:ins>
      <w:r>
        <w:t>s</w:t>
      </w:r>
      <w:del w:id="16877" w:author="GoldenCorpusHarness" w:date="2026-03-28T22:23:47Z">
        <w:r>
          <w:delText>p</w:delText>
        </w:r>
      </w:del>
      <w:r>
        <w:t>e</w:t>
      </w:r>
      <w:del w:id="16878" w:author="GoldenCorpusHarness" w:date="2026-03-28T22:23:47Z">
        <w:r>
          <w:delText>ction conducted for thi</w:delText>
        </w:r>
      </w:del>
      <w:r>
        <w:t>s</w:t>
      </w:r>
      <w:del w:id="16879" w:author="GoldenCorpusHarness" w:date="2026-03-28T22:23:47Z">
        <w:r>
          <w:delText xml:space="preserve"> study.</w:delText>
        </w:r>
      </w:del>
    </w:p>
    <w:p ns2:paraId="7C0ECA83" ns2:textId="77777777" w:rsidR="00F64EA2" w:rsidRPr="00D03846" w:rsidRDefault="00895D30" w:rsidP="00D03846">
      <w:pPr>
        <w:pStyle w:val="Paragraph"/>
      </w:pPr>
      <w:r>
        <w:t xml:space="preserve">The </w:t>
      </w:r>
      <w:del w:id="16880" w:author="GoldenCorpusHarness" w:date="2026-03-28T22:23:47Z">
        <w:r>
          <w:delText>in</w:delText>
        </w:r>
      </w:del>
      <w:ins w:id="16881" w:author="GoldenCorpusHarness" w:date="2026-03-28T22:23:47Z">
        <w:r>
          <w:t>eDMC has responsibility for assessment of o</w:t>
        </w:r>
      </w:ins>
      <w:r>
        <w:t>ve</w:t>
      </w:r>
      <w:del w:id="16882" w:author="GoldenCorpusHarness" w:date="2026-03-28T22:23:47Z">
        <w:r>
          <w:delText>sti</w:delText>
        </w:r>
      </w:del>
      <w:ins w:id="16883" w:author="GoldenCorpusHarness" w:date="2026-03-28T22:23:47Z">
        <w:r>
          <w:t>rall risk/benefit. When prompted by safety concerns, the eDMC can request correspondin</w:t>
        </w:r>
      </w:ins>
      <w:r>
        <w:t>g</w:t>
      </w:r>
      <w:del w:id="16884" w:author="GoldenCorpusHarness" w:date="2026-03-28T22:23:47Z">
        <w:r>
          <w:delText>ator agrees to pro</w:delText>
        </w:r>
      </w:del>
      <w:ins w:id="16885" w:author="GoldenCorpusHarness" w:date="2026-03-28T22:23:47Z">
        <w:r>
          <w:t xml:space="preserve"> efficacy data. eDMC re</w:t>
        </w:r>
      </w:ins>
      <w:r>
        <w:t>vi</w:t>
      </w:r>
      <w:del w:id="16886" w:author="GoldenCorpusHarness" w:date="2026-03-28T22:23:47Z">
        <w:r>
          <w:delText xml:space="preserve">de the Sponsor </w:delText>
        </w:r>
      </w:del>
      <w:ins w:id="16887" w:author="GoldenCorpusHarness" w:date="2026-03-28T22:23:47Z">
        <w:r>
          <w:t>e</w:t>
        </w:r>
      </w:ins>
      <w:r>
        <w:t>w</w:t>
      </w:r>
      <w:del w:id="16888" w:author="GoldenCorpusHarness" w:date="2026-03-28T22:23:47Z">
        <w:r>
          <w:delText>ith rele</w:delText>
        </w:r>
      </w:del>
      <w:ins w:id="16889" w:author="GoldenCorpusHarness" w:date="2026-03-28T22:23:47Z">
        <w:r>
          <w:t xml:space="preserve"> of efficacy data to assess the o</w:t>
        </w:r>
      </w:ins>
      <w:r>
        <w:t>v</w:t>
      </w:r>
      <w:del w:id="16890" w:author="GoldenCorpusHarness" w:date="2026-03-28T22:23:47Z">
        <w:r>
          <w:delText>ant infor</w:delText>
        </w:r>
      </w:del>
      <w:ins w:id="16891" w:author="GoldenCorpusHarness" w:date="2026-03-28T22:23:47Z">
        <w:r>
          <w:t xml:space="preserve">erall risk/benefit to study participants will not require a </w:t>
        </w:r>
      </w:ins>
      <w:r>
        <w:t>m</w:t>
      </w:r>
      <w:del w:id="16892" w:author="GoldenCorpusHarness" w:date="2026-03-28T22:23:47Z">
        <w:r>
          <w:delText>ation fro</w:delText>
        </w:r>
      </w:del>
      <w:ins w:id="16893" w:author="GoldenCorpusHarness" w:date="2026-03-28T22:23:47Z">
        <w:r>
          <w:t>ultiplicity adjust</w:t>
        </w:r>
      </w:ins>
      <w:r>
        <w:t>m</w:t>
      </w:r>
      <w:del w:id="16894" w:author="GoldenCorpusHarness" w:date="2026-03-28T22:23:47Z">
        <w:r>
          <w:delText xml:space="preserve"> inspection observations/findings to allo</w:delText>
        </w:r>
      </w:del>
      <w:ins w:id="16895" w:author="GoldenCorpusHarness" w:date="2026-03-28T22:23:47Z">
        <w:r>
          <w:t xml:space="preserve">ent typically associated </w:t>
        </w:r>
      </w:ins>
      <w:r>
        <w:t>w</w:t>
      </w:r>
      <w:del w:id="16896" w:author="GoldenCorpusHarness" w:date="2026-03-28T22:23:47Z">
        <w:r>
          <w:delText xml:space="preserve"> the Sponsor to assist in responding to any citations resulting from regulatory authority inspection and will provide the Sponsor with a copy of the proposed response for consultation before submission to the regulatory authority</w:delText>
        </w:r>
      </w:del>
      <w:ins w:id="16897" w:author="GoldenCorpusHarness" w:date="2026-03-28T22:23:47Z">
        <w:r>
          <w:t>ith a planned efficacy IA</w:t>
        </w:r>
      </w:ins>
      <w:r>
        <w:t>.</w:t>
      </w:r>
    </w:p>
    <w:p ns2:paraId="5E7C0058" ns2:textId="77777777" w:rsidR="00F64EA2" w:rsidRDefault="00895D30" w:rsidP="00D03846">
      <w:pPr>
        <w:pStyle w:val="Paragraph"/>
      </w:pPr>
      <w:del w:id="16898" w:author="GoldenCorpusHarness" w:date="2026-03-28T22:23:47Z">
        <w:r>
          <w:delText>P</w:delText>
        </w:r>
      </w:del>
      <w:ins w:id="16899" w:author="GoldenCorpusHarness" w:date="2026-03-28T22:23:47Z">
        <w:r>
          <w:t>Sampl</w:t>
        </w:r>
      </w:ins>
      <w:r>
        <w:t>e</w:t>
      </w:r>
      <w:del w:id="16900" w:author="GoldenCorpusHarness" w:date="2026-03-28T22:23:47Z">
        <w:r>
          <w:delText>rsons</w:delText>
        </w:r>
      </w:del>
      <w:r>
        <w:t xml:space="preserve"> </w:t>
      </w:r>
      <w:del w:id="16901" w:author="GoldenCorpusHarness" w:date="2026-03-28T22:23:47Z">
        <w:r>
          <w:delText>d</w:delText>
        </w:r>
      </w:del>
      <w:ins w:id="16902" w:author="GoldenCorpusHarness" w:date="2026-03-28T22:23:47Z">
        <w:r>
          <w:t>Siz</w:t>
        </w:r>
      </w:ins>
      <w:r>
        <w:t>e</w:t>
      </w:r>
      <w:del w:id="16903" w:author="GoldenCorpusHarness" w:date="2026-03-28T22:23:47Z">
        <w:r>
          <w:delText>barred from conducting or working on clinical studies by</w:delText>
        </w:r>
      </w:del>
      <w:r>
        <w:t xml:space="preserve"> an</w:t>
      </w:r>
      <w:del w:id="16904" w:author="GoldenCorpusHarness" w:date="2026-03-28T22:23:47Z">
        <w:r>
          <w:delText>y</w:delText>
        </w:r>
      </w:del>
      <w:ins w:id="16905" w:author="GoldenCorpusHarness" w:date="2026-03-28T22:23:47Z">
        <w:r>
          <w:t>d</w:t>
        </w:r>
      </w:ins>
      <w:r>
        <w:t xml:space="preserve"> </w:t>
      </w:r>
      <w:del w:id="16906" w:author="GoldenCorpusHarness" w:date="2026-03-28T22:23:47Z">
        <w:r>
          <w:delText>c</w:delText>
        </w:r>
      </w:del>
      <w:ins w:id="16907" w:author="GoldenCorpusHarness" w:date="2026-03-28T22:23:47Z">
        <w:r>
          <w:t>P</w:t>
        </w:r>
      </w:ins>
      <w:r>
        <w:t>o</w:t>
      </w:r>
      <w:del w:id="16908" w:author="GoldenCorpusHarness" w:date="2026-03-28T22:23:47Z">
        <w:r>
          <w:delText>urt o</w:delText>
        </w:r>
      </w:del>
      <w:ins w:id="16909" w:author="GoldenCorpusHarness" w:date="2026-03-28T22:23:47Z">
        <w:r>
          <w:t>we</w:t>
        </w:r>
      </w:ins>
      <w:r>
        <w:t xml:space="preserve">r </w:t>
      </w:r>
      <w:del w:id="16910" w:author="GoldenCorpusHarness" w:date="2026-03-28T22:23:47Z">
        <w:r>
          <w:delText>reg</w:delText>
        </w:r>
      </w:del>
      <w:ins w:id="16911" w:author="GoldenCorpusHarness" w:date="2026-03-28T22:23:47Z">
        <w:r>
          <w:t>Calc</w:t>
        </w:r>
      </w:ins>
      <w:r>
        <w:t>ulat</w:t>
      </w:r>
      <w:del w:id="16912" w:author="GoldenCorpusHarness" w:date="2026-03-28T22:23:47Z">
        <w:r>
          <w:delText>ory author</w:delText>
        </w:r>
      </w:del>
      <w:r>
        <w:t>i</w:t>
      </w:r>
      <w:del w:id="16913" w:author="GoldenCorpusHarness" w:date="2026-03-28T22:23:47Z">
        <w:r>
          <w:delText>ty will not be allowed to conduct or work on this Sp</w:delText>
        </w:r>
      </w:del>
      <w:r>
        <w:t>ons</w:t>
      </w:r>
      <w:del w:id="16914" w:author="GoldenCorpusHarness" w:date="2026-03-28T22:23:47Z">
        <w:r>
          <w:delText>or’s studies. The investigator will immediately disclose in writing to the Sponsor if any person who is involved in conducting the study is debarred or if any proceeding for debarment is pending or, to the best of the investigator’s knowledge, threatened.</w:delText>
        </w:r>
      </w:del>
    </w:p>
    <w:p ns2:paraId="0ED13F2A" ns2:textId="0B9AFA2A" w:rsidR="00F64EA2" w:rsidRPr="00FE75A9" w:rsidRDefault="00895D30" w:rsidP="00D03846">
      <w:pPr>
        <w:pStyle w:val="Paragraph"/>
      </w:pPr>
      <w:ins w:id="16915" w:author="GoldenCorpusHarness" w:date="2026-03-28T22:23:47Z">
        <w:r>
          <w:t>The study will randomize approximately 690 in a 1:1 ratio into the nemtabrutinib plus venetoclax and VR groups in Part 2. P</w:t>
        </w:r>
      </w:ins>
      <w:r>
        <w:t>F</w:t>
      </w:r>
      <w:del w:id="16916" w:author="GoldenCorpusHarness" w:date="2026-03-28T22:23:47Z">
        <w:r>
          <w:delText>or investigators lo</w:delText>
        </w:r>
      </w:del>
      <w:ins w:id="16917" w:author="GoldenCorpusHarness" w:date="2026-03-28T22:23:47Z">
        <w:r>
          <w:t>S is the primary endpoints for Part 2 of the study, with undete</w:t>
        </w:r>
      </w:ins>
      <w:r>
        <w:t>c</w:t>
      </w:r>
      <w:del w:id="16918" w:author="GoldenCorpusHarness" w:date="2026-03-28T22:23:47Z">
        <w:r>
          <w:delText xml:space="preserve">ated in </w:delText>
        </w:r>
      </w:del>
      <w:ins w:id="16919" w:author="GoldenCorpusHarness" w:date="2026-03-28T22:23:47Z">
        <w:r>
          <w:t>table MRD, OS, and OR as the key se</w:t>
        </w:r>
      </w:ins>
      <w:r>
        <w:t>co</w:t>
      </w:r>
      <w:del w:id="16920" w:author="GoldenCorpusHarness" w:date="2026-03-28T22:23:47Z">
        <w:r>
          <w:delText>untries with serious breach reporting requirements, investigator will promptly report to the Sponsor any serious breach or suspected serious breach that occurs in compliance with those requireme</w:delText>
        </w:r>
      </w:del>
      <w:ins w:id="16921" w:author="GoldenCorpusHarness" w:date="2026-03-28T22:23:47Z">
        <w:r>
          <w:t>ndary endpoi</w:t>
        </w:r>
      </w:ins>
      <w:r>
        <w:t>nts.</w:t>
      </w:r>
      <w:del w:id="16922" w:author="GoldenCorpusHarness" w:date="2026-03-28T22:23:47Z">
        <w:r>
          <w:delText xml:space="preserve"> Unless more specifically defined in the applicable requirements, a serious breach is any breach of the applicable clinical trial regulation or of the clinical trial protocol which is likely to affect to a significant degree: (i) the safety or rights of a trial participant, or (ii) the reliability and robustness of the data generated in the clinical trial.</w:delText>
        </w:r>
      </w:del>
    </w:p>
    <w:p ns2:paraId="0C70E722" ns2:textId="77777777" w:rsidR="00EE328F" w:rsidRPr="00EE328F" w:rsidRDefault="00895D30" w:rsidP="00C96461">
      <w:pPr>
        <w:pStyle w:val="Heading3"/>
      </w:pPr>
      <w:ins w:id="16923" w:author="GoldenCorpusHarness" w:date="2026-03-28T22:23:47Z">
        <w:r>
          <w:t>Based on approximately 690 participants in the ITT population with ~15 months of follow-up, the power of the undetectable MR</w:t>
        </w:r>
      </w:ins>
      <w:r>
        <w:t>D</w:t>
      </w:r>
      <w:del w:id="16924" w:author="GoldenCorpusHarness" w:date="2026-03-28T22:23:47Z">
        <w:r>
          <w:delText>ata Qualit</w:delText>
        </w:r>
      </w:del>
      <w:ins w:id="16925" w:author="GoldenCorpusHarness" w:date="2026-03-28T22:23:47Z">
        <w:r>
          <w:t xml:space="preserve"> testing at the initiall</w:t>
        </w:r>
      </w:ins>
      <w:r>
        <w:t xml:space="preserve">y </w:t>
      </w:r>
      <w:del w:id="16926" w:author="GoldenCorpusHarness" w:date="2026-03-28T22:23:47Z">
        <w:r>
          <w:delText>Assurance</w:delText>
        </w:r>
      </w:del>
      <w:ins w:id="16927" w:author="GoldenCorpusHarness" w:date="2026-03-28T22:23:47Z">
        <w:r>
          <w:t>allocated α=0.005 (1-sided) is approximately 94% to detect a 15-percentage point difference between an underlying 27% undetectable MRD rate in the control group and a 42% undetectable MRD rate in the treatment group.</w:t>
        </w:r>
      </w:ins>
    </w:p>
    <w:p ns2:paraId="625FB1A8" ns2:textId="77777777" w:rsidR="00F64EA2" w:rsidRPr="00102CD1" w:rsidRDefault="00895D30" w:rsidP="00102CD1">
      <w:pPr>
        <w:pStyle w:val="Paragraph"/>
      </w:pPr>
      <w:ins w:id="16928" w:author="GoldenCorpusHarness" w:date="2026-03-28T22:23:47Z">
        <w:r>
          <w:t>For the PFS endpoint, based on a target number of 248 events at the final PFS analysis and 2 efficacy I</w:t>
        </w:r>
      </w:ins>
      <w:r>
        <w:t>A</w:t>
      </w:r>
      <w:del w:id="16929" w:author="GoldenCorpusHarness" w:date="2026-03-28T22:23:47Z">
        <w:r>
          <w:delText>ll participant data relatin</w:delText>
        </w:r>
      </w:del>
      <w:ins w:id="16930" w:author="GoldenCorpusHarness" w:date="2026-03-28T22:23:47Z">
        <w:r>
          <w:t>s at approximately 66% and 85% of the tar</w:t>
        </w:r>
      </w:ins>
      <w:r>
        <w:t>g</w:t>
      </w:r>
      <w:del w:id="16931" w:author="GoldenCorpusHarness" w:date="2026-03-28T22:23:47Z">
        <w:r>
          <w:delText xml:space="preserve"> to the st</w:delText>
        </w:r>
      </w:del>
      <w:ins w:id="16932" w:author="GoldenCorpusHarness" w:date="2026-03-28T22:23:47Z">
        <w:r>
          <w:t>et n</w:t>
        </w:r>
      </w:ins>
      <w:r>
        <w:t>u</w:t>
      </w:r>
      <w:del w:id="16933" w:author="GoldenCorpusHarness" w:date="2026-03-28T22:23:47Z">
        <w:r>
          <w:delText xml:space="preserve">dy </w:delText>
        </w:r>
      </w:del>
      <w:ins w:id="16934" w:author="GoldenCorpusHarness" w:date="2026-03-28T22:23:47Z">
        <w:r>
          <w:t>mber of events, the study has approximately 90% po</w:t>
        </w:r>
      </w:ins>
      <w:r>
        <w:t>w</w:t>
      </w:r>
      <w:del w:id="16935" w:author="GoldenCorpusHarness" w:date="2026-03-28T22:23:47Z">
        <w:r>
          <w:delText>ill be recorded on printed or electronic C</w:delText>
        </w:r>
      </w:del>
      <w:ins w:id="16936" w:author="GoldenCorpusHarness" w:date="2026-03-28T22:23:47Z">
        <w:r>
          <w:t>er to detect a H</w:t>
        </w:r>
      </w:ins>
      <w:r>
        <w:t>R</w:t>
      </w:r>
      <w:del w:id="16937" w:author="GoldenCorpusHarness" w:date="2026-03-28T22:23:47Z">
        <w:r>
          <w:delText>F unless transmitted to the Sponsor or designee electronically</w:delText>
        </w:r>
      </w:del>
      <w:ins w:id="16938" w:author="GoldenCorpusHarness" w:date="2026-03-28T22:23:47Z">
        <w:r>
          <w:t xml:space="preserve"> of 0.65 at the initially allocated α=0.02</w:t>
        </w:r>
      </w:ins>
      <w:r>
        <w:t xml:space="preserve"> (</w:t>
      </w:r>
      <w:del w:id="16939" w:author="GoldenCorpusHarness" w:date="2026-03-28T22:23:47Z">
        <w:r>
          <w:delText>eg, laboratory data</w:delText>
        </w:r>
      </w:del>
      <w:ins w:id="16940" w:author="GoldenCorpusHarness" w:date="2026-03-28T22:23:47Z">
        <w:r>
          <w:t>1-sided</w:t>
        </w:r>
      </w:ins>
      <w:r>
        <w:t>).</w:t>
      </w:r>
      <w:del w:id="16941" w:author="GoldenCorpusHarness" w:date="2026-03-28T22:23:47Z">
        <w:r>
          <w:delText xml:space="preserve"> The investigator or qualified designee is responsible for verifying that data entries are accurate and correct by physically or electronically signing the CRF.</w:delText>
        </w:r>
      </w:del>
    </w:p>
    <w:p ns2:paraId="0C2F5D9D" ns2:textId="77777777" w:rsidR="00F64EA2" w:rsidRPr="00102CD1" w:rsidRDefault="00895D30" w:rsidP="00102CD1">
      <w:pPr>
        <w:pStyle w:val="Paragraph"/>
      </w:pPr>
      <w:del w:id="16942" w:author="GoldenCorpusHarness" w:date="2026-03-28T22:23:47Z">
        <w:r>
          <w:delText>Detailed infor</w:delText>
        </w:r>
      </w:del>
      <w:ins w:id="16943" w:author="GoldenCorpusHarness" w:date="2026-03-28T22:23:47Z">
        <w:r>
          <w:t>OS hypothesis will only be tested if the null hypothesis of PFS is rejected. For OS endpoint, based on a target nu</w:t>
        </w:r>
      </w:ins>
      <w:r>
        <w:t>m</w:t>
      </w:r>
      <w:del w:id="16944" w:author="GoldenCorpusHarness" w:date="2026-03-28T22:23:47Z">
        <w:r>
          <w:delText>ation re</w:delText>
        </w:r>
      </w:del>
      <w:ins w:id="16945" w:author="GoldenCorpusHarness" w:date="2026-03-28T22:23:47Z">
        <w:r>
          <w:t>ber of 142 events at the FA and 2 efficacy IAs at approximately 64%, and 83% of the tar</w:t>
        </w:r>
      </w:ins>
      <w:r>
        <w:t>g</w:t>
      </w:r>
      <w:del w:id="16946" w:author="GoldenCorpusHarness" w:date="2026-03-28T22:23:47Z">
        <w:r>
          <w:delText>arding Data Manage</w:delText>
        </w:r>
      </w:del>
      <w:ins w:id="16947" w:author="GoldenCorpusHarness" w:date="2026-03-28T22:23:47Z">
        <w:r>
          <w:t>et nu</w:t>
        </w:r>
      </w:ins>
      <w:r>
        <w:t>m</w:t>
      </w:r>
      <w:del w:id="16948" w:author="GoldenCorpusHarness" w:date="2026-03-28T22:23:47Z">
        <w:r>
          <w:delText xml:space="preserve">ent procedures for this protocol </w:delText>
        </w:r>
      </w:del>
      <w:ins w:id="16949" w:author="GoldenCorpusHarness" w:date="2026-03-28T22:23:47Z">
        <w:r>
          <w:t>ber of events, the study has ~ 68% po</w:t>
        </w:r>
      </w:ins>
      <w:r>
        <w:t>w</w:t>
      </w:r>
      <w:del w:id="16950" w:author="GoldenCorpusHarness" w:date="2026-03-28T22:23:47Z">
        <w:r>
          <w:delText>ill be provided separately.</w:delText>
        </w:r>
      </w:del>
      <w:ins w:id="16951" w:author="GoldenCorpusHarness" w:date="2026-03-28T22:23:47Z">
        <w:r>
          <w:t>er to detect a HR of 0.65 at α=0.02 (1-sided).</w:t>
        </w:r>
      </w:ins>
    </w:p>
    <w:p ns2:paraId="102712E0" ns2:textId="77777777" w:rsidR="00F64EA2" w:rsidRPr="00102CD1" w:rsidRDefault="00895D30" w:rsidP="00102CD1">
      <w:pPr>
        <w:pStyle w:val="Paragraph"/>
      </w:pPr>
      <w:ins w:id="16952" w:author="GoldenCorpusHarness" w:date="2026-03-28T22:23:47Z">
        <w:r>
          <w:t xml:space="preserve">OR hypothesis will only be tested if the null hypothesis of OS is rejected. </w:t>
        </w:r>
      </w:ins>
      <w:r>
        <w:t xml:space="preserve">The </w:t>
      </w:r>
      <w:del w:id="16953" w:author="GoldenCorpusHarness" w:date="2026-03-28T22:23:47Z">
        <w:r>
          <w:delText xml:space="preserve">investigator </w:delText>
        </w:r>
      </w:del>
      <w:ins w:id="16954" w:author="GoldenCorpusHarness" w:date="2026-03-28T22:23:47Z">
        <w:r>
          <w:t>power of the OR testing at α=0.02 (1-sided) approxi</w:t>
        </w:r>
      </w:ins>
      <w:r>
        <w:t>m</w:t>
      </w:r>
      <w:del w:id="16955" w:author="GoldenCorpusHarness" w:date="2026-03-28T22:23:47Z">
        <w:r>
          <w:delText xml:space="preserve">ust </w:delText>
        </w:r>
      </w:del>
      <w:ins w:id="16956" w:author="GoldenCorpusHarness" w:date="2026-03-28T22:23:47Z">
        <w:r>
          <w:t>ately 80% to detect a 5-percentage point difference between an underlying 92% ORR in the control group and a 97% ORR in the treat</w:t>
        </w:r>
      </w:ins>
      <w:r>
        <w:t>m</w:t>
      </w:r>
      <w:del w:id="16957" w:author="GoldenCorpusHarness" w:date="2026-03-28T22:23:47Z">
        <w:r>
          <w:delText>aintain accurate documentation (source data) that supports the information entered in the CRF</w:delText>
        </w:r>
      </w:del>
      <w:ins w:id="16958" w:author="GoldenCorpusHarness" w:date="2026-03-28T22:23:47Z">
        <w:r>
          <w:t>ent group</w:t>
        </w:r>
      </w:ins>
      <w:r>
        <w:t>.</w:t>
      </w:r>
    </w:p>
    <w:p ns2:paraId="460BCFC0" ns2:textId="77777777" w:rsidR="00F64EA2" w:rsidRPr="00102CD1" w:rsidRDefault="00895D30" w:rsidP="00102CD1">
      <w:pPr>
        <w:pStyle w:val="Paragraph"/>
      </w:pPr>
      <w:ins w:id="16959" w:author="GoldenCorpusHarness" w:date="2026-03-28T22:23:47Z">
        <w:r>
          <w:t>NO</w:t>
        </w:r>
      </w:ins>
      <w:r>
        <w:t>T</w:t>
      </w:r>
      <w:del w:id="16960" w:author="GoldenCorpusHarness" w:date="2026-03-28T22:23:47Z">
        <w:r>
          <w:delText>he investi</w:delText>
        </w:r>
      </w:del>
      <w:ins w:id="16961" w:author="GoldenCorpusHarness" w:date="2026-03-28T22:23:47Z">
        <w:r>
          <w:t>E: the above PFS and OS power calculations are based on a constant HR assumption. The IA timin</w:t>
        </w:r>
      </w:ins>
      <w:r>
        <w:t>g</w:t>
      </w:r>
      <w:del w:id="16962" w:author="GoldenCorpusHarness" w:date="2026-03-28T22:23:47Z">
        <w:r>
          <w:delText>ator must permit stud</w:delText>
        </w:r>
      </w:del>
      <w:ins w:id="16963" w:author="GoldenCorpusHarness" w:date="2026-03-28T22:23:47Z">
        <w:r>
          <w:t xml:space="preserve"> and spending have been designed to ensure the final alpha available is maximized to make testing most sensitive when follow-up is available across both earl</w:t>
        </w:r>
      </w:ins>
      <w:r>
        <w:t>y</w:t>
      </w:r>
      <w:del w:id="16964" w:author="GoldenCorpusHarness" w:date="2026-03-28T22:23:47Z">
        <w:r>
          <w:delText>-related monitoring, audits, IRB/IEC review, and regulatory agency inspections and provide direct access to source data document</w:delText>
        </w:r>
      </w:del>
      <w:ins w:id="16965" w:author="GoldenCorpusHarness" w:date="2026-03-28T22:23:47Z">
        <w:r>
          <w:t xml:space="preserve"> and late parts of the PFS and OS distribution</w:t>
        </w:r>
      </w:ins>
      <w:r>
        <w:t>s.</w:t>
      </w:r>
    </w:p>
    <w:p ns2:paraId="4E2DD151" ns2:textId="77777777" w:rsidR="00F64EA2" w:rsidRPr="00102CD1" w:rsidRDefault="00895D30" w:rsidP="00102CD1">
      <w:pPr>
        <w:pStyle w:val="Paragraph"/>
      </w:pPr>
      <w:del w:id="16966" w:author="GoldenCorpusHarness" w:date="2026-03-28T22:23:47Z">
        <w:r>
          <w:delText>Study document</w:delText>
        </w:r>
      </w:del>
      <w:ins w:id="16967" w:author="GoldenCorpusHarness" w:date="2026-03-28T22:23:47Z">
        <w:r>
          <w:t>B</w:t>
        </w:r>
      </w:ins>
      <w:r>
        <w:t>a</w:t>
      </w:r>
      <w:del w:id="16968" w:author="GoldenCorpusHarness" w:date="2026-03-28T22:23:47Z">
        <w:r>
          <w:delText>tion will be promptly and fully disclo</w:delText>
        </w:r>
      </w:del>
      <w:r>
        <w:t xml:space="preserve">sed </w:t>
      </w:r>
      <w:del w:id="16969" w:author="GoldenCorpusHarness" w:date="2026-03-28T22:23:47Z">
        <w:r>
          <w:delText>t</w:delText>
        </w:r>
      </w:del>
      <w:r>
        <w:t>o</w:t>
      </w:r>
      <w:ins w:id="16970" w:author="GoldenCorpusHarness" w:date="2026-03-28T22:23:47Z">
        <w:r>
          <w:t>n</w:t>
        </w:r>
      </w:ins>
      <w:r>
        <w:t xml:space="preserve"> the </w:t>
      </w:r>
      <w:del w:id="16971" w:author="GoldenCorpusHarness" w:date="2026-03-28T22:23:47Z">
        <w:r>
          <w:delText>Sponsor by the investig</w:delText>
        </w:r>
      </w:del>
      <w:ins w:id="16972" w:author="GoldenCorpusHarness" w:date="2026-03-28T22:23:47Z">
        <w:r>
          <w:t>d</w:t>
        </w:r>
      </w:ins>
      <w:r>
        <w:t>at</w:t>
      </w:r>
      <w:del w:id="16973" w:author="GoldenCorpusHarness" w:date="2026-03-28T22:23:47Z">
        <w:r>
          <w:delText xml:space="preserve">or upon request </w:delText>
        </w:r>
      </w:del>
      <w:r>
        <w:t>a</w:t>
      </w:r>
      <w:del w:id="16974" w:author="GoldenCorpusHarness" w:date="2026-03-28T22:23:47Z">
        <w:r>
          <w:delText>nd also shall be made available at the study site upon request for inspection, copying, review, and audit at reasonable times by</w:delText>
        </w:r>
      </w:del>
      <w:r>
        <w:t xml:space="preserve"> rep</w:t>
      </w:r>
      <w:del w:id="16975" w:author="GoldenCorpusHarness" w:date="2026-03-28T22:23:47Z">
        <w:r>
          <w:delText>resentatives of the Spons</w:delText>
        </w:r>
      </w:del>
      <w:r>
        <w:t>or</w:t>
      </w:r>
      <w:del w:id="16976" w:author="GoldenCorpusHarness" w:date="2026-03-28T22:23:47Z">
        <w:r>
          <w:delText xml:space="preserve"> or any regulatory authorities. The investigator agrees to promptly take any reasonable steps that are reques</w:delText>
        </w:r>
      </w:del>
      <w:r>
        <w:t>ted</w:t>
      </w:r>
      <w:del w:id="16977" w:author="GoldenCorpusHarness" w:date="2026-03-28T22:23:47Z">
        <w:r>
          <w:delText xml:space="preserve"> by the Sponsor or any regulatory authorities as a result of an audit or inspection to cure deficiencies</w:delText>
        </w:r>
      </w:del>
      <w:r>
        <w:t xml:space="preserve"> in the </w:t>
      </w:r>
      <w:ins w:id="16978" w:author="GoldenCorpusHarness" w:date="2026-03-28T22:23:47Z">
        <w:r>
          <w:t xml:space="preserve">MURANO </w:t>
        </w:r>
      </w:ins>
      <w:r>
        <w:t xml:space="preserve">study </w:t>
      </w:r>
      <w:ins w:id="16979" w:author="GoldenCorpusHarness" w:date="2026-03-28T22:23:47Z">
        <w:r>
          <w:t>[Kater, A. P., et al 2020], the above sample size an</w:t>
        </w:r>
      </w:ins>
      <w:r>
        <w:t>d</w:t>
      </w:r>
      <w:ins w:id="16980" w:author="GoldenCorpusHarness" w:date="2026-03-28T22:23:47Z">
        <w:r>
          <w:t xml:space="preserve"> p</w:t>
        </w:r>
      </w:ins>
      <w:r>
        <w:t>o</w:t>
      </w:r>
      <w:ins w:id="16981" w:author="GoldenCorpusHarness" w:date="2026-03-28T22:23:47Z">
        <w:r>
          <w:t>wer cal</w:t>
        </w:r>
      </w:ins>
      <w:r>
        <w:t>cu</w:t>
      </w:r>
      <w:del w:id="16982" w:author="GoldenCorpusHarness" w:date="2026-03-28T22:23:47Z">
        <w:r>
          <w:delText>ment</w:delText>
        </w:r>
      </w:del>
      <w:ins w:id="16983" w:author="GoldenCorpusHarness" w:date="2026-03-28T22:23:47Z">
        <w:r>
          <w:t>l</w:t>
        </w:r>
      </w:ins>
      <w:r>
        <w:t>ation</w:t>
      </w:r>
      <w:ins w:id="16984" w:author="GoldenCorpusHarness" w:date="2026-03-28T22:23:47Z">
        <w:r>
          <w:t>s for PFS</w:t>
        </w:r>
      </w:ins>
      <w:r>
        <w:t xml:space="preserve"> and </w:t>
      </w:r>
      <w:del w:id="16985" w:author="GoldenCorpusHarness" w:date="2026-03-28T22:23:47Z">
        <w:r>
          <w:delText>work</w:delText>
        </w:r>
      </w:del>
      <w:ins w:id="16986" w:author="GoldenCorpusHarness" w:date="2026-03-28T22:23:47Z">
        <w:r>
          <w:t>OS a</w:t>
        </w:r>
      </w:ins>
      <w:r>
        <w:t>s</w:t>
      </w:r>
      <w:ins w:id="16987" w:author="GoldenCorpusHarness" w:date="2026-03-28T22:23:47Z">
        <w:r>
          <w:t>sume t</w:t>
        </w:r>
      </w:ins>
      <w:r>
        <w:t>he</w:t>
      </w:r>
      <w:del w:id="16988" w:author="GoldenCorpusHarness" w:date="2026-03-28T22:23:47Z">
        <w:r>
          <w:delText>ets/CRFs.</w:delText>
        </w:r>
      </w:del>
      <w:ins w:id="16989" w:author="GoldenCorpusHarness" w:date="2026-03-28T22:23:47Z">
        <w:r>
          <w:t xml:space="preserve"> following:</w:t>
        </w:r>
      </w:ins>
    </w:p>
    <w:p ns2:paraId="4EC3DEBA" ns2:textId="77777777" w:rsidR="00F64EA2" w:rsidRPr="00102CD1" w:rsidRDefault="00895D30" w:rsidP="00102CD1">
      <w:pPr>
        <w:pStyle w:val="Paragraph"/>
      </w:pPr>
      <w:del w:id="16990" w:author="GoldenCorpusHarness" w:date="2026-03-28T22:23:47Z">
        <w:r>
          <w:delText>Th</w:delText>
        </w:r>
      </w:del>
      <w:ins w:id="16991" w:author="GoldenCorpusHarness" w:date="2026-03-28T22:23:47Z">
        <w:r>
          <w:t xml:space="preserve">PFS follows an </w:t>
        </w:r>
      </w:ins>
      <w:r>
        <w:t>e</w:t>
      </w:r>
      <w:del w:id="16992" w:author="GoldenCorpusHarness" w:date="2026-03-28T22:23:47Z">
        <w:r>
          <w:delText xml:space="preserve"> S</w:delText>
        </w:r>
      </w:del>
      <w:ins w:id="16993" w:author="GoldenCorpusHarness" w:date="2026-03-28T22:23:47Z">
        <w:r>
          <w:t>x</w:t>
        </w:r>
      </w:ins>
      <w:r>
        <w:t>pon</w:t>
      </w:r>
      <w:ins w:id="16994" w:author="GoldenCorpusHarness" w:date="2026-03-28T22:23:47Z">
        <w:r>
          <w:t>ential di</w:t>
        </w:r>
      </w:ins>
      <w:r>
        <w:t>s</w:t>
      </w:r>
      <w:ins w:id="16995" w:author="GoldenCorpusHarness" w:date="2026-03-28T22:23:47Z">
        <w:r>
          <w:t>tributi</w:t>
        </w:r>
      </w:ins>
      <w:r>
        <w:t>o</w:t>
      </w:r>
      <w:del w:id="16996" w:author="GoldenCorpusHarness" w:date="2026-03-28T22:23:47Z">
        <w:r>
          <w:delText>r</w:delText>
        </w:r>
      </w:del>
      <w:ins w:id="16997" w:author="GoldenCorpusHarness" w:date="2026-03-28T22:23:47Z">
        <w:r>
          <w:t>n with a median</w:t>
        </w:r>
      </w:ins>
      <w:r>
        <w:t xml:space="preserve"> o</w:t>
      </w:r>
      <w:del w:id="16998" w:author="GoldenCorpusHarness" w:date="2026-03-28T22:23:47Z">
        <w:r>
          <w:delText>r</w:delText>
        </w:r>
      </w:del>
      <w:ins w:id="16999" w:author="GoldenCorpusHarness" w:date="2026-03-28T22:23:47Z">
        <w:r>
          <w:t>f</w:t>
        </w:r>
      </w:ins>
      <w:r>
        <w:t xml:space="preserve"> </w:t>
      </w:r>
      <w:del w:id="17000" w:author="GoldenCorpusHarness" w:date="2026-03-28T22:23:47Z">
        <w:r>
          <w:delText>designee</w:delText>
        </w:r>
      </w:del>
      <w:ins w:id="17001" w:author="GoldenCorpusHarness" w:date="2026-03-28T22:23:47Z">
        <w:r>
          <w:t>52</w:t>
        </w:r>
      </w:ins>
      <w:r>
        <w:t xml:space="preserve"> </w:t>
      </w:r>
      <w:del w:id="17002" w:author="GoldenCorpusHarness" w:date="2026-03-28T22:23:47Z">
        <w:r>
          <w:delText>is resp</w:delText>
        </w:r>
      </w:del>
      <w:ins w:id="17003" w:author="GoldenCorpusHarness" w:date="2026-03-28T22:23:47Z">
        <w:r>
          <w:t>m</w:t>
        </w:r>
      </w:ins>
      <w:r>
        <w:t>on</w:t>
      </w:r>
      <w:ins w:id="17004" w:author="GoldenCorpusHarness" w:date="2026-03-28T22:23:47Z">
        <w:r>
          <w:t>th</w:t>
        </w:r>
      </w:ins>
      <w:r>
        <w:t>s</w:t>
      </w:r>
      <w:del w:id="17005" w:author="GoldenCorpusHarness" w:date="2026-03-28T22:23:47Z">
        <w:r>
          <w:delText>ible</w:delText>
        </w:r>
      </w:del>
      <w:r>
        <w:t xml:space="preserve"> for the </w:t>
      </w:r>
      <w:del w:id="17006" w:author="GoldenCorpusHarness" w:date="2026-03-28T22:23:47Z">
        <w:r>
          <w:delText>data manageme</w:delText>
        </w:r>
      </w:del>
      <w:ins w:id="17007" w:author="GoldenCorpusHarness" w:date="2026-03-28T22:23:47Z">
        <w:r>
          <w:t>co</w:t>
        </w:r>
      </w:ins>
      <w:r>
        <w:t>nt</w:t>
      </w:r>
      <w:ins w:id="17008" w:author="GoldenCorpusHarness" w:date="2026-03-28T22:23:47Z">
        <w:r>
          <w:t>rol</w:t>
        </w:r>
      </w:ins>
      <w:r>
        <w:t xml:space="preserve"> </w:t>
      </w:r>
      <w:ins w:id="17009" w:author="GoldenCorpusHarness" w:date="2026-03-28T22:23:47Z">
        <w:r>
          <w:t>gr</w:t>
        </w:r>
      </w:ins>
      <w:r>
        <w:t>o</w:t>
      </w:r>
      <w:del w:id="17010" w:author="GoldenCorpusHarness" w:date="2026-03-28T22:23:47Z">
        <w:r>
          <w:delText>f this st</w:delText>
        </w:r>
      </w:del>
      <w:r>
        <w:t>u</w:t>
      </w:r>
      <w:del w:id="17011" w:author="GoldenCorpusHarness" w:date="2026-03-28T22:23:47Z">
        <w:r>
          <w:delText>dy including quality checking of the data</w:delText>
        </w:r>
      </w:del>
      <w:ins w:id="17012" w:author="GoldenCorpusHarness" w:date="2026-03-28T22:23:47Z">
        <w:r>
          <w:t>p</w:t>
        </w:r>
      </w:ins>
      <w:r>
        <w:t>.</w:t>
      </w:r>
    </w:p>
    <w:p ns2:paraId="4B44584A" ns2:textId="77777777" w:rsidR="00F64EA2" w:rsidRPr="00102CD1" w:rsidRDefault="00895D30" w:rsidP="00102CD1">
      <w:pPr>
        <w:pStyle w:val="Paragraph"/>
      </w:pPr>
      <w:ins w:id="17013" w:author="GoldenCorpusHarness" w:date="2026-03-28T22:23:47Z">
        <w:r>
          <w:t>O</w:t>
        </w:r>
      </w:ins>
      <w:r>
        <w:t>S</w:t>
      </w:r>
      <w:del w:id="17014" w:author="GoldenCorpusHarness" w:date="2026-03-28T22:23:47Z">
        <w:r>
          <w:delText>tudy</w:delText>
        </w:r>
      </w:del>
      <w:r>
        <w:t xml:space="preserve"> </w:t>
      </w:r>
      <w:del w:id="17015" w:author="GoldenCorpusHarness" w:date="2026-03-28T22:23:47Z">
        <w:r>
          <w:delText>m</w:delText>
        </w:r>
      </w:del>
      <w:ins w:id="17016" w:author="GoldenCorpusHarness" w:date="2026-03-28T22:23:47Z">
        <w:r>
          <w:t>f</w:t>
        </w:r>
      </w:ins>
      <w:r>
        <w:t>o</w:t>
      </w:r>
      <w:del w:id="17017" w:author="GoldenCorpusHarness" w:date="2026-03-28T22:23:47Z">
        <w:r>
          <w:delText>nitors wi</w:delText>
        </w:r>
      </w:del>
      <w:r>
        <w:t>ll</w:t>
      </w:r>
      <w:del w:id="17018" w:author="GoldenCorpusHarness" w:date="2026-03-28T22:23:47Z">
        <w:r>
          <w:delText xml:space="preserve"> perf</w:delText>
        </w:r>
      </w:del>
      <w:r>
        <w:t>o</w:t>
      </w:r>
      <w:del w:id="17019" w:author="GoldenCorpusHarness" w:date="2026-03-28T22:23:47Z">
        <w:r>
          <w:delText xml:space="preserve">rm ongoing </w:delText>
        </w:r>
      </w:del>
      <w:ins w:id="17020" w:author="GoldenCorpusHarness" w:date="2026-03-28T22:23:47Z">
        <w:r>
          <w:t>w</w:t>
        </w:r>
      </w:ins>
      <w:r>
        <w:t>s</w:t>
      </w:r>
      <w:del w:id="17021" w:author="GoldenCorpusHarness" w:date="2026-03-28T22:23:47Z">
        <w:r>
          <w:delText>ource data review</w:delText>
        </w:r>
      </w:del>
      <w:r>
        <w:t xml:space="preserve"> an</w:t>
      </w:r>
      <w:ins w:id="17022" w:author="GoldenCorpusHarness" w:date="2026-03-28T22:23:47Z">
        <w:r>
          <w:t xml:space="preserve"> exponential </w:t>
        </w:r>
      </w:ins>
      <w:r>
        <w:t>d</w:t>
      </w:r>
      <w:del w:id="17023" w:author="GoldenCorpusHarness" w:date="2026-03-28T22:23:47Z">
        <w:r>
          <w:delText xml:space="preserve"> ve</w:delText>
        </w:r>
      </w:del>
      <w:ins w:id="17024" w:author="GoldenCorpusHarness" w:date="2026-03-28T22:23:47Z">
        <w:r>
          <w:t>ist</w:t>
        </w:r>
      </w:ins>
      <w:r>
        <w:t>ri</w:t>
      </w:r>
      <w:del w:id="17025" w:author="GoldenCorpusHarness" w:date="2026-03-28T22:23:47Z">
        <w:r>
          <w:delText>fica</w:delText>
        </w:r>
      </w:del>
      <w:ins w:id="17026" w:author="GoldenCorpusHarness" w:date="2026-03-28T22:23:47Z">
        <w:r>
          <w:t>bu</w:t>
        </w:r>
      </w:ins>
      <w:r>
        <w:t>tion</w:t>
      </w:r>
      <w:del w:id="17027" w:author="GoldenCorpusHarness" w:date="2026-03-28T22:23:47Z">
        <w:r>
          <w:delText xml:space="preserve"> to confirm that data entered into the CRF by authorized site personnel are accurate, complete, and verifiable from source documents; that the safety and rights of participants are being protected; and that the study is being conducted in accordance</w:delText>
        </w:r>
      </w:del>
      <w:r>
        <w:t xml:space="preserve"> with </w:t>
      </w:r>
      <w:ins w:id="17028" w:author="GoldenCorpusHarness" w:date="2026-03-28T22:23:47Z">
        <w:r>
          <w:t xml:space="preserve">85.3% OS rate at 4 years (corresponds to a median OS of 209 months) for </w:t>
        </w:r>
      </w:ins>
      <w:r>
        <w:t>the c</w:t>
      </w:r>
      <w:del w:id="17029" w:author="GoldenCorpusHarness" w:date="2026-03-28T22:23:47Z">
        <w:r>
          <w:delText>urre</w:delText>
        </w:r>
      </w:del>
      <w:ins w:id="17030" w:author="GoldenCorpusHarness" w:date="2026-03-28T22:23:47Z">
        <w:r>
          <w:t>o</w:t>
        </w:r>
      </w:ins>
      <w:r>
        <w:t>nt</w:t>
      </w:r>
      <w:del w:id="17031" w:author="GoldenCorpusHarness" w:date="2026-03-28T22:23:47Z">
        <w:r>
          <w:delText>ly app</w:delText>
        </w:r>
      </w:del>
      <w:r>
        <w:t>r</w:t>
      </w:r>
      <w:del w:id="17032" w:author="GoldenCorpusHarness" w:date="2026-03-28T22:23:47Z">
        <w:r>
          <w:delText>oved protoc</w:delText>
        </w:r>
      </w:del>
      <w:r>
        <w:t xml:space="preserve">ol </w:t>
      </w:r>
      <w:del w:id="17033" w:author="GoldenCorpusHarness" w:date="2026-03-28T22:23:47Z">
        <w:r>
          <w:delText>and any other study a</w:delText>
        </w:r>
      </w:del>
      <w:r>
        <w:t>gr</w:t>
      </w:r>
      <w:del w:id="17034" w:author="GoldenCorpusHarness" w:date="2026-03-28T22:23:47Z">
        <w:r>
          <w:delText>eements, ICH GCP, and all a</w:delText>
        </w:r>
      </w:del>
      <w:ins w:id="17035" w:author="GoldenCorpusHarness" w:date="2026-03-28T22:23:47Z">
        <w:r>
          <w:t>ou</w:t>
        </w:r>
      </w:ins>
      <w:r>
        <w:t>p</w:t>
      </w:r>
      <w:del w:id="17036" w:author="GoldenCorpusHarness" w:date="2026-03-28T22:23:47Z">
        <w:r>
          <w:delText>plicable regulatory requirements</w:delText>
        </w:r>
      </w:del>
      <w:r>
        <w:t>.</w:t>
      </w:r>
    </w:p>
    <w:p ns2:paraId="3929AFB4" ns2:textId="56DD68B3" w:rsidR="00F64EA2" w:rsidRDefault="00895D30" w:rsidP="00102CD1">
      <w:pPr>
        <w:pStyle w:val="Paragraph"/>
      </w:pPr>
      <w:del w:id="17037" w:author="GoldenCorpusHarness" w:date="2026-03-28T22:23:47Z">
        <w:r>
          <w:delText>Rec</w:delText>
        </w:r>
      </w:del>
      <w:ins w:id="17038" w:author="GoldenCorpusHarness" w:date="2026-03-28T22:23:47Z">
        <w:r>
          <w:t>Enr</w:t>
        </w:r>
      </w:ins>
      <w:r>
        <w:t>o</w:t>
      </w:r>
      <w:del w:id="17039" w:author="GoldenCorpusHarness" w:date="2026-03-28T22:23:47Z">
        <w:r>
          <w:delText>rds and docu</w:delText>
        </w:r>
      </w:del>
      <w:ins w:id="17040" w:author="GoldenCorpusHarness" w:date="2026-03-28T22:23:47Z">
        <w:r>
          <w:t>ll</w:t>
        </w:r>
      </w:ins>
      <w:r>
        <w:t>ment</w:t>
      </w:r>
      <w:del w:id="17041" w:author="GoldenCorpusHarness" w:date="2026-03-28T22:23:47Z">
        <w:r>
          <w:delText>s, including participants’ documented informed consent, pertaining to the conduct of this study must be retained by the investigator for 15 years after study completion unless local regulations or institutional policies require a longer retention period. No records may be destroyed during the retention</w:delText>
        </w:r>
      </w:del>
      <w:r>
        <w:t xml:space="preserve"> period </w:t>
      </w:r>
      <w:del w:id="17042" w:author="GoldenCorpusHarness" w:date="2026-03-28T22:23:47Z">
        <w:r>
          <w:delText xml:space="preserve">without the written approval </w:delText>
        </w:r>
      </w:del>
      <w:r>
        <w:t xml:space="preserve">of </w:t>
      </w:r>
      <w:ins w:id="17043" w:author="GoldenCorpusHarness" w:date="2026-03-28T22:23:47Z">
        <w:r>
          <w:t>31 mon</w:t>
        </w:r>
      </w:ins>
      <w:r>
        <w:t>th</w:t>
      </w:r>
      <w:del w:id="17044" w:author="GoldenCorpusHarness" w:date="2026-03-28T22:23:47Z">
        <w:r>
          <w:delText>e Spon</w:delText>
        </w:r>
      </w:del>
      <w:r>
        <w:t>s</w:t>
      </w:r>
      <w:del w:id="17045" w:author="GoldenCorpusHarness" w:date="2026-03-28T22:23:47Z">
        <w:r>
          <w:delText>or</w:delText>
        </w:r>
      </w:del>
      <w:r>
        <w:t>.</w:t>
      </w:r>
      <w:del w:id="17046" w:author="GoldenCorpusHarness" w:date="2026-03-28T22:23:47Z">
        <w:r>
          <w:delText xml:space="preserve"> No records may be transferred to another location or party without written notification to the Sponsor.</w:delText>
        </w:r>
      </w:del>
    </w:p>
    <w:p ns2:paraId="0F465D64" ns2:textId="77777777" w:rsidR="00EE328F" w:rsidRPr="00EE328F" w:rsidRDefault="00895D30" w:rsidP="00C96461">
      <w:pPr>
        <w:pStyle w:val="Heading3"/>
      </w:pPr>
      <w:del w:id="17047" w:author="GoldenCorpusHarness" w:date="2026-03-28T22:23:47Z">
        <w:r>
          <w:delText>S</w:delText>
        </w:r>
      </w:del>
      <w:ins w:id="17048" w:author="GoldenCorpusHarness" w:date="2026-03-28T22:23:47Z">
        <w:r>
          <w:t>An exp</w:t>
        </w:r>
      </w:ins>
      <w:r>
        <w:t>o</w:t>
      </w:r>
      <w:del w:id="17049" w:author="GoldenCorpusHarness" w:date="2026-03-28T22:23:47Z">
        <w:r>
          <w:delText>urce Docum</w:delText>
        </w:r>
      </w:del>
      <w:ins w:id="17050" w:author="GoldenCorpusHarness" w:date="2026-03-28T22:23:47Z">
        <w:r>
          <w:t>n</w:t>
        </w:r>
      </w:ins>
      <w:r>
        <w:t>ent</w:t>
      </w:r>
      <w:ins w:id="17051" w:author="GoldenCorpusHarness" w:date="2026-03-28T22:23:47Z">
        <w:r>
          <w:t>ial annual dropout rate of 10% and 2% for PFS and OS, re</w:t>
        </w:r>
      </w:ins>
      <w:r>
        <w:t>s</w:t>
      </w:r>
      <w:ins w:id="17052" w:author="GoldenCorpusHarness" w:date="2026-03-28T22:23:47Z">
        <w:r>
          <w:t>pectively.</w:t>
        </w:r>
      </w:ins>
    </w:p>
    <w:p ns2:paraId="1979865E" ns2:textId="77777777" w:rsidR="00776810" w:rsidRPr="003072D7" w:rsidRDefault="00895D30" w:rsidP="00776810">
      <w:pPr>
        <w:pStyle w:val="Paragraph"/>
      </w:pPr>
      <w:del w:id="17053" w:author="GoldenCorpusHarness" w:date="2026-03-28T22:23:47Z">
        <w:r>
          <w:delText>Source documents provide evidence</w:delText>
        </w:r>
      </w:del>
      <w:ins w:id="17054" w:author="GoldenCorpusHarness" w:date="2026-03-28T22:23:47Z">
        <w:r>
          <w:t>A</w:t>
        </w:r>
      </w:ins>
      <w:r>
        <w:t xml:space="preserve"> fo</w:t>
      </w:r>
      <w:ins w:id="17055" w:author="GoldenCorpusHarness" w:date="2026-03-28T22:23:47Z">
        <w:r>
          <w:t>llow-up period of ~40 and ~77 months for PFS and OS, respectively, afte</w:t>
        </w:r>
      </w:ins>
      <w:r>
        <w:t xml:space="preserve">r the </w:t>
      </w:r>
      <w:del w:id="17056" w:author="GoldenCorpusHarness" w:date="2026-03-28T22:23:47Z">
        <w:r>
          <w:delText>exi</w:delText>
        </w:r>
      </w:del>
      <w:ins w:id="17057" w:author="GoldenCorpusHarness" w:date="2026-03-28T22:23:47Z">
        <w:r>
          <w:t>la</w:t>
        </w:r>
      </w:ins>
      <w:r>
        <w:t>st</w:t>
      </w:r>
      <w:del w:id="17058" w:author="GoldenCorpusHarness" w:date="2026-03-28T22:23:47Z">
        <w:r>
          <w:delText>ence of the</w:delText>
        </w:r>
      </w:del>
      <w:r>
        <w:t xml:space="preserve"> participant </w:t>
      </w:r>
      <w:ins w:id="17059" w:author="GoldenCorpusHarness" w:date="2026-03-28T22:23:47Z">
        <w:r>
          <w:t>is r</w:t>
        </w:r>
      </w:ins>
      <w:r>
        <w:t>and</w:t>
      </w:r>
      <w:del w:id="17060" w:author="GoldenCorpusHarness" w:date="2026-03-28T22:23:47Z">
        <w:r>
          <w:delText xml:space="preserve"> substant</w:delText>
        </w:r>
      </w:del>
      <w:ins w:id="17061" w:author="GoldenCorpusHarness" w:date="2026-03-28T22:23:47Z">
        <w:r>
          <w:t>om</w:t>
        </w:r>
      </w:ins>
      <w:r>
        <w:t>i</w:t>
      </w:r>
      <w:del w:id="17062" w:author="GoldenCorpusHarness" w:date="2026-03-28T22:23:47Z">
        <w:r>
          <w:delText>ate the integrity of the data collect</w:delText>
        </w:r>
      </w:del>
      <w:ins w:id="17063" w:author="GoldenCorpusHarness" w:date="2026-03-28T22:23:47Z">
        <w:r>
          <w:t>z</w:t>
        </w:r>
      </w:ins>
      <w:r>
        <w:t>ed.</w:t>
      </w:r>
      <w:del w:id="17064" w:author="GoldenCorpusHarness" w:date="2026-03-28T22:23:47Z">
        <w:r>
          <w:delText xml:space="preserve"> The investigator/institution should maintain adequate and accurate source documents and study records that include all pertinent observations on each of the site’s participants. Source documents and data should be attributable, legible, contemporaneous, original, accurate, and complete. Changes to source data should be traceable, should not obscure the original entry, and should be explained if necessary (eg, via an audit trail). Source documents are filed at the investigator’s site.</w:delText>
        </w:r>
      </w:del>
    </w:p>
    <w:p ns2:paraId="66249119" ns2:textId="77777777" w:rsidR="00776810" w:rsidRPr="00FA19C0" w:rsidRDefault="00895D30" w:rsidP="00FA19C0">
      <w:pPr>
        <w:pStyle w:val="paragraph0"/>
        <w:rPr>
          <w:rStyle w:val="SuggestedOptional"/>
        </w:rPr>
      </w:pPr>
      <w:del w:id="17065" w:author="GoldenCorpusHarness" w:date="2026-03-28T22:23:47Z">
        <w:r>
          <w:delText>Data reported on the CRF or entered in the eCRF that are transcribed from source documents must be consistent with the source documents or the discrepancies must be explained. The investigator/institution may need to request previous medical records or transfer records, depending on the study. Also, current medical records must be available.</w:delText>
        </w:r>
      </w:del>
    </w:p>
    <w:p ns2:paraId="23DF5AD4" ns2:textId="77777777" w:rsidR="00EE328F" w:rsidRPr="00EE328F" w:rsidRDefault="00895D30" w:rsidP="00C96461">
      <w:pPr>
        <w:pStyle w:val="Heading3"/>
      </w:pPr>
      <w:del w:id="17066" w:author="GoldenCorpusHarness" w:date="2026-03-28T22:23:47Z">
        <w:r>
          <w:delText>Study</w:delText>
        </w:r>
      </w:del>
      <w:ins w:id="17067" w:author="GoldenCorpusHarness" w:date="2026-03-28T22:23:47Z">
        <w:r>
          <w:t>The sample size</w:t>
        </w:r>
      </w:ins>
      <w:r>
        <w:t xml:space="preserve"> and </w:t>
      </w:r>
      <w:del w:id="17068" w:author="GoldenCorpusHarness" w:date="2026-03-28T22:23:47Z">
        <w:r>
          <w:delText>S</w:delText>
        </w:r>
      </w:del>
      <w:ins w:id="17069" w:author="GoldenCorpusHarness" w:date="2026-03-28T22:23:47Z">
        <w:r>
          <w:t>power calculat</w:t>
        </w:r>
      </w:ins>
      <w:r>
        <w:t>i</w:t>
      </w:r>
      <w:del w:id="17070" w:author="GoldenCorpusHarness" w:date="2026-03-28T22:23:47Z">
        <w:r>
          <w:delText>t</w:delText>
        </w:r>
      </w:del>
      <w:ins w:id="17071" w:author="GoldenCorpusHarness" w:date="2026-03-28T22:23:47Z">
        <w:r>
          <w:t>ons wer</w:t>
        </w:r>
      </w:ins>
      <w:r>
        <w:t xml:space="preserve">e </w:t>
      </w:r>
      <w:del w:id="17072" w:author="GoldenCorpusHarness" w:date="2026-03-28T22:23:47Z">
        <w:r>
          <w:delText>Cl</w:delText>
        </w:r>
      </w:del>
      <w:ins w:id="17073" w:author="GoldenCorpusHarness" w:date="2026-03-28T22:23:47Z">
        <w:r>
          <w:t>perf</w:t>
        </w:r>
      </w:ins>
      <w:r>
        <w:t>o</w:t>
      </w:r>
      <w:ins w:id="17074" w:author="GoldenCorpusHarness" w:date="2026-03-28T22:23:47Z">
        <w:r>
          <w:t>rmed u</w:t>
        </w:r>
      </w:ins>
      <w:r>
        <w:t>s</w:t>
      </w:r>
      <w:del w:id="17075" w:author="GoldenCorpusHarness" w:date="2026-03-28T22:23:47Z">
        <w:r>
          <w:delText>ur</w:delText>
        </w:r>
      </w:del>
      <w:ins w:id="17076" w:author="GoldenCorpusHarness" w:date="2026-03-28T22:23:47Z">
        <w:r>
          <w:t>ing R (“gsD</w:t>
        </w:r>
      </w:ins>
      <w:r>
        <w:t>e</w:t>
      </w:r>
      <w:ins w:id="17077" w:author="GoldenCorpusHarness" w:date="2026-03-28T22:23:47Z">
        <w:r>
          <w:t>sign” package).</w:t>
        </w:r>
      </w:ins>
    </w:p>
    <w:p ns2:paraId="4AAC3C53" ns2:textId="77777777" w:rsidR="00F64EA2" w:rsidRPr="00CA7B01" w:rsidRDefault="00895D30" w:rsidP="00CA7B01">
      <w:pPr>
        <w:pStyle w:val="Paragraph"/>
      </w:pPr>
      <w:del w:id="17078" w:author="GoldenCorpusHarness" w:date="2026-03-28T22:23:47Z">
        <w:r>
          <w:delText>The</w:delText>
        </w:r>
      </w:del>
      <w:ins w:id="17079" w:author="GoldenCorpusHarness" w:date="2026-03-28T22:23:47Z">
        <w:r>
          <w:t>Subgroup</w:t>
        </w:r>
      </w:ins>
      <w:r>
        <w:t xml:space="preserve"> </w:t>
      </w:r>
      <w:del w:id="17080" w:author="GoldenCorpusHarness" w:date="2026-03-28T22:23:47Z">
        <w:r>
          <w:delText>Spo</w:delText>
        </w:r>
      </w:del>
      <w:ins w:id="17081" w:author="GoldenCorpusHarness" w:date="2026-03-28T22:23:47Z">
        <w:r>
          <w:t>A</w:t>
        </w:r>
      </w:ins>
      <w:r>
        <w:t>n</w:t>
      </w:r>
      <w:ins w:id="17082" w:author="GoldenCorpusHarness" w:date="2026-03-28T22:23:47Z">
        <w:r>
          <w:t>aly</w:t>
        </w:r>
      </w:ins>
      <w:r>
        <w:t>s</w:t>
      </w:r>
      <w:del w:id="17083" w:author="GoldenCorpusHarness" w:date="2026-03-28T22:23:47Z">
        <w:r>
          <w:delText>or or its d</w:delText>
        </w:r>
      </w:del>
      <w:r>
        <w:t>es</w:t>
      </w:r>
      <w:del w:id="17084" w:author="GoldenCorpusHarness" w:date="2026-03-28T22:23:47Z">
        <w:r>
          <w:delText>ignee may stop the study or study-site participation in the study for medical, safety, regulatory, administrative, or other reasons consistent with applicable laws, regulations, and GCP.</w:delText>
        </w:r>
      </w:del>
    </w:p>
    <w:p ns2:paraId="4C9316AA" ns2:textId="77777777" w:rsidR="00F64EA2" w:rsidRDefault="00895D30" w:rsidP="00CA7B01">
      <w:pPr>
        <w:pStyle w:val="Paragraph"/>
      </w:pPr>
      <w:ins w:id="17085" w:author="GoldenCorpusHarness" w:date="2026-03-28T22:23:47Z">
        <w:r>
          <w:t>To determine whether the treatment effect is consistent across various subgroups, the between-group treatment effect for undetectable MRD, PFS, OS, and OR (with a nominal 95% C</w:t>
        </w:r>
      </w:ins>
      <w:r>
        <w:t>I</w:t>
      </w:r>
      <w:del w:id="17086" w:author="GoldenCorpusHarness" w:date="2026-03-28T22:23:47Z">
        <w:r>
          <w:delText>n the e</w:delText>
        </w:r>
      </w:del>
      <w:ins w:id="17087" w:author="GoldenCorpusHarness" w:date="2026-03-28T22:23:47Z">
        <w:r>
          <w:t xml:space="preserve">) will be estimated and plotted by treatment group within each category of the following baseline subgroup </w:t>
        </w:r>
      </w:ins>
      <w:r>
        <w:t>v</w:t>
      </w:r>
      <w:del w:id="17088" w:author="GoldenCorpusHarness" w:date="2026-03-28T22:23:47Z">
        <w:r>
          <w:delText>ent the Sponsor prematurely terminates a particular study site, the Sponsor or designee will promptly notify that study site’s IRB/IEC as specified by applicable regulatory requirement(s).</w:delText>
        </w:r>
      </w:del>
      <w:ins w:id="17089" w:author="GoldenCorpusHarness" w:date="2026-03-28T22:23:47Z">
        <w:r>
          <w:t>ariables:</w:t>
        </w:r>
      </w:ins>
    </w:p>
    <w:p ns2:paraId="41D961C8" ns2:textId="77777777" w:rsidR="00F64EA2" w:rsidRPr="00FE75A9" w:rsidRDefault="00F64EA2" w:rsidP="00CA7B01">
      <w:pPr>
        <w:pStyle w:val="Paragraph"/>
      </w:pPr>
      <w:ins w:id="17090" w:author="GoldenCorpusHarness" w:date="2026-03-28T22:23:47Z">
        <w:r>
          <w:t>Stratification factors at randomization (based on eCRF data):</w:t>
        </w:r>
      </w:ins>
    </w:p>
    <w:p ns2:paraId="4B891052" ns2:textId="051CA1D2" w:rsidR="00EE328F" w:rsidRPr="00EE328F" w:rsidRDefault="00895D30" w:rsidP="00377A4B">
      <w:pPr>
        <w:pStyle w:val="Heading2"/>
        <w:pageBreakBefore/>
      </w:pPr>
      <w:del w:id="17091" w:author="GoldenCorpusHarness" w:date="2026-03-28T22:23:47Z">
        <w:r>
          <w:delText>App</w:delText>
        </w:r>
      </w:del>
      <w:ins w:id="17092" w:author="GoldenCorpusHarness" w:date="2026-03-28T22:23:47Z">
        <w:r>
          <w:t>Prior BCL2i treatm</w:t>
        </w:r>
      </w:ins>
      <w:r>
        <w:t>en</w:t>
      </w:r>
      <w:del w:id="17093" w:author="GoldenCorpusHarness" w:date="2026-03-28T22:23:47Z">
        <w:r>
          <w:delText>dix 2:</w:delText>
        </w:r>
      </w:del>
      <w:ins w:id="17094" w:author="GoldenCorpusHarness" w:date="2026-03-28T22:23:47Z">
        <w:r>
          <w:t>t</w:t>
        </w:r>
      </w:ins>
      <w:r>
        <w:t xml:space="preserve"> </w:t>
      </w:r>
      <w:del w:id="17095" w:author="GoldenCorpusHarness" w:date="2026-03-28T22:23:47Z">
        <w:r>
          <w:delText>Clinical Laborator</w:delText>
        </w:r>
      </w:del>
      <w:ins w:id="17096" w:author="GoldenCorpusHarness" w:date="2026-03-28T22:23:47Z">
        <w:r>
          <w:t>(</w:t>
        </w:r>
      </w:ins>
      <w:r>
        <w:t>y</w:t>
      </w:r>
      <w:del w:id="17097" w:author="GoldenCorpusHarness" w:date="2026-03-28T22:23:47Z">
        <w:r>
          <w:delText xml:space="preserve"> T</w:delText>
        </w:r>
      </w:del>
      <w:r>
        <w:t>es</w:t>
      </w:r>
      <w:del w:id="17098" w:author="GoldenCorpusHarness" w:date="2026-03-28T22:23:47Z">
        <w:r>
          <w:delText>t</w:delText>
        </w:r>
      </w:del>
      <w:ins w:id="17099" w:author="GoldenCorpusHarness" w:date="2026-03-28T22:23:47Z">
        <w:r>
          <w:t xml:space="preserve"> v</w:t>
        </w:r>
      </w:ins>
      <w:r>
        <w:t>s</w:t>
      </w:r>
      <w:ins w:id="17100" w:author="GoldenCorpusHarness" w:date="2026-03-28T22:23:47Z">
        <w:r>
          <w:t xml:space="preserve"> no). </w:t>
        </w:r>
      </w:ins>
    </w:p>
    <w:p ns2:paraId="6443EB62" ns2:textId="194BCE61" w:rsidR="008F3380" w:rsidRPr="00D24901" w:rsidRDefault="00895D30" w:rsidP="008F3380">
      <w:pPr>
        <w:pStyle w:val="ListBullet"/>
        <w:keepLines w:val="0"/>
        <w:spacing w:after="240"/>
      </w:pPr>
      <w:ins w:id="17101" w:author="GoldenCorpusHarness" w:date="2026-03-28T22:23:47Z">
        <w:r>
          <w:t>Prior B</w:t>
        </w:r>
      </w:ins>
      <w:r>
        <w:t>T</w:t>
      </w:r>
      <w:del w:id="17102" w:author="GoldenCorpusHarness" w:date="2026-03-28T22:23:47Z">
        <w:r>
          <w:delText>he</w:delText>
        </w:r>
      </w:del>
      <w:ins w:id="17103" w:author="GoldenCorpusHarness" w:date="2026-03-28T22:23:47Z">
        <w:r>
          <w:t>Ki</w:t>
        </w:r>
      </w:ins>
      <w:r>
        <w:t xml:space="preserve"> t</w:t>
      </w:r>
      <w:ins w:id="17104" w:author="GoldenCorpusHarness" w:date="2026-03-28T22:23:47Z">
        <w:r>
          <w:t>reatment (y</w:t>
        </w:r>
      </w:ins>
      <w:r>
        <w:t>es</w:t>
      </w:r>
      <w:del w:id="17105" w:author="GoldenCorpusHarness" w:date="2026-03-28T22:23:47Z">
        <w:r>
          <w:delText>t</w:delText>
        </w:r>
      </w:del>
      <w:ins w:id="17106" w:author="GoldenCorpusHarness" w:date="2026-03-28T22:23:47Z">
        <w:r>
          <w:t xml:space="preserve"> v</w:t>
        </w:r>
      </w:ins>
      <w:r>
        <w:t xml:space="preserve">s </w:t>
      </w:r>
      <w:del w:id="17107" w:author="GoldenCorpusHarness" w:date="2026-03-28T22:23:47Z">
        <w:r>
          <w:delText>detailed i</w:delText>
        </w:r>
      </w:del>
      <w:r>
        <w:t>n</w:t>
      </w:r>
      <w:del w:id="17108" w:author="GoldenCorpusHarness" w:date="2026-03-28T22:23:47Z">
        <w:r>
          <w:delText xml:space="preserve"> Table 37 will be perf</w:delText>
        </w:r>
      </w:del>
      <w:r>
        <w:t>o</w:t>
      </w:r>
      <w:del w:id="17109" w:author="GoldenCorpusHarness" w:date="2026-03-28T22:23:47Z">
        <w:r>
          <w:delText>rmed by the local laboratory</w:delText>
        </w:r>
      </w:del>
      <w:ins w:id="17110" w:author="GoldenCorpusHarness" w:date="2026-03-28T22:23:47Z">
        <w:r>
          <w:t>).</w:t>
        </w:r>
      </w:ins>
    </w:p>
    <w:p ns2:paraId="1CAA0763" ns2:textId="77777777" w:rsidR="008F3380" w:rsidRDefault="00895D30" w:rsidP="008F3380">
      <w:pPr>
        <w:pStyle w:val="ListBullet"/>
        <w:keepLines w:val="0"/>
        <w:spacing w:after="240"/>
      </w:pPr>
      <w:del w:id="17111" w:author="GoldenCorpusHarness" w:date="2026-03-28T22:23:47Z">
        <w:r>
          <w:delText>T</w:delText>
        </w:r>
      </w:del>
      <w:ins w:id="17112" w:author="GoldenCorpusHarness" w:date="2026-03-28T22:23:47Z">
        <w:r>
          <w:t>Risk (</w:t>
        </w:r>
      </w:ins>
      <w:r>
        <w:t>h</w:t>
      </w:r>
      <w:ins w:id="17113" w:author="GoldenCorpusHarness" w:date="2026-03-28T22:23:47Z">
        <w:r>
          <w:t>igh risk [d</w:t>
        </w:r>
      </w:ins>
      <w:r>
        <w:t>e</w:t>
      </w:r>
      <w:del w:id="17114" w:author="GoldenCorpusHarness" w:date="2026-03-28T22:23:47Z">
        <w:r>
          <w:delText xml:space="preserve"> </w:delText>
        </w:r>
      </w:del>
      <w:r>
        <w:t>f</w:t>
      </w:r>
      <w:del w:id="17115" w:author="GoldenCorpusHarness" w:date="2026-03-28T22:23:47Z">
        <w:r>
          <w:delText>ollow</w:delText>
        </w:r>
      </w:del>
      <w:r>
        <w:t>in</w:t>
      </w:r>
      <w:del w:id="17116" w:author="GoldenCorpusHarness" w:date="2026-03-28T22:23:47Z">
        <w:r>
          <w:delText>g laboratory samples will also be collect</w:delText>
        </w:r>
      </w:del>
      <w:r>
        <w:t xml:space="preserve">ed as </w:t>
      </w:r>
      <w:del w:id="17117" w:author="GoldenCorpusHarness" w:date="2026-03-28T22:23:47Z">
        <w:r>
          <w:delText>i</w:delText>
        </w:r>
      </w:del>
      <w:ins w:id="17118" w:author="GoldenCorpusHarness" w:date="2026-03-28T22:23:47Z">
        <w:r>
          <w:t>del(17p) a</w:t>
        </w:r>
      </w:ins>
      <w:r>
        <w:t>nd</w:t>
      </w:r>
      <w:del w:id="17119" w:author="GoldenCorpusHarness" w:date="2026-03-28T22:23:47Z">
        <w:r>
          <w:delText>ic</w:delText>
        </w:r>
      </w:del>
      <w:ins w:id="17120" w:author="GoldenCorpusHarness" w:date="2026-03-28T22:23:47Z">
        <w:r>
          <w:t>/or TP53-mut</w:t>
        </w:r>
      </w:ins>
      <w:r>
        <w:t xml:space="preserve">ated </w:t>
      </w:r>
      <w:ins w:id="17121" w:author="GoldenCorpusHarness" w:date="2026-03-28T22:23:47Z">
        <w:r>
          <w:t>and/or IGHV-unmutated status] vs low risk [def</w:t>
        </w:r>
      </w:ins>
      <w:r>
        <w:t>in</w:t>
      </w:r>
      <w:ins w:id="17122" w:author="GoldenCorpusHarness" w:date="2026-03-28T22:23:47Z">
        <w:r>
          <w:t>ed as</w:t>
        </w:r>
      </w:ins>
      <w:r>
        <w:t xml:space="preserve"> the </w:t>
      </w:r>
      <w:del w:id="17123" w:author="GoldenCorpusHarness" w:date="2026-03-28T22:23:47Z">
        <w:r>
          <w:delText>S</w:delText>
        </w:r>
      </w:del>
      <w:ins w:id="17124" w:author="GoldenCorpusHarness" w:date="2026-03-28T22:23:47Z">
        <w:r>
          <w:t xml:space="preserve">absence </w:t>
        </w:r>
      </w:ins>
      <w:r>
        <w:t>o</w:t>
      </w:r>
      <w:del w:id="17125" w:author="GoldenCorpusHarness" w:date="2026-03-28T22:23:47Z">
        <w:r>
          <w:delText>A</w:delText>
        </w:r>
      </w:del>
      <w:ins w:id="17126" w:author="GoldenCorpusHarness" w:date="2026-03-28T22:23:47Z">
        <w:r>
          <w:t>f</w:t>
        </w:r>
      </w:ins>
      <w:r>
        <w:t xml:space="preserve"> </w:t>
      </w:r>
      <w:del w:id="17127" w:author="GoldenCorpusHarness" w:date="2026-03-28T22:23:47Z">
        <w:r>
          <w:delText>(Se</w:delText>
        </w:r>
      </w:del>
      <w:ins w:id="17128" w:author="GoldenCorpusHarness" w:date="2026-03-28T22:23:47Z">
        <w:r>
          <w:t>high-risk fa</w:t>
        </w:r>
      </w:ins>
      <w:r>
        <w:t>ct</w:t>
      </w:r>
      <w:ins w:id="17129" w:author="GoldenCorpusHarness" w:date="2026-03-28T22:23:47Z">
        <w:r>
          <w:t>ors l</w:t>
        </w:r>
      </w:ins>
      <w:r>
        <w:t>i</w:t>
      </w:r>
      <w:ins w:id="17130" w:author="GoldenCorpusHarness" w:date="2026-03-28T22:23:47Z">
        <w:r>
          <w:t>sted ab</w:t>
        </w:r>
      </w:ins>
      <w:r>
        <w:t>o</w:t>
      </w:r>
      <w:ins w:id="17131" w:author="GoldenCorpusHarness" w:date="2026-03-28T22:23:47Z">
        <w:r>
          <w:t>ve] as determi</w:t>
        </w:r>
      </w:ins>
      <w:r>
        <w:t>n</w:t>
      </w:r>
      <w:ins w:id="17132" w:author="GoldenCorpusHarness" w:date="2026-03-28T22:23:47Z">
        <w:r>
          <w:t>ed</w:t>
        </w:r>
      </w:ins>
      <w:r>
        <w:t xml:space="preserve"> </w:t>
      </w:r>
      <w:del w:id="17133" w:author="GoldenCorpusHarness" w:date="2026-03-28T22:23:47Z">
        <w:r>
          <w:delText>1</w:delText>
        </w:r>
      </w:del>
      <w:ins w:id="17134" w:author="GoldenCorpusHarness" w:date="2026-03-28T22:23:47Z">
        <w:r>
          <w:t>by central testing)</w:t>
        </w:r>
      </w:ins>
      <w:r>
        <w:t>.</w:t>
      </w:r>
      <w:del w:id="17135" w:author="GoldenCorpusHarness" w:date="2026-03-28T22:23:47Z">
        <w:r>
          <w:delText>3):</w:delText>
        </w:r>
      </w:del>
    </w:p>
    <w:p ns2:paraId="41EA3350" ns2:textId="77777777" w:rsidR="008F3380" w:rsidRDefault="00895D30" w:rsidP="008F3380">
      <w:pPr>
        <w:pStyle w:val="ListBullet2"/>
        <w:keepLines w:val="0"/>
        <w:spacing w:after="240"/>
        <w:ind w:left="714" w:hanging="357"/>
      </w:pPr>
      <w:del w:id="17136" w:author="GoldenCorpusHarness" w:date="2026-03-28T22:23:47Z">
        <w:r>
          <w:delText>S</w:delText>
        </w:r>
      </w:del>
      <w:ins w:id="17137" w:author="GoldenCorpusHarness" w:date="2026-03-28T22:23:47Z">
        <w:r>
          <w:t>G</w:t>
        </w:r>
      </w:ins>
      <w:r>
        <w:t>e</w:t>
      </w:r>
      <w:ins w:id="17138" w:author="GoldenCorpusHarness" w:date="2026-03-28T22:23:47Z">
        <w:r>
          <w:t>og</w:t>
        </w:r>
      </w:ins>
      <w:r>
        <w:t>r</w:t>
      </w:r>
      <w:del w:id="17139" w:author="GoldenCorpusHarness" w:date="2026-03-28T22:23:47Z">
        <w:r>
          <w:delText>um β2-m</w:delText>
        </w:r>
      </w:del>
      <w:ins w:id="17140" w:author="GoldenCorpusHarness" w:date="2026-03-28T22:23:47Z">
        <w:r>
          <w:t>aph</w:t>
        </w:r>
      </w:ins>
      <w:r>
        <w:t>ic</w:t>
      </w:r>
      <w:ins w:id="17141" w:author="GoldenCorpusHarness" w:date="2026-03-28T22:23:47Z">
        <w:r>
          <w:t xml:space="preserve"> region (US/Canada vs Eu</w:t>
        </w:r>
      </w:ins>
      <w:r>
        <w:t>ro</w:t>
      </w:r>
      <w:del w:id="17142" w:author="GoldenCorpusHarness" w:date="2026-03-28T22:23:47Z">
        <w:r>
          <w:delText>g</w:delText>
        </w:r>
      </w:del>
      <w:ins w:id="17143" w:author="GoldenCorpusHarness" w:date="2026-03-28T22:23:47Z">
        <w:r>
          <w:t>pe vs Rest of Wor</w:t>
        </w:r>
      </w:ins>
      <w:r>
        <w:t>l</w:t>
      </w:r>
      <w:del w:id="17144" w:author="GoldenCorpusHarness" w:date="2026-03-28T22:23:47Z">
        <w:r>
          <w:delText>obulin</w:delText>
        </w:r>
      </w:del>
      <w:ins w:id="17145" w:author="GoldenCorpusHarness" w:date="2026-03-28T22:23:47Z">
        <w:r>
          <w:t>d).</w:t>
        </w:r>
      </w:ins>
    </w:p>
    <w:p ns2:paraId="50BF4F71" ns2:textId="77777777" w:rsidR="008F3380" w:rsidRDefault="00895D30" w:rsidP="008F3380">
      <w:pPr>
        <w:pStyle w:val="ListBullet2"/>
        <w:keepLines w:val="0"/>
        <w:spacing w:after="240"/>
        <w:ind w:left="714" w:hanging="357"/>
      </w:pPr>
      <w:del w:id="17146" w:author="GoldenCorpusHarness" w:date="2026-03-28T22:23:47Z">
        <w:r>
          <w:delText>S</w:delText>
        </w:r>
      </w:del>
      <w:ins w:id="17147" w:author="GoldenCorpusHarness" w:date="2026-03-28T22:23:47Z">
        <w:r>
          <w:t>ECOG p</w:t>
        </w:r>
      </w:ins>
      <w:r>
        <w:t>er</w:t>
      </w:r>
      <w:del w:id="17148" w:author="GoldenCorpusHarness" w:date="2026-03-28T22:23:47Z">
        <w:r>
          <w:delText>u</w:delText>
        </w:r>
      </w:del>
      <w:ins w:id="17149" w:author="GoldenCorpusHarness" w:date="2026-03-28T22:23:47Z">
        <w:r>
          <w:t>for</w:t>
        </w:r>
      </w:ins>
      <w:r>
        <w:t>m</w:t>
      </w:r>
      <w:del w:id="17150" w:author="GoldenCorpusHarness" w:date="2026-03-28T22:23:47Z">
        <w:r>
          <w:delText xml:space="preserve"> immunoglobulin IgA, IgG, </w:delText>
        </w:r>
      </w:del>
      <w:r>
        <w:t>an</w:t>
      </w:r>
      <w:del w:id="17151" w:author="GoldenCorpusHarness" w:date="2026-03-28T22:23:47Z">
        <w:r>
          <w:delText>d</w:delText>
        </w:r>
      </w:del>
      <w:ins w:id="17152" w:author="GoldenCorpusHarness" w:date="2026-03-28T22:23:47Z">
        <w:r>
          <w:t>ce</w:t>
        </w:r>
      </w:ins>
      <w:r>
        <w:t xml:space="preserve"> </w:t>
      </w:r>
      <w:del w:id="17153" w:author="GoldenCorpusHarness" w:date="2026-03-28T22:23:47Z">
        <w:r>
          <w:delText xml:space="preserve">IgM required </w:delText>
        </w:r>
      </w:del>
      <w:ins w:id="17154" w:author="GoldenCorpusHarness" w:date="2026-03-28T22:23:47Z">
        <w:r>
          <w:t>st</w:t>
        </w:r>
      </w:ins>
      <w:r>
        <w:t>at</w:t>
      </w:r>
      <w:del w:id="17155" w:author="GoldenCorpusHarness" w:date="2026-03-28T22:23:47Z">
        <w:r>
          <w:delText xml:space="preserve"> screening only. Postscreening, IgG sample i</w:delText>
        </w:r>
      </w:del>
      <w:ins w:id="17156" w:author="GoldenCorpusHarness" w:date="2026-03-28T22:23:47Z">
        <w:r>
          <w:t>u</w:t>
        </w:r>
      </w:ins>
      <w:r>
        <w:t xml:space="preserve">s </w:t>
      </w:r>
      <w:del w:id="17157" w:author="GoldenCorpusHarness" w:date="2026-03-28T22:23:47Z">
        <w:r>
          <w:delText>only</w:delText>
        </w:r>
      </w:del>
      <w:ins w:id="17158" w:author="GoldenCorpusHarness" w:date="2026-03-28T22:23:47Z">
        <w:r>
          <w:t>(0</w:t>
        </w:r>
      </w:ins>
      <w:r>
        <w:t xml:space="preserve"> </w:t>
      </w:r>
      <w:del w:id="17159" w:author="GoldenCorpusHarness" w:date="2026-03-28T22:23:47Z">
        <w:r>
          <w:delText>required</w:delText>
        </w:r>
      </w:del>
      <w:ins w:id="17160" w:author="GoldenCorpusHarness" w:date="2026-03-28T22:23:47Z">
        <w:r>
          <w:t>vs 1 vs 2).</w:t>
        </w:r>
      </w:ins>
    </w:p>
    <w:p ns2:paraId="5657718C" ns2:textId="6A14AFB7" w:rsidR="008F3380" w:rsidRDefault="00895D30" w:rsidP="008F3380">
      <w:pPr>
        <w:pStyle w:val="ListBullet"/>
        <w:keepLines w:val="0"/>
        <w:spacing w:after="240"/>
      </w:pPr>
      <w:del w:id="17161" w:author="GoldenCorpusHarness" w:date="2026-03-28T22:23:47Z">
        <w:r>
          <w:delText>For</w:delText>
        </w:r>
      </w:del>
      <w:ins w:id="17162" w:author="GoldenCorpusHarness" w:date="2026-03-28T22:23:47Z">
        <w:r>
          <w:t>Age</w:t>
        </w:r>
      </w:ins>
      <w:r>
        <w:t xml:space="preserve"> </w:t>
      </w:r>
      <w:del w:id="17163" w:author="GoldenCorpusHarness" w:date="2026-03-28T22:23:47Z">
        <w:r>
          <w:delText>p</w:delText>
        </w:r>
      </w:del>
      <w:ins w:id="17164" w:author="GoldenCorpusHarness" w:date="2026-03-28T22:23:47Z">
        <w:r>
          <w:t>(&lt;65 vs ≥65 ye</w:t>
        </w:r>
      </w:ins>
      <w:r>
        <w:t>ar</w:t>
      </w:r>
      <w:del w:id="17165" w:author="GoldenCorpusHarness" w:date="2026-03-28T22:23:47Z">
        <w:r>
          <w:delText>ticipant</w:delText>
        </w:r>
      </w:del>
      <w:r>
        <w:t>s</w:t>
      </w:r>
      <w:del w:id="17166" w:author="GoldenCorpusHarness" w:date="2026-03-28T22:23:47Z">
        <w:r>
          <w:delText xml:space="preserve"> considered to be at high risk for TLS (see Section 6</w:delText>
        </w:r>
      </w:del>
      <w:ins w:id="17167" w:author="GoldenCorpusHarness" w:date="2026-03-28T22:23:47Z">
        <w:r>
          <w:t>)</w:t>
        </w:r>
      </w:ins>
      <w:r>
        <w:t>.</w:t>
      </w:r>
      <w:del w:id="17168" w:author="GoldenCorpusHarness" w:date="2026-03-28T22:23:47Z">
        <w:r>
          <w:delText>5.2), uric acid is required as defined in Table 8</w:delText>
        </w:r>
      </w:del>
    </w:p>
    <w:p ns2:paraId="73ABFD58" ns2:textId="77777777" w:rsidR="008F3380" w:rsidRPr="00D24901" w:rsidRDefault="00895D30" w:rsidP="008F3380">
      <w:pPr>
        <w:pStyle w:val="ListBullet"/>
        <w:keepLines w:val="0"/>
        <w:spacing w:after="240"/>
      </w:pPr>
      <w:del w:id="17169" w:author="GoldenCorpusHarness" w:date="2026-03-28T22:23:47Z">
        <w:r>
          <w:delText>P</w:delText>
        </w:r>
      </w:del>
      <w:ins w:id="17170" w:author="GoldenCorpusHarness" w:date="2026-03-28T22:23:47Z">
        <w:r>
          <w:t>Gende</w:t>
        </w:r>
      </w:ins>
      <w:r>
        <w:t>r</w:t>
      </w:r>
      <w:del w:id="17171" w:author="GoldenCorpusHarness" w:date="2026-03-28T22:23:47Z">
        <w:r>
          <w:delText>otocol-speci</w:delText>
        </w:r>
      </w:del>
      <w:ins w:id="17172" w:author="GoldenCorpusHarness" w:date="2026-03-28T22:23:47Z">
        <w:r>
          <w:t xml:space="preserve"> (</w:t>
        </w:r>
      </w:ins>
      <w:r>
        <w:t>f</w:t>
      </w:r>
      <w:del w:id="17173" w:author="GoldenCorpusHarness" w:date="2026-03-28T22:23:47Z">
        <w:r>
          <w:delText>ic requir</w:delText>
        </w:r>
      </w:del>
      <w:r>
        <w:t>em</w:t>
      </w:r>
      <w:ins w:id="17174" w:author="GoldenCorpusHarness" w:date="2026-03-28T22:23:47Z">
        <w:r>
          <w:t>al</w:t>
        </w:r>
      </w:ins>
      <w:r>
        <w:t>e</w:t>
      </w:r>
      <w:del w:id="17175" w:author="GoldenCorpusHarness" w:date="2026-03-28T22:23:47Z">
        <w:r>
          <w:delText>nt</w:delText>
        </w:r>
      </w:del>
      <w:ins w:id="17176" w:author="GoldenCorpusHarness" w:date="2026-03-28T22:23:47Z">
        <w:r>
          <w:t xml:space="preserve"> v</w:t>
        </w:r>
      </w:ins>
      <w:r>
        <w:t xml:space="preserve">s </w:t>
      </w:r>
      <w:del w:id="17177" w:author="GoldenCorpusHarness" w:date="2026-03-28T22:23:47Z">
        <w:r>
          <w:delText>for inclusion or exclusion of p</w:delText>
        </w:r>
      </w:del>
      <w:ins w:id="17178" w:author="GoldenCorpusHarness" w:date="2026-03-28T22:23:47Z">
        <w:r>
          <w:t>m</w:t>
        </w:r>
      </w:ins>
      <w:r>
        <w:t>a</w:t>
      </w:r>
      <w:del w:id="17179" w:author="GoldenCorpusHarness" w:date="2026-03-28T22:23:47Z">
        <w:r>
          <w:delText>rticipants are detai</w:delText>
        </w:r>
      </w:del>
      <w:r>
        <w:t>le</w:t>
      </w:r>
      <w:del w:id="17180" w:author="GoldenCorpusHarness" w:date="2026-03-28T22:23:47Z">
        <w:r>
          <w:delText>d in Section 5 of the protocol</w:delText>
        </w:r>
      </w:del>
      <w:ins w:id="17181" w:author="GoldenCorpusHarness" w:date="2026-03-28T22:23:47Z">
        <w:r>
          <w:t>).</w:t>
        </w:r>
      </w:ins>
    </w:p>
    <w:p ns2:paraId="282311FB" ns2:textId="77777777" w:rsidR="008F3380" w:rsidRDefault="00895D30" w:rsidP="0014224B">
      <w:pPr>
        <w:pStyle w:val="ListBullet"/>
        <w:keepLines w:val="0"/>
        <w:ind w:left="357" w:hanging="357"/>
      </w:pPr>
      <w:del w:id="17182" w:author="GoldenCorpusHarness" w:date="2026-03-28T22:23:47Z">
        <w:r>
          <w:delText>Add</w:delText>
        </w:r>
      </w:del>
      <w:ins w:id="17183" w:author="GoldenCorpusHarness" w:date="2026-03-28T22:23:47Z">
        <w:r>
          <w:t>Race (Wh</w:t>
        </w:r>
      </w:ins>
      <w:r>
        <w:t>it</w:t>
      </w:r>
      <w:del w:id="17184" w:author="GoldenCorpusHarness" w:date="2026-03-28T22:23:47Z">
        <w:r>
          <w:delText>i</w:delText>
        </w:r>
      </w:del>
      <w:ins w:id="17185" w:author="GoldenCorpusHarness" w:date="2026-03-28T22:23:47Z">
        <w:r>
          <w:t>e vs n</w:t>
        </w:r>
      </w:ins>
      <w:r>
        <w:t>on</w:t>
      </w:r>
      <w:del w:id="17186" w:author="GoldenCorpusHarness" w:date="2026-03-28T22:23:47Z">
        <w:r>
          <w:delText xml:space="preserve">al </w:delText>
        </w:r>
      </w:del>
      <w:ins w:id="17187" w:author="GoldenCorpusHarness" w:date="2026-03-28T22:23:47Z">
        <w:r>
          <w:t>-Whi</w:t>
        </w:r>
      </w:ins>
      <w:r>
        <w:t>te</w:t>
      </w:r>
      <w:del w:id="17188" w:author="GoldenCorpusHarness" w:date="2026-03-28T22:23:47Z">
        <w:r>
          <w:delText>sts may be performed at any time during the study as determined necessary by the investigator or required by local regulations</w:delText>
        </w:r>
      </w:del>
      <w:ins w:id="17189" w:author="GoldenCorpusHarness" w:date="2026-03-28T22:23:47Z">
        <w:r>
          <w:t>)</w:t>
        </w:r>
      </w:ins>
      <w:r>
        <w:t>.</w:t>
      </w:r>
      <w:del w:id="17190" w:author="GoldenCorpusHarness" w:date="2026-03-28T22:23:47Z">
        <w:r>
          <w:delText xml:space="preserve"> See Appendix 7 for country-specific requirements.</w:delText>
        </w:r>
      </w:del>
    </w:p>
    <w:p ns2:paraId="64758B25" ns2:textId="77777777" w:rsidR="0014224B" w:rsidRPr="0010400C" w:rsidRDefault="0014224B" w:rsidP="0014224B">
      <w:pPr>
        <w:pStyle w:val="ListEnd"/>
      </w:pPr>
      <w:ins w:id="17191" w:author="GoldenCorpusHarness" w:date="2026-03-28T22:23:47Z">
        <w:r>
          <w:t>Number of prior lines of Therapy (1 vs 2 vs ≥3).</w:t>
        </w:r>
      </w:ins>
    </w:p>
    <w:p ns2:paraId="0C67F6CB" ns2:textId="5042B138" w:rsidR="008F3380" w:rsidRPr="000A1353" w:rsidRDefault="00895D30" w:rsidP="00F26E7F">
      <w:pPr>
        <w:pStyle w:val="Caption"/>
      </w:pPr>
      <w:r>
        <w:t>T</w:t>
      </w:r>
      <w:ins w:id="17192" w:author="GoldenCorpusHarness" w:date="2026-03-28T22:23:47Z">
        <w:r>
          <w:t xml:space="preserve">P53 </w:t>
        </w:r>
      </w:ins>
      <w:r>
        <w:t>ab</w:t>
      </w:r>
      <w:del w:id="17193" w:author="GoldenCorpusHarness" w:date="2026-03-28T22:23:47Z">
        <w:r>
          <w:delText>l</w:delText>
        </w:r>
      </w:del>
      <w:r>
        <w:t>e</w:t>
      </w:r>
      <w:del w:id="17194" w:author="GoldenCorpusHarness" w:date="2026-03-28T22:23:47Z">
        <w:r>
          <w:delText xml:space="preserve"> 37P</w:delText>
        </w:r>
      </w:del>
      <w:r>
        <w:t>r</w:t>
      </w:r>
      <w:del w:id="17195" w:author="GoldenCorpusHarness" w:date="2026-03-28T22:23:47Z">
        <w:r>
          <w:delText>otocol-required Safety Labo</w:delText>
        </w:r>
      </w:del>
      <w:r>
        <w:t>rat</w:t>
      </w:r>
      <w:ins w:id="17196" w:author="GoldenCorpusHarness" w:date="2026-03-28T22:23:47Z">
        <w:r>
          <w:t>i</w:t>
        </w:r>
      </w:ins>
      <w:r>
        <w:t>o</w:t>
      </w:r>
      <w:del w:id="17197" w:author="GoldenCorpusHarness" w:date="2026-03-28T22:23:47Z">
        <w:r>
          <w:delText>r</w:delText>
        </w:r>
      </w:del>
      <w:ins w:id="17198" w:author="GoldenCorpusHarness" w:date="2026-03-28T22:23:47Z">
        <w:r>
          <w:t>n (</w:t>
        </w:r>
      </w:ins>
      <w:r>
        <w:t>y</w:t>
      </w:r>
      <w:del w:id="17199" w:author="GoldenCorpusHarness" w:date="2026-03-28T22:23:47Z">
        <w:r>
          <w:delText xml:space="preserve"> Ass</w:delText>
        </w:r>
      </w:del>
      <w:r>
        <w:t>es</w:t>
      </w:r>
      <w:ins w:id="17200" w:author="GoldenCorpusHarness" w:date="2026-03-28T22:23:47Z">
        <w:r>
          <w:t xml:space="preserve"> v</w:t>
        </w:r>
      </w:ins>
      <w:r>
        <w:t>s</w:t>
      </w:r>
      <w:del w:id="17201" w:author="GoldenCorpusHarness" w:date="2026-03-28T22:23:47Z">
        <w:r>
          <w:delText>me</w:delText>
        </w:r>
      </w:del>
      <w:ins w:id="17202" w:author="GoldenCorpusHarness" w:date="2026-03-28T22:23:47Z">
        <w:r>
          <w:t xml:space="preserve"> </w:t>
        </w:r>
      </w:ins>
      <w:r>
        <w:t>n</w:t>
      </w:r>
      <w:del w:id="17203" w:author="GoldenCorpusHarness" w:date="2026-03-28T22:23:47Z">
        <w:r>
          <w:delText>ts</w:delText>
        </w:r>
      </w:del>
      <w:ins w:id="17204" w:author="GoldenCorpusHarness" w:date="2026-03-28T22:23:47Z">
        <w:r>
          <w:t>o).</w:t>
        </w:r>
      </w:ins>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1878"/>
        <w:gridCol w:w="626"/>
        <w:gridCol w:w="1182"/>
        <w:gridCol w:w="992"/>
        <w:gridCol w:w="425"/>
        <w:gridCol w:w="2333"/>
      </w:tblGrid>
      <w:tr w:rsidR="003117E4" ns2:paraId="74865316" ns2:textId="77777777" w:rsidTr="007B6957">
        <w:trPr>
          <w:trHeight w:val="456"/>
          <w:tblHeader/>
        </w:trPr>
        <w:tc>
          <w:tcPr>
            <w:tcW w:w="1555" w:type="dxa"/>
            <w:vAlign w:val="bottom"/>
          </w:tcPr>
          <w:p ns2:paraId="0B736FE3" ns2:textId="77777777" w:rsidR="008F3380" w:rsidRPr="00AA611B" w:rsidRDefault="00895D30" w:rsidP="007B6957">
            <w:pPr>
              <w:pStyle w:val="Paragraph"/>
              <w:spacing w:before="0" w:after="0"/>
              <w:rPr>
                <w:sz w:val="20"/>
                <w:szCs w:val="20"/>
              </w:rPr>
            </w:pPr>
            <w:r w:rsidRPr="00AA611B">
              <w:rPr>
                <w:b/>
                <w:sz w:val="20"/>
                <w:szCs w:val="20"/>
              </w:rPr>
              <w:t>Laboratory Assessments</w:t>
            </w:r>
          </w:p>
        </w:tc>
        <w:tc>
          <w:tcPr>
            <w:tcW w:w="7445" w:type="dxa"/>
            <w:gridSpan w:val="6"/>
          </w:tcPr>
          <w:p ns2:paraId="66981C66" ns2:textId="77777777" w:rsidR="008F3380" w:rsidRPr="00AA611B" w:rsidRDefault="00895D30" w:rsidP="007B6957">
            <w:pPr>
              <w:pStyle w:val="Paragraph"/>
              <w:spacing w:before="0" w:after="0"/>
              <w:jc w:val="center"/>
              <w:rPr>
                <w:sz w:val="20"/>
                <w:szCs w:val="20"/>
              </w:rPr>
            </w:pPr>
            <w:r w:rsidRPr="00AA611B">
              <w:rPr>
                <w:b/>
                <w:sz w:val="20"/>
                <w:szCs w:val="20"/>
              </w:rPr>
              <w:t>Parameters</w:t>
            </w:r>
          </w:p>
        </w:tc>
      </w:tr>
      <w:tr w:rsidR="003117E4" ns2:paraId="466079B7" ns2:textId="77777777" w:rsidTr="007B6957">
        <w:trPr>
          <w:trHeight w:val="102"/>
        </w:trPr>
        <w:tc>
          <w:tcPr>
            <w:tcW w:w="1555" w:type="dxa"/>
            <w:vMerge w:val="restart"/>
          </w:tcPr>
          <w:p ns2:paraId="602E719F" ns2:textId="77777777" w:rsidR="008F3380" w:rsidRPr="00AA611B" w:rsidRDefault="00895D30" w:rsidP="007B6957">
            <w:pPr>
              <w:pStyle w:val="Paragraph"/>
              <w:spacing w:before="0" w:after="0"/>
              <w:rPr>
                <w:sz w:val="20"/>
                <w:szCs w:val="20"/>
              </w:rPr>
            </w:pPr>
            <w:r w:rsidRPr="00AA611B">
              <w:rPr>
                <w:sz w:val="20"/>
                <w:szCs w:val="20"/>
              </w:rPr>
              <w:t>Hematology</w:t>
            </w:r>
          </w:p>
        </w:tc>
        <w:tc>
          <w:tcPr>
            <w:tcW w:w="2508" w:type="dxa"/>
            <w:gridSpan w:val="2"/>
          </w:tcPr>
          <w:p ns2:paraId="70C9B9B3" ns2:textId="77777777" w:rsidR="008F3380" w:rsidRPr="00AA611B" w:rsidRDefault="00895D30" w:rsidP="007B6957">
            <w:pPr>
              <w:rPr>
                <w:sz w:val="20"/>
                <w:szCs w:val="20"/>
              </w:rPr>
            </w:pPr>
            <w:r w:rsidRPr="00AA611B">
              <w:rPr>
                <w:sz w:val="20"/>
                <w:szCs w:val="20"/>
              </w:rPr>
              <w:t xml:space="preserve">Platelet Count </w:t>
            </w:r>
          </w:p>
        </w:tc>
        <w:tc>
          <w:tcPr>
            <w:tcW w:w="2174" w:type="dxa"/>
            <w:gridSpan w:val="2"/>
            <w:vMerge w:val="restart"/>
          </w:tcPr>
          <w:p ns2:paraId="05E5F92C" ns2:textId="77777777" w:rsidR="008F3380" w:rsidRPr="00AA611B" w:rsidRDefault="00895D30" w:rsidP="007B6957">
            <w:pPr>
              <w:rPr>
                <w:sz w:val="20"/>
                <w:szCs w:val="20"/>
              </w:rPr>
            </w:pPr>
            <w:r w:rsidRPr="00AA611B">
              <w:rPr>
                <w:sz w:val="20"/>
                <w:szCs w:val="20"/>
              </w:rPr>
              <w:t>RBC Indices:</w:t>
            </w:r>
          </w:p>
          <w:p ns2:paraId="6294CB3F" ns2:textId="77777777" w:rsidR="008F3380" w:rsidRPr="00AA611B" w:rsidRDefault="00895D30" w:rsidP="007B6957">
            <w:pPr>
              <w:rPr>
                <w:sz w:val="20"/>
                <w:szCs w:val="20"/>
              </w:rPr>
            </w:pPr>
            <w:r w:rsidRPr="00AA611B">
              <w:rPr>
                <w:sz w:val="20"/>
                <w:szCs w:val="20"/>
              </w:rPr>
              <w:t>MCV</w:t>
            </w:r>
          </w:p>
          <w:p ns2:paraId="01462DEC" ns2:textId="77777777" w:rsidR="008F3380" w:rsidRPr="00AA611B" w:rsidRDefault="00895D30" w:rsidP="007B6957">
            <w:pPr>
              <w:rPr>
                <w:sz w:val="20"/>
                <w:szCs w:val="20"/>
              </w:rPr>
            </w:pPr>
            <w:r w:rsidRPr="00AA611B">
              <w:rPr>
                <w:sz w:val="20"/>
                <w:szCs w:val="20"/>
              </w:rPr>
              <w:t>MCH</w:t>
            </w:r>
          </w:p>
          <w:p ns2:paraId="7C5C57C6" ns2:textId="77777777" w:rsidR="008F3380" w:rsidRPr="00AA611B" w:rsidRDefault="00895D30" w:rsidP="007B6957">
            <w:pPr>
              <w:rPr>
                <w:sz w:val="20"/>
                <w:szCs w:val="20"/>
              </w:rPr>
            </w:pPr>
            <w:r w:rsidRPr="00AA611B">
              <w:rPr>
                <w:sz w:val="20"/>
                <w:szCs w:val="20"/>
              </w:rPr>
              <w:t>Reticulocytes</w:t>
            </w:r>
          </w:p>
        </w:tc>
        <w:tc>
          <w:tcPr>
            <w:tcW w:w="2763" w:type="dxa"/>
            <w:gridSpan w:val="2"/>
            <w:vMerge w:val="restart"/>
          </w:tcPr>
          <w:p ns2:paraId="7DA04B1A" ns2:textId="77777777" w:rsidR="008F3380" w:rsidRPr="00AA611B" w:rsidRDefault="00895D30" w:rsidP="007B6957">
            <w:pPr>
              <w:rPr>
                <w:sz w:val="20"/>
                <w:szCs w:val="20"/>
              </w:rPr>
            </w:pPr>
            <w:r w:rsidRPr="00AA611B">
              <w:rPr>
                <w:sz w:val="20"/>
                <w:szCs w:val="20"/>
              </w:rPr>
              <w:t>WBC count with Differential</w:t>
            </w:r>
            <w:r w:rsidRPr="00AA611B">
              <w:rPr>
                <w:sz w:val="20"/>
                <w:szCs w:val="20"/>
                <w:vertAlign w:val="superscript"/>
              </w:rPr>
              <w:t>a</w:t>
            </w:r>
            <w:r w:rsidRPr="00AA611B">
              <w:rPr>
                <w:sz w:val="20"/>
                <w:szCs w:val="20"/>
              </w:rPr>
              <w:t>:</w:t>
            </w:r>
          </w:p>
          <w:p ns2:paraId="096E19B6" ns2:textId="77777777" w:rsidR="008F3380" w:rsidRPr="00AA611B" w:rsidRDefault="00895D30" w:rsidP="007B6957">
            <w:pPr>
              <w:rPr>
                <w:sz w:val="20"/>
                <w:szCs w:val="20"/>
              </w:rPr>
            </w:pPr>
            <w:r w:rsidRPr="00AA611B">
              <w:rPr>
                <w:sz w:val="20"/>
                <w:szCs w:val="20"/>
              </w:rPr>
              <w:t>Neutrophils</w:t>
            </w:r>
          </w:p>
          <w:p ns2:paraId="5FDD18EE" ns2:textId="77777777" w:rsidR="008F3380" w:rsidRPr="00AA611B" w:rsidRDefault="00895D30" w:rsidP="007B6957">
            <w:pPr>
              <w:rPr>
                <w:sz w:val="20"/>
                <w:szCs w:val="20"/>
              </w:rPr>
            </w:pPr>
            <w:r w:rsidRPr="00AA611B">
              <w:rPr>
                <w:sz w:val="20"/>
                <w:szCs w:val="20"/>
              </w:rPr>
              <w:t>Lymphocytes</w:t>
            </w:r>
          </w:p>
          <w:p ns2:paraId="40125D0B" ns2:textId="77777777" w:rsidR="008F3380" w:rsidRPr="00AA611B" w:rsidRDefault="00895D30" w:rsidP="007B6957">
            <w:pPr>
              <w:rPr>
                <w:sz w:val="20"/>
                <w:szCs w:val="20"/>
              </w:rPr>
            </w:pPr>
            <w:r w:rsidRPr="00AA611B">
              <w:rPr>
                <w:sz w:val="20"/>
                <w:szCs w:val="20"/>
              </w:rPr>
              <w:t>Monocytes</w:t>
            </w:r>
          </w:p>
          <w:p ns2:paraId="1B884F22" ns2:textId="77777777" w:rsidR="008F3380" w:rsidRPr="00AA611B" w:rsidRDefault="00895D30" w:rsidP="007B6957">
            <w:pPr>
              <w:rPr>
                <w:sz w:val="20"/>
                <w:szCs w:val="20"/>
              </w:rPr>
            </w:pPr>
            <w:r w:rsidRPr="00AA611B">
              <w:rPr>
                <w:sz w:val="20"/>
                <w:szCs w:val="20"/>
              </w:rPr>
              <w:t>Eosinophils</w:t>
            </w:r>
          </w:p>
          <w:p ns2:paraId="5750808D" ns2:textId="77777777" w:rsidR="008F3380" w:rsidRPr="00AA611B" w:rsidRDefault="00895D30" w:rsidP="007B6957">
            <w:pPr>
              <w:rPr>
                <w:sz w:val="20"/>
                <w:szCs w:val="20"/>
              </w:rPr>
            </w:pPr>
            <w:r w:rsidRPr="00AA611B">
              <w:rPr>
                <w:sz w:val="20"/>
                <w:szCs w:val="20"/>
              </w:rPr>
              <w:t>Basophils</w:t>
            </w:r>
          </w:p>
        </w:tc>
      </w:tr>
      <w:tr w:rsidR="003117E4" ns2:paraId="6B035864" ns2:textId="77777777" w:rsidTr="007B6957">
        <w:trPr>
          <w:trHeight w:val="101"/>
        </w:trPr>
        <w:tc>
          <w:tcPr>
            <w:tcW w:w="1555" w:type="dxa"/>
            <w:vMerge/>
          </w:tcPr>
          <w:p ns2:paraId="7E2A28CF" ns2:textId="77777777" w:rsidR="008F3380" w:rsidRPr="00AA611B" w:rsidRDefault="008F3380" w:rsidP="007B6957">
            <w:pPr>
              <w:rPr>
                <w:sz w:val="20"/>
                <w:szCs w:val="20"/>
              </w:rPr>
            </w:pPr>
          </w:p>
        </w:tc>
        <w:tc>
          <w:tcPr>
            <w:tcW w:w="2508" w:type="dxa"/>
            <w:gridSpan w:val="2"/>
          </w:tcPr>
          <w:p ns2:paraId="326C8A68" ns2:textId="77777777" w:rsidR="008F3380" w:rsidRPr="00AA611B" w:rsidRDefault="00895D30" w:rsidP="007B6957">
            <w:pPr>
              <w:rPr>
                <w:sz w:val="20"/>
                <w:szCs w:val="20"/>
              </w:rPr>
            </w:pPr>
            <w:r w:rsidRPr="00AA611B">
              <w:rPr>
                <w:sz w:val="20"/>
                <w:szCs w:val="20"/>
              </w:rPr>
              <w:t>RBC Count</w:t>
            </w:r>
          </w:p>
        </w:tc>
        <w:tc>
          <w:tcPr>
            <w:tcW w:w="2174" w:type="dxa"/>
            <w:gridSpan w:val="2"/>
            <w:vMerge/>
          </w:tcPr>
          <w:p ns2:paraId="09067F57" ns2:textId="77777777" w:rsidR="008F3380" w:rsidRPr="00AA611B" w:rsidRDefault="008F3380" w:rsidP="007B6957">
            <w:pPr>
              <w:rPr>
                <w:sz w:val="20"/>
                <w:szCs w:val="20"/>
              </w:rPr>
            </w:pPr>
          </w:p>
        </w:tc>
        <w:tc>
          <w:tcPr>
            <w:tcW w:w="2763" w:type="dxa"/>
            <w:gridSpan w:val="2"/>
            <w:vMerge/>
          </w:tcPr>
          <w:p ns2:paraId="594FF1FD" ns2:textId="77777777" w:rsidR="008F3380" w:rsidRPr="00AA611B" w:rsidRDefault="008F3380" w:rsidP="007B6957">
            <w:pPr>
              <w:rPr>
                <w:sz w:val="20"/>
                <w:szCs w:val="20"/>
              </w:rPr>
            </w:pPr>
          </w:p>
        </w:tc>
      </w:tr>
      <w:tr w:rsidR="003117E4" ns2:paraId="483FC91A" ns2:textId="77777777" w:rsidTr="007B6957">
        <w:trPr>
          <w:trHeight w:val="101"/>
        </w:trPr>
        <w:tc>
          <w:tcPr>
            <w:tcW w:w="1555" w:type="dxa"/>
            <w:vMerge/>
          </w:tcPr>
          <w:p ns2:paraId="7A62DA3A" ns2:textId="77777777" w:rsidR="008F3380" w:rsidRPr="00AA611B" w:rsidRDefault="008F3380" w:rsidP="007B6957">
            <w:pPr>
              <w:rPr>
                <w:sz w:val="20"/>
                <w:szCs w:val="20"/>
              </w:rPr>
            </w:pPr>
          </w:p>
        </w:tc>
        <w:tc>
          <w:tcPr>
            <w:tcW w:w="2508" w:type="dxa"/>
            <w:gridSpan w:val="2"/>
          </w:tcPr>
          <w:p ns2:paraId="3D5AE479" ns2:textId="77777777" w:rsidR="008F3380" w:rsidRPr="00AA611B" w:rsidRDefault="00895D30" w:rsidP="007B6957">
            <w:pPr>
              <w:rPr>
                <w:sz w:val="20"/>
                <w:szCs w:val="20"/>
              </w:rPr>
            </w:pPr>
            <w:r w:rsidRPr="00AA611B">
              <w:rPr>
                <w:sz w:val="20"/>
                <w:szCs w:val="20"/>
              </w:rPr>
              <w:t>Hemoglobin</w:t>
            </w:r>
          </w:p>
        </w:tc>
        <w:tc>
          <w:tcPr>
            <w:tcW w:w="2174" w:type="dxa"/>
            <w:gridSpan w:val="2"/>
            <w:vMerge/>
          </w:tcPr>
          <w:p ns2:paraId="62FBC41B" ns2:textId="77777777" w:rsidR="008F3380" w:rsidRPr="00AA611B" w:rsidRDefault="008F3380" w:rsidP="007B6957">
            <w:pPr>
              <w:rPr>
                <w:sz w:val="20"/>
                <w:szCs w:val="20"/>
              </w:rPr>
            </w:pPr>
          </w:p>
        </w:tc>
        <w:tc>
          <w:tcPr>
            <w:tcW w:w="2763" w:type="dxa"/>
            <w:gridSpan w:val="2"/>
            <w:vMerge/>
          </w:tcPr>
          <w:p ns2:paraId="6F9F2AF4" ns2:textId="77777777" w:rsidR="008F3380" w:rsidRPr="00AA611B" w:rsidRDefault="008F3380" w:rsidP="007B6957">
            <w:pPr>
              <w:rPr>
                <w:sz w:val="20"/>
                <w:szCs w:val="20"/>
              </w:rPr>
            </w:pPr>
          </w:p>
        </w:tc>
      </w:tr>
      <w:tr w:rsidR="003117E4" ns2:paraId="08CBA482" ns2:textId="77777777" w:rsidTr="007B6957">
        <w:trPr>
          <w:trHeight w:val="101"/>
        </w:trPr>
        <w:tc>
          <w:tcPr>
            <w:tcW w:w="1555" w:type="dxa"/>
            <w:vMerge/>
          </w:tcPr>
          <w:p ns2:paraId="5212CB07" ns2:textId="77777777" w:rsidR="008F3380" w:rsidRPr="00AA611B" w:rsidRDefault="008F3380" w:rsidP="007B6957">
            <w:pPr>
              <w:rPr>
                <w:sz w:val="20"/>
                <w:szCs w:val="20"/>
              </w:rPr>
            </w:pPr>
          </w:p>
        </w:tc>
        <w:tc>
          <w:tcPr>
            <w:tcW w:w="2508" w:type="dxa"/>
            <w:gridSpan w:val="2"/>
          </w:tcPr>
          <w:p ns2:paraId="3603AA8E" ns2:textId="77777777" w:rsidR="008F3380" w:rsidRPr="00AA611B" w:rsidRDefault="00895D30" w:rsidP="007B6957">
            <w:pPr>
              <w:rPr>
                <w:sz w:val="20"/>
                <w:szCs w:val="20"/>
              </w:rPr>
            </w:pPr>
            <w:r w:rsidRPr="00AA611B">
              <w:rPr>
                <w:sz w:val="20"/>
                <w:szCs w:val="20"/>
              </w:rPr>
              <w:t>Hematocrit</w:t>
            </w:r>
          </w:p>
        </w:tc>
        <w:tc>
          <w:tcPr>
            <w:tcW w:w="2174" w:type="dxa"/>
            <w:gridSpan w:val="2"/>
            <w:vMerge/>
          </w:tcPr>
          <w:p ns2:paraId="45B2C95A" ns2:textId="77777777" w:rsidR="008F3380" w:rsidRPr="00AA611B" w:rsidRDefault="008F3380" w:rsidP="007B6957">
            <w:pPr>
              <w:rPr>
                <w:sz w:val="20"/>
                <w:szCs w:val="20"/>
              </w:rPr>
            </w:pPr>
          </w:p>
        </w:tc>
        <w:tc>
          <w:tcPr>
            <w:tcW w:w="2763" w:type="dxa"/>
            <w:gridSpan w:val="2"/>
            <w:vMerge/>
          </w:tcPr>
          <w:p ns2:paraId="76E34B46" ns2:textId="77777777" w:rsidR="008F3380" w:rsidRPr="00AA611B" w:rsidRDefault="008F3380" w:rsidP="007B6957">
            <w:pPr>
              <w:rPr>
                <w:sz w:val="20"/>
                <w:szCs w:val="20"/>
              </w:rPr>
            </w:pPr>
          </w:p>
        </w:tc>
      </w:tr>
      <w:tr w:rsidR="003117E4" ns2:paraId="2172A53D" ns2:textId="77777777" w:rsidTr="007B6957">
        <w:tc>
          <w:tcPr>
            <w:tcW w:w="1555" w:type="dxa"/>
            <w:tcBorders>
              <w:bottom w:val="nil"/>
            </w:tcBorders>
          </w:tcPr>
          <w:p ns2:paraId="0772CE3F" ns2:textId="77777777" w:rsidR="008F3380" w:rsidRPr="00AA611B" w:rsidRDefault="00895D30" w:rsidP="007B6957">
            <w:pPr>
              <w:rPr>
                <w:sz w:val="20"/>
                <w:szCs w:val="20"/>
              </w:rPr>
            </w:pPr>
            <w:r w:rsidRPr="00AA611B">
              <w:rPr>
                <w:sz w:val="20"/>
                <w:szCs w:val="20"/>
              </w:rPr>
              <w:t>Chemistry</w:t>
            </w:r>
          </w:p>
        </w:tc>
        <w:tc>
          <w:tcPr>
            <w:tcW w:w="1880" w:type="dxa"/>
          </w:tcPr>
          <w:p ns2:paraId="5A5EF125" ns2:textId="77777777" w:rsidR="008F3380" w:rsidRPr="00AA611B" w:rsidRDefault="00895D30" w:rsidP="007B6957">
            <w:pPr>
              <w:rPr>
                <w:sz w:val="20"/>
                <w:szCs w:val="20"/>
                <w:vertAlign w:val="superscript"/>
              </w:rPr>
            </w:pPr>
            <w:r w:rsidRPr="00AA611B">
              <w:rPr>
                <w:sz w:val="20"/>
                <w:szCs w:val="20"/>
              </w:rPr>
              <w:t>BUN</w:t>
            </w:r>
            <w:r w:rsidRPr="00AA611B">
              <w:rPr>
                <w:sz w:val="20"/>
                <w:szCs w:val="20"/>
                <w:vertAlign w:val="superscript"/>
              </w:rPr>
              <w:t>b</w:t>
            </w:r>
          </w:p>
        </w:tc>
        <w:tc>
          <w:tcPr>
            <w:tcW w:w="1810" w:type="dxa"/>
            <w:gridSpan w:val="2"/>
          </w:tcPr>
          <w:p ns2:paraId="0756035E" ns2:textId="77777777" w:rsidR="008F3380" w:rsidRPr="00AA611B" w:rsidRDefault="00895D30" w:rsidP="007B6957">
            <w:pPr>
              <w:rPr>
                <w:sz w:val="20"/>
                <w:szCs w:val="20"/>
              </w:rPr>
            </w:pPr>
            <w:r w:rsidRPr="00AA611B">
              <w:rPr>
                <w:sz w:val="20"/>
                <w:szCs w:val="20"/>
              </w:rPr>
              <w:t>Potassium</w:t>
            </w:r>
          </w:p>
        </w:tc>
        <w:tc>
          <w:tcPr>
            <w:tcW w:w="1418" w:type="dxa"/>
            <w:gridSpan w:val="2"/>
          </w:tcPr>
          <w:p ns2:paraId="09CBE858" ns2:textId="77777777" w:rsidR="008F3380" w:rsidRPr="00AA611B" w:rsidRDefault="00895D30" w:rsidP="007B6957">
            <w:pPr>
              <w:rPr>
                <w:sz w:val="20"/>
                <w:szCs w:val="20"/>
              </w:rPr>
            </w:pPr>
            <w:r w:rsidRPr="00AA611B">
              <w:rPr>
                <w:sz w:val="20"/>
                <w:szCs w:val="20"/>
              </w:rPr>
              <w:t>AST/SGOT</w:t>
            </w:r>
          </w:p>
        </w:tc>
        <w:tc>
          <w:tcPr>
            <w:tcW w:w="2337" w:type="dxa"/>
          </w:tcPr>
          <w:p ns2:paraId="6E9D3E79" ns2:textId="77777777" w:rsidR="008F3380" w:rsidRPr="00AA611B" w:rsidRDefault="00895D30" w:rsidP="007B6957">
            <w:pPr>
              <w:rPr>
                <w:sz w:val="20"/>
                <w:szCs w:val="20"/>
              </w:rPr>
            </w:pPr>
            <w:r w:rsidRPr="00AA611B">
              <w:rPr>
                <w:sz w:val="20"/>
                <w:szCs w:val="20"/>
              </w:rPr>
              <w:t>Total bilirubin (and direct bilirubin, if total bilirubin is above the ULN)</w:t>
            </w:r>
          </w:p>
        </w:tc>
      </w:tr>
      <w:tr w:rsidR="003117E4" ns2:paraId="61CA7E4D" ns2:textId="77777777" w:rsidTr="007B6957">
        <w:tc>
          <w:tcPr>
            <w:tcW w:w="1555" w:type="dxa"/>
            <w:tcBorders>
              <w:bottom w:val="nil"/>
            </w:tcBorders>
          </w:tcPr>
          <w:p ns2:paraId="4639E39C" ns2:textId="77777777" w:rsidR="008F3380" w:rsidRPr="00AA611B" w:rsidRDefault="008F3380" w:rsidP="007B6957">
            <w:pPr>
              <w:rPr>
                <w:sz w:val="20"/>
                <w:szCs w:val="20"/>
              </w:rPr>
            </w:pPr>
          </w:p>
        </w:tc>
        <w:tc>
          <w:tcPr>
            <w:tcW w:w="1880" w:type="dxa"/>
          </w:tcPr>
          <w:p ns2:paraId="35DDB855" ns2:textId="77777777" w:rsidR="008F3380" w:rsidRPr="00AA611B" w:rsidRDefault="00895D30" w:rsidP="007B6957">
            <w:pPr>
              <w:rPr>
                <w:sz w:val="20"/>
                <w:szCs w:val="20"/>
              </w:rPr>
            </w:pPr>
            <w:r w:rsidRPr="00AA611B">
              <w:rPr>
                <w:sz w:val="20"/>
                <w:szCs w:val="20"/>
              </w:rPr>
              <w:t>Albumin</w:t>
            </w:r>
          </w:p>
        </w:tc>
        <w:tc>
          <w:tcPr>
            <w:tcW w:w="1810" w:type="dxa"/>
            <w:gridSpan w:val="2"/>
          </w:tcPr>
          <w:p ns2:paraId="15F5547F" ns2:textId="77777777" w:rsidR="008F3380" w:rsidRPr="00AA611B" w:rsidRDefault="00895D30" w:rsidP="007B6957">
            <w:pPr>
              <w:rPr>
                <w:sz w:val="20"/>
                <w:szCs w:val="20"/>
              </w:rPr>
            </w:pPr>
            <w:r w:rsidRPr="00AA611B">
              <w:rPr>
                <w:sz w:val="20"/>
                <w:szCs w:val="20"/>
              </w:rPr>
              <w:t>Bicarbonate or CO</w:t>
            </w:r>
            <w:r w:rsidRPr="00AA611B">
              <w:rPr>
                <w:sz w:val="20"/>
                <w:szCs w:val="20"/>
                <w:vertAlign w:val="subscript"/>
              </w:rPr>
              <w:t>2</w:t>
            </w:r>
          </w:p>
        </w:tc>
        <w:tc>
          <w:tcPr>
            <w:tcW w:w="1418" w:type="dxa"/>
            <w:gridSpan w:val="2"/>
          </w:tcPr>
          <w:p ns2:paraId="7FB747C7" ns2:textId="77777777" w:rsidR="008F3380" w:rsidRPr="00AA611B" w:rsidRDefault="00895D30" w:rsidP="007B6957">
            <w:pPr>
              <w:rPr>
                <w:sz w:val="20"/>
                <w:szCs w:val="20"/>
              </w:rPr>
            </w:pPr>
            <w:r w:rsidRPr="00AA611B">
              <w:rPr>
                <w:sz w:val="20"/>
                <w:szCs w:val="20"/>
              </w:rPr>
              <w:t>Chloride</w:t>
            </w:r>
          </w:p>
        </w:tc>
        <w:tc>
          <w:tcPr>
            <w:tcW w:w="2337" w:type="dxa"/>
          </w:tcPr>
          <w:p ns2:paraId="35498D9D" ns2:textId="77777777" w:rsidR="008F3380" w:rsidRPr="00AA611B" w:rsidRDefault="00895D30" w:rsidP="007B6957">
            <w:pPr>
              <w:rPr>
                <w:sz w:val="20"/>
                <w:szCs w:val="20"/>
              </w:rPr>
            </w:pPr>
            <w:r w:rsidRPr="00AA611B">
              <w:rPr>
                <w:sz w:val="20"/>
                <w:szCs w:val="20"/>
              </w:rPr>
              <w:t>Phosphorous</w:t>
            </w:r>
          </w:p>
        </w:tc>
      </w:tr>
      <w:tr w:rsidR="003117E4" ns2:paraId="592DD647" ns2:textId="77777777" w:rsidTr="007B6957">
        <w:tc>
          <w:tcPr>
            <w:tcW w:w="1555" w:type="dxa"/>
            <w:tcBorders>
              <w:top w:val="nil"/>
              <w:bottom w:val="nil"/>
            </w:tcBorders>
          </w:tcPr>
          <w:p ns2:paraId="305C27A4" ns2:textId="77777777" w:rsidR="008F3380" w:rsidRPr="00AA611B" w:rsidRDefault="008F3380" w:rsidP="007B6957">
            <w:pPr>
              <w:rPr>
                <w:sz w:val="20"/>
                <w:szCs w:val="20"/>
              </w:rPr>
            </w:pPr>
          </w:p>
        </w:tc>
        <w:tc>
          <w:tcPr>
            <w:tcW w:w="1880" w:type="dxa"/>
          </w:tcPr>
          <w:p ns2:paraId="5A6985FC" ns2:textId="77777777" w:rsidR="008F3380" w:rsidRPr="00AA611B" w:rsidRDefault="00895D30" w:rsidP="007B6957">
            <w:pPr>
              <w:rPr>
                <w:sz w:val="20"/>
                <w:szCs w:val="20"/>
              </w:rPr>
            </w:pPr>
            <w:r w:rsidRPr="00AA611B">
              <w:rPr>
                <w:sz w:val="20"/>
                <w:szCs w:val="20"/>
              </w:rPr>
              <w:t>Creatinine or creatinine clearance</w:t>
            </w:r>
            <w:r w:rsidRPr="00AA611B">
              <w:rPr>
                <w:sz w:val="20"/>
                <w:szCs w:val="20"/>
                <w:vertAlign w:val="superscript"/>
              </w:rPr>
              <w:t>c</w:t>
            </w:r>
          </w:p>
        </w:tc>
        <w:tc>
          <w:tcPr>
            <w:tcW w:w="1810" w:type="dxa"/>
            <w:gridSpan w:val="2"/>
          </w:tcPr>
          <w:p ns2:paraId="1D45F25C" ns2:textId="77777777" w:rsidR="008F3380" w:rsidRPr="00AA611B" w:rsidRDefault="00895D30" w:rsidP="007B6957">
            <w:pPr>
              <w:rPr>
                <w:sz w:val="20"/>
                <w:szCs w:val="20"/>
              </w:rPr>
            </w:pPr>
            <w:r w:rsidRPr="00AA611B">
              <w:rPr>
                <w:sz w:val="20"/>
                <w:szCs w:val="20"/>
              </w:rPr>
              <w:t>Sodium</w:t>
            </w:r>
          </w:p>
        </w:tc>
        <w:tc>
          <w:tcPr>
            <w:tcW w:w="1418" w:type="dxa"/>
            <w:gridSpan w:val="2"/>
          </w:tcPr>
          <w:p ns2:paraId="1F6F76C9" ns2:textId="77777777" w:rsidR="008F3380" w:rsidRPr="00AA611B" w:rsidRDefault="00895D30" w:rsidP="007B6957">
            <w:pPr>
              <w:rPr>
                <w:sz w:val="20"/>
                <w:szCs w:val="20"/>
              </w:rPr>
            </w:pPr>
            <w:r w:rsidRPr="00AA611B">
              <w:rPr>
                <w:sz w:val="20"/>
                <w:szCs w:val="20"/>
              </w:rPr>
              <w:t>ALT/SGPT</w:t>
            </w:r>
          </w:p>
        </w:tc>
        <w:tc>
          <w:tcPr>
            <w:tcW w:w="2337" w:type="dxa"/>
          </w:tcPr>
          <w:p ns2:paraId="122CBBD0" ns2:textId="77777777" w:rsidR="008F3380" w:rsidRPr="00AA611B" w:rsidRDefault="00895D30" w:rsidP="007B6957">
            <w:pPr>
              <w:rPr>
                <w:sz w:val="20"/>
                <w:szCs w:val="20"/>
              </w:rPr>
            </w:pPr>
            <w:r w:rsidRPr="00AA611B">
              <w:rPr>
                <w:sz w:val="20"/>
                <w:szCs w:val="20"/>
              </w:rPr>
              <w:t>Total Protein</w:t>
            </w:r>
          </w:p>
        </w:tc>
      </w:tr>
      <w:tr w:rsidR="003117E4" ns2:paraId="5B5DAC24" ns2:textId="77777777" w:rsidTr="007B6957">
        <w:tc>
          <w:tcPr>
            <w:tcW w:w="1555" w:type="dxa"/>
            <w:tcBorders>
              <w:top w:val="nil"/>
            </w:tcBorders>
          </w:tcPr>
          <w:p ns2:paraId="4E825914" ns2:textId="77777777" w:rsidR="008F3380" w:rsidRPr="00AA611B" w:rsidRDefault="008F3380" w:rsidP="007B6957">
            <w:pPr>
              <w:rPr>
                <w:sz w:val="20"/>
                <w:szCs w:val="20"/>
              </w:rPr>
            </w:pPr>
          </w:p>
        </w:tc>
        <w:tc>
          <w:tcPr>
            <w:tcW w:w="1880" w:type="dxa"/>
          </w:tcPr>
          <w:p ns2:paraId="79A034B2" ns2:textId="77777777" w:rsidR="008F3380" w:rsidRPr="00AA611B" w:rsidRDefault="00895D30" w:rsidP="007B6957">
            <w:pPr>
              <w:rPr>
                <w:sz w:val="20"/>
                <w:szCs w:val="20"/>
              </w:rPr>
            </w:pPr>
            <w:r w:rsidRPr="00AA611B">
              <w:rPr>
                <w:sz w:val="20"/>
                <w:szCs w:val="20"/>
              </w:rPr>
              <w:t>Glucose (nonfasting)</w:t>
            </w:r>
          </w:p>
        </w:tc>
        <w:tc>
          <w:tcPr>
            <w:tcW w:w="1810" w:type="dxa"/>
            <w:gridSpan w:val="2"/>
          </w:tcPr>
          <w:p ns2:paraId="1212881A" ns2:textId="77777777" w:rsidR="008F3380" w:rsidRPr="00AA611B" w:rsidRDefault="00895D30" w:rsidP="007B6957">
            <w:pPr>
              <w:rPr>
                <w:sz w:val="20"/>
                <w:szCs w:val="20"/>
              </w:rPr>
            </w:pPr>
            <w:r w:rsidRPr="00AA611B">
              <w:rPr>
                <w:sz w:val="20"/>
                <w:szCs w:val="20"/>
              </w:rPr>
              <w:t>Calcium</w:t>
            </w:r>
          </w:p>
        </w:tc>
        <w:tc>
          <w:tcPr>
            <w:tcW w:w="1418" w:type="dxa"/>
            <w:gridSpan w:val="2"/>
          </w:tcPr>
          <w:p ns2:paraId="6BFC1599" ns2:textId="77777777" w:rsidR="008F3380" w:rsidRPr="00AA611B" w:rsidRDefault="00895D30" w:rsidP="007B6957">
            <w:pPr>
              <w:rPr>
                <w:sz w:val="20"/>
                <w:szCs w:val="20"/>
              </w:rPr>
            </w:pPr>
            <w:r w:rsidRPr="00AA611B">
              <w:rPr>
                <w:sz w:val="20"/>
                <w:szCs w:val="20"/>
              </w:rPr>
              <w:t>Alkaline phosphatase</w:t>
            </w:r>
          </w:p>
        </w:tc>
        <w:tc>
          <w:tcPr>
            <w:tcW w:w="2337" w:type="dxa"/>
          </w:tcPr>
          <w:p ns2:paraId="40D58BB6" ns2:textId="77777777" w:rsidR="008F3380" w:rsidRPr="00AA611B" w:rsidRDefault="00895D30" w:rsidP="007B6957">
            <w:pPr>
              <w:rPr>
                <w:sz w:val="20"/>
                <w:szCs w:val="20"/>
              </w:rPr>
            </w:pPr>
            <w:r w:rsidRPr="00AA611B">
              <w:rPr>
                <w:sz w:val="20"/>
                <w:szCs w:val="20"/>
              </w:rPr>
              <w:t>LDH</w:t>
            </w:r>
          </w:p>
        </w:tc>
      </w:tr>
      <w:tr w:rsidR="003117E4" ns2:paraId="3998095B" ns2:textId="77777777" w:rsidTr="007B6957">
        <w:tc>
          <w:tcPr>
            <w:tcW w:w="1555" w:type="dxa"/>
          </w:tcPr>
          <w:p ns2:paraId="33A1D7EA" ns2:textId="77777777" w:rsidR="008F3380" w:rsidRPr="00AA611B" w:rsidRDefault="00895D30" w:rsidP="007B6957">
            <w:pPr>
              <w:pStyle w:val="Paragraph"/>
              <w:spacing w:before="0" w:after="0"/>
              <w:rPr>
                <w:sz w:val="20"/>
                <w:szCs w:val="20"/>
              </w:rPr>
            </w:pPr>
            <w:r w:rsidRPr="00AA611B">
              <w:rPr>
                <w:sz w:val="20"/>
                <w:szCs w:val="20"/>
              </w:rPr>
              <w:t>Routine Urinalysis</w:t>
            </w:r>
          </w:p>
        </w:tc>
        <w:tc>
          <w:tcPr>
            <w:tcW w:w="7445" w:type="dxa"/>
            <w:gridSpan w:val="6"/>
          </w:tcPr>
          <w:p ns2:paraId="62E508FE" ns2:textId="77777777" w:rsidR="008F3380" w:rsidRPr="00AA611B" w:rsidRDefault="00895D30" w:rsidP="007B6957">
            <w:pPr>
              <w:pStyle w:val="ListBullet"/>
              <w:spacing w:before="0"/>
              <w:rPr>
                <w:sz w:val="20"/>
              </w:rPr>
            </w:pPr>
            <w:r w:rsidRPr="00AA611B">
              <w:rPr>
                <w:sz w:val="20"/>
              </w:rPr>
              <w:t>Specific gravity</w:t>
            </w:r>
          </w:p>
          <w:p ns2:paraId="0796E213" ns2:textId="77777777" w:rsidR="008F3380" w:rsidRPr="00AA611B" w:rsidRDefault="00895D30" w:rsidP="007B6957">
            <w:pPr>
              <w:pStyle w:val="ListBullet"/>
              <w:spacing w:before="0"/>
              <w:rPr>
                <w:sz w:val="20"/>
              </w:rPr>
            </w:pPr>
            <w:r w:rsidRPr="00AA611B">
              <w:rPr>
                <w:sz w:val="20"/>
              </w:rPr>
              <w:t xml:space="preserve">pH, glucose, protein, blood, ketones, </w:t>
            </w:r>
            <w:r>
              <w:rPr>
                <w:sz w:val="20"/>
              </w:rPr>
              <w:t>(</w:t>
            </w:r>
            <w:r w:rsidRPr="00AA611B">
              <w:rPr>
                <w:sz w:val="20"/>
              </w:rPr>
              <w:t>bilirubin, urobilinogen, nitrite, leukocyte esterase</w:t>
            </w:r>
            <w:r>
              <w:rPr>
                <w:sz w:val="20"/>
              </w:rPr>
              <w:t>)</w:t>
            </w:r>
            <w:r w:rsidRPr="00AA611B">
              <w:rPr>
                <w:sz w:val="20"/>
              </w:rPr>
              <w:t xml:space="preserve"> by dipstick</w:t>
            </w:r>
          </w:p>
          <w:p ns2:paraId="426BB8A9" ns2:textId="77777777" w:rsidR="008F3380" w:rsidRPr="00AA611B" w:rsidRDefault="00895D30" w:rsidP="007B6957">
            <w:pPr>
              <w:pStyle w:val="ListBullet"/>
              <w:spacing w:before="0"/>
              <w:rPr>
                <w:sz w:val="20"/>
              </w:rPr>
            </w:pPr>
            <w:r w:rsidRPr="00AA611B">
              <w:rPr>
                <w:sz w:val="20"/>
              </w:rPr>
              <w:t>Microscopic examination (if blood or protein is abnormal, or as per local standard of care)</w:t>
            </w:r>
          </w:p>
        </w:tc>
      </w:tr>
      <w:tr w:rsidR="003117E4" ns2:paraId="101570ED" ns2:textId="77777777" w:rsidTr="007B6957">
        <w:tc>
          <w:tcPr>
            <w:tcW w:w="1555" w:type="dxa"/>
          </w:tcPr>
          <w:p ns2:paraId="18ABB95C" ns2:textId="77777777" w:rsidR="008F3380" w:rsidRPr="00AA611B" w:rsidRDefault="00895D30" w:rsidP="00F26E7F">
            <w:pPr>
              <w:pStyle w:val="Paragraph"/>
              <w:keepNext/>
              <w:keepLines/>
              <w:spacing w:before="0" w:after="0"/>
              <w:rPr>
                <w:sz w:val="20"/>
                <w:szCs w:val="20"/>
              </w:rPr>
            </w:pPr>
            <w:r w:rsidRPr="00AA611B">
              <w:rPr>
                <w:sz w:val="20"/>
                <w:szCs w:val="20"/>
              </w:rPr>
              <w:t>Pregnancy Testing</w:t>
            </w:r>
          </w:p>
        </w:tc>
        <w:tc>
          <w:tcPr>
            <w:tcW w:w="7445" w:type="dxa"/>
            <w:gridSpan w:val="6"/>
          </w:tcPr>
          <w:p ns2:paraId="0EF2B4F9" ns2:textId="77777777" w:rsidR="008F3380" w:rsidRPr="00AA611B" w:rsidRDefault="00895D30" w:rsidP="00F26E7F">
            <w:pPr>
              <w:pStyle w:val="ListBullet"/>
              <w:keepNext/>
              <w:spacing w:before="0"/>
              <w:rPr>
                <w:sz w:val="20"/>
              </w:rPr>
            </w:pPr>
            <w:r w:rsidRPr="00AA611B">
              <w:rPr>
                <w:sz w:val="20"/>
              </w:rPr>
              <w:t>Highly sensitive serum or urine hCG pregnancy test (as needed for POCBP)</w:t>
            </w:r>
          </w:p>
        </w:tc>
      </w:tr>
      <w:tr w:rsidR="003117E4" ns2:paraId="3CE20E0A" ns2:textId="77777777" w:rsidTr="007B6957">
        <w:tc>
          <w:tcPr>
            <w:tcW w:w="1555" w:type="dxa"/>
          </w:tcPr>
          <w:p ns2:paraId="2199FDFB" ns2:textId="77777777" w:rsidR="008F3380" w:rsidRPr="00AA611B" w:rsidRDefault="00895D30" w:rsidP="00F26E7F">
            <w:pPr>
              <w:pStyle w:val="Paragraph"/>
              <w:keepNext/>
              <w:keepLines/>
              <w:spacing w:before="0" w:after="0"/>
              <w:rPr>
                <w:sz w:val="20"/>
                <w:szCs w:val="20"/>
              </w:rPr>
            </w:pPr>
            <w:r w:rsidRPr="00AA611B">
              <w:rPr>
                <w:sz w:val="20"/>
                <w:szCs w:val="20"/>
              </w:rPr>
              <w:t>Other Screening Tests</w:t>
            </w:r>
          </w:p>
        </w:tc>
        <w:tc>
          <w:tcPr>
            <w:tcW w:w="7445" w:type="dxa"/>
            <w:gridSpan w:val="6"/>
          </w:tcPr>
          <w:p ns2:paraId="2BB13D68" ns2:textId="77777777" w:rsidR="008F3380" w:rsidRPr="00AA611B" w:rsidRDefault="00895D30" w:rsidP="00F26E7F">
            <w:pPr>
              <w:pStyle w:val="ListBullet"/>
              <w:keepNext/>
              <w:spacing w:before="0"/>
              <w:rPr>
                <w:sz w:val="20"/>
              </w:rPr>
            </w:pPr>
            <w:r w:rsidRPr="00AA611B">
              <w:rPr>
                <w:sz w:val="20"/>
              </w:rPr>
              <w:t>FSH (as needed in PONCBP only)</w:t>
            </w:r>
          </w:p>
          <w:p ns2:paraId="498D939A" ns2:textId="77777777" w:rsidR="008F3380" w:rsidRPr="00AA611B" w:rsidRDefault="00895D30" w:rsidP="00F26E7F">
            <w:pPr>
              <w:pStyle w:val="ListBullet"/>
              <w:keepNext/>
              <w:spacing w:before="0"/>
              <w:rPr>
                <w:sz w:val="20"/>
              </w:rPr>
            </w:pPr>
            <w:r w:rsidRPr="00AA611B">
              <w:rPr>
                <w:sz w:val="20"/>
              </w:rPr>
              <w:t xml:space="preserve">Serology (HIV antibody, HBsAg, and hepatitis C virus antibody) as </w:t>
            </w:r>
            <w:r>
              <w:rPr>
                <w:sz w:val="20"/>
              </w:rPr>
              <w:t>defined Section 5.1 (Inclusion Criteria 8, 9, and 10)</w:t>
            </w:r>
            <w:r w:rsidRPr="00AA611B">
              <w:rPr>
                <w:sz w:val="20"/>
              </w:rPr>
              <w:t>. Refer to Appendix 7 for country-specific requirements</w:t>
            </w:r>
            <w:r>
              <w:rPr>
                <w:sz w:val="20"/>
              </w:rPr>
              <w:t>. See SoA for on-study requirements.</w:t>
            </w:r>
          </w:p>
          <w:p ns2:paraId="57644619" ns2:textId="77777777" w:rsidR="008F3380" w:rsidRPr="00AA611B" w:rsidRDefault="00895D30" w:rsidP="00F26E7F">
            <w:pPr>
              <w:pStyle w:val="ListBullet"/>
              <w:keepNext/>
              <w:spacing w:before="0"/>
              <w:rPr>
                <w:sz w:val="20"/>
              </w:rPr>
            </w:pPr>
            <w:r w:rsidRPr="00AA611B">
              <w:rPr>
                <w:sz w:val="20"/>
              </w:rPr>
              <w:t>Coagulation factors (PT or INR, and aPTT/PTT). Additional testing to be conducted as clinically indicated for participants taking anticoagulation therapy</w:t>
            </w:r>
          </w:p>
        </w:tc>
      </w:tr>
      <w:tr w:rsidR="003117E4" ns2:paraId="18D4C3F8" ns2:textId="77777777" w:rsidTr="007B6957">
        <w:tc>
          <w:tcPr>
            <w:tcW w:w="9000" w:type="dxa"/>
            <w:gridSpan w:val="7"/>
          </w:tcPr>
          <w:p ns2:paraId="4741711F" ns2:textId="77777777" w:rsidR="008F3380" w:rsidRPr="008F3380" w:rsidRDefault="00895D30" w:rsidP="007B6957">
            <w:pPr>
              <w:pStyle w:val="TableFootnote"/>
              <w:ind w:left="37" w:right="142" w:hanging="8"/>
            </w:pPr>
            <w:r w:rsidRPr="008F3380">
              <w:t>ALT=alanine aminotransferase; aPTT=activated partial thromboplastin time; AST=aspartate aminotransferase; BUN=blood urea nitrogen; FSH=follicle-stimulating hormone; HBsAg=hepatitis B virus surface antigen; hCG=human chorionic gonadotropin; HIV=human immunodeficiency virus; INR=International normalized ratio; LDH=lactate dehydrogenase; MCH=mean corpuscular hemoglobin; MCV=mean corpuscular volume; POCBP=participant of childbearing potential; PONCBP=participant of nonchildbearing potential; PT=prothrombin time; RBC=red blood cell; SGOT=serum glutamic oxaloacetic transaminase; SGPT=serum glutamic pyruvic transaminase; SoA=schedule of Activities; ULN=upper limit of normal; WBC=white blood cell.</w:t>
            </w:r>
          </w:p>
          <w:p ns2:paraId="349D83C9" ns2:textId="77777777" w:rsidR="008F3380" w:rsidRPr="008F3380" w:rsidRDefault="00895D30" w:rsidP="007B6957">
            <w:pPr>
              <w:pStyle w:val="TableFootnote"/>
            </w:pPr>
            <w:r w:rsidRPr="008F3380">
              <w:t>Notes:</w:t>
            </w:r>
          </w:p>
          <w:p ns2:paraId="19D5817A" ns2:textId="77777777" w:rsidR="008F3380" w:rsidRPr="008F3380" w:rsidRDefault="00895D30" w:rsidP="00DF070C">
            <w:pPr>
              <w:pStyle w:val="TableFootnote"/>
              <w:keepLines w:val="0"/>
              <w:numPr>
                <w:ilvl w:val="0"/>
                <w:numId w:val="52"/>
              </w:numPr>
              <w:spacing w:before="0" w:after="0"/>
              <w:ind w:left="317" w:right="144" w:hanging="284"/>
            </w:pPr>
            <w:r w:rsidRPr="008F3380">
              <w:t>Absolute number is required and % differential is requested if available.</w:t>
            </w:r>
          </w:p>
          <w:p ns2:paraId="2ED4D56D" ns2:textId="77777777" w:rsidR="008F3380" w:rsidRPr="008F3380" w:rsidRDefault="00895D30" w:rsidP="00DF070C">
            <w:pPr>
              <w:pStyle w:val="TableFootnote"/>
              <w:keepLines w:val="0"/>
              <w:numPr>
                <w:ilvl w:val="0"/>
                <w:numId w:val="52"/>
              </w:numPr>
              <w:spacing w:before="0" w:after="0"/>
              <w:ind w:left="317" w:right="144" w:hanging="284"/>
            </w:pPr>
            <w:r w:rsidRPr="008F3380">
              <w:t>BUN is preferred; if not available, urea may be tested.</w:t>
            </w:r>
          </w:p>
          <w:p ns2:paraId="360C819A" ns2:textId="77777777" w:rsidR="008F3380" w:rsidRPr="008F3380" w:rsidRDefault="00895D30" w:rsidP="00DF070C">
            <w:pPr>
              <w:pStyle w:val="TableFootnote"/>
              <w:keepLines w:val="0"/>
              <w:numPr>
                <w:ilvl w:val="0"/>
                <w:numId w:val="52"/>
              </w:numPr>
              <w:spacing w:before="0" w:after="0"/>
              <w:ind w:left="317" w:right="144" w:hanging="284"/>
            </w:pPr>
            <w:r w:rsidRPr="008F3380">
              <w:t>GFR (measured or calculated) or creatinine clearance can be used in place of creatinine.</w:t>
            </w:r>
          </w:p>
        </w:tc>
      </w:tr>
    </w:tbl>
    <w:p ns2:paraId="356EBE76" ns2:textId="77777777" w:rsidR="009858CB" w:rsidRPr="008A4C2E" w:rsidRDefault="00895D30" w:rsidP="00FA19C0">
      <w:pPr>
        <w:pStyle w:val="paragraph0"/>
      </w:pPr>
      <w:del w:id="17205" w:author="GoldenCorpusHarness" w:date="2026-03-28T22:23:47Z">
        <w:r>
          <w:delText>The</w:delText>
        </w:r>
      </w:del>
      <w:ins w:id="17206" w:author="GoldenCorpusHarness" w:date="2026-03-28T22:23:47Z">
        <w:r>
          <w:t>PLCγ2</w:t>
        </w:r>
      </w:ins>
      <w:r>
        <w:t xml:space="preserve"> </w:t>
      </w:r>
      <w:del w:id="17207" w:author="GoldenCorpusHarness" w:date="2026-03-28T22:23:47Z">
        <w:r>
          <w:delText>inves</w:delText>
        </w:r>
      </w:del>
      <w:ins w:id="17208" w:author="GoldenCorpusHarness" w:date="2026-03-28T22:23:47Z">
        <w:r>
          <w:t>(mu</w:t>
        </w:r>
      </w:ins>
      <w:r>
        <w:t>t</w:t>
      </w:r>
      <w:del w:id="17209" w:author="GoldenCorpusHarness" w:date="2026-03-28T22:23:47Z">
        <w:r>
          <w:delText>ig</w:delText>
        </w:r>
      </w:del>
      <w:r>
        <w:t>at</w:t>
      </w:r>
      <w:del w:id="17210" w:author="GoldenCorpusHarness" w:date="2026-03-28T22:23:47Z">
        <w:r>
          <w:delText>or (or medically qualifi</w:delText>
        </w:r>
      </w:del>
      <w:r>
        <w:t xml:space="preserve">ed </w:t>
      </w:r>
      <w:del w:id="17211" w:author="GoldenCorpusHarness" w:date="2026-03-28T22:23:47Z">
        <w:r>
          <w:delText>de</w:delText>
        </w:r>
      </w:del>
      <w:ins w:id="17212" w:author="GoldenCorpusHarness" w:date="2026-03-28T22:23:47Z">
        <w:r>
          <w:t>v</w:t>
        </w:r>
      </w:ins>
      <w:r>
        <w:t>s</w:t>
      </w:r>
      <w:del w:id="17213" w:author="GoldenCorpusHarness" w:date="2026-03-28T22:23:47Z">
        <w:r>
          <w:delText>ig</w:delText>
        </w:r>
      </w:del>
      <w:ins w:id="17214" w:author="GoldenCorpusHarness" w:date="2026-03-28T22:23:47Z">
        <w:r>
          <w:t xml:space="preserve"> u</w:t>
        </w:r>
      </w:ins>
      <w:r>
        <w:t>n</w:t>
      </w:r>
      <w:del w:id="17215" w:author="GoldenCorpusHarness" w:date="2026-03-28T22:23:47Z">
        <w:r>
          <w:delText xml:space="preserve">ee) </w:delText>
        </w:r>
      </w:del>
      <w:r>
        <w:t>mu</w:t>
      </w:r>
      <w:del w:id="17216" w:author="GoldenCorpusHarness" w:date="2026-03-28T22:23:47Z">
        <w:r>
          <w:delText>s</w:delText>
        </w:r>
      </w:del>
      <w:r>
        <w:t>t</w:t>
      </w:r>
      <w:del w:id="17217" w:author="GoldenCorpusHarness" w:date="2026-03-28T22:23:47Z">
        <w:r>
          <w:delText xml:space="preserve"> document their review of each labor</w:delText>
        </w:r>
      </w:del>
      <w:r>
        <w:t>at</w:t>
      </w:r>
      <w:del w:id="17218" w:author="GoldenCorpusHarness" w:date="2026-03-28T22:23:47Z">
        <w:r>
          <w:delText>ory saf</w:delText>
        </w:r>
      </w:del>
      <w:r>
        <w:t>e</w:t>
      </w:r>
      <w:del w:id="17219" w:author="GoldenCorpusHarness" w:date="2026-03-28T22:23:47Z">
        <w:r>
          <w:delText>ty report</w:delText>
        </w:r>
      </w:del>
      <w:ins w:id="17220" w:author="GoldenCorpusHarness" w:date="2026-03-28T22:23:47Z">
        <w:r>
          <w:t>d)</w:t>
        </w:r>
      </w:ins>
      <w:r>
        <w:t>.</w:t>
      </w:r>
    </w:p>
    <w:p ns2:paraId="748D85A3" ns2:textId="20F15823" w:rsidR="00EE328F" w:rsidRPr="00EE328F" w:rsidRDefault="00895D30" w:rsidP="00F233CD">
      <w:pPr>
        <w:pStyle w:val="Heading2"/>
        <w:pageBreakBefore/>
      </w:pPr>
      <w:del w:id="17221" w:author="GoldenCorpusHarness" w:date="2026-03-28T22:23:47Z">
        <w:r>
          <w:delText>Append</w:delText>
        </w:r>
      </w:del>
      <w:ins w:id="17222" w:author="GoldenCorpusHarness" w:date="2026-03-28T22:23:47Z">
        <w:r>
          <w:t>Ra</w:t>
        </w:r>
      </w:ins>
      <w:r>
        <w:t>i</w:t>
      </w:r>
      <w:del w:id="17223" w:author="GoldenCorpusHarness" w:date="2026-03-28T22:23:47Z">
        <w:r>
          <w:delText>x 3:</w:delText>
        </w:r>
      </w:del>
      <w:r>
        <w:t xml:space="preserve"> </w:t>
      </w:r>
      <w:del w:id="17224" w:author="GoldenCorpusHarness" w:date="2026-03-28T22:23:47Z">
        <w:r>
          <w:delText>Adver</w:delText>
        </w:r>
      </w:del>
      <w:r>
        <w:t>s</w:t>
      </w:r>
      <w:ins w:id="17225" w:author="GoldenCorpusHarness" w:date="2026-03-28T22:23:47Z">
        <w:r>
          <w:t>tag</w:t>
        </w:r>
      </w:ins>
      <w:r>
        <w:t xml:space="preserve">e </w:t>
      </w:r>
      <w:del w:id="17226" w:author="GoldenCorpusHarness" w:date="2026-03-28T22:23:47Z">
        <w:r>
          <w:delText>E</w:delText>
        </w:r>
      </w:del>
      <w:ins w:id="17227" w:author="GoldenCorpusHarness" w:date="2026-03-28T22:23:47Z">
        <w:r>
          <w:t xml:space="preserve">(1 to 2 </w:t>
        </w:r>
      </w:ins>
      <w:r>
        <w:t>v</w:t>
      </w:r>
      <w:del w:id="17228" w:author="GoldenCorpusHarness" w:date="2026-03-28T22:23:47Z">
        <w:r>
          <w:delText>e</w:delText>
        </w:r>
      </w:del>
      <w:ins w:id="17229" w:author="GoldenCorpusHarness" w:date="2026-03-28T22:23:47Z">
        <w:r>
          <w:t>s 3 to 4) (CLL participa</w:t>
        </w:r>
      </w:ins>
      <w:r>
        <w:t>nts</w:t>
      </w:r>
      <w:del w:id="17230" w:author="GoldenCorpusHarness" w:date="2026-03-28T22:23:47Z">
        <w:r>
          <w:delText>:</w:delText>
        </w:r>
      </w:del>
      <w:r>
        <w:t xml:space="preserve"> </w:t>
      </w:r>
      <w:del w:id="17231" w:author="GoldenCorpusHarness" w:date="2026-03-28T22:23:47Z">
        <w:r>
          <w:delText>Definiti</w:delText>
        </w:r>
      </w:del>
      <w:r>
        <w:t>on</w:t>
      </w:r>
      <w:del w:id="17232" w:author="GoldenCorpusHarness" w:date="2026-03-28T22:23:47Z">
        <w:r>
          <w:delText>s and Procedures for Recording, Eva</w:delText>
        </w:r>
      </w:del>
      <w:r>
        <w:t>l</w:t>
      </w:r>
      <w:del w:id="17233" w:author="GoldenCorpusHarness" w:date="2026-03-28T22:23:47Z">
        <w:r>
          <w:delText>uating, Follow-up, and Reporting</w:delText>
        </w:r>
      </w:del>
      <w:ins w:id="17234" w:author="GoldenCorpusHarness" w:date="2026-03-28T22:23:47Z">
        <w:r>
          <w:t>y).</w:t>
        </w:r>
      </w:ins>
    </w:p>
    <w:p ns2:paraId="744CB712" ns2:textId="77777777" w:rsidR="00F64EA2" w:rsidRPr="007633E3" w:rsidRDefault="00895D30" w:rsidP="009A410C">
      <w:pPr>
        <w:pStyle w:val="Heading3"/>
      </w:pPr>
      <w:del w:id="17235" w:author="GoldenCorpusHarness" w:date="2026-03-28T22:23:47Z">
        <w:r>
          <w:delText>Def</w:delText>
        </w:r>
      </w:del>
      <w:ins w:id="17236" w:author="GoldenCorpusHarness" w:date="2026-03-28T22:23:47Z">
        <w:r>
          <w:t>B</w:t>
        </w:r>
      </w:ins>
      <w:r>
        <w:t>in</w:t>
      </w:r>
      <w:del w:id="17237" w:author="GoldenCorpusHarness" w:date="2026-03-28T22:23:47Z">
        <w:r>
          <w:delText>i</w:delText>
        </w:r>
      </w:del>
      <w:ins w:id="17238" w:author="GoldenCorpusHarness" w:date="2026-03-28T22:23:47Z">
        <w:r>
          <w:t>et stage (A vs B vs C) (CLL par</w:t>
        </w:r>
      </w:ins>
      <w:r>
        <w:t>ti</w:t>
      </w:r>
      <w:del w:id="17239" w:author="GoldenCorpusHarness" w:date="2026-03-28T22:23:47Z">
        <w:r>
          <w:delText>o</w:delText>
        </w:r>
      </w:del>
      <w:ins w:id="17240" w:author="GoldenCorpusHarness" w:date="2026-03-28T22:23:47Z">
        <w:r>
          <w:t>cipa</w:t>
        </w:r>
      </w:ins>
      <w:r>
        <w:t>n</w:t>
      </w:r>
      <w:ins w:id="17241" w:author="GoldenCorpusHarness" w:date="2026-03-28T22:23:47Z">
        <w:r>
          <w:t>t</w:t>
        </w:r>
      </w:ins>
      <w:r>
        <w:t>s o</w:t>
      </w:r>
      <w:del w:id="17242" w:author="GoldenCorpusHarness" w:date="2026-03-28T22:23:47Z">
        <w:r>
          <w:delText>f Medicatio</w:delText>
        </w:r>
      </w:del>
      <w:r>
        <w:t>n</w:t>
      </w:r>
      <w:del w:id="17243" w:author="GoldenCorpusHarness" w:date="2026-03-28T22:23:47Z">
        <w:r>
          <w:delText xml:space="preserve"> Error, Misuse, and Abuse</w:delText>
        </w:r>
      </w:del>
      <w:ins w:id="17244" w:author="GoldenCorpusHarness" w:date="2026-03-28T22:23:47Z">
        <w:r>
          <w:t>ly).</w:t>
        </w:r>
      </w:ins>
    </w:p>
    <w:p ns2:paraId="3E182D4B" ns2:textId="77777777" w:rsidR="00F64EA2" w:rsidRPr="009A410C" w:rsidRDefault="00895D30" w:rsidP="00D83578">
      <w:pPr>
        <w:pStyle w:val="ParagraphBold"/>
        <w:keepNext/>
        <w:rPr>
          <w:bCs/>
        </w:rPr>
      </w:pPr>
      <w:del w:id="17245" w:author="GoldenCorpusHarness" w:date="2026-03-28T22:23:47Z">
        <w:r>
          <w:delText>Me</w:delText>
        </w:r>
      </w:del>
      <w:ins w:id="17246" w:author="GoldenCorpusHarness" w:date="2026-03-28T22:23:47Z">
        <w:r>
          <w:t xml:space="preserve">Bulky </w:t>
        </w:r>
      </w:ins>
      <w:r>
        <w:t>di</w:t>
      </w:r>
      <w:del w:id="17247" w:author="GoldenCorpusHarness" w:date="2026-03-28T22:23:47Z">
        <w:r>
          <w:delText>c</w:delText>
        </w:r>
      </w:del>
      <w:ins w:id="17248" w:author="GoldenCorpusHarness" w:date="2026-03-28T22:23:47Z">
        <w:r>
          <w:t>se</w:t>
        </w:r>
      </w:ins>
      <w:r>
        <w:t>a</w:t>
      </w:r>
      <w:del w:id="17249" w:author="GoldenCorpusHarness" w:date="2026-03-28T22:23:47Z">
        <w:r>
          <w:delText>ti</w:delText>
        </w:r>
      </w:del>
      <w:ins w:id="17250" w:author="GoldenCorpusHarness" w:date="2026-03-28T22:23:47Z">
        <w:r>
          <w:t>se (yes vs n</w:t>
        </w:r>
      </w:ins>
      <w:r>
        <w:t>o</w:t>
      </w:r>
      <w:del w:id="17251" w:author="GoldenCorpusHarness" w:date="2026-03-28T22:23:47Z">
        <w:r>
          <w:delText>n error</w:delText>
        </w:r>
      </w:del>
      <w:ins w:id="17252" w:author="GoldenCorpusHarness" w:date="2026-03-28T22:23:47Z">
        <w:r>
          <w:t>).</w:t>
        </w:r>
      </w:ins>
    </w:p>
    <w:p ns2:paraId="408E648C" ns2:textId="77777777" w:rsidR="00F64EA2" w:rsidRPr="00D83578" w:rsidRDefault="00895D30" w:rsidP="007633E3">
      <w:pPr>
        <w:pStyle w:val="Paragraph"/>
      </w:pPr>
      <w:del w:id="17253" w:author="GoldenCorpusHarness" w:date="2026-03-28T22:23:47Z">
        <w:r>
          <w:delText>Th</w:delText>
        </w:r>
      </w:del>
      <w:ins w:id="17254" w:author="GoldenCorpusHarness" w:date="2026-03-28T22:23:47Z">
        <w:r>
          <w:t>Pr</w:t>
        </w:r>
      </w:ins>
      <w:r>
        <w:t>i</w:t>
      </w:r>
      <w:del w:id="17255" w:author="GoldenCorpusHarness" w:date="2026-03-28T22:23:47Z">
        <w:r>
          <w:delText xml:space="preserve">s is an unintended failure in the drug treatment process that leads to </w:delText>
        </w:r>
      </w:del>
      <w:r>
        <w:t xml:space="preserve">or </w:t>
      </w:r>
      <w:del w:id="17256" w:author="GoldenCorpusHarness" w:date="2026-03-28T22:23:47Z">
        <w:r>
          <w:delText>ha</w:delText>
        </w:r>
      </w:del>
      <w:ins w:id="17257" w:author="GoldenCorpusHarness" w:date="2026-03-28T22:23:47Z">
        <w:r>
          <w:t>use of BTKi (ye</w:t>
        </w:r>
      </w:ins>
      <w:r>
        <w:t xml:space="preserve">s </w:t>
      </w:r>
      <w:del w:id="17258" w:author="GoldenCorpusHarness" w:date="2026-03-28T22:23:47Z">
        <w:r>
          <w:delText>the</w:delText>
        </w:r>
      </w:del>
      <w:ins w:id="17259" w:author="GoldenCorpusHarness" w:date="2026-03-28T22:23:47Z">
        <w:r>
          <w:t>vs</w:t>
        </w:r>
      </w:ins>
      <w:r>
        <w:t xml:space="preserve"> </w:t>
      </w:r>
      <w:del w:id="17260" w:author="GoldenCorpusHarness" w:date="2026-03-28T22:23:47Z">
        <w:r>
          <w:delText>p</w:delText>
        </w:r>
      </w:del>
      <w:ins w:id="17261" w:author="GoldenCorpusHarness" w:date="2026-03-28T22:23:47Z">
        <w:r>
          <w:t>n</w:t>
        </w:r>
      </w:ins>
      <w:r>
        <w:t>o</w:t>
      </w:r>
      <w:del w:id="17262" w:author="GoldenCorpusHarness" w:date="2026-03-28T22:23:47Z">
        <w:r>
          <w:delText>tential to lead to harm to the patient</w:delText>
        </w:r>
      </w:del>
      <w:ins w:id="17263" w:author="GoldenCorpusHarness" w:date="2026-03-28T22:23:47Z">
        <w:r>
          <w:t>)</w:t>
        </w:r>
      </w:ins>
      <w:r>
        <w:t>.</w:t>
      </w:r>
    </w:p>
    <w:p ns2:paraId="31B42195" ns2:textId="77777777" w:rsidR="00F64EA2" w:rsidRPr="00D83578" w:rsidRDefault="00895D30" w:rsidP="00D83578">
      <w:pPr>
        <w:pStyle w:val="ParagraphBold"/>
        <w:keepNext/>
      </w:pPr>
      <w:del w:id="17264" w:author="GoldenCorpusHarness" w:date="2026-03-28T22:23:47Z">
        <w:r>
          <w:delText>M</w:delText>
        </w:r>
      </w:del>
      <w:ins w:id="17265" w:author="GoldenCorpusHarness" w:date="2026-03-28T22:23:47Z">
        <w:r>
          <w:t>CLL-IPI (low r</w:t>
        </w:r>
      </w:ins>
      <w:r>
        <w:t>is</w:t>
      </w:r>
      <w:del w:id="17266" w:author="GoldenCorpusHarness" w:date="2026-03-28T22:23:47Z">
        <w:r>
          <w:delText>u</w:delText>
        </w:r>
      </w:del>
      <w:ins w:id="17267" w:author="GoldenCorpusHarness" w:date="2026-03-28T22:23:47Z">
        <w:r>
          <w:t>k v</w:t>
        </w:r>
      </w:ins>
      <w:r>
        <w:t>s</w:t>
      </w:r>
      <w:ins w:id="17268" w:author="GoldenCorpusHarness" w:date="2026-03-28T22:23:47Z">
        <w:r>
          <w:t xml:space="preserve"> int</w:t>
        </w:r>
      </w:ins>
      <w:r>
        <w:t>e</w:t>
      </w:r>
      <w:ins w:id="17269" w:author="GoldenCorpusHarness" w:date="2026-03-28T22:23:47Z">
        <w:r>
          <w:t>rmediate risk vs high risk vs very high risk) (CLL participants only).</w:t>
        </w:r>
      </w:ins>
    </w:p>
    <w:p ns2:paraId="667918FC" ns2:textId="77777777" w:rsidR="00F64EA2" w:rsidRPr="00D83578" w:rsidRDefault="00895D30" w:rsidP="007633E3">
      <w:pPr>
        <w:pStyle w:val="Paragraph"/>
      </w:pPr>
      <w:del w:id="17270" w:author="GoldenCorpusHarness" w:date="2026-03-28T22:23:47Z">
        <w:r>
          <w:delText>Thi</w:delText>
        </w:r>
      </w:del>
      <w:ins w:id="17271" w:author="GoldenCorpusHarness" w:date="2026-03-28T22:23:47Z">
        <w:r>
          <w:t>Complex karyotype (ye</w:t>
        </w:r>
      </w:ins>
      <w:r>
        <w:t xml:space="preserve">s </w:t>
      </w:r>
      <w:del w:id="17272" w:author="GoldenCorpusHarness" w:date="2026-03-28T22:23:47Z">
        <w:r>
          <w:delText>refer</w:delText>
        </w:r>
      </w:del>
      <w:ins w:id="17273" w:author="GoldenCorpusHarness" w:date="2026-03-28T22:23:47Z">
        <w:r>
          <w:t>v</w:t>
        </w:r>
      </w:ins>
      <w:r>
        <w:t>s</w:t>
      </w:r>
      <w:del w:id="17274" w:author="GoldenCorpusHarness" w:date="2026-03-28T22:23:47Z">
        <w:r>
          <w:delText xml:space="preserve"> to situations where the medicinal product is intentionally and inappropriately used</w:delText>
        </w:r>
      </w:del>
      <w:r>
        <w:t xml:space="preserve"> no</w:t>
      </w:r>
      <w:del w:id="17275" w:author="GoldenCorpusHarness" w:date="2026-03-28T22:23:47Z">
        <w:r>
          <w:delText>t in accordance with the terms of the product information</w:delText>
        </w:r>
      </w:del>
      <w:ins w:id="17276" w:author="GoldenCorpusHarness" w:date="2026-03-28T22:23:47Z">
        <w:r>
          <w:t>)</w:t>
        </w:r>
      </w:ins>
      <w:r>
        <w:t>.</w:t>
      </w:r>
    </w:p>
    <w:p ns2:paraId="4EC05CCE" ns2:textId="77777777" w:rsidR="00F64EA2" w:rsidRPr="00D83578" w:rsidRDefault="00895D30" w:rsidP="00D83578">
      <w:pPr>
        <w:pStyle w:val="ParagraphBold"/>
        <w:keepNext/>
      </w:pPr>
      <w:del w:id="17277" w:author="GoldenCorpusHarness" w:date="2026-03-28T22:23:47Z">
        <w:r>
          <w:delText>Abuse</w:delText>
        </w:r>
      </w:del>
    </w:p>
    <w:p ns2:paraId="44B51BD5" ns2:textId="77777777" w:rsidR="00F64EA2" w:rsidRDefault="00895D30" w:rsidP="007633E3">
      <w:pPr>
        <w:pStyle w:val="Paragraph"/>
      </w:pPr>
      <w:r>
        <w:t>Th</w:t>
      </w:r>
      <w:del w:id="17278" w:author="GoldenCorpusHarness" w:date="2026-03-28T22:23:47Z">
        <w:r>
          <w:delText>is corresponds to the persistent or sporadic intentional</w:delText>
        </w:r>
      </w:del>
      <w:ins w:id="17279" w:author="GoldenCorpusHarness" w:date="2026-03-28T22:23:47Z">
        <w:r>
          <w:t>e consistency of the treatment effect will be assessed using descriptive statistics for each category of the subgroup variables listed above. If the number of participants in a category of a subgroup variable is &lt;5% of the ITT population</w:t>
        </w:r>
      </w:ins>
      <w:r>
        <w:t xml:space="preserve">, </w:t>
      </w:r>
      <w:del w:id="17280" w:author="GoldenCorpusHarness" w:date="2026-03-28T22:23:47Z">
        <w:r>
          <w:delText>e</w:delText>
        </w:r>
      </w:del>
      <w:ins w:id="17281" w:author="GoldenCorpusHarness" w:date="2026-03-28T22:23:47Z">
        <w:r>
          <w:t>the subgroup analysis will not be performed for this category of the subgroup variable, and this subgroup variable category will not be displayed in the forest plot. The subgroup analyses for PFS and OS will be conducted using an unstratified Co</w:t>
        </w:r>
      </w:ins>
      <w:r>
        <w:t>x</w:t>
      </w:r>
      <w:del w:id="17282" w:author="GoldenCorpusHarness" w:date="2026-03-28T22:23:47Z">
        <w:r>
          <w:delText>cessive use of a</w:delText>
        </w:r>
      </w:del>
      <w:r>
        <w:t xml:space="preserve"> m</w:t>
      </w:r>
      <w:del w:id="17283" w:author="GoldenCorpusHarness" w:date="2026-03-28T22:23:47Z">
        <w:r>
          <w:delText>edicinal product for a perceived psychological or physiological re</w:delText>
        </w:r>
      </w:del>
      <w:ins w:id="17284" w:author="GoldenCorpusHarness" w:date="2026-03-28T22:23:47Z">
        <w:r>
          <w:t xml:space="preserve">odel, and the subgroup analyses for undetectable MRD and OR </w:t>
        </w:r>
      </w:ins>
      <w:r>
        <w:t>w</w:t>
      </w:r>
      <w:del w:id="17285" w:author="GoldenCorpusHarness" w:date="2026-03-28T22:23:47Z">
        <w:r>
          <w:delText>ard or desired nontherapeutic effect</w:delText>
        </w:r>
      </w:del>
      <w:ins w:id="17286" w:author="GoldenCorpusHarness" w:date="2026-03-28T22:23:47Z">
        <w:r>
          <w:t>ill be conducted using the unstratified M&amp;N method</w:t>
        </w:r>
      </w:ins>
      <w:r>
        <w:t>.</w:t>
      </w:r>
    </w:p>
    <w:p ns2:paraId="72F9A1C7" ns2:textId="77777777" w:rsidR="00EE328F" w:rsidRPr="00EE328F" w:rsidRDefault="00895D30" w:rsidP="00C96461">
      <w:pPr>
        <w:pStyle w:val="Heading3"/>
      </w:pPr>
      <w:del w:id="17287" w:author="GoldenCorpusHarness" w:date="2026-03-28T22:23:47Z">
        <w:r>
          <w:delText>D</w:delText>
        </w:r>
      </w:del>
      <w:ins w:id="17288" w:author="GoldenCorpusHarness" w:date="2026-03-28T22:23:47Z">
        <w:r>
          <w:t>Complianc</w:t>
        </w:r>
      </w:ins>
      <w:r>
        <w:t>e</w:t>
      </w:r>
      <w:del w:id="17289" w:author="GoldenCorpusHarness" w:date="2026-03-28T22:23:47Z">
        <w:r>
          <w:delText>f</w:delText>
        </w:r>
      </w:del>
      <w:ins w:id="17290" w:author="GoldenCorpusHarness" w:date="2026-03-28T22:23:47Z">
        <w:r>
          <w:t xml:space="preserve"> (Med</w:t>
        </w:r>
      </w:ins>
      <w:r>
        <w:t>i</w:t>
      </w:r>
      <w:del w:id="17291" w:author="GoldenCorpusHarness" w:date="2026-03-28T22:23:47Z">
        <w:r>
          <w:delText>ni</w:delText>
        </w:r>
      </w:del>
      <w:ins w:id="17292" w:author="GoldenCorpusHarness" w:date="2026-03-28T22:23:47Z">
        <w:r>
          <w:t>ca</w:t>
        </w:r>
      </w:ins>
      <w:r>
        <w:t xml:space="preserve">tion </w:t>
      </w:r>
      <w:del w:id="17293" w:author="GoldenCorpusHarness" w:date="2026-03-28T22:23:47Z">
        <w:r>
          <w:delText xml:space="preserve">of </w:delText>
        </w:r>
      </w:del>
      <w:r>
        <w:t>A</w:t>
      </w:r>
      <w:del w:id="17294" w:author="GoldenCorpusHarness" w:date="2026-03-28T22:23:47Z">
        <w:r>
          <w:delText>E</w:delText>
        </w:r>
      </w:del>
      <w:ins w:id="17295" w:author="GoldenCorpusHarness" w:date="2026-03-28T22:23:47Z">
        <w:r>
          <w:t>dherence)</w:t>
        </w:r>
      </w:ins>
    </w:p>
    <w:p ns2:paraId="6DC0429B" ns2:textId="77777777" w:rsidR="008465AE" w:rsidRPr="006A1FBE" w:rsidRDefault="00895D30" w:rsidP="00CE7BB0">
      <w:pPr>
        <w:pStyle w:val="ParagraphBold"/>
        <w:keepNext/>
      </w:pPr>
      <w:ins w:id="17296" w:author="GoldenCorpusHarness" w:date="2026-03-28T22:23:47Z">
        <w:r>
          <w:t xml:space="preserve">Drug accountability data for study treatment will be collected during the study. </w:t>
        </w:r>
      </w:ins>
      <w:r>
        <w:t>A</w:t>
      </w:r>
      <w:del w:id="17297" w:author="GoldenCorpusHarness" w:date="2026-03-28T22:23:47Z">
        <w:r>
          <w:delText>E</w:delText>
        </w:r>
      </w:del>
      <w:ins w:id="17298" w:author="GoldenCorpusHarness" w:date="2026-03-28T22:23:47Z">
        <w:r>
          <w:t>ny</w:t>
        </w:r>
      </w:ins>
      <w:r>
        <w:t xml:space="preserve"> de</w:t>
      </w:r>
      <w:del w:id="17299" w:author="GoldenCorpusHarness" w:date="2026-03-28T22:23:47Z">
        <w:r>
          <w:delText>f</w:delText>
        </w:r>
      </w:del>
      <w:ins w:id="17300" w:author="GoldenCorpusHarness" w:date="2026-03-28T22:23:47Z">
        <w:r>
          <w:t>v</w:t>
        </w:r>
      </w:ins>
      <w:r>
        <w:t>i</w:t>
      </w:r>
      <w:del w:id="17301" w:author="GoldenCorpusHarness" w:date="2026-03-28T22:23:47Z">
        <w:r>
          <w:delText>ni</w:delText>
        </w:r>
      </w:del>
      <w:ins w:id="17302" w:author="GoldenCorpusHarness" w:date="2026-03-28T22:23:47Z">
        <w:r>
          <w:t>a</w:t>
        </w:r>
      </w:ins>
      <w:r>
        <w:t>tion</w:t>
      </w:r>
      <w:ins w:id="17303" w:author="GoldenCorpusHarness" w:date="2026-03-28T22:23:47Z">
        <w:r>
          <w:t xml:space="preserve"> from protocol-directed administration will be reported.</w:t>
        </w:r>
      </w:ins>
    </w:p>
    <w:p ns2:paraId="03C82322" ns2:textId="77777777" w:rsidR="008465AE" w:rsidRPr="006A1FBE" w:rsidRDefault="00895D30" w:rsidP="006A56BD">
      <w:pPr>
        <w:pStyle w:val="ListBullet"/>
      </w:pPr>
      <w:del w:id="17304" w:author="GoldenCorpusHarness" w:date="2026-03-28T22:23:47Z">
        <w:r>
          <w:delText>An A</w:delText>
        </w:r>
      </w:del>
      <w:r>
        <w:t>E</w:t>
      </w:r>
      <w:del w:id="17305" w:author="GoldenCorpusHarness" w:date="2026-03-28T22:23:47Z">
        <w:r>
          <w:delText xml:space="preserve"> is any u</w:delText>
        </w:r>
      </w:del>
      <w:ins w:id="17306" w:author="GoldenCorpusHarness" w:date="2026-03-28T22:23:47Z">
        <w:r>
          <w:t>xte</w:t>
        </w:r>
      </w:ins>
      <w:r>
        <w:t>nt</w:t>
      </w:r>
      <w:del w:id="17307" w:author="GoldenCorpusHarness" w:date="2026-03-28T22:23:47Z">
        <w:r>
          <w:delText>oward medical occurrence in a clinical study participant, temporally associated with the use</w:delText>
        </w:r>
      </w:del>
      <w:r>
        <w:t xml:space="preserve"> of </w:t>
      </w:r>
      <w:ins w:id="17308" w:author="GoldenCorpusHarness" w:date="2026-03-28T22:23:47Z">
        <w:r>
          <w:t>Expo</w:t>
        </w:r>
      </w:ins>
      <w:r>
        <w:t>s</w:t>
      </w:r>
      <w:del w:id="17309" w:author="GoldenCorpusHarness" w:date="2026-03-28T22:23:47Z">
        <w:r>
          <w:delText>t</w:delText>
        </w:r>
      </w:del>
      <w:r>
        <w:t>u</w:t>
      </w:r>
      <w:del w:id="17310" w:author="GoldenCorpusHarness" w:date="2026-03-28T22:23:47Z">
        <w:r>
          <w:delText>dy intervention, whether or not conside</w:delText>
        </w:r>
      </w:del>
      <w:r>
        <w:t>re</w:t>
      </w:r>
      <w:del w:id="17311" w:author="GoldenCorpusHarness" w:date="2026-03-28T22:23:47Z">
        <w:r>
          <w:delText>d related to the study intervention.</w:delText>
        </w:r>
      </w:del>
    </w:p>
    <w:p ns2:paraId="2FF87557" ns2:textId="77777777" w:rsidR="008465AE" w:rsidRPr="006A1FBE" w:rsidRDefault="00895D30" w:rsidP="006A56BD">
      <w:pPr>
        <w:pStyle w:val="ListBullet"/>
      </w:pPr>
      <w:del w:id="17312" w:author="GoldenCorpusHarness" w:date="2026-03-28T22:23:47Z">
        <w:r>
          <w:delText xml:space="preserve">Note: An AE can therefore </w:delText>
        </w:r>
      </w:del>
      <w:ins w:id="17313" w:author="GoldenCorpusHarness" w:date="2026-03-28T22:23:47Z">
        <w:r>
          <w:t>The extent of exposure for a participant is defined as the num</w:t>
        </w:r>
      </w:ins>
      <w:r>
        <w:t>be</w:t>
      </w:r>
      <w:del w:id="17314" w:author="GoldenCorpusHarness" w:date="2026-03-28T22:23:47Z">
        <w:r>
          <w:delText xml:space="preserve"> an</w:delText>
        </w:r>
      </w:del>
      <w:ins w:id="17315" w:author="GoldenCorpusHarness" w:date="2026-03-28T22:23:47Z">
        <w:r>
          <w:t>r of da</w:t>
        </w:r>
      </w:ins>
      <w:r>
        <w:t>y</w:t>
      </w:r>
      <w:del w:id="17316" w:author="GoldenCorpusHarness" w:date="2026-03-28T22:23:47Z">
        <w:r>
          <w:delText xml:space="preserve"> unfa</w:delText>
        </w:r>
      </w:del>
      <w:ins w:id="17317" w:author="GoldenCorpusHarness" w:date="2026-03-28T22:23:47Z">
        <w:r>
          <w:t>s in which the participant recei</w:t>
        </w:r>
      </w:ins>
      <w:r>
        <w:t>v</w:t>
      </w:r>
      <w:del w:id="17318" w:author="GoldenCorpusHarness" w:date="2026-03-28T22:23:47Z">
        <w:r>
          <w:delText>orable and unintended sign (including an abnormal laborator</w:delText>
        </w:r>
      </w:del>
      <w:ins w:id="17319" w:author="GoldenCorpusHarness" w:date="2026-03-28T22:23:47Z">
        <w:r>
          <w:t>es stud</w:t>
        </w:r>
      </w:ins>
      <w:r>
        <w:t xml:space="preserve">y </w:t>
      </w:r>
      <w:del w:id="17320" w:author="GoldenCorpusHarness" w:date="2026-03-28T22:23:47Z">
        <w:r>
          <w:delText>finding), s</w:delText>
        </w:r>
      </w:del>
      <w:ins w:id="17321" w:author="GoldenCorpusHarness" w:date="2026-03-28T22:23:47Z">
        <w:r>
          <w:t>treatment. Summar</w:t>
        </w:r>
      </w:ins>
      <w:r>
        <w:t>y</w:t>
      </w:r>
      <w:del w:id="17322" w:author="GoldenCorpusHarness" w:date="2026-03-28T22:23:47Z">
        <w:r>
          <w:delText>mptom, or disease (ne</w:delText>
        </w:r>
      </w:del>
      <w:ins w:id="17323" w:author="GoldenCorpusHarness" w:date="2026-03-28T22:23:47Z">
        <w:r>
          <w:t xml:space="preserve"> statistics </w:t>
        </w:r>
      </w:ins>
      <w:r>
        <w:t>w</w:t>
      </w:r>
      <w:del w:id="17324" w:author="GoldenCorpusHarness" w:date="2026-03-28T22:23:47Z">
        <w:r>
          <w:delText xml:space="preserve"> or exacerbated) tempora</w:delText>
        </w:r>
      </w:del>
      <w:ins w:id="17325" w:author="GoldenCorpusHarness" w:date="2026-03-28T22:23:47Z">
        <w:r>
          <w:t>i</w:t>
        </w:r>
      </w:ins>
      <w:r>
        <w:t>ll</w:t>
      </w:r>
      <w:del w:id="17326" w:author="GoldenCorpusHarness" w:date="2026-03-28T22:23:47Z">
        <w:r>
          <w:delText>y associated with the use of a study inter</w:delText>
        </w:r>
      </w:del>
      <w:ins w:id="17327" w:author="GoldenCorpusHarness" w:date="2026-03-28T22:23:47Z">
        <w:r>
          <w:t xml:space="preserve"> be pro</w:t>
        </w:r>
      </w:ins>
      <w:r>
        <w:t>v</w:t>
      </w:r>
      <w:del w:id="17328" w:author="GoldenCorpusHarness" w:date="2026-03-28T22:23:47Z">
        <w:r>
          <w:delText>en</w:delText>
        </w:r>
      </w:del>
      <w:ins w:id="17329" w:author="GoldenCorpusHarness" w:date="2026-03-28T22:23:47Z">
        <w:r>
          <w:t>ided on the extent of exposure for the APaT popula</w:t>
        </w:r>
      </w:ins>
      <w:r>
        <w:t>tion.</w:t>
      </w:r>
    </w:p>
    <w:p ns2:paraId="69BA67F7" ns2:textId="77777777" w:rsidR="008465AE" w:rsidRDefault="00895D30" w:rsidP="006A56BD">
      <w:pPr>
        <w:pStyle w:val="ListBullet"/>
      </w:pPr>
      <w:ins w:id="17330" w:author="GoldenCorpusHarness" w:date="2026-03-28T22:23:47Z">
        <w:r>
          <w:t>SUPPORTI</w:t>
        </w:r>
      </w:ins>
      <w:r>
        <w:t>N</w:t>
      </w:r>
      <w:del w:id="17331" w:author="GoldenCorpusHarness" w:date="2026-03-28T22:23:47Z">
        <w:r>
          <w:delText>ote:</w:delText>
        </w:r>
      </w:del>
      <w:ins w:id="17332" w:author="GoldenCorpusHarness" w:date="2026-03-28T22:23:47Z">
        <w:r>
          <w:t>G</w:t>
        </w:r>
      </w:ins>
      <w:r>
        <w:t xml:space="preserve"> </w:t>
      </w:r>
      <w:del w:id="17333" w:author="GoldenCorpusHarness" w:date="2026-03-28T22:23:47Z">
        <w:r>
          <w:delText>For purposes of</w:delText>
        </w:r>
      </w:del>
      <w:ins w:id="17334" w:author="GoldenCorpusHarness" w:date="2026-03-28T22:23:47Z">
        <w:r>
          <w:t>DOCUMENTATION</w:t>
        </w:r>
      </w:ins>
      <w:r>
        <w:t xml:space="preserve"> A</w:t>
      </w:r>
      <w:ins w:id="17335" w:author="GoldenCorpusHarness" w:date="2026-03-28T22:23:47Z">
        <w:r>
          <w:t>ND OP</w:t>
        </w:r>
      </w:ins>
      <w:r>
        <w:t>E</w:t>
      </w:r>
      <w:ins w:id="17336" w:author="GoldenCorpusHarness" w:date="2026-03-28T22:23:47Z">
        <w:r>
          <w:t>RATIONAL</w:t>
        </w:r>
      </w:ins>
      <w:r>
        <w:t xml:space="preserve"> </w:t>
      </w:r>
      <w:del w:id="17337" w:author="GoldenCorpusHarness" w:date="2026-03-28T22:23:47Z">
        <w:r>
          <w:delText>definition,</w:delText>
        </w:r>
      </w:del>
      <w:ins w:id="17338" w:author="GoldenCorpusHarness" w:date="2026-03-28T22:23:47Z">
        <w:r>
          <w:t>CONSIDERATIONS</w:t>
        </w:r>
      </w:ins>
      <w:r>
        <w:t xml:space="preserve"> </w:t>
      </w:r>
      <w:del w:id="17339" w:author="GoldenCorpusHarness" w:date="2026-03-28T22:23:47Z">
        <w:r>
          <w:delText>study intervention includes any pharmaceutical product, biological product, vaccine, diagnostic agent, medical device, combination product, or protocol-specified procedure whether investigational or marketed (including placebo, active comparator product, or run-in intervention), manufactured by, licensed by, provided by, or distributed by the Sponsor for human use in this study.</w:delText>
        </w:r>
      </w:del>
    </w:p>
    <w:p ns2:paraId="2F335502" ns2:textId="77777777" w:rsidR="007E77A2" w:rsidRPr="006A1FBE" w:rsidRDefault="007E77A2" w:rsidP="007E77A2">
      <w:pPr>
        <w:pStyle w:val="ListEnd"/>
      </w:pPr>
      <w:ins w:id="17340" w:author="GoldenCorpusHarness" w:date="2026-03-28T22:23:47Z">
        <w:r>
          <w:t>Appendix 1: Regulatory, Ethical, and Study Oversight Considerations</w:t>
        </w:r>
      </w:ins>
    </w:p>
    <w:p ns2:paraId="5F51053E" ns2:textId="77777777" w:rsidR="008465AE" w:rsidRPr="006A1FBE" w:rsidRDefault="00895D30" w:rsidP="007E77A2">
      <w:pPr>
        <w:pStyle w:val="ParagraphBold"/>
        <w:keepNext/>
      </w:pPr>
      <w:del w:id="17341" w:author="GoldenCorpusHarness" w:date="2026-03-28T22:23:47Z">
        <w:r>
          <w:delText>Events meeting th</w:delText>
        </w:r>
      </w:del>
      <w:ins w:id="17342" w:author="GoldenCorpusHarness" w:date="2026-03-28T22:23:47Z">
        <w:r>
          <w:t>Cod</w:t>
        </w:r>
      </w:ins>
      <w:r>
        <w:t xml:space="preserve">e </w:t>
      </w:r>
      <w:del w:id="17343" w:author="GoldenCorpusHarness" w:date="2026-03-28T22:23:47Z">
        <w:r>
          <w:delText>AE</w:delText>
        </w:r>
      </w:del>
      <w:ins w:id="17344" w:author="GoldenCorpusHarness" w:date="2026-03-28T22:23:47Z">
        <w:r>
          <w:t>of</w:t>
        </w:r>
      </w:ins>
      <w:r>
        <w:t xml:space="preserve"> </w:t>
      </w:r>
      <w:ins w:id="17345" w:author="GoldenCorpusHarness" w:date="2026-03-28T22:23:47Z">
        <w:r>
          <w:t>Con</w:t>
        </w:r>
      </w:ins>
      <w:r>
        <w:t>d</w:t>
      </w:r>
      <w:del w:id="17346" w:author="GoldenCorpusHarness" w:date="2026-03-28T22:23:47Z">
        <w:r>
          <w:delText>e</w:delText>
        </w:r>
      </w:del>
      <w:ins w:id="17347" w:author="GoldenCorpusHarness" w:date="2026-03-28T22:23:47Z">
        <w:r>
          <w:t xml:space="preserve">uct </w:t>
        </w:r>
      </w:ins>
      <w:r>
        <w:t>f</w:t>
      </w:r>
      <w:ins w:id="17348" w:author="GoldenCorpusHarness" w:date="2026-03-28T22:23:47Z">
        <w:r>
          <w:t>or Cl</w:t>
        </w:r>
      </w:ins>
      <w:r>
        <w:t>ini</w:t>
      </w:r>
      <w:del w:id="17349" w:author="GoldenCorpusHarness" w:date="2026-03-28T22:23:47Z">
        <w:r>
          <w:delText>t</w:delText>
        </w:r>
      </w:del>
      <w:ins w:id="17350" w:author="GoldenCorpusHarness" w:date="2026-03-28T22:23:47Z">
        <w:r>
          <w:t>cal Tr</w:t>
        </w:r>
      </w:ins>
      <w:r>
        <w:t>i</w:t>
      </w:r>
      <w:del w:id="17351" w:author="GoldenCorpusHarness" w:date="2026-03-28T22:23:47Z">
        <w:r>
          <w:delText>on</w:delText>
        </w:r>
      </w:del>
      <w:ins w:id="17352" w:author="GoldenCorpusHarness" w:date="2026-03-28T22:23:47Z">
        <w:r>
          <w:t>als</w:t>
        </w:r>
      </w:ins>
    </w:p>
    <w:p ns2:paraId="4242FB5B" ns2:textId="77777777" w:rsidR="008465AE" w:rsidRPr="006A1FBE" w:rsidRDefault="00895D30" w:rsidP="006A56BD">
      <w:pPr>
        <w:pStyle w:val="ListBullet"/>
      </w:pPr>
      <w:del w:id="17353" w:author="GoldenCorpusHarness" w:date="2026-03-28T22:23:47Z">
        <w:r>
          <w:delText>Any</w:delText>
        </w:r>
      </w:del>
      <w:ins w:id="17354" w:author="GoldenCorpusHarness" w:date="2026-03-28T22:23:47Z">
        <w:r>
          <w:t>Merck</w:t>
        </w:r>
      </w:ins>
      <w:r>
        <w:t xml:space="preserve"> </w:t>
      </w:r>
      <w:ins w:id="17355" w:author="GoldenCorpusHarness" w:date="2026-03-28T22:23:47Z">
        <w:r>
          <w:t>Sh</w:t>
        </w:r>
      </w:ins>
      <w:r>
        <w:t>a</w:t>
      </w:r>
      <w:del w:id="17356" w:author="GoldenCorpusHarness" w:date="2026-03-28T22:23:47Z">
        <w:r>
          <w:delText>bn</w:delText>
        </w:r>
      </w:del>
      <w:ins w:id="17357" w:author="GoldenCorpusHarness" w:date="2026-03-28T22:23:47Z">
        <w:r>
          <w:t>rp &amp; D</w:t>
        </w:r>
      </w:ins>
      <w:r>
        <w:t>o</w:t>
      </w:r>
      <w:del w:id="17358" w:author="GoldenCorpusHarness" w:date="2026-03-28T22:23:47Z">
        <w:r>
          <w:delText>r</w:delText>
        </w:r>
      </w:del>
      <w:ins w:id="17359" w:author="GoldenCorpusHarness" w:date="2026-03-28T22:23:47Z">
        <w:r>
          <w:t>h</w:t>
        </w:r>
      </w:ins>
      <w:r>
        <w:t>m</w:t>
      </w:r>
      <w:ins w:id="17360" w:author="GoldenCorpusHarness" w:date="2026-03-28T22:23:47Z">
        <w:r>
          <w:t>e LLC, R</w:t>
        </w:r>
      </w:ins>
      <w:r>
        <w:t>a</w:t>
      </w:r>
      <w:del w:id="17361" w:author="GoldenCorpusHarness" w:date="2026-03-28T22:23:47Z">
        <w:r>
          <w:delText>l l</w:delText>
        </w:r>
      </w:del>
      <w:ins w:id="17362" w:author="GoldenCorpusHarness" w:date="2026-03-28T22:23:47Z">
        <w:r>
          <w:t>hw</w:t>
        </w:r>
      </w:ins>
      <w:r>
        <w:t>a</w:t>
      </w:r>
      <w:del w:id="17363" w:author="GoldenCorpusHarness" w:date="2026-03-28T22:23:47Z">
        <w:r>
          <w:delText>boratory test results (hematolog</w:delText>
        </w:r>
      </w:del>
      <w:r>
        <w:t xml:space="preserve">y, </w:t>
      </w:r>
      <w:del w:id="17364" w:author="GoldenCorpusHarness" w:date="2026-03-28T22:23:47Z">
        <w:r>
          <w:delText>clinical chemistry</w:delText>
        </w:r>
      </w:del>
      <w:ins w:id="17365" w:author="GoldenCorpusHarness" w:date="2026-03-28T22:23:47Z">
        <w:r>
          <w:t>NJ</w:t>
        </w:r>
      </w:ins>
      <w:r>
        <w:t xml:space="preserve">, </w:t>
      </w:r>
      <w:del w:id="17366" w:author="GoldenCorpusHarness" w:date="2026-03-28T22:23:47Z">
        <w:r>
          <w:delText>or urinalysis) or other safety assessments</w:delText>
        </w:r>
      </w:del>
      <w:ins w:id="17367" w:author="GoldenCorpusHarness" w:date="2026-03-28T22:23:47Z">
        <w:r>
          <w:t>USA</w:t>
        </w:r>
      </w:ins>
      <w:r>
        <w:t xml:space="preserve"> (</w:t>
      </w:r>
      <w:del w:id="17368" w:author="GoldenCorpusHarness" w:date="2026-03-28T22:23:47Z">
        <w:r>
          <w:delText>eg, ECG, radiological scans, vital signs measurements</w:delText>
        </w:r>
      </w:del>
      <w:ins w:id="17369" w:author="GoldenCorpusHarness" w:date="2026-03-28T22:23:47Z">
        <w:r>
          <w:t>MSD</w:t>
        </w:r>
      </w:ins>
      <w:r>
        <w:t>)</w:t>
      </w:r>
      <w:del w:id="17370" w:author="GoldenCorpusHarness" w:date="2026-03-28T22:23:47Z">
        <w:r>
          <w:delText>, including those that worsen from baseline, considered clinically significant in the medical and scientific judgment of the investigator.</w:delText>
        </w:r>
      </w:del>
    </w:p>
    <w:p ns2:paraId="1EB1B81D" ns2:textId="77777777" w:rsidR="008465AE" w:rsidRPr="006A1FBE" w:rsidRDefault="00895D30" w:rsidP="006A56BD">
      <w:pPr>
        <w:pStyle w:val="ListBullet"/>
      </w:pPr>
      <w:del w:id="17371" w:author="GoldenCorpusHarness" w:date="2026-03-28T22:23:47Z">
        <w:r>
          <w:delText>Exa</w:delText>
        </w:r>
      </w:del>
      <w:ins w:id="17372" w:author="GoldenCorpusHarness" w:date="2026-03-28T22:23:47Z">
        <w:r>
          <w:t>I.Introdu</w:t>
        </w:r>
      </w:ins>
      <w:r>
        <w:t>c</w:t>
      </w:r>
      <w:del w:id="17373" w:author="GoldenCorpusHarness" w:date="2026-03-28T22:23:47Z">
        <w:r>
          <w:delText>erba</w:delText>
        </w:r>
      </w:del>
      <w:r>
        <w:t>tion</w:t>
      </w:r>
      <w:del w:id="17374" w:author="GoldenCorpusHarness" w:date="2026-03-28T22:23:47Z">
        <w:r>
          <w:delText xml:space="preserve"> of a chronic or intermittent preexisting condition including either an increase in frequency and/or intensity of the condition.</w:delText>
        </w:r>
      </w:del>
    </w:p>
    <w:bookmarkEnd w:id="342"/>
    <w:p ns2:paraId="22F0F326" ns2:textId="77777777" w:rsidR="008465AE" w:rsidRPr="006A1FBE" w:rsidRDefault="00895D30" w:rsidP="006A56BD">
      <w:pPr>
        <w:pStyle w:val="ListBullet"/>
      </w:pPr>
      <w:del w:id="17375" w:author="GoldenCorpusHarness" w:date="2026-03-28T22:23:47Z">
        <w:r>
          <w:delText>New conditions detected o</w:delText>
        </w:r>
      </w:del>
      <w:ins w:id="17376" w:author="GoldenCorpusHarness" w:date="2026-03-28T22:23:47Z">
        <w:r>
          <w:t>A.Pu</w:t>
        </w:r>
      </w:ins>
      <w:r>
        <w:t>r</w:t>
      </w:r>
      <w:del w:id="17377" w:author="GoldenCorpusHarness" w:date="2026-03-28T22:23:47Z">
        <w:r>
          <w:delText xml:space="preserve"> diagn</w:delText>
        </w:r>
      </w:del>
      <w:ins w:id="17378" w:author="GoldenCorpusHarness" w:date="2026-03-28T22:23:47Z">
        <w:r>
          <w:t>p</w:t>
        </w:r>
      </w:ins>
      <w:r>
        <w:t>ose</w:t>
      </w:r>
      <w:del w:id="17379" w:author="GoldenCorpusHarness" w:date="2026-03-28T22:23:47Z">
        <w:r>
          <w:delText>d after study intervention administration even though it may have been present before the start of the study.</w:delText>
        </w:r>
      </w:del>
    </w:p>
    <w:p ns2:paraId="10ACBEA4" ns2:textId="77777777" w:rsidR="008465AE" w:rsidRPr="006A1FBE" w:rsidRDefault="00895D30" w:rsidP="006A56BD">
      <w:pPr>
        <w:pStyle w:val="ListBullet"/>
      </w:pPr>
      <w:ins w:id="17380" w:author="GoldenCorpusHarness" w:date="2026-03-28T22:23:47Z">
        <w:r>
          <w:t xml:space="preserve">Merck </w:t>
        </w:r>
      </w:ins>
      <w:r>
        <w:t>S</w:t>
      </w:r>
      <w:del w:id="17381" w:author="GoldenCorpusHarness" w:date="2026-03-28T22:23:47Z">
        <w:r>
          <w:delText>igns, s</w:delText>
        </w:r>
      </w:del>
      <w:ins w:id="17382" w:author="GoldenCorpusHarness" w:date="2026-03-28T22:23:47Z">
        <w:r>
          <w:t>harp &amp; Dohme LLC, Rahwa</w:t>
        </w:r>
      </w:ins>
      <w:r>
        <w:t>y</w:t>
      </w:r>
      <w:ins w:id="17383" w:author="GoldenCorpusHarness" w:date="2026-03-28T22:23:47Z">
        <w:r>
          <w:t>, NJ, USA (MSD), through its subsidiaries, conducts clinical trials worldwide to evaluate the safety and effectiveness of our products. As such, we are co</w:t>
        </w:r>
      </w:ins>
      <w:r>
        <w:t>m</w:t>
      </w:r>
      <w:del w:id="17384" w:author="GoldenCorpusHarness" w:date="2026-03-28T22:23:47Z">
        <w:r>
          <w:delText>pto</w:delText>
        </w:r>
      </w:del>
      <w:r>
        <w:t>m</w:t>
      </w:r>
      <w:del w:id="17385" w:author="GoldenCorpusHarness" w:date="2026-03-28T22:23:47Z">
        <w:r>
          <w:delText>s, or the clinical sequelae of a suspected drug-drug interaction</w:delText>
        </w:r>
      </w:del>
      <w:ins w:id="17386" w:author="GoldenCorpusHarness" w:date="2026-03-28T22:23:47Z">
        <w:r>
          <w:t>itted to conducting these trials in compliance with the highest ethical and scientific standards</w:t>
        </w:r>
      </w:ins>
      <w:r>
        <w:t>.</w:t>
      </w:r>
      <w:ins w:id="17387" w:author="GoldenCorpusHarness" w:date="2026-03-28T22:23:47Z">
        <w:r>
          <w:t xml:space="preserve"> Trial conduct includes processes from design to reporting, including planning, initiating, performing, recording, oversight, evaluation, analysis and reporting activities as appropriate. Protection of participants in clinical trials is the overriding concern in the design and conduct of clinical trials. In all cases, MSD clinical trials will be conducted in compliance with MSD’s global standards, local and/or national regulations (including all applicable data protection laws and regulations), Regulation (EU) 536/2014, the International Council for Harmonisation Good Clinical Practice (ICH GCP) E6 and ICH General Considerations for Clinical Studies E8, and in accordance with the ethical principles that have their origin in the Declaration of Helsinki.</w:t>
        </w:r>
      </w:ins>
    </w:p>
    <w:p ns2:paraId="4E1A5825" ns2:textId="77777777" w:rsidR="008465AE" w:rsidRPr="006A1FBE" w:rsidRDefault="00895D30" w:rsidP="006A56BD">
      <w:pPr>
        <w:pStyle w:val="ListBullet"/>
      </w:pPr>
      <w:ins w:id="17388" w:author="GoldenCorpusHarness" w:date="2026-03-28T22:23:47Z">
        <w:r>
          <w:t>B.</w:t>
        </w:r>
      </w:ins>
      <w:r>
        <w:t>S</w:t>
      </w:r>
      <w:del w:id="17389" w:author="GoldenCorpusHarness" w:date="2026-03-28T22:23:47Z">
        <w:r>
          <w:delText>igns, sympt</w:delText>
        </w:r>
      </w:del>
      <w:ins w:id="17390" w:author="GoldenCorpusHarness" w:date="2026-03-28T22:23:47Z">
        <w:r>
          <w:t>c</w:t>
        </w:r>
      </w:ins>
      <w:r>
        <w:t>o</w:t>
      </w:r>
      <w:del w:id="17391" w:author="GoldenCorpusHarness" w:date="2026-03-28T22:23:47Z">
        <w:r>
          <w:delText>ms, or the clinical sequelae of a sus</w:delText>
        </w:r>
      </w:del>
      <w:r>
        <w:t>pe</w:t>
      </w:r>
      <w:del w:id="17392" w:author="GoldenCorpusHarness" w:date="2026-03-28T22:23:47Z">
        <w:r>
          <w:delText>cted overdose of either study intervention or a concomitant medication.</w:delText>
        </w:r>
      </w:del>
    </w:p>
    <w:p ns2:paraId="17859AB0" ns2:textId="26C7A9EF" w:rsidR="007E77A2" w:rsidRPr="007E77A2" w:rsidRDefault="00895D30" w:rsidP="007E77A2">
      <w:pPr>
        <w:pStyle w:val="ListBullet"/>
      </w:pPr>
      <w:ins w:id="17393" w:author="GoldenCorpusHarness" w:date="2026-03-28T22:23:47Z">
        <w:r>
          <w:t xml:space="preserve">Highest ethical and scientific standards shall be endorsed for all clinical interventional investigations sponsored by MSD irrespective of the party (parties) employed for their execution (eg, contract research organizations, collaborative research efforts). This Code is not intended to apply to trials that are observational in nature, or which are retrospective. </w:t>
        </w:r>
      </w:ins>
      <w:r>
        <w:t>F</w:t>
      </w:r>
      <w:del w:id="17394" w:author="GoldenCorpusHarness" w:date="2026-03-28T22:23:47Z">
        <w:r>
          <w:delText>or all reports of overdose (</w:delText>
        </w:r>
      </w:del>
      <w:ins w:id="17395" w:author="GoldenCorpusHarness" w:date="2026-03-28T22:23:47Z">
        <w:r>
          <w:t xml:space="preserve">urther, this Code does not apply to investigator-initiated trials, </w:t>
        </w:r>
      </w:ins>
      <w:r>
        <w:t>wh</w:t>
      </w:r>
      <w:del w:id="17396" w:author="GoldenCorpusHarness" w:date="2026-03-28T22:23:47Z">
        <w:r>
          <w:delText>ether accidental or intentional) with an associated AE, the AE term sho</w:delText>
        </w:r>
      </w:del>
      <w:ins w:id="17397" w:author="GoldenCorpusHarness" w:date="2026-03-28T22:23:47Z">
        <w:r>
          <w:t xml:space="preserve">ich are not </w:t>
        </w:r>
      </w:ins>
      <w:r>
        <w:t>u</w:t>
      </w:r>
      <w:del w:id="17398" w:author="GoldenCorpusHarness" w:date="2026-03-28T22:23:47Z">
        <w:r>
          <w:delText>ld reflect the clinical symptoms or abnormal test res</w:delText>
        </w:r>
      </w:del>
      <w:ins w:id="17399" w:author="GoldenCorpusHarness" w:date="2026-03-28T22:23:47Z">
        <w:r>
          <w:t>nder the f</w:t>
        </w:r>
      </w:ins>
      <w:r>
        <w:t>ul</w:t>
      </w:r>
      <w:del w:id="17400" w:author="GoldenCorpusHarness" w:date="2026-03-28T22:23:47Z">
        <w:r>
          <w:delText>t</w:delText>
        </w:r>
      </w:del>
      <w:ins w:id="17401" w:author="GoldenCorpusHarness" w:date="2026-03-28T22:23:47Z">
        <w:r>
          <w:t>l control of MSD</w:t>
        </w:r>
      </w:ins>
      <w:r>
        <w:t>.</w:t>
      </w:r>
      <w:del w:id="17402" w:author="GoldenCorpusHarness" w:date="2026-03-28T22:23:47Z">
        <w:r>
          <w:delText xml:space="preserve"> An overdose without any associated clinical symptoms or abnormal laboratory results is reported using the terminology “accidental or intentional overdose without adverse effect.”</w:delText>
        </w:r>
      </w:del>
    </w:p>
    <w:p ns2:paraId="7B8C0AE1" ns2:textId="77777777" w:rsidR="009858CB" w:rsidRDefault="00895D30" w:rsidP="008234C3">
      <w:pPr>
        <w:pStyle w:val="ListBullet"/>
      </w:pPr>
      <w:del w:id="17403" w:author="GoldenCorpusHarness" w:date="2026-03-28T22:23:47Z">
        <w:r>
          <w:delText xml:space="preserve">Any new </w:delText>
        </w:r>
      </w:del>
      <w:ins w:id="17404" w:author="GoldenCorpusHarness" w:date="2026-03-28T22:23:47Z">
        <w:r>
          <w:t>II.S</w:t>
        </w:r>
      </w:ins>
      <w:r>
        <w:t>c</w:t>
      </w:r>
      <w:del w:id="17405" w:author="GoldenCorpusHarness" w:date="2026-03-28T22:23:47Z">
        <w:r>
          <w:delText xml:space="preserve">ancer (that </w:delText>
        </w:r>
      </w:del>
      <w:r>
        <w:t>i</w:t>
      </w:r>
      <w:del w:id="17406" w:author="GoldenCorpusHarness" w:date="2026-03-28T22:23:47Z">
        <w:r>
          <w:delText>s not a condition of the study). Progression of the cancer under study is not a reportable ev</w:delText>
        </w:r>
      </w:del>
      <w:r>
        <w:t>ent</w:t>
      </w:r>
      <w:del w:id="17407" w:author="GoldenCorpusHarness" w:date="2026-03-28T22:23:47Z">
        <w:r>
          <w:delText>.</w:delText>
        </w:r>
      </w:del>
      <w:ins w:id="17408" w:author="GoldenCorpusHarness" w:date="2026-03-28T22:23:47Z">
        <w:r>
          <w:t>ific</w:t>
        </w:r>
      </w:ins>
      <w:r>
        <w:t xml:space="preserve"> </w:t>
      </w:r>
      <w:del w:id="17409" w:author="GoldenCorpusHarness" w:date="2026-03-28T22:23:47Z">
        <w:r>
          <w:delText>R</w:delText>
        </w:r>
      </w:del>
      <w:ins w:id="17410" w:author="GoldenCorpusHarness" w:date="2026-03-28T22:23:47Z">
        <w:r>
          <w:t>Issu</w:t>
        </w:r>
      </w:ins>
      <w:r>
        <w:t>e</w:t>
      </w:r>
      <w:del w:id="17411" w:author="GoldenCorpusHarness" w:date="2026-03-28T22:23:47Z">
        <w:r>
          <w:delText>fer to Section 8.4.6 for additional detail</w:delText>
        </w:r>
      </w:del>
      <w:r>
        <w:t>s</w:t>
      </w:r>
      <w:del w:id="17412" w:author="GoldenCorpusHarness" w:date="2026-03-28T22:23:47Z">
        <w:r>
          <w:delText>.</w:delText>
        </w:r>
      </w:del>
    </w:p>
    <w:p ns2:paraId="26A15E0B" ns2:textId="77777777" w:rsidR="00DF2CB9" w:rsidRDefault="00DF2CB9" w:rsidP="00DF2CB9">
      <w:pPr>
        <w:pStyle w:val="ListEnd"/>
      </w:pPr>
      <w:ins w:id="17413" w:author="GoldenCorpusHarness" w:date="2026-03-28T22:23:47Z">
        <w:r>
          <w:t>A.Trial Conduct</w:t>
        </w:r>
      </w:ins>
    </w:p>
    <w:p ns2:paraId="468A5BBD" ns2:textId="77777777" w:rsidR="00087BFF" w:rsidRPr="007E234D" w:rsidRDefault="00895D30" w:rsidP="00291D98">
      <w:pPr>
        <w:pStyle w:val="ParagraphBold"/>
        <w:keepNext/>
      </w:pPr>
      <w:del w:id="17414" w:author="GoldenCorpusHarness" w:date="2026-03-28T22:23:47Z">
        <w:r>
          <w:delText>Ev</w:delText>
        </w:r>
      </w:del>
      <w:ins w:id="17415" w:author="GoldenCorpusHarness" w:date="2026-03-28T22:23:47Z">
        <w:r>
          <w:t>1.Trial D</w:t>
        </w:r>
      </w:ins>
      <w:r>
        <w:t>e</w:t>
      </w:r>
      <w:ins w:id="17416" w:author="GoldenCorpusHarness" w:date="2026-03-28T22:23:47Z">
        <w:r>
          <w:t>sig</w:t>
        </w:r>
      </w:ins>
      <w:r>
        <w:t>n</w:t>
      </w:r>
      <w:del w:id="17417" w:author="GoldenCorpusHarness" w:date="2026-03-28T22:23:47Z">
        <w:r>
          <w:delText>ts NOT meeting the AE definition</w:delText>
        </w:r>
      </w:del>
    </w:p>
    <w:p ns2:paraId="44EE4132" ns2:textId="77777777" w:rsidR="00087BFF" w:rsidRPr="009E105C" w:rsidRDefault="00895D30" w:rsidP="006A56BD">
      <w:pPr>
        <w:pStyle w:val="ListBullet"/>
      </w:pPr>
      <w:ins w:id="17418" w:author="GoldenCorpusHarness" w:date="2026-03-28T22:23:47Z">
        <w:r>
          <w:t xml:space="preserve">Except for pilot or estimation trials, clinical trial protocols will be hypothesis-driven to assess safety, efficacy, and/or pharmacokinetic or pharmacodynamic indices of </w:t>
        </w:r>
      </w:ins>
      <w:r>
        <w:t>M</w:t>
      </w:r>
      <w:del w:id="17419" w:author="GoldenCorpusHarness" w:date="2026-03-28T22:23:47Z">
        <w:r>
          <w:delText>edical or surgical procedure (eg, endoscopy, appendectomy): the condition that leads to the procedure is the</w:delText>
        </w:r>
      </w:del>
      <w:ins w:id="17420" w:author="GoldenCorpusHarness" w:date="2026-03-28T22:23:47Z">
        <w:r>
          <w:t>SD or comparator products.</w:t>
        </w:r>
      </w:ins>
      <w:r>
        <w:t xml:space="preserve"> A</w:t>
      </w:r>
      <w:del w:id="17421" w:author="GoldenCorpusHarness" w:date="2026-03-28T22:23:47Z">
        <w:r>
          <w:delText>E</w:delText>
        </w:r>
      </w:del>
      <w:ins w:id="17422" w:author="GoldenCorpusHarness" w:date="2026-03-28T22:23:47Z">
        <w:r>
          <w:t>lternatively, MSD may conduct outcomes research trials, trials to assess or validate various endpoint measures, or trials to determine patient preferences, etc</w:t>
        </w:r>
      </w:ins>
      <w:r>
        <w:t>.</w:t>
      </w:r>
    </w:p>
    <w:p ns2:paraId="0347E559" ns2:textId="77777777" w:rsidR="00087BFF" w:rsidRPr="009E105C" w:rsidRDefault="00895D30" w:rsidP="006A56BD">
      <w:pPr>
        <w:pStyle w:val="ListBullet"/>
      </w:pPr>
      <w:del w:id="17423" w:author="GoldenCorpusHarness" w:date="2026-03-28T22:23:47Z">
        <w:r>
          <w:delText xml:space="preserve">Situations in </w:delText>
        </w:r>
      </w:del>
      <w:ins w:id="17424" w:author="GoldenCorpusHarness" w:date="2026-03-28T22:23:47Z">
        <w:r>
          <w:t>The design (ie, participant population, duration, statistical po</w:t>
        </w:r>
      </w:ins>
      <w:r>
        <w:t>w</w:t>
      </w:r>
      <w:del w:id="17425" w:author="GoldenCorpusHarness" w:date="2026-03-28T22:23:47Z">
        <w:r>
          <w:delText>hich an unto</w:delText>
        </w:r>
      </w:del>
      <w:ins w:id="17426" w:author="GoldenCorpusHarness" w:date="2026-03-28T22:23:47Z">
        <w:r>
          <w:t xml:space="preserve">er, randomization, and blinding) must be adequate to address the specific purpose of the trial and shall respect the data protection rights of all participants, trial site staff and, </w:t>
        </w:r>
      </w:ins>
      <w:r>
        <w:t>w</w:t>
      </w:r>
      <w:del w:id="17427" w:author="GoldenCorpusHarness" w:date="2026-03-28T22:23:47Z">
        <w:r>
          <w:delText>ard</w:delText>
        </w:r>
      </w:del>
      <w:ins w:id="17428" w:author="GoldenCorpusHarness" w:date="2026-03-28T22:23:47Z">
        <w:r>
          <w:t>here applicable, third parties. Input</w:t>
        </w:r>
      </w:ins>
      <w:r>
        <w:t xml:space="preserve"> m</w:t>
      </w:r>
      <w:del w:id="17429" w:author="GoldenCorpusHarness" w:date="2026-03-28T22:23:47Z">
        <w:r>
          <w:delText>edical occurrence did not occur (social and</w:delText>
        </w:r>
      </w:del>
      <w:ins w:id="17430" w:author="GoldenCorpusHarness" w:date="2026-03-28T22:23:47Z">
        <w:r>
          <w:t>ay be considered from a broad range of stakeholders, including patient advocacy groups</w:t>
        </w:r>
      </w:ins>
      <w:r>
        <w:t>/</w:t>
      </w:r>
      <w:del w:id="17431" w:author="GoldenCorpusHarness" w:date="2026-03-28T22:23:47Z">
        <w:r>
          <w:delText>or con</w:delText>
        </w:r>
      </w:del>
      <w:ins w:id="17432" w:author="GoldenCorpusHarness" w:date="2026-03-28T22:23:47Z">
        <w:r>
          <w:t>patients representing the trial population, caregi</w:t>
        </w:r>
      </w:ins>
      <w:r>
        <w:t>ve</w:t>
      </w:r>
      <w:del w:id="17433" w:author="GoldenCorpusHarness" w:date="2026-03-28T22:23:47Z">
        <w:r>
          <w:delText>nience ad</w:delText>
        </w:r>
      </w:del>
      <w:ins w:id="17434" w:author="GoldenCorpusHarness" w:date="2026-03-28T22:23:47Z">
        <w:r>
          <w:t>rs, and health care providers to ensure operational feasibility. The use of innovative digital health technologies will be considered. Factors critical to the quality of the trial should also be identified. These factors are attributes of a trial that are funda</w:t>
        </w:r>
      </w:ins>
      <w:r>
        <w:t>m</w:t>
      </w:r>
      <w:del w:id="17435" w:author="GoldenCorpusHarness" w:date="2026-03-28T22:23:47Z">
        <w:r>
          <w:delText>ission to a hospital)</w:delText>
        </w:r>
      </w:del>
      <w:ins w:id="17436" w:author="GoldenCorpusHarness" w:date="2026-03-28T22:23:47Z">
        <w:r>
          <w:t>ental to the protection of participants, the reliability and interpretability of the trial results and the decisions made based on those trial results</w:t>
        </w:r>
      </w:ins>
      <w:r>
        <w:t>.</w:t>
      </w:r>
      <w:ins w:id="17437" w:author="GoldenCorpusHarness" w:date="2026-03-28T22:23:47Z">
        <w:r>
          <w:t xml:space="preserve"> Risks to critical to quality factors should be managed prospectively and adjusted when new or unanticipated issues arise once the trial has begun. All trial protocols are and will be assessed for the need and capability to enroll underrepresented groups. Participants must meet protocol entry criteria to be enrolled in the trial.</w:t>
        </w:r>
      </w:ins>
    </w:p>
    <w:p ns2:paraId="78363410" ns2:textId="77777777" w:rsidR="00087BFF" w:rsidRPr="009E105C" w:rsidRDefault="00895D30" w:rsidP="006A56BD">
      <w:pPr>
        <w:pStyle w:val="ListBullet"/>
      </w:pPr>
      <w:del w:id="17438" w:author="GoldenCorpusHarness" w:date="2026-03-28T22:23:47Z">
        <w:r>
          <w:delText>Ant</w:delText>
        </w:r>
      </w:del>
      <w:ins w:id="17439" w:author="GoldenCorpusHarness" w:date="2026-03-28T22:23:47Z">
        <w:r>
          <w:t>2.S</w:t>
        </w:r>
      </w:ins>
      <w:r>
        <w:t>i</w:t>
      </w:r>
      <w:del w:id="17440" w:author="GoldenCorpusHarness" w:date="2026-03-28T22:23:47Z">
        <w:r>
          <w:delText>cipa</w:delText>
        </w:r>
      </w:del>
      <w:r>
        <w:t>te</w:t>
      </w:r>
      <w:del w:id="17441" w:author="GoldenCorpusHarness" w:date="2026-03-28T22:23:47Z">
        <w:r>
          <w:delText>d</w:delText>
        </w:r>
      </w:del>
      <w:r>
        <w:t xml:space="preserve"> </w:t>
      </w:r>
      <w:del w:id="17442" w:author="GoldenCorpusHarness" w:date="2026-03-28T22:23:47Z">
        <w:r>
          <w:delText>day-to-day f</w:delText>
        </w:r>
      </w:del>
      <w:ins w:id="17443" w:author="GoldenCorpusHarness" w:date="2026-03-28T22:23:47Z">
        <w:r>
          <w:t>Se</w:t>
        </w:r>
      </w:ins>
      <w:r>
        <w:t>l</w:t>
      </w:r>
      <w:del w:id="17444" w:author="GoldenCorpusHarness" w:date="2026-03-28T22:23:47Z">
        <w:r>
          <w:delText>u</w:delText>
        </w:r>
      </w:del>
      <w:ins w:id="17445" w:author="GoldenCorpusHarness" w:date="2026-03-28T22:23:47Z">
        <w:r>
          <w:t>e</w:t>
        </w:r>
      </w:ins>
      <w:r>
        <w:t>c</w:t>
      </w:r>
      <w:del w:id="17446" w:author="GoldenCorpusHarness" w:date="2026-03-28T22:23:47Z">
        <w:r>
          <w:delText>tua</w:delText>
        </w:r>
      </w:del>
      <w:r>
        <w:t>tion</w:t>
      </w:r>
      <w:del w:id="17447" w:author="GoldenCorpusHarness" w:date="2026-03-28T22:23:47Z">
        <w:r>
          <w:delText>s of preexisting disease(s) or condition(s) present or detected at the start of the study that do not worsen.</w:delText>
        </w:r>
      </w:del>
    </w:p>
    <w:p ns2:paraId="52783483" ns2:textId="77777777" w:rsidR="00087BFF" w:rsidRPr="009E105C" w:rsidRDefault="00895D30" w:rsidP="006A56BD">
      <w:pPr>
        <w:pStyle w:val="ListBullet"/>
      </w:pPr>
      <w:ins w:id="17448" w:author="GoldenCorpusHarness" w:date="2026-03-28T22:23:47Z">
        <w:r>
          <w:t>M</w:t>
        </w:r>
      </w:ins>
      <w:r>
        <w:t>S</w:t>
      </w:r>
      <w:del w:id="17449" w:author="GoldenCorpusHarness" w:date="2026-03-28T22:23:47Z">
        <w:r>
          <w:delText>urgical procedure</w:delText>
        </w:r>
      </w:del>
      <w:ins w:id="17450" w:author="GoldenCorpusHarness" w:date="2026-03-28T22:23:47Z">
        <w:r>
          <w:t xml:space="preserve">D’s clinical trials are conducted globally in many different countries and in diverse populations, including people of varying age, race, ethnicity, gender, and accounting for other potential disease related factors. MSD selects investigative sites based on medical expertise, access to appropriate participants, adequacy of facilities and staff, previous performance in clinical trials, as well as budgetary considerations. Prior to trial initiation, sites are evaluated by MSD personnel </w:t>
        </w:r>
      </w:ins>
      <w:r>
        <w:t>(</w:t>
      </w:r>
      <w:del w:id="17451" w:author="GoldenCorpusHarness" w:date="2026-03-28T22:23:47Z">
        <w:r>
          <w:delText>s</w:delText>
        </w:r>
      </w:del>
      <w:ins w:id="17452" w:author="GoldenCorpusHarness" w:date="2026-03-28T22:23:47Z">
        <w:r>
          <w:t>or individuals acting on behalf of MSD</w:t>
        </w:r>
      </w:ins>
      <w:r>
        <w:t xml:space="preserve">) </w:t>
      </w:r>
      <w:del w:id="17453" w:author="GoldenCorpusHarness" w:date="2026-03-28T22:23:47Z">
        <w:r>
          <w:delText>planned prior to infor</w:delText>
        </w:r>
      </w:del>
      <w:ins w:id="17454" w:author="GoldenCorpusHarness" w:date="2026-03-28T22:23:47Z">
        <w:r>
          <w:t>to assess the ability to successfully conduct the trial. Individuals involved in trial conduct receive training co</w:t>
        </w:r>
      </w:ins>
      <w:r>
        <w:t>m</w:t>
      </w:r>
      <w:del w:id="17455" w:author="GoldenCorpusHarness" w:date="2026-03-28T22:23:47Z">
        <w:r>
          <w:delText>ed consent to treat a preexisting condition that has not</w:delText>
        </w:r>
      </w:del>
      <w:ins w:id="17456" w:author="GoldenCorpusHarness" w:date="2026-03-28T22:23:47Z">
        <w:r>
          <w:t>mensurate</w:t>
        </w:r>
      </w:ins>
      <w:r>
        <w:t xml:space="preserve"> w</w:t>
      </w:r>
      <w:del w:id="17457" w:author="GoldenCorpusHarness" w:date="2026-03-28T22:23:47Z">
        <w:r>
          <w:delText>orsened</w:delText>
        </w:r>
      </w:del>
      <w:ins w:id="17458" w:author="GoldenCorpusHarness" w:date="2026-03-28T22:23:47Z">
        <w:r>
          <w:t>ith their role prior to their becoming involved in the trial</w:t>
        </w:r>
      </w:ins>
      <w:r>
        <w:t>.</w:t>
      </w:r>
    </w:p>
    <w:p ns2:paraId="68836951" ns2:textId="77777777" w:rsidR="00087BFF" w:rsidRDefault="00895D30" w:rsidP="006A56BD">
      <w:pPr>
        <w:pStyle w:val="ListBullet"/>
      </w:pPr>
      <w:del w:id="17459" w:author="GoldenCorpusHarness" w:date="2026-03-28T22:23:47Z">
        <w:r>
          <w:delText>R</w:delText>
        </w:r>
      </w:del>
      <w:ins w:id="17460" w:author="GoldenCorpusHarness" w:date="2026-03-28T22:23:47Z">
        <w:r>
          <w:t xml:space="preserve">Where appropriate, and in accordance with regulatory authority guidance, MSD will make concerted </w:t>
        </w:r>
      </w:ins>
      <w:r>
        <w:t>ef</w:t>
      </w:r>
      <w:del w:id="17461" w:author="GoldenCorpusHarness" w:date="2026-03-28T22:23:47Z">
        <w:r>
          <w:delText xml:space="preserve">er to </w:delText>
        </w:r>
      </w:del>
      <w:ins w:id="17462" w:author="GoldenCorpusHarness" w:date="2026-03-28T22:23:47Z">
        <w:r>
          <w:t>forts to raise awareness of clinical trial opportunities in various communities. M</w:t>
        </w:r>
      </w:ins>
      <w:r>
        <w:t>S</w:t>
      </w:r>
      <w:del w:id="17463" w:author="GoldenCorpusHarness" w:date="2026-03-28T22:23:47Z">
        <w:r>
          <w:delText>ection 8</w:delText>
        </w:r>
      </w:del>
      <w:ins w:id="17464" w:author="GoldenCorpusHarness" w:date="2026-03-28T22:23:47Z">
        <w:r>
          <w:t>D will seek to engage underrepresented groups and those disproportionately impacted by the disease under study</w:t>
        </w:r>
      </w:ins>
      <w:r>
        <w:t>.</w:t>
      </w:r>
      <w:del w:id="17465" w:author="GoldenCorpusHarness" w:date="2026-03-28T22:23:47Z">
        <w:r>
          <w:delText>4</w:delText>
        </w:r>
      </w:del>
      <w:ins w:id="17466" w:author="GoldenCorpusHarness" w:date="2026-03-28T22:23:47Z">
        <w:r>
          <w:t xml:space="preserve"> MSD will support clinical trial investigators to enroll underrepresented groups and expand access to those who will ultimately use the products under investigation</w:t>
        </w:r>
      </w:ins>
      <w:r>
        <w:t>.</w:t>
      </w:r>
      <w:del w:id="17467" w:author="GoldenCorpusHarness" w:date="2026-03-28T22:23:47Z">
        <w:r>
          <w:delText>6 for protocol-specific exceptions.</w:delText>
        </w:r>
      </w:del>
    </w:p>
    <w:p ns2:paraId="17CF49D0" ns2:textId="77777777" w:rsidR="00087BFF" w:rsidRPr="00291D98" w:rsidRDefault="00087BFF" w:rsidP="00DF2CB9">
      <w:pPr>
        <w:pStyle w:val="ListEnd"/>
      </w:pPr>
      <w:ins w:id="17468" w:author="GoldenCorpusHarness" w:date="2026-03-28T22:23:47Z">
        <w:r>
          <w:t>3.Site Monitoring/Scientific Integrity</w:t>
        </w:r>
      </w:ins>
    </w:p>
    <w:p ns2:paraId="064F6385" ns2:textId="77777777" w:rsidR="00EE328F" w:rsidRPr="00EE328F" w:rsidRDefault="00895D30" w:rsidP="00C96461">
      <w:pPr>
        <w:pStyle w:val="Heading3"/>
      </w:pPr>
      <w:ins w:id="17469" w:author="GoldenCorpusHarness" w:date="2026-03-28T22:23:47Z">
        <w:r>
          <w:t>Investigative trial sites are monitored to assess compliance with the trial protocol and Good Clinical Practice (GCP). MS</w:t>
        </w:r>
      </w:ins>
      <w:r>
        <w:t>D</w:t>
      </w:r>
      <w:del w:id="17470" w:author="GoldenCorpusHarness" w:date="2026-03-28T22:23:47Z">
        <w:r>
          <w:delText xml:space="preserve">efinition of </w:delText>
        </w:r>
      </w:del>
      <w:ins w:id="17471" w:author="GoldenCorpusHarness" w:date="2026-03-28T22:23:47Z">
        <w:r>
          <w:t xml:space="preserve"> reviews clinical data for accuracy, completeness, and consistency. Data are verified versus source records according to standard operating procedures. Per M</w:t>
        </w:r>
      </w:ins>
      <w:r>
        <w:t>S</w:t>
      </w:r>
      <w:del w:id="17472" w:author="GoldenCorpusHarness" w:date="2026-03-28T22:23:47Z">
        <w:r>
          <w:delText>AE</w:delText>
        </w:r>
      </w:del>
      <w:ins w:id="17473" w:author="GoldenCorpusHarness" w:date="2026-03-28T22:23:47Z">
        <w:r>
          <w:t>D policies and procedures, if potential fraud, scientific/research misconduct, privacy incidents/breaches or Clinical Trial-related Significant Quality Issues are reported, such matters are investigated. When necessary, appropriate corrective and/or preventative actions are defined and regulatory authorities and/or ethics review committees are notified.</w:t>
        </w:r>
      </w:ins>
    </w:p>
    <w:p ns2:paraId="2EA98636" ns2:textId="77777777" w:rsidR="00F64EA2" w:rsidRPr="009A4566" w:rsidRDefault="00895D30" w:rsidP="00036C88">
      <w:pPr>
        <w:pStyle w:val="Paragraph"/>
      </w:pPr>
      <w:del w:id="17474" w:author="GoldenCorpusHarness" w:date="2026-03-28T22:23:47Z">
        <w:r>
          <w:delText xml:space="preserve">If </w:delText>
        </w:r>
      </w:del>
      <w:ins w:id="17475" w:author="GoldenCorpusHarness" w:date="2026-03-28T22:23:47Z">
        <w:r>
          <w:t>B.Public</w:t>
        </w:r>
      </w:ins>
      <w:r>
        <w:t>a</w:t>
      </w:r>
      <w:del w:id="17476" w:author="GoldenCorpusHarness" w:date="2026-03-28T22:23:47Z">
        <w:r>
          <w:delText>n event is not an AE per defini</w:delText>
        </w:r>
      </w:del>
      <w:r>
        <w:t>tion a</w:t>
      </w:r>
      <w:del w:id="17477" w:author="GoldenCorpusHarness" w:date="2026-03-28T22:23:47Z">
        <w:r>
          <w:delText>bove,</w:delText>
        </w:r>
      </w:del>
      <w:ins w:id="17478" w:author="GoldenCorpusHarness" w:date="2026-03-28T22:23:47Z">
        <w:r>
          <w:t>nd</w:t>
        </w:r>
      </w:ins>
      <w:r>
        <w:t xml:space="preserve"> </w:t>
      </w:r>
      <w:ins w:id="17479" w:author="GoldenCorpusHarness" w:date="2026-03-28T22:23:47Z">
        <w:r>
          <w:t>Au</w:t>
        </w:r>
      </w:ins>
      <w:r>
        <w:t>th</w:t>
      </w:r>
      <w:del w:id="17480" w:author="GoldenCorpusHarness" w:date="2026-03-28T22:23:47Z">
        <w:r>
          <w:delText xml:space="preserve">en </w:delText>
        </w:r>
      </w:del>
      <w:ins w:id="17481" w:author="GoldenCorpusHarness" w:date="2026-03-28T22:23:47Z">
        <w:r>
          <w:t>orsh</w:t>
        </w:r>
      </w:ins>
      <w:r>
        <w:t>i</w:t>
      </w:r>
      <w:del w:id="17482" w:author="GoldenCorpusHarness" w:date="2026-03-28T22:23:47Z">
        <w:r>
          <w:delText>t cannot be an SAE even if serious conditions are met.</w:delText>
        </w:r>
      </w:del>
      <w:ins w:id="17483" w:author="GoldenCorpusHarness" w:date="2026-03-28T22:23:47Z">
        <w:r>
          <w:t>p</w:t>
        </w:r>
      </w:ins>
    </w:p>
    <w:p ns2:paraId="388E957E" ns2:textId="77777777" w:rsidR="00F64EA2" w:rsidRPr="008964DC" w:rsidRDefault="00895D30" w:rsidP="008964DC">
      <w:pPr>
        <w:pStyle w:val="ParagraphBold"/>
        <w:keepNext/>
      </w:pPr>
      <w:del w:id="17484" w:author="GoldenCorpusHarness" w:date="2026-03-28T22:23:47Z">
        <w:r>
          <w:delText xml:space="preserve">An </w:delText>
        </w:r>
      </w:del>
      <w:ins w:id="17485" w:author="GoldenCorpusHarness" w:date="2026-03-28T22:23:47Z">
        <w:r>
          <w:t>Regardless of trial outcome, M</w:t>
        </w:r>
      </w:ins>
      <w:r>
        <w:t>S</w:t>
      </w:r>
      <w:del w:id="17486" w:author="GoldenCorpusHarness" w:date="2026-03-28T22:23:47Z">
        <w:r>
          <w:delText>AE is defined as any unto</w:delText>
        </w:r>
      </w:del>
      <w:ins w:id="17487" w:author="GoldenCorpusHarness" w:date="2026-03-28T22:23:47Z">
        <w:r>
          <w:t xml:space="preserve">D commits to publish the primary and secondary results of its registered trials of marketed products in </w:t>
        </w:r>
      </w:ins>
      <w:r>
        <w:t>w</w:t>
      </w:r>
      <w:del w:id="17488" w:author="GoldenCorpusHarness" w:date="2026-03-28T22:23:47Z">
        <w:r>
          <w:delText>ard medical occurrence that</w:delText>
        </w:r>
      </w:del>
      <w:ins w:id="17489" w:author="GoldenCorpusHarness" w:date="2026-03-28T22:23:47Z">
        <w:r>
          <w:t>hich treatment is assigned</w:t>
        </w:r>
      </w:ins>
      <w:r>
        <w:t>, a</w:t>
      </w:r>
      <w:del w:id="17490" w:author="GoldenCorpusHarness" w:date="2026-03-28T22:23:47Z">
        <w:r>
          <w:delText>t any dose:</w:delText>
        </w:r>
      </w:del>
      <w:ins w:id="17491" w:author="GoldenCorpusHarness" w:date="2026-03-28T22:23:47Z">
        <w:r>
          <w:t>ccording to the pre-specified plans for data analysis. To the extent scientifically appropriate, MSD seeks to publish the results of other analyses it conducts that are important to patients, physicians, and payers. Some early phase or pilot trials are intended to be hypothesis generating rather than hypothesis testing; in such cases, publication of results may not be appropriate since the trial may be underpowered and the analyses complicated by statistical issues such as multiplicity.</w:t>
        </w:r>
      </w:ins>
    </w:p>
    <w:p ns2:paraId="5109CE60" ns2:textId="77777777" w:rsidR="00F64EA2" w:rsidRPr="00122C75" w:rsidRDefault="00895D30" w:rsidP="00122C75">
      <w:pPr>
        <w:pStyle w:val="Paragraph"/>
        <w:spacing w:after="0"/>
        <w:ind w:left="360" w:hanging="360"/>
      </w:pPr>
      <w:del w:id="17492" w:author="GoldenCorpusHarness" w:date="2026-03-28T22:23:47Z">
        <w:r>
          <w:delText>a</w:delText>
        </w:r>
      </w:del>
      <w:ins w:id="17493" w:author="GoldenCorpusHarness" w:date="2026-03-28T22:23:47Z">
        <w:r>
          <w:t>MSD’s policy on authorship is consistent with the recommendations published by the International Committee of Medical Journal Editors (ICMJE)</w:t>
        </w:r>
      </w:ins>
      <w:r>
        <w:t>.</w:t>
      </w:r>
      <w:del w:id="17494" w:author="GoldenCorpusHarness" w:date="2026-03-28T22:23:47Z">
        <w:r>
          <w:delText>Results in death</w:delText>
        </w:r>
      </w:del>
      <w:ins w:id="17495" w:author="GoldenCorpusHarness" w:date="2026-03-28T22:23:47Z">
        <w:r>
          <w:t xml:space="preserv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t>
        </w:r>
      </w:ins>
    </w:p>
    <w:p ns2:paraId="003F1D48" ns2:textId="77777777" w:rsidR="00F64EA2" w:rsidRPr="00122C75" w:rsidRDefault="00895D30" w:rsidP="00122C75">
      <w:pPr>
        <w:pStyle w:val="Paragraph"/>
        <w:spacing w:after="0"/>
        <w:ind w:left="360" w:hanging="360"/>
      </w:pPr>
      <w:del w:id="17496" w:author="GoldenCorpusHarness" w:date="2026-03-28T22:23:47Z">
        <w:r>
          <w:delText>b</w:delText>
        </w:r>
      </w:del>
      <w:ins w:id="17497" w:author="GoldenCorpusHarness" w:date="2026-03-28T22:23:47Z">
        <w:r>
          <w:t>III</w:t>
        </w:r>
      </w:ins>
      <w:r>
        <w:t>.</w:t>
      </w:r>
      <w:del w:id="17498" w:author="GoldenCorpusHarness" w:date="2026-03-28T22:23:47Z">
        <w:r>
          <w:delText>Is</w:delText>
        </w:r>
      </w:del>
      <w:ins w:id="17499" w:author="GoldenCorpusHarness" w:date="2026-03-28T22:23:47Z">
        <w:r>
          <w:t>Participant</w:t>
        </w:r>
      </w:ins>
      <w:r>
        <w:t xml:space="preserve"> </w:t>
      </w:r>
      <w:del w:id="17500" w:author="GoldenCorpusHarness" w:date="2026-03-28T22:23:47Z">
        <w:r>
          <w:delText>life-th</w:delText>
        </w:r>
      </w:del>
      <w:ins w:id="17501" w:author="GoldenCorpusHarness" w:date="2026-03-28T22:23:47Z">
        <w:r>
          <w:t>P</w:t>
        </w:r>
      </w:ins>
      <w:r>
        <w:t>r</w:t>
      </w:r>
      <w:del w:id="17502" w:author="GoldenCorpusHarness" w:date="2026-03-28T22:23:47Z">
        <w:r>
          <w:delText>ea</w:delText>
        </w:r>
      </w:del>
      <w:ins w:id="17503" w:author="GoldenCorpusHarness" w:date="2026-03-28T22:23:47Z">
        <w:r>
          <w:t>o</w:t>
        </w:r>
      </w:ins>
      <w:r>
        <w:t>te</w:t>
      </w:r>
      <w:ins w:id="17504" w:author="GoldenCorpusHarness" w:date="2026-03-28T22:23:47Z">
        <w:r>
          <w:t>ctio</w:t>
        </w:r>
      </w:ins>
      <w:r>
        <w:t>n</w:t>
      </w:r>
      <w:del w:id="17505" w:author="GoldenCorpusHarness" w:date="2026-03-28T22:23:47Z">
        <w:r>
          <w:delText>ing</w:delText>
        </w:r>
      </w:del>
    </w:p>
    <w:p ns2:paraId="105315EC" ns2:textId="77777777" w:rsidR="00F64EA2" w:rsidRPr="009A4566" w:rsidRDefault="00895D30" w:rsidP="006A56BD">
      <w:pPr>
        <w:pStyle w:val="ListBullet2"/>
      </w:pPr>
      <w:del w:id="17506" w:author="GoldenCorpusHarness" w:date="2026-03-28T22:23:47Z">
        <w:r>
          <w:delText>T</w:delText>
        </w:r>
      </w:del>
      <w:ins w:id="17507" w:author="GoldenCorpusHarness" w:date="2026-03-28T22:23:47Z">
        <w:r>
          <w:t>A.Regulatory Aut</w:t>
        </w:r>
      </w:ins>
      <w:r>
        <w:t>h</w:t>
      </w:r>
      <w:ins w:id="17508" w:author="GoldenCorpusHarness" w:date="2026-03-28T22:23:47Z">
        <w:r>
          <w:t>ority and Ethics Committe</w:t>
        </w:r>
      </w:ins>
      <w:r>
        <w:t xml:space="preserve">e </w:t>
      </w:r>
      <w:ins w:id="17509" w:author="GoldenCorpusHarness" w:date="2026-03-28T22:23:47Z">
        <w:r>
          <w:t>Review (Ins</w:t>
        </w:r>
      </w:ins>
      <w:r>
        <w:t>t</w:t>
      </w:r>
      <w:del w:id="17510" w:author="GoldenCorpusHarness" w:date="2026-03-28T22:23:47Z">
        <w:r>
          <w:delText>erm “l</w:delText>
        </w:r>
      </w:del>
      <w:r>
        <w:t>i</w:t>
      </w:r>
      <w:del w:id="17511" w:author="GoldenCorpusHarness" w:date="2026-03-28T22:23:47Z">
        <w:r>
          <w:delText>fe-</w:delText>
        </w:r>
      </w:del>
      <w:r>
        <w:t>t</w:t>
      </w:r>
      <w:del w:id="17512" w:author="GoldenCorpusHarness" w:date="2026-03-28T22:23:47Z">
        <w:r>
          <w:delText>hreatening” in the defini</w:delText>
        </w:r>
      </w:del>
      <w:ins w:id="17513" w:author="GoldenCorpusHarness" w:date="2026-03-28T22:23:47Z">
        <w:r>
          <w:t>u</w:t>
        </w:r>
      </w:ins>
      <w:r>
        <w:t>tion</w:t>
      </w:r>
      <w:ins w:id="17514" w:author="GoldenCorpusHarness" w:date="2026-03-28T22:23:47Z">
        <w:r>
          <w:t>al</w:t>
        </w:r>
      </w:ins>
      <w:r>
        <w:t xml:space="preserve"> </w:t>
      </w:r>
      <w:del w:id="17515" w:author="GoldenCorpusHarness" w:date="2026-03-28T22:23:47Z">
        <w:r>
          <w:delText xml:space="preserve">of “serious” refers to an </w:delText>
        </w:r>
      </w:del>
      <w:ins w:id="17516" w:author="GoldenCorpusHarness" w:date="2026-03-28T22:23:47Z">
        <w:r>
          <w:t>R</w:t>
        </w:r>
      </w:ins>
      <w:r>
        <w:t>ev</w:t>
      </w:r>
      <w:ins w:id="17517" w:author="GoldenCorpusHarness" w:date="2026-03-28T22:23:47Z">
        <w:r>
          <w:t>iew Board [IRB]/Independ</w:t>
        </w:r>
      </w:ins>
      <w:r>
        <w:t xml:space="preserve">ent </w:t>
      </w:r>
      <w:del w:id="17518" w:author="GoldenCorpusHarness" w:date="2026-03-28T22:23:47Z">
        <w:r>
          <w:delText>in w</w:delText>
        </w:r>
      </w:del>
      <w:ins w:id="17519" w:author="GoldenCorpusHarness" w:date="2026-03-28T22:23:47Z">
        <w:r>
          <w:t>Et</w:t>
        </w:r>
      </w:ins>
      <w:r>
        <w:t>hic</w:t>
      </w:r>
      <w:del w:id="17520" w:author="GoldenCorpusHarness" w:date="2026-03-28T22:23:47Z">
        <w:r>
          <w:delText>h</w:delText>
        </w:r>
      </w:del>
      <w:ins w:id="17521" w:author="GoldenCorpusHarness" w:date="2026-03-28T22:23:47Z">
        <w:r>
          <w:t>s</w:t>
        </w:r>
      </w:ins>
      <w:r>
        <w:t xml:space="preserve"> </w:t>
      </w:r>
      <w:ins w:id="17522" w:author="GoldenCorpusHarness" w:date="2026-03-28T22:23:47Z">
        <w:r>
          <w:t>Commi</w:t>
        </w:r>
      </w:ins>
      <w:r>
        <w:t>t</w:t>
      </w:r>
      <w:del w:id="17523" w:author="GoldenCorpusHarness" w:date="2026-03-28T22:23:47Z">
        <w:r>
          <w:delText>h</w:delText>
        </w:r>
      </w:del>
      <w:ins w:id="17524" w:author="GoldenCorpusHarness" w:date="2026-03-28T22:23:47Z">
        <w:r>
          <w:t>te</w:t>
        </w:r>
      </w:ins>
      <w:r>
        <w:t xml:space="preserve">e </w:t>
      </w:r>
      <w:del w:id="17525" w:author="GoldenCorpusHarness" w:date="2026-03-28T22:23:47Z">
        <w:r>
          <w:delText xml:space="preserve">participant was at risk of death at the time of the event. </w:delText>
        </w:r>
      </w:del>
      <w:ins w:id="17526" w:author="GoldenCorpusHarness" w:date="2026-03-28T22:23:47Z">
        <w:r>
          <w:t>[</w:t>
        </w:r>
      </w:ins>
      <w:r>
        <w:t>I</w:t>
      </w:r>
      <w:del w:id="17527" w:author="GoldenCorpusHarness" w:date="2026-03-28T22:23:47Z">
        <w:r>
          <w:delText>t does not refer to an event, which hypothetically might have caused death, if it were more severe.</w:delText>
        </w:r>
      </w:del>
      <w:ins w:id="17528" w:author="GoldenCorpusHarness" w:date="2026-03-28T22:23:47Z">
        <w:r>
          <w:t>EC])</w:t>
        </w:r>
      </w:ins>
    </w:p>
    <w:bookmarkEnd w:id="344"/>
    <w:p ns2:paraId="5E7CAC24" ns2:textId="77777777" w:rsidR="00F64EA2" w:rsidRPr="00122C75" w:rsidRDefault="00895D30" w:rsidP="00F26E7F">
      <w:pPr>
        <w:pStyle w:val="Paragraph"/>
        <w:keepNext/>
        <w:spacing w:after="0"/>
        <w:ind w:left="360" w:hanging="360"/>
      </w:pPr>
      <w:del w:id="17529" w:author="GoldenCorpusHarness" w:date="2026-03-28T22:23:47Z">
        <w:r>
          <w:delText>c</w:delText>
        </w:r>
      </w:del>
      <w:ins w:id="17530" w:author="GoldenCorpusHarness" w:date="2026-03-28T22:23:47Z">
        <w:r>
          <w:t>All protocols and protocol amendments will be submitted by MSD for regulatory authority acceptance/authorization prior to implementation of the trial or amendment, in compliance with local and/or national regulations</w:t>
        </w:r>
      </w:ins>
      <w:r>
        <w:t>.</w:t>
      </w:r>
      <w:del w:id="17531" w:author="GoldenCorpusHarness" w:date="2026-03-28T22:23:47Z">
        <w:r>
          <w:delText>Requires inpatient hospitalization or prolongation of existing hospitalization</w:delText>
        </w:r>
      </w:del>
    </w:p>
    <w:p ns2:paraId="6FE4CC21" ns2:textId="77777777" w:rsidR="00F64EA2" w:rsidRPr="00F65436" w:rsidRDefault="00895D30" w:rsidP="006A56BD">
      <w:pPr>
        <w:pStyle w:val="ListBullet2"/>
      </w:pPr>
      <w:ins w:id="17532" w:author="GoldenCorpusHarness" w:date="2026-03-28T22:23:47Z">
        <w:r>
          <w:t>The protocol, protocol amendment(s), informed consent form, investigator’s brochure, and other relevant trial documents must be reviewed and approved by an IRB/IEC before being implemented at each site, in compliance with local and/or national regulations and IC</w:t>
        </w:r>
      </w:ins>
      <w:r>
        <w:t>H</w:t>
      </w:r>
      <w:del w:id="17533" w:author="GoldenCorpusHarness" w:date="2026-03-28T22:23:47Z">
        <w:r>
          <w:delText>ospitali</w:delText>
        </w:r>
      </w:del>
      <w:ins w:id="17534" w:author="GoldenCorpusHarness" w:date="2026-03-28T22:23:47Z">
        <w:r>
          <w:t xml:space="preserve"> Guidelines. Changes to the protocol that are required urgently to eliminate an immediate ha</w:t>
        </w:r>
      </w:ins>
      <w:r>
        <w:t>za</w:t>
      </w:r>
      <w:del w:id="17535" w:author="GoldenCorpusHarness" w:date="2026-03-28T22:23:47Z">
        <w:r>
          <w:delText>tion is defined as an inpatient admission, regardless of length of sta</w:delText>
        </w:r>
      </w:del>
      <w:ins w:id="17536" w:author="GoldenCorpusHarness" w:date="2026-03-28T22:23:47Z">
        <w:r>
          <w:t>rd and to protect participant safet</w:t>
        </w:r>
      </w:ins>
      <w:r>
        <w:t>y</w:t>
      </w:r>
      <w:del w:id="17537" w:author="GoldenCorpusHarness" w:date="2026-03-28T22:23:47Z">
        <w:r>
          <w:delText>, e</w:delText>
        </w:r>
      </w:del>
      <w:ins w:id="17538" w:author="GoldenCorpusHarness" w:date="2026-03-28T22:23:47Z">
        <w:r>
          <w:t xml:space="preserve"> may be enacted in anticipation of ethics committee appro</w:t>
        </w:r>
      </w:ins>
      <w:r>
        <w:t>v</w:t>
      </w:r>
      <w:del w:id="17539" w:author="GoldenCorpusHarness" w:date="2026-03-28T22:23:47Z">
        <w:r>
          <w:delText>en if the hospitalization is a precautionary measure for continued observation</w:delText>
        </w:r>
      </w:del>
      <w:ins w:id="17540" w:author="GoldenCorpusHarness" w:date="2026-03-28T22:23:47Z">
        <w:r>
          <w:t>al</w:t>
        </w:r>
      </w:ins>
      <w:r>
        <w:t>.</w:t>
      </w:r>
      <w:del w:id="17541" w:author="GoldenCorpusHarness" w:date="2026-03-28T22:23:47Z">
        <w:r>
          <w:delText xml:space="preserve"> (Note: Hospitalization for an elective procedure to treat a preexisting condition that has not worsened is not an SAE.) A preexisting condition is a clinical condition that is diagnosed prior to the use of an</w:delText>
        </w:r>
      </w:del>
      <w:r>
        <w:t xml:space="preserve"> MSD </w:t>
      </w:r>
      <w:del w:id="17542" w:author="GoldenCorpusHarness" w:date="2026-03-28T22:23:47Z">
        <w:r>
          <w:delText>product and is documented in the participant’s medical his</w:delText>
        </w:r>
      </w:del>
      <w:ins w:id="17543" w:author="GoldenCorpusHarness" w:date="2026-03-28T22:23:47Z">
        <w:r>
          <w:t>will inform regula</w:t>
        </w:r>
      </w:ins>
      <w:r>
        <w:t>tory</w:t>
      </w:r>
      <w:ins w:id="17544" w:author="GoldenCorpusHarness" w:date="2026-03-28T22:23:47Z">
        <w:r>
          <w:t xml:space="preserve"> authorities of such new measures to protect participant safety, in compliance with local and/or national regulations</w:t>
        </w:r>
      </w:ins>
      <w:r>
        <w:t>.</w:t>
      </w:r>
    </w:p>
    <w:p ns2:paraId="3778055A" ns2:textId="77777777" w:rsidR="00F64EA2" w:rsidRPr="00122C75" w:rsidRDefault="00895D30" w:rsidP="00122C75">
      <w:pPr>
        <w:pStyle w:val="Paragraph"/>
        <w:spacing w:after="0"/>
        <w:ind w:left="360" w:hanging="360"/>
      </w:pPr>
      <w:del w:id="17545" w:author="GoldenCorpusHarness" w:date="2026-03-28T22:23:47Z">
        <w:r>
          <w:delText>d</w:delText>
        </w:r>
      </w:del>
      <w:ins w:id="17546" w:author="GoldenCorpusHarness" w:date="2026-03-28T22:23:47Z">
        <w:r>
          <w:t>B</w:t>
        </w:r>
      </w:ins>
      <w:r>
        <w:t>.</w:t>
      </w:r>
      <w:del w:id="17547" w:author="GoldenCorpusHarness" w:date="2026-03-28T22:23:47Z">
        <w:r>
          <w:delText>R</w:delText>
        </w:r>
      </w:del>
      <w:ins w:id="17548" w:author="GoldenCorpusHarness" w:date="2026-03-28T22:23:47Z">
        <w:r>
          <w:t>Saf</w:t>
        </w:r>
      </w:ins>
      <w:r>
        <w:t>e</w:t>
      </w:r>
      <w:del w:id="17549" w:author="GoldenCorpusHarness" w:date="2026-03-28T22:23:47Z">
        <w:r>
          <w:delText>sults in persistent or significant disabili</w:delText>
        </w:r>
      </w:del>
      <w:r>
        <w:t>ty</w:t>
      </w:r>
      <w:del w:id="17550" w:author="GoldenCorpusHarness" w:date="2026-03-28T22:23:47Z">
        <w:r>
          <w:delText>/incapacity</w:delText>
        </w:r>
      </w:del>
    </w:p>
    <w:p ns2:paraId="12720ED0" ns2:textId="77777777" w:rsidR="00F64EA2" w:rsidRPr="00F65436" w:rsidRDefault="00895D30" w:rsidP="006A56BD">
      <w:pPr>
        <w:pStyle w:val="ListBullet2"/>
      </w:pPr>
      <w:r>
        <w:t xml:space="preserve">The </w:t>
      </w:r>
      <w:del w:id="17551" w:author="GoldenCorpusHarness" w:date="2026-03-28T22:23:47Z">
        <w:r>
          <w:delText>term disa</w:delText>
        </w:r>
      </w:del>
      <w:ins w:id="17552" w:author="GoldenCorpusHarness" w:date="2026-03-28T22:23:47Z">
        <w:r>
          <w:t xml:space="preserve">guiding principle in decision-making in clinical trials is that participant welfare is of primary importance. Potential participants will </w:t>
        </w:r>
      </w:ins>
      <w:r>
        <w:t>b</w:t>
      </w:r>
      <w:del w:id="17553" w:author="GoldenCorpusHarness" w:date="2026-03-28T22:23:47Z">
        <w:r>
          <w:delText>ility means a s</w:delText>
        </w:r>
      </w:del>
      <w:ins w:id="17554" w:author="GoldenCorpusHarness" w:date="2026-03-28T22:23:47Z">
        <w:r>
          <w:t>e informed of the risks and benefits of, as well as alternatives to, trial participation. At a minim</w:t>
        </w:r>
      </w:ins>
      <w:r>
        <w:t>u</w:t>
      </w:r>
      <w:del w:id="17555" w:author="GoldenCorpusHarness" w:date="2026-03-28T22:23:47Z">
        <w:r>
          <w:delText>bstantial disr</w:delText>
        </w:r>
      </w:del>
      <w:ins w:id="17556" w:author="GoldenCorpusHarness" w:date="2026-03-28T22:23:47Z">
        <w:r>
          <w:t>m, trial designs will take into acco</w:t>
        </w:r>
      </w:ins>
      <w:r>
        <w:t>u</w:t>
      </w:r>
      <w:del w:id="17557" w:author="GoldenCorpusHarness" w:date="2026-03-28T22:23:47Z">
        <w:r>
          <w:delText>ption of a person’s ability to conduct normal life functions</w:delText>
        </w:r>
      </w:del>
      <w:ins w:id="17558" w:author="GoldenCorpusHarness" w:date="2026-03-28T22:23:47Z">
        <w:r>
          <w:t>nt the local standard of care</w:t>
        </w:r>
      </w:ins>
      <w:r>
        <w:t>.</w:t>
      </w:r>
    </w:p>
    <w:p ns2:paraId="3CAEEF1F" ns2:textId="77777777" w:rsidR="00F64EA2" w:rsidRPr="00F65436" w:rsidRDefault="00895D30" w:rsidP="006A56BD">
      <w:pPr>
        <w:pStyle w:val="ListBullet2"/>
      </w:pPr>
      <w:ins w:id="17559" w:author="GoldenCorpusHarness" w:date="2026-03-28T22:23:47Z">
        <w:r>
          <w:t xml:space="preserve">All participation in MSD clinical trials is voluntary. Participants enter the trial only after informed consent is obtained. Informed consents include relevant aspects of the trial, such as trial design, anticipated benefits and risks of medical intervention(s), trial setting, and the potential use of technology. </w:t>
        </w:r>
      </w:ins>
      <w:r>
        <w:t>T</w:t>
      </w:r>
      <w:del w:id="17560" w:author="GoldenCorpusHarness" w:date="2026-03-28T22:23:47Z">
        <w:r>
          <w:delText>his definition is not intended to include experiences of relati</w:delText>
        </w:r>
      </w:del>
      <w:ins w:id="17561" w:author="GoldenCorpusHarness" w:date="2026-03-28T22:23:47Z">
        <w:r>
          <w:t>rial designs include procedures and systems for the identification, monitoring, and reporting of safety concerns. Participants may withdraw from an MSD trial at any time, without any influence on their access to, or receipt of, medical care that may otherwise be a</w:t>
        </w:r>
      </w:ins>
      <w:r>
        <w:t>v</w:t>
      </w:r>
      <w:del w:id="17562" w:author="GoldenCorpusHarness" w:date="2026-03-28T22:23:47Z">
        <w:r>
          <w:delText xml:space="preserve">ely minor medical significance such as uncomplicated headache, nausea, vomiting, diarrhea, influenza, and accidental trauma (eg, sprained ankle) that may interfere with or prevent everyday life functions </w:delText>
        </w:r>
      </w:del>
      <w:ins w:id="17563" w:author="GoldenCorpusHarness" w:date="2026-03-28T22:23:47Z">
        <w:r>
          <w:t>aila</w:t>
        </w:r>
      </w:ins>
      <w:r>
        <w:t>b</w:t>
      </w:r>
      <w:del w:id="17564" w:author="GoldenCorpusHarness" w:date="2026-03-28T22:23:47Z">
        <w:r>
          <w:delText>ut do not constitute a substantial disruption</w:delText>
        </w:r>
      </w:del>
      <w:ins w:id="17565" w:author="GoldenCorpusHarness" w:date="2026-03-28T22:23:47Z">
        <w:r>
          <w:t>le to them</w:t>
        </w:r>
      </w:ins>
      <w:r>
        <w:t>.</w:t>
      </w:r>
    </w:p>
    <w:p ns2:paraId="1E183C86" ns2:textId="77777777" w:rsidR="00F64EA2" w:rsidRPr="00122C75" w:rsidRDefault="00895D30" w:rsidP="00122C75">
      <w:pPr>
        <w:pStyle w:val="Paragraph"/>
        <w:spacing w:after="0"/>
        <w:ind w:left="360" w:hanging="360"/>
      </w:pPr>
      <w:ins w:id="17566" w:author="GoldenCorpusHarness" w:date="2026-03-28T22:23:47Z">
        <w:r>
          <w:t>During trial planning, th</w:t>
        </w:r>
      </w:ins>
      <w:r>
        <w:t>e</w:t>
      </w:r>
      <w:del w:id="17567" w:author="GoldenCorpusHarness" w:date="2026-03-28T22:23:47Z">
        <w:r>
          <w:delText>.I</w:delText>
        </w:r>
      </w:del>
      <w:ins w:id="17568" w:author="GoldenCorpusHarness" w:date="2026-03-28T22:23:47Z">
        <w:r>
          <w:t xml:space="preserve"> need for an independent Data Monitoring Committee (DMC) i</w:t>
        </w:r>
      </w:ins>
      <w:r>
        <w:t>s a</w:t>
      </w:r>
      <w:del w:id="17569" w:author="GoldenCorpusHarness" w:date="2026-03-28T22:23:47Z">
        <w:r>
          <w:delText xml:space="preserve"> cong</w:delText>
        </w:r>
      </w:del>
      <w:ins w:id="17570" w:author="GoldenCorpusHarness" w:date="2026-03-28T22:23:47Z">
        <w:r>
          <w:t>ss</w:t>
        </w:r>
      </w:ins>
      <w:r>
        <w:t>e</w:t>
      </w:r>
      <w:del w:id="17571" w:author="GoldenCorpusHarness" w:date="2026-03-28T22:23:47Z">
        <w:r>
          <w:delText xml:space="preserve">nital anomaly/birth </w:delText>
        </w:r>
      </w:del>
      <w:ins w:id="17572" w:author="GoldenCorpusHarness" w:date="2026-03-28T22:23:47Z">
        <w:r>
          <w:t>sse</w:t>
        </w:r>
      </w:ins>
      <w:r>
        <w:t>d</w:t>
      </w:r>
      <w:del w:id="17573" w:author="GoldenCorpusHarness" w:date="2026-03-28T22:23:47Z">
        <w:r>
          <w:delText>efect</w:delText>
        </w:r>
      </w:del>
      <w:ins w:id="17574" w:author="GoldenCorpusHarness" w:date="2026-03-28T22:23:47Z">
        <w:r>
          <w:t>.</w:t>
        </w:r>
      </w:ins>
    </w:p>
    <w:p ns2:paraId="22D6A65D" ns2:textId="77777777" w:rsidR="00F64EA2" w:rsidRPr="00F65436" w:rsidRDefault="00895D30" w:rsidP="006A56BD">
      <w:pPr>
        <w:pStyle w:val="ListBullet2"/>
      </w:pPr>
      <w:del w:id="17575" w:author="GoldenCorpusHarness" w:date="2026-03-28T22:23:47Z">
        <w:r>
          <w:delText>I</w:delText>
        </w:r>
      </w:del>
      <w:ins w:id="17576" w:author="GoldenCorpusHarness" w:date="2026-03-28T22:23:47Z">
        <w:r>
          <w:t>C.Co</w:t>
        </w:r>
      </w:ins>
      <w:r>
        <w:t>n</w:t>
      </w:r>
      <w:del w:id="17577" w:author="GoldenCorpusHarness" w:date="2026-03-28T22:23:47Z">
        <w:r>
          <w:delText xml:space="preserve"> o</w:delText>
        </w:r>
      </w:del>
      <w:r>
        <w:t>f</w:t>
      </w:r>
      <w:del w:id="17578" w:author="GoldenCorpusHarness" w:date="2026-03-28T22:23:47Z">
        <w:r>
          <w:delText>fspr</w:delText>
        </w:r>
      </w:del>
      <w:r>
        <w:t>i</w:t>
      </w:r>
      <w:ins w:id="17579" w:author="GoldenCorpusHarness" w:date="2026-03-28T22:23:47Z">
        <w:r>
          <w:t>de</w:t>
        </w:r>
      </w:ins>
      <w:r>
        <w:t>n</w:t>
      </w:r>
      <w:del w:id="17580" w:author="GoldenCorpusHarness" w:date="2026-03-28T22:23:47Z">
        <w:r>
          <w:delText>g of par</w:delText>
        </w:r>
      </w:del>
      <w:r>
        <w:t>ti</w:t>
      </w:r>
      <w:del w:id="17581" w:author="GoldenCorpusHarness" w:date="2026-03-28T22:23:47Z">
        <w:r>
          <w:delText>c</w:delText>
        </w:r>
      </w:del>
      <w:ins w:id="17582" w:author="GoldenCorpusHarness" w:date="2026-03-28T22:23:47Z">
        <w:r>
          <w:t>al</w:t>
        </w:r>
      </w:ins>
      <w:r>
        <w:t>i</w:t>
      </w:r>
      <w:del w:id="17583" w:author="GoldenCorpusHarness" w:date="2026-03-28T22:23:47Z">
        <w:r>
          <w:delText>pan</w:delText>
        </w:r>
      </w:del>
      <w:r>
        <w:t>t</w:t>
      </w:r>
      <w:del w:id="17584" w:author="GoldenCorpusHarness" w:date="2026-03-28T22:23:47Z">
        <w:r>
          <w:delText xml:space="preserve"> taking the product regardless of time to diagnosis.</w:delText>
        </w:r>
      </w:del>
      <w:ins w:id="17585" w:author="GoldenCorpusHarness" w:date="2026-03-28T22:23:47Z">
        <w:r>
          <w:t>y</w:t>
        </w:r>
      </w:ins>
    </w:p>
    <w:p ns2:paraId="1FB914C7" ns2:textId="77777777" w:rsidR="00F64EA2" w:rsidRPr="00122C75" w:rsidRDefault="00895D30" w:rsidP="00122C75">
      <w:pPr>
        <w:pStyle w:val="Paragraph"/>
        <w:spacing w:after="0"/>
        <w:ind w:left="360" w:hanging="360"/>
      </w:pPr>
      <w:del w:id="17586" w:author="GoldenCorpusHarness" w:date="2026-03-28T22:23:47Z">
        <w:r>
          <w:delText>f</w:delText>
        </w:r>
      </w:del>
      <w:ins w:id="17587" w:author="GoldenCorpusHarness" w:date="2026-03-28T22:23:47Z">
        <w:r>
          <w:t>MSD is committed to safeguarding participant confidentiality, to the greatest extent possible, as well as all applicable data protection rights</w:t>
        </w:r>
      </w:ins>
      <w:r>
        <w:t>.</w:t>
      </w:r>
      <w:del w:id="17588" w:author="GoldenCorpusHarness" w:date="2026-03-28T22:23:47Z">
        <w:r>
          <w:delText>Other important medical e</w:delText>
        </w:r>
      </w:del>
      <w:ins w:id="17589" w:author="GoldenCorpusHarness" w:date="2026-03-28T22:23:47Z">
        <w:r>
          <w:t xml:space="preserve"> Unless required by law, only the in</w:t>
        </w:r>
      </w:ins>
      <w:r>
        <w:t>ve</w:t>
      </w:r>
      <w:del w:id="17590" w:author="GoldenCorpusHarness" w:date="2026-03-28T22:23:47Z">
        <w:r>
          <w:delText>nts</w:delText>
        </w:r>
      </w:del>
      <w:ins w:id="17591" w:author="GoldenCorpusHarness" w:date="2026-03-28T22:23:47Z">
        <w:r>
          <w:t>stigator, Sponsor (or individuals acting on behalf of MSD), ethics committee, and/or regulatory authorities will have access to confidential medical records that might identify the participant by name.</w:t>
        </w:r>
      </w:ins>
    </w:p>
    <w:p ns2:paraId="1A5EEBB7" ns2:textId="77777777" w:rsidR="00F64EA2" w:rsidRPr="009A4566" w:rsidRDefault="00895D30" w:rsidP="006A56BD">
      <w:pPr>
        <w:pStyle w:val="ListBullet2"/>
      </w:pPr>
      <w:del w:id="17592" w:author="GoldenCorpusHarness" w:date="2026-03-28T22:23:47Z">
        <w:r>
          <w:delText>Medical or sci</w:delText>
        </w:r>
      </w:del>
      <w:ins w:id="17593" w:author="GoldenCorpusHarness" w:date="2026-03-28T22:23:47Z">
        <w:r>
          <w:t>D.G</w:t>
        </w:r>
      </w:ins>
      <w:r>
        <w:t>en</w:t>
      </w:r>
      <w:del w:id="17594" w:author="GoldenCorpusHarness" w:date="2026-03-28T22:23:47Z">
        <w:r>
          <w:delText>tif</w:delText>
        </w:r>
      </w:del>
      <w:ins w:id="17595" w:author="GoldenCorpusHarness" w:date="2026-03-28T22:23:47Z">
        <w:r>
          <w:t>om</w:t>
        </w:r>
      </w:ins>
      <w:r>
        <w:t xml:space="preserve">ic </w:t>
      </w:r>
      <w:del w:id="17596" w:author="GoldenCorpusHarness" w:date="2026-03-28T22:23:47Z">
        <w:r>
          <w:delText>judgment should be exercised in deciding whether SAE reporting is appropriate in other situations such as important medical events that may not be immediately life-threatening or result in death or hospitalization but may jeopardize the participant or may require medical or surgical intervention to prevent 1 of the other outcomes listed in the above definition. Th</w:delText>
        </w:r>
      </w:del>
      <w:ins w:id="17597" w:author="GoldenCorpusHarness" w:date="2026-03-28T22:23:47Z">
        <w:r>
          <w:t>R</w:t>
        </w:r>
      </w:ins>
      <w:r>
        <w:t>ese</w:t>
      </w:r>
      <w:del w:id="17598" w:author="GoldenCorpusHarness" w:date="2026-03-28T22:23:47Z">
        <w:r>
          <w:delText xml:space="preserve"> events s</w:delText>
        </w:r>
      </w:del>
      <w:ins w:id="17599" w:author="GoldenCorpusHarness" w:date="2026-03-28T22:23:47Z">
        <w:r>
          <w:t>arc</w:t>
        </w:r>
      </w:ins>
      <w:r>
        <w:t>h</w:t>
      </w:r>
      <w:del w:id="17600" w:author="GoldenCorpusHarness" w:date="2026-03-28T22:23:47Z">
        <w:r>
          <w:delText>ould usually be considered serious.</w:delText>
        </w:r>
      </w:del>
    </w:p>
    <w:bookmarkEnd w:id="345"/>
    <w:p ns2:paraId="468581A7" ns2:textId="77777777" w:rsidR="00F64EA2" w:rsidRPr="00F65436" w:rsidRDefault="00895D30" w:rsidP="006A56BD">
      <w:pPr>
        <w:pStyle w:val="ListBullet2"/>
      </w:pPr>
      <w:del w:id="17601" w:author="GoldenCorpusHarness" w:date="2026-03-28T22:23:47Z">
        <w:r>
          <w:delText>Exa</w:delText>
        </w:r>
      </w:del>
      <w:ins w:id="17602" w:author="GoldenCorpusHarness" w:date="2026-03-28T22:23:47Z">
        <w:r>
          <w:t>Geno</w:t>
        </w:r>
      </w:ins>
      <w:r>
        <w:t>m</w:t>
      </w:r>
      <w:del w:id="17603" w:author="GoldenCorpusHarness" w:date="2026-03-28T22:23:47Z">
        <w:r>
          <w:delText>pl</w:delText>
        </w:r>
      </w:del>
      <w:ins w:id="17604" w:author="GoldenCorpusHarness" w:date="2026-03-28T22:23:47Z">
        <w:r>
          <w:t>ic r</w:t>
        </w:r>
      </w:ins>
      <w:r>
        <w:t>es</w:t>
      </w:r>
      <w:del w:id="17605" w:author="GoldenCorpusHarness" w:date="2026-03-28T22:23:47Z">
        <w:r>
          <w:delText xml:space="preserve"> of su</w:delText>
        </w:r>
      </w:del>
      <w:ins w:id="17606" w:author="GoldenCorpusHarness" w:date="2026-03-28T22:23:47Z">
        <w:r>
          <w:t>ear</w:t>
        </w:r>
      </w:ins>
      <w:r>
        <w:t xml:space="preserve">ch </w:t>
      </w:r>
      <w:del w:id="17607" w:author="GoldenCorpusHarness" w:date="2026-03-28T22:23:47Z">
        <w:r>
          <w:delText>eve</w:delText>
        </w:r>
      </w:del>
      <w:ins w:id="17608" w:author="GoldenCorpusHarness" w:date="2026-03-28T22:23:47Z">
        <w:r>
          <w:t>will o</w:t>
        </w:r>
      </w:ins>
      <w:r>
        <w:t>n</w:t>
      </w:r>
      <w:del w:id="17609" w:author="GoldenCorpusHarness" w:date="2026-03-28T22:23:47Z">
        <w:r>
          <w:delText>ts</w:delText>
        </w:r>
      </w:del>
      <w:ins w:id="17610" w:author="GoldenCorpusHarness" w:date="2026-03-28T22:23:47Z">
        <w:r>
          <w:t>ly</w:t>
        </w:r>
      </w:ins>
      <w:r>
        <w:t xml:space="preserve"> </w:t>
      </w:r>
      <w:del w:id="17611" w:author="GoldenCorpusHarness" w:date="2026-03-28T22:23:47Z">
        <w:r>
          <w:delText>includ</w:delText>
        </w:r>
      </w:del>
      <w:ins w:id="17612" w:author="GoldenCorpusHarness" w:date="2026-03-28T22:23:47Z">
        <w:r>
          <w:t>b</w:t>
        </w:r>
      </w:ins>
      <w:r>
        <w:t xml:space="preserve">e </w:t>
      </w:r>
      <w:del w:id="17613" w:author="GoldenCorpusHarness" w:date="2026-03-28T22:23:47Z">
        <w:r>
          <w:delText>i</w:delText>
        </w:r>
      </w:del>
      <w:ins w:id="17614" w:author="GoldenCorpusHarness" w:date="2026-03-28T22:23:47Z">
        <w:r>
          <w:t>co</w:t>
        </w:r>
      </w:ins>
      <w:r>
        <w:t>n</w:t>
      </w:r>
      <w:del w:id="17615" w:author="GoldenCorpusHarness" w:date="2026-03-28T22:23:47Z">
        <w:r>
          <w:delText xml:space="preserve">vasive or malignant </w:delText>
        </w:r>
      </w:del>
      <w:ins w:id="17616" w:author="GoldenCorpusHarness" w:date="2026-03-28T22:23:47Z">
        <w:r>
          <w:t>du</w:t>
        </w:r>
      </w:ins>
      <w:r>
        <w:t>c</w:t>
      </w:r>
      <w:del w:id="17617" w:author="GoldenCorpusHarness" w:date="2026-03-28T22:23:47Z">
        <w:r>
          <w:delText>ancers, in</w:delText>
        </w:r>
      </w:del>
      <w:r>
        <w:t>te</w:t>
      </w:r>
      <w:del w:id="17618" w:author="GoldenCorpusHarness" w:date="2026-03-28T22:23:47Z">
        <w:r>
          <w:delText>nsive treatment</w:delText>
        </w:r>
      </w:del>
      <w:ins w:id="17619" w:author="GoldenCorpusHarness" w:date="2026-03-28T22:23:47Z">
        <w:r>
          <w:t>d</w:t>
        </w:r>
      </w:ins>
      <w:r>
        <w:t xml:space="preserve"> in a</w:t>
      </w:r>
      <w:del w:id="17620" w:author="GoldenCorpusHarness" w:date="2026-03-28T22:23:47Z">
        <w:r>
          <w:delText>n eme</w:delText>
        </w:r>
      </w:del>
      <w:ins w:id="17621" w:author="GoldenCorpusHarness" w:date="2026-03-28T22:23:47Z">
        <w:r>
          <w:t>cco</w:t>
        </w:r>
      </w:ins>
      <w:r>
        <w:t>r</w:t>
      </w:r>
      <w:del w:id="17622" w:author="GoldenCorpusHarness" w:date="2026-03-28T22:23:47Z">
        <w:r>
          <w:delText>ge</w:delText>
        </w:r>
      </w:del>
      <w:ins w:id="17623" w:author="GoldenCorpusHarness" w:date="2026-03-28T22:23:47Z">
        <w:r>
          <w:t>da</w:t>
        </w:r>
      </w:ins>
      <w:r>
        <w:t>nc</w:t>
      </w:r>
      <w:del w:id="17624" w:author="GoldenCorpusHarness" w:date="2026-03-28T22:23:47Z">
        <w:r>
          <w:delText>y</w:delText>
        </w:r>
      </w:del>
      <w:ins w:id="17625" w:author="GoldenCorpusHarness" w:date="2026-03-28T22:23:47Z">
        <w:r>
          <w:t>e</w:t>
        </w:r>
      </w:ins>
      <w:r>
        <w:t xml:space="preserve"> </w:t>
      </w:r>
      <w:ins w:id="17626" w:author="GoldenCorpusHarness" w:date="2026-03-28T22:23:47Z">
        <w:r>
          <w:t>with a p</w:t>
        </w:r>
      </w:ins>
      <w:r>
        <w:t>ro</w:t>
      </w:r>
      <w:ins w:id="17627" w:author="GoldenCorpusHarness" w:date="2026-03-28T22:23:47Z">
        <w:r>
          <w:t>t</w:t>
        </w:r>
      </w:ins>
      <w:r>
        <w:t>o</w:t>
      </w:r>
      <w:del w:id="17628" w:author="GoldenCorpusHarness" w:date="2026-03-28T22:23:47Z">
        <w:r>
          <w:delText xml:space="preserve">m </w:delText>
        </w:r>
      </w:del>
      <w:ins w:id="17629" w:author="GoldenCorpusHarness" w:date="2026-03-28T22:23:47Z">
        <w:r>
          <w:t>c</w:t>
        </w:r>
      </w:ins>
      <w:r>
        <w:t>o</w:t>
      </w:r>
      <w:del w:id="17630" w:author="GoldenCorpusHarness" w:date="2026-03-28T22:23:47Z">
        <w:r>
          <w:delText>r</w:delText>
        </w:r>
      </w:del>
      <w:ins w:id="17631" w:author="GoldenCorpusHarness" w:date="2026-03-28T22:23:47Z">
        <w:r>
          <w:t>l</w:t>
        </w:r>
      </w:ins>
      <w:r>
        <w:t xml:space="preserve"> a</w:t>
      </w:r>
      <w:del w:id="17632" w:author="GoldenCorpusHarness" w:date="2026-03-28T22:23:47Z">
        <w:r>
          <w:delText>t</w:delText>
        </w:r>
      </w:del>
      <w:ins w:id="17633" w:author="GoldenCorpusHarness" w:date="2026-03-28T22:23:47Z">
        <w:r>
          <w:t>nd</w:t>
        </w:r>
      </w:ins>
      <w:r>
        <w:t xml:space="preserve"> </w:t>
      </w:r>
      <w:del w:id="17634" w:author="GoldenCorpusHarness" w:date="2026-03-28T22:23:47Z">
        <w:r>
          <w:delText xml:space="preserve">home </w:delText>
        </w:r>
      </w:del>
      <w:ins w:id="17635" w:author="GoldenCorpusHarness" w:date="2026-03-28T22:23:47Z">
        <w:r>
          <w:t>in</w:t>
        </w:r>
      </w:ins>
      <w:r>
        <w:t>for</w:t>
      </w:r>
      <w:del w:id="17636" w:author="GoldenCorpusHarness" w:date="2026-03-28T22:23:47Z">
        <w:r>
          <w:delText xml:space="preserve"> all</w:delText>
        </w:r>
      </w:del>
      <w:ins w:id="17637" w:author="GoldenCorpusHarness" w:date="2026-03-28T22:23:47Z">
        <w:r>
          <w:t>m</w:t>
        </w:r>
      </w:ins>
      <w:r>
        <w:t>e</w:t>
      </w:r>
      <w:del w:id="17638" w:author="GoldenCorpusHarness" w:date="2026-03-28T22:23:47Z">
        <w:r>
          <w:delText>rgic bronchospasm, bloo</w:delText>
        </w:r>
      </w:del>
      <w:r>
        <w:t>d</w:t>
      </w:r>
      <w:del w:id="17639" w:author="GoldenCorpusHarness" w:date="2026-03-28T22:23:47Z">
        <w:r>
          <w:delText xml:space="preserve"> dyscrasias, or</w:delText>
        </w:r>
      </w:del>
      <w:r>
        <w:t xml:space="preserve"> con</w:t>
      </w:r>
      <w:del w:id="17640" w:author="GoldenCorpusHarness" w:date="2026-03-28T22:23:47Z">
        <w:r>
          <w:delText>vul</w:delText>
        </w:r>
      </w:del>
      <w:r>
        <w:t>s</w:t>
      </w:r>
      <w:del w:id="17641" w:author="GoldenCorpusHarness" w:date="2026-03-28T22:23:47Z">
        <w:r>
          <w:delText>ions that do not result in hospitalization, or developm</w:delText>
        </w:r>
      </w:del>
      <w:r>
        <w:t xml:space="preserve">ent </w:t>
      </w:r>
      <w:ins w:id="17642" w:author="GoldenCorpusHarness" w:date="2026-03-28T22:23:47Z">
        <w:r>
          <w:t>auth</w:t>
        </w:r>
      </w:ins>
      <w:r>
        <w:t>o</w:t>
      </w:r>
      <w:del w:id="17643" w:author="GoldenCorpusHarness" w:date="2026-03-28T22:23:47Z">
        <w:r>
          <w:delText>f</w:delText>
        </w:r>
      </w:del>
      <w:ins w:id="17644" w:author="GoldenCorpusHarness" w:date="2026-03-28T22:23:47Z">
        <w:r>
          <w:t>rized</w:t>
        </w:r>
      </w:ins>
      <w:r>
        <w:t xml:space="preserve"> </w:t>
      </w:r>
      <w:del w:id="17645" w:author="GoldenCorpusHarness" w:date="2026-03-28T22:23:47Z">
        <w:r>
          <w:delText>drug dependenc</w:delText>
        </w:r>
      </w:del>
      <w:ins w:id="17646" w:author="GoldenCorpusHarness" w:date="2026-03-28T22:23:47Z">
        <w:r>
          <w:t>b</w:t>
        </w:r>
      </w:ins>
      <w:r>
        <w:t xml:space="preserve">y </w:t>
      </w:r>
      <w:ins w:id="17647" w:author="GoldenCorpusHarness" w:date="2026-03-28T22:23:47Z">
        <w:r>
          <w:t>an ethics c</w:t>
        </w:r>
      </w:ins>
      <w:r>
        <w:t>o</w:t>
      </w:r>
      <w:del w:id="17648" w:author="GoldenCorpusHarness" w:date="2026-03-28T22:23:47Z">
        <w:r>
          <w:delText>r drug abus</w:delText>
        </w:r>
      </w:del>
      <w:ins w:id="17649" w:author="GoldenCorpusHarness" w:date="2026-03-28T22:23:47Z">
        <w:r>
          <w:t>mmitte</w:t>
        </w:r>
      </w:ins>
      <w:r>
        <w:t>e.</w:t>
      </w:r>
    </w:p>
    <w:p ns2:paraId="4712004D" ns2:textId="77777777" w:rsidR="00F64EA2" w:rsidRPr="008964DC" w:rsidRDefault="00F64EA2" w:rsidP="00DF2CB9">
      <w:pPr>
        <w:pStyle w:val="ListEnd"/>
      </w:pPr>
      <w:ins w:id="17650" w:author="GoldenCorpusHarness" w:date="2026-03-28T22:23:47Z">
        <w:r>
          <w:t>E.Trial Results</w:t>
        </w:r>
      </w:ins>
    </w:p>
    <w:p ns2:paraId="18A265B0" ns2:textId="77777777" w:rsidR="008E6280" w:rsidRDefault="00164D80" w:rsidP="0047391C">
      <w:pPr>
        <w:pStyle w:val="Heading3"/>
      </w:pPr>
      <w:r>
        <w:t>A</w:t>
      </w:r>
      <w:del w:id="17651" w:author="GoldenCorpusHarness" w:date="2026-03-28T22:23:47Z">
        <w:r>
          <w:delText>d</w:delText>
        </w:r>
      </w:del>
      <w:ins w:id="17652" w:author="GoldenCorpusHarness" w:date="2026-03-28T22:23:47Z">
        <w:r>
          <w:t>t the time of provi</w:t>
        </w:r>
      </w:ins>
      <w:r>
        <w:t>di</w:t>
      </w:r>
      <w:del w:id="17653" w:author="GoldenCorpusHarness" w:date="2026-03-28T22:23:47Z">
        <w:r>
          <w:delText>t</w:delText>
        </w:r>
      </w:del>
      <w:ins w:id="17654" w:author="GoldenCorpusHarness" w:date="2026-03-28T22:23:47Z">
        <w:r>
          <w:t xml:space="preserve">ng </w:t>
        </w:r>
      </w:ins>
      <w:r>
        <w:t>i</w:t>
      </w:r>
      <w:ins w:id="17655" w:author="GoldenCorpusHarness" w:date="2026-03-28T22:23:47Z">
        <w:r>
          <w:t>nformed c</w:t>
        </w:r>
      </w:ins>
      <w:r>
        <w:t>on</w:t>
      </w:r>
      <w:del w:id="17656" w:author="GoldenCorpusHarness" w:date="2026-03-28T22:23:47Z">
        <w:r>
          <w:delText>al Ev</w:delText>
        </w:r>
      </w:del>
      <w:ins w:id="17657" w:author="GoldenCorpusHarness" w:date="2026-03-28T22:23:47Z">
        <w:r>
          <w:t>s</w:t>
        </w:r>
      </w:ins>
      <w:r>
        <w:t>ent</w:t>
      </w:r>
      <w:del w:id="17658" w:author="GoldenCorpusHarness" w:date="2026-03-28T22:23:47Z">
        <w:r>
          <w:delText>s</w:delText>
        </w:r>
      </w:del>
      <w:r>
        <w:t xml:space="preserve"> </w:t>
      </w:r>
      <w:del w:id="17659" w:author="GoldenCorpusHarness" w:date="2026-03-28T22:23:47Z">
        <w:r>
          <w:delText>Reporte</w:delText>
        </w:r>
      </w:del>
      <w:ins w:id="17660" w:author="GoldenCorpusHarness" w:date="2026-03-28T22:23:47Z">
        <w:r>
          <w:t>an</w:t>
        </w:r>
      </w:ins>
      <w:r>
        <w:t xml:space="preserve">d in </w:t>
      </w:r>
      <w:ins w:id="17661" w:author="GoldenCorpusHarness" w:date="2026-03-28T22:23:47Z">
        <w:r>
          <w:t xml:space="preserve">accordance with local laws and regulations, participants should be informed about </w:t>
        </w:r>
      </w:ins>
      <w:r>
        <w:t xml:space="preserve">the </w:t>
      </w:r>
      <w:del w:id="17662" w:author="GoldenCorpusHarness" w:date="2026-03-28T22:23:47Z">
        <w:r>
          <w:delText>Same M</w:delText>
        </w:r>
      </w:del>
      <w:ins w:id="17663" w:author="GoldenCorpusHarness" w:date="2026-03-28T22:23:47Z">
        <w:r>
          <w:t>pl</w:t>
        </w:r>
      </w:ins>
      <w:r>
        <w:t>an</w:t>
      </w:r>
      <w:del w:id="17664" w:author="GoldenCorpusHarness" w:date="2026-03-28T22:23:47Z">
        <w:r>
          <w:delText>ne</w:delText>
        </w:r>
      </w:del>
      <w:ins w:id="17665" w:author="GoldenCorpusHarness" w:date="2026-03-28T22:23:47Z">
        <w:r>
          <w:t>s fo</w:t>
        </w:r>
      </w:ins>
      <w:r>
        <w:t>r a</w:t>
      </w:r>
      <w:ins w:id="17666" w:author="GoldenCorpusHarness" w:date="2026-03-28T22:23:47Z">
        <w:r>
          <w:t>vailability of trial re</w:t>
        </w:r>
      </w:ins>
      <w:r>
        <w:t>s</w:t>
      </w:r>
      <w:del w:id="17667" w:author="GoldenCorpusHarness" w:date="2026-03-28T22:23:47Z">
        <w:r>
          <w:delText xml:space="preserve"> SAE</w:delText>
        </w:r>
      </w:del>
      <w:ins w:id="17668" w:author="GoldenCorpusHarness" w:date="2026-03-28T22:23:47Z">
        <w:r>
          <w:t>ults.</w:t>
        </w:r>
      </w:ins>
    </w:p>
    <w:p ns2:paraId="2923D101" ns2:textId="77777777" w:rsidR="008E6280" w:rsidRPr="00A67D5F" w:rsidRDefault="00895D30" w:rsidP="009F1058">
      <w:pPr>
        <w:pStyle w:val="ParagraphBold"/>
        <w:keepNext/>
      </w:pPr>
      <w:del w:id="17669" w:author="GoldenCorpusHarness" w:date="2026-03-28T22:23:47Z">
        <w:r>
          <w:delText>A</w:delText>
        </w:r>
      </w:del>
      <w:ins w:id="17670" w:author="GoldenCorpusHarness" w:date="2026-03-28T22:23:47Z">
        <w:r>
          <w:t>IV.Financial Consi</w:t>
        </w:r>
      </w:ins>
      <w:r>
        <w:t>d</w:t>
      </w:r>
      <w:del w:id="17671" w:author="GoldenCorpusHarness" w:date="2026-03-28T22:23:47Z">
        <w:r>
          <w:delText>di</w:delText>
        </w:r>
      </w:del>
      <w:ins w:id="17672" w:author="GoldenCorpusHarness" w:date="2026-03-28T22:23:47Z">
        <w:r>
          <w:t>era</w:t>
        </w:r>
      </w:ins>
      <w:r>
        <w:t>tion</w:t>
      </w:r>
      <w:del w:id="17673" w:author="GoldenCorpusHarness" w:date="2026-03-28T22:23:47Z">
        <w:r>
          <w:delText>al event</w:delText>
        </w:r>
      </w:del>
      <w:r>
        <w:t>s</w:t>
      </w:r>
      <w:del w:id="17674" w:author="GoldenCorpusHarness" w:date="2026-03-28T22:23:47Z">
        <w:r>
          <w:delText xml:space="preserve"> that require reporting</w:delText>
        </w:r>
      </w:del>
    </w:p>
    <w:p ns2:paraId="5E15D274" ns2:textId="77777777" w:rsidR="008E6280" w:rsidRDefault="00164D80" w:rsidP="00FA19C0">
      <w:pPr>
        <w:pStyle w:val="paragraph0"/>
      </w:pPr>
      <w:del w:id="17675" w:author="GoldenCorpusHarness" w:date="2026-03-28T22:23:47Z">
        <w:r>
          <w:delText>I</w:delText>
        </w:r>
      </w:del>
      <w:ins w:id="17676" w:author="GoldenCorpusHarness" w:date="2026-03-28T22:23:47Z">
        <w:r>
          <w:t>A.Payme</w:t>
        </w:r>
      </w:ins>
      <w:r>
        <w:t>n</w:t>
      </w:r>
      <w:del w:id="17677" w:author="GoldenCorpusHarness" w:date="2026-03-28T22:23:47Z">
        <w:r>
          <w:delText xml:space="preserve"> addi</w:delText>
        </w:r>
      </w:del>
      <w:r>
        <w:t>t</w:t>
      </w:r>
      <w:del w:id="17678" w:author="GoldenCorpusHarness" w:date="2026-03-28T22:23:47Z">
        <w:r>
          <w:delText>ion</w:delText>
        </w:r>
      </w:del>
      <w:ins w:id="17679" w:author="GoldenCorpusHarness" w:date="2026-03-28T22:23:47Z">
        <w:r>
          <w:t>s</w:t>
        </w:r>
      </w:ins>
      <w:r>
        <w:t xml:space="preserve"> to </w:t>
      </w:r>
      <w:del w:id="17680" w:author="GoldenCorpusHarness" w:date="2026-03-28T22:23:47Z">
        <w:r>
          <w:delText>the abo</w:delText>
        </w:r>
      </w:del>
      <w:ins w:id="17681" w:author="GoldenCorpusHarness" w:date="2026-03-28T22:23:47Z">
        <w:r>
          <w:t>In</w:t>
        </w:r>
      </w:ins>
      <w:r>
        <w:t>ve</w:t>
      </w:r>
      <w:del w:id="17682" w:author="GoldenCorpusHarness" w:date="2026-03-28T22:23:47Z">
        <w:r>
          <w:delText xml:space="preserve"> criteria, AE</w:delText>
        </w:r>
      </w:del>
      <w:r>
        <w:t>s</w:t>
      </w:r>
      <w:del w:id="17683" w:author="GoldenCorpusHarness" w:date="2026-03-28T22:23:47Z">
        <w:r>
          <w:delText xml:space="preserve"> mee</w:delText>
        </w:r>
      </w:del>
      <w:r>
        <w:t>ti</w:t>
      </w:r>
      <w:del w:id="17684" w:author="GoldenCorpusHarness" w:date="2026-03-28T22:23:47Z">
        <w:r>
          <w:delText>n</w:delText>
        </w:r>
      </w:del>
      <w:r>
        <w:t>g</w:t>
      </w:r>
      <w:del w:id="17685" w:author="GoldenCorpusHarness" w:date="2026-03-28T22:23:47Z">
        <w:r>
          <w:delText xml:space="preserve"> ei</w:delText>
        </w:r>
      </w:del>
      <w:ins w:id="17686" w:author="GoldenCorpusHarness" w:date="2026-03-28T22:23:47Z">
        <w:r>
          <w:t>a</w:t>
        </w:r>
      </w:ins>
      <w:r>
        <w:t>t</w:t>
      </w:r>
      <w:del w:id="17687" w:author="GoldenCorpusHarness" w:date="2026-03-28T22:23:47Z">
        <w:r>
          <w:delText>her of the below criteria, although not serious per ICH definition, are rep</w:delText>
        </w:r>
      </w:del>
      <w:r>
        <w:t>or</w:t>
      </w:r>
      <w:del w:id="17688" w:author="GoldenCorpusHarness" w:date="2026-03-28T22:23:47Z">
        <w:r>
          <w:delText>table to the Spon</w:delText>
        </w:r>
      </w:del>
      <w:r>
        <w:t>s</w:t>
      </w:r>
      <w:del w:id="17689" w:author="GoldenCorpusHarness" w:date="2026-03-28T22:23:47Z">
        <w:r>
          <w:delText xml:space="preserve">or. </w:delText>
        </w:r>
      </w:del>
    </w:p>
    <w:p ns2:paraId="063783BC" ns2:textId="77777777" w:rsidR="008E6280" w:rsidRDefault="0028055D" w:rsidP="0047391C">
      <w:pPr>
        <w:pStyle w:val="ListBullet"/>
      </w:pPr>
      <w:ins w:id="17690" w:author="GoldenCorpusHarness" w:date="2026-03-28T22:23:47Z">
        <w:r>
          <w:t xml:space="preserve">Clinical trials are time- and labor-intensive. </w:t>
        </w:r>
      </w:ins>
      <w:r>
        <w:t>I</w:t>
      </w:r>
      <w:del w:id="17691" w:author="GoldenCorpusHarness" w:date="2026-03-28T22:23:47Z">
        <w:r>
          <w:delText>s a ne</w:delText>
        </w:r>
      </w:del>
      <w:ins w:id="17692" w:author="GoldenCorpusHarness" w:date="2026-03-28T22:23:47Z">
        <w:r>
          <w:t xml:space="preserve">t is MSD’s policy to compensate investigators (or the sponsoring institution) in a fair manner for the </w:t>
        </w:r>
      </w:ins>
      <w:r>
        <w:t>w</w:t>
      </w:r>
      <w:del w:id="17693" w:author="GoldenCorpusHarness" w:date="2026-03-28T22:23:47Z">
        <w:r>
          <w:delText xml:space="preserve"> cancer (t</w:delText>
        </w:r>
      </w:del>
      <w:ins w:id="17694" w:author="GoldenCorpusHarness" w:date="2026-03-28T22:23:47Z">
        <w:r>
          <w:t>ork performed in support of MSD trials. MSD does not pay incentives to enroll participants in its trials. However, w</w:t>
        </w:r>
      </w:ins>
      <w:r>
        <w:t>h</w:t>
      </w:r>
      <w:del w:id="17695" w:author="GoldenCorpusHarness" w:date="2026-03-28T22:23:47Z">
        <w:r>
          <w:delText>at is not t</w:delText>
        </w:r>
      </w:del>
      <w:ins w:id="17696" w:author="GoldenCorpusHarness" w:date="2026-03-28T22:23:47Z">
        <w:r>
          <w:t>en enrollment is particularly c</w:t>
        </w:r>
      </w:ins>
      <w:r>
        <w:t>h</w:t>
      </w:r>
      <w:del w:id="17697" w:author="GoldenCorpusHarness" w:date="2026-03-28T22:23:47Z">
        <w:r>
          <w:delText xml:space="preserve">e cancer </w:delText>
        </w:r>
      </w:del>
      <w:ins w:id="17698" w:author="GoldenCorpusHarness" w:date="2026-03-28T22:23:47Z">
        <w:r>
          <w:t>allenging, additional payments may be made to compensate for the time spent in extra recr</w:t>
        </w:r>
      </w:ins>
      <w:r>
        <w:t>u</w:t>
      </w:r>
      <w:del w:id="17699" w:author="GoldenCorpusHarness" w:date="2026-03-28T22:23:47Z">
        <w:r>
          <w:delText>nder study) as noted in Section 8</w:delText>
        </w:r>
      </w:del>
      <w:ins w:id="17700" w:author="GoldenCorpusHarness" w:date="2026-03-28T22:23:47Z">
        <w:r>
          <w:t>iting efforts</w:t>
        </w:r>
      </w:ins>
      <w:r>
        <w:t>.</w:t>
      </w:r>
      <w:del w:id="17701" w:author="GoldenCorpusHarness" w:date="2026-03-28T22:23:47Z">
        <w:r>
          <w:delText>4.1.</w:delText>
        </w:r>
      </w:del>
    </w:p>
    <w:p ns2:paraId="1AC583BD" ns2:textId="77777777" w:rsidR="008E6280" w:rsidRDefault="00895D30" w:rsidP="0047391C">
      <w:pPr>
        <w:pStyle w:val="ListBullet"/>
      </w:pPr>
      <w:del w:id="17702" w:author="GoldenCorpusHarness" w:date="2026-03-28T22:23:47Z">
        <w:r>
          <w:delText xml:space="preserve">Is associated </w:delText>
        </w:r>
      </w:del>
      <w:ins w:id="17703" w:author="GoldenCorpusHarness" w:date="2026-03-28T22:23:47Z">
        <w:r>
          <w:t>MSD does not pay for participant referrals. Ho</w:t>
        </w:r>
      </w:ins>
      <w:r>
        <w:t>w</w:t>
      </w:r>
      <w:del w:id="17704" w:author="GoldenCorpusHarness" w:date="2026-03-28T22:23:47Z">
        <w:r>
          <w:delText>it</w:delText>
        </w:r>
      </w:del>
      <w:ins w:id="17705" w:author="GoldenCorpusHarness" w:date="2026-03-28T22:23:47Z">
        <w:r>
          <w:t>ever, MSD may compensate referring p</w:t>
        </w:r>
      </w:ins>
      <w:r>
        <w:t>h</w:t>
      </w:r>
      <w:del w:id="17706" w:author="GoldenCorpusHarness" w:date="2026-03-28T22:23:47Z">
        <w:r>
          <w:delText xml:space="preserve"> an o</w:delText>
        </w:r>
      </w:del>
      <w:ins w:id="17707" w:author="GoldenCorpusHarness" w:date="2026-03-28T22:23:47Z">
        <w:r>
          <w:t>ysicians for time spent on medical record re</w:t>
        </w:r>
      </w:ins>
      <w:r>
        <w:t>v</w:t>
      </w:r>
      <w:del w:id="17708" w:author="GoldenCorpusHarness" w:date="2026-03-28T22:23:47Z">
        <w:r>
          <w:delText>erdose</w:delText>
        </w:r>
      </w:del>
      <w:ins w:id="17709" w:author="GoldenCorpusHarness" w:date="2026-03-28T22:23:47Z">
        <w:r>
          <w:t>iew and medical evaluation to identify potentially eligible participants</w:t>
        </w:r>
      </w:ins>
      <w:r>
        <w:t>.</w:t>
      </w:r>
    </w:p>
    <w:p ns2:paraId="21170A10" ns2:textId="77777777" w:rsidR="00DF2CB9" w:rsidRDefault="00DF2CB9" w:rsidP="00DF2CB9">
      <w:pPr>
        <w:pStyle w:val="ListEnd"/>
      </w:pPr>
      <w:ins w:id="17710" w:author="GoldenCorpusHarness" w:date="2026-03-28T22:23:47Z">
        <w:r>
          <w:t>B.Clinical Research Funding</w:t>
        </w:r>
      </w:ins>
    </w:p>
    <w:p ns2:paraId="265BA53B" ns2:textId="77777777" w:rsidR="00EE328F" w:rsidRPr="00EE328F" w:rsidRDefault="00895D30" w:rsidP="003F7192">
      <w:pPr>
        <w:pStyle w:val="Heading3"/>
      </w:pPr>
      <w:del w:id="17711" w:author="GoldenCorpusHarness" w:date="2026-03-28T22:23:47Z">
        <w:r>
          <w:delText>Recording</w:delText>
        </w:r>
      </w:del>
      <w:ins w:id="17712" w:author="GoldenCorpusHarness" w:date="2026-03-28T22:23:47Z">
        <w:r>
          <w:t>Informed consent forms will disclose that the trial is sponsored by MSD, and that the investigator or sponsoring institution is being paid or provided a grant for performing the trial. However, the local ethics committee may wish to alter the wording of the disclosure statement to be consistent with financial practices at that institution.</w:t>
        </w:r>
      </w:ins>
      <w:r>
        <w:t xml:space="preserve"> A</w:t>
      </w:r>
      <w:del w:id="17713" w:author="GoldenCorpusHarness" w:date="2026-03-28T22:23:47Z">
        <w:r>
          <w:delText xml:space="preserve">E and </w:delText>
        </w:r>
      </w:del>
      <w:ins w:id="17714" w:author="GoldenCorpusHarness" w:date="2026-03-28T22:23:47Z">
        <w:r>
          <w:t>s noted above, all publications resulting from M</w:t>
        </w:r>
      </w:ins>
      <w:r>
        <w:t>S</w:t>
      </w:r>
      <w:del w:id="17715" w:author="GoldenCorpusHarness" w:date="2026-03-28T22:23:47Z">
        <w:r>
          <w:delText>AE</w:delText>
        </w:r>
      </w:del>
      <w:ins w:id="17716" w:author="GoldenCorpusHarness" w:date="2026-03-28T22:23:47Z">
        <w:r>
          <w:t>D trials will indicate MSD as a source of funding.</w:t>
        </w:r>
      </w:ins>
    </w:p>
    <w:p ns2:paraId="24DE8B6C" ns2:textId="77777777" w:rsidR="002A7BA6" w:rsidRPr="00713C76" w:rsidRDefault="00895D30" w:rsidP="005434A2">
      <w:pPr>
        <w:pStyle w:val="ParagraphBold"/>
        <w:keepNext/>
      </w:pPr>
      <w:del w:id="17717" w:author="GoldenCorpusHarness" w:date="2026-03-28T22:23:47Z">
        <w:r>
          <w:delText>AE</w:delText>
        </w:r>
      </w:del>
      <w:ins w:id="17718" w:author="GoldenCorpusHarness" w:date="2026-03-28T22:23:47Z">
        <w:r>
          <w:t>C.Funding for Travel</w:t>
        </w:r>
      </w:ins>
      <w:r>
        <w:t xml:space="preserve"> and </w:t>
      </w:r>
      <w:del w:id="17719" w:author="GoldenCorpusHarness" w:date="2026-03-28T22:23:47Z">
        <w:r>
          <w:delText>SAE</w:delText>
        </w:r>
      </w:del>
      <w:ins w:id="17720" w:author="GoldenCorpusHarness" w:date="2026-03-28T22:23:47Z">
        <w:r>
          <w:t>Other</w:t>
        </w:r>
      </w:ins>
      <w:r>
        <w:t xml:space="preserve"> </w:t>
      </w:r>
      <w:del w:id="17721" w:author="GoldenCorpusHarness" w:date="2026-03-28T22:23:47Z">
        <w:r>
          <w:delText>r</w:delText>
        </w:r>
      </w:del>
      <w:ins w:id="17722" w:author="GoldenCorpusHarness" w:date="2026-03-28T22:23:47Z">
        <w:r>
          <w:t>R</w:t>
        </w:r>
      </w:ins>
      <w:r>
        <w:t>e</w:t>
      </w:r>
      <w:del w:id="17723" w:author="GoldenCorpusHarness" w:date="2026-03-28T22:23:47Z">
        <w:r>
          <w:delText>cording</w:delText>
        </w:r>
      </w:del>
      <w:ins w:id="17724" w:author="GoldenCorpusHarness" w:date="2026-03-28T22:23:47Z">
        <w:r>
          <w:t>quests</w:t>
        </w:r>
      </w:ins>
    </w:p>
    <w:p ns2:paraId="0897708D" ns2:textId="77777777" w:rsidR="002A7BA6" w:rsidRPr="00CA7B01" w:rsidRDefault="00895D30" w:rsidP="002A7BA6">
      <w:pPr>
        <w:pStyle w:val="ListBullet"/>
      </w:pPr>
      <w:del w:id="17725" w:author="GoldenCorpusHarness" w:date="2026-03-28T22:23:47Z">
        <w:r>
          <w:delText>Whe</w:delText>
        </w:r>
      </w:del>
      <w:ins w:id="17726" w:author="GoldenCorpusHarness" w:date="2026-03-28T22:23:47Z">
        <w:r>
          <w:t>Fu</w:t>
        </w:r>
      </w:ins>
      <w:r>
        <w:t>n</w:t>
      </w:r>
      <w:del w:id="17727" w:author="GoldenCorpusHarness" w:date="2026-03-28T22:23:47Z">
        <w:r>
          <w:delText xml:space="preserve"> a</w:delText>
        </w:r>
      </w:del>
      <w:ins w:id="17728" w:author="GoldenCorpusHarness" w:date="2026-03-28T22:23:47Z">
        <w:r>
          <w:t>di</w:t>
        </w:r>
      </w:ins>
      <w:r>
        <w:t>n</w:t>
      </w:r>
      <w:del w:id="17729" w:author="GoldenCorpusHarness" w:date="2026-03-28T22:23:47Z">
        <w:r>
          <w:delText xml:space="preserve"> AE/SAE occurs, it is the responsibility</w:delText>
        </w:r>
      </w:del>
      <w:ins w:id="17730" w:author="GoldenCorpusHarness" w:date="2026-03-28T22:23:47Z">
        <w:r>
          <w:t>g</w:t>
        </w:r>
      </w:ins>
      <w:r>
        <w:t xml:space="preserve"> of t</w:t>
      </w:r>
      <w:del w:id="17731" w:author="GoldenCorpusHarness" w:date="2026-03-28T22:23:47Z">
        <w:r>
          <w:delText>h</w:delText>
        </w:r>
      </w:del>
      <w:ins w:id="17732" w:author="GoldenCorpusHarness" w:date="2026-03-28T22:23:47Z">
        <w:r>
          <w:t>rav</w:t>
        </w:r>
      </w:ins>
      <w:r>
        <w:t>e</w:t>
      </w:r>
      <w:ins w:id="17733" w:author="GoldenCorpusHarness" w:date="2026-03-28T22:23:47Z">
        <w:r>
          <w:t>l by investigators and support staff (eg, to scientific meetings,</w:t>
        </w:r>
      </w:ins>
      <w:r>
        <w:t xml:space="preserve"> investigator </w:t>
      </w:r>
      <w:ins w:id="17734" w:author="GoldenCorpusHarness" w:date="2026-03-28T22:23:47Z">
        <w:r>
          <w:t>mee</w:t>
        </w:r>
      </w:ins>
      <w:r>
        <w:t>t</w:t>
      </w:r>
      <w:del w:id="17735" w:author="GoldenCorpusHarness" w:date="2026-03-28T22:23:47Z">
        <w:r>
          <w:delText>o</w:delText>
        </w:r>
      </w:del>
      <w:ins w:id="17736" w:author="GoldenCorpusHarness" w:date="2026-03-28T22:23:47Z">
        <w:r>
          <w:t>ings,</w:t>
        </w:r>
      </w:ins>
      <w:r>
        <w:t xml:space="preserve"> </w:t>
      </w:r>
      <w:del w:id="17737" w:author="GoldenCorpusHarness" w:date="2026-03-28T22:23:47Z">
        <w:r>
          <w:delText>r</w:delText>
        </w:r>
      </w:del>
      <w:r>
        <w:t>e</w:t>
      </w:r>
      <w:del w:id="17738" w:author="GoldenCorpusHarness" w:date="2026-03-28T22:23:47Z">
        <w:r>
          <w:delText>v</w:delText>
        </w:r>
      </w:del>
      <w:ins w:id="17739" w:author="GoldenCorpusHarness" w:date="2026-03-28T22:23:47Z">
        <w:r>
          <w:t>tc.) w</w:t>
        </w:r>
      </w:ins>
      <w:r>
        <w:t>i</w:t>
      </w:r>
      <w:del w:id="17740" w:author="GoldenCorpusHarness" w:date="2026-03-28T22:23:47Z">
        <w:r>
          <w:delText>ew a</w:delText>
        </w:r>
      </w:del>
      <w:r>
        <w:t xml:space="preserve">ll </w:t>
      </w:r>
      <w:del w:id="17741" w:author="GoldenCorpusHarness" w:date="2026-03-28T22:23:47Z">
        <w:r>
          <w:delText>d</w:delText>
        </w:r>
      </w:del>
      <w:ins w:id="17742" w:author="GoldenCorpusHarness" w:date="2026-03-28T22:23:47Z">
        <w:r>
          <w:t>be c</w:t>
        </w:r>
      </w:ins>
      <w:r>
        <w:t>o</w:t>
      </w:r>
      <w:del w:id="17743" w:author="GoldenCorpusHarness" w:date="2026-03-28T22:23:47Z">
        <w:r>
          <w:delText>cum</w:delText>
        </w:r>
      </w:del>
      <w:ins w:id="17744" w:author="GoldenCorpusHarness" w:date="2026-03-28T22:23:47Z">
        <w:r>
          <w:t>nsist</w:t>
        </w:r>
      </w:ins>
      <w:r>
        <w:t>ent</w:t>
      </w:r>
      <w:del w:id="17745" w:author="GoldenCorpusHarness" w:date="2026-03-28T22:23:47Z">
        <w:r>
          <w:delText>ation</w:delText>
        </w:r>
      </w:del>
      <w:r>
        <w:t xml:space="preserve"> </w:t>
      </w:r>
      <w:del w:id="17746" w:author="GoldenCorpusHarness" w:date="2026-03-28T22:23:47Z">
        <w:r>
          <w:delText>(eg, hosp</w:delText>
        </w:r>
      </w:del>
      <w:ins w:id="17747" w:author="GoldenCorpusHarness" w:date="2026-03-28T22:23:47Z">
        <w:r>
          <w:t>w</w:t>
        </w:r>
      </w:ins>
      <w:r>
        <w:t>it</w:t>
      </w:r>
      <w:ins w:id="17748" w:author="GoldenCorpusHarness" w:date="2026-03-28T22:23:47Z">
        <w:r>
          <w:t>h loc</w:t>
        </w:r>
      </w:ins>
      <w:r>
        <w:t xml:space="preserve">al </w:t>
      </w:r>
      <w:del w:id="17749" w:author="GoldenCorpusHarness" w:date="2026-03-28T22:23:47Z">
        <w:r>
          <w:delText>pro</w:delText>
        </w:r>
      </w:del>
      <w:r>
        <w:t>g</w:t>
      </w:r>
      <w:del w:id="17750" w:author="GoldenCorpusHarness" w:date="2026-03-28T22:23:47Z">
        <w:r>
          <w:delText>r</w:delText>
        </w:r>
      </w:del>
      <w:ins w:id="17751" w:author="GoldenCorpusHarness" w:date="2026-03-28T22:23:47Z">
        <w:r>
          <w:t>uidelin</w:t>
        </w:r>
      </w:ins>
      <w:r>
        <w:t>es</w:t>
      </w:r>
      <w:del w:id="17752" w:author="GoldenCorpusHarness" w:date="2026-03-28T22:23:47Z">
        <w:r>
          <w:delText>s notes, laboratory,</w:delText>
        </w:r>
      </w:del>
      <w:r>
        <w:t xml:space="preserve"> and </w:t>
      </w:r>
      <w:del w:id="17753" w:author="GoldenCorpusHarness" w:date="2026-03-28T22:23:47Z">
        <w:r>
          <w:delText>di</w:delText>
        </w:r>
      </w:del>
      <w:ins w:id="17754" w:author="GoldenCorpusHarness" w:date="2026-03-28T22:23:47Z">
        <w:r>
          <w:t>pr</w:t>
        </w:r>
      </w:ins>
      <w:r>
        <w:t>a</w:t>
      </w:r>
      <w:del w:id="17755" w:author="GoldenCorpusHarness" w:date="2026-03-28T22:23:47Z">
        <w:r>
          <w:delText>gnos</w:delText>
        </w:r>
      </w:del>
      <w:ins w:id="17756" w:author="GoldenCorpusHarness" w:date="2026-03-28T22:23:47Z">
        <w:r>
          <w:t>c</w:t>
        </w:r>
      </w:ins>
      <w:r>
        <w:t>tic</w:t>
      </w:r>
      <w:ins w:id="17757" w:author="GoldenCorpusHarness" w:date="2026-03-28T22:23:47Z">
        <w:r>
          <w:t>e</w:t>
        </w:r>
      </w:ins>
      <w:r>
        <w:t>s</w:t>
      </w:r>
      <w:del w:id="17758" w:author="GoldenCorpusHarness" w:date="2026-03-28T22:23:47Z">
        <w:r>
          <w:delText xml:space="preserve"> reports) related to the event</w:delText>
        </w:r>
      </w:del>
      <w:r>
        <w:t>.</w:t>
      </w:r>
    </w:p>
    <w:p ns2:paraId="34C57B2F" ns2:textId="77777777" w:rsidR="002A7BA6" w:rsidRPr="00CA7B01" w:rsidRDefault="00895D30" w:rsidP="002A7BA6">
      <w:pPr>
        <w:pStyle w:val="ListBullet"/>
      </w:pPr>
      <w:del w:id="17759" w:author="GoldenCorpusHarness" w:date="2026-03-28T22:23:47Z">
        <w:r>
          <w:delText>The i</w:delText>
        </w:r>
      </w:del>
      <w:ins w:id="17760" w:author="GoldenCorpusHarness" w:date="2026-03-28T22:23:47Z">
        <w:r>
          <w:t>V.I</w:t>
        </w:r>
      </w:ins>
      <w:r>
        <w:t xml:space="preserve">nvestigator </w:t>
      </w:r>
      <w:del w:id="17761" w:author="GoldenCorpusHarness" w:date="2026-03-28T22:23:47Z">
        <w:r>
          <w:delText>w</w:delText>
        </w:r>
      </w:del>
      <w:ins w:id="17762" w:author="GoldenCorpusHarness" w:date="2026-03-28T22:23:47Z">
        <w:r>
          <w:t>Comm</w:t>
        </w:r>
      </w:ins>
      <w:r>
        <w:t>i</w:t>
      </w:r>
      <w:del w:id="17763" w:author="GoldenCorpusHarness" w:date="2026-03-28T22:23:47Z">
        <w:r>
          <w:delText>ll r</w:delText>
        </w:r>
      </w:del>
      <w:ins w:id="17764" w:author="GoldenCorpusHarness" w:date="2026-03-28T22:23:47Z">
        <w:r>
          <w:t>tm</w:t>
        </w:r>
      </w:ins>
      <w:r>
        <w:t>e</w:t>
      </w:r>
      <w:del w:id="17765" w:author="GoldenCorpusHarness" w:date="2026-03-28T22:23:47Z">
        <w:r>
          <w:delText>cord all releva</w:delText>
        </w:r>
      </w:del>
      <w:r>
        <w:t>nt</w:t>
      </w:r>
      <w:del w:id="17766" w:author="GoldenCorpusHarness" w:date="2026-03-28T22:23:47Z">
        <w:r>
          <w:delText xml:space="preserve"> AE/SAE information on the AE CRFs/worksheets at each examination.</w:delText>
        </w:r>
      </w:del>
    </w:p>
    <w:p ns2:paraId="17138920" ns2:textId="77777777" w:rsidR="002A7BA6" w:rsidRPr="00CA7B01" w:rsidRDefault="00895D30" w:rsidP="002A7BA6">
      <w:pPr>
        <w:pStyle w:val="ListBullet"/>
      </w:pPr>
      <w:r>
        <w:t>I</w:t>
      </w:r>
      <w:del w:id="17767" w:author="GoldenCorpusHarness" w:date="2026-03-28T22:23:47Z">
        <w:r>
          <w:delText>t is not acceptable for the i</w:delText>
        </w:r>
      </w:del>
      <w:r>
        <w:t>nvestigator</w:t>
      </w:r>
      <w:ins w:id="17768" w:author="GoldenCorpusHarness" w:date="2026-03-28T22:23:47Z">
        <w:r>
          <w:t>s will be expected</w:t>
        </w:r>
      </w:ins>
      <w:r>
        <w:t xml:space="preserve"> to </w:t>
      </w:r>
      <w:del w:id="17769" w:author="GoldenCorpusHarness" w:date="2026-03-28T22:23:47Z">
        <w:r>
          <w:delText>s</w:delText>
        </w:r>
      </w:del>
      <w:ins w:id="17770" w:author="GoldenCorpusHarness" w:date="2026-03-28T22:23:47Z">
        <w:r>
          <w:t>r</w:t>
        </w:r>
      </w:ins>
      <w:r>
        <w:t>e</w:t>
      </w:r>
      <w:del w:id="17771" w:author="GoldenCorpusHarness" w:date="2026-03-28T22:23:47Z">
        <w:r>
          <w:delText>nd photocop</w:delText>
        </w:r>
      </w:del>
      <w:ins w:id="17772" w:author="GoldenCorpusHarness" w:date="2026-03-28T22:23:47Z">
        <w:r>
          <w:t>v</w:t>
        </w:r>
      </w:ins>
      <w:r>
        <w:t>ie</w:t>
      </w:r>
      <w:ins w:id="17773" w:author="GoldenCorpusHarness" w:date="2026-03-28T22:23:47Z">
        <w:r>
          <w:t>w MSD’</w:t>
        </w:r>
      </w:ins>
      <w:r>
        <w:t>s</w:t>
      </w:r>
      <w:ins w:id="17774" w:author="GoldenCorpusHarness" w:date="2026-03-28T22:23:47Z">
        <w:r>
          <w:t xml:space="preserve"> Code</w:t>
        </w:r>
      </w:ins>
      <w:r>
        <w:t xml:space="preserve"> of </w:t>
      </w:r>
      <w:ins w:id="17775" w:author="GoldenCorpusHarness" w:date="2026-03-28T22:23:47Z">
        <w:r>
          <w:t>Conduc</w:t>
        </w:r>
      </w:ins>
      <w:r>
        <w:t>t</w:t>
      </w:r>
      <w:del w:id="17776" w:author="GoldenCorpusHarness" w:date="2026-03-28T22:23:47Z">
        <w:r>
          <w:delText>he</w:delText>
        </w:r>
      </w:del>
      <w:r>
        <w:t xml:space="preserve"> </w:t>
      </w:r>
      <w:del w:id="17777" w:author="GoldenCorpusHarness" w:date="2026-03-28T22:23:47Z">
        <w:r>
          <w:delText>p</w:delText>
        </w:r>
      </w:del>
      <w:r>
        <w:t>a</w:t>
      </w:r>
      <w:del w:id="17778" w:author="GoldenCorpusHarness" w:date="2026-03-28T22:23:47Z">
        <w:r>
          <w:delText>rticip</w:delText>
        </w:r>
      </w:del>
      <w:ins w:id="17779" w:author="GoldenCorpusHarness" w:date="2026-03-28T22:23:47Z">
        <w:r>
          <w:t xml:space="preserve">s </w:t>
        </w:r>
      </w:ins>
      <w:r>
        <w:t>an</w:t>
      </w:r>
      <w:del w:id="17780" w:author="GoldenCorpusHarness" w:date="2026-03-28T22:23:47Z">
        <w:r>
          <w:delText>t’s</w:delText>
        </w:r>
      </w:del>
      <w:r>
        <w:t xml:space="preserve"> </w:t>
      </w:r>
      <w:del w:id="17781" w:author="GoldenCorpusHarness" w:date="2026-03-28T22:23:47Z">
        <w:r>
          <w:delText>m</w:delText>
        </w:r>
      </w:del>
      <w:ins w:id="17782" w:author="GoldenCorpusHarness" w:date="2026-03-28T22:23:47Z">
        <w:r>
          <w:t>app</w:t>
        </w:r>
      </w:ins>
      <w:r>
        <w:t>e</w:t>
      </w:r>
      <w:ins w:id="17783" w:author="GoldenCorpusHarness" w:date="2026-03-28T22:23:47Z">
        <w:r>
          <w:t>n</w:t>
        </w:r>
      </w:ins>
      <w:r>
        <w:t>di</w:t>
      </w:r>
      <w:del w:id="17784" w:author="GoldenCorpusHarness" w:date="2026-03-28T22:23:47Z">
        <w:r>
          <w:delText>cal records</w:delText>
        </w:r>
      </w:del>
      <w:ins w:id="17785" w:author="GoldenCorpusHarness" w:date="2026-03-28T22:23:47Z">
        <w:r>
          <w:t>x</w:t>
        </w:r>
      </w:ins>
      <w:r>
        <w:t xml:space="preserve"> to the </w:t>
      </w:r>
      <w:del w:id="17786" w:author="GoldenCorpusHarness" w:date="2026-03-28T22:23:47Z">
        <w:r>
          <w:delText>S</w:delText>
        </w:r>
      </w:del>
      <w:ins w:id="17787" w:author="GoldenCorpusHarness" w:date="2026-03-28T22:23:47Z">
        <w:r>
          <w:t xml:space="preserve">trial </w:t>
        </w:r>
      </w:ins>
      <w:r>
        <w:t>p</w:t>
      </w:r>
      <w:ins w:id="17788" w:author="GoldenCorpusHarness" w:date="2026-03-28T22:23:47Z">
        <w:r>
          <w:t>r</w:t>
        </w:r>
      </w:ins>
      <w:r>
        <w:t>o</w:t>
      </w:r>
      <w:ins w:id="17789" w:author="GoldenCorpusHarness" w:date="2026-03-28T22:23:47Z">
        <w:r>
          <w:t>tocol, a</w:t>
        </w:r>
      </w:ins>
      <w:r>
        <w:t>n</w:t>
      </w:r>
      <w:del w:id="17790" w:author="GoldenCorpusHarness" w:date="2026-03-28T22:23:47Z">
        <w:r>
          <w:delText>sor</w:delText>
        </w:r>
      </w:del>
      <w:ins w:id="17791" w:author="GoldenCorpusHarness" w:date="2026-03-28T22:23:47Z">
        <w:r>
          <w:t>d</w:t>
        </w:r>
      </w:ins>
      <w:r>
        <w:t xml:space="preserve"> in </w:t>
      </w:r>
      <w:del w:id="17792" w:author="GoldenCorpusHarness" w:date="2026-03-28T22:23:47Z">
        <w:r>
          <w:delText>l</w:delText>
        </w:r>
      </w:del>
      <w:ins w:id="17793" w:author="GoldenCorpusHarness" w:date="2026-03-28T22:23:47Z">
        <w:r>
          <w:t>s</w:t>
        </w:r>
      </w:ins>
      <w:r>
        <w:t>i</w:t>
      </w:r>
      <w:del w:id="17794" w:author="GoldenCorpusHarness" w:date="2026-03-28T22:23:47Z">
        <w:r>
          <w:delText>eu of complet</w:delText>
        </w:r>
      </w:del>
      <w:ins w:id="17795" w:author="GoldenCorpusHarness" w:date="2026-03-28T22:23:47Z">
        <w:r>
          <w:t>gn</w:t>
        </w:r>
      </w:ins>
      <w:r>
        <w:t>i</w:t>
      </w:r>
      <w:del w:id="17796" w:author="GoldenCorpusHarness" w:date="2026-03-28T22:23:47Z">
        <w:r>
          <w:delText>o</w:delText>
        </w:r>
      </w:del>
      <w:r>
        <w:t>n</w:t>
      </w:r>
      <w:del w:id="17797" w:author="GoldenCorpusHarness" w:date="2026-03-28T22:23:47Z">
        <w:r>
          <w:delText xml:space="preserve"> of</w:delText>
        </w:r>
      </w:del>
      <w:ins w:id="17798" w:author="GoldenCorpusHarness" w:date="2026-03-28T22:23:47Z">
        <w:r>
          <w:t>g</w:t>
        </w:r>
      </w:ins>
      <w:r>
        <w:t xml:space="preserve"> the </w:t>
      </w:r>
      <w:del w:id="17799" w:author="GoldenCorpusHarness" w:date="2026-03-28T22:23:47Z">
        <w:r>
          <w:delText>AE</w:delText>
        </w:r>
      </w:del>
      <w:ins w:id="17800" w:author="GoldenCorpusHarness" w:date="2026-03-28T22:23:47Z">
        <w:r>
          <w:t>protocol,</w:t>
        </w:r>
      </w:ins>
      <w:r>
        <w:t xml:space="preserve"> </w:t>
      </w:r>
      <w:del w:id="17801" w:author="GoldenCorpusHarness" w:date="2026-03-28T22:23:47Z">
        <w:r>
          <w:delText>CRF p</w:delText>
        </w:r>
      </w:del>
      <w:r>
        <w:t>ag</w:t>
      </w:r>
      <w:ins w:id="17802" w:author="GoldenCorpusHarness" w:date="2026-03-28T22:23:47Z">
        <w:r>
          <w:t>r</w:t>
        </w:r>
      </w:ins>
      <w:r>
        <w:t>e</w:t>
      </w:r>
      <w:ins w:id="17803" w:author="GoldenCorpusHarness" w:date="2026-03-28T22:23:47Z">
        <w:r>
          <w:t>e to support these ethical and scientific standards</w:t>
        </w:r>
      </w:ins>
      <w:r>
        <w:t>.</w:t>
      </w:r>
    </w:p>
    <w:p ns2:paraId="63805C4D" ns2:textId="77777777" w:rsidR="002A7BA6" w:rsidRPr="00CA7B01" w:rsidRDefault="00895D30" w:rsidP="002A7BA6">
      <w:pPr>
        <w:pStyle w:val="ListBullet"/>
      </w:pPr>
      <w:del w:id="17804" w:author="GoldenCorpusHarness" w:date="2026-03-28T22:23:47Z">
        <w:r>
          <w:delText xml:space="preserve">There may be </w:delText>
        </w:r>
      </w:del>
      <w:ins w:id="17805" w:author="GoldenCorpusHarness" w:date="2026-03-28T22:23:47Z">
        <w:r>
          <w:t>F</w:t>
        </w:r>
      </w:ins>
      <w:r>
        <w:t>in</w:t>
      </w:r>
      <w:del w:id="17806" w:author="GoldenCorpusHarness" w:date="2026-03-28T22:23:47Z">
        <w:r>
          <w:delText>st</w:delText>
        </w:r>
      </w:del>
      <w:r>
        <w:t>anc</w:t>
      </w:r>
      <w:del w:id="17807" w:author="GoldenCorpusHarness" w:date="2026-03-28T22:23:47Z">
        <w:r>
          <w:delText>es when cop</w:delText>
        </w:r>
      </w:del>
      <w:r>
        <w:t>i</w:t>
      </w:r>
      <w:del w:id="17808" w:author="GoldenCorpusHarness" w:date="2026-03-28T22:23:47Z">
        <w:r>
          <w:delText>es of medic</w:delText>
        </w:r>
      </w:del>
      <w:r>
        <w:t xml:space="preserve">al </w:t>
      </w:r>
      <w:ins w:id="17809" w:author="GoldenCorpusHarness" w:date="2026-03-28T22:23:47Z">
        <w:r>
          <w:t>Disclosu</w:t>
        </w:r>
      </w:ins>
      <w:r>
        <w:t>re</w:t>
      </w:r>
      <w:del w:id="17810" w:author="GoldenCorpusHarness" w:date="2026-03-28T22:23:47Z">
        <w:r>
          <w:delText>cords for certain cases are requested by the Sponsor. In this case, all participant identifiers, with the exception of the participant number, will be blinded on the copies of the medical records before submission to the Sponsor.</w:delText>
        </w:r>
      </w:del>
    </w:p>
    <w:p ns2:paraId="4E61E158" ns2:textId="77777777" w:rsidR="007E2FA8" w:rsidRDefault="00895D30" w:rsidP="002A7BA6">
      <w:pPr>
        <w:pStyle w:val="ListBullet"/>
      </w:pPr>
      <w:del w:id="17811" w:author="GoldenCorpusHarness" w:date="2026-03-28T22:23:47Z">
        <w:r>
          <w:delText>The i</w:delText>
        </w:r>
      </w:del>
      <w:ins w:id="17812" w:author="GoldenCorpusHarness" w:date="2026-03-28T22:23:47Z">
        <w:r>
          <w:t>Financial disclosure requirements are outlined in the US Food and Drug Administration Regulations, Financial Disclosure by Clinical I</w:t>
        </w:r>
      </w:ins>
      <w:r>
        <w:t>nvestigator</w:t>
      </w:r>
      <w:ins w:id="17813" w:author="GoldenCorpusHarness" w:date="2026-03-28T22:23:47Z">
        <w:r>
          <w:t>s (21 CFR Part 54). It is the Sponsor’s responsibility to determine, based on these regulations,</w:t>
        </w:r>
      </w:ins>
      <w:r>
        <w:t xml:space="preserve"> w</w:t>
      </w:r>
      <w:del w:id="17814" w:author="GoldenCorpusHarness" w:date="2026-03-28T22:23:47Z">
        <w:r>
          <w:delText>ill attem</w:delText>
        </w:r>
      </w:del>
      <w:ins w:id="17815" w:author="GoldenCorpusHarness" w:date="2026-03-28T22:23:47Z">
        <w:r>
          <w:t>hether a request for financial disclosure information is required. It is the investigator’s/subinvestigator’s res</w:t>
        </w:r>
      </w:ins>
      <w:r>
        <w:t>p</w:t>
      </w:r>
      <w:del w:id="17816" w:author="GoldenCorpusHarness" w:date="2026-03-28T22:23:47Z">
        <w:r>
          <w:delText>t to establish a diagnosis of the event based on signs, sy</w:delText>
        </w:r>
      </w:del>
      <w:ins w:id="17817" w:author="GoldenCorpusHarness" w:date="2026-03-28T22:23:47Z">
        <w:r>
          <w:t>onsibility to co</w:t>
        </w:r>
      </w:ins>
      <w:r>
        <w:t>mp</w:t>
      </w:r>
      <w:del w:id="17818" w:author="GoldenCorpusHarness" w:date="2026-03-28T22:23:47Z">
        <w:r>
          <w:delText>toms, and/or other clinical information</w:delText>
        </w:r>
      </w:del>
      <w:ins w:id="17819" w:author="GoldenCorpusHarness" w:date="2026-03-28T22:23:47Z">
        <w:r>
          <w:t>ly with any such request</w:t>
        </w:r>
      </w:ins>
      <w:r>
        <w:t>.</w:t>
      </w:r>
      <w:del w:id="17820" w:author="GoldenCorpusHarness" w:date="2026-03-28T22:23:47Z">
        <w:r>
          <w:delText xml:space="preserve"> In such cases, the diagnosis (not the individual signs/symptoms) will be documented as the AE/SAE.</w:delText>
        </w:r>
      </w:del>
    </w:p>
    <w:p ns2:paraId="1C0ED1F9" ns2:textId="77777777" w:rsidR="002A7BA6" w:rsidRPr="00F33A2A" w:rsidRDefault="002A7BA6" w:rsidP="00F33A2A">
      <w:pPr>
        <w:pStyle w:val="ListEnd"/>
      </w:pPr>
      <w:ins w:id="17821" w:author="GoldenCorpusHarness" w:date="2026-03-28T22:23:47Z">
        <w:r>
          <w:t>The investigator/subinvestigator(s) agree, if requested by the Sponsor in accordance with 21 CFR Part 54, to provide their financial interests in and/or arrangements with the Sponsor to allow for the submission of complete and accurate certification and disclosure statements. The investigator/subinvestigator(s) further agree to provide this information on a Certification/Disclosure Form, frequently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t>
        </w:r>
      </w:ins>
    </w:p>
    <w:p ns2:paraId="7F9A1199" ns2:textId="77777777" w:rsidR="002A7BA6" w:rsidRDefault="000B1D66" w:rsidP="00724983">
      <w:pPr>
        <w:pStyle w:val="ParagraphBold"/>
        <w:keepNext/>
        <w:rPr>
          <w:bCs/>
        </w:rPr>
      </w:pPr>
      <w:del w:id="17822" w:author="GoldenCorpusHarness" w:date="2026-03-28T22:23:47Z">
        <w:r>
          <w:delText>Assessmen</w:delText>
        </w:r>
      </w:del>
      <w:ins w:id="17823" w:author="GoldenCorpusHarness" w:date="2026-03-28T22:23:47Z">
        <w:r>
          <w:t>Da</w:t>
        </w:r>
      </w:ins>
      <w:r>
        <w:t>t</w:t>
      </w:r>
      <w:ins w:id="17824" w:author="GoldenCorpusHarness" w:date="2026-03-28T22:23:47Z">
        <w:r>
          <w:t>a</w:t>
        </w:r>
      </w:ins>
      <w:r>
        <w:t xml:space="preserve"> </w:t>
      </w:r>
      <w:ins w:id="17825" w:author="GoldenCorpusHarness" w:date="2026-03-28T22:23:47Z">
        <w:r>
          <w:t>Pr</w:t>
        </w:r>
      </w:ins>
      <w:r>
        <w:t>o</w:t>
      </w:r>
      <w:del w:id="17826" w:author="GoldenCorpusHarness" w:date="2026-03-28T22:23:47Z">
        <w:r>
          <w:delText>f in</w:delText>
        </w:r>
      </w:del>
      <w:r>
        <w:t>te</w:t>
      </w:r>
      <w:ins w:id="17827" w:author="GoldenCorpusHarness" w:date="2026-03-28T22:23:47Z">
        <w:r>
          <w:t>ctio</w:t>
        </w:r>
      </w:ins>
      <w:r>
        <w:t>n</w:t>
      </w:r>
      <w:del w:id="17828" w:author="GoldenCorpusHarness" w:date="2026-03-28T22:23:47Z">
        <w:r>
          <w:delText>sity/toxicity</w:delText>
        </w:r>
      </w:del>
    </w:p>
    <w:p ns2:paraId="54A21A1C" ns2:textId="77777777" w:rsidR="002A7BA6" w:rsidRDefault="00895D30" w:rsidP="002A7BA6">
      <w:pPr>
        <w:pStyle w:val="ListBullet"/>
      </w:pPr>
      <w:del w:id="17829" w:author="GoldenCorpusHarness" w:date="2026-03-28T22:23:47Z">
        <w:r>
          <w:delText>A</w:delText>
        </w:r>
      </w:del>
      <w:ins w:id="17830" w:author="GoldenCorpusHarness" w:date="2026-03-28T22:23:47Z">
        <w:r>
          <w:t>The Spo</w:t>
        </w:r>
      </w:ins>
      <w:r>
        <w:t>n</w:t>
      </w:r>
      <w:ins w:id="17831" w:author="GoldenCorpusHarness" w:date="2026-03-28T22:23:47Z">
        <w:r>
          <w:t>sor</w:t>
        </w:r>
      </w:ins>
      <w:r>
        <w:t xml:space="preserve"> </w:t>
      </w:r>
      <w:del w:id="17832" w:author="GoldenCorpusHarness" w:date="2026-03-28T22:23:47Z">
        <w:r>
          <w:delText>eve</w:delText>
        </w:r>
      </w:del>
      <w:ins w:id="17833" w:author="GoldenCorpusHarness" w:date="2026-03-28T22:23:47Z">
        <w:r>
          <w:t>will co</w:t>
        </w:r>
      </w:ins>
      <w:r>
        <w:t>n</w:t>
      </w:r>
      <w:ins w:id="17834" w:author="GoldenCorpusHarness" w:date="2026-03-28T22:23:47Z">
        <w:r>
          <w:t>duc</w:t>
        </w:r>
      </w:ins>
      <w:r>
        <w:t xml:space="preserve">t </w:t>
      </w:r>
      <w:ins w:id="17835" w:author="GoldenCorpusHarness" w:date="2026-03-28T22:23:47Z">
        <w:r>
          <w:t>th</w:t>
        </w:r>
      </w:ins>
      <w:r>
        <w:t xml:space="preserve">is </w:t>
      </w:r>
      <w:del w:id="17836" w:author="GoldenCorpusHarness" w:date="2026-03-28T22:23:47Z">
        <w:r>
          <w:delText>defined as “serious” when it meets at lea</w:delText>
        </w:r>
      </w:del>
      <w:r>
        <w:t>st</w:t>
      </w:r>
      <w:del w:id="17837" w:author="GoldenCorpusHarness" w:date="2026-03-28T22:23:47Z">
        <w:r>
          <w:delText xml:space="preserve"> 1 of the pre</w:delText>
        </w:r>
      </w:del>
      <w:ins w:id="17838" w:author="GoldenCorpusHarness" w:date="2026-03-28T22:23:47Z">
        <w:r>
          <w:t>u</w:t>
        </w:r>
      </w:ins>
      <w:r>
        <w:t>d</w:t>
      </w:r>
      <w:del w:id="17839" w:author="GoldenCorpusHarness" w:date="2026-03-28T22:23:47Z">
        <w:r>
          <w:delText>efined outcomes as described</w:delText>
        </w:r>
      </w:del>
      <w:ins w:id="17840" w:author="GoldenCorpusHarness" w:date="2026-03-28T22:23:47Z">
        <w:r>
          <w:t>y</w:t>
        </w:r>
      </w:ins>
      <w:r>
        <w:t xml:space="preserve"> in </w:t>
      </w:r>
      <w:ins w:id="17841" w:author="GoldenCorpusHarness" w:date="2026-03-28T22:23:47Z">
        <w:r>
          <w:t>compliance wi</w:t>
        </w:r>
      </w:ins>
      <w:r>
        <w:t>th</w:t>
      </w:r>
      <w:ins w:id="17842" w:author="GoldenCorpusHarness" w:date="2026-03-28T22:23:47Z">
        <w:r>
          <w:t xml:space="preserve"> all applicabl</w:t>
        </w:r>
      </w:ins>
      <w:r>
        <w:t>e d</w:t>
      </w:r>
      <w:ins w:id="17843" w:author="GoldenCorpusHarness" w:date="2026-03-28T22:23:47Z">
        <w:r>
          <w:t>ata prot</w:t>
        </w:r>
      </w:ins>
      <w:r>
        <w:t>e</w:t>
      </w:r>
      <w:del w:id="17844" w:author="GoldenCorpusHarness" w:date="2026-03-28T22:23:47Z">
        <w:r>
          <w:delText>fini</w:delText>
        </w:r>
      </w:del>
      <w:ins w:id="17845" w:author="GoldenCorpusHarness" w:date="2026-03-28T22:23:47Z">
        <w:r>
          <w:t>c</w:t>
        </w:r>
      </w:ins>
      <w:r>
        <w:t xml:space="preserve">tion </w:t>
      </w:r>
      <w:del w:id="17846" w:author="GoldenCorpusHarness" w:date="2026-03-28T22:23:47Z">
        <w:r>
          <w:delText>of an SAE, not wh</w:delText>
        </w:r>
      </w:del>
      <w:ins w:id="17847" w:author="GoldenCorpusHarness" w:date="2026-03-28T22:23:47Z">
        <w:r>
          <w:t>r</w:t>
        </w:r>
      </w:ins>
      <w:r>
        <w:t>e</w:t>
      </w:r>
      <w:del w:id="17848" w:author="GoldenCorpusHarness" w:date="2026-03-28T22:23:47Z">
        <w:r>
          <w:delText>n it is r</w:delText>
        </w:r>
      </w:del>
      <w:ins w:id="17849" w:author="GoldenCorpusHarness" w:date="2026-03-28T22:23:47Z">
        <w:r>
          <w:t>gul</w:t>
        </w:r>
      </w:ins>
      <w:r>
        <w:t>at</w:t>
      </w:r>
      <w:del w:id="17850" w:author="GoldenCorpusHarness" w:date="2026-03-28T22:23:47Z">
        <w:r>
          <w:delText>ed a</w:delText>
        </w:r>
      </w:del>
      <w:ins w:id="17851" w:author="GoldenCorpusHarness" w:date="2026-03-28T22:23:47Z">
        <w:r>
          <w:t>ion</w:t>
        </w:r>
      </w:ins>
      <w:r>
        <w:t>s</w:t>
      </w:r>
      <w:del w:id="17852" w:author="GoldenCorpusHarness" w:date="2026-03-28T22:23:47Z">
        <w:r>
          <w:delText xml:space="preserve"> severe</w:delText>
        </w:r>
      </w:del>
      <w:r>
        <w:t>.</w:t>
      </w:r>
    </w:p>
    <w:p ns2:paraId="69D08401" ns2:textId="77777777" w:rsidR="008234C3" w:rsidRPr="00AC6608" w:rsidRDefault="00895D30" w:rsidP="008234C3">
      <w:pPr>
        <w:pStyle w:val="ListBullet"/>
        <w:keepLines w:val="0"/>
        <w:spacing w:after="240"/>
      </w:pPr>
      <w:del w:id="17853" w:author="GoldenCorpusHarness" w:date="2026-03-28T22:23:47Z">
        <w:r>
          <w:delText>The invest</w:delText>
        </w:r>
      </w:del>
      <w:ins w:id="17854" w:author="GoldenCorpusHarness" w:date="2026-03-28T22:23:47Z">
        <w:r>
          <w:t>Participants will be ass</w:t>
        </w:r>
      </w:ins>
      <w:r>
        <w:t>ig</w:t>
      </w:r>
      <w:del w:id="17855" w:author="GoldenCorpusHarness" w:date="2026-03-28T22:23:47Z">
        <w:r>
          <w:delText xml:space="preserve">ator will </w:delText>
        </w:r>
      </w:del>
      <w:ins w:id="17856" w:author="GoldenCorpusHarness" w:date="2026-03-28T22:23:47Z">
        <w:r>
          <w:t>ned a unique identifier by the Sponsor. Any participant records or datasets that are transferred to the Sponsor will contain the identifier only; participant na</w:t>
        </w:r>
      </w:ins>
      <w:r>
        <w:t>m</w:t>
      </w:r>
      <w:ins w:id="17857" w:author="GoldenCorpusHarness" w:date="2026-03-28T22:23:47Z">
        <w:r>
          <w:t>es or any information that would m</w:t>
        </w:r>
      </w:ins>
      <w:r>
        <w:t xml:space="preserve">ake </w:t>
      </w:r>
      <w:del w:id="17858" w:author="GoldenCorpusHarness" w:date="2026-03-28T22:23:47Z">
        <w:r>
          <w:delText>an assessment of intensity for each AE and SAE (and other reportable safety event) according to the NCI CTCAE, version 5</w:delText>
        </w:r>
      </w:del>
      <w:ins w:id="17859" w:author="GoldenCorpusHarness" w:date="2026-03-28T22:23:47Z">
        <w:r>
          <w:t>the participant identifiable will not be transferred</w:t>
        </w:r>
      </w:ins>
      <w:r>
        <w:t>.</w:t>
      </w:r>
      <w:del w:id="17860" w:author="GoldenCorpusHarness" w:date="2026-03-28T22:23:47Z">
        <w:r>
          <w:delText>0. Any AE that changes CTCAE grade over the course of a given episode will have each change of grade recorded on the AE CRFs/worksheets.</w:delText>
        </w:r>
      </w:del>
    </w:p>
    <w:p ns2:paraId="7F650069" ns2:textId="77777777" w:rsidR="008234C3" w:rsidRPr="00AC6608" w:rsidRDefault="00895D30" w:rsidP="008234C3">
      <w:pPr>
        <w:pStyle w:val="ListBullet2"/>
        <w:keepLines w:val="0"/>
        <w:tabs>
          <w:tab w:val="num" w:pos="900"/>
        </w:tabs>
        <w:spacing w:after="240"/>
        <w:ind w:left="900"/>
      </w:pPr>
      <w:del w:id="17861" w:author="GoldenCorpusHarness" w:date="2026-03-28T22:23:47Z">
        <w:r>
          <w:delText>Grade 1: Mild; as</w:delText>
        </w:r>
      </w:del>
      <w:ins w:id="17862" w:author="GoldenCorpusHarness" w:date="2026-03-28T22:23:47Z">
        <w:r>
          <w:t>The participant must be informed that their personal stud</w:t>
        </w:r>
      </w:ins>
      <w:r>
        <w:t>y</w:t>
      </w:r>
      <w:ins w:id="17863" w:author="GoldenCorpusHarness" w:date="2026-03-28T22:23:47Z">
        <w:r>
          <w:t xml:space="preserve">-related data will be used by the Sponsor in accordance with local data protection law. The level of disclosure </w:t>
        </w:r>
      </w:ins>
      <w:r>
        <w:t>m</w:t>
      </w:r>
      <w:del w:id="17864" w:author="GoldenCorpusHarness" w:date="2026-03-28T22:23:47Z">
        <w:r>
          <w:delText>ptomatic or mild symptoms; clinical or diagnostic observations only; intervention not indicated</w:delText>
        </w:r>
      </w:del>
      <w:ins w:id="17865" w:author="GoldenCorpusHarness" w:date="2026-03-28T22:23:47Z">
        <w:r>
          <w:t>ust also be explained to the participant</w:t>
        </w:r>
      </w:ins>
      <w:r>
        <w:t>.</w:t>
      </w:r>
    </w:p>
    <w:p ns2:paraId="60CDCB7B" ns2:textId="77777777" w:rsidR="008234C3" w:rsidRPr="00AC6608" w:rsidRDefault="00895D30" w:rsidP="008234C3">
      <w:pPr>
        <w:pStyle w:val="ListBullet2"/>
        <w:keepLines w:val="0"/>
        <w:tabs>
          <w:tab w:val="num" w:pos="900"/>
        </w:tabs>
        <w:spacing w:after="240"/>
        <w:ind w:left="900"/>
      </w:pPr>
      <w:del w:id="17866" w:author="GoldenCorpusHarness" w:date="2026-03-28T22:23:47Z">
        <w:r>
          <w:delText>Grade 2: Moderate; minimal</w:delText>
        </w:r>
      </w:del>
      <w:ins w:id="17867" w:author="GoldenCorpusHarness" w:date="2026-03-28T22:23:47Z">
        <w:r>
          <w:t>The participant must be informed that their medical records may be examined by Clinical Quality Assurance auditors or other authorized personnel appointed by the Sponsor</w:t>
        </w:r>
      </w:ins>
      <w:r>
        <w:t xml:space="preserve">, </w:t>
      </w:r>
      <w:del w:id="17868" w:author="GoldenCorpusHarness" w:date="2026-03-28T22:23:47Z">
        <w:r>
          <w:delText>local or noninvasive intervention indicated; limitin</w:delText>
        </w:r>
      </w:del>
      <w:ins w:id="17869" w:author="GoldenCorpusHarness" w:date="2026-03-28T22:23:47Z">
        <w:r>
          <w:t>by appropriate IRB/IEC members, and by inspectors from re</w:t>
        </w:r>
      </w:ins>
      <w:r>
        <w:t>g</w:t>
      </w:r>
      <w:del w:id="17870" w:author="GoldenCorpusHarness" w:date="2026-03-28T22:23:47Z">
        <w:r>
          <w:delText xml:space="preserve"> age-appropriate instrumental ADL</w:delText>
        </w:r>
      </w:del>
      <w:ins w:id="17871" w:author="GoldenCorpusHarness" w:date="2026-03-28T22:23:47Z">
        <w:r>
          <w:t>ulatory authorities</w:t>
        </w:r>
      </w:ins>
      <w:r>
        <w:t>.</w:t>
      </w:r>
    </w:p>
    <w:p ns2:paraId="520419F4" ns2:textId="77777777" w:rsidR="008234C3" w:rsidRPr="00AC6608" w:rsidRDefault="00895D30" w:rsidP="008234C3">
      <w:pPr>
        <w:pStyle w:val="ListBullet2"/>
        <w:keepLines w:val="0"/>
        <w:tabs>
          <w:tab w:val="num" w:pos="900"/>
        </w:tabs>
        <w:spacing w:after="240"/>
        <w:ind w:left="900"/>
      </w:pPr>
      <w:ins w:id="17872" w:author="GoldenCorpusHarness" w:date="2026-03-28T22:23:47Z">
        <w:r>
          <w:t xml:space="preserve">The Sponsor has EU-approved Binding Corporate Rules since 2017, covering all aspects of its </w:t>
        </w:r>
      </w:ins>
      <w:r>
        <w:t>G</w:t>
      </w:r>
      <w:del w:id="17873" w:author="GoldenCorpusHarness" w:date="2026-03-28T22:23:47Z">
        <w:r>
          <w:delText xml:space="preserve">rade 3: Severe or </w:delText>
        </w:r>
      </w:del>
      <w:ins w:id="17874" w:author="GoldenCorpusHarness" w:date="2026-03-28T22:23:47Z">
        <w:r>
          <w:t>lobal Privacy Progra</w:t>
        </w:r>
      </w:ins>
      <w:r>
        <w:t>m</w:t>
      </w:r>
      <w:del w:id="17875" w:author="GoldenCorpusHarness" w:date="2026-03-28T22:23:47Z">
        <w:r>
          <w:delText>edicall</w:delText>
        </w:r>
      </w:del>
      <w:ins w:id="17876" w:author="GoldenCorpusHarness" w:date="2026-03-28T22:23:47Z">
        <w:r>
          <w:t xml:space="preserve"> (Corporate Polic</w:t>
        </w:r>
      </w:ins>
      <w:r>
        <w:t xml:space="preserve">y </w:t>
      </w:r>
      <w:del w:id="17877" w:author="GoldenCorpusHarness" w:date="2026-03-28T22:23:47Z">
        <w:r>
          <w:delText>significant but not immediately life-threatening; hospitalization or prolongation of hospitalization indicated; disabling; limiting</w:delText>
        </w:r>
      </w:del>
      <w:ins w:id="17878" w:author="GoldenCorpusHarness" w:date="2026-03-28T22:23:47Z">
        <w:r>
          <w:t>20), and is</w:t>
        </w:r>
      </w:ins>
      <w:r>
        <w:t xml:space="preserve"> self-c</w:t>
      </w:r>
      <w:del w:id="17879" w:author="GoldenCorpusHarness" w:date="2026-03-28T22:23:47Z">
        <w:r>
          <w:delText>are A</w:delText>
        </w:r>
      </w:del>
      <w:ins w:id="17880" w:author="GoldenCorpusHarness" w:date="2026-03-28T22:23:47Z">
        <w:r>
          <w:t xml:space="preserve">ertified pursuant to the EU-US </w:t>
        </w:r>
      </w:ins>
      <w:r>
        <w:t>D</w:t>
      </w:r>
      <w:del w:id="17881" w:author="GoldenCorpusHarness" w:date="2026-03-28T22:23:47Z">
        <w:r>
          <w:delText>L</w:delText>
        </w:r>
      </w:del>
      <w:ins w:id="17882" w:author="GoldenCorpusHarness" w:date="2026-03-28T22:23:47Z">
        <w:r>
          <w:t>ata Privacy Framework</w:t>
        </w:r>
      </w:ins>
      <w:r>
        <w:t>.</w:t>
      </w:r>
    </w:p>
    <w:p ns2:paraId="0264918B" ns2:textId="77777777" w:rsidR="008234C3" w:rsidRDefault="00895D30" w:rsidP="008234C3">
      <w:pPr>
        <w:pStyle w:val="ListBullet2"/>
        <w:keepLines w:val="0"/>
        <w:tabs>
          <w:tab w:val="num" w:pos="900"/>
        </w:tabs>
        <w:spacing w:after="240"/>
        <w:ind w:left="900"/>
      </w:pPr>
      <w:del w:id="17883" w:author="GoldenCorpusHarness" w:date="2026-03-28T22:23:47Z">
        <w:r>
          <w:delText>Grade 4: Life threatening c</w:delText>
        </w:r>
      </w:del>
      <w:ins w:id="17884" w:author="GoldenCorpusHarness" w:date="2026-03-28T22:23:47Z">
        <w:r>
          <w:t>C</w:t>
        </w:r>
      </w:ins>
      <w:r>
        <w:t>on</w:t>
      </w:r>
      <w:del w:id="17885" w:author="GoldenCorpusHarness" w:date="2026-03-28T22:23:47Z">
        <w:r>
          <w:delText xml:space="preserve">sequences; urgent </w:delText>
        </w:r>
      </w:del>
      <w:ins w:id="17886" w:author="GoldenCorpusHarness" w:date="2026-03-28T22:23:47Z">
        <w:r>
          <w:t>f</w:t>
        </w:r>
      </w:ins>
      <w:r>
        <w:t>i</w:t>
      </w:r>
      <w:del w:id="17887" w:author="GoldenCorpusHarness" w:date="2026-03-28T22:23:47Z">
        <w:r>
          <w:delText>nterv</w:delText>
        </w:r>
      </w:del>
      <w:ins w:id="17888" w:author="GoldenCorpusHarness" w:date="2026-03-28T22:23:47Z">
        <w:r>
          <w:t>d</w:t>
        </w:r>
      </w:ins>
      <w:r>
        <w:t>enti</w:t>
      </w:r>
      <w:ins w:id="17889" w:author="GoldenCorpusHarness" w:date="2026-03-28T22:23:47Z">
        <w:r>
          <w:t xml:space="preserve">ality </w:t>
        </w:r>
      </w:ins>
      <w:r>
        <w:t>o</w:t>
      </w:r>
      <w:del w:id="17890" w:author="GoldenCorpusHarness" w:date="2026-03-28T22:23:47Z">
        <w:r>
          <w:delText>n</w:delText>
        </w:r>
      </w:del>
      <w:ins w:id="17891" w:author="GoldenCorpusHarness" w:date="2026-03-28T22:23:47Z">
        <w:r>
          <w:t>f</w:t>
        </w:r>
      </w:ins>
      <w:r>
        <w:t xml:space="preserve"> </w:t>
      </w:r>
      <w:del w:id="17892" w:author="GoldenCorpusHarness" w:date="2026-03-28T22:23:47Z">
        <w:r>
          <w:delText>indic</w:delText>
        </w:r>
      </w:del>
      <w:ins w:id="17893" w:author="GoldenCorpusHarness" w:date="2026-03-28T22:23:47Z">
        <w:r>
          <w:t>D</w:t>
        </w:r>
      </w:ins>
      <w:r>
        <w:t>at</w:t>
      </w:r>
      <w:del w:id="17894" w:author="GoldenCorpusHarness" w:date="2026-03-28T22:23:47Z">
        <w:r>
          <w:delText>ed.</w:delText>
        </w:r>
      </w:del>
      <w:ins w:id="17895" w:author="GoldenCorpusHarness" w:date="2026-03-28T22:23:47Z">
        <w:r>
          <w:t>a</w:t>
        </w:r>
      </w:ins>
    </w:p>
    <w:p ns2:paraId="67302430" ns2:textId="77777777" w:rsidR="009858CB" w:rsidRDefault="00895D30" w:rsidP="008234C3">
      <w:pPr>
        <w:pStyle w:val="ListBullet2"/>
        <w:keepLines w:val="0"/>
        <w:tabs>
          <w:tab w:val="num" w:pos="900"/>
        </w:tabs>
        <w:spacing w:after="240"/>
        <w:ind w:left="900"/>
      </w:pPr>
      <w:del w:id="17896" w:author="GoldenCorpusHarness" w:date="2026-03-28T22:23:47Z">
        <w:r>
          <w:delText>Grade 5:</w:delText>
        </w:r>
      </w:del>
      <w:ins w:id="17897" w:author="GoldenCorpusHarness" w:date="2026-03-28T22:23:47Z">
        <w:r>
          <w:t>By signing this protocol, the investigator affirms to the Sponsor that information furnished to the investigator by the Sponsor will be maintained in confidence, and such information will be divulged to the IRB, IEC, or similar or expert committee, affiliated institution, and employees, only under an appropriate understanding of confidentiality with such board or committee, affiliated institution, and employees.</w:t>
        </w:r>
      </w:ins>
      <w:r>
        <w:t xml:space="preserve"> D</w:t>
      </w:r>
      <w:del w:id="17898" w:author="GoldenCorpusHarness" w:date="2026-03-28T22:23:47Z">
        <w:r>
          <w:delText>eath related to AE</w:delText>
        </w:r>
      </w:del>
      <w:ins w:id="17899" w:author="GoldenCorpusHarness" w:date="2026-03-28T22:23:47Z">
        <w:r>
          <w:t>ata generated by this study will be considered confidential by the investigator, except to the extent that it is included in a publication as provided in the Publications section of this protocol</w:t>
        </w:r>
      </w:ins>
      <w:r>
        <w:t>.</w:t>
      </w:r>
    </w:p>
    <w:p ns2:paraId="3CE9231A" ns2:textId="77777777" w:rsidR="001D447F" w:rsidRPr="001D447F" w:rsidRDefault="00895D30" w:rsidP="002C608E">
      <w:pPr>
        <w:pStyle w:val="paragraph0"/>
        <w:keepNext/>
        <w:rPr>
          <w:b/>
          <w:bCs/>
        </w:rPr>
      </w:pPr>
      <w:del w:id="17900" w:author="GoldenCorpusHarness" w:date="2026-03-28T22:23:47Z">
        <w:r>
          <w:delText>Assessm</w:delText>
        </w:r>
      </w:del>
      <w:ins w:id="17901" w:author="GoldenCorpusHarness" w:date="2026-03-28T22:23:47Z">
        <w:r>
          <w:t>Confid</w:t>
        </w:r>
      </w:ins>
      <w:r>
        <w:t>ent</w:t>
      </w:r>
      <w:del w:id="17902" w:author="GoldenCorpusHarness" w:date="2026-03-28T22:23:47Z">
        <w:r>
          <w:delText xml:space="preserve"> of caus</w:delText>
        </w:r>
      </w:del>
      <w:ins w:id="17903" w:author="GoldenCorpusHarness" w:date="2026-03-28T22:23:47Z">
        <w:r>
          <w:t>i</w:t>
        </w:r>
      </w:ins>
      <w:r>
        <w:t>ality</w:t>
      </w:r>
      <w:ins w:id="17904" w:author="GoldenCorpusHarness" w:date="2026-03-28T22:23:47Z">
        <w:r>
          <w:t xml:space="preserve"> of Participant Records</w:t>
        </w:r>
      </w:ins>
    </w:p>
    <w:p ns2:paraId="56F468DF" ns2:textId="77777777" w:rsidR="008234C3" w:rsidRDefault="00895D30" w:rsidP="008234C3">
      <w:pPr>
        <w:pStyle w:val="ListBullet"/>
        <w:keepLines w:val="0"/>
        <w:spacing w:after="240"/>
      </w:pPr>
      <w:del w:id="17905" w:author="GoldenCorpusHarness" w:date="2026-03-28T22:23:47Z">
        <w:r>
          <w:delText>Did the study inter</w:delText>
        </w:r>
      </w:del>
      <w:ins w:id="17906" w:author="GoldenCorpusHarness" w:date="2026-03-28T22:23:47Z">
        <w:r>
          <w:t>By signing this protocol, the in</w:t>
        </w:r>
      </w:ins>
      <w:r>
        <w:t>ve</w:t>
      </w:r>
      <w:del w:id="17907" w:author="GoldenCorpusHarness" w:date="2026-03-28T22:23:47Z">
        <w:r>
          <w:delText>ntion cause the A</w:delText>
        </w:r>
      </w:del>
      <w:ins w:id="17908" w:author="GoldenCorpusHarness" w:date="2026-03-28T22:23:47Z">
        <w:r>
          <w:t>stigator agrees that the Sponsor (or Sponsor representative), IRB/I</w:t>
        </w:r>
      </w:ins>
      <w:r>
        <w:t>E</w:t>
      </w:r>
      <w:del w:id="17909" w:author="GoldenCorpusHarness" w:date="2026-03-28T22:23:47Z">
        <w:r>
          <w:delText>?</w:delText>
        </w:r>
      </w:del>
      <w:ins w:id="17910" w:author="GoldenCorpusHarness" w:date="2026-03-28T22:23:47Z">
        <w:r>
          <w:t>C, or regulatory authority representatives may consult and/or copy study documents to verify worksheet/CRF data. By signing the consent form, the participant agrees to this process. If study documents will be photocopied during the process of verifying worksheet/CRF information, the participant will be identified by unique code only; full names/initials will be masked before transmission to the Sponsor.</w:t>
        </w:r>
      </w:ins>
    </w:p>
    <w:p ns2:paraId="79681756" ns2:textId="77777777" w:rsidR="008234C3" w:rsidRDefault="00895D30" w:rsidP="008234C3">
      <w:pPr>
        <w:pStyle w:val="ListBullet"/>
        <w:keepLines w:val="0"/>
        <w:spacing w:after="240"/>
      </w:pPr>
      <w:del w:id="17911" w:author="GoldenCorpusHarness" w:date="2026-03-28T22:23:47Z">
        <w:r>
          <w:delText>The determination of the likelihood that the stud</w:delText>
        </w:r>
      </w:del>
      <w:ins w:id="17912" w:author="GoldenCorpusHarness" w:date="2026-03-28T22:23:47Z">
        <w:r>
          <w:t>B</w:t>
        </w:r>
      </w:ins>
      <w:r>
        <w:t xml:space="preserve">y </w:t>
      </w:r>
      <w:del w:id="17913" w:author="GoldenCorpusHarness" w:date="2026-03-28T22:23:47Z">
        <w:r>
          <w:delText>inter</w:delText>
        </w:r>
      </w:del>
      <w:ins w:id="17914" w:author="GoldenCorpusHarness" w:date="2026-03-28T22:23:47Z">
        <w:r>
          <w:t>signing this protocol, the in</w:t>
        </w:r>
      </w:ins>
      <w:r>
        <w:t>ve</w:t>
      </w:r>
      <w:del w:id="17915" w:author="GoldenCorpusHarness" w:date="2026-03-28T22:23:47Z">
        <w:r>
          <w:delText>ntion caused the AE</w:delText>
        </w:r>
      </w:del>
      <w:ins w:id="17916" w:author="GoldenCorpusHarness" w:date="2026-03-28T22:23:47Z">
        <w:r>
          <w:t>stigator agrees to treat all participant data used and disclosed in connection</w:t>
        </w:r>
      </w:ins>
      <w:r>
        <w:t xml:space="preserve"> wi</w:t>
      </w:r>
      <w:del w:id="17917" w:author="GoldenCorpusHarness" w:date="2026-03-28T22:23:47Z">
        <w:r>
          <w:delText xml:space="preserve">ll </w:delText>
        </w:r>
      </w:del>
      <w:ins w:id="17918" w:author="GoldenCorpusHarness" w:date="2026-03-28T22:23:47Z">
        <w:r>
          <w:t>th this study in accordance with all applica</w:t>
        </w:r>
      </w:ins>
      <w:r>
        <w:t>b</w:t>
      </w:r>
      <w:del w:id="17919" w:author="GoldenCorpusHarness" w:date="2026-03-28T22:23:47Z">
        <w:r>
          <w:delText>e pro</w:delText>
        </w:r>
      </w:del>
      <w:ins w:id="17920" w:author="GoldenCorpusHarness" w:date="2026-03-28T22:23:47Z">
        <w:r>
          <w:t>le pri</w:t>
        </w:r>
      </w:ins>
      <w:r>
        <w:t>v</w:t>
      </w:r>
      <w:del w:id="17921" w:author="GoldenCorpusHarness" w:date="2026-03-28T22:23:47Z">
        <w:r>
          <w:delText>ided b</w:delText>
        </w:r>
      </w:del>
      <w:ins w:id="17922" w:author="GoldenCorpusHarness" w:date="2026-03-28T22:23:47Z">
        <w:r>
          <w:t>ac</w:t>
        </w:r>
      </w:ins>
      <w:r>
        <w:t xml:space="preserve">y </w:t>
      </w:r>
      <w:del w:id="17923" w:author="GoldenCorpusHarness" w:date="2026-03-28T22:23:47Z">
        <w:r>
          <w:delText xml:space="preserve">an investigator </w:delText>
        </w:r>
      </w:del>
      <w:ins w:id="17924" w:author="GoldenCorpusHarness" w:date="2026-03-28T22:23:47Z">
        <w:r>
          <w:t>la</w:t>
        </w:r>
      </w:ins>
      <w:r>
        <w:t>w</w:t>
      </w:r>
      <w:del w:id="17925" w:author="GoldenCorpusHarness" w:date="2026-03-28T22:23:47Z">
        <w:r>
          <w:delText>ho is a qualified physician</w:delText>
        </w:r>
      </w:del>
      <w:ins w:id="17926" w:author="GoldenCorpusHarness" w:date="2026-03-28T22:23:47Z">
        <w:r>
          <w:t>s, rules, and regulations</w:t>
        </w:r>
      </w:ins>
      <w:r>
        <w:t>.</w:t>
      </w:r>
      <w:del w:id="17927" w:author="GoldenCorpusHarness" w:date="2026-03-28T22:23:47Z">
        <w:r>
          <w:delText xml:space="preserve"> The investigator’s signed/dated initials on the source document or worksheet that supports the causality noted on the AE form, ensures that a medically qualified assessment of causality was done. This initialed document must be retained for the required regulatory time frame. The criteria below are intended as reference guidelines to assist the investigator in assessing the likelihood of a relationship between the test product and the AE based upon the available information.</w:delText>
        </w:r>
      </w:del>
    </w:p>
    <w:p ns2:paraId="295446C3" ns2:textId="77777777" w:rsidR="008234C3" w:rsidRPr="00D84C5D" w:rsidRDefault="00895D30" w:rsidP="008234C3">
      <w:pPr>
        <w:pStyle w:val="ListBullet"/>
        <w:keepLines w:val="0"/>
        <w:spacing w:after="240"/>
        <w:rPr>
          <w:b/>
        </w:rPr>
      </w:pPr>
      <w:del w:id="17928" w:author="GoldenCorpusHarness" w:date="2026-03-28T22:23:47Z">
        <w:r>
          <w:delText>The following comp</w:delText>
        </w:r>
      </w:del>
      <w:ins w:id="17929" w:author="GoldenCorpusHarness" w:date="2026-03-28T22:23:47Z">
        <w:r>
          <w:t>C</w:t>
        </w:r>
      </w:ins>
      <w:r>
        <w:t>on</w:t>
      </w:r>
      <w:ins w:id="17930" w:author="GoldenCorpusHarness" w:date="2026-03-28T22:23:47Z">
        <w:r>
          <w:t>fid</w:t>
        </w:r>
      </w:ins>
      <w:r>
        <w:t>ent</w:t>
      </w:r>
      <w:del w:id="17931" w:author="GoldenCorpusHarness" w:date="2026-03-28T22:23:47Z">
        <w:r>
          <w:delText>s</w:delText>
        </w:r>
      </w:del>
      <w:ins w:id="17932" w:author="GoldenCorpusHarness" w:date="2026-03-28T22:23:47Z">
        <w:r>
          <w:t>iality</w:t>
        </w:r>
      </w:ins>
      <w:r>
        <w:t xml:space="preserve"> </w:t>
      </w:r>
      <w:del w:id="17933" w:author="GoldenCorpusHarness" w:date="2026-03-28T22:23:47Z">
        <w:r>
          <w:delText>a</w:delText>
        </w:r>
      </w:del>
      <w:ins w:id="17934" w:author="GoldenCorpusHarness" w:date="2026-03-28T22:23:47Z">
        <w:r>
          <w:t>of IRB/IEC Info</w:t>
        </w:r>
      </w:ins>
      <w:r>
        <w:t>r</w:t>
      </w:r>
      <w:del w:id="17935" w:author="GoldenCorpusHarness" w:date="2026-03-28T22:23:47Z">
        <w:r>
          <w:delText>e to be used to assess the rel</w:delText>
        </w:r>
      </w:del>
      <w:ins w:id="17936" w:author="GoldenCorpusHarness" w:date="2026-03-28T22:23:47Z">
        <w:r>
          <w:t>m</w:t>
        </w:r>
      </w:ins>
      <w:r>
        <w:t>ation</w:t>
      </w:r>
      <w:del w:id="17937" w:author="GoldenCorpusHarness" w:date="2026-03-28T22:23:47Z">
        <w:r>
          <w:delText>ship between the study intervention and the AE; the greater the correlation with the components and their respective elements (in number and/or intensity), the more likely the study intervention caused the AE:</w:delText>
        </w:r>
      </w:del>
    </w:p>
    <w:p ns2:paraId="212B7EE2" ns2:textId="77777777" w:rsidR="008234C3" w:rsidRPr="00BB0DEB" w:rsidRDefault="00895D30" w:rsidP="008234C3">
      <w:pPr>
        <w:pStyle w:val="ListBullet2"/>
        <w:keepLines w:val="0"/>
        <w:tabs>
          <w:tab w:val="num" w:pos="900"/>
        </w:tabs>
        <w:spacing w:after="240"/>
        <w:ind w:left="900"/>
      </w:pPr>
      <w:ins w:id="17938" w:author="GoldenCorpusHarness" w:date="2026-03-28T22:23:47Z">
        <w:r>
          <w:t>The Sponsor is required to record the name and address of each IRB/I</w:t>
        </w:r>
      </w:ins>
      <w:r>
        <w:t>E</w:t>
      </w:r>
      <w:del w:id="17939" w:author="GoldenCorpusHarness" w:date="2026-03-28T22:23:47Z">
        <w:r>
          <w:delText xml:space="preserve">xposure: Is there </w:delText>
        </w:r>
      </w:del>
      <w:ins w:id="17940" w:author="GoldenCorpusHarness" w:date="2026-03-28T22:23:47Z">
        <w:r>
          <w:t>C that r</w:t>
        </w:r>
      </w:ins>
      <w:r>
        <w:t>evi</w:t>
      </w:r>
      <w:del w:id="17941" w:author="GoldenCorpusHarness" w:date="2026-03-28T22:23:47Z">
        <w:r>
          <w:delText xml:space="preserve">dence that the participant </w:delText>
        </w:r>
      </w:del>
      <w:ins w:id="17942" w:author="GoldenCorpusHarness" w:date="2026-03-28T22:23:47Z">
        <w:r>
          <w:t>e</w:t>
        </w:r>
      </w:ins>
      <w:r>
        <w:t>w</w:t>
      </w:r>
      <w:del w:id="17943" w:author="GoldenCorpusHarness" w:date="2026-03-28T22:23:47Z">
        <w:r>
          <w:delText>as actually exposed to the study inter</w:delText>
        </w:r>
      </w:del>
      <w:ins w:id="17944" w:author="GoldenCorpusHarness" w:date="2026-03-28T22:23:47Z">
        <w:r>
          <w:t>s and appro</w:t>
        </w:r>
      </w:ins>
      <w:r>
        <w:t>ve</w:t>
      </w:r>
      <w:del w:id="17945" w:author="GoldenCorpusHarness" w:date="2026-03-28T22:23:47Z">
        <w:r>
          <w:delText>ntion such as: relia</w:delText>
        </w:r>
      </w:del>
      <w:ins w:id="17946" w:author="GoldenCorpusHarness" w:date="2026-03-28T22:23:47Z">
        <w:r>
          <w:t xml:space="preserve">s this study. The Sponsor is also required to document that each IRB/IEC meets regulatory and ICH GCP requirements </w:t>
        </w:r>
      </w:ins>
      <w:r>
        <w:t>b</w:t>
      </w:r>
      <w:del w:id="17947" w:author="GoldenCorpusHarness" w:date="2026-03-28T22:23:47Z">
        <w:r>
          <w:delText>le history, accepta</w:delText>
        </w:r>
      </w:del>
      <w:ins w:id="17948" w:author="GoldenCorpusHarness" w:date="2026-03-28T22:23:47Z">
        <w:r>
          <w:t>y requesting and maintaining records of the names and qualifications of the IRB/IEC mem</w:t>
        </w:r>
      </w:ins>
      <w:r>
        <w:t>b</w:t>
      </w:r>
      <w:del w:id="17949" w:author="GoldenCorpusHarness" w:date="2026-03-28T22:23:47Z">
        <w:r>
          <w:delText>le compliance assessment (pill count, diary, etc), expected pharmacologic effect, or measurement of drug/met</w:delText>
        </w:r>
      </w:del>
      <w:ins w:id="17950" w:author="GoldenCorpusHarness" w:date="2026-03-28T22:23:47Z">
        <w:r>
          <w:t>ers and to make these records avail</w:t>
        </w:r>
      </w:ins>
      <w:r>
        <w:t>ab</w:t>
      </w:r>
      <w:del w:id="17951" w:author="GoldenCorpusHarness" w:date="2026-03-28T22:23:47Z">
        <w:r>
          <w:delText>olite in</w:delText>
        </w:r>
      </w:del>
      <w:ins w:id="17952" w:author="GoldenCorpusHarness" w:date="2026-03-28T22:23:47Z">
        <w:r>
          <w:t>le for regulatory agency review upon request</w:t>
        </w:r>
      </w:ins>
      <w:r>
        <w:t xml:space="preserve"> b</w:t>
      </w:r>
      <w:del w:id="17953" w:author="GoldenCorpusHarness" w:date="2026-03-28T22:23:47Z">
        <w:r>
          <w:delText>odily specimen?</w:delText>
        </w:r>
      </w:del>
      <w:ins w:id="17954" w:author="GoldenCorpusHarness" w:date="2026-03-28T22:23:47Z">
        <w:r>
          <w:t>y those agencies.</w:t>
        </w:r>
      </w:ins>
    </w:p>
    <w:p ns2:paraId="1CAF67FD" ns2:textId="77777777" w:rsidR="008234C3" w:rsidRPr="00BB0DEB" w:rsidRDefault="00895D30" w:rsidP="008234C3">
      <w:pPr>
        <w:pStyle w:val="ListBullet2"/>
        <w:keepLines w:val="0"/>
        <w:tabs>
          <w:tab w:val="num" w:pos="900"/>
        </w:tabs>
        <w:spacing w:after="240"/>
        <w:ind w:left="900"/>
      </w:pPr>
      <w:del w:id="17955" w:author="GoldenCorpusHarness" w:date="2026-03-28T22:23:47Z">
        <w:r>
          <w:delText xml:space="preserve">Time </w:delText>
        </w:r>
      </w:del>
      <w:r>
        <w:t>Co</w:t>
      </w:r>
      <w:del w:id="17956" w:author="GoldenCorpusHarness" w:date="2026-03-28T22:23:47Z">
        <w:r>
          <w:delText>urse: D</w:delText>
        </w:r>
      </w:del>
      <w:ins w:id="17957" w:author="GoldenCorpusHarness" w:date="2026-03-28T22:23:47Z">
        <w:r>
          <w:t>mm</w:t>
        </w:r>
      </w:ins>
      <w:r>
        <w:t>i</w:t>
      </w:r>
      <w:del w:id="17958" w:author="GoldenCorpusHarness" w:date="2026-03-28T22:23:47Z">
        <w:r>
          <w:delText xml:space="preserve">d </w:delText>
        </w:r>
      </w:del>
      <w:r>
        <w:t>t</w:t>
      </w:r>
      <w:del w:id="17959" w:author="GoldenCorpusHarness" w:date="2026-03-28T22:23:47Z">
        <w:r>
          <w:delText xml:space="preserve">he AE follow in a reasonable </w:delText>
        </w:r>
      </w:del>
      <w:r>
        <w:t>te</w:t>
      </w:r>
      <w:del w:id="17960" w:author="GoldenCorpusHarness" w:date="2026-03-28T22:23:47Z">
        <w:r>
          <w:delText>mporal sequence from administration of the study intervention? Is the time of onset of the AE compatible with a drug-induced effect (appli</w:delText>
        </w:r>
      </w:del>
      <w:r>
        <w:t xml:space="preserve">es </w:t>
      </w:r>
      <w:ins w:id="17961" w:author="GoldenCorpusHarness" w:date="2026-03-28T22:23:47Z">
        <w:r>
          <w:t>S</w:t>
        </w:r>
      </w:ins>
      <w:r>
        <w:t>t</w:t>
      </w:r>
      <w:del w:id="17962" w:author="GoldenCorpusHarness" w:date="2026-03-28T22:23:47Z">
        <w:r>
          <w:delText>o s</w:delText>
        </w:r>
      </w:del>
      <w:ins w:id="17963" w:author="GoldenCorpusHarness" w:date="2026-03-28T22:23:47Z">
        <w:r>
          <w:t>ruc</w:t>
        </w:r>
      </w:ins>
      <w:r>
        <w:t>tu</w:t>
      </w:r>
      <w:del w:id="17964" w:author="GoldenCorpusHarness" w:date="2026-03-28T22:23:47Z">
        <w:r>
          <w:delText>di</w:delText>
        </w:r>
      </w:del>
      <w:ins w:id="17965" w:author="GoldenCorpusHarness" w:date="2026-03-28T22:23:47Z">
        <w:r>
          <w:t>r</w:t>
        </w:r>
      </w:ins>
      <w:r>
        <w:t>e</w:t>
      </w:r>
      <w:del w:id="17966" w:author="GoldenCorpusHarness" w:date="2026-03-28T22:23:47Z">
        <w:r>
          <w:delText>s with IMP)?</w:delText>
        </w:r>
      </w:del>
    </w:p>
    <w:p ns2:paraId="10351E1E" ns2:textId="77777777" w:rsidR="008234C3" w:rsidRPr="00BB0DEB" w:rsidRDefault="00895D30" w:rsidP="008234C3">
      <w:pPr>
        <w:pStyle w:val="ListBullet2"/>
        <w:keepLines w:val="0"/>
        <w:tabs>
          <w:tab w:val="num" w:pos="900"/>
        </w:tabs>
        <w:spacing w:after="240"/>
        <w:ind w:left="900"/>
      </w:pPr>
      <w:del w:id="17967" w:author="GoldenCorpusHarness" w:date="2026-03-28T22:23:47Z">
        <w:r>
          <w:delText>L</w:delText>
        </w:r>
      </w:del>
      <w:ins w:id="17968" w:author="GoldenCorpusHarness" w:date="2026-03-28T22:23:47Z">
        <w:r>
          <w:t>Execut</w:t>
        </w:r>
      </w:ins>
      <w:r>
        <w:t>i</w:t>
      </w:r>
      <w:del w:id="17969" w:author="GoldenCorpusHarness" w:date="2026-03-28T22:23:47Z">
        <w:r>
          <w:delText>k</w:delText>
        </w:r>
      </w:del>
      <w:ins w:id="17970" w:author="GoldenCorpusHarness" w:date="2026-03-28T22:23:47Z">
        <w:r>
          <w:t>v</w:t>
        </w:r>
      </w:ins>
      <w:r>
        <w:t>e</w:t>
      </w:r>
      <w:del w:id="17971" w:author="GoldenCorpusHarness" w:date="2026-03-28T22:23:47Z">
        <w:r>
          <w:delText>ly</w:delText>
        </w:r>
      </w:del>
      <w:ins w:id="17972" w:author="GoldenCorpusHarness" w:date="2026-03-28T22:23:47Z">
        <w:r>
          <w:t xml:space="preserve"> Oversight</w:t>
        </w:r>
      </w:ins>
      <w:r>
        <w:t xml:space="preserve"> C</w:t>
      </w:r>
      <w:del w:id="17973" w:author="GoldenCorpusHarness" w:date="2026-03-28T22:23:47Z">
        <w:r>
          <w:delText>aus</w:delText>
        </w:r>
      </w:del>
      <w:ins w:id="17974" w:author="GoldenCorpusHarness" w:date="2026-03-28T22:23:47Z">
        <w:r>
          <w:t>ommitt</w:t>
        </w:r>
      </w:ins>
      <w:r>
        <w:t>e</w:t>
      </w:r>
      <w:del w:id="17975" w:author="GoldenCorpusHarness" w:date="2026-03-28T22:23:47Z">
        <w:r>
          <w:delText>: Is th</w:delText>
        </w:r>
      </w:del>
      <w:r>
        <w:t>e</w:t>
      </w:r>
      <w:del w:id="17976" w:author="GoldenCorpusHarness" w:date="2026-03-28T22:23:47Z">
        <w:r>
          <w:delText xml:space="preserve"> AE not reasonably explained by another etiology such as underlying disease, other drug(s)/vaccine(s), or other host or environmental factors.</w:delText>
        </w:r>
      </w:del>
    </w:p>
    <w:p ns2:paraId="60D12A21" ns2:textId="77777777" w:rsidR="008234C3" w:rsidRPr="00BB0DEB" w:rsidRDefault="00895D30" w:rsidP="008234C3">
      <w:pPr>
        <w:pStyle w:val="ListBullet2"/>
        <w:keepLines w:val="0"/>
        <w:tabs>
          <w:tab w:val="num" w:pos="900"/>
        </w:tabs>
        <w:spacing w:after="240"/>
        <w:ind w:left="900"/>
      </w:pPr>
      <w:del w:id="17977" w:author="GoldenCorpusHarness" w:date="2026-03-28T22:23:47Z">
        <w:r>
          <w:delText>D</w:delText>
        </w:r>
      </w:del>
      <w:ins w:id="17978" w:author="GoldenCorpusHarness" w:date="2026-03-28T22:23:47Z">
        <w:r>
          <w:t>The EOC is comprised of members of Sponsor Senior Management. The EOC will r</w:t>
        </w:r>
      </w:ins>
      <w:r>
        <w:t>ec</w:t>
      </w:r>
      <w:del w:id="17979" w:author="GoldenCorpusHarness" w:date="2026-03-28T22:23:47Z">
        <w:r>
          <w:delText>h</w:delText>
        </w:r>
      </w:del>
      <w:ins w:id="17980" w:author="GoldenCorpusHarness" w:date="2026-03-28T22:23:47Z">
        <w:r>
          <w:t xml:space="preserve">eive </w:t>
        </w:r>
      </w:ins>
      <w:r>
        <w:t>a</w:t>
      </w:r>
      <w:del w:id="17981" w:author="GoldenCorpusHarness" w:date="2026-03-28T22:23:47Z">
        <w:r>
          <w:delText>ll</w:delText>
        </w:r>
      </w:del>
      <w:ins w:id="17982" w:author="GoldenCorpusHarness" w:date="2026-03-28T22:23:47Z">
        <w:r>
          <w:t>nd decide on any recomm</w:t>
        </w:r>
      </w:ins>
      <w:r>
        <w:t>en</w:t>
      </w:r>
      <w:ins w:id="17983" w:author="GoldenCorpusHarness" w:date="2026-03-28T22:23:47Z">
        <w:r>
          <w:t>dations made by the eDMC re</w:t>
        </w:r>
      </w:ins>
      <w:r>
        <w:t>g</w:t>
      </w:r>
      <w:del w:id="17984" w:author="GoldenCorpusHarness" w:date="2026-03-28T22:23:47Z">
        <w:r>
          <w:delText>e: W</w:delText>
        </w:r>
      </w:del>
      <w:r>
        <w:t>a</w:t>
      </w:r>
      <w:del w:id="17985" w:author="GoldenCorpusHarness" w:date="2026-03-28T22:23:47Z">
        <w:r>
          <w:delText>s</w:delText>
        </w:r>
      </w:del>
      <w:ins w:id="17986" w:author="GoldenCorpusHarness" w:date="2026-03-28T22:23:47Z">
        <w:r>
          <w:t>rding</w:t>
        </w:r>
      </w:ins>
      <w:r>
        <w:t xml:space="preserve"> the study</w:t>
      </w:r>
      <w:del w:id="17987" w:author="GoldenCorpusHarness" w:date="2026-03-28T22:23:47Z">
        <w:r>
          <w:delText xml:space="preserve"> intervention discontinued or dose/exposure/frequency reduced?</w:delText>
        </w:r>
      </w:del>
      <w:ins w:id="17988" w:author="GoldenCorpusHarness" w:date="2026-03-28T22:23:47Z">
        <w:r>
          <w:t>.</w:t>
        </w:r>
      </w:ins>
    </w:p>
    <w:p ns2:paraId="534A2DE5" ns2:textId="77777777" w:rsidR="008234C3" w:rsidRPr="00BB0DEB" w:rsidRDefault="00895D30" w:rsidP="008234C3">
      <w:pPr>
        <w:pStyle w:val="ListBullet3"/>
        <w:keepLines w:val="0"/>
        <w:tabs>
          <w:tab w:val="left" w:pos="1620"/>
        </w:tabs>
        <w:spacing w:after="240"/>
        <w:ind w:left="1260"/>
      </w:pPr>
      <w:del w:id="17989" w:author="GoldenCorpusHarness" w:date="2026-03-28T22:23:47Z">
        <w:r>
          <w:delText>If</w:delText>
        </w:r>
      </w:del>
      <w:ins w:id="17990" w:author="GoldenCorpusHarness" w:date="2026-03-28T22:23:47Z">
        <w:r>
          <w:t>External</w:t>
        </w:r>
      </w:ins>
      <w:r>
        <w:t xml:space="preserve"> </w:t>
      </w:r>
      <w:del w:id="17991" w:author="GoldenCorpusHarness" w:date="2026-03-28T22:23:47Z">
        <w:r>
          <w:delText>yes,</w:delText>
        </w:r>
      </w:del>
      <w:ins w:id="17992" w:author="GoldenCorpusHarness" w:date="2026-03-28T22:23:47Z">
        <w:r>
          <w:t>Data</w:t>
        </w:r>
      </w:ins>
      <w:r>
        <w:t xml:space="preserve"> </w:t>
      </w:r>
      <w:del w:id="17993" w:author="GoldenCorpusHarness" w:date="2026-03-28T22:23:47Z">
        <w:r>
          <w:delText>d</w:delText>
        </w:r>
      </w:del>
      <w:ins w:id="17994" w:author="GoldenCorpusHarness" w:date="2026-03-28T22:23:47Z">
        <w:r>
          <w:t>Mon</w:t>
        </w:r>
      </w:ins>
      <w:r>
        <w:t>i</w:t>
      </w:r>
      <w:del w:id="17995" w:author="GoldenCorpusHarness" w:date="2026-03-28T22:23:47Z">
        <w:r>
          <w:delText xml:space="preserve">d </w:delText>
        </w:r>
      </w:del>
      <w:r>
        <w:t>t</w:t>
      </w:r>
      <w:del w:id="17996" w:author="GoldenCorpusHarness" w:date="2026-03-28T22:23:47Z">
        <w:r>
          <w:delText xml:space="preserve">he AE resolve </w:delText>
        </w:r>
      </w:del>
      <w:r>
        <w:t>or</w:t>
      </w:r>
      <w:ins w:id="17997" w:author="GoldenCorpusHarness" w:date="2026-03-28T22:23:47Z">
        <w:r>
          <w:t>ing</w:t>
        </w:r>
      </w:ins>
      <w:r>
        <w:t xml:space="preserve"> </w:t>
      </w:r>
      <w:ins w:id="17998" w:author="GoldenCorpusHarness" w:date="2026-03-28T22:23:47Z">
        <w:r>
          <w:t>Comm</w:t>
        </w:r>
      </w:ins>
      <w:r>
        <w:t>i</w:t>
      </w:r>
      <w:del w:id="17999" w:author="GoldenCorpusHarness" w:date="2026-03-28T22:23:47Z">
        <w:r>
          <w:delText>mprov</w:delText>
        </w:r>
      </w:del>
      <w:ins w:id="18000" w:author="GoldenCorpusHarness" w:date="2026-03-28T22:23:47Z">
        <w:r>
          <w:t>tt</w:t>
        </w:r>
      </w:ins>
      <w:r>
        <w:t>e</w:t>
      </w:r>
      <w:del w:id="18001" w:author="GoldenCorpusHarness" w:date="2026-03-28T22:23:47Z">
        <w:r>
          <w:delText>?</w:delText>
        </w:r>
      </w:del>
      <w:ins w:id="18002" w:author="GoldenCorpusHarness" w:date="2026-03-28T22:23:47Z">
        <w:r>
          <w:t>e</w:t>
        </w:r>
      </w:ins>
    </w:p>
    <w:p ns2:paraId="5FCF9856" ns2:textId="77777777" w:rsidR="008234C3" w:rsidRPr="00BB0DEB" w:rsidRDefault="00895D30" w:rsidP="008234C3">
      <w:pPr>
        <w:pStyle w:val="ListBullet3"/>
        <w:keepLines w:val="0"/>
        <w:tabs>
          <w:tab w:val="left" w:pos="1620"/>
        </w:tabs>
        <w:spacing w:after="240"/>
        <w:ind w:left="1260"/>
      </w:pPr>
      <w:del w:id="18003" w:author="GoldenCorpusHarness" w:date="2026-03-28T22:23:47Z">
        <w:r>
          <w:delText>I</w:delText>
        </w:r>
      </w:del>
      <w:ins w:id="18004" w:author="GoldenCorpusHarness" w:date="2026-03-28T22:23:47Z">
        <w:r>
          <w:t xml:space="preserve">To supplement the routine study monitoring outlined in this protocol, an external DMC will monitor the interim data </w:t>
        </w:r>
      </w:ins>
      <w:r>
        <w:t>f</w:t>
      </w:r>
      <w:del w:id="18005" w:author="GoldenCorpusHarness" w:date="2026-03-28T22:23:47Z">
        <w:r>
          <w:delText xml:space="preserve"> yes</w:delText>
        </w:r>
      </w:del>
      <w:ins w:id="18006" w:author="GoldenCorpusHarness" w:date="2026-03-28T22:23:47Z">
        <w:r>
          <w:t>rom this study. The voting members of the committee are external to the Sponsor. The members of the DMC must not be involved with the study in any other way (eg</w:t>
        </w:r>
      </w:ins>
      <w:r>
        <w:t>, th</w:t>
      </w:r>
      <w:del w:id="18007" w:author="GoldenCorpusHarness" w:date="2026-03-28T22:23:47Z">
        <w:r>
          <w:delText>is is a positi</w:delText>
        </w:r>
      </w:del>
      <w:ins w:id="18008" w:author="GoldenCorpusHarness" w:date="2026-03-28T22:23:47Z">
        <w:r>
          <w:t>ey cannot be study in</w:t>
        </w:r>
      </w:ins>
      <w:r>
        <w:t>ve</w:t>
      </w:r>
      <w:del w:id="18009" w:author="GoldenCorpusHarness" w:date="2026-03-28T22:23:47Z">
        <w:r>
          <w:delText xml:space="preserve"> dechallen</w:delText>
        </w:r>
      </w:del>
      <w:ins w:id="18010" w:author="GoldenCorpusHarness" w:date="2026-03-28T22:23:47Z">
        <w:r>
          <w:t>sti</w:t>
        </w:r>
      </w:ins>
      <w:r>
        <w:t>g</w:t>
      </w:r>
      <w:del w:id="18011" w:author="GoldenCorpusHarness" w:date="2026-03-28T22:23:47Z">
        <w:r>
          <w:delText>e</w:delText>
        </w:r>
      </w:del>
      <w:ins w:id="18012" w:author="GoldenCorpusHarness" w:date="2026-03-28T22:23:47Z">
        <w:r>
          <w:t>ators) and must have no competing interests that could affect their roles with respect to the study</w:t>
        </w:r>
      </w:ins>
      <w:r>
        <w:t>.</w:t>
      </w:r>
    </w:p>
    <w:p ns2:paraId="3A13F588" ns2:textId="77777777" w:rsidR="008234C3" w:rsidRPr="00BB0DEB" w:rsidRDefault="00895D30" w:rsidP="008234C3">
      <w:pPr>
        <w:pStyle w:val="ListBullet3"/>
        <w:keepLines w:val="0"/>
        <w:tabs>
          <w:tab w:val="left" w:pos="1620"/>
        </w:tabs>
        <w:spacing w:after="240"/>
        <w:ind w:left="1260"/>
      </w:pPr>
      <w:ins w:id="18013" w:author="GoldenCorpusHarness" w:date="2026-03-28T22:23:47Z">
        <w:r>
          <w:t xml:space="preserve">The DMC will make recommendations to the EOC regarding steps to ensure both participant safety and the continued ethical integrity of the study. Also, the DMC will review interim study results, consider the overall risk and benefit to study participants (Section 9.7 </w:t>
        </w:r>
      </w:ins>
      <w:r>
        <w:t>I</w:t>
      </w:r>
      <w:del w:id="18014" w:author="GoldenCorpusHarness" w:date="2026-03-28T22:23:47Z">
        <w:r>
          <w:delText>f no, this is a negative dechallenge</w:delText>
        </w:r>
      </w:del>
      <w:ins w:id="18015" w:author="GoldenCorpusHarness" w:date="2026-03-28T22:23:47Z">
        <w:r>
          <w:t>nterim Analyses) and recommend to the EOC whether the study should continue in accordance with the protocol</w:t>
        </w:r>
      </w:ins>
      <w:r>
        <w:t>.</w:t>
      </w:r>
    </w:p>
    <w:p ns2:paraId="2ABF3787" ns2:textId="77777777" w:rsidR="008234C3" w:rsidRPr="00BB0DEB" w:rsidRDefault="00895D30" w:rsidP="008234C3">
      <w:pPr>
        <w:pStyle w:val="ListBullet2"/>
        <w:keepLines w:val="0"/>
        <w:numPr>
          <w:ilvl w:val="0"/>
          <w:numId w:val="0"/>
        </w:numPr>
        <w:spacing w:after="240"/>
        <w:ind w:left="720"/>
      </w:pPr>
      <w:del w:id="18016" w:author="GoldenCorpusHarness" w:date="2026-03-28T22:23:47Z">
        <w:r>
          <w:delText xml:space="preserve">(Note: This criterion is not applicable </w:delText>
        </w:r>
      </w:del>
      <w:ins w:id="18017" w:author="GoldenCorpusHarness" w:date="2026-03-28T22:23:47Z">
        <w:r>
          <w:t>Spec</w:t>
        </w:r>
      </w:ins>
      <w:r>
        <w:t>if</w:t>
      </w:r>
      <w:del w:id="18018" w:author="GoldenCorpusHarness" w:date="2026-03-28T22:23:47Z">
        <w:r>
          <w:delText>: (1) the AE resulted in death or permanent disabilit</w:delText>
        </w:r>
      </w:del>
      <w:ins w:id="18019" w:author="GoldenCorpusHarness" w:date="2026-03-28T22:23:47Z">
        <w:r>
          <w:t>ic details regarding composition, responsibilities, and governance, including the roles and responsibilities of the various members and the Sponsor protocol team; meeting facilitation; the stud</w:t>
        </w:r>
      </w:ins>
      <w:r>
        <w:t>y</w:t>
      </w:r>
      <w:ins w:id="18020" w:author="GoldenCorpusHarness" w:date="2026-03-28T22:23:47Z">
        <w:r>
          <w:t xml:space="preserve"> governance structure</w:t>
        </w:r>
      </w:ins>
      <w:r>
        <w:t xml:space="preserve">; </w:t>
      </w:r>
      <w:del w:id="18021" w:author="GoldenCorpusHarness" w:date="2026-03-28T22:23:47Z">
        <w:r>
          <w:delText>(2) the AE resol</w:delText>
        </w:r>
      </w:del>
      <w:ins w:id="18022" w:author="GoldenCorpusHarness" w:date="2026-03-28T22:23:47Z">
        <w:r>
          <w:t>and requirements for and proper documentation of DMC reports, minutes, and recommendations will be described in the DMC charter that is re</w:t>
        </w:r>
      </w:ins>
      <w:r>
        <w:t>v</w:t>
      </w:r>
      <w:del w:id="18023" w:author="GoldenCorpusHarness" w:date="2026-03-28T22:23:47Z">
        <w:r>
          <w:delText>ed/im</w:delText>
        </w:r>
      </w:del>
      <w:ins w:id="18024" w:author="GoldenCorpusHarness" w:date="2026-03-28T22:23:47Z">
        <w:r>
          <w:t>iewed and ap</w:t>
        </w:r>
      </w:ins>
      <w:r>
        <w:t xml:space="preserve">proved </w:t>
      </w:r>
      <w:del w:id="18025" w:author="GoldenCorpusHarness" w:date="2026-03-28T22:23:47Z">
        <w:r>
          <w:delText>despite continuation of the stud</w:delText>
        </w:r>
      </w:del>
      <w:ins w:id="18026" w:author="GoldenCorpusHarness" w:date="2026-03-28T22:23:47Z">
        <w:r>
          <w:t>b</w:t>
        </w:r>
      </w:ins>
      <w:r>
        <w:t xml:space="preserve">y </w:t>
      </w:r>
      <w:del w:id="18027" w:author="GoldenCorpusHarness" w:date="2026-03-28T22:23:47Z">
        <w:r>
          <w:delText>intervention; (3) the study is a single-dose drug study; or (4) study intervention(s) is/are only used 1 time</w:delText>
        </w:r>
      </w:del>
      <w:ins w:id="18028" w:author="GoldenCorpusHarness" w:date="2026-03-28T22:23:47Z">
        <w:r>
          <w:t>all the DMC members</w:t>
        </w:r>
      </w:ins>
      <w:r>
        <w:t>.</w:t>
      </w:r>
      <w:del w:id="18029" w:author="GoldenCorpusHarness" w:date="2026-03-28T22:23:47Z">
        <w:r>
          <w:delText>)</w:delText>
        </w:r>
      </w:del>
    </w:p>
    <w:p ns2:paraId="04C1F6B6" ns2:textId="77777777" w:rsidR="008234C3" w:rsidRPr="00BB0DEB" w:rsidRDefault="00895D30" w:rsidP="008234C3">
      <w:pPr>
        <w:pStyle w:val="ListBullet2"/>
        <w:keepLines w:val="0"/>
        <w:tabs>
          <w:tab w:val="num" w:pos="900"/>
        </w:tabs>
        <w:spacing w:after="240"/>
        <w:ind w:left="900"/>
      </w:pPr>
      <w:del w:id="18030" w:author="GoldenCorpusHarness" w:date="2026-03-28T22:23:47Z">
        <w:r>
          <w:delText>Recha</w:delText>
        </w:r>
      </w:del>
      <w:ins w:id="18031" w:author="GoldenCorpusHarness" w:date="2026-03-28T22:23:47Z">
        <w:r>
          <w:t>Pub</w:t>
        </w:r>
      </w:ins>
      <w:r>
        <w:t>l</w:t>
      </w:r>
      <w:del w:id="18032" w:author="GoldenCorpusHarness" w:date="2026-03-28T22:23:47Z">
        <w:r>
          <w:delText>lenge: Was the part</w:delText>
        </w:r>
      </w:del>
      <w:r>
        <w:t>ic</w:t>
      </w:r>
      <w:del w:id="18033" w:author="GoldenCorpusHarness" w:date="2026-03-28T22:23:47Z">
        <w:r>
          <w:delText>ip</w:delText>
        </w:r>
      </w:del>
      <w:r>
        <w:t>a</w:t>
      </w:r>
      <w:del w:id="18034" w:author="GoldenCorpusHarness" w:date="2026-03-28T22:23:47Z">
        <w:r>
          <w:delText>nt re-exposed to the study interven</w:delText>
        </w:r>
      </w:del>
      <w:r>
        <w:t xml:space="preserve">tion </w:t>
      </w:r>
      <w:ins w:id="18035" w:author="GoldenCorpusHarness" w:date="2026-03-28T22:23:47Z">
        <w:r>
          <w:t>Pol</w:t>
        </w:r>
      </w:ins>
      <w:r>
        <w:t>i</w:t>
      </w:r>
      <w:del w:id="18036" w:author="GoldenCorpusHarness" w:date="2026-03-28T22:23:47Z">
        <w:r>
          <w:delText>n this stud</w:delText>
        </w:r>
      </w:del>
      <w:ins w:id="18037" w:author="GoldenCorpusHarness" w:date="2026-03-28T22:23:47Z">
        <w:r>
          <w:t>c</w:t>
        </w:r>
      </w:ins>
      <w:r>
        <w:t>y</w:t>
      </w:r>
      <w:del w:id="18038" w:author="GoldenCorpusHarness" w:date="2026-03-28T22:23:47Z">
        <w:r>
          <w:delText>?</w:delText>
        </w:r>
      </w:del>
    </w:p>
    <w:p ns2:paraId="20224E3B" ns2:textId="77777777" w:rsidR="008234C3" w:rsidRPr="00BB0DEB" w:rsidRDefault="00895D30" w:rsidP="008234C3">
      <w:pPr>
        <w:pStyle w:val="ListBullet3"/>
        <w:keepLines w:val="0"/>
        <w:tabs>
          <w:tab w:val="left" w:pos="1620"/>
        </w:tabs>
        <w:spacing w:after="240"/>
        <w:ind w:left="1260"/>
      </w:pPr>
      <w:ins w:id="18039" w:author="GoldenCorpusHarness" w:date="2026-03-28T22:23:47Z">
        <w:r>
          <w:t xml:space="preserve">The results of this study may be published or presented at scientific meetings. The Sponsor will comply with the requirements for publication of study results. </w:t>
        </w:r>
      </w:ins>
      <w:r>
        <w:t>I</w:t>
      </w:r>
      <w:ins w:id="18040" w:author="GoldenCorpusHarness" w:date="2026-03-28T22:23:47Z">
        <w:r>
          <w:t>n accordance with standard editorial and ethical practice, the Sponsor will generally support publication o</w:t>
        </w:r>
      </w:ins>
      <w:r>
        <w:t xml:space="preserve">f </w:t>
      </w:r>
      <w:del w:id="18041" w:author="GoldenCorpusHarness" w:date="2026-03-28T22:23:47Z">
        <w:r>
          <w:delText>yes</w:delText>
        </w:r>
      </w:del>
      <w:ins w:id="18042" w:author="GoldenCorpusHarness" w:date="2026-03-28T22:23:47Z">
        <w:r>
          <w:t>multicenter studies only in their entirety and not as individual site data. In this case</w:t>
        </w:r>
      </w:ins>
      <w:r>
        <w:t xml:space="preserve">, </w:t>
      </w:r>
      <w:del w:id="18043" w:author="GoldenCorpusHarness" w:date="2026-03-28T22:23:47Z">
        <w:r>
          <w:delText xml:space="preserve">did the AE recur </w:delText>
        </w:r>
      </w:del>
      <w:ins w:id="18044" w:author="GoldenCorpusHarness" w:date="2026-03-28T22:23:47Z">
        <w:r>
          <w:t>a coordinating investigat</w:t>
        </w:r>
      </w:ins>
      <w:r>
        <w:t>or w</w:t>
      </w:r>
      <w:del w:id="18045" w:author="GoldenCorpusHarness" w:date="2026-03-28T22:23:47Z">
        <w:r>
          <w:delText>orsen?</w:delText>
        </w:r>
      </w:del>
      <w:ins w:id="18046" w:author="GoldenCorpusHarness" w:date="2026-03-28T22:23:47Z">
        <w:r>
          <w:t>ill be designated by mutual agreement.</w:t>
        </w:r>
      </w:ins>
    </w:p>
    <w:p ns2:paraId="5F1FE40E" ns2:textId="77777777" w:rsidR="008234C3" w:rsidRPr="00BB0DEB" w:rsidRDefault="00895D30" w:rsidP="008234C3">
      <w:pPr>
        <w:pStyle w:val="ListBullet3"/>
        <w:keepLines w:val="0"/>
        <w:tabs>
          <w:tab w:val="left" w:pos="1620"/>
        </w:tabs>
        <w:spacing w:after="240"/>
        <w:ind w:left="1260"/>
      </w:pPr>
      <w:r>
        <w:t xml:space="preserve">If </w:t>
      </w:r>
      <w:ins w:id="18047" w:author="GoldenCorpusHarness" w:date="2026-03-28T22:23:47Z">
        <w:r>
          <w:t>publication activit</w:t>
        </w:r>
      </w:ins>
      <w:r>
        <w:t>y</w:t>
      </w:r>
      <w:del w:id="18048" w:author="GoldenCorpusHarness" w:date="2026-03-28T22:23:47Z">
        <w:r>
          <w:delText>es</w:delText>
        </w:r>
      </w:del>
      <w:ins w:id="18049" w:author="GoldenCorpusHarness" w:date="2026-03-28T22:23:47Z">
        <w:r>
          <w:t xml:space="preserve"> is not directed by the Sponsor</w:t>
        </w:r>
      </w:ins>
      <w:r>
        <w:t>, th</w:t>
      </w:r>
      <w:del w:id="18050" w:author="GoldenCorpusHarness" w:date="2026-03-28T22:23:47Z">
        <w:r>
          <w:delText>is is a positi</w:delText>
        </w:r>
      </w:del>
      <w:ins w:id="18051" w:author="GoldenCorpusHarness" w:date="2026-03-28T22:23:47Z">
        <w:r>
          <w:t>e in</w:t>
        </w:r>
      </w:ins>
      <w:r>
        <w:t>ve</w:t>
      </w:r>
      <w:del w:id="18052" w:author="GoldenCorpusHarness" w:date="2026-03-28T22:23:47Z">
        <w:r>
          <w:delText xml:space="preserve"> rechallen</w:delText>
        </w:r>
      </w:del>
      <w:ins w:id="18053" w:author="GoldenCorpusHarness" w:date="2026-03-28T22:23:47Z">
        <w:r>
          <w:t>sti</w:t>
        </w:r>
      </w:ins>
      <w:r>
        <w:t>g</w:t>
      </w:r>
      <w:del w:id="18054" w:author="GoldenCorpusHarness" w:date="2026-03-28T22:23:47Z">
        <w:r>
          <w:delText>e</w:delText>
        </w:r>
      </w:del>
      <w:ins w:id="18055" w:author="GoldenCorpusHarness" w:date="2026-03-28T22:23:47Z">
        <w:r>
          <w:t>ator agrees to submit all manuscripts or abstracts to the Sponsor before submission</w:t>
        </w:r>
      </w:ins>
      <w:r>
        <w:t>.</w:t>
      </w:r>
      <w:ins w:id="18056" w:author="GoldenCorpusHarness" w:date="2026-03-28T22:23:47Z">
        <w:r>
          <w:t xml:space="preserve"> This allows the Sponsor to protect proprietary information and to provide comments.</w:t>
        </w:r>
      </w:ins>
    </w:p>
    <w:p ns2:paraId="657CD6E2" ns2:textId="77777777" w:rsidR="008234C3" w:rsidRPr="00B84312" w:rsidRDefault="00895D30" w:rsidP="008234C3">
      <w:pPr>
        <w:pStyle w:val="ListBullet3"/>
        <w:keepLines w:val="0"/>
        <w:tabs>
          <w:tab w:val="left" w:pos="1620"/>
        </w:tabs>
        <w:spacing w:after="240"/>
        <w:ind w:left="1260"/>
      </w:pPr>
      <w:del w:id="18057" w:author="GoldenCorpusHarness" w:date="2026-03-28T22:23:47Z">
        <w:r>
          <w:delText xml:space="preserve">If no, </w:delText>
        </w:r>
      </w:del>
      <w:ins w:id="18058" w:author="GoldenCorpusHarness" w:date="2026-03-28T22:23:47Z">
        <w:r>
          <w:t>Au</w:t>
        </w:r>
      </w:ins>
      <w:r>
        <w:t>th</w:t>
      </w:r>
      <w:ins w:id="18059" w:author="GoldenCorpusHarness" w:date="2026-03-28T22:23:47Z">
        <w:r>
          <w:t>orsh</w:t>
        </w:r>
      </w:ins>
      <w:r>
        <w:t>i</w:t>
      </w:r>
      <w:del w:id="18060" w:author="GoldenCorpusHarness" w:date="2026-03-28T22:23:47Z">
        <w:r>
          <w:delText>s</w:delText>
        </w:r>
      </w:del>
      <w:ins w:id="18061" w:author="GoldenCorpusHarness" w:date="2026-03-28T22:23:47Z">
        <w:r>
          <w:t>p will be determined by mutual agreement and</w:t>
        </w:r>
      </w:ins>
      <w:r>
        <w:t xml:space="preserve"> i</w:t>
      </w:r>
      <w:del w:id="18062" w:author="GoldenCorpusHarness" w:date="2026-03-28T22:23:47Z">
        <w:r>
          <w:delText>s</w:delText>
        </w:r>
      </w:del>
      <w:ins w:id="18063" w:author="GoldenCorpusHarness" w:date="2026-03-28T22:23:47Z">
        <w:r>
          <w:t>n line with ICMJE</w:t>
        </w:r>
      </w:ins>
      <w:r>
        <w:t xml:space="preserve"> a</w:t>
      </w:r>
      <w:del w:id="18064" w:author="GoldenCorpusHarness" w:date="2026-03-28T22:23:47Z">
        <w:r>
          <w:delText xml:space="preserve"> nega</w:delText>
        </w:r>
      </w:del>
      <w:ins w:id="18065" w:author="GoldenCorpusHarness" w:date="2026-03-28T22:23:47Z">
        <w:r>
          <w:t>u</w:t>
        </w:r>
      </w:ins>
      <w:r>
        <w:t>t</w:t>
      </w:r>
      <w:ins w:id="18066" w:author="GoldenCorpusHarness" w:date="2026-03-28T22:23:47Z">
        <w:r>
          <w:t>horsh</w:t>
        </w:r>
      </w:ins>
      <w:r>
        <w:t>i</w:t>
      </w:r>
      <w:del w:id="18067" w:author="GoldenCorpusHarness" w:date="2026-03-28T22:23:47Z">
        <w:r>
          <w:delText>ve</w:delText>
        </w:r>
      </w:del>
      <w:ins w:id="18068" w:author="GoldenCorpusHarness" w:date="2026-03-28T22:23:47Z">
        <w:r>
          <w:t>p</w:t>
        </w:r>
      </w:ins>
      <w:r>
        <w:t xml:space="preserve"> re</w:t>
      </w:r>
      <w:del w:id="18069" w:author="GoldenCorpusHarness" w:date="2026-03-28T22:23:47Z">
        <w:r>
          <w:delText>chall</w:delText>
        </w:r>
      </w:del>
      <w:ins w:id="18070" w:author="GoldenCorpusHarness" w:date="2026-03-28T22:23:47Z">
        <w:r>
          <w:t>quirem</w:t>
        </w:r>
      </w:ins>
      <w:r>
        <w:t>en</w:t>
      </w:r>
      <w:del w:id="18071" w:author="GoldenCorpusHarness" w:date="2026-03-28T22:23:47Z">
        <w:r>
          <w:delText>ge</w:delText>
        </w:r>
      </w:del>
      <w:ins w:id="18072" w:author="GoldenCorpusHarness" w:date="2026-03-28T22:23:47Z">
        <w:r>
          <w:t>ts</w:t>
        </w:r>
      </w:ins>
      <w:r>
        <w:t>.</w:t>
      </w:r>
    </w:p>
    <w:p ns2:paraId="014C883A" ns2:textId="77777777" w:rsidR="008234C3" w:rsidRPr="00FA19C0" w:rsidRDefault="00895D30" w:rsidP="00FA19C0">
      <w:pPr>
        <w:pStyle w:val="paragraph0"/>
        <w:ind w:left="851"/>
      </w:pPr>
      <w:del w:id="18073" w:author="GoldenCorpusHarness" w:date="2026-03-28T22:23:47Z">
        <w:r>
          <w:delText>(N</w:delText>
        </w:r>
      </w:del>
      <w:ins w:id="18074" w:author="GoldenCorpusHarness" w:date="2026-03-28T22:23:47Z">
        <w:r>
          <w:t>C</w:t>
        </w:r>
      </w:ins>
      <w:r>
        <w:t>o</w:t>
      </w:r>
      <w:ins w:id="18075" w:author="GoldenCorpusHarness" w:date="2026-03-28T22:23:47Z">
        <w:r>
          <w:t>mpliance wi</w:t>
        </w:r>
      </w:ins>
      <w:r>
        <w:t>t</w:t>
      </w:r>
      <w:ins w:id="18076" w:author="GoldenCorpusHarness" w:date="2026-03-28T22:23:47Z">
        <w:r>
          <w:t>h Study R</w:t>
        </w:r>
      </w:ins>
      <w:r>
        <w:t>e</w:t>
      </w:r>
      <w:del w:id="18077" w:author="GoldenCorpusHarness" w:date="2026-03-28T22:23:47Z">
        <w:r>
          <w:delText>: Th</w:delText>
        </w:r>
      </w:del>
      <w:ins w:id="18078" w:author="GoldenCorpusHarness" w:date="2026-03-28T22:23:47Z">
        <w:r>
          <w:t>g</w:t>
        </w:r>
      </w:ins>
      <w:r>
        <w:t>is</w:t>
      </w:r>
      <w:del w:id="18079" w:author="GoldenCorpusHarness" w:date="2026-03-28T22:23:47Z">
        <w:r>
          <w:delText xml:space="preserve"> c</w:delText>
        </w:r>
      </w:del>
      <w:ins w:id="18080" w:author="GoldenCorpusHarness" w:date="2026-03-28T22:23:47Z">
        <w:r>
          <w:t>t</w:t>
        </w:r>
      </w:ins>
      <w:r>
        <w:t>r</w:t>
      </w:r>
      <w:del w:id="18081" w:author="GoldenCorpusHarness" w:date="2026-03-28T22:23:47Z">
        <w:r>
          <w:delText>i</w:delText>
        </w:r>
      </w:del>
      <w:ins w:id="18082" w:author="GoldenCorpusHarness" w:date="2026-03-28T22:23:47Z">
        <w:r>
          <w:t>a</w:t>
        </w:r>
      </w:ins>
      <w:r>
        <w:t>t</w:t>
      </w:r>
      <w:del w:id="18083" w:author="GoldenCorpusHarness" w:date="2026-03-28T22:23:47Z">
        <w:r>
          <w:delText>er</w:delText>
        </w:r>
      </w:del>
      <w:r>
        <w:t xml:space="preserve">ion </w:t>
      </w:r>
      <w:del w:id="18084" w:author="GoldenCorpusHarness" w:date="2026-03-28T22:23:47Z">
        <w:r>
          <w:delText>is</w:delText>
        </w:r>
      </w:del>
      <w:ins w:id="18085" w:author="GoldenCorpusHarness" w:date="2026-03-28T22:23:47Z">
        <w:r>
          <w:t>and</w:t>
        </w:r>
      </w:ins>
      <w:r>
        <w:t xml:space="preserve"> </w:t>
      </w:r>
      <w:del w:id="18086" w:author="GoldenCorpusHarness" w:date="2026-03-28T22:23:47Z">
        <w:r>
          <w:delText>not applicable if: (1) the initial AE r</w:delText>
        </w:r>
      </w:del>
      <w:ins w:id="18087" w:author="GoldenCorpusHarness" w:date="2026-03-28T22:23:47Z">
        <w:r>
          <w:t>R</w:t>
        </w:r>
      </w:ins>
      <w:r>
        <w:t>esult</w:t>
      </w:r>
      <w:del w:id="18088" w:author="GoldenCorpusHarness" w:date="2026-03-28T22:23:47Z">
        <w:r>
          <w:delText>ed</w:delText>
        </w:r>
      </w:del>
      <w:ins w:id="18089" w:author="GoldenCorpusHarness" w:date="2026-03-28T22:23:47Z">
        <w:r>
          <w:t>s</w:t>
        </w:r>
      </w:ins>
      <w:r>
        <w:t xml:space="preserve"> </w:t>
      </w:r>
      <w:ins w:id="18090" w:author="GoldenCorpusHarness" w:date="2026-03-28T22:23:47Z">
        <w:r>
          <w:t>Post</w:t>
        </w:r>
      </w:ins>
      <w:r>
        <w:t>in</w:t>
      </w:r>
      <w:ins w:id="18091" w:author="GoldenCorpusHarness" w:date="2026-03-28T22:23:47Z">
        <w:r>
          <w:t>g</w:t>
        </w:r>
      </w:ins>
      <w:r>
        <w:t xml:space="preserve"> </w:t>
      </w:r>
      <w:del w:id="18092" w:author="GoldenCorpusHarness" w:date="2026-03-28T22:23:47Z">
        <w:r>
          <w:delText>d</w:delText>
        </w:r>
      </w:del>
      <w:ins w:id="18093" w:author="GoldenCorpusHarness" w:date="2026-03-28T22:23:47Z">
        <w:r>
          <w:t>R</w:t>
        </w:r>
      </w:ins>
      <w:r>
        <w:t>e</w:t>
      </w:r>
      <w:del w:id="18094" w:author="GoldenCorpusHarness" w:date="2026-03-28T22:23:47Z">
        <w:r>
          <w:delText>ath o</w:delText>
        </w:r>
      </w:del>
      <w:ins w:id="18095" w:author="GoldenCorpusHarness" w:date="2026-03-28T22:23:47Z">
        <w:r>
          <w:t>qui</w:t>
        </w:r>
      </w:ins>
      <w:r>
        <w:t>r</w:t>
      </w:r>
      <w:del w:id="18096" w:author="GoldenCorpusHarness" w:date="2026-03-28T22:23:47Z">
        <w:r>
          <w:delText xml:space="preserve"> p</w:delText>
        </w:r>
      </w:del>
      <w:r>
        <w:t>e</w:t>
      </w:r>
      <w:del w:id="18097" w:author="GoldenCorpusHarness" w:date="2026-03-28T22:23:47Z">
        <w:r>
          <w:delText>r</w:delText>
        </w:r>
      </w:del>
      <w:r>
        <w:t>m</w:t>
      </w:r>
      <w:del w:id="18098" w:author="GoldenCorpusHarness" w:date="2026-03-28T22:23:47Z">
        <w:r>
          <w:delText>an</w:delText>
        </w:r>
      </w:del>
      <w:r>
        <w:t>ent</w:t>
      </w:r>
      <w:del w:id="18099" w:author="GoldenCorpusHarness" w:date="2026-03-28T22:23:47Z">
        <w:r>
          <w:delText xml:space="preserve"> di</w:delText>
        </w:r>
      </w:del>
      <w:r>
        <w:t>s</w:t>
      </w:r>
      <w:del w:id="18100" w:author="GoldenCorpusHarness" w:date="2026-03-28T22:23:47Z">
        <w:r>
          <w:delText>ability, or (2) the study is a single-dose drug study; or (3) study intervention(s) is/are used only 1 time.)</w:delText>
        </w:r>
      </w:del>
    </w:p>
    <w:p ns2:paraId="7012D0AA" ns2:textId="77777777" w:rsidR="008234C3" w:rsidRDefault="00895D30" w:rsidP="00FA19C0">
      <w:pPr>
        <w:pStyle w:val="paragraph0"/>
      </w:pPr>
      <w:del w:id="18101" w:author="GoldenCorpusHarness" w:date="2026-03-28T22:23:47Z">
        <w:r>
          <w:delText>NOT</w:delText>
        </w:r>
      </w:del>
      <w:ins w:id="18102" w:author="GoldenCorpusHarness" w:date="2026-03-28T22:23:47Z">
        <w:r>
          <w:t xml:space="preserve">Under the terms of the FDAAA of 2007 and the </w:t>
        </w:r>
      </w:ins>
      <w:r>
        <w:t>E</w:t>
      </w:r>
      <w:del w:id="18103" w:author="GoldenCorpusHarness" w:date="2026-03-28T22:23:47Z">
        <w:r>
          <w:delText xml:space="preserve">: IF A RECHALLENGE IS PLANNED FOR AN AE THAT WAS SERIOUS AND </w:delText>
        </w:r>
      </w:del>
      <w:r>
        <w:t>MA</w:t>
      </w:r>
      <w:del w:id="18104" w:author="GoldenCorpusHarness" w:date="2026-03-28T22:23:47Z">
        <w:r>
          <w:delText>Y HAVE BEEN</w:delText>
        </w:r>
      </w:del>
      <w:r>
        <w:t xml:space="preserve"> C</w:t>
      </w:r>
      <w:del w:id="18105" w:author="GoldenCorpusHarness" w:date="2026-03-28T22:23:47Z">
        <w:r>
          <w:delText>AU</w:delText>
        </w:r>
      </w:del>
      <w:ins w:id="18106" w:author="GoldenCorpusHarness" w:date="2026-03-28T22:23:47Z">
        <w:r>
          <w:t xml:space="preserve">linical Trials Regulation 536/2014, the </w:t>
        </w:r>
      </w:ins>
      <w:r>
        <w:t>S</w:t>
      </w:r>
      <w:del w:id="18107" w:author="GoldenCorpusHarness" w:date="2026-03-28T22:23:47Z">
        <w:r>
          <w:delText xml:space="preserve">ED BY THE </w:delText>
        </w:r>
      </w:del>
      <w:ins w:id="18108" w:author="GoldenCorpusHarness" w:date="2026-03-28T22:23:47Z">
        <w:r>
          <w:t>ponsor of the study is solely responsible for determining whether the study and its results are subject to the requirements for submission to http://www.clinicaltrials.gov, www.clinicaltrialsregister.eu, https://euclinicaltrials.eu, or other local registries. M</w:t>
        </w:r>
      </w:ins>
      <w:r>
        <w:t>S</w:t>
      </w:r>
      <w:del w:id="18109" w:author="GoldenCorpusHarness" w:date="2026-03-28T22:23:47Z">
        <w:r>
          <w:delText>TUDY INTERVENTION, OR IF RE-EXPOSURE TO THE STUDY INTERVENTION POSES ADDITIONAL POTENTIAL SIGNIFICANT RISK TO THE PARTICIPANT THEN THE RECHALLENGE MUST BE APPROVED IN ADVANCE BY THE SPONSOR CLINICAL DIRECTOR AS PER DOSE MODIFICATION GUIDELINES IN THE PROTOCOL, AND IF REQUIRE</w:delText>
        </w:r>
      </w:del>
      <w:r>
        <w:t xml:space="preserve">D, </w:t>
      </w:r>
      <w:ins w:id="18110" w:author="GoldenCorpusHarness" w:date="2026-03-28T22:23:47Z">
        <w:r>
          <w:t xml:space="preserve">as Sponsor of this study, will review this protocol and submit the information necessary to fulfill these requirements. For studies conducted under the EMA Clinical </w:t>
        </w:r>
      </w:ins>
      <w:r>
        <w:t>T</w:t>
      </w:r>
      <w:del w:id="18111" w:author="GoldenCorpusHarness" w:date="2026-03-28T22:23:47Z">
        <w:r>
          <w:delText>H</w:delText>
        </w:r>
      </w:del>
      <w:ins w:id="18112" w:author="GoldenCorpusHarness" w:date="2026-03-28T22:23:47Z">
        <w:r>
          <w:t xml:space="preserve">rials Regulation 536/2014, a summary of the study results will be submitted in compliance with the Regulation. MSD entries are not limited to FDAAA or the </w:t>
        </w:r>
      </w:ins>
      <w:r>
        <w:t>E</w:t>
      </w:r>
      <w:ins w:id="18113" w:author="GoldenCorpusHarness" w:date="2026-03-28T22:23:47Z">
        <w:r>
          <w:t>MA Clinical Trials Regulation 536/2014 mandated trials.</w:t>
        </w:r>
      </w:ins>
      <w:r>
        <w:t xml:space="preserve"> I</w:t>
      </w:r>
      <w:del w:id="18114" w:author="GoldenCorpusHarness" w:date="2026-03-28T22:23:47Z">
        <w:r>
          <w:delText>NIRB/IEC</w:delText>
        </w:r>
      </w:del>
      <w:ins w:id="18115" w:author="GoldenCorpusHarness" w:date="2026-03-28T22:23:47Z">
        <w:r>
          <w:t>nformation posted will allow participants to identify potentially appropriate studies for their disease conditions and pursue participation by calling a central contact number for further information on appropriate study locations and study-site contact information</w:t>
        </w:r>
      </w:ins>
      <w:r>
        <w:t>.</w:t>
      </w:r>
    </w:p>
    <w:p ns2:paraId="1CDC016C" ns2:textId="77777777" w:rsidR="008234C3" w:rsidRDefault="00895D30" w:rsidP="008234C3">
      <w:pPr>
        <w:pStyle w:val="ListBullet"/>
        <w:keepLines w:val="0"/>
        <w:spacing w:after="240"/>
      </w:pPr>
      <w:del w:id="18116" w:author="GoldenCorpusHarness" w:date="2026-03-28T22:23:47Z">
        <w:r>
          <w:delText xml:space="preserve">Consistency </w:delText>
        </w:r>
      </w:del>
      <w:ins w:id="18117" w:author="GoldenCorpusHarness" w:date="2026-03-28T22:23:47Z">
        <w:r>
          <w:t>By signing this protocol, the investigator ackno</w:t>
        </w:r>
      </w:ins>
      <w:r>
        <w:t>w</w:t>
      </w:r>
      <w:del w:id="18118" w:author="GoldenCorpusHarness" w:date="2026-03-28T22:23:47Z">
        <w:r>
          <w:delText xml:space="preserve">ith study intervention </w:delText>
        </w:r>
      </w:del>
      <w:ins w:id="18119" w:author="GoldenCorpusHarness" w:date="2026-03-28T22:23:47Z">
        <w:r>
          <w:t>ledges that the statutory obligations under FDAAA, the EMA clinical trials Regulation 536/2014, or other locally mandated registries are that of the S</w:t>
        </w:r>
      </w:ins>
      <w:r>
        <w:t>p</w:t>
      </w:r>
      <w:del w:id="18120" w:author="GoldenCorpusHarness" w:date="2026-03-28T22:23:47Z">
        <w:r>
          <w:delText>ro</w:delText>
        </w:r>
      </w:del>
      <w:ins w:id="18121" w:author="GoldenCorpusHarness" w:date="2026-03-28T22:23:47Z">
        <w:r>
          <w:t>onsor and agrees not to submit any in</w:t>
        </w:r>
      </w:ins>
      <w:r>
        <w:t>f</w:t>
      </w:r>
      <w:del w:id="18122" w:author="GoldenCorpusHarness" w:date="2026-03-28T22:23:47Z">
        <w:r>
          <w:delText>ile: Is the clinical/pathological presentation of the AE consistent with previous knowledge regarding the study intervention or drug class pha</w:delText>
        </w:r>
      </w:del>
      <w:ins w:id="18123" w:author="GoldenCorpusHarness" w:date="2026-03-28T22:23:47Z">
        <w:r>
          <w:t>o</w:t>
        </w:r>
      </w:ins>
      <w:r>
        <w:t>rma</w:t>
      </w:r>
      <w:del w:id="18124" w:author="GoldenCorpusHarness" w:date="2026-03-28T22:23:47Z">
        <w:r>
          <w:delText>cology or toxicology?</w:delText>
        </w:r>
      </w:del>
      <w:ins w:id="18125" w:author="GoldenCorpusHarness" w:date="2026-03-28T22:23:47Z">
        <w:r>
          <w:t>tion about this study or its results to those registries.</w:t>
        </w:r>
      </w:ins>
    </w:p>
    <w:p ns2:paraId="3F2F4E65" ns2:textId="77777777" w:rsidR="008234C3" w:rsidRDefault="00895D30" w:rsidP="008234C3">
      <w:pPr>
        <w:pStyle w:val="ListBullet"/>
        <w:keepLines w:val="0"/>
        <w:spacing w:after="240"/>
      </w:pPr>
      <w:del w:id="18126" w:author="GoldenCorpusHarness" w:date="2026-03-28T22:23:47Z">
        <w:r>
          <w:delText>Th</w:delText>
        </w:r>
      </w:del>
      <w:ins w:id="18127" w:author="GoldenCorpusHarness" w:date="2026-03-28T22:23:47Z">
        <w:r>
          <w:t>Complianc</w:t>
        </w:r>
      </w:ins>
      <w:r>
        <w:t xml:space="preserve">e </w:t>
      </w:r>
      <w:ins w:id="18128" w:author="GoldenCorpusHarness" w:date="2026-03-28T22:23:47Z">
        <w:r>
          <w:t>with L</w:t>
        </w:r>
      </w:ins>
      <w:r>
        <w:t>a</w:t>
      </w:r>
      <w:del w:id="18129" w:author="GoldenCorpusHarness" w:date="2026-03-28T22:23:47Z">
        <w:r>
          <w:delText>ss</w:delText>
        </w:r>
      </w:del>
      <w:ins w:id="18130" w:author="GoldenCorpusHarness" w:date="2026-03-28T22:23:47Z">
        <w:r>
          <w:t>w, Audit, and D</w:t>
        </w:r>
      </w:ins>
      <w:r>
        <w:t>e</w:t>
      </w:r>
      <w:del w:id="18131" w:author="GoldenCorpusHarness" w:date="2026-03-28T22:23:47Z">
        <w:r>
          <w:delText>ss</w:delText>
        </w:r>
      </w:del>
      <w:ins w:id="18132" w:author="GoldenCorpusHarness" w:date="2026-03-28T22:23:47Z">
        <w:r>
          <w:t>bar</w:t>
        </w:r>
      </w:ins>
      <w:r>
        <w:t>ment</w:t>
      </w:r>
      <w:del w:id="18133" w:author="GoldenCorpusHarness" w:date="2026-03-28T22:23:47Z">
        <w:r>
          <w:delText xml:space="preserve"> of relationship will be reported on the case report forms/worksheets by an investigator who is a qualified physician according to their best clinical judgment, including consideration of the above elements.</w:delText>
        </w:r>
      </w:del>
    </w:p>
    <w:p ns2:paraId="14DF6172" ns2:textId="77777777" w:rsidR="008234C3" w:rsidRPr="00BB0DEB" w:rsidRDefault="00895D30" w:rsidP="008234C3">
      <w:pPr>
        <w:pStyle w:val="ListBullet"/>
        <w:keepLines w:val="0"/>
        <w:spacing w:after="240"/>
      </w:pPr>
      <w:del w:id="18134" w:author="GoldenCorpusHarness" w:date="2026-03-28T22:23:47Z">
        <w:r>
          <w:delText>Use the follo</w:delText>
        </w:r>
      </w:del>
      <w:ins w:id="18135" w:author="GoldenCorpusHarness" w:date="2026-03-28T22:23:47Z">
        <w:r>
          <w:t xml:space="preserve">By signing this protocol, the investigator agrees to conduct the study in an efficient and diligent manner and in conformance </w:t>
        </w:r>
      </w:ins>
      <w:r>
        <w:t>wi</w:t>
      </w:r>
      <w:del w:id="18136" w:author="GoldenCorpusHarness" w:date="2026-03-28T22:23:47Z">
        <w:r>
          <w:delText>ng scale of criteria as guidance</w:delText>
        </w:r>
      </w:del>
      <w:ins w:id="18137" w:author="GoldenCorpusHarness" w:date="2026-03-28T22:23:47Z">
        <w:r>
          <w:t>th this protocol, generally accepted standards of GCP</w:t>
        </w:r>
      </w:ins>
      <w:r>
        <w:t xml:space="preserve"> (</w:t>
      </w:r>
      <w:del w:id="18138" w:author="GoldenCorpusHarness" w:date="2026-03-28T22:23:47Z">
        <w:r>
          <w:delText xml:space="preserve">not all criteria must </w:delText>
        </w:r>
      </w:del>
      <w:ins w:id="18139" w:author="GoldenCorpusHarness" w:date="2026-03-28T22:23:47Z">
        <w:r>
          <w:t>eg, ICH GCP: Consolidated Guideline and other generally accepted standards of GCP), and all applica</w:t>
        </w:r>
      </w:ins>
      <w:r>
        <w:t>b</w:t>
      </w:r>
      <w:del w:id="18140" w:author="GoldenCorpusHarness" w:date="2026-03-28T22:23:47Z">
        <w:r>
          <w:delText>e present to be indicative of a study intervention relationship)</w:delText>
        </w:r>
      </w:del>
      <w:ins w:id="18141" w:author="GoldenCorpusHarness" w:date="2026-03-28T22:23:47Z">
        <w:r>
          <w:t>le federal, state, and local laws, rules, and regulations relating to the conduct of the clinical study</w:t>
        </w:r>
      </w:ins>
      <w:r>
        <w:t>.</w:t>
      </w:r>
    </w:p>
    <w:p ns2:paraId="58AA0357" ns2:textId="77777777" w:rsidR="008234C3" w:rsidRPr="00BB0DEB" w:rsidRDefault="00895D30" w:rsidP="008234C3">
      <w:pPr>
        <w:pStyle w:val="ListBullet2"/>
        <w:keepLines w:val="0"/>
        <w:tabs>
          <w:tab w:val="num" w:pos="900"/>
        </w:tabs>
        <w:spacing w:after="240"/>
        <w:ind w:left="900"/>
      </w:pPr>
      <w:del w:id="18142" w:author="GoldenCorpusHarness" w:date="2026-03-28T22:23:47Z">
        <w:r>
          <w:delText>Yes</w:delText>
        </w:r>
      </w:del>
      <w:ins w:id="18143" w:author="GoldenCorpusHarness" w:date="2026-03-28T22:23:47Z">
        <w:r>
          <w:t>The Code of Conduct</w:t>
        </w:r>
      </w:ins>
      <w:r>
        <w:t xml:space="preserve">, </w:t>
      </w:r>
      <w:del w:id="18144" w:author="GoldenCorpusHarness" w:date="2026-03-28T22:23:47Z">
        <w:r>
          <w:delText>there is a reasona</w:delText>
        </w:r>
      </w:del>
      <w:ins w:id="18145" w:author="GoldenCorpusHarness" w:date="2026-03-28T22:23:47Z">
        <w:r>
          <w:t xml:space="preserve">a collection of goals and considerations that govern the ethical and scientific conduct of clinical investigations sponsored </w:t>
        </w:r>
      </w:ins>
      <w:r>
        <w:t>b</w:t>
      </w:r>
      <w:del w:id="18146" w:author="GoldenCorpusHarness" w:date="2026-03-28T22:23:47Z">
        <w:r>
          <w:delText>le possibilit</w:delText>
        </w:r>
      </w:del>
      <w:r>
        <w:t xml:space="preserve">y </w:t>
      </w:r>
      <w:del w:id="18147" w:author="GoldenCorpusHarness" w:date="2026-03-28T22:23:47Z">
        <w:r>
          <w:delText>of study inter</w:delText>
        </w:r>
      </w:del>
      <w:ins w:id="18148" w:author="GoldenCorpusHarness" w:date="2026-03-28T22:23:47Z">
        <w:r>
          <w:t>MSD, is pro</w:t>
        </w:r>
      </w:ins>
      <w:r>
        <w:t>v</w:t>
      </w:r>
      <w:del w:id="18149" w:author="GoldenCorpusHarness" w:date="2026-03-28T22:23:47Z">
        <w:r>
          <w:delText>ention relationship:</w:delText>
        </w:r>
      </w:del>
      <w:ins w:id="18150" w:author="GoldenCorpusHarness" w:date="2026-03-28T22:23:47Z">
        <w:r>
          <w:t>ided in this appendix under the Code of Conduct for Clinical Trials.</w:t>
        </w:r>
      </w:ins>
    </w:p>
    <w:p ns2:paraId="0D4F11E7" ns2:textId="77777777" w:rsidR="008234C3" w:rsidRPr="00BB0DEB" w:rsidRDefault="00895D30" w:rsidP="008234C3">
      <w:pPr>
        <w:pStyle w:val="ListBullet3"/>
        <w:keepLines w:val="0"/>
        <w:tabs>
          <w:tab w:val="left" w:pos="1620"/>
        </w:tabs>
        <w:spacing w:after="240"/>
        <w:ind w:left="1260"/>
      </w:pPr>
      <w:r>
        <w:t>The</w:t>
      </w:r>
      <w:del w:id="18151" w:author="GoldenCorpusHarness" w:date="2026-03-28T22:23:47Z">
        <w:r>
          <w:delText>re is evidence of exposure to</w:delText>
        </w:r>
      </w:del>
      <w:ins w:id="18152" w:author="GoldenCorpusHarness" w:date="2026-03-28T22:23:47Z">
        <w:r>
          <w:t xml:space="preserve"> investigator agrees not to seek reimbursement from participants, their insurance providers, or from government programs for procedures included as part of</w:t>
        </w:r>
      </w:ins>
      <w:r>
        <w:t xml:space="preserve"> the study </w:t>
      </w:r>
      <w:del w:id="18153" w:author="GoldenCorpusHarness" w:date="2026-03-28T22:23:47Z">
        <w:r>
          <w:delText>intervention. The temporal sequence of the AE onset relative to the administration of the study intervention is reasona</w:delText>
        </w:r>
      </w:del>
      <w:ins w:id="18154" w:author="GoldenCorpusHarness" w:date="2026-03-28T22:23:47Z">
        <w:r>
          <w:t>reim</w:t>
        </w:r>
      </w:ins>
      <w:r>
        <w:t>b</w:t>
      </w:r>
      <w:del w:id="18155" w:author="GoldenCorpusHarness" w:date="2026-03-28T22:23:47Z">
        <w:r>
          <w:delText>le. The AE is more likely explained</w:delText>
        </w:r>
      </w:del>
      <w:ins w:id="18156" w:author="GoldenCorpusHarness" w:date="2026-03-28T22:23:47Z">
        <w:r>
          <w:t>ursed to the investigator</w:t>
        </w:r>
      </w:ins>
      <w:r>
        <w:t xml:space="preserve"> by the </w:t>
      </w:r>
      <w:del w:id="18157" w:author="GoldenCorpusHarness" w:date="2026-03-28T22:23:47Z">
        <w:r>
          <w:delText>study intervention than by another cause</w:delText>
        </w:r>
      </w:del>
      <w:ins w:id="18158" w:author="GoldenCorpusHarness" w:date="2026-03-28T22:23:47Z">
        <w:r>
          <w:t>Sponsor</w:t>
        </w:r>
      </w:ins>
      <w:r>
        <w:t>.</w:t>
      </w:r>
    </w:p>
    <w:p ns2:paraId="2D6E709C" ns2:textId="77777777" w:rsidR="008234C3" w:rsidRPr="00BB0DEB" w:rsidRDefault="00895D30" w:rsidP="008234C3">
      <w:pPr>
        <w:pStyle w:val="ListBullet2"/>
        <w:keepLines w:val="0"/>
        <w:tabs>
          <w:tab w:val="num" w:pos="900"/>
        </w:tabs>
        <w:spacing w:after="240"/>
        <w:ind w:left="900"/>
      </w:pPr>
      <w:del w:id="18159" w:author="GoldenCorpusHarness" w:date="2026-03-28T22:23:47Z">
        <w:r>
          <w:delText>N</w:delText>
        </w:r>
      </w:del>
      <w:ins w:id="18160" w:author="GoldenCorpusHarness" w:date="2026-03-28T22:23:47Z">
        <w:r>
          <w:t>The investigat</w:t>
        </w:r>
      </w:ins>
      <w:r>
        <w:t>o</w:t>
      </w:r>
      <w:del w:id="18161" w:author="GoldenCorpusHarness" w:date="2026-03-28T22:23:47Z">
        <w:r>
          <w:delText>,</w:delText>
        </w:r>
      </w:del>
      <w:ins w:id="18162" w:author="GoldenCorpusHarness" w:date="2026-03-28T22:23:47Z">
        <w:r>
          <w:t>r will promptly inform</w:t>
        </w:r>
      </w:ins>
      <w:r>
        <w:t xml:space="preserve"> the</w:t>
      </w:r>
      <w:ins w:id="18163" w:author="GoldenCorpusHarness" w:date="2026-03-28T22:23:47Z">
        <w:r>
          <w:t xml:space="preserve"> Sponso</w:t>
        </w:r>
      </w:ins>
      <w:r>
        <w:t>r</w:t>
      </w:r>
      <w:del w:id="18164" w:author="GoldenCorpusHarness" w:date="2026-03-28T22:23:47Z">
        <w:r>
          <w:delText>e</w:delText>
        </w:r>
      </w:del>
      <w:r>
        <w:t xml:space="preserve"> </w:t>
      </w:r>
      <w:del w:id="18165" w:author="GoldenCorpusHarness" w:date="2026-03-28T22:23:47Z">
        <w:r>
          <w:delText>is n</w:delText>
        </w:r>
      </w:del>
      <w:r>
        <w:t>o</w:t>
      </w:r>
      <w:del w:id="18166" w:author="GoldenCorpusHarness" w:date="2026-03-28T22:23:47Z">
        <w:r>
          <w:delText>t</w:delText>
        </w:r>
      </w:del>
      <w:ins w:id="18167" w:author="GoldenCorpusHarness" w:date="2026-03-28T22:23:47Z">
        <w:r>
          <w:t>f</w:t>
        </w:r>
      </w:ins>
      <w:r>
        <w:t xml:space="preserve"> a</w:t>
      </w:r>
      <w:ins w:id="18168" w:author="GoldenCorpusHarness" w:date="2026-03-28T22:23:47Z">
        <w:r>
          <w:t>ny</w:t>
        </w:r>
      </w:ins>
      <w:r>
        <w:t xml:space="preserve"> re</w:t>
      </w:r>
      <w:ins w:id="18169" w:author="GoldenCorpusHarness" w:date="2026-03-28T22:23:47Z">
        <w:r>
          <w:t>gul</w:t>
        </w:r>
      </w:ins>
      <w:r>
        <w:t>a</w:t>
      </w:r>
      <w:del w:id="18170" w:author="GoldenCorpusHarness" w:date="2026-03-28T22:23:47Z">
        <w:r>
          <w:delText>s</w:delText>
        </w:r>
      </w:del>
      <w:ins w:id="18171" w:author="GoldenCorpusHarness" w:date="2026-03-28T22:23:47Z">
        <w:r>
          <w:t>t</w:t>
        </w:r>
      </w:ins>
      <w:r>
        <w:t>o</w:t>
      </w:r>
      <w:del w:id="18172" w:author="GoldenCorpusHarness" w:date="2026-03-28T22:23:47Z">
        <w:r>
          <w:delText>n</w:delText>
        </w:r>
      </w:del>
      <w:ins w:id="18173" w:author="GoldenCorpusHarness" w:date="2026-03-28T22:23:47Z">
        <w:r>
          <w:t xml:space="preserve">ry </w:t>
        </w:r>
      </w:ins>
      <w:r>
        <w:t>a</w:t>
      </w:r>
      <w:del w:id="18174" w:author="GoldenCorpusHarness" w:date="2026-03-28T22:23:47Z">
        <w:r>
          <w:delText>ble p</w:delText>
        </w:r>
      </w:del>
      <w:ins w:id="18175" w:author="GoldenCorpusHarness" w:date="2026-03-28T22:23:47Z">
        <w:r>
          <w:t>uth</w:t>
        </w:r>
      </w:ins>
      <w:r>
        <w:t>o</w:t>
      </w:r>
      <w:del w:id="18176" w:author="GoldenCorpusHarness" w:date="2026-03-28T22:23:47Z">
        <w:r>
          <w:delText>ssibil</w:delText>
        </w:r>
      </w:del>
      <w:ins w:id="18177" w:author="GoldenCorpusHarness" w:date="2026-03-28T22:23:47Z">
        <w:r>
          <w:t>r</w:t>
        </w:r>
      </w:ins>
      <w:r>
        <w:t xml:space="preserve">ity </w:t>
      </w:r>
      <w:ins w:id="18178" w:author="GoldenCorpusHarness" w:date="2026-03-28T22:23:47Z">
        <w:r>
          <w:t>inspecti</w:t>
        </w:r>
      </w:ins>
      <w:r>
        <w:t>o</w:t>
      </w:r>
      <w:ins w:id="18179" w:author="GoldenCorpusHarness" w:date="2026-03-28T22:23:47Z">
        <w:r>
          <w:t xml:space="preserve">n conducted </w:t>
        </w:r>
      </w:ins>
      <w:r>
        <w:t>f</w:t>
      </w:r>
      <w:ins w:id="18180" w:author="GoldenCorpusHarness" w:date="2026-03-28T22:23:47Z">
        <w:r>
          <w:t>or this</w:t>
        </w:r>
      </w:ins>
      <w:r>
        <w:t xml:space="preserve"> study</w:t>
      </w:r>
      <w:del w:id="18181" w:author="GoldenCorpusHarness" w:date="2026-03-28T22:23:47Z">
        <w:r>
          <w:delText xml:space="preserve"> intervention relationship:</w:delText>
        </w:r>
      </w:del>
      <w:ins w:id="18182" w:author="GoldenCorpusHarness" w:date="2026-03-28T22:23:47Z">
        <w:r>
          <w:t>.</w:t>
        </w:r>
      </w:ins>
    </w:p>
    <w:p ns2:paraId="00E2D22A" ns2:textId="77777777" w:rsidR="008234C3" w:rsidRDefault="00895D30" w:rsidP="008234C3">
      <w:pPr>
        <w:pStyle w:val="ListBullet3"/>
        <w:keepLines w:val="0"/>
        <w:tabs>
          <w:tab w:val="left" w:pos="1620"/>
        </w:tabs>
        <w:spacing w:after="240"/>
        <w:ind w:left="1260"/>
      </w:pPr>
      <w:del w:id="18183" w:author="GoldenCorpusHarness" w:date="2026-03-28T22:23:47Z">
        <w:r>
          <w:delText>Participant did not receive the study intervention OR te</w:delText>
        </w:r>
      </w:del>
      <w:ins w:id="18184" w:author="GoldenCorpusHarness" w:date="2026-03-28T22:23:47Z">
        <w:r>
          <w:t>The investigator agrees to provide the Sponsor with relevant infor</w:t>
        </w:r>
      </w:ins>
      <w:r>
        <w:t>m</w:t>
      </w:r>
      <w:del w:id="18185" w:author="GoldenCorpusHarness" w:date="2026-03-28T22:23:47Z">
        <w:r>
          <w:delText>poral sequence of the AE onset relative to ad</w:delText>
        </w:r>
      </w:del>
      <w:ins w:id="18186" w:author="GoldenCorpusHarness" w:date="2026-03-28T22:23:47Z">
        <w:r>
          <w:t>ation fro</w:t>
        </w:r>
      </w:ins>
      <w:r>
        <w:t>m</w:t>
      </w:r>
      <w:del w:id="18187" w:author="GoldenCorpusHarness" w:date="2026-03-28T22:23:47Z">
        <w:r>
          <w:delText>inistration of the study intervention is not reasona</w:delText>
        </w:r>
      </w:del>
      <w:ins w:id="18188" w:author="GoldenCorpusHarness" w:date="2026-03-28T22:23:47Z">
        <w:r>
          <w:t xml:space="preserve"> inspection o</w:t>
        </w:r>
      </w:ins>
      <w:r>
        <w:t>b</w:t>
      </w:r>
      <w:del w:id="18189" w:author="GoldenCorpusHarness" w:date="2026-03-28T22:23:47Z">
        <w:r>
          <w:delText xml:space="preserve">le OR the AE is </w:delText>
        </w:r>
      </w:del>
      <w:ins w:id="18190" w:author="GoldenCorpusHarness" w:date="2026-03-28T22:23:47Z">
        <w:r>
          <w:t>servations/findings to allow the Sponsor to assist in responding to any citations resulting fro</w:t>
        </w:r>
      </w:ins>
      <w:r>
        <w:t>m</w:t>
      </w:r>
      <w:del w:id="18191" w:author="GoldenCorpusHarness" w:date="2026-03-28T22:23:47Z">
        <w:r>
          <w:delText>ore likely explained</w:delText>
        </w:r>
      </w:del>
      <w:ins w:id="18192" w:author="GoldenCorpusHarness" w:date="2026-03-28T22:23:47Z">
        <w:r>
          <w:t xml:space="preserve"> regulatory authority inspection and will provide the Sponsor with a copy of the proposed response for consultation</w:t>
        </w:r>
      </w:ins>
      <w:r>
        <w:t xml:space="preserve"> b</w:t>
      </w:r>
      <w:del w:id="18193" w:author="GoldenCorpusHarness" w:date="2026-03-28T22:23:47Z">
        <w:r>
          <w:delText>y another cause than the study intervention</w:delText>
        </w:r>
      </w:del>
      <w:ins w:id="18194" w:author="GoldenCorpusHarness" w:date="2026-03-28T22:23:47Z">
        <w:r>
          <w:t>efore submission to the regulatory authority</w:t>
        </w:r>
      </w:ins>
      <w:r>
        <w:t>.</w:t>
      </w:r>
      <w:del w:id="18195" w:author="GoldenCorpusHarness" w:date="2026-03-28T22:23:47Z">
        <w:r>
          <w:delText xml:space="preserve"> (Also entered for a participant with overdose without an associated AE.)</w:delText>
        </w:r>
      </w:del>
    </w:p>
    <w:p ns2:paraId="18A53F4C" ns2:textId="77777777" w:rsidR="008234C3" w:rsidRDefault="00895D30" w:rsidP="008234C3">
      <w:pPr>
        <w:pStyle w:val="ListBullet"/>
        <w:keepLines w:val="0"/>
        <w:spacing w:after="240"/>
      </w:pPr>
      <w:ins w:id="18196" w:author="GoldenCorpusHarness" w:date="2026-03-28T22:23:47Z">
        <w:r>
          <w:t xml:space="preserve">Persons debarred from conducting or working on clinical studies by any court or regulatory authority will not be allowed to conduct or work on this Sponsor’s studies. </w:t>
        </w:r>
      </w:ins>
      <w:r>
        <w:t xml:space="preserve">The investigator </w:t>
      </w:r>
      <w:ins w:id="18197" w:author="GoldenCorpusHarness" w:date="2026-03-28T22:23:47Z">
        <w:r>
          <w:t>will i</w:t>
        </w:r>
      </w:ins>
      <w:r>
        <w:t>m</w:t>
      </w:r>
      <w:del w:id="18198" w:author="GoldenCorpusHarness" w:date="2026-03-28T22:23:47Z">
        <w:r>
          <w:delText>ust re</w:delText>
        </w:r>
      </w:del>
      <w:ins w:id="18199" w:author="GoldenCorpusHarness" w:date="2026-03-28T22:23:47Z">
        <w:r>
          <w:t>mediately disclose in writing to the Sponsor if any person who is in</w:t>
        </w:r>
      </w:ins>
      <w:r>
        <w:t>v</w:t>
      </w:r>
      <w:del w:id="18200" w:author="GoldenCorpusHarness" w:date="2026-03-28T22:23:47Z">
        <w:r>
          <w:delText>iew and</w:delText>
        </w:r>
      </w:del>
      <w:ins w:id="18201" w:author="GoldenCorpusHarness" w:date="2026-03-28T22:23:47Z">
        <w:r>
          <w:t>olved in conducting the study is debarred or if any</w:t>
        </w:r>
      </w:ins>
      <w:r>
        <w:t xml:space="preserve"> pro</w:t>
      </w:r>
      <w:ins w:id="18202" w:author="GoldenCorpusHarness" w:date="2026-03-28T22:23:47Z">
        <w:r>
          <w:t>ceeding for debarment is pending or, to the best of the in</w:t>
        </w:r>
      </w:ins>
      <w:r>
        <w:t>v</w:t>
      </w:r>
      <w:del w:id="18203" w:author="GoldenCorpusHarness" w:date="2026-03-28T22:23:47Z">
        <w:r>
          <w:delText>ide an assessment of causality for each AE/SAE and document this in the medical notes</w:delText>
        </w:r>
      </w:del>
      <w:ins w:id="18204" w:author="GoldenCorpusHarness" w:date="2026-03-28T22:23:47Z">
        <w:r>
          <w:t>estigator’s knowledge, threatened</w:t>
        </w:r>
      </w:ins>
      <w:r>
        <w:t>.</w:t>
      </w:r>
    </w:p>
    <w:p ns2:paraId="1679F645" ns2:textId="77777777" w:rsidR="008234C3" w:rsidRDefault="00895D30" w:rsidP="008234C3">
      <w:pPr>
        <w:pStyle w:val="ListBullet"/>
        <w:keepLines w:val="0"/>
        <w:spacing w:after="240"/>
      </w:pPr>
      <w:del w:id="18205" w:author="GoldenCorpusHarness" w:date="2026-03-28T22:23:47Z">
        <w:r>
          <w:delText xml:space="preserve">There </w:delText>
        </w:r>
      </w:del>
      <w:ins w:id="18206" w:author="GoldenCorpusHarness" w:date="2026-03-28T22:23:47Z">
        <w:r>
          <w:t>For investigators located in countries with serious breach reporting require</w:t>
        </w:r>
      </w:ins>
      <w:r>
        <w:t>m</w:t>
      </w:r>
      <w:del w:id="18207" w:author="GoldenCorpusHarness" w:date="2026-03-28T22:23:47Z">
        <w:r>
          <w:delText>ay be situations in</w:delText>
        </w:r>
      </w:del>
      <w:ins w:id="18208" w:author="GoldenCorpusHarness" w:date="2026-03-28T22:23:47Z">
        <w:r>
          <w:t>ents, investigator</w:t>
        </w:r>
      </w:ins>
      <w:r>
        <w:t xml:space="preserve"> w</w:t>
      </w:r>
      <w:del w:id="18209" w:author="GoldenCorpusHarness" w:date="2026-03-28T22:23:47Z">
        <w:r>
          <w:delText>hich an</w:delText>
        </w:r>
      </w:del>
      <w:ins w:id="18210" w:author="GoldenCorpusHarness" w:date="2026-03-28T22:23:47Z">
        <w:r>
          <w:t>ill promptly report to the</w:t>
        </w:r>
      </w:ins>
      <w:r>
        <w:t xml:space="preserve"> S</w:t>
      </w:r>
      <w:del w:id="18211" w:author="GoldenCorpusHarness" w:date="2026-03-28T22:23:47Z">
        <w:r>
          <w:delText xml:space="preserve">AE has occurred and the investigator has </w:delText>
        </w:r>
      </w:del>
      <w:ins w:id="18212" w:author="GoldenCorpusHarness" w:date="2026-03-28T22:23:47Z">
        <w:r>
          <w:t>ponsor any serious breach or suspected serious breach that occurs in co</w:t>
        </w:r>
      </w:ins>
      <w:r>
        <w:t>m</w:t>
      </w:r>
      <w:del w:id="18213" w:author="GoldenCorpusHarness" w:date="2026-03-28T22:23:47Z">
        <w:r>
          <w:delText>ini</w:delText>
        </w:r>
      </w:del>
      <w:ins w:id="18214" w:author="GoldenCorpusHarness" w:date="2026-03-28T22:23:47Z">
        <w:r>
          <w:t>pliance with those require</w:t>
        </w:r>
      </w:ins>
      <w:r>
        <w:t>m</w:t>
      </w:r>
      <w:del w:id="18215" w:author="GoldenCorpusHarness" w:date="2026-03-28T22:23:47Z">
        <w:r>
          <w:delText>al infor</w:delText>
        </w:r>
      </w:del>
      <w:ins w:id="18216" w:author="GoldenCorpusHarness" w:date="2026-03-28T22:23:47Z">
        <w:r>
          <w:t xml:space="preserve">ents. Unless </w:t>
        </w:r>
      </w:ins>
      <w:r>
        <w:t>m</w:t>
      </w:r>
      <w:del w:id="18217" w:author="GoldenCorpusHarness" w:date="2026-03-28T22:23:47Z">
        <w:r>
          <w:delText>ation to include in the initial report to the Sponsor</w:delText>
        </w:r>
      </w:del>
      <w:ins w:id="18218" w:author="GoldenCorpusHarness" w:date="2026-03-28T22:23:47Z">
        <w:r>
          <w:t>ore specifically defined in the applicable requirements, a serious breach is any breach of the applicable clinical trial regulation or of the clinical trial protocol which is likely to affect to a significant degree: (i) the safety or rights of a trial participant, or (ii) the reliability and robustness of the data generated in the clinical trial</w:t>
        </w:r>
      </w:ins>
      <w:r>
        <w:t>.</w:t>
      </w:r>
      <w:del w:id="18219" w:author="GoldenCorpusHarness" w:date="2026-03-28T22:23:47Z">
        <w:r>
          <w:delText xml:space="preserve"> However, it is very important that the investigator always make an assessment of causality for every event before the initial transmission of the SAE data to the Sponsor.</w:delText>
        </w:r>
      </w:del>
    </w:p>
    <w:p ns2:paraId="5FE961C2" ns2:textId="77777777" w:rsidR="008234C3" w:rsidRDefault="00895D30" w:rsidP="008234C3">
      <w:pPr>
        <w:pStyle w:val="ListBullet"/>
        <w:keepLines w:val="0"/>
        <w:spacing w:after="240"/>
      </w:pPr>
      <w:del w:id="18220" w:author="GoldenCorpusHarness" w:date="2026-03-28T22:23:47Z">
        <w:r>
          <w:delText>The investig</w:delText>
        </w:r>
      </w:del>
      <w:ins w:id="18221" w:author="GoldenCorpusHarness" w:date="2026-03-28T22:23:47Z">
        <w:r>
          <w:t>D</w:t>
        </w:r>
      </w:ins>
      <w:r>
        <w:t>at</w:t>
      </w:r>
      <w:del w:id="18222" w:author="GoldenCorpusHarness" w:date="2026-03-28T22:23:47Z">
        <w:r>
          <w:delText>or</w:delText>
        </w:r>
      </w:del>
      <w:ins w:id="18223" w:author="GoldenCorpusHarness" w:date="2026-03-28T22:23:47Z">
        <w:r>
          <w:t>a</w:t>
        </w:r>
      </w:ins>
      <w:r>
        <w:t xml:space="preserve"> </w:t>
      </w:r>
      <w:del w:id="18224" w:author="GoldenCorpusHarness" w:date="2026-03-28T22:23:47Z">
        <w:r>
          <w:delText>may change their opinion of ca</w:delText>
        </w:r>
      </w:del>
      <w:ins w:id="18225" w:author="GoldenCorpusHarness" w:date="2026-03-28T22:23:47Z">
        <w:r>
          <w:t>Q</w:t>
        </w:r>
      </w:ins>
      <w:r>
        <w:t>u</w:t>
      </w:r>
      <w:del w:id="18226" w:author="GoldenCorpusHarness" w:date="2026-03-28T22:23:47Z">
        <w:r>
          <w:delText>s</w:delText>
        </w:r>
      </w:del>
      <w:r>
        <w:t xml:space="preserve">ality </w:t>
      </w:r>
      <w:del w:id="18227" w:author="GoldenCorpusHarness" w:date="2026-03-28T22:23:47Z">
        <w:r>
          <w:delText>in light of follow-</w:delText>
        </w:r>
      </w:del>
      <w:ins w:id="18228" w:author="GoldenCorpusHarness" w:date="2026-03-28T22:23:47Z">
        <w:r>
          <w:t>Ass</w:t>
        </w:r>
      </w:ins>
      <w:r>
        <w:t>u</w:t>
      </w:r>
      <w:del w:id="18229" w:author="GoldenCorpusHarness" w:date="2026-03-28T22:23:47Z">
        <w:r>
          <w:delText>p info</w:delText>
        </w:r>
      </w:del>
      <w:r>
        <w:t>r</w:t>
      </w:r>
      <w:del w:id="18230" w:author="GoldenCorpusHarness" w:date="2026-03-28T22:23:47Z">
        <w:r>
          <w:delText xml:space="preserve">mation </w:delText>
        </w:r>
      </w:del>
      <w:r>
        <w:t>an</w:t>
      </w:r>
      <w:del w:id="18231" w:author="GoldenCorpusHarness" w:date="2026-03-28T22:23:47Z">
        <w:r>
          <w:delText>d s</w:delText>
        </w:r>
      </w:del>
      <w:ins w:id="18232" w:author="GoldenCorpusHarness" w:date="2026-03-28T22:23:47Z">
        <w:r>
          <w:t>c</w:t>
        </w:r>
      </w:ins>
      <w:r>
        <w:t>e</w:t>
      </w:r>
      <w:del w:id="18233" w:author="GoldenCorpusHarness" w:date="2026-03-28T22:23:47Z">
        <w:r>
          <w:delText>nd an SAE follow-up report with the updated causality assessment.</w:delText>
        </w:r>
      </w:del>
    </w:p>
    <w:p ns2:paraId="175849E0" ns2:textId="77777777" w:rsidR="008234C3" w:rsidRDefault="00895D30" w:rsidP="008234C3">
      <w:pPr>
        <w:pStyle w:val="ListBullet"/>
        <w:keepLines w:val="0"/>
        <w:spacing w:after="240"/>
      </w:pPr>
      <w:ins w:id="18234" w:author="GoldenCorpusHarness" w:date="2026-03-28T22:23:47Z">
        <w:r>
          <w:t xml:space="preserve">All participant data relating to the study will be recorded on printed or electronic CRF unless transmitted to the Sponsor or designee electronically (eg, laboratory data). </w:t>
        </w:r>
      </w:ins>
      <w:r>
        <w:t xml:space="preserve">The </w:t>
      </w:r>
      <w:del w:id="18235" w:author="GoldenCorpusHarness" w:date="2026-03-28T22:23:47Z">
        <w:r>
          <w:delText>causality assessment is 1 of the criteria used when determining regulatory reporting re</w:delText>
        </w:r>
      </w:del>
      <w:ins w:id="18236" w:author="GoldenCorpusHarness" w:date="2026-03-28T22:23:47Z">
        <w:r>
          <w:t xml:space="preserve">investigator or </w:t>
        </w:r>
      </w:ins>
      <w:r>
        <w:t>qu</w:t>
      </w:r>
      <w:del w:id="18237" w:author="GoldenCorpusHarness" w:date="2026-03-28T22:23:47Z">
        <w:r>
          <w:delText>irements</w:delText>
        </w:r>
      </w:del>
      <w:ins w:id="18238" w:author="GoldenCorpusHarness" w:date="2026-03-28T22:23:47Z">
        <w:r>
          <w:t>alified designee is responsible for verifying that data entries are accurate and correct by physically or electronically signing the CRF</w:t>
        </w:r>
      </w:ins>
      <w:r>
        <w:t>.</w:t>
      </w:r>
    </w:p>
    <w:p ns2:paraId="3116D1DF" ns2:textId="77777777" w:rsidR="009858CB" w:rsidRDefault="00895D30" w:rsidP="008234C3">
      <w:pPr>
        <w:pStyle w:val="ListBullet"/>
        <w:keepLines w:val="0"/>
        <w:spacing w:after="240"/>
      </w:pPr>
      <w:del w:id="18239" w:author="GoldenCorpusHarness" w:date="2026-03-28T22:23:47Z">
        <w:r>
          <w:delText>For s</w:delText>
        </w:r>
      </w:del>
      <w:ins w:id="18240" w:author="GoldenCorpusHarness" w:date="2026-03-28T22:23:47Z">
        <w:r>
          <w:t>De</w:t>
        </w:r>
      </w:ins>
      <w:r>
        <w:t>t</w:t>
      </w:r>
      <w:del w:id="18241" w:author="GoldenCorpusHarness" w:date="2026-03-28T22:23:47Z">
        <w:r>
          <w:delText>u</w:delText>
        </w:r>
      </w:del>
      <w:ins w:id="18242" w:author="GoldenCorpusHarness" w:date="2026-03-28T22:23:47Z">
        <w:r>
          <w:t>aile</w:t>
        </w:r>
      </w:ins>
      <w:r>
        <w:t>d</w:t>
      </w:r>
      <w:del w:id="18243" w:author="GoldenCorpusHarness" w:date="2026-03-28T22:23:47Z">
        <w:r>
          <w:delText>ies</w:delText>
        </w:r>
      </w:del>
      <w:r>
        <w:t xml:space="preserve"> in</w:t>
      </w:r>
      <w:del w:id="18244" w:author="GoldenCorpusHarness" w:date="2026-03-28T22:23:47Z">
        <w:r>
          <w:delText xml:space="preserve"> which </w:delText>
        </w:r>
      </w:del>
      <w:ins w:id="18245" w:author="GoldenCorpusHarness" w:date="2026-03-28T22:23:47Z">
        <w:r>
          <w:t>for</w:t>
        </w:r>
      </w:ins>
      <w:r>
        <w:t>m</w:t>
      </w:r>
      <w:del w:id="18246" w:author="GoldenCorpusHarness" w:date="2026-03-28T22:23:47Z">
        <w:r>
          <w:delText>ultiple agents are administered as part of a combin</w:delText>
        </w:r>
      </w:del>
      <w:r>
        <w:t>ation reg</w:t>
      </w:r>
      <w:ins w:id="18247" w:author="GoldenCorpusHarness" w:date="2026-03-28T22:23:47Z">
        <w:r>
          <w:t>ard</w:t>
        </w:r>
      </w:ins>
      <w:r>
        <w:t>i</w:t>
      </w:r>
      <w:ins w:id="18248" w:author="GoldenCorpusHarness" w:date="2026-03-28T22:23:47Z">
        <w:r>
          <w:t>ng Data Manage</w:t>
        </w:r>
      </w:ins>
      <w:r>
        <w:t>men</w:t>
      </w:r>
      <w:del w:id="18249" w:author="GoldenCorpusHarness" w:date="2026-03-28T22:23:47Z">
        <w:r>
          <w:delText>,</w:delText>
        </w:r>
      </w:del>
      <w:ins w:id="18250" w:author="GoldenCorpusHarness" w:date="2026-03-28T22:23:47Z">
        <w:r>
          <w:t>t</w:t>
        </w:r>
      </w:ins>
      <w:r>
        <w:t xml:space="preserve"> </w:t>
      </w:r>
      <w:del w:id="18251" w:author="GoldenCorpusHarness" w:date="2026-03-28T22:23:47Z">
        <w:r>
          <w:delText>th</w:delText>
        </w:r>
      </w:del>
      <w:ins w:id="18252" w:author="GoldenCorpusHarness" w:date="2026-03-28T22:23:47Z">
        <w:r>
          <w:t>proc</w:t>
        </w:r>
      </w:ins>
      <w:r>
        <w:t>e</w:t>
      </w:r>
      <w:del w:id="18253" w:author="GoldenCorpusHarness" w:date="2026-03-28T22:23:47Z">
        <w:r>
          <w:delText xml:space="preserve"> inv</w:delText>
        </w:r>
      </w:del>
      <w:ins w:id="18254" w:author="GoldenCorpusHarness" w:date="2026-03-28T22:23:47Z">
        <w:r>
          <w:t>dur</w:t>
        </w:r>
      </w:ins>
      <w:r>
        <w:t>es</w:t>
      </w:r>
      <w:del w:id="18255" w:author="GoldenCorpusHarness" w:date="2026-03-28T22:23:47Z">
        <w:r>
          <w:delText>tigator</w:delText>
        </w:r>
      </w:del>
      <w:r>
        <w:t xml:space="preserve"> </w:t>
      </w:r>
      <w:del w:id="18256" w:author="GoldenCorpusHarness" w:date="2026-03-28T22:23:47Z">
        <w:r>
          <w:delText xml:space="preserve">may attribute each AE causality to the combination regimen </w:delText>
        </w:r>
      </w:del>
      <w:ins w:id="18257" w:author="GoldenCorpusHarness" w:date="2026-03-28T22:23:47Z">
        <w:r>
          <w:t>f</w:t>
        </w:r>
      </w:ins>
      <w:r>
        <w:t>or t</w:t>
      </w:r>
      <w:ins w:id="18258" w:author="GoldenCorpusHarness" w:date="2026-03-28T22:23:47Z">
        <w:r>
          <w:t>his pr</w:t>
        </w:r>
      </w:ins>
      <w:r>
        <w:t>o</w:t>
      </w:r>
      <w:del w:id="18259" w:author="GoldenCorpusHarness" w:date="2026-03-28T22:23:47Z">
        <w:r>
          <w:delText xml:space="preserve"> a single agen</w:delText>
        </w:r>
      </w:del>
      <w:r>
        <w:t>t</w:t>
      </w:r>
      <w:del w:id="18260" w:author="GoldenCorpusHarness" w:date="2026-03-28T22:23:47Z">
        <w:r>
          <w:delText xml:space="preserve"> </w:delText>
        </w:r>
      </w:del>
      <w:r>
        <w:t>o</w:t>
      </w:r>
      <w:del w:id="18261" w:author="GoldenCorpusHarness" w:date="2026-03-28T22:23:47Z">
        <w:r>
          <w:delText xml:space="preserve">f the </w:delText>
        </w:r>
      </w:del>
      <w:r>
        <w:t>co</w:t>
      </w:r>
      <w:del w:id="18262" w:author="GoldenCorpusHarness" w:date="2026-03-28T22:23:47Z">
        <w:r>
          <w:delText>mb</w:delText>
        </w:r>
      </w:del>
      <w:ins w:id="18263" w:author="GoldenCorpusHarness" w:date="2026-03-28T22:23:47Z">
        <w:r>
          <w:t>l w</w:t>
        </w:r>
      </w:ins>
      <w:r>
        <w:t>i</w:t>
      </w:r>
      <w:del w:id="18264" w:author="GoldenCorpusHarness" w:date="2026-03-28T22:23:47Z">
        <w:r>
          <w:delText>nation. In genera</w:delText>
        </w:r>
      </w:del>
      <w:r>
        <w:t>l</w:t>
      </w:r>
      <w:del w:id="18265" w:author="GoldenCorpusHarness" w:date="2026-03-28T22:23:47Z">
        <w:r>
          <w:delText>, causa</w:delText>
        </w:r>
      </w:del>
      <w:r>
        <w:t>l</w:t>
      </w:r>
      <w:del w:id="18266" w:author="GoldenCorpusHarness" w:date="2026-03-28T22:23:47Z">
        <w:r>
          <w:delText>ity attribution should</w:delText>
        </w:r>
      </w:del>
      <w:r>
        <w:t xml:space="preserve"> be </w:t>
      </w:r>
      <w:del w:id="18267" w:author="GoldenCorpusHarness" w:date="2026-03-28T22:23:47Z">
        <w:r>
          <w:delText>ass</w:delText>
        </w:r>
      </w:del>
      <w:ins w:id="18268" w:author="GoldenCorpusHarness" w:date="2026-03-28T22:23:47Z">
        <w:r>
          <w:t>prov</w:t>
        </w:r>
      </w:ins>
      <w:r>
        <w:t>i</w:t>
      </w:r>
      <w:del w:id="18269" w:author="GoldenCorpusHarness" w:date="2026-03-28T22:23:47Z">
        <w:r>
          <w:delText>gn</w:delText>
        </w:r>
      </w:del>
      <w:ins w:id="18270" w:author="GoldenCorpusHarness" w:date="2026-03-28T22:23:47Z">
        <w:r>
          <w:t>d</w:t>
        </w:r>
      </w:ins>
      <w:r>
        <w:t xml:space="preserve">ed </w:t>
      </w:r>
      <w:del w:id="18271" w:author="GoldenCorpusHarness" w:date="2026-03-28T22:23:47Z">
        <w:r>
          <w:delText>to th</w:delText>
        </w:r>
      </w:del>
      <w:ins w:id="18272" w:author="GoldenCorpusHarness" w:date="2026-03-28T22:23:47Z">
        <w:r>
          <w:t>s</w:t>
        </w:r>
      </w:ins>
      <w:r>
        <w:t>e</w:t>
      </w:r>
      <w:del w:id="18273" w:author="GoldenCorpusHarness" w:date="2026-03-28T22:23:47Z">
        <w:r>
          <w:delText xml:space="preserve"> combin</w:delText>
        </w:r>
      </w:del>
      <w:ins w:id="18274" w:author="GoldenCorpusHarness" w:date="2026-03-28T22:23:47Z">
        <w:r>
          <w:t>par</w:t>
        </w:r>
      </w:ins>
      <w:r>
        <w:t>at</w:t>
      </w:r>
      <w:del w:id="18275" w:author="GoldenCorpusHarness" w:date="2026-03-28T22:23:47Z">
        <w:r>
          <w:delText>ion r</w:delText>
        </w:r>
      </w:del>
      <w:r>
        <w:t>e</w:t>
      </w:r>
      <w:del w:id="18276" w:author="GoldenCorpusHarness" w:date="2026-03-28T22:23:47Z">
        <w:r>
          <w:delText>gimen (ie, to a</w:delText>
        </w:r>
      </w:del>
      <w:r>
        <w:t>l</w:t>
      </w:r>
      <w:del w:id="18277" w:author="GoldenCorpusHarness" w:date="2026-03-28T22:23:47Z">
        <w:r>
          <w:delText>l agents in the regimen)</w:delText>
        </w:r>
      </w:del>
      <w:ins w:id="18278" w:author="GoldenCorpusHarness" w:date="2026-03-28T22:23:47Z">
        <w:r>
          <w:t>y</w:t>
        </w:r>
      </w:ins>
      <w:r>
        <w:t>.</w:t>
      </w:r>
      <w:del w:id="18279" w:author="GoldenCorpusHarness" w:date="2026-03-28T22:23:47Z">
        <w:r>
          <w:delText xml:space="preserve"> However, causality attribution may be assigned to a single agent if in the investigator’s opinion, there is sufficient data to support full attribution of the AE to the single agent.</w:delText>
        </w:r>
      </w:del>
    </w:p>
    <w:p ns2:paraId="537E1407" ns2:textId="77777777" w:rsidR="00D41309" w:rsidRPr="007706AE" w:rsidRDefault="00895D30" w:rsidP="007706AE">
      <w:pPr>
        <w:pStyle w:val="ParagraphBold"/>
        <w:keepNext/>
      </w:pPr>
      <w:del w:id="18280" w:author="GoldenCorpusHarness" w:date="2026-03-28T22:23:47Z">
        <w:r>
          <w:delText>F</w:delText>
        </w:r>
      </w:del>
      <w:ins w:id="18281" w:author="GoldenCorpusHarness" w:date="2026-03-28T22:23:47Z">
        <w:r>
          <w:t>The investigat</w:t>
        </w:r>
      </w:ins>
      <w:r>
        <w:t>o</w:t>
      </w:r>
      <w:del w:id="18282" w:author="GoldenCorpusHarness" w:date="2026-03-28T22:23:47Z">
        <w:r>
          <w:delText>ll</w:delText>
        </w:r>
      </w:del>
      <w:ins w:id="18283" w:author="GoldenCorpusHarness" w:date="2026-03-28T22:23:47Z">
        <w:r>
          <w:t>r must maintain accurate d</w:t>
        </w:r>
      </w:ins>
      <w:r>
        <w:t>o</w:t>
      </w:r>
      <w:del w:id="18284" w:author="GoldenCorpusHarness" w:date="2026-03-28T22:23:47Z">
        <w:r>
          <w:delText>w-</w:delText>
        </w:r>
      </w:del>
      <w:ins w:id="18285" w:author="GoldenCorpusHarness" w:date="2026-03-28T22:23:47Z">
        <w:r>
          <w:t>cumentation (source data) that s</w:t>
        </w:r>
      </w:ins>
      <w:r>
        <w:t>up</w:t>
      </w:r>
      <w:ins w:id="18286" w:author="GoldenCorpusHarness" w:date="2026-03-28T22:23:47Z">
        <w:r>
          <w:t>ports</w:t>
        </w:r>
      </w:ins>
      <w:r>
        <w:t xml:space="preserve"> </w:t>
      </w:r>
      <w:ins w:id="18287" w:author="GoldenCorpusHarness" w:date="2026-03-28T22:23:47Z">
        <w:r>
          <w:t>the inf</w:t>
        </w:r>
      </w:ins>
      <w:r>
        <w:t>o</w:t>
      </w:r>
      <w:del w:id="18288" w:author="GoldenCorpusHarness" w:date="2026-03-28T22:23:47Z">
        <w:r>
          <w:delText>f</w:delText>
        </w:r>
      </w:del>
      <w:ins w:id="18289" w:author="GoldenCorpusHarness" w:date="2026-03-28T22:23:47Z">
        <w:r>
          <w:t>rmation</w:t>
        </w:r>
      </w:ins>
      <w:r>
        <w:t xml:space="preserve"> </w:t>
      </w:r>
      <w:del w:id="18290" w:author="GoldenCorpusHarness" w:date="2026-03-28T22:23:47Z">
        <w:r>
          <w:delText>AE a</w:delText>
        </w:r>
      </w:del>
      <w:ins w:id="18291" w:author="GoldenCorpusHarness" w:date="2026-03-28T22:23:47Z">
        <w:r>
          <w:t>e</w:t>
        </w:r>
      </w:ins>
      <w:r>
        <w:t>n</w:t>
      </w:r>
      <w:ins w:id="18292" w:author="GoldenCorpusHarness" w:date="2026-03-28T22:23:47Z">
        <w:r>
          <w:t>tere</w:t>
        </w:r>
      </w:ins>
      <w:r>
        <w:t xml:space="preserve">d </w:t>
      </w:r>
      <w:del w:id="18293" w:author="GoldenCorpusHarness" w:date="2026-03-28T22:23:47Z">
        <w:r>
          <w:delText>SAE</w:delText>
        </w:r>
      </w:del>
      <w:ins w:id="18294" w:author="GoldenCorpusHarness" w:date="2026-03-28T22:23:47Z">
        <w:r>
          <w:t>in the CRF.</w:t>
        </w:r>
      </w:ins>
    </w:p>
    <w:p ns2:paraId="26D33D57" ns2:textId="77777777" w:rsidR="000E7A55" w:rsidRPr="009E105C" w:rsidRDefault="00895D30" w:rsidP="007706AE">
      <w:pPr>
        <w:pStyle w:val="ListBullet"/>
      </w:pPr>
      <w:r>
        <w:t xml:space="preserve">The investigator </w:t>
      </w:r>
      <w:ins w:id="18295" w:author="GoldenCorpusHarness" w:date="2026-03-28T22:23:47Z">
        <w:r>
          <w:t>must perm</w:t>
        </w:r>
      </w:ins>
      <w:r>
        <w:t>i</w:t>
      </w:r>
      <w:ins w:id="18296" w:author="GoldenCorpusHarness" w:date="2026-03-28T22:23:47Z">
        <w:r>
          <w:t xml:space="preserve">t </w:t>
        </w:r>
      </w:ins>
      <w:r>
        <w:t>s</w:t>
      </w:r>
      <w:del w:id="18297" w:author="GoldenCorpusHarness" w:date="2026-03-28T22:23:47Z">
        <w:r>
          <w:delText xml:space="preserve"> ob</w:delText>
        </w:r>
      </w:del>
      <w:ins w:id="18298" w:author="GoldenCorpusHarness" w:date="2026-03-28T22:23:47Z">
        <w:r>
          <w:t>tudy-re</w:t>
        </w:r>
      </w:ins>
      <w:r>
        <w:t>l</w:t>
      </w:r>
      <w:del w:id="18299" w:author="GoldenCorpusHarness" w:date="2026-03-28T22:23:47Z">
        <w:r>
          <w:delText>ig</w:delText>
        </w:r>
      </w:del>
      <w:r>
        <w:t xml:space="preserve">ated </w:t>
      </w:r>
      <w:ins w:id="18300" w:author="GoldenCorpusHarness" w:date="2026-03-28T22:23:47Z">
        <w:r>
          <w:t>moni</w:t>
        </w:r>
      </w:ins>
      <w:r>
        <w:t>to</w:t>
      </w:r>
      <w:del w:id="18301" w:author="GoldenCorpusHarness" w:date="2026-03-28T22:23:47Z">
        <w:r>
          <w:delText xml:space="preserve"> pe</w:delText>
        </w:r>
      </w:del>
      <w:r>
        <w:t>r</w:t>
      </w:r>
      <w:del w:id="18302" w:author="GoldenCorpusHarness" w:date="2026-03-28T22:23:47Z">
        <w:r>
          <w:delText>form or</w:delText>
        </w:r>
      </w:del>
      <w:ins w:id="18303" w:author="GoldenCorpusHarness" w:date="2026-03-28T22:23:47Z">
        <w:r>
          <w:t>ing,</w:t>
        </w:r>
      </w:ins>
      <w:r>
        <w:t xml:space="preserve"> a</w:t>
      </w:r>
      <w:del w:id="18304" w:author="GoldenCorpusHarness" w:date="2026-03-28T22:23:47Z">
        <w:r>
          <w:delText>rrange</w:delText>
        </w:r>
      </w:del>
      <w:ins w:id="18305" w:author="GoldenCorpusHarness" w:date="2026-03-28T22:23:47Z">
        <w:r>
          <w:t>udits,</w:t>
        </w:r>
      </w:ins>
      <w:r>
        <w:t xml:space="preserve"> </w:t>
      </w:r>
      <w:del w:id="18306" w:author="GoldenCorpusHarness" w:date="2026-03-28T22:23:47Z">
        <w:r>
          <w:delText>for</w:delText>
        </w:r>
      </w:del>
      <w:ins w:id="18307" w:author="GoldenCorpusHarness" w:date="2026-03-28T22:23:47Z">
        <w:r>
          <w:t>IRB/IEC</w:t>
        </w:r>
      </w:ins>
      <w:r>
        <w:t xml:space="preserve"> </w:t>
      </w:r>
      <w:del w:id="18308" w:author="GoldenCorpusHarness" w:date="2026-03-28T22:23:47Z">
        <w:r>
          <w:delText>the conduct of supplemental measu</w:delText>
        </w:r>
      </w:del>
      <w:r>
        <w:t>re</w:t>
      </w:r>
      <w:del w:id="18309" w:author="GoldenCorpusHarness" w:date="2026-03-28T22:23:47Z">
        <w:r>
          <w:delText>m</w:delText>
        </w:r>
      </w:del>
      <w:ins w:id="18310" w:author="GoldenCorpusHarness" w:date="2026-03-28T22:23:47Z">
        <w:r>
          <w:t>vi</w:t>
        </w:r>
      </w:ins>
      <w:r>
        <w:t>e</w:t>
      </w:r>
      <w:del w:id="18311" w:author="GoldenCorpusHarness" w:date="2026-03-28T22:23:47Z">
        <w:r>
          <w:delText>nts</w:delText>
        </w:r>
      </w:del>
      <w:ins w:id="18312" w:author="GoldenCorpusHarness" w:date="2026-03-28T22:23:47Z">
        <w:r>
          <w:t>w,</w:t>
        </w:r>
      </w:ins>
      <w:r>
        <w:t xml:space="preserve"> and</w:t>
      </w:r>
      <w:del w:id="18313" w:author="GoldenCorpusHarness" w:date="2026-03-28T22:23:47Z">
        <w:r>
          <w:delText>/</w:delText>
        </w:r>
      </w:del>
      <w:ins w:id="18314" w:author="GoldenCorpusHarness" w:date="2026-03-28T22:23:47Z">
        <w:r>
          <w:t xml:space="preserve"> regulat</w:t>
        </w:r>
      </w:ins>
      <w:r>
        <w:t>or</w:t>
      </w:r>
      <w:ins w:id="18315" w:author="GoldenCorpusHarness" w:date="2026-03-28T22:23:47Z">
        <w:r>
          <w:t>y</w:t>
        </w:r>
      </w:ins>
      <w:r>
        <w:t xml:space="preserve"> </w:t>
      </w:r>
      <w:ins w:id="18316" w:author="GoldenCorpusHarness" w:date="2026-03-28T22:23:47Z">
        <w:r>
          <w:t>ag</w:t>
        </w:r>
      </w:ins>
      <w:r>
        <w:t>e</w:t>
      </w:r>
      <w:del w:id="18317" w:author="GoldenCorpusHarness" w:date="2026-03-28T22:23:47Z">
        <w:r>
          <w:delText>valua</w:delText>
        </w:r>
      </w:del>
      <w:ins w:id="18318" w:author="GoldenCorpusHarness" w:date="2026-03-28T22:23:47Z">
        <w:r>
          <w:t>ncy inspec</w:t>
        </w:r>
      </w:ins>
      <w:r>
        <w:t>tions a</w:t>
      </w:r>
      <w:del w:id="18319" w:author="GoldenCorpusHarness" w:date="2026-03-28T22:23:47Z">
        <w:r>
          <w:delText>s</w:delText>
        </w:r>
      </w:del>
      <w:ins w:id="18320" w:author="GoldenCorpusHarness" w:date="2026-03-28T22:23:47Z">
        <w:r>
          <w:t>nd</w:t>
        </w:r>
      </w:ins>
      <w:r>
        <w:t xml:space="preserve"> </w:t>
      </w:r>
      <w:del w:id="18321" w:author="GoldenCorpusHarness" w:date="2026-03-28T22:23:47Z">
        <w:r>
          <w:delText>m</w:delText>
        </w:r>
      </w:del>
      <w:ins w:id="18322" w:author="GoldenCorpusHarness" w:date="2026-03-28T22:23:47Z">
        <w:r>
          <w:t>provid</w:t>
        </w:r>
      </w:ins>
      <w:r>
        <w:t>e</w:t>
      </w:r>
      <w:ins w:id="18323" w:author="GoldenCorpusHarness" w:date="2026-03-28T22:23:47Z">
        <w:r>
          <w:t xml:space="preserve"> </w:t>
        </w:r>
      </w:ins>
      <w:r>
        <w:t>di</w:t>
      </w:r>
      <w:ins w:id="18324" w:author="GoldenCorpusHarness" w:date="2026-03-28T22:23:47Z">
        <w:r>
          <w:t>re</w:t>
        </w:r>
      </w:ins>
      <w:r>
        <w:t>c</w:t>
      </w:r>
      <w:del w:id="18325" w:author="GoldenCorpusHarness" w:date="2026-03-28T22:23:47Z">
        <w:r>
          <w:delText>ally indica</w:delText>
        </w:r>
      </w:del>
      <w:r>
        <w:t>t</w:t>
      </w:r>
      <w:del w:id="18326" w:author="GoldenCorpusHarness" w:date="2026-03-28T22:23:47Z">
        <w:r>
          <w:delText>ed or</w:delText>
        </w:r>
      </w:del>
      <w:r>
        <w:t xml:space="preserve"> a</w:t>
      </w:r>
      <w:del w:id="18327" w:author="GoldenCorpusHarness" w:date="2026-03-28T22:23:47Z">
        <w:r>
          <w:delText>s requ</w:delText>
        </w:r>
      </w:del>
      <w:ins w:id="18328" w:author="GoldenCorpusHarness" w:date="2026-03-28T22:23:47Z">
        <w:r>
          <w:t>cc</w:t>
        </w:r>
      </w:ins>
      <w:r>
        <w:t>es</w:t>
      </w:r>
      <w:del w:id="18329" w:author="GoldenCorpusHarness" w:date="2026-03-28T22:23:47Z">
        <w:r>
          <w:delText>ted by Spon</w:delText>
        </w:r>
      </w:del>
      <w:r>
        <w:t>s</w:t>
      </w:r>
      <w:del w:id="18330" w:author="GoldenCorpusHarness" w:date="2026-03-28T22:23:47Z">
        <w:r>
          <w:delText>or</w:delText>
        </w:r>
      </w:del>
      <w:r>
        <w:t xml:space="preserve"> to </w:t>
      </w:r>
      <w:ins w:id="18331" w:author="GoldenCorpusHarness" w:date="2026-03-28T22:23:47Z">
        <w:r>
          <w:t>sourc</w:t>
        </w:r>
      </w:ins>
      <w:r>
        <w:t>e</w:t>
      </w:r>
      <w:del w:id="18332" w:author="GoldenCorpusHarness" w:date="2026-03-28T22:23:47Z">
        <w:r>
          <w:delText>luci</w:delText>
        </w:r>
      </w:del>
      <w:ins w:id="18333" w:author="GoldenCorpusHarness" w:date="2026-03-28T22:23:47Z">
        <w:r>
          <w:t xml:space="preserve"> </w:t>
        </w:r>
      </w:ins>
      <w:r>
        <w:t>dat</w:t>
      </w:r>
      <w:ins w:id="18334" w:author="GoldenCorpusHarness" w:date="2026-03-28T22:23:47Z">
        <w:r>
          <w:t>a docum</w:t>
        </w:r>
      </w:ins>
      <w:r>
        <w:t>e</w:t>
      </w:r>
      <w:del w:id="18335" w:author="GoldenCorpusHarness" w:date="2026-03-28T22:23:47Z">
        <w:r>
          <w:delText xml:space="preserve"> the </w:delText>
        </w:r>
      </w:del>
      <w:r>
        <w:t>n</w:t>
      </w:r>
      <w:del w:id="18336" w:author="GoldenCorpusHarness" w:date="2026-03-28T22:23:47Z">
        <w:r>
          <w:delText>ature and/or causality of the AE or SAE as fully as possible. This may include additional laboratory tes</w:delText>
        </w:r>
      </w:del>
      <w:r>
        <w:t>ts</w:t>
      </w:r>
      <w:del w:id="18337" w:author="GoldenCorpusHarness" w:date="2026-03-28T22:23:47Z">
        <w:r>
          <w:delText xml:space="preserve"> or investigations, histopathological examinations, or consultation with other health care professionals</w:delText>
        </w:r>
      </w:del>
      <w:r>
        <w:t>.</w:t>
      </w:r>
    </w:p>
    <w:p ns2:paraId="10E5028F" ns2:textId="77777777" w:rsidR="000E7A55" w:rsidRPr="009E105C" w:rsidRDefault="00895D30" w:rsidP="007706AE">
      <w:pPr>
        <w:pStyle w:val="ListBullet"/>
      </w:pPr>
      <w:del w:id="18338" w:author="GoldenCorpusHarness" w:date="2026-03-28T22:23:47Z">
        <w:r>
          <w:delText>Ne</w:delText>
        </w:r>
      </w:del>
      <w:ins w:id="18339" w:author="GoldenCorpusHarness" w:date="2026-03-28T22:23:47Z">
        <w:r>
          <w:t xml:space="preserve">Study documentation </w:t>
        </w:r>
      </w:ins>
      <w:r>
        <w:t>w</w:t>
      </w:r>
      <w:del w:id="18340" w:author="GoldenCorpusHarness" w:date="2026-03-28T22:23:47Z">
        <w:r>
          <w:delText xml:space="preserve"> or updated in</w:delText>
        </w:r>
      </w:del>
      <w:ins w:id="18341" w:author="GoldenCorpusHarness" w:date="2026-03-28T22:23:47Z">
        <w:r>
          <w:t xml:space="preserve">ill be promptly and </w:t>
        </w:r>
      </w:ins>
      <w:r>
        <w:t>f</w:t>
      </w:r>
      <w:del w:id="18342" w:author="GoldenCorpusHarness" w:date="2026-03-28T22:23:47Z">
        <w:r>
          <w:delText>or</w:delText>
        </w:r>
      </w:del>
      <w:ins w:id="18343" w:author="GoldenCorpusHarness" w:date="2026-03-28T22:23:47Z">
        <w:r>
          <w:t xml:space="preserve">ully disclosed to the Sponsor by the investigator upon request and also shall be </w:t>
        </w:r>
      </w:ins>
      <w:r>
        <w:t>ma</w:t>
      </w:r>
      <w:del w:id="18344" w:author="GoldenCorpusHarness" w:date="2026-03-28T22:23:47Z">
        <w:r>
          <w:delText xml:space="preserve">tion </w:delText>
        </w:r>
      </w:del>
      <w:ins w:id="18345" w:author="GoldenCorpusHarness" w:date="2026-03-28T22:23:47Z">
        <w:r>
          <w:t>de available at the study site upon request for inspection, copying, revie</w:t>
        </w:r>
      </w:ins>
      <w:r>
        <w:t>w</w:t>
      </w:r>
      <w:del w:id="18346" w:author="GoldenCorpusHarness" w:date="2026-03-28T22:23:47Z">
        <w:r>
          <w:delText xml:space="preserve">ill be recorded in the </w:delText>
        </w:r>
      </w:del>
      <w:ins w:id="18347" w:author="GoldenCorpusHarness" w:date="2026-03-28T22:23:47Z">
        <w:r>
          <w:t>, and audit at reasonable times by representatives of the Sponsor or any regulatory authorities. The investigator agrees to promptly take any reasonable steps that are requested by the Sponsor or any regulatory authorities as a result of an audit or inspection to cure deficiencies in the study documentation and worksheets/</w:t>
        </w:r>
      </w:ins>
      <w:r>
        <w:t>CRF</w:t>
      </w:r>
      <w:ins w:id="18348" w:author="GoldenCorpusHarness" w:date="2026-03-28T22:23:47Z">
        <w:r>
          <w:t>s</w:t>
        </w:r>
      </w:ins>
      <w:r>
        <w:t>.</w:t>
      </w:r>
    </w:p>
    <w:p ns2:paraId="3C9FD428" ns2:textId="77777777" w:rsidR="00FE75A9" w:rsidRDefault="00895D30" w:rsidP="007706AE">
      <w:pPr>
        <w:pStyle w:val="ListBullet"/>
      </w:pPr>
      <w:r>
        <w:t>T</w:t>
      </w:r>
      <w:del w:id="18349" w:author="GoldenCorpusHarness" w:date="2026-03-28T22:23:47Z">
        <w:r>
          <w:delText>he investigator will submit any updated SAE data to t</w:delText>
        </w:r>
      </w:del>
      <w:r>
        <w:t xml:space="preserve">he Sponsor </w:t>
      </w:r>
      <w:del w:id="18350" w:author="GoldenCorpusHarness" w:date="2026-03-28T22:23:47Z">
        <w:r>
          <w:delText>w</w:delText>
        </w:r>
      </w:del>
      <w:ins w:id="18351" w:author="GoldenCorpusHarness" w:date="2026-03-28T22:23:47Z">
        <w:r>
          <w:t>or des</w:t>
        </w:r>
      </w:ins>
      <w:r>
        <w:t>i</w:t>
      </w:r>
      <w:ins w:id="18352" w:author="GoldenCorpusHarness" w:date="2026-03-28T22:23:47Z">
        <w:r>
          <w:t xml:space="preserve">gnee is responsible for </w:t>
        </w:r>
      </w:ins>
      <w:r>
        <w:t>th</w:t>
      </w:r>
      <w:del w:id="18353" w:author="GoldenCorpusHarness" w:date="2026-03-28T22:23:47Z">
        <w:r>
          <w:delText>i</w:delText>
        </w:r>
      </w:del>
      <w:ins w:id="18354" w:author="GoldenCorpusHarness" w:date="2026-03-28T22:23:47Z">
        <w:r>
          <w:t>e data ma</w:t>
        </w:r>
      </w:ins>
      <w:r>
        <w:t>n</w:t>
      </w:r>
      <w:del w:id="18355" w:author="GoldenCorpusHarness" w:date="2026-03-28T22:23:47Z">
        <w:r>
          <w:delText xml:space="preserve"> 24 hours</w:delText>
        </w:r>
      </w:del>
      <w:ins w:id="18356" w:author="GoldenCorpusHarness" w:date="2026-03-28T22:23:47Z">
        <w:r>
          <w:t>agement</w:t>
        </w:r>
      </w:ins>
      <w:r>
        <w:t xml:space="preserve"> of </w:t>
      </w:r>
      <w:del w:id="18357" w:author="GoldenCorpusHarness" w:date="2026-03-28T22:23:47Z">
        <w:r>
          <w:delText>r</w:delText>
        </w:r>
      </w:del>
      <w:ins w:id="18358" w:author="GoldenCorpusHarness" w:date="2026-03-28T22:23:47Z">
        <w:r>
          <w:t>this study including quality ch</w:t>
        </w:r>
      </w:ins>
      <w:r>
        <w:t>ec</w:t>
      </w:r>
      <w:del w:id="18359" w:author="GoldenCorpusHarness" w:date="2026-03-28T22:23:47Z">
        <w:r>
          <w:delText>e</w:delText>
        </w:r>
      </w:del>
      <w:ins w:id="18360" w:author="GoldenCorpusHarness" w:date="2026-03-28T22:23:47Z">
        <w:r>
          <w:t>k</w:t>
        </w:r>
      </w:ins>
      <w:r>
        <w:t>i</w:t>
      </w:r>
      <w:del w:id="18361" w:author="GoldenCorpusHarness" w:date="2026-03-28T22:23:47Z">
        <w:r>
          <w:delText>pt</w:delText>
        </w:r>
      </w:del>
      <w:ins w:id="18362" w:author="GoldenCorpusHarness" w:date="2026-03-28T22:23:47Z">
        <w:r>
          <w:t>ng</w:t>
        </w:r>
      </w:ins>
      <w:r>
        <w:t xml:space="preserve"> of the </w:t>
      </w:r>
      <w:del w:id="18363" w:author="GoldenCorpusHarness" w:date="2026-03-28T22:23:47Z">
        <w:r>
          <w:delText>inform</w:delText>
        </w:r>
      </w:del>
      <w:ins w:id="18364" w:author="GoldenCorpusHarness" w:date="2026-03-28T22:23:47Z">
        <w:r>
          <w:t>d</w:t>
        </w:r>
      </w:ins>
      <w:r>
        <w:t>at</w:t>
      </w:r>
      <w:del w:id="18365" w:author="GoldenCorpusHarness" w:date="2026-03-28T22:23:47Z">
        <w:r>
          <w:delText>ion</w:delText>
        </w:r>
      </w:del>
      <w:ins w:id="18366" w:author="GoldenCorpusHarness" w:date="2026-03-28T22:23:47Z">
        <w:r>
          <w:t>a</w:t>
        </w:r>
      </w:ins>
      <w:r>
        <w:t>.</w:t>
      </w:r>
    </w:p>
    <w:p ns2:paraId="5A9AE2D0" ns2:textId="77777777" w:rsidR="00B443D8" w:rsidRDefault="00B443D8" w:rsidP="00B443D8">
      <w:pPr>
        <w:pStyle w:val="ListEnd"/>
      </w:pPr>
      <w:ins w:id="18367" w:author="GoldenCorpusHarness" w:date="2026-03-28T22:23:47Z">
        <w:r>
          <w:t>Study monitors will perform ongoing source data review and verification to confirm that data entered into the 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w:t>
        </w:r>
      </w:ins>
    </w:p>
    <w:p ns2:paraId="02FC2F11" ns2:textId="77777777" w:rsidR="00EE328F" w:rsidRPr="00EE328F" w:rsidRDefault="00895D30" w:rsidP="003F7192">
      <w:pPr>
        <w:pStyle w:val="Heading3"/>
      </w:pPr>
      <w:r>
        <w:t>Re</w:t>
      </w:r>
      <w:del w:id="18368" w:author="GoldenCorpusHarness" w:date="2026-03-28T22:23:47Z">
        <w:r>
          <w:delText>porting of A</w:delText>
        </w:r>
      </w:del>
      <w:ins w:id="18369" w:author="GoldenCorpusHarness" w:date="2026-03-28T22:23:47Z">
        <w:r>
          <w:t xml:space="preserve">cords and documents, including participants’ documented informed consent, pertaining to the conduct of this study must be retained by the investigator for 15 years after study completion unless local regulations or institutional policies require a longer retention period (eg, </w:t>
        </w:r>
      </w:ins>
      <w:r>
        <w:t>E</w:t>
      </w:r>
      <w:del w:id="18370" w:author="GoldenCorpusHarness" w:date="2026-03-28T22:23:47Z">
        <w:r>
          <w:delText>s,</w:delText>
        </w:r>
      </w:del>
      <w:ins w:id="18371" w:author="GoldenCorpusHarness" w:date="2026-03-28T22:23:47Z">
        <w:r>
          <w:t>U CTR: 25 years after the end of the study). No records may be destroyed during the retention period without the written approval of the</w:t>
        </w:r>
      </w:ins>
      <w:r>
        <w:t xml:space="preserve"> S</w:t>
      </w:r>
      <w:del w:id="18372" w:author="GoldenCorpusHarness" w:date="2026-03-28T22:23:47Z">
        <w:r>
          <w:delText>AEs, and Other Reporta</w:delText>
        </w:r>
      </w:del>
      <w:ins w:id="18373" w:author="GoldenCorpusHarness" w:date="2026-03-28T22:23:47Z">
        <w:r>
          <w:t xml:space="preserve">ponsor. No records may </w:t>
        </w:r>
      </w:ins>
      <w:r>
        <w:t>b</w:t>
      </w:r>
      <w:del w:id="18374" w:author="GoldenCorpusHarness" w:date="2026-03-28T22:23:47Z">
        <w:r>
          <w:delText>l</w:delText>
        </w:r>
      </w:del>
      <w:ins w:id="18375" w:author="GoldenCorpusHarness" w:date="2026-03-28T22:23:47Z">
        <w:r>
          <w:t>e transferred to another location or party without written notification to th</w:t>
        </w:r>
      </w:ins>
      <w:r>
        <w:t>e S</w:t>
      </w:r>
      <w:del w:id="18376" w:author="GoldenCorpusHarness" w:date="2026-03-28T22:23:47Z">
        <w:r>
          <w:delText>afety Events to the Sponsor</w:delText>
        </w:r>
      </w:del>
      <w:ins w:id="18377" w:author="GoldenCorpusHarness" w:date="2026-03-28T22:23:47Z">
        <w:r>
          <w:t>ponsor.</w:t>
        </w:r>
      </w:ins>
    </w:p>
    <w:p ns2:paraId="1FA64910" ns2:textId="77777777" w:rsidR="00F362FA" w:rsidRPr="003072D7" w:rsidRDefault="00895D30" w:rsidP="009635A3">
      <w:pPr>
        <w:pStyle w:val="ParagraphBold"/>
        <w:keepNext/>
      </w:pPr>
      <w:del w:id="18378" w:author="GoldenCorpusHarness" w:date="2026-03-28T22:23:47Z">
        <w:r>
          <w:delText xml:space="preserve">AE, </w:delText>
        </w:r>
      </w:del>
      <w:r>
        <w:t>S</w:t>
      </w:r>
      <w:del w:id="18379" w:author="GoldenCorpusHarness" w:date="2026-03-28T22:23:47Z">
        <w:r>
          <w:delText xml:space="preserve">AE, and </w:delText>
        </w:r>
      </w:del>
      <w:r>
        <w:t>o</w:t>
      </w:r>
      <w:del w:id="18380" w:author="GoldenCorpusHarness" w:date="2026-03-28T22:23:47Z">
        <w:r>
          <w:delText>the</w:delText>
        </w:r>
      </w:del>
      <w:ins w:id="18381" w:author="GoldenCorpusHarness" w:date="2026-03-28T22:23:47Z">
        <w:r>
          <w:t>u</w:t>
        </w:r>
      </w:ins>
      <w:r>
        <w:t>r</w:t>
      </w:r>
      <w:del w:id="18382" w:author="GoldenCorpusHarness" w:date="2026-03-28T22:23:47Z">
        <w:r>
          <w:delText xml:space="preserve"> reportabl</w:delText>
        </w:r>
      </w:del>
      <w:ins w:id="18383" w:author="GoldenCorpusHarness" w:date="2026-03-28T22:23:47Z">
        <w:r>
          <w:t>c</w:t>
        </w:r>
      </w:ins>
      <w:r>
        <w:t xml:space="preserve">e </w:t>
      </w:r>
      <w:del w:id="18384" w:author="GoldenCorpusHarness" w:date="2026-03-28T22:23:47Z">
        <w:r>
          <w:delText>safety ev</w:delText>
        </w:r>
      </w:del>
      <w:ins w:id="18385" w:author="GoldenCorpusHarness" w:date="2026-03-28T22:23:47Z">
        <w:r>
          <w:t>Docum</w:t>
        </w:r>
      </w:ins>
      <w:r>
        <w:t>ent</w:t>
      </w:r>
      <w:del w:id="18386" w:author="GoldenCorpusHarness" w:date="2026-03-28T22:23:47Z">
        <w:r>
          <w:delText xml:space="preserve"> reporting to Spon</w:delText>
        </w:r>
      </w:del>
      <w:r>
        <w:t>s</w:t>
      </w:r>
      <w:del w:id="18387" w:author="GoldenCorpusHarness" w:date="2026-03-28T22:23:47Z">
        <w:r>
          <w:delText>or via electronic data collection tool</w:delText>
        </w:r>
      </w:del>
    </w:p>
    <w:p ns2:paraId="494DB2E5" ns2:textId="77777777" w:rsidR="00F362FA" w:rsidRPr="003072D7" w:rsidRDefault="00895D30" w:rsidP="00041D69">
      <w:pPr>
        <w:pStyle w:val="ListBullet"/>
      </w:pPr>
      <w:ins w:id="18388" w:author="GoldenCorpusHarness" w:date="2026-03-28T22:23:47Z">
        <w:r>
          <w:t xml:space="preserve">Source documents provide evidence for the existence of the participant and substantiate the integrity of the data collected. </w:t>
        </w:r>
      </w:ins>
      <w:r>
        <w:t xml:space="preserve">The </w:t>
      </w:r>
      <w:del w:id="18389" w:author="GoldenCorpusHarness" w:date="2026-03-28T22:23:47Z">
        <w:r>
          <w:delText>pri</w:delText>
        </w:r>
      </w:del>
      <w:ins w:id="18390" w:author="GoldenCorpusHarness" w:date="2026-03-28T22:23:47Z">
        <w:r>
          <w:t xml:space="preserve">investigator/institution should </w:t>
        </w:r>
      </w:ins>
      <w:r>
        <w:t>ma</w:t>
      </w:r>
      <w:del w:id="18391" w:author="GoldenCorpusHarness" w:date="2026-03-28T22:23:47Z">
        <w:r>
          <w:delText>r</w:delText>
        </w:r>
      </w:del>
      <w:ins w:id="18392" w:author="GoldenCorpusHarness" w:date="2026-03-28T22:23:47Z">
        <w:r>
          <w:t>intain adequate and accurate source documents and stud</w:t>
        </w:r>
      </w:ins>
      <w:r>
        <w:t xml:space="preserve">y </w:t>
      </w:r>
      <w:ins w:id="18393" w:author="GoldenCorpusHarness" w:date="2026-03-28T22:23:47Z">
        <w:r>
          <w:t>records that include all pertinent observations on each of the site’s participants. Source docu</w:t>
        </w:r>
      </w:ins>
      <w:r>
        <w:t>me</w:t>
      </w:r>
      <w:del w:id="18394" w:author="GoldenCorpusHarness" w:date="2026-03-28T22:23:47Z">
        <w:r>
          <w:delText>chanis</w:delText>
        </w:r>
      </w:del>
      <w:ins w:id="18395" w:author="GoldenCorpusHarness" w:date="2026-03-28T22:23:47Z">
        <w:r>
          <w:t>nts and data should be attributable, legible, conte</w:t>
        </w:r>
      </w:ins>
      <w:r>
        <w:t>m</w:t>
      </w:r>
      <w:del w:id="18396" w:author="GoldenCorpusHarness" w:date="2026-03-28T22:23:47Z">
        <w:r>
          <w:delText xml:space="preserve"> </w:delText>
        </w:r>
      </w:del>
      <w:ins w:id="18397" w:author="GoldenCorpusHarness" w:date="2026-03-28T22:23:47Z">
        <w:r>
          <w:t>poraneous, original, accurate, and complete. Changes to source data should be traceable, should not obscure the original entry, and should be explained i</w:t>
        </w:r>
      </w:ins>
      <w:r>
        <w:t>f</w:t>
      </w:r>
      <w:del w:id="18398" w:author="GoldenCorpusHarness" w:date="2026-03-28T22:23:47Z">
        <w:r>
          <w:delText>or reporting to the</w:delText>
        </w:r>
      </w:del>
      <w:ins w:id="18399" w:author="GoldenCorpusHarness" w:date="2026-03-28T22:23:47Z">
        <w:r>
          <w:t xml:space="preserve"> necessary (eg, via an audit trail).</w:t>
        </w:r>
      </w:ins>
      <w:r>
        <w:t xml:space="preserve"> S</w:t>
      </w:r>
      <w:del w:id="18400" w:author="GoldenCorpusHarness" w:date="2026-03-28T22:23:47Z">
        <w:r>
          <w:delText>ponsor will be the EDC tool</w:delText>
        </w:r>
      </w:del>
      <w:ins w:id="18401" w:author="GoldenCorpusHarness" w:date="2026-03-28T22:23:47Z">
        <w:r>
          <w:t>ource documents are filed at the investigator’s site</w:t>
        </w:r>
      </w:ins>
      <w:r>
        <w:t>.</w:t>
      </w:r>
    </w:p>
    <w:p ns2:paraId="44D4E1FE" ns2:textId="77777777" w:rsidR="00F362FA" w:rsidRPr="003072D7" w:rsidRDefault="00895D30" w:rsidP="00041D69">
      <w:pPr>
        <w:pStyle w:val="ListBullet2"/>
      </w:pPr>
      <w:del w:id="18402" w:author="GoldenCorpusHarness" w:date="2026-03-28T22:23:47Z">
        <w:r>
          <w:delText>Electronic reportin</w:delText>
        </w:r>
      </w:del>
      <w:ins w:id="18403" w:author="GoldenCorpusHarness" w:date="2026-03-28T22:23:47Z">
        <w:r>
          <w:t>Data reported on the CRF or entered in the eCRF that are transcribed from source documents must be consistent with the source documents or the discrepancies must be explained. The investi</w:t>
        </w:r>
      </w:ins>
      <w:r>
        <w:t>g</w:t>
      </w:r>
      <w:del w:id="18404" w:author="GoldenCorpusHarness" w:date="2026-03-28T22:23:47Z">
        <w:r>
          <w:delText xml:space="preserve"> procedures can be </w:delText>
        </w:r>
      </w:del>
      <w:ins w:id="18405" w:author="GoldenCorpusHarness" w:date="2026-03-28T22:23:47Z">
        <w:r>
          <w:t>ator/institution may need to request previous medical records or trans</w:t>
        </w:r>
      </w:ins>
      <w:r>
        <w:t>f</w:t>
      </w:r>
      <w:del w:id="18406" w:author="GoldenCorpusHarness" w:date="2026-03-28T22:23:47Z">
        <w:r>
          <w:delText>ound in the EDC data entr</w:delText>
        </w:r>
      </w:del>
      <w:ins w:id="18407" w:author="GoldenCorpusHarness" w:date="2026-03-28T22:23:47Z">
        <w:r>
          <w:t>er records, depending on the stud</w:t>
        </w:r>
      </w:ins>
      <w:r>
        <w:t>y</w:t>
      </w:r>
      <w:del w:id="18408" w:author="GoldenCorpusHarness" w:date="2026-03-28T22:23:47Z">
        <w:r>
          <w:delText xml:space="preserve"> guidelines (or equi</w:delText>
        </w:r>
      </w:del>
      <w:ins w:id="18409" w:author="GoldenCorpusHarness" w:date="2026-03-28T22:23:47Z">
        <w:r>
          <w:t>. Also, current medical records must be a</w:t>
        </w:r>
      </w:ins>
      <w:r>
        <w:t>va</w:t>
      </w:r>
      <w:del w:id="18410" w:author="GoldenCorpusHarness" w:date="2026-03-28T22:23:47Z">
        <w:r>
          <w:delText>lent)</w:delText>
        </w:r>
      </w:del>
      <w:ins w:id="18411" w:author="GoldenCorpusHarness" w:date="2026-03-28T22:23:47Z">
        <w:r>
          <w:t>ilable</w:t>
        </w:r>
      </w:ins>
      <w:r>
        <w:t>.</w:t>
      </w:r>
    </w:p>
    <w:p ns2:paraId="35EEAF35" ns2:textId="77777777" w:rsidR="00F362FA" w:rsidRPr="003072D7" w:rsidRDefault="00895D30" w:rsidP="00041D69">
      <w:pPr>
        <w:pStyle w:val="ListBullet2"/>
      </w:pPr>
      <w:del w:id="18412" w:author="GoldenCorpusHarness" w:date="2026-03-28T22:23:47Z">
        <w:r>
          <w:delText>If</w:delText>
        </w:r>
      </w:del>
      <w:ins w:id="18413" w:author="GoldenCorpusHarness" w:date="2026-03-28T22:23:47Z">
        <w:r>
          <w:t>Study</w:t>
        </w:r>
      </w:ins>
      <w:r>
        <w:t xml:space="preserve"> </w:t>
      </w:r>
      <w:del w:id="18414" w:author="GoldenCorpusHarness" w:date="2026-03-28T22:23:47Z">
        <w:r>
          <w:delText>the electronic system is unavailable for more th</w:delText>
        </w:r>
      </w:del>
      <w:r>
        <w:t>an</w:t>
      </w:r>
      <w:ins w:id="18415" w:author="GoldenCorpusHarness" w:date="2026-03-28T22:23:47Z">
        <w:r>
          <w:t>d</w:t>
        </w:r>
      </w:ins>
      <w:r>
        <w:t xml:space="preserve"> </w:t>
      </w:r>
      <w:del w:id="18416" w:author="GoldenCorpusHarness" w:date="2026-03-28T22:23:47Z">
        <w:r>
          <w:delText>24 hours, then the s</w:delText>
        </w:r>
      </w:del>
      <w:ins w:id="18417" w:author="GoldenCorpusHarness" w:date="2026-03-28T22:23:47Z">
        <w:r>
          <w:t>S</w:t>
        </w:r>
      </w:ins>
      <w:r>
        <w:t xml:space="preserve">ite </w:t>
      </w:r>
      <w:del w:id="18418" w:author="GoldenCorpusHarness" w:date="2026-03-28T22:23:47Z">
        <w:r>
          <w:delText>wi</w:delText>
        </w:r>
      </w:del>
      <w:ins w:id="18419" w:author="GoldenCorpusHarness" w:date="2026-03-28T22:23:47Z">
        <w:r>
          <w:t>C</w:t>
        </w:r>
      </w:ins>
      <w:r>
        <w:t>l</w:t>
      </w:r>
      <w:del w:id="18420" w:author="GoldenCorpusHarness" w:date="2026-03-28T22:23:47Z">
        <w:r>
          <w:delText xml:space="preserve">l </w:delText>
        </w:r>
      </w:del>
      <w:ins w:id="18421" w:author="GoldenCorpusHarness" w:date="2026-03-28T22:23:47Z">
        <w:r>
          <w:t>os</w:t>
        </w:r>
      </w:ins>
      <w:r>
        <w:t>u</w:t>
      </w:r>
      <w:del w:id="18422" w:author="GoldenCorpusHarness" w:date="2026-03-28T22:23:47Z">
        <w:r>
          <w:delText>s</w:delText>
        </w:r>
      </w:del>
      <w:ins w:id="18423" w:author="GoldenCorpusHarness" w:date="2026-03-28T22:23:47Z">
        <w:r>
          <w:t>r</w:t>
        </w:r>
      </w:ins>
      <w:r>
        <w:t>e</w:t>
      </w:r>
      <w:del w:id="18424" w:author="GoldenCorpusHarness" w:date="2026-03-28T22:23:47Z">
        <w:r>
          <w:delText xml:space="preserve"> the paper AE Reporting form.</w:delText>
        </w:r>
      </w:del>
    </w:p>
    <w:p ns2:paraId="20C4473E" ns2:textId="77777777" w:rsidR="00F362FA" w:rsidRPr="003072D7" w:rsidRDefault="000B1D66" w:rsidP="00041D69">
      <w:pPr>
        <w:pStyle w:val="ListBullet2"/>
      </w:pPr>
      <w:del w:id="18425" w:author="GoldenCorpusHarness" w:date="2026-03-28T22:23:47Z">
        <w:r>
          <w:delText>Re</w:delText>
        </w:r>
      </w:del>
      <w:ins w:id="18426" w:author="GoldenCorpusHarness" w:date="2026-03-28T22:23:47Z">
        <w:r>
          <w:t xml:space="preserve">The Sponsor or its designee may stop the study or study-site participation in the study </w:t>
        </w:r>
      </w:ins>
      <w:r>
        <w:t>f</w:t>
      </w:r>
      <w:del w:id="18427" w:author="GoldenCorpusHarness" w:date="2026-03-28T22:23:47Z">
        <w:r>
          <w:delText>erence Section 8</w:delText>
        </w:r>
      </w:del>
      <w:ins w:id="18428" w:author="GoldenCorpusHarness" w:date="2026-03-28T22:23:47Z">
        <w:r>
          <w:t>or medical, safety, regulatory, administrative, or other reasons consistent with applicable laws, regulations, and GCP</w:t>
        </w:r>
      </w:ins>
      <w:r>
        <w:t>.</w:t>
      </w:r>
      <w:del w:id="18429" w:author="GoldenCorpusHarness" w:date="2026-03-28T22:23:47Z">
        <w:r>
          <w:delText>4.1 for reporting time requirements.</w:delText>
        </w:r>
      </w:del>
    </w:p>
    <w:bookmarkEnd w:id="349"/>
    <w:p ns2:paraId="24EDD7D6" ns2:textId="77777777" w:rsidR="00F362FA" w:rsidRPr="003072D7" w:rsidRDefault="00895D30" w:rsidP="00F362FA">
      <w:pPr>
        <w:pStyle w:val="ListBullet"/>
      </w:pPr>
      <w:del w:id="18430" w:author="GoldenCorpusHarness" w:date="2026-03-28T22:23:47Z">
        <w:r>
          <w:delText>T</w:delText>
        </w:r>
      </w:del>
      <w:ins w:id="18431" w:author="GoldenCorpusHarness" w:date="2026-03-28T22:23:47Z">
        <w:r>
          <w:t>In t</w:t>
        </w:r>
      </w:ins>
      <w:r>
        <w:t>he</w:t>
      </w:r>
      <w:ins w:id="18432" w:author="GoldenCorpusHarness" w:date="2026-03-28T22:23:47Z">
        <w:r>
          <w:t xml:space="preserve"> event the Sponsor prematurely terminates a particular study</w:t>
        </w:r>
      </w:ins>
      <w:r>
        <w:t xml:space="preserve"> sit</w:t>
      </w:r>
      <w:ins w:id="18433" w:author="GoldenCorpusHarness" w:date="2026-03-28T22:23:47Z">
        <w:r>
          <w:t>e, the Sponsor or designe</w:t>
        </w:r>
      </w:ins>
      <w:r>
        <w:t xml:space="preserve">e will </w:t>
      </w:r>
      <w:del w:id="18434" w:author="GoldenCorpusHarness" w:date="2026-03-28T22:23:47Z">
        <w:r>
          <w:delText>e</w:delText>
        </w:r>
      </w:del>
      <w:ins w:id="18435" w:author="GoldenCorpusHarness" w:date="2026-03-28T22:23:47Z">
        <w:r>
          <w:t xml:space="preserve">promptly </w:t>
        </w:r>
      </w:ins>
      <w:r>
        <w:t>n</w:t>
      </w:r>
      <w:ins w:id="18436" w:author="GoldenCorpusHarness" w:date="2026-03-28T22:23:47Z">
        <w:r>
          <w:t>o</w:t>
        </w:r>
      </w:ins>
      <w:r>
        <w:t>t</w:t>
      </w:r>
      <w:del w:id="18437" w:author="GoldenCorpusHarness" w:date="2026-03-28T22:23:47Z">
        <w:r>
          <w:delText>er</w:delText>
        </w:r>
      </w:del>
      <w:ins w:id="18438" w:author="GoldenCorpusHarness" w:date="2026-03-28T22:23:47Z">
        <w:r>
          <w:t>ify</w:t>
        </w:r>
      </w:ins>
      <w:r>
        <w:t xml:space="preserve"> th</w:t>
      </w:r>
      <w:del w:id="18439" w:author="GoldenCorpusHarness" w:date="2026-03-28T22:23:47Z">
        <w:r>
          <w:delText>e SAE d</w:delText>
        </w:r>
      </w:del>
      <w:r>
        <w:t>at</w:t>
      </w:r>
      <w:del w:id="18440" w:author="GoldenCorpusHarness" w:date="2026-03-28T22:23:47Z">
        <w:r>
          <w:delText>a into the electronic</w:delText>
        </w:r>
      </w:del>
      <w:r>
        <w:t xml:space="preserve"> s</w:t>
      </w:r>
      <w:ins w:id="18441" w:author="GoldenCorpusHarness" w:date="2026-03-28T22:23:47Z">
        <w:r>
          <w:t>tud</w:t>
        </w:r>
      </w:ins>
      <w:r>
        <w:t>y</w:t>
      </w:r>
      <w:ins w:id="18442" w:author="GoldenCorpusHarness" w:date="2026-03-28T22:23:47Z">
        <w:r>
          <w:t xml:space="preserve"> </w:t>
        </w:r>
      </w:ins>
      <w:r>
        <w:t>s</w:t>
      </w:r>
      <w:ins w:id="18443" w:author="GoldenCorpusHarness" w:date="2026-03-28T22:23:47Z">
        <w:r>
          <w:t>i</w:t>
        </w:r>
      </w:ins>
      <w:r>
        <w:t>te</w:t>
      </w:r>
      <w:del w:id="18444" w:author="GoldenCorpusHarness" w:date="2026-03-28T22:23:47Z">
        <w:r>
          <w:delText>m</w:delText>
        </w:r>
      </w:del>
      <w:ins w:id="18445" w:author="GoldenCorpusHarness" w:date="2026-03-28T22:23:47Z">
        <w:r>
          <w:t>’s IRB/IEC</w:t>
        </w:r>
      </w:ins>
      <w:r>
        <w:t xml:space="preserve"> as s</w:t>
      </w:r>
      <w:del w:id="18446" w:author="GoldenCorpusHarness" w:date="2026-03-28T22:23:47Z">
        <w:r>
          <w:delText>oon</w:delText>
        </w:r>
      </w:del>
      <w:ins w:id="18447" w:author="GoldenCorpusHarness" w:date="2026-03-28T22:23:47Z">
        <w:r>
          <w:t>pecified by</w:t>
        </w:r>
      </w:ins>
      <w:r>
        <w:t xml:space="preserve"> a</w:t>
      </w:r>
      <w:del w:id="18448" w:author="GoldenCorpusHarness" w:date="2026-03-28T22:23:47Z">
        <w:r>
          <w:delText xml:space="preserve">s </w:delText>
        </w:r>
      </w:del>
      <w:ins w:id="18449" w:author="GoldenCorpusHarness" w:date="2026-03-28T22:23:47Z">
        <w:r>
          <w:t>ppl</w:t>
        </w:r>
      </w:ins>
      <w:r>
        <w:t>i</w:t>
      </w:r>
      <w:del w:id="18450" w:author="GoldenCorpusHarness" w:date="2026-03-28T22:23:47Z">
        <w:r>
          <w:delText>t be</w:delText>
        </w:r>
      </w:del>
      <w:r>
        <w:t>c</w:t>
      </w:r>
      <w:del w:id="18451" w:author="GoldenCorpusHarness" w:date="2026-03-28T22:23:47Z">
        <w:r>
          <w:delText>omes avail</w:delText>
        </w:r>
      </w:del>
      <w:r>
        <w:t>able</w:t>
      </w:r>
      <w:ins w:id="18452" w:author="GoldenCorpusHarness" w:date="2026-03-28T22:23:47Z">
        <w:r>
          <w:t xml:space="preserve"> regulatory requirement(s)</w:t>
        </w:r>
      </w:ins>
      <w:r>
        <w:t>.</w:t>
      </w:r>
    </w:p>
    <w:p ns2:paraId="537DFD11" ns2:textId="77777777" w:rsidR="00F362FA" w:rsidRPr="003072D7" w:rsidRDefault="00895D30" w:rsidP="00F362FA">
      <w:pPr>
        <w:pStyle w:val="ListBullet"/>
      </w:pPr>
      <w:r>
        <w:t>A</w:t>
      </w:r>
      <w:del w:id="18453" w:author="GoldenCorpusHarness" w:date="2026-03-28T22:23:47Z">
        <w:r>
          <w:delText>fter the study is com</w:delText>
        </w:r>
      </w:del>
      <w:r>
        <w:t>p</w:t>
      </w:r>
      <w:del w:id="18454" w:author="GoldenCorpusHarness" w:date="2026-03-28T22:23:47Z">
        <w:r>
          <w:delText>leted at a giv</w:delText>
        </w:r>
      </w:del>
      <w:ins w:id="18455" w:author="GoldenCorpusHarness" w:date="2026-03-28T22:23:47Z">
        <w:r>
          <w:t>p</w:t>
        </w:r>
      </w:ins>
      <w:r>
        <w:t>en</w:t>
      </w:r>
      <w:ins w:id="18456" w:author="GoldenCorpusHarness" w:date="2026-03-28T22:23:47Z">
        <w:r>
          <w:t>dix 2:</w:t>
        </w:r>
      </w:ins>
      <w:r>
        <w:t xml:space="preserve"> </w:t>
      </w:r>
      <w:del w:id="18457" w:author="GoldenCorpusHarness" w:date="2026-03-28T22:23:47Z">
        <w:r>
          <w:delText>site, the ED</w:delText>
        </w:r>
      </w:del>
      <w:r>
        <w:t>C</w:t>
      </w:r>
      <w:del w:id="18458" w:author="GoldenCorpusHarness" w:date="2026-03-28T22:23:47Z">
        <w:r>
          <w:delText xml:space="preserve"> tool will be taken off-</w:delText>
        </w:r>
      </w:del>
      <w:r>
        <w:t>lin</w:t>
      </w:r>
      <w:del w:id="18459" w:author="GoldenCorpusHarness" w:date="2026-03-28T22:23:47Z">
        <w:r>
          <w:delText>e</w:delText>
        </w:r>
      </w:del>
      <w:ins w:id="18460" w:author="GoldenCorpusHarness" w:date="2026-03-28T22:23:47Z">
        <w:r>
          <w:t>ical</w:t>
        </w:r>
      </w:ins>
      <w:r>
        <w:t xml:space="preserve"> </w:t>
      </w:r>
      <w:ins w:id="18461" w:author="GoldenCorpusHarness" w:date="2026-03-28T22:23:47Z">
        <w:r>
          <w:t>Labora</w:t>
        </w:r>
      </w:ins>
      <w:r>
        <w:t>to</w:t>
      </w:r>
      <w:del w:id="18462" w:author="GoldenCorpusHarness" w:date="2026-03-28T22:23:47Z">
        <w:r>
          <w:delText xml:space="preserve"> prevent the ent</w:delText>
        </w:r>
      </w:del>
      <w:r>
        <w:t xml:space="preserve">ry </w:t>
      </w:r>
      <w:del w:id="18463" w:author="GoldenCorpusHarness" w:date="2026-03-28T22:23:47Z">
        <w:r>
          <w:delText>of new data or chang</w:delText>
        </w:r>
      </w:del>
      <w:ins w:id="18464" w:author="GoldenCorpusHarness" w:date="2026-03-28T22:23:47Z">
        <w:r>
          <w:t>T</w:t>
        </w:r>
      </w:ins>
      <w:r>
        <w:t>es</w:t>
      </w:r>
      <w:del w:id="18465" w:author="GoldenCorpusHarness" w:date="2026-03-28T22:23:47Z">
        <w:r>
          <w:delText xml:space="preserve"> </w:delText>
        </w:r>
      </w:del>
      <w:r>
        <w:t>t</w:t>
      </w:r>
      <w:del w:id="18466" w:author="GoldenCorpusHarness" w:date="2026-03-28T22:23:47Z">
        <w:r>
          <w:delText>o exi</w:delText>
        </w:r>
      </w:del>
      <w:r>
        <w:t>s</w:t>
      </w:r>
      <w:del w:id="18467" w:author="GoldenCorpusHarness" w:date="2026-03-28T22:23:47Z">
        <w:r>
          <w:delText>ting data.</w:delText>
        </w:r>
      </w:del>
    </w:p>
    <w:p ns2:paraId="2362443A" ns2:textId="77777777" w:rsidR="00F362FA" w:rsidRPr="003072D7" w:rsidRDefault="00895D30" w:rsidP="00F362FA">
      <w:pPr>
        <w:pStyle w:val="ListBullet"/>
      </w:pPr>
      <w:del w:id="18468" w:author="GoldenCorpusHarness" w:date="2026-03-28T22:23:47Z">
        <w:r>
          <w:delText>If</w:delText>
        </w:r>
      </w:del>
      <w:ins w:id="18469" w:author="GoldenCorpusHarness" w:date="2026-03-28T22:23:47Z">
        <w:r>
          <w:t>The</w:t>
        </w:r>
      </w:ins>
      <w:r>
        <w:t xml:space="preserve"> </w:t>
      </w:r>
      <w:del w:id="18470" w:author="GoldenCorpusHarness" w:date="2026-03-28T22:23:47Z">
        <w:r>
          <w:delText>a si</w:delText>
        </w:r>
      </w:del>
      <w:r>
        <w:t>te</w:t>
      </w:r>
      <w:del w:id="18471" w:author="GoldenCorpusHarness" w:date="2026-03-28T22:23:47Z">
        <w:r>
          <w:delText xml:space="preserve"> receive</w:delText>
        </w:r>
      </w:del>
      <w:ins w:id="18472" w:author="GoldenCorpusHarness" w:date="2026-03-28T22:23:47Z">
        <w:r>
          <w:t>st</w:t>
        </w:r>
      </w:ins>
      <w:r>
        <w:t xml:space="preserve">s </w:t>
      </w:r>
      <w:ins w:id="18473" w:author="GoldenCorpusHarness" w:date="2026-03-28T22:23:47Z">
        <w:r>
          <w:t>det</w:t>
        </w:r>
      </w:ins>
      <w:r>
        <w:t>a</w:t>
      </w:r>
      <w:del w:id="18474" w:author="GoldenCorpusHarness" w:date="2026-03-28T22:23:47Z">
        <w:r>
          <w:delText xml:space="preserve"> report of a new SAE from a study part</w:delText>
        </w:r>
      </w:del>
      <w:r>
        <w:t>i</w:t>
      </w:r>
      <w:del w:id="18475" w:author="GoldenCorpusHarness" w:date="2026-03-28T22:23:47Z">
        <w:r>
          <w:delText>cipant or receives updat</w:delText>
        </w:r>
      </w:del>
      <w:ins w:id="18476" w:author="GoldenCorpusHarness" w:date="2026-03-28T22:23:47Z">
        <w:r>
          <w:t>l</w:t>
        </w:r>
      </w:ins>
      <w:r>
        <w:t xml:space="preserve">ed </w:t>
      </w:r>
      <w:del w:id="18477" w:author="GoldenCorpusHarness" w:date="2026-03-28T22:23:47Z">
        <w:r>
          <w:delText>data o</w:delText>
        </w:r>
      </w:del>
      <w:ins w:id="18478" w:author="GoldenCorpusHarness" w:date="2026-03-28T22:23:47Z">
        <w:r>
          <w:t>i</w:t>
        </w:r>
      </w:ins>
      <w:r>
        <w:t xml:space="preserve">n </w:t>
      </w:r>
      <w:ins w:id="18479" w:author="GoldenCorpusHarness" w:date="2026-03-28T22:23:47Z">
        <w:r>
          <w:t>T</w:t>
        </w:r>
      </w:ins>
      <w:r>
        <w:t>a</w:t>
      </w:r>
      <w:ins w:id="18480" w:author="GoldenCorpusHarness" w:date="2026-03-28T22:23:47Z">
        <w:r>
          <w:t>ble 38 will be</w:t>
        </w:r>
      </w:ins>
      <w:r>
        <w:t xml:space="preserve"> p</w:t>
      </w:r>
      <w:ins w:id="18481" w:author="GoldenCorpusHarness" w:date="2026-03-28T22:23:47Z">
        <w:r>
          <w:t>e</w:t>
        </w:r>
      </w:ins>
      <w:r>
        <w:t>r</w:t>
      </w:r>
      <w:del w:id="18482" w:author="GoldenCorpusHarness" w:date="2026-03-28T22:23:47Z">
        <w:r>
          <w:delText>eviously rep</w:delText>
        </w:r>
      </w:del>
      <w:ins w:id="18483" w:author="GoldenCorpusHarness" w:date="2026-03-28T22:23:47Z">
        <w:r>
          <w:t>f</w:t>
        </w:r>
      </w:ins>
      <w:r>
        <w:t>or</w:t>
      </w:r>
      <w:del w:id="18484" w:author="GoldenCorpusHarness" w:date="2026-03-28T22:23:47Z">
        <w:r>
          <w:delText>t</w:delText>
        </w:r>
      </w:del>
      <w:ins w:id="18485" w:author="GoldenCorpusHarness" w:date="2026-03-28T22:23:47Z">
        <w:r>
          <w:t>m</w:t>
        </w:r>
      </w:ins>
      <w:r>
        <w:t xml:space="preserve">ed </w:t>
      </w:r>
      <w:del w:id="18486" w:author="GoldenCorpusHarness" w:date="2026-03-28T22:23:47Z">
        <w:r>
          <w:delText>SAE after</w:delText>
        </w:r>
      </w:del>
      <w:ins w:id="18487" w:author="GoldenCorpusHarness" w:date="2026-03-28T22:23:47Z">
        <w:r>
          <w:t>by</w:t>
        </w:r>
      </w:ins>
      <w:r>
        <w:t xml:space="preserve"> the </w:t>
      </w:r>
      <w:del w:id="18488" w:author="GoldenCorpusHarness" w:date="2026-03-28T22:23:47Z">
        <w:r>
          <w:delText>EDC</w:delText>
        </w:r>
      </w:del>
      <w:ins w:id="18489" w:author="GoldenCorpusHarness" w:date="2026-03-28T22:23:47Z">
        <w:r>
          <w:t>local</w:t>
        </w:r>
      </w:ins>
      <w:r>
        <w:t xml:space="preserve"> </w:t>
      </w:r>
      <w:ins w:id="18490" w:author="GoldenCorpusHarness" w:date="2026-03-28T22:23:47Z">
        <w:r>
          <w:t>labora</w:t>
        </w:r>
      </w:ins>
      <w:r>
        <w:t>to</w:t>
      </w:r>
      <w:del w:id="18491" w:author="GoldenCorpusHarness" w:date="2026-03-28T22:23:47Z">
        <w:r>
          <w:delText xml:space="preserve">ol has been taken off-line, then the site can </w:delText>
        </w:r>
      </w:del>
      <w:r>
        <w:t>r</w:t>
      </w:r>
      <w:del w:id="18492" w:author="GoldenCorpusHarness" w:date="2026-03-28T22:23:47Z">
        <w:r>
          <w:delText>eport this information on a paper SAE form or b</w:delText>
        </w:r>
      </w:del>
      <w:r>
        <w:t>y</w:t>
      </w:r>
      <w:del w:id="18493" w:author="GoldenCorpusHarness" w:date="2026-03-28T22:23:47Z">
        <w:r>
          <w:delText xml:space="preserve"> telephone (see next section)</w:delText>
        </w:r>
      </w:del>
      <w:r>
        <w:t>.</w:t>
      </w:r>
    </w:p>
    <w:p ns2:paraId="0BE030C0" ns2:textId="77777777" w:rsidR="00F362FA" w:rsidRDefault="00895D30" w:rsidP="00F362FA">
      <w:pPr>
        <w:pStyle w:val="ListBullet"/>
      </w:pPr>
      <w:del w:id="18494" w:author="GoldenCorpusHarness" w:date="2026-03-28T22:23:47Z">
        <w:r>
          <w:delText>Contacts</w:delText>
        </w:r>
      </w:del>
      <w:ins w:id="18495" w:author="GoldenCorpusHarness" w:date="2026-03-28T22:23:47Z">
        <w:r>
          <w:t>The</w:t>
        </w:r>
      </w:ins>
      <w:r>
        <w:t xml:space="preserve"> fo</w:t>
      </w:r>
      <w:del w:id="18496" w:author="GoldenCorpusHarness" w:date="2026-03-28T22:23:47Z">
        <w:r>
          <w:delText>r SAE rep</w:delText>
        </w:r>
      </w:del>
      <w:ins w:id="18497" w:author="GoldenCorpusHarness" w:date="2026-03-28T22:23:47Z">
        <w:r>
          <w:t>ll</w:t>
        </w:r>
      </w:ins>
      <w:r>
        <w:t>o</w:t>
      </w:r>
      <w:del w:id="18498" w:author="GoldenCorpusHarness" w:date="2026-03-28T22:23:47Z">
        <w:r>
          <w:delText>rt</w:delText>
        </w:r>
      </w:del>
      <w:ins w:id="18499" w:author="GoldenCorpusHarness" w:date="2026-03-28T22:23:47Z">
        <w:r>
          <w:t>w</w:t>
        </w:r>
      </w:ins>
      <w:r>
        <w:t xml:space="preserve">ing </w:t>
      </w:r>
      <w:del w:id="18500" w:author="GoldenCorpusHarness" w:date="2026-03-28T22:23:47Z">
        <w:r>
          <w:delText>c</w:delText>
        </w:r>
      </w:del>
      <w:ins w:id="18501" w:author="GoldenCorpusHarness" w:date="2026-03-28T22:23:47Z">
        <w:r>
          <w:t>l</w:t>
        </w:r>
      </w:ins>
      <w:r>
        <w:t>a</w:t>
      </w:r>
      <w:del w:id="18502" w:author="GoldenCorpusHarness" w:date="2026-03-28T22:23:47Z">
        <w:r>
          <w:delText>n</w:delText>
        </w:r>
      </w:del>
      <w:ins w:id="18503" w:author="GoldenCorpusHarness" w:date="2026-03-28T22:23:47Z">
        <w:r>
          <w:t>boratory samples will also</w:t>
        </w:r>
      </w:ins>
      <w:r>
        <w:t xml:space="preserve"> be </w:t>
      </w:r>
      <w:del w:id="18504" w:author="GoldenCorpusHarness" w:date="2026-03-28T22:23:47Z">
        <w:r>
          <w:delText>f</w:delText>
        </w:r>
      </w:del>
      <w:ins w:id="18505" w:author="GoldenCorpusHarness" w:date="2026-03-28T22:23:47Z">
        <w:r>
          <w:t>c</w:t>
        </w:r>
      </w:ins>
      <w:r>
        <w:t>o</w:t>
      </w:r>
      <w:del w:id="18506" w:author="GoldenCorpusHarness" w:date="2026-03-28T22:23:47Z">
        <w:r>
          <w:delText>u</w:delText>
        </w:r>
      </w:del>
      <w:ins w:id="18507" w:author="GoldenCorpusHarness" w:date="2026-03-28T22:23:47Z">
        <w:r>
          <w:t>llected as i</w:t>
        </w:r>
      </w:ins>
      <w:r>
        <w:t>n</w:t>
      </w:r>
      <w:ins w:id="18508" w:author="GoldenCorpusHarness" w:date="2026-03-28T22:23:47Z">
        <w:r>
          <w:t>dicate</w:t>
        </w:r>
      </w:ins>
      <w:r>
        <w:t xml:space="preserve">d in the </w:t>
      </w:r>
      <w:del w:id="18509" w:author="GoldenCorpusHarness" w:date="2026-03-28T22:23:47Z">
        <w:r>
          <w:delText>Inv</w:delText>
        </w:r>
      </w:del>
      <w:ins w:id="18510" w:author="GoldenCorpusHarness" w:date="2026-03-28T22:23:47Z">
        <w:r>
          <w:t>SoA (S</w:t>
        </w:r>
      </w:ins>
      <w:r>
        <w:t>e</w:t>
      </w:r>
      <w:del w:id="18511" w:author="GoldenCorpusHarness" w:date="2026-03-28T22:23:47Z">
        <w:r>
          <w:delText>s</w:delText>
        </w:r>
      </w:del>
      <w:ins w:id="18512" w:author="GoldenCorpusHarness" w:date="2026-03-28T22:23:47Z">
        <w:r>
          <w:t>c</w:t>
        </w:r>
      </w:ins>
      <w:r>
        <w:t>ti</w:t>
      </w:r>
      <w:del w:id="18513" w:author="GoldenCorpusHarness" w:date="2026-03-28T22:23:47Z">
        <w:r>
          <w:delText>gat</w:delText>
        </w:r>
      </w:del>
      <w:r>
        <w:t>o</w:t>
      </w:r>
      <w:del w:id="18514" w:author="GoldenCorpusHarness" w:date="2026-03-28T22:23:47Z">
        <w:r>
          <w:delText>r</w:delText>
        </w:r>
      </w:del>
      <w:ins w:id="18515" w:author="GoldenCorpusHarness" w:date="2026-03-28T22:23:47Z">
        <w:r>
          <w:t>n</w:t>
        </w:r>
      </w:ins>
      <w:r>
        <w:t xml:space="preserve"> </w:t>
      </w:r>
      <w:del w:id="18516" w:author="GoldenCorpusHarness" w:date="2026-03-28T22:23:47Z">
        <w:r>
          <w:delText>Study File Binder (or equivalent</w:delText>
        </w:r>
      </w:del>
      <w:ins w:id="18517" w:author="GoldenCorpusHarness" w:date="2026-03-28T22:23:47Z">
        <w:r>
          <w:t>1.3</w:t>
        </w:r>
      </w:ins>
      <w:r>
        <w:t>)</w:t>
      </w:r>
      <w:del w:id="18518" w:author="GoldenCorpusHarness" w:date="2026-03-28T22:23:47Z">
        <w:r>
          <w:delText>.</w:delText>
        </w:r>
      </w:del>
      <w:ins w:id="18519" w:author="GoldenCorpusHarness" w:date="2026-03-28T22:23:47Z">
        <w:r>
          <w:t>:</w:t>
        </w:r>
      </w:ins>
    </w:p>
    <w:p ns2:paraId="32BAFAC3" ns2:textId="77777777" w:rsidR="00917A1C" w:rsidRPr="003072D7" w:rsidRDefault="00917A1C" w:rsidP="00917A1C">
      <w:pPr>
        <w:pStyle w:val="ListEnd"/>
      </w:pPr>
      <w:ins w:id="18520" w:author="GoldenCorpusHarness" w:date="2026-03-28T22:23:47Z">
        <w:r>
          <w:t>Serum β2-microglobulin.</w:t>
        </w:r>
      </w:ins>
    </w:p>
    <w:p ns2:paraId="4A32C97B" ns2:textId="77777777" w:rsidR="00F362FA" w:rsidRPr="003072D7" w:rsidRDefault="00895D30" w:rsidP="00201B19">
      <w:pPr>
        <w:pStyle w:val="ParagraphBold"/>
        <w:keepNext/>
      </w:pPr>
      <w:r>
        <w:t>S</w:t>
      </w:r>
      <w:ins w:id="18521" w:author="GoldenCorpusHarness" w:date="2026-03-28T22:23:47Z">
        <w:r>
          <w:t>erum immunoglobulin Ig</w:t>
        </w:r>
      </w:ins>
      <w:r>
        <w:t>A</w:t>
      </w:r>
      <w:del w:id="18522" w:author="GoldenCorpusHarness" w:date="2026-03-28T22:23:47Z">
        <w:r>
          <w:delText>E</w:delText>
        </w:r>
      </w:del>
      <w:ins w:id="18523" w:author="GoldenCorpusHarness" w:date="2026-03-28T22:23:47Z">
        <w:r>
          <w:t>, IgG, and IgM</w:t>
        </w:r>
      </w:ins>
      <w:r>
        <w:t xml:space="preserve"> re</w:t>
      </w:r>
      <w:del w:id="18524" w:author="GoldenCorpusHarness" w:date="2026-03-28T22:23:47Z">
        <w:r>
          <w:delText>po</w:delText>
        </w:r>
      </w:del>
      <w:ins w:id="18525" w:author="GoldenCorpusHarness" w:date="2026-03-28T22:23:47Z">
        <w:r>
          <w:t>qui</w:t>
        </w:r>
      </w:ins>
      <w:r>
        <w:t>r</w:t>
      </w:r>
      <w:ins w:id="18526" w:author="GoldenCorpusHarness" w:date="2026-03-28T22:23:47Z">
        <w:r>
          <w:t>ed a</w:t>
        </w:r>
      </w:ins>
      <w:r>
        <w:t>t</w:t>
      </w:r>
      <w:ins w:id="18527" w:author="GoldenCorpusHarness" w:date="2026-03-28T22:23:47Z">
        <w:r>
          <w:t xml:space="preserve"> screen</w:t>
        </w:r>
      </w:ins>
      <w:r>
        <w:t xml:space="preserve">ing </w:t>
      </w:r>
      <w:ins w:id="18528" w:author="GoldenCorpusHarness" w:date="2026-03-28T22:23:47Z">
        <w:r>
          <w:t>only. Pos</w:t>
        </w:r>
      </w:ins>
      <w:r>
        <w:t>t</w:t>
      </w:r>
      <w:del w:id="18529" w:author="GoldenCorpusHarness" w:date="2026-03-28T22:23:47Z">
        <w:r>
          <w:delText>o</w:delText>
        </w:r>
      </w:del>
      <w:r>
        <w:t xml:space="preserve"> </w:t>
      </w:r>
      <w:del w:id="18530" w:author="GoldenCorpusHarness" w:date="2026-03-28T22:23:47Z">
        <w:r>
          <w:delText>th</w:delText>
        </w:r>
      </w:del>
      <w:ins w:id="18531" w:author="GoldenCorpusHarness" w:date="2026-03-28T22:23:47Z">
        <w:r>
          <w:t>screening, IgG sampl</w:t>
        </w:r>
      </w:ins>
      <w:r>
        <w:t xml:space="preserve">e </w:t>
      </w:r>
      <w:del w:id="18532" w:author="GoldenCorpusHarness" w:date="2026-03-28T22:23:47Z">
        <w:r>
          <w:delText>Sp</w:delText>
        </w:r>
      </w:del>
      <w:ins w:id="18533" w:author="GoldenCorpusHarness" w:date="2026-03-28T22:23:47Z">
        <w:r>
          <w:t xml:space="preserve">is </w:t>
        </w:r>
      </w:ins>
      <w:r>
        <w:t>on</w:t>
      </w:r>
      <w:del w:id="18534" w:author="GoldenCorpusHarness" w:date="2026-03-28T22:23:47Z">
        <w:r>
          <w:delText>so</w:delText>
        </w:r>
      </w:del>
      <w:ins w:id="18535" w:author="GoldenCorpusHarness" w:date="2026-03-28T22:23:47Z">
        <w:r>
          <w:t xml:space="preserve">ly </w:t>
        </w:r>
      </w:ins>
      <w:r>
        <w:t>r</w:t>
      </w:r>
      <w:del w:id="18536" w:author="GoldenCorpusHarness" w:date="2026-03-28T22:23:47Z">
        <w:r>
          <w:delText xml:space="preserve"> v</w:delText>
        </w:r>
      </w:del>
      <w:ins w:id="18537" w:author="GoldenCorpusHarness" w:date="2026-03-28T22:23:47Z">
        <w:r>
          <w:t>equ</w:t>
        </w:r>
      </w:ins>
      <w:r>
        <w:t>i</w:t>
      </w:r>
      <w:del w:id="18538" w:author="GoldenCorpusHarness" w:date="2026-03-28T22:23:47Z">
        <w:r>
          <w:delText>a pap</w:delText>
        </w:r>
      </w:del>
      <w:ins w:id="18539" w:author="GoldenCorpusHarness" w:date="2026-03-28T22:23:47Z">
        <w:r>
          <w:t>r</w:t>
        </w:r>
      </w:ins>
      <w:r>
        <w:t>e</w:t>
      </w:r>
      <w:del w:id="18540" w:author="GoldenCorpusHarness" w:date="2026-03-28T22:23:47Z">
        <w:r>
          <w:delText>r CRF</w:delText>
        </w:r>
      </w:del>
      <w:ins w:id="18541" w:author="GoldenCorpusHarness" w:date="2026-03-28T22:23:47Z">
        <w:r>
          <w:t>d.</w:t>
        </w:r>
      </w:ins>
    </w:p>
    <w:p ns2:paraId="196847D5" ns2:textId="77777777" w:rsidR="00F362FA" w:rsidRPr="003072D7" w:rsidRDefault="00895D30" w:rsidP="00F362FA">
      <w:pPr>
        <w:pStyle w:val="ListBullet"/>
      </w:pPr>
      <w:del w:id="18542" w:author="GoldenCorpusHarness" w:date="2026-03-28T22:23:47Z">
        <w:r>
          <w:delText xml:space="preserve">If the EDC tool is not operational, facsimile transmission </w:delText>
        </w:r>
      </w:del>
      <w:ins w:id="18543" w:author="GoldenCorpusHarness" w:date="2026-03-28T22:23:47Z">
        <w:r>
          <w:t>F</w:t>
        </w:r>
      </w:ins>
      <w:r>
        <w:t xml:space="preserve">or </w:t>
      </w:r>
      <w:ins w:id="18544" w:author="GoldenCorpusHarness" w:date="2026-03-28T22:23:47Z">
        <w:r>
          <w:t>participant</w:t>
        </w:r>
      </w:ins>
      <w:r>
        <w:t>s</w:t>
      </w:r>
      <w:ins w:id="18545" w:author="GoldenCorpusHarness" w:date="2026-03-28T22:23:47Z">
        <w:r>
          <w:t xml:space="preserve"> consid</w:t>
        </w:r>
      </w:ins>
      <w:r>
        <w:t>e</w:t>
      </w:r>
      <w:del w:id="18546" w:author="GoldenCorpusHarness" w:date="2026-03-28T22:23:47Z">
        <w:r>
          <w:delText>cu</w:delText>
        </w:r>
      </w:del>
      <w:r>
        <w:t>re</w:t>
      </w:r>
      <w:del w:id="18547" w:author="GoldenCorpusHarness" w:date="2026-03-28T22:23:47Z">
        <w:r>
          <w:delText xml:space="preserve"> email of the SAE paper CRF is the preferred metho</w:delText>
        </w:r>
      </w:del>
      <w:r>
        <w:t xml:space="preserve">d to </w:t>
      </w:r>
      <w:del w:id="18548" w:author="GoldenCorpusHarness" w:date="2026-03-28T22:23:47Z">
        <w:r>
          <w:delText>tr</w:delText>
        </w:r>
      </w:del>
      <w:ins w:id="18549" w:author="GoldenCorpusHarness" w:date="2026-03-28T22:23:47Z">
        <w:r>
          <w:t xml:space="preserve">be </w:t>
        </w:r>
      </w:ins>
      <w:r>
        <w:t>a</w:t>
      </w:r>
      <w:del w:id="18550" w:author="GoldenCorpusHarness" w:date="2026-03-28T22:23:47Z">
        <w:r>
          <w:delText>nsmi</w:delText>
        </w:r>
      </w:del>
      <w:r>
        <w:t xml:space="preserve">t </w:t>
      </w:r>
      <w:del w:id="18551" w:author="GoldenCorpusHarness" w:date="2026-03-28T22:23:47Z">
        <w:r>
          <w:delText>t</w:delText>
        </w:r>
      </w:del>
      <w:r>
        <w:t>hi</w:t>
      </w:r>
      <w:ins w:id="18552" w:author="GoldenCorpusHarness" w:date="2026-03-28T22:23:47Z">
        <w:r>
          <w:t>gh ri</w:t>
        </w:r>
      </w:ins>
      <w:r>
        <w:t>s</w:t>
      </w:r>
      <w:ins w:id="18553" w:author="GoldenCorpusHarness" w:date="2026-03-28T22:23:47Z">
        <w:r>
          <w:t>k</w:t>
        </w:r>
      </w:ins>
      <w:r>
        <w:t xml:space="preserve"> </w:t>
      </w:r>
      <w:del w:id="18554" w:author="GoldenCorpusHarness" w:date="2026-03-28T22:23:47Z">
        <w:r>
          <w:delText>in</w:delText>
        </w:r>
      </w:del>
      <w:r>
        <w:t>for</w:t>
      </w:r>
      <w:del w:id="18555" w:author="GoldenCorpusHarness" w:date="2026-03-28T22:23:47Z">
        <w:r>
          <w:delText>ma</w:delText>
        </w:r>
      </w:del>
      <w:ins w:id="18556" w:author="GoldenCorpusHarness" w:date="2026-03-28T22:23:47Z">
        <w:r>
          <w:t xml:space="preserve"> TLS (see Sec</w:t>
        </w:r>
      </w:ins>
      <w:r>
        <w:t xml:space="preserve">tion </w:t>
      </w:r>
      <w:del w:id="18557" w:author="GoldenCorpusHarness" w:date="2026-03-28T22:23:47Z">
        <w:r>
          <w:delText>to</w:delText>
        </w:r>
      </w:del>
      <w:ins w:id="18558" w:author="GoldenCorpusHarness" w:date="2026-03-28T22:23:47Z">
        <w:r>
          <w:t>6.5.2),</w:t>
        </w:r>
      </w:ins>
      <w:r>
        <w:t xml:space="preserve"> </w:t>
      </w:r>
      <w:del w:id="18559" w:author="GoldenCorpusHarness" w:date="2026-03-28T22:23:47Z">
        <w:r>
          <w:delText>th</w:delText>
        </w:r>
      </w:del>
      <w:ins w:id="18560" w:author="GoldenCorpusHarness" w:date="2026-03-28T22:23:47Z">
        <w:r>
          <w:t>uric acid is r</w:t>
        </w:r>
      </w:ins>
      <w:r>
        <w:t>e</w:t>
      </w:r>
      <w:ins w:id="18561" w:author="GoldenCorpusHarness" w:date="2026-03-28T22:23:47Z">
        <w:r>
          <w:t>quired</w:t>
        </w:r>
      </w:ins>
      <w:r>
        <w:t xml:space="preserve"> </w:t>
      </w:r>
      <w:del w:id="18562" w:author="GoldenCorpusHarness" w:date="2026-03-28T22:23:47Z">
        <w:r>
          <w:delText>Spo</w:delText>
        </w:r>
      </w:del>
      <w:ins w:id="18563" w:author="GoldenCorpusHarness" w:date="2026-03-28T22:23:47Z">
        <w:r>
          <w:t>as defi</w:t>
        </w:r>
      </w:ins>
      <w:r>
        <w:t>n</w:t>
      </w:r>
      <w:del w:id="18564" w:author="GoldenCorpusHarness" w:date="2026-03-28T22:23:47Z">
        <w:r>
          <w:delText>sor</w:delText>
        </w:r>
      </w:del>
      <w:ins w:id="18565" w:author="GoldenCorpusHarness" w:date="2026-03-28T22:23:47Z">
        <w:r>
          <w:t>ed in Table 8</w:t>
        </w:r>
      </w:ins>
      <w:r>
        <w:t>.</w:t>
      </w:r>
    </w:p>
    <w:p ns2:paraId="5098692E" ns2:textId="77777777" w:rsidR="00F362FA" w:rsidRPr="003072D7" w:rsidRDefault="00895D30" w:rsidP="00F362FA">
      <w:pPr>
        <w:pStyle w:val="ListBullet"/>
      </w:pPr>
      <w:del w:id="18566" w:author="GoldenCorpusHarness" w:date="2026-03-28T22:23:47Z">
        <w:r>
          <w:delText>I</w:delText>
        </w:r>
      </w:del>
      <w:ins w:id="18567" w:author="GoldenCorpusHarness" w:date="2026-03-28T22:23:47Z">
        <w:r>
          <w:t>Protocol-specific requirements for inclusio</w:t>
        </w:r>
      </w:ins>
      <w:r>
        <w:t xml:space="preserve">n </w:t>
      </w:r>
      <w:ins w:id="18568" w:author="GoldenCorpusHarness" w:date="2026-03-28T22:23:47Z">
        <w:r>
          <w:t>o</w:t>
        </w:r>
      </w:ins>
      <w:r>
        <w:t>r</w:t>
      </w:r>
      <w:ins w:id="18569" w:author="GoldenCorpusHarness" w:date="2026-03-28T22:23:47Z">
        <w:r>
          <w:t xml:space="preserve"> exclusion of participants </w:t>
        </w:r>
      </w:ins>
      <w:r>
        <w:t xml:space="preserve">are </w:t>
      </w:r>
      <w:del w:id="18570" w:author="GoldenCorpusHarness" w:date="2026-03-28T22:23:47Z">
        <w:r>
          <w:delText>circums</w:delText>
        </w:r>
      </w:del>
      <w:ins w:id="18571" w:author="GoldenCorpusHarness" w:date="2026-03-28T22:23:47Z">
        <w:r>
          <w:t>de</w:t>
        </w:r>
      </w:ins>
      <w:r>
        <w:t>ta</w:t>
      </w:r>
      <w:del w:id="18572" w:author="GoldenCorpusHarness" w:date="2026-03-28T22:23:47Z">
        <w:r>
          <w:delText>nc</w:delText>
        </w:r>
      </w:del>
      <w:ins w:id="18573" w:author="GoldenCorpusHarness" w:date="2026-03-28T22:23:47Z">
        <w:r>
          <w:t>il</w:t>
        </w:r>
      </w:ins>
      <w:r>
        <w:t>e</w:t>
      </w:r>
      <w:del w:id="18574" w:author="GoldenCorpusHarness" w:date="2026-03-28T22:23:47Z">
        <w:r>
          <w:delText>s an</w:delText>
        </w:r>
      </w:del>
      <w:r>
        <w:t xml:space="preserve">d in </w:t>
      </w:r>
      <w:del w:id="18575" w:author="GoldenCorpusHarness" w:date="2026-03-28T22:23:47Z">
        <w:r>
          <w:delText>th</w:delText>
        </w:r>
      </w:del>
      <w:ins w:id="18576" w:author="GoldenCorpusHarness" w:date="2026-03-28T22:23:47Z">
        <w:r>
          <w:t>S</w:t>
        </w:r>
      </w:ins>
      <w:r>
        <w:t>e</w:t>
      </w:r>
      <w:del w:id="18577" w:author="GoldenCorpusHarness" w:date="2026-03-28T22:23:47Z">
        <w:r>
          <w:delText xml:space="preserve"> absen</w:delText>
        </w:r>
      </w:del>
      <w:r>
        <w:t>c</w:t>
      </w:r>
      <w:del w:id="18578" w:author="GoldenCorpusHarness" w:date="2026-03-28T22:23:47Z">
        <w:r>
          <w:delText>e of facsimile equipment, notifica</w:delText>
        </w:r>
      </w:del>
      <w:r>
        <w:t>tion</w:t>
      </w:r>
      <w:del w:id="18579" w:author="GoldenCorpusHarness" w:date="2026-03-28T22:23:47Z">
        <w:r>
          <w:delText xml:space="preserve"> by telephone is acceptable with a copy</w:delText>
        </w:r>
      </w:del>
      <w:ins w:id="18580" w:author="GoldenCorpusHarness" w:date="2026-03-28T22:23:47Z">
        <w:r>
          <w:t xml:space="preserve"> 5</w:t>
        </w:r>
      </w:ins>
      <w:r>
        <w:t xml:space="preserve"> of the </w:t>
      </w:r>
      <w:del w:id="18581" w:author="GoldenCorpusHarness" w:date="2026-03-28T22:23:47Z">
        <w:r>
          <w:delText>SAE da</w:delText>
        </w:r>
      </w:del>
      <w:ins w:id="18582" w:author="GoldenCorpusHarness" w:date="2026-03-28T22:23:47Z">
        <w:r>
          <w:t>pro</w:t>
        </w:r>
      </w:ins>
      <w:r>
        <w:t>t</w:t>
      </w:r>
      <w:del w:id="18583" w:author="GoldenCorpusHarness" w:date="2026-03-28T22:23:47Z">
        <w:r>
          <w:delText xml:space="preserve">a </w:delText>
        </w:r>
      </w:del>
      <w:ins w:id="18584" w:author="GoldenCorpusHarness" w:date="2026-03-28T22:23:47Z">
        <w:r>
          <w:t>o</w:t>
        </w:r>
      </w:ins>
      <w:r>
        <w:t>col</w:t>
      </w:r>
      <w:del w:id="18585" w:author="GoldenCorpusHarness" w:date="2026-03-28T22:23:47Z">
        <w:r>
          <w:delText>lection tool sent by overnight mail or courier service</w:delText>
        </w:r>
      </w:del>
      <w:r>
        <w:t>.</w:t>
      </w:r>
    </w:p>
    <w:p ns2:paraId="0207E966" ns2:textId="77777777" w:rsidR="00F362FA" w:rsidRPr="003072D7" w:rsidRDefault="00895D30" w:rsidP="00F362FA">
      <w:pPr>
        <w:pStyle w:val="ListBullet"/>
      </w:pPr>
      <w:del w:id="18586" w:author="GoldenCorpusHarness" w:date="2026-03-28T22:23:47Z">
        <w:r>
          <w:delText>In</w:delText>
        </w:r>
      </w:del>
      <w:ins w:id="18587" w:author="GoldenCorpusHarness" w:date="2026-03-28T22:23:47Z">
        <w:r>
          <w:t>Add</w:t>
        </w:r>
      </w:ins>
      <w:r>
        <w:t>i</w:t>
      </w:r>
      <w:del w:id="18588" w:author="GoldenCorpusHarness" w:date="2026-03-28T22:23:47Z">
        <w:r>
          <w:delText>tial notifica</w:delText>
        </w:r>
      </w:del>
      <w:r>
        <w:t>tion</w:t>
      </w:r>
      <w:del w:id="18589" w:author="GoldenCorpusHarness" w:date="2026-03-28T22:23:47Z">
        <w:r>
          <w:delText xml:space="preserve"> vi</w:delText>
        </w:r>
      </w:del>
      <w:r>
        <w:t>a</w:t>
      </w:r>
      <w:ins w:id="18590" w:author="GoldenCorpusHarness" w:date="2026-03-28T22:23:47Z">
        <w:r>
          <w:t>l</w:t>
        </w:r>
      </w:ins>
      <w:r>
        <w:t xml:space="preserve"> te</w:t>
      </w:r>
      <w:del w:id="18591" w:author="GoldenCorpusHarness" w:date="2026-03-28T22:23:47Z">
        <w:r>
          <w:delText>l</w:delText>
        </w:r>
      </w:del>
      <w:ins w:id="18592" w:author="GoldenCorpusHarness" w:date="2026-03-28T22:23:47Z">
        <w:r>
          <w:t>sts may b</w:t>
        </w:r>
      </w:ins>
      <w:r>
        <w:t>e</w:t>
      </w:r>
      <w:ins w:id="18593" w:author="GoldenCorpusHarness" w:date="2026-03-28T22:23:47Z">
        <w:r>
          <w:t xml:space="preserve"> </w:t>
        </w:r>
      </w:ins>
      <w:r>
        <w:t>p</w:t>
      </w:r>
      <w:del w:id="18594" w:author="GoldenCorpusHarness" w:date="2026-03-28T22:23:47Z">
        <w:r>
          <w:delText>h</w:delText>
        </w:r>
      </w:del>
      <w:ins w:id="18595" w:author="GoldenCorpusHarness" w:date="2026-03-28T22:23:47Z">
        <w:r>
          <w:t>erf</w:t>
        </w:r>
      </w:ins>
      <w:r>
        <w:t>o</w:t>
      </w:r>
      <w:ins w:id="18596" w:author="GoldenCorpusHarness" w:date="2026-03-28T22:23:47Z">
        <w:r>
          <w:t>rmed at a</w:t>
        </w:r>
      </w:ins>
      <w:r>
        <w:t>n</w:t>
      </w:r>
      <w:ins w:id="18597" w:author="GoldenCorpusHarness" w:date="2026-03-28T22:23:47Z">
        <w:r>
          <w:t>y tim</w:t>
        </w:r>
      </w:ins>
      <w:r>
        <w:t>e d</w:t>
      </w:r>
      <w:del w:id="18598" w:author="GoldenCorpusHarness" w:date="2026-03-28T22:23:47Z">
        <w:r>
          <w:delText xml:space="preserve">oes </w:delText>
        </w:r>
      </w:del>
      <w:ins w:id="18599" w:author="GoldenCorpusHarness" w:date="2026-03-28T22:23:47Z">
        <w:r>
          <w:t>uri</w:t>
        </w:r>
      </w:ins>
      <w:r>
        <w:t>n</w:t>
      </w:r>
      <w:del w:id="18600" w:author="GoldenCorpusHarness" w:date="2026-03-28T22:23:47Z">
        <w:r>
          <w:delText>ot replace</w:delText>
        </w:r>
      </w:del>
      <w:ins w:id="18601" w:author="GoldenCorpusHarness" w:date="2026-03-28T22:23:47Z">
        <w:r>
          <w:t>g</w:t>
        </w:r>
      </w:ins>
      <w:r>
        <w:t xml:space="preserve"> the </w:t>
      </w:r>
      <w:ins w:id="18602" w:author="GoldenCorpusHarness" w:date="2026-03-28T22:23:47Z">
        <w:r>
          <w:t>study as determi</w:t>
        </w:r>
      </w:ins>
      <w:r>
        <w:t>n</w:t>
      </w:r>
      <w:del w:id="18603" w:author="GoldenCorpusHarness" w:date="2026-03-28T22:23:47Z">
        <w:r>
          <w:delText>e</w:delText>
        </w:r>
      </w:del>
      <w:r>
        <w:t xml:space="preserve">ed </w:t>
      </w:r>
      <w:del w:id="18604" w:author="GoldenCorpusHarness" w:date="2026-03-28T22:23:47Z">
        <w:r>
          <w:delText>fo</w:delText>
        </w:r>
      </w:del>
      <w:ins w:id="18605" w:author="GoldenCorpusHarness" w:date="2026-03-28T22:23:47Z">
        <w:r>
          <w:t>necessa</w:t>
        </w:r>
      </w:ins>
      <w:r>
        <w:t>r</w:t>
      </w:r>
      <w:ins w:id="18606" w:author="GoldenCorpusHarness" w:date="2026-03-28T22:23:47Z">
        <w:r>
          <w:t>y by</w:t>
        </w:r>
      </w:ins>
      <w:r>
        <w:t xml:space="preserve"> the investigator </w:t>
      </w:r>
      <w:ins w:id="18607" w:author="GoldenCorpusHarness" w:date="2026-03-28T22:23:47Z">
        <w:r>
          <w:t>or required by local regula</w:t>
        </w:r>
      </w:ins>
      <w:r>
        <w:t>t</w:t>
      </w:r>
      <w:ins w:id="18608" w:author="GoldenCorpusHarness" w:date="2026-03-28T22:23:47Z">
        <w:r>
          <w:t>i</w:t>
        </w:r>
      </w:ins>
      <w:r>
        <w:t>o</w:t>
      </w:r>
      <w:ins w:id="18609" w:author="GoldenCorpusHarness" w:date="2026-03-28T22:23:47Z">
        <w:r>
          <w:t>ns. See Appendix 7 for</w:t>
        </w:r>
      </w:ins>
      <w:r>
        <w:t xml:space="preserve"> co</w:t>
      </w:r>
      <w:del w:id="18610" w:author="GoldenCorpusHarness" w:date="2026-03-28T22:23:47Z">
        <w:r>
          <w:delText>m</w:delText>
        </w:r>
      </w:del>
      <w:ins w:id="18611" w:author="GoldenCorpusHarness" w:date="2026-03-28T22:23:47Z">
        <w:r>
          <w:t>untry-s</w:t>
        </w:r>
      </w:ins>
      <w:r>
        <w:t>p</w:t>
      </w:r>
      <w:del w:id="18612" w:author="GoldenCorpusHarness" w:date="2026-03-28T22:23:47Z">
        <w:r>
          <w:delText>l</w:delText>
        </w:r>
      </w:del>
      <w:r>
        <w:t>e</w:t>
      </w:r>
      <w:del w:id="18613" w:author="GoldenCorpusHarness" w:date="2026-03-28T22:23:47Z">
        <w:r>
          <w:delText>te and s</w:delText>
        </w:r>
      </w:del>
      <w:ins w:id="18614" w:author="GoldenCorpusHarness" w:date="2026-03-28T22:23:47Z">
        <w:r>
          <w:t>c</w:t>
        </w:r>
      </w:ins>
      <w:r>
        <w:t>i</w:t>
      </w:r>
      <w:del w:id="18615" w:author="GoldenCorpusHarness" w:date="2026-03-28T22:23:47Z">
        <w:r>
          <w:delText>gn the SAE CRF pages w</w:delText>
        </w:r>
      </w:del>
      <w:ins w:id="18616" w:author="GoldenCorpusHarness" w:date="2026-03-28T22:23:47Z">
        <w:r>
          <w:t>f</w:t>
        </w:r>
      </w:ins>
      <w:r>
        <w:t>i</w:t>
      </w:r>
      <w:del w:id="18617" w:author="GoldenCorpusHarness" w:date="2026-03-28T22:23:47Z">
        <w:r>
          <w:delText>thin the designated</w:delText>
        </w:r>
      </w:del>
      <w:ins w:id="18618" w:author="GoldenCorpusHarness" w:date="2026-03-28T22:23:47Z">
        <w:r>
          <w:t>c</w:t>
        </w:r>
      </w:ins>
      <w:r>
        <w:t xml:space="preserve"> re</w:t>
      </w:r>
      <w:del w:id="18619" w:author="GoldenCorpusHarness" w:date="2026-03-28T22:23:47Z">
        <w:r>
          <w:delText>po</w:delText>
        </w:r>
      </w:del>
      <w:ins w:id="18620" w:author="GoldenCorpusHarness" w:date="2026-03-28T22:23:47Z">
        <w:r>
          <w:t>qui</w:t>
        </w:r>
      </w:ins>
      <w:r>
        <w:t>r</w:t>
      </w:r>
      <w:del w:id="18621" w:author="GoldenCorpusHarness" w:date="2026-03-28T22:23:47Z">
        <w:r>
          <w:delText>ting ti</w:delText>
        </w:r>
      </w:del>
      <w:ins w:id="18622" w:author="GoldenCorpusHarness" w:date="2026-03-28T22:23:47Z">
        <w:r>
          <w:t>e</w:t>
        </w:r>
      </w:ins>
      <w:r>
        <w:t>me</w:t>
      </w:r>
      <w:del w:id="18623" w:author="GoldenCorpusHarness" w:date="2026-03-28T22:23:47Z">
        <w:r>
          <w:delText xml:space="preserve"> frame</w:delText>
        </w:r>
      </w:del>
      <w:ins w:id="18624" w:author="GoldenCorpusHarness" w:date="2026-03-28T22:23:47Z">
        <w:r>
          <w:t>nt</w:t>
        </w:r>
      </w:ins>
      <w:r>
        <w:t>s.</w:t>
      </w:r>
    </w:p>
    <w:p ns2:paraId="04919FD0" ns2:textId="77777777" w:rsidR="00F362FA" w:rsidRDefault="00895D30" w:rsidP="00F362FA">
      <w:pPr>
        <w:pStyle w:val="ListBullet"/>
      </w:pPr>
      <w:del w:id="18625" w:author="GoldenCorpusHarness" w:date="2026-03-28T22:23:47Z">
        <w:r>
          <w:delText>Contacts and instructions for SAE reporting and paper reporting procedures can be found in the Investigator Study File Binder (or equivalent).</w:delText>
        </w:r>
      </w:del>
    </w:p>
    <w:p ns2:paraId="61AC930E" ns2:textId="76BECC9B" w:rsidR="00EE328F" w:rsidRPr="00EE328F" w:rsidRDefault="00895D30" w:rsidP="00377A4B">
      <w:pPr>
        <w:pStyle w:val="Heading2"/>
        <w:pageBreakBefore/>
      </w:pPr>
      <w:del w:id="18626" w:author="GoldenCorpusHarness" w:date="2026-03-28T22:23:47Z">
        <w:r>
          <w:delText>Appendix 4: Medic</w:delText>
        </w:r>
      </w:del>
      <w:ins w:id="18627" w:author="GoldenCorpusHarness" w:date="2026-03-28T22:23:47Z">
        <w:r>
          <w:t>T</w:t>
        </w:r>
      </w:ins>
      <w:r>
        <w:t>a</w:t>
      </w:r>
      <w:ins w:id="18628" w:author="GoldenCorpusHarness" w:date="2026-03-28T22:23:47Z">
        <w:r>
          <w:t>b</w:t>
        </w:r>
      </w:ins>
      <w:r>
        <w:t>l</w:t>
      </w:r>
      <w:del w:id="18629" w:author="GoldenCorpusHarness" w:date="2026-03-28T22:23:47Z">
        <w:r>
          <w:delText xml:space="preserve"> Devic</w:delText>
        </w:r>
      </w:del>
      <w:r>
        <w:t xml:space="preserve">e </w:t>
      </w:r>
      <w:del w:id="18630" w:author="GoldenCorpusHarness" w:date="2026-03-28T22:23:47Z">
        <w:r>
          <w:delText xml:space="preserve">and Drug–Device Combination </w:delText>
        </w:r>
      </w:del>
      <w:ins w:id="18631" w:author="GoldenCorpusHarness" w:date="2026-03-28T22:23:47Z">
        <w:r>
          <w:t>38</w:t>
        </w:r>
      </w:ins>
      <w:r>
        <w:t>Pro</w:t>
      </w:r>
      <w:ins w:id="18632" w:author="GoldenCorpusHarness" w:date="2026-03-28T22:23:47Z">
        <w:r>
          <w:t>tocol-require</w:t>
        </w:r>
      </w:ins>
      <w:r>
        <w:t>d</w:t>
      </w:r>
      <w:del w:id="18633" w:author="GoldenCorpusHarness" w:date="2026-03-28T22:23:47Z">
        <w:r>
          <w:delText>ucts:</w:delText>
        </w:r>
      </w:del>
      <w:r>
        <w:t xml:space="preserve"> </w:t>
      </w:r>
      <w:del w:id="18634" w:author="GoldenCorpusHarness" w:date="2026-03-28T22:23:47Z">
        <w:r>
          <w:delText>Product Qu</w:delText>
        </w:r>
      </w:del>
      <w:ins w:id="18635" w:author="GoldenCorpusHarness" w:date="2026-03-28T22:23:47Z">
        <w:r>
          <w:t>S</w:t>
        </w:r>
      </w:ins>
      <w:r>
        <w:t>a</w:t>
      </w:r>
      <w:del w:id="18636" w:author="GoldenCorpusHarness" w:date="2026-03-28T22:23:47Z">
        <w:r>
          <w:delText>li</w:delText>
        </w:r>
      </w:del>
      <w:ins w:id="18637" w:author="GoldenCorpusHarness" w:date="2026-03-28T22:23:47Z">
        <w:r>
          <w:t>fe</w:t>
        </w:r>
      </w:ins>
      <w:r>
        <w:t xml:space="preserve">ty </w:t>
      </w:r>
      <w:del w:id="18638" w:author="GoldenCorpusHarness" w:date="2026-03-28T22:23:47Z">
        <w:r>
          <w:delText>C</w:delText>
        </w:r>
      </w:del>
      <w:ins w:id="18639" w:author="GoldenCorpusHarness" w:date="2026-03-28T22:23:47Z">
        <w:r>
          <w:t>Lab</w:t>
        </w:r>
      </w:ins>
      <w:r>
        <w:t>o</w:t>
      </w:r>
      <w:ins w:id="18640" w:author="GoldenCorpusHarness" w:date="2026-03-28T22:23:47Z">
        <w:r>
          <w:t>ratory Assess</w:t>
        </w:r>
      </w:ins>
      <w:r>
        <w:t>m</w:t>
      </w:r>
      <w:del w:id="18641" w:author="GoldenCorpusHarness" w:date="2026-03-28T22:23:47Z">
        <w:r>
          <w:delText>plai</w:delText>
        </w:r>
      </w:del>
      <w:ins w:id="18642" w:author="GoldenCorpusHarness" w:date="2026-03-28T22:23:47Z">
        <w:r>
          <w:t>e</w:t>
        </w:r>
      </w:ins>
      <w:r>
        <w:t>nts</w:t>
      </w:r>
      <w:del w:id="18643" w:author="GoldenCorpusHarness" w:date="2026-03-28T22:23:47Z">
        <w:r>
          <w:delText>/Malfunctions: Definitions, Recording, and Follow-up</w:delText>
        </w:r>
      </w:del>
    </w:p>
    <w:p ns2:paraId="34925C2A" ns2:textId="77777777" w:rsidR="007C21C5" w:rsidRPr="00FE75A9" w:rsidRDefault="00895D30" w:rsidP="00FA19C0">
      <w:pPr>
        <w:pStyle w:val="paragraph0"/>
      </w:pPr>
      <w:r>
        <w:t>Not applicable.</w:t>
      </w:r>
    </w:p>
    <w:p ns2:paraId="6DE68AE0" ns2:textId="5FC3485B" w:rsidR="00EE328F" w:rsidRPr="00EE328F" w:rsidRDefault="00895D30" w:rsidP="00C21E2F">
      <w:pPr>
        <w:pStyle w:val="Heading2"/>
        <w:pageBreakBefore/>
      </w:pPr>
      <w:del w:id="18644" w:author="GoldenCorpusHarness" w:date="2026-03-28T22:23:47Z">
        <w:r>
          <w:delText>Appendix 5: Contraceptive Guidance</w:delText>
        </w:r>
      </w:del>
    </w:p>
    <w:p ns2:paraId="406AA87D" ns2:textId="77777777" w:rsidR="00EE328F" w:rsidRPr="00EE328F" w:rsidRDefault="00895D30" w:rsidP="003F7192">
      <w:pPr>
        <w:pStyle w:val="Heading3"/>
      </w:pPr>
      <w:del w:id="18645" w:author="GoldenCorpusHarness" w:date="2026-03-28T22:23:47Z">
        <w:r>
          <w:delText>D</w:delText>
        </w:r>
      </w:del>
      <w:ins w:id="18646" w:author="GoldenCorpusHarness" w:date="2026-03-28T22:23:47Z">
        <w:r>
          <w:t>Th</w:t>
        </w:r>
      </w:ins>
      <w:r>
        <w:t>e</w:t>
      </w:r>
      <w:ins w:id="18647" w:author="GoldenCorpusHarness" w:date="2026-03-28T22:23:47Z">
        <w:r>
          <w:t xml:space="preserve"> investigator (or medically quali</w:t>
        </w:r>
      </w:ins>
      <w:r>
        <w:t>fi</w:t>
      </w:r>
      <w:ins w:id="18648" w:author="GoldenCorpusHarness" w:date="2026-03-28T22:23:47Z">
        <w:r>
          <w:t>ed desig</w:t>
        </w:r>
      </w:ins>
      <w:r>
        <w:t>n</w:t>
      </w:r>
      <w:ins w:id="18649" w:author="GoldenCorpusHarness" w:date="2026-03-28T22:23:47Z">
        <w:r>
          <w:t>ee) must document the</w:t>
        </w:r>
      </w:ins>
      <w:r>
        <w:t>i</w:t>
      </w:r>
      <w:ins w:id="18650" w:author="GoldenCorpusHarness" w:date="2026-03-28T22:23:47Z">
        <w:r>
          <w:t>r review of each labora</w:t>
        </w:r>
      </w:ins>
      <w:r>
        <w:t>t</w:t>
      </w:r>
      <w:del w:id="18651" w:author="GoldenCorpusHarness" w:date="2026-03-28T22:23:47Z">
        <w:r>
          <w:delText>i</w:delText>
        </w:r>
      </w:del>
      <w:r>
        <w:t>o</w:t>
      </w:r>
      <w:del w:id="18652" w:author="GoldenCorpusHarness" w:date="2026-03-28T22:23:47Z">
        <w:r>
          <w:delText>n</w:delText>
        </w:r>
      </w:del>
      <w:ins w:id="18653" w:author="GoldenCorpusHarness" w:date="2026-03-28T22:23:47Z">
        <w:r>
          <w:t xml:space="preserve">ry </w:t>
        </w:r>
      </w:ins>
      <w:r>
        <w:t>s</w:t>
      </w:r>
      <w:ins w:id="18654" w:author="GoldenCorpusHarness" w:date="2026-03-28T22:23:47Z">
        <w:r>
          <w:t>afety report.</w:t>
        </w:r>
      </w:ins>
    </w:p>
    <w:p ns2:paraId="56CE99A7" ns2:textId="77777777" w:rsidR="008F3380" w:rsidRPr="00FA19C0" w:rsidRDefault="00895D30" w:rsidP="00FA19C0">
      <w:pPr>
        <w:pStyle w:val="paragraph0"/>
        <w:rPr>
          <w:b/>
          <w:bCs/>
        </w:rPr>
      </w:pPr>
      <w:ins w:id="18655" w:author="GoldenCorpusHarness" w:date="2026-03-28T22:23:47Z">
        <w:r>
          <w:t xml:space="preserve">Appendix 3: Adverse Events: Definitions and </w:t>
        </w:r>
      </w:ins>
      <w:r>
        <w:t>P</w:t>
      </w:r>
      <w:ins w:id="18656" w:author="GoldenCorpusHarness" w:date="2026-03-28T22:23:47Z">
        <w:r>
          <w:t>rocedures for Recording, Ev</w:t>
        </w:r>
      </w:ins>
      <w:r>
        <w:t>a</w:t>
      </w:r>
      <w:ins w:id="18657" w:author="GoldenCorpusHarness" w:date="2026-03-28T22:23:47Z">
        <w:r>
          <w:t>luating, Follow-up, and Repo</w:t>
        </w:r>
      </w:ins>
      <w:r>
        <w:t>rti</w:t>
      </w:r>
      <w:del w:id="18658" w:author="GoldenCorpusHarness" w:date="2026-03-28T22:23:47Z">
        <w:r>
          <w:delText>cipants of Childbeari</w:delText>
        </w:r>
      </w:del>
      <w:r>
        <w:t>ng</w:t>
      </w:r>
      <w:del w:id="18659" w:author="GoldenCorpusHarness" w:date="2026-03-28T22:23:47Z">
        <w:r>
          <w:delText xml:space="preserve"> Potential (POCBP)</w:delText>
        </w:r>
      </w:del>
    </w:p>
    <w:p ns2:paraId="4EE97821" ns2:textId="77777777" w:rsidR="008F3380" w:rsidRPr="0059103D" w:rsidRDefault="00895D30" w:rsidP="00FA19C0">
      <w:pPr>
        <w:pStyle w:val="paragraph0"/>
      </w:pPr>
      <w:del w:id="18660" w:author="GoldenCorpusHarness" w:date="2026-03-28T22:23:47Z">
        <w:r>
          <w:delText>A par</w:delText>
        </w:r>
      </w:del>
      <w:ins w:id="18661" w:author="GoldenCorpusHarness" w:date="2026-03-28T22:23:47Z">
        <w:r>
          <w:t>Defini</w:t>
        </w:r>
      </w:ins>
      <w:r>
        <w:t>ti</w:t>
      </w:r>
      <w:del w:id="18662" w:author="GoldenCorpusHarness" w:date="2026-03-28T22:23:47Z">
        <w:r>
          <w:delText>cipant assigned female sex at birth is c</w:delText>
        </w:r>
      </w:del>
      <w:r>
        <w:t>ons</w:t>
      </w:r>
      <w:del w:id="18663" w:author="GoldenCorpusHarness" w:date="2026-03-28T22:23:47Z">
        <w:r>
          <w:delText>ider</w:delText>
        </w:r>
      </w:del>
      <w:ins w:id="18664" w:author="GoldenCorpusHarness" w:date="2026-03-28T22:23:47Z">
        <w:r>
          <w:t xml:space="preserve"> of M</w:t>
        </w:r>
      </w:ins>
      <w:r>
        <w:t>ed</w:t>
      </w:r>
      <w:del w:id="18665" w:author="GoldenCorpusHarness" w:date="2026-03-28T22:23:47Z">
        <w:r>
          <w:delText xml:space="preserve"> fer</w:delText>
        </w:r>
      </w:del>
      <w:ins w:id="18666" w:author="GoldenCorpusHarness" w:date="2026-03-28T22:23:47Z">
        <w:r>
          <w:t>ica</w:t>
        </w:r>
      </w:ins>
      <w:r>
        <w:t>ti</w:t>
      </w:r>
      <w:del w:id="18667" w:author="GoldenCorpusHarness" w:date="2026-03-28T22:23:47Z">
        <w:r>
          <w:delText>l</w:delText>
        </w:r>
      </w:del>
      <w:ins w:id="18668" w:author="GoldenCorpusHarness" w:date="2026-03-28T22:23:47Z">
        <w:r>
          <w:t>on Error, Misus</w:t>
        </w:r>
      </w:ins>
      <w:r>
        <w:t>e</w:t>
      </w:r>
      <w:ins w:id="18669" w:author="GoldenCorpusHarness" w:date="2026-03-28T22:23:47Z">
        <w:r>
          <w:t>,</w:t>
        </w:r>
      </w:ins>
      <w:r>
        <w:t xml:space="preserve"> and </w:t>
      </w:r>
      <w:del w:id="18670" w:author="GoldenCorpusHarness" w:date="2026-03-28T22:23:47Z">
        <w:r>
          <w:delText>capa</w:delText>
        </w:r>
      </w:del>
      <w:ins w:id="18671" w:author="GoldenCorpusHarness" w:date="2026-03-28T22:23:47Z">
        <w:r>
          <w:t>A</w:t>
        </w:r>
      </w:ins>
      <w:r>
        <w:t>b</w:t>
      </w:r>
      <w:del w:id="18672" w:author="GoldenCorpusHarness" w:date="2026-03-28T22:23:47Z">
        <w:r>
          <w:delText>le of becoming pregnant following menarche and until becoming postmenopa</w:delText>
        </w:r>
      </w:del>
      <w:r>
        <w:t>us</w:t>
      </w:r>
      <w:del w:id="18673" w:author="GoldenCorpusHarness" w:date="2026-03-28T22:23:47Z">
        <w:r>
          <w:delText>al unl</w:delText>
        </w:r>
      </w:del>
      <w:r>
        <w:t>e</w:t>
      </w:r>
      <w:del w:id="18674" w:author="GoldenCorpusHarness" w:date="2026-03-28T22:23:47Z">
        <w:r>
          <w:delText>ss permanently sterile (see below):</w:delText>
        </w:r>
      </w:del>
    </w:p>
    <w:p ns2:paraId="6DB2695F" ns2:textId="77777777" w:rsidR="008F3380" w:rsidRPr="0059103D" w:rsidRDefault="00895D30" w:rsidP="00FA19C0">
      <w:pPr>
        <w:pStyle w:val="paragraph0"/>
      </w:pPr>
      <w:del w:id="18675" w:author="GoldenCorpusHarness" w:date="2026-03-28T22:23:47Z">
        <w:r>
          <w:delText>If fertility is unclear (eg, amenorrhea in adolescents or athletes) and a menstrual cycle cannot be confirm</w:delText>
        </w:r>
      </w:del>
      <w:ins w:id="18676" w:author="GoldenCorpusHarness" w:date="2026-03-28T22:23:47Z">
        <w:r>
          <w:t>M</w:t>
        </w:r>
      </w:ins>
      <w:r>
        <w:t>ed</w:t>
      </w:r>
      <w:del w:id="18677" w:author="GoldenCorpusHarness" w:date="2026-03-28T22:23:47Z">
        <w:r>
          <w:delText xml:space="preserve"> before f</w:delText>
        </w:r>
      </w:del>
      <w:r>
        <w:t>i</w:t>
      </w:r>
      <w:del w:id="18678" w:author="GoldenCorpusHarness" w:date="2026-03-28T22:23:47Z">
        <w:r>
          <w:delText>rst dose of study intervention, additional evalu</w:delText>
        </w:r>
      </w:del>
      <w:ins w:id="18679" w:author="GoldenCorpusHarness" w:date="2026-03-28T22:23:47Z">
        <w:r>
          <w:t>c</w:t>
        </w:r>
      </w:ins>
      <w:r>
        <w:t xml:space="preserve">ation </w:t>
      </w:r>
      <w:del w:id="18680" w:author="GoldenCorpusHarness" w:date="2026-03-28T22:23:47Z">
        <w:r>
          <w:delText>should be consid</w:delText>
        </w:r>
      </w:del>
      <w:r>
        <w:t>er</w:t>
      </w:r>
      <w:del w:id="18681" w:author="GoldenCorpusHarness" w:date="2026-03-28T22:23:47Z">
        <w:r>
          <w:delText>ed.</w:delText>
        </w:r>
      </w:del>
      <w:ins w:id="18682" w:author="GoldenCorpusHarness" w:date="2026-03-28T22:23:47Z">
        <w:r>
          <w:t>ror</w:t>
        </w:r>
      </w:ins>
    </w:p>
    <w:p ns2:paraId="7081441D" ns2:textId="77777777" w:rsidR="008F3380" w:rsidRPr="0038783A" w:rsidRDefault="00895D30" w:rsidP="00FA19C0">
      <w:pPr>
        <w:pStyle w:val="paragraph0"/>
      </w:pPr>
      <w:del w:id="18683" w:author="GoldenCorpusHarness" w:date="2026-03-28T22:23:47Z">
        <w:r>
          <w:delText>Part</w:delText>
        </w:r>
      </w:del>
      <w:ins w:id="18684" w:author="GoldenCorpusHarness" w:date="2026-03-28T22:23:47Z">
        <w:r>
          <w:t>Th</w:t>
        </w:r>
      </w:ins>
      <w:r>
        <w:t>i</w:t>
      </w:r>
      <w:del w:id="18685" w:author="GoldenCorpusHarness" w:date="2026-03-28T22:23:47Z">
        <w:r>
          <w:delText>c</w:delText>
        </w:r>
      </w:del>
      <w:ins w:id="18686" w:author="GoldenCorpusHarness" w:date="2026-03-28T22:23:47Z">
        <w:r>
          <w:t xml:space="preserve">s </w:t>
        </w:r>
      </w:ins>
      <w:r>
        <w:t>i</w:t>
      </w:r>
      <w:del w:id="18687" w:author="GoldenCorpusHarness" w:date="2026-03-28T22:23:47Z">
        <w:r>
          <w:delText>pant</w:delText>
        </w:r>
      </w:del>
      <w:r>
        <w:t>s a</w:t>
      </w:r>
      <w:del w:id="18688" w:author="GoldenCorpusHarness" w:date="2026-03-28T22:23:47Z">
        <w:r>
          <w:delText>ss</w:delText>
        </w:r>
      </w:del>
      <w:ins w:id="18689" w:author="GoldenCorpusHarness" w:date="2026-03-28T22:23:47Z">
        <w:r>
          <w:t>n un</w:t>
        </w:r>
      </w:ins>
      <w:r>
        <w:t>i</w:t>
      </w:r>
      <w:del w:id="18690" w:author="GoldenCorpusHarness" w:date="2026-03-28T22:23:47Z">
        <w:r>
          <w:delText>g</w:delText>
        </w:r>
      </w:del>
      <w:r>
        <w:t>n</w:t>
      </w:r>
      <w:ins w:id="18691" w:author="GoldenCorpusHarness" w:date="2026-03-28T22:23:47Z">
        <w:r>
          <w:t>tend</w:t>
        </w:r>
      </w:ins>
      <w:r>
        <w:t>ed f</w:t>
      </w:r>
      <w:del w:id="18692" w:author="GoldenCorpusHarness" w:date="2026-03-28T22:23:47Z">
        <w:r>
          <w:delText>em</w:delText>
        </w:r>
      </w:del>
      <w:r>
        <w:t>a</w:t>
      </w:r>
      <w:ins w:id="18693" w:author="GoldenCorpusHarness" w:date="2026-03-28T22:23:47Z">
        <w:r>
          <w:t>i</w:t>
        </w:r>
      </w:ins>
      <w:r>
        <w:t>l</w:t>
      </w:r>
      <w:del w:id="18694" w:author="GoldenCorpusHarness" w:date="2026-03-28T22:23:47Z">
        <w:r>
          <w:delText>e sex at birth who a</w:delText>
        </w:r>
      </w:del>
      <w:ins w:id="18695" w:author="GoldenCorpusHarness" w:date="2026-03-28T22:23:47Z">
        <w:r>
          <w:t>u</w:t>
        </w:r>
      </w:ins>
      <w:r>
        <w:t xml:space="preserve">re in the </w:t>
      </w:r>
      <w:del w:id="18696" w:author="GoldenCorpusHarness" w:date="2026-03-28T22:23:47Z">
        <w:r>
          <w:delText>followin</w:delText>
        </w:r>
      </w:del>
      <w:ins w:id="18697" w:author="GoldenCorpusHarness" w:date="2026-03-28T22:23:47Z">
        <w:r>
          <w:t>dru</w:t>
        </w:r>
      </w:ins>
      <w:r>
        <w:t xml:space="preserve">g </w:t>
      </w:r>
      <w:del w:id="18698" w:author="GoldenCorpusHarness" w:date="2026-03-28T22:23:47Z">
        <w:r>
          <w:delText>c</w:delText>
        </w:r>
      </w:del>
      <w:ins w:id="18699" w:author="GoldenCorpusHarness" w:date="2026-03-28T22:23:47Z">
        <w:r>
          <w:t>tre</w:t>
        </w:r>
      </w:ins>
      <w:r>
        <w:t>at</w:t>
      </w:r>
      <w:ins w:id="18700" w:author="GoldenCorpusHarness" w:date="2026-03-28T22:23:47Z">
        <w:r>
          <w:t>m</w:t>
        </w:r>
      </w:ins>
      <w:r>
        <w:t>e</w:t>
      </w:r>
      <w:del w:id="18701" w:author="GoldenCorpusHarness" w:date="2026-03-28T22:23:47Z">
        <w:r>
          <w:delText xml:space="preserve">gories are </w:delText>
        </w:r>
      </w:del>
      <w:r>
        <w:t>n</w:t>
      </w:r>
      <w:del w:id="18702" w:author="GoldenCorpusHarness" w:date="2026-03-28T22:23:47Z">
        <w:r>
          <w:delText>o</w:delText>
        </w:r>
      </w:del>
      <w:r>
        <w:t>t</w:t>
      </w:r>
      <w:del w:id="18703" w:author="GoldenCorpusHarness" w:date="2026-03-28T22:23:47Z">
        <w:r>
          <w:delText xml:space="preserve"> capable of becoming</w:delText>
        </w:r>
      </w:del>
      <w:r>
        <w:t xml:space="preserve"> pr</w:t>
      </w:r>
      <w:ins w:id="18704" w:author="GoldenCorpusHarness" w:date="2026-03-28T22:23:47Z">
        <w:r>
          <w:t>oc</w:t>
        </w:r>
      </w:ins>
      <w:r>
        <w:t>e</w:t>
      </w:r>
      <w:del w:id="18705" w:author="GoldenCorpusHarness" w:date="2026-03-28T22:23:47Z">
        <w:r>
          <w:delText>gn</w:delText>
        </w:r>
      </w:del>
      <w:ins w:id="18706" w:author="GoldenCorpusHarness" w:date="2026-03-28T22:23:47Z">
        <w:r>
          <w:t>ss th</w:t>
        </w:r>
      </w:ins>
      <w:r>
        <w:t>a</w:t>
      </w:r>
      <w:del w:id="18707" w:author="GoldenCorpusHarness" w:date="2026-03-28T22:23:47Z">
        <w:r>
          <w:delText>n</w:delText>
        </w:r>
      </w:del>
      <w:r>
        <w:t xml:space="preserve">t </w:t>
      </w:r>
      <w:ins w:id="18708" w:author="GoldenCorpusHarness" w:date="2026-03-28T22:23:47Z">
        <w:r>
          <w:t>le</w:t>
        </w:r>
      </w:ins>
      <w:r>
        <w:t>a</w:t>
      </w:r>
      <w:del w:id="18709" w:author="GoldenCorpusHarness" w:date="2026-03-28T22:23:47Z">
        <w:r>
          <w:delText>n</w:delText>
        </w:r>
      </w:del>
      <w:r>
        <w:t>d</w:t>
      </w:r>
      <w:del w:id="18710" w:author="GoldenCorpusHarness" w:date="2026-03-28T22:23:47Z">
        <w:r>
          <w:delText>,</w:delText>
        </w:r>
      </w:del>
      <w:ins w:id="18711" w:author="GoldenCorpusHarness" w:date="2026-03-28T22:23:47Z">
        <w:r>
          <w:t>s to or has</w:t>
        </w:r>
      </w:ins>
      <w:r>
        <w:t xml:space="preserve"> the</w:t>
      </w:r>
      <w:del w:id="18712" w:author="GoldenCorpusHarness" w:date="2026-03-28T22:23:47Z">
        <w:r>
          <w:delText>refore,</w:delText>
        </w:r>
      </w:del>
      <w:r>
        <w:t xml:space="preserve"> </w:t>
      </w:r>
      <w:del w:id="18713" w:author="GoldenCorpusHarness" w:date="2026-03-28T22:23:47Z">
        <w:r>
          <w:delText>n</w:delText>
        </w:r>
      </w:del>
      <w:ins w:id="18714" w:author="GoldenCorpusHarness" w:date="2026-03-28T22:23:47Z">
        <w:r>
          <w:t>p</w:t>
        </w:r>
      </w:ins>
      <w:r>
        <w:t>ot</w:t>
      </w:r>
      <w:ins w:id="18715" w:author="GoldenCorpusHarness" w:date="2026-03-28T22:23:47Z">
        <w:r>
          <w:t>ential</w:t>
        </w:r>
      </w:ins>
      <w:r>
        <w:t xml:space="preserve"> </w:t>
      </w:r>
      <w:del w:id="18716" w:author="GoldenCorpusHarness" w:date="2026-03-28T22:23:47Z">
        <w:r>
          <w:delText>c</w:delText>
        </w:r>
      </w:del>
      <w:ins w:id="18717" w:author="GoldenCorpusHarness" w:date="2026-03-28T22:23:47Z">
        <w:r>
          <w:t>t</w:t>
        </w:r>
      </w:ins>
      <w:r>
        <w:t>o</w:t>
      </w:r>
      <w:del w:id="18718" w:author="GoldenCorpusHarness" w:date="2026-03-28T22:23:47Z">
        <w:r>
          <w:delText>nsid</w:delText>
        </w:r>
      </w:del>
      <w:ins w:id="18719" w:author="GoldenCorpusHarness" w:date="2026-03-28T22:23:47Z">
        <w:r>
          <w:t xml:space="preserve"> l</w:t>
        </w:r>
      </w:ins>
      <w:r>
        <w:t>e</w:t>
      </w:r>
      <w:del w:id="18720" w:author="GoldenCorpusHarness" w:date="2026-03-28T22:23:47Z">
        <w:r>
          <w:delText>re</w:delText>
        </w:r>
      </w:del>
      <w:ins w:id="18721" w:author="GoldenCorpusHarness" w:date="2026-03-28T22:23:47Z">
        <w:r>
          <w:t>a</w:t>
        </w:r>
      </w:ins>
      <w:r>
        <w:t xml:space="preserve">d </w:t>
      </w:r>
      <w:del w:id="18722" w:author="GoldenCorpusHarness" w:date="2026-03-28T22:23:47Z">
        <w:r>
          <w:delText>POCBP:</w:delText>
        </w:r>
      </w:del>
      <w:ins w:id="18723" w:author="GoldenCorpusHarness" w:date="2026-03-28T22:23:47Z">
        <w:r>
          <w:t>to harm to the patient.</w:t>
        </w:r>
      </w:ins>
    </w:p>
    <w:p ns2:paraId="2A1F0E3D" ns2:textId="77777777" w:rsidR="008F3380" w:rsidRPr="0038783A" w:rsidRDefault="00895D30" w:rsidP="008F3380">
      <w:pPr>
        <w:pStyle w:val="ListBullet"/>
        <w:keepLines w:val="0"/>
        <w:spacing w:after="240"/>
      </w:pPr>
      <w:del w:id="18724" w:author="GoldenCorpusHarness" w:date="2026-03-28T22:23:47Z">
        <w:r>
          <w:delText>Pr</w:delText>
        </w:r>
      </w:del>
      <w:ins w:id="18725" w:author="GoldenCorpusHarness" w:date="2026-03-28T22:23:47Z">
        <w:r>
          <w:t>Misus</w:t>
        </w:r>
      </w:ins>
      <w:r>
        <w:t>e</w:t>
      </w:r>
      <w:del w:id="18726" w:author="GoldenCorpusHarness" w:date="2026-03-28T22:23:47Z">
        <w:r>
          <w:delText>menarchal</w:delText>
        </w:r>
      </w:del>
    </w:p>
    <w:p ns2:paraId="0471FDD3" ns2:textId="77777777" w:rsidR="008F3380" w:rsidRPr="0038783A" w:rsidRDefault="00895D30" w:rsidP="008F3380">
      <w:pPr>
        <w:pStyle w:val="ListBullet"/>
        <w:keepLines w:val="0"/>
        <w:spacing w:after="240"/>
      </w:pPr>
      <w:del w:id="18727" w:author="GoldenCorpusHarness" w:date="2026-03-28T22:23:47Z">
        <w:r>
          <w:delText>P</w:delText>
        </w:r>
      </w:del>
      <w:ins w:id="18728" w:author="GoldenCorpusHarness" w:date="2026-03-28T22:23:47Z">
        <w:r>
          <w:t xml:space="preserve">This </w:t>
        </w:r>
      </w:ins>
      <w:r>
        <w:t>re</w:t>
      </w:r>
      <w:ins w:id="18729" w:author="GoldenCorpusHarness" w:date="2026-03-28T22:23:47Z">
        <w:r>
          <w:t xml:space="preserve">fers to situations where the </w:t>
        </w:r>
      </w:ins>
      <w:r>
        <w:t>me</w:t>
      </w:r>
      <w:ins w:id="18730" w:author="GoldenCorpusHarness" w:date="2026-03-28T22:23:47Z">
        <w:r>
          <w:t xml:space="preserve">dicinal product is intentionally and inappropriately used </w:t>
        </w:r>
      </w:ins>
      <w:r>
        <w:t>no</w:t>
      </w:r>
      <w:del w:id="18731" w:author="GoldenCorpusHarness" w:date="2026-03-28T22:23:47Z">
        <w:r>
          <w:delText>p</w:delText>
        </w:r>
      </w:del>
      <w:ins w:id="18732" w:author="GoldenCorpusHarness" w:date="2026-03-28T22:23:47Z">
        <w:r>
          <w:t xml:space="preserve">t in </w:t>
        </w:r>
      </w:ins>
      <w:r>
        <w:t>a</w:t>
      </w:r>
      <w:del w:id="18733" w:author="GoldenCorpusHarness" w:date="2026-03-28T22:23:47Z">
        <w:r>
          <w:delText>us</w:delText>
        </w:r>
      </w:del>
      <w:ins w:id="18734" w:author="GoldenCorpusHarness" w:date="2026-03-28T22:23:47Z">
        <w:r>
          <w:t>ccord</w:t>
        </w:r>
      </w:ins>
      <w:r>
        <w:t>a</w:t>
      </w:r>
      <w:del w:id="18735" w:author="GoldenCorpusHarness" w:date="2026-03-28T22:23:47Z">
        <w:r>
          <w:delText>l</w:delText>
        </w:r>
      </w:del>
      <w:ins w:id="18736" w:author="GoldenCorpusHarness" w:date="2026-03-28T22:23:47Z">
        <w:r>
          <w:t>nce</w:t>
        </w:r>
      </w:ins>
      <w:r>
        <w:t xml:space="preserve"> with </w:t>
      </w:r>
      <w:del w:id="18737" w:author="GoldenCorpusHarness" w:date="2026-03-28T22:23:47Z">
        <w:r>
          <w:delText>1</w:delText>
        </w:r>
      </w:del>
      <w:ins w:id="18738" w:author="GoldenCorpusHarness" w:date="2026-03-28T22:23:47Z">
        <w:r>
          <w:t>the terms</w:t>
        </w:r>
      </w:ins>
      <w:r>
        <w:t xml:space="preserve"> of the </w:t>
      </w:r>
      <w:ins w:id="18739" w:author="GoldenCorpusHarness" w:date="2026-03-28T22:23:47Z">
        <w:r>
          <w:t>product in</w:t>
        </w:r>
      </w:ins>
      <w:r>
        <w:t>fo</w:t>
      </w:r>
      <w:del w:id="18740" w:author="GoldenCorpusHarness" w:date="2026-03-28T22:23:47Z">
        <w:r>
          <w:delText>ll</w:delText>
        </w:r>
      </w:del>
      <w:ins w:id="18741" w:author="GoldenCorpusHarness" w:date="2026-03-28T22:23:47Z">
        <w:r>
          <w:t>rmati</w:t>
        </w:r>
      </w:ins>
      <w:r>
        <w:t>o</w:t>
      </w:r>
      <w:del w:id="18742" w:author="GoldenCorpusHarness" w:date="2026-03-28T22:23:47Z">
        <w:r>
          <w:delText>wi</w:delText>
        </w:r>
      </w:del>
      <w:r>
        <w:t>n</w:t>
      </w:r>
      <w:del w:id="18743" w:author="GoldenCorpusHarness" w:date="2026-03-28T22:23:47Z">
        <w:r>
          <w:delText>g:</w:delText>
        </w:r>
      </w:del>
      <w:ins w:id="18744" w:author="GoldenCorpusHarness" w:date="2026-03-28T22:23:47Z">
        <w:r>
          <w:t>.</w:t>
        </w:r>
      </w:ins>
    </w:p>
    <w:p ns2:paraId="24233BF4" ns2:textId="77777777" w:rsidR="008F3380" w:rsidRPr="0038783A" w:rsidRDefault="00895D30" w:rsidP="008F3380">
      <w:pPr>
        <w:pStyle w:val="ListBullet2"/>
        <w:keepLines w:val="0"/>
        <w:tabs>
          <w:tab w:val="num" w:pos="900"/>
        </w:tabs>
        <w:spacing w:after="240"/>
        <w:ind w:left="900"/>
      </w:pPr>
      <w:del w:id="18745" w:author="GoldenCorpusHarness" w:date="2026-03-28T22:23:47Z">
        <w:r>
          <w:delText>Doc</w:delText>
        </w:r>
      </w:del>
      <w:ins w:id="18746" w:author="GoldenCorpusHarness" w:date="2026-03-28T22:23:47Z">
        <w:r>
          <w:t>Ab</w:t>
        </w:r>
      </w:ins>
      <w:r>
        <w:t>u</w:t>
      </w:r>
      <w:del w:id="18747" w:author="GoldenCorpusHarness" w:date="2026-03-28T22:23:47Z">
        <w:r>
          <w:delText>m</w:delText>
        </w:r>
      </w:del>
      <w:ins w:id="18748" w:author="GoldenCorpusHarness" w:date="2026-03-28T22:23:47Z">
        <w:r>
          <w:t>s</w:t>
        </w:r>
      </w:ins>
      <w:r>
        <w:t>e</w:t>
      </w:r>
      <w:del w:id="18749" w:author="GoldenCorpusHarness" w:date="2026-03-28T22:23:47Z">
        <w:r>
          <w:delText>nted hysterectomy</w:delText>
        </w:r>
      </w:del>
    </w:p>
    <w:p ns2:paraId="76BFD13C" ns2:textId="77777777" w:rsidR="008F3380" w:rsidRPr="0038783A" w:rsidRDefault="00895D30" w:rsidP="008F3380">
      <w:pPr>
        <w:pStyle w:val="ListBullet2"/>
        <w:keepLines w:val="0"/>
        <w:tabs>
          <w:tab w:val="num" w:pos="900"/>
        </w:tabs>
        <w:spacing w:after="240"/>
        <w:ind w:left="900"/>
      </w:pPr>
      <w:del w:id="18750" w:author="GoldenCorpusHarness" w:date="2026-03-28T22:23:47Z">
        <w:r>
          <w:delText>D</w:delText>
        </w:r>
      </w:del>
      <w:ins w:id="18751" w:author="GoldenCorpusHarness" w:date="2026-03-28T22:23:47Z">
        <w:r>
          <w:t>This c</w:t>
        </w:r>
      </w:ins>
      <w:r>
        <w:t>o</w:t>
      </w:r>
      <w:del w:id="18752" w:author="GoldenCorpusHarness" w:date="2026-03-28T22:23:47Z">
        <w:r>
          <w:delText>cum</w:delText>
        </w:r>
      </w:del>
      <w:ins w:id="18753" w:author="GoldenCorpusHarness" w:date="2026-03-28T22:23:47Z">
        <w:r>
          <w:t>rresponds to the persist</w:t>
        </w:r>
      </w:ins>
      <w:r>
        <w:t>ent</w:t>
      </w:r>
      <w:ins w:id="18754" w:author="GoldenCorpusHarness" w:date="2026-03-28T22:23:47Z">
        <w:r>
          <w:t xml:space="preserve"> or sporadic intentional, excessive use of a medicinal product for a perceiv</w:t>
        </w:r>
      </w:ins>
      <w:r>
        <w:t xml:space="preserve">ed </w:t>
      </w:r>
      <w:del w:id="18755" w:author="GoldenCorpusHarness" w:date="2026-03-28T22:23:47Z">
        <w:r>
          <w:delText>b</w:delText>
        </w:r>
      </w:del>
      <w:ins w:id="18756" w:author="GoldenCorpusHarness" w:date="2026-03-28T22:23:47Z">
        <w:r>
          <w:t>psycholog</w:t>
        </w:r>
      </w:ins>
      <w:r>
        <w:t>i</w:t>
      </w:r>
      <w:ins w:id="18757" w:author="GoldenCorpusHarness" w:date="2026-03-28T22:23:47Z">
        <w:r>
          <w:t>ca</w:t>
        </w:r>
      </w:ins>
      <w:r>
        <w:t>l</w:t>
      </w:r>
      <w:ins w:id="18758" w:author="GoldenCorpusHarness" w:date="2026-03-28T22:23:47Z">
        <w:r>
          <w:t xml:space="preserve"> or physiologic</w:t>
        </w:r>
      </w:ins>
      <w:r>
        <w:t>a</w:t>
      </w:r>
      <w:ins w:id="18759" w:author="GoldenCorpusHarness" w:date="2026-03-28T22:23:47Z">
        <w:r>
          <w:t>l reward or desired non</w:t>
        </w:r>
      </w:ins>
      <w:r>
        <w:t>t</w:t>
      </w:r>
      <w:ins w:id="18760" w:author="GoldenCorpusHarness" w:date="2026-03-28T22:23:47Z">
        <w:r>
          <w:t>h</w:t>
        </w:r>
      </w:ins>
      <w:r>
        <w:t>era</w:t>
      </w:r>
      <w:del w:id="18761" w:author="GoldenCorpusHarness" w:date="2026-03-28T22:23:47Z">
        <w:r>
          <w:delText>l</w:delText>
        </w:r>
      </w:del>
      <w:ins w:id="18762" w:author="GoldenCorpusHarness" w:date="2026-03-28T22:23:47Z">
        <w:r>
          <w:t>peutic</w:t>
        </w:r>
      </w:ins>
      <w:r>
        <w:t xml:space="preserve"> </w:t>
      </w:r>
      <w:del w:id="18763" w:author="GoldenCorpusHarness" w:date="2026-03-28T22:23:47Z">
        <w:r>
          <w:delText>salping</w:delText>
        </w:r>
      </w:del>
      <w:ins w:id="18764" w:author="GoldenCorpusHarness" w:date="2026-03-28T22:23:47Z">
        <w:r>
          <w:t>eff</w:t>
        </w:r>
      </w:ins>
      <w:r>
        <w:t>ect</w:t>
      </w:r>
      <w:del w:id="18765" w:author="GoldenCorpusHarness" w:date="2026-03-28T22:23:47Z">
        <w:r>
          <w:delText>omy</w:delText>
        </w:r>
      </w:del>
      <w:ins w:id="18766" w:author="GoldenCorpusHarness" w:date="2026-03-28T22:23:47Z">
        <w:r>
          <w:t>.</w:t>
        </w:r>
      </w:ins>
    </w:p>
    <w:p ns2:paraId="37CAE395" ns2:textId="77777777" w:rsidR="008F3380" w:rsidRPr="0038783A" w:rsidRDefault="00895D30" w:rsidP="008F3380">
      <w:pPr>
        <w:pStyle w:val="ListBullet2"/>
        <w:keepLines w:val="0"/>
        <w:tabs>
          <w:tab w:val="num" w:pos="900"/>
        </w:tabs>
        <w:spacing w:after="240"/>
        <w:ind w:left="900"/>
      </w:pPr>
      <w:r>
        <w:t>D</w:t>
      </w:r>
      <w:ins w:id="18767" w:author="GoldenCorpusHarness" w:date="2026-03-28T22:23:47Z">
        <w:r>
          <w:t>efiniti</w:t>
        </w:r>
      </w:ins>
      <w:r>
        <w:t>o</w:t>
      </w:r>
      <w:del w:id="18768" w:author="GoldenCorpusHarness" w:date="2026-03-28T22:23:47Z">
        <w:r>
          <w:delText>cume</w:delText>
        </w:r>
      </w:del>
      <w:r>
        <w:t>n</w:t>
      </w:r>
      <w:del w:id="18769" w:author="GoldenCorpusHarness" w:date="2026-03-28T22:23:47Z">
        <w:r>
          <w:delText>ted bilateral</w:delText>
        </w:r>
      </w:del>
      <w:r>
        <w:t xml:space="preserve"> o</w:t>
      </w:r>
      <w:del w:id="18770" w:author="GoldenCorpusHarness" w:date="2026-03-28T22:23:47Z">
        <w:r>
          <w:delText>ophorectomy</w:delText>
        </w:r>
      </w:del>
      <w:ins w:id="18771" w:author="GoldenCorpusHarness" w:date="2026-03-28T22:23:47Z">
        <w:r>
          <w:t>f AE</w:t>
        </w:r>
      </w:ins>
    </w:p>
    <w:p ns2:paraId="7D899D79" ns2:textId="77777777" w:rsidR="008F3380" w:rsidRPr="0038783A" w:rsidRDefault="00895D30" w:rsidP="00FA19C0">
      <w:pPr>
        <w:pStyle w:val="paragraph0"/>
      </w:pPr>
      <w:del w:id="18772" w:author="GoldenCorpusHarness" w:date="2026-03-28T22:23:47Z">
        <w:r>
          <w:delText>For</w:delText>
        </w:r>
      </w:del>
      <w:ins w:id="18773" w:author="GoldenCorpusHarness" w:date="2026-03-28T22:23:47Z">
        <w:r>
          <w:t>AE</w:t>
        </w:r>
      </w:ins>
      <w:r>
        <w:t xml:space="preserve"> </w:t>
      </w:r>
      <w:ins w:id="18774" w:author="GoldenCorpusHarness" w:date="2026-03-28T22:23:47Z">
        <w:r>
          <w:t>def</w:t>
        </w:r>
      </w:ins>
      <w:r>
        <w:t>in</w:t>
      </w:r>
      <w:del w:id="18775" w:author="GoldenCorpusHarness" w:date="2026-03-28T22:23:47Z">
        <w:r>
          <w:delText>d</w:delText>
        </w:r>
      </w:del>
      <w:r>
        <w:t>i</w:t>
      </w:r>
      <w:del w:id="18776" w:author="GoldenCorpusHarness" w:date="2026-03-28T22:23:47Z">
        <w:r>
          <w:delText>viduals with permanent infertility due to an alternate medical cause other than the above (eg, Mullerian agenesis, androgen insensitivity), investigator discre</w:delText>
        </w:r>
      </w:del>
      <w:r>
        <w:t>tion</w:t>
      </w:r>
      <w:del w:id="18777" w:author="GoldenCorpusHarness" w:date="2026-03-28T22:23:47Z">
        <w:r>
          <w:delText xml:space="preserve"> should be applied to determining study entry.</w:delText>
        </w:r>
      </w:del>
    </w:p>
    <w:p ns2:paraId="236B1CB3" ns2:textId="77777777" w:rsidR="008F3380" w:rsidRPr="0038783A" w:rsidRDefault="00895D30" w:rsidP="00FA19C0">
      <w:pPr>
        <w:pStyle w:val="paragraph0"/>
      </w:pPr>
      <w:del w:id="18778" w:author="GoldenCorpusHarness" w:date="2026-03-28T22:23:47Z">
        <w:r>
          <w:delText>N</w:delText>
        </w:r>
      </w:del>
      <w:ins w:id="18779" w:author="GoldenCorpusHarness" w:date="2026-03-28T22:23:47Z">
        <w:r>
          <w:t>An AE is any unt</w:t>
        </w:r>
      </w:ins>
      <w:r>
        <w:t>o</w:t>
      </w:r>
      <w:del w:id="18780" w:author="GoldenCorpusHarness" w:date="2026-03-28T22:23:47Z">
        <w:r>
          <w:delText>t</w:delText>
        </w:r>
      </w:del>
      <w:ins w:id="18781" w:author="GoldenCorpusHarness" w:date="2026-03-28T22:23:47Z">
        <w:r>
          <w:t>ward m</w:t>
        </w:r>
      </w:ins>
      <w:r>
        <w:t>e</w:t>
      </w:r>
      <w:del w:id="18782" w:author="GoldenCorpusHarness" w:date="2026-03-28T22:23:47Z">
        <w:r>
          <w:delText>:</w:delText>
        </w:r>
      </w:del>
      <w:ins w:id="18783" w:author="GoldenCorpusHarness" w:date="2026-03-28T22:23:47Z">
        <w:r>
          <w:t>dical</w:t>
        </w:r>
      </w:ins>
      <w:r>
        <w:t xml:space="preserve"> </w:t>
      </w:r>
      <w:del w:id="18784" w:author="GoldenCorpusHarness" w:date="2026-03-28T22:23:47Z">
        <w:r>
          <w:delText>D</w:delText>
        </w:r>
      </w:del>
      <w:r>
        <w:t>oc</w:t>
      </w:r>
      <w:ins w:id="18785" w:author="GoldenCorpusHarness" w:date="2026-03-28T22:23:47Z">
        <w:r>
          <w:t>c</w:t>
        </w:r>
      </w:ins>
      <w:r>
        <w:t>u</w:t>
      </w:r>
      <w:del w:id="18786" w:author="GoldenCorpusHarness" w:date="2026-03-28T22:23:47Z">
        <w:r>
          <w:delText>m</w:delText>
        </w:r>
      </w:del>
      <w:ins w:id="18787" w:author="GoldenCorpusHarness" w:date="2026-03-28T22:23:47Z">
        <w:r>
          <w:t>rr</w:t>
        </w:r>
      </w:ins>
      <w:r>
        <w:t>en</w:t>
      </w:r>
      <w:del w:id="18788" w:author="GoldenCorpusHarness" w:date="2026-03-28T22:23:47Z">
        <w:r>
          <w:delText>tat</w:delText>
        </w:r>
      </w:del>
      <w:ins w:id="18789" w:author="GoldenCorpusHarness" w:date="2026-03-28T22:23:47Z">
        <w:r>
          <w:t xml:space="preserve">ce </w:t>
        </w:r>
      </w:ins>
      <w:r>
        <w:t>i</w:t>
      </w:r>
      <w:del w:id="18790" w:author="GoldenCorpusHarness" w:date="2026-03-28T22:23:47Z">
        <w:r>
          <w:delText>o</w:delText>
        </w:r>
      </w:del>
      <w:r>
        <w:t xml:space="preserve">n </w:t>
      </w:r>
      <w:ins w:id="18791" w:author="GoldenCorpusHarness" w:date="2026-03-28T22:23:47Z">
        <w:r>
          <w:t>a clini</w:t>
        </w:r>
      </w:ins>
      <w:r>
        <w:t>ca</w:t>
      </w:r>
      <w:del w:id="18792" w:author="GoldenCorpusHarness" w:date="2026-03-28T22:23:47Z">
        <w:r>
          <w:delText>n come from the</w:delText>
        </w:r>
      </w:del>
      <w:ins w:id="18793" w:author="GoldenCorpusHarness" w:date="2026-03-28T22:23:47Z">
        <w:r>
          <w:t>l</w:t>
        </w:r>
      </w:ins>
      <w:r>
        <w:t xml:space="preserve"> s</w:t>
      </w:r>
      <w:del w:id="18794" w:author="GoldenCorpusHarness" w:date="2026-03-28T22:23:47Z">
        <w:r>
          <w:delText>i</w:delText>
        </w:r>
      </w:del>
      <w:r>
        <w:t>t</w:t>
      </w:r>
      <w:del w:id="18795" w:author="GoldenCorpusHarness" w:date="2026-03-28T22:23:47Z">
        <w:r>
          <w:delText>e personnel’s review of the</w:delText>
        </w:r>
      </w:del>
      <w:ins w:id="18796" w:author="GoldenCorpusHarness" w:date="2026-03-28T22:23:47Z">
        <w:r>
          <w:t>udy</w:t>
        </w:r>
      </w:ins>
      <w:r>
        <w:t xml:space="preserve"> participant</w:t>
      </w:r>
      <w:del w:id="18797" w:author="GoldenCorpusHarness" w:date="2026-03-28T22:23:47Z">
        <w:r>
          <w:delText>’</w:delText>
        </w:r>
      </w:del>
      <w:ins w:id="18798" w:author="GoldenCorpusHarness" w:date="2026-03-28T22:23:47Z">
        <w:r>
          <w:t>, temporally a</w:t>
        </w:r>
      </w:ins>
      <w:r>
        <w:t>s</w:t>
      </w:r>
      <w:del w:id="18799" w:author="GoldenCorpusHarness" w:date="2026-03-28T22:23:47Z">
        <w:r>
          <w:delText xml:space="preserve"> m</w:delText>
        </w:r>
      </w:del>
      <w:ins w:id="18800" w:author="GoldenCorpusHarness" w:date="2026-03-28T22:23:47Z">
        <w:r>
          <w:t>sociat</w:t>
        </w:r>
      </w:ins>
      <w:r>
        <w:t>ed</w:t>
      </w:r>
      <w:ins w:id="18801" w:author="GoldenCorpusHarness" w:date="2026-03-28T22:23:47Z">
        <w:r>
          <w:t xml:space="preserve"> w</w:t>
        </w:r>
      </w:ins>
      <w:r>
        <w:t>i</w:t>
      </w:r>
      <w:del w:id="18802" w:author="GoldenCorpusHarness" w:date="2026-03-28T22:23:47Z">
        <w:r>
          <w:delText>cal</w:delText>
        </w:r>
      </w:del>
      <w:ins w:id="18803" w:author="GoldenCorpusHarness" w:date="2026-03-28T22:23:47Z">
        <w:r>
          <w:t>th</w:t>
        </w:r>
      </w:ins>
      <w:r>
        <w:t xml:space="preserve"> </w:t>
      </w:r>
      <w:del w:id="18804" w:author="GoldenCorpusHarness" w:date="2026-03-28T22:23:47Z">
        <w:r>
          <w:delText>r</w:delText>
        </w:r>
      </w:del>
      <w:ins w:id="18805" w:author="GoldenCorpusHarness" w:date="2026-03-28T22:23:47Z">
        <w:r>
          <w:t>th</w:t>
        </w:r>
      </w:ins>
      <w:r>
        <w:t>e</w:t>
      </w:r>
      <w:del w:id="18806" w:author="GoldenCorpusHarness" w:date="2026-03-28T22:23:47Z">
        <w:r>
          <w:delText>cord</w:delText>
        </w:r>
      </w:del>
      <w:ins w:id="18807" w:author="GoldenCorpusHarness" w:date="2026-03-28T22:23:47Z">
        <w:r>
          <w:t xml:space="preserve"> u</w:t>
        </w:r>
      </w:ins>
      <w:r>
        <w:t>s</w:t>
      </w:r>
      <w:del w:id="18808" w:author="GoldenCorpusHarness" w:date="2026-03-28T22:23:47Z">
        <w:r>
          <w:delText>, m</w:delText>
        </w:r>
      </w:del>
      <w:r>
        <w:t>e</w:t>
      </w:r>
      <w:del w:id="18809" w:author="GoldenCorpusHarness" w:date="2026-03-28T22:23:47Z">
        <w:r>
          <w:delText>dical examination,</w:delText>
        </w:r>
      </w:del>
      <w:r>
        <w:t xml:space="preserve"> o</w:t>
      </w:r>
      <w:del w:id="18810" w:author="GoldenCorpusHarness" w:date="2026-03-28T22:23:47Z">
        <w:r>
          <w:delText>r</w:delText>
        </w:r>
      </w:del>
      <w:ins w:id="18811" w:author="GoldenCorpusHarness" w:date="2026-03-28T22:23:47Z">
        <w:r>
          <w:t>f</w:t>
        </w:r>
      </w:ins>
      <w:r>
        <w:t xml:space="preserve"> </w:t>
      </w:r>
      <w:del w:id="18812" w:author="GoldenCorpusHarness" w:date="2026-03-28T22:23:47Z">
        <w:r>
          <w:delText>medical hi</w:delText>
        </w:r>
      </w:del>
      <w:r>
        <w:t>st</w:t>
      </w:r>
      <w:del w:id="18813" w:author="GoldenCorpusHarness" w:date="2026-03-28T22:23:47Z">
        <w:r>
          <w:delText>or</w:delText>
        </w:r>
      </w:del>
      <w:ins w:id="18814" w:author="GoldenCorpusHarness" w:date="2026-03-28T22:23:47Z">
        <w:r>
          <w:t>ud</w:t>
        </w:r>
      </w:ins>
      <w:r>
        <w:t>y interv</w:t>
      </w:r>
      <w:ins w:id="18815" w:author="GoldenCorpusHarness" w:date="2026-03-28T22:23:47Z">
        <w:r>
          <w:t>ent</w:t>
        </w:r>
      </w:ins>
      <w:r>
        <w:t>i</w:t>
      </w:r>
      <w:ins w:id="18816" w:author="GoldenCorpusHarness" w:date="2026-03-28T22:23:47Z">
        <w:r>
          <w:t>on, wh</w:t>
        </w:r>
      </w:ins>
      <w:r>
        <w:t>e</w:t>
      </w:r>
      <w:del w:id="18817" w:author="GoldenCorpusHarness" w:date="2026-03-28T22:23:47Z">
        <w:r>
          <w:delText>w</w:delText>
        </w:r>
      </w:del>
      <w:ins w:id="18818" w:author="GoldenCorpusHarness" w:date="2026-03-28T22:23:47Z">
        <w:r>
          <w:t>ther or not considered related to the study intervention</w:t>
        </w:r>
      </w:ins>
      <w:r>
        <w:t>.</w:t>
      </w:r>
    </w:p>
    <w:p ns2:paraId="5F38CEAD" ns2:textId="77777777" w:rsidR="008F3380" w:rsidRPr="0038783A" w:rsidRDefault="00895D30" w:rsidP="008F3380">
      <w:pPr>
        <w:pStyle w:val="ListBullet"/>
        <w:keepLines w:val="0"/>
        <w:spacing w:after="240"/>
      </w:pPr>
      <w:del w:id="18819" w:author="GoldenCorpusHarness" w:date="2026-03-28T22:23:47Z">
        <w:r>
          <w:delText>Postmeno</w:delText>
        </w:r>
      </w:del>
      <w:ins w:id="18820" w:author="GoldenCorpusHarness" w:date="2026-03-28T22:23:47Z">
        <w:r>
          <w:t>Note: An AE can therefore be any unfavorable and unintended sign (including an abnormal laboratory finding), sym</w:t>
        </w:r>
      </w:ins>
      <w:r>
        <w:t>p</w:t>
      </w:r>
      <w:del w:id="18821" w:author="GoldenCorpusHarness" w:date="2026-03-28T22:23:47Z">
        <w:r>
          <w:delText>ausal</w:delText>
        </w:r>
      </w:del>
      <w:ins w:id="18822" w:author="GoldenCorpusHarness" w:date="2026-03-28T22:23:47Z">
        <w:r>
          <w:t>tom, or disease (new or exacerbated) temporally associated with the use of a study intervention.</w:t>
        </w:r>
      </w:ins>
    </w:p>
    <w:p ns2:paraId="215D9FE9" ns2:textId="77777777" w:rsidR="008F3380" w:rsidRPr="0038783A" w:rsidRDefault="00895D30" w:rsidP="008F3380">
      <w:pPr>
        <w:pStyle w:val="ListBullet2"/>
        <w:keepLines w:val="0"/>
        <w:tabs>
          <w:tab w:val="num" w:pos="900"/>
        </w:tabs>
        <w:spacing w:after="240"/>
        <w:ind w:left="900"/>
      </w:pPr>
      <w:ins w:id="18823" w:author="GoldenCorpusHarness" w:date="2026-03-28T22:23:47Z">
        <w:r>
          <w:t xml:space="preserve">Note: For purposes of </w:t>
        </w:r>
      </w:ins>
      <w:r>
        <w:t>A</w:t>
      </w:r>
      <w:del w:id="18824" w:author="GoldenCorpusHarness" w:date="2026-03-28T22:23:47Z">
        <w:r>
          <w:delText xml:space="preserve"> postmenopausal state is</w:delText>
        </w:r>
      </w:del>
      <w:ins w:id="18825" w:author="GoldenCorpusHarness" w:date="2026-03-28T22:23:47Z">
        <w:r>
          <w:t>E</w:t>
        </w:r>
      </w:ins>
      <w:r>
        <w:t xml:space="preserve"> defin</w:t>
      </w:r>
      <w:del w:id="18826" w:author="GoldenCorpusHarness" w:date="2026-03-28T22:23:47Z">
        <w:r>
          <w:delText xml:space="preserve">ed as no menses </w:delText>
        </w:r>
      </w:del>
      <w:ins w:id="18827" w:author="GoldenCorpusHarness" w:date="2026-03-28T22:23:47Z">
        <w:r>
          <w:t>ition, study intervention includes any pharmaceutical product, biological product, vaccine, diagnostic agent, medical device, combination product, or protocol-speci</w:t>
        </w:r>
      </w:ins>
      <w:r>
        <w:t>f</w:t>
      </w:r>
      <w:del w:id="18828" w:author="GoldenCorpusHarness" w:date="2026-03-28T22:23:47Z">
        <w:r>
          <w:delText>or 12 months</w:delText>
        </w:r>
      </w:del>
      <w:ins w:id="18829" w:author="GoldenCorpusHarness" w:date="2026-03-28T22:23:47Z">
        <w:r>
          <w:t>ied procedure</w:t>
        </w:r>
      </w:ins>
      <w:r>
        <w:t xml:space="preserve"> w</w:t>
      </w:r>
      <w:del w:id="18830" w:author="GoldenCorpusHarness" w:date="2026-03-28T22:23:47Z">
        <w:r>
          <w:delText>ithout an alternative medical cause</w:delText>
        </w:r>
      </w:del>
      <w:ins w:id="18831" w:author="GoldenCorpusHarness" w:date="2026-03-28T22:23:47Z">
        <w:r>
          <w:t>hether investigational or marketed (including placebo, active comparator product, or run-in intervention), manufactured by, licensed by, provided by, or distributed by the Sponsor for human use in this study</w:t>
        </w:r>
      </w:ins>
      <w:r>
        <w:t>.</w:t>
      </w:r>
    </w:p>
    <w:p ns2:paraId="1FCC780D" ns2:textId="77777777" w:rsidR="008F3380" w:rsidRPr="0038783A" w:rsidRDefault="00895D30" w:rsidP="008F3380">
      <w:pPr>
        <w:pStyle w:val="ListBullet3"/>
        <w:keepLines w:val="0"/>
        <w:tabs>
          <w:tab w:val="left" w:pos="1620"/>
        </w:tabs>
        <w:spacing w:after="240"/>
        <w:ind w:left="1260"/>
      </w:pPr>
      <w:del w:id="18832" w:author="GoldenCorpusHarness" w:date="2026-03-28T22:23:47Z">
        <w:r>
          <w:delText>A high FSH level in the postmenopausal range may be used to confirm a postmenopausal state in participants assigned female sex at birth who are not using hormonal contraception or HRT. However, in the absence of 12 months of amenorrhea, confirmation with 2 FSH measurements in the postmenopausal range is required.</w:delText>
        </w:r>
      </w:del>
    </w:p>
    <w:p ns2:paraId="02264C5D" ns2:textId="77777777" w:rsidR="009858CB" w:rsidRPr="00EE328F" w:rsidRDefault="00895D30" w:rsidP="002C608E">
      <w:pPr>
        <w:pStyle w:val="ListBullet2"/>
        <w:keepNext/>
        <w:tabs>
          <w:tab w:val="num" w:pos="900"/>
        </w:tabs>
        <w:spacing w:after="240"/>
        <w:ind w:left="907"/>
      </w:pPr>
      <w:del w:id="18833" w:author="GoldenCorpusHarness" w:date="2026-03-28T22:23:47Z">
        <w:r>
          <w:delText>Participa</w:delText>
        </w:r>
      </w:del>
      <w:ins w:id="18834" w:author="GoldenCorpusHarness" w:date="2026-03-28T22:23:47Z">
        <w:r>
          <w:t>Eve</w:t>
        </w:r>
      </w:ins>
      <w:r>
        <w:t xml:space="preserve">nts </w:t>
      </w:r>
      <w:del w:id="18835" w:author="GoldenCorpusHarness" w:date="2026-03-28T22:23:47Z">
        <w:r>
          <w:delText xml:space="preserve">assigned female sex at birth who are on HRT and whose </w:delText>
        </w:r>
      </w:del>
      <w:r>
        <w:t>me</w:t>
      </w:r>
      <w:del w:id="18836" w:author="GoldenCorpusHarness" w:date="2026-03-28T22:23:47Z">
        <w:r>
          <w:delText>nopausal status is in doubt will be required to use one of the nonhormonal highly effective contraception m</w:delText>
        </w:r>
      </w:del>
      <w:r>
        <w:t>et</w:t>
      </w:r>
      <w:del w:id="18837" w:author="GoldenCorpusHarness" w:date="2026-03-28T22:23:47Z">
        <w:r>
          <w:delText>hods if they wish to continue their HRT dur</w:delText>
        </w:r>
      </w:del>
      <w:r>
        <w:t xml:space="preserve">ing the </w:t>
      </w:r>
      <w:del w:id="18838" w:author="GoldenCorpusHarness" w:date="2026-03-28T22:23:47Z">
        <w:r>
          <w:delText>study. Otherwise, they must</w:delText>
        </w:r>
      </w:del>
      <w:ins w:id="18839" w:author="GoldenCorpusHarness" w:date="2026-03-28T22:23:47Z">
        <w:r>
          <w:t>AE</w:t>
        </w:r>
      </w:ins>
      <w:r>
        <w:t xml:space="preserve"> d</w:t>
      </w:r>
      <w:del w:id="18840" w:author="GoldenCorpusHarness" w:date="2026-03-28T22:23:47Z">
        <w:r>
          <w:delText>iscont</w:delText>
        </w:r>
      </w:del>
      <w:ins w:id="18841" w:author="GoldenCorpusHarness" w:date="2026-03-28T22:23:47Z">
        <w:r>
          <w:t>ef</w:t>
        </w:r>
      </w:ins>
      <w:r>
        <w:t>in</w:t>
      </w:r>
      <w:del w:id="18842" w:author="GoldenCorpusHarness" w:date="2026-03-28T22:23:47Z">
        <w:r>
          <w:delText>ue HRT to allow conf</w:delText>
        </w:r>
      </w:del>
      <w:r>
        <w:t>i</w:t>
      </w:r>
      <w:del w:id="18843" w:author="GoldenCorpusHarness" w:date="2026-03-28T22:23:47Z">
        <w:r>
          <w:delText>rma</w:delText>
        </w:r>
      </w:del>
      <w:r>
        <w:t>tion</w:t>
      </w:r>
      <w:del w:id="18844" w:author="GoldenCorpusHarness" w:date="2026-03-28T22:23:47Z">
        <w:r>
          <w:delText xml:space="preserve"> of postmenopausal status before study enrollment.</w:delText>
        </w:r>
      </w:del>
    </w:p>
    <w:p ns2:paraId="124C43C2" ns2:textId="77777777" w:rsidR="00EE328F" w:rsidRPr="00EE328F" w:rsidRDefault="008F7EB8" w:rsidP="003F7192">
      <w:pPr>
        <w:pStyle w:val="Heading3"/>
      </w:pPr>
      <w:ins w:id="18845" w:author="GoldenCorpusHarness" w:date="2026-03-28T22:23:47Z">
        <w:r>
          <w:t>Any abnormal laboratory test results (hematology, clinical chemistry, or urinalysis) or other safety assessments (eg, E</w:t>
        </w:r>
      </w:ins>
      <w:r>
        <w:t>C</w:t>
      </w:r>
      <w:del w:id="18846" w:author="GoldenCorpusHarness" w:date="2026-03-28T22:23:47Z">
        <w:r>
          <w:delText>ontracepti</w:delText>
        </w:r>
      </w:del>
      <w:ins w:id="18847" w:author="GoldenCorpusHarness" w:date="2026-03-28T22:23:47Z">
        <w:r>
          <w:t xml:space="preserve">G, radiological scans, </w:t>
        </w:r>
      </w:ins>
      <w:r>
        <w:t>v</w:t>
      </w:r>
      <w:del w:id="18848" w:author="GoldenCorpusHarness" w:date="2026-03-28T22:23:47Z">
        <w:r>
          <w:delText>e Requirements</w:delText>
        </w:r>
      </w:del>
      <w:ins w:id="18849" w:author="GoldenCorpusHarness" w:date="2026-03-28T22:23:47Z">
        <w:r>
          <w:t>ital signs measurements), including those that worsen from baseline, considered clinically significant in the medical and scientific judgment of the investigator.</w:t>
        </w:r>
      </w:ins>
    </w:p>
    <w:tbl>
      <w:tblPr>
        <w:tblW w:w="5000" w:type="pct"/>
        <w:tblLayout w:type="fixed"/>
        <w:tblCellMar>
          <w:left w:w="0" w:type="dxa"/>
          <w:right w:w="0" w:type="dxa"/>
        </w:tblCellMar>
        <w:tblLook w:val="0000" w:firstRow="0" w:lastRow="0" w:firstColumn="0" w:lastColumn="0" w:noHBand="0" w:noVBand="0"/>
      </w:tblPr>
      <w:tblGrid>
        <w:gridCol w:w="8990"/>
      </w:tblGrid>
      <w:tr w:rsidR="003117E4" ns2:paraId="54A5145F" ns2:textId="77777777" w:rsidTr="00DF2CB9">
        <w:tc>
          <w:tcPr>
            <w:tcW w:w="8990" w:type="dxa"/>
            <w:tcBorders>
              <w:top w:val="single" w:sz="4" w:space="0" w:color="auto"/>
              <w:left w:val="single" w:sz="4" w:space="0" w:color="auto"/>
              <w:bottom w:val="single" w:sz="4" w:space="0" w:color="auto"/>
              <w:right w:val="single" w:sz="4" w:space="0" w:color="auto"/>
            </w:tcBorders>
          </w:tcPr>
          <w:p ns2:paraId="58E497EC" ns2:textId="77777777" w:rsidR="008F3380" w:rsidRPr="0052046C" w:rsidRDefault="00895D30" w:rsidP="007B6957">
            <w:pPr>
              <w:pStyle w:val="Paragraph"/>
              <w:spacing w:after="60"/>
            </w:pPr>
            <w:r w:rsidRPr="007E7CA3">
              <w:rPr>
                <w:b/>
                <w:sz w:val="20"/>
                <w:szCs w:val="20"/>
              </w:rPr>
              <w:t>Contraceptives</w:t>
            </w:r>
            <w:r w:rsidRPr="007E7CA3">
              <w:rPr>
                <w:b/>
                <w:sz w:val="20"/>
              </w:rPr>
              <w:t xml:space="preserve"> allowed during the study include</w:t>
            </w:r>
            <w:r w:rsidRPr="007E7CA3">
              <w:rPr>
                <w:b/>
                <w:szCs w:val="32"/>
                <w:vertAlign w:val="superscript"/>
              </w:rPr>
              <w:t>a</w:t>
            </w:r>
            <w:r w:rsidRPr="007E7CA3">
              <w:rPr>
                <w:b/>
                <w:sz w:val="20"/>
              </w:rPr>
              <w:t>:</w:t>
            </w:r>
          </w:p>
        </w:tc>
      </w:tr>
      <w:tr w:rsidR="003117E4" ns2:paraId="7639F556" ns2:textId="77777777" w:rsidTr="00DF2CB9">
        <w:trPr>
          <w:trHeight w:val="791"/>
        </w:trPr>
        <w:tc>
          <w:tcPr>
            <w:tcW w:w="8990" w:type="dxa"/>
            <w:tcBorders>
              <w:top w:val="single" w:sz="4" w:space="0" w:color="auto"/>
              <w:left w:val="single" w:sz="4" w:space="0" w:color="auto"/>
              <w:bottom w:val="single" w:sz="4" w:space="0" w:color="auto"/>
              <w:right w:val="single" w:sz="4" w:space="0" w:color="auto"/>
            </w:tcBorders>
          </w:tcPr>
          <w:p ns2:paraId="5C0B5FF8" ns2:textId="77777777" w:rsidR="008F3380" w:rsidRDefault="00895D30" w:rsidP="007B6957">
            <w:pPr>
              <w:pStyle w:val="Paragraph"/>
              <w:spacing w:after="60"/>
              <w:rPr>
                <w:b/>
                <w:sz w:val="20"/>
                <w:szCs w:val="20"/>
              </w:rPr>
            </w:pPr>
            <w:r w:rsidRPr="000C4120">
              <w:rPr>
                <w:b/>
                <w:sz w:val="20"/>
                <w:szCs w:val="20"/>
              </w:rPr>
              <w:t>Highly Effective Contraceptive Methods That Have Low User Dependency</w:t>
            </w:r>
          </w:p>
          <w:p ns2:paraId="3B6D96AB" ns2:textId="77777777" w:rsidR="008F3380" w:rsidRPr="00C0126C" w:rsidRDefault="00895D30" w:rsidP="007B6957">
            <w:pPr>
              <w:pStyle w:val="Paragraph"/>
              <w:spacing w:after="60"/>
            </w:pPr>
            <w:r w:rsidRPr="00110DFF">
              <w:rPr>
                <w:i/>
                <w:sz w:val="20"/>
                <w:szCs w:val="20"/>
              </w:rPr>
              <w:t>Failure rate of &lt;1% per year when used consistently and correct</w:t>
            </w:r>
            <w:r>
              <w:rPr>
                <w:i/>
                <w:sz w:val="20"/>
                <w:szCs w:val="20"/>
              </w:rPr>
              <w:t>ly.</w:t>
            </w:r>
          </w:p>
        </w:tc>
      </w:tr>
      <w:tr w:rsidR="003117E4" ns2:paraId="5E8CB13B" ns2:textId="77777777" w:rsidTr="00DF2CB9">
        <w:tc>
          <w:tcPr>
            <w:tcW w:w="8990" w:type="dxa"/>
            <w:tcBorders>
              <w:top w:val="single" w:sz="4" w:space="0" w:color="auto"/>
              <w:left w:val="single" w:sz="4" w:space="0" w:color="auto"/>
              <w:bottom w:val="single" w:sz="4" w:space="0" w:color="auto"/>
              <w:right w:val="single" w:sz="4" w:space="0" w:color="auto"/>
            </w:tcBorders>
          </w:tcPr>
          <w:p ns2:paraId="2885CE91" ns2:textId="77777777" w:rsidR="008F3380" w:rsidRPr="00924B79" w:rsidRDefault="00895D30" w:rsidP="007B6957">
            <w:pPr>
              <w:pStyle w:val="ListBullet"/>
              <w:keepLines w:val="0"/>
              <w:spacing w:after="60"/>
              <w:rPr>
                <w:sz w:val="20"/>
              </w:rPr>
            </w:pPr>
            <w:r w:rsidRPr="00F66770">
              <w:rPr>
                <w:sz w:val="20"/>
              </w:rPr>
              <w:t>Progestogen-only subdermal contraceptive implant</w:t>
            </w:r>
            <w:r>
              <w:rPr>
                <w:sz w:val="20"/>
                <w:vertAlign w:val="superscript"/>
              </w:rPr>
              <w:t>a</w:t>
            </w:r>
          </w:p>
          <w:p ns2:paraId="305260ED" ns2:textId="77777777" w:rsidR="008F3380" w:rsidRPr="00924B79" w:rsidRDefault="00895D30" w:rsidP="007B6957">
            <w:pPr>
              <w:pStyle w:val="ListBullet"/>
              <w:keepLines w:val="0"/>
              <w:spacing w:after="60"/>
              <w:rPr>
                <w:sz w:val="20"/>
              </w:rPr>
            </w:pPr>
            <w:r w:rsidRPr="00F66770">
              <w:rPr>
                <w:sz w:val="20"/>
              </w:rPr>
              <w:t>IUS</w:t>
            </w:r>
            <w:r>
              <w:rPr>
                <w:sz w:val="20"/>
                <w:vertAlign w:val="superscript"/>
              </w:rPr>
              <w:t>b</w:t>
            </w:r>
          </w:p>
          <w:p ns2:paraId="635D2C2D" ns2:textId="77777777" w:rsidR="008F3380" w:rsidRPr="00DE5337" w:rsidRDefault="00895D30" w:rsidP="007B6957">
            <w:pPr>
              <w:pStyle w:val="ListBullet"/>
              <w:keepLines w:val="0"/>
              <w:spacing w:after="60"/>
              <w:rPr>
                <w:sz w:val="20"/>
              </w:rPr>
            </w:pPr>
            <w:r w:rsidRPr="00C56410">
              <w:rPr>
                <w:sz w:val="20"/>
              </w:rPr>
              <w:t>Non</w:t>
            </w:r>
            <w:r>
              <w:rPr>
                <w:sz w:val="20"/>
              </w:rPr>
              <w:t>-</w:t>
            </w:r>
            <w:r w:rsidRPr="00C56410">
              <w:rPr>
                <w:sz w:val="20"/>
              </w:rPr>
              <w:t xml:space="preserve">hormonal </w:t>
            </w:r>
            <w:r w:rsidRPr="00DE5337">
              <w:rPr>
                <w:sz w:val="20"/>
              </w:rPr>
              <w:t>IUD</w:t>
            </w:r>
          </w:p>
          <w:p ns2:paraId="0874B083" ns2:textId="77777777" w:rsidR="008F3380" w:rsidRDefault="00895D30" w:rsidP="007B6957">
            <w:pPr>
              <w:pStyle w:val="ListBullet"/>
              <w:keepLines w:val="0"/>
              <w:spacing w:after="60"/>
              <w:rPr>
                <w:sz w:val="20"/>
              </w:rPr>
            </w:pPr>
            <w:r w:rsidRPr="00DE5337">
              <w:rPr>
                <w:sz w:val="20"/>
              </w:rPr>
              <w:t>Bilateral tubal occlusion</w:t>
            </w:r>
          </w:p>
          <w:p ns2:paraId="7FA45638" ns2:textId="77777777" w:rsidR="008F3380" w:rsidRPr="00C0126C" w:rsidRDefault="00895D30" w:rsidP="007B6957">
            <w:pPr>
              <w:pStyle w:val="ListBullet"/>
              <w:keepLines w:val="0"/>
              <w:spacing w:after="60"/>
              <w:rPr>
                <w:sz w:val="20"/>
              </w:rPr>
            </w:pPr>
            <w:r w:rsidRPr="35287DE1">
              <w:rPr>
                <w:sz w:val="20"/>
              </w:rPr>
              <w:t>Azoospermic partner (vasectomized or secondary to medical cause)</w:t>
            </w:r>
            <w:bookmarkStart w:id="356" w:name="_DV_M1154"/>
            <w:bookmarkEnd w:id="356"/>
            <w:r w:rsidRPr="0033606C">
              <w:rPr>
                <w:sz w:val="20"/>
              </w:rPr>
              <w:br/>
            </w:r>
            <w:r w:rsidRPr="00935593">
              <w:rPr>
                <w:sz w:val="20"/>
              </w:rPr>
              <w:t xml:space="preserve">All sexual partner(s) of the POCBP must be azoospermic. The participant must provide verbal confirmation of partner azoospermia during Medical History. </w:t>
            </w:r>
            <w:r w:rsidRPr="35287DE1">
              <w:rPr>
                <w:sz w:val="20"/>
              </w:rPr>
              <w:t>If not, an additional highly effective method of contraception should be used. A spermatogenesis cycle is approximately 90 days.</w:t>
            </w:r>
            <w:r>
              <w:rPr>
                <w:sz w:val="20"/>
              </w:rPr>
              <w:t xml:space="preserve"> </w:t>
            </w:r>
          </w:p>
        </w:tc>
      </w:tr>
      <w:tr w:rsidR="003117E4" ns2:paraId="0C0199F9" ns2:textId="77777777" w:rsidTr="00DF2CB9">
        <w:tc>
          <w:tcPr>
            <w:tcW w:w="8990" w:type="dxa"/>
            <w:tcBorders>
              <w:top w:val="single" w:sz="4" w:space="0" w:color="auto"/>
              <w:left w:val="single" w:sz="4" w:space="0" w:color="auto"/>
              <w:bottom w:val="single" w:sz="4" w:space="0" w:color="auto"/>
              <w:right w:val="single" w:sz="4" w:space="0" w:color="auto"/>
            </w:tcBorders>
          </w:tcPr>
          <w:p ns2:paraId="56780D42" ns2:textId="77777777" w:rsidR="008F3380" w:rsidRPr="00F9646F" w:rsidRDefault="00895D30" w:rsidP="007B6957">
            <w:pPr>
              <w:pStyle w:val="Paragraph"/>
              <w:spacing w:after="60"/>
              <w:rPr>
                <w:b/>
                <w:sz w:val="20"/>
                <w:szCs w:val="20"/>
              </w:rPr>
            </w:pPr>
            <w:r w:rsidRPr="00F9646F">
              <w:rPr>
                <w:b/>
                <w:sz w:val="20"/>
                <w:szCs w:val="20"/>
              </w:rPr>
              <w:t>Sexual Abstinence</w:t>
            </w:r>
          </w:p>
          <w:p ns2:paraId="56A17B3C" ns2:textId="77777777" w:rsidR="008F3380" w:rsidRPr="00C0126C" w:rsidRDefault="00895D30" w:rsidP="007B6957">
            <w:pPr>
              <w:pStyle w:val="ListBullet"/>
              <w:keepLines w:val="0"/>
              <w:spacing w:after="60"/>
              <w:rPr>
                <w:sz w:val="20"/>
              </w:rPr>
            </w:pPr>
            <w:r w:rsidRPr="00935593">
              <w:rPr>
                <w:sz w:val="20"/>
              </w:rPr>
              <w:t xml:space="preserve">Sexual </w:t>
            </w:r>
            <w:r w:rsidRPr="0051712D">
              <w:rPr>
                <w:sz w:val="20"/>
              </w:rPr>
              <w:t>abstinence is considered a highly effective method only if defined as refraining from penile-vaginal intercourse with partner(s) capable of producing sperm during the entire period of risk associated with the study intervention. The reliability of sexual abstinence needs to be evaluated in relation to the duration of the study and the preferred and usual lifestyle of the participant</w:t>
            </w:r>
            <w:r w:rsidRPr="00935593">
              <w:rPr>
                <w:sz w:val="20"/>
              </w:rPr>
              <w:t>.</w:t>
            </w:r>
          </w:p>
        </w:tc>
      </w:tr>
      <w:tr w:rsidR="003117E4" ns2:paraId="32A60919" ns2:textId="77777777" w:rsidTr="00DF2CB9">
        <w:tc>
          <w:tcPr>
            <w:tcW w:w="8990" w:type="dxa"/>
            <w:tcBorders>
              <w:top w:val="single" w:sz="4" w:space="0" w:color="auto"/>
              <w:left w:val="single" w:sz="4" w:space="0" w:color="auto"/>
              <w:bottom w:val="single" w:sz="4" w:space="0" w:color="auto"/>
              <w:right w:val="single" w:sz="4" w:space="0" w:color="auto"/>
            </w:tcBorders>
          </w:tcPr>
          <w:p ns2:paraId="347C8B86" ns2:textId="77777777" w:rsidR="008F3380" w:rsidRPr="00F10AC1" w:rsidRDefault="00895D30" w:rsidP="007B6957">
            <w:pPr>
              <w:spacing w:before="60" w:after="60"/>
              <w:ind w:left="370" w:hanging="370"/>
              <w:rPr>
                <w:sz w:val="20"/>
                <w:szCs w:val="20"/>
              </w:rPr>
            </w:pPr>
            <w:r w:rsidRPr="008B4ED8">
              <w:rPr>
                <w:sz w:val="20"/>
                <w:szCs w:val="20"/>
                <w:vertAlign w:val="superscript"/>
              </w:rPr>
              <w:t>a</w:t>
            </w:r>
            <w:r w:rsidRPr="008B4ED8">
              <w:rPr>
                <w:sz w:val="20"/>
                <w:szCs w:val="20"/>
              </w:rPr>
              <w:t>    </w:t>
            </w:r>
            <w:r w:rsidRPr="009D43A4">
              <w:rPr>
                <w:sz w:val="20"/>
                <w:szCs w:val="20"/>
              </w:rPr>
              <w:t>If locally required, in accordance with CTFG guidelines, acceptable contraceptive implants are limited to those which inhibit ovulation.</w:t>
            </w:r>
          </w:p>
          <w:p ns2:paraId="290151A6" ns2:textId="77777777" w:rsidR="008F3380" w:rsidRPr="00C0126C" w:rsidRDefault="00895D30" w:rsidP="007B6957">
            <w:pPr>
              <w:spacing w:before="60" w:after="60"/>
              <w:rPr>
                <w:sz w:val="20"/>
                <w:szCs w:val="20"/>
              </w:rPr>
            </w:pPr>
            <w:r w:rsidRPr="008B4ED8">
              <w:rPr>
                <w:sz w:val="20"/>
                <w:szCs w:val="20"/>
                <w:vertAlign w:val="superscript"/>
              </w:rPr>
              <w:t>b</w:t>
            </w:r>
            <w:r w:rsidRPr="008B4ED8">
              <w:rPr>
                <w:sz w:val="20"/>
                <w:szCs w:val="20"/>
              </w:rPr>
              <w:t>    </w:t>
            </w:r>
            <w:r w:rsidRPr="009D43A4">
              <w:rPr>
                <w:sz w:val="20"/>
                <w:szCs w:val="20"/>
              </w:rPr>
              <w:t>IUS is a progestin releasing IUD.</w:t>
            </w:r>
          </w:p>
        </w:tc>
      </w:tr>
    </w:tbl>
    <w:p ns2:paraId="26B7DBFA" ns2:textId="77777777" w:rsidR="009858CB" w:rsidRPr="00B32628" w:rsidRDefault="009858CB" w:rsidP="00FA19C0">
      <w:pPr>
        <w:pStyle w:val="paragraph0"/>
      </w:pPr>
      <w:ins w:id="18850" w:author="GoldenCorpusHarness" w:date="2026-03-28T22:23:47Z">
        <w:r>
          <w:t>New conditions detected or diagnosed after study intervention administration even though it may have been present before the start of the study.</w:t>
        </w:r>
      </w:ins>
    </w:p>
    <w:p ns2:paraId="767EBBC4" ns2:textId="007F51E9" w:rsidR="00EE328F" w:rsidRPr="00EE328F" w:rsidRDefault="00B65253" w:rsidP="00C21E2F">
      <w:pPr>
        <w:pStyle w:val="Heading2"/>
        <w:pageBreakBefore/>
      </w:pPr>
      <w:del w:id="18851" w:author="GoldenCorpusHarness" w:date="2026-03-28T22:23:47Z">
        <w:r>
          <w:delText>A</w:delText>
        </w:r>
      </w:del>
      <w:ins w:id="18852" w:author="GoldenCorpusHarness" w:date="2026-03-28T22:23:47Z">
        <w:r>
          <w:t>Signs, sym</w:t>
        </w:r>
      </w:ins>
      <w:r>
        <w:t>p</w:t>
      </w:r>
      <w:ins w:id="18853" w:author="GoldenCorpusHarness" w:date="2026-03-28T22:23:47Z">
        <w:r>
          <w:t>toms, or the clinical sequelae of a sus</w:t>
        </w:r>
      </w:ins>
      <w:r>
        <w:t>pe</w:t>
      </w:r>
      <w:ins w:id="18854" w:author="GoldenCorpusHarness" w:date="2026-03-28T22:23:47Z">
        <w:r>
          <w:t>cted drug-drug i</w:t>
        </w:r>
      </w:ins>
      <w:r>
        <w:t>n</w:t>
      </w:r>
      <w:del w:id="18855" w:author="GoldenCorpusHarness" w:date="2026-03-28T22:23:47Z">
        <w:r>
          <w:delText>dix 6: Coll</w:delText>
        </w:r>
      </w:del>
      <w:ins w:id="18856" w:author="GoldenCorpusHarness" w:date="2026-03-28T22:23:47Z">
        <w:r>
          <w:t>t</w:t>
        </w:r>
      </w:ins>
      <w:r>
        <w:t>e</w:t>
      </w:r>
      <w:ins w:id="18857" w:author="GoldenCorpusHarness" w:date="2026-03-28T22:23:47Z">
        <w:r>
          <w:t>ra</w:t>
        </w:r>
      </w:ins>
      <w:r>
        <w:t>ction</w:t>
      </w:r>
      <w:del w:id="18858" w:author="GoldenCorpusHarness" w:date="2026-03-28T22:23:47Z">
        <w:r>
          <w:delText xml:space="preserve"> and Management of Specimens for Future Biomedical Research</w:delText>
        </w:r>
      </w:del>
      <w:ins w:id="18859" w:author="GoldenCorpusHarness" w:date="2026-03-28T22:23:47Z">
        <w:r>
          <w:t>.</w:t>
        </w:r>
      </w:ins>
    </w:p>
    <w:p ns2:paraId="76F64603" ns2:textId="77777777" w:rsidR="00377356" w:rsidRPr="000E1CE2" w:rsidRDefault="00895D30" w:rsidP="00081282">
      <w:pPr>
        <w:pStyle w:val="Paragraph"/>
        <w:spacing w:after="0"/>
        <w:ind w:left="360" w:hanging="360"/>
        <w:rPr>
          <w:b/>
          <w:bCs/>
        </w:rPr>
      </w:pPr>
      <w:del w:id="18860" w:author="GoldenCorpusHarness" w:date="2026-03-28T22:23:47Z">
        <w:r>
          <w:delText>1.D</w:delText>
        </w:r>
      </w:del>
      <w:ins w:id="18861" w:author="GoldenCorpusHarness" w:date="2026-03-28T22:23:47Z">
        <w:r>
          <w:t>Signs, symptoms, or th</w:t>
        </w:r>
      </w:ins>
      <w:r>
        <w:t>e</w:t>
      </w:r>
      <w:del w:id="18862" w:author="GoldenCorpusHarness" w:date="2026-03-28T22:23:47Z">
        <w:r>
          <w:delText>f</w:delText>
        </w:r>
      </w:del>
      <w:ins w:id="18863" w:author="GoldenCorpusHarness" w:date="2026-03-28T22:23:47Z">
        <w:r>
          <w:t xml:space="preserve"> cl</w:t>
        </w:r>
      </w:ins>
      <w:r>
        <w:t>ini</w:t>
      </w:r>
      <w:ins w:id="18864" w:author="GoldenCorpusHarness" w:date="2026-03-28T22:23:47Z">
        <w:r>
          <w:t>cal sequelae of a suspected overdose of either study interven</w:t>
        </w:r>
      </w:ins>
      <w:r>
        <w:t>tion</w:t>
      </w:r>
      <w:del w:id="18865" w:author="GoldenCorpusHarness" w:date="2026-03-28T22:23:47Z">
        <w:r>
          <w:delText>s</w:delText>
        </w:r>
      </w:del>
      <w:ins w:id="18866" w:author="GoldenCorpusHarness" w:date="2026-03-28T22:23:47Z">
        <w:r>
          <w:t xml:space="preserve"> or a concomitant medication.</w:t>
        </w:r>
      </w:ins>
    </w:p>
    <w:p ns2:paraId="60E8CC03" ns2:textId="77777777" w:rsidR="00377356" w:rsidRPr="00C46D63" w:rsidRDefault="00895D30" w:rsidP="000E1CE2">
      <w:pPr>
        <w:pStyle w:val="Paragraph"/>
        <w:spacing w:after="0"/>
        <w:ind w:left="720" w:hanging="360"/>
      </w:pPr>
      <w:del w:id="18867" w:author="GoldenCorpusHarness" w:date="2026-03-28T22:23:47Z">
        <w:r>
          <w:delText>a</w:delText>
        </w:r>
      </w:del>
      <w:ins w:id="18868" w:author="GoldenCorpusHarness" w:date="2026-03-28T22:23:47Z">
        <w:r>
          <w:t>For all reports of overdose (whether accidental or intentional) with an associated AE, the AE term should reflect the clinical symptoms or abnormal test result</w:t>
        </w:r>
      </w:ins>
      <w:r>
        <w:t>.</w:t>
      </w:r>
      <w:del w:id="18869" w:author="GoldenCorpusHarness" w:date="2026-03-28T22:23:47Z">
        <w:r>
          <w:delText>Biomarker:</w:delText>
        </w:r>
      </w:del>
      <w:r>
        <w:t xml:space="preserve"> A</w:t>
      </w:r>
      <w:del w:id="18870" w:author="GoldenCorpusHarness" w:date="2026-03-28T22:23:47Z">
        <w:r>
          <w:delText xml:space="preserve"> </w:delText>
        </w:r>
      </w:del>
      <w:ins w:id="18871" w:author="GoldenCorpusHarness" w:date="2026-03-28T22:23:47Z">
        <w:r>
          <w:t>n overdose without any associated clinical symptoms or a</w:t>
        </w:r>
      </w:ins>
      <w:r>
        <w:t>b</w:t>
      </w:r>
      <w:del w:id="18872" w:author="GoldenCorpusHarness" w:date="2026-03-28T22:23:47Z">
        <w:r>
          <w:delText>iolo</w:delText>
        </w:r>
      </w:del>
      <w:ins w:id="18873" w:author="GoldenCorpusHarness" w:date="2026-03-28T22:23:47Z">
        <w:r>
          <w:t>normal laboratory results is reported usin</w:t>
        </w:r>
      </w:ins>
      <w:r>
        <w:t>g</w:t>
      </w:r>
      <w:del w:id="18874" w:author="GoldenCorpusHarness" w:date="2026-03-28T22:23:47Z">
        <w:r>
          <w:delText xml:space="preserve">ical molecule </w:delText>
        </w:r>
      </w:del>
      <w:ins w:id="18875" w:author="GoldenCorpusHarness" w:date="2026-03-28T22:23:47Z">
        <w:r>
          <w:t xml:space="preserve"> the terminology “accidental or intentional overdose without adverse e</w:t>
        </w:r>
      </w:ins>
      <w:r>
        <w:t>f</w:t>
      </w:r>
      <w:del w:id="18876" w:author="GoldenCorpusHarness" w:date="2026-03-28T22:23:47Z">
        <w:r>
          <w:delText xml:space="preserve">ound in blood, other body </w:delText>
        </w:r>
      </w:del>
      <w:r>
        <w:t>f</w:t>
      </w:r>
      <w:del w:id="18877" w:author="GoldenCorpusHarness" w:date="2026-03-28T22:23:47Z">
        <w:r>
          <w:delText>luids, or tissues that is a sign of a normal or abnormal process or of a condition or disease</w:delText>
        </w:r>
      </w:del>
      <w:ins w:id="18878" w:author="GoldenCorpusHarness" w:date="2026-03-28T22:23:47Z">
        <w:r>
          <w:t>ect</w:t>
        </w:r>
      </w:ins>
      <w:r>
        <w:t>.</w:t>
      </w:r>
      <w:del w:id="18879" w:author="GoldenCorpusHarness" w:date="2026-03-28T22:23:47Z">
        <w:r>
          <w:delText xml:space="preserve"> A biomarker may be used to see how well the body responds to a treatment for a disease or condition.1</w:delText>
        </w:r>
      </w:del>
      <w:ins w:id="18880" w:author="GoldenCorpusHarness" w:date="2026-03-28T22:23:47Z">
        <w:r>
          <w:t>”</w:t>
        </w:r>
      </w:ins>
    </w:p>
    <w:p ns2:paraId="5DE770B8" ns2:textId="77777777" w:rsidR="00377356" w:rsidRPr="00C46D63" w:rsidRDefault="00895D30" w:rsidP="000E1CE2">
      <w:pPr>
        <w:pStyle w:val="Paragraph"/>
        <w:spacing w:after="0"/>
        <w:ind w:left="720" w:hanging="360"/>
      </w:pPr>
      <w:del w:id="18881" w:author="GoldenCorpusHarness" w:date="2026-03-28T22:23:47Z">
        <w:r>
          <w:delText>b.P</w:delText>
        </w:r>
      </w:del>
      <w:ins w:id="18882" w:author="GoldenCorpusHarness" w:date="2026-03-28T22:23:47Z">
        <w:r>
          <w:t>Any new cancer (t</w:t>
        </w:r>
      </w:ins>
      <w:r>
        <w:t>ha</w:t>
      </w:r>
      <w:del w:id="18883" w:author="GoldenCorpusHarness" w:date="2026-03-28T22:23:47Z">
        <w:r>
          <w:delText>rm</w:delText>
        </w:r>
      </w:del>
      <w:ins w:id="18884" w:author="GoldenCorpusHarness" w:date="2026-03-28T22:23:47Z">
        <w:r>
          <w:t xml:space="preserve">t is not </w:t>
        </w:r>
      </w:ins>
      <w:r>
        <w:t>a</w:t>
      </w:r>
      <w:ins w:id="18885" w:author="GoldenCorpusHarness" w:date="2026-03-28T22:23:47Z">
        <w:r>
          <w:t xml:space="preserve"> </w:t>
        </w:r>
      </w:ins>
      <w:r>
        <w:t>co</w:t>
      </w:r>
      <w:del w:id="18886" w:author="GoldenCorpusHarness" w:date="2026-03-28T22:23:47Z">
        <w:r>
          <w:delText>ge</w:delText>
        </w:r>
      </w:del>
      <w:r>
        <w:t>n</w:t>
      </w:r>
      <w:del w:id="18887" w:author="GoldenCorpusHarness" w:date="2026-03-28T22:23:47Z">
        <w:r>
          <w:delText>om</w:delText>
        </w:r>
      </w:del>
      <w:ins w:id="18888" w:author="GoldenCorpusHarness" w:date="2026-03-28T22:23:47Z">
        <w:r>
          <w:t>d</w:t>
        </w:r>
      </w:ins>
      <w:r>
        <w:t>i</w:t>
      </w:r>
      <w:del w:id="18889" w:author="GoldenCorpusHarness" w:date="2026-03-28T22:23:47Z">
        <w:r>
          <w:delText>cs: The investiga</w:delText>
        </w:r>
      </w:del>
      <w:r>
        <w:t xml:space="preserve">tion of </w:t>
      </w:r>
      <w:ins w:id="18890" w:author="GoldenCorpusHarness" w:date="2026-03-28T22:23:47Z">
        <w:r>
          <w:t>the study). Progression of the cancer under study is not a reportable e</w:t>
        </w:r>
      </w:ins>
      <w:r>
        <w:t>v</w:t>
      </w:r>
      <w:del w:id="18891" w:author="GoldenCorpusHarness" w:date="2026-03-28T22:23:47Z">
        <w:r>
          <w:delText>a</w:delText>
        </w:r>
      </w:del>
      <w:ins w:id="18892" w:author="GoldenCorpusHarness" w:date="2026-03-28T22:23:47Z">
        <w:r>
          <w:t>ent. Refe</w:t>
        </w:r>
      </w:ins>
      <w:r>
        <w:t>r</w:t>
      </w:r>
      <w:del w:id="18893" w:author="GoldenCorpusHarness" w:date="2026-03-28T22:23:47Z">
        <w:r>
          <w:delText>ia</w:delText>
        </w:r>
      </w:del>
      <w:ins w:id="18894" w:author="GoldenCorpusHarness" w:date="2026-03-28T22:23:47Z">
        <w:r>
          <w:t xml:space="preserve"> to Sec</w:t>
        </w:r>
      </w:ins>
      <w:r>
        <w:t>tion</w:t>
      </w:r>
      <w:del w:id="18895" w:author="GoldenCorpusHarness" w:date="2026-03-28T22:23:47Z">
        <w:r>
          <w:delText>s</w:delText>
        </w:r>
      </w:del>
      <w:r>
        <w:t xml:space="preserve"> </w:t>
      </w:r>
      <w:ins w:id="18896" w:author="GoldenCorpusHarness" w:date="2026-03-28T22:23:47Z">
        <w:r>
          <w:t>8.4.6 f</w:t>
        </w:r>
      </w:ins>
      <w:r>
        <w:t>o</w:t>
      </w:r>
      <w:del w:id="18897" w:author="GoldenCorpusHarness" w:date="2026-03-28T22:23:47Z">
        <w:r>
          <w:delText>f DNA</w:delText>
        </w:r>
      </w:del>
      <w:ins w:id="18898" w:author="GoldenCorpusHarness" w:date="2026-03-28T22:23:47Z">
        <w:r>
          <w:t>r</w:t>
        </w:r>
      </w:ins>
      <w:r>
        <w:t xml:space="preserve"> a</w:t>
      </w:r>
      <w:del w:id="18899" w:author="GoldenCorpusHarness" w:date="2026-03-28T22:23:47Z">
        <w:r>
          <w:delText>n</w:delText>
        </w:r>
      </w:del>
      <w:r>
        <w:t>d</w:t>
      </w:r>
      <w:del w:id="18900" w:author="GoldenCorpusHarness" w:date="2026-03-28T22:23:47Z">
        <w:r>
          <w:delText xml:space="preserve"> RNA character</w:delText>
        </w:r>
      </w:del>
      <w:ins w:id="18901" w:author="GoldenCorpusHarness" w:date="2026-03-28T22:23:47Z">
        <w:r>
          <w:t>d</w:t>
        </w:r>
      </w:ins>
      <w:r>
        <w:t>i</w:t>
      </w:r>
      <w:del w:id="18902" w:author="GoldenCorpusHarness" w:date="2026-03-28T22:23:47Z">
        <w:r>
          <w:delText>s</w:delText>
        </w:r>
      </w:del>
      <w:r>
        <w:t>ti</w:t>
      </w:r>
      <w:del w:id="18903" w:author="GoldenCorpusHarness" w:date="2026-03-28T22:23:47Z">
        <w:r>
          <w:delText xml:space="preserve">cs </w:delText>
        </w:r>
      </w:del>
      <w:ins w:id="18904" w:author="GoldenCorpusHarness" w:date="2026-03-28T22:23:47Z">
        <w:r>
          <w:t>on</w:t>
        </w:r>
      </w:ins>
      <w:r>
        <w:t>a</w:t>
      </w:r>
      <w:del w:id="18905" w:author="GoldenCorpusHarness" w:date="2026-03-28T22:23:47Z">
        <w:r>
          <w:delText>s re</w:delText>
        </w:r>
      </w:del>
      <w:r>
        <w:t>l</w:t>
      </w:r>
      <w:del w:id="18906" w:author="GoldenCorpusHarness" w:date="2026-03-28T22:23:47Z">
        <w:r>
          <w:delText>ated to</w:delText>
        </w:r>
      </w:del>
      <w:r>
        <w:t xml:space="preserve"> d</w:t>
      </w:r>
      <w:del w:id="18907" w:author="GoldenCorpusHarness" w:date="2026-03-28T22:23:47Z">
        <w:r>
          <w:delText>rug/v</w:delText>
        </w:r>
      </w:del>
      <w:ins w:id="18908" w:author="GoldenCorpusHarness" w:date="2026-03-28T22:23:47Z">
        <w:r>
          <w:t>et</w:t>
        </w:r>
      </w:ins>
      <w:r>
        <w:t>a</w:t>
      </w:r>
      <w:del w:id="18909" w:author="GoldenCorpusHarness" w:date="2026-03-28T22:23:47Z">
        <w:r>
          <w:delText>cc</w:delText>
        </w:r>
      </w:del>
      <w:r>
        <w:t>i</w:t>
      </w:r>
      <w:del w:id="18910" w:author="GoldenCorpusHarness" w:date="2026-03-28T22:23:47Z">
        <w:r>
          <w:delText>ne re</w:delText>
        </w:r>
      </w:del>
      <w:ins w:id="18911" w:author="GoldenCorpusHarness" w:date="2026-03-28T22:23:47Z">
        <w:r>
          <w:t>l</w:t>
        </w:r>
      </w:ins>
      <w:r>
        <w:t>s</w:t>
      </w:r>
      <w:del w:id="18912" w:author="GoldenCorpusHarness" w:date="2026-03-28T22:23:47Z">
        <w:r>
          <w:delText>ponse</w:delText>
        </w:r>
      </w:del>
      <w:r>
        <w:t>.</w:t>
      </w:r>
      <w:del w:id="18913" w:author="GoldenCorpusHarness" w:date="2026-03-28T22:23:47Z">
        <w:r>
          <w:delText>2</w:delText>
        </w:r>
      </w:del>
    </w:p>
    <w:p ns2:paraId="12DC36B0" ns2:textId="77777777" w:rsidR="00377356" w:rsidRPr="00C46D63" w:rsidRDefault="00895D30" w:rsidP="000E1CE2">
      <w:pPr>
        <w:pStyle w:val="Paragraph"/>
        <w:spacing w:after="0"/>
        <w:ind w:left="720" w:hanging="360"/>
      </w:pPr>
      <w:del w:id="18914" w:author="GoldenCorpusHarness" w:date="2026-03-28T22:23:47Z">
        <w:r>
          <w:delText>c.Pharmacogenetics: A subset of pharmacogenomics, pharmacogenetics is the influence of variations in DNA sequence on drug/vaccine response.2</w:delText>
        </w:r>
      </w:del>
    </w:p>
    <w:p ns2:paraId="252AAA5F" ns2:textId="77777777" w:rsidR="00377356" w:rsidRPr="00C46D63" w:rsidRDefault="00895D30" w:rsidP="000E1CE2">
      <w:pPr>
        <w:pStyle w:val="Paragraph"/>
        <w:spacing w:after="0"/>
        <w:ind w:left="720" w:hanging="360"/>
      </w:pPr>
      <w:ins w:id="18915" w:author="GoldenCorpusHarness" w:date="2026-03-28T22:23:47Z">
        <w:r>
          <w:t xml:space="preserve">Events NOT meeting the AE </w:t>
        </w:r>
      </w:ins>
      <w:r>
        <w:t>d</w:t>
      </w:r>
      <w:del w:id="18916" w:author="GoldenCorpusHarness" w:date="2026-03-28T22:23:47Z">
        <w:r>
          <w:delText>.DNA: D</w:delText>
        </w:r>
      </w:del>
      <w:r>
        <w:t>e</w:t>
      </w:r>
      <w:del w:id="18917" w:author="GoldenCorpusHarness" w:date="2026-03-28T22:23:47Z">
        <w:r>
          <w:delText>oxyr</w:delText>
        </w:r>
      </w:del>
      <w:ins w:id="18918" w:author="GoldenCorpusHarness" w:date="2026-03-28T22:23:47Z">
        <w:r>
          <w:t>f</w:t>
        </w:r>
      </w:ins>
      <w:r>
        <w:t>i</w:t>
      </w:r>
      <w:del w:id="18919" w:author="GoldenCorpusHarness" w:date="2026-03-28T22:23:47Z">
        <w:r>
          <w:delText>b</w:delText>
        </w:r>
      </w:del>
      <w:ins w:id="18920" w:author="GoldenCorpusHarness" w:date="2026-03-28T22:23:47Z">
        <w:r>
          <w:t>niti</w:t>
        </w:r>
      </w:ins>
      <w:r>
        <w:t>on</w:t>
      </w:r>
      <w:del w:id="18921" w:author="GoldenCorpusHarness" w:date="2026-03-28T22:23:47Z">
        <w:r>
          <w:delText>ucleic acid.</w:delText>
        </w:r>
      </w:del>
    </w:p>
    <w:p ns2:paraId="70D6CD55" ns2:textId="77777777" w:rsidR="00AC6AED" w:rsidRPr="00C46D63" w:rsidRDefault="00895D30" w:rsidP="000E1CE2">
      <w:pPr>
        <w:pStyle w:val="Paragraph"/>
        <w:spacing w:after="0"/>
        <w:ind w:left="720" w:hanging="360"/>
      </w:pPr>
      <w:ins w:id="18922" w:author="GoldenCorpusHarness" w:date="2026-03-28T22:23:47Z">
        <w:r>
          <w:t>M</w:t>
        </w:r>
      </w:ins>
      <w:r>
        <w:t>e</w:t>
      </w:r>
      <w:del w:id="18923" w:author="GoldenCorpusHarness" w:date="2026-03-28T22:23:47Z">
        <w:r>
          <w:delText>.RNA</w:delText>
        </w:r>
      </w:del>
      <w:ins w:id="18924" w:author="GoldenCorpusHarness" w:date="2026-03-28T22:23:47Z">
        <w:r>
          <w:t>dical or surgical procedure (eg, endoscopy, appendectomy)</w:t>
        </w:r>
      </w:ins>
      <w:r>
        <w:t xml:space="preserve">: </w:t>
      </w:r>
      <w:del w:id="18925" w:author="GoldenCorpusHarness" w:date="2026-03-28T22:23:47Z">
        <w:r>
          <w:delText>Rib</w:delText>
        </w:r>
      </w:del>
      <w:ins w:id="18926" w:author="GoldenCorpusHarness" w:date="2026-03-28T22:23:47Z">
        <w:r>
          <w:t>the c</w:t>
        </w:r>
      </w:ins>
      <w:r>
        <w:t>on</w:t>
      </w:r>
      <w:del w:id="18927" w:author="GoldenCorpusHarness" w:date="2026-03-28T22:23:47Z">
        <w:r>
          <w:delText>uc</w:delText>
        </w:r>
      </w:del>
      <w:ins w:id="18928" w:author="GoldenCorpusHarness" w:date="2026-03-28T22:23:47Z">
        <w:r>
          <w:t xml:space="preserve">dition that </w:t>
        </w:r>
      </w:ins>
      <w:r>
        <w:t>le</w:t>
      </w:r>
      <w:ins w:id="18929" w:author="GoldenCorpusHarness" w:date="2026-03-28T22:23:47Z">
        <w:r>
          <w:t xml:space="preserve">ads to the procedure </w:t>
        </w:r>
      </w:ins>
      <w:r>
        <w:t>i</w:t>
      </w:r>
      <w:del w:id="18930" w:author="GoldenCorpusHarness" w:date="2026-03-28T22:23:47Z">
        <w:r>
          <w:delText>c</w:delText>
        </w:r>
      </w:del>
      <w:ins w:id="18931" w:author="GoldenCorpusHarness" w:date="2026-03-28T22:23:47Z">
        <w:r>
          <w:t>s</w:t>
        </w:r>
      </w:ins>
      <w:r>
        <w:t xml:space="preserve"> </w:t>
      </w:r>
      <w:del w:id="18932" w:author="GoldenCorpusHarness" w:date="2026-03-28T22:23:47Z">
        <w:r>
          <w:delText>acid</w:delText>
        </w:r>
      </w:del>
      <w:ins w:id="18933" w:author="GoldenCorpusHarness" w:date="2026-03-28T22:23:47Z">
        <w:r>
          <w:t>the AE</w:t>
        </w:r>
      </w:ins>
      <w:r>
        <w:t>.</w:t>
      </w:r>
    </w:p>
    <w:p ns2:paraId="7B903960" ns2:textId="77777777" w:rsidR="00377356" w:rsidRPr="00D03846" w:rsidRDefault="00377356" w:rsidP="00BF2ECD">
      <w:pPr>
        <w:pStyle w:val="ListEnd"/>
      </w:pPr>
      <w:ins w:id="18934" w:author="GoldenCorpusHarness" w:date="2026-03-28T22:23:47Z">
        <w:r>
          <w:t>Situations in which an untoward medical occurrence did not occur (social and/or convenience admission to a hospital).</w:t>
        </w:r>
      </w:ins>
    </w:p>
    <w:p ns2:paraId="66F60FAF" ns2:textId="77777777" w:rsidR="00377356" w:rsidRPr="00735DDA" w:rsidRDefault="00895D30" w:rsidP="00E66B05">
      <w:pPr>
        <w:pStyle w:val="Paragraph"/>
        <w:keepNext/>
        <w:spacing w:after="0"/>
        <w:ind w:left="360" w:hanging="360"/>
        <w:rPr>
          <w:b/>
          <w:bCs/>
        </w:rPr>
      </w:pPr>
      <w:del w:id="18935" w:author="GoldenCorpusHarness" w:date="2026-03-28T22:23:47Z">
        <w:r>
          <w:delText>2.S</w:delText>
        </w:r>
      </w:del>
      <w:ins w:id="18936" w:author="GoldenCorpusHarness" w:date="2026-03-28T22:23:47Z">
        <w:r>
          <w:t>Anti</w:t>
        </w:r>
      </w:ins>
      <w:r>
        <w:t>c</w:t>
      </w:r>
      <w:ins w:id="18937" w:author="GoldenCorpusHarness" w:date="2026-03-28T22:23:47Z">
        <w:r>
          <w:t>ipated day-t</w:t>
        </w:r>
      </w:ins>
      <w:r>
        <w:t>o</w:t>
      </w:r>
      <w:del w:id="18938" w:author="GoldenCorpusHarness" w:date="2026-03-28T22:23:47Z">
        <w:r>
          <w:delText>pe</w:delText>
        </w:r>
      </w:del>
      <w:ins w:id="18939" w:author="GoldenCorpusHarness" w:date="2026-03-28T22:23:47Z">
        <w:r>
          <w:t>-day fluctuations</w:t>
        </w:r>
      </w:ins>
      <w:r>
        <w:t xml:space="preserve"> of </w:t>
      </w:r>
      <w:del w:id="18940" w:author="GoldenCorpusHarness" w:date="2026-03-28T22:23:47Z">
        <w:r>
          <w:delText>Futu</w:delText>
        </w:r>
      </w:del>
      <w:ins w:id="18941" w:author="GoldenCorpusHarness" w:date="2026-03-28T22:23:47Z">
        <w:r>
          <w:t>p</w:t>
        </w:r>
      </w:ins>
      <w:r>
        <w:t>re</w:t>
      </w:r>
      <w:ins w:id="18942" w:author="GoldenCorpusHarness" w:date="2026-03-28T22:23:47Z">
        <w:r>
          <w:t>existing</w:t>
        </w:r>
      </w:ins>
      <w:r>
        <w:t xml:space="preserve"> </w:t>
      </w:r>
      <w:del w:id="18943" w:author="GoldenCorpusHarness" w:date="2026-03-28T22:23:47Z">
        <w:r>
          <w:delText>B</w:delText>
        </w:r>
      </w:del>
      <w:ins w:id="18944" w:author="GoldenCorpusHarness" w:date="2026-03-28T22:23:47Z">
        <w:r>
          <w:t>disease(s) or condit</w:t>
        </w:r>
      </w:ins>
      <w:r>
        <w:t>io</w:t>
      </w:r>
      <w:del w:id="18945" w:author="GoldenCorpusHarness" w:date="2026-03-28T22:23:47Z">
        <w:r>
          <w:delText>medical</w:delText>
        </w:r>
      </w:del>
      <w:ins w:id="18946" w:author="GoldenCorpusHarness" w:date="2026-03-28T22:23:47Z">
        <w:r>
          <w:t>n(s)</w:t>
        </w:r>
      </w:ins>
      <w:r>
        <w:t xml:space="preserve"> </w:t>
      </w:r>
      <w:del w:id="18947" w:author="GoldenCorpusHarness" w:date="2026-03-28T22:23:47Z">
        <w:r>
          <w:delText>R</w:delText>
        </w:r>
      </w:del>
      <w:ins w:id="18948" w:author="GoldenCorpusHarness" w:date="2026-03-28T22:23:47Z">
        <w:r>
          <w:t>pr</w:t>
        </w:r>
      </w:ins>
      <w:r>
        <w:t>ese</w:t>
      </w:r>
      <w:ins w:id="18949" w:author="GoldenCorpusHarness" w:date="2026-03-28T22:23:47Z">
        <w:r>
          <w:t>nt or detected at the st</w:t>
        </w:r>
      </w:ins>
      <w:r>
        <w:t>ar</w:t>
      </w:r>
      <w:del w:id="18950" w:author="GoldenCorpusHarness" w:date="2026-03-28T22:23:47Z">
        <w:r>
          <w:delText>c</w:delText>
        </w:r>
      </w:del>
      <w:ins w:id="18951" w:author="GoldenCorpusHarness" w:date="2026-03-28T22:23:47Z">
        <w:r>
          <w:t>t of t</w:t>
        </w:r>
      </w:ins>
      <w:r>
        <w:t>h</w:t>
      </w:r>
      <w:del w:id="18952" w:author="GoldenCorpusHarness" w:date="2026-03-28T22:23:47Z">
        <w:r>
          <w:delText>3,</w:delText>
        </w:r>
      </w:del>
      <w:ins w:id="18953" w:author="GoldenCorpusHarness" w:date="2026-03-28T22:23:47Z">
        <w:r>
          <w:t>e</w:t>
        </w:r>
      </w:ins>
      <w:r>
        <w:t xml:space="preserve"> </w:t>
      </w:r>
      <w:del w:id="18954" w:author="GoldenCorpusHarness" w:date="2026-03-28T22:23:47Z">
        <w:r>
          <w:delText>4</w:delText>
        </w:r>
      </w:del>
      <w:ins w:id="18955" w:author="GoldenCorpusHarness" w:date="2026-03-28T22:23:47Z">
        <w:r>
          <w:t>study that do not worsen.</w:t>
        </w:r>
      </w:ins>
    </w:p>
    <w:p ns2:paraId="08C49780" ns2:textId="77777777" w:rsidR="00455CDB" w:rsidRDefault="000B1D66" w:rsidP="00E66B05">
      <w:pPr>
        <w:pStyle w:val="ListContinue"/>
        <w:keepNext/>
      </w:pPr>
      <w:del w:id="18956" w:author="GoldenCorpusHarness" w:date="2026-03-28T22:23:47Z">
        <w:r>
          <w:delText>Th</w:delText>
        </w:r>
      </w:del>
      <w:ins w:id="18957" w:author="GoldenCorpusHarness" w:date="2026-03-28T22:23:47Z">
        <w:r>
          <w:t>Surgical proc</w:t>
        </w:r>
      </w:ins>
      <w:r>
        <w:t>e</w:t>
      </w:r>
      <w:ins w:id="18958" w:author="GoldenCorpusHarness" w:date="2026-03-28T22:23:47Z">
        <w:r>
          <w:t>dure(s)</w:t>
        </w:r>
      </w:ins>
      <w:r>
        <w:t xml:space="preserve"> </w:t>
      </w:r>
      <w:del w:id="18959" w:author="GoldenCorpusHarness" w:date="2026-03-28T22:23:47Z">
        <w:r>
          <w:delText>s</w:delText>
        </w:r>
      </w:del>
      <w:r>
        <w:t>p</w:t>
      </w:r>
      <w:ins w:id="18960" w:author="GoldenCorpusHarness" w:date="2026-03-28T22:23:47Z">
        <w:r>
          <w:t>lann</w:t>
        </w:r>
      </w:ins>
      <w:r>
        <w:t>e</w:t>
      </w:r>
      <w:del w:id="18961" w:author="GoldenCorpusHarness" w:date="2026-03-28T22:23:47Z">
        <w:r>
          <w:delText>c</w:delText>
        </w:r>
      </w:del>
      <w:ins w:id="18962" w:author="GoldenCorpusHarness" w:date="2026-03-28T22:23:47Z">
        <w:r>
          <w:t>d pr</w:t>
        </w:r>
      </w:ins>
      <w:r>
        <w:t>i</w:t>
      </w:r>
      <w:ins w:id="18963" w:author="GoldenCorpusHarness" w:date="2026-03-28T22:23:47Z">
        <w:r>
          <w:t>or to infor</w:t>
        </w:r>
      </w:ins>
      <w:r>
        <w:t>me</w:t>
      </w:r>
      <w:del w:id="18964" w:author="GoldenCorpusHarness" w:date="2026-03-28T22:23:47Z">
        <w:r>
          <w:delText>ns</w:delText>
        </w:r>
      </w:del>
      <w:ins w:id="18965" w:author="GoldenCorpusHarness" w:date="2026-03-28T22:23:47Z">
        <w:r>
          <w:t>d</w:t>
        </w:r>
      </w:ins>
      <w:r>
        <w:t xml:space="preserve"> consent</w:t>
      </w:r>
      <w:ins w:id="18966" w:author="GoldenCorpusHarness" w:date="2026-03-28T22:23:47Z">
        <w:r>
          <w:t xml:space="preserve"> to tr</w:t>
        </w:r>
      </w:ins>
      <w:r>
        <w:t>e</w:t>
      </w:r>
      <w:del w:id="18967" w:author="GoldenCorpusHarness" w:date="2026-03-28T22:23:47Z">
        <w:r>
          <w:delText>d</w:delText>
        </w:r>
      </w:del>
      <w:ins w:id="18968" w:author="GoldenCorpusHarness" w:date="2026-03-28T22:23:47Z">
        <w:r>
          <w:t>at</w:t>
        </w:r>
      </w:ins>
      <w:r>
        <w:t xml:space="preserve"> a</w:t>
      </w:r>
      <w:ins w:id="18969" w:author="GoldenCorpusHarness" w:date="2026-03-28T22:23:47Z">
        <w:r>
          <w:t xml:space="preserve"> preexisti</w:t>
        </w:r>
      </w:ins>
      <w:r>
        <w:t>n</w:t>
      </w:r>
      <w:del w:id="18970" w:author="GoldenCorpusHarness" w:date="2026-03-28T22:23:47Z">
        <w:r>
          <w:delText>d/or</w:delText>
        </w:r>
      </w:del>
      <w:ins w:id="18971" w:author="GoldenCorpusHarness" w:date="2026-03-28T22:23:47Z">
        <w:r>
          <w:t>g</w:t>
        </w:r>
      </w:ins>
      <w:r>
        <w:t xml:space="preserve"> co</w:t>
      </w:r>
      <w:del w:id="18972" w:author="GoldenCorpusHarness" w:date="2026-03-28T22:23:47Z">
        <w:r>
          <w:delText>llec</w:delText>
        </w:r>
      </w:del>
      <w:ins w:id="18973" w:author="GoldenCorpusHarness" w:date="2026-03-28T22:23:47Z">
        <w:r>
          <w:t>ndi</w:t>
        </w:r>
      </w:ins>
      <w:r>
        <w:t>t</w:t>
      </w:r>
      <w:del w:id="18974" w:author="GoldenCorpusHarness" w:date="2026-03-28T22:23:47Z">
        <w:r>
          <w:delText xml:space="preserve">ed </w:delText>
        </w:r>
      </w:del>
      <w:r>
        <w:t>i</w:t>
      </w:r>
      <w:ins w:id="18975" w:author="GoldenCorpusHarness" w:date="2026-03-28T22:23:47Z">
        <w:r>
          <w:t>o</w:t>
        </w:r>
      </w:ins>
      <w:r>
        <w:t>n th</w:t>
      </w:r>
      <w:del w:id="18976" w:author="GoldenCorpusHarness" w:date="2026-03-28T22:23:47Z">
        <w:r>
          <w:delText>is</w:delText>
        </w:r>
      </w:del>
      <w:ins w:id="18977" w:author="GoldenCorpusHarness" w:date="2026-03-28T22:23:47Z">
        <w:r>
          <w:t>at</w:t>
        </w:r>
      </w:ins>
      <w:r>
        <w:t xml:space="preserve"> </w:t>
      </w:r>
      <w:del w:id="18978" w:author="GoldenCorpusHarness" w:date="2026-03-28T22:23:47Z">
        <w:r>
          <w:delText xml:space="preserve">study </w:delText>
        </w:r>
      </w:del>
      <w:ins w:id="18979" w:author="GoldenCorpusHarness" w:date="2026-03-28T22:23:47Z">
        <w:r>
          <w:t>h</w:t>
        </w:r>
      </w:ins>
      <w:r>
        <w:t xml:space="preserve">as </w:t>
      </w:r>
      <w:ins w:id="18980" w:author="GoldenCorpusHarness" w:date="2026-03-28T22:23:47Z">
        <w:r>
          <w:t>n</w:t>
        </w:r>
      </w:ins>
      <w:r>
        <w:t>o</w:t>
      </w:r>
      <w:del w:id="18981" w:author="GoldenCorpusHarness" w:date="2026-03-28T22:23:47Z">
        <w:r>
          <w:delText>u</w:delText>
        </w:r>
      </w:del>
      <w:r>
        <w:t>t</w:t>
      </w:r>
      <w:del w:id="18982" w:author="GoldenCorpusHarness" w:date="2026-03-28T22:23:47Z">
        <w:r>
          <w:delText>li</w:delText>
        </w:r>
      </w:del>
      <w:ins w:id="18983" w:author="GoldenCorpusHarness" w:date="2026-03-28T22:23:47Z">
        <w:r>
          <w:t xml:space="preserve"> worse</w:t>
        </w:r>
      </w:ins>
      <w:r>
        <w:t>ned</w:t>
      </w:r>
      <w:del w:id="18984" w:author="GoldenCorpusHarness" w:date="2026-03-28T22:23:47Z">
        <w:r>
          <w:delText xml:space="preserve"> in Section 8</w:delText>
        </w:r>
      </w:del>
      <w:r>
        <w:t>.</w:t>
      </w:r>
      <w:del w:id="18985" w:author="GoldenCorpusHarness" w:date="2026-03-28T22:23:47Z">
        <w:r>
          <w:delText>8 will be used in various experiments to understand:</w:delText>
        </w:r>
      </w:del>
    </w:p>
    <w:p ns2:paraId="78F4C4B1" ns2:textId="77777777" w:rsidR="00377356" w:rsidRPr="00D03846" w:rsidRDefault="00895D30" w:rsidP="00455CDB">
      <w:pPr>
        <w:pStyle w:val="ListBullet2"/>
      </w:pPr>
      <w:del w:id="18986" w:author="GoldenCorpusHarness" w:date="2026-03-28T22:23:47Z">
        <w:r>
          <w:delText>Th</w:delText>
        </w:r>
      </w:del>
      <w:ins w:id="18987" w:author="GoldenCorpusHarness" w:date="2026-03-28T22:23:47Z">
        <w:r>
          <w:t>R</w:t>
        </w:r>
      </w:ins>
      <w:r>
        <w:t>e</w:t>
      </w:r>
      <w:ins w:id="18988" w:author="GoldenCorpusHarness" w:date="2026-03-28T22:23:47Z">
        <w:r>
          <w:t>fer</w:t>
        </w:r>
      </w:ins>
      <w:r>
        <w:t xml:space="preserve"> </w:t>
      </w:r>
      <w:del w:id="18989" w:author="GoldenCorpusHarness" w:date="2026-03-28T22:23:47Z">
        <w:r>
          <w:delText>b</w:delText>
        </w:r>
      </w:del>
      <w:ins w:id="18990" w:author="GoldenCorpusHarness" w:date="2026-03-28T22:23:47Z">
        <w:r>
          <w:t>to Sect</w:t>
        </w:r>
      </w:ins>
      <w:r>
        <w:t>io</w:t>
      </w:r>
      <w:ins w:id="18991" w:author="GoldenCorpusHarness" w:date="2026-03-28T22:23:47Z">
        <w:r>
          <w:t>n 8.4.6 for protoco</w:t>
        </w:r>
      </w:ins>
      <w:r>
        <w:t>l</w:t>
      </w:r>
      <w:del w:id="18992" w:author="GoldenCorpusHarness" w:date="2026-03-28T22:23:47Z">
        <w:r>
          <w:delText>ogy of how drug</w:delText>
        </w:r>
      </w:del>
      <w:ins w:id="18993" w:author="GoldenCorpusHarness" w:date="2026-03-28T22:23:47Z">
        <w:r>
          <w:t>-</w:t>
        </w:r>
      </w:ins>
      <w:r>
        <w:t>s</w:t>
      </w:r>
      <w:del w:id="18994" w:author="GoldenCorpusHarness" w:date="2026-03-28T22:23:47Z">
        <w:r>
          <w:delText>/vac</w:delText>
        </w:r>
      </w:del>
      <w:ins w:id="18995" w:author="GoldenCorpusHarness" w:date="2026-03-28T22:23:47Z">
        <w:r>
          <w:t>pe</w:t>
        </w:r>
      </w:ins>
      <w:r>
        <w:t>ci</w:t>
      </w:r>
      <w:ins w:id="18996" w:author="GoldenCorpusHarness" w:date="2026-03-28T22:23:47Z">
        <w:r>
          <w:t>fic exceptio</w:t>
        </w:r>
      </w:ins>
      <w:r>
        <w:t>n</w:t>
      </w:r>
      <w:del w:id="18997" w:author="GoldenCorpusHarness" w:date="2026-03-28T22:23:47Z">
        <w:r>
          <w:delText>e</w:delText>
        </w:r>
      </w:del>
      <w:r>
        <w:t>s</w:t>
      </w:r>
      <w:del w:id="18998" w:author="GoldenCorpusHarness" w:date="2026-03-28T22:23:47Z">
        <w:r>
          <w:delText xml:space="preserve"> work</w:delText>
        </w:r>
      </w:del>
      <w:ins w:id="18999" w:author="GoldenCorpusHarness" w:date="2026-03-28T22:23:47Z">
        <w:r>
          <w:t>.</w:t>
        </w:r>
      </w:ins>
    </w:p>
    <w:p ns2:paraId="612AA72B" ns2:textId="77777777" w:rsidR="00377356" w:rsidRPr="00D03846" w:rsidRDefault="00895D30" w:rsidP="0036690A">
      <w:pPr>
        <w:pStyle w:val="ListBullet2"/>
      </w:pPr>
      <w:del w:id="19000" w:author="GoldenCorpusHarness" w:date="2026-03-28T22:23:47Z">
        <w:r>
          <w:delText>Biomarkers responsible for how a drug/vaccine enters and is removed by the body</w:delText>
        </w:r>
      </w:del>
    </w:p>
    <w:p ns2:paraId="3C5C19FA" ns2:textId="77777777" w:rsidR="00377356" w:rsidRPr="00D03846" w:rsidRDefault="00895D30" w:rsidP="0036690A">
      <w:pPr>
        <w:pStyle w:val="ListBullet2"/>
      </w:pPr>
      <w:del w:id="19001" w:author="GoldenCorpusHarness" w:date="2026-03-28T22:23:47Z">
        <w:r>
          <w:delText>Oth</w:delText>
        </w:r>
      </w:del>
      <w:ins w:id="19002" w:author="GoldenCorpusHarness" w:date="2026-03-28T22:23:47Z">
        <w:r>
          <w:t>D</w:t>
        </w:r>
      </w:ins>
      <w:r>
        <w:t>e</w:t>
      </w:r>
      <w:del w:id="19003" w:author="GoldenCorpusHarness" w:date="2026-03-28T22:23:47Z">
        <w:r>
          <w:delText>r pathways w</w:delText>
        </w:r>
      </w:del>
      <w:ins w:id="19004" w:author="GoldenCorpusHarness" w:date="2026-03-28T22:23:47Z">
        <w:r>
          <w:t>fin</w:t>
        </w:r>
      </w:ins>
      <w:r>
        <w:t>it</w:t>
      </w:r>
      <w:del w:id="19005" w:author="GoldenCorpusHarness" w:date="2026-03-28T22:23:47Z">
        <w:r>
          <w:delText>h</w:delText>
        </w:r>
      </w:del>
      <w:ins w:id="19006" w:author="GoldenCorpusHarness" w:date="2026-03-28T22:23:47Z">
        <w:r>
          <w:t>ion</w:t>
        </w:r>
      </w:ins>
      <w:r>
        <w:t xml:space="preserve"> </w:t>
      </w:r>
      <w:del w:id="19007" w:author="GoldenCorpusHarness" w:date="2026-03-28T22:23:47Z">
        <w:r>
          <w:delText>which</w:delText>
        </w:r>
      </w:del>
      <w:ins w:id="19008" w:author="GoldenCorpusHarness" w:date="2026-03-28T22:23:47Z">
        <w:r>
          <w:t>of</w:t>
        </w:r>
      </w:ins>
      <w:r>
        <w:t xml:space="preserve"> </w:t>
      </w:r>
      <w:del w:id="19009" w:author="GoldenCorpusHarness" w:date="2026-03-28T22:23:47Z">
        <w:r>
          <w:delText>drugs/vaccines may interact</w:delText>
        </w:r>
      </w:del>
      <w:ins w:id="19010" w:author="GoldenCorpusHarness" w:date="2026-03-28T22:23:47Z">
        <w:r>
          <w:t>SAE</w:t>
        </w:r>
      </w:ins>
    </w:p>
    <w:p ns2:paraId="345D613D" ns2:textId="77777777" w:rsidR="00377356" w:rsidRDefault="00895D30" w:rsidP="0036690A">
      <w:pPr>
        <w:pStyle w:val="ListBullet2"/>
      </w:pPr>
      <w:del w:id="19011" w:author="GoldenCorpusHarness" w:date="2026-03-28T22:23:47Z">
        <w:r>
          <w:delText>T</w:delText>
        </w:r>
      </w:del>
      <w:ins w:id="19012" w:author="GoldenCorpusHarness" w:date="2026-03-28T22:23:47Z">
        <w:r>
          <w:t>If an event is not an AE per definition above, t</w:t>
        </w:r>
      </w:ins>
      <w:r>
        <w:t>he</w:t>
      </w:r>
      <w:ins w:id="19013" w:author="GoldenCorpusHarness" w:date="2026-03-28T22:23:47Z">
        <w:r>
          <w:t>n it cannot</w:t>
        </w:r>
      </w:ins>
      <w:r>
        <w:t xml:space="preserve"> b</w:t>
      </w:r>
      <w:ins w:id="19014" w:author="GoldenCorpusHarness" w:date="2026-03-28T22:23:47Z">
        <w:r>
          <w:t>e an SAE even if ser</w:t>
        </w:r>
      </w:ins>
      <w:r>
        <w:t>io</w:t>
      </w:r>
      <w:del w:id="19015" w:author="GoldenCorpusHarness" w:date="2026-03-28T22:23:47Z">
        <w:r>
          <w:delText>l</w:delText>
        </w:r>
      </w:del>
      <w:ins w:id="19016" w:author="GoldenCorpusHarness" w:date="2026-03-28T22:23:47Z">
        <w:r>
          <w:t>us c</w:t>
        </w:r>
      </w:ins>
      <w:r>
        <w:t>o</w:t>
      </w:r>
      <w:del w:id="19017" w:author="GoldenCorpusHarness" w:date="2026-03-28T22:23:47Z">
        <w:r>
          <w:delText xml:space="preserve">gy of </w:delText>
        </w:r>
      </w:del>
      <w:ins w:id="19018" w:author="GoldenCorpusHarness" w:date="2026-03-28T22:23:47Z">
        <w:r>
          <w:t>n</w:t>
        </w:r>
      </w:ins>
      <w:r>
        <w:t>di</w:t>
      </w:r>
      <w:ins w:id="19019" w:author="GoldenCorpusHarness" w:date="2026-03-28T22:23:47Z">
        <w:r>
          <w:t>tion</w:t>
        </w:r>
      </w:ins>
      <w:r>
        <w:t>s</w:t>
      </w:r>
      <w:ins w:id="19020" w:author="GoldenCorpusHarness" w:date="2026-03-28T22:23:47Z">
        <w:r>
          <w:t xml:space="preserve"> ar</w:t>
        </w:r>
      </w:ins>
      <w:r>
        <w:t>e</w:t>
      </w:r>
      <w:del w:id="19021" w:author="GoldenCorpusHarness" w:date="2026-03-28T22:23:47Z">
        <w:r>
          <w:delText>as</w:delText>
        </w:r>
      </w:del>
      <w:ins w:id="19022" w:author="GoldenCorpusHarness" w:date="2026-03-28T22:23:47Z">
        <w:r>
          <w:t xml:space="preserve"> m</w:t>
        </w:r>
      </w:ins>
      <w:r>
        <w:t>e</w:t>
      </w:r>
      <w:ins w:id="19023" w:author="GoldenCorpusHarness" w:date="2026-03-28T22:23:47Z">
        <w:r>
          <w:t>t.</w:t>
        </w:r>
      </w:ins>
    </w:p>
    <w:p ns2:paraId="7D683DB1" ns2:textId="77777777" w:rsidR="00377356" w:rsidRPr="00D03846" w:rsidRDefault="00895D30" w:rsidP="009A6DF2">
      <w:pPr>
        <w:pStyle w:val="ListContinue"/>
      </w:pPr>
      <w:del w:id="19024" w:author="GoldenCorpusHarness" w:date="2026-03-28T22:23:47Z">
        <w:r>
          <w:delText>Th</w:delText>
        </w:r>
      </w:del>
      <w:ins w:id="19025" w:author="GoldenCorpusHarness" w:date="2026-03-28T22:23:47Z">
        <w:r>
          <w:t>An SAE is d</w:t>
        </w:r>
      </w:ins>
      <w:r>
        <w:t>e</w:t>
      </w:r>
      <w:del w:id="19026" w:author="GoldenCorpusHarness" w:date="2026-03-28T22:23:47Z">
        <w:r>
          <w:delText xml:space="preserve"> spec</w:delText>
        </w:r>
      </w:del>
      <w:ins w:id="19027" w:author="GoldenCorpusHarness" w:date="2026-03-28T22:23:47Z">
        <w:r>
          <w:t>f</w:t>
        </w:r>
      </w:ins>
      <w:r>
        <w:t>i</w:t>
      </w:r>
      <w:del w:id="19028" w:author="GoldenCorpusHarness" w:date="2026-03-28T22:23:47Z">
        <w:r>
          <w:delText>me</w:delText>
        </w:r>
      </w:del>
      <w:r>
        <w:t>n</w:t>
      </w:r>
      <w:del w:id="19029" w:author="GoldenCorpusHarness" w:date="2026-03-28T22:23:47Z">
        <w:r>
          <w:delText>(s) may be us</w:delText>
        </w:r>
      </w:del>
      <w:r>
        <w:t xml:space="preserve">ed </w:t>
      </w:r>
      <w:del w:id="19030" w:author="GoldenCorpusHarness" w:date="2026-03-28T22:23:47Z">
        <w:r>
          <w:delText>f</w:delText>
        </w:r>
      </w:del>
      <w:ins w:id="19031" w:author="GoldenCorpusHarness" w:date="2026-03-28T22:23:47Z">
        <w:r>
          <w:t>as any unt</w:t>
        </w:r>
      </w:ins>
      <w:r>
        <w:t>o</w:t>
      </w:r>
      <w:ins w:id="19032" w:author="GoldenCorpusHarness" w:date="2026-03-28T22:23:47Z">
        <w:r>
          <w:t>wa</w:t>
        </w:r>
      </w:ins>
      <w:r>
        <w:t>r</w:t>
      </w:r>
      <w:ins w:id="19033" w:author="GoldenCorpusHarness" w:date="2026-03-28T22:23:47Z">
        <w:r>
          <w:t>d</w:t>
        </w:r>
      </w:ins>
      <w:r>
        <w:t xml:space="preserve"> </w:t>
      </w:r>
      <w:del w:id="19034" w:author="GoldenCorpusHarness" w:date="2026-03-28T22:23:47Z">
        <w:r>
          <w:delText>fut</w:delText>
        </w:r>
      </w:del>
      <w:ins w:id="19035" w:author="GoldenCorpusHarness" w:date="2026-03-28T22:23:47Z">
        <w:r>
          <w:t>medical occ</w:t>
        </w:r>
      </w:ins>
      <w:r>
        <w:t>ur</w:t>
      </w:r>
      <w:ins w:id="19036" w:author="GoldenCorpusHarness" w:date="2026-03-28T22:23:47Z">
        <w:r>
          <w:t>renc</w:t>
        </w:r>
      </w:ins>
      <w:r>
        <w:t xml:space="preserve">e </w:t>
      </w:r>
      <w:ins w:id="19037" w:author="GoldenCorpusHarness" w:date="2026-03-28T22:23:47Z">
        <w:r>
          <w:t>th</w:t>
        </w:r>
      </w:ins>
      <w:r>
        <w:t>a</w:t>
      </w:r>
      <w:del w:id="19038" w:author="GoldenCorpusHarness" w:date="2026-03-28T22:23:47Z">
        <w:r>
          <w:delText>ss</w:delText>
        </w:r>
      </w:del>
      <w:ins w:id="19039" w:author="GoldenCorpusHarness" w:date="2026-03-28T22:23:47Z">
        <w:r>
          <w:t xml:space="preserve">t, </w:t>
        </w:r>
      </w:ins>
      <w:r>
        <w:t>a</w:t>
      </w:r>
      <w:del w:id="19040" w:author="GoldenCorpusHarness" w:date="2026-03-28T22:23:47Z">
        <w:r>
          <w:delText>y developmen</w:delText>
        </w:r>
      </w:del>
      <w:r>
        <w:t>t an</w:t>
      </w:r>
      <w:del w:id="19041" w:author="GoldenCorpusHarness" w:date="2026-03-28T22:23:47Z">
        <w:r>
          <w:delText>d/or</w:delText>
        </w:r>
      </w:del>
      <w:ins w:id="19042" w:author="GoldenCorpusHarness" w:date="2026-03-28T22:23:47Z">
        <w:r>
          <w:t>y</w:t>
        </w:r>
      </w:ins>
      <w:r>
        <w:t xml:space="preserve"> d</w:t>
      </w:r>
      <w:del w:id="19043" w:author="GoldenCorpusHarness" w:date="2026-03-28T22:23:47Z">
        <w:r>
          <w:delText>rug/vaccin</w:delText>
        </w:r>
      </w:del>
      <w:ins w:id="19044" w:author="GoldenCorpusHarness" w:date="2026-03-28T22:23:47Z">
        <w:r>
          <w:t>os</w:t>
        </w:r>
      </w:ins>
      <w:r>
        <w:t>e</w:t>
      </w:r>
      <w:del w:id="19045" w:author="GoldenCorpusHarness" w:date="2026-03-28T22:23:47Z">
        <w:r>
          <w:delText xml:space="preserve"> development.</w:delText>
        </w:r>
      </w:del>
      <w:ins w:id="19046" w:author="GoldenCorpusHarness" w:date="2026-03-28T22:23:47Z">
        <w:r>
          <w:t>:</w:t>
        </w:r>
      </w:ins>
    </w:p>
    <w:p ns2:paraId="4720C416" ns2:textId="41085A28" w:rsidR="00503085" w:rsidRDefault="00895D30" w:rsidP="00DF2CB9">
      <w:pPr>
        <w:pStyle w:val="ListContinue"/>
      </w:pPr>
      <w:del w:id="19047" w:author="GoldenCorpusHarness" w:date="2026-03-28T22:23:47Z">
        <w:r>
          <w:delText>I</w:delText>
        </w:r>
      </w:del>
      <w:ins w:id="19048" w:author="GoldenCorpusHarness" w:date="2026-03-28T22:23:47Z">
        <w:r>
          <w:t>a.Resul</w:t>
        </w:r>
      </w:ins>
      <w:r>
        <w:t>t</w:t>
      </w:r>
      <w:del w:id="19049" w:author="GoldenCorpusHarness" w:date="2026-03-28T22:23:47Z">
        <w:r>
          <w:delText xml:space="preserve"> i</w:delText>
        </w:r>
      </w:del>
      <w:r>
        <w:t>s</w:t>
      </w:r>
      <w:del w:id="19050" w:author="GoldenCorpusHarness" w:date="2026-03-28T22:23:47Z">
        <w:r>
          <w:delText xml:space="preserve"> now well recognized that</w:delText>
        </w:r>
      </w:del>
      <w:r>
        <w:t xml:space="preserve"> in</w:t>
      </w:r>
      <w:del w:id="19051" w:author="GoldenCorpusHarness" w:date="2026-03-28T22:23:47Z">
        <w:r>
          <w:delText>formation obtained from studying and testing clinical specimens offers unique opportunities to enhance our understanding of how individuals respond to drugs/vaccines, enhance our understanding of human disease, and ultimately improve public health through</w:delText>
        </w:r>
      </w:del>
      <w:r>
        <w:t xml:space="preserve"> de</w:t>
      </w:r>
      <w:del w:id="19052" w:author="GoldenCorpusHarness" w:date="2026-03-28T22:23:47Z">
        <w:r>
          <w:delText>velopment of novel tre</w:delText>
        </w:r>
      </w:del>
      <w:r>
        <w:t>at</w:t>
      </w:r>
      <w:del w:id="19053" w:author="GoldenCorpusHarness" w:date="2026-03-28T22:23:47Z">
        <w:r>
          <w:delText>ments targeted to populations wit</w:delText>
        </w:r>
      </w:del>
      <w:r>
        <w:t>h</w:t>
      </w:r>
      <w:del w:id="19054" w:author="GoldenCorpusHarness" w:date="2026-03-28T22:23:47Z">
        <w:r>
          <w:delText xml:space="preserve"> the greatest need. All specimens will be used by the Sponsor or those working for or with the Sponsor.</w:delText>
        </w:r>
      </w:del>
    </w:p>
    <w:p ns2:paraId="4F0F69A4" ns2:textId="77777777" w:rsidR="00377356" w:rsidRPr="00455CDB" w:rsidRDefault="00895D30" w:rsidP="009A6DF2">
      <w:pPr>
        <w:pStyle w:val="ParagraphBold"/>
        <w:keepNext/>
        <w:spacing w:after="0"/>
        <w:ind w:left="360" w:hanging="360"/>
      </w:pPr>
      <w:del w:id="19055" w:author="GoldenCorpusHarness" w:date="2026-03-28T22:23:47Z">
        <w:r>
          <w:delText>3</w:delText>
        </w:r>
      </w:del>
      <w:ins w:id="19056" w:author="GoldenCorpusHarness" w:date="2026-03-28T22:23:47Z">
        <w:r>
          <w:t>b</w:t>
        </w:r>
      </w:ins>
      <w:r>
        <w:t>.</w:t>
      </w:r>
      <w:del w:id="19057" w:author="GoldenCorpusHarness" w:date="2026-03-28T22:23:47Z">
        <w:r>
          <w:delText>Summary</w:delText>
        </w:r>
      </w:del>
      <w:ins w:id="19058" w:author="GoldenCorpusHarness" w:date="2026-03-28T22:23:47Z">
        <w:r>
          <w:t>Is</w:t>
        </w:r>
      </w:ins>
      <w:r>
        <w:t xml:space="preserve"> </w:t>
      </w:r>
      <w:del w:id="19059" w:author="GoldenCorpusHarness" w:date="2026-03-28T22:23:47Z">
        <w:r>
          <w:delText>o</w:delText>
        </w:r>
      </w:del>
      <w:ins w:id="19060" w:author="GoldenCorpusHarness" w:date="2026-03-28T22:23:47Z">
        <w:r>
          <w:t>li</w:t>
        </w:r>
      </w:ins>
      <w:r>
        <w:t>f</w:t>
      </w:r>
      <w:del w:id="19061" w:author="GoldenCorpusHarness" w:date="2026-03-28T22:23:47Z">
        <w:r>
          <w:delText xml:space="preserve"> Proc</w:delText>
        </w:r>
      </w:del>
      <w:r>
        <w:t>e</w:t>
      </w:r>
      <w:del w:id="19062" w:author="GoldenCorpusHarness" w:date="2026-03-28T22:23:47Z">
        <w:r>
          <w:delText>du</w:delText>
        </w:r>
      </w:del>
      <w:ins w:id="19063" w:author="GoldenCorpusHarness" w:date="2026-03-28T22:23:47Z">
        <w:r>
          <w:t>-th</w:t>
        </w:r>
      </w:ins>
      <w:r>
        <w:t>re</w:t>
      </w:r>
      <w:del w:id="19064" w:author="GoldenCorpusHarness" w:date="2026-03-28T22:23:47Z">
        <w:r>
          <w:delText>s for Fu</w:delText>
        </w:r>
      </w:del>
      <w:ins w:id="19065" w:author="GoldenCorpusHarness" w:date="2026-03-28T22:23:47Z">
        <w:r>
          <w:t>a</w:t>
        </w:r>
      </w:ins>
      <w:r>
        <w:t>t</w:t>
      </w:r>
      <w:del w:id="19066" w:author="GoldenCorpusHarness" w:date="2026-03-28T22:23:47Z">
        <w:r>
          <w:delText>ur</w:delText>
        </w:r>
      </w:del>
      <w:r>
        <w:t>e</w:t>
      </w:r>
      <w:del w:id="19067" w:author="GoldenCorpusHarness" w:date="2026-03-28T22:23:47Z">
        <w:r>
          <w:delText xml:space="preserve"> B</w:delText>
        </w:r>
      </w:del>
      <w:ins w:id="19068" w:author="GoldenCorpusHarness" w:date="2026-03-28T22:23:47Z">
        <w:r>
          <w:t>n</w:t>
        </w:r>
      </w:ins>
      <w:r>
        <w:t>i</w:t>
      </w:r>
      <w:del w:id="19069" w:author="GoldenCorpusHarness" w:date="2026-03-28T22:23:47Z">
        <w:r>
          <w:delText>omedical Research3, 4</w:delText>
        </w:r>
      </w:del>
      <w:ins w:id="19070" w:author="GoldenCorpusHarness" w:date="2026-03-28T22:23:47Z">
        <w:r>
          <w:t>ng</w:t>
        </w:r>
      </w:ins>
    </w:p>
    <w:p ns2:paraId="1D5496C4" ns2:textId="77777777" w:rsidR="009A6DF2" w:rsidRDefault="00895D30" w:rsidP="00E66B05">
      <w:pPr>
        <w:pStyle w:val="Paragraph"/>
        <w:keepNext/>
        <w:spacing w:after="0"/>
        <w:ind w:left="360"/>
      </w:pPr>
      <w:del w:id="19071" w:author="GoldenCorpusHarness" w:date="2026-03-28T22:23:47Z">
        <w:r>
          <w:delText>a</w:delText>
        </w:r>
      </w:del>
      <w:ins w:id="19072" w:author="GoldenCorpusHarness" w:date="2026-03-28T22:23:47Z">
        <w:r>
          <w:t>The term “life-threatening” in the definition of “serious” refers to an event in which the participant was at risk of death at the time of the event</w:t>
        </w:r>
      </w:ins>
      <w:r>
        <w:t>.</w:t>
      </w:r>
      <w:del w:id="19073" w:author="GoldenCorpusHarness" w:date="2026-03-28T22:23:47Z">
        <w:r>
          <w:delText>Partici</w:delText>
        </w:r>
      </w:del>
      <w:ins w:id="19074" w:author="GoldenCorpusHarness" w:date="2026-03-28T22:23:47Z">
        <w:r>
          <w:t xml:space="preserve"> It does not refer to an event, which hy</w:t>
        </w:r>
      </w:ins>
      <w:r>
        <w:t>p</w:t>
      </w:r>
      <w:del w:id="19075" w:author="GoldenCorpusHarness" w:date="2026-03-28T22:23:47Z">
        <w:r>
          <w:delText>ants for Enro</w:delText>
        </w:r>
      </w:del>
      <w:ins w:id="19076" w:author="GoldenCorpusHarness" w:date="2026-03-28T22:23:47Z">
        <w:r>
          <w:t>othetica</w:t>
        </w:r>
      </w:ins>
      <w:r>
        <w:t>ll</w:t>
      </w:r>
      <w:del w:id="19077" w:author="GoldenCorpusHarness" w:date="2026-03-28T22:23:47Z">
        <w:r>
          <w:delText>ment</w:delText>
        </w:r>
      </w:del>
      <w:ins w:id="19078" w:author="GoldenCorpusHarness" w:date="2026-03-28T22:23:47Z">
        <w:r>
          <w:t>y might have caused death, if it were more severe.</w:t>
        </w:r>
      </w:ins>
    </w:p>
    <w:p ns2:paraId="51289D0B" ns2:textId="77777777" w:rsidR="00377356" w:rsidRPr="009A6DF2" w:rsidRDefault="00895D30" w:rsidP="009A6DF2">
      <w:pPr>
        <w:pStyle w:val="ListContinue2"/>
      </w:pPr>
      <w:del w:id="19079" w:author="GoldenCorpusHarness" w:date="2026-03-28T22:23:47Z">
        <w:r>
          <w:delText>All pa</w:delText>
        </w:r>
      </w:del>
      <w:ins w:id="19080" w:author="GoldenCorpusHarness" w:date="2026-03-28T22:23:47Z">
        <w:r>
          <w:t>c.Requi</w:t>
        </w:r>
      </w:ins>
      <w:r>
        <w:t>r</w:t>
      </w:r>
      <w:del w:id="19081" w:author="GoldenCorpusHarness" w:date="2026-03-28T22:23:47Z">
        <w:r>
          <w:delText>ticipant</w:delText>
        </w:r>
      </w:del>
      <w:ins w:id="19082" w:author="GoldenCorpusHarness" w:date="2026-03-28T22:23:47Z">
        <w:r>
          <w:t>e</w:t>
        </w:r>
      </w:ins>
      <w:r>
        <w:t>s</w:t>
      </w:r>
      <w:del w:id="19083" w:author="GoldenCorpusHarness" w:date="2026-03-28T22:23:47Z">
        <w:r>
          <w:delText xml:space="preserve"> enrolled</w:delText>
        </w:r>
      </w:del>
      <w:r>
        <w:t xml:space="preserve"> in</w:t>
      </w:r>
      <w:del w:id="19084" w:author="GoldenCorpusHarness" w:date="2026-03-28T22:23:47Z">
        <w:r>
          <w:delText xml:space="preserve"> </w:delText>
        </w:r>
      </w:del>
      <w:ins w:id="19085" w:author="GoldenCorpusHarness" w:date="2026-03-28T22:23:47Z">
        <w:r>
          <w:t>pa</w:t>
        </w:r>
      </w:ins>
      <w:r>
        <w:t>t</w:t>
      </w:r>
      <w:del w:id="19086" w:author="GoldenCorpusHarness" w:date="2026-03-28T22:23:47Z">
        <w:r>
          <w:delText>he cl</w:delText>
        </w:r>
      </w:del>
      <w:r>
        <w:t>i</w:t>
      </w:r>
      <w:del w:id="19087" w:author="GoldenCorpusHarness" w:date="2026-03-28T22:23:47Z">
        <w:r>
          <w:delText>nical study will be considered for enrollm</w:delText>
        </w:r>
      </w:del>
      <w:r>
        <w:t xml:space="preserve">ent </w:t>
      </w:r>
      <w:ins w:id="19088" w:author="GoldenCorpusHarness" w:date="2026-03-28T22:23:47Z">
        <w:r>
          <w:t>hospitalization or prolongation of exist</w:t>
        </w:r>
      </w:ins>
      <w:r>
        <w:t>in</w:t>
      </w:r>
      <w:ins w:id="19089" w:author="GoldenCorpusHarness" w:date="2026-03-28T22:23:47Z">
        <w:r>
          <w:t>g</w:t>
        </w:r>
      </w:ins>
      <w:r>
        <w:t xml:space="preserve"> </w:t>
      </w:r>
      <w:del w:id="19090" w:author="GoldenCorpusHarness" w:date="2026-03-28T22:23:47Z">
        <w:r>
          <w:delText>fu</w:delText>
        </w:r>
      </w:del>
      <w:ins w:id="19091" w:author="GoldenCorpusHarness" w:date="2026-03-28T22:23:47Z">
        <w:r>
          <w:t>hospi</w:t>
        </w:r>
      </w:ins>
      <w:r>
        <w:t>t</w:t>
      </w:r>
      <w:del w:id="19092" w:author="GoldenCorpusHarness" w:date="2026-03-28T22:23:47Z">
        <w:r>
          <w:delText>ure b</w:delText>
        </w:r>
      </w:del>
      <w:ins w:id="19093" w:author="GoldenCorpusHarness" w:date="2026-03-28T22:23:47Z">
        <w:r>
          <w:t>alizat</w:t>
        </w:r>
      </w:ins>
      <w:r>
        <w:t>io</w:t>
      </w:r>
      <w:del w:id="19094" w:author="GoldenCorpusHarness" w:date="2026-03-28T22:23:47Z">
        <w:r>
          <w:delText>medical research.</w:delText>
        </w:r>
      </w:del>
      <w:ins w:id="19095" w:author="GoldenCorpusHarness" w:date="2026-03-28T22:23:47Z">
        <w:r>
          <w:t>n</w:t>
        </w:r>
      </w:ins>
    </w:p>
    <w:p ns2:paraId="1E1D7F8C" ns2:textId="77777777" w:rsidR="009A6DF2" w:rsidRDefault="00895D30" w:rsidP="00E66B05">
      <w:pPr>
        <w:pStyle w:val="Paragraph"/>
        <w:keepNext/>
        <w:spacing w:after="0"/>
        <w:ind w:left="360"/>
      </w:pPr>
      <w:ins w:id="19096" w:author="GoldenCorpusHarness" w:date="2026-03-28T22:23:47Z">
        <w:r>
          <w:t>Hospitalization is defined as an inpatient admission, regardless of length of stay, even if the hospitalization is a precautionary measure for continued o</w:t>
        </w:r>
      </w:ins>
      <w:r>
        <w:t>b</w:t>
      </w:r>
      <w:ins w:id="19097" w:author="GoldenCorpusHarness" w:date="2026-03-28T22:23:47Z">
        <w:r>
          <w:t>servation</w:t>
        </w:r>
      </w:ins>
      <w:r>
        <w:t>.</w:t>
      </w:r>
      <w:del w:id="19098" w:author="GoldenCorpusHarness" w:date="2026-03-28T22:23:47Z">
        <w:r>
          <w:delText>Infor</w:delText>
        </w:r>
      </w:del>
      <w:ins w:id="19099" w:author="GoldenCorpusHarness" w:date="2026-03-28T22:23:47Z">
        <w:r>
          <w:t xml:space="preserve"> (Note: Hospitalization for an elective procedure to treat a preexisting condition that has not worsened is not an SAE.) A preexisting condition is a clinical condition that is diagnosed prior to the use of an MSD product and is docu</w:t>
        </w:r>
      </w:ins>
      <w:r>
        <w:t>me</w:t>
      </w:r>
      <w:del w:id="19100" w:author="GoldenCorpusHarness" w:date="2026-03-28T22:23:47Z">
        <w:r>
          <w:delText>d Consent</w:delText>
        </w:r>
      </w:del>
      <w:ins w:id="19101" w:author="GoldenCorpusHarness" w:date="2026-03-28T22:23:47Z">
        <w:r>
          <w:t>nted in the participant’s medical history.</w:t>
        </w:r>
      </w:ins>
    </w:p>
    <w:p ns2:paraId="6CB2DB73" ns2:textId="77777777" w:rsidR="00503085" w:rsidRDefault="00895D30" w:rsidP="009A6DF2">
      <w:pPr>
        <w:pStyle w:val="ListContinue2"/>
      </w:pPr>
      <w:del w:id="19102" w:author="GoldenCorpusHarness" w:date="2026-03-28T22:23:47Z">
        <w:r>
          <w:delText>I</w:delText>
        </w:r>
      </w:del>
      <w:ins w:id="19103" w:author="GoldenCorpusHarness" w:date="2026-03-28T22:23:47Z">
        <w:r>
          <w:t>d.Results i</w:t>
        </w:r>
      </w:ins>
      <w:r>
        <w:t>n</w:t>
      </w:r>
      <w:del w:id="19104" w:author="GoldenCorpusHarness" w:date="2026-03-28T22:23:47Z">
        <w:r>
          <w:delText>fo</w:delText>
        </w:r>
      </w:del>
      <w:ins w:id="19105" w:author="GoldenCorpusHarness" w:date="2026-03-28T22:23:47Z">
        <w:r>
          <w:t xml:space="preserve"> pe</w:t>
        </w:r>
      </w:ins>
      <w:r>
        <w:t>r</w:t>
      </w:r>
      <w:del w:id="19106" w:author="GoldenCorpusHarness" w:date="2026-03-28T22:23:47Z">
        <w:r>
          <w:delText>med con</w:delText>
        </w:r>
      </w:del>
      <w:r>
        <w:t>s</w:t>
      </w:r>
      <w:ins w:id="19107" w:author="GoldenCorpusHarness" w:date="2026-03-28T22:23:47Z">
        <w:r>
          <w:t>ist</w:t>
        </w:r>
      </w:ins>
      <w:r>
        <w:t xml:space="preserve">ent </w:t>
      </w:r>
      <w:del w:id="19108" w:author="GoldenCorpusHarness" w:date="2026-03-28T22:23:47Z">
        <w:r>
          <w:delText>f</w:delText>
        </w:r>
      </w:del>
      <w:r>
        <w:t>or</w:t>
      </w:r>
      <w:del w:id="19109" w:author="GoldenCorpusHarness" w:date="2026-03-28T22:23:47Z">
        <w:r>
          <w:delText xml:space="preserve"> specimens (ie, DNA, RNA, protein, etc) will be obtained during screening for protocol enrollment from all participants or legal guardians, at a study visit by the investigator or his or her designate. Informed consent for future biomedical research should be presented to the participants on the visit designated in the SoA. If delayed, present consent at next possible Participant Visit. Consent forms</w:delText>
        </w:r>
      </w:del>
      <w:r>
        <w:t xml:space="preserve"> sign</w:t>
      </w:r>
      <w:del w:id="19110" w:author="GoldenCorpusHarness" w:date="2026-03-28T22:23:47Z">
        <w:r>
          <w:delText>ed by the part</w:delText>
        </w:r>
      </w:del>
      <w:ins w:id="19111" w:author="GoldenCorpusHarness" w:date="2026-03-28T22:23:47Z">
        <w:r>
          <w:t>if</w:t>
        </w:r>
      </w:ins>
      <w:r>
        <w:t>ic</w:t>
      </w:r>
      <w:del w:id="19112" w:author="GoldenCorpusHarness" w:date="2026-03-28T22:23:47Z">
        <w:r>
          <w:delText>ip</w:delText>
        </w:r>
      </w:del>
      <w:r>
        <w:t xml:space="preserve">ant </w:t>
      </w:r>
      <w:del w:id="19113" w:author="GoldenCorpusHarness" w:date="2026-03-28T22:23:47Z">
        <w:r>
          <w:delText>w</w:delText>
        </w:r>
      </w:del>
      <w:ins w:id="19114" w:author="GoldenCorpusHarness" w:date="2026-03-28T22:23:47Z">
        <w:r>
          <w:t>disab</w:t>
        </w:r>
      </w:ins>
      <w:r>
        <w:t>il</w:t>
      </w:r>
      <w:del w:id="19115" w:author="GoldenCorpusHarness" w:date="2026-03-28T22:23:47Z">
        <w:r>
          <w:delText>l be kep</w:delText>
        </w:r>
      </w:del>
      <w:ins w:id="19116" w:author="GoldenCorpusHarness" w:date="2026-03-28T22:23:47Z">
        <w:r>
          <w:t>i</w:t>
        </w:r>
      </w:ins>
      <w:r>
        <w:t>t</w:t>
      </w:r>
      <w:del w:id="19117" w:author="GoldenCorpusHarness" w:date="2026-03-28T22:23:47Z">
        <w:r>
          <w:delText xml:space="preserve"> at the cl</w:delText>
        </w:r>
      </w:del>
      <w:ins w:id="19118" w:author="GoldenCorpusHarness" w:date="2026-03-28T22:23:47Z">
        <w:r>
          <w:t>y/</w:t>
        </w:r>
      </w:ins>
      <w:r>
        <w:t>in</w:t>
      </w:r>
      <w:del w:id="19119" w:author="GoldenCorpusHarness" w:date="2026-03-28T22:23:47Z">
        <w:r>
          <w:delText>i</w:delText>
        </w:r>
      </w:del>
      <w:r>
        <w:t>ca</w:t>
      </w:r>
      <w:del w:id="19120" w:author="GoldenCorpusHarness" w:date="2026-03-28T22:23:47Z">
        <w:r>
          <w:delText>l study s</w:delText>
        </w:r>
      </w:del>
      <w:ins w:id="19121" w:author="GoldenCorpusHarness" w:date="2026-03-28T22:23:47Z">
        <w:r>
          <w:t>pac</w:t>
        </w:r>
      </w:ins>
      <w:r>
        <w:t>it</w:t>
      </w:r>
      <w:del w:id="19122" w:author="GoldenCorpusHarness" w:date="2026-03-28T22:23:47Z">
        <w:r>
          <w:delText>e under secure storage for regulator</w:delText>
        </w:r>
      </w:del>
      <w:r>
        <w:t>y</w:t>
      </w:r>
      <w:del w:id="19123" w:author="GoldenCorpusHarness" w:date="2026-03-28T22:23:47Z">
        <w:r>
          <w:delText xml:space="preserve"> reasons.</w:delText>
        </w:r>
      </w:del>
    </w:p>
    <w:p ns2:paraId="2499B075" ns2:textId="77777777" w:rsidR="00377356" w:rsidRPr="009A6DF2" w:rsidRDefault="00895D30" w:rsidP="009A6DF2">
      <w:pPr>
        <w:pStyle w:val="ListContinue2"/>
      </w:pPr>
      <w:del w:id="19124" w:author="GoldenCorpusHarness" w:date="2026-03-28T22:23:47Z">
        <w:r>
          <w:delText>A</w:delText>
        </w:r>
      </w:del>
      <w:ins w:id="19125" w:author="GoldenCorpusHarness" w:date="2026-03-28T22:23:47Z">
        <w:r>
          <w:t>The</w:t>
        </w:r>
      </w:ins>
      <w:r>
        <w:t xml:space="preserve"> te</w:t>
      </w:r>
      <w:ins w:id="19126" w:author="GoldenCorpusHarness" w:date="2026-03-28T22:23:47Z">
        <w:r>
          <w:t>r</w:t>
        </w:r>
      </w:ins>
      <w:r>
        <w:t>m</w:t>
      </w:r>
      <w:ins w:id="19127" w:author="GoldenCorpusHarness" w:date="2026-03-28T22:23:47Z">
        <w:r>
          <w:t xml:space="preserve"> disability means a substantial disru</w:t>
        </w:r>
      </w:ins>
      <w:r>
        <w:t>p</w:t>
      </w:r>
      <w:del w:id="19128" w:author="GoldenCorpusHarness" w:date="2026-03-28T22:23:47Z">
        <w:r>
          <w:delText>la</w:delText>
        </w:r>
      </w:del>
      <w:r>
        <w:t>t</w:t>
      </w:r>
      <w:del w:id="19129" w:author="GoldenCorpusHarness" w:date="2026-03-28T22:23:47Z">
        <w:r>
          <w:delText>e</w:delText>
        </w:r>
      </w:del>
      <w:ins w:id="19130" w:author="GoldenCorpusHarness" w:date="2026-03-28T22:23:47Z">
        <w:r>
          <w:t>ion</w:t>
        </w:r>
      </w:ins>
      <w:r>
        <w:t xml:space="preserve"> of </w:t>
      </w:r>
      <w:ins w:id="19131" w:author="GoldenCorpusHarness" w:date="2026-03-28T22:23:47Z">
        <w:r>
          <w:t>a p</w:t>
        </w:r>
      </w:ins>
      <w:r>
        <w:t>e</w:t>
      </w:r>
      <w:del w:id="19132" w:author="GoldenCorpusHarness" w:date="2026-03-28T22:23:47Z">
        <w:r>
          <w:delText xml:space="preserve">ach </w:delText>
        </w:r>
      </w:del>
      <w:ins w:id="19133" w:author="GoldenCorpusHarness" w:date="2026-03-28T22:23:47Z">
        <w:r>
          <w:t>r</w:t>
        </w:r>
      </w:ins>
      <w:r>
        <w:t>s</w:t>
      </w:r>
      <w:del w:id="19134" w:author="GoldenCorpusHarness" w:date="2026-03-28T22:23:47Z">
        <w:r>
          <w:delText>tudy site</w:delText>
        </w:r>
      </w:del>
      <w:ins w:id="19135" w:author="GoldenCorpusHarness" w:date="2026-03-28T22:23:47Z">
        <w:r>
          <w:t>on</w:t>
        </w:r>
      </w:ins>
      <w:r>
        <w:t>’s a</w:t>
      </w:r>
      <w:del w:id="19136" w:author="GoldenCorpusHarness" w:date="2026-03-28T22:23:47Z">
        <w:r>
          <w:delText>ppr</w:delText>
        </w:r>
      </w:del>
      <w:ins w:id="19137" w:author="GoldenCorpusHarness" w:date="2026-03-28T22:23:47Z">
        <w:r>
          <w:t>bility t</w:t>
        </w:r>
      </w:ins>
      <w:r>
        <w:t>o</w:t>
      </w:r>
      <w:del w:id="19138" w:author="GoldenCorpusHarness" w:date="2026-03-28T22:23:47Z">
        <w:r>
          <w:delText>ved informed</w:delText>
        </w:r>
      </w:del>
      <w:r>
        <w:t xml:space="preserve"> con</w:t>
      </w:r>
      <w:del w:id="19139" w:author="GoldenCorpusHarness" w:date="2026-03-28T22:23:47Z">
        <w:r>
          <w:delText>sen</w:delText>
        </w:r>
      </w:del>
      <w:ins w:id="19140" w:author="GoldenCorpusHarness" w:date="2026-03-28T22:23:47Z">
        <w:r>
          <w:t>duc</w:t>
        </w:r>
      </w:ins>
      <w:r>
        <w:t xml:space="preserve">t </w:t>
      </w:r>
      <w:del w:id="19141" w:author="GoldenCorpusHarness" w:date="2026-03-28T22:23:47Z">
        <w:r>
          <w:delText>wil</w:delText>
        </w:r>
      </w:del>
      <w:ins w:id="19142" w:author="GoldenCorpusHarness" w:date="2026-03-28T22:23:47Z">
        <w:r>
          <w:t>norma</w:t>
        </w:r>
      </w:ins>
      <w:r>
        <w:t xml:space="preserve">l </w:t>
      </w:r>
      <w:del w:id="19143" w:author="GoldenCorpusHarness" w:date="2026-03-28T22:23:47Z">
        <w:r>
          <w:delText>b</w:delText>
        </w:r>
      </w:del>
      <w:ins w:id="19144" w:author="GoldenCorpusHarness" w:date="2026-03-28T22:23:47Z">
        <w:r>
          <w:t>lif</w:t>
        </w:r>
      </w:ins>
      <w:r>
        <w:t xml:space="preserve">e </w:t>
      </w:r>
      <w:del w:id="19145" w:author="GoldenCorpusHarness" w:date="2026-03-28T22:23:47Z">
        <w:r>
          <w:delText>s</w:delText>
        </w:r>
      </w:del>
      <w:ins w:id="19146" w:author="GoldenCorpusHarness" w:date="2026-03-28T22:23:47Z">
        <w:r>
          <w:t>func</w:t>
        </w:r>
      </w:ins>
      <w:r>
        <w:t>t</w:t>
      </w:r>
      <w:del w:id="19147" w:author="GoldenCorpusHarness" w:date="2026-03-28T22:23:47Z">
        <w:r>
          <w:delText xml:space="preserve">ored </w:delText>
        </w:r>
      </w:del>
      <w:r>
        <w:t>i</w:t>
      </w:r>
      <w:del w:id="19148" w:author="GoldenCorpusHarness" w:date="2026-03-28T22:23:47Z">
        <w:r>
          <w:delText>n the Sp</w:delText>
        </w:r>
      </w:del>
      <w:r>
        <w:t>ons</w:t>
      </w:r>
      <w:del w:id="19149" w:author="GoldenCorpusHarness" w:date="2026-03-28T22:23:47Z">
        <w:r>
          <w:delText>or’s clinical document repository</w:delText>
        </w:r>
      </w:del>
      <w:r>
        <w:t>.</w:t>
      </w:r>
    </w:p>
    <w:p ns2:paraId="37133EB6" ns2:textId="77777777" w:rsidR="009A6DF2" w:rsidRDefault="00895D30" w:rsidP="00E66B05">
      <w:pPr>
        <w:pStyle w:val="Paragraph"/>
        <w:keepNext/>
        <w:spacing w:after="0"/>
        <w:ind w:left="360"/>
      </w:pPr>
      <w:del w:id="19150" w:author="GoldenCorpusHarness" w:date="2026-03-28T22:23:47Z">
        <w:r>
          <w:delText>c</w:delText>
        </w:r>
      </w:del>
      <w:ins w:id="19151" w:author="GoldenCorpusHarness" w:date="2026-03-28T22:23:47Z">
        <w:r>
          <w:t>This definition is not intended to include experiences of relatively minor medical significance such as uncomplicated headache, nausea, vomiting, diarrhea, influenza, and accidental trauma (eg, sprained ankle) that may interfere with or prevent everyday life functions but do not constitute a substantial disruption</w:t>
        </w:r>
      </w:ins>
      <w:r>
        <w:t>.</w:t>
      </w:r>
      <w:del w:id="19152" w:author="GoldenCorpusHarness" w:date="2026-03-28T22:23:47Z">
        <w:r>
          <w:delText>eCRF Documentation for Future Biomedical Research Specimens</w:delText>
        </w:r>
      </w:del>
    </w:p>
    <w:p ns2:paraId="7859AD85" ns2:textId="77777777" w:rsidR="00377356" w:rsidRPr="009A6DF2" w:rsidRDefault="00895D30" w:rsidP="009A6DF2">
      <w:pPr>
        <w:pStyle w:val="ListContinue2"/>
      </w:pPr>
      <w:del w:id="19153" w:author="GoldenCorpusHarness" w:date="2026-03-28T22:23:47Z">
        <w:r>
          <w:delText>Docum</w:delText>
        </w:r>
      </w:del>
      <w:r>
        <w:t>e</w:t>
      </w:r>
      <w:del w:id="19154" w:author="GoldenCorpusHarness" w:date="2026-03-28T22:23:47Z">
        <w:r>
          <w:delText>nt</w:delText>
        </w:r>
      </w:del>
      <w:ins w:id="19155" w:author="GoldenCorpusHarness" w:date="2026-03-28T22:23:47Z">
        <w:r>
          <w:t xml:space="preserve">.Is </w:t>
        </w:r>
      </w:ins>
      <w:r>
        <w:t>a</w:t>
      </w:r>
      <w:del w:id="19156" w:author="GoldenCorpusHarness" w:date="2026-03-28T22:23:47Z">
        <w:r>
          <w:delText>tion of participant</w:delText>
        </w:r>
      </w:del>
      <w:r>
        <w:t xml:space="preserve"> con</w:t>
      </w:r>
      <w:del w:id="19157" w:author="GoldenCorpusHarness" w:date="2026-03-28T22:23:47Z">
        <w:r>
          <w:delText>s</w:delText>
        </w:r>
      </w:del>
      <w:ins w:id="19158" w:author="GoldenCorpusHarness" w:date="2026-03-28T22:23:47Z">
        <w:r>
          <w:t>g</w:t>
        </w:r>
      </w:ins>
      <w:r>
        <w:t>en</w:t>
      </w:r>
      <w:ins w:id="19159" w:author="GoldenCorpusHarness" w:date="2026-03-28T22:23:47Z">
        <w:r>
          <w:t>i</w:t>
        </w:r>
      </w:ins>
      <w:r>
        <w:t>t</w:t>
      </w:r>
      <w:del w:id="19160" w:author="GoldenCorpusHarness" w:date="2026-03-28T22:23:47Z">
        <w:r>
          <w:delText xml:space="preserve"> for future biomedic</w:delText>
        </w:r>
      </w:del>
      <w:r>
        <w:t xml:space="preserve">al </w:t>
      </w:r>
      <w:ins w:id="19161" w:author="GoldenCorpusHarness" w:date="2026-03-28T22:23:47Z">
        <w:r>
          <w:t>anomaly/bi</w:t>
        </w:r>
      </w:ins>
      <w:r>
        <w:t>r</w:t>
      </w:r>
      <w:del w:id="19162" w:author="GoldenCorpusHarness" w:date="2026-03-28T22:23:47Z">
        <w:r>
          <w:delText xml:space="preserve">esearch will be captured in </w:delText>
        </w:r>
      </w:del>
      <w:r>
        <w:t>th</w:t>
      </w:r>
      <w:del w:id="19163" w:author="GoldenCorpusHarness" w:date="2026-03-28T22:23:47Z">
        <w:r>
          <w:delText>e eCRFs. Any specimens for which such an informed consent cannot be verified will be</w:delText>
        </w:r>
      </w:del>
      <w:r>
        <w:t xml:space="preserve"> de</w:t>
      </w:r>
      <w:del w:id="19164" w:author="GoldenCorpusHarness" w:date="2026-03-28T22:23:47Z">
        <w:r>
          <w:delText>s</w:delText>
        </w:r>
      </w:del>
      <w:ins w:id="19165" w:author="GoldenCorpusHarness" w:date="2026-03-28T22:23:47Z">
        <w:r>
          <w:t>fec</w:t>
        </w:r>
      </w:ins>
      <w:r>
        <w:t>t</w:t>
      </w:r>
      <w:del w:id="19166" w:author="GoldenCorpusHarness" w:date="2026-03-28T22:23:47Z">
        <w:r>
          <w:delText>royed.</w:delText>
        </w:r>
      </w:del>
    </w:p>
    <w:p ns2:paraId="2362CC9E" ns2:textId="77777777" w:rsidR="009A6DF2" w:rsidRDefault="00895D30" w:rsidP="00E66B05">
      <w:pPr>
        <w:pStyle w:val="Paragraph"/>
        <w:keepNext/>
        <w:spacing w:after="0"/>
        <w:ind w:left="360"/>
      </w:pPr>
      <w:ins w:id="19167" w:author="GoldenCorpusHarness" w:date="2026-03-28T22:23:47Z">
        <w:r>
          <w:t>In offspring of participant taking the pro</w:t>
        </w:r>
      </w:ins>
      <w:r>
        <w:t>d</w:t>
      </w:r>
      <w:del w:id="19168" w:author="GoldenCorpusHarness" w:date="2026-03-28T22:23:47Z">
        <w:r>
          <w:delText>.F</w:delText>
        </w:r>
      </w:del>
      <w:r>
        <w:t>u</w:t>
      </w:r>
      <w:ins w:id="19169" w:author="GoldenCorpusHarness" w:date="2026-03-28T22:23:47Z">
        <w:r>
          <w:t>c</w:t>
        </w:r>
      </w:ins>
      <w:r>
        <w:t>t</w:t>
      </w:r>
      <w:del w:id="19170" w:author="GoldenCorpusHarness" w:date="2026-03-28T22:23:47Z">
        <w:r>
          <w:delText>u</w:delText>
        </w:r>
      </w:del>
      <w:ins w:id="19171" w:author="GoldenCorpusHarness" w:date="2026-03-28T22:23:47Z">
        <w:r>
          <w:t xml:space="preserve"> </w:t>
        </w:r>
      </w:ins>
      <w:r>
        <w:t>re</w:t>
      </w:r>
      <w:del w:id="19172" w:author="GoldenCorpusHarness" w:date="2026-03-28T22:23:47Z">
        <w:r>
          <w:delText xml:space="preserve"> Biome</w:delText>
        </w:r>
      </w:del>
      <w:ins w:id="19173" w:author="GoldenCorpusHarness" w:date="2026-03-28T22:23:47Z">
        <w:r>
          <w:t>gar</w:t>
        </w:r>
      </w:ins>
      <w:r>
        <w:t>d</w:t>
      </w:r>
      <w:del w:id="19174" w:author="GoldenCorpusHarness" w:date="2026-03-28T22:23:47Z">
        <w:r>
          <w:delText>ica</w:delText>
        </w:r>
      </w:del>
      <w:r>
        <w:t>l</w:t>
      </w:r>
      <w:del w:id="19175" w:author="GoldenCorpusHarness" w:date="2026-03-28T22:23:47Z">
        <w:r>
          <w:delText xml:space="preserve"> R</w:delText>
        </w:r>
      </w:del>
      <w:r>
        <w:t>es</w:t>
      </w:r>
      <w:del w:id="19176" w:author="GoldenCorpusHarness" w:date="2026-03-28T22:23:47Z">
        <w:r>
          <w:delText>earch</w:delText>
        </w:r>
      </w:del>
      <w:ins w:id="19177" w:author="GoldenCorpusHarness" w:date="2026-03-28T22:23:47Z">
        <w:r>
          <w:t>s</w:t>
        </w:r>
      </w:ins>
      <w:r>
        <w:t xml:space="preserve"> </w:t>
      </w:r>
      <w:del w:id="19178" w:author="GoldenCorpusHarness" w:date="2026-03-28T22:23:47Z">
        <w:r>
          <w:delText>Spec</w:delText>
        </w:r>
      </w:del>
      <w:ins w:id="19179" w:author="GoldenCorpusHarness" w:date="2026-03-28T22:23:47Z">
        <w:r>
          <w:t>of t</w:t>
        </w:r>
      </w:ins>
      <w:r>
        <w:t>ime</w:t>
      </w:r>
      <w:ins w:id="19180" w:author="GoldenCorpusHarness" w:date="2026-03-28T22:23:47Z">
        <w:r>
          <w:t xml:space="preserve"> to diag</w:t>
        </w:r>
      </w:ins>
      <w:r>
        <w:t>n</w:t>
      </w:r>
      <w:del w:id="19181" w:author="GoldenCorpusHarness" w:date="2026-03-28T22:23:47Z">
        <w:r>
          <w:delText>(</w:delText>
        </w:r>
      </w:del>
      <w:ins w:id="19182" w:author="GoldenCorpusHarness" w:date="2026-03-28T22:23:47Z">
        <w:r>
          <w:t>o</w:t>
        </w:r>
      </w:ins>
      <w:r>
        <w:t>s</w:t>
      </w:r>
      <w:del w:id="19183" w:author="GoldenCorpusHarness" w:date="2026-03-28T22:23:47Z">
        <w:r>
          <w:delText>)</w:delText>
        </w:r>
      </w:del>
      <w:ins w:id="19184" w:author="GoldenCorpusHarness" w:date="2026-03-28T22:23:47Z">
        <w:r>
          <w:t>is.</w:t>
        </w:r>
      </w:ins>
    </w:p>
    <w:p ns2:paraId="4BA265BC" ns2:textId="3D1DC45C" w:rsidR="00503085" w:rsidRPr="009A6DF2" w:rsidRDefault="00895D30" w:rsidP="00DF2CB9">
      <w:pPr>
        <w:pStyle w:val="ListContinue2"/>
      </w:pPr>
      <w:del w:id="19185" w:author="GoldenCorpusHarness" w:date="2026-03-28T22:23:47Z">
        <w:r>
          <w:delText>Coll</w:delText>
        </w:r>
      </w:del>
      <w:ins w:id="19186" w:author="GoldenCorpusHarness" w:date="2026-03-28T22:23:47Z">
        <w:r>
          <w:t>f.Oth</w:t>
        </w:r>
      </w:ins>
      <w:r>
        <w:t>e</w:t>
      </w:r>
      <w:del w:id="19187" w:author="GoldenCorpusHarness" w:date="2026-03-28T22:23:47Z">
        <w:r>
          <w:delText>ction</w:delText>
        </w:r>
      </w:del>
      <w:ins w:id="19188" w:author="GoldenCorpusHarness" w:date="2026-03-28T22:23:47Z">
        <w:r>
          <w:t>r</w:t>
        </w:r>
      </w:ins>
      <w:r>
        <w:t xml:space="preserve"> </w:t>
      </w:r>
      <w:del w:id="19189" w:author="GoldenCorpusHarness" w:date="2026-03-28T22:23:47Z">
        <w:r>
          <w:delText>of spec</w:delText>
        </w:r>
      </w:del>
      <w:r>
        <w:t>im</w:t>
      </w:r>
      <w:del w:id="19190" w:author="GoldenCorpusHarness" w:date="2026-03-28T22:23:47Z">
        <w:r>
          <w:delText>ens f</w:delText>
        </w:r>
      </w:del>
      <w:ins w:id="19191" w:author="GoldenCorpusHarness" w:date="2026-03-28T22:23:47Z">
        <w:r>
          <w:t>p</w:t>
        </w:r>
      </w:ins>
      <w:r>
        <w:t>or</w:t>
      </w:r>
      <w:ins w:id="19192" w:author="GoldenCorpusHarness" w:date="2026-03-28T22:23:47Z">
        <w:r>
          <w:t>tant</w:t>
        </w:r>
      </w:ins>
      <w:r>
        <w:t xml:space="preserve"> </w:t>
      </w:r>
      <w:del w:id="19193" w:author="GoldenCorpusHarness" w:date="2026-03-28T22:23:47Z">
        <w:r>
          <w:delText>future bio</w:delText>
        </w:r>
      </w:del>
      <w:r>
        <w:t xml:space="preserve">medical </w:t>
      </w:r>
      <w:del w:id="19194" w:author="GoldenCorpusHarness" w:date="2026-03-28T22:23:47Z">
        <w:r>
          <w:delText>r</w:delText>
        </w:r>
      </w:del>
      <w:r>
        <w:t>e</w:t>
      </w:r>
      <w:del w:id="19195" w:author="GoldenCorpusHarness" w:date="2026-03-28T22:23:47Z">
        <w:r>
          <w:delText>search will be performed as outlined in the SoA. In g</w:delText>
        </w:r>
      </w:del>
      <w:ins w:id="19196" w:author="GoldenCorpusHarness" w:date="2026-03-28T22:23:47Z">
        <w:r>
          <w:t>v</w:t>
        </w:r>
      </w:ins>
      <w:r>
        <w:t>en</w:t>
      </w:r>
      <w:del w:id="19197" w:author="GoldenCorpusHarness" w:date="2026-03-28T22:23:47Z">
        <w:r>
          <w:delText>eral, if addi</w:delText>
        </w:r>
      </w:del>
      <w:r>
        <w:t>t</w:t>
      </w:r>
      <w:del w:id="19198" w:author="GoldenCorpusHarness" w:date="2026-03-28T22:23:47Z">
        <w:r>
          <w:delText xml:space="preserve">ional blood </w:delText>
        </w:r>
      </w:del>
      <w:r>
        <w:t>s</w:t>
      </w:r>
      <w:del w:id="19199" w:author="GoldenCorpusHarness" w:date="2026-03-28T22:23:47Z">
        <w:r>
          <w:delText>pecimens are being collected for future biomedical research, these will usually be obtained at a time when the participant is having blood drawn for other study purposes.</w:delText>
        </w:r>
      </w:del>
    </w:p>
    <w:p ns2:paraId="3025C0E1" ns2:textId="77777777" w:rsidR="00377356" w:rsidRPr="0036690A" w:rsidRDefault="00895D30" w:rsidP="00E66B05">
      <w:pPr>
        <w:pStyle w:val="ParagraphBold"/>
        <w:keepNext/>
        <w:spacing w:after="0"/>
        <w:ind w:left="360" w:hanging="360"/>
      </w:pPr>
      <w:del w:id="19200" w:author="GoldenCorpusHarness" w:date="2026-03-28T22:23:47Z">
        <w:r>
          <w:delText>4</w:delText>
        </w:r>
      </w:del>
      <w:ins w:id="19201" w:author="GoldenCorpusHarness" w:date="2026-03-28T22:23:47Z">
        <w:r>
          <w:t>Medical or scientific judgment should be exercised in deciding whether SAE reporting is appropriate in other situations such as important medical events that may not be immediately life-threatening or result in death or hospitalization but may jeopardize the participant or may require medical or surgical intervention to prevent 1 of the other outcomes listed in the above definition</w:t>
        </w:r>
      </w:ins>
      <w:r>
        <w:t>.</w:t>
      </w:r>
      <w:del w:id="19202" w:author="GoldenCorpusHarness" w:date="2026-03-28T22:23:47Z">
        <w:r>
          <w:delText>Confidential Participant Information for Future Biomedical Research3, 4</w:delText>
        </w:r>
      </w:del>
      <w:ins w:id="19203" w:author="GoldenCorpusHarness" w:date="2026-03-28T22:23:47Z">
        <w:r>
          <w:t xml:space="preserve"> These events should usually be considered serious.</w:t>
        </w:r>
      </w:ins>
    </w:p>
    <w:p ns2:paraId="33653A93" ns2:textId="77777777" w:rsidR="00377356" w:rsidRPr="00D03846" w:rsidRDefault="00895D30" w:rsidP="00E66B05">
      <w:pPr>
        <w:pStyle w:val="ListContinue"/>
      </w:pPr>
      <w:del w:id="19204" w:author="GoldenCorpusHarness" w:date="2026-03-28T22:23:47Z">
        <w:r>
          <w:delText>In order to optim</w:delText>
        </w:r>
      </w:del>
      <w:ins w:id="19205" w:author="GoldenCorpusHarness" w:date="2026-03-28T22:23:47Z">
        <w:r>
          <w:t>Examples of such events include invasive or malignant cancers, intensive treatment in an emergency room or at home for allergic bronchospasm, blood dyscrasias, or convulsions that do not result in hospital</w:t>
        </w:r>
      </w:ins>
      <w:r>
        <w:t>iz</w:t>
      </w:r>
      <w:del w:id="19206" w:author="GoldenCorpusHarness" w:date="2026-03-28T22:23:47Z">
        <w:r>
          <w:delText xml:space="preserve">e the research that can </w:delText>
        </w:r>
      </w:del>
      <w:ins w:id="19207" w:author="GoldenCorpusHarness" w:date="2026-03-28T22:23:47Z">
        <w:r>
          <w:t>ation, or development of drug dependency or drug a</w:t>
        </w:r>
      </w:ins>
      <w:r>
        <w:t>b</w:t>
      </w:r>
      <w:del w:id="19208" w:author="GoldenCorpusHarness" w:date="2026-03-28T22:23:47Z">
        <w:r>
          <w:delText>e conducted with future biomedical research specimens, it is critical to link participants’ clinical information with future test results</w:delText>
        </w:r>
      </w:del>
      <w:ins w:id="19209" w:author="GoldenCorpusHarness" w:date="2026-03-28T22:23:47Z">
        <w:r>
          <w:t>use</w:t>
        </w:r>
      </w:ins>
      <w:r>
        <w:t>.</w:t>
      </w:r>
      <w:del w:id="19210" w:author="GoldenCorpusHarness" w:date="2026-03-28T22:23:47Z">
        <w:r>
          <w:delText xml:space="preserve"> In fact, little or no research can be conducted without connecting the clinical study data to the specimen. The clinical data allow specific analyses to be conducted. Knowing participant characteristics like sex, age, medical history, and intervention outcomes is critical to understanding clinical context of analytical results.</w:delText>
        </w:r>
      </w:del>
    </w:p>
    <w:p ns2:paraId="4D84F424" ns2:textId="77777777" w:rsidR="00377356" w:rsidRPr="00D03846" w:rsidRDefault="00895D30" w:rsidP="00E66B05">
      <w:pPr>
        <w:pStyle w:val="ListContinue"/>
      </w:pPr>
      <w:del w:id="19211" w:author="GoldenCorpusHarness" w:date="2026-03-28T22:23:47Z">
        <w:r>
          <w:delText>To</w:delText>
        </w:r>
      </w:del>
      <w:ins w:id="19212" w:author="GoldenCorpusHarness" w:date="2026-03-28T22:23:47Z">
        <w:r>
          <w:t>All potential DILI events</w:t>
        </w:r>
      </w:ins>
      <w:r>
        <w:t xml:space="preserve"> m</w:t>
      </w:r>
      <w:del w:id="19213" w:author="GoldenCorpusHarness" w:date="2026-03-28T22:23:47Z">
        <w:r>
          <w:delText>aintain pri</w:delText>
        </w:r>
      </w:del>
      <w:ins w:id="19214" w:author="GoldenCorpusHarness" w:date="2026-03-28T22:23:47Z">
        <w:r>
          <w:t>eeting biochemical criteria of Hy’s Law will be reported to the Sponsor, regardless of suspected etiology, as an ECI and SAE with OME criteria in the absence of other SAE criteria within 24 hours of learning of the e</w:t>
        </w:r>
      </w:ins>
      <w:r>
        <w:t>v</w:t>
      </w:r>
      <w:del w:id="19215" w:author="GoldenCorpusHarness" w:date="2026-03-28T22:23:47Z">
        <w:r>
          <w:delText>acy of information collected from specimens obtained for future biomedical research, the Sponsor has developed secure policies and procedures</w:delText>
        </w:r>
      </w:del>
      <w:ins w:id="19216" w:author="GoldenCorpusHarness" w:date="2026-03-28T22:23:47Z">
        <w:r>
          <w:t>ent</w:t>
        </w:r>
      </w:ins>
      <w:r>
        <w:t>.</w:t>
      </w:r>
      <w:del w:id="19217" w:author="GoldenCorpusHarness" w:date="2026-03-28T22:23:47Z">
        <w:r>
          <w:delText xml:space="preserve"> All specimens will be single coded per ICH E15 guidelines as described below.</w:delText>
        </w:r>
      </w:del>
    </w:p>
    <w:p ns2:paraId="375B453E" ns2:textId="2649D0D5" w:rsidR="00E66B05" w:rsidRDefault="00895D30" w:rsidP="00DF2CB9">
      <w:pPr>
        <w:pStyle w:val="ListContinue"/>
      </w:pPr>
      <w:del w:id="19218" w:author="GoldenCorpusHarness" w:date="2026-03-28T22:23:47Z">
        <w:r>
          <w:delText>At the clinical study site, unique codes will be placed on the future biomedical research specimens. This code is a random number that does not contain any personally identifying information embedded within it. The link (or key) between participant identifiers and this unique code will be held at the study site. No personal identifiers will appear on the specimen tube.</w:delText>
        </w:r>
      </w:del>
    </w:p>
    <w:p ns2:paraId="437C2E3F" ns2:textId="77777777" w:rsidR="00377356" w:rsidRPr="0061262B" w:rsidRDefault="00895D30" w:rsidP="00E66B05">
      <w:pPr>
        <w:pStyle w:val="ParagraphBold"/>
        <w:keepNext/>
        <w:spacing w:after="0"/>
        <w:ind w:left="360" w:hanging="360"/>
      </w:pPr>
      <w:del w:id="19219" w:author="GoldenCorpusHarness" w:date="2026-03-28T22:23:47Z">
        <w:r>
          <w:delText>5.B</w:delText>
        </w:r>
      </w:del>
      <w:ins w:id="19220" w:author="GoldenCorpusHarness" w:date="2026-03-28T22:23:47Z">
        <w:r>
          <w:t>Definit</w:t>
        </w:r>
      </w:ins>
      <w:r>
        <w:t>io</w:t>
      </w:r>
      <w:del w:id="19221" w:author="GoldenCorpusHarness" w:date="2026-03-28T22:23:47Z">
        <w:r>
          <w:delText>rep</w:delText>
        </w:r>
      </w:del>
      <w:ins w:id="19222" w:author="GoldenCorpusHarness" w:date="2026-03-28T22:23:47Z">
        <w:r>
          <w:t xml:space="preserve">n </w:t>
        </w:r>
      </w:ins>
      <w:r>
        <w:t>o</w:t>
      </w:r>
      <w:del w:id="19223" w:author="GoldenCorpusHarness" w:date="2026-03-28T22:23:47Z">
        <w:r>
          <w:delText>sitory</w:delText>
        </w:r>
      </w:del>
      <w:ins w:id="19224" w:author="GoldenCorpusHarness" w:date="2026-03-28T22:23:47Z">
        <w:r>
          <w:t>f a</w:t>
        </w:r>
      </w:ins>
      <w:r>
        <w:t xml:space="preserve"> S</w:t>
      </w:r>
      <w:ins w:id="19225" w:author="GoldenCorpusHarness" w:date="2026-03-28T22:23:47Z">
        <w:r>
          <w:t>us</w:t>
        </w:r>
      </w:ins>
      <w:r>
        <w:t>pec</w:t>
      </w:r>
      <w:ins w:id="19226" w:author="GoldenCorpusHarness" w:date="2026-03-28T22:23:47Z">
        <w:r>
          <w:t>ted Unexpected Ser</w:t>
        </w:r>
      </w:ins>
      <w:r>
        <w:t>i</w:t>
      </w:r>
      <w:del w:id="19227" w:author="GoldenCorpusHarness" w:date="2026-03-28T22:23:47Z">
        <w:r>
          <w:delText>m</w:delText>
        </w:r>
      </w:del>
      <w:ins w:id="19228" w:author="GoldenCorpusHarness" w:date="2026-03-28T22:23:47Z">
        <w:r>
          <w:t>ous Adv</w:t>
        </w:r>
      </w:ins>
      <w:r>
        <w:t>e</w:t>
      </w:r>
      <w:ins w:id="19229" w:author="GoldenCorpusHarness" w:date="2026-03-28T22:23:47Z">
        <w:r>
          <w:t>rse Reactio</w:t>
        </w:r>
      </w:ins>
      <w:r>
        <w:t xml:space="preserve">n </w:t>
      </w:r>
      <w:ins w:id="19230" w:author="GoldenCorpusHarness" w:date="2026-03-28T22:23:47Z">
        <w:r>
          <w:t>(S</w:t>
        </w:r>
      </w:ins>
      <w:r>
        <w:t>U</w:t>
      </w:r>
      <w:del w:id="19231" w:author="GoldenCorpusHarness" w:date="2026-03-28T22:23:47Z">
        <w:r>
          <w:delText>sage3, 4</w:delText>
        </w:r>
      </w:del>
      <w:ins w:id="19232" w:author="GoldenCorpusHarness" w:date="2026-03-28T22:23:47Z">
        <w:r>
          <w:t xml:space="preserve">SAR) </w:t>
        </w:r>
      </w:ins>
    </w:p>
    <w:p ns2:paraId="3CB99C7E" ns2:textId="6BE82FBD" w:rsidR="00C117E9" w:rsidRDefault="00895D30" w:rsidP="00DF2CB9">
      <w:pPr>
        <w:pStyle w:val="ListContinue"/>
      </w:pPr>
      <w:ins w:id="19233" w:author="GoldenCorpusHarness" w:date="2026-03-28T22:23:47Z">
        <w:r>
          <w:t xml:space="preserve">A </w:t>
        </w:r>
      </w:ins>
      <w:r>
        <w:t>S</w:t>
      </w:r>
      <w:ins w:id="19234" w:author="GoldenCorpusHarness" w:date="2026-03-28T22:23:47Z">
        <w:r>
          <w:t>us</w:t>
        </w:r>
      </w:ins>
      <w:r>
        <w:t>pec</w:t>
      </w:r>
      <w:del w:id="19235" w:author="GoldenCorpusHarness" w:date="2026-03-28T22:23:47Z">
        <w:r>
          <w:delText>imens ob</w:delText>
        </w:r>
      </w:del>
      <w:r>
        <w:t>t</w:t>
      </w:r>
      <w:del w:id="19236" w:author="GoldenCorpusHarness" w:date="2026-03-28T22:23:47Z">
        <w:r>
          <w:delText>ain</w:delText>
        </w:r>
      </w:del>
      <w:r>
        <w:t xml:space="preserve">ed </w:t>
      </w:r>
      <w:del w:id="19237" w:author="GoldenCorpusHarness" w:date="2026-03-28T22:23:47Z">
        <w:r>
          <w:delText xml:space="preserve">for </w:delText>
        </w:r>
      </w:del>
      <w:ins w:id="19238" w:author="GoldenCorpusHarness" w:date="2026-03-28T22:23:47Z">
        <w:r>
          <w:t>Unexpec</w:t>
        </w:r>
      </w:ins>
      <w:r>
        <w:t>t</w:t>
      </w:r>
      <w:del w:id="19239" w:author="GoldenCorpusHarness" w:date="2026-03-28T22:23:47Z">
        <w:r>
          <w:delText>he Sponsor will be us</w:delText>
        </w:r>
      </w:del>
      <w:r>
        <w:t xml:space="preserve">ed </w:t>
      </w:r>
      <w:del w:id="19240" w:author="GoldenCorpusHarness" w:date="2026-03-28T22:23:47Z">
        <w:r>
          <w:delText>f</w:delText>
        </w:r>
      </w:del>
      <w:ins w:id="19241" w:author="GoldenCorpusHarness" w:date="2026-03-28T22:23:47Z">
        <w:r>
          <w:t>Seri</w:t>
        </w:r>
      </w:ins>
      <w:r>
        <w:t>o</w:t>
      </w:r>
      <w:ins w:id="19242" w:author="GoldenCorpusHarness" w:date="2026-03-28T22:23:47Z">
        <w:r>
          <w:t>us Adve</w:t>
        </w:r>
      </w:ins>
      <w:r>
        <w:t>r</w:t>
      </w:r>
      <w:del w:id="19243" w:author="GoldenCorpusHarness" w:date="2026-03-28T22:23:47Z">
        <w:r>
          <w:delText xml:space="preserve"> analy</w:delText>
        </w:r>
      </w:del>
      <w:r>
        <w:t>se</w:t>
      </w:r>
      <w:del w:id="19244" w:author="GoldenCorpusHarness" w:date="2026-03-28T22:23:47Z">
        <w:r>
          <w:delText>s</w:delText>
        </w:r>
      </w:del>
      <w:r>
        <w:t xml:space="preserve"> </w:t>
      </w:r>
      <w:del w:id="19245" w:author="GoldenCorpusHarness" w:date="2026-03-28T22:23:47Z">
        <w:r>
          <w:delText>using good sci</w:delText>
        </w:r>
      </w:del>
      <w:ins w:id="19246" w:author="GoldenCorpusHarness" w:date="2026-03-28T22:23:47Z">
        <w:r>
          <w:t>R</w:t>
        </w:r>
      </w:ins>
      <w:r>
        <w:t>e</w:t>
      </w:r>
      <w:del w:id="19247" w:author="GoldenCorpusHarness" w:date="2026-03-28T22:23:47Z">
        <w:r>
          <w:delText>ntific pr</w:delText>
        </w:r>
      </w:del>
      <w:r>
        <w:t>acti</w:t>
      </w:r>
      <w:del w:id="19248" w:author="GoldenCorpusHarness" w:date="2026-03-28T22:23:47Z">
        <w:r>
          <w:delText>ces. Analyses using the future biomedical research specimens may be performed by the Sp</w:delText>
        </w:r>
      </w:del>
      <w:r>
        <w:t>on</w:t>
      </w:r>
      <w:ins w:id="19249" w:author="GoldenCorpusHarness" w:date="2026-03-28T22:23:47Z">
        <w:r>
          <w:t xml:space="preserve"> (SUSAR) i</w:t>
        </w:r>
      </w:ins>
      <w:r>
        <w:t>s</w:t>
      </w:r>
      <w:del w:id="19250" w:author="GoldenCorpusHarness" w:date="2026-03-28T22:23:47Z">
        <w:r>
          <w:delText>or, or</w:delText>
        </w:r>
      </w:del>
      <w:r>
        <w:t xml:space="preserve"> an ad</w:t>
      </w:r>
      <w:ins w:id="19251" w:author="GoldenCorpusHarness" w:date="2026-03-28T22:23:47Z">
        <w:r>
          <w:t xml:space="preserve">verse event that occurs </w:t>
        </w:r>
      </w:ins>
      <w:r>
        <w:t>d</w:t>
      </w:r>
      <w:ins w:id="19252" w:author="GoldenCorpusHarness" w:date="2026-03-28T22:23:47Z">
        <w:r>
          <w:t>ur</w:t>
        </w:r>
      </w:ins>
      <w:r>
        <w:t>i</w:t>
      </w:r>
      <w:del w:id="19253" w:author="GoldenCorpusHarness" w:date="2026-03-28T22:23:47Z">
        <w:r>
          <w:delText>t</w:delText>
        </w:r>
      </w:del>
      <w:ins w:id="19254" w:author="GoldenCorpusHarness" w:date="2026-03-28T22:23:47Z">
        <w:r>
          <w:t>ng a cl</w:t>
        </w:r>
      </w:ins>
      <w:r>
        <w:t>i</w:t>
      </w:r>
      <w:del w:id="19255" w:author="GoldenCorpusHarness" w:date="2026-03-28T22:23:47Z">
        <w:r>
          <w:delText>o</w:delText>
        </w:r>
      </w:del>
      <w:r>
        <w:t>n</w:t>
      </w:r>
      <w:ins w:id="19256" w:author="GoldenCorpusHarness" w:date="2026-03-28T22:23:47Z">
        <w:r>
          <w:t>ic</w:t>
        </w:r>
      </w:ins>
      <w:r>
        <w:t>al t</w:t>
      </w:r>
      <w:del w:id="19257" w:author="GoldenCorpusHarness" w:date="2026-03-28T22:23:47Z">
        <w:r>
          <w:delText>h</w:delText>
        </w:r>
      </w:del>
      <w:ins w:id="19258" w:author="GoldenCorpusHarness" w:date="2026-03-28T22:23:47Z">
        <w:r>
          <w:t>r</w:t>
        </w:r>
      </w:ins>
      <w:r>
        <w:t>i</w:t>
      </w:r>
      <w:del w:id="19259" w:author="GoldenCorpusHarness" w:date="2026-03-28T22:23:47Z">
        <w:r>
          <w:delText>r</w:delText>
        </w:r>
      </w:del>
      <w:ins w:id="19260" w:author="GoldenCorpusHarness" w:date="2026-03-28T22:23:47Z">
        <w:r>
          <w:t>al an</w:t>
        </w:r>
      </w:ins>
      <w:r>
        <w:t xml:space="preserve">d </w:t>
      </w:r>
      <w:del w:id="19261" w:author="GoldenCorpusHarness" w:date="2026-03-28T22:23:47Z">
        <w:r>
          <w:delText>par</w:delText>
        </w:r>
      </w:del>
      <w:ins w:id="19262" w:author="GoldenCorpusHarness" w:date="2026-03-28T22:23:47Z">
        <w:r>
          <w:t>mee</w:t>
        </w:r>
      </w:ins>
      <w:r>
        <w:t>t</w:t>
      </w:r>
      <w:del w:id="19263" w:author="GoldenCorpusHarness" w:date="2026-03-28T22:23:47Z">
        <w:r>
          <w:delText>y (eg, a univer</w:delText>
        </w:r>
      </w:del>
      <w:r>
        <w:t>s</w:t>
      </w:r>
      <w:del w:id="19264" w:author="GoldenCorpusHarness" w:date="2026-03-28T22:23:47Z">
        <w:r>
          <w:delText>ity investigator) designated by</w:delText>
        </w:r>
      </w:del>
      <w:r>
        <w:t xml:space="preserve"> the</w:t>
      </w:r>
      <w:del w:id="19265" w:author="GoldenCorpusHarness" w:date="2026-03-28T22:23:47Z">
        <w:r>
          <w:delText xml:space="preserve"> Sponsor. The investigator conducting the analysis will</w:delText>
        </w:r>
      </w:del>
      <w:r>
        <w:t xml:space="preserve"> follow</w:t>
      </w:r>
      <w:del w:id="19266" w:author="GoldenCorpusHarness" w:date="2026-03-28T22:23:47Z">
        <w:r>
          <w:delText xml:space="preserve"> the Sponsor’s privacy and confidentiality requirements. Any contracted third-party analyses will conform to the specific scope of analysis outlined in future biomedical research protocol and consent. Future biomedical research specimens remain</w:delText>
        </w:r>
      </w:del>
      <w:r>
        <w:t xml:space="preserve">ing </w:t>
      </w:r>
      <w:del w:id="19267" w:author="GoldenCorpusHarness" w:date="2026-03-28T22:23:47Z">
        <w:r>
          <w:delText>w</w:delText>
        </w:r>
      </w:del>
      <w:ins w:id="19268" w:author="GoldenCorpusHarness" w:date="2026-03-28T22:23:47Z">
        <w:r>
          <w:t>cr</w:t>
        </w:r>
      </w:ins>
      <w:r>
        <w:t>i</w:t>
      </w:r>
      <w:del w:id="19269" w:author="GoldenCorpusHarness" w:date="2026-03-28T22:23:47Z">
        <w:r>
          <w:delText>th the third party af</w:delText>
        </w:r>
      </w:del>
      <w:r>
        <w:t>ter</w:t>
      </w:r>
      <w:del w:id="19270" w:author="GoldenCorpusHarness" w:date="2026-03-28T22:23:47Z">
        <w:r>
          <w:delText xml:space="preserve"> spec</w:delText>
        </w:r>
      </w:del>
      <w:r>
        <w:t>i</w:t>
      </w:r>
      <w:del w:id="19271" w:author="GoldenCorpusHarness" w:date="2026-03-28T22:23:47Z">
        <w:r>
          <w:delText xml:space="preserve">fic </w:delText>
        </w:r>
      </w:del>
      <w:r>
        <w:t>a</w:t>
      </w:r>
      <w:del w:id="19272" w:author="GoldenCorpusHarness" w:date="2026-03-28T22:23:47Z">
        <w:r>
          <w:delText>nalysis is performed will be reported to the Sponsor.</w:delText>
        </w:r>
      </w:del>
      <w:ins w:id="19273" w:author="GoldenCorpusHarness" w:date="2026-03-28T22:23:47Z">
        <w:r>
          <w:t>:</w:t>
        </w:r>
      </w:ins>
    </w:p>
    <w:p ns2:paraId="37B5746D" ns2:textId="77777777" w:rsidR="00377356" w:rsidRPr="000F4A10" w:rsidRDefault="00895D30" w:rsidP="00E66B05">
      <w:pPr>
        <w:pStyle w:val="ParagraphBold"/>
        <w:keepNext/>
        <w:spacing w:after="0"/>
        <w:ind w:left="360" w:hanging="360"/>
      </w:pPr>
      <w:del w:id="19274" w:author="GoldenCorpusHarness" w:date="2026-03-28T22:23:47Z">
        <w:r>
          <w:delText>6.W</w:delText>
        </w:r>
      </w:del>
      <w:ins w:id="19275" w:author="GoldenCorpusHarness" w:date="2026-03-28T22:23:47Z">
        <w:r>
          <w:t>unexpected, mean</w:t>
        </w:r>
      </w:ins>
      <w:r>
        <w:t>i</w:t>
      </w:r>
      <w:ins w:id="19276" w:author="GoldenCorpusHarness" w:date="2026-03-28T22:23:47Z">
        <w:r>
          <w:t xml:space="preserve">ng </w:t>
        </w:r>
      </w:ins>
      <w:r>
        <w:t>th</w:t>
      </w:r>
      <w:del w:id="19277" w:author="GoldenCorpusHarness" w:date="2026-03-28T22:23:47Z">
        <w:r>
          <w:delText>dr</w:delText>
        </w:r>
      </w:del>
      <w:ins w:id="19278" w:author="GoldenCorpusHarness" w:date="2026-03-28T22:23:47Z">
        <w:r>
          <w:t>e n</w:t>
        </w:r>
      </w:ins>
      <w:r>
        <w:t>a</w:t>
      </w:r>
      <w:del w:id="19279" w:author="GoldenCorpusHarness" w:date="2026-03-28T22:23:47Z">
        <w:r>
          <w:delText>wal From Fu</w:delText>
        </w:r>
      </w:del>
      <w:r>
        <w:t xml:space="preserve">ture </w:t>
      </w:r>
      <w:del w:id="19280" w:author="GoldenCorpusHarness" w:date="2026-03-28T22:23:47Z">
        <w:r>
          <w:delText>B</w:delText>
        </w:r>
      </w:del>
      <w:ins w:id="19281" w:author="GoldenCorpusHarness" w:date="2026-03-28T22:23:47Z">
        <w:r>
          <w:t>or severity of the event does not match the reference safety informat</w:t>
        </w:r>
      </w:ins>
      <w:r>
        <w:t>io</w:t>
      </w:r>
      <w:del w:id="19282" w:author="GoldenCorpusHarness" w:date="2026-03-28T22:23:47Z">
        <w:r>
          <w:delText>medical</w:delText>
        </w:r>
      </w:del>
      <w:ins w:id="19283" w:author="GoldenCorpusHarness" w:date="2026-03-28T22:23:47Z">
        <w:r>
          <w:t>n</w:t>
        </w:r>
      </w:ins>
      <w:r>
        <w:t xml:space="preserve"> </w:t>
      </w:r>
      <w:ins w:id="19284" w:author="GoldenCorpusHarness" w:date="2026-03-28T22:23:47Z">
        <w:r>
          <w:t>(</w:t>
        </w:r>
      </w:ins>
      <w:r>
        <w:t>R</w:t>
      </w:r>
      <w:del w:id="19285" w:author="GoldenCorpusHarness" w:date="2026-03-28T22:23:47Z">
        <w:r>
          <w:delText>esearch3, 4</w:delText>
        </w:r>
      </w:del>
      <w:ins w:id="19286" w:author="GoldenCorpusHarness" w:date="2026-03-28T22:23:47Z">
        <w:r>
          <w:t>SI).</w:t>
        </w:r>
      </w:ins>
    </w:p>
    <w:p ns2:paraId="47404D98" ns2:textId="77777777" w:rsidR="00377356" w:rsidRPr="00D03846" w:rsidRDefault="00895D30" w:rsidP="00E66B05">
      <w:pPr>
        <w:pStyle w:val="ListContinue"/>
      </w:pPr>
      <w:del w:id="19287" w:author="GoldenCorpusHarness" w:date="2026-03-28T22:23:47Z">
        <w:r>
          <w:delText>Participant</w:delText>
        </w:r>
      </w:del>
      <w:ins w:id="19288" w:author="GoldenCorpusHarness" w:date="2026-03-28T22:23:47Z">
        <w:r>
          <w:t>SAE</w:t>
        </w:r>
      </w:ins>
      <w:r>
        <w:t>s</w:t>
      </w:r>
      <w:del w:id="19289" w:author="GoldenCorpusHarness" w:date="2026-03-28T22:23:47Z">
        <w:r>
          <w:delText xml:space="preserve"> may withdraw their consent for FBR and</w:delText>
        </w:r>
      </w:del>
      <w:r>
        <w:t xml:space="preserve"> as</w:t>
      </w:r>
      <w:del w:id="19290" w:author="GoldenCorpusHarness" w:date="2026-03-28T22:23:47Z">
        <w:r>
          <w:delText>k that their biospecimens not be used for FBR. Participants may withdraw consent at any time by contacting the study investigator. If medical records for the study are still available, the investigator will contact the Sponsor using the</w:delText>
        </w:r>
      </w:del>
      <w:r>
        <w:t xml:space="preserve"> de</w:t>
      </w:r>
      <w:del w:id="19291" w:author="GoldenCorpusHarness" w:date="2026-03-28T22:23:47Z">
        <w:r>
          <w:delText>signated mailbox (cl</w:delText>
        </w:r>
      </w:del>
      <w:ins w:id="19292" w:author="GoldenCorpusHarness" w:date="2026-03-28T22:23:47Z">
        <w:r>
          <w:t>f</w:t>
        </w:r>
      </w:ins>
      <w:r>
        <w:t>in</w:t>
      </w:r>
      <w:del w:id="19293" w:author="GoldenCorpusHarness" w:date="2026-03-28T22:23:47Z">
        <w:r>
          <w:delText>ical.specimen.management@MSD.com). Subsequently, the participant's specimens will be flagg</w:delText>
        </w:r>
      </w:del>
      <w:r>
        <w:t xml:space="preserve">ed in </w:t>
      </w:r>
      <w:del w:id="19294" w:author="GoldenCorpusHarness" w:date="2026-03-28T22:23:47Z">
        <w:r>
          <w:delText>th</w:delText>
        </w:r>
      </w:del>
      <w:ins w:id="19295" w:author="GoldenCorpusHarness" w:date="2026-03-28T22:23:47Z">
        <w:r>
          <w:t>S</w:t>
        </w:r>
      </w:ins>
      <w:r>
        <w:t>e</w:t>
      </w:r>
      <w:del w:id="19296" w:author="GoldenCorpusHarness" w:date="2026-03-28T22:23:47Z">
        <w:r>
          <w:delText xml:space="preserve"> biorepository and restricted to study use only. If specimens were collected from study participants specifically for FBR, these specimens will be removed from the biorepository and destroyed. Documentation will be sent to the investigator confirming withdrawal and/or destruction, if applicable. It is the responsibility of the investigator to inform the participant of completion of the withdrawal and/or destruction, if applicable. Any analyses in progress at the time of request for withdrawal/destru</w:delText>
        </w:r>
      </w:del>
      <w:r>
        <w:t xml:space="preserve">ction </w:t>
      </w:r>
      <w:del w:id="19297" w:author="GoldenCorpusHarness" w:date="2026-03-28T22:23:47Z">
        <w:r>
          <w:delText>or already performed before the request being received by the Sponsor will continue to be used as part of the overall research study data and results</w:delText>
        </w:r>
      </w:del>
      <w:ins w:id="19298" w:author="GoldenCorpusHarness" w:date="2026-03-28T22:23:47Z">
        <w:r>
          <w:t>10</w:t>
        </w:r>
      </w:ins>
      <w:r>
        <w:t>.</w:t>
      </w:r>
      <w:del w:id="19299" w:author="GoldenCorpusHarness" w:date="2026-03-28T22:23:47Z">
        <w:r>
          <w:delText xml:space="preserve"> No new analyses would be generated after the request is received</w:delText>
        </w:r>
      </w:del>
      <w:ins w:id="19300" w:author="GoldenCorpusHarness" w:date="2026-03-28T22:23:47Z">
        <w:r>
          <w:t>3</w:t>
        </w:r>
      </w:ins>
      <w:r>
        <w:t>.</w:t>
      </w:r>
      <w:ins w:id="19301" w:author="GoldenCorpusHarness" w:date="2026-03-28T22:23:47Z">
        <w:r>
          <w:t>3.</w:t>
        </w:r>
      </w:ins>
    </w:p>
    <w:p ns2:paraId="1C0B7C58" ns2:textId="71232B7D" w:rsidR="00C117E9" w:rsidRDefault="00895D30" w:rsidP="00DF2CB9">
      <w:pPr>
        <w:pStyle w:val="ListContinue"/>
      </w:pPr>
      <w:del w:id="19302" w:author="GoldenCorpusHarness" w:date="2026-03-28T22:23:47Z">
        <w:r>
          <w:delText>If</w:delText>
        </w:r>
      </w:del>
      <w:ins w:id="19303" w:author="GoldenCorpusHarness" w:date="2026-03-28T22:23:47Z">
        <w:r>
          <w:t>reasonable possibility</w:t>
        </w:r>
      </w:ins>
      <w:r>
        <w:t xml:space="preserve"> the </w:t>
      </w:r>
      <w:del w:id="19304" w:author="GoldenCorpusHarness" w:date="2026-03-28T22:23:47Z">
        <w:r>
          <w:delText>m</w:delText>
        </w:r>
      </w:del>
      <w:ins w:id="19305" w:author="GoldenCorpusHarness" w:date="2026-03-28T22:23:47Z">
        <w:r>
          <w:t>event was caus</w:t>
        </w:r>
      </w:ins>
      <w:r>
        <w:t>ed</w:t>
      </w:r>
      <w:del w:id="19306" w:author="GoldenCorpusHarness" w:date="2026-03-28T22:23:47Z">
        <w:r>
          <w:delText>ical</w:delText>
        </w:r>
      </w:del>
      <w:r>
        <w:t xml:space="preserve"> </w:t>
      </w:r>
      <w:del w:id="19307" w:author="GoldenCorpusHarness" w:date="2026-03-28T22:23:47Z">
        <w:r>
          <w:delText>records for</w:delText>
        </w:r>
      </w:del>
      <w:ins w:id="19308" w:author="GoldenCorpusHarness" w:date="2026-03-28T22:23:47Z">
        <w:r>
          <w:t>by</w:t>
        </w:r>
      </w:ins>
      <w:r>
        <w:t xml:space="preserve"> the study </w:t>
      </w:r>
      <w:del w:id="19309" w:author="GoldenCorpusHarness" w:date="2026-03-28T22:23:47Z">
        <w:r>
          <w:delText>are no longer available (eg, if the investigator is no longer required by regulatory authorities to retain the study records) or the specimens have been completely anonymized, there will no longer be a link between the participant’s personal information and their specimens. In this situation, the request for with</w:delText>
        </w:r>
      </w:del>
      <w:r>
        <w:t>dr</w:t>
      </w:r>
      <w:del w:id="19310" w:author="GoldenCorpusHarness" w:date="2026-03-28T22:23:47Z">
        <w:r>
          <w:delText>awal of consent and/or destr</w:delText>
        </w:r>
      </w:del>
      <w:r>
        <w:t>u</w:t>
      </w:r>
      <w:del w:id="19311" w:author="GoldenCorpusHarness" w:date="2026-03-28T22:23:47Z">
        <w:r>
          <w:delText>ction cannot be processed</w:delText>
        </w:r>
      </w:del>
      <w:ins w:id="19312" w:author="GoldenCorpusHarness" w:date="2026-03-28T22:23:47Z">
        <w:r>
          <w:t>g</w:t>
        </w:r>
      </w:ins>
      <w:r>
        <w:t>.</w:t>
      </w:r>
    </w:p>
    <w:p ns2:paraId="7FADECF8" ns2:textId="77777777" w:rsidR="00377356" w:rsidRPr="0087702F" w:rsidRDefault="00895D30" w:rsidP="00E66B05">
      <w:pPr>
        <w:pStyle w:val="ParagraphBold"/>
        <w:keepNext/>
        <w:spacing w:after="0"/>
        <w:ind w:left="360" w:hanging="360"/>
      </w:pPr>
      <w:del w:id="19313" w:author="GoldenCorpusHarness" w:date="2026-03-28T22:23:47Z">
        <w:r>
          <w:delText>7.Retention of Specimens3, 4</w:delText>
        </w:r>
      </w:del>
    </w:p>
    <w:p ns2:paraId="4E68DE5A" ns2:textId="77777777" w:rsidR="00377356" w:rsidRPr="00D03846" w:rsidRDefault="00895D30" w:rsidP="00E66B05">
      <w:pPr>
        <w:pStyle w:val="ListContinue"/>
      </w:pPr>
      <w:del w:id="19314" w:author="GoldenCorpusHarness" w:date="2026-03-28T22:23:47Z">
        <w:r>
          <w:delText>Fu</w:delText>
        </w:r>
      </w:del>
      <w:ins w:id="19315" w:author="GoldenCorpusHarness" w:date="2026-03-28T22:23:47Z">
        <w:r>
          <w:t>Addi</w:t>
        </w:r>
      </w:ins>
      <w:r>
        <w:t>t</w:t>
      </w:r>
      <w:del w:id="19316" w:author="GoldenCorpusHarness" w:date="2026-03-28T22:23:47Z">
        <w:r>
          <w:delText>ure b</w:delText>
        </w:r>
      </w:del>
      <w:r>
        <w:t>io</w:t>
      </w:r>
      <w:del w:id="19317" w:author="GoldenCorpusHarness" w:date="2026-03-28T22:23:47Z">
        <w:r>
          <w:delText>medic</w:delText>
        </w:r>
      </w:del>
      <w:ins w:id="19318" w:author="GoldenCorpusHarness" w:date="2026-03-28T22:23:47Z">
        <w:r>
          <w:t>n</w:t>
        </w:r>
      </w:ins>
      <w:r>
        <w:t xml:space="preserve">al </w:t>
      </w:r>
      <w:del w:id="19319" w:author="GoldenCorpusHarness" w:date="2026-03-28T22:23:47Z">
        <w:r>
          <w:delText>research specim</w:delText>
        </w:r>
      </w:del>
      <w:ins w:id="19320" w:author="GoldenCorpusHarness" w:date="2026-03-28T22:23:47Z">
        <w:r>
          <w:t>Ev</w:t>
        </w:r>
      </w:ins>
      <w:r>
        <w:t>en</w:t>
      </w:r>
      <w:ins w:id="19321" w:author="GoldenCorpusHarness" w:date="2026-03-28T22:23:47Z">
        <w:r>
          <w:t>t</w:t>
        </w:r>
      </w:ins>
      <w:r>
        <w:t xml:space="preserve">s </w:t>
      </w:r>
      <w:del w:id="19322" w:author="GoldenCorpusHarness" w:date="2026-03-28T22:23:47Z">
        <w:r>
          <w:delText>will b</w:delText>
        </w:r>
      </w:del>
      <w:ins w:id="19323" w:author="GoldenCorpusHarness" w:date="2026-03-28T22:23:47Z">
        <w:r>
          <w:t>R</w:t>
        </w:r>
      </w:ins>
      <w:r>
        <w:t>e</w:t>
      </w:r>
      <w:del w:id="19324" w:author="GoldenCorpusHarness" w:date="2026-03-28T22:23:47Z">
        <w:r>
          <w:delText xml:space="preserve"> st</w:delText>
        </w:r>
      </w:del>
      <w:ins w:id="19325" w:author="GoldenCorpusHarness" w:date="2026-03-28T22:23:47Z">
        <w:r>
          <w:t>p</w:t>
        </w:r>
      </w:ins>
      <w:r>
        <w:t>or</w:t>
      </w:r>
      <w:ins w:id="19326" w:author="GoldenCorpusHarness" w:date="2026-03-28T22:23:47Z">
        <w:r>
          <w:t>t</w:t>
        </w:r>
      </w:ins>
      <w:r>
        <w:t xml:space="preserve">ed in the </w:t>
      </w:r>
      <w:del w:id="19327" w:author="GoldenCorpusHarness" w:date="2026-03-28T22:23:47Z">
        <w:r>
          <w:delText>bior</w:delText>
        </w:r>
      </w:del>
      <w:ins w:id="19328" w:author="GoldenCorpusHarness" w:date="2026-03-28T22:23:47Z">
        <w:r>
          <w:t>Sam</w:t>
        </w:r>
      </w:ins>
      <w:r>
        <w:t>e</w:t>
      </w:r>
      <w:del w:id="19329" w:author="GoldenCorpusHarness" w:date="2026-03-28T22:23:47Z">
        <w:r>
          <w:delText>pository</w:delText>
        </w:r>
      </w:del>
      <w:r>
        <w:t xml:space="preserve"> </w:t>
      </w:r>
      <w:del w:id="19330" w:author="GoldenCorpusHarness" w:date="2026-03-28T22:23:47Z">
        <w:r>
          <w:delText xml:space="preserve">for potential </w:delText>
        </w:r>
      </w:del>
      <w:ins w:id="19331" w:author="GoldenCorpusHarness" w:date="2026-03-28T22:23:47Z">
        <w:r>
          <w:t>M</w:t>
        </w:r>
      </w:ins>
      <w:r>
        <w:t>an</w:t>
      </w:r>
      <w:del w:id="19332" w:author="GoldenCorpusHarness" w:date="2026-03-28T22:23:47Z">
        <w:r>
          <w:delText>alysis for up to 20 years from the e</w:delText>
        </w:r>
      </w:del>
      <w:r>
        <w:t>n</w:t>
      </w:r>
      <w:del w:id="19333" w:author="GoldenCorpusHarness" w:date="2026-03-28T22:23:47Z">
        <w:r>
          <w:delText>d of the study. Specimens may be stored for long</w:delText>
        </w:r>
      </w:del>
      <w:r>
        <w:t xml:space="preserve">er </w:t>
      </w:r>
      <w:del w:id="19334" w:author="GoldenCorpusHarness" w:date="2026-03-28T22:23:47Z">
        <w:r>
          <w:delText>if a regulatory or governmental authority h</w:delText>
        </w:r>
      </w:del>
      <w:r>
        <w:t xml:space="preserve">as </w:t>
      </w:r>
      <w:del w:id="19335" w:author="GoldenCorpusHarness" w:date="2026-03-28T22:23:47Z">
        <w:r>
          <w:delText>active questions that are being answered. In this special circumstance, specimens will be stored until these questions have been adequately addressed.</w:delText>
        </w:r>
      </w:del>
      <w:ins w:id="19336" w:author="GoldenCorpusHarness" w:date="2026-03-28T22:23:47Z">
        <w:r>
          <w:t>SAE</w:t>
        </w:r>
      </w:ins>
    </w:p>
    <w:p ns2:paraId="7DC68201" ns2:textId="173C4EE0" w:rsidR="00C117E9" w:rsidRDefault="00895D30" w:rsidP="00DF2CB9">
      <w:pPr>
        <w:pStyle w:val="ListContinue"/>
      </w:pPr>
      <w:del w:id="19337" w:author="GoldenCorpusHarness" w:date="2026-03-28T22:23:47Z">
        <w:r>
          <w:delText>Sp</w:delText>
        </w:r>
      </w:del>
      <w:ins w:id="19338" w:author="GoldenCorpusHarness" w:date="2026-03-28T22:23:47Z">
        <w:r>
          <w:t xml:space="preserve">Additional </w:t>
        </w:r>
      </w:ins>
      <w:r>
        <w:t>e</w:t>
      </w:r>
      <w:del w:id="19339" w:author="GoldenCorpusHarness" w:date="2026-03-28T22:23:47Z">
        <w:r>
          <w:delText>cim</w:delText>
        </w:r>
      </w:del>
      <w:ins w:id="19340" w:author="GoldenCorpusHarness" w:date="2026-03-28T22:23:47Z">
        <w:r>
          <w:t>v</w:t>
        </w:r>
      </w:ins>
      <w:r>
        <w:t>en</w:t>
      </w:r>
      <w:ins w:id="19341" w:author="GoldenCorpusHarness" w:date="2026-03-28T22:23:47Z">
        <w:r>
          <w:t>t</w:t>
        </w:r>
      </w:ins>
      <w:r>
        <w:t>s</w:t>
      </w:r>
      <w:del w:id="19342" w:author="GoldenCorpusHarness" w:date="2026-03-28T22:23:47Z">
        <w:r>
          <w:delText xml:space="preserve"> from</w:delText>
        </w:r>
      </w:del>
      <w:r>
        <w:t xml:space="preserve"> th</w:t>
      </w:r>
      <w:ins w:id="19343" w:author="GoldenCorpusHarness" w:date="2026-03-28T22:23:47Z">
        <w:r>
          <w:t>at requir</w:t>
        </w:r>
      </w:ins>
      <w:r>
        <w:t xml:space="preserve">e </w:t>
      </w:r>
      <w:del w:id="19344" w:author="GoldenCorpusHarness" w:date="2026-03-28T22:23:47Z">
        <w:r>
          <w:delText>study site will be shipped to a central laboratory and then shipped to the Sponsor-designated bio</w:delText>
        </w:r>
      </w:del>
      <w:r>
        <w:t>repo</w:t>
      </w:r>
      <w:del w:id="19345" w:author="GoldenCorpusHarness" w:date="2026-03-28T22:23:47Z">
        <w:r>
          <w:delText>sitory. If a central laboratory is not used in a pa</w:delText>
        </w:r>
      </w:del>
      <w:r>
        <w:t>rti</w:t>
      </w:r>
      <w:del w:id="19346" w:author="GoldenCorpusHarness" w:date="2026-03-28T22:23:47Z">
        <w:r>
          <w:delText>cular study, the study site will ship directly to the Sponsor-designated biorepository. The specimens will be stored under strict supervision in a limited access facility, which operates to assure the integrity of the specimens. Specimens will be destroyed accordi</w:delText>
        </w:r>
      </w:del>
      <w:r>
        <w:t>ng</w:t>
      </w:r>
      <w:del w:id="19347" w:author="GoldenCorpusHarness" w:date="2026-03-28T22:23:47Z">
        <w:r>
          <w:delText xml:space="preserve"> to Sponsor policies and procedures and this destruction will be documented in the biorepository database.</w:delText>
        </w:r>
      </w:del>
    </w:p>
    <w:p ns2:paraId="43764F7B" ns2:textId="77777777" w:rsidR="00377356" w:rsidRPr="0087702F" w:rsidRDefault="00895D30" w:rsidP="00E66B05">
      <w:pPr>
        <w:pStyle w:val="ParagraphBold"/>
        <w:keepNext/>
        <w:spacing w:after="0"/>
        <w:ind w:left="360" w:hanging="360"/>
      </w:pPr>
      <w:del w:id="19348" w:author="GoldenCorpusHarness" w:date="2026-03-28T22:23:47Z">
        <w:r>
          <w:delText>8.D</w:delText>
        </w:r>
      </w:del>
      <w:ins w:id="19349" w:author="GoldenCorpusHarness" w:date="2026-03-28T22:23:47Z">
        <w:r>
          <w:t xml:space="preserve">In </w:t>
        </w:r>
      </w:ins>
      <w:r>
        <w:t>a</w:t>
      </w:r>
      <w:ins w:id="19350" w:author="GoldenCorpusHarness" w:date="2026-03-28T22:23:47Z">
        <w:r>
          <w:t>ddi</w:t>
        </w:r>
      </w:ins>
      <w:r>
        <w:t>t</w:t>
      </w:r>
      <w:ins w:id="19351" w:author="GoldenCorpusHarness" w:date="2026-03-28T22:23:47Z">
        <w:r>
          <w:t xml:space="preserve">ion to the </w:t>
        </w:r>
      </w:ins>
      <w:r>
        <w:t>a</w:t>
      </w:r>
      <w:ins w:id="19352" w:author="GoldenCorpusHarness" w:date="2026-03-28T22:23:47Z">
        <w:r>
          <w:t>bove</w:t>
        </w:r>
      </w:ins>
      <w:r>
        <w:t xml:space="preserve"> </w:t>
      </w:r>
      <w:del w:id="19353" w:author="GoldenCorpusHarness" w:date="2026-03-28T22:23:47Z">
        <w:r>
          <w:delText>Se</w:delText>
        </w:r>
      </w:del>
      <w:r>
        <w:t>c</w:t>
      </w:r>
      <w:del w:id="19354" w:author="GoldenCorpusHarness" w:date="2026-03-28T22:23:47Z">
        <w:r>
          <w:delText>u</w:delText>
        </w:r>
      </w:del>
      <w:r>
        <w:t>rit</w:t>
      </w:r>
      <w:del w:id="19355" w:author="GoldenCorpusHarness" w:date="2026-03-28T22:23:47Z">
        <w:r>
          <w:delText>y3</w:delText>
        </w:r>
      </w:del>
      <w:ins w:id="19356" w:author="GoldenCorpusHarness" w:date="2026-03-28T22:23:47Z">
        <w:r>
          <w:t>eria</w:t>
        </w:r>
      </w:ins>
      <w:r>
        <w:t xml:space="preserve">, </w:t>
      </w:r>
      <w:del w:id="19357" w:author="GoldenCorpusHarness" w:date="2026-03-28T22:23:47Z">
        <w:r>
          <w:delText>4</w:delText>
        </w:r>
      </w:del>
      <w:ins w:id="19358" w:author="GoldenCorpusHarness" w:date="2026-03-28T22:23:47Z">
        <w:r>
          <w:t>AEs meeting either of the below criteria, although not serious per ICH definition, are reportable to the Sponsor.</w:t>
        </w:r>
      </w:ins>
    </w:p>
    <w:p ns2:paraId="5D8CFC85" ns2:textId="3A52D1D0" w:rsidR="00C117E9" w:rsidRPr="00DF2CB9" w:rsidRDefault="00895D30" w:rsidP="00DF2CB9">
      <w:pPr>
        <w:pStyle w:val="ListContinue"/>
        <w:rPr>
          <w:rFonts w:cs="Arial"/>
          <w:bCs/>
          <w:szCs w:val="48"/>
        </w:rPr>
      </w:pPr>
      <w:del w:id="19359" w:author="GoldenCorpusHarness" w:date="2026-03-28T22:23:47Z">
        <w:r>
          <w:delText>Databases containing specimen information and test result</w:delText>
        </w:r>
      </w:del>
      <w:ins w:id="19360" w:author="GoldenCorpusHarness" w:date="2026-03-28T22:23:47Z">
        <w:r>
          <w:t>I</w:t>
        </w:r>
      </w:ins>
      <w:r>
        <w:t>s a</w:t>
      </w:r>
      <w:del w:id="19361" w:author="GoldenCorpusHarness" w:date="2026-03-28T22:23:47Z">
        <w:r>
          <w:delText>r</w:delText>
        </w:r>
      </w:del>
      <w:ins w:id="19362" w:author="GoldenCorpusHarness" w:date="2026-03-28T22:23:47Z">
        <w:r>
          <w:t xml:space="preserve"> n</w:t>
        </w:r>
      </w:ins>
      <w:r>
        <w:t>e</w:t>
      </w:r>
      <w:ins w:id="19363" w:author="GoldenCorpusHarness" w:date="2026-03-28T22:23:47Z">
        <w:r>
          <w:t>w</w:t>
        </w:r>
      </w:ins>
      <w:r>
        <w:t xml:space="preserve"> </w:t>
      </w:r>
      <w:ins w:id="19364" w:author="GoldenCorpusHarness" w:date="2026-03-28T22:23:47Z">
        <w:r>
          <w:t>c</w:t>
        </w:r>
      </w:ins>
      <w:r>
        <w:t>a</w:t>
      </w:r>
      <w:del w:id="19365" w:author="GoldenCorpusHarness" w:date="2026-03-28T22:23:47Z">
        <w:r>
          <w:delText>c</w:delText>
        </w:r>
      </w:del>
      <w:ins w:id="19366" w:author="GoldenCorpusHarness" w:date="2026-03-28T22:23:47Z">
        <w:r>
          <w:t>n</w:t>
        </w:r>
      </w:ins>
      <w:r>
        <w:t>ce</w:t>
      </w:r>
      <w:ins w:id="19367" w:author="GoldenCorpusHarness" w:date="2026-03-28T22:23:47Z">
        <w:r>
          <w:t>r (that i</w:t>
        </w:r>
      </w:ins>
      <w:r>
        <w:t>s</w:t>
      </w:r>
      <w:del w:id="19368" w:author="GoldenCorpusHarness" w:date="2026-03-28T22:23:47Z">
        <w:r>
          <w:delText>sible</w:delText>
        </w:r>
      </w:del>
      <w:r>
        <w:t xml:space="preserve"> </w:t>
      </w:r>
      <w:ins w:id="19369" w:author="GoldenCorpusHarness" w:date="2026-03-28T22:23:47Z">
        <w:r>
          <w:t>n</w:t>
        </w:r>
      </w:ins>
      <w:r>
        <w:t>o</w:t>
      </w:r>
      <w:del w:id="19370" w:author="GoldenCorpusHarness" w:date="2026-03-28T22:23:47Z">
        <w:r>
          <w:delText xml:space="preserve">nly </w:delText>
        </w:r>
      </w:del>
      <w:r>
        <w:t>t</w:t>
      </w:r>
      <w:del w:id="19371" w:author="GoldenCorpusHarness" w:date="2026-03-28T22:23:47Z">
        <w:r>
          <w:delText>o</w:delText>
        </w:r>
      </w:del>
      <w:r>
        <w:t xml:space="preserve"> the </w:t>
      </w:r>
      <w:ins w:id="19372" w:author="GoldenCorpusHarness" w:date="2026-03-28T22:23:47Z">
        <w:r>
          <w:t>c</w:t>
        </w:r>
      </w:ins>
      <w:r>
        <w:t>a</w:t>
      </w:r>
      <w:del w:id="19373" w:author="GoldenCorpusHarness" w:date="2026-03-28T22:23:47Z">
        <w:r>
          <w:delText>uthoriz</w:delText>
        </w:r>
      </w:del>
      <w:ins w:id="19374" w:author="GoldenCorpusHarness" w:date="2026-03-28T22:23:47Z">
        <w:r>
          <w:t>nc</w:t>
        </w:r>
      </w:ins>
      <w:r>
        <w:t>e</w:t>
      </w:r>
      <w:del w:id="19375" w:author="GoldenCorpusHarness" w:date="2026-03-28T22:23:47Z">
        <w:r>
          <w:delText>d Sponso</w:delText>
        </w:r>
      </w:del>
      <w:r>
        <w:t xml:space="preserve">r </w:t>
      </w:r>
      <w:del w:id="19376" w:author="GoldenCorpusHarness" w:date="2026-03-28T22:23:47Z">
        <w:r>
          <w:delText>representatives a</w:delText>
        </w:r>
      </w:del>
      <w:ins w:id="19377" w:author="GoldenCorpusHarness" w:date="2026-03-28T22:23:47Z">
        <w:r>
          <w:t>u</w:t>
        </w:r>
      </w:ins>
      <w:r>
        <w:t>nd</w:t>
      </w:r>
      <w:del w:id="19378" w:author="GoldenCorpusHarness" w:date="2026-03-28T22:23:47Z">
        <w:r>
          <w:delText xml:space="preserve"> th</w:delText>
        </w:r>
      </w:del>
      <w:r>
        <w:t>e</w:t>
      </w:r>
      <w:del w:id="19379" w:author="GoldenCorpusHarness" w:date="2026-03-28T22:23:47Z">
        <w:r>
          <w:delText xml:space="preserve"> designated</w:delText>
        </w:r>
      </w:del>
      <w:ins w:id="19380" w:author="GoldenCorpusHarness" w:date="2026-03-28T22:23:47Z">
        <w:r>
          <w:t>r</w:t>
        </w:r>
      </w:ins>
      <w:r>
        <w:t xml:space="preserve"> study</w:t>
      </w:r>
      <w:ins w:id="19381" w:author="GoldenCorpusHarness" w:date="2026-03-28T22:23:47Z">
        <w:r>
          <w:t>)</w:t>
        </w:r>
      </w:ins>
      <w:r>
        <w:t xml:space="preserve"> a</w:t>
      </w:r>
      <w:ins w:id="19382" w:author="GoldenCorpusHarness" w:date="2026-03-28T22:23:47Z">
        <w:r>
          <w:t>s note</w:t>
        </w:r>
      </w:ins>
      <w:r>
        <w:t>d</w:t>
      </w:r>
      <w:del w:id="19383" w:author="GoldenCorpusHarness" w:date="2026-03-28T22:23:47Z">
        <w:r>
          <w:delText>m</w:delText>
        </w:r>
      </w:del>
      <w:ins w:id="19384" w:author="GoldenCorpusHarness" w:date="2026-03-28T22:23:47Z">
        <w:r>
          <w:t xml:space="preserve"> </w:t>
        </w:r>
      </w:ins>
      <w:r>
        <w:t>in</w:t>
      </w:r>
      <w:del w:id="19385" w:author="GoldenCorpusHarness" w:date="2026-03-28T22:23:47Z">
        <w:r>
          <w:delText>istrator</w:delText>
        </w:r>
      </w:del>
      <w:r>
        <w:t xml:space="preserve"> </w:t>
      </w:r>
      <w:del w:id="19386" w:author="GoldenCorpusHarness" w:date="2026-03-28T22:23:47Z">
        <w:r>
          <w:delText>r</w:delText>
        </w:r>
      </w:del>
      <w:ins w:id="19387" w:author="GoldenCorpusHarness" w:date="2026-03-28T22:23:47Z">
        <w:r>
          <w:t>S</w:t>
        </w:r>
      </w:ins>
      <w:r>
        <w:t>e</w:t>
      </w:r>
      <w:del w:id="19388" w:author="GoldenCorpusHarness" w:date="2026-03-28T22:23:47Z">
        <w:r>
          <w:delText>sear</w:delText>
        </w:r>
      </w:del>
      <w:r>
        <w:t>c</w:t>
      </w:r>
      <w:del w:id="19389" w:author="GoldenCorpusHarness" w:date="2026-03-28T22:23:47Z">
        <w:r>
          <w:delText>h personnel and/or collaborators. Database user authentica</w:delText>
        </w:r>
      </w:del>
      <w:r>
        <w:t xml:space="preserve">tion </w:t>
      </w:r>
      <w:del w:id="19390" w:author="GoldenCorpusHarness" w:date="2026-03-28T22:23:47Z">
        <w:r>
          <w:delText>is highly secure, and is accomplished using network security policies and practices based on international standards to protect against unauthorized access</w:delText>
        </w:r>
      </w:del>
      <w:ins w:id="19391" w:author="GoldenCorpusHarness" w:date="2026-03-28T22:23:47Z">
        <w:r>
          <w:t>8</w:t>
        </w:r>
      </w:ins>
      <w:r>
        <w:t>.</w:t>
      </w:r>
      <w:ins w:id="19392" w:author="GoldenCorpusHarness" w:date="2026-03-28T22:23:47Z">
        <w:r>
          <w:t>4.1.</w:t>
        </w:r>
      </w:ins>
    </w:p>
    <w:p ns2:paraId="04C06219" ns2:textId="77777777" w:rsidR="00377356" w:rsidRPr="00BA3BC7" w:rsidRDefault="00895D30" w:rsidP="00E66B05">
      <w:pPr>
        <w:pStyle w:val="ParagraphBold"/>
        <w:keepNext/>
        <w:spacing w:after="0"/>
        <w:ind w:left="360" w:hanging="360"/>
      </w:pPr>
      <w:del w:id="19393" w:author="GoldenCorpusHarness" w:date="2026-03-28T22:23:47Z">
        <w:r>
          <w:delText>9.R</w:delText>
        </w:r>
      </w:del>
      <w:ins w:id="19394" w:author="GoldenCorpusHarness" w:date="2026-03-28T22:23:47Z">
        <w:r>
          <w:t>Is associat</w:t>
        </w:r>
      </w:ins>
      <w:r>
        <w:t>e</w:t>
      </w:r>
      <w:del w:id="19395" w:author="GoldenCorpusHarness" w:date="2026-03-28T22:23:47Z">
        <w:r>
          <w:delText>por</w:delText>
        </w:r>
      </w:del>
      <w:ins w:id="19396" w:author="GoldenCorpusHarness" w:date="2026-03-28T22:23:47Z">
        <w:r>
          <w:t>d wi</w:t>
        </w:r>
      </w:ins>
      <w:r>
        <w:t>t</w:t>
      </w:r>
      <w:del w:id="19397" w:author="GoldenCorpusHarness" w:date="2026-03-28T22:23:47Z">
        <w:r>
          <w:delText>i</w:delText>
        </w:r>
      </w:del>
      <w:ins w:id="19398" w:author="GoldenCorpusHarness" w:date="2026-03-28T22:23:47Z">
        <w:r>
          <w:t>h a</w:t>
        </w:r>
      </w:ins>
      <w:r>
        <w:t>n</w:t>
      </w:r>
      <w:del w:id="19399" w:author="GoldenCorpusHarness" w:date="2026-03-28T22:23:47Z">
        <w:r>
          <w:delText>g</w:delText>
        </w:r>
      </w:del>
      <w:r>
        <w:t xml:space="preserve"> o</w:t>
      </w:r>
      <w:del w:id="19400" w:author="GoldenCorpusHarness" w:date="2026-03-28T22:23:47Z">
        <w:r>
          <w:delText>f Futu</w:delText>
        </w:r>
      </w:del>
      <w:ins w:id="19401" w:author="GoldenCorpusHarness" w:date="2026-03-28T22:23:47Z">
        <w:r>
          <w:t>ve</w:t>
        </w:r>
      </w:ins>
      <w:r>
        <w:t>r</w:t>
      </w:r>
      <w:del w:id="19402" w:author="GoldenCorpusHarness" w:date="2026-03-28T22:23:47Z">
        <w:r>
          <w:delText>e Bi</w:delText>
        </w:r>
      </w:del>
      <w:ins w:id="19403" w:author="GoldenCorpusHarness" w:date="2026-03-28T22:23:47Z">
        <w:r>
          <w:t>d</w:t>
        </w:r>
      </w:ins>
      <w:r>
        <w:t>o</w:t>
      </w:r>
      <w:del w:id="19404" w:author="GoldenCorpusHarness" w:date="2026-03-28T22:23:47Z">
        <w:r>
          <w:delText>medical Re</w:delText>
        </w:r>
      </w:del>
      <w:r>
        <w:t>se</w:t>
      </w:r>
      <w:del w:id="19405" w:author="GoldenCorpusHarness" w:date="2026-03-28T22:23:47Z">
        <w:r>
          <w:delText>arch Data to Participants3, 4</w:delText>
        </w:r>
      </w:del>
      <w:ins w:id="19406" w:author="GoldenCorpusHarness" w:date="2026-03-28T22:23:47Z">
        <w:r>
          <w:t>.</w:t>
        </w:r>
      </w:ins>
    </w:p>
    <w:p ns2:paraId="637FFC26" ns2:textId="77777777" w:rsidR="00377356" w:rsidRPr="00D03846" w:rsidRDefault="00895D30" w:rsidP="00C117E9">
      <w:pPr>
        <w:pStyle w:val="ListContinue"/>
      </w:pPr>
      <w:del w:id="19407" w:author="GoldenCorpusHarness" w:date="2026-03-28T22:23:47Z">
        <w:r>
          <w:delText>No information obtained from exploratory laboratory studies will be reported to the participant, family, or physicians. Principle reasons not to inform or return results to the participant include lack of relevance to participant health, limitations of predictive capability, and concerns regarding misinterpretation.</w:delText>
        </w:r>
      </w:del>
    </w:p>
    <w:p ns2:paraId="52186618" ns2:textId="32BFC20A" w:rsidR="00C117E9" w:rsidRDefault="00895D30" w:rsidP="00DF2CB9">
      <w:pPr>
        <w:pStyle w:val="ListContinue"/>
      </w:pPr>
      <w:del w:id="19408" w:author="GoldenCorpusHarness" w:date="2026-03-28T22:23:47Z">
        <w:r>
          <w:delText>If imp</w:delText>
        </w:r>
      </w:del>
      <w:ins w:id="19409" w:author="GoldenCorpusHarness" w:date="2026-03-28T22:23:47Z">
        <w:r>
          <w:t>Rec</w:t>
        </w:r>
      </w:ins>
      <w:r>
        <w:t>or</w:t>
      </w:r>
      <w:del w:id="19410" w:author="GoldenCorpusHarness" w:date="2026-03-28T22:23:47Z">
        <w:r>
          <w:delText>tant research fin</w:delText>
        </w:r>
      </w:del>
      <w:r>
        <w:t>ding</w:t>
      </w:r>
      <w:del w:id="19411" w:author="GoldenCorpusHarness" w:date="2026-03-28T22:23:47Z">
        <w:r>
          <w:delText>s</w:delText>
        </w:r>
      </w:del>
      <w:r>
        <w:t xml:space="preserve"> </w:t>
      </w:r>
      <w:del w:id="19412" w:author="GoldenCorpusHarness" w:date="2026-03-28T22:23:47Z">
        <w:r>
          <w:delText>are discovered, the Sponsor may publish results, present results in national meetings,</w:delText>
        </w:r>
      </w:del>
      <w:ins w:id="19413" w:author="GoldenCorpusHarness" w:date="2026-03-28T22:23:47Z">
        <w:r>
          <w:t>AE</w:t>
        </w:r>
      </w:ins>
      <w:r>
        <w:t xml:space="preserve"> and </w:t>
      </w:r>
      <w:del w:id="19414" w:author="GoldenCorpusHarness" w:date="2026-03-28T22:23:47Z">
        <w:r>
          <w:delText>make results accessible on a public website in order to rapidly report this information to doctors and participants. Participants will not be identified by name in any published reports about this study or in any other scientific publication or presentation.</w:delText>
        </w:r>
      </w:del>
      <w:ins w:id="19415" w:author="GoldenCorpusHarness" w:date="2026-03-28T22:23:47Z">
        <w:r>
          <w:t>SAE</w:t>
        </w:r>
      </w:ins>
    </w:p>
    <w:p ns2:paraId="0D1195FE" ns2:textId="77777777" w:rsidR="00377356" w:rsidRPr="00BA3BC7" w:rsidRDefault="00895D30" w:rsidP="00E66B05">
      <w:pPr>
        <w:pStyle w:val="ParagraphBold"/>
        <w:keepNext/>
        <w:spacing w:after="0"/>
        <w:ind w:left="360" w:hanging="360"/>
      </w:pPr>
      <w:del w:id="19416" w:author="GoldenCorpusHarness" w:date="2026-03-28T22:23:47Z">
        <w:r>
          <w:delText>10.Futu</w:delText>
        </w:r>
      </w:del>
      <w:ins w:id="19417" w:author="GoldenCorpusHarness" w:date="2026-03-28T22:23:47Z">
        <w:r>
          <w:t xml:space="preserve">AE and SAE </w:t>
        </w:r>
      </w:ins>
      <w:r>
        <w:t>re</w:t>
      </w:r>
      <w:del w:id="19418" w:author="GoldenCorpusHarness" w:date="2026-03-28T22:23:47Z">
        <w:r>
          <w:delText xml:space="preserve"> Bi</w:delText>
        </w:r>
      </w:del>
      <w:ins w:id="19419" w:author="GoldenCorpusHarness" w:date="2026-03-28T22:23:47Z">
        <w:r>
          <w:t>c</w:t>
        </w:r>
      </w:ins>
      <w:r>
        <w:t>o</w:t>
      </w:r>
      <w:del w:id="19420" w:author="GoldenCorpusHarness" w:date="2026-03-28T22:23:47Z">
        <w:r>
          <w:delText>me</w:delText>
        </w:r>
      </w:del>
      <w:ins w:id="19421" w:author="GoldenCorpusHarness" w:date="2026-03-28T22:23:47Z">
        <w:r>
          <w:t>r</w:t>
        </w:r>
      </w:ins>
      <w:r>
        <w:t>di</w:t>
      </w:r>
      <w:del w:id="19422" w:author="GoldenCorpusHarness" w:date="2026-03-28T22:23:47Z">
        <w:r>
          <w:delText>cal Research Study Populatio</w:delText>
        </w:r>
      </w:del>
      <w:r>
        <w:t>n</w:t>
      </w:r>
      <w:del w:id="19423" w:author="GoldenCorpusHarness" w:date="2026-03-28T22:23:47Z">
        <w:r>
          <w:delText>3, 4</w:delText>
        </w:r>
      </w:del>
      <w:ins w:id="19424" w:author="GoldenCorpusHarness" w:date="2026-03-28T22:23:47Z">
        <w:r>
          <w:t>g</w:t>
        </w:r>
      </w:ins>
    </w:p>
    <w:p ns2:paraId="6CD75CE1" ns2:textId="3308CB51" w:rsidR="00C117E9" w:rsidRDefault="00895D30" w:rsidP="00DF2CB9">
      <w:pPr>
        <w:pStyle w:val="ListContinue"/>
      </w:pPr>
      <w:ins w:id="19425" w:author="GoldenCorpusHarness" w:date="2026-03-28T22:23:47Z">
        <w:r>
          <w:t>When an A</w:t>
        </w:r>
      </w:ins>
      <w:r>
        <w:t>E</w:t>
      </w:r>
      <w:ins w:id="19426" w:author="GoldenCorpusHarness" w:date="2026-03-28T22:23:47Z">
        <w:r>
          <w:t>/SAE occurs, it is the responsibility of the in</w:t>
        </w:r>
      </w:ins>
      <w:r>
        <w:t>ve</w:t>
      </w:r>
      <w:del w:id="19427" w:author="GoldenCorpusHarness" w:date="2026-03-28T22:23:47Z">
        <w:r>
          <w:delText>ry eff</w:delText>
        </w:r>
      </w:del>
      <w:ins w:id="19428" w:author="GoldenCorpusHarness" w:date="2026-03-28T22:23:47Z">
        <w:r>
          <w:t>stigat</w:t>
        </w:r>
      </w:ins>
      <w:r>
        <w:t>or</w:t>
      </w:r>
      <w:del w:id="19429" w:author="GoldenCorpusHarness" w:date="2026-03-28T22:23:47Z">
        <w:r>
          <w:delText>t will be made</w:delText>
        </w:r>
      </w:del>
      <w:r>
        <w:t xml:space="preserve"> to re</w:t>
      </w:r>
      <w:del w:id="19430" w:author="GoldenCorpusHarness" w:date="2026-03-28T22:23:47Z">
        <w:r>
          <w:delText>cru</w:delText>
        </w:r>
      </w:del>
      <w:ins w:id="19431" w:author="GoldenCorpusHarness" w:date="2026-03-28T22:23:47Z">
        <w:r>
          <w:t>v</w:t>
        </w:r>
      </w:ins>
      <w:r>
        <w:t>i</w:t>
      </w:r>
      <w:del w:id="19432" w:author="GoldenCorpusHarness" w:date="2026-03-28T22:23:47Z">
        <w:r>
          <w:delText>t</w:delText>
        </w:r>
      </w:del>
      <w:ins w:id="19433" w:author="GoldenCorpusHarness" w:date="2026-03-28T22:23:47Z">
        <w:r>
          <w:t>ew</w:t>
        </w:r>
      </w:ins>
      <w:r>
        <w:t xml:space="preserve"> all </w:t>
      </w:r>
      <w:del w:id="19434" w:author="GoldenCorpusHarness" w:date="2026-03-28T22:23:47Z">
        <w:r>
          <w:delText>p</w:delText>
        </w:r>
      </w:del>
      <w:ins w:id="19435" w:author="GoldenCorpusHarness" w:date="2026-03-28T22:23:47Z">
        <w:r>
          <w:t>document</w:t>
        </w:r>
      </w:ins>
      <w:r>
        <w:t>a</w:t>
      </w:r>
      <w:del w:id="19436" w:author="GoldenCorpusHarness" w:date="2026-03-28T22:23:47Z">
        <w:r>
          <w:delText>r</w:delText>
        </w:r>
      </w:del>
      <w:r>
        <w:t>ti</w:t>
      </w:r>
      <w:del w:id="19437" w:author="GoldenCorpusHarness" w:date="2026-03-28T22:23:47Z">
        <w:r>
          <w:delText>c</w:delText>
        </w:r>
      </w:del>
      <w:ins w:id="19438" w:author="GoldenCorpusHarness" w:date="2026-03-28T22:23:47Z">
        <w:r>
          <w:t>on (eg, hosp</w:t>
        </w:r>
      </w:ins>
      <w:r>
        <w:t>i</w:t>
      </w:r>
      <w:ins w:id="19439" w:author="GoldenCorpusHarness" w:date="2026-03-28T22:23:47Z">
        <w:r>
          <w:t xml:space="preserve">tal </w:t>
        </w:r>
      </w:ins>
      <w:r>
        <w:t>p</w:t>
      </w:r>
      <w:ins w:id="19440" w:author="GoldenCorpusHarness" w:date="2026-03-28T22:23:47Z">
        <w:r>
          <w:t xml:space="preserve">rogress notes, laboratory, </w:t>
        </w:r>
      </w:ins>
      <w:r>
        <w:t>an</w:t>
      </w:r>
      <w:del w:id="19441" w:author="GoldenCorpusHarness" w:date="2026-03-28T22:23:47Z">
        <w:r>
          <w:delText>ts</w:delText>
        </w:r>
      </w:del>
      <w:ins w:id="19442" w:author="GoldenCorpusHarness" w:date="2026-03-28T22:23:47Z">
        <w:r>
          <w:t>d</w:t>
        </w:r>
      </w:ins>
      <w:r>
        <w:t xml:space="preserve"> diagnos</w:t>
      </w:r>
      <w:del w:id="19443" w:author="GoldenCorpusHarness" w:date="2026-03-28T22:23:47Z">
        <w:r>
          <w:delText>ed</w:delText>
        </w:r>
      </w:del>
      <w:ins w:id="19444" w:author="GoldenCorpusHarness" w:date="2026-03-28T22:23:47Z">
        <w:r>
          <w:t>tics</w:t>
        </w:r>
      </w:ins>
      <w:r>
        <w:t xml:space="preserve"> </w:t>
      </w:r>
      <w:del w:id="19445" w:author="GoldenCorpusHarness" w:date="2026-03-28T22:23:47Z">
        <w:r>
          <w:delText>and t</w:delText>
        </w:r>
      </w:del>
      <w:r>
        <w:t>re</w:t>
      </w:r>
      <w:ins w:id="19446" w:author="GoldenCorpusHarness" w:date="2026-03-28T22:23:47Z">
        <w:r>
          <w:t>ports) rel</w:t>
        </w:r>
      </w:ins>
      <w:r>
        <w:t xml:space="preserve">ated </w:t>
      </w:r>
      <w:ins w:id="19447" w:author="GoldenCorpusHarness" w:date="2026-03-28T22:23:47Z">
        <w:r>
          <w:t>t</w:t>
        </w:r>
      </w:ins>
      <w:r>
        <w:t>o</w:t>
      </w:r>
      <w:del w:id="19448" w:author="GoldenCorpusHarness" w:date="2026-03-28T22:23:47Z">
        <w:r>
          <w:delText>n</w:delText>
        </w:r>
      </w:del>
      <w:r>
        <w:t xml:space="preserve"> </w:t>
      </w:r>
      <w:del w:id="19449" w:author="GoldenCorpusHarness" w:date="2026-03-28T22:23:47Z">
        <w:r>
          <w:delText>Sponsor clinical s</w:delText>
        </w:r>
      </w:del>
      <w:r>
        <w:t>t</w:t>
      </w:r>
      <w:del w:id="19450" w:author="GoldenCorpusHarness" w:date="2026-03-28T22:23:47Z">
        <w:r>
          <w:delText>udies for futur</w:delText>
        </w:r>
      </w:del>
      <w:ins w:id="19451" w:author="GoldenCorpusHarness" w:date="2026-03-28T22:23:47Z">
        <w:r>
          <w:t>h</w:t>
        </w:r>
      </w:ins>
      <w:r>
        <w:t xml:space="preserve">e </w:t>
      </w:r>
      <w:del w:id="19452" w:author="GoldenCorpusHarness" w:date="2026-03-28T22:23:47Z">
        <w:r>
          <w:delText>biom</w:delText>
        </w:r>
      </w:del>
      <w:r>
        <w:t>e</w:t>
      </w:r>
      <w:del w:id="19453" w:author="GoldenCorpusHarness" w:date="2026-03-28T22:23:47Z">
        <w:r>
          <w:delText>dical r</w:delText>
        </w:r>
      </w:del>
      <w:ins w:id="19454" w:author="GoldenCorpusHarness" w:date="2026-03-28T22:23:47Z">
        <w:r>
          <w:t>v</w:t>
        </w:r>
      </w:ins>
      <w:r>
        <w:t>e</w:t>
      </w:r>
      <w:del w:id="19455" w:author="GoldenCorpusHarness" w:date="2026-03-28T22:23:47Z">
        <w:r>
          <w:delText>search</w:delText>
        </w:r>
      </w:del>
      <w:ins w:id="19456" w:author="GoldenCorpusHarness" w:date="2026-03-28T22:23:47Z">
        <w:r>
          <w:t>nt</w:t>
        </w:r>
      </w:ins>
      <w:r>
        <w:t>.</w:t>
      </w:r>
    </w:p>
    <w:p ns2:paraId="1D131076" ns2:textId="77777777" w:rsidR="00377356" w:rsidRPr="00770053" w:rsidRDefault="00895D30" w:rsidP="00E66B05">
      <w:pPr>
        <w:pStyle w:val="ParagraphBold"/>
        <w:keepNext/>
        <w:spacing w:after="0"/>
        <w:ind w:left="360" w:hanging="360"/>
      </w:pPr>
      <w:del w:id="19457" w:author="GoldenCorpusHarness" w:date="2026-03-28T22:23:47Z">
        <w:r>
          <w:delText>11.</w:delText>
        </w:r>
      </w:del>
      <w:ins w:id="19458" w:author="GoldenCorpusHarness" w:date="2026-03-28T22:23:47Z">
        <w:r>
          <w:t>The investigator will record all relevant AE/SAE information on the AE C</w:t>
        </w:r>
      </w:ins>
      <w:r>
        <w:t>R</w:t>
      </w:r>
      <w:del w:id="19459" w:author="GoldenCorpusHarness" w:date="2026-03-28T22:23:47Z">
        <w:r>
          <w:delText>i</w:delText>
        </w:r>
      </w:del>
      <w:ins w:id="19460" w:author="GoldenCorpusHarness" w:date="2026-03-28T22:23:47Z">
        <w:r>
          <w:t>F</w:t>
        </w:r>
      </w:ins>
      <w:r>
        <w:t>s</w:t>
      </w:r>
      <w:ins w:id="19461" w:author="GoldenCorpusHarness" w:date="2026-03-28T22:23:47Z">
        <w:r>
          <w:t>/wor</w:t>
        </w:r>
      </w:ins>
      <w:r>
        <w:t>ks</w:t>
      </w:r>
      <w:del w:id="19462" w:author="GoldenCorpusHarness" w:date="2026-03-28T22:23:47Z">
        <w:r>
          <w:delText xml:space="preserve"> V</w:delText>
        </w:r>
      </w:del>
      <w:ins w:id="19463" w:author="GoldenCorpusHarness" w:date="2026-03-28T22:23:47Z">
        <w:r>
          <w:t>h</w:t>
        </w:r>
      </w:ins>
      <w:r>
        <w:t>e</w:t>
      </w:r>
      <w:del w:id="19464" w:author="GoldenCorpusHarness" w:date="2026-03-28T22:23:47Z">
        <w:r>
          <w:delText>rsus B</w:delText>
        </w:r>
      </w:del>
      <w:r>
        <w:t>e</w:t>
      </w:r>
      <w:del w:id="19465" w:author="GoldenCorpusHarness" w:date="2026-03-28T22:23:47Z">
        <w:r>
          <w:delText>nefi</w:delText>
        </w:r>
      </w:del>
      <w:r>
        <w:t xml:space="preserve">ts </w:t>
      </w:r>
      <w:del w:id="19466" w:author="GoldenCorpusHarness" w:date="2026-03-28T22:23:47Z">
        <w:r>
          <w:delText>of</w:delText>
        </w:r>
      </w:del>
      <w:ins w:id="19467" w:author="GoldenCorpusHarness" w:date="2026-03-28T22:23:47Z">
        <w:r>
          <w:t>at</w:t>
        </w:r>
      </w:ins>
      <w:r>
        <w:t xml:space="preserve"> </w:t>
      </w:r>
      <w:del w:id="19468" w:author="GoldenCorpusHarness" w:date="2026-03-28T22:23:47Z">
        <w:r>
          <w:delText>Fu</w:delText>
        </w:r>
      </w:del>
      <w:ins w:id="19469" w:author="GoldenCorpusHarness" w:date="2026-03-28T22:23:47Z">
        <w:r>
          <w:t>each examina</w:t>
        </w:r>
      </w:ins>
      <w:r>
        <w:t>t</w:t>
      </w:r>
      <w:del w:id="19470" w:author="GoldenCorpusHarness" w:date="2026-03-28T22:23:47Z">
        <w:r>
          <w:delText>ure B</w:delText>
        </w:r>
      </w:del>
      <w:r>
        <w:t>io</w:t>
      </w:r>
      <w:del w:id="19471" w:author="GoldenCorpusHarness" w:date="2026-03-28T22:23:47Z">
        <w:r>
          <w:delText>medical Research3, 4</w:delText>
        </w:r>
      </w:del>
      <w:ins w:id="19472" w:author="GoldenCorpusHarness" w:date="2026-03-28T22:23:47Z">
        <w:r>
          <w:t>n.</w:t>
        </w:r>
      </w:ins>
    </w:p>
    <w:p ns2:paraId="7F6B47EB" ns2:textId="77777777" w:rsidR="00377356" w:rsidRPr="00D03846" w:rsidRDefault="00895D30" w:rsidP="00C117E9">
      <w:pPr>
        <w:pStyle w:val="ListContinue"/>
      </w:pPr>
      <w:del w:id="19473" w:author="GoldenCorpusHarness" w:date="2026-03-28T22:23:47Z">
        <w:r>
          <w:delText>F</w:delText>
        </w:r>
      </w:del>
      <w:ins w:id="19474" w:author="GoldenCorpusHarness" w:date="2026-03-28T22:23:47Z">
        <w:r>
          <w:t>It is not acceptable f</w:t>
        </w:r>
      </w:ins>
      <w:r>
        <w:t xml:space="preserve">or </w:t>
      </w:r>
      <w:del w:id="19475" w:author="GoldenCorpusHarness" w:date="2026-03-28T22:23:47Z">
        <w:r>
          <w:delText>fu</w:delText>
        </w:r>
      </w:del>
      <w:r>
        <w:t>t</w:t>
      </w:r>
      <w:del w:id="19476" w:author="GoldenCorpusHarness" w:date="2026-03-28T22:23:47Z">
        <w:r>
          <w:delText>ur</w:delText>
        </w:r>
      </w:del>
      <w:ins w:id="19477" w:author="GoldenCorpusHarness" w:date="2026-03-28T22:23:47Z">
        <w:r>
          <w:t>h</w:t>
        </w:r>
      </w:ins>
      <w:r>
        <w:t xml:space="preserve">e </w:t>
      </w:r>
      <w:del w:id="19478" w:author="GoldenCorpusHarness" w:date="2026-03-28T22:23:47Z">
        <w:r>
          <w:delText>b</w:delText>
        </w:r>
      </w:del>
      <w:r>
        <w:t>i</w:t>
      </w:r>
      <w:del w:id="19479" w:author="GoldenCorpusHarness" w:date="2026-03-28T22:23:47Z">
        <w:r>
          <w:delText>omedical r</w:delText>
        </w:r>
      </w:del>
      <w:ins w:id="19480" w:author="GoldenCorpusHarness" w:date="2026-03-28T22:23:47Z">
        <w:r>
          <w:t>nv</w:t>
        </w:r>
      </w:ins>
      <w:r>
        <w:t>es</w:t>
      </w:r>
      <w:del w:id="19481" w:author="GoldenCorpusHarness" w:date="2026-03-28T22:23:47Z">
        <w:r>
          <w:delText>e</w:delText>
        </w:r>
      </w:del>
      <w:ins w:id="19482" w:author="GoldenCorpusHarness" w:date="2026-03-28T22:23:47Z">
        <w:r>
          <w:t>tig</w:t>
        </w:r>
      </w:ins>
      <w:r>
        <w:t>a</w:t>
      </w:r>
      <w:ins w:id="19483" w:author="GoldenCorpusHarness" w:date="2026-03-28T22:23:47Z">
        <w:r>
          <w:t>to</w:t>
        </w:r>
      </w:ins>
      <w:r>
        <w:t>r</w:t>
      </w:r>
      <w:del w:id="19484" w:author="GoldenCorpusHarness" w:date="2026-03-28T22:23:47Z">
        <w:r>
          <w:delText>ch, risks</w:delText>
        </w:r>
      </w:del>
      <w:r>
        <w:t xml:space="preserve"> to</w:t>
      </w:r>
      <w:ins w:id="19485" w:author="GoldenCorpusHarness" w:date="2026-03-28T22:23:47Z">
        <w:r>
          <w:t xml:space="preserve"> send photocopies of</w:t>
        </w:r>
      </w:ins>
      <w:r>
        <w:t xml:space="preserve"> the participant</w:t>
      </w:r>
      <w:ins w:id="19486" w:author="GoldenCorpusHarness" w:date="2026-03-28T22:23:47Z">
        <w:r>
          <w:t>’s</w:t>
        </w:r>
      </w:ins>
      <w:r>
        <w:t xml:space="preserve"> </w:t>
      </w:r>
      <w:del w:id="19487" w:author="GoldenCorpusHarness" w:date="2026-03-28T22:23:47Z">
        <w:r>
          <w:delText>have been minimized and are described in the future bio</w:delText>
        </w:r>
      </w:del>
      <w:r>
        <w:t>medical re</w:t>
      </w:r>
      <w:ins w:id="19488" w:author="GoldenCorpusHarness" w:date="2026-03-28T22:23:47Z">
        <w:r>
          <w:t>cord</w:t>
        </w:r>
      </w:ins>
      <w:r>
        <w:t>s</w:t>
      </w:r>
      <w:ins w:id="19489" w:author="GoldenCorpusHarness" w:date="2026-03-28T22:23:47Z">
        <w:r>
          <w:t xml:space="preserve"> to th</w:t>
        </w:r>
      </w:ins>
      <w:r>
        <w:t>e</w:t>
      </w:r>
      <w:del w:id="19490" w:author="GoldenCorpusHarness" w:date="2026-03-28T22:23:47Z">
        <w:r>
          <w:delText>a</w:delText>
        </w:r>
      </w:del>
      <w:ins w:id="19491" w:author="GoldenCorpusHarness" w:date="2026-03-28T22:23:47Z">
        <w:r>
          <w:t xml:space="preserve"> Sponso</w:t>
        </w:r>
      </w:ins>
      <w:r>
        <w:t>r</w:t>
      </w:r>
      <w:del w:id="19492" w:author="GoldenCorpusHarness" w:date="2026-03-28T22:23:47Z">
        <w:r>
          <w:delText>ch</w:delText>
        </w:r>
      </w:del>
      <w:r>
        <w:t xml:space="preserve"> in</w:t>
      </w:r>
      <w:ins w:id="19493" w:author="GoldenCorpusHarness" w:date="2026-03-28T22:23:47Z">
        <w:r>
          <w:t xml:space="preserve"> lieu o</w:t>
        </w:r>
      </w:ins>
      <w:r>
        <w:t>f</w:t>
      </w:r>
      <w:del w:id="19494" w:author="GoldenCorpusHarness" w:date="2026-03-28T22:23:47Z">
        <w:r>
          <w:delText>ormed</w:delText>
        </w:r>
      </w:del>
      <w:r>
        <w:t xml:space="preserve"> co</w:t>
      </w:r>
      <w:ins w:id="19495" w:author="GoldenCorpusHarness" w:date="2026-03-28T22:23:47Z">
        <w:r>
          <w:t>mpletio</w:t>
        </w:r>
      </w:ins>
      <w:r>
        <w:t>n</w:t>
      </w:r>
      <w:del w:id="19496" w:author="GoldenCorpusHarness" w:date="2026-03-28T22:23:47Z">
        <w:r>
          <w:delText>s</w:delText>
        </w:r>
      </w:del>
      <w:ins w:id="19497" w:author="GoldenCorpusHarness" w:date="2026-03-28T22:23:47Z">
        <w:r>
          <w:t xml:space="preserve"> of th</w:t>
        </w:r>
      </w:ins>
      <w:r>
        <w:t>e</w:t>
      </w:r>
      <w:del w:id="19498" w:author="GoldenCorpusHarness" w:date="2026-03-28T22:23:47Z">
        <w:r>
          <w:delText>nt</w:delText>
        </w:r>
      </w:del>
      <w:ins w:id="19499" w:author="GoldenCorpusHarness" w:date="2026-03-28T22:23:47Z">
        <w:r>
          <w:t xml:space="preserve"> AE CRF page</w:t>
        </w:r>
      </w:ins>
      <w:r>
        <w:t>.</w:t>
      </w:r>
    </w:p>
    <w:p ns2:paraId="5C092CA1" ns2:textId="35DD1BA9" w:rsidR="00C117E9" w:rsidRDefault="00895D30" w:rsidP="00DF2CB9">
      <w:pPr>
        <w:pStyle w:val="ListContinue"/>
      </w:pPr>
      <w:r>
        <w:t>The</w:t>
      </w:r>
      <w:ins w:id="19500" w:author="GoldenCorpusHarness" w:date="2026-03-28T22:23:47Z">
        <w:r>
          <w:t>re may be instances when copies of medical records for certain cases are requested by the</w:t>
        </w:r>
      </w:ins>
      <w:r>
        <w:t xml:space="preserve"> Sponsor</w:t>
      </w:r>
      <w:del w:id="19501" w:author="GoldenCorpusHarness" w:date="2026-03-28T22:23:47Z">
        <w:r>
          <w:delText xml:space="preserve"> has developed strict sec</w:delText>
        </w:r>
      </w:del>
      <w:ins w:id="19502" w:author="GoldenCorpusHarness" w:date="2026-03-28T22:23:47Z">
        <w:r>
          <w:t>. In this case, all participant identifiers, with the exception of the participant n</w:t>
        </w:r>
      </w:ins>
      <w:r>
        <w:t>u</w:t>
      </w:r>
      <w:del w:id="19503" w:author="GoldenCorpusHarness" w:date="2026-03-28T22:23:47Z">
        <w:r>
          <w:delText>rity</w:delText>
        </w:r>
      </w:del>
      <w:ins w:id="19504" w:author="GoldenCorpusHarness" w:date="2026-03-28T22:23:47Z">
        <w:r>
          <w:t>mber</w:t>
        </w:r>
      </w:ins>
      <w:r>
        <w:t xml:space="preserve">, </w:t>
      </w:r>
      <w:del w:id="19505" w:author="GoldenCorpusHarness" w:date="2026-03-28T22:23:47Z">
        <w:r>
          <w:delText>policies, and proced</w:delText>
        </w:r>
      </w:del>
      <w:ins w:id="19506" w:author="GoldenCorpusHarness" w:date="2026-03-28T22:23:47Z">
        <w:r>
          <w:t>will be blinded on the copies of the medical records before s</w:t>
        </w:r>
      </w:ins>
      <w:r>
        <w:t>u</w:t>
      </w:r>
      <w:del w:id="19507" w:author="GoldenCorpusHarness" w:date="2026-03-28T22:23:47Z">
        <w:r>
          <w:delText>res to address participant data privacy concerns</w:delText>
        </w:r>
      </w:del>
      <w:ins w:id="19508" w:author="GoldenCorpusHarness" w:date="2026-03-28T22:23:47Z">
        <w:r>
          <w:t>bmission to the Sponsor</w:t>
        </w:r>
      </w:ins>
      <w:r>
        <w:t>.</w:t>
      </w:r>
      <w:del w:id="19509" w:author="GoldenCorpusHarness" w:date="2026-03-28T22:23:47Z">
        <w:r>
          <w:delText xml:space="preserve"> Data privacy risks are largely limited to rare situations involving possible breach of confidentiality. In this highly unlikely situation, there is risk that the information, like all medical information, may be misused.</w:delText>
        </w:r>
      </w:del>
    </w:p>
    <w:p ns2:paraId="6701F174" ns2:textId="77777777" w:rsidR="00377356" w:rsidRPr="00770053" w:rsidRDefault="00895D30" w:rsidP="00E66B05">
      <w:pPr>
        <w:pStyle w:val="ParagraphBold"/>
        <w:keepNext/>
        <w:spacing w:after="0"/>
        <w:ind w:left="360" w:hanging="360"/>
      </w:pPr>
      <w:del w:id="19510" w:author="GoldenCorpusHarness" w:date="2026-03-28T22:23:47Z">
        <w:r>
          <w:delText>12</w:delText>
        </w:r>
      </w:del>
      <w:ins w:id="19511" w:author="GoldenCorpusHarness" w:date="2026-03-28T22:23:47Z">
        <w:r>
          <w:t>The investigator will attempt to establish a diagnosis of the event based on signs, symptoms, and/or other clinical information</w:t>
        </w:r>
      </w:ins>
      <w:r>
        <w:t>.</w:t>
      </w:r>
      <w:del w:id="19512" w:author="GoldenCorpusHarness" w:date="2026-03-28T22:23:47Z">
        <w:r>
          <w:delText>Q</w:delText>
        </w:r>
      </w:del>
      <w:ins w:id="19513" w:author="GoldenCorpusHarness" w:date="2026-03-28T22:23:47Z">
        <w:r>
          <w:t xml:space="preserve"> In s</w:t>
        </w:r>
      </w:ins>
      <w:r>
        <w:t>u</w:t>
      </w:r>
      <w:del w:id="19514" w:author="GoldenCorpusHarness" w:date="2026-03-28T22:23:47Z">
        <w:r>
          <w:delText>estions</w:delText>
        </w:r>
      </w:del>
      <w:ins w:id="19515" w:author="GoldenCorpusHarness" w:date="2026-03-28T22:23:47Z">
        <w:r>
          <w:t>ch cases, the diagnosis (not the individual signs/symptoms) will be documented as the AE/SAE.</w:t>
        </w:r>
      </w:ins>
    </w:p>
    <w:p ns2:paraId="160615F0" ns2:textId="14E2CE08" w:rsidR="00C117E9" w:rsidRDefault="00895D30" w:rsidP="00DF2CB9">
      <w:pPr>
        <w:pStyle w:val="ListContinue"/>
      </w:pPr>
      <w:del w:id="19516" w:author="GoldenCorpusHarness" w:date="2026-03-28T22:23:47Z">
        <w:r>
          <w:delText>Any questions related to the future biomedical research should be emailed directly to clinical.specimen.management@MSD.com.</w:delText>
        </w:r>
      </w:del>
    </w:p>
    <w:p ns2:paraId="02844E11" ns2:textId="77777777" w:rsidR="00377356" w:rsidRPr="00770053" w:rsidRDefault="00895D30" w:rsidP="00E66B05">
      <w:pPr>
        <w:pStyle w:val="ParagraphBold"/>
        <w:keepNext/>
        <w:spacing w:after="0"/>
        <w:ind w:left="360" w:hanging="360"/>
      </w:pPr>
      <w:del w:id="19517" w:author="GoldenCorpusHarness" w:date="2026-03-28T22:23:47Z">
        <w:r>
          <w:delText>13.R</w:delText>
        </w:r>
      </w:del>
      <w:ins w:id="19518" w:author="GoldenCorpusHarness" w:date="2026-03-28T22:23:47Z">
        <w:r>
          <w:t>Ass</w:t>
        </w:r>
      </w:ins>
      <w:r>
        <w:t>e</w:t>
      </w:r>
      <w:del w:id="19519" w:author="GoldenCorpusHarness" w:date="2026-03-28T22:23:47Z">
        <w:r>
          <w:delText>fer</w:delText>
        </w:r>
      </w:del>
      <w:ins w:id="19520" w:author="GoldenCorpusHarness" w:date="2026-03-28T22:23:47Z">
        <w:r>
          <w:t>ssm</w:t>
        </w:r>
      </w:ins>
      <w:r>
        <w:t>en</w:t>
      </w:r>
      <w:ins w:id="19521" w:author="GoldenCorpusHarness" w:date="2026-03-28T22:23:47Z">
        <w:r>
          <w:t>t of intensity/toxi</w:t>
        </w:r>
      </w:ins>
      <w:r>
        <w:t>c</w:t>
      </w:r>
      <w:del w:id="19522" w:author="GoldenCorpusHarness" w:date="2026-03-28T22:23:47Z">
        <w:r>
          <w:delText>es</w:delText>
        </w:r>
      </w:del>
      <w:ins w:id="19523" w:author="GoldenCorpusHarness" w:date="2026-03-28T22:23:47Z">
        <w:r>
          <w:t>ity</w:t>
        </w:r>
      </w:ins>
    </w:p>
    <w:p ns2:paraId="28B3864B" ns2:textId="77777777" w:rsidR="00377356" w:rsidRPr="00C117E9" w:rsidRDefault="00895D30" w:rsidP="00C117E9">
      <w:pPr>
        <w:pStyle w:val="Paragraph"/>
        <w:spacing w:after="0"/>
        <w:ind w:left="720" w:hanging="360"/>
      </w:pPr>
      <w:ins w:id="19524" w:author="GoldenCorpusHarness" w:date="2026-03-28T22:23:47Z">
        <w:r>
          <w:t xml:space="preserve">An event is defined as “serious” when it meets at least </w:t>
        </w:r>
      </w:ins>
      <w:r>
        <w:t>1</w:t>
      </w:r>
      <w:del w:id="19525" w:author="GoldenCorpusHarness" w:date="2026-03-28T22:23:47Z">
        <w:r>
          <w:delText>.N</w:delText>
        </w:r>
      </w:del>
      <w:ins w:id="19526" w:author="GoldenCorpusHarness" w:date="2026-03-28T22:23:47Z">
        <w:r>
          <w:t xml:space="preserve"> of the predefined outcomes </w:t>
        </w:r>
      </w:ins>
      <w:r>
        <w:t>a</w:t>
      </w:r>
      <w:ins w:id="19527" w:author="GoldenCorpusHarness" w:date="2026-03-28T22:23:47Z">
        <w:r>
          <w:t>s described in the defini</w:t>
        </w:r>
      </w:ins>
      <w:r>
        <w:t>tion</w:t>
      </w:r>
      <w:del w:id="19528" w:author="GoldenCorpusHarness" w:date="2026-03-28T22:23:47Z">
        <w:r>
          <w:delText>al</w:delText>
        </w:r>
      </w:del>
      <w:r>
        <w:t xml:space="preserve"> </w:t>
      </w:r>
      <w:del w:id="19529" w:author="GoldenCorpusHarness" w:date="2026-03-28T22:23:47Z">
        <w:r>
          <w:delText>C</w:delText>
        </w:r>
      </w:del>
      <w:ins w:id="19530" w:author="GoldenCorpusHarness" w:date="2026-03-28T22:23:47Z">
        <w:r>
          <w:t xml:space="preserve">of </w:t>
        </w:r>
      </w:ins>
      <w:r>
        <w:t>an</w:t>
      </w:r>
      <w:del w:id="19531" w:author="GoldenCorpusHarness" w:date="2026-03-28T22:23:47Z">
        <w:r>
          <w:delText>c</w:delText>
        </w:r>
      </w:del>
      <w:ins w:id="19532" w:author="GoldenCorpusHarness" w:date="2026-03-28T22:23:47Z">
        <w:r>
          <w:t xml:space="preserve"> SAE, not when it is rated as sev</w:t>
        </w:r>
      </w:ins>
      <w:r>
        <w:t>er</w:t>
      </w:r>
      <w:del w:id="19533" w:author="GoldenCorpusHarness" w:date="2026-03-28T22:23:47Z">
        <w:r>
          <w:delText xml:space="preserve"> Institut</w:delText>
        </w:r>
      </w:del>
      <w:r>
        <w:t>e</w:t>
      </w:r>
      <w:del w:id="19534" w:author="GoldenCorpusHarness" w:date="2026-03-28T22:23:47Z">
        <w:r>
          <w:delText xml:space="preserve"> [Internet]: Available from https://www</w:delText>
        </w:r>
      </w:del>
      <w:r>
        <w:t>.</w:t>
      </w:r>
      <w:del w:id="19535" w:author="GoldenCorpusHarness" w:date="2026-03-28T22:23:47Z">
        <w:r>
          <w:delText>cancer.gov/publications/dictionaries/cancer-terms?cdrid=45618</w:delText>
        </w:r>
      </w:del>
    </w:p>
    <w:p ns2:paraId="0A33B3DC" ns2:textId="77777777" w:rsidR="00377356" w:rsidRPr="00C117E9" w:rsidRDefault="00895D30" w:rsidP="00C117E9">
      <w:pPr>
        <w:pStyle w:val="Paragraph"/>
        <w:spacing w:after="0"/>
        <w:ind w:left="720" w:hanging="360"/>
      </w:pPr>
      <w:del w:id="19536" w:author="GoldenCorpusHarness" w:date="2026-03-28T22:23:47Z">
        <w:r>
          <w:delText>2</w:delText>
        </w:r>
      </w:del>
      <w:ins w:id="19537" w:author="GoldenCorpusHarness" w:date="2026-03-28T22:23:47Z">
        <w:r>
          <w:t>The investigator will make an assessment of intensity for each AE and SAE (and other reportable safety event) according to the NCI CTCAE, version 5</w:t>
        </w:r>
      </w:ins>
      <w:r>
        <w:t>.</w:t>
      </w:r>
      <w:del w:id="19538" w:author="GoldenCorpusHarness" w:date="2026-03-28T22:23:47Z">
        <w:r>
          <w:delText>International C</w:delText>
        </w:r>
      </w:del>
      <w:ins w:id="19539" w:author="GoldenCorpusHarness" w:date="2026-03-28T22:23:47Z">
        <w:r>
          <w:t>0. Any AE that changes CTCAE grade over the c</w:t>
        </w:r>
      </w:ins>
      <w:r>
        <w:t>ou</w:t>
      </w:r>
      <w:del w:id="19540" w:author="GoldenCorpusHarness" w:date="2026-03-28T22:23:47Z">
        <w:r>
          <w:delText>ncil on Harmonisation [Internet]: E15: Definitions for Genomic Biomarkers, Pharmacogenomics, Pharmacogenetics, Genomic Data and Sam</w:delText>
        </w:r>
      </w:del>
      <w:ins w:id="19541" w:author="GoldenCorpusHarness" w:date="2026-03-28T22:23:47Z">
        <w:r>
          <w:t>rse of a given e</w:t>
        </w:r>
      </w:ins>
      <w:r>
        <w:t>p</w:t>
      </w:r>
      <w:del w:id="19542" w:author="GoldenCorpusHarness" w:date="2026-03-28T22:23:47Z">
        <w:r>
          <w:delText>le Coding Categories. Available from http:/</w:delText>
        </w:r>
      </w:del>
      <w:ins w:id="19543" w:author="GoldenCorpusHarness" w:date="2026-03-28T22:23:47Z">
        <w:r>
          <w:t>isode will have each change of grade recorded on the AE CRFs</w:t>
        </w:r>
      </w:ins>
      <w:r>
        <w:t>/w</w:t>
      </w:r>
      <w:del w:id="19544" w:author="GoldenCorpusHarness" w:date="2026-03-28T22:23:47Z">
        <w:r>
          <w:delText>ww</w:delText>
        </w:r>
      </w:del>
      <w:ins w:id="19545" w:author="GoldenCorpusHarness" w:date="2026-03-28T22:23:47Z">
        <w:r>
          <w:t>orksheets</w:t>
        </w:r>
      </w:ins>
      <w:r>
        <w:t>.</w:t>
      </w:r>
      <w:del w:id="19546" w:author="GoldenCorpusHarness" w:date="2026-03-28T22:23:47Z">
        <w:r>
          <w:delText>ich.org/products/guidelines/efficacy/efficacy-single/article/definitions-for-genomic-biomarkers-pharmacogenomics-pharmacogenetics-genomic-data-and-sample-cod.html</w:delText>
        </w:r>
      </w:del>
    </w:p>
    <w:p ns2:paraId="7C87A369" ns2:textId="77777777" w:rsidR="00377356" w:rsidRPr="00C117E9" w:rsidRDefault="00895D30" w:rsidP="00C117E9">
      <w:pPr>
        <w:pStyle w:val="Paragraph"/>
        <w:spacing w:after="0"/>
        <w:ind w:left="720" w:hanging="360"/>
      </w:pPr>
      <w:del w:id="19547" w:author="GoldenCorpusHarness" w:date="2026-03-28T22:23:47Z">
        <w:r>
          <w:delText>3.In</w:delText>
        </w:r>
      </w:del>
      <w:ins w:id="19548" w:author="GoldenCorpusHarness" w:date="2026-03-28T22:23:47Z">
        <w:r>
          <w:t>Gra</w:t>
        </w:r>
      </w:ins>
      <w:r>
        <w:t>d</w:t>
      </w:r>
      <w:del w:id="19549" w:author="GoldenCorpusHarness" w:date="2026-03-28T22:23:47Z">
        <w:r>
          <w:delText>u</w:delText>
        </w:r>
      </w:del>
      <w:ins w:id="19550" w:author="GoldenCorpusHarness" w:date="2026-03-28T22:23:47Z">
        <w:r>
          <w:t>e 1: Mild; a</w:t>
        </w:r>
      </w:ins>
      <w:r>
        <w:t>s</w:t>
      </w:r>
      <w:ins w:id="19551" w:author="GoldenCorpusHarness" w:date="2026-03-28T22:23:47Z">
        <w:r>
          <w:t>ymp</w:t>
        </w:r>
      </w:ins>
      <w:r>
        <w:t>t</w:t>
      </w:r>
      <w:del w:id="19552" w:author="GoldenCorpusHarness" w:date="2026-03-28T22:23:47Z">
        <w:r>
          <w:delText>ry Phar</w:delText>
        </w:r>
      </w:del>
      <w:ins w:id="19553" w:author="GoldenCorpusHarness" w:date="2026-03-28T22:23:47Z">
        <w:r>
          <w:t>o</w:t>
        </w:r>
      </w:ins>
      <w:r>
        <w:t>ma</w:t>
      </w:r>
      <w:del w:id="19554" w:author="GoldenCorpusHarness" w:date="2026-03-28T22:23:47Z">
        <w:r>
          <w:delText>cogenomics Working Group [In</w:delText>
        </w:r>
      </w:del>
      <w:r>
        <w:t>t</w:t>
      </w:r>
      <w:del w:id="19555" w:author="GoldenCorpusHarness" w:date="2026-03-28T22:23:47Z">
        <w:r>
          <w:delText>ernet]: Understanding the Intent, Scope and Publ</w:delText>
        </w:r>
      </w:del>
      <w:r>
        <w:t xml:space="preserve">ic </w:t>
      </w:r>
      <w:del w:id="19556" w:author="GoldenCorpusHarness" w:date="2026-03-28T22:23:47Z">
        <w:r>
          <w:delText>Health Benefits of Exploratory Biomarker Research: A Guide f</w:delText>
        </w:r>
      </w:del>
      <w:r>
        <w:t xml:space="preserve">or </w:t>
      </w:r>
      <w:del w:id="19557" w:author="GoldenCorpusHarness" w:date="2026-03-28T22:23:47Z">
        <w:r>
          <w:delText>IRBs/IECs an</w:delText>
        </w:r>
      </w:del>
      <w:ins w:id="19558" w:author="GoldenCorpusHarness" w:date="2026-03-28T22:23:47Z">
        <w:r>
          <w:t>mil</w:t>
        </w:r>
      </w:ins>
      <w:r>
        <w:t xml:space="preserve">d </w:t>
      </w:r>
      <w:del w:id="19559" w:author="GoldenCorpusHarness" w:date="2026-03-28T22:23:47Z">
        <w:r>
          <w:delText>I</w:delText>
        </w:r>
      </w:del>
      <w:ins w:id="19560" w:author="GoldenCorpusHarness" w:date="2026-03-28T22:23:47Z">
        <w:r>
          <w:t>symptoms; cli</w:t>
        </w:r>
      </w:ins>
      <w:r>
        <w:t>n</w:t>
      </w:r>
      <w:del w:id="19561" w:author="GoldenCorpusHarness" w:date="2026-03-28T22:23:47Z">
        <w:r>
          <w:delText>ve</w:delText>
        </w:r>
      </w:del>
      <w:ins w:id="19562" w:author="GoldenCorpusHarness" w:date="2026-03-28T22:23:47Z">
        <w:r>
          <w:t>ical or diagno</w:t>
        </w:r>
      </w:ins>
      <w:r>
        <w:t>sti</w:t>
      </w:r>
      <w:del w:id="19563" w:author="GoldenCorpusHarness" w:date="2026-03-28T22:23:47Z">
        <w:r>
          <w:delText>g</w:delText>
        </w:r>
      </w:del>
      <w:ins w:id="19564" w:author="GoldenCorpusHarness" w:date="2026-03-28T22:23:47Z">
        <w:r>
          <w:t>c observ</w:t>
        </w:r>
      </w:ins>
      <w:r>
        <w:t>ation</w:t>
      </w:r>
      <w:del w:id="19565" w:author="GoldenCorpusHarness" w:date="2026-03-28T22:23:47Z">
        <w:r>
          <w:delText>a</w:delText>
        </w:r>
      </w:del>
      <w:ins w:id="19566" w:author="GoldenCorpusHarness" w:date="2026-03-28T22:23:47Z">
        <w:r>
          <w:t>s on</w:t>
        </w:r>
      </w:ins>
      <w:r>
        <w:t>l</w:t>
      </w:r>
      <w:ins w:id="19567" w:author="GoldenCorpusHarness" w:date="2026-03-28T22:23:47Z">
        <w:r>
          <w:t>y;</w:t>
        </w:r>
      </w:ins>
      <w:r>
        <w:t xml:space="preserve"> </w:t>
      </w:r>
      <w:del w:id="19568" w:author="GoldenCorpusHarness" w:date="2026-03-28T22:23:47Z">
        <w:r>
          <w:delText>S</w:delText>
        </w:r>
      </w:del>
      <w:r>
        <w:t>i</w:t>
      </w:r>
      <w:ins w:id="19569" w:author="GoldenCorpusHarness" w:date="2026-03-28T22:23:47Z">
        <w:r>
          <w:t>n</w:t>
        </w:r>
      </w:ins>
      <w:r>
        <w:t>te</w:t>
      </w:r>
      <w:ins w:id="19570" w:author="GoldenCorpusHarness" w:date="2026-03-28T22:23:47Z">
        <w:r>
          <w:t>rvention</w:t>
        </w:r>
      </w:ins>
      <w:r>
        <w:t xml:space="preserve"> </w:t>
      </w:r>
      <w:del w:id="19571" w:author="GoldenCorpusHarness" w:date="2026-03-28T22:23:47Z">
        <w:r>
          <w:delText>S</w:delText>
        </w:r>
      </w:del>
      <w:ins w:id="19572" w:author="GoldenCorpusHarness" w:date="2026-03-28T22:23:47Z">
        <w:r>
          <w:t>no</w:t>
        </w:r>
      </w:ins>
      <w:r>
        <w:t>t</w:t>
      </w:r>
      <w:del w:id="19573" w:author="GoldenCorpusHarness" w:date="2026-03-28T22:23:47Z">
        <w:r>
          <w:delText>aff.</w:delText>
        </w:r>
      </w:del>
      <w:r>
        <w:t xml:space="preserve"> </w:t>
      </w:r>
      <w:del w:id="19574" w:author="GoldenCorpusHarness" w:date="2026-03-28T22:23:47Z">
        <w:r>
          <w:delText>Ava</w:delText>
        </w:r>
      </w:del>
      <w:r>
        <w:t>i</w:t>
      </w:r>
      <w:del w:id="19575" w:author="GoldenCorpusHarness" w:date="2026-03-28T22:23:47Z">
        <w:r>
          <w:delText xml:space="preserve">lable </w:delText>
        </w:r>
      </w:del>
      <w:ins w:id="19576" w:author="GoldenCorpusHarness" w:date="2026-03-28T22:23:47Z">
        <w:r>
          <w:t>ndic</w:t>
        </w:r>
      </w:ins>
      <w:r>
        <w:t>at</w:t>
      </w:r>
      <w:del w:id="19577" w:author="GoldenCorpusHarness" w:date="2026-03-28T22:23:47Z">
        <w:r>
          <w:delText xml:space="preserve"> http://i-pwg</w:delText>
        </w:r>
      </w:del>
      <w:ins w:id="19578" w:author="GoldenCorpusHarness" w:date="2026-03-28T22:23:47Z">
        <w:r>
          <w:t>ed</w:t>
        </w:r>
      </w:ins>
      <w:r>
        <w:t>.</w:t>
      </w:r>
      <w:del w:id="19579" w:author="GoldenCorpusHarness" w:date="2026-03-28T22:23:47Z">
        <w:r>
          <w:delText>org/</w:delText>
        </w:r>
      </w:del>
    </w:p>
    <w:p ns2:paraId="7A94DE97" ns2:textId="77777777" w:rsidR="00C117E9" w:rsidRDefault="00895D30" w:rsidP="00C117E9">
      <w:pPr>
        <w:pStyle w:val="Paragraph"/>
        <w:spacing w:after="0"/>
        <w:ind w:left="720" w:hanging="360"/>
      </w:pPr>
      <w:del w:id="19580" w:author="GoldenCorpusHarness" w:date="2026-03-28T22:23:47Z">
        <w:r>
          <w:delText>4.I</w:delText>
        </w:r>
      </w:del>
      <w:ins w:id="19581" w:author="GoldenCorpusHarness" w:date="2026-03-28T22:23:47Z">
        <w:r>
          <w:t>Grade 2: Moderate; minimal, local or noninvasive intervention i</w:t>
        </w:r>
      </w:ins>
      <w:r>
        <w:t>nd</w:t>
      </w:r>
      <w:del w:id="19582" w:author="GoldenCorpusHarness" w:date="2026-03-28T22:23:47Z">
        <w:r>
          <w:delText>us</w:delText>
        </w:r>
      </w:del>
      <w:ins w:id="19583" w:author="GoldenCorpusHarness" w:date="2026-03-28T22:23:47Z">
        <w:r>
          <w:t>ica</w:t>
        </w:r>
      </w:ins>
      <w:r>
        <w:t>t</w:t>
      </w:r>
      <w:del w:id="19584" w:author="GoldenCorpusHarness" w:date="2026-03-28T22:23:47Z">
        <w:r>
          <w:delText>ry</w:delText>
        </w:r>
      </w:del>
      <w:ins w:id="19585" w:author="GoldenCorpusHarness" w:date="2026-03-28T22:23:47Z">
        <w:r>
          <w:t>ed;</w:t>
        </w:r>
      </w:ins>
      <w:r>
        <w:t xml:space="preserve"> </w:t>
      </w:r>
      <w:del w:id="19586" w:author="GoldenCorpusHarness" w:date="2026-03-28T22:23:47Z">
        <w:r>
          <w:delText>Pharmacogeno</w:delText>
        </w:r>
      </w:del>
      <w:ins w:id="19587" w:author="GoldenCorpusHarness" w:date="2026-03-28T22:23:47Z">
        <w:r>
          <w:t>li</w:t>
        </w:r>
      </w:ins>
      <w:r>
        <w:t>mi</w:t>
      </w:r>
      <w:del w:id="19588" w:author="GoldenCorpusHarness" w:date="2026-03-28T22:23:47Z">
        <w:r>
          <w:delText>cs Work</w:delText>
        </w:r>
      </w:del>
      <w:ins w:id="19589" w:author="GoldenCorpusHarness" w:date="2026-03-28T22:23:47Z">
        <w:r>
          <w:t>t</w:t>
        </w:r>
      </w:ins>
      <w:r>
        <w:t xml:space="preserve">ing </w:t>
      </w:r>
      <w:del w:id="19590" w:author="GoldenCorpusHarness" w:date="2026-03-28T22:23:47Z">
        <w:r>
          <w:delText>G</w:delText>
        </w:r>
      </w:del>
      <w:ins w:id="19591" w:author="GoldenCorpusHarness" w:date="2026-03-28T22:23:47Z">
        <w:r>
          <w:t>age-app</w:t>
        </w:r>
      </w:ins>
      <w:r>
        <w:t>ro</w:t>
      </w:r>
      <w:ins w:id="19592" w:author="GoldenCorpusHarness" w:date="2026-03-28T22:23:47Z">
        <w:r>
          <w:t>priate instr</w:t>
        </w:r>
      </w:ins>
      <w:r>
        <w:t>u</w:t>
      </w:r>
      <w:del w:id="19593" w:author="GoldenCorpusHarness" w:date="2026-03-28T22:23:47Z">
        <w:r>
          <w:delText>p [I</w:delText>
        </w:r>
      </w:del>
      <w:ins w:id="19594" w:author="GoldenCorpusHarness" w:date="2026-03-28T22:23:47Z">
        <w:r>
          <w:t>me</w:t>
        </w:r>
      </w:ins>
      <w:r>
        <w:t>nt</w:t>
      </w:r>
      <w:del w:id="19595" w:author="GoldenCorpusHarness" w:date="2026-03-28T22:23:47Z">
        <w:r>
          <w:delText>ernet]: Pharmacogenomics Information</w:delText>
        </w:r>
      </w:del>
      <w:r>
        <w:t xml:space="preserve">al </w:t>
      </w:r>
      <w:del w:id="19596" w:author="GoldenCorpusHarness" w:date="2026-03-28T22:23:47Z">
        <w:r>
          <w:delText>Brochure for IRBs/IECs and Investigational Site Staff</w:delText>
        </w:r>
      </w:del>
      <w:ins w:id="19597" w:author="GoldenCorpusHarness" w:date="2026-03-28T22:23:47Z">
        <w:r>
          <w:t>ADL</w:t>
        </w:r>
      </w:ins>
      <w:r>
        <w:t>.</w:t>
      </w:r>
      <w:del w:id="19598" w:author="GoldenCorpusHarness" w:date="2026-03-28T22:23:47Z">
        <w:r>
          <w:delText xml:space="preserve"> Available at http://i-pwg.org/</w:delText>
        </w:r>
      </w:del>
    </w:p>
    <w:p ns2:paraId="3C2C32FA" ns2:textId="18462CDE" w:rsidR="00EE328F" w:rsidRPr="00EE328F" w:rsidRDefault="00B65253" w:rsidP="00C21E2F">
      <w:pPr>
        <w:pStyle w:val="Heading2"/>
        <w:pageBreakBefore/>
      </w:pPr>
      <w:del w:id="19599" w:author="GoldenCorpusHarness" w:date="2026-03-28T22:23:47Z">
        <w:r>
          <w:delText>App</w:delText>
        </w:r>
      </w:del>
      <w:ins w:id="19600" w:author="GoldenCorpusHarness" w:date="2026-03-28T22:23:47Z">
        <w:r>
          <w:t>Grad</w:t>
        </w:r>
      </w:ins>
      <w:r>
        <w:t>e</w:t>
      </w:r>
      <w:del w:id="19601" w:author="GoldenCorpusHarness" w:date="2026-03-28T22:23:47Z">
        <w:r>
          <w:delText>n</w:delText>
        </w:r>
      </w:del>
      <w:ins w:id="19602" w:author="GoldenCorpusHarness" w:date="2026-03-28T22:23:47Z">
        <w:r>
          <w:t xml:space="preserve"> 3: Severe or me</w:t>
        </w:r>
      </w:ins>
      <w:r>
        <w:t>di</w:t>
      </w:r>
      <w:del w:id="19603" w:author="GoldenCorpusHarness" w:date="2026-03-28T22:23:47Z">
        <w:r>
          <w:delText>x 7:</w:delText>
        </w:r>
      </w:del>
      <w:ins w:id="19604" w:author="GoldenCorpusHarness" w:date="2026-03-28T22:23:47Z">
        <w:r>
          <w:t>cally</w:t>
        </w:r>
      </w:ins>
      <w:r>
        <w:t xml:space="preserve"> </w:t>
      </w:r>
      <w:del w:id="19605" w:author="GoldenCorpusHarness" w:date="2026-03-28T22:23:47Z">
        <w:r>
          <w:delText>Cou</w:delText>
        </w:r>
      </w:del>
      <w:ins w:id="19606" w:author="GoldenCorpusHarness" w:date="2026-03-28T22:23:47Z">
        <w:r>
          <w:t>sig</w:t>
        </w:r>
      </w:ins>
      <w:r>
        <w:t>n</w:t>
      </w:r>
      <w:del w:id="19607" w:author="GoldenCorpusHarness" w:date="2026-03-28T22:23:47Z">
        <w:r>
          <w:delText>try-spec</w:delText>
        </w:r>
      </w:del>
      <w:r>
        <w:t>ific</w:t>
      </w:r>
      <w:ins w:id="19608" w:author="GoldenCorpusHarness" w:date="2026-03-28T22:23:47Z">
        <w:r>
          <w:t>ant</w:t>
        </w:r>
      </w:ins>
      <w:r>
        <w:t xml:space="preserve"> </w:t>
      </w:r>
      <w:del w:id="19609" w:author="GoldenCorpusHarness" w:date="2026-03-28T22:23:47Z">
        <w:r>
          <w:delText>R</w:delText>
        </w:r>
      </w:del>
      <w:ins w:id="19610" w:author="GoldenCorpusHarness" w:date="2026-03-28T22:23:47Z">
        <w:r>
          <w:t>but not imm</w:t>
        </w:r>
      </w:ins>
      <w:r>
        <w:t>e</w:t>
      </w:r>
      <w:del w:id="19611" w:author="GoldenCorpusHarness" w:date="2026-03-28T22:23:47Z">
        <w:r>
          <w:delText>qu</w:delText>
        </w:r>
      </w:del>
      <w:ins w:id="19612" w:author="GoldenCorpusHarness" w:date="2026-03-28T22:23:47Z">
        <w:r>
          <w:t>d</w:t>
        </w:r>
      </w:ins>
      <w:r>
        <w:t>i</w:t>
      </w:r>
      <w:ins w:id="19613" w:author="GoldenCorpusHarness" w:date="2026-03-28T22:23:47Z">
        <w:r>
          <w:t>ately life-th</w:t>
        </w:r>
      </w:ins>
      <w:r>
        <w:t>re</w:t>
      </w:r>
      <w:del w:id="19614" w:author="GoldenCorpusHarness" w:date="2026-03-28T22:23:47Z">
        <w:r>
          <w:delText>m</w:delText>
        </w:r>
      </w:del>
      <w:ins w:id="19615" w:author="GoldenCorpusHarness" w:date="2026-03-28T22:23:47Z">
        <w:r>
          <w:t>at</w:t>
        </w:r>
      </w:ins>
      <w:r>
        <w:t>en</w:t>
      </w:r>
      <w:ins w:id="19616" w:author="GoldenCorpusHarness" w:date="2026-03-28T22:23:47Z">
        <w:r>
          <w:t>ing; hospi</w:t>
        </w:r>
      </w:ins>
      <w:r>
        <w:t>t</w:t>
      </w:r>
      <w:ins w:id="19617" w:author="GoldenCorpusHarness" w:date="2026-03-28T22:23:47Z">
        <w:r>
          <w:t>alization or prolongation of ho</w:t>
        </w:r>
      </w:ins>
      <w:r>
        <w:t>s</w:t>
      </w:r>
      <w:ins w:id="19618" w:author="GoldenCorpusHarness" w:date="2026-03-28T22:23:47Z">
        <w:r>
          <w:t>pitalization indicated; disabling; limiting self-care ADL.</w:t>
        </w:r>
      </w:ins>
    </w:p>
    <w:p ns2:paraId="06AC7EDC" ns2:textId="77777777" w:rsidR="008F3380" w:rsidRDefault="00895D30" w:rsidP="008F3380">
      <w:pPr>
        <w:pStyle w:val="Heading3"/>
      </w:pPr>
      <w:del w:id="19619" w:author="GoldenCorpusHarness" w:date="2026-03-28T22:23:47Z">
        <w:r>
          <w:delText>A</w:delText>
        </w:r>
      </w:del>
      <w:ins w:id="19620" w:author="GoldenCorpusHarness" w:date="2026-03-28T22:23:47Z">
        <w:r>
          <w:t>Grade 4: Life-threatening consequences; u</w:t>
        </w:r>
      </w:ins>
      <w:r>
        <w:t>rgent</w:t>
      </w:r>
      <w:ins w:id="19621" w:author="GoldenCorpusHarness" w:date="2026-03-28T22:23:47Z">
        <w:r>
          <w:t xml:space="preserve"> </w:t>
        </w:r>
      </w:ins>
      <w:r>
        <w:t>in</w:t>
      </w:r>
      <w:ins w:id="19622" w:author="GoldenCorpusHarness" w:date="2026-03-28T22:23:47Z">
        <w:r>
          <w:t>tervention indic</w:t>
        </w:r>
      </w:ins>
      <w:r>
        <w:t>a</w:t>
      </w:r>
      <w:ins w:id="19623" w:author="GoldenCorpusHarness" w:date="2026-03-28T22:23:47Z">
        <w:r>
          <w:t>ted.</w:t>
        </w:r>
      </w:ins>
    </w:p>
    <w:p ns2:paraId="228B6FD4" ns2:textId="77777777" w:rsidR="008F3380" w:rsidRPr="00FA19C0" w:rsidRDefault="00895D30" w:rsidP="00FA19C0">
      <w:pPr>
        <w:pStyle w:val="paragraph0"/>
        <w:rPr>
          <w:b/>
          <w:bCs/>
        </w:rPr>
      </w:pPr>
      <w:del w:id="19624" w:author="GoldenCorpusHarness" w:date="2026-03-28T22:23:47Z">
        <w:r>
          <w:delText>S</w:delText>
        </w:r>
      </w:del>
      <w:ins w:id="19625" w:author="GoldenCorpusHarness" w:date="2026-03-28T22:23:47Z">
        <w:r>
          <w:t>Grad</w:t>
        </w:r>
      </w:ins>
      <w:r>
        <w:t>e</w:t>
      </w:r>
      <w:del w:id="19626" w:author="GoldenCorpusHarness" w:date="2026-03-28T22:23:47Z">
        <w:r>
          <w:delText>c</w:delText>
        </w:r>
      </w:del>
      <w:ins w:id="19627" w:author="GoldenCorpusHarness" w:date="2026-03-28T22:23:47Z">
        <w:r>
          <w:t xml:space="preserve"> 5: Dea</w:t>
        </w:r>
      </w:ins>
      <w:r>
        <w:t>t</w:t>
      </w:r>
      <w:del w:id="19628" w:author="GoldenCorpusHarness" w:date="2026-03-28T22:23:47Z">
        <w:r>
          <w:delText>ion</w:delText>
        </w:r>
      </w:del>
      <w:ins w:id="19629" w:author="GoldenCorpusHarness" w:date="2026-03-28T22:23:47Z">
        <w:r>
          <w:t>h</w:t>
        </w:r>
      </w:ins>
      <w:r>
        <w:t xml:space="preserve"> </w:t>
      </w:r>
      <w:del w:id="19630" w:author="GoldenCorpusHarness" w:date="2026-03-28T22:23:47Z">
        <w:r>
          <w:delText>1.3 Sch</w:delText>
        </w:r>
      </w:del>
      <w:ins w:id="19631" w:author="GoldenCorpusHarness" w:date="2026-03-28T22:23:47Z">
        <w:r>
          <w:t>relat</w:t>
        </w:r>
      </w:ins>
      <w:r>
        <w:t>ed</w:t>
      </w:r>
      <w:del w:id="19632" w:author="GoldenCorpusHarness" w:date="2026-03-28T22:23:47Z">
        <w:r>
          <w:delText>ule</w:delText>
        </w:r>
      </w:del>
      <w:r>
        <w:t xml:space="preserve"> </w:t>
      </w:r>
      <w:ins w:id="19633" w:author="GoldenCorpusHarness" w:date="2026-03-28T22:23:47Z">
        <w:r>
          <w:t>t</w:t>
        </w:r>
      </w:ins>
      <w:r>
        <w:t>o</w:t>
      </w:r>
      <w:del w:id="19634" w:author="GoldenCorpusHarness" w:date="2026-03-28T22:23:47Z">
        <w:r>
          <w:delText>f</w:delText>
        </w:r>
      </w:del>
      <w:r>
        <w:t xml:space="preserve"> A</w:t>
      </w:r>
      <w:del w:id="19635" w:author="GoldenCorpusHarness" w:date="2026-03-28T22:23:47Z">
        <w:r>
          <w:delText xml:space="preserve">ctivities </w:delText>
        </w:r>
      </w:del>
      <w:ins w:id="19636" w:author="GoldenCorpusHarness" w:date="2026-03-28T22:23:47Z">
        <w:r>
          <w:t>E.</w:t>
        </w:r>
      </w:ins>
    </w:p>
    <w:p ns2:paraId="5A4DCA71" ns2:textId="77777777" w:rsidR="008F3380" w:rsidRPr="00C25E6D" w:rsidRDefault="00895D30" w:rsidP="00FA19C0">
      <w:pPr>
        <w:pStyle w:val="paragraph0"/>
        <w:rPr>
          <w:iCs/>
          <w:u w:val="single"/>
        </w:rPr>
      </w:pPr>
      <w:del w:id="19637" w:author="GoldenCorpusHarness" w:date="2026-03-28T22:23:47Z">
        <w:r>
          <w:delText>Laboratory Procedures</w:delText>
        </w:r>
      </w:del>
    </w:p>
    <w:p ns2:paraId="755C3441" ns2:textId="77777777" w:rsidR="008F3380" w:rsidRPr="007B3B97" w:rsidRDefault="00895D30" w:rsidP="00FA19C0">
      <w:pPr>
        <w:pStyle w:val="paragraph0"/>
        <w:rPr>
          <w:rFonts w:cs="Arial"/>
          <w:bCs/>
        </w:rPr>
      </w:pPr>
      <w:del w:id="19638" w:author="GoldenCorpusHarness" w:date="2026-03-28T22:23:47Z">
        <w:r>
          <w:delText>HIV t</w:delText>
        </w:r>
      </w:del>
      <w:ins w:id="19639" w:author="GoldenCorpusHarness" w:date="2026-03-28T22:23:47Z">
        <w:r>
          <w:t>Ass</w:t>
        </w:r>
      </w:ins>
      <w:r>
        <w:t>es</w:t>
      </w:r>
      <w:del w:id="19640" w:author="GoldenCorpusHarness" w:date="2026-03-28T22:23:47Z">
        <w:r>
          <w:delText>ting and hepatiti</w:delText>
        </w:r>
      </w:del>
      <w:r>
        <w:t>s</w:t>
      </w:r>
      <w:del w:id="19641" w:author="GoldenCorpusHarness" w:date="2026-03-28T22:23:47Z">
        <w:r>
          <w:delText xml:space="preserve"> B/C screening are required evaluations for study </w:delText>
        </w:r>
      </w:del>
      <w:ins w:id="19642" w:author="GoldenCorpusHarness" w:date="2026-03-28T22:23:47Z">
        <w:r>
          <w:t>m</w:t>
        </w:r>
      </w:ins>
      <w:r>
        <w:t>ent</w:t>
      </w:r>
      <w:del w:id="19643" w:author="GoldenCorpusHarness" w:date="2026-03-28T22:23:47Z">
        <w:r>
          <w:delText>ry and need to be performed in</w:delText>
        </w:r>
      </w:del>
      <w:r>
        <w:t xml:space="preserve"> o</w:t>
      </w:r>
      <w:del w:id="19644" w:author="GoldenCorpusHarness" w:date="2026-03-28T22:23:47Z">
        <w:r>
          <w:delText>rder</w:delText>
        </w:r>
      </w:del>
      <w:ins w:id="19645" w:author="GoldenCorpusHarness" w:date="2026-03-28T22:23:47Z">
        <w:r>
          <w:t>f</w:t>
        </w:r>
      </w:ins>
      <w:r>
        <w:t xml:space="preserve"> </w:t>
      </w:r>
      <w:del w:id="19646" w:author="GoldenCorpusHarness" w:date="2026-03-28T22:23:47Z">
        <w:r>
          <w:delText>to ev</w:delText>
        </w:r>
      </w:del>
      <w:ins w:id="19647" w:author="GoldenCorpusHarness" w:date="2026-03-28T22:23:47Z">
        <w:r>
          <w:t>c</w:t>
        </w:r>
      </w:ins>
      <w:r>
        <w:t>a</w:t>
      </w:r>
      <w:del w:id="19648" w:author="GoldenCorpusHarness" w:date="2026-03-28T22:23:47Z">
        <w:r>
          <w:delText>l</w:delText>
        </w:r>
      </w:del>
      <w:r>
        <w:t>u</w:t>
      </w:r>
      <w:ins w:id="19649" w:author="GoldenCorpusHarness" w:date="2026-03-28T22:23:47Z">
        <w:r>
          <w:t>s</w:t>
        </w:r>
      </w:ins>
      <w:r>
        <w:t>a</w:t>
      </w:r>
      <w:del w:id="19650" w:author="GoldenCorpusHarness" w:date="2026-03-28T22:23:47Z">
        <w:r>
          <w:delText>te eligibi</w:delText>
        </w:r>
      </w:del>
      <w:r>
        <w:t>lity</w:t>
      </w:r>
      <w:del w:id="19651" w:author="GoldenCorpusHarness" w:date="2026-03-28T22:23:47Z">
        <w:r>
          <w:delText>. This testing can be performed at any time during the Screening Period</w:delText>
        </w:r>
      </w:del>
    </w:p>
    <w:p ns2:paraId="6D4D8E55" ns2:textId="77777777" w:rsidR="008F3380" w:rsidRDefault="00895D30" w:rsidP="008F3380">
      <w:pPr>
        <w:pStyle w:val="Heading3"/>
      </w:pPr>
      <w:del w:id="19652" w:author="GoldenCorpusHarness" w:date="2026-03-28T22:23:47Z">
        <w:r>
          <w:delText>C</w:delText>
        </w:r>
      </w:del>
      <w:ins w:id="19653" w:author="GoldenCorpusHarness" w:date="2026-03-28T22:23:47Z">
        <w:r>
          <w:t>Did t</w:t>
        </w:r>
      </w:ins>
      <w:r>
        <w:t>h</w:t>
      </w:r>
      <w:ins w:id="19654" w:author="GoldenCorpusHarness" w:date="2026-03-28T22:23:47Z">
        <w:r>
          <w:t xml:space="preserve">e study </w:t>
        </w:r>
      </w:ins>
      <w:r>
        <w:t>in</w:t>
      </w:r>
      <w:ins w:id="19655" w:author="GoldenCorpusHarness" w:date="2026-03-28T22:23:47Z">
        <w:r>
          <w:t>tervention c</w:t>
        </w:r>
      </w:ins>
      <w:r>
        <w:t>a</w:t>
      </w:r>
      <w:ins w:id="19656" w:author="GoldenCorpusHarness" w:date="2026-03-28T22:23:47Z">
        <w:r>
          <w:t>use the AE?</w:t>
        </w:r>
      </w:ins>
    </w:p>
    <w:p ns2:paraId="535A424C" ns2:textId="77777777" w:rsidR="008F3380" w:rsidRPr="007A6EBE" w:rsidRDefault="00895D30" w:rsidP="00FA19C0">
      <w:pPr>
        <w:pStyle w:val="paragraph0"/>
        <w:rPr>
          <w:lang w:val="en-GB"/>
        </w:rPr>
      </w:pPr>
      <w:del w:id="19657" w:author="GoldenCorpusHarness" w:date="2026-03-28T22:23:47Z">
        <w:r>
          <w:delText>Biomar</w:delText>
        </w:r>
      </w:del>
      <w:ins w:id="19658" w:author="GoldenCorpusHarness" w:date="2026-03-28T22:23:47Z">
        <w:r>
          <w:t>The determination of the li</w:t>
        </w:r>
      </w:ins>
      <w:r>
        <w:t>ke</w:t>
      </w:r>
      <w:del w:id="19659" w:author="GoldenCorpusHarness" w:date="2026-03-28T22:23:47Z">
        <w:r>
          <w:delText>r sam</w:delText>
        </w:r>
      </w:del>
      <w:ins w:id="19660" w:author="GoldenCorpusHarness" w:date="2026-03-28T22:23:47Z">
        <w:r>
          <w:t xml:space="preserve">lihood that the study intervention caused the AE will be </w:t>
        </w:r>
      </w:ins>
      <w:r>
        <w:t>p</w:t>
      </w:r>
      <w:del w:id="19661" w:author="GoldenCorpusHarness" w:date="2026-03-28T22:23:47Z">
        <w:r>
          <w:delText>le collection, testin</w:delText>
        </w:r>
      </w:del>
      <w:ins w:id="19662" w:author="GoldenCorpusHarness" w:date="2026-03-28T22:23:47Z">
        <w:r>
          <w:t>rovided by an investi</w:t>
        </w:r>
      </w:ins>
      <w:r>
        <w:t>g</w:t>
      </w:r>
      <w:del w:id="19663" w:author="GoldenCorpusHarness" w:date="2026-03-28T22:23:47Z">
        <w:r>
          <w:delText>, and anal</w:delText>
        </w:r>
      </w:del>
      <w:ins w:id="19664" w:author="GoldenCorpusHarness" w:date="2026-03-28T22:23:47Z">
        <w:r>
          <w:t>ator who is a qualified ph</w:t>
        </w:r>
      </w:ins>
      <w:r>
        <w:t>ysi</w:t>
      </w:r>
      <w:del w:id="19665" w:author="GoldenCorpusHarness" w:date="2026-03-28T22:23:47Z">
        <w:r>
          <w:delText>s as described in the follo</w:delText>
        </w:r>
      </w:del>
      <w:ins w:id="19666" w:author="GoldenCorpusHarness" w:date="2026-03-28T22:23:47Z">
        <w:r>
          <w:t xml:space="preserve">cian. The investigator’s signed/dated initials on the source document or </w:t>
        </w:r>
      </w:ins>
      <w:r>
        <w:t>w</w:t>
      </w:r>
      <w:del w:id="19667" w:author="GoldenCorpusHarness" w:date="2026-03-28T22:23:47Z">
        <w:r>
          <w:delText>ing sections will be dependent on a</w:delText>
        </w:r>
      </w:del>
      <w:ins w:id="19668" w:author="GoldenCorpusHarness" w:date="2026-03-28T22:23:47Z">
        <w:r>
          <w:t>orksheet that su</w:t>
        </w:r>
      </w:ins>
      <w:r>
        <w:t>pp</w:t>
      </w:r>
      <w:del w:id="19669" w:author="GoldenCorpusHarness" w:date="2026-03-28T22:23:47Z">
        <w:r>
          <w:delText>ro</w:delText>
        </w:r>
      </w:del>
      <w:ins w:id="19670" w:author="GoldenCorpusHarness" w:date="2026-03-28T22:23:47Z">
        <w:r>
          <w:t>orts the causality noted on the AE form, ensures that a medically qualified assessment of causality was done. This initialed document must be retained for the required regulatory time frame. The criteria below are intended as reference guidelines to assist the in</w:t>
        </w:r>
      </w:ins>
      <w:r>
        <w:t>v</w:t>
      </w:r>
      <w:del w:id="19671" w:author="GoldenCorpusHarness" w:date="2026-03-28T22:23:47Z">
        <w:r>
          <w:delText>al</w:delText>
        </w:r>
      </w:del>
      <w:ins w:id="19672" w:author="GoldenCorpusHarness" w:date="2026-03-28T22:23:47Z">
        <w:r>
          <w:t>estigator in assessing the likelihood of a relationship</w:t>
        </w:r>
      </w:ins>
      <w:r>
        <w:t xml:space="preserve"> b</w:t>
      </w:r>
      <w:del w:id="19673" w:author="GoldenCorpusHarness" w:date="2026-03-28T22:23:47Z">
        <w:r>
          <w:delText>y the Human Genetic Resources</w:delText>
        </w:r>
      </w:del>
      <w:ins w:id="19674" w:author="GoldenCorpusHarness" w:date="2026-03-28T22:23:47Z">
        <w:r>
          <w:t>etween the test product and the</w:t>
        </w:r>
      </w:ins>
      <w:r>
        <w:t xml:space="preserve"> A</w:t>
      </w:r>
      <w:del w:id="19675" w:author="GoldenCorpusHarness" w:date="2026-03-28T22:23:47Z">
        <w:r>
          <w:delText xml:space="preserve">dministration of China for </w:delText>
        </w:r>
      </w:del>
      <w:ins w:id="19676" w:author="GoldenCorpusHarness" w:date="2026-03-28T22:23:47Z">
        <w:r>
          <w:t>E based u</w:t>
        </w:r>
      </w:ins>
      <w:r>
        <w:t>p</w:t>
      </w:r>
      <w:del w:id="19677" w:author="GoldenCorpusHarness" w:date="2026-03-28T22:23:47Z">
        <w:r>
          <w:delText>articipants enrolled in China:</w:delText>
        </w:r>
      </w:del>
      <w:ins w:id="19678" w:author="GoldenCorpusHarness" w:date="2026-03-28T22:23:47Z">
        <w:r>
          <w:t>on the available information.</w:t>
        </w:r>
      </w:ins>
    </w:p>
    <w:p ns2:paraId="48AE3B58" ns2:textId="77777777" w:rsidR="008F3380" w:rsidRPr="007A6EBE" w:rsidRDefault="00895D30" w:rsidP="00FA19C0">
      <w:pPr>
        <w:pStyle w:val="paragraph0"/>
        <w:rPr>
          <w:lang w:val="en-GB"/>
        </w:rPr>
      </w:pPr>
      <w:del w:id="19679" w:author="GoldenCorpusHarness" w:date="2026-03-28T22:23:47Z">
        <w:r>
          <w:delText>Section 1.3</w:delText>
        </w:r>
      </w:del>
      <w:ins w:id="19680" w:author="GoldenCorpusHarness" w:date="2026-03-28T22:23:47Z">
        <w:r>
          <w:t>The following components are to be used to assess the relationship between the study intervention and the AE; the greater the correlation with the components and their respective elements (in number and/or intensity), the more likely the study intervention caused the AE</w:t>
        </w:r>
      </w:ins>
      <w:r>
        <w:t>:</w:t>
      </w:r>
      <w:del w:id="19681" w:author="GoldenCorpusHarness" w:date="2026-03-28T22:23:47Z">
        <w:r>
          <w:delText xml:space="preserve"> Schedule of Activities</w:delText>
        </w:r>
      </w:del>
    </w:p>
    <w:p ns2:paraId="5F2781B9" ns2:textId="77777777" w:rsidR="008F3380" w:rsidRPr="007A6EBE" w:rsidRDefault="00895D30" w:rsidP="00FA19C0">
      <w:pPr>
        <w:pStyle w:val="paragraph0"/>
        <w:rPr>
          <w:lang w:val="en-GB"/>
        </w:rPr>
      </w:pPr>
      <w:del w:id="19682" w:author="GoldenCorpusHarness" w:date="2026-03-28T22:23:47Z">
        <w:r>
          <w:delText xml:space="preserve">Section 4.2.1.7: Planned </w:delText>
        </w:r>
      </w:del>
      <w:r>
        <w:t>Exp</w:t>
      </w:r>
      <w:del w:id="19683" w:author="GoldenCorpusHarness" w:date="2026-03-28T22:23:47Z">
        <w:r>
          <w:delText>loratory Biomarker Research</w:delText>
        </w:r>
      </w:del>
      <w:ins w:id="19684" w:author="GoldenCorpusHarness" w:date="2026-03-28T22:23:47Z">
        <w:r>
          <w:t>osure: Is there evidence that the participant was actually exposed to the study intervention such as: reliable history, acceptable compliance assessment (pill count, diary, etc.), expected pharmacologic effect, or measurement of drug/metabolite in bodily specimen?</w:t>
        </w:r>
      </w:ins>
    </w:p>
    <w:p ns2:paraId="09A87F7C" ns2:textId="77777777" w:rsidR="008F3380" w:rsidRPr="007A6EBE" w:rsidRDefault="00895D30" w:rsidP="00FA19C0">
      <w:pPr>
        <w:pStyle w:val="paragraph0"/>
        <w:rPr>
          <w:lang w:val="en-GB"/>
        </w:rPr>
      </w:pPr>
      <w:del w:id="19685" w:author="GoldenCorpusHarness" w:date="2026-03-28T22:23:47Z">
        <w:r>
          <w:delText>Section 5</w:delText>
        </w:r>
      </w:del>
      <w:ins w:id="19686" w:author="GoldenCorpusHarness" w:date="2026-03-28T22:23:47Z">
        <w:r>
          <w:t>Time Course</w:t>
        </w:r>
      </w:ins>
      <w:r>
        <w:t xml:space="preserve">: </w:t>
      </w:r>
      <w:ins w:id="19687" w:author="GoldenCorpusHarness" w:date="2026-03-28T22:23:47Z">
        <w:r>
          <w:t xml:space="preserve">Did the AE follow in a reasonable temporal sequence from administration of the study intervention? </w:t>
        </w:r>
      </w:ins>
      <w:r>
        <w:t>I</w:t>
      </w:r>
      <w:del w:id="19688" w:author="GoldenCorpusHarness" w:date="2026-03-28T22:23:47Z">
        <w:r>
          <w:delText xml:space="preserve">nclusion Criteria, </w:delText>
        </w:r>
      </w:del>
      <w:ins w:id="19689" w:author="GoldenCorpusHarness" w:date="2026-03-28T22:23:47Z">
        <w:r>
          <w:t>s the time of onset of the A</w:t>
        </w:r>
      </w:ins>
      <w:r>
        <w:t>E</w:t>
      </w:r>
      <w:del w:id="19690" w:author="GoldenCorpusHarness" w:date="2026-03-28T22:23:47Z">
        <w:r>
          <w:delText>xclusion Criteria</w:delText>
        </w:r>
      </w:del>
      <w:ins w:id="19691" w:author="GoldenCorpusHarness" w:date="2026-03-28T22:23:47Z">
        <w:r>
          <w:t xml:space="preserve"> compatible with a drug-induced effect (applies to studies with IMP)?</w:t>
        </w:r>
      </w:ins>
    </w:p>
    <w:p ns2:paraId="202F7364" ns2:textId="77777777" w:rsidR="008F3380" w:rsidRPr="007A6EBE" w:rsidRDefault="00895D30" w:rsidP="00FA19C0">
      <w:pPr>
        <w:pStyle w:val="paragraph0"/>
        <w:rPr>
          <w:lang w:val="en-GB"/>
        </w:rPr>
      </w:pPr>
      <w:del w:id="19692" w:author="GoldenCorpusHarness" w:date="2026-03-28T22:23:47Z">
        <w:r>
          <w:delText>S</w:delText>
        </w:r>
      </w:del>
      <w:ins w:id="19693" w:author="GoldenCorpusHarness" w:date="2026-03-28T22:23:47Z">
        <w:r>
          <w:t>Lik</w:t>
        </w:r>
      </w:ins>
      <w:r>
        <w:t>e</w:t>
      </w:r>
      <w:del w:id="19694" w:author="GoldenCorpusHarness" w:date="2026-03-28T22:23:47Z">
        <w:r>
          <w:delText>c</w:delText>
        </w:r>
      </w:del>
      <w:ins w:id="19695" w:author="GoldenCorpusHarness" w:date="2026-03-28T22:23:47Z">
        <w:r>
          <w:t>ly Cause: Is the AE not reasonably explained by another e</w:t>
        </w:r>
      </w:ins>
      <w:r>
        <w:t>tio</w:t>
      </w:r>
      <w:ins w:id="19696" w:author="GoldenCorpusHarness" w:date="2026-03-28T22:23:47Z">
        <w:r>
          <w:t>logy such as u</w:t>
        </w:r>
      </w:ins>
      <w:r>
        <w:t>n</w:t>
      </w:r>
      <w:del w:id="19697" w:author="GoldenCorpusHarness" w:date="2026-03-28T22:23:47Z">
        <w:r>
          <w:delText xml:space="preserve"> 8.8: Biomark</w:delText>
        </w:r>
      </w:del>
      <w:ins w:id="19698" w:author="GoldenCorpusHarness" w:date="2026-03-28T22:23:47Z">
        <w:r>
          <w:t>d</w:t>
        </w:r>
      </w:ins>
      <w:r>
        <w:t>er</w:t>
      </w:r>
      <w:ins w:id="19699" w:author="GoldenCorpusHarness" w:date="2026-03-28T22:23:47Z">
        <w:r>
          <w:t>lying di</w:t>
        </w:r>
      </w:ins>
      <w:r>
        <w:t>s</w:t>
      </w:r>
      <w:ins w:id="19700" w:author="GoldenCorpusHarness" w:date="2026-03-28T22:23:47Z">
        <w:r>
          <w:t>ease, other drug(s)/vaccine(s), or other host or environmental factors.</w:t>
        </w:r>
      </w:ins>
    </w:p>
    <w:p ns2:paraId="576A97C5" ns2:textId="77777777" w:rsidR="008F3380" w:rsidRPr="007A6EBE" w:rsidRDefault="00895D30" w:rsidP="00FA19C0">
      <w:pPr>
        <w:pStyle w:val="paragraph0"/>
        <w:rPr>
          <w:lang w:val="en-GB"/>
        </w:rPr>
      </w:pPr>
      <w:del w:id="19701" w:author="GoldenCorpusHarness" w:date="2026-03-28T22:23:47Z">
        <w:r>
          <w:delText>F</w:delText>
        </w:r>
      </w:del>
      <w:ins w:id="19702" w:author="GoldenCorpusHarness" w:date="2026-03-28T22:23:47Z">
        <w:r>
          <w:t>Dechallenge: Was the st</w:t>
        </w:r>
      </w:ins>
      <w:r>
        <w:t>u</w:t>
      </w:r>
      <w:ins w:id="19703" w:author="GoldenCorpusHarness" w:date="2026-03-28T22:23:47Z">
        <w:r>
          <w:t>dy in</w:t>
        </w:r>
      </w:ins>
      <w:r>
        <w:t>t</w:t>
      </w:r>
      <w:ins w:id="19704" w:author="GoldenCorpusHarness" w:date="2026-03-28T22:23:47Z">
        <w:r>
          <w:t>ervention discontinued or dose/expos</w:t>
        </w:r>
      </w:ins>
      <w:r>
        <w:t>ure</w:t>
      </w:r>
      <w:ins w:id="19705" w:author="GoldenCorpusHarness" w:date="2026-03-28T22:23:47Z">
        <w:r>
          <w:t>/frequency</w:t>
        </w:r>
      </w:ins>
      <w:r>
        <w:t xml:space="preserve"> </w:t>
      </w:r>
      <w:del w:id="19706" w:author="GoldenCorpusHarness" w:date="2026-03-28T22:23:47Z">
        <w:r>
          <w:delText>Biom</w:delText>
        </w:r>
      </w:del>
      <w:ins w:id="19707" w:author="GoldenCorpusHarness" w:date="2026-03-28T22:23:47Z">
        <w:r>
          <w:t>r</w:t>
        </w:r>
      </w:ins>
      <w:r>
        <w:t>e</w:t>
      </w:r>
      <w:del w:id="19708" w:author="GoldenCorpusHarness" w:date="2026-03-28T22:23:47Z">
        <w:r>
          <w:delText>dical Research will not be con</w:delText>
        </w:r>
      </w:del>
      <w:r>
        <w:t>duc</w:t>
      </w:r>
      <w:del w:id="19709" w:author="GoldenCorpusHarness" w:date="2026-03-28T22:23:47Z">
        <w:r>
          <w:delText>t</w:delText>
        </w:r>
      </w:del>
      <w:r>
        <w:t>ed</w:t>
      </w:r>
      <w:del w:id="19710" w:author="GoldenCorpusHarness" w:date="2026-03-28T22:23:47Z">
        <w:r>
          <w:delText xml:space="preserve"> in China.</w:delText>
        </w:r>
      </w:del>
      <w:ins w:id="19711" w:author="GoldenCorpusHarness" w:date="2026-03-28T22:23:47Z">
        <w:r>
          <w:t>?</w:t>
        </w:r>
      </w:ins>
    </w:p>
    <w:p ns2:paraId="2F4D559B" ns2:textId="77777777" w:rsidR="008F3380" w:rsidRPr="00FA19C0" w:rsidRDefault="00895D30" w:rsidP="00FA19C0">
      <w:pPr>
        <w:pStyle w:val="paragraph0"/>
        <w:rPr>
          <w:b/>
          <w:bCs/>
          <w:lang w:val="en-GB"/>
        </w:rPr>
      </w:pPr>
      <w:del w:id="19712" w:author="GoldenCorpusHarness" w:date="2026-03-28T22:23:47Z">
        <w:r>
          <w:delText>S</w:delText>
        </w:r>
      </w:del>
      <w:ins w:id="19713" w:author="GoldenCorpusHarness" w:date="2026-03-28T22:23:47Z">
        <w:r>
          <w:t>If y</w:t>
        </w:r>
      </w:ins>
      <w:r>
        <w:t>e</w:t>
      </w:r>
      <w:del w:id="19714" w:author="GoldenCorpusHarness" w:date="2026-03-28T22:23:47Z">
        <w:r>
          <w:delText>c</w:delText>
        </w:r>
      </w:del>
      <w:ins w:id="19715" w:author="GoldenCorpusHarness" w:date="2026-03-28T22:23:47Z">
        <w:r>
          <w:t xml:space="preserve">s, did </w:t>
        </w:r>
      </w:ins>
      <w:r>
        <w:t>t</w:t>
      </w:r>
      <w:del w:id="19716" w:author="GoldenCorpusHarness" w:date="2026-03-28T22:23:47Z">
        <w:r>
          <w:delText>i</w:delText>
        </w:r>
      </w:del>
      <w:ins w:id="19717" w:author="GoldenCorpusHarness" w:date="2026-03-28T22:23:47Z">
        <w:r>
          <w:t>he AE res</w:t>
        </w:r>
      </w:ins>
      <w:r>
        <w:t>o</w:t>
      </w:r>
      <w:del w:id="19718" w:author="GoldenCorpusHarness" w:date="2026-03-28T22:23:47Z">
        <w:r>
          <w:delText>n 6.1 Study Inter</w:delText>
        </w:r>
      </w:del>
      <w:ins w:id="19719" w:author="GoldenCorpusHarness" w:date="2026-03-28T22:23:47Z">
        <w:r>
          <w:t>l</w:t>
        </w:r>
      </w:ins>
      <w:r>
        <w:t>ve</w:t>
      </w:r>
      <w:del w:id="19720" w:author="GoldenCorpusHarness" w:date="2026-03-28T22:23:47Z">
        <w:r>
          <w:delText>nt</w:delText>
        </w:r>
      </w:del>
      <w:ins w:id="19721" w:author="GoldenCorpusHarness" w:date="2026-03-28T22:23:47Z">
        <w:r>
          <w:t xml:space="preserve"> or </w:t>
        </w:r>
      </w:ins>
      <w:r>
        <w:t>i</w:t>
      </w:r>
      <w:ins w:id="19722" w:author="GoldenCorpusHarness" w:date="2026-03-28T22:23:47Z">
        <w:r>
          <w:t>mpr</w:t>
        </w:r>
      </w:ins>
      <w:r>
        <w:t>o</w:t>
      </w:r>
      <w:del w:id="19723" w:author="GoldenCorpusHarness" w:date="2026-03-28T22:23:47Z">
        <w:r>
          <w:delText>n(s) Administ</w:delText>
        </w:r>
      </w:del>
      <w:ins w:id="19724" w:author="GoldenCorpusHarness" w:date="2026-03-28T22:23:47Z">
        <w:r>
          <w:t>v</w:t>
        </w:r>
      </w:ins>
      <w:r>
        <w:t>e</w:t>
      </w:r>
      <w:del w:id="19725" w:author="GoldenCorpusHarness" w:date="2026-03-28T22:23:47Z">
        <w:r>
          <w:delText>red</w:delText>
        </w:r>
      </w:del>
      <w:ins w:id="19726" w:author="GoldenCorpusHarness" w:date="2026-03-28T22:23:47Z">
        <w:r>
          <w:t>?</w:t>
        </w:r>
      </w:ins>
    </w:p>
    <w:p ns2:paraId="44D9EA82" ns2:textId="77777777" w:rsidR="008F3380" w:rsidRPr="00C25E6D" w:rsidRDefault="00895D30" w:rsidP="00FA19C0">
      <w:pPr>
        <w:pStyle w:val="paragraph0"/>
      </w:pPr>
      <w:del w:id="19727" w:author="GoldenCorpusHarness" w:date="2026-03-28T22:23:47Z">
        <w:r>
          <w:delText>All</w:delText>
        </w:r>
      </w:del>
      <w:ins w:id="19728" w:author="GoldenCorpusHarness" w:date="2026-03-28T22:23:47Z">
        <w:r>
          <w:t>If</w:t>
        </w:r>
      </w:ins>
      <w:r>
        <w:t xml:space="preserve"> </w:t>
      </w:r>
      <w:ins w:id="19729" w:author="GoldenCorpusHarness" w:date="2026-03-28T22:23:47Z">
        <w:r>
          <w:t>ye</w:t>
        </w:r>
      </w:ins>
      <w:r>
        <w:t>s</w:t>
      </w:r>
      <w:ins w:id="19730" w:author="GoldenCorpusHarness" w:date="2026-03-28T22:23:47Z">
        <w:r>
          <w:t xml:space="preserve">, </w:t>
        </w:r>
      </w:ins>
      <w:r>
        <w:t>t</w:t>
      </w:r>
      <w:del w:id="19731" w:author="GoldenCorpusHarness" w:date="2026-03-28T22:23:47Z">
        <w:r>
          <w:delText>udy interventions will be admin</w:delText>
        </w:r>
      </w:del>
      <w:ins w:id="19732" w:author="GoldenCorpusHarness" w:date="2026-03-28T22:23:47Z">
        <w:r>
          <w:t>h</w:t>
        </w:r>
      </w:ins>
      <w:r>
        <w:t>is</w:t>
      </w:r>
      <w:del w:id="19733" w:author="GoldenCorpusHarness" w:date="2026-03-28T22:23:47Z">
        <w:r>
          <w:delText>tered on an outpatient basis. However, hospitalization</w:delText>
        </w:r>
      </w:del>
      <w:r>
        <w:t xml:space="preserve"> is a</w:t>
      </w:r>
      <w:del w:id="19734" w:author="GoldenCorpusHarness" w:date="2026-03-28T22:23:47Z">
        <w:r>
          <w:delText>cceptable if it is standard</w:delText>
        </w:r>
      </w:del>
      <w:r>
        <w:t xml:space="preserve"> p</w:t>
      </w:r>
      <w:del w:id="19735" w:author="GoldenCorpusHarness" w:date="2026-03-28T22:23:47Z">
        <w:r>
          <w:delText>r</w:delText>
        </w:r>
      </w:del>
      <w:r>
        <w:t>o</w:t>
      </w:r>
      <w:del w:id="19736" w:author="GoldenCorpusHarness" w:date="2026-03-28T22:23:47Z">
        <w:r>
          <w:delText xml:space="preserve">cedure for the local </w:delText>
        </w:r>
      </w:del>
      <w:r>
        <w:t>sit</w:t>
      </w:r>
      <w:ins w:id="19737" w:author="GoldenCorpusHarness" w:date="2026-03-28T22:23:47Z">
        <w:r>
          <w:t>ive dechalleng</w:t>
        </w:r>
      </w:ins>
      <w:r>
        <w:t>e.</w:t>
      </w:r>
    </w:p>
    <w:p ns2:paraId="770656D6" ns2:textId="77777777" w:rsidR="008F3380" w:rsidRDefault="00895D30" w:rsidP="008F3380">
      <w:pPr>
        <w:pStyle w:val="Heading3"/>
      </w:pPr>
      <w:del w:id="19738" w:author="GoldenCorpusHarness" w:date="2026-03-28T22:23:47Z">
        <w:r>
          <w:delText>Fr</w:delText>
        </w:r>
      </w:del>
      <w:ins w:id="19739" w:author="GoldenCorpusHarness" w:date="2026-03-28T22:23:47Z">
        <w:r>
          <w:t xml:space="preserve">If no, this is </w:t>
        </w:r>
      </w:ins>
      <w:r>
        <w:t>a</w:t>
      </w:r>
      <w:ins w:id="19740" w:author="GoldenCorpusHarness" w:date="2026-03-28T22:23:47Z">
        <w:r>
          <w:t xml:space="preserve"> </w:t>
        </w:r>
      </w:ins>
      <w:r>
        <w:t>n</w:t>
      </w:r>
      <w:ins w:id="19741" w:author="GoldenCorpusHarness" w:date="2026-03-28T22:23:47Z">
        <w:r>
          <w:t>egative de</w:t>
        </w:r>
      </w:ins>
      <w:r>
        <w:t>c</w:t>
      </w:r>
      <w:ins w:id="19742" w:author="GoldenCorpusHarness" w:date="2026-03-28T22:23:47Z">
        <w:r>
          <w:t>hall</w:t>
        </w:r>
      </w:ins>
      <w:r>
        <w:t>e</w:t>
      </w:r>
      <w:ins w:id="19743" w:author="GoldenCorpusHarness" w:date="2026-03-28T22:23:47Z">
        <w:r>
          <w:t>nge.</w:t>
        </w:r>
      </w:ins>
    </w:p>
    <w:p ns2:paraId="493E593C" ns2:textId="77777777" w:rsidR="008F3380" w:rsidRPr="00845AC6" w:rsidRDefault="00895D30" w:rsidP="00FA19C0">
      <w:pPr>
        <w:pStyle w:val="paragraph0"/>
        <w:rPr>
          <w:lang w:eastAsia="fr-FR"/>
        </w:rPr>
      </w:pPr>
      <w:del w:id="19744" w:author="GoldenCorpusHarness" w:date="2026-03-28T22:23:47Z">
        <w:r>
          <w:delText>Per C</w:delText>
        </w:r>
      </w:del>
      <w:ins w:id="19745" w:author="GoldenCorpusHarness" w:date="2026-03-28T22:23:47Z">
        <w:r>
          <w:t xml:space="preserve">(Note: </w:t>
        </w:r>
      </w:ins>
      <w:r>
        <w:t>T</w:t>
      </w:r>
      <w:del w:id="19746" w:author="GoldenCorpusHarness" w:date="2026-03-28T22:23:47Z">
        <w:r>
          <w:delText>FG re</w:delText>
        </w:r>
      </w:del>
      <w:ins w:id="19747" w:author="GoldenCorpusHarness" w:date="2026-03-28T22:23:47Z">
        <w:r>
          <w:t xml:space="preserve">his </w:t>
        </w:r>
      </w:ins>
      <w:r>
        <w:t>c</w:t>
      </w:r>
      <w:del w:id="19748" w:author="GoldenCorpusHarness" w:date="2026-03-28T22:23:47Z">
        <w:r>
          <w:delText>o</w:delText>
        </w:r>
      </w:del>
      <w:ins w:id="19749" w:author="GoldenCorpusHarness" w:date="2026-03-28T22:23:47Z">
        <w:r>
          <w:t>riterion is not applicable if: (1) the AE resulted in death or per</w:t>
        </w:r>
      </w:ins>
      <w:r>
        <w:t>m</w:t>
      </w:r>
      <w:ins w:id="19750" w:author="GoldenCorpusHarness" w:date="2026-03-28T22:23:47Z">
        <w:r>
          <w:t>anent disability; (2) the AE resolved/i</w:t>
        </w:r>
      </w:ins>
      <w:r>
        <w:t>m</w:t>
      </w:r>
      <w:del w:id="19751" w:author="GoldenCorpusHarness" w:date="2026-03-28T22:23:47Z">
        <w:r>
          <w:delText>endations related to</w:delText>
        </w:r>
      </w:del>
      <w:ins w:id="19752" w:author="GoldenCorpusHarness" w:date="2026-03-28T22:23:47Z">
        <w:r>
          <w:t>proved despite</w:t>
        </w:r>
      </w:ins>
      <w:r>
        <w:t xml:space="preserve"> cont</w:t>
      </w:r>
      <w:del w:id="19753" w:author="GoldenCorpusHarness" w:date="2026-03-28T22:23:47Z">
        <w:r>
          <w:delText>raception and pre</w:delText>
        </w:r>
      </w:del>
      <w:ins w:id="19754" w:author="GoldenCorpusHarness" w:date="2026-03-28T22:23:47Z">
        <w:r>
          <w:t>inuation of the study intervention; (3) the study is a sin</w:t>
        </w:r>
      </w:ins>
      <w:r>
        <w:t>g</w:t>
      </w:r>
      <w:del w:id="19755" w:author="GoldenCorpusHarness" w:date="2026-03-28T22:23:47Z">
        <w:r>
          <w:delText>nancy testin</w:delText>
        </w:r>
      </w:del>
      <w:ins w:id="19756" w:author="GoldenCorpusHarness" w:date="2026-03-28T22:23:47Z">
        <w:r>
          <w:t>le-dose dru</w:t>
        </w:r>
      </w:ins>
      <w:r>
        <w:t xml:space="preserve">g </w:t>
      </w:r>
      <w:del w:id="19757" w:author="GoldenCorpusHarness" w:date="2026-03-28T22:23:47Z">
        <w:r>
          <w:delText xml:space="preserve">in clinical trials Version </w:delText>
        </w:r>
      </w:del>
      <w:ins w:id="19758" w:author="GoldenCorpusHarness" w:date="2026-03-28T22:23:47Z">
        <w:r>
          <w:t xml:space="preserve">study; or (4) study intervention(s) is/are only used </w:t>
        </w:r>
      </w:ins>
      <w:r>
        <w:t>1</w:t>
      </w:r>
      <w:ins w:id="19759" w:author="GoldenCorpusHarness" w:date="2026-03-28T22:23:47Z">
        <w:r>
          <w:t xml:space="preserve"> time</w:t>
        </w:r>
      </w:ins>
      <w:r>
        <w:t>.</w:t>
      </w:r>
      <w:del w:id="19760" w:author="GoldenCorpusHarness" w:date="2026-03-28T22:23:47Z">
        <w:r>
          <w:delText xml:space="preserve">1 updated on 21SEP2020: </w:delText>
        </w:r>
      </w:del>
      <w:ins w:id="19761" w:author="GoldenCorpusHarness" w:date="2026-03-28T22:23:47Z">
        <w:r>
          <w:t>)</w:t>
        </w:r>
      </w:ins>
    </w:p>
    <w:p ns2:paraId="77F2389F" ns2:textId="77777777" w:rsidR="008F3380" w:rsidRPr="00C25E6D" w:rsidRDefault="00895D30" w:rsidP="00FA19C0">
      <w:pPr>
        <w:pStyle w:val="paragraph0"/>
        <w:rPr>
          <w:b/>
          <w:bCs/>
        </w:rPr>
      </w:pPr>
      <w:del w:id="19762" w:author="GoldenCorpusHarness" w:date="2026-03-28T22:23:47Z">
        <w:r>
          <w:delText>S</w:delText>
        </w:r>
      </w:del>
      <w:ins w:id="19763" w:author="GoldenCorpusHarness" w:date="2026-03-28T22:23:47Z">
        <w:r>
          <w:t>R</w:t>
        </w:r>
      </w:ins>
      <w:r>
        <w:t>ec</w:t>
      </w:r>
      <w:ins w:id="19764" w:author="GoldenCorpusHarness" w:date="2026-03-28T22:23:47Z">
        <w:r>
          <w:t>hallenge: Was the participant re-exposed to the study interven</w:t>
        </w:r>
      </w:ins>
      <w:r>
        <w:t xml:space="preserve">tion </w:t>
      </w:r>
      <w:del w:id="19765" w:author="GoldenCorpusHarness" w:date="2026-03-28T22:23:47Z">
        <w:r>
          <w:delText>1.3</w:delText>
        </w:r>
      </w:del>
      <w:ins w:id="19766" w:author="GoldenCorpusHarness" w:date="2026-03-28T22:23:47Z">
        <w:r>
          <w:t>in</w:t>
        </w:r>
      </w:ins>
      <w:r>
        <w:t xml:space="preserve"> </w:t>
      </w:r>
      <w:del w:id="19767" w:author="GoldenCorpusHarness" w:date="2026-03-28T22:23:47Z">
        <w:r>
          <w:delText>Sc</w:delText>
        </w:r>
      </w:del>
      <w:ins w:id="19768" w:author="GoldenCorpusHarness" w:date="2026-03-28T22:23:47Z">
        <w:r>
          <w:t>t</w:t>
        </w:r>
      </w:ins>
      <w:r>
        <w:t>h</w:t>
      </w:r>
      <w:del w:id="19769" w:author="GoldenCorpusHarness" w:date="2026-03-28T22:23:47Z">
        <w:r>
          <w:delText>edule of Act</w:delText>
        </w:r>
      </w:del>
      <w:r>
        <w:t>i</w:t>
      </w:r>
      <w:del w:id="19770" w:author="GoldenCorpusHarness" w:date="2026-03-28T22:23:47Z">
        <w:r>
          <w:delText>vitie</w:delText>
        </w:r>
      </w:del>
      <w:r>
        <w:t xml:space="preserve">s </w:t>
      </w:r>
      <w:ins w:id="19771" w:author="GoldenCorpusHarness" w:date="2026-03-28T22:23:47Z">
        <w:r>
          <w:t>study?</w:t>
        </w:r>
      </w:ins>
    </w:p>
    <w:p ns2:paraId="22732632" ns2:textId="77777777" w:rsidR="008F3380" w:rsidRPr="00C25E6D" w:rsidRDefault="00895D30" w:rsidP="00FA19C0">
      <w:pPr>
        <w:pStyle w:val="paragraph0"/>
      </w:pPr>
      <w:del w:id="19772" w:author="GoldenCorpusHarness" w:date="2026-03-28T22:23:47Z">
        <w:r>
          <w:delText>P</w:delText>
        </w:r>
      </w:del>
      <w:ins w:id="19773" w:author="GoldenCorpusHarness" w:date="2026-03-28T22:23:47Z">
        <w:r>
          <w:t xml:space="preserve">If yes, did the AE </w:t>
        </w:r>
      </w:ins>
      <w:r>
        <w:t>re</w:t>
      </w:r>
      <w:del w:id="19774" w:author="GoldenCorpusHarness" w:date="2026-03-28T22:23:47Z">
        <w:r>
          <w:delText>gnan</w:delText>
        </w:r>
      </w:del>
      <w:r>
        <w:t>c</w:t>
      </w:r>
      <w:del w:id="19775" w:author="GoldenCorpusHarness" w:date="2026-03-28T22:23:47Z">
        <w:r>
          <w:delText>y</w:delText>
        </w:r>
      </w:del>
      <w:ins w:id="19776" w:author="GoldenCorpusHarness" w:date="2026-03-28T22:23:47Z">
        <w:r>
          <w:t>ur</w:t>
        </w:r>
      </w:ins>
      <w:r>
        <w:t xml:space="preserve"> </w:t>
      </w:r>
      <w:del w:id="19777" w:author="GoldenCorpusHarness" w:date="2026-03-28T22:23:47Z">
        <w:r>
          <w:delText>testing must be perf</w:delText>
        </w:r>
      </w:del>
      <w:r>
        <w:t>or</w:t>
      </w:r>
      <w:del w:id="19778" w:author="GoldenCorpusHarness" w:date="2026-03-28T22:23:47Z">
        <w:r>
          <w:delText>m</w:delText>
        </w:r>
      </w:del>
      <w:ins w:id="19779" w:author="GoldenCorpusHarness" w:date="2026-03-28T22:23:47Z">
        <w:r>
          <w:t xml:space="preserve"> wors</w:t>
        </w:r>
      </w:ins>
      <w:r>
        <w:t>e</w:t>
      </w:r>
      <w:del w:id="19780" w:author="GoldenCorpusHarness" w:date="2026-03-28T22:23:47Z">
        <w:r>
          <w:delText>d:</w:delText>
        </w:r>
      </w:del>
      <w:ins w:id="19781" w:author="GoldenCorpusHarness" w:date="2026-03-28T22:23:47Z">
        <w:r>
          <w:t>n?</w:t>
        </w:r>
      </w:ins>
    </w:p>
    <w:p ns2:paraId="368D1E83" ns2:textId="77777777" w:rsidR="008F3380" w:rsidRPr="00C25E6D" w:rsidRDefault="00895D30" w:rsidP="008F3380">
      <w:pPr>
        <w:pStyle w:val="ListBullet"/>
        <w:keepLines w:val="0"/>
        <w:spacing w:after="240"/>
      </w:pPr>
      <w:del w:id="19782" w:author="GoldenCorpusHarness" w:date="2026-03-28T22:23:47Z">
        <w:r>
          <w:delText>b</w:delText>
        </w:r>
      </w:del>
      <w:ins w:id="19783" w:author="GoldenCorpusHarness" w:date="2026-03-28T22:23:47Z">
        <w:r>
          <w:t>If y</w:t>
        </w:r>
      </w:ins>
      <w:r>
        <w:t>e</w:t>
      </w:r>
      <w:del w:id="19784" w:author="GoldenCorpusHarness" w:date="2026-03-28T22:23:47Z">
        <w:r>
          <w:delText>f</w:delText>
        </w:r>
      </w:del>
      <w:ins w:id="19785" w:author="GoldenCorpusHarness" w:date="2026-03-28T22:23:47Z">
        <w:r>
          <w:t>s, this is a p</w:t>
        </w:r>
      </w:ins>
      <w:r>
        <w:t>o</w:t>
      </w:r>
      <w:del w:id="19786" w:author="GoldenCorpusHarness" w:date="2026-03-28T22:23:47Z">
        <w:r>
          <w:delText>r</w:delText>
        </w:r>
      </w:del>
      <w:ins w:id="19787" w:author="GoldenCorpusHarness" w:date="2026-03-28T22:23:47Z">
        <w:r>
          <w:t>sitiv</w:t>
        </w:r>
      </w:ins>
      <w:r>
        <w:t>e r</w:t>
      </w:r>
      <w:ins w:id="19788" w:author="GoldenCorpusHarness" w:date="2026-03-28T22:23:47Z">
        <w:r>
          <w:t>ech</w:t>
        </w:r>
      </w:ins>
      <w:r>
        <w:t>a</w:t>
      </w:r>
      <w:ins w:id="19789" w:author="GoldenCorpusHarness" w:date="2026-03-28T22:23:47Z">
        <w:r>
          <w:t>lle</w:t>
        </w:r>
      </w:ins>
      <w:r>
        <w:t>n</w:t>
      </w:r>
      <w:del w:id="19790" w:author="GoldenCorpusHarness" w:date="2026-03-28T22:23:47Z">
        <w:r>
          <w:delText xml:space="preserve">domization, </w:delText>
        </w:r>
      </w:del>
      <w:ins w:id="19791" w:author="GoldenCorpusHarness" w:date="2026-03-28T22:23:47Z">
        <w:r>
          <w:t>ge.</w:t>
        </w:r>
      </w:ins>
    </w:p>
    <w:p ns2:paraId="5ED852F7" ns2:textId="77777777" w:rsidR="008F3380" w:rsidRPr="00C25E6D" w:rsidRDefault="00895D30" w:rsidP="008F3380">
      <w:pPr>
        <w:pStyle w:val="ListBullet"/>
        <w:keepLines w:val="0"/>
        <w:spacing w:after="240"/>
      </w:pPr>
      <w:ins w:id="19792" w:author="GoldenCorpusHarness" w:date="2026-03-28T22:23:47Z">
        <w:r>
          <w:t>If no, this is a neg</w:t>
        </w:r>
      </w:ins>
      <w:r>
        <w:t>at</w:t>
      </w:r>
      <w:ins w:id="19793" w:author="GoldenCorpusHarness" w:date="2026-03-28T22:23:47Z">
        <w:r>
          <w:t>ive</w:t>
        </w:r>
      </w:ins>
      <w:r>
        <w:t xml:space="preserve"> </w:t>
      </w:r>
      <w:ins w:id="19794" w:author="GoldenCorpusHarness" w:date="2026-03-28T22:23:47Z">
        <w:r>
          <w:t>r</w:t>
        </w:r>
      </w:ins>
      <w:r>
        <w:t>e</w:t>
      </w:r>
      <w:del w:id="19795" w:author="GoldenCorpusHarness" w:date="2026-03-28T22:23:47Z">
        <w:r>
          <w:delText>a</w:delText>
        </w:r>
      </w:del>
      <w:r>
        <w:t>ch</w:t>
      </w:r>
      <w:del w:id="19796" w:author="GoldenCorpusHarness" w:date="2026-03-28T22:23:47Z">
        <w:r>
          <w:delText xml:space="preserve"> cyc</w:delText>
        </w:r>
      </w:del>
      <w:ins w:id="19797" w:author="GoldenCorpusHarness" w:date="2026-03-28T22:23:47Z">
        <w:r>
          <w:t>al</w:t>
        </w:r>
      </w:ins>
      <w:r>
        <w:t>le</w:t>
      </w:r>
      <w:del w:id="19798" w:author="GoldenCorpusHarness" w:date="2026-03-28T22:23:47Z">
        <w:r>
          <w:delText xml:space="preserve"> duri</w:delText>
        </w:r>
      </w:del>
      <w:r>
        <w:t>ng</w:t>
      </w:r>
      <w:del w:id="19799" w:author="GoldenCorpusHarness" w:date="2026-03-28T22:23:47Z">
        <w:r>
          <w:delText xml:space="preserve"> tr</w:delText>
        </w:r>
      </w:del>
      <w:r>
        <w:t>e</w:t>
      </w:r>
      <w:del w:id="19800" w:author="GoldenCorpusHarness" w:date="2026-03-28T22:23:47Z">
        <w:r>
          <w:delText>atment prior of each of study intervention, and</w:delText>
        </w:r>
      </w:del>
      <w:ins w:id="19801" w:author="GoldenCorpusHarness" w:date="2026-03-28T22:23:47Z">
        <w:r>
          <w:t>.</w:t>
        </w:r>
      </w:ins>
    </w:p>
    <w:p ns2:paraId="2BF3C398" ns2:textId="77777777" w:rsidR="008F3380" w:rsidRPr="00C25E6D" w:rsidRDefault="00895D30" w:rsidP="008F3380">
      <w:pPr>
        <w:pStyle w:val="ListBullet"/>
        <w:keepLines w:val="0"/>
        <w:spacing w:after="240"/>
      </w:pPr>
      <w:del w:id="19802" w:author="GoldenCorpusHarness" w:date="2026-03-28T22:23:47Z">
        <w:r>
          <w:delText>u</w:delText>
        </w:r>
      </w:del>
      <w:ins w:id="19803" w:author="GoldenCorpusHarness" w:date="2026-03-28T22:23:47Z">
        <w:r>
          <w:t>(Note: This criterion is not a</w:t>
        </w:r>
      </w:ins>
      <w:r>
        <w:t>p</w:t>
      </w:r>
      <w:del w:id="19804" w:author="GoldenCorpusHarness" w:date="2026-03-28T22:23:47Z">
        <w:r>
          <w:delText xml:space="preserve"> to </w:delText>
        </w:r>
      </w:del>
      <w:ins w:id="19805" w:author="GoldenCorpusHarness" w:date="2026-03-28T22:23:47Z">
        <w:r>
          <w:t>plicable if: (</w:t>
        </w:r>
      </w:ins>
      <w:r>
        <w:t>1</w:t>
      </w:r>
      <w:ins w:id="19806" w:author="GoldenCorpusHarness" w:date="2026-03-28T22:23:47Z">
        <w:r>
          <w:t>) the initial AE resulted in death or permanent disability, or (</w:t>
        </w:r>
      </w:ins>
      <w:r>
        <w:t>2</w:t>
      </w:r>
      <w:del w:id="19807" w:author="GoldenCorpusHarness" w:date="2026-03-28T22:23:47Z">
        <w:r>
          <w:delText xml:space="preserve"> days for participant in treat</w:delText>
        </w:r>
      </w:del>
      <w:ins w:id="19808" w:author="GoldenCorpusHarness" w:date="2026-03-28T22:23:47Z">
        <w:r>
          <w:t>) the study is a single-dose drug study; or (3) study intervention(s) is/are used only 1 ti</w:t>
        </w:r>
      </w:ins>
      <w:r>
        <w:t>me</w:t>
      </w:r>
      <w:del w:id="19809" w:author="GoldenCorpusHarness" w:date="2026-03-28T22:23:47Z">
        <w:r>
          <w:delText>nt group (Nemtabrutinib + Venetoclax), or</w:delText>
        </w:r>
      </w:del>
      <w:ins w:id="19810" w:author="GoldenCorpusHarness" w:date="2026-03-28T22:23:47Z">
        <w:r>
          <w:t>.)</w:t>
        </w:r>
      </w:ins>
    </w:p>
    <w:p ns2:paraId="41A36D58" ns2:textId="77777777" w:rsidR="008F3380" w:rsidRPr="00C25E6D" w:rsidRDefault="00895D30" w:rsidP="008F3380">
      <w:pPr>
        <w:pStyle w:val="ListBullet"/>
        <w:keepLines w:val="0"/>
        <w:spacing w:after="240"/>
      </w:pPr>
      <w:del w:id="19811" w:author="GoldenCorpusHarness" w:date="2026-03-28T22:23:47Z">
        <w:r>
          <w:delText>up to 150 days for participant in comparator group (Rituximab + Venetoclax)</w:delText>
        </w:r>
      </w:del>
    </w:p>
    <w:p ns2:paraId="35A69B9E" ns2:textId="77777777" w:rsidR="008F3380" w:rsidRPr="00845AC6" w:rsidRDefault="00895D30" w:rsidP="00E30922">
      <w:pPr>
        <w:pStyle w:val="paragraph0"/>
        <w:rPr>
          <w:b/>
          <w:bCs/>
        </w:rPr>
      </w:pPr>
      <w:del w:id="19812" w:author="GoldenCorpusHarness" w:date="2026-03-28T22:23:47Z">
        <w:r>
          <w:delText>Section 5</w:delText>
        </w:r>
      </w:del>
      <w:ins w:id="19813" w:author="GoldenCorpusHarness" w:date="2026-03-28T22:23:47Z">
        <w:r>
          <w:t>NOTE: IF A RECHALLENGE IS PLANNED FOR AN AE THAT WAS SERIOUS AND MAY HAVE BEEN CAUSED BY THE STUDY INTERVENTION, OR IF RE-EXPOSURE TO THE STUDY INTERVENTION POSES ADDITIONAL POTENTIAL SIGNIFICANT RISK TO THE PARTICIPANT THEN THE RECHALLENGE MUST BE APPROVED IN ADVANCE BY THE SPONSOR CLINICAL DIRECTOR AS PER DOSE MODIFICATION GUIDELINES IN THE PROTOCOL, AND IF REQUIRED, THE INIRB/IEC</w:t>
        </w:r>
      </w:ins>
      <w:r>
        <w:t>.</w:t>
      </w:r>
      <w:del w:id="19814" w:author="GoldenCorpusHarness" w:date="2026-03-28T22:23:47Z">
        <w:r>
          <w:delText>1 Inclusion Criteria - Criteria # 13 and 14</w:delText>
        </w:r>
      </w:del>
    </w:p>
    <w:p ns2:paraId="53ACBD49" ns2:textId="77777777" w:rsidR="008F3380" w:rsidRPr="00C25E6D" w:rsidRDefault="00895D30" w:rsidP="00E30922">
      <w:pPr>
        <w:pStyle w:val="paragraph0"/>
        <w:rPr>
          <w:u w:val="single"/>
        </w:rPr>
      </w:pPr>
      <w:del w:id="19815" w:author="GoldenCorpusHarness" w:date="2026-03-28T22:23:47Z">
        <w:r>
          <w:delText>Male participants</w:delText>
        </w:r>
      </w:del>
      <w:ins w:id="19816" w:author="GoldenCorpusHarness" w:date="2026-03-28T22:23:47Z">
        <w:r>
          <w:t>Consistency with study intervention profile</w:t>
        </w:r>
      </w:ins>
      <w:r>
        <w:t>:</w:t>
      </w:r>
      <w:ins w:id="19817" w:author="GoldenCorpusHarness" w:date="2026-03-28T22:23:47Z">
        <w:r>
          <w:t xml:space="preserve"> Is the clinical/pathological presentation of the AE consistent with previous knowledge regarding the study intervention or drug class pharmacology or toxicology?</w:t>
        </w:r>
      </w:ins>
    </w:p>
    <w:p ns2:paraId="24E67EE6" ns2:textId="77777777" w:rsidR="008F3380" w:rsidRPr="00C25E6D" w:rsidRDefault="00895D30" w:rsidP="00E30922">
      <w:pPr>
        <w:pStyle w:val="paragraph0"/>
      </w:pPr>
      <w:r>
        <w:t xml:space="preserve">The </w:t>
      </w:r>
      <w:del w:id="19818" w:author="GoldenCorpusHarness" w:date="2026-03-28T22:23:47Z">
        <w:r>
          <w:delText>length of time re</w:delText>
        </w:r>
      </w:del>
      <w:ins w:id="19819" w:author="GoldenCorpusHarness" w:date="2026-03-28T22:23:47Z">
        <w:r>
          <w:t xml:space="preserve">assessment of relationship will be reported on the case report forms/worksheets by an investigator who is a </w:t>
        </w:r>
      </w:ins>
      <w:r>
        <w:t>qu</w:t>
      </w:r>
      <w:del w:id="19820" w:author="GoldenCorpusHarness" w:date="2026-03-28T22:23:47Z">
        <w:r>
          <w:delText>ired to contin</w:delText>
        </w:r>
      </w:del>
      <w:ins w:id="19821" w:author="GoldenCorpusHarness" w:date="2026-03-28T22:23:47Z">
        <w:r>
          <w:t>alified physician according to their best clinical j</w:t>
        </w:r>
      </w:ins>
      <w:r>
        <w:t>u</w:t>
      </w:r>
      <w:del w:id="19822" w:author="GoldenCorpusHarness" w:date="2026-03-28T22:23:47Z">
        <w:r>
          <w:delText>e contraception for each st</w:delText>
        </w:r>
      </w:del>
      <w:ins w:id="19823" w:author="GoldenCorpusHarness" w:date="2026-03-28T22:23:47Z">
        <w:r>
          <w:t>dgment, incl</w:t>
        </w:r>
      </w:ins>
      <w:r>
        <w:t>ud</w:t>
      </w:r>
      <w:del w:id="19824" w:author="GoldenCorpusHarness" w:date="2026-03-28T22:23:47Z">
        <w:r>
          <w:delText>y inter</w:delText>
        </w:r>
      </w:del>
      <w:ins w:id="19825" w:author="GoldenCorpusHarness" w:date="2026-03-28T22:23:47Z">
        <w:r>
          <w:t>ing consideration of the abo</w:t>
        </w:r>
      </w:ins>
      <w:r>
        <w:t>ve</w:t>
      </w:r>
      <w:del w:id="19826" w:author="GoldenCorpusHarness" w:date="2026-03-28T22:23:47Z">
        <w:r>
          <w:delText>ntion is as follows:</w:delText>
        </w:r>
      </w:del>
      <w:ins w:id="19827" w:author="GoldenCorpusHarness" w:date="2026-03-28T22:23:47Z">
        <w:r>
          <w:t xml:space="preserve"> elements.</w:t>
        </w:r>
      </w:ins>
    </w:p>
    <w:p ns2:paraId="399F0E2E" ns2:textId="77777777" w:rsidR="008F3380" w:rsidRPr="00C25E6D" w:rsidRDefault="00895D30" w:rsidP="008F3380">
      <w:pPr>
        <w:pStyle w:val="ListBullet"/>
        <w:keepLines w:val="0"/>
        <w:spacing w:after="240"/>
      </w:pPr>
      <w:del w:id="19828" w:author="GoldenCorpusHarness" w:date="2026-03-28T22:23:47Z">
        <w:r>
          <w:delText>T</w:delText>
        </w:r>
      </w:del>
      <w:ins w:id="19829" w:author="GoldenCorpusHarness" w:date="2026-03-28T22:23:47Z">
        <w:r>
          <w:t>Use the following scale of criteria as guidance (not all criteria must be p</w:t>
        </w:r>
      </w:ins>
      <w:r>
        <w:t>re</w:t>
      </w:r>
      <w:del w:id="19830" w:author="GoldenCorpusHarness" w:date="2026-03-28T22:23:47Z">
        <w:r>
          <w:delText>atm</w:delText>
        </w:r>
      </w:del>
      <w:ins w:id="19831" w:author="GoldenCorpusHarness" w:date="2026-03-28T22:23:47Z">
        <w:r>
          <w:t>s</w:t>
        </w:r>
      </w:ins>
      <w:r>
        <w:t xml:space="preserve">ent </w:t>
      </w:r>
      <w:del w:id="19832" w:author="GoldenCorpusHarness" w:date="2026-03-28T22:23:47Z">
        <w:r>
          <w:delText>Gr</w:delText>
        </w:r>
      </w:del>
      <w:ins w:id="19833" w:author="GoldenCorpusHarness" w:date="2026-03-28T22:23:47Z">
        <w:r>
          <w:t>t</w:t>
        </w:r>
      </w:ins>
      <w:r>
        <w:t>o</w:t>
      </w:r>
      <w:del w:id="19834" w:author="GoldenCorpusHarness" w:date="2026-03-28T22:23:47Z">
        <w:r>
          <w:delText>up</w:delText>
        </w:r>
      </w:del>
      <w:r>
        <w:t xml:space="preserve"> </w:t>
      </w:r>
      <w:del w:id="19835" w:author="GoldenCorpusHarness" w:date="2026-03-28T22:23:47Z">
        <w:r>
          <w:delText>(N</w:delText>
        </w:r>
      </w:del>
      <w:ins w:id="19836" w:author="GoldenCorpusHarness" w:date="2026-03-28T22:23:47Z">
        <w:r>
          <w:t>b</w:t>
        </w:r>
      </w:ins>
      <w:r>
        <w:t>e</w:t>
      </w:r>
      <w:del w:id="19837" w:author="GoldenCorpusHarness" w:date="2026-03-28T22:23:47Z">
        <w:r>
          <w:delText>mt</w:delText>
        </w:r>
      </w:del>
      <w:ins w:id="19838" w:author="GoldenCorpusHarness" w:date="2026-03-28T22:23:47Z">
        <w:r>
          <w:t xml:space="preserve"> indic</w:t>
        </w:r>
      </w:ins>
      <w:r>
        <w:t>a</w:t>
      </w:r>
      <w:del w:id="19839" w:author="GoldenCorpusHarness" w:date="2026-03-28T22:23:47Z">
        <w:r>
          <w:delText>bru</w:delText>
        </w:r>
      </w:del>
      <w:r>
        <w:t>ti</w:t>
      </w:r>
      <w:ins w:id="19840" w:author="GoldenCorpusHarness" w:date="2026-03-28T22:23:47Z">
        <w:r>
          <w:t>ve of a study i</w:t>
        </w:r>
      </w:ins>
      <w:r>
        <w:t>n</w:t>
      </w:r>
      <w:del w:id="19841" w:author="GoldenCorpusHarness" w:date="2026-03-28T22:23:47Z">
        <w:r>
          <w:delText>ib + V</w:delText>
        </w:r>
      </w:del>
      <w:ins w:id="19842" w:author="GoldenCorpusHarness" w:date="2026-03-28T22:23:47Z">
        <w:r>
          <w:t>terv</w:t>
        </w:r>
      </w:ins>
      <w:r>
        <w:t>en</w:t>
      </w:r>
      <w:ins w:id="19843" w:author="GoldenCorpusHarness" w:date="2026-03-28T22:23:47Z">
        <w:r>
          <w:t>tion r</w:t>
        </w:r>
      </w:ins>
      <w:r>
        <w:t>e</w:t>
      </w:r>
      <w:del w:id="19844" w:author="GoldenCorpusHarness" w:date="2026-03-28T22:23:47Z">
        <w:r>
          <w:delText>toc</w:delText>
        </w:r>
      </w:del>
      <w:r>
        <w:t>la</w:t>
      </w:r>
      <w:del w:id="19845" w:author="GoldenCorpusHarness" w:date="2026-03-28T22:23:47Z">
        <w:r>
          <w:delText>x</w:delText>
        </w:r>
      </w:del>
      <w:ins w:id="19846" w:author="GoldenCorpusHarness" w:date="2026-03-28T22:23:47Z">
        <w:r>
          <w:t>tionship</w:t>
        </w:r>
      </w:ins>
      <w:r>
        <w:t>)</w:t>
      </w:r>
      <w:del w:id="19847" w:author="GoldenCorpusHarness" w:date="2026-03-28T22:23:47Z">
        <w:r>
          <w:delText>: 102 days</w:delText>
        </w:r>
      </w:del>
      <w:ins w:id="19848" w:author="GoldenCorpusHarness" w:date="2026-03-28T22:23:47Z">
        <w:r>
          <w:t>.</w:t>
        </w:r>
      </w:ins>
    </w:p>
    <w:p ns2:paraId="25EFBF46" ns2:textId="77777777" w:rsidR="008F3380" w:rsidRPr="00C25E6D" w:rsidRDefault="00895D30" w:rsidP="008F3380">
      <w:pPr>
        <w:pStyle w:val="ListBullet"/>
        <w:keepLines w:val="0"/>
        <w:spacing w:after="240"/>
      </w:pPr>
      <w:del w:id="19849" w:author="GoldenCorpusHarness" w:date="2026-03-28T22:23:47Z">
        <w:r>
          <w:delText>C</w:delText>
        </w:r>
      </w:del>
      <w:ins w:id="19850" w:author="GoldenCorpusHarness" w:date="2026-03-28T22:23:47Z">
        <w:r>
          <w:t>Yes, there is a reas</w:t>
        </w:r>
      </w:ins>
      <w:r>
        <w:t>o</w:t>
      </w:r>
      <w:del w:id="19851" w:author="GoldenCorpusHarness" w:date="2026-03-28T22:23:47Z">
        <w:r>
          <w:delText>m</w:delText>
        </w:r>
      </w:del>
      <w:ins w:id="19852" w:author="GoldenCorpusHarness" w:date="2026-03-28T22:23:47Z">
        <w:r>
          <w:t xml:space="preserve">nable </w:t>
        </w:r>
      </w:ins>
      <w:r>
        <w:t>p</w:t>
      </w:r>
      <w:del w:id="19853" w:author="GoldenCorpusHarness" w:date="2026-03-28T22:23:47Z">
        <w:r>
          <w:delText>a</w:delText>
        </w:r>
      </w:del>
      <w:ins w:id="19854" w:author="GoldenCorpusHarness" w:date="2026-03-28T22:23:47Z">
        <w:r>
          <w:t>ossibility of study inte</w:t>
        </w:r>
      </w:ins>
      <w:r>
        <w:t>r</w:t>
      </w:r>
      <w:ins w:id="19855" w:author="GoldenCorpusHarness" w:date="2026-03-28T22:23:47Z">
        <w:r>
          <w:t>vention rel</w:t>
        </w:r>
      </w:ins>
      <w:r>
        <w:t>at</w:t>
      </w:r>
      <w:ins w:id="19856" w:author="GoldenCorpusHarness" w:date="2026-03-28T22:23:47Z">
        <w:r>
          <w:t>i</w:t>
        </w:r>
      </w:ins>
      <w:r>
        <w:t>o</w:t>
      </w:r>
      <w:del w:id="19857" w:author="GoldenCorpusHarness" w:date="2026-03-28T22:23:47Z">
        <w:r>
          <w:delText>r Grou</w:delText>
        </w:r>
      </w:del>
      <w:ins w:id="19858" w:author="GoldenCorpusHarness" w:date="2026-03-28T22:23:47Z">
        <w:r>
          <w:t>nshi</w:t>
        </w:r>
      </w:ins>
      <w:r>
        <w:t>p</w:t>
      </w:r>
      <w:del w:id="19859" w:author="GoldenCorpusHarness" w:date="2026-03-28T22:23:47Z">
        <w:r>
          <w:delText xml:space="preserve"> (Rituximab + Venetoclax)</w:delText>
        </w:r>
      </w:del>
      <w:r>
        <w:t>:</w:t>
      </w:r>
      <w:del w:id="19860" w:author="GoldenCorpusHarness" w:date="2026-03-28T22:23:47Z">
        <w:r>
          <w:delText xml:space="preserve"> 240 days</w:delText>
        </w:r>
      </w:del>
    </w:p>
    <w:p ns2:paraId="79899B9F" ns2:textId="77777777" w:rsidR="008F3380" w:rsidRPr="00C25E6D" w:rsidRDefault="00895D30" w:rsidP="00E30922">
      <w:pPr>
        <w:pStyle w:val="paragraph0"/>
      </w:pPr>
      <w:del w:id="19861" w:author="GoldenCorpusHarness" w:date="2026-03-28T22:23:47Z">
        <w:r>
          <w:delText>Prohi</w:delText>
        </w:r>
      </w:del>
      <w:ins w:id="19862" w:author="GoldenCorpusHarness" w:date="2026-03-28T22:23:47Z">
        <w:r>
          <w:t>There is evidence of exposure to the study intervention. The temporal sequence of the AE onset relative to the administration of the study intervention is reasona</w:t>
        </w:r>
      </w:ins>
      <w:r>
        <w:t>b</w:t>
      </w:r>
      <w:del w:id="19863" w:author="GoldenCorpusHarness" w:date="2026-03-28T22:23:47Z">
        <w:r>
          <w:delText>ition of donating s</w:delText>
        </w:r>
      </w:del>
      <w:ins w:id="19864" w:author="GoldenCorpusHarness" w:date="2026-03-28T22:23:47Z">
        <w:r>
          <w:t>le. The AE is more likely ex</w:t>
        </w:r>
      </w:ins>
      <w:r>
        <w:t>p</w:t>
      </w:r>
      <w:del w:id="19865" w:author="GoldenCorpusHarness" w:date="2026-03-28T22:23:47Z">
        <w:r>
          <w:delText xml:space="preserve">erm during the treatment and until: </w:delText>
        </w:r>
      </w:del>
      <w:ins w:id="19866" w:author="GoldenCorpusHarness" w:date="2026-03-28T22:23:47Z">
        <w:r>
          <w:t>lained by the study intervention than by another cause.</w:t>
        </w:r>
      </w:ins>
    </w:p>
    <w:p ns2:paraId="2F240FA2" ns2:textId="77777777" w:rsidR="008F3380" w:rsidRPr="00C25E6D" w:rsidRDefault="00895D30" w:rsidP="008F3380">
      <w:pPr>
        <w:pStyle w:val="ListBullet"/>
        <w:keepLines w:val="0"/>
        <w:spacing w:after="240"/>
      </w:pPr>
      <w:del w:id="19867" w:author="GoldenCorpusHarness" w:date="2026-03-28T22:23:47Z">
        <w:r>
          <w:delText>T</w:delText>
        </w:r>
      </w:del>
      <w:ins w:id="19868" w:author="GoldenCorpusHarness" w:date="2026-03-28T22:23:47Z">
        <w:r>
          <w:t xml:space="preserve">No, there is not a </w:t>
        </w:r>
      </w:ins>
      <w:r>
        <w:t>rea</w:t>
      </w:r>
      <w:ins w:id="19869" w:author="GoldenCorpusHarness" w:date="2026-03-28T22:23:47Z">
        <w:r>
          <w:t>sonable possibili</w:t>
        </w:r>
      </w:ins>
      <w:r>
        <w:t>t</w:t>
      </w:r>
      <w:del w:id="19870" w:author="GoldenCorpusHarness" w:date="2026-03-28T22:23:47Z">
        <w:r>
          <w:delText>m</w:delText>
        </w:r>
      </w:del>
      <w:ins w:id="19871" w:author="GoldenCorpusHarness" w:date="2026-03-28T22:23:47Z">
        <w:r>
          <w:t>y of study interv</w:t>
        </w:r>
      </w:ins>
      <w:r>
        <w:t>ent</w:t>
      </w:r>
      <w:ins w:id="19872" w:author="GoldenCorpusHarness" w:date="2026-03-28T22:23:47Z">
        <w:r>
          <w:t>ion</w:t>
        </w:r>
      </w:ins>
      <w:r>
        <w:t xml:space="preserve"> </w:t>
      </w:r>
      <w:del w:id="19873" w:author="GoldenCorpusHarness" w:date="2026-03-28T22:23:47Z">
        <w:r>
          <w:delText>G</w:delText>
        </w:r>
      </w:del>
      <w:r>
        <w:t>r</w:t>
      </w:r>
      <w:del w:id="19874" w:author="GoldenCorpusHarness" w:date="2026-03-28T22:23:47Z">
        <w:r>
          <w:delText>oup (N</w:delText>
        </w:r>
      </w:del>
      <w:r>
        <w:t>e</w:t>
      </w:r>
      <w:del w:id="19875" w:author="GoldenCorpusHarness" w:date="2026-03-28T22:23:47Z">
        <w:r>
          <w:delText>mt</w:delText>
        </w:r>
      </w:del>
      <w:ins w:id="19876" w:author="GoldenCorpusHarness" w:date="2026-03-28T22:23:47Z">
        <w:r>
          <w:t>l</w:t>
        </w:r>
      </w:ins>
      <w:r>
        <w:t>a</w:t>
      </w:r>
      <w:del w:id="19877" w:author="GoldenCorpusHarness" w:date="2026-03-28T22:23:47Z">
        <w:r>
          <w:delText>bru</w:delText>
        </w:r>
      </w:del>
      <w:r>
        <w:t>ti</w:t>
      </w:r>
      <w:ins w:id="19878" w:author="GoldenCorpusHarness" w:date="2026-03-28T22:23:47Z">
        <w:r>
          <w:t>o</w:t>
        </w:r>
      </w:ins>
      <w:r>
        <w:t>n</w:t>
      </w:r>
      <w:ins w:id="19879" w:author="GoldenCorpusHarness" w:date="2026-03-28T22:23:47Z">
        <w:r>
          <w:t>sh</w:t>
        </w:r>
      </w:ins>
      <w:r>
        <w:t>i</w:t>
      </w:r>
      <w:del w:id="19880" w:author="GoldenCorpusHarness" w:date="2026-03-28T22:23:47Z">
        <w:r>
          <w:delText>b + Venetoclax)</w:delText>
        </w:r>
      </w:del>
      <w:ins w:id="19881" w:author="GoldenCorpusHarness" w:date="2026-03-28T22:23:47Z">
        <w:r>
          <w:t>p</w:t>
        </w:r>
      </w:ins>
      <w:r>
        <w:t>:</w:t>
      </w:r>
      <w:del w:id="19882" w:author="GoldenCorpusHarness" w:date="2026-03-28T22:23:47Z">
        <w:r>
          <w:delText xml:space="preserve"> 102 days</w:delText>
        </w:r>
      </w:del>
    </w:p>
    <w:p ns2:paraId="157890D9" ns2:textId="77777777" w:rsidR="008F3380" w:rsidRPr="00C25E6D" w:rsidRDefault="00895D30" w:rsidP="008F3380">
      <w:pPr>
        <w:pStyle w:val="ListBullet"/>
        <w:keepLines w:val="0"/>
        <w:spacing w:after="240"/>
      </w:pPr>
      <w:del w:id="19883" w:author="GoldenCorpusHarness" w:date="2026-03-28T22:23:47Z">
        <w:r>
          <w:delText>Co</w:delText>
        </w:r>
      </w:del>
      <w:ins w:id="19884" w:author="GoldenCorpusHarness" w:date="2026-03-28T22:23:47Z">
        <w:r>
          <w:t>Participant did not receive the study intervention OR te</w:t>
        </w:r>
      </w:ins>
      <w:r>
        <w:t>mp</w:t>
      </w:r>
      <w:del w:id="19885" w:author="GoldenCorpusHarness" w:date="2026-03-28T22:23:47Z">
        <w:r>
          <w:delText>arator Group</w:delText>
        </w:r>
      </w:del>
      <w:ins w:id="19886" w:author="GoldenCorpusHarness" w:date="2026-03-28T22:23:47Z">
        <w:r>
          <w:t>oral sequence of the AE onset relative to administration of the study intervention is not reasonable OR the AE is more likely explained by another cause than the study intervention.</w:t>
        </w:r>
      </w:ins>
      <w:r>
        <w:t xml:space="preserve"> (</w:t>
      </w:r>
      <w:del w:id="19887" w:author="GoldenCorpusHarness" w:date="2026-03-28T22:23:47Z">
        <w:r>
          <w:delText>Rituximab + Venetoclax</w:delText>
        </w:r>
      </w:del>
      <w:ins w:id="19888" w:author="GoldenCorpusHarness" w:date="2026-03-28T22:23:47Z">
        <w:r>
          <w:t>Also entered for a participant with overdose without an associated AE.</w:t>
        </w:r>
      </w:ins>
      <w:r>
        <w:t>)</w:t>
      </w:r>
      <w:del w:id="19889" w:author="GoldenCorpusHarness" w:date="2026-03-28T22:23:47Z">
        <w:r>
          <w:delText>: 240 days</w:delText>
        </w:r>
      </w:del>
    </w:p>
    <w:p ns2:paraId="4D5983E3" ns2:textId="77777777" w:rsidR="008F3380" w:rsidRPr="00E30922" w:rsidRDefault="00895D30" w:rsidP="00E30922">
      <w:pPr>
        <w:pStyle w:val="paragraph0"/>
        <w:rPr>
          <w:u w:val="single"/>
        </w:rPr>
      </w:pPr>
      <w:del w:id="19890" w:author="GoldenCorpusHarness" w:date="2026-03-28T22:23:47Z">
        <w:r>
          <w:delText>F</w:delText>
        </w:r>
      </w:del>
      <w:ins w:id="19891" w:author="GoldenCorpusHarness" w:date="2026-03-28T22:23:47Z">
        <w:r>
          <w:t>Th</w:t>
        </w:r>
      </w:ins>
      <w:r>
        <w:t>e</w:t>
      </w:r>
      <w:ins w:id="19892" w:author="GoldenCorpusHarness" w:date="2026-03-28T22:23:47Z">
        <w:r>
          <w:t xml:space="preserve"> investigator </w:t>
        </w:r>
      </w:ins>
      <w:r>
        <w:t>m</w:t>
      </w:r>
      <w:ins w:id="19893" w:author="GoldenCorpusHarness" w:date="2026-03-28T22:23:47Z">
        <w:r>
          <w:t>ust review and provide an assessment of caus</w:t>
        </w:r>
      </w:ins>
      <w:r>
        <w:t>al</w:t>
      </w:r>
      <w:ins w:id="19894" w:author="GoldenCorpusHarness" w:date="2026-03-28T22:23:47Z">
        <w:r>
          <w:t>ity for each AE/SAE and document this in th</w:t>
        </w:r>
      </w:ins>
      <w:r>
        <w:t xml:space="preserve">e </w:t>
      </w:r>
      <w:del w:id="19895" w:author="GoldenCorpusHarness" w:date="2026-03-28T22:23:47Z">
        <w:r>
          <w:delText>part</w:delText>
        </w:r>
      </w:del>
      <w:ins w:id="19896" w:author="GoldenCorpusHarness" w:date="2026-03-28T22:23:47Z">
        <w:r>
          <w:t>med</w:t>
        </w:r>
      </w:ins>
      <w:r>
        <w:t>ic</w:t>
      </w:r>
      <w:del w:id="19897" w:author="GoldenCorpusHarness" w:date="2026-03-28T22:23:47Z">
        <w:r>
          <w:delText>ip</w:delText>
        </w:r>
      </w:del>
      <w:r>
        <w:t>a</w:t>
      </w:r>
      <w:ins w:id="19898" w:author="GoldenCorpusHarness" w:date="2026-03-28T22:23:47Z">
        <w:r>
          <w:t xml:space="preserve">l </w:t>
        </w:r>
      </w:ins>
      <w:r>
        <w:t>n</w:t>
      </w:r>
      <w:ins w:id="19899" w:author="GoldenCorpusHarness" w:date="2026-03-28T22:23:47Z">
        <w:r>
          <w:t>o</w:t>
        </w:r>
      </w:ins>
      <w:r>
        <w:t>t</w:t>
      </w:r>
      <w:ins w:id="19900" w:author="GoldenCorpusHarness" w:date="2026-03-28T22:23:47Z">
        <w:r>
          <w:t>e</w:t>
        </w:r>
      </w:ins>
      <w:r>
        <w:t>s</w:t>
      </w:r>
      <w:del w:id="19901" w:author="GoldenCorpusHarness" w:date="2026-03-28T22:23:47Z">
        <w:r>
          <w:delText>:</w:delText>
        </w:r>
      </w:del>
      <w:ins w:id="19902" w:author="GoldenCorpusHarness" w:date="2026-03-28T22:23:47Z">
        <w:r>
          <w:t>.</w:t>
        </w:r>
      </w:ins>
    </w:p>
    <w:p ns2:paraId="7E2577FF" ns2:textId="77777777" w:rsidR="008F3380" w:rsidRPr="00C25E6D" w:rsidRDefault="00895D30" w:rsidP="00E30922">
      <w:pPr>
        <w:pStyle w:val="paragraph0"/>
      </w:pPr>
      <w:r>
        <w:t>The</w:t>
      </w:r>
      <w:del w:id="19903" w:author="GoldenCorpusHarness" w:date="2026-03-28T22:23:47Z">
        <w:r>
          <w:delText xml:space="preserve"> len</w:delText>
        </w:r>
      </w:del>
      <w:ins w:id="19904" w:author="GoldenCorpusHarness" w:date="2026-03-28T22:23:47Z">
        <w:r>
          <w:t>re may be situations in which an SAE has occurred and the investi</w:t>
        </w:r>
      </w:ins>
      <w:r>
        <w:t>g</w:t>
      </w:r>
      <w:del w:id="19905" w:author="GoldenCorpusHarness" w:date="2026-03-28T22:23:47Z">
        <w:r>
          <w:delText>th of time required to continue contraception for each st</w:delText>
        </w:r>
      </w:del>
      <w:ins w:id="19906" w:author="GoldenCorpusHarness" w:date="2026-03-28T22:23:47Z">
        <w:r>
          <w:t>ator has minimal information to incl</w:t>
        </w:r>
      </w:ins>
      <w:r>
        <w:t>ud</w:t>
      </w:r>
      <w:del w:id="19907" w:author="GoldenCorpusHarness" w:date="2026-03-28T22:23:47Z">
        <w:r>
          <w:delText>y intervention is as foll</w:delText>
        </w:r>
      </w:del>
      <w:ins w:id="19908" w:author="GoldenCorpusHarness" w:date="2026-03-28T22:23:47Z">
        <w:r>
          <w:t>e in the initial report to the Sponsor. H</w:t>
        </w:r>
      </w:ins>
      <w:r>
        <w:t>ow</w:t>
      </w:r>
      <w:del w:id="19909" w:author="GoldenCorpusHarness" w:date="2026-03-28T22:23:47Z">
        <w:r>
          <w:delText>s:</w:delText>
        </w:r>
      </w:del>
      <w:ins w:id="19910" w:author="GoldenCorpusHarness" w:date="2026-03-28T22:23:47Z">
        <w:r>
          <w:t>ever, it is very important that the investigator always make an assessment of causality for every event before the initial transmission of the SAE data to the Sponsor.</w:t>
        </w:r>
      </w:ins>
    </w:p>
    <w:p ns2:paraId="7E797E59" ns2:textId="77777777" w:rsidR="008F3380" w:rsidRPr="00C25E6D" w:rsidRDefault="00895D30" w:rsidP="008F3380">
      <w:pPr>
        <w:pStyle w:val="ListBullet"/>
        <w:keepLines w:val="0"/>
        <w:spacing w:after="240"/>
      </w:pPr>
      <w:r>
        <w:t>T</w:t>
      </w:r>
      <w:ins w:id="19911" w:author="GoldenCorpusHarness" w:date="2026-03-28T22:23:47Z">
        <w:r>
          <w:t xml:space="preserve">he investigator may change their opinion of causality in light of follow-up information and send an SAE follow-up </w:t>
        </w:r>
      </w:ins>
      <w:r>
        <w:t>re</w:t>
      </w:r>
      <w:ins w:id="19912" w:author="GoldenCorpusHarness" w:date="2026-03-28T22:23:47Z">
        <w:r>
          <w:t>port with the upd</w:t>
        </w:r>
      </w:ins>
      <w:r>
        <w:t>at</w:t>
      </w:r>
      <w:ins w:id="19913" w:author="GoldenCorpusHarness" w:date="2026-03-28T22:23:47Z">
        <w:r>
          <w:t>ed causality assess</w:t>
        </w:r>
      </w:ins>
      <w:r>
        <w:t>ment</w:t>
      </w:r>
      <w:del w:id="19914" w:author="GoldenCorpusHarness" w:date="2026-03-28T22:23:47Z">
        <w:r>
          <w:delText xml:space="preserve"> Group (Nemtabrutinib + Venetoclax): 192 days</w:delText>
        </w:r>
      </w:del>
      <w:ins w:id="19915" w:author="GoldenCorpusHarness" w:date="2026-03-28T22:23:47Z">
        <w:r>
          <w:t>.</w:t>
        </w:r>
      </w:ins>
    </w:p>
    <w:p ns2:paraId="15F12155" ns2:textId="77777777" w:rsidR="008F3380" w:rsidRPr="007B3B97" w:rsidRDefault="00895D30" w:rsidP="008F3380">
      <w:pPr>
        <w:pStyle w:val="ListBullet"/>
        <w:keepLines w:val="0"/>
        <w:spacing w:after="240"/>
      </w:pPr>
      <w:del w:id="19916" w:author="GoldenCorpusHarness" w:date="2026-03-28T22:23:47Z">
        <w:r>
          <w:delText>C</w:delText>
        </w:r>
      </w:del>
      <w:ins w:id="19917" w:author="GoldenCorpusHarness" w:date="2026-03-28T22:23:47Z">
        <w:r>
          <w:t xml:space="preserve">The causality assessment is 1 </w:t>
        </w:r>
      </w:ins>
      <w:r>
        <w:t>o</w:t>
      </w:r>
      <w:ins w:id="19918" w:author="GoldenCorpusHarness" w:date="2026-03-28T22:23:47Z">
        <w:r>
          <w:t>f the criteria used when deter</w:t>
        </w:r>
      </w:ins>
      <w:r>
        <w:t>m</w:t>
      </w:r>
      <w:del w:id="19919" w:author="GoldenCorpusHarness" w:date="2026-03-28T22:23:47Z">
        <w:r>
          <w:delText>pa</w:delText>
        </w:r>
      </w:del>
      <w:ins w:id="19920" w:author="GoldenCorpusHarness" w:date="2026-03-28T22:23:47Z">
        <w:r>
          <w:t xml:space="preserve">ining </w:t>
        </w:r>
      </w:ins>
      <w:r>
        <w:t>r</w:t>
      </w:r>
      <w:ins w:id="19921" w:author="GoldenCorpusHarness" w:date="2026-03-28T22:23:47Z">
        <w:r>
          <w:t>egul</w:t>
        </w:r>
      </w:ins>
      <w:r>
        <w:t>ator</w:t>
      </w:r>
      <w:ins w:id="19922" w:author="GoldenCorpusHarness" w:date="2026-03-28T22:23:47Z">
        <w:r>
          <w:t>y</w:t>
        </w:r>
      </w:ins>
      <w:r>
        <w:t xml:space="preserve"> </w:t>
      </w:r>
      <w:del w:id="19923" w:author="GoldenCorpusHarness" w:date="2026-03-28T22:23:47Z">
        <w:r>
          <w:delText>G</w:delText>
        </w:r>
      </w:del>
      <w:r>
        <w:t>r</w:t>
      </w:r>
      <w:ins w:id="19924" w:author="GoldenCorpusHarness" w:date="2026-03-28T22:23:47Z">
        <w:r>
          <w:t>ep</w:t>
        </w:r>
      </w:ins>
      <w:r>
        <w:t>o</w:t>
      </w:r>
      <w:ins w:id="19925" w:author="GoldenCorpusHarness" w:date="2026-03-28T22:23:47Z">
        <w:r>
          <w:t>rting req</w:t>
        </w:r>
      </w:ins>
      <w:r>
        <w:t>u</w:t>
      </w:r>
      <w:del w:id="19926" w:author="GoldenCorpusHarness" w:date="2026-03-28T22:23:47Z">
        <w:r>
          <w:delText>p (R</w:delText>
        </w:r>
      </w:del>
      <w:r>
        <w:t>i</w:t>
      </w:r>
      <w:del w:id="19927" w:author="GoldenCorpusHarness" w:date="2026-03-28T22:23:47Z">
        <w:r>
          <w:delText>tuxi</w:delText>
        </w:r>
      </w:del>
      <w:ins w:id="19928" w:author="GoldenCorpusHarness" w:date="2026-03-28T22:23:47Z">
        <w:r>
          <w:t>re</w:t>
        </w:r>
      </w:ins>
      <w:r>
        <w:t>m</w:t>
      </w:r>
      <w:del w:id="19929" w:author="GoldenCorpusHarness" w:date="2026-03-28T22:23:47Z">
        <w:r>
          <w:delText>ab + V</w:delText>
        </w:r>
      </w:del>
      <w:r>
        <w:t>en</w:t>
      </w:r>
      <w:del w:id="19930" w:author="GoldenCorpusHarness" w:date="2026-03-28T22:23:47Z">
        <w:r>
          <w:delText>e</w:delText>
        </w:r>
      </w:del>
      <w:r>
        <w:t>t</w:t>
      </w:r>
      <w:del w:id="19931" w:author="GoldenCorpusHarness" w:date="2026-03-28T22:23:47Z">
        <w:r>
          <w:delText>oclax): 12 month</w:delText>
        </w:r>
      </w:del>
      <w:r>
        <w:t>s</w:t>
      </w:r>
      <w:ins w:id="19932" w:author="GoldenCorpusHarness" w:date="2026-03-28T22:23:47Z">
        <w:r>
          <w:t>.</w:t>
        </w:r>
      </w:ins>
    </w:p>
    <w:p ns2:paraId="5E987D3D" ns2:textId="77777777" w:rsidR="008F3380" w:rsidRDefault="00895D30" w:rsidP="008F3380">
      <w:pPr>
        <w:pStyle w:val="Heading3"/>
      </w:pPr>
      <w:del w:id="19933" w:author="GoldenCorpusHarness" w:date="2026-03-28T22:23:47Z">
        <w:r>
          <w:delText>German</w:delText>
        </w:r>
      </w:del>
      <w:ins w:id="19934" w:author="GoldenCorpusHarness" w:date="2026-03-28T22:23:47Z">
        <w:r>
          <w:t>For studies in which multiple agents are administered as part of a combination regimen, the investigator ma</w:t>
        </w:r>
      </w:ins>
      <w:r>
        <w:t>y</w:t>
      </w:r>
      <w:ins w:id="19935" w:author="GoldenCorpusHarness" w:date="2026-03-28T22:23:47Z">
        <w:r>
          <w:t xml:space="preserve"> attribute each AE causality to the combination regimen or to a single agent of the combination. In general, causality attribution should be assigned to the combination regimen (ie, to all agents in the regimen). However, causality attribution may be assigned to a single agent if in the investigator’s opinion, there is sufficient data to support full attribution of the AE to the single agent.</w:t>
        </w:r>
      </w:ins>
    </w:p>
    <w:p ns2:paraId="1B097251" ns2:textId="77777777" w:rsidR="008F3380" w:rsidRPr="00E30922" w:rsidRDefault="00895D30" w:rsidP="00E30922">
      <w:pPr>
        <w:pStyle w:val="paragraph0"/>
        <w:rPr>
          <w:b/>
          <w:bCs/>
        </w:rPr>
      </w:pPr>
      <w:del w:id="19936" w:author="GoldenCorpusHarness" w:date="2026-03-28T22:23:47Z">
        <w:r>
          <w:delText>Section 1.3 Schedule of Activities</w:delText>
        </w:r>
      </w:del>
    </w:p>
    <w:p ns2:paraId="54734925" ns2:textId="77777777" w:rsidR="008F3380" w:rsidRPr="00C25E6D" w:rsidRDefault="00895D30" w:rsidP="00E30922">
      <w:pPr>
        <w:pStyle w:val="paragraph0"/>
        <w:rPr>
          <w:iCs/>
          <w:u w:val="single"/>
        </w:rPr>
      </w:pPr>
      <w:del w:id="19937" w:author="GoldenCorpusHarness" w:date="2026-03-28T22:23:47Z">
        <w:r>
          <w:delText>L</w:delText>
        </w:r>
      </w:del>
      <w:ins w:id="19938" w:author="GoldenCorpusHarness" w:date="2026-03-28T22:23:47Z">
        <w:r>
          <w:t xml:space="preserve">Follow-up of AE </w:t>
        </w:r>
      </w:ins>
      <w:r>
        <w:t>a</w:t>
      </w:r>
      <w:del w:id="19939" w:author="GoldenCorpusHarness" w:date="2026-03-28T22:23:47Z">
        <w:r>
          <w:delText>boratory</w:delText>
        </w:r>
      </w:del>
      <w:ins w:id="19940" w:author="GoldenCorpusHarness" w:date="2026-03-28T22:23:47Z">
        <w:r>
          <w:t>nd</w:t>
        </w:r>
      </w:ins>
      <w:r>
        <w:t xml:space="preserve"> </w:t>
      </w:r>
      <w:del w:id="19941" w:author="GoldenCorpusHarness" w:date="2026-03-28T22:23:47Z">
        <w:r>
          <w:delText>Procedures</w:delText>
        </w:r>
      </w:del>
      <w:ins w:id="19942" w:author="GoldenCorpusHarness" w:date="2026-03-28T22:23:47Z">
        <w:r>
          <w:t>SAE</w:t>
        </w:r>
      </w:ins>
    </w:p>
    <w:p ns2:paraId="65C9E15D" ns2:textId="77777777" w:rsidR="008F3380" w:rsidRPr="00C25E6D" w:rsidRDefault="00895D30" w:rsidP="00E30922">
      <w:pPr>
        <w:pStyle w:val="paragraph0"/>
      </w:pPr>
      <w:del w:id="19943" w:author="GoldenCorpusHarness" w:date="2026-03-28T22:23:47Z">
        <w:r>
          <w:delText>HIV testing and hepatitis B</w:delText>
        </w:r>
      </w:del>
      <w:ins w:id="19944" w:author="GoldenCorpusHarness" w:date="2026-03-28T22:23:47Z">
        <w:r>
          <w:t>The investigator is obligated to perform or arrange for the conduct of supplemental measurements and</w:t>
        </w:r>
      </w:ins>
      <w:r>
        <w:t>/</w:t>
      </w:r>
      <w:del w:id="19945" w:author="GoldenCorpusHarness" w:date="2026-03-28T22:23:47Z">
        <w:r>
          <w:delText>C screening are</w:delText>
        </w:r>
      </w:del>
      <w:ins w:id="19946" w:author="GoldenCorpusHarness" w:date="2026-03-28T22:23:47Z">
        <w:r>
          <w:t>or evaluations as medically indicated or as</w:t>
        </w:r>
      </w:ins>
      <w:r>
        <w:t xml:space="preserve"> requ</w:t>
      </w:r>
      <w:del w:id="19947" w:author="GoldenCorpusHarness" w:date="2026-03-28T22:23:47Z">
        <w:r>
          <w:delText>ired e</w:delText>
        </w:r>
      </w:del>
      <w:ins w:id="19948" w:author="GoldenCorpusHarness" w:date="2026-03-28T22:23:47Z">
        <w:r>
          <w:t>ested by Sponsor to elucidate the nature and/or causality of the AE or SAE as fully as possible. This may include additional laboratory tests or in</w:t>
        </w:r>
      </w:ins>
      <w:r>
        <w:t>v</w:t>
      </w:r>
      <w:del w:id="19949" w:author="GoldenCorpusHarness" w:date="2026-03-28T22:23:47Z">
        <w:r>
          <w:delText>aluations for study entry and need to be performed to evaluate eligibility</w:delText>
        </w:r>
      </w:del>
      <w:ins w:id="19950" w:author="GoldenCorpusHarness" w:date="2026-03-28T22:23:47Z">
        <w:r>
          <w:t>estigations, histopathological examinations, or consultation with other health care professionals</w:t>
        </w:r>
      </w:ins>
      <w:r>
        <w:t>.</w:t>
      </w:r>
      <w:del w:id="19951" w:author="GoldenCorpusHarness" w:date="2026-03-28T22:23:47Z">
        <w:r>
          <w:delText xml:space="preserve"> This testing can be performed at any time during the Screening Period.</w:delText>
        </w:r>
      </w:del>
    </w:p>
    <w:p ns2:paraId="0CD78D39" ns2:textId="77777777" w:rsidR="008F3380" w:rsidRPr="00C25E6D" w:rsidRDefault="00895D30" w:rsidP="00E30922">
      <w:pPr>
        <w:pStyle w:val="paragraph0"/>
      </w:pPr>
      <w:del w:id="19952" w:author="GoldenCorpusHarness" w:date="2026-03-28T22:23:47Z">
        <w:r>
          <w:delText>M</w:delText>
        </w:r>
      </w:del>
      <w:ins w:id="19953" w:author="GoldenCorpusHarness" w:date="2026-03-28T22:23:47Z">
        <w:r>
          <w:t xml:space="preserve">New </w:t>
        </w:r>
      </w:ins>
      <w:r>
        <w:t>o</w:t>
      </w:r>
      <w:del w:id="19954" w:author="GoldenCorpusHarness" w:date="2026-03-28T22:23:47Z">
        <w:r>
          <w:delText>nthly</w:delText>
        </w:r>
      </w:del>
      <w:ins w:id="19955" w:author="GoldenCorpusHarness" w:date="2026-03-28T22:23:47Z">
        <w:r>
          <w:t>r</w:t>
        </w:r>
      </w:ins>
      <w:r>
        <w:t xml:space="preserve"> u</w:t>
      </w:r>
      <w:del w:id="19956" w:author="GoldenCorpusHarness" w:date="2026-03-28T22:23:47Z">
        <w:r>
          <w:delText xml:space="preserve">rine </w:delText>
        </w:r>
      </w:del>
      <w:r>
        <w:t>p</w:t>
      </w:r>
      <w:del w:id="19957" w:author="GoldenCorpusHarness" w:date="2026-03-28T22:23:47Z">
        <w:r>
          <w:delText>regn</w:delText>
        </w:r>
      </w:del>
      <w:ins w:id="19958" w:author="GoldenCorpusHarness" w:date="2026-03-28T22:23:47Z">
        <w:r>
          <w:t>d</w:t>
        </w:r>
      </w:ins>
      <w:r>
        <w:t>a</w:t>
      </w:r>
      <w:del w:id="19959" w:author="GoldenCorpusHarness" w:date="2026-03-28T22:23:47Z">
        <w:r>
          <w:delText xml:space="preserve">ncy </w:delText>
        </w:r>
      </w:del>
      <w:r>
        <w:t>t</w:t>
      </w:r>
      <w:del w:id="19960" w:author="GoldenCorpusHarness" w:date="2026-03-28T22:23:47Z">
        <w:r>
          <w:delText>esting is requir</w:delText>
        </w:r>
      </w:del>
      <w:r>
        <w:t xml:space="preserve">ed </w:t>
      </w:r>
      <w:del w:id="19961" w:author="GoldenCorpusHarness" w:date="2026-03-28T22:23:47Z">
        <w:r>
          <w:delText>dur</w:delText>
        </w:r>
      </w:del>
      <w:r>
        <w:t>in</w:t>
      </w:r>
      <w:del w:id="19962" w:author="GoldenCorpusHarness" w:date="2026-03-28T22:23:47Z">
        <w:r>
          <w:delText>g study inte</w:delText>
        </w:r>
      </w:del>
      <w:ins w:id="19963" w:author="GoldenCorpusHarness" w:date="2026-03-28T22:23:47Z">
        <w:r>
          <w:t>fo</w:t>
        </w:r>
      </w:ins>
      <w:r>
        <w:t>r</w:t>
      </w:r>
      <w:del w:id="19964" w:author="GoldenCorpusHarness" w:date="2026-03-28T22:23:47Z">
        <w:r>
          <w:delText>ven</w:delText>
        </w:r>
      </w:del>
      <w:ins w:id="19965" w:author="GoldenCorpusHarness" w:date="2026-03-28T22:23:47Z">
        <w:r>
          <w:t>ma</w:t>
        </w:r>
      </w:ins>
      <w:r>
        <w:t xml:space="preserve">tion </w:t>
      </w:r>
      <w:del w:id="19966" w:author="GoldenCorpusHarness" w:date="2026-03-28T22:23:47Z">
        <w:r>
          <w:delText xml:space="preserve">as </w:delText>
        </w:r>
      </w:del>
      <w:r>
        <w:t>w</w:t>
      </w:r>
      <w:del w:id="19967" w:author="GoldenCorpusHarness" w:date="2026-03-28T22:23:47Z">
        <w:r>
          <w:delText>e</w:delText>
        </w:r>
      </w:del>
      <w:ins w:id="19968" w:author="GoldenCorpusHarness" w:date="2026-03-28T22:23:47Z">
        <w:r>
          <w:t>i</w:t>
        </w:r>
      </w:ins>
      <w:r>
        <w:t xml:space="preserve">ll </w:t>
      </w:r>
      <w:del w:id="19969" w:author="GoldenCorpusHarness" w:date="2026-03-28T22:23:47Z">
        <w:r>
          <w:delText>as</w:delText>
        </w:r>
      </w:del>
      <w:ins w:id="19970" w:author="GoldenCorpusHarness" w:date="2026-03-28T22:23:47Z">
        <w:r>
          <w:t>be</w:t>
        </w:r>
      </w:ins>
      <w:r>
        <w:t xml:space="preserve"> </w:t>
      </w:r>
      <w:del w:id="19971" w:author="GoldenCorpusHarness" w:date="2026-03-28T22:23:47Z">
        <w:r>
          <w:delText>at</w:delText>
        </w:r>
      </w:del>
      <w:ins w:id="19972" w:author="GoldenCorpusHarness" w:date="2026-03-28T22:23:47Z">
        <w:r>
          <w:t>recorded in</w:t>
        </w:r>
      </w:ins>
      <w:r>
        <w:t xml:space="preserve"> the </w:t>
      </w:r>
      <w:del w:id="19973" w:author="GoldenCorpusHarness" w:date="2026-03-28T22:23:47Z">
        <w:r>
          <w:delText>end of study intervention</w:delText>
        </w:r>
      </w:del>
      <w:ins w:id="19974" w:author="GoldenCorpusHarness" w:date="2026-03-28T22:23:47Z">
        <w:r>
          <w:t>CRF</w:t>
        </w:r>
      </w:ins>
      <w:r>
        <w:t>.</w:t>
      </w:r>
      <w:del w:id="19975" w:author="GoldenCorpusHarness" w:date="2026-03-28T22:23:47Z">
        <w:r>
          <w:delText xml:space="preserve"> </w:delText>
        </w:r>
      </w:del>
    </w:p>
    <w:p ns2:paraId="44516E6B" ns2:textId="77777777" w:rsidR="008F3380" w:rsidRPr="00E30922" w:rsidRDefault="00895D30" w:rsidP="00DF2CB9">
      <w:pPr>
        <w:pStyle w:val="paragraph0"/>
        <w:keepNext/>
        <w:rPr>
          <w:b/>
          <w:bCs/>
        </w:rPr>
      </w:pPr>
      <w:ins w:id="19976" w:author="GoldenCorpusHarness" w:date="2026-03-28T22:23:47Z">
        <w:r>
          <w:t xml:space="preserve">The investigator will submit any updated </w:t>
        </w:r>
      </w:ins>
      <w:r>
        <w:t>S</w:t>
      </w:r>
      <w:ins w:id="19977" w:author="GoldenCorpusHarness" w:date="2026-03-28T22:23:47Z">
        <w:r>
          <w:t>AE data to the Sponsor within 24 hours of r</w:t>
        </w:r>
      </w:ins>
      <w:r>
        <w:t>ec</w:t>
      </w:r>
      <w:ins w:id="19978" w:author="GoldenCorpusHarness" w:date="2026-03-28T22:23:47Z">
        <w:r>
          <w:t>eipt of the informa</w:t>
        </w:r>
      </w:ins>
      <w:r>
        <w:t>tion</w:t>
      </w:r>
      <w:del w:id="19979" w:author="GoldenCorpusHarness" w:date="2026-03-28T22:23:47Z">
        <w:r>
          <w:delText xml:space="preserve"> 5</w:delText>
        </w:r>
      </w:del>
      <w:r>
        <w:t>.</w:t>
      </w:r>
      <w:del w:id="19980" w:author="GoldenCorpusHarness" w:date="2026-03-28T22:23:47Z">
        <w:r>
          <w:delText xml:space="preserve">1 Inclusion Criteria </w:delText>
        </w:r>
      </w:del>
    </w:p>
    <w:p ns2:paraId="0305C6E2" ns2:textId="77777777" w:rsidR="008F3380" w:rsidRPr="00C25E6D" w:rsidRDefault="00895D30" w:rsidP="00DF2CB9">
      <w:pPr>
        <w:pStyle w:val="paragraph0"/>
        <w:keepNext/>
      </w:pPr>
      <w:del w:id="19981" w:author="GoldenCorpusHarness" w:date="2026-03-28T22:23:47Z">
        <w:r>
          <w:delText>Inclusion Criteria # 8 and 9: hepatitis B and C testing is required for participants to confirm eligibility.</w:delText>
        </w:r>
      </w:del>
    </w:p>
    <w:p ns2:paraId="0FAB6E92" ns2:textId="77777777" w:rsidR="008F3380" w:rsidRPr="00C25E6D" w:rsidRDefault="00895D30" w:rsidP="00E30922">
      <w:pPr>
        <w:pStyle w:val="paragraph0"/>
      </w:pPr>
      <w:del w:id="19982" w:author="GoldenCorpusHarness" w:date="2026-03-28T22:23:47Z">
        <w:r>
          <w:delText>Inclusi</w:delText>
        </w:r>
      </w:del>
      <w:ins w:id="19983" w:author="GoldenCorpusHarness" w:date="2026-03-28T22:23:47Z">
        <w:r>
          <w:t>Rep</w:t>
        </w:r>
      </w:ins>
      <w:r>
        <w:t>o</w:t>
      </w:r>
      <w:del w:id="19984" w:author="GoldenCorpusHarness" w:date="2026-03-28T22:23:47Z">
        <w:r>
          <w:delText>n C</w:delText>
        </w:r>
      </w:del>
      <w:r>
        <w:t>r</w:t>
      </w:r>
      <w:del w:id="19985" w:author="GoldenCorpusHarness" w:date="2026-03-28T22:23:47Z">
        <w:r>
          <w:delText>iterion 10: HIV tes</w:delText>
        </w:r>
      </w:del>
      <w:r>
        <w:t xml:space="preserve">ting </w:t>
      </w:r>
      <w:del w:id="19986" w:author="GoldenCorpusHarness" w:date="2026-03-28T22:23:47Z">
        <w:r>
          <w:delText>i</w:delText>
        </w:r>
      </w:del>
      <w:ins w:id="19987" w:author="GoldenCorpusHarness" w:date="2026-03-28T22:23:47Z">
        <w:r>
          <w:t>of AE</w:t>
        </w:r>
      </w:ins>
      <w:r>
        <w:t>s</w:t>
      </w:r>
      <w:ins w:id="19988" w:author="GoldenCorpusHarness" w:date="2026-03-28T22:23:47Z">
        <w:r>
          <w:t>,</w:t>
        </w:r>
      </w:ins>
      <w:r>
        <w:t xml:space="preserve"> </w:t>
      </w:r>
      <w:del w:id="19989" w:author="GoldenCorpusHarness" w:date="2026-03-28T22:23:47Z">
        <w:r>
          <w:delText>require</w:delText>
        </w:r>
      </w:del>
      <w:ins w:id="19990" w:author="GoldenCorpusHarness" w:date="2026-03-28T22:23:47Z">
        <w:r>
          <w:t>SAEs, an</w:t>
        </w:r>
      </w:ins>
      <w:r>
        <w:t xml:space="preserve">d </w:t>
      </w:r>
      <w:del w:id="19991" w:author="GoldenCorpusHarness" w:date="2026-03-28T22:23:47Z">
        <w:r>
          <w:delText>f</w:delText>
        </w:r>
      </w:del>
      <w:ins w:id="19992" w:author="GoldenCorpusHarness" w:date="2026-03-28T22:23:47Z">
        <w:r>
          <w:t>Other Rep</w:t>
        </w:r>
      </w:ins>
      <w:r>
        <w:t>or</w:t>
      </w:r>
      <w:ins w:id="19993" w:author="GoldenCorpusHarness" w:date="2026-03-28T22:23:47Z">
        <w:r>
          <w:t>table</w:t>
        </w:r>
      </w:ins>
      <w:r>
        <w:t xml:space="preserve"> </w:t>
      </w:r>
      <w:del w:id="19994" w:author="GoldenCorpusHarness" w:date="2026-03-28T22:23:47Z">
        <w:r>
          <w:delText>p</w:delText>
        </w:r>
      </w:del>
      <w:ins w:id="19995" w:author="GoldenCorpusHarness" w:date="2026-03-28T22:23:47Z">
        <w:r>
          <w:t>S</w:t>
        </w:r>
      </w:ins>
      <w:r>
        <w:t>a</w:t>
      </w:r>
      <w:del w:id="19996" w:author="GoldenCorpusHarness" w:date="2026-03-28T22:23:47Z">
        <w:r>
          <w:delText>r</w:delText>
        </w:r>
      </w:del>
      <w:ins w:id="19997" w:author="GoldenCorpusHarness" w:date="2026-03-28T22:23:47Z">
        <w:r>
          <w:t>fe</w:t>
        </w:r>
      </w:ins>
      <w:r>
        <w:t>t</w:t>
      </w:r>
      <w:del w:id="19998" w:author="GoldenCorpusHarness" w:date="2026-03-28T22:23:47Z">
        <w:r>
          <w:delText>icipa</w:delText>
        </w:r>
      </w:del>
      <w:ins w:id="19999" w:author="GoldenCorpusHarness" w:date="2026-03-28T22:23:47Z">
        <w:r>
          <w:t>y Eve</w:t>
        </w:r>
      </w:ins>
      <w:r>
        <w:t xml:space="preserve">nts to </w:t>
      </w:r>
      <w:del w:id="20000" w:author="GoldenCorpusHarness" w:date="2026-03-28T22:23:47Z">
        <w:r>
          <w:delText>c</w:delText>
        </w:r>
      </w:del>
      <w:ins w:id="20001" w:author="GoldenCorpusHarness" w:date="2026-03-28T22:23:47Z">
        <w:r>
          <w:t>the Sp</w:t>
        </w:r>
      </w:ins>
      <w:r>
        <w:t>on</w:t>
      </w:r>
      <w:del w:id="20002" w:author="GoldenCorpusHarness" w:date="2026-03-28T22:23:47Z">
        <w:r>
          <w:delText>fi</w:delText>
        </w:r>
      </w:del>
      <w:ins w:id="20003" w:author="GoldenCorpusHarness" w:date="2026-03-28T22:23:47Z">
        <w:r>
          <w:t>so</w:t>
        </w:r>
      </w:ins>
      <w:r>
        <w:t>r</w:t>
      </w:r>
      <w:del w:id="20004" w:author="GoldenCorpusHarness" w:date="2026-03-28T22:23:47Z">
        <w:r>
          <w:delText xml:space="preserve">m eligibility. </w:delText>
        </w:r>
      </w:del>
    </w:p>
    <w:p ns2:paraId="3EBD9FCC" ns2:textId="77777777" w:rsidR="008F3380" w:rsidRPr="00E30922" w:rsidRDefault="00895D30" w:rsidP="00E30922">
      <w:pPr>
        <w:pStyle w:val="paragraph0"/>
        <w:rPr>
          <w:b/>
          <w:bCs/>
        </w:rPr>
      </w:pPr>
      <w:del w:id="20005" w:author="GoldenCorpusHarness" w:date="2026-03-28T22:23:47Z">
        <w:r>
          <w:delText>L</w:delText>
        </w:r>
      </w:del>
      <w:ins w:id="20006" w:author="GoldenCorpusHarness" w:date="2026-03-28T22:23:47Z">
        <w:r>
          <w:t>AE, SAE, and oth</w:t>
        </w:r>
      </w:ins>
      <w:r>
        <w:t>e</w:t>
      </w:r>
      <w:del w:id="20007" w:author="GoldenCorpusHarness" w:date="2026-03-28T22:23:47Z">
        <w:r>
          <w:delText>gally</w:delText>
        </w:r>
      </w:del>
      <w:ins w:id="20008" w:author="GoldenCorpusHarness" w:date="2026-03-28T22:23:47Z">
        <w:r>
          <w:t>r</w:t>
        </w:r>
      </w:ins>
      <w:r>
        <w:t xml:space="preserve"> </w:t>
      </w:r>
      <w:del w:id="20009" w:author="GoldenCorpusHarness" w:date="2026-03-28T22:23:47Z">
        <w:r>
          <w:delText>Acc</w:delText>
        </w:r>
      </w:del>
      <w:ins w:id="20010" w:author="GoldenCorpusHarness" w:date="2026-03-28T22:23:47Z">
        <w:r>
          <w:t>r</w:t>
        </w:r>
      </w:ins>
      <w:r>
        <w:t>ep</w:t>
      </w:r>
      <w:ins w:id="20011" w:author="GoldenCorpusHarness" w:date="2026-03-28T22:23:47Z">
        <w:r>
          <w:t>or</w:t>
        </w:r>
      </w:ins>
      <w:r>
        <w:t xml:space="preserve">table </w:t>
      </w:r>
      <w:del w:id="20012" w:author="GoldenCorpusHarness" w:date="2026-03-28T22:23:47Z">
        <w:r>
          <w:delText>R</w:delText>
        </w:r>
      </w:del>
      <w:ins w:id="20013" w:author="GoldenCorpusHarness" w:date="2026-03-28T22:23:47Z">
        <w:r>
          <w:t>saf</w:t>
        </w:r>
      </w:ins>
      <w:r>
        <w:t>e</w:t>
      </w:r>
      <w:del w:id="20014" w:author="GoldenCorpusHarness" w:date="2026-03-28T22:23:47Z">
        <w:r>
          <w:delText>pr</w:delText>
        </w:r>
      </w:del>
      <w:ins w:id="20015" w:author="GoldenCorpusHarness" w:date="2026-03-28T22:23:47Z">
        <w:r>
          <w:t xml:space="preserve">ty </w:t>
        </w:r>
      </w:ins>
      <w:r>
        <w:t>e</w:t>
      </w:r>
      <w:del w:id="20016" w:author="GoldenCorpusHarness" w:date="2026-03-28T22:23:47Z">
        <w:r>
          <w:delText>s</w:delText>
        </w:r>
      </w:del>
      <w:ins w:id="20017" w:author="GoldenCorpusHarness" w:date="2026-03-28T22:23:47Z">
        <w:r>
          <w:t>v</w:t>
        </w:r>
      </w:ins>
      <w:r>
        <w:t>ent</w:t>
      </w:r>
      <w:ins w:id="20018" w:author="GoldenCorpusHarness" w:date="2026-03-28T22:23:47Z">
        <w:r>
          <w:t xml:space="preserve"> reporting to Sponsor via electronic d</w:t>
        </w:r>
      </w:ins>
      <w:r>
        <w:t>at</w:t>
      </w:r>
      <w:ins w:id="20019" w:author="GoldenCorpusHarness" w:date="2026-03-28T22:23:47Z">
        <w:r>
          <w:t>a collect</w:t>
        </w:r>
      </w:ins>
      <w:r>
        <w:t>i</w:t>
      </w:r>
      <w:del w:id="20020" w:author="GoldenCorpusHarness" w:date="2026-03-28T22:23:47Z">
        <w:r>
          <w:delText>ve</w:delText>
        </w:r>
      </w:del>
      <w:ins w:id="20021" w:author="GoldenCorpusHarness" w:date="2026-03-28T22:23:47Z">
        <w:r>
          <w:t>on tool</w:t>
        </w:r>
      </w:ins>
    </w:p>
    <w:p ns2:paraId="0BA82DE7" ns2:textId="77777777" w:rsidR="008F3380" w:rsidRPr="00C25E6D" w:rsidRDefault="00895D30" w:rsidP="00E30922">
      <w:pPr>
        <w:pStyle w:val="paragraph0"/>
      </w:pPr>
      <w:del w:id="20022" w:author="GoldenCorpusHarness" w:date="2026-03-28T22:23:47Z">
        <w:r>
          <w:delText>P</w:delText>
        </w:r>
      </w:del>
      <w:ins w:id="20023" w:author="GoldenCorpusHarness" w:date="2026-03-28T22:23:47Z">
        <w:r>
          <w:t>Th</w:t>
        </w:r>
      </w:ins>
      <w:r>
        <w:t>e</w:t>
      </w:r>
      <w:ins w:id="20024" w:author="GoldenCorpusHarness" w:date="2026-03-28T22:23:47Z">
        <w:r>
          <w:t xml:space="preserve"> p</w:t>
        </w:r>
      </w:ins>
      <w:r>
        <w:t>r</w:t>
      </w:r>
      <w:del w:id="20025" w:author="GoldenCorpusHarness" w:date="2026-03-28T22:23:47Z">
        <w:r>
          <w:delText xml:space="preserve">sons of legal age, who </w:delText>
        </w:r>
      </w:del>
      <w:ins w:id="20026" w:author="GoldenCorpusHarness" w:date="2026-03-28T22:23:47Z">
        <w:r>
          <w:t>im</w:t>
        </w:r>
      </w:ins>
      <w:r>
        <w:t>ar</w:t>
      </w:r>
      <w:ins w:id="20027" w:author="GoldenCorpusHarness" w:date="2026-03-28T22:23:47Z">
        <w:r>
          <w:t>y m</w:t>
        </w:r>
      </w:ins>
      <w:r>
        <w:t>e</w:t>
      </w:r>
      <w:ins w:id="20028" w:author="GoldenCorpusHarness" w:date="2026-03-28T22:23:47Z">
        <w:r>
          <w:t>chanism</w:t>
        </w:r>
      </w:ins>
      <w:r>
        <w:t xml:space="preserve"> </w:t>
      </w:r>
      <w:del w:id="20029" w:author="GoldenCorpusHarness" w:date="2026-03-28T22:23:47Z">
        <w:r>
          <w:delText>incapable</w:delText>
        </w:r>
      </w:del>
      <w:ins w:id="20030" w:author="GoldenCorpusHarness" w:date="2026-03-28T22:23:47Z">
        <w:r>
          <w:t>for</w:t>
        </w:r>
      </w:ins>
      <w:r>
        <w:t xml:space="preserve"> </w:t>
      </w:r>
      <w:del w:id="20031" w:author="GoldenCorpusHarness" w:date="2026-03-28T22:23:47Z">
        <w:r>
          <w:delText>of comp</w:delText>
        </w:r>
      </w:del>
      <w:r>
        <w:t>re</w:t>
      </w:r>
      <w:del w:id="20032" w:author="GoldenCorpusHarness" w:date="2026-03-28T22:23:47Z">
        <w:r>
          <w:delText>hend</w:delText>
        </w:r>
      </w:del>
      <w:ins w:id="20033" w:author="GoldenCorpusHarness" w:date="2026-03-28T22:23:47Z">
        <w:r>
          <w:t>port</w:t>
        </w:r>
      </w:ins>
      <w:r>
        <w:t>ing t</w:t>
      </w:r>
      <w:del w:id="20034" w:author="GoldenCorpusHarness" w:date="2026-03-28T22:23:47Z">
        <w:r>
          <w:delText>he nature, significance, and implicati</w:delText>
        </w:r>
      </w:del>
      <w:r>
        <w:t>o</w:t>
      </w:r>
      <w:del w:id="20035" w:author="GoldenCorpusHarness" w:date="2026-03-28T22:23:47Z">
        <w:r>
          <w:delText>ns of</w:delText>
        </w:r>
      </w:del>
      <w:r>
        <w:t xml:space="preserve"> the </w:t>
      </w:r>
      <w:del w:id="20036" w:author="GoldenCorpusHarness" w:date="2026-03-28T22:23:47Z">
        <w:r>
          <w:delText>cli</w:delText>
        </w:r>
      </w:del>
      <w:ins w:id="20037" w:author="GoldenCorpusHarness" w:date="2026-03-28T22:23:47Z">
        <w:r>
          <w:t>Spo</w:t>
        </w:r>
      </w:ins>
      <w:r>
        <w:t>n</w:t>
      </w:r>
      <w:del w:id="20038" w:author="GoldenCorpusHarness" w:date="2026-03-28T22:23:47Z">
        <w:r>
          <w:delText xml:space="preserve">ical trial and </w:delText>
        </w:r>
      </w:del>
      <w:ins w:id="20039" w:author="GoldenCorpusHarness" w:date="2026-03-28T22:23:47Z">
        <w:r>
          <w:t>s</w:t>
        </w:r>
      </w:ins>
      <w:r>
        <w:t>o</w:t>
      </w:r>
      <w:del w:id="20040" w:author="GoldenCorpusHarness" w:date="2026-03-28T22:23:47Z">
        <w:r>
          <w:delText>f determining thei</w:delText>
        </w:r>
      </w:del>
      <w:r>
        <w:t>r will</w:t>
      </w:r>
      <w:del w:id="20041" w:author="GoldenCorpusHarness" w:date="2026-03-28T22:23:47Z">
        <w:r>
          <w:delText>,</w:delText>
        </w:r>
      </w:del>
      <w:r>
        <w:t xml:space="preserve"> </w:t>
      </w:r>
      <w:del w:id="20042" w:author="GoldenCorpusHarness" w:date="2026-03-28T22:23:47Z">
        <w:r>
          <w:delText>ar</w:delText>
        </w:r>
      </w:del>
      <w:ins w:id="20043" w:author="GoldenCorpusHarness" w:date="2026-03-28T22:23:47Z">
        <w:r>
          <w:t>b</w:t>
        </w:r>
      </w:ins>
      <w:r>
        <w:t>e</w:t>
      </w:r>
      <w:del w:id="20044" w:author="GoldenCorpusHarness" w:date="2026-03-28T22:23:47Z">
        <w:r>
          <w:delText xml:space="preserve"> excluded from</w:delText>
        </w:r>
      </w:del>
      <w:r>
        <w:t xml:space="preserve"> the </w:t>
      </w:r>
      <w:del w:id="20045" w:author="GoldenCorpusHarness" w:date="2026-03-28T22:23:47Z">
        <w:r>
          <w:delText>trial at German sites; therefore, all references</w:delText>
        </w:r>
      </w:del>
      <w:ins w:id="20046" w:author="GoldenCorpusHarness" w:date="2026-03-28T22:23:47Z">
        <w:r>
          <w:t>EDC</w:t>
        </w:r>
      </w:ins>
      <w:r>
        <w:t xml:space="preserve"> to</w:t>
      </w:r>
      <w:del w:id="20047" w:author="GoldenCorpusHarness" w:date="2026-03-28T22:23:47Z">
        <w:r>
          <w:delText xml:space="preserve"> a participant’s “legally acceptable representative” in the protoc</w:delText>
        </w:r>
      </w:del>
      <w:r>
        <w:t>ol</w:t>
      </w:r>
      <w:del w:id="20048" w:author="GoldenCorpusHarness" w:date="2026-03-28T22:23:47Z">
        <w:r>
          <w:delText xml:space="preserve"> are not applicable for participants in Germany</w:delText>
        </w:r>
      </w:del>
      <w:r>
        <w:t>.</w:t>
      </w:r>
    </w:p>
    <w:p ns2:paraId="4DF5B3C2" ns2:textId="77777777" w:rsidR="008F3380" w:rsidRPr="00C25E6D" w:rsidRDefault="00895D30" w:rsidP="008F3380">
      <w:pPr>
        <w:pStyle w:val="Heading3"/>
      </w:pPr>
      <w:del w:id="20049" w:author="GoldenCorpusHarness" w:date="2026-03-28T22:23:47Z">
        <w:r>
          <w:delText>I</w:delText>
        </w:r>
      </w:del>
      <w:ins w:id="20050" w:author="GoldenCorpusHarness" w:date="2026-03-28T22:23:47Z">
        <w:r>
          <w:t>Electronic reporting procedures can be found in the EDC da</w:t>
        </w:r>
      </w:ins>
      <w:r>
        <w:t>ta</w:t>
      </w:r>
      <w:ins w:id="20051" w:author="GoldenCorpusHarness" w:date="2026-03-28T22:23:47Z">
        <w:r>
          <w:t xml:space="preserve"> entry guide</w:t>
        </w:r>
      </w:ins>
      <w:r>
        <w:t>l</w:t>
      </w:r>
      <w:del w:id="20052" w:author="GoldenCorpusHarness" w:date="2026-03-28T22:23:47Z">
        <w:r>
          <w:delText>y</w:delText>
        </w:r>
      </w:del>
      <w:ins w:id="20053" w:author="GoldenCorpusHarness" w:date="2026-03-28T22:23:47Z">
        <w:r>
          <w:t>ines (or equivalent).</w:t>
        </w:r>
      </w:ins>
    </w:p>
    <w:p ns2:paraId="65FE0632" ns2:textId="77777777" w:rsidR="008F3380" w:rsidRPr="00E30922" w:rsidRDefault="00895D30" w:rsidP="00E30922">
      <w:pPr>
        <w:pStyle w:val="paragraph0"/>
        <w:rPr>
          <w:b/>
          <w:bCs/>
        </w:rPr>
      </w:pPr>
      <w:del w:id="20054" w:author="GoldenCorpusHarness" w:date="2026-03-28T22:23:47Z">
        <w:r>
          <w:delText>S</w:delText>
        </w:r>
      </w:del>
      <w:ins w:id="20055" w:author="GoldenCorpusHarness" w:date="2026-03-28T22:23:47Z">
        <w:r>
          <w:t>If the el</w:t>
        </w:r>
      </w:ins>
      <w:r>
        <w:t>ect</w:t>
      </w:r>
      <w:del w:id="20056" w:author="GoldenCorpusHarness" w:date="2026-03-28T22:23:47Z">
        <w:r>
          <w:delText>i</w:delText>
        </w:r>
      </w:del>
      <w:ins w:id="20057" w:author="GoldenCorpusHarness" w:date="2026-03-28T22:23:47Z">
        <w:r>
          <w:t>r</w:t>
        </w:r>
      </w:ins>
      <w:r>
        <w:t>on</w:t>
      </w:r>
      <w:ins w:id="20058" w:author="GoldenCorpusHarness" w:date="2026-03-28T22:23:47Z">
        <w:r>
          <w:t>ic</w:t>
        </w:r>
      </w:ins>
      <w:r>
        <w:t xml:space="preserve"> </w:t>
      </w:r>
      <w:del w:id="20059" w:author="GoldenCorpusHarness" w:date="2026-03-28T22:23:47Z">
        <w:r>
          <w:delText>1.3</w:delText>
        </w:r>
      </w:del>
      <w:ins w:id="20060" w:author="GoldenCorpusHarness" w:date="2026-03-28T22:23:47Z">
        <w:r>
          <w:t>system</w:t>
        </w:r>
      </w:ins>
      <w:r>
        <w:t xml:space="preserve"> </w:t>
      </w:r>
      <w:del w:id="20061" w:author="GoldenCorpusHarness" w:date="2026-03-28T22:23:47Z">
        <w:r>
          <w:delText>Sched</w:delText>
        </w:r>
      </w:del>
      <w:ins w:id="20062" w:author="GoldenCorpusHarness" w:date="2026-03-28T22:23:47Z">
        <w:r>
          <w:t xml:space="preserve">is </w:t>
        </w:r>
      </w:ins>
      <w:r>
        <w:t>u</w:t>
      </w:r>
      <w:ins w:id="20063" w:author="GoldenCorpusHarness" w:date="2026-03-28T22:23:47Z">
        <w:r>
          <w:t>navailab</w:t>
        </w:r>
      </w:ins>
      <w:r>
        <w:t xml:space="preserve">le </w:t>
      </w:r>
      <w:ins w:id="20064" w:author="GoldenCorpusHarness" w:date="2026-03-28T22:23:47Z">
        <w:r>
          <w:t>f</w:t>
        </w:r>
      </w:ins>
      <w:r>
        <w:t>o</w:t>
      </w:r>
      <w:del w:id="20065" w:author="GoldenCorpusHarness" w:date="2026-03-28T22:23:47Z">
        <w:r>
          <w:delText>f</w:delText>
        </w:r>
      </w:del>
      <w:ins w:id="20066" w:author="GoldenCorpusHarness" w:date="2026-03-28T22:23:47Z">
        <w:r>
          <w:t>r more than 24 hours, then the site will use the paper</w:t>
        </w:r>
      </w:ins>
      <w:r>
        <w:t xml:space="preserve"> A</w:t>
      </w:r>
      <w:del w:id="20067" w:author="GoldenCorpusHarness" w:date="2026-03-28T22:23:47Z">
        <w:r>
          <w:delText>c</w:delText>
        </w:r>
      </w:del>
      <w:ins w:id="20068" w:author="GoldenCorpusHarness" w:date="2026-03-28T22:23:47Z">
        <w:r>
          <w:t>E Repor</w:t>
        </w:r>
      </w:ins>
      <w:r>
        <w:t>ti</w:t>
      </w:r>
      <w:del w:id="20069" w:author="GoldenCorpusHarness" w:date="2026-03-28T22:23:47Z">
        <w:r>
          <w:delText>vities</w:delText>
        </w:r>
      </w:del>
      <w:ins w:id="20070" w:author="GoldenCorpusHarness" w:date="2026-03-28T22:23:47Z">
        <w:r>
          <w:t>ng</w:t>
        </w:r>
      </w:ins>
      <w:r>
        <w:t xml:space="preserve"> </w:t>
      </w:r>
      <w:ins w:id="20071" w:author="GoldenCorpusHarness" w:date="2026-03-28T22:23:47Z">
        <w:r>
          <w:t>form.</w:t>
        </w:r>
      </w:ins>
    </w:p>
    <w:p ns2:paraId="5D409B82" ns2:textId="77777777" w:rsidR="008F3380" w:rsidRPr="00C25E6D" w:rsidRDefault="00895D30" w:rsidP="00E30922">
      <w:pPr>
        <w:pStyle w:val="paragraph0"/>
        <w:rPr>
          <w:iCs/>
          <w:u w:val="single"/>
        </w:rPr>
      </w:pPr>
      <w:del w:id="20072" w:author="GoldenCorpusHarness" w:date="2026-03-28T22:23:47Z">
        <w:r>
          <w:delText>Lab</w:delText>
        </w:r>
      </w:del>
      <w:ins w:id="20073" w:author="GoldenCorpusHarness" w:date="2026-03-28T22:23:47Z">
        <w:r>
          <w:t>Reference Section 8.4.1 f</w:t>
        </w:r>
      </w:ins>
      <w:r>
        <w:t>or</w:t>
      </w:r>
      <w:del w:id="20074" w:author="GoldenCorpusHarness" w:date="2026-03-28T22:23:47Z">
        <w:r>
          <w:delText>at</w:delText>
        </w:r>
      </w:del>
      <w:ins w:id="20075" w:author="GoldenCorpusHarness" w:date="2026-03-28T22:23:47Z">
        <w:r>
          <w:t xml:space="preserve"> rep</w:t>
        </w:r>
      </w:ins>
      <w:r>
        <w:t>or</w:t>
      </w:r>
      <w:del w:id="20076" w:author="GoldenCorpusHarness" w:date="2026-03-28T22:23:47Z">
        <w:r>
          <w:delText>y</w:delText>
        </w:r>
      </w:del>
      <w:ins w:id="20077" w:author="GoldenCorpusHarness" w:date="2026-03-28T22:23:47Z">
        <w:r>
          <w:t>ting</w:t>
        </w:r>
      </w:ins>
      <w:r>
        <w:t xml:space="preserve"> </w:t>
      </w:r>
      <w:del w:id="20078" w:author="GoldenCorpusHarness" w:date="2026-03-28T22:23:47Z">
        <w:r>
          <w:delText>Proc</w:delText>
        </w:r>
      </w:del>
      <w:ins w:id="20079" w:author="GoldenCorpusHarness" w:date="2026-03-28T22:23:47Z">
        <w:r>
          <w:t>tim</w:t>
        </w:r>
      </w:ins>
      <w:r>
        <w:t>e</w:t>
      </w:r>
      <w:del w:id="20080" w:author="GoldenCorpusHarness" w:date="2026-03-28T22:23:47Z">
        <w:r>
          <w:delText>du</w:delText>
        </w:r>
      </w:del>
      <w:ins w:id="20081" w:author="GoldenCorpusHarness" w:date="2026-03-28T22:23:47Z">
        <w:r>
          <w:t xml:space="preserve"> </w:t>
        </w:r>
      </w:ins>
      <w:r>
        <w:t>re</w:t>
      </w:r>
      <w:ins w:id="20082" w:author="GoldenCorpusHarness" w:date="2026-03-28T22:23:47Z">
        <w:r>
          <w:t>quirement</w:t>
        </w:r>
      </w:ins>
      <w:r>
        <w:t>s</w:t>
      </w:r>
      <w:ins w:id="20083" w:author="GoldenCorpusHarness" w:date="2026-03-28T22:23:47Z">
        <w:r>
          <w:t>.</w:t>
        </w:r>
      </w:ins>
    </w:p>
    <w:p ns2:paraId="129AA0EC" ns2:textId="77777777" w:rsidR="008F3380" w:rsidRPr="00C25E6D" w:rsidRDefault="00895D30" w:rsidP="00E30922">
      <w:pPr>
        <w:pStyle w:val="paragraph0"/>
      </w:pPr>
      <w:del w:id="20084" w:author="GoldenCorpusHarness" w:date="2026-03-28T22:23:47Z">
        <w:r>
          <w:delText>HIV</w:delText>
        </w:r>
      </w:del>
      <w:ins w:id="20085" w:author="GoldenCorpusHarness" w:date="2026-03-28T22:23:47Z">
        <w:r>
          <w:t>The</w:t>
        </w:r>
      </w:ins>
      <w:r>
        <w:t xml:space="preserve"> </w:t>
      </w:r>
      <w:ins w:id="20086" w:author="GoldenCorpusHarness" w:date="2026-03-28T22:23:47Z">
        <w:r>
          <w:t>si</w:t>
        </w:r>
      </w:ins>
      <w:r>
        <w:t>te</w:t>
      </w:r>
      <w:del w:id="20087" w:author="GoldenCorpusHarness" w:date="2026-03-28T22:23:47Z">
        <w:r>
          <w:delText>st</w:delText>
        </w:r>
      </w:del>
      <w:ins w:id="20088" w:author="GoldenCorpusHarness" w:date="2026-03-28T22:23:47Z">
        <w:r>
          <w:t xml:space="preserve"> w</w:t>
        </w:r>
      </w:ins>
      <w:r>
        <w:t>i</w:t>
      </w:r>
      <w:del w:id="20089" w:author="GoldenCorpusHarness" w:date="2026-03-28T22:23:47Z">
        <w:r>
          <w:delText>ng and hepatitis B and C screening are required eva</w:delText>
        </w:r>
      </w:del>
      <w:r>
        <w:t>l</w:t>
      </w:r>
      <w:del w:id="20090" w:author="GoldenCorpusHarness" w:date="2026-03-28T22:23:47Z">
        <w:r>
          <w:delText>uations for study</w:delText>
        </w:r>
      </w:del>
      <w:ins w:id="20091" w:author="GoldenCorpusHarness" w:date="2026-03-28T22:23:47Z">
        <w:r>
          <w:t>l</w:t>
        </w:r>
      </w:ins>
      <w:r>
        <w:t xml:space="preserve"> ent</w:t>
      </w:r>
      <w:del w:id="20092" w:author="GoldenCorpusHarness" w:date="2026-03-28T22:23:47Z">
        <w:r>
          <w:delText>ry and need to be p</w:delText>
        </w:r>
      </w:del>
      <w:r>
        <w:t>er</w:t>
      </w:r>
      <w:del w:id="20093" w:author="GoldenCorpusHarness" w:date="2026-03-28T22:23:47Z">
        <w:r>
          <w:delText>formed in order to evaluate eligibility. This testing can be performed at any time during</w:delText>
        </w:r>
      </w:del>
      <w:r>
        <w:t xml:space="preserve"> the S</w:t>
      </w:r>
      <w:ins w:id="20094" w:author="GoldenCorpusHarness" w:date="2026-03-28T22:23:47Z">
        <w:r>
          <w:t>AE data into the ele</w:t>
        </w:r>
      </w:ins>
      <w:r>
        <w:t>c</w:t>
      </w:r>
      <w:ins w:id="20095" w:author="GoldenCorpusHarness" w:date="2026-03-28T22:23:47Z">
        <w:r>
          <w:t>t</w:t>
        </w:r>
      </w:ins>
      <w:r>
        <w:t>r</w:t>
      </w:r>
      <w:del w:id="20096" w:author="GoldenCorpusHarness" w:date="2026-03-28T22:23:47Z">
        <w:r>
          <w:delText>ee</w:delText>
        </w:r>
      </w:del>
      <w:ins w:id="20097" w:author="GoldenCorpusHarness" w:date="2026-03-28T22:23:47Z">
        <w:r>
          <w:t>o</w:t>
        </w:r>
      </w:ins>
      <w:r>
        <w:t>ni</w:t>
      </w:r>
      <w:ins w:id="20098" w:author="GoldenCorpusHarness" w:date="2026-03-28T22:23:47Z">
        <w:r>
          <w:t>c system as soo</w:t>
        </w:r>
      </w:ins>
      <w:r>
        <w:t>n</w:t>
      </w:r>
      <w:del w:id="20099" w:author="GoldenCorpusHarness" w:date="2026-03-28T22:23:47Z">
        <w:r>
          <w:delText>g</w:delText>
        </w:r>
      </w:del>
      <w:r>
        <w:t xml:space="preserve"> </w:t>
      </w:r>
      <w:del w:id="20100" w:author="GoldenCorpusHarness" w:date="2026-03-28T22:23:47Z">
        <w:r>
          <w:delText>P</w:delText>
        </w:r>
      </w:del>
      <w:ins w:id="20101" w:author="GoldenCorpusHarness" w:date="2026-03-28T22:23:47Z">
        <w:r>
          <w:t>as it b</w:t>
        </w:r>
      </w:ins>
      <w:r>
        <w:t>e</w:t>
      </w:r>
      <w:del w:id="20102" w:author="GoldenCorpusHarness" w:date="2026-03-28T22:23:47Z">
        <w:r>
          <w:delText>r</w:delText>
        </w:r>
      </w:del>
      <w:ins w:id="20103" w:author="GoldenCorpusHarness" w:date="2026-03-28T22:23:47Z">
        <w:r>
          <w:t>comes ava</w:t>
        </w:r>
      </w:ins>
      <w:r>
        <w:t>i</w:t>
      </w:r>
      <w:del w:id="20104" w:author="GoldenCorpusHarness" w:date="2026-03-28T22:23:47Z">
        <w:r>
          <w:delText>od</w:delText>
        </w:r>
      </w:del>
      <w:ins w:id="20105" w:author="GoldenCorpusHarness" w:date="2026-03-28T22:23:47Z">
        <w:r>
          <w:t>lable</w:t>
        </w:r>
      </w:ins>
      <w:r>
        <w:t>.</w:t>
      </w:r>
    </w:p>
    <w:p ns2:paraId="511C3747" ns2:textId="77777777" w:rsidR="008F3380" w:rsidRPr="00C25E6D" w:rsidRDefault="00895D30" w:rsidP="00E30922">
      <w:pPr>
        <w:pStyle w:val="paragraph0"/>
      </w:pPr>
      <w:del w:id="20106" w:author="GoldenCorpusHarness" w:date="2026-03-28T22:23:47Z">
        <w:r>
          <w:delText>Mon</w:delText>
        </w:r>
      </w:del>
      <w:ins w:id="20107" w:author="GoldenCorpusHarness" w:date="2026-03-28T22:23:47Z">
        <w:r>
          <w:t xml:space="preserve">After </w:t>
        </w:r>
      </w:ins>
      <w:r>
        <w:t>th</w:t>
      </w:r>
      <w:del w:id="20108" w:author="GoldenCorpusHarness" w:date="2026-03-28T22:23:47Z">
        <w:r>
          <w:delText>ly urin</w:delText>
        </w:r>
      </w:del>
      <w:r>
        <w:t>e</w:t>
      </w:r>
      <w:del w:id="20109" w:author="GoldenCorpusHarness" w:date="2026-03-28T22:23:47Z">
        <w:r>
          <w:delText xml:space="preserve"> pregnancy testing is required during</w:delText>
        </w:r>
      </w:del>
      <w:r>
        <w:t xml:space="preserve"> study i</w:t>
      </w:r>
      <w:del w:id="20110" w:author="GoldenCorpusHarness" w:date="2026-03-28T22:23:47Z">
        <w:r>
          <w:delText>n</w:delText>
        </w:r>
      </w:del>
      <w:ins w:id="20111" w:author="GoldenCorpusHarness" w:date="2026-03-28T22:23:47Z">
        <w:r>
          <w:t>s comple</w:t>
        </w:r>
      </w:ins>
      <w:r>
        <w:t>te</w:t>
      </w:r>
      <w:del w:id="20112" w:author="GoldenCorpusHarness" w:date="2026-03-28T22:23:47Z">
        <w:r>
          <w:delText>r</w:delText>
        </w:r>
      </w:del>
      <w:ins w:id="20113" w:author="GoldenCorpusHarness" w:date="2026-03-28T22:23:47Z">
        <w:r>
          <w:t>d at a gi</w:t>
        </w:r>
      </w:ins>
      <w:r>
        <w:t>ven</w:t>
      </w:r>
      <w:ins w:id="20114" w:author="GoldenCorpusHarness" w:date="2026-03-28T22:23:47Z">
        <w:r>
          <w:t xml:space="preserve"> si</w:t>
        </w:r>
      </w:ins>
      <w:r>
        <w:t>t</w:t>
      </w:r>
      <w:del w:id="20115" w:author="GoldenCorpusHarness" w:date="2026-03-28T22:23:47Z">
        <w:r>
          <w:delText>i</w:delText>
        </w:r>
      </w:del>
      <w:ins w:id="20116" w:author="GoldenCorpusHarness" w:date="2026-03-28T22:23:47Z">
        <w:r>
          <w:t>e, the EDC t</w:t>
        </w:r>
      </w:ins>
      <w:r>
        <w:t>o</w:t>
      </w:r>
      <w:del w:id="20117" w:author="GoldenCorpusHarness" w:date="2026-03-28T22:23:47Z">
        <w:r>
          <w:delText>n as</w:delText>
        </w:r>
      </w:del>
      <w:ins w:id="20118" w:author="GoldenCorpusHarness" w:date="2026-03-28T22:23:47Z">
        <w:r>
          <w:t>ol</w:t>
        </w:r>
      </w:ins>
      <w:r>
        <w:t xml:space="preserve"> w</w:t>
      </w:r>
      <w:del w:id="20119" w:author="GoldenCorpusHarness" w:date="2026-03-28T22:23:47Z">
        <w:r>
          <w:delText>e</w:delText>
        </w:r>
      </w:del>
      <w:ins w:id="20120" w:author="GoldenCorpusHarness" w:date="2026-03-28T22:23:47Z">
        <w:r>
          <w:t>i</w:t>
        </w:r>
      </w:ins>
      <w:r>
        <w:t xml:space="preserve">ll </w:t>
      </w:r>
      <w:ins w:id="20121" w:author="GoldenCorpusHarness" w:date="2026-03-28T22:23:47Z">
        <w:r>
          <w:t>be t</w:t>
        </w:r>
      </w:ins>
      <w:r>
        <w:t>a</w:t>
      </w:r>
      <w:del w:id="20122" w:author="GoldenCorpusHarness" w:date="2026-03-28T22:23:47Z">
        <w:r>
          <w:delText>s</w:delText>
        </w:r>
      </w:del>
      <w:ins w:id="20123" w:author="GoldenCorpusHarness" w:date="2026-03-28T22:23:47Z">
        <w:r>
          <w:t>ken</w:t>
        </w:r>
      </w:ins>
      <w:r>
        <w:t xml:space="preserve"> </w:t>
      </w:r>
      <w:del w:id="20124" w:author="GoldenCorpusHarness" w:date="2026-03-28T22:23:47Z">
        <w:r>
          <w:delText>a</w:delText>
        </w:r>
      </w:del>
      <w:ins w:id="20125" w:author="GoldenCorpusHarness" w:date="2026-03-28T22:23:47Z">
        <w:r>
          <w:t>off-line to preven</w:t>
        </w:r>
      </w:ins>
      <w:r>
        <w:t>t the en</w:t>
      </w:r>
      <w:del w:id="20126" w:author="GoldenCorpusHarness" w:date="2026-03-28T22:23:47Z">
        <w:r>
          <w:delText>d</w:delText>
        </w:r>
      </w:del>
      <w:ins w:id="20127" w:author="GoldenCorpusHarness" w:date="2026-03-28T22:23:47Z">
        <w:r>
          <w:t>try</w:t>
        </w:r>
      </w:ins>
      <w:r>
        <w:t xml:space="preserve"> of </w:t>
      </w:r>
      <w:ins w:id="20128" w:author="GoldenCorpusHarness" w:date="2026-03-28T22:23:47Z">
        <w:r>
          <w:t>new data or changes to exi</w:t>
        </w:r>
      </w:ins>
      <w:r>
        <w:t>st</w:t>
      </w:r>
      <w:del w:id="20129" w:author="GoldenCorpusHarness" w:date="2026-03-28T22:23:47Z">
        <w:r>
          <w:delText xml:space="preserve">udy </w:delText>
        </w:r>
      </w:del>
      <w:r>
        <w:t>in</w:t>
      </w:r>
      <w:ins w:id="20130" w:author="GoldenCorpusHarness" w:date="2026-03-28T22:23:47Z">
        <w:r>
          <w:t>g da</w:t>
        </w:r>
      </w:ins>
      <w:r>
        <w:t>t</w:t>
      </w:r>
      <w:del w:id="20131" w:author="GoldenCorpusHarness" w:date="2026-03-28T22:23:47Z">
        <w:r>
          <w:delText>ervention</w:delText>
        </w:r>
      </w:del>
      <w:ins w:id="20132" w:author="GoldenCorpusHarness" w:date="2026-03-28T22:23:47Z">
        <w:r>
          <w:t>a</w:t>
        </w:r>
      </w:ins>
      <w:r>
        <w:t>.</w:t>
      </w:r>
    </w:p>
    <w:p ns2:paraId="42818BD0" ns2:textId="77777777" w:rsidR="00257706" w:rsidRPr="00845AC6" w:rsidRDefault="00895D30" w:rsidP="00E30922">
      <w:pPr>
        <w:pStyle w:val="paragraph0"/>
        <w:rPr>
          <w:b/>
          <w:bCs/>
        </w:rPr>
      </w:pPr>
      <w:ins w:id="20133" w:author="GoldenCorpusHarness" w:date="2026-03-28T22:23:47Z">
        <w:r>
          <w:t xml:space="preserve">If a site receives a report of a new </w:t>
        </w:r>
      </w:ins>
      <w:r>
        <w:t>S</w:t>
      </w:r>
      <w:del w:id="20134" w:author="GoldenCorpusHarness" w:date="2026-03-28T22:23:47Z">
        <w:r>
          <w:delText>ection 5</w:delText>
        </w:r>
      </w:del>
      <w:ins w:id="20135" w:author="GoldenCorpusHarness" w:date="2026-03-28T22:23:47Z">
        <w:r>
          <w:t>AE from a study participant or receives updated data on a previously reported SAE after the EDC tool has been taken off-line, then the site can report this information on a paper SAE form or by telephone (see next section)</w:t>
        </w:r>
      </w:ins>
      <w:r>
        <w:t>.</w:t>
      </w:r>
      <w:del w:id="20136" w:author="GoldenCorpusHarness" w:date="2026-03-28T22:23:47Z">
        <w:r>
          <w:delText>1 Inclusion Criteria - Criteria # 13 and 14</w:delText>
        </w:r>
      </w:del>
    </w:p>
    <w:p ns2:paraId="7EDD8F6A" ns2:textId="77777777" w:rsidR="00257706" w:rsidRPr="00C25E6D" w:rsidRDefault="00895D30" w:rsidP="00E30922">
      <w:pPr>
        <w:pStyle w:val="paragraph0"/>
        <w:rPr>
          <w:u w:val="single"/>
        </w:rPr>
      </w:pPr>
      <w:del w:id="20137" w:author="GoldenCorpusHarness" w:date="2026-03-28T22:23:47Z">
        <w:r>
          <w:delText>M</w:delText>
        </w:r>
      </w:del>
      <w:ins w:id="20138" w:author="GoldenCorpusHarness" w:date="2026-03-28T22:23:47Z">
        <w:r>
          <w:t>Contacts for SAE reporting can be found in the Investigator Study File Binder (or equiv</w:t>
        </w:r>
      </w:ins>
      <w:r>
        <w:t>ale</w:t>
      </w:r>
      <w:del w:id="20139" w:author="GoldenCorpusHarness" w:date="2026-03-28T22:23:47Z">
        <w:r>
          <w:delText xml:space="preserve"> participa</w:delText>
        </w:r>
      </w:del>
      <w:r>
        <w:t>nt</w:t>
      </w:r>
      <w:del w:id="20140" w:author="GoldenCorpusHarness" w:date="2026-03-28T22:23:47Z">
        <w:r>
          <w:delText>s:</w:delText>
        </w:r>
      </w:del>
      <w:ins w:id="20141" w:author="GoldenCorpusHarness" w:date="2026-03-28T22:23:47Z">
        <w:r>
          <w:t>).</w:t>
        </w:r>
      </w:ins>
    </w:p>
    <w:p ns2:paraId="14D3C215" ns2:textId="77777777" w:rsidR="00257706" w:rsidRPr="00C25E6D" w:rsidRDefault="00895D30" w:rsidP="00E30922">
      <w:pPr>
        <w:pStyle w:val="paragraph0"/>
      </w:pPr>
      <w:del w:id="20142" w:author="GoldenCorpusHarness" w:date="2026-03-28T22:23:47Z">
        <w:r>
          <w:delText>The length of time required to continue contraception for each study intervention is as follows:</w:delText>
        </w:r>
      </w:del>
    </w:p>
    <w:p ns2:paraId="1AC95AC0" ns2:textId="77777777" w:rsidR="00257706" w:rsidRPr="00C25E6D" w:rsidRDefault="00895D30" w:rsidP="00257706">
      <w:pPr>
        <w:pStyle w:val="ListBullet"/>
        <w:keepLines w:val="0"/>
        <w:spacing w:after="240"/>
      </w:pPr>
      <w:del w:id="20143" w:author="GoldenCorpusHarness" w:date="2026-03-28T22:23:47Z">
        <w:r>
          <w:delText>T</w:delText>
        </w:r>
      </w:del>
      <w:ins w:id="20144" w:author="GoldenCorpusHarness" w:date="2026-03-28T22:23:47Z">
        <w:r>
          <w:t xml:space="preserve">SAE </w:t>
        </w:r>
      </w:ins>
      <w:r>
        <w:t>re</w:t>
      </w:r>
      <w:del w:id="20145" w:author="GoldenCorpusHarness" w:date="2026-03-28T22:23:47Z">
        <w:r>
          <w:delText>atment G</w:delText>
        </w:r>
      </w:del>
      <w:ins w:id="20146" w:author="GoldenCorpusHarness" w:date="2026-03-28T22:23:47Z">
        <w:r>
          <w:t>po</w:t>
        </w:r>
      </w:ins>
      <w:r>
        <w:t>r</w:t>
      </w:r>
      <w:del w:id="20147" w:author="GoldenCorpusHarness" w:date="2026-03-28T22:23:47Z">
        <w:r>
          <w:delText>oup (Nemtabru</w:delText>
        </w:r>
      </w:del>
      <w:r>
        <w:t>tin</w:t>
      </w:r>
      <w:del w:id="20148" w:author="GoldenCorpusHarness" w:date="2026-03-28T22:23:47Z">
        <w:r>
          <w:delText>ib</w:delText>
        </w:r>
      </w:del>
      <w:ins w:id="20149" w:author="GoldenCorpusHarness" w:date="2026-03-28T22:23:47Z">
        <w:r>
          <w:t>g</w:t>
        </w:r>
      </w:ins>
      <w:r>
        <w:t xml:space="preserve"> </w:t>
      </w:r>
      <w:del w:id="20150" w:author="GoldenCorpusHarness" w:date="2026-03-28T22:23:47Z">
        <w:r>
          <w:delText>+ Vene</w:delText>
        </w:r>
      </w:del>
      <w:r>
        <w:t>to</w:t>
      </w:r>
      <w:del w:id="20151" w:author="GoldenCorpusHarness" w:date="2026-03-28T22:23:47Z">
        <w:r>
          <w:delText>cl</w:delText>
        </w:r>
      </w:del>
      <w:ins w:id="20152" w:author="GoldenCorpusHarness" w:date="2026-03-28T22:23:47Z">
        <w:r>
          <w:t xml:space="preserve"> the Sponsor vi</w:t>
        </w:r>
      </w:ins>
      <w:r>
        <w:t>a</w:t>
      </w:r>
      <w:del w:id="20153" w:author="GoldenCorpusHarness" w:date="2026-03-28T22:23:47Z">
        <w:r>
          <w:delText>x): 102</w:delText>
        </w:r>
      </w:del>
      <w:r>
        <w:t xml:space="preserve"> </w:t>
      </w:r>
      <w:del w:id="20154" w:author="GoldenCorpusHarness" w:date="2026-03-28T22:23:47Z">
        <w:r>
          <w:delText>d</w:delText>
        </w:r>
      </w:del>
      <w:ins w:id="20155" w:author="GoldenCorpusHarness" w:date="2026-03-28T22:23:47Z">
        <w:r>
          <w:t>p</w:t>
        </w:r>
      </w:ins>
      <w:r>
        <w:t>a</w:t>
      </w:r>
      <w:del w:id="20156" w:author="GoldenCorpusHarness" w:date="2026-03-28T22:23:47Z">
        <w:r>
          <w:delText>ys</w:delText>
        </w:r>
      </w:del>
      <w:ins w:id="20157" w:author="GoldenCorpusHarness" w:date="2026-03-28T22:23:47Z">
        <w:r>
          <w:t>per CRF</w:t>
        </w:r>
      </w:ins>
    </w:p>
    <w:p ns2:paraId="39AB374A" ns2:textId="77777777" w:rsidR="00257706" w:rsidRPr="00C25E6D" w:rsidRDefault="00895D30" w:rsidP="00257706">
      <w:pPr>
        <w:pStyle w:val="ListBullet"/>
        <w:keepLines w:val="0"/>
        <w:spacing w:after="240"/>
      </w:pPr>
      <w:ins w:id="20158" w:author="GoldenCorpusHarness" w:date="2026-03-28T22:23:47Z">
        <w:r>
          <w:t>If the ED</w:t>
        </w:r>
      </w:ins>
      <w:r>
        <w:t>C</w:t>
      </w:r>
      <w:ins w:id="20159" w:author="GoldenCorpusHarness" w:date="2026-03-28T22:23:47Z">
        <w:r>
          <w:t xml:space="preserve"> t</w:t>
        </w:r>
      </w:ins>
      <w:r>
        <w:t>o</w:t>
      </w:r>
      <w:del w:id="20160" w:author="GoldenCorpusHarness" w:date="2026-03-28T22:23:47Z">
        <w:r>
          <w:delText>m</w:delText>
        </w:r>
      </w:del>
      <w:ins w:id="20161" w:author="GoldenCorpusHarness" w:date="2026-03-28T22:23:47Z">
        <w:r>
          <w:t>ol is not o</w:t>
        </w:r>
      </w:ins>
      <w:r>
        <w:t>p</w:t>
      </w:r>
      <w:del w:id="20162" w:author="GoldenCorpusHarness" w:date="2026-03-28T22:23:47Z">
        <w:r>
          <w:delText>a</w:delText>
        </w:r>
      </w:del>
      <w:ins w:id="20163" w:author="GoldenCorpusHarness" w:date="2026-03-28T22:23:47Z">
        <w:r>
          <w:t>e</w:t>
        </w:r>
      </w:ins>
      <w:r>
        <w:t>rat</w:t>
      </w:r>
      <w:ins w:id="20164" w:author="GoldenCorpusHarness" w:date="2026-03-28T22:23:47Z">
        <w:r>
          <w:t xml:space="preserve">ional, facsimile transmission </w:t>
        </w:r>
      </w:ins>
      <w:r>
        <w:t xml:space="preserve">or </w:t>
      </w:r>
      <w:del w:id="20165" w:author="GoldenCorpusHarness" w:date="2026-03-28T22:23:47Z">
        <w:r>
          <w:delText>G</w:delText>
        </w:r>
      </w:del>
      <w:ins w:id="20166" w:author="GoldenCorpusHarness" w:date="2026-03-28T22:23:47Z">
        <w:r>
          <w:t>secu</w:t>
        </w:r>
      </w:ins>
      <w:r>
        <w:t>r</w:t>
      </w:r>
      <w:ins w:id="20167" w:author="GoldenCorpusHarness" w:date="2026-03-28T22:23:47Z">
        <w:r>
          <w:t xml:space="preserve">e email </w:t>
        </w:r>
      </w:ins>
      <w:r>
        <w:t>o</w:t>
      </w:r>
      <w:del w:id="20168" w:author="GoldenCorpusHarness" w:date="2026-03-28T22:23:47Z">
        <w:r>
          <w:delText>u</w:delText>
        </w:r>
      </w:del>
      <w:ins w:id="20169" w:author="GoldenCorpusHarness" w:date="2026-03-28T22:23:47Z">
        <w:r>
          <w:t xml:space="preserve">f the SAE </w:t>
        </w:r>
      </w:ins>
      <w:r>
        <w:t>p</w:t>
      </w:r>
      <w:ins w:id="20170" w:author="GoldenCorpusHarness" w:date="2026-03-28T22:23:47Z">
        <w:r>
          <w:t>aper</w:t>
        </w:r>
      </w:ins>
      <w:r>
        <w:t xml:space="preserve"> </w:t>
      </w:r>
      <w:del w:id="20171" w:author="GoldenCorpusHarness" w:date="2026-03-28T22:23:47Z">
        <w:r>
          <w:delText>(</w:delText>
        </w:r>
      </w:del>
      <w:ins w:id="20172" w:author="GoldenCorpusHarness" w:date="2026-03-28T22:23:47Z">
        <w:r>
          <w:t>C</w:t>
        </w:r>
      </w:ins>
      <w:r>
        <w:t>R</w:t>
      </w:r>
      <w:ins w:id="20173" w:author="GoldenCorpusHarness" w:date="2026-03-28T22:23:47Z">
        <w:r>
          <w:t>F is the preferred method to transm</w:t>
        </w:r>
      </w:ins>
      <w:r>
        <w:t>it</w:t>
      </w:r>
      <w:del w:id="20174" w:author="GoldenCorpusHarness" w:date="2026-03-28T22:23:47Z">
        <w:r>
          <w:delText>ux</w:delText>
        </w:r>
      </w:del>
      <w:ins w:id="20175" w:author="GoldenCorpusHarness" w:date="2026-03-28T22:23:47Z">
        <w:r>
          <w:t xml:space="preserve"> th</w:t>
        </w:r>
      </w:ins>
      <w:r>
        <w:t>i</w:t>
      </w:r>
      <w:ins w:id="20176" w:author="GoldenCorpusHarness" w:date="2026-03-28T22:23:47Z">
        <w:r>
          <w:t>s infor</w:t>
        </w:r>
      </w:ins>
      <w:r>
        <w:t>ma</w:t>
      </w:r>
      <w:del w:id="20177" w:author="GoldenCorpusHarness" w:date="2026-03-28T22:23:47Z">
        <w:r>
          <w:delText>b</w:delText>
        </w:r>
      </w:del>
      <w:ins w:id="20178" w:author="GoldenCorpusHarness" w:date="2026-03-28T22:23:47Z">
        <w:r>
          <w:t>tion</w:t>
        </w:r>
      </w:ins>
      <w:r>
        <w:t xml:space="preserve"> </w:t>
      </w:r>
      <w:del w:id="20179" w:author="GoldenCorpusHarness" w:date="2026-03-28T22:23:47Z">
        <w:r>
          <w:delText>+ Vene</w:delText>
        </w:r>
      </w:del>
      <w:r>
        <w:t>to</w:t>
      </w:r>
      <w:del w:id="20180" w:author="GoldenCorpusHarness" w:date="2026-03-28T22:23:47Z">
        <w:r>
          <w:delText>clax): 240</w:delText>
        </w:r>
      </w:del>
      <w:r>
        <w:t xml:space="preserve"> </w:t>
      </w:r>
      <w:del w:id="20181" w:author="GoldenCorpusHarness" w:date="2026-03-28T22:23:47Z">
        <w:r>
          <w:delText>day</w:delText>
        </w:r>
      </w:del>
      <w:ins w:id="20182" w:author="GoldenCorpusHarness" w:date="2026-03-28T22:23:47Z">
        <w:r>
          <w:t>the Spon</w:t>
        </w:r>
      </w:ins>
      <w:r>
        <w:t>s</w:t>
      </w:r>
      <w:ins w:id="20183" w:author="GoldenCorpusHarness" w:date="2026-03-28T22:23:47Z">
        <w:r>
          <w:t>or.</w:t>
        </w:r>
      </w:ins>
    </w:p>
    <w:p ns2:paraId="7874ECEB" ns2:textId="77777777" w:rsidR="00257706" w:rsidRPr="00C25E6D" w:rsidRDefault="00895D30" w:rsidP="00257706">
      <w:pPr>
        <w:pStyle w:val="Paragraph"/>
      </w:pPr>
      <w:del w:id="20184" w:author="GoldenCorpusHarness" w:date="2026-03-28T22:23:47Z">
        <w:r>
          <w:delText>P</w:delText>
        </w:r>
      </w:del>
      <w:ins w:id="20185" w:author="GoldenCorpusHarness" w:date="2026-03-28T22:23:47Z">
        <w:r>
          <w:t xml:space="preserve">In </w:t>
        </w:r>
      </w:ins>
      <w:r>
        <w:t>r</w:t>
      </w:r>
      <w:ins w:id="20186" w:author="GoldenCorpusHarness" w:date="2026-03-28T22:23:47Z">
        <w:r>
          <w:t xml:space="preserve">are circumstances and in the absence </w:t>
        </w:r>
      </w:ins>
      <w:r>
        <w:t>o</w:t>
      </w:r>
      <w:del w:id="20187" w:author="GoldenCorpusHarness" w:date="2026-03-28T22:23:47Z">
        <w:r>
          <w:delText>h</w:delText>
        </w:r>
      </w:del>
      <w:ins w:id="20188" w:author="GoldenCorpusHarness" w:date="2026-03-28T22:23:47Z">
        <w:r>
          <w:t>f facs</w:t>
        </w:r>
      </w:ins>
      <w:r>
        <w:t>i</w:t>
      </w:r>
      <w:del w:id="20189" w:author="GoldenCorpusHarness" w:date="2026-03-28T22:23:47Z">
        <w:r>
          <w:delText>b</w:delText>
        </w:r>
      </w:del>
      <w:ins w:id="20190" w:author="GoldenCorpusHarness" w:date="2026-03-28T22:23:47Z">
        <w:r>
          <w:t>m</w:t>
        </w:r>
      </w:ins>
      <w:r>
        <w:t>i</w:t>
      </w:r>
      <w:ins w:id="20191" w:author="GoldenCorpusHarness" w:date="2026-03-28T22:23:47Z">
        <w:r>
          <w:t>le equipment, notifica</w:t>
        </w:r>
      </w:ins>
      <w:r>
        <w:t xml:space="preserve">tion </w:t>
      </w:r>
      <w:ins w:id="20192" w:author="GoldenCorpusHarness" w:date="2026-03-28T22:23:47Z">
        <w:r>
          <w:t xml:space="preserve">by telephone is acceptable with a copy </w:t>
        </w:r>
      </w:ins>
      <w:r>
        <w:t>of</w:t>
      </w:r>
      <w:del w:id="20193" w:author="GoldenCorpusHarness" w:date="2026-03-28T22:23:47Z">
        <w:r>
          <w:delText xml:space="preserve"> donating sperm during</w:delText>
        </w:r>
      </w:del>
      <w:r>
        <w:t xml:space="preserve"> the </w:t>
      </w:r>
      <w:del w:id="20194" w:author="GoldenCorpusHarness" w:date="2026-03-28T22:23:47Z">
        <w:r>
          <w:delText>tre</w:delText>
        </w:r>
      </w:del>
      <w:ins w:id="20195" w:author="GoldenCorpusHarness" w:date="2026-03-28T22:23:47Z">
        <w:r>
          <w:t>SAE d</w:t>
        </w:r>
      </w:ins>
      <w:r>
        <w:t>at</w:t>
      </w:r>
      <w:del w:id="20196" w:author="GoldenCorpusHarness" w:date="2026-03-28T22:23:47Z">
        <w:r>
          <w:delText>m</w:delText>
        </w:r>
      </w:del>
      <w:ins w:id="20197" w:author="GoldenCorpusHarness" w:date="2026-03-28T22:23:47Z">
        <w:r>
          <w:t>a collection tool s</w:t>
        </w:r>
      </w:ins>
      <w:r>
        <w:t xml:space="preserve">ent </w:t>
      </w:r>
      <w:ins w:id="20198" w:author="GoldenCorpusHarness" w:date="2026-03-28T22:23:47Z">
        <w:r>
          <w:t>by overnight m</w:t>
        </w:r>
      </w:ins>
      <w:r>
        <w:t>a</w:t>
      </w:r>
      <w:del w:id="20199" w:author="GoldenCorpusHarness" w:date="2026-03-28T22:23:47Z">
        <w:r>
          <w:delText>nd unt</w:delText>
        </w:r>
      </w:del>
      <w:r>
        <w:t>il</w:t>
      </w:r>
      <w:del w:id="20200" w:author="GoldenCorpusHarness" w:date="2026-03-28T22:23:47Z">
        <w:r>
          <w:delText>:</w:delText>
        </w:r>
      </w:del>
      <w:r>
        <w:t xml:space="preserve"> </w:t>
      </w:r>
      <w:ins w:id="20201" w:author="GoldenCorpusHarness" w:date="2026-03-28T22:23:47Z">
        <w:r>
          <w:t>or courier service.</w:t>
        </w:r>
      </w:ins>
    </w:p>
    <w:p ns2:paraId="38B1E7CF" ns2:textId="77777777" w:rsidR="00257706" w:rsidRPr="00C25E6D" w:rsidRDefault="00895D30" w:rsidP="00257706">
      <w:pPr>
        <w:pStyle w:val="ListBullet"/>
        <w:keepLines w:val="0"/>
        <w:spacing w:after="240"/>
      </w:pPr>
      <w:del w:id="20202" w:author="GoldenCorpusHarness" w:date="2026-03-28T22:23:47Z">
        <w:r>
          <w:delText>T</w:delText>
        </w:r>
      </w:del>
      <w:ins w:id="20203" w:author="GoldenCorpusHarness" w:date="2026-03-28T22:23:47Z">
        <w:r>
          <w:t xml:space="preserve">Initial notification via telephone does not </w:t>
        </w:r>
      </w:ins>
      <w:r>
        <w:t>re</w:t>
      </w:r>
      <w:ins w:id="20204" w:author="GoldenCorpusHarness" w:date="2026-03-28T22:23:47Z">
        <w:r>
          <w:t>place the need for the investig</w:t>
        </w:r>
      </w:ins>
      <w:r>
        <w:t>at</w:t>
      </w:r>
      <w:ins w:id="20205" w:author="GoldenCorpusHarness" w:date="2026-03-28T22:23:47Z">
        <w:r>
          <w:t>or to co</w:t>
        </w:r>
      </w:ins>
      <w:r>
        <w:t>m</w:t>
      </w:r>
      <w:ins w:id="20206" w:author="GoldenCorpusHarness" w:date="2026-03-28T22:23:47Z">
        <w:r>
          <w:t>pl</w:t>
        </w:r>
      </w:ins>
      <w:r>
        <w:t>e</w:t>
      </w:r>
      <w:ins w:id="20207" w:author="GoldenCorpusHarness" w:date="2026-03-28T22:23:47Z">
        <w:r>
          <w:t>te a</w:t>
        </w:r>
      </w:ins>
      <w:r>
        <w:t>n</w:t>
      </w:r>
      <w:ins w:id="20208" w:author="GoldenCorpusHarness" w:date="2026-03-28T22:23:47Z">
        <w:r>
          <w:t xml:space="preserve">d sign </w:t>
        </w:r>
      </w:ins>
      <w:r>
        <w:t>t</w:t>
      </w:r>
      <w:ins w:id="20209" w:author="GoldenCorpusHarness" w:date="2026-03-28T22:23:47Z">
        <w:r>
          <w:t>he</w:t>
        </w:r>
      </w:ins>
      <w:r>
        <w:t xml:space="preserve"> </w:t>
      </w:r>
      <w:del w:id="20210" w:author="GoldenCorpusHarness" w:date="2026-03-28T22:23:47Z">
        <w:r>
          <w:delText>G</w:delText>
        </w:r>
      </w:del>
      <w:ins w:id="20211" w:author="GoldenCorpusHarness" w:date="2026-03-28T22:23:47Z">
        <w:r>
          <w:t xml:space="preserve">SAE CRF pages within the designated </w:t>
        </w:r>
      </w:ins>
      <w:r>
        <w:t>r</w:t>
      </w:r>
      <w:ins w:id="20212" w:author="GoldenCorpusHarness" w:date="2026-03-28T22:23:47Z">
        <w:r>
          <w:t>ep</w:t>
        </w:r>
      </w:ins>
      <w:r>
        <w:t>o</w:t>
      </w:r>
      <w:del w:id="20213" w:author="GoldenCorpusHarness" w:date="2026-03-28T22:23:47Z">
        <w:r>
          <w:delText>up (Nemtab</w:delText>
        </w:r>
      </w:del>
      <w:r>
        <w:t>r</w:t>
      </w:r>
      <w:del w:id="20214" w:author="GoldenCorpusHarness" w:date="2026-03-28T22:23:47Z">
        <w:r>
          <w:delText>u</w:delText>
        </w:r>
      </w:del>
      <w:r>
        <w:t>tin</w:t>
      </w:r>
      <w:ins w:id="20215" w:author="GoldenCorpusHarness" w:date="2026-03-28T22:23:47Z">
        <w:r>
          <w:t>g t</w:t>
        </w:r>
      </w:ins>
      <w:r>
        <w:t>i</w:t>
      </w:r>
      <w:del w:id="20216" w:author="GoldenCorpusHarness" w:date="2026-03-28T22:23:47Z">
        <w:r>
          <w:delText>b</w:delText>
        </w:r>
      </w:del>
      <w:ins w:id="20217" w:author="GoldenCorpusHarness" w:date="2026-03-28T22:23:47Z">
        <w:r>
          <w:t>me</w:t>
        </w:r>
      </w:ins>
      <w:r>
        <w:t xml:space="preserve"> </w:t>
      </w:r>
      <w:del w:id="20218" w:author="GoldenCorpusHarness" w:date="2026-03-28T22:23:47Z">
        <w:r>
          <w:delText>+ V</w:delText>
        </w:r>
      </w:del>
      <w:ins w:id="20219" w:author="GoldenCorpusHarness" w:date="2026-03-28T22:23:47Z">
        <w:r>
          <w:t>fram</w:t>
        </w:r>
      </w:ins>
      <w:r>
        <w:t>e</w:t>
      </w:r>
      <w:del w:id="20220" w:author="GoldenCorpusHarness" w:date="2026-03-28T22:23:47Z">
        <w:r>
          <w:delText>netoclax): 102 day</w:delText>
        </w:r>
      </w:del>
      <w:r>
        <w:t>s</w:t>
      </w:r>
      <w:ins w:id="20221" w:author="GoldenCorpusHarness" w:date="2026-03-28T22:23:47Z">
        <w:r>
          <w:t>.</w:t>
        </w:r>
      </w:ins>
    </w:p>
    <w:p ns2:paraId="1C16D488" ns2:textId="77777777" w:rsidR="00257706" w:rsidRPr="00C25E6D" w:rsidRDefault="00895D30" w:rsidP="00257706">
      <w:pPr>
        <w:pStyle w:val="ListBullet"/>
        <w:keepLines w:val="0"/>
        <w:spacing w:after="240"/>
      </w:pPr>
      <w:r>
        <w:t>Co</w:t>
      </w:r>
      <w:del w:id="20222" w:author="GoldenCorpusHarness" w:date="2026-03-28T22:23:47Z">
        <w:r>
          <w:delText>m</w:delText>
        </w:r>
      </w:del>
      <w:ins w:id="20223" w:author="GoldenCorpusHarness" w:date="2026-03-28T22:23:47Z">
        <w:r>
          <w:t xml:space="preserve">ntacts and instructions for SAE reporting and </w:t>
        </w:r>
      </w:ins>
      <w:r>
        <w:t>pa</w:t>
      </w:r>
      <w:ins w:id="20224" w:author="GoldenCorpusHarness" w:date="2026-03-28T22:23:47Z">
        <w:r>
          <w:t>pe</w:t>
        </w:r>
      </w:ins>
      <w:r>
        <w:t>r</w:t>
      </w:r>
      <w:ins w:id="20225" w:author="GoldenCorpusHarness" w:date="2026-03-28T22:23:47Z">
        <w:r>
          <w:t xml:space="preserve"> reporting procedures can be found in the Investig</w:t>
        </w:r>
      </w:ins>
      <w:r>
        <w:t xml:space="preserve">ator </w:t>
      </w:r>
      <w:del w:id="20226" w:author="GoldenCorpusHarness" w:date="2026-03-28T22:23:47Z">
        <w:r>
          <w:delText>G</w:delText>
        </w:r>
      </w:del>
      <w:ins w:id="20227" w:author="GoldenCorpusHarness" w:date="2026-03-28T22:23:47Z">
        <w:r>
          <w:t>Study File Binde</w:t>
        </w:r>
      </w:ins>
      <w:r>
        <w:t>r</w:t>
      </w:r>
      <w:del w:id="20228" w:author="GoldenCorpusHarness" w:date="2026-03-28T22:23:47Z">
        <w:r>
          <w:delText>oup</w:delText>
        </w:r>
      </w:del>
      <w:r>
        <w:t xml:space="preserve"> (</w:t>
      </w:r>
      <w:del w:id="20229" w:author="GoldenCorpusHarness" w:date="2026-03-28T22:23:47Z">
        <w:r>
          <w:delText>R</w:delText>
        </w:r>
      </w:del>
      <w:ins w:id="20230" w:author="GoldenCorpusHarness" w:date="2026-03-28T22:23:47Z">
        <w:r>
          <w:t>or equ</w:t>
        </w:r>
      </w:ins>
      <w:r>
        <w:t>i</w:t>
      </w:r>
      <w:del w:id="20231" w:author="GoldenCorpusHarness" w:date="2026-03-28T22:23:47Z">
        <w:r>
          <w:delText>tuxim</w:delText>
        </w:r>
      </w:del>
      <w:ins w:id="20232" w:author="GoldenCorpusHarness" w:date="2026-03-28T22:23:47Z">
        <w:r>
          <w:t>v</w:t>
        </w:r>
      </w:ins>
      <w:r>
        <w:t>a</w:t>
      </w:r>
      <w:del w:id="20233" w:author="GoldenCorpusHarness" w:date="2026-03-28T22:23:47Z">
        <w:r>
          <w:delText>b + V</w:delText>
        </w:r>
      </w:del>
      <w:ins w:id="20234" w:author="GoldenCorpusHarness" w:date="2026-03-28T22:23:47Z">
        <w:r>
          <w:t>l</w:t>
        </w:r>
      </w:ins>
      <w:r>
        <w:t>en</w:t>
      </w:r>
      <w:del w:id="20235" w:author="GoldenCorpusHarness" w:date="2026-03-28T22:23:47Z">
        <w:r>
          <w:delText>e</w:delText>
        </w:r>
      </w:del>
      <w:r>
        <w:t>t</w:t>
      </w:r>
      <w:del w:id="20236" w:author="GoldenCorpusHarness" w:date="2026-03-28T22:23:47Z">
        <w:r>
          <w:delText>oclax</w:delText>
        </w:r>
      </w:del>
      <w:r>
        <w:t>)</w:t>
      </w:r>
      <w:del w:id="20237" w:author="GoldenCorpusHarness" w:date="2026-03-28T22:23:47Z">
        <w:r>
          <w:delText>: 240 days</w:delText>
        </w:r>
      </w:del>
      <w:ins w:id="20238" w:author="GoldenCorpusHarness" w:date="2026-03-28T22:23:47Z">
        <w:r>
          <w:t>.</w:t>
        </w:r>
      </w:ins>
    </w:p>
    <w:p ns2:paraId="32E42133" ns2:textId="77777777" w:rsidR="00257706" w:rsidRPr="00E30922" w:rsidRDefault="00895D30" w:rsidP="00DF2CB9">
      <w:pPr>
        <w:pStyle w:val="paragraph0"/>
        <w:keepNext/>
        <w:rPr>
          <w:u w:val="single"/>
        </w:rPr>
      </w:pPr>
      <w:del w:id="20239" w:author="GoldenCorpusHarness" w:date="2026-03-28T22:23:47Z">
        <w:r>
          <w:delText>Female participants:</w:delText>
        </w:r>
      </w:del>
    </w:p>
    <w:p ns2:paraId="74DA796A" ns2:textId="77777777" w:rsidR="00257706" w:rsidRPr="00C25E6D" w:rsidRDefault="00895D30" w:rsidP="00DF2CB9">
      <w:pPr>
        <w:pStyle w:val="paragraph0"/>
        <w:keepNext/>
      </w:pPr>
      <w:del w:id="20240" w:author="GoldenCorpusHarness" w:date="2026-03-28T22:23:47Z">
        <w:r>
          <w:delText>Th</w:delText>
        </w:r>
      </w:del>
      <w:ins w:id="20241" w:author="GoldenCorpusHarness" w:date="2026-03-28T22:23:47Z">
        <w:r>
          <w:t>Appendix 4: Medical Devic</w:t>
        </w:r>
      </w:ins>
      <w:r>
        <w:t xml:space="preserve">e </w:t>
      </w:r>
      <w:del w:id="20242" w:author="GoldenCorpusHarness" w:date="2026-03-28T22:23:47Z">
        <w:r>
          <w:delText>l</w:delText>
        </w:r>
      </w:del>
      <w:ins w:id="20243" w:author="GoldenCorpusHarness" w:date="2026-03-28T22:23:47Z">
        <w:r>
          <w:t>and Drug–D</w:t>
        </w:r>
      </w:ins>
      <w:r>
        <w:t>e</w:t>
      </w:r>
      <w:del w:id="20244" w:author="GoldenCorpusHarness" w:date="2026-03-28T22:23:47Z">
        <w:r>
          <w:delText>ngth of t</w:delText>
        </w:r>
      </w:del>
      <w:ins w:id="20245" w:author="GoldenCorpusHarness" w:date="2026-03-28T22:23:47Z">
        <w:r>
          <w:t>v</w:t>
        </w:r>
      </w:ins>
      <w:r>
        <w:t>i</w:t>
      </w:r>
      <w:del w:id="20246" w:author="GoldenCorpusHarness" w:date="2026-03-28T22:23:47Z">
        <w:r>
          <w:delText>m</w:delText>
        </w:r>
      </w:del>
      <w:ins w:id="20247" w:author="GoldenCorpusHarness" w:date="2026-03-28T22:23:47Z">
        <w:r>
          <w:t>c</w:t>
        </w:r>
      </w:ins>
      <w:r>
        <w:t xml:space="preserve">e </w:t>
      </w:r>
      <w:del w:id="20248" w:author="GoldenCorpusHarness" w:date="2026-03-28T22:23:47Z">
        <w:r>
          <w:delText>required t</w:delText>
        </w:r>
      </w:del>
      <w:ins w:id="20249" w:author="GoldenCorpusHarness" w:date="2026-03-28T22:23:47Z">
        <w:r>
          <w:t>C</w:t>
        </w:r>
      </w:ins>
      <w:r>
        <w:t>o</w:t>
      </w:r>
      <w:del w:id="20250" w:author="GoldenCorpusHarness" w:date="2026-03-28T22:23:47Z">
        <w:r>
          <w:delText xml:space="preserve"> cont</w:delText>
        </w:r>
      </w:del>
      <w:ins w:id="20251" w:author="GoldenCorpusHarness" w:date="2026-03-28T22:23:47Z">
        <w:r>
          <w:t>mb</w:t>
        </w:r>
      </w:ins>
      <w:r>
        <w:t>in</w:t>
      </w:r>
      <w:del w:id="20252" w:author="GoldenCorpusHarness" w:date="2026-03-28T22:23:47Z">
        <w:r>
          <w:delText>ue contr</w:delText>
        </w:r>
      </w:del>
      <w:r>
        <w:t>a</w:t>
      </w:r>
      <w:del w:id="20253" w:author="GoldenCorpusHarness" w:date="2026-03-28T22:23:47Z">
        <w:r>
          <w:delText>cep</w:delText>
        </w:r>
      </w:del>
      <w:r>
        <w:t xml:space="preserve">tion </w:t>
      </w:r>
      <w:del w:id="20254" w:author="GoldenCorpusHarness" w:date="2026-03-28T22:23:47Z">
        <w:r>
          <w:delText>f</w:delText>
        </w:r>
      </w:del>
      <w:ins w:id="20255" w:author="GoldenCorpusHarness" w:date="2026-03-28T22:23:47Z">
        <w:r>
          <w:t>Pr</w:t>
        </w:r>
      </w:ins>
      <w:r>
        <w:t>o</w:t>
      </w:r>
      <w:ins w:id="20256" w:author="GoldenCorpusHarness" w:date="2026-03-28T22:23:47Z">
        <w:r>
          <w:t>ducts: P</w:t>
        </w:r>
      </w:ins>
      <w:r>
        <w:t>r</w:t>
      </w:r>
      <w:ins w:id="20257" w:author="GoldenCorpusHarness" w:date="2026-03-28T22:23:47Z">
        <w:r>
          <w:t>oduct</w:t>
        </w:r>
      </w:ins>
      <w:r>
        <w:t xml:space="preserve"> </w:t>
      </w:r>
      <w:del w:id="20258" w:author="GoldenCorpusHarness" w:date="2026-03-28T22:23:47Z">
        <w:r>
          <w:delText>e</w:delText>
        </w:r>
      </w:del>
      <w:ins w:id="20259" w:author="GoldenCorpusHarness" w:date="2026-03-28T22:23:47Z">
        <w:r>
          <w:t>Qu</w:t>
        </w:r>
      </w:ins>
      <w:r>
        <w:t>a</w:t>
      </w:r>
      <w:del w:id="20260" w:author="GoldenCorpusHarness" w:date="2026-03-28T22:23:47Z">
        <w:r>
          <w:delText>ch s</w:delText>
        </w:r>
      </w:del>
      <w:ins w:id="20261" w:author="GoldenCorpusHarness" w:date="2026-03-28T22:23:47Z">
        <w:r>
          <w:t>li</w:t>
        </w:r>
      </w:ins>
      <w:r>
        <w:t>t</w:t>
      </w:r>
      <w:del w:id="20262" w:author="GoldenCorpusHarness" w:date="2026-03-28T22:23:47Z">
        <w:r>
          <w:delText>ud</w:delText>
        </w:r>
      </w:del>
      <w:r>
        <w:t xml:space="preserve">y </w:t>
      </w:r>
      <w:ins w:id="20263" w:author="GoldenCorpusHarness" w:date="2026-03-28T22:23:47Z">
        <w:r>
          <w:t>Compla</w:t>
        </w:r>
      </w:ins>
      <w:r>
        <w:t>int</w:t>
      </w:r>
      <w:del w:id="20264" w:author="GoldenCorpusHarness" w:date="2026-03-28T22:23:47Z">
        <w:r>
          <w:delText>erve</w:delText>
        </w:r>
      </w:del>
      <w:ins w:id="20265" w:author="GoldenCorpusHarness" w:date="2026-03-28T22:23:47Z">
        <w:r>
          <w:t>s/Malfu</w:t>
        </w:r>
      </w:ins>
      <w:r>
        <w:t>n</w:t>
      </w:r>
      <w:ins w:id="20266" w:author="GoldenCorpusHarness" w:date="2026-03-28T22:23:47Z">
        <w:r>
          <w:t>c</w:t>
        </w:r>
      </w:ins>
      <w:r>
        <w:t>tion</w:t>
      </w:r>
      <w:ins w:id="20267" w:author="GoldenCorpusHarness" w:date="2026-03-28T22:23:47Z">
        <w:r>
          <w:t>s:</w:t>
        </w:r>
      </w:ins>
      <w:r>
        <w:t xml:space="preserve"> </w:t>
      </w:r>
      <w:ins w:id="20268" w:author="GoldenCorpusHarness" w:date="2026-03-28T22:23:47Z">
        <w:r>
          <w:t>Def</w:t>
        </w:r>
      </w:ins>
      <w:r>
        <w:t>i</w:t>
      </w:r>
      <w:ins w:id="20269" w:author="GoldenCorpusHarness" w:date="2026-03-28T22:23:47Z">
        <w:r>
          <w:t>nition</w:t>
        </w:r>
      </w:ins>
      <w:r>
        <w:t>s</w:t>
      </w:r>
      <w:ins w:id="20270" w:author="GoldenCorpusHarness" w:date="2026-03-28T22:23:47Z">
        <w:r>
          <w:t>, Recording,</w:t>
        </w:r>
      </w:ins>
      <w:r>
        <w:t xml:space="preserve"> a</w:t>
      </w:r>
      <w:del w:id="20271" w:author="GoldenCorpusHarness" w:date="2026-03-28T22:23:47Z">
        <w:r>
          <w:delText>s</w:delText>
        </w:r>
      </w:del>
      <w:ins w:id="20272" w:author="GoldenCorpusHarness" w:date="2026-03-28T22:23:47Z">
        <w:r>
          <w:t>nd</w:t>
        </w:r>
      </w:ins>
      <w:r>
        <w:t xml:space="preserve"> </w:t>
      </w:r>
      <w:del w:id="20273" w:author="GoldenCorpusHarness" w:date="2026-03-28T22:23:47Z">
        <w:r>
          <w:delText>f</w:delText>
        </w:r>
      </w:del>
      <w:ins w:id="20274" w:author="GoldenCorpusHarness" w:date="2026-03-28T22:23:47Z">
        <w:r>
          <w:t>F</w:t>
        </w:r>
      </w:ins>
      <w:r>
        <w:t>ollow</w:t>
      </w:r>
      <w:del w:id="20275" w:author="GoldenCorpusHarness" w:date="2026-03-28T22:23:47Z">
        <w:r>
          <w:delText>s:</w:delText>
        </w:r>
      </w:del>
      <w:ins w:id="20276" w:author="GoldenCorpusHarness" w:date="2026-03-28T22:23:47Z">
        <w:r>
          <w:t>-up</w:t>
        </w:r>
      </w:ins>
    </w:p>
    <w:p ns2:paraId="7C70DA2E" ns2:textId="77777777" w:rsidR="00257706" w:rsidRPr="00C25E6D" w:rsidRDefault="00895D30" w:rsidP="00257706">
      <w:pPr>
        <w:pStyle w:val="ListBullet"/>
        <w:keepLines w:val="0"/>
        <w:spacing w:after="240"/>
      </w:pPr>
      <w:del w:id="20277" w:author="GoldenCorpusHarness" w:date="2026-03-28T22:23:47Z">
        <w:r>
          <w:delText>Treatmen</w:delText>
        </w:r>
      </w:del>
      <w:ins w:id="20278" w:author="GoldenCorpusHarness" w:date="2026-03-28T22:23:47Z">
        <w:r>
          <w:t>No</w:t>
        </w:r>
      </w:ins>
      <w:r>
        <w:t xml:space="preserve">t </w:t>
      </w:r>
      <w:del w:id="20279" w:author="GoldenCorpusHarness" w:date="2026-03-28T22:23:47Z">
        <w:r>
          <w:delText>Grou</w:delText>
        </w:r>
      </w:del>
      <w:ins w:id="20280" w:author="GoldenCorpusHarness" w:date="2026-03-28T22:23:47Z">
        <w:r>
          <w:t>a</w:t>
        </w:r>
      </w:ins>
      <w:r>
        <w:t>p</w:t>
      </w:r>
      <w:del w:id="20281" w:author="GoldenCorpusHarness" w:date="2026-03-28T22:23:47Z">
        <w:r>
          <w:delText xml:space="preserve"> (Nemt</w:delText>
        </w:r>
      </w:del>
      <w:ins w:id="20282" w:author="GoldenCorpusHarness" w:date="2026-03-28T22:23:47Z">
        <w:r>
          <w:t>plic</w:t>
        </w:r>
      </w:ins>
      <w:r>
        <w:t>ab</w:t>
      </w:r>
      <w:del w:id="20283" w:author="GoldenCorpusHarness" w:date="2026-03-28T22:23:47Z">
        <w:r>
          <w:delText>rutinib + V</w:delText>
        </w:r>
      </w:del>
      <w:ins w:id="20284" w:author="GoldenCorpusHarness" w:date="2026-03-28T22:23:47Z">
        <w:r>
          <w:t>l</w:t>
        </w:r>
      </w:ins>
      <w:r>
        <w:t>e</w:t>
      </w:r>
      <w:del w:id="20285" w:author="GoldenCorpusHarness" w:date="2026-03-28T22:23:47Z">
        <w:r>
          <w:delText>netoclax): 192 days</w:delText>
        </w:r>
      </w:del>
      <w:ins w:id="20286" w:author="GoldenCorpusHarness" w:date="2026-03-28T22:23:47Z">
        <w:r>
          <w:t>.</w:t>
        </w:r>
      </w:ins>
    </w:p>
    <w:p ns2:paraId="106F0E86" ns2:textId="77777777" w:rsidR="00257706" w:rsidRPr="00C25E6D" w:rsidRDefault="00895D30" w:rsidP="003501AD">
      <w:pPr>
        <w:pStyle w:val="ListBullet"/>
        <w:keepLines w:val="0"/>
        <w:spacing w:after="240"/>
      </w:pPr>
      <w:del w:id="20287" w:author="GoldenCorpusHarness" w:date="2026-03-28T22:23:47Z">
        <w:r>
          <w:delText>Com</w:delText>
        </w:r>
      </w:del>
      <w:ins w:id="20288" w:author="GoldenCorpusHarness" w:date="2026-03-28T22:23:47Z">
        <w:r>
          <w:t>A</w:t>
        </w:r>
      </w:ins>
      <w:r>
        <w:t>p</w:t>
      </w:r>
      <w:del w:id="20289" w:author="GoldenCorpusHarness" w:date="2026-03-28T22:23:47Z">
        <w:r>
          <w:delText>arator Grou</w:delText>
        </w:r>
      </w:del>
      <w:r>
        <w:t>p</w:t>
      </w:r>
      <w:del w:id="20290" w:author="GoldenCorpusHarness" w:date="2026-03-28T22:23:47Z">
        <w:r>
          <w:delText xml:space="preserve"> (Rituximab + V</w:delText>
        </w:r>
      </w:del>
      <w:r>
        <w:t>en</w:t>
      </w:r>
      <w:del w:id="20291" w:author="GoldenCorpusHarness" w:date="2026-03-28T22:23:47Z">
        <w:r>
          <w:delText>etocla</w:delText>
        </w:r>
      </w:del>
      <w:ins w:id="20292" w:author="GoldenCorpusHarness" w:date="2026-03-28T22:23:47Z">
        <w:r>
          <w:t>di</w:t>
        </w:r>
      </w:ins>
      <w:r>
        <w:t>x</w:t>
      </w:r>
      <w:del w:id="20293" w:author="GoldenCorpusHarness" w:date="2026-03-28T22:23:47Z">
        <w:r>
          <w:delText>)</w:delText>
        </w:r>
      </w:del>
      <w:ins w:id="20294" w:author="GoldenCorpusHarness" w:date="2026-03-28T22:23:47Z">
        <w:r>
          <w:t xml:space="preserve"> 5</w:t>
        </w:r>
      </w:ins>
      <w:r>
        <w:t>:</w:t>
      </w:r>
      <w:del w:id="20295" w:author="GoldenCorpusHarness" w:date="2026-03-28T22:23:47Z">
        <w:r>
          <w:delText xml:space="preserve"> 12</w:delText>
        </w:r>
      </w:del>
      <w:r>
        <w:t xml:space="preserve"> </w:t>
      </w:r>
      <w:del w:id="20296" w:author="GoldenCorpusHarness" w:date="2026-03-28T22:23:47Z">
        <w:r>
          <w:delText>m</w:delText>
        </w:r>
      </w:del>
      <w:ins w:id="20297" w:author="GoldenCorpusHarness" w:date="2026-03-28T22:23:47Z">
        <w:r>
          <w:t>C</w:t>
        </w:r>
      </w:ins>
      <w:r>
        <w:t>ont</w:t>
      </w:r>
      <w:del w:id="20298" w:author="GoldenCorpusHarness" w:date="2026-03-28T22:23:47Z">
        <w:r>
          <w:delText>hs</w:delText>
        </w:r>
      </w:del>
      <w:ins w:id="20299" w:author="GoldenCorpusHarness" w:date="2026-03-28T22:23:47Z">
        <w:r>
          <w:t>raceptive Guidance</w:t>
        </w:r>
      </w:ins>
    </w:p>
    <w:p ns2:paraId="0F8CEF3E" ns2:textId="77777777" w:rsidR="008F3380" w:rsidRPr="00E30922" w:rsidRDefault="00895D30" w:rsidP="000006CA">
      <w:pPr>
        <w:pStyle w:val="paragraph0"/>
        <w:keepNext/>
        <w:rPr>
          <w:b/>
          <w:bCs/>
        </w:rPr>
      </w:pPr>
      <w:del w:id="20300" w:author="GoldenCorpusHarness" w:date="2026-03-28T22:23:47Z">
        <w:r>
          <w:delText>S</w:delText>
        </w:r>
      </w:del>
      <w:ins w:id="20301" w:author="GoldenCorpusHarness" w:date="2026-03-28T22:23:47Z">
        <w:r>
          <w:t>D</w:t>
        </w:r>
      </w:ins>
      <w:r>
        <w:t>e</w:t>
      </w:r>
      <w:del w:id="20302" w:author="GoldenCorpusHarness" w:date="2026-03-28T22:23:47Z">
        <w:r>
          <w:delText>c</w:delText>
        </w:r>
      </w:del>
      <w:ins w:id="20303" w:author="GoldenCorpusHarness" w:date="2026-03-28T22:23:47Z">
        <w:r>
          <w:t>fini</w:t>
        </w:r>
      </w:ins>
      <w:r>
        <w:t>tion</w:t>
      </w:r>
      <w:del w:id="20304" w:author="GoldenCorpusHarness" w:date="2026-03-28T22:23:47Z">
        <w:r>
          <w:delText xml:space="preserve"> 8.3.7 Pregnancy Te</w:delText>
        </w:r>
      </w:del>
      <w:r>
        <w:t>s</w:t>
      </w:r>
      <w:del w:id="20305" w:author="GoldenCorpusHarness" w:date="2026-03-28T22:23:47Z">
        <w:r>
          <w:delText>ting</w:delText>
        </w:r>
      </w:del>
    </w:p>
    <w:p ns2:paraId="2CC2D8B8" ns2:textId="77777777" w:rsidR="008F3380" w:rsidRPr="00C25E6D" w:rsidRDefault="00895D30" w:rsidP="000006CA">
      <w:pPr>
        <w:pStyle w:val="paragraph0"/>
        <w:keepNext/>
      </w:pPr>
      <w:r>
        <w:t>P</w:t>
      </w:r>
      <w:ins w:id="20306" w:author="GoldenCorpusHarness" w:date="2026-03-28T22:23:47Z">
        <w:r>
          <w:t>a</w:t>
        </w:r>
      </w:ins>
      <w:r>
        <w:t>r</w:t>
      </w:r>
      <w:del w:id="20307" w:author="GoldenCorpusHarness" w:date="2026-03-28T22:23:47Z">
        <w:r>
          <w:delText>egn</w:delText>
        </w:r>
      </w:del>
      <w:ins w:id="20308" w:author="GoldenCorpusHarness" w:date="2026-03-28T22:23:47Z">
        <w:r>
          <w:t>ticip</w:t>
        </w:r>
      </w:ins>
      <w:r>
        <w:t>an</w:t>
      </w:r>
      <w:del w:id="20309" w:author="GoldenCorpusHarness" w:date="2026-03-28T22:23:47Z">
        <w:r>
          <w:delText>cy</w:delText>
        </w:r>
      </w:del>
      <w:ins w:id="20310" w:author="GoldenCorpusHarness" w:date="2026-03-28T22:23:47Z">
        <w:r>
          <w:t>ts</w:t>
        </w:r>
      </w:ins>
      <w:r>
        <w:t xml:space="preserve"> </w:t>
      </w:r>
      <w:del w:id="20311" w:author="GoldenCorpusHarness" w:date="2026-03-28T22:23:47Z">
        <w:r>
          <w:delText>t</w:delText>
        </w:r>
      </w:del>
      <w:ins w:id="20312" w:author="GoldenCorpusHarness" w:date="2026-03-28T22:23:47Z">
        <w:r>
          <w:t>of Childb</w:t>
        </w:r>
      </w:ins>
      <w:r>
        <w:t>e</w:t>
      </w:r>
      <w:del w:id="20313" w:author="GoldenCorpusHarness" w:date="2026-03-28T22:23:47Z">
        <w:r>
          <w:delText>st</w:delText>
        </w:r>
      </w:del>
      <w:ins w:id="20314" w:author="GoldenCorpusHarness" w:date="2026-03-28T22:23:47Z">
        <w:r>
          <w:t>ar</w:t>
        </w:r>
      </w:ins>
      <w:r>
        <w:t>ing</w:t>
      </w:r>
      <w:del w:id="20315" w:author="GoldenCorpusHarness" w:date="2026-03-28T22:23:47Z">
        <w:r>
          <w:delText>:</w:delText>
        </w:r>
      </w:del>
      <w:ins w:id="20316" w:author="GoldenCorpusHarness" w:date="2026-03-28T22:23:47Z">
        <w:r>
          <w:t xml:space="preserve"> Potential (POCBP)</w:t>
        </w:r>
      </w:ins>
    </w:p>
    <w:p ns2:paraId="4A00D15A" ns2:textId="77777777" w:rsidR="008F3380" w:rsidRPr="00C25E6D" w:rsidRDefault="00895D30" w:rsidP="008F3380">
      <w:pPr>
        <w:pStyle w:val="ListBullet"/>
        <w:keepLines w:val="0"/>
        <w:spacing w:after="240"/>
      </w:pPr>
      <w:del w:id="20317" w:author="GoldenCorpusHarness" w:date="2026-03-28T22:23:47Z">
        <w:r>
          <w:delText>H</w:delText>
        </w:r>
      </w:del>
      <w:ins w:id="20318" w:author="GoldenCorpusHarness" w:date="2026-03-28T22:23:47Z">
        <w:r>
          <w:t xml:space="preserve">A participant </w:t>
        </w:r>
      </w:ins>
      <w:r>
        <w:t>as</w:t>
      </w:r>
      <w:del w:id="20319" w:author="GoldenCorpusHarness" w:date="2026-03-28T22:23:47Z">
        <w:r>
          <w:delText xml:space="preserve"> a </w:delText>
        </w:r>
      </w:del>
      <w:ins w:id="20320" w:author="GoldenCorpusHarness" w:date="2026-03-28T22:23:47Z">
        <w:r>
          <w:t>sig</w:t>
        </w:r>
      </w:ins>
      <w:r>
        <w:t>ne</w:t>
      </w:r>
      <w:del w:id="20321" w:author="GoldenCorpusHarness" w:date="2026-03-28T22:23:47Z">
        <w:r>
          <w:delText>g</w:delText>
        </w:r>
      </w:del>
      <w:ins w:id="20322" w:author="GoldenCorpusHarness" w:date="2026-03-28T22:23:47Z">
        <w:r>
          <w:t>d fem</w:t>
        </w:r>
      </w:ins>
      <w:r>
        <w:t>a</w:t>
      </w:r>
      <w:del w:id="20323" w:author="GoldenCorpusHarness" w:date="2026-03-28T22:23:47Z">
        <w:r>
          <w:delText>tiv</w:delText>
        </w:r>
      </w:del>
      <w:ins w:id="20324" w:author="GoldenCorpusHarness" w:date="2026-03-28T22:23:47Z">
        <w:r>
          <w:t>l</w:t>
        </w:r>
      </w:ins>
      <w:r>
        <w:t>e</w:t>
      </w:r>
      <w:del w:id="20325" w:author="GoldenCorpusHarness" w:date="2026-03-28T22:23:47Z">
        <w:r>
          <w:delText xml:space="preserve"> highly</w:delText>
        </w:r>
      </w:del>
      <w:r>
        <w:t xml:space="preserve"> se</w:t>
      </w:r>
      <w:ins w:id="20326" w:author="GoldenCorpusHarness" w:date="2026-03-28T22:23:47Z">
        <w:r>
          <w:t>x at birth is co</w:t>
        </w:r>
      </w:ins>
      <w:r>
        <w:t>nsi</w:t>
      </w:r>
      <w:ins w:id="20327" w:author="GoldenCorpusHarness" w:date="2026-03-28T22:23:47Z">
        <w:r>
          <w:t>dered fer</w:t>
        </w:r>
      </w:ins>
      <w:r>
        <w:t>ti</w:t>
      </w:r>
      <w:del w:id="20328" w:author="GoldenCorpusHarness" w:date="2026-03-28T22:23:47Z">
        <w:r>
          <w:delText>v</w:delText>
        </w:r>
      </w:del>
      <w:ins w:id="20329" w:author="GoldenCorpusHarness" w:date="2026-03-28T22:23:47Z">
        <w:r>
          <w:t>l</w:t>
        </w:r>
      </w:ins>
      <w:r>
        <w:t xml:space="preserve">e </w:t>
      </w:r>
      <w:del w:id="20330" w:author="GoldenCorpusHarness" w:date="2026-03-28T22:23:47Z">
        <w:r>
          <w:delText>pregn</w:delText>
        </w:r>
      </w:del>
      <w:r>
        <w:t>an</w:t>
      </w:r>
      <w:ins w:id="20331" w:author="GoldenCorpusHarness" w:date="2026-03-28T22:23:47Z">
        <w:r>
          <w:t xml:space="preserve">d </w:t>
        </w:r>
      </w:ins>
      <w:r>
        <w:t>c</w:t>
      </w:r>
      <w:del w:id="20332" w:author="GoldenCorpusHarness" w:date="2026-03-28T22:23:47Z">
        <w:r>
          <w:delText xml:space="preserve">y test (urine or serum) within 24 hours </w:delText>
        </w:r>
      </w:del>
      <w:ins w:id="20333" w:author="GoldenCorpusHarness" w:date="2026-03-28T22:23:47Z">
        <w:r>
          <w:t>apa</w:t>
        </w:r>
      </w:ins>
      <w:r>
        <w:t>b</w:t>
      </w:r>
      <w:del w:id="20334" w:author="GoldenCorpusHarness" w:date="2026-03-28T22:23:47Z">
        <w:r>
          <w:delText>efore the first dos</w:delText>
        </w:r>
      </w:del>
      <w:ins w:id="20335" w:author="GoldenCorpusHarness" w:date="2026-03-28T22:23:47Z">
        <w:r>
          <w:t>l</w:t>
        </w:r>
      </w:ins>
      <w:r>
        <w:t xml:space="preserve">e of </w:t>
      </w:r>
      <w:del w:id="20336" w:author="GoldenCorpusHarness" w:date="2026-03-28T22:23:47Z">
        <w:r>
          <w:delText>study int</w:delText>
        </w:r>
      </w:del>
      <w:ins w:id="20337" w:author="GoldenCorpusHarness" w:date="2026-03-28T22:23:47Z">
        <w:r>
          <w:t>b</w:t>
        </w:r>
      </w:ins>
      <w:r>
        <w:t>e</w:t>
      </w:r>
      <w:del w:id="20338" w:author="GoldenCorpusHarness" w:date="2026-03-28T22:23:47Z">
        <w:r>
          <w:delText>rventi</w:delText>
        </w:r>
      </w:del>
      <w:ins w:id="20339" w:author="GoldenCorpusHarness" w:date="2026-03-28T22:23:47Z">
        <w:r>
          <w:t>c</w:t>
        </w:r>
      </w:ins>
      <w:r>
        <w:t>o</w:t>
      </w:r>
      <w:del w:id="20340" w:author="GoldenCorpusHarness" w:date="2026-03-28T22:23:47Z">
        <w:r>
          <w:delText>n. Additional details regard</w:delText>
        </w:r>
      </w:del>
      <w:ins w:id="20341" w:author="GoldenCorpusHarness" w:date="2026-03-28T22:23:47Z">
        <w:r>
          <w:t>m</w:t>
        </w:r>
      </w:ins>
      <w:r>
        <w:t>ing pregnan</w:t>
      </w:r>
      <w:del w:id="20342" w:author="GoldenCorpusHarness" w:date="2026-03-28T22:23:47Z">
        <w:r>
          <w:delText>cy</w:delText>
        </w:r>
      </w:del>
      <w:ins w:id="20343" w:author="GoldenCorpusHarness" w:date="2026-03-28T22:23:47Z">
        <w:r>
          <w:t>t</w:t>
        </w:r>
      </w:ins>
      <w:r>
        <w:t xml:space="preserve"> </w:t>
      </w:r>
      <w:del w:id="20344" w:author="GoldenCorpusHarness" w:date="2026-03-28T22:23:47Z">
        <w:r>
          <w:delText>test</w:delText>
        </w:r>
      </w:del>
      <w:ins w:id="20345" w:author="GoldenCorpusHarness" w:date="2026-03-28T22:23:47Z">
        <w:r>
          <w:t>follow</w:t>
        </w:r>
      </w:ins>
      <w:r>
        <w:t xml:space="preserve">ing </w:t>
      </w:r>
      <w:del w:id="20346" w:author="GoldenCorpusHarness" w:date="2026-03-28T22:23:47Z">
        <w:r>
          <w:delText>require</w:delText>
        </w:r>
      </w:del>
      <w:r>
        <w:t>men</w:t>
      </w:r>
      <w:ins w:id="20347" w:author="GoldenCorpusHarness" w:date="2026-03-28T22:23:47Z">
        <w:r>
          <w:t>arche and un</w:t>
        </w:r>
      </w:ins>
      <w:r>
        <w:t>t</w:t>
      </w:r>
      <w:ins w:id="20348" w:author="GoldenCorpusHarness" w:date="2026-03-28T22:23:47Z">
        <w:r>
          <w:t>il becoming postmenopausal unles</w:t>
        </w:r>
      </w:ins>
      <w:r>
        <w:t xml:space="preserve">s </w:t>
      </w:r>
      <w:del w:id="20349" w:author="GoldenCorpusHarness" w:date="2026-03-28T22:23:47Z">
        <w:r>
          <w:delText>fo</w:delText>
        </w:r>
      </w:del>
      <w:ins w:id="20350" w:author="GoldenCorpusHarness" w:date="2026-03-28T22:23:47Z">
        <w:r>
          <w:t>pe</w:t>
        </w:r>
      </w:ins>
      <w:r>
        <w:t>r</w:t>
      </w:r>
      <w:ins w:id="20351" w:author="GoldenCorpusHarness" w:date="2026-03-28T22:23:47Z">
        <w:r>
          <w:t>manently</w:t>
        </w:r>
      </w:ins>
      <w:r>
        <w:t xml:space="preserve"> st</w:t>
      </w:r>
      <w:del w:id="20352" w:author="GoldenCorpusHarness" w:date="2026-03-28T22:23:47Z">
        <w:r>
          <w:delText xml:space="preserve">udy </w:delText>
        </w:r>
      </w:del>
      <w:ins w:id="20353" w:author="GoldenCorpusHarness" w:date="2026-03-28T22:23:47Z">
        <w:r>
          <w:t>er</w:t>
        </w:r>
      </w:ins>
      <w:r>
        <w:t>i</w:t>
      </w:r>
      <w:del w:id="20354" w:author="GoldenCorpusHarness" w:date="2026-03-28T22:23:47Z">
        <w:r>
          <w:delText>nc</w:delText>
        </w:r>
      </w:del>
      <w:r>
        <w:t>l</w:t>
      </w:r>
      <w:del w:id="20355" w:author="GoldenCorpusHarness" w:date="2026-03-28T22:23:47Z">
        <w:r>
          <w:delText>usion ar</w:delText>
        </w:r>
      </w:del>
      <w:r>
        <w:t xml:space="preserve">e </w:t>
      </w:r>
      <w:del w:id="20356" w:author="GoldenCorpusHarness" w:date="2026-03-28T22:23:47Z">
        <w:r>
          <w:delText>d</w:delText>
        </w:r>
      </w:del>
      <w:ins w:id="20357" w:author="GoldenCorpusHarness" w:date="2026-03-28T22:23:47Z">
        <w:r>
          <w:t>(s</w:t>
        </w:r>
      </w:ins>
      <w:r>
        <w:t>e</w:t>
      </w:r>
      <w:del w:id="20358" w:author="GoldenCorpusHarness" w:date="2026-03-28T22:23:47Z">
        <w:r>
          <w:delText>scri</w:delText>
        </w:r>
      </w:del>
      <w:ins w:id="20359" w:author="GoldenCorpusHarness" w:date="2026-03-28T22:23:47Z">
        <w:r>
          <w:t xml:space="preserve">e </w:t>
        </w:r>
      </w:ins>
      <w:r>
        <w:t>be</w:t>
      </w:r>
      <w:del w:id="20360" w:author="GoldenCorpusHarness" w:date="2026-03-28T22:23:47Z">
        <w:r>
          <w:delText>d in Secti</w:delText>
        </w:r>
      </w:del>
      <w:ins w:id="20361" w:author="GoldenCorpusHarness" w:date="2026-03-28T22:23:47Z">
        <w:r>
          <w:t>l</w:t>
        </w:r>
      </w:ins>
      <w:r>
        <w:t>o</w:t>
      </w:r>
      <w:del w:id="20362" w:author="GoldenCorpusHarness" w:date="2026-03-28T22:23:47Z">
        <w:r>
          <w:delText>n 5.1.</w:delText>
        </w:r>
      </w:del>
      <w:ins w:id="20363" w:author="GoldenCorpusHarness" w:date="2026-03-28T22:23:47Z">
        <w:r>
          <w:t>w):</w:t>
        </w:r>
      </w:ins>
    </w:p>
    <w:p ns2:paraId="1C6C409D" ns2:textId="77777777" w:rsidR="008F3380" w:rsidRPr="00C25E6D" w:rsidRDefault="00895D30" w:rsidP="008F3380">
      <w:pPr>
        <w:pStyle w:val="ListBullet"/>
        <w:keepLines w:val="0"/>
        <w:spacing w:after="240"/>
      </w:pPr>
      <w:del w:id="20364" w:author="GoldenCorpusHarness" w:date="2026-03-28T22:23:47Z">
        <w:r>
          <w:delText>P</w:delText>
        </w:r>
      </w:del>
      <w:ins w:id="20365" w:author="GoldenCorpusHarness" w:date="2026-03-28T22:23:47Z">
        <w:r>
          <w:t>If fe</w:t>
        </w:r>
      </w:ins>
      <w:r>
        <w:t>r</w:t>
      </w:r>
      <w:ins w:id="20366" w:author="GoldenCorpusHarness" w:date="2026-03-28T22:23:47Z">
        <w:r>
          <w:t>tility is unclear (</w:t>
        </w:r>
      </w:ins>
      <w:r>
        <w:t>eg</w:t>
      </w:r>
      <w:ins w:id="20367" w:author="GoldenCorpusHarness" w:date="2026-03-28T22:23:47Z">
        <w:r>
          <w:t>, ame</w:t>
        </w:r>
      </w:ins>
      <w:r>
        <w:t>n</w:t>
      </w:r>
      <w:ins w:id="20368" w:author="GoldenCorpusHarness" w:date="2026-03-28T22:23:47Z">
        <w:r>
          <w:t>orrhe</w:t>
        </w:r>
      </w:ins>
      <w:r>
        <w:t>a</w:t>
      </w:r>
      <w:ins w:id="20369" w:author="GoldenCorpusHarness" w:date="2026-03-28T22:23:47Z">
        <w:r>
          <w:t xml:space="preserve"> i</w:t>
        </w:r>
      </w:ins>
      <w:r>
        <w:t>n</w:t>
      </w:r>
      <w:ins w:id="20370" w:author="GoldenCorpusHarness" w:date="2026-03-28T22:23:47Z">
        <w:r>
          <w:t xml:space="preserve"> adoles</w:t>
        </w:r>
      </w:ins>
      <w:r>
        <w:t>c</w:t>
      </w:r>
      <w:del w:id="20371" w:author="GoldenCorpusHarness" w:date="2026-03-28T22:23:47Z">
        <w:r>
          <w:delText>y</w:delText>
        </w:r>
      </w:del>
      <w:ins w:id="20372" w:author="GoldenCorpusHarness" w:date="2026-03-28T22:23:47Z">
        <w:r>
          <w:t>ents</w:t>
        </w:r>
      </w:ins>
      <w:r>
        <w:t xml:space="preserve"> </w:t>
      </w:r>
      <w:ins w:id="20373" w:author="GoldenCorpusHarness" w:date="2026-03-28T22:23:47Z">
        <w:r>
          <w:t>or athle</w:t>
        </w:r>
      </w:ins>
      <w:r>
        <w:t>tes</w:t>
      </w:r>
      <w:ins w:id="20374" w:author="GoldenCorpusHarness" w:date="2026-03-28T22:23:47Z">
        <w:r>
          <w:t>) and a menstrual cycle cannot be confirmed before first dose of study interven</w:t>
        </w:r>
      </w:ins>
      <w:r>
        <w:t>ti</w:t>
      </w:r>
      <w:ins w:id="20375" w:author="GoldenCorpusHarness" w:date="2026-03-28T22:23:47Z">
        <w:r>
          <w:t>o</w:t>
        </w:r>
      </w:ins>
      <w:r>
        <w:t>n</w:t>
      </w:r>
      <w:del w:id="20376" w:author="GoldenCorpusHarness" w:date="2026-03-28T22:23:47Z">
        <w:r>
          <w:delText>g</w:delText>
        </w:r>
      </w:del>
      <w:ins w:id="20377" w:author="GoldenCorpusHarness" w:date="2026-03-28T22:23:47Z">
        <w:r>
          <w:t>, additional evaluation</w:t>
        </w:r>
      </w:ins>
      <w:r>
        <w:t xml:space="preserve"> should be con</w:t>
      </w:r>
      <w:ins w:id="20378" w:author="GoldenCorpusHarness" w:date="2026-03-28T22:23:47Z">
        <w:r>
          <w:t>si</w:t>
        </w:r>
      </w:ins>
      <w:r>
        <w:t>d</w:t>
      </w:r>
      <w:del w:id="20379" w:author="GoldenCorpusHarness" w:date="2026-03-28T22:23:47Z">
        <w:r>
          <w:delText>uct</w:delText>
        </w:r>
      </w:del>
      <w:ins w:id="20380" w:author="GoldenCorpusHarness" w:date="2026-03-28T22:23:47Z">
        <w:r>
          <w:t>er</w:t>
        </w:r>
      </w:ins>
      <w:r>
        <w:t>ed</w:t>
      </w:r>
      <w:del w:id="20381" w:author="GoldenCorpusHarness" w:date="2026-03-28T22:23:47Z">
        <w:r>
          <w:delText xml:space="preserve"> at monthly intervals during intervention</w:delText>
        </w:r>
      </w:del>
      <w:r>
        <w:t>.</w:t>
      </w:r>
    </w:p>
    <w:p ns2:paraId="7FF7957B" ns2:textId="77777777" w:rsidR="008F3380" w:rsidRPr="00C25E6D" w:rsidRDefault="00895D30" w:rsidP="008F3380">
      <w:pPr>
        <w:pStyle w:val="ListBullet"/>
        <w:keepLines w:val="0"/>
        <w:spacing w:after="240"/>
      </w:pPr>
      <w:r>
        <w:t>P</w:t>
      </w:r>
      <w:del w:id="20382" w:author="GoldenCorpusHarness" w:date="2026-03-28T22:23:47Z">
        <w:r>
          <w:delText>regnancy testing should be conducted at monthly intervals until the end of relevant systemic exposure and correspond with the time frame for female p</w:delText>
        </w:r>
      </w:del>
      <w:r>
        <w:t>articipant</w:t>
      </w:r>
      <w:ins w:id="20383" w:author="GoldenCorpusHarness" w:date="2026-03-28T22:23:47Z">
        <w:r>
          <w:t>s assigned female sex at birth who are in the following categories are not capable of becoming pregnant and, therefore, not</w:t>
        </w:r>
      </w:ins>
      <w:r>
        <w:t xml:space="preserve"> con</w:t>
      </w:r>
      <w:del w:id="20384" w:author="GoldenCorpusHarness" w:date="2026-03-28T22:23:47Z">
        <w:r>
          <w:delText>t</w:delText>
        </w:r>
      </w:del>
      <w:ins w:id="20385" w:author="GoldenCorpusHarness" w:date="2026-03-28T22:23:47Z">
        <w:r>
          <w:t>side</w:t>
        </w:r>
      </w:ins>
      <w:r>
        <w:t>r</w:t>
      </w:r>
      <w:del w:id="20386" w:author="GoldenCorpusHarness" w:date="2026-03-28T22:23:47Z">
        <w:r>
          <w:delText>ac</w:delText>
        </w:r>
      </w:del>
      <w:r>
        <w:t>e</w:t>
      </w:r>
      <w:del w:id="20387" w:author="GoldenCorpusHarness" w:date="2026-03-28T22:23:47Z">
        <w:r>
          <w:delText>ption</w:delText>
        </w:r>
      </w:del>
      <w:ins w:id="20388" w:author="GoldenCorpusHarness" w:date="2026-03-28T22:23:47Z">
        <w:r>
          <w:t>d</w:t>
        </w:r>
      </w:ins>
      <w:r>
        <w:t xml:space="preserve"> </w:t>
      </w:r>
      <w:del w:id="20389" w:author="GoldenCorpusHarness" w:date="2026-03-28T22:23:47Z">
        <w:r>
          <w:delText>in Section 5.1.</w:delText>
        </w:r>
      </w:del>
      <w:ins w:id="20390" w:author="GoldenCorpusHarness" w:date="2026-03-28T22:23:47Z">
        <w:r>
          <w:t>POCBP:</w:t>
        </w:r>
      </w:ins>
    </w:p>
    <w:p ns2:paraId="582E96B4" ns2:textId="77777777" w:rsidR="008F3380" w:rsidRPr="00C25E6D" w:rsidRDefault="00895D30" w:rsidP="008F3380">
      <w:pPr>
        <w:pStyle w:val="ListBullet"/>
        <w:keepLines w:val="0"/>
        <w:spacing w:after="240"/>
      </w:pPr>
      <w:del w:id="20391" w:author="GoldenCorpusHarness" w:date="2026-03-28T22:23:47Z">
        <w:r>
          <w:delText>Additio</w:delText>
        </w:r>
      </w:del>
      <w:ins w:id="20392" w:author="GoldenCorpusHarness" w:date="2026-03-28T22:23:47Z">
        <w:r>
          <w:t>Preme</w:t>
        </w:r>
      </w:ins>
      <w:r>
        <w:t>na</w:t>
      </w:r>
      <w:ins w:id="20393" w:author="GoldenCorpusHarness" w:date="2026-03-28T22:23:47Z">
        <w:r>
          <w:t>rcha</w:t>
        </w:r>
      </w:ins>
      <w:r>
        <w:t>l</w:t>
      </w:r>
      <w:del w:id="20394" w:author="GoldenCorpusHarness" w:date="2026-03-28T22:23:47Z">
        <w:r>
          <w:delText xml:space="preserve"> serum or urine pregnancy tests may be performed, as determined necessary by the investigator, to establish the absence of pregnancy at any time during the participants participation in the study.</w:delText>
        </w:r>
      </w:del>
    </w:p>
    <w:p ns2:paraId="0E585D85" ns2:textId="77777777" w:rsidR="008F3380" w:rsidRPr="00C25E6D" w:rsidRDefault="00895D30" w:rsidP="008F3380">
      <w:pPr>
        <w:pStyle w:val="Heading3"/>
        <w:rPr>
          <w:rFonts w:cs="Times New Roman"/>
        </w:rPr>
      </w:pPr>
      <w:del w:id="20395" w:author="GoldenCorpusHarness" w:date="2026-03-28T22:23:47Z">
        <w:r>
          <w:delText>B</w:delText>
        </w:r>
      </w:del>
      <w:ins w:id="20396" w:author="GoldenCorpusHarness" w:date="2026-03-28T22:23:47Z">
        <w:r>
          <w:t>P</w:t>
        </w:r>
      </w:ins>
      <w:r>
        <w:t>r</w:t>
      </w:r>
      <w:ins w:id="20397" w:author="GoldenCorpusHarness" w:date="2026-03-28T22:23:47Z">
        <w:r>
          <w:t>emenop</w:t>
        </w:r>
      </w:ins>
      <w:r>
        <w:t>a</w:t>
      </w:r>
      <w:del w:id="20398" w:author="GoldenCorpusHarness" w:date="2026-03-28T22:23:47Z">
        <w:r>
          <w:delText>z</w:delText>
        </w:r>
      </w:del>
      <w:ins w:id="20399" w:author="GoldenCorpusHarness" w:date="2026-03-28T22:23:47Z">
        <w:r>
          <w:t>usal w</w:t>
        </w:r>
      </w:ins>
      <w:r>
        <w:t>i</w:t>
      </w:r>
      <w:ins w:id="20400" w:author="GoldenCorpusHarness" w:date="2026-03-28T22:23:47Z">
        <w:r>
          <w:t>th 1 of the fo</w:t>
        </w:r>
      </w:ins>
      <w:r>
        <w:t>l</w:t>
      </w:r>
      <w:ins w:id="20401" w:author="GoldenCorpusHarness" w:date="2026-03-28T22:23:47Z">
        <w:r>
          <w:t>lowing:</w:t>
        </w:r>
      </w:ins>
    </w:p>
    <w:p ns2:paraId="6F0880E5" ns2:textId="77777777" w:rsidR="008F3380" w:rsidRPr="00E30922" w:rsidRDefault="00895D30" w:rsidP="00E30922">
      <w:pPr>
        <w:pStyle w:val="paragraph0"/>
        <w:rPr>
          <w:b/>
          <w:bCs/>
        </w:rPr>
      </w:pPr>
      <w:del w:id="20402" w:author="GoldenCorpusHarness" w:date="2026-03-28T22:23:47Z">
        <w:r>
          <w:delText>G</w:delText>
        </w:r>
      </w:del>
      <w:ins w:id="20403" w:author="GoldenCorpusHarness" w:date="2026-03-28T22:23:47Z">
        <w:r>
          <w:t>Docum</w:t>
        </w:r>
      </w:ins>
      <w:r>
        <w:t>en</w:t>
      </w:r>
      <w:ins w:id="20404" w:author="GoldenCorpusHarness" w:date="2026-03-28T22:23:47Z">
        <w:r>
          <w:t>t</w:t>
        </w:r>
      </w:ins>
      <w:r>
        <w:t>e</w:t>
      </w:r>
      <w:del w:id="20405" w:author="GoldenCorpusHarness" w:date="2026-03-28T22:23:47Z">
        <w:r>
          <w:delText>tic</w:delText>
        </w:r>
      </w:del>
      <w:ins w:id="20406" w:author="GoldenCorpusHarness" w:date="2026-03-28T22:23:47Z">
        <w:r>
          <w:t>d</w:t>
        </w:r>
      </w:ins>
      <w:r>
        <w:t xml:space="preserve"> </w:t>
      </w:r>
      <w:del w:id="20407" w:author="GoldenCorpusHarness" w:date="2026-03-28T22:23:47Z">
        <w:r>
          <w:delText>Anal</w:delText>
        </w:r>
      </w:del>
      <w:ins w:id="20408" w:author="GoldenCorpusHarness" w:date="2026-03-28T22:23:47Z">
        <w:r>
          <w:t>h</w:t>
        </w:r>
      </w:ins>
      <w:r>
        <w:t>ys</w:t>
      </w:r>
      <w:del w:id="20409" w:author="GoldenCorpusHarness" w:date="2026-03-28T22:23:47Z">
        <w:r>
          <w:delText xml:space="preserve">is </w:delText>
        </w:r>
      </w:del>
      <w:ins w:id="20410" w:author="GoldenCorpusHarness" w:date="2026-03-28T22:23:47Z">
        <w:r>
          <w:t>terectomy</w:t>
        </w:r>
      </w:ins>
    </w:p>
    <w:p ns2:paraId="3445B945" ns2:textId="77777777" w:rsidR="008F3380" w:rsidRPr="00C25E6D" w:rsidRDefault="00895D30" w:rsidP="00E30922">
      <w:pPr>
        <w:pStyle w:val="paragraph0"/>
      </w:pPr>
      <w:del w:id="20411" w:author="GoldenCorpusHarness" w:date="2026-03-28T22:23:47Z">
        <w:r>
          <w:delText>In additi</w:delText>
        </w:r>
      </w:del>
      <w:ins w:id="20412" w:author="GoldenCorpusHarness" w:date="2026-03-28T22:23:47Z">
        <w:r>
          <w:t>D</w:t>
        </w:r>
      </w:ins>
      <w:r>
        <w:t>o</w:t>
      </w:r>
      <w:del w:id="20413" w:author="GoldenCorpusHarness" w:date="2026-03-28T22:23:47Z">
        <w:r>
          <w:delText>n to ICF, National IRB is req</w:delText>
        </w:r>
      </w:del>
      <w:ins w:id="20414" w:author="GoldenCorpusHarness" w:date="2026-03-28T22:23:47Z">
        <w:r>
          <w:t>c</w:t>
        </w:r>
      </w:ins>
      <w:r>
        <w:t>u</w:t>
      </w:r>
      <w:del w:id="20415" w:author="GoldenCorpusHarness" w:date="2026-03-28T22:23:47Z">
        <w:r>
          <w:delText>esting a clear explanation of exams and tests that will be performed, indication of genes/seg</w:delText>
        </w:r>
      </w:del>
      <w:r>
        <w:t>ment</w:t>
      </w:r>
      <w:del w:id="20416" w:author="GoldenCorpusHarness" w:date="2026-03-28T22:23:47Z">
        <w:r>
          <w:delText>s of DNA or RNA or genic products that will be studi</w:delText>
        </w:r>
      </w:del>
      <w:r>
        <w:t xml:space="preserve">ed </w:t>
      </w:r>
      <w:del w:id="20417" w:author="GoldenCorpusHarness" w:date="2026-03-28T22:23:47Z">
        <w:r>
          <w:delText>and the</w:delText>
        </w:r>
      </w:del>
      <w:ins w:id="20418" w:author="GoldenCorpusHarness" w:date="2026-03-28T22:23:47Z">
        <w:r>
          <w:t>b</w:t>
        </w:r>
      </w:ins>
      <w:r>
        <w:t>i</w:t>
      </w:r>
      <w:del w:id="20419" w:author="GoldenCorpusHarness" w:date="2026-03-28T22:23:47Z">
        <w:r>
          <w:delText>r re</w:delText>
        </w:r>
      </w:del>
      <w:r>
        <w:t>lat</w:t>
      </w:r>
      <w:del w:id="20420" w:author="GoldenCorpusHarness" w:date="2026-03-28T22:23:47Z">
        <w:r>
          <w:delText xml:space="preserve">ion with </w:delText>
        </w:r>
      </w:del>
      <w:r>
        <w:t>e</w:t>
      </w:r>
      <w:del w:id="20421" w:author="GoldenCorpusHarness" w:date="2026-03-28T22:23:47Z">
        <w:r>
          <w:delText>ventu</w:delText>
        </w:r>
      </w:del>
      <w:ins w:id="20422" w:author="GoldenCorpusHarness" w:date="2026-03-28T22:23:47Z">
        <w:r>
          <w:t>r</w:t>
        </w:r>
      </w:ins>
      <w:r>
        <w:t xml:space="preserve">al </w:t>
      </w:r>
      <w:ins w:id="20423" w:author="GoldenCorpusHarness" w:date="2026-03-28T22:23:47Z">
        <w:r>
          <w:t>salpinge</w:t>
        </w:r>
      </w:ins>
      <w:r>
        <w:t>c</w:t>
      </w:r>
      <w:ins w:id="20424" w:author="GoldenCorpusHarness" w:date="2026-03-28T22:23:47Z">
        <w:r>
          <w:t>t</w:t>
        </w:r>
      </w:ins>
      <w:r>
        <w:t>o</w:t>
      </w:r>
      <w:del w:id="20425" w:author="GoldenCorpusHarness" w:date="2026-03-28T22:23:47Z">
        <w:r>
          <w:delText xml:space="preserve">ndition of the research participant.  </w:delText>
        </w:r>
      </w:del>
      <w:ins w:id="20426" w:author="GoldenCorpusHarness" w:date="2026-03-28T22:23:47Z">
        <w:r>
          <w:t>my</w:t>
        </w:r>
      </w:ins>
    </w:p>
    <w:p ns2:paraId="71E14B14" ns2:textId="77777777" w:rsidR="008F3380" w:rsidRPr="00C25E6D" w:rsidRDefault="00895D30" w:rsidP="00E30922">
      <w:pPr>
        <w:pStyle w:val="paragraph0"/>
      </w:pPr>
      <w:del w:id="20427" w:author="GoldenCorpusHarness" w:date="2026-03-28T22:23:47Z">
        <w:r>
          <w:delText>M</w:delText>
        </w:r>
      </w:del>
      <w:ins w:id="20428" w:author="GoldenCorpusHarness" w:date="2026-03-28T22:23:47Z">
        <w:r>
          <w:t>D</w:t>
        </w:r>
      </w:ins>
      <w:r>
        <w:t>o</w:t>
      </w:r>
      <w:ins w:id="20429" w:author="GoldenCorpusHarness" w:date="2026-03-28T22:23:47Z">
        <w:r>
          <w:t>cume</w:t>
        </w:r>
      </w:ins>
      <w:r>
        <w:t>nt</w:t>
      </w:r>
      <w:del w:id="20430" w:author="GoldenCorpusHarness" w:date="2026-03-28T22:23:47Z">
        <w:r>
          <w:delText>hly urine pregnancy testing is requir</w:delText>
        </w:r>
      </w:del>
      <w:r>
        <w:t xml:space="preserve">ed </w:t>
      </w:r>
      <w:del w:id="20431" w:author="GoldenCorpusHarness" w:date="2026-03-28T22:23:47Z">
        <w:r>
          <w:delText>dur</w:delText>
        </w:r>
      </w:del>
      <w:ins w:id="20432" w:author="GoldenCorpusHarness" w:date="2026-03-28T22:23:47Z">
        <w:r>
          <w:t>b</w:t>
        </w:r>
      </w:ins>
      <w:r>
        <w:t>i</w:t>
      </w:r>
      <w:del w:id="20433" w:author="GoldenCorpusHarness" w:date="2026-03-28T22:23:47Z">
        <w:r>
          <w:delText>ng study in</w:delText>
        </w:r>
      </w:del>
      <w:ins w:id="20434" w:author="GoldenCorpusHarness" w:date="2026-03-28T22:23:47Z">
        <w:r>
          <w:t>la</w:t>
        </w:r>
      </w:ins>
      <w:r>
        <w:t>ter</w:t>
      </w:r>
      <w:del w:id="20435" w:author="GoldenCorpusHarness" w:date="2026-03-28T22:23:47Z">
        <w:r>
          <w:delText xml:space="preserve">vention </w:delText>
        </w:r>
      </w:del>
      <w:r>
        <w:t>a</w:t>
      </w:r>
      <w:del w:id="20436" w:author="GoldenCorpusHarness" w:date="2026-03-28T22:23:47Z">
        <w:r>
          <w:delText>nd month</w:delText>
        </w:r>
      </w:del>
      <w:r>
        <w:t>l</w:t>
      </w:r>
      <w:del w:id="20437" w:author="GoldenCorpusHarness" w:date="2026-03-28T22:23:47Z">
        <w:r>
          <w:delText>y up to the end</w:delText>
        </w:r>
      </w:del>
      <w:r>
        <w:t xml:space="preserve"> o</w:t>
      </w:r>
      <w:del w:id="20438" w:author="GoldenCorpusHarness" w:date="2026-03-28T22:23:47Z">
        <w:r>
          <w:delText>f relevant systemic ex</w:delText>
        </w:r>
      </w:del>
      <w:ins w:id="20439" w:author="GoldenCorpusHarness" w:date="2026-03-28T22:23:47Z">
        <w:r>
          <w:t>o</w:t>
        </w:r>
      </w:ins>
      <w:r>
        <w:t>p</w:t>
      </w:r>
      <w:del w:id="20440" w:author="GoldenCorpusHarness" w:date="2026-03-28T22:23:47Z">
        <w:r>
          <w:delText>osure, t</w:delText>
        </w:r>
      </w:del>
      <w:r>
        <w:t>h</w:t>
      </w:r>
      <w:del w:id="20441" w:author="GoldenCorpusHarness" w:date="2026-03-28T22:23:47Z">
        <w:r>
          <w:delText>at c</w:delText>
        </w:r>
      </w:del>
      <w:r>
        <w:t>or</w:t>
      </w:r>
      <w:del w:id="20442" w:author="GoldenCorpusHarness" w:date="2026-03-28T22:23:47Z">
        <w:r>
          <w:delText>respond with the time frame for female participant contraception in S</w:delText>
        </w:r>
      </w:del>
      <w:r>
        <w:t>ect</w:t>
      </w:r>
      <w:del w:id="20443" w:author="GoldenCorpusHarness" w:date="2026-03-28T22:23:47Z">
        <w:r>
          <w:delText>i</w:delText>
        </w:r>
      </w:del>
      <w:r>
        <w:t>o</w:t>
      </w:r>
      <w:del w:id="20444" w:author="GoldenCorpusHarness" w:date="2026-03-28T22:23:47Z">
        <w:r>
          <w:delText>n 5.1.</w:delText>
        </w:r>
      </w:del>
      <w:ins w:id="20445" w:author="GoldenCorpusHarness" w:date="2026-03-28T22:23:47Z">
        <w:r>
          <w:t>my</w:t>
        </w:r>
      </w:ins>
    </w:p>
    <w:p ns2:paraId="6B0A3540" ns2:textId="77777777" w:rsidR="008F3380" w:rsidRPr="00E30922" w:rsidRDefault="00895D30" w:rsidP="00DF2CB9">
      <w:pPr>
        <w:pStyle w:val="paragraph0"/>
        <w:keepNext/>
        <w:rPr>
          <w:b/>
          <w:bCs/>
        </w:rPr>
      </w:pPr>
      <w:del w:id="20446" w:author="GoldenCorpusHarness" w:date="2026-03-28T22:23:47Z">
        <w:r>
          <w:delText>Section 8.3.7 Pregnancy Testing</w:delText>
        </w:r>
      </w:del>
    </w:p>
    <w:p ns2:paraId="01A9C32D" ns2:textId="77777777" w:rsidR="008F3380" w:rsidRPr="00C25E6D" w:rsidRDefault="00895D30" w:rsidP="00DF2CB9">
      <w:pPr>
        <w:pStyle w:val="paragraph0"/>
        <w:keepNext/>
      </w:pPr>
      <w:del w:id="20447" w:author="GoldenCorpusHarness" w:date="2026-03-28T22:23:47Z">
        <w:r>
          <w:delText>Pregnan</w:delText>
        </w:r>
      </w:del>
      <w:ins w:id="20448" w:author="GoldenCorpusHarness" w:date="2026-03-28T22:23:47Z">
        <w:r>
          <w:t>For individuals with permanent infertility due to an alternate medi</w:t>
        </w:r>
      </w:ins>
      <w:r>
        <w:t>c</w:t>
      </w:r>
      <w:del w:id="20449" w:author="GoldenCorpusHarness" w:date="2026-03-28T22:23:47Z">
        <w:r>
          <w:delText>y testing:</w:delText>
        </w:r>
      </w:del>
      <w:ins w:id="20450" w:author="GoldenCorpusHarness" w:date="2026-03-28T22:23:47Z">
        <w:r>
          <w:t>al cause other than the above (eg, Mullerian agenesis, androgen insensitivity), investigator discretion should be applied to determining study entry.</w:t>
        </w:r>
      </w:ins>
    </w:p>
    <w:p ns2:paraId="68B1509D" ns2:textId="77777777" w:rsidR="008F3380" w:rsidRPr="00C25E6D" w:rsidRDefault="00895D30" w:rsidP="00DF2CB9">
      <w:pPr>
        <w:pStyle w:val="ListBullet"/>
        <w:keepNext/>
        <w:keepLines w:val="0"/>
        <w:spacing w:after="240"/>
      </w:pPr>
      <w:del w:id="20451" w:author="GoldenCorpusHarness" w:date="2026-03-28T22:23:47Z">
        <w:r>
          <w:delText>Has</w:delText>
        </w:r>
      </w:del>
      <w:ins w:id="20452" w:author="GoldenCorpusHarness" w:date="2026-03-28T22:23:47Z">
        <w:r>
          <w:t>Note:</w:t>
        </w:r>
      </w:ins>
      <w:r>
        <w:t xml:space="preserve"> </w:t>
      </w:r>
      <w:del w:id="20453" w:author="GoldenCorpusHarness" w:date="2026-03-28T22:23:47Z">
        <w:r>
          <w:delText xml:space="preserve">a </w:delText>
        </w:r>
      </w:del>
      <w:ins w:id="20454" w:author="GoldenCorpusHarness" w:date="2026-03-28T22:23:47Z">
        <w:r>
          <w:t>Docume</w:t>
        </w:r>
      </w:ins>
      <w:r>
        <w:t>n</w:t>
      </w:r>
      <w:del w:id="20455" w:author="GoldenCorpusHarness" w:date="2026-03-28T22:23:47Z">
        <w:r>
          <w:delText>eg</w:delText>
        </w:r>
      </w:del>
      <w:ins w:id="20456" w:author="GoldenCorpusHarness" w:date="2026-03-28T22:23:47Z">
        <w:r>
          <w:t>t</w:t>
        </w:r>
      </w:ins>
      <w:r>
        <w:t>ati</w:t>
      </w:r>
      <w:del w:id="20457" w:author="GoldenCorpusHarness" w:date="2026-03-28T22:23:47Z">
        <w:r>
          <w:delText>v</w:delText>
        </w:r>
      </w:del>
      <w:ins w:id="20458" w:author="GoldenCorpusHarness" w:date="2026-03-28T22:23:47Z">
        <w:r>
          <w:t>on can com</w:t>
        </w:r>
      </w:ins>
      <w:r>
        <w:t xml:space="preserve">e </w:t>
      </w:r>
      <w:del w:id="20459" w:author="GoldenCorpusHarness" w:date="2026-03-28T22:23:47Z">
        <w:r>
          <w:delText>highly sensitive p</w:delText>
        </w:r>
      </w:del>
      <w:ins w:id="20460" w:author="GoldenCorpusHarness" w:date="2026-03-28T22:23:47Z">
        <w:r>
          <w:t>f</w:t>
        </w:r>
      </w:ins>
      <w:r>
        <w:t>r</w:t>
      </w:r>
      <w:del w:id="20461" w:author="GoldenCorpusHarness" w:date="2026-03-28T22:23:47Z">
        <w:r>
          <w:delText xml:space="preserve">egnancy test (urine </w:delText>
        </w:r>
      </w:del>
      <w:r>
        <w:t>o</w:t>
      </w:r>
      <w:del w:id="20462" w:author="GoldenCorpusHarness" w:date="2026-03-28T22:23:47Z">
        <w:r>
          <w:delText>r seru</w:delText>
        </w:r>
      </w:del>
      <w:r>
        <w:t>m</w:t>
      </w:r>
      <w:del w:id="20463" w:author="GoldenCorpusHarness" w:date="2026-03-28T22:23:47Z">
        <w:r>
          <w:delText>) within 24 hours before</w:delText>
        </w:r>
      </w:del>
      <w:r>
        <w:t xml:space="preserve"> the </w:t>
      </w:r>
      <w:del w:id="20464" w:author="GoldenCorpusHarness" w:date="2026-03-28T22:23:47Z">
        <w:r>
          <w:delText>f</w:delText>
        </w:r>
      </w:del>
      <w:ins w:id="20465" w:author="GoldenCorpusHarness" w:date="2026-03-28T22:23:47Z">
        <w:r>
          <w:t>s</w:t>
        </w:r>
      </w:ins>
      <w:r>
        <w:t>i</w:t>
      </w:r>
      <w:ins w:id="20466" w:author="GoldenCorpusHarness" w:date="2026-03-28T22:23:47Z">
        <w:r>
          <w:t>te pe</w:t>
        </w:r>
      </w:ins>
      <w:r>
        <w:t>rs</w:t>
      </w:r>
      <w:del w:id="20467" w:author="GoldenCorpusHarness" w:date="2026-03-28T22:23:47Z">
        <w:r>
          <w:delText>t</w:delText>
        </w:r>
      </w:del>
      <w:ins w:id="20468" w:author="GoldenCorpusHarness" w:date="2026-03-28T22:23:47Z">
        <w:r>
          <w:t>onnel’s</w:t>
        </w:r>
      </w:ins>
      <w:r>
        <w:t xml:space="preserve"> </w:t>
      </w:r>
      <w:del w:id="20469" w:author="GoldenCorpusHarness" w:date="2026-03-28T22:23:47Z">
        <w:r>
          <w:delText>dos</w:delText>
        </w:r>
      </w:del>
      <w:ins w:id="20470" w:author="GoldenCorpusHarness" w:date="2026-03-28T22:23:47Z">
        <w:r>
          <w:t>r</w:t>
        </w:r>
      </w:ins>
      <w:r>
        <w:t>e</w:t>
      </w:r>
      <w:ins w:id="20471" w:author="GoldenCorpusHarness" w:date="2026-03-28T22:23:47Z">
        <w:r>
          <w:t>view</w:t>
        </w:r>
      </w:ins>
      <w:r>
        <w:t xml:space="preserve"> of </w:t>
      </w:r>
      <w:ins w:id="20472" w:author="GoldenCorpusHarness" w:date="2026-03-28T22:23:47Z">
        <w:r>
          <w:t>the participant’s medical records, medical examination, or medical hi</w:t>
        </w:r>
      </w:ins>
      <w:r>
        <w:t>st</w:t>
      </w:r>
      <w:del w:id="20473" w:author="GoldenCorpusHarness" w:date="2026-03-28T22:23:47Z">
        <w:r>
          <w:delText>ud</w:delText>
        </w:r>
      </w:del>
      <w:ins w:id="20474" w:author="GoldenCorpusHarness" w:date="2026-03-28T22:23:47Z">
        <w:r>
          <w:t>or</w:t>
        </w:r>
      </w:ins>
      <w:r>
        <w:t>y interv</w:t>
      </w:r>
      <w:ins w:id="20475" w:author="GoldenCorpusHarness" w:date="2026-03-28T22:23:47Z">
        <w:r>
          <w:t>i</w:t>
        </w:r>
      </w:ins>
      <w:r>
        <w:t>e</w:t>
      </w:r>
      <w:del w:id="20476" w:author="GoldenCorpusHarness" w:date="2026-03-28T22:23:47Z">
        <w:r>
          <w:delText>ntion</w:delText>
        </w:r>
      </w:del>
      <w:ins w:id="20477" w:author="GoldenCorpusHarness" w:date="2026-03-28T22:23:47Z">
        <w:r>
          <w:t>w</w:t>
        </w:r>
      </w:ins>
      <w:r>
        <w:t>.</w:t>
      </w:r>
      <w:del w:id="20478" w:author="GoldenCorpusHarness" w:date="2026-03-28T22:23:47Z">
        <w:r>
          <w:delText xml:space="preserve"> Additional details regarding pregnancy testing requirements for study inclusion are described in Section 5.1.</w:delText>
        </w:r>
      </w:del>
    </w:p>
    <w:p ns2:paraId="756E8ADF" ns2:textId="77777777" w:rsidR="008F3380" w:rsidRPr="00C25E6D" w:rsidRDefault="00895D30" w:rsidP="008F3380">
      <w:pPr>
        <w:pStyle w:val="ListBullet"/>
        <w:keepLines w:val="0"/>
        <w:spacing w:after="240"/>
      </w:pPr>
      <w:r>
        <w:t>P</w:t>
      </w:r>
      <w:del w:id="20479" w:author="GoldenCorpusHarness" w:date="2026-03-28T22:23:47Z">
        <w:r>
          <w:delText>regnancy te</w:delText>
        </w:r>
      </w:del>
      <w:ins w:id="20480" w:author="GoldenCorpusHarness" w:date="2026-03-28T22:23:47Z">
        <w:r>
          <w:t>o</w:t>
        </w:r>
      </w:ins>
      <w:r>
        <w:t>st</w:t>
      </w:r>
      <w:del w:id="20481" w:author="GoldenCorpusHarness" w:date="2026-03-28T22:23:47Z">
        <w:r>
          <w:delText>i</w:delText>
        </w:r>
      </w:del>
      <w:ins w:id="20482" w:author="GoldenCorpusHarness" w:date="2026-03-28T22:23:47Z">
        <w:r>
          <w:t>me</w:t>
        </w:r>
      </w:ins>
      <w:r>
        <w:t>n</w:t>
      </w:r>
      <w:del w:id="20483" w:author="GoldenCorpusHarness" w:date="2026-03-28T22:23:47Z">
        <w:r>
          <w:delText xml:space="preserve">g </w:delText>
        </w:r>
      </w:del>
      <w:ins w:id="20484" w:author="GoldenCorpusHarness" w:date="2026-03-28T22:23:47Z">
        <w:r>
          <w:t>opau</w:t>
        </w:r>
      </w:ins>
      <w:r>
        <w:t>s</w:t>
      </w:r>
      <w:del w:id="20485" w:author="GoldenCorpusHarness" w:date="2026-03-28T22:23:47Z">
        <w:r>
          <w:delText>hould be conducted at monthly interv</w:delText>
        </w:r>
      </w:del>
      <w:r>
        <w:t>al</w:t>
      </w:r>
      <w:del w:id="20486" w:author="GoldenCorpusHarness" w:date="2026-03-28T22:23:47Z">
        <w:r>
          <w:delText>s during intervention.</w:delText>
        </w:r>
      </w:del>
    </w:p>
    <w:p ns2:paraId="2CD291A3" ns2:textId="77777777" w:rsidR="008F3380" w:rsidRPr="00C25E6D" w:rsidRDefault="00895D30" w:rsidP="008F3380">
      <w:pPr>
        <w:pStyle w:val="ListBullet"/>
        <w:keepLines w:val="0"/>
        <w:spacing w:after="240"/>
      </w:pPr>
      <w:del w:id="20487" w:author="GoldenCorpusHarness" w:date="2026-03-28T22:23:47Z">
        <w:r>
          <w:delText>Pr</w:delText>
        </w:r>
      </w:del>
      <w:ins w:id="20488" w:author="GoldenCorpusHarness" w:date="2026-03-28T22:23:47Z">
        <w:r>
          <w:t>A postm</w:t>
        </w:r>
      </w:ins>
      <w:r>
        <w:t>e</w:t>
      </w:r>
      <w:del w:id="20489" w:author="GoldenCorpusHarness" w:date="2026-03-28T22:23:47Z">
        <w:r>
          <w:delText>g</w:delText>
        </w:r>
      </w:del>
      <w:r>
        <w:t>n</w:t>
      </w:r>
      <w:ins w:id="20490" w:author="GoldenCorpusHarness" w:date="2026-03-28T22:23:47Z">
        <w:r>
          <w:t>op</w:t>
        </w:r>
      </w:ins>
      <w:r>
        <w:t>a</w:t>
      </w:r>
      <w:del w:id="20491" w:author="GoldenCorpusHarness" w:date="2026-03-28T22:23:47Z">
        <w:r>
          <w:delText>ncy</w:delText>
        </w:r>
      </w:del>
      <w:ins w:id="20492" w:author="GoldenCorpusHarness" w:date="2026-03-28T22:23:47Z">
        <w:r>
          <w:t>usal</w:t>
        </w:r>
      </w:ins>
      <w:r>
        <w:t xml:space="preserve"> </w:t>
      </w:r>
      <w:ins w:id="20493" w:author="GoldenCorpusHarness" w:date="2026-03-28T22:23:47Z">
        <w:r>
          <w:t>sta</w:t>
        </w:r>
      </w:ins>
      <w:r>
        <w:t>te</w:t>
      </w:r>
      <w:ins w:id="20494" w:author="GoldenCorpusHarness" w:date="2026-03-28T22:23:47Z">
        <w:r>
          <w:t xml:space="preserve"> i</w:t>
        </w:r>
      </w:ins>
      <w:r>
        <w:t>s</w:t>
      </w:r>
      <w:del w:id="20495" w:author="GoldenCorpusHarness" w:date="2026-03-28T22:23:47Z">
        <w:r>
          <w:delText>t</w:delText>
        </w:r>
      </w:del>
      <w:ins w:id="20496" w:author="GoldenCorpusHarness" w:date="2026-03-28T22:23:47Z">
        <w:r>
          <w:t xml:space="preserve"> def</w:t>
        </w:r>
      </w:ins>
      <w:r>
        <w:t>in</w:t>
      </w:r>
      <w:del w:id="20497" w:author="GoldenCorpusHarness" w:date="2026-03-28T22:23:47Z">
        <w:r>
          <w:delText>g should be conduct</w:delText>
        </w:r>
      </w:del>
      <w:r>
        <w:t>ed a</w:t>
      </w:r>
      <w:del w:id="20498" w:author="GoldenCorpusHarness" w:date="2026-03-28T22:23:47Z">
        <w:r>
          <w:delText>t</w:delText>
        </w:r>
      </w:del>
      <w:ins w:id="20499" w:author="GoldenCorpusHarness" w:date="2026-03-28T22:23:47Z">
        <w:r>
          <w:t>s no menses for 12</w:t>
        </w:r>
      </w:ins>
      <w:r>
        <w:t xml:space="preserve"> month</w:t>
      </w:r>
      <w:del w:id="20500" w:author="GoldenCorpusHarness" w:date="2026-03-28T22:23:47Z">
        <w:r>
          <w:delText>ly interval</w:delText>
        </w:r>
      </w:del>
      <w:r>
        <w:t>s</w:t>
      </w:r>
      <w:del w:id="20501" w:author="GoldenCorpusHarness" w:date="2026-03-28T22:23:47Z">
        <w:r>
          <w:delText xml:space="preserve"> until the end of relevant systemic exposure and correspond</w:delText>
        </w:r>
      </w:del>
      <w:r>
        <w:t xml:space="preserve"> with</w:t>
      </w:r>
      <w:ins w:id="20502" w:author="GoldenCorpusHarness" w:date="2026-03-28T22:23:47Z">
        <w:r>
          <w:t>out</w:t>
        </w:r>
      </w:ins>
      <w:r>
        <w:t xml:space="preserve"> </w:t>
      </w:r>
      <w:ins w:id="20503" w:author="GoldenCorpusHarness" w:date="2026-03-28T22:23:47Z">
        <w:r>
          <w:t>an al</w:t>
        </w:r>
      </w:ins>
      <w:r>
        <w:t>t</w:t>
      </w:r>
      <w:del w:id="20504" w:author="GoldenCorpusHarness" w:date="2026-03-28T22:23:47Z">
        <w:r>
          <w:delText>h</w:delText>
        </w:r>
      </w:del>
      <w:ins w:id="20505" w:author="GoldenCorpusHarness" w:date="2026-03-28T22:23:47Z">
        <w:r>
          <w:t>ernativ</w:t>
        </w:r>
      </w:ins>
      <w:r>
        <w:t xml:space="preserve">e </w:t>
      </w:r>
      <w:del w:id="20506" w:author="GoldenCorpusHarness" w:date="2026-03-28T22:23:47Z">
        <w:r>
          <w:delText>ti</w:delText>
        </w:r>
      </w:del>
      <w:r>
        <w:t>me</w:t>
      </w:r>
      <w:del w:id="20507" w:author="GoldenCorpusHarness" w:date="2026-03-28T22:23:47Z">
        <w:r>
          <w:delText xml:space="preserve"> frame for fem</w:delText>
        </w:r>
      </w:del>
      <w:ins w:id="20508" w:author="GoldenCorpusHarness" w:date="2026-03-28T22:23:47Z">
        <w:r>
          <w:t>dic</w:t>
        </w:r>
      </w:ins>
      <w:r>
        <w:t>al</w:t>
      </w:r>
      <w:del w:id="20509" w:author="GoldenCorpusHarness" w:date="2026-03-28T22:23:47Z">
        <w:r>
          <w:delText>e participant</w:delText>
        </w:r>
      </w:del>
      <w:r>
        <w:t xml:space="preserve"> c</w:t>
      </w:r>
      <w:del w:id="20510" w:author="GoldenCorpusHarness" w:date="2026-03-28T22:23:47Z">
        <w:r>
          <w:delText>ontr</w:delText>
        </w:r>
      </w:del>
      <w:r>
        <w:t>a</w:t>
      </w:r>
      <w:del w:id="20511" w:author="GoldenCorpusHarness" w:date="2026-03-28T22:23:47Z">
        <w:r>
          <w:delText>c</w:delText>
        </w:r>
      </w:del>
      <w:ins w:id="20512" w:author="GoldenCorpusHarness" w:date="2026-03-28T22:23:47Z">
        <w:r>
          <w:t>us</w:t>
        </w:r>
      </w:ins>
      <w:r>
        <w:t>e</w:t>
      </w:r>
      <w:del w:id="20513" w:author="GoldenCorpusHarness" w:date="2026-03-28T22:23:47Z">
        <w:r>
          <w:delText>ption in Section 5</w:delText>
        </w:r>
      </w:del>
      <w:r>
        <w:t>.</w:t>
      </w:r>
      <w:del w:id="20514" w:author="GoldenCorpusHarness" w:date="2026-03-28T22:23:47Z">
        <w:r>
          <w:delText>1.</w:delText>
        </w:r>
      </w:del>
    </w:p>
    <w:p ns2:paraId="2529E12D" ns2:textId="77777777" w:rsidR="008F3380" w:rsidRPr="00C25E6D" w:rsidRDefault="00895D30" w:rsidP="008F3380">
      <w:pPr>
        <w:pStyle w:val="ListBullet"/>
        <w:keepLines w:val="0"/>
        <w:spacing w:after="240"/>
      </w:pPr>
      <w:r>
        <w:t>A</w:t>
      </w:r>
      <w:ins w:id="20515" w:author="GoldenCorpusHarness" w:date="2026-03-28T22:23:47Z">
        <w:r>
          <w:t xml:space="preserve"> high FSH level in the postmenopausal range may be use</w:t>
        </w:r>
      </w:ins>
      <w:r>
        <w:t>d</w:t>
      </w:r>
      <w:ins w:id="20516" w:author="GoldenCorpusHarness" w:date="2026-03-28T22:23:47Z">
        <w:r>
          <w:t xml:space="preserve"> to confirm a postmenopausal state in participants assigne</w:t>
        </w:r>
      </w:ins>
      <w:r>
        <w:t>d</w:t>
      </w:r>
      <w:del w:id="20517" w:author="GoldenCorpusHarness" w:date="2026-03-28T22:23:47Z">
        <w:r>
          <w:delText>itional serum or urine pregnancy tests may</w:delText>
        </w:r>
      </w:del>
      <w:ins w:id="20518" w:author="GoldenCorpusHarness" w:date="2026-03-28T22:23:47Z">
        <w:r>
          <w:t xml:space="preserve"> female sex at</w:t>
        </w:r>
      </w:ins>
      <w:r>
        <w:t xml:space="preserve"> b</w:t>
      </w:r>
      <w:del w:id="20519" w:author="GoldenCorpusHarness" w:date="2026-03-28T22:23:47Z">
        <w:r>
          <w:delText>e perform</w:delText>
        </w:r>
      </w:del>
      <w:ins w:id="20520" w:author="GoldenCorpusHarness" w:date="2026-03-28T22:23:47Z">
        <w:r>
          <w:t>irth who are not using hormonal contraception or HRT. However, in the absence of 12 months of amenorrhea, confirmation with 2 FSH measurements in the postmenopausal range is requir</w:t>
        </w:r>
      </w:ins>
      <w:r>
        <w:t>ed</w:t>
      </w:r>
      <w:del w:id="20521" w:author="GoldenCorpusHarness" w:date="2026-03-28T22:23:47Z">
        <w:r>
          <w:delText>, as determined necessary by the investigator, to establish the absence of pregnancy at any time during the participant's participation in the study</w:delText>
        </w:r>
      </w:del>
      <w:r>
        <w:t>.</w:t>
      </w:r>
    </w:p>
    <w:p ns2:paraId="52B02F59" ns2:textId="77777777" w:rsidR="008F3380" w:rsidRPr="00C25E6D" w:rsidRDefault="00895D30" w:rsidP="008F3380">
      <w:pPr>
        <w:pStyle w:val="Heading3"/>
        <w:rPr>
          <w:lang w:eastAsia="es-ES"/>
        </w:rPr>
      </w:pPr>
      <w:r>
        <w:t>P</w:t>
      </w:r>
      <w:del w:id="20522" w:author="GoldenCorpusHarness" w:date="2026-03-28T22:23:47Z">
        <w:r>
          <w:delText>ortu</w:delText>
        </w:r>
      </w:del>
      <w:ins w:id="20523" w:author="GoldenCorpusHarness" w:date="2026-03-28T22:23:47Z">
        <w:r>
          <w:t>articipants assi</w:t>
        </w:r>
      </w:ins>
      <w:r>
        <w:t>g</w:t>
      </w:r>
      <w:del w:id="20524" w:author="GoldenCorpusHarness" w:date="2026-03-28T22:23:47Z">
        <w:r>
          <w:delText>al</w:delText>
        </w:r>
      </w:del>
      <w:ins w:id="20525" w:author="GoldenCorpusHarness" w:date="2026-03-28T22:23:47Z">
        <w:r>
          <w:t>ned female sex at birth who are on HRT and whose menopausal status is in doubt will be required to use one of the nonhormonal highly effective contraception methods if they wish to continue their HRT during the study. Otherwise, they must discontinue HRT to allow confirmation of postmenopausal status before study enrollment.</w:t>
        </w:r>
      </w:ins>
    </w:p>
    <w:p ns2:paraId="4C15456B" ns2:textId="77777777" w:rsidR="008F3380" w:rsidRPr="00E30922" w:rsidRDefault="00895D30" w:rsidP="00E30922">
      <w:pPr>
        <w:pStyle w:val="paragraph0"/>
        <w:rPr>
          <w:b/>
          <w:lang w:eastAsia="es-ES"/>
        </w:rPr>
      </w:pPr>
      <w:del w:id="20526" w:author="GoldenCorpusHarness" w:date="2026-03-28T22:23:47Z">
        <w:r>
          <w:delText>Section 8.3.7 Pregnancy Testing</w:delText>
        </w:r>
      </w:del>
    </w:p>
    <w:p ns2:paraId="6714FCC6" ns2:textId="77777777" w:rsidR="008F3380" w:rsidRPr="00C25E6D" w:rsidRDefault="00895D30" w:rsidP="00E30922">
      <w:pPr>
        <w:pStyle w:val="paragraph0"/>
        <w:rPr>
          <w:lang w:eastAsia="es-ES"/>
        </w:rPr>
      </w:pPr>
      <w:ins w:id="20527" w:author="GoldenCorpusHarness" w:date="2026-03-28T22:23:47Z">
        <w:r>
          <w:t xml:space="preserve">Contraceptive Requirements For Study Participants Who Are Able To Become </w:t>
        </w:r>
      </w:ins>
      <w:r>
        <w:t>Pregnan</w:t>
      </w:r>
      <w:del w:id="20528" w:author="GoldenCorpusHarness" w:date="2026-03-28T22:23:47Z">
        <w:r>
          <w:delText xml:space="preserve">cy </w:delText>
        </w:r>
      </w:del>
      <w:r>
        <w:t>t</w:t>
      </w:r>
      <w:del w:id="20529" w:author="GoldenCorpusHarness" w:date="2026-03-28T22:23:47Z">
        <w:r>
          <w:delText>esting should be conducted before the administration of each dose of study intervention.</w:delText>
        </w:r>
      </w:del>
    </w:p>
    <w:p ns2:paraId="2B322F24" ns2:textId="77777777" w:rsidR="008F3380" w:rsidRPr="00E30922" w:rsidRDefault="00895D30" w:rsidP="00E30922">
      <w:pPr>
        <w:pStyle w:val="paragraph0"/>
        <w:rPr>
          <w:b/>
          <w:bCs/>
        </w:rPr>
      </w:pPr>
      <w:r w:rsidRPr="00E30922">
        <w:rPr>
          <w:b/>
          <w:bCs/>
        </w:rPr>
        <w:t xml:space="preserve">Section 5.1 Inclusion Criteria </w:t>
      </w:r>
    </w:p>
    <w:p ns2:paraId="3F47518B" ns2:textId="77777777" w:rsidR="008F3380" w:rsidRPr="00C25E6D" w:rsidRDefault="00895D30" w:rsidP="00E30922">
      <w:pPr>
        <w:pStyle w:val="paragraph0"/>
        <w:rPr>
          <w:bCs/>
          <w:u w:val="single"/>
          <w:lang w:eastAsia="es-ES"/>
        </w:rPr>
      </w:pPr>
      <w:del w:id="20530" w:author="GoldenCorpusHarness" w:date="2026-03-28T22:23:47Z">
        <w:r>
          <w:delText>HIV Testing (Inclusion Criterion # 10) and Hepatitis B/C Screening (Inclusion Criteria # 8 and 9)</w:delText>
        </w:r>
      </w:del>
    </w:p>
    <w:p ns2:paraId="2E1016B1" ns2:textId="77777777" w:rsidR="008F3380" w:rsidRPr="00D00F7A" w:rsidRDefault="00895D30" w:rsidP="00E30922">
      <w:pPr>
        <w:pStyle w:val="paragraph0"/>
        <w:rPr>
          <w:lang w:eastAsia="es-ES"/>
        </w:rPr>
      </w:pPr>
      <w:del w:id="20531" w:author="GoldenCorpusHarness" w:date="2026-03-28T22:23:47Z">
        <w:r>
          <w:delText>HIV</w:delText>
        </w:r>
      </w:del>
      <w:ins w:id="20532" w:author="GoldenCorpusHarness" w:date="2026-03-28T22:23:47Z">
        <w:r>
          <w:t>Appendix 6:</w:t>
        </w:r>
      </w:ins>
      <w:r>
        <w:t xml:space="preserve"> </w:t>
      </w:r>
      <w:del w:id="20533" w:author="GoldenCorpusHarness" w:date="2026-03-28T22:23:47Z">
        <w:r>
          <w:delText>t</w:delText>
        </w:r>
      </w:del>
      <w:ins w:id="20534" w:author="GoldenCorpusHarness" w:date="2026-03-28T22:23:47Z">
        <w:r>
          <w:t>Coll</w:t>
        </w:r>
      </w:ins>
      <w:r>
        <w:t>e</w:t>
      </w:r>
      <w:del w:id="20535" w:author="GoldenCorpusHarness" w:date="2026-03-28T22:23:47Z">
        <w:r>
          <w:delText>s</w:delText>
        </w:r>
      </w:del>
      <w:ins w:id="20536" w:author="GoldenCorpusHarness" w:date="2026-03-28T22:23:47Z">
        <w:r>
          <w:t>c</w:t>
        </w:r>
      </w:ins>
      <w:r>
        <w:t>ti</w:t>
      </w:r>
      <w:ins w:id="20537" w:author="GoldenCorpusHarness" w:date="2026-03-28T22:23:47Z">
        <w:r>
          <w:t>o</w:t>
        </w:r>
      </w:ins>
      <w:r>
        <w:t>n</w:t>
      </w:r>
      <w:del w:id="20538" w:author="GoldenCorpusHarness" w:date="2026-03-28T22:23:47Z">
        <w:r>
          <w:delText>g</w:delText>
        </w:r>
      </w:del>
      <w:r>
        <w:t xml:space="preserve"> and </w:t>
      </w:r>
      <w:del w:id="20539" w:author="GoldenCorpusHarness" w:date="2026-03-28T22:23:47Z">
        <w:r>
          <w:delText>h</w:delText>
        </w:r>
      </w:del>
      <w:ins w:id="20540" w:author="GoldenCorpusHarness" w:date="2026-03-28T22:23:47Z">
        <w:r>
          <w:t>Manag</w:t>
        </w:r>
      </w:ins>
      <w:r>
        <w:t>e</w:t>
      </w:r>
      <w:del w:id="20541" w:author="GoldenCorpusHarness" w:date="2026-03-28T22:23:47Z">
        <w:r>
          <w:delText>patitis B/C scre</w:delText>
        </w:r>
      </w:del>
      <w:ins w:id="20542" w:author="GoldenCorpusHarness" w:date="2026-03-28T22:23:47Z">
        <w:r>
          <w:t>m</w:t>
        </w:r>
      </w:ins>
      <w:r>
        <w:t>en</w:t>
      </w:r>
      <w:ins w:id="20543" w:author="GoldenCorpusHarness" w:date="2026-03-28T22:23:47Z">
        <w:r>
          <w:t>t of Spec</w:t>
        </w:r>
      </w:ins>
      <w:r>
        <w:t>i</w:t>
      </w:r>
      <w:del w:id="20544" w:author="GoldenCorpusHarness" w:date="2026-03-28T22:23:47Z">
        <w:r>
          <w:delText>ng ar</w:delText>
        </w:r>
      </w:del>
      <w:ins w:id="20545" w:author="GoldenCorpusHarness" w:date="2026-03-28T22:23:47Z">
        <w:r>
          <w:t>m</w:t>
        </w:r>
      </w:ins>
      <w:r>
        <w:t>e</w:t>
      </w:r>
      <w:del w:id="20546" w:author="GoldenCorpusHarness" w:date="2026-03-28T22:23:47Z">
        <w:r>
          <w:delText xml:space="preserve"> required evaluatio</w:delText>
        </w:r>
      </w:del>
      <w:r>
        <w:t xml:space="preserve">ns for </w:t>
      </w:r>
      <w:del w:id="20547" w:author="GoldenCorpusHarness" w:date="2026-03-28T22:23:47Z">
        <w:r>
          <w:delText>s</w:delText>
        </w:r>
      </w:del>
      <w:ins w:id="20548" w:author="GoldenCorpusHarness" w:date="2026-03-28T22:23:47Z">
        <w:r>
          <w:t>Fu</w:t>
        </w:r>
      </w:ins>
      <w:r>
        <w:t>tu</w:t>
      </w:r>
      <w:del w:id="20549" w:author="GoldenCorpusHarness" w:date="2026-03-28T22:23:47Z">
        <w:r>
          <w:delText>dy ent</w:delText>
        </w:r>
      </w:del>
      <w:r>
        <w:t>r</w:t>
      </w:r>
      <w:del w:id="20550" w:author="GoldenCorpusHarness" w:date="2026-03-28T22:23:47Z">
        <w:r>
          <w:delText>y and need to b</w:delText>
        </w:r>
      </w:del>
      <w:r>
        <w:t xml:space="preserve">e </w:t>
      </w:r>
      <w:del w:id="20551" w:author="GoldenCorpusHarness" w:date="2026-03-28T22:23:47Z">
        <w:r>
          <w:delText>perf</w:delText>
        </w:r>
      </w:del>
      <w:ins w:id="20552" w:author="GoldenCorpusHarness" w:date="2026-03-28T22:23:47Z">
        <w:r>
          <w:t>Bi</w:t>
        </w:r>
      </w:ins>
      <w:r>
        <w:t>o</w:t>
      </w:r>
      <w:del w:id="20553" w:author="GoldenCorpusHarness" w:date="2026-03-28T22:23:47Z">
        <w:r>
          <w:delText>r</w:delText>
        </w:r>
      </w:del>
      <w:r>
        <w:t>med</w:t>
      </w:r>
      <w:del w:id="20554" w:author="GoldenCorpusHarness" w:date="2026-03-28T22:23:47Z">
        <w:r>
          <w:delText xml:space="preserve"> </w:delText>
        </w:r>
      </w:del>
      <w:r>
        <w:t>i</w:t>
      </w:r>
      <w:del w:id="20555" w:author="GoldenCorpusHarness" w:date="2026-03-28T22:23:47Z">
        <w:r>
          <w:delText>n order to ev</w:delText>
        </w:r>
      </w:del>
      <w:ins w:id="20556" w:author="GoldenCorpusHarness" w:date="2026-03-28T22:23:47Z">
        <w:r>
          <w:t>c</w:t>
        </w:r>
      </w:ins>
      <w:r>
        <w:t>al</w:t>
      </w:r>
      <w:del w:id="20557" w:author="GoldenCorpusHarness" w:date="2026-03-28T22:23:47Z">
        <w:r>
          <w:delText>uate</w:delText>
        </w:r>
      </w:del>
      <w:r>
        <w:t xml:space="preserve"> </w:t>
      </w:r>
      <w:del w:id="20558" w:author="GoldenCorpusHarness" w:date="2026-03-28T22:23:47Z">
        <w:r>
          <w:delText>eligibility. This t</w:delText>
        </w:r>
      </w:del>
      <w:ins w:id="20559" w:author="GoldenCorpusHarness" w:date="2026-03-28T22:23:47Z">
        <w:r>
          <w:t>R</w:t>
        </w:r>
      </w:ins>
      <w:r>
        <w:t>es</w:t>
      </w:r>
      <w:del w:id="20560" w:author="GoldenCorpusHarness" w:date="2026-03-28T22:23:47Z">
        <w:r>
          <w:delText xml:space="preserve">ting </w:delText>
        </w:r>
      </w:del>
      <w:ins w:id="20561" w:author="GoldenCorpusHarness" w:date="2026-03-28T22:23:47Z">
        <w:r>
          <w:t>ear</w:t>
        </w:r>
      </w:ins>
      <w:r>
        <w:t>c</w:t>
      </w:r>
      <w:del w:id="20562" w:author="GoldenCorpusHarness" w:date="2026-03-28T22:23:47Z">
        <w:r>
          <w:delText>an be performed at any time during t</w:delText>
        </w:r>
      </w:del>
      <w:r>
        <w:t>h</w:t>
      </w:r>
      <w:del w:id="20563" w:author="GoldenCorpusHarness" w:date="2026-03-28T22:23:47Z">
        <w:r>
          <w:delText>e screening period.</w:delText>
        </w:r>
      </w:del>
    </w:p>
    <w:p ns2:paraId="3A434BEF" ns2:textId="77777777" w:rsidR="008F3380" w:rsidRPr="00C25E6D" w:rsidRDefault="00895D30" w:rsidP="008F3380">
      <w:pPr>
        <w:pStyle w:val="Heading3"/>
        <w:rPr>
          <w:lang w:eastAsia="es-ES"/>
        </w:rPr>
      </w:pPr>
      <w:del w:id="20564" w:author="GoldenCorpusHarness" w:date="2026-03-28T22:23:47Z">
        <w:r>
          <w:delText>Spa</w:delText>
        </w:r>
      </w:del>
      <w:ins w:id="20565" w:author="GoldenCorpusHarness" w:date="2026-03-28T22:23:47Z">
        <w:r>
          <w:t>1.Def</w:t>
        </w:r>
      </w:ins>
      <w:r>
        <w:t>in</w:t>
      </w:r>
      <w:ins w:id="20566" w:author="GoldenCorpusHarness" w:date="2026-03-28T22:23:47Z">
        <w:r>
          <w:t>itions</w:t>
        </w:r>
      </w:ins>
    </w:p>
    <w:p ns2:paraId="42C4DC2D" ns2:textId="77777777" w:rsidR="008F3380" w:rsidRPr="00E30922" w:rsidRDefault="00895D30" w:rsidP="00E30922">
      <w:pPr>
        <w:pStyle w:val="paragraph0"/>
        <w:rPr>
          <w:b/>
          <w:bCs/>
          <w:lang w:eastAsia="es-ES"/>
        </w:rPr>
      </w:pPr>
      <w:del w:id="20567" w:author="GoldenCorpusHarness" w:date="2026-03-28T22:23:47Z">
        <w:r>
          <w:delText>Section 6</w:delText>
        </w:r>
      </w:del>
      <w:ins w:id="20568" w:author="GoldenCorpusHarness" w:date="2026-03-28T22:23:47Z">
        <w:r>
          <w:t>a</w:t>
        </w:r>
      </w:ins>
      <w:r>
        <w:t>.</w:t>
      </w:r>
      <w:del w:id="20569" w:author="GoldenCorpusHarness" w:date="2026-03-28T22:23:47Z">
        <w:r>
          <w:delText>5 Concomitant Thera</w:delText>
        </w:r>
      </w:del>
      <w:ins w:id="20570" w:author="GoldenCorpusHarness" w:date="2026-03-28T22:23:47Z">
        <w:r>
          <w:t xml:space="preserve">Biomarker: A biological molecule found in blood, other body fluids, or tissues that is a sign of a normal or abnormal </w:t>
        </w:r>
      </w:ins>
      <w:r>
        <w:t>p</w:t>
      </w:r>
      <w:ins w:id="20571" w:author="GoldenCorpusHarness" w:date="2026-03-28T22:23:47Z">
        <w:r>
          <w:t>rocess or of a condition or disease. A biomarker ma</w:t>
        </w:r>
      </w:ins>
      <w:r>
        <w:t>y</w:t>
      </w:r>
      <w:del w:id="20572" w:author="GoldenCorpusHarness" w:date="2026-03-28T22:23:47Z">
        <w:r>
          <w:delText xml:space="preserve">: </w:delText>
        </w:r>
      </w:del>
      <w:ins w:id="20573" w:author="GoldenCorpusHarness" w:date="2026-03-28T22:23:47Z">
        <w:r>
          <w:t xml:space="preserve"> be used to see how well the body responds to a treatment for a disease or condition.1</w:t>
        </w:r>
      </w:ins>
    </w:p>
    <w:p ns2:paraId="153F87B6" ns2:textId="77777777" w:rsidR="008F3380" w:rsidRPr="00C25E6D" w:rsidRDefault="00895D30" w:rsidP="00E30922">
      <w:pPr>
        <w:pStyle w:val="paragraph0"/>
        <w:rPr>
          <w:lang w:eastAsia="es-ES"/>
        </w:rPr>
      </w:pPr>
      <w:del w:id="20574" w:author="GoldenCorpusHarness" w:date="2026-03-28T22:23:47Z">
        <w:r>
          <w:delText>I</w:delText>
        </w:r>
      </w:del>
      <w:ins w:id="20575" w:author="GoldenCorpusHarness" w:date="2026-03-28T22:23:47Z">
        <w:r>
          <w:t>b.Pharmacogenomics: The i</w:t>
        </w:r>
      </w:ins>
      <w:r>
        <w:t>nvestigat</w:t>
      </w:r>
      <w:ins w:id="20576" w:author="GoldenCorpusHarness" w:date="2026-03-28T22:23:47Z">
        <w:r>
          <w:t>i</w:t>
        </w:r>
      </w:ins>
      <w:r>
        <w:t>o</w:t>
      </w:r>
      <w:del w:id="20577" w:author="GoldenCorpusHarness" w:date="2026-03-28T22:23:47Z">
        <w:r>
          <w:delText>rs must refer to the up-to-date Summary</w:delText>
        </w:r>
      </w:del>
      <w:ins w:id="20578" w:author="GoldenCorpusHarness" w:date="2026-03-28T22:23:47Z">
        <w:r>
          <w:t>n</w:t>
        </w:r>
      </w:ins>
      <w:r>
        <w:t xml:space="preserve"> of </w:t>
      </w:r>
      <w:del w:id="20579" w:author="GoldenCorpusHarness" w:date="2026-03-28T22:23:47Z">
        <w:r>
          <w:delText>P</w:delText>
        </w:r>
      </w:del>
      <w:ins w:id="20580" w:author="GoldenCorpusHarness" w:date="2026-03-28T22:23:47Z">
        <w:r>
          <w:t>va</w:t>
        </w:r>
      </w:ins>
      <w:r>
        <w:t>r</w:t>
      </w:r>
      <w:ins w:id="20581" w:author="GoldenCorpusHarness" w:date="2026-03-28T22:23:47Z">
        <w:r>
          <w:t>iati</w:t>
        </w:r>
      </w:ins>
      <w:r>
        <w:t>o</w:t>
      </w:r>
      <w:ins w:id="20582" w:author="GoldenCorpusHarness" w:date="2026-03-28T22:23:47Z">
        <w:r>
          <w:t>ns of DNA an</w:t>
        </w:r>
      </w:ins>
      <w:r>
        <w:t>d</w:t>
      </w:r>
      <w:del w:id="20583" w:author="GoldenCorpusHarness" w:date="2026-03-28T22:23:47Z">
        <w:r>
          <w:delText>u</w:delText>
        </w:r>
      </w:del>
      <w:ins w:id="20584" w:author="GoldenCorpusHarness" w:date="2026-03-28T22:23:47Z">
        <w:r>
          <w:t xml:space="preserve"> RNA </w:t>
        </w:r>
      </w:ins>
      <w:r>
        <w:t>c</w:t>
      </w:r>
      <w:del w:id="20585" w:author="GoldenCorpusHarness" w:date="2026-03-28T22:23:47Z">
        <w:r>
          <w:delText>t C</w:delText>
        </w:r>
      </w:del>
      <w:r>
        <w:t xml:space="preserve">haracteristics </w:t>
      </w:r>
      <w:del w:id="20586" w:author="GoldenCorpusHarness" w:date="2026-03-28T22:23:47Z">
        <w:r>
          <w:delText>of</w:delText>
        </w:r>
      </w:del>
      <w:ins w:id="20587" w:author="GoldenCorpusHarness" w:date="2026-03-28T22:23:47Z">
        <w:r>
          <w:t>as</w:t>
        </w:r>
      </w:ins>
      <w:r>
        <w:t xml:space="preserve"> re</w:t>
      </w:r>
      <w:del w:id="20588" w:author="GoldenCorpusHarness" w:date="2026-03-28T22:23:47Z">
        <w:r>
          <w:delText>gis</w:delText>
        </w:r>
      </w:del>
      <w:ins w:id="20589" w:author="GoldenCorpusHarness" w:date="2026-03-28T22:23:47Z">
        <w:r>
          <w:t>la</w:t>
        </w:r>
      </w:ins>
      <w:r>
        <w:t>te</w:t>
      </w:r>
      <w:del w:id="20590" w:author="GoldenCorpusHarness" w:date="2026-03-28T22:23:47Z">
        <w:r>
          <w:delText>re</w:delText>
        </w:r>
      </w:del>
      <w:r>
        <w:t>d</w:t>
      </w:r>
      <w:del w:id="20591" w:author="GoldenCorpusHarness" w:date="2026-03-28T22:23:47Z">
        <w:r>
          <w:delText xml:space="preserve"> products used in this study, regarding forbidden medications or medications</w:delText>
        </w:r>
      </w:del>
      <w:r>
        <w:t xml:space="preserve"> to </w:t>
      </w:r>
      <w:del w:id="20592" w:author="GoldenCorpusHarness" w:date="2026-03-28T22:23:47Z">
        <w:r>
          <w:delText>b</w:delText>
        </w:r>
      </w:del>
      <w:ins w:id="20593" w:author="GoldenCorpusHarness" w:date="2026-03-28T22:23:47Z">
        <w:r>
          <w:t>drug/vaccin</w:t>
        </w:r>
      </w:ins>
      <w:r>
        <w:t xml:space="preserve">e </w:t>
      </w:r>
      <w:del w:id="20594" w:author="GoldenCorpusHarness" w:date="2026-03-28T22:23:47Z">
        <w:r>
          <w:delText>u</w:delText>
        </w:r>
      </w:del>
      <w:ins w:id="20595" w:author="GoldenCorpusHarness" w:date="2026-03-28T22:23:47Z">
        <w:r>
          <w:t>respon</w:t>
        </w:r>
      </w:ins>
      <w:r>
        <w:t>se</w:t>
      </w:r>
      <w:del w:id="20596" w:author="GoldenCorpusHarness" w:date="2026-03-28T22:23:47Z">
        <w:r>
          <w:delText>d with precaution</w:delText>
        </w:r>
      </w:del>
      <w:r>
        <w:t>.</w:t>
      </w:r>
      <w:ins w:id="20597" w:author="GoldenCorpusHarness" w:date="2026-03-28T22:23:47Z">
        <w:r>
          <w:t>2</w:t>
        </w:r>
      </w:ins>
    </w:p>
    <w:p ns2:paraId="41461108" ns2:textId="77777777" w:rsidR="008F3380" w:rsidRPr="00C25E6D" w:rsidRDefault="00895D30" w:rsidP="00DF2CB9">
      <w:pPr>
        <w:pStyle w:val="Heading3"/>
        <w:rPr>
          <w:rFonts w:eastAsia="Times New Roman"/>
          <w:lang w:eastAsia="es-ES"/>
        </w:rPr>
      </w:pPr>
      <w:del w:id="20598" w:author="GoldenCorpusHarness" w:date="2026-03-28T22:23:47Z">
        <w:r>
          <w:delText>U</w:delText>
        </w:r>
      </w:del>
      <w:ins w:id="20599" w:author="GoldenCorpusHarness" w:date="2026-03-28T22:23:47Z">
        <w:r>
          <w:t>c.Pharmacoge</w:t>
        </w:r>
      </w:ins>
      <w:r>
        <w:t>n</w:t>
      </w:r>
      <w:ins w:id="20600" w:author="GoldenCorpusHarness" w:date="2026-03-28T22:23:47Z">
        <w:r>
          <w:t>et</w:t>
        </w:r>
      </w:ins>
      <w:r>
        <w:t>i</w:t>
      </w:r>
      <w:ins w:id="20601" w:author="GoldenCorpusHarness" w:date="2026-03-28T22:23:47Z">
        <w:r>
          <w:t>cs: A subse</w:t>
        </w:r>
      </w:ins>
      <w:r>
        <w:t>t</w:t>
      </w:r>
      <w:ins w:id="20602" w:author="GoldenCorpusHarness" w:date="2026-03-28T22:23:47Z">
        <w:r>
          <w:t xml:space="preserve"> of pharmacog</w:t>
        </w:r>
      </w:ins>
      <w:r>
        <w:t>e</w:t>
      </w:r>
      <w:del w:id="20603" w:author="GoldenCorpusHarness" w:date="2026-03-28T22:23:47Z">
        <w:r>
          <w:delText>d</w:delText>
        </w:r>
      </w:del>
      <w:ins w:id="20604" w:author="GoldenCorpusHarness" w:date="2026-03-28T22:23:47Z">
        <w:r>
          <w:t>nomics,</w:t>
        </w:r>
      </w:ins>
      <w:r>
        <w:t xml:space="preserve"> </w:t>
      </w:r>
      <w:del w:id="20605" w:author="GoldenCorpusHarness" w:date="2026-03-28T22:23:47Z">
        <w:r>
          <w:delText>K</w:delText>
        </w:r>
      </w:del>
      <w:ins w:id="20606" w:author="GoldenCorpusHarness" w:date="2026-03-28T22:23:47Z">
        <w:r>
          <w:t xml:space="preserve">pharmacogenetics is the </w:t>
        </w:r>
      </w:ins>
      <w:r>
        <w:t>in</w:t>
      </w:r>
      <w:ins w:id="20607" w:author="GoldenCorpusHarness" w:date="2026-03-28T22:23:47Z">
        <w:r>
          <w:t>fluence of variations in DNA sequence on dru</w:t>
        </w:r>
      </w:ins>
      <w:r>
        <w:t>g</w:t>
      </w:r>
      <w:del w:id="20608" w:author="GoldenCorpusHarness" w:date="2026-03-28T22:23:47Z">
        <w:r>
          <w:delText>d</w:delText>
        </w:r>
      </w:del>
      <w:ins w:id="20609" w:author="GoldenCorpusHarness" w:date="2026-03-28T22:23:47Z">
        <w:r>
          <w:t>/vaccine resp</w:t>
        </w:r>
      </w:ins>
      <w:r>
        <w:t>o</w:t>
      </w:r>
      <w:del w:id="20610" w:author="GoldenCorpusHarness" w:date="2026-03-28T22:23:47Z">
        <w:r>
          <w:delText>m</w:delText>
        </w:r>
      </w:del>
      <w:ins w:id="20611" w:author="GoldenCorpusHarness" w:date="2026-03-28T22:23:47Z">
        <w:r>
          <w:t>nse.2</w:t>
        </w:r>
      </w:ins>
    </w:p>
    <w:p ns2:paraId="3808376C" ns2:textId="77777777" w:rsidR="008F3380" w:rsidRPr="00E30922" w:rsidRDefault="00895D30" w:rsidP="00DF2CB9">
      <w:pPr>
        <w:pStyle w:val="paragraph0"/>
        <w:keepNext/>
        <w:keepLines/>
        <w:rPr>
          <w:b/>
          <w:bCs/>
          <w:lang w:val="en-GB"/>
        </w:rPr>
      </w:pPr>
      <w:del w:id="20612" w:author="GoldenCorpusHarness" w:date="2026-03-28T22:23:47Z">
        <w:r>
          <w:delText>S</w:delText>
        </w:r>
      </w:del>
      <w:ins w:id="20613" w:author="GoldenCorpusHarness" w:date="2026-03-28T22:23:47Z">
        <w:r>
          <w:t>d.DNA: D</w:t>
        </w:r>
      </w:ins>
      <w:r>
        <w:t>e</w:t>
      </w:r>
      <w:del w:id="20614" w:author="GoldenCorpusHarness" w:date="2026-03-28T22:23:47Z">
        <w:r>
          <w:delText>ct</w:delText>
        </w:r>
      </w:del>
      <w:ins w:id="20615" w:author="GoldenCorpusHarness" w:date="2026-03-28T22:23:47Z">
        <w:r>
          <w:t>oxyr</w:t>
        </w:r>
      </w:ins>
      <w:r>
        <w:t>i</w:t>
      </w:r>
      <w:ins w:id="20616" w:author="GoldenCorpusHarness" w:date="2026-03-28T22:23:47Z">
        <w:r>
          <w:t>b</w:t>
        </w:r>
      </w:ins>
      <w:r>
        <w:t>on</w:t>
      </w:r>
      <w:del w:id="20617" w:author="GoldenCorpusHarness" w:date="2026-03-28T22:23:47Z">
        <w:r>
          <w:delText xml:space="preserve"> 1.3 S</w:delText>
        </w:r>
      </w:del>
      <w:ins w:id="20618" w:author="GoldenCorpusHarness" w:date="2026-03-28T22:23:47Z">
        <w:r>
          <w:t>u</w:t>
        </w:r>
      </w:ins>
      <w:r>
        <w:t>c</w:t>
      </w:r>
      <w:del w:id="20619" w:author="GoldenCorpusHarness" w:date="2026-03-28T22:23:47Z">
        <w:r>
          <w:delText>hedu</w:delText>
        </w:r>
      </w:del>
      <w:r>
        <w:t>le</w:t>
      </w:r>
      <w:del w:id="20620" w:author="GoldenCorpusHarness" w:date="2026-03-28T22:23:47Z">
        <w:r>
          <w:delText xml:space="preserve"> of A</w:delText>
        </w:r>
      </w:del>
      <w:ins w:id="20621" w:author="GoldenCorpusHarness" w:date="2026-03-28T22:23:47Z">
        <w:r>
          <w:t>i</w:t>
        </w:r>
      </w:ins>
      <w:r>
        <w:t>c</w:t>
      </w:r>
      <w:del w:id="20622" w:author="GoldenCorpusHarness" w:date="2026-03-28T22:23:47Z">
        <w:r>
          <w:delText>tivities (Treatment</w:delText>
        </w:r>
      </w:del>
      <w:r>
        <w:t xml:space="preserve"> a</w:t>
      </w:r>
      <w:del w:id="20623" w:author="GoldenCorpusHarness" w:date="2026-03-28T22:23:47Z">
        <w:r>
          <w:delText>n</w:delText>
        </w:r>
      </w:del>
      <w:ins w:id="20624" w:author="GoldenCorpusHarness" w:date="2026-03-28T22:23:47Z">
        <w:r>
          <w:t>ci</w:t>
        </w:r>
      </w:ins>
      <w:r>
        <w:t>d</w:t>
      </w:r>
      <w:del w:id="20625" w:author="GoldenCorpusHarness" w:date="2026-03-28T22:23:47Z">
        <w:r>
          <w:delText xml:space="preserve"> Post-treatment Phase)</w:delText>
        </w:r>
      </w:del>
      <w:ins w:id="20626" w:author="GoldenCorpusHarness" w:date="2026-03-28T22:23:47Z">
        <w:r>
          <w:t>.</w:t>
        </w:r>
      </w:ins>
    </w:p>
    <w:p ns2:paraId="2E430A12" ns2:textId="77777777" w:rsidR="008F3380" w:rsidRPr="00C25E6D" w:rsidRDefault="00895D30" w:rsidP="00DF2CB9">
      <w:pPr>
        <w:pStyle w:val="paragraph0"/>
        <w:keepNext/>
        <w:keepLines/>
        <w:rPr>
          <w:color w:val="222A35"/>
          <w:lang w:val="en-GB"/>
        </w:rPr>
      </w:pPr>
      <w:del w:id="20627" w:author="GoldenCorpusHarness" w:date="2026-03-28T22:23:47Z">
        <w:r>
          <w:delText>M</w:delText>
        </w:r>
      </w:del>
      <w:ins w:id="20628" w:author="GoldenCorpusHarness" w:date="2026-03-28T22:23:47Z">
        <w:r>
          <w:t>e.RNA: Rib</w:t>
        </w:r>
      </w:ins>
      <w:r>
        <w:t>on</w:t>
      </w:r>
      <w:del w:id="20629" w:author="GoldenCorpusHarness" w:date="2026-03-28T22:23:47Z">
        <w:r>
          <w:delText>th</w:delText>
        </w:r>
      </w:del>
      <w:ins w:id="20630" w:author="GoldenCorpusHarness" w:date="2026-03-28T22:23:47Z">
        <w:r>
          <w:t>uc</w:t>
        </w:r>
      </w:ins>
      <w:r>
        <w:t>l</w:t>
      </w:r>
      <w:del w:id="20631" w:author="GoldenCorpusHarness" w:date="2026-03-28T22:23:47Z">
        <w:r>
          <w:delText>y ur</w:delText>
        </w:r>
      </w:del>
      <w:ins w:id="20632" w:author="GoldenCorpusHarness" w:date="2026-03-28T22:23:47Z">
        <w:r>
          <w:t>e</w:t>
        </w:r>
      </w:ins>
      <w:r>
        <w:t>i</w:t>
      </w:r>
      <w:del w:id="20633" w:author="GoldenCorpusHarness" w:date="2026-03-28T22:23:47Z">
        <w:r>
          <w:delText>ne pregnan</w:delText>
        </w:r>
      </w:del>
      <w:r>
        <w:t>c</w:t>
      </w:r>
      <w:del w:id="20634" w:author="GoldenCorpusHarness" w:date="2026-03-28T22:23:47Z">
        <w:r>
          <w:delText>y testing is required during study intervention</w:delText>
        </w:r>
      </w:del>
      <w:r>
        <w:t xml:space="preserve"> a</w:t>
      </w:r>
      <w:del w:id="20635" w:author="GoldenCorpusHarness" w:date="2026-03-28T22:23:47Z">
        <w:r>
          <w:delText>s well as at the en</w:delText>
        </w:r>
      </w:del>
      <w:ins w:id="20636" w:author="GoldenCorpusHarness" w:date="2026-03-28T22:23:47Z">
        <w:r>
          <w:t>ci</w:t>
        </w:r>
      </w:ins>
      <w:r>
        <w:t>d</w:t>
      </w:r>
      <w:del w:id="20637" w:author="GoldenCorpusHarness" w:date="2026-03-28T22:23:47Z">
        <w:r>
          <w:delText xml:space="preserve"> of study intervention</w:delText>
        </w:r>
      </w:del>
      <w:r>
        <w:t>.</w:t>
      </w:r>
      <w:del w:id="20638" w:author="GoldenCorpusHarness" w:date="2026-03-28T22:23:47Z">
        <w:r>
          <w:delText xml:space="preserve">  </w:delText>
        </w:r>
      </w:del>
    </w:p>
    <w:p ns2:paraId="5CE6143A" ns2:textId="77777777" w:rsidR="008F3380" w:rsidRPr="00E30922" w:rsidRDefault="00895D30" w:rsidP="00E30922">
      <w:pPr>
        <w:pStyle w:val="paragraph0"/>
        <w:rPr>
          <w:b/>
          <w:bCs/>
          <w:lang w:val="en-GB"/>
        </w:rPr>
      </w:pPr>
      <w:del w:id="20639" w:author="GoldenCorpusHarness" w:date="2026-03-28T22:23:47Z">
        <w:r>
          <w:delText xml:space="preserve">Section 5.1 Inclusion Criteria </w:delText>
        </w:r>
      </w:del>
    </w:p>
    <w:p ns2:paraId="01A2DE0D" ns2:textId="77777777" w:rsidR="008F3380" w:rsidRPr="00C25E6D" w:rsidRDefault="00895D30" w:rsidP="00E30922">
      <w:pPr>
        <w:pStyle w:val="paragraph0"/>
        <w:rPr>
          <w:lang w:val="en-GB"/>
        </w:rPr>
      </w:pPr>
      <w:del w:id="20640" w:author="GoldenCorpusHarness" w:date="2026-03-28T22:23:47Z">
        <w:r>
          <w:delText>M</w:delText>
        </w:r>
      </w:del>
      <w:ins w:id="20641" w:author="GoldenCorpusHarness" w:date="2026-03-28T22:23:47Z">
        <w:r>
          <w:t>2.Scope of Future Biomedic</w:t>
        </w:r>
      </w:ins>
      <w:r>
        <w:t>al</w:t>
      </w:r>
      <w:ins w:id="20642" w:author="GoldenCorpusHarness" w:date="2026-03-28T22:23:47Z">
        <w:r>
          <w:t xml:space="preserve"> R</w:t>
        </w:r>
      </w:ins>
      <w:r>
        <w:t>e</w:t>
      </w:r>
      <w:del w:id="20643" w:author="GoldenCorpusHarness" w:date="2026-03-28T22:23:47Z">
        <w:r>
          <w:delText xml:space="preserve"> P</w:delText>
        </w:r>
      </w:del>
      <w:ins w:id="20644" w:author="GoldenCorpusHarness" w:date="2026-03-28T22:23:47Z">
        <w:r>
          <w:t>se</w:t>
        </w:r>
      </w:ins>
      <w:r>
        <w:t>ar</w:t>
      </w:r>
      <w:del w:id="20645" w:author="GoldenCorpusHarness" w:date="2026-03-28T22:23:47Z">
        <w:r>
          <w:delText>ti</w:delText>
        </w:r>
      </w:del>
      <w:r>
        <w:t>c</w:t>
      </w:r>
      <w:del w:id="20646" w:author="GoldenCorpusHarness" w:date="2026-03-28T22:23:47Z">
        <w:r>
          <w:delText>ipants</w:delText>
        </w:r>
      </w:del>
      <w:ins w:id="20647" w:author="GoldenCorpusHarness" w:date="2026-03-28T22:23:47Z">
        <w:r>
          <w:t>h3,</w:t>
        </w:r>
      </w:ins>
      <w:r>
        <w:t xml:space="preserve"> </w:t>
      </w:r>
      <w:del w:id="20648" w:author="GoldenCorpusHarness" w:date="2026-03-28T22:23:47Z">
        <w:r>
          <w:delText xml:space="preserve">(Inclusion Criterion #13) </w:delText>
        </w:r>
      </w:del>
      <w:ins w:id="20649" w:author="GoldenCorpusHarness" w:date="2026-03-28T22:23:47Z">
        <w:r>
          <w:t>4</w:t>
        </w:r>
      </w:ins>
    </w:p>
    <w:p ns2:paraId="602D3831" ns2:textId="77777777" w:rsidR="008F3380" w:rsidRPr="00C25E6D" w:rsidRDefault="00895D30" w:rsidP="00E30922">
      <w:pPr>
        <w:pStyle w:val="paragraph0"/>
        <w:rPr>
          <w:lang w:val="en-GB"/>
        </w:rPr>
      </w:pPr>
      <w:del w:id="20650" w:author="GoldenCorpusHarness" w:date="2026-03-28T22:23:47Z">
        <w:r>
          <w:delText>M</w:delText>
        </w:r>
      </w:del>
      <w:ins w:id="20651" w:author="GoldenCorpusHarness" w:date="2026-03-28T22:23:47Z">
        <w:r>
          <w:t xml:space="preserve">The specimens consented </w:t>
        </w:r>
      </w:ins>
      <w:r>
        <w:t>a</w:t>
      </w:r>
      <w:ins w:id="20652" w:author="GoldenCorpusHarness" w:date="2026-03-28T22:23:47Z">
        <w:r>
          <w:t>nd/or col</w:t>
        </w:r>
      </w:ins>
      <w:r>
        <w:t>le</w:t>
      </w:r>
      <w:ins w:id="20653" w:author="GoldenCorpusHarness" w:date="2026-03-28T22:23:47Z">
        <w:r>
          <w:t>cted in thi</w:t>
        </w:r>
      </w:ins>
      <w:r>
        <w:t xml:space="preserve">s </w:t>
      </w:r>
      <w:ins w:id="20654" w:author="GoldenCorpusHarness" w:date="2026-03-28T22:23:47Z">
        <w:r>
          <w:t>study as outlined in Section 8.8 will be used in v</w:t>
        </w:r>
      </w:ins>
      <w:r>
        <w:t>ar</w:t>
      </w:r>
      <w:ins w:id="20655" w:author="GoldenCorpusHarness" w:date="2026-03-28T22:23:47Z">
        <w:r>
          <w:t xml:space="preserve">ious </w:t>
        </w:r>
      </w:ins>
      <w:r>
        <w:t>e</w:t>
      </w:r>
      <w:ins w:id="20656" w:author="GoldenCorpusHarness" w:date="2026-03-28T22:23:47Z">
        <w:r>
          <w:t>xperiments</w:t>
        </w:r>
      </w:ins>
      <w:r>
        <w:t xml:space="preserve"> to </w:t>
      </w:r>
      <w:del w:id="20657" w:author="GoldenCorpusHarness" w:date="2026-03-28T22:23:47Z">
        <w:r>
          <w:delText>be advised to seek co</w:delText>
        </w:r>
      </w:del>
      <w:r>
        <w:t>un</w:t>
      </w:r>
      <w:del w:id="20658" w:author="GoldenCorpusHarness" w:date="2026-03-28T22:23:47Z">
        <w:r>
          <w:delText>selling on sp</w:delText>
        </w:r>
      </w:del>
      <w:ins w:id="20659" w:author="GoldenCorpusHarness" w:date="2026-03-28T22:23:47Z">
        <w:r>
          <w:t>d</w:t>
        </w:r>
      </w:ins>
      <w:r>
        <w:t>er</w:t>
      </w:r>
      <w:del w:id="20660" w:author="GoldenCorpusHarness" w:date="2026-03-28T22:23:47Z">
        <w:r>
          <w:delText xml:space="preserve">m storage before </w:delText>
        </w:r>
      </w:del>
      <w:r>
        <w:t>sta</w:t>
      </w:r>
      <w:del w:id="20661" w:author="GoldenCorpusHarness" w:date="2026-03-28T22:23:47Z">
        <w:r>
          <w:delText>rti</w:delText>
        </w:r>
      </w:del>
      <w:r>
        <w:t>n</w:t>
      </w:r>
      <w:del w:id="20662" w:author="GoldenCorpusHarness" w:date="2026-03-28T22:23:47Z">
        <w:r>
          <w:delText xml:space="preserve">g treatment with venetoclax as per SmPC. </w:delText>
        </w:r>
      </w:del>
      <w:ins w:id="20663" w:author="GoldenCorpusHarness" w:date="2026-03-28T22:23:47Z">
        <w:r>
          <w:t>d:</w:t>
        </w:r>
      </w:ins>
    </w:p>
    <w:p ns2:paraId="41D194BB" ns2:textId="77777777" w:rsidR="008F3380" w:rsidRPr="00C25E6D" w:rsidRDefault="00895D30" w:rsidP="00E30922">
      <w:pPr>
        <w:pStyle w:val="paragraph0"/>
        <w:rPr>
          <w:u w:val="single"/>
          <w:lang w:eastAsia="es-ES"/>
        </w:rPr>
      </w:pPr>
      <w:del w:id="20664" w:author="GoldenCorpusHarness" w:date="2026-03-28T22:23:47Z">
        <w:r>
          <w:delText>HIV</w:delText>
        </w:r>
      </w:del>
      <w:ins w:id="20665" w:author="GoldenCorpusHarness" w:date="2026-03-28T22:23:47Z">
        <w:r>
          <w:t>The</w:t>
        </w:r>
      </w:ins>
      <w:r>
        <w:t xml:space="preserve"> </w:t>
      </w:r>
      <w:del w:id="20666" w:author="GoldenCorpusHarness" w:date="2026-03-28T22:23:47Z">
        <w:r>
          <w:delText>T</w:delText>
        </w:r>
      </w:del>
      <w:ins w:id="20667" w:author="GoldenCorpusHarness" w:date="2026-03-28T22:23:47Z">
        <w:r>
          <w:t>biology of how drugs/vaccin</w:t>
        </w:r>
      </w:ins>
      <w:r>
        <w:t>es</w:t>
      </w:r>
      <w:del w:id="20668" w:author="GoldenCorpusHarness" w:date="2026-03-28T22:23:47Z">
        <w:r>
          <w:delText>ting</w:delText>
        </w:r>
      </w:del>
      <w:r>
        <w:t xml:space="preserve"> </w:t>
      </w:r>
      <w:del w:id="20669" w:author="GoldenCorpusHarness" w:date="2026-03-28T22:23:47Z">
        <w:r>
          <w:delText>(Inclusi</w:delText>
        </w:r>
      </w:del>
      <w:ins w:id="20670" w:author="GoldenCorpusHarness" w:date="2026-03-28T22:23:47Z">
        <w:r>
          <w:t>w</w:t>
        </w:r>
      </w:ins>
      <w:r>
        <w:t>o</w:t>
      </w:r>
      <w:del w:id="20671" w:author="GoldenCorpusHarness" w:date="2026-03-28T22:23:47Z">
        <w:r>
          <w:delText>n C</w:delText>
        </w:r>
      </w:del>
      <w:r>
        <w:t>r</w:t>
      </w:r>
      <w:del w:id="20672" w:author="GoldenCorpusHarness" w:date="2026-03-28T22:23:47Z">
        <w:r>
          <w:delText>iterion #10)</w:delText>
        </w:r>
      </w:del>
      <w:ins w:id="20673" w:author="GoldenCorpusHarness" w:date="2026-03-28T22:23:47Z">
        <w:r>
          <w:t>k.</w:t>
        </w:r>
      </w:ins>
    </w:p>
    <w:p ns2:paraId="2043A293" ns2:textId="77777777" w:rsidR="008F3380" w:rsidRPr="00C25E6D" w:rsidRDefault="00895D30" w:rsidP="00E30922">
      <w:pPr>
        <w:pStyle w:val="paragraph0"/>
        <w:rPr>
          <w:lang w:val="en-GB"/>
        </w:rPr>
      </w:pPr>
      <w:del w:id="20674" w:author="GoldenCorpusHarness" w:date="2026-03-28T22:23:47Z">
        <w:r>
          <w:delText>HIV</w:delText>
        </w:r>
      </w:del>
      <w:ins w:id="20675" w:author="GoldenCorpusHarness" w:date="2026-03-28T22:23:47Z">
        <w:r>
          <w:t>Biomarkers</w:t>
        </w:r>
      </w:ins>
      <w:r>
        <w:t xml:space="preserve"> </w:t>
      </w:r>
      <w:ins w:id="20676" w:author="GoldenCorpusHarness" w:date="2026-03-28T22:23:47Z">
        <w:r>
          <w:t>responsible for how a drug/vaccine en</w:t>
        </w:r>
      </w:ins>
      <w:r>
        <w:t>te</w:t>
      </w:r>
      <w:ins w:id="20677" w:author="GoldenCorpusHarness" w:date="2026-03-28T22:23:47Z">
        <w:r>
          <w:t>r</w:t>
        </w:r>
      </w:ins>
      <w:r>
        <w:t>s</w:t>
      </w:r>
      <w:del w:id="20678" w:author="GoldenCorpusHarness" w:date="2026-03-28T22:23:47Z">
        <w:r>
          <w:delText>ti</w:delText>
        </w:r>
      </w:del>
      <w:ins w:id="20679" w:author="GoldenCorpusHarness" w:date="2026-03-28T22:23:47Z">
        <w:r>
          <w:t xml:space="preserve"> a</w:t>
        </w:r>
      </w:ins>
      <w:r>
        <w:t>n</w:t>
      </w:r>
      <w:del w:id="20680" w:author="GoldenCorpusHarness" w:date="2026-03-28T22:23:47Z">
        <w:r>
          <w:delText>g</w:delText>
        </w:r>
      </w:del>
      <w:ins w:id="20681" w:author="GoldenCorpusHarness" w:date="2026-03-28T22:23:47Z">
        <w:r>
          <w:t>d</w:t>
        </w:r>
      </w:ins>
      <w:r>
        <w:t xml:space="preserve"> is </w:t>
      </w:r>
      <w:del w:id="20682" w:author="GoldenCorpusHarness" w:date="2026-03-28T22:23:47Z">
        <w:r>
          <w:delText>n</w:delText>
        </w:r>
      </w:del>
      <w:ins w:id="20683" w:author="GoldenCorpusHarness" w:date="2026-03-28T22:23:47Z">
        <w:r>
          <w:t>rem</w:t>
        </w:r>
      </w:ins>
      <w:r>
        <w:t>o</w:t>
      </w:r>
      <w:del w:id="20684" w:author="GoldenCorpusHarness" w:date="2026-03-28T22:23:47Z">
        <w:r>
          <w:delText>t mandat</w:delText>
        </w:r>
      </w:del>
      <w:ins w:id="20685" w:author="GoldenCorpusHarness" w:date="2026-03-28T22:23:47Z">
        <w:r>
          <w:t>v</w:t>
        </w:r>
      </w:ins>
      <w:r>
        <w:t xml:space="preserve">ed </w:t>
      </w:r>
      <w:del w:id="20686" w:author="GoldenCorpusHarness" w:date="2026-03-28T22:23:47Z">
        <w:r>
          <w:delText>in</w:delText>
        </w:r>
      </w:del>
      <w:ins w:id="20687" w:author="GoldenCorpusHarness" w:date="2026-03-28T22:23:47Z">
        <w:r>
          <w:t>by</w:t>
        </w:r>
      </w:ins>
      <w:r>
        <w:t xml:space="preserve"> the </w:t>
      </w:r>
      <w:del w:id="20688" w:author="GoldenCorpusHarness" w:date="2026-03-28T22:23:47Z">
        <w:r>
          <w:delText>UK</w:delText>
        </w:r>
      </w:del>
      <w:ins w:id="20689" w:author="GoldenCorpusHarness" w:date="2026-03-28T22:23:47Z">
        <w:r>
          <w:t>body</w:t>
        </w:r>
      </w:ins>
      <w:r>
        <w:t>.</w:t>
      </w:r>
      <w:del w:id="20690" w:author="GoldenCorpusHarness" w:date="2026-03-28T22:23:47Z">
        <w:r>
          <w:delText xml:space="preserve">  </w:delText>
        </w:r>
      </w:del>
    </w:p>
    <w:p ns2:paraId="5DC0B6AB" ns2:textId="77777777" w:rsidR="008F3380" w:rsidRPr="00E30922" w:rsidRDefault="00895D30" w:rsidP="00E30922">
      <w:pPr>
        <w:pStyle w:val="paragraph0"/>
        <w:rPr>
          <w:b/>
          <w:bCs/>
          <w:lang w:val="en-GB"/>
        </w:rPr>
      </w:pPr>
      <w:del w:id="20691" w:author="GoldenCorpusHarness" w:date="2026-03-28T22:23:47Z">
        <w:r>
          <w:delText>S</w:delText>
        </w:r>
      </w:del>
      <w:ins w:id="20692" w:author="GoldenCorpusHarness" w:date="2026-03-28T22:23:47Z">
        <w:r>
          <w:t>Oth</w:t>
        </w:r>
      </w:ins>
      <w:r>
        <w:t>e</w:t>
      </w:r>
      <w:ins w:id="20693" w:author="GoldenCorpusHarness" w:date="2026-03-28T22:23:47Z">
        <w:r>
          <w:t>r pathways with which drugs/vaccines may intera</w:t>
        </w:r>
      </w:ins>
      <w:r>
        <w:t>ct</w:t>
      </w:r>
      <w:del w:id="20694" w:author="GoldenCorpusHarness" w:date="2026-03-28T22:23:47Z">
        <w:r>
          <w:delText>ion 6</w:delText>
        </w:r>
      </w:del>
      <w:r>
        <w:t>.</w:t>
      </w:r>
      <w:del w:id="20695" w:author="GoldenCorpusHarness" w:date="2026-03-28T22:23:47Z">
        <w:r>
          <w:delText>5.1 Prohibited Medication</w:delText>
        </w:r>
      </w:del>
    </w:p>
    <w:p ns2:paraId="452CB316" ns2:textId="77777777" w:rsidR="008F3380" w:rsidRPr="00C25E6D" w:rsidRDefault="00895D30" w:rsidP="00E30922">
      <w:pPr>
        <w:pStyle w:val="paragraph0"/>
      </w:pPr>
      <w:del w:id="20696" w:author="GoldenCorpusHarness" w:date="2026-03-28T22:23:47Z">
        <w:r>
          <w:delText>Live vaccines must not be administered for 90 days after t</w:delText>
        </w:r>
      </w:del>
      <w:ins w:id="20697" w:author="GoldenCorpusHarness" w:date="2026-03-28T22:23:47Z">
        <w:r>
          <w:t>T</w:t>
        </w:r>
      </w:ins>
      <w:r>
        <w:t xml:space="preserve">he </w:t>
      </w:r>
      <w:ins w:id="20698" w:author="GoldenCorpusHarness" w:date="2026-03-28T22:23:47Z">
        <w:r>
          <w:t>bio</w:t>
        </w:r>
      </w:ins>
      <w:r>
        <w:t>l</w:t>
      </w:r>
      <w:del w:id="20699" w:author="GoldenCorpusHarness" w:date="2026-03-28T22:23:47Z">
        <w:r>
          <w:delText>ast d</w:delText>
        </w:r>
      </w:del>
      <w:r>
        <w:t>o</w:t>
      </w:r>
      <w:del w:id="20700" w:author="GoldenCorpusHarness" w:date="2026-03-28T22:23:47Z">
        <w:r>
          <w:delText>se</w:delText>
        </w:r>
      </w:del>
      <w:ins w:id="20701" w:author="GoldenCorpusHarness" w:date="2026-03-28T22:23:47Z">
        <w:r>
          <w:t>gy</w:t>
        </w:r>
      </w:ins>
      <w:r>
        <w:t xml:space="preserve"> of </w:t>
      </w:r>
      <w:ins w:id="20702" w:author="GoldenCorpusHarness" w:date="2026-03-28T22:23:47Z">
        <w:r>
          <w:t>di</w:t>
        </w:r>
      </w:ins>
      <w:r>
        <w:t>s</w:t>
      </w:r>
      <w:del w:id="20703" w:author="GoldenCorpusHarness" w:date="2026-03-28T22:23:47Z">
        <w:r>
          <w:delText>tudy int</w:delText>
        </w:r>
      </w:del>
      <w:r>
        <w:t>e</w:t>
      </w:r>
      <w:del w:id="20704" w:author="GoldenCorpusHarness" w:date="2026-03-28T22:23:47Z">
        <w:r>
          <w:delText>rv</w:delText>
        </w:r>
      </w:del>
      <w:ins w:id="20705" w:author="GoldenCorpusHarness" w:date="2026-03-28T22:23:47Z">
        <w:r>
          <w:t>as</w:t>
        </w:r>
      </w:ins>
      <w:r>
        <w:t>e</w:t>
      </w:r>
      <w:del w:id="20706" w:author="GoldenCorpusHarness" w:date="2026-03-28T22:23:47Z">
        <w:r>
          <w:delText>ntion</w:delText>
        </w:r>
      </w:del>
      <w:r>
        <w:t>.</w:t>
      </w:r>
      <w:del w:id="20707" w:author="GoldenCorpusHarness" w:date="2026-03-28T22:23:47Z">
        <w:r>
          <w:delText xml:space="preserve"> Refer to Section 6.5 for information on COVID-19 vaccines.</w:delText>
        </w:r>
      </w:del>
    </w:p>
    <w:p ns2:paraId="5EDF1B39" ns2:textId="77777777" w:rsidR="009858CB" w:rsidRDefault="00895D30" w:rsidP="00E30922">
      <w:pPr>
        <w:pStyle w:val="paragraph0"/>
      </w:pPr>
      <w:del w:id="20708" w:author="GoldenCorpusHarness" w:date="2026-03-28T22:23:47Z">
        <w:r>
          <w:delText>NO</w:delText>
        </w:r>
      </w:del>
      <w:r>
        <w:t>T</w:t>
      </w:r>
      <w:del w:id="20709" w:author="GoldenCorpusHarness" w:date="2026-03-28T22:23:47Z">
        <w:r>
          <w:delText>E:</w:delText>
        </w:r>
      </w:del>
      <w:ins w:id="20710" w:author="GoldenCorpusHarness" w:date="2026-03-28T22:23:47Z">
        <w:r>
          <w:t>he</w:t>
        </w:r>
      </w:ins>
      <w:r>
        <w:t xml:space="preserve"> </w:t>
      </w:r>
      <w:del w:id="20711" w:author="GoldenCorpusHarness" w:date="2026-03-28T22:23:47Z">
        <w:r>
          <w:delText>A</w:delText>
        </w:r>
      </w:del>
      <w:ins w:id="20712" w:author="GoldenCorpusHarness" w:date="2026-03-28T22:23:47Z">
        <w:r>
          <w:t>specime</w:t>
        </w:r>
      </w:ins>
      <w:r>
        <w:t>n</w:t>
      </w:r>
      <w:ins w:id="20713" w:author="GoldenCorpusHarness" w:date="2026-03-28T22:23:47Z">
        <w:r>
          <w:t>(s) ma</w:t>
        </w:r>
      </w:ins>
      <w:r>
        <w:t xml:space="preserve">y </w:t>
      </w:r>
      <w:del w:id="20714" w:author="GoldenCorpusHarness" w:date="2026-03-28T22:23:47Z">
        <w:r>
          <w:delText>lic</w:delText>
        </w:r>
      </w:del>
      <w:ins w:id="20715" w:author="GoldenCorpusHarness" w:date="2026-03-28T22:23:47Z">
        <w:r>
          <w:t>b</w:t>
        </w:r>
      </w:ins>
      <w:r>
        <w:t>e</w:t>
      </w:r>
      <w:del w:id="20716" w:author="GoldenCorpusHarness" w:date="2026-03-28T22:23:47Z">
        <w:r>
          <w:delText>n</w:delText>
        </w:r>
      </w:del>
      <w:ins w:id="20717" w:author="GoldenCorpusHarness" w:date="2026-03-28T22:23:47Z">
        <w:r>
          <w:t xml:space="preserve"> u</w:t>
        </w:r>
      </w:ins>
      <w:r>
        <w:t xml:space="preserve">sed </w:t>
      </w:r>
      <w:del w:id="20718" w:author="GoldenCorpusHarness" w:date="2026-03-28T22:23:47Z">
        <w:r>
          <w:delText>COVID-19</w:delText>
        </w:r>
      </w:del>
      <w:ins w:id="20719" w:author="GoldenCorpusHarness" w:date="2026-03-28T22:23:47Z">
        <w:r>
          <w:t>for</w:t>
        </w:r>
      </w:ins>
      <w:r>
        <w:t xml:space="preserve"> </w:t>
      </w:r>
      <w:ins w:id="20720" w:author="GoldenCorpusHarness" w:date="2026-03-28T22:23:47Z">
        <w:r>
          <w:t>future assay development and/or drug/</w:t>
        </w:r>
      </w:ins>
      <w:r>
        <w:t xml:space="preserve">vaccine </w:t>
      </w:r>
      <w:del w:id="20721" w:author="GoldenCorpusHarness" w:date="2026-03-28T22:23:47Z">
        <w:r>
          <w:delText>(inclu</w:delText>
        </w:r>
      </w:del>
      <w:r>
        <w:t>d</w:t>
      </w:r>
      <w:del w:id="20722" w:author="GoldenCorpusHarness" w:date="2026-03-28T22:23:47Z">
        <w:r>
          <w:delText>ing for Em</w:delText>
        </w:r>
      </w:del>
      <w:r>
        <w:t>e</w:t>
      </w:r>
      <w:del w:id="20723" w:author="GoldenCorpusHarness" w:date="2026-03-28T22:23:47Z">
        <w:r>
          <w:delText>rg</w:delText>
        </w:r>
      </w:del>
      <w:ins w:id="20724" w:author="GoldenCorpusHarness" w:date="2026-03-28T22:23:47Z">
        <w:r>
          <w:t>v</w:t>
        </w:r>
      </w:ins>
      <w:r>
        <w:t>e</w:t>
      </w:r>
      <w:del w:id="20725" w:author="GoldenCorpusHarness" w:date="2026-03-28T22:23:47Z">
        <w:r>
          <w:delText>ncy Use) in a particular country is al</w:delText>
        </w:r>
      </w:del>
      <w:r>
        <w:t>lo</w:t>
      </w:r>
      <w:del w:id="20726" w:author="GoldenCorpusHarness" w:date="2026-03-28T22:23:47Z">
        <w:r>
          <w:delText xml:space="preserve">wed in the study as long as they are </w:delText>
        </w:r>
      </w:del>
      <w:ins w:id="20727" w:author="GoldenCorpusHarness" w:date="2026-03-28T22:23:47Z">
        <w:r>
          <w:t>p</w:t>
        </w:r>
      </w:ins>
      <w:r>
        <w:t>m</w:t>
      </w:r>
      <w:del w:id="20728" w:author="GoldenCorpusHarness" w:date="2026-03-28T22:23:47Z">
        <w:r>
          <w:delText>RNA vaccines, replication-incompet</w:delText>
        </w:r>
      </w:del>
      <w:r>
        <w:t>ent</w:t>
      </w:r>
      <w:del w:id="20729" w:author="GoldenCorpusHarness" w:date="2026-03-28T22:23:47Z">
        <w:r>
          <w:delText xml:space="preserve"> adenoviral vaccines, or inactivated vaccines</w:delText>
        </w:r>
      </w:del>
      <w:r>
        <w:t>.</w:t>
      </w:r>
      <w:del w:id="20730" w:author="GoldenCorpusHarness" w:date="2026-03-28T22:23:47Z">
        <w:r>
          <w:delText xml:space="preserve"> These vaccines will be treated just as any other concomitant therapy.</w:delText>
        </w:r>
      </w:del>
    </w:p>
    <w:p ns2:paraId="37FAE587" ns2:textId="77777777" w:rsidR="009602AE" w:rsidRPr="00A27E1D" w:rsidRDefault="009602AE" w:rsidP="00E30922">
      <w:pPr>
        <w:pStyle w:val="paragraph0"/>
      </w:pPr>
      <w:ins w:id="20731" w:author="GoldenCorpusHarness" w:date="2026-03-28T22:23:47Z">
        <w:r>
          <w:t>It is now well recognized that information obtained from studying and testing clinical specimens offers unique opportunities to enhance our understanding of how individuals respond to drugs/vaccines, enhance our understanding of human disease, and ultimately improve public health through development of novel treatments targeted to populations with the greatest need. All specimens will be used by the Sponsor or those working for or with the Sponsor.</w:t>
        </w:r>
      </w:ins>
    </w:p>
    <w:p ns2:paraId="2F444522" ns2:textId="77777777" w:rsidR="009602AE" w:rsidRDefault="00895D30" w:rsidP="002F6E61">
      <w:pPr>
        <w:pStyle w:val="Heading2"/>
        <w:pageBreakBefore/>
      </w:pPr>
      <w:del w:id="20732" w:author="GoldenCorpusHarness" w:date="2026-03-28T22:23:47Z">
        <w:r>
          <w:delText>Appendix 8: Examples of Inhibitors and Inducers for CYP3A Enzyme and Substrates and Inhibitors for P-glycoprotein</w:delText>
        </w:r>
      </w:del>
    </w:p>
    <w:p ns2:paraId="691D0211" ns2:textId="77777777" w:rsidR="009602AE" w:rsidRPr="008F5E7E" w:rsidRDefault="00895D30" w:rsidP="00E30922">
      <w:pPr>
        <w:pStyle w:val="paragraph0"/>
      </w:pPr>
      <w:del w:id="20733" w:author="GoldenCorpusHarness" w:date="2026-03-28T22:23:47Z">
        <w:r>
          <w:delText>The t</w:delText>
        </w:r>
      </w:del>
      <w:ins w:id="20734" w:author="GoldenCorpusHarness" w:date="2026-03-28T22:23:47Z">
        <w:r>
          <w:t>3.Summ</w:t>
        </w:r>
      </w:ins>
      <w:r>
        <w:t>a</w:t>
      </w:r>
      <w:del w:id="20735" w:author="GoldenCorpusHarness" w:date="2026-03-28T22:23:47Z">
        <w:r>
          <w:delText>bles below p</w:delText>
        </w:r>
      </w:del>
      <w:r>
        <w:t>r</w:t>
      </w:r>
      <w:del w:id="20736" w:author="GoldenCorpusHarness" w:date="2026-03-28T22:23:47Z">
        <w:r>
          <w:delText>ovide examples</w:delText>
        </w:r>
      </w:del>
      <w:ins w:id="20737" w:author="GoldenCorpusHarness" w:date="2026-03-28T22:23:47Z">
        <w:r>
          <w:t>y</w:t>
        </w:r>
      </w:ins>
      <w:r>
        <w:t xml:space="preserve"> of </w:t>
      </w:r>
      <w:ins w:id="20738" w:author="GoldenCorpusHarness" w:date="2026-03-28T22:23:47Z">
        <w:r>
          <w:t>Proce</w:t>
        </w:r>
      </w:ins>
      <w:r>
        <w:t>d</w:t>
      </w:r>
      <w:del w:id="20739" w:author="GoldenCorpusHarness" w:date="2026-03-28T22:23:47Z">
        <w:r>
          <w:delText>r</w:delText>
        </w:r>
      </w:del>
      <w:r>
        <w:t>u</w:t>
      </w:r>
      <w:del w:id="20740" w:author="GoldenCorpusHarness" w:date="2026-03-28T22:23:47Z">
        <w:r>
          <w:delText>gs that a</w:delText>
        </w:r>
      </w:del>
      <w:r>
        <w:t>re</w:t>
      </w:r>
      <w:del w:id="20741" w:author="GoldenCorpusHarness" w:date="2026-03-28T22:23:47Z">
        <w:r>
          <w:delText xml:space="preserve"> P-gp substrates or inhibitors, CYP3A inducers or CYP3A inhibitors and investigators should check individual drug</w:delText>
        </w:r>
      </w:del>
      <w:r>
        <w:t xml:space="preserve">s for </w:t>
      </w:r>
      <w:del w:id="20742" w:author="GoldenCorpusHarness" w:date="2026-03-28T22:23:47Z">
        <w:r>
          <w:delText>p</w:delText>
        </w:r>
      </w:del>
      <w:ins w:id="20743" w:author="GoldenCorpusHarness" w:date="2026-03-28T22:23:47Z">
        <w:r>
          <w:t>Future Bi</w:t>
        </w:r>
      </w:ins>
      <w:r>
        <w:t>o</w:t>
      </w:r>
      <w:del w:id="20744" w:author="GoldenCorpusHarness" w:date="2026-03-28T22:23:47Z">
        <w:r>
          <w:delText>t</w:delText>
        </w:r>
      </w:del>
      <w:ins w:id="20745" w:author="GoldenCorpusHarness" w:date="2026-03-28T22:23:47Z">
        <w:r>
          <w:t>m</w:t>
        </w:r>
      </w:ins>
      <w:r>
        <w:t>e</w:t>
      </w:r>
      <w:del w:id="20746" w:author="GoldenCorpusHarness" w:date="2026-03-28T22:23:47Z">
        <w:r>
          <w:delText>nt</w:delText>
        </w:r>
      </w:del>
      <w:ins w:id="20747" w:author="GoldenCorpusHarness" w:date="2026-03-28T22:23:47Z">
        <w:r>
          <w:t>d</w:t>
        </w:r>
      </w:ins>
      <w:r>
        <w:t>i</w:t>
      </w:r>
      <w:ins w:id="20748" w:author="GoldenCorpusHarness" w:date="2026-03-28T22:23:47Z">
        <w:r>
          <w:t>c</w:t>
        </w:r>
      </w:ins>
      <w:r>
        <w:t xml:space="preserve">al </w:t>
      </w:r>
      <w:del w:id="20749" w:author="GoldenCorpusHarness" w:date="2026-03-28T22:23:47Z">
        <w:r>
          <w:delText>interaction before copr</w:delText>
        </w:r>
      </w:del>
      <w:ins w:id="20750" w:author="GoldenCorpusHarness" w:date="2026-03-28T22:23:47Z">
        <w:r>
          <w:t>R</w:t>
        </w:r>
      </w:ins>
      <w:r>
        <w:t>es</w:t>
      </w:r>
      <w:ins w:id="20751" w:author="GoldenCorpusHarness" w:date="2026-03-28T22:23:47Z">
        <w:r>
          <w:t>ear</w:t>
        </w:r>
      </w:ins>
      <w:r>
        <w:t>c</w:t>
      </w:r>
      <w:del w:id="20752" w:author="GoldenCorpusHarness" w:date="2026-03-28T22:23:47Z">
        <w:r>
          <w:delText>ribing</w:delText>
        </w:r>
      </w:del>
      <w:ins w:id="20753" w:author="GoldenCorpusHarness" w:date="2026-03-28T22:23:47Z">
        <w:r>
          <w:t>h3,</w:t>
        </w:r>
      </w:ins>
      <w:r>
        <w:t xml:space="preserve"> </w:t>
      </w:r>
      <w:del w:id="20754" w:author="GoldenCorpusHarness" w:date="2026-03-28T22:23:47Z">
        <w:r>
          <w:delText>and consult the Sponsor. Further information is also available at:</w:delText>
        </w:r>
      </w:del>
      <w:ins w:id="20755" w:author="GoldenCorpusHarness" w:date="2026-03-28T22:23:47Z">
        <w:r>
          <w:t>4</w:t>
        </w:r>
      </w:ins>
    </w:p>
    <w:p ns2:paraId="18E5226A" ns2:textId="77777777" w:rsidR="009602AE" w:rsidRPr="00BC6E28" w:rsidRDefault="00895D30" w:rsidP="00E30922">
      <w:pPr>
        <w:pStyle w:val="paragraph0"/>
      </w:pPr>
      <w:del w:id="20756" w:author="GoldenCorpusHarness" w:date="2026-03-28T22:23:47Z">
        <w:r>
          <w:delText>https://www.fd</w:delText>
        </w:r>
      </w:del>
      <w:r>
        <w:t>a.</w:t>
      </w:r>
      <w:del w:id="20757" w:author="GoldenCorpusHarness" w:date="2026-03-28T22:23:47Z">
        <w:r>
          <w:delText>gov/d</w:delText>
        </w:r>
      </w:del>
      <w:ins w:id="20758" w:author="GoldenCorpusHarness" w:date="2026-03-28T22:23:47Z">
        <w:r>
          <w:t>Pa</w:t>
        </w:r>
      </w:ins>
      <w:r>
        <w:t>r</w:t>
      </w:r>
      <w:del w:id="20759" w:author="GoldenCorpusHarness" w:date="2026-03-28T22:23:47Z">
        <w:r>
          <w:delText>ugs/drug-</w:delText>
        </w:r>
      </w:del>
      <w:ins w:id="20760" w:author="GoldenCorpusHarness" w:date="2026-03-28T22:23:47Z">
        <w:r>
          <w:t>t</w:t>
        </w:r>
      </w:ins>
      <w:r>
        <w:t>i</w:t>
      </w:r>
      <w:ins w:id="20761" w:author="GoldenCorpusHarness" w:date="2026-03-28T22:23:47Z">
        <w:r>
          <w:t>cipa</w:t>
        </w:r>
      </w:ins>
      <w:r>
        <w:t>nt</w:t>
      </w:r>
      <w:del w:id="20762" w:author="GoldenCorpusHarness" w:date="2026-03-28T22:23:47Z">
        <w:r>
          <w:delText>e</w:delText>
        </w:r>
      </w:del>
      <w:ins w:id="20763" w:author="GoldenCorpusHarness" w:date="2026-03-28T22:23:47Z">
        <w:r>
          <w:t>s fo</w:t>
        </w:r>
      </w:ins>
      <w:r>
        <w:t>r</w:t>
      </w:r>
      <w:del w:id="20764" w:author="GoldenCorpusHarness" w:date="2026-03-28T22:23:47Z">
        <w:r>
          <w:delText>acti</w:delText>
        </w:r>
      </w:del>
      <w:ins w:id="20765" w:author="GoldenCorpusHarness" w:date="2026-03-28T22:23:47Z">
        <w:r>
          <w:t xml:space="preserve"> Enr</w:t>
        </w:r>
      </w:ins>
      <w:r>
        <w:t>o</w:t>
      </w:r>
      <w:del w:id="20766" w:author="GoldenCorpusHarness" w:date="2026-03-28T22:23:47Z">
        <w:r>
          <w:delText>ns-</w:delText>
        </w:r>
      </w:del>
      <w:r>
        <w:t>l</w:t>
      </w:r>
      <w:del w:id="20767" w:author="GoldenCorpusHarness" w:date="2026-03-28T22:23:47Z">
        <w:r>
          <w:delText>abe</w:delText>
        </w:r>
      </w:del>
      <w:r>
        <w:t>l</w:t>
      </w:r>
      <w:del w:id="20768" w:author="GoldenCorpusHarness" w:date="2026-03-28T22:23:47Z">
        <w:r>
          <w:delText>ing/drug-develop</w:delText>
        </w:r>
      </w:del>
      <w:r>
        <w:t>ment</w:t>
      </w:r>
      <w:del w:id="20769" w:author="GoldenCorpusHarness" w:date="2026-03-28T22:23:47Z">
        <w:r>
          <w:delText>-and-drug-interactions-table-substrates-inhibitors-and-inducers.</w:delText>
        </w:r>
      </w:del>
    </w:p>
    <w:p ns2:paraId="296606FD" ns2:textId="77777777" w:rsidR="009602AE" w:rsidRDefault="00895D30" w:rsidP="007F368D">
      <w:pPr>
        <w:pStyle w:val="Heading3"/>
      </w:pPr>
      <w:del w:id="20770" w:author="GoldenCorpusHarness" w:date="2026-03-28T22:23:47Z">
        <w:r>
          <w:delText>Po</w:delText>
        </w:r>
      </w:del>
      <w:ins w:id="20771" w:author="GoldenCorpusHarness" w:date="2026-03-28T22:23:47Z">
        <w:r>
          <w:t>All par</w:t>
        </w:r>
      </w:ins>
      <w:r>
        <w:t>t</w:t>
      </w:r>
      <w:ins w:id="20772" w:author="GoldenCorpusHarness" w:date="2026-03-28T22:23:47Z">
        <w:r>
          <w:t xml:space="preserve">icipants </w:t>
        </w:r>
      </w:ins>
      <w:r>
        <w:t>en</w:t>
      </w:r>
      <w:ins w:id="20773" w:author="GoldenCorpusHarness" w:date="2026-03-28T22:23:47Z">
        <w:r>
          <w:t xml:space="preserve">rolled in </w:t>
        </w:r>
      </w:ins>
      <w:r>
        <w:t>t</w:t>
      </w:r>
      <w:ins w:id="20774" w:author="GoldenCorpusHarness" w:date="2026-03-28T22:23:47Z">
        <w:r>
          <w:t>he cl</w:t>
        </w:r>
      </w:ins>
      <w:r>
        <w:t>i</w:t>
      </w:r>
      <w:ins w:id="20775" w:author="GoldenCorpusHarness" w:date="2026-03-28T22:23:47Z">
        <w:r>
          <w:t>nic</w:t>
        </w:r>
      </w:ins>
      <w:r>
        <w:t xml:space="preserve">al </w:t>
      </w:r>
      <w:del w:id="20776" w:author="GoldenCorpusHarness" w:date="2026-03-28T22:23:47Z">
        <w:r>
          <w:delText>Dr</w:delText>
        </w:r>
      </w:del>
      <w:ins w:id="20777" w:author="GoldenCorpusHarness" w:date="2026-03-28T22:23:47Z">
        <w:r>
          <w:t>st</w:t>
        </w:r>
      </w:ins>
      <w:r>
        <w:t>u</w:t>
      </w:r>
      <w:del w:id="20778" w:author="GoldenCorpusHarness" w:date="2026-03-28T22:23:47Z">
        <w:r>
          <w:delText>g</w:delText>
        </w:r>
      </w:del>
      <w:ins w:id="20779" w:author="GoldenCorpusHarness" w:date="2026-03-28T22:23:47Z">
        <w:r>
          <w:t>dy</w:t>
        </w:r>
      </w:ins>
      <w:r>
        <w:t xml:space="preserve"> </w:t>
      </w:r>
      <w:del w:id="20780" w:author="GoldenCorpusHarness" w:date="2026-03-28T22:23:47Z">
        <w:r>
          <w:delText>Int</w:delText>
        </w:r>
      </w:del>
      <w:ins w:id="20781" w:author="GoldenCorpusHarness" w:date="2026-03-28T22:23:47Z">
        <w:r>
          <w:t>will b</w:t>
        </w:r>
      </w:ins>
      <w:r>
        <w:t>e</w:t>
      </w:r>
      <w:del w:id="20782" w:author="GoldenCorpusHarness" w:date="2026-03-28T22:23:47Z">
        <w:r>
          <w:delText>ra</w:delText>
        </w:r>
      </w:del>
      <w:ins w:id="20783" w:author="GoldenCorpusHarness" w:date="2026-03-28T22:23:47Z">
        <w:r>
          <w:t xml:space="preserve"> </w:t>
        </w:r>
      </w:ins>
      <w:r>
        <w:t>c</w:t>
      </w:r>
      <w:del w:id="20784" w:author="GoldenCorpusHarness" w:date="2026-03-28T22:23:47Z">
        <w:r>
          <w:delText>ti</w:delText>
        </w:r>
      </w:del>
      <w:r>
        <w:t>ons</w:t>
      </w:r>
      <w:ins w:id="20785" w:author="GoldenCorpusHarness" w:date="2026-03-28T22:23:47Z">
        <w:r>
          <w:t>idered</w:t>
        </w:r>
      </w:ins>
      <w:r>
        <w:t xml:space="preserve"> for </w:t>
      </w:r>
      <w:del w:id="20786" w:author="GoldenCorpusHarness" w:date="2026-03-28T22:23:47Z">
        <w:r>
          <w:delText>N</w:delText>
        </w:r>
      </w:del>
      <w:r>
        <w:t>e</w:t>
      </w:r>
      <w:ins w:id="20787" w:author="GoldenCorpusHarness" w:date="2026-03-28T22:23:47Z">
        <w:r>
          <w:t>nroll</w:t>
        </w:r>
      </w:ins>
      <w:r>
        <w:t>m</w:t>
      </w:r>
      <w:ins w:id="20788" w:author="GoldenCorpusHarness" w:date="2026-03-28T22:23:47Z">
        <w:r>
          <w:t>en</w:t>
        </w:r>
      </w:ins>
      <w:r>
        <w:t>t</w:t>
      </w:r>
      <w:del w:id="20789" w:author="GoldenCorpusHarness" w:date="2026-03-28T22:23:47Z">
        <w:r>
          <w:delText>abr</w:delText>
        </w:r>
      </w:del>
      <w:ins w:id="20790" w:author="GoldenCorpusHarness" w:date="2026-03-28T22:23:47Z">
        <w:r>
          <w:t xml:space="preserve"> in f</w:t>
        </w:r>
      </w:ins>
      <w:r>
        <w:t>ut</w:t>
      </w:r>
      <w:ins w:id="20791" w:author="GoldenCorpusHarness" w:date="2026-03-28T22:23:47Z">
        <w:r>
          <w:t>ure b</w:t>
        </w:r>
      </w:ins>
      <w:r>
        <w:t>i</w:t>
      </w:r>
      <w:del w:id="20792" w:author="GoldenCorpusHarness" w:date="2026-03-28T22:23:47Z">
        <w:r>
          <w:delText>n</w:delText>
        </w:r>
      </w:del>
      <w:ins w:id="20793" w:author="GoldenCorpusHarness" w:date="2026-03-28T22:23:47Z">
        <w:r>
          <w:t>omed</w:t>
        </w:r>
      </w:ins>
      <w:r>
        <w:t>i</w:t>
      </w:r>
      <w:del w:id="20794" w:author="GoldenCorpusHarness" w:date="2026-03-28T22:23:47Z">
        <w:r>
          <w:delText>b</w:delText>
        </w:r>
      </w:del>
      <w:ins w:id="20795" w:author="GoldenCorpusHarness" w:date="2026-03-28T22:23:47Z">
        <w:r>
          <w:t>cal research.</w:t>
        </w:r>
      </w:ins>
    </w:p>
    <w:p ns2:paraId="4A26E084" ns2:textId="77777777" w:rsidR="009602AE" w:rsidRPr="001F7494" w:rsidRDefault="00895D30" w:rsidP="00E30922">
      <w:pPr>
        <w:pStyle w:val="paragraph0"/>
        <w:rPr>
          <w:sz w:val="20"/>
          <w:szCs w:val="20"/>
        </w:rPr>
      </w:pPr>
      <w:del w:id="20796" w:author="GoldenCorpusHarness" w:date="2026-03-28T22:23:47Z">
        <w:r>
          <w:delText>Th</w:delText>
        </w:r>
      </w:del>
      <w:ins w:id="20797" w:author="GoldenCorpusHarness" w:date="2026-03-28T22:23:47Z">
        <w:r>
          <w:t>b.Inform</w:t>
        </w:r>
      </w:ins>
      <w:r>
        <w:t>e</w:t>
      </w:r>
      <w:ins w:id="20798" w:author="GoldenCorpusHarness" w:date="2026-03-28T22:23:47Z">
        <w:r>
          <w:t>d</w:t>
        </w:r>
      </w:ins>
      <w:r>
        <w:t xml:space="preserve"> </w:t>
      </w:r>
      <w:del w:id="20799" w:author="GoldenCorpusHarness" w:date="2026-03-28T22:23:47Z">
        <w:r>
          <w:delText>p</w:delText>
        </w:r>
      </w:del>
      <w:ins w:id="20800" w:author="GoldenCorpusHarness" w:date="2026-03-28T22:23:47Z">
        <w:r>
          <w:t>C</w:t>
        </w:r>
      </w:ins>
      <w:r>
        <w:t>o</w:t>
      </w:r>
      <w:del w:id="20801" w:author="GoldenCorpusHarness" w:date="2026-03-28T22:23:47Z">
        <w:r>
          <w:delText>t</w:delText>
        </w:r>
      </w:del>
      <w:ins w:id="20802" w:author="GoldenCorpusHarness" w:date="2026-03-28T22:23:47Z">
        <w:r>
          <w:t>ns</w:t>
        </w:r>
      </w:ins>
      <w:r>
        <w:t>ent</w:t>
      </w:r>
      <w:del w:id="20803" w:author="GoldenCorpusHarness" w:date="2026-03-28T22:23:47Z">
        <w:r>
          <w:delText xml:space="preserve">ial for interaction with nemtabrutinib is currently unknown. </w:delText>
        </w:r>
      </w:del>
    </w:p>
    <w:p ns2:paraId="5080022B" ns2:textId="77777777" w:rsidR="009602AE" w:rsidRPr="008F5E7E" w:rsidRDefault="00895D30" w:rsidP="007F368D">
      <w:pPr>
        <w:pStyle w:val="Heading4"/>
        <w:rPr>
          <w:rFonts w:cs="Arial"/>
          <w:b w:val="0"/>
          <w:sz w:val="20"/>
          <w:szCs w:val="20"/>
        </w:rPr>
      </w:pPr>
      <w:del w:id="20804" w:author="GoldenCorpusHarness" w:date="2026-03-28T22:23:47Z">
        <w:r>
          <w:delText>E</w:delText>
        </w:r>
      </w:del>
      <w:ins w:id="20805" w:author="GoldenCorpusHarness" w:date="2026-03-28T22:23:47Z">
        <w:r>
          <w:t>Informed consent for specimens (ie, DNA, RNA, protein, etc) will be obtained during screening for protocol enrollment from all participants or legal guardians, at a study visit by the investigator or his or her designate. Informed consent for future biomedical research should be presented to the participants on the visit designated in the SoA. If delayed, present consent at ne</w:t>
        </w:r>
      </w:ins>
      <w:r>
        <w:t>x</w:t>
      </w:r>
      <w:del w:id="20806" w:author="GoldenCorpusHarness" w:date="2026-03-28T22:23:47Z">
        <w:r>
          <w:delText>amples of</w:delText>
        </w:r>
      </w:del>
      <w:ins w:id="20807" w:author="GoldenCorpusHarness" w:date="2026-03-28T22:23:47Z">
        <w:r>
          <w:t>t possible Participant Visit.</w:t>
        </w:r>
      </w:ins>
      <w:r>
        <w:t xml:space="preserve"> C</w:t>
      </w:r>
      <w:del w:id="20808" w:author="GoldenCorpusHarness" w:date="2026-03-28T22:23:47Z">
        <w:r>
          <w:delText>YP3A Strong Inducers</w:delText>
        </w:r>
      </w:del>
      <w:ins w:id="20809" w:author="GoldenCorpusHarness" w:date="2026-03-28T22:23:47Z">
        <w:r>
          <w:t>onsent forms signed by the participant will be kept at the clinical study site under secure storage for regulatory reasons.</w:t>
        </w:r>
      </w:ins>
    </w:p>
    <w:tbl>
      <w:tblPr>
        <w:tblStyle w:val="TableGrid50"/>
        <w:tblW w:w="5000" w:type="pct"/>
        <w:tblInd w:w="108" w:type="dxa"/>
        <w:tblBorders>
          <w:insideH w:val="none" w:sz="0" w:space="0" w:color="auto"/>
          <w:insideV w:val="none" w:sz="0" w:space="0" w:color="auto"/>
        </w:tblBorders>
        <w:tblLook w:val="04A0" w:firstRow="1" w:lastRow="0" w:firstColumn="1" w:lastColumn="0" w:noHBand="0" w:noVBand="1"/>
      </w:tblPr>
      <w:tblGrid>
        <w:gridCol w:w="2386"/>
        <w:gridCol w:w="3145"/>
        <w:gridCol w:w="3459"/>
      </w:tblGrid>
      <w:tr w:rsidR="003117E4" ns2:paraId="78E26D93" ns2:textId="77777777" w:rsidTr="007B6957">
        <w:trPr>
          <w:tblHeader/>
        </w:trPr>
        <w:tc>
          <w:tcPr>
            <w:tcW w:w="1327" w:type="pct"/>
            <w:tcBorders>
              <w:top w:val="single" w:sz="4" w:space="0" w:color="auto"/>
              <w:bottom w:val="single" w:sz="4" w:space="0" w:color="auto"/>
              <w:right w:val="single" w:sz="4" w:space="0" w:color="auto"/>
            </w:tcBorders>
            <w:vAlign w:val="center"/>
          </w:tcPr>
          <w:p ns2:paraId="59DFF9C5" ns2:textId="77777777" w:rsidR="009602AE" w:rsidRPr="00092EFB" w:rsidRDefault="00895D30" w:rsidP="007B6957">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CYP</w:t>
            </w:r>
            <w:r w:rsidRPr="00092EFB">
              <w:rPr>
                <w:rFonts w:ascii="Times New Roman" w:eastAsia="MS Gothic" w:hAnsi="Times New Roman" w:cs="Times New Roman"/>
                <w:sz w:val="18"/>
                <w:vertAlign w:val="superscript"/>
              </w:rPr>
              <w:t xml:space="preserve"> </w:t>
            </w:r>
          </w:p>
        </w:tc>
        <w:tc>
          <w:tcPr>
            <w:tcW w:w="3673" w:type="pct"/>
            <w:gridSpan w:val="2"/>
            <w:tcBorders>
              <w:top w:val="single" w:sz="4" w:space="0" w:color="auto"/>
              <w:left w:val="single" w:sz="4" w:space="0" w:color="auto"/>
              <w:bottom w:val="single" w:sz="4" w:space="0" w:color="auto"/>
            </w:tcBorders>
            <w:vAlign w:val="center"/>
          </w:tcPr>
          <w:p ns2:paraId="007DE5B8" ns2:textId="77777777" w:rsidR="009602AE" w:rsidRPr="00092EFB" w:rsidRDefault="00895D30" w:rsidP="007B6957">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Strong Inducer</w:t>
            </w:r>
          </w:p>
        </w:tc>
      </w:tr>
      <w:tr w:rsidR="003117E4" ns2:paraId="2B280BD6" ns2:textId="77777777" w:rsidTr="007B6957">
        <w:trPr>
          <w:trHeight w:val="1216"/>
        </w:trPr>
        <w:tc>
          <w:tcPr>
            <w:tcW w:w="1327" w:type="pct"/>
            <w:tcBorders>
              <w:top w:val="single" w:sz="4" w:space="0" w:color="auto"/>
              <w:bottom w:val="single" w:sz="4" w:space="0" w:color="auto"/>
              <w:right w:val="single" w:sz="4" w:space="0" w:color="auto"/>
            </w:tcBorders>
          </w:tcPr>
          <w:p ns2:paraId="2192A747" ns2:textId="77777777" w:rsidR="009602AE" w:rsidRPr="00092EFB" w:rsidRDefault="00895D30" w:rsidP="007B6957">
            <w:pPr>
              <w:spacing w:before="40" w:after="40"/>
              <w:ind w:right="144"/>
              <w:rPr>
                <w:rFonts w:ascii="Times New Roman" w:eastAsia="MS Gothic" w:hAnsi="Times New Roman" w:cs="Times New Roman"/>
                <w:bCs/>
                <w:sz w:val="20"/>
                <w:szCs w:val="20"/>
              </w:rPr>
            </w:pPr>
            <w:r w:rsidRPr="00092EFB">
              <w:rPr>
                <w:rFonts w:ascii="Times New Roman" w:eastAsia="MS Gothic" w:hAnsi="Times New Roman" w:cs="Times New Roman"/>
                <w:bCs/>
                <w:sz w:val="20"/>
                <w:szCs w:val="20"/>
              </w:rPr>
              <w:t>3A</w:t>
            </w:r>
          </w:p>
        </w:tc>
        <w:tc>
          <w:tcPr>
            <w:tcW w:w="1749" w:type="pct"/>
            <w:tcBorders>
              <w:top w:val="single" w:sz="4" w:space="0" w:color="auto"/>
              <w:left w:val="single" w:sz="4" w:space="0" w:color="auto"/>
              <w:bottom w:val="single" w:sz="4" w:space="0" w:color="auto"/>
            </w:tcBorders>
          </w:tcPr>
          <w:p ns2:paraId="12280C03" ns2:textId="38431D92" w:rsidR="009602AE" w:rsidRPr="00092EFB" w:rsidRDefault="00895D30" w:rsidP="007B6957">
            <w:pPr>
              <w:spacing w:before="40" w:after="40"/>
              <w:ind w:right="144"/>
              <w:rPr>
                <w:rFonts w:ascii="Times New Roman" w:eastAsia="MS Gothic" w:hAnsi="Times New Roman" w:cs="Times New Roman"/>
                <w:bCs/>
                <w:sz w:val="20"/>
                <w:szCs w:val="20"/>
              </w:rPr>
            </w:pPr>
            <w:r w:rsidRPr="00092EFB">
              <w:rPr>
                <w:rFonts w:ascii="Times New Roman" w:eastAsia="MS Gothic" w:hAnsi="Times New Roman" w:cs="Times New Roman"/>
                <w:bCs/>
                <w:sz w:val="20"/>
                <w:szCs w:val="20"/>
              </w:rPr>
              <w:t>apalutamide</w:t>
            </w:r>
            <w:r w:rsidRPr="00092EFB">
              <w:rPr>
                <w:rFonts w:ascii="Times New Roman" w:eastAsia="MS Gothic" w:hAnsi="Times New Roman" w:cs="Times New Roman"/>
                <w:bCs/>
                <w:sz w:val="20"/>
                <w:szCs w:val="20"/>
              </w:rPr>
              <w:br/>
              <w:t>carbamazepine</w:t>
            </w:r>
            <w:r w:rsidRPr="00092EFB">
              <w:rPr>
                <w:rFonts w:ascii="Times New Roman" w:eastAsia="MS Gothic" w:hAnsi="Times New Roman" w:cs="Times New Roman"/>
                <w:bCs/>
                <w:sz w:val="20"/>
                <w:szCs w:val="20"/>
              </w:rPr>
              <w:br/>
              <w:t>enzalutamide</w:t>
            </w:r>
            <w:r w:rsidRPr="00092EFB">
              <w:rPr>
                <w:rFonts w:ascii="Times New Roman" w:eastAsia="MS Gothic" w:hAnsi="Times New Roman" w:cs="Times New Roman"/>
                <w:bCs/>
                <w:sz w:val="20"/>
                <w:szCs w:val="20"/>
              </w:rPr>
              <w:br/>
              <w:t>ivosidenib</w:t>
            </w:r>
            <w:r w:rsidRPr="00092EFB">
              <w:rPr>
                <w:rFonts w:ascii="Times New Roman" w:eastAsia="MS Gothic" w:hAnsi="Times New Roman" w:cs="Times New Roman"/>
                <w:bCs/>
                <w:sz w:val="20"/>
                <w:szCs w:val="20"/>
              </w:rPr>
              <w:br/>
              <w:t>lumacaftor</w:t>
            </w:r>
            <w:r w:rsidR="00503BC2" w:rsidRPr="00503BC2">
              <w:rPr>
                <w:rFonts w:ascii="Times New Roman" w:eastAsia="MS Gothic" w:hAnsi="Times New Roman" w:cs="Times New Roman"/>
                <w:bCs/>
                <w:sz w:val="20"/>
                <w:szCs w:val="20"/>
              </w:rPr>
              <w:t xml:space="preserve"> and ivacaftor</w:t>
            </w:r>
          </w:p>
        </w:tc>
        <w:tc>
          <w:tcPr>
            <w:tcW w:w="1924" w:type="pct"/>
            <w:tcBorders>
              <w:top w:val="single" w:sz="4" w:space="0" w:color="auto"/>
              <w:bottom w:val="single" w:sz="4" w:space="0" w:color="auto"/>
            </w:tcBorders>
          </w:tcPr>
          <w:p ns2:paraId="256191EE" ns2:textId="78E3453E" w:rsidR="009602AE" w:rsidRPr="00092EFB" w:rsidRDefault="00895D30" w:rsidP="007B6957">
            <w:pPr>
              <w:spacing w:before="40" w:after="40"/>
              <w:ind w:left="144" w:right="144"/>
              <w:rPr>
                <w:rFonts w:ascii="Times New Roman" w:eastAsia="Times New Roman" w:hAnsi="Times New Roman" w:cs="Times New Roman"/>
                <w:kern w:val="32"/>
                <w:sz w:val="20"/>
                <w:szCs w:val="20"/>
              </w:rPr>
            </w:pPr>
            <w:r w:rsidRPr="00092EFB">
              <w:rPr>
                <w:rFonts w:ascii="Times New Roman" w:eastAsia="MS Gothic" w:hAnsi="Times New Roman" w:cs="Times New Roman"/>
                <w:bCs/>
                <w:sz w:val="20"/>
                <w:szCs w:val="20"/>
              </w:rPr>
              <w:t>mitotane</w:t>
            </w:r>
            <w:r w:rsidRPr="00092EFB">
              <w:rPr>
                <w:rFonts w:ascii="Times New Roman" w:eastAsia="MS Gothic" w:hAnsi="Times New Roman" w:cs="Times New Roman"/>
                <w:bCs/>
                <w:sz w:val="20"/>
                <w:szCs w:val="20"/>
              </w:rPr>
              <w:br/>
              <w:t xml:space="preserve">phenytoin </w:t>
            </w:r>
            <w:r w:rsidRPr="00092EFB">
              <w:rPr>
                <w:rFonts w:ascii="Times New Roman" w:eastAsia="MS Gothic" w:hAnsi="Times New Roman" w:cs="Times New Roman"/>
                <w:bCs/>
                <w:sz w:val="20"/>
                <w:szCs w:val="20"/>
              </w:rPr>
              <w:br/>
              <w:t xml:space="preserve">rifampin </w:t>
            </w:r>
            <w:r w:rsidRPr="00092EFB">
              <w:rPr>
                <w:rFonts w:ascii="Times New Roman" w:eastAsia="MS Gothic" w:hAnsi="Times New Roman" w:cs="Times New Roman"/>
                <w:bCs/>
                <w:sz w:val="20"/>
                <w:szCs w:val="20"/>
              </w:rPr>
              <w:br/>
              <w:t>St John’s wort</w:t>
            </w:r>
            <w:r w:rsidRPr="00092EFB">
              <w:rPr>
                <w:rFonts w:ascii="Times New Roman" w:eastAsia="MS Gothic" w:hAnsi="Times New Roman" w:cs="Times New Roman"/>
                <w:bCs/>
                <w:sz w:val="20"/>
                <w:szCs w:val="20"/>
                <w:vertAlign w:val="superscript"/>
              </w:rPr>
              <w:t>a</w:t>
            </w:r>
          </w:p>
        </w:tc>
      </w:tr>
      <w:tr w:rsidR="003117E4" ns2:paraId="1DF5E511" ns2:textId="77777777" w:rsidTr="007B6957">
        <w:trPr>
          <w:trHeight w:val="673"/>
        </w:trPr>
        <w:tc>
          <w:tcPr>
            <w:tcW w:w="5000" w:type="pct"/>
            <w:gridSpan w:val="3"/>
            <w:tcBorders>
              <w:top w:val="single" w:sz="4" w:space="0" w:color="auto"/>
              <w:bottom w:val="single" w:sz="4" w:space="0" w:color="auto"/>
            </w:tcBorders>
          </w:tcPr>
          <w:p ns2:paraId="3A5AE94F" ns2:textId="28208EC3" w:rsidR="009602AE" w:rsidRPr="007F368D" w:rsidRDefault="00895D30" w:rsidP="007B6957">
            <w:pPr>
              <w:pStyle w:val="TableFootnote"/>
              <w:spacing w:before="40" w:after="40"/>
              <w:rPr>
                <w:rFonts w:ascii="Times New Roman" w:hAnsi="Times New Roman" w:cs="Times New Roman"/>
              </w:rPr>
            </w:pPr>
            <w:r w:rsidRPr="007F368D">
              <w:rPr>
                <w:rFonts w:ascii="Times New Roman" w:hAnsi="Times New Roman" w:cs="Times New Roman"/>
              </w:rPr>
              <w:t>CYP=cytochrome P</w:t>
            </w:r>
            <w:r w:rsidR="0022461C">
              <w:rPr>
                <w:rFonts w:ascii="Times New Roman" w:hAnsi="Times New Roman" w:cs="Times New Roman"/>
              </w:rPr>
              <w:t>450</w:t>
            </w:r>
            <w:r w:rsidRPr="007F368D">
              <w:rPr>
                <w:rFonts w:ascii="Times New Roman" w:hAnsi="Times New Roman" w:cs="Times New Roman"/>
              </w:rPr>
              <w:t>.</w:t>
            </w:r>
          </w:p>
          <w:p ns2:paraId="4CB54A00" ns2:textId="77777777" w:rsidR="009602AE" w:rsidRPr="007F368D" w:rsidRDefault="00895D30" w:rsidP="007B6957">
            <w:pPr>
              <w:pStyle w:val="TableFootnote"/>
              <w:spacing w:before="40" w:after="40"/>
              <w:rPr>
                <w:rFonts w:ascii="Times New Roman" w:hAnsi="Times New Roman" w:cs="Times New Roman"/>
              </w:rPr>
            </w:pPr>
            <w:r w:rsidRPr="007F368D">
              <w:rPr>
                <w:rFonts w:ascii="Times New Roman" w:hAnsi="Times New Roman" w:cs="Times New Roman"/>
              </w:rPr>
              <w:t>a</w:t>
            </w:r>
            <w:r w:rsidRPr="007F368D">
              <w:rPr>
                <w:rFonts w:ascii="Times New Roman" w:hAnsi="Times New Roman" w:cs="Times New Roman"/>
              </w:rPr>
              <w:tab/>
              <w:t xml:space="preserve">Herbal product </w:t>
            </w:r>
          </w:p>
          <w:p ns2:paraId="61E4B4B8" ns2:textId="77777777" w:rsidR="009602AE" w:rsidRPr="007F368D" w:rsidRDefault="00895D30" w:rsidP="007B6957">
            <w:pPr>
              <w:pStyle w:val="TableFootnote"/>
              <w:spacing w:before="40" w:after="40"/>
              <w:rPr>
                <w:rFonts w:ascii="Times New Roman" w:hAnsi="Times New Roman" w:cs="Times New Roman"/>
              </w:rPr>
            </w:pPr>
            <w:r w:rsidRPr="007F368D">
              <w:rPr>
                <w:rFonts w:ascii="Times New Roman" w:hAnsi="Times New Roman" w:cs="Times New Roman"/>
              </w:rPr>
              <w:t>Source: Guidance for Industry: Drug Interaction Studies – Study Design, Data Analysis, Implications for Dosing, and Labeling Recommendations.</w:t>
            </w:r>
          </w:p>
        </w:tc>
      </w:tr>
    </w:tbl>
    <w:p ns2:paraId="7D617811" ns2:textId="6C713EC5" w:rsidR="009602AE" w:rsidRPr="008F5E7E" w:rsidRDefault="00895D30" w:rsidP="00E30922">
      <w:pPr>
        <w:pStyle w:val="Heading4"/>
        <w:spacing w:before="240"/>
        <w:ind w:left="1202" w:hanging="1202"/>
        <w:rPr>
          <w:rFonts w:cs="Arial"/>
          <w:b w:val="0"/>
          <w:sz w:val="20"/>
          <w:szCs w:val="20"/>
        </w:rPr>
      </w:pPr>
      <w:del w:id="20810" w:author="GoldenCorpusHarness" w:date="2026-03-28T22:23:47Z">
        <w:r>
          <w:delText>Ex</w:delText>
        </w:r>
      </w:del>
      <w:ins w:id="20811" w:author="GoldenCorpusHarness" w:date="2026-03-28T22:23:47Z">
        <w:r>
          <w:t>c.eCRF Document</w:t>
        </w:r>
      </w:ins>
      <w:r>
        <w:t>a</w:t>
      </w:r>
      <w:ins w:id="20812" w:author="GoldenCorpusHarness" w:date="2026-03-28T22:23:47Z">
        <w:r>
          <w:t>tion for Future Bio</w:t>
        </w:r>
      </w:ins>
      <w:r>
        <w:t>m</w:t>
      </w:r>
      <w:del w:id="20813" w:author="GoldenCorpusHarness" w:date="2026-03-28T22:23:47Z">
        <w:r>
          <w:delText>p</w:delText>
        </w:r>
      </w:del>
      <w:ins w:id="20814" w:author="GoldenCorpusHarness" w:date="2026-03-28T22:23:47Z">
        <w:r>
          <w:t>edica</w:t>
        </w:r>
      </w:ins>
      <w:r>
        <w:t>l</w:t>
      </w:r>
      <w:ins w:id="20815" w:author="GoldenCorpusHarness" w:date="2026-03-28T22:23:47Z">
        <w:r>
          <w:t xml:space="preserve"> R</w:t>
        </w:r>
      </w:ins>
      <w:r>
        <w:t>es</w:t>
      </w:r>
      <w:del w:id="20816" w:author="GoldenCorpusHarness" w:date="2026-03-28T22:23:47Z">
        <w:r>
          <w:delText xml:space="preserve"> of CYP3A</w:delText>
        </w:r>
      </w:del>
      <w:ins w:id="20817" w:author="GoldenCorpusHarness" w:date="2026-03-28T22:23:47Z">
        <w:r>
          <w:t>earch</w:t>
        </w:r>
      </w:ins>
      <w:r>
        <w:t xml:space="preserve"> S</w:t>
      </w:r>
      <w:del w:id="20818" w:author="GoldenCorpusHarness" w:date="2026-03-28T22:23:47Z">
        <w:r>
          <w:delText>tro</w:delText>
        </w:r>
      </w:del>
      <w:ins w:id="20819" w:author="GoldenCorpusHarness" w:date="2026-03-28T22:23:47Z">
        <w:r>
          <w:t>pecime</w:t>
        </w:r>
      </w:ins>
      <w:r>
        <w:t>n</w:t>
      </w:r>
      <w:del w:id="20820" w:author="GoldenCorpusHarness" w:date="2026-03-28T22:23:47Z">
        <w:r>
          <w:delText>g Inhibitor</w:delText>
        </w:r>
      </w:del>
      <w:r>
        <w:t>s</w:t>
      </w:r>
    </w:p>
    <w:tbl>
      <w:tblPr>
        <w:tblStyle w:val="TableGrid50"/>
        <w:tblW w:w="5000" w:type="pct"/>
        <w:tblInd w:w="108" w:type="dxa"/>
        <w:tblBorders>
          <w:insideH w:val="none" w:sz="0" w:space="0" w:color="auto"/>
          <w:insideV w:val="none" w:sz="0" w:space="0" w:color="auto"/>
        </w:tblBorders>
        <w:tblLook w:val="04A0" w:firstRow="1" w:lastRow="0" w:firstColumn="1" w:lastColumn="0" w:noHBand="0" w:noVBand="1"/>
      </w:tblPr>
      <w:tblGrid>
        <w:gridCol w:w="1021"/>
        <w:gridCol w:w="3968"/>
        <w:gridCol w:w="4001"/>
      </w:tblGrid>
      <w:tr w:rsidR="003117E4" ns2:paraId="5D41CACE" ns2:textId="77777777" w:rsidTr="00001E6D">
        <w:trPr>
          <w:tblHeader/>
        </w:trPr>
        <w:tc>
          <w:tcPr>
            <w:tcW w:w="568" w:type="pct"/>
            <w:tcBorders>
              <w:top w:val="single" w:sz="4" w:space="0" w:color="auto"/>
              <w:bottom w:val="single" w:sz="4" w:space="0" w:color="auto"/>
              <w:right w:val="single" w:sz="4" w:space="0" w:color="auto"/>
            </w:tcBorders>
            <w:vAlign w:val="center"/>
          </w:tcPr>
          <w:p ns2:paraId="1F481B8A" ns2:textId="77777777" w:rsidR="009602AE" w:rsidRPr="00092EFB" w:rsidRDefault="00895D30" w:rsidP="00DE1538">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CYP</w:t>
            </w:r>
            <w:r w:rsidRPr="00092EFB">
              <w:rPr>
                <w:rFonts w:ascii="Times New Roman" w:eastAsia="MS Gothic" w:hAnsi="Times New Roman" w:cs="Times New Roman"/>
                <w:sz w:val="18"/>
                <w:vertAlign w:val="superscript"/>
              </w:rPr>
              <w:t xml:space="preserve"> </w:t>
            </w:r>
          </w:p>
        </w:tc>
        <w:tc>
          <w:tcPr>
            <w:tcW w:w="4432" w:type="pct"/>
            <w:gridSpan w:val="2"/>
            <w:tcBorders>
              <w:top w:val="single" w:sz="4" w:space="0" w:color="auto"/>
              <w:left w:val="single" w:sz="4" w:space="0" w:color="auto"/>
              <w:bottom w:val="single" w:sz="4" w:space="0" w:color="auto"/>
            </w:tcBorders>
            <w:vAlign w:val="center"/>
          </w:tcPr>
          <w:p ns2:paraId="2C553E3F" ns2:textId="77777777" w:rsidR="009602AE" w:rsidRPr="00092EFB" w:rsidRDefault="00895D30" w:rsidP="00DE1538">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Strong I</w:t>
            </w:r>
            <w:r>
              <w:rPr>
                <w:rFonts w:ascii="Times New Roman" w:eastAsia="MS Gothic" w:hAnsi="Times New Roman" w:cs="Times New Roman"/>
                <w:b/>
                <w:bCs/>
                <w:sz w:val="20"/>
                <w:szCs w:val="20"/>
              </w:rPr>
              <w:t>nhibitor</w:t>
            </w:r>
          </w:p>
        </w:tc>
      </w:tr>
      <w:tr w:rsidR="003117E4" ns2:paraId="16A8167A" ns2:textId="77777777" w:rsidTr="00040CEF">
        <w:trPr>
          <w:trHeight w:val="1216"/>
        </w:trPr>
        <w:tc>
          <w:tcPr>
            <w:tcW w:w="568" w:type="pct"/>
            <w:tcBorders>
              <w:top w:val="single" w:sz="4" w:space="0" w:color="auto"/>
              <w:bottom w:val="single" w:sz="4" w:space="0" w:color="auto"/>
              <w:right w:val="single" w:sz="4" w:space="0" w:color="auto"/>
            </w:tcBorders>
          </w:tcPr>
          <w:p ns2:paraId="400E2B76" ns2:textId="77777777" w:rsidR="009602AE" w:rsidRPr="00092EFB" w:rsidRDefault="00895D30" w:rsidP="00DE1538">
            <w:pPr>
              <w:spacing w:before="40" w:after="40"/>
              <w:ind w:right="144"/>
              <w:rPr>
                <w:rFonts w:ascii="Times New Roman" w:eastAsia="MS Gothic" w:hAnsi="Times New Roman" w:cs="Times New Roman"/>
                <w:bCs/>
                <w:sz w:val="20"/>
                <w:szCs w:val="20"/>
              </w:rPr>
            </w:pPr>
            <w:r w:rsidRPr="00092EFB">
              <w:rPr>
                <w:rFonts w:ascii="Times New Roman" w:eastAsia="MS Gothic" w:hAnsi="Times New Roman" w:cs="Times New Roman"/>
                <w:bCs/>
                <w:sz w:val="20"/>
                <w:szCs w:val="20"/>
              </w:rPr>
              <w:t>3A</w:t>
            </w:r>
          </w:p>
        </w:tc>
        <w:tc>
          <w:tcPr>
            <w:tcW w:w="2207" w:type="pct"/>
            <w:tcBorders>
              <w:top w:val="single" w:sz="4" w:space="0" w:color="auto"/>
              <w:left w:val="single" w:sz="4" w:space="0" w:color="auto"/>
              <w:bottom w:val="single" w:sz="4" w:space="0" w:color="auto"/>
            </w:tcBorders>
          </w:tcPr>
          <w:p ns2:paraId="4BB9D59E" ns2:textId="64B5BC1D" w:rsidR="002D0B17" w:rsidRDefault="00895D30" w:rsidP="001E353C">
            <w:pPr>
              <w:spacing w:before="40" w:after="40"/>
              <w:ind w:right="144"/>
              <w:rPr>
                <w:rFonts w:ascii="Times New Roman" w:hAnsi="Times New Roman" w:cs="Times New Roman"/>
                <w:sz w:val="20"/>
                <w:szCs w:val="20"/>
              </w:rPr>
            </w:pPr>
            <w:r w:rsidRPr="00040CEF">
              <w:rPr>
                <w:rFonts w:ascii="Times New Roman" w:hAnsi="Times New Roman" w:cs="Times New Roman"/>
                <w:sz w:val="20"/>
                <w:szCs w:val="20"/>
              </w:rPr>
              <w:t>ceritinib</w:t>
            </w:r>
            <w:r w:rsidRPr="00040CEF">
              <w:rPr>
                <w:rFonts w:ascii="Times New Roman" w:hAnsi="Times New Roman" w:cs="Times New Roman"/>
                <w:sz w:val="20"/>
                <w:szCs w:val="20"/>
              </w:rPr>
              <w:br/>
              <w:t>clarithromycin</w:t>
            </w:r>
          </w:p>
          <w:p ns2:paraId="0B7BB1C8" ns2:textId="7599C525" w:rsidR="00491CF7" w:rsidRDefault="00895D30" w:rsidP="001E353C">
            <w:pPr>
              <w:spacing w:before="40" w:after="40"/>
              <w:ind w:right="144"/>
              <w:rPr>
                <w:rFonts w:ascii="Times New Roman" w:hAnsi="Times New Roman" w:cs="Times New Roman"/>
                <w:sz w:val="20"/>
                <w:szCs w:val="20"/>
              </w:rPr>
            </w:pPr>
            <w:r w:rsidRPr="00427D99">
              <w:rPr>
                <w:rFonts w:ascii="Times New Roman" w:eastAsia="MS Gothic" w:hAnsi="Times New Roman" w:cs="Times New Roman"/>
                <w:sz w:val="20"/>
                <w:szCs w:val="20"/>
              </w:rPr>
              <w:t>cobicistat</w:t>
            </w:r>
            <w:r w:rsidRPr="00427D99">
              <w:rPr>
                <w:rFonts w:ascii="Times New Roman" w:eastAsia="MS Gothic" w:hAnsi="Times New Roman" w:cs="Times New Roman"/>
                <w:sz w:val="20"/>
                <w:szCs w:val="20"/>
              </w:rPr>
              <w:br/>
              <w:t>elvitegravir and ritonavir</w:t>
            </w:r>
            <w:r w:rsidRPr="00427D99">
              <w:rPr>
                <w:rFonts w:ascii="Times New Roman" w:eastAsia="MS Gothic" w:hAnsi="Times New Roman" w:cs="Times New Roman"/>
                <w:sz w:val="20"/>
                <w:szCs w:val="20"/>
              </w:rPr>
              <w:br/>
              <w:t>grapefruit juice</w:t>
            </w:r>
            <w:r w:rsidRPr="00F44FA9">
              <w:rPr>
                <w:rFonts w:eastAsia="MS Gothic"/>
                <w:bCs/>
                <w:sz w:val="20"/>
                <w:szCs w:val="20"/>
                <w:vertAlign w:val="superscript"/>
              </w:rPr>
              <w:t>a</w:t>
            </w:r>
            <w:r w:rsidRPr="00427D99">
              <w:rPr>
                <w:rFonts w:ascii="Times New Roman" w:eastAsia="MS Gothic" w:hAnsi="Times New Roman" w:cs="Times New Roman"/>
                <w:sz w:val="20"/>
                <w:szCs w:val="20"/>
              </w:rPr>
              <w:br/>
            </w:r>
            <w:r w:rsidRPr="00040CEF">
              <w:rPr>
                <w:rFonts w:ascii="Times New Roman" w:hAnsi="Times New Roman" w:cs="Times New Roman"/>
                <w:sz w:val="20"/>
                <w:szCs w:val="20"/>
              </w:rPr>
              <w:t>idelalisib</w:t>
            </w:r>
          </w:p>
          <w:p ns2:paraId="7AA6138C" ns2:textId="00E6CAAC" w:rsidR="009602AE" w:rsidRPr="001E353C" w:rsidRDefault="00895D30" w:rsidP="00C36B85">
            <w:pPr>
              <w:spacing w:before="40" w:after="40"/>
              <w:ind w:right="144"/>
              <w:rPr>
                <w:rFonts w:ascii="Times New Roman" w:eastAsia="MS Gothic" w:hAnsi="Times New Roman" w:cs="Times New Roman"/>
                <w:bCs/>
                <w:sz w:val="20"/>
                <w:szCs w:val="20"/>
              </w:rPr>
            </w:pPr>
            <w:r w:rsidRPr="00427D99">
              <w:rPr>
                <w:rFonts w:ascii="Times New Roman" w:eastAsia="MS Gothic" w:hAnsi="Times New Roman" w:cs="Times New Roman"/>
                <w:sz w:val="20"/>
                <w:szCs w:val="20"/>
              </w:rPr>
              <w:t>indinavir and ritonavir</w:t>
            </w:r>
            <w:r w:rsidRPr="00427D99">
              <w:rPr>
                <w:rFonts w:ascii="Times New Roman" w:eastAsia="MS Gothic" w:hAnsi="Times New Roman" w:cs="Times New Roman"/>
                <w:sz w:val="20"/>
                <w:szCs w:val="20"/>
              </w:rPr>
              <w:br/>
              <w:t>itraconazole</w:t>
            </w:r>
            <w:r w:rsidRPr="00427D99">
              <w:rPr>
                <w:rFonts w:ascii="Times New Roman" w:eastAsia="MS Gothic" w:hAnsi="Times New Roman" w:cs="Times New Roman"/>
                <w:sz w:val="20"/>
                <w:szCs w:val="20"/>
              </w:rPr>
              <w:br/>
              <w:t>ketoconazole</w:t>
            </w:r>
            <w:r w:rsidRPr="00427D99">
              <w:rPr>
                <w:rFonts w:ascii="Times New Roman" w:eastAsia="MS Gothic" w:hAnsi="Times New Roman" w:cs="Times New Roman"/>
                <w:sz w:val="20"/>
                <w:szCs w:val="20"/>
              </w:rPr>
              <w:br/>
              <w:t>lopinavir and ritonavir</w:t>
            </w:r>
          </w:p>
        </w:tc>
        <w:tc>
          <w:tcPr>
            <w:tcW w:w="2225" w:type="pct"/>
            <w:tcBorders>
              <w:top w:val="single" w:sz="4" w:space="0" w:color="auto"/>
              <w:bottom w:val="single" w:sz="4" w:space="0" w:color="auto"/>
            </w:tcBorders>
          </w:tcPr>
          <w:p ns2:paraId="6452A3CC" ns2:textId="5E24516B" w:rsidR="00294384" w:rsidRPr="00427D99" w:rsidRDefault="00895D30" w:rsidP="00517383">
            <w:pPr>
              <w:spacing w:before="40" w:after="40"/>
              <w:ind w:left="144" w:right="144"/>
              <w:rPr>
                <w:rFonts w:ascii="Times New Roman" w:eastAsia="MS Gothic" w:hAnsi="Times New Roman" w:cs="Times New Roman"/>
                <w:sz w:val="20"/>
                <w:szCs w:val="20"/>
              </w:rPr>
            </w:pPr>
            <w:r w:rsidRPr="00040CEF">
              <w:rPr>
                <w:rFonts w:ascii="Times New Roman" w:hAnsi="Times New Roman" w:cs="Times New Roman"/>
                <w:sz w:val="20"/>
                <w:szCs w:val="20"/>
              </w:rPr>
              <w:t>nefazodone</w:t>
            </w:r>
          </w:p>
          <w:p ns2:paraId="4DFC3E59" ns2:textId="1F351C69" w:rsidR="003325A8" w:rsidRDefault="00895D30" w:rsidP="00517383">
            <w:pPr>
              <w:spacing w:before="40" w:after="40"/>
              <w:ind w:left="144" w:right="144"/>
              <w:rPr>
                <w:rFonts w:ascii="Times New Roman" w:eastAsia="MS Gothic" w:hAnsi="Times New Roman" w:cs="Times New Roman"/>
                <w:sz w:val="20"/>
                <w:szCs w:val="20"/>
              </w:rPr>
            </w:pPr>
            <w:r w:rsidRPr="00040CEF">
              <w:rPr>
                <w:rFonts w:ascii="Times New Roman" w:hAnsi="Times New Roman" w:cs="Times New Roman"/>
                <w:sz w:val="20"/>
                <w:szCs w:val="20"/>
              </w:rPr>
              <w:t>nelfinavir</w:t>
            </w:r>
          </w:p>
          <w:p ns2:paraId="7D2EECE5" ns2:textId="77777777" w:rsidR="001A425C" w:rsidRDefault="00895D30" w:rsidP="003325A8">
            <w:pPr>
              <w:spacing w:before="40" w:after="40"/>
              <w:ind w:left="144" w:right="144"/>
              <w:rPr>
                <w:rFonts w:ascii="Times New Roman" w:eastAsia="MS Gothic" w:hAnsi="Times New Roman" w:cs="Times New Roman"/>
                <w:sz w:val="20"/>
                <w:szCs w:val="20"/>
              </w:rPr>
            </w:pPr>
            <w:r w:rsidRPr="00427D99">
              <w:rPr>
                <w:rFonts w:ascii="Times New Roman" w:eastAsia="MS Gothic" w:hAnsi="Times New Roman" w:cs="Times New Roman"/>
                <w:sz w:val="20"/>
                <w:szCs w:val="20"/>
              </w:rPr>
              <w:t xml:space="preserve">paritaprevir and ritonavir and </w:t>
            </w:r>
            <w:r>
              <w:rPr>
                <w:rFonts w:ascii="Times New Roman" w:eastAsia="MS Gothic" w:hAnsi="Times New Roman" w:cs="Times New Roman"/>
                <w:sz w:val="20"/>
                <w:szCs w:val="20"/>
              </w:rPr>
              <w:t>(</w:t>
            </w:r>
            <w:r w:rsidRPr="00427D99">
              <w:rPr>
                <w:rFonts w:ascii="Times New Roman" w:eastAsia="MS Gothic" w:hAnsi="Times New Roman" w:cs="Times New Roman"/>
                <w:sz w:val="20"/>
                <w:szCs w:val="20"/>
              </w:rPr>
              <w:t>ombitasvir and/or dasabuvir)</w:t>
            </w:r>
          </w:p>
          <w:p ns2:paraId="73B21DEB" ns2:textId="7EA2BD49" w:rsidR="00EF1FA9" w:rsidRDefault="00895D30" w:rsidP="003325A8">
            <w:pPr>
              <w:spacing w:before="40" w:after="40"/>
              <w:ind w:left="144" w:right="144"/>
              <w:rPr>
                <w:rFonts w:ascii="Times New Roman" w:hAnsi="Times New Roman" w:cs="Times New Roman"/>
                <w:sz w:val="20"/>
                <w:szCs w:val="20"/>
              </w:rPr>
            </w:pPr>
            <w:r w:rsidRPr="00040CEF">
              <w:rPr>
                <w:rFonts w:ascii="Times New Roman" w:hAnsi="Times New Roman" w:cs="Times New Roman"/>
                <w:sz w:val="20"/>
                <w:szCs w:val="20"/>
              </w:rPr>
              <w:t>posaconazole</w:t>
            </w:r>
            <w:r w:rsidRPr="00040CEF">
              <w:rPr>
                <w:rFonts w:ascii="Times New Roman" w:hAnsi="Times New Roman" w:cs="Times New Roman"/>
                <w:sz w:val="20"/>
                <w:szCs w:val="20"/>
              </w:rPr>
              <w:br/>
              <w:t>ritonavir</w:t>
            </w:r>
            <w:r w:rsidRPr="00040CEF">
              <w:rPr>
                <w:rFonts w:ascii="Times New Roman" w:hAnsi="Times New Roman" w:cs="Times New Roman"/>
                <w:sz w:val="20"/>
                <w:szCs w:val="20"/>
              </w:rPr>
              <w:br/>
              <w:t>saquinavir and ritonavir</w:t>
            </w:r>
            <w:r w:rsidRPr="00040CEF">
              <w:rPr>
                <w:rFonts w:ascii="Times New Roman" w:hAnsi="Times New Roman" w:cs="Times New Roman"/>
                <w:sz w:val="20"/>
                <w:szCs w:val="20"/>
              </w:rPr>
              <w:br/>
              <w:t>telithromycin</w:t>
            </w:r>
          </w:p>
          <w:p ns2:paraId="5048DF37" ns2:textId="19F655BE" w:rsidR="009602AE" w:rsidRPr="00040CEF" w:rsidRDefault="00895D30" w:rsidP="00DE1538">
            <w:pPr>
              <w:spacing w:before="40" w:after="40"/>
              <w:ind w:left="144" w:right="144"/>
              <w:rPr>
                <w:rFonts w:ascii="Times New Roman" w:eastAsia="Times New Roman" w:hAnsi="Times New Roman" w:cs="Times New Roman"/>
                <w:kern w:val="32"/>
                <w:sz w:val="20"/>
                <w:szCs w:val="20"/>
              </w:rPr>
            </w:pPr>
            <w:r w:rsidRPr="00040CEF">
              <w:rPr>
                <w:rFonts w:ascii="Times New Roman" w:hAnsi="Times New Roman" w:cs="Times New Roman"/>
                <w:sz w:val="20"/>
                <w:szCs w:val="20"/>
              </w:rPr>
              <w:t>tipranavir and ritonavir</w:t>
            </w:r>
            <w:r w:rsidRPr="00040CEF">
              <w:rPr>
                <w:rFonts w:ascii="Times New Roman" w:hAnsi="Times New Roman" w:cs="Times New Roman"/>
                <w:sz w:val="20"/>
                <w:szCs w:val="20"/>
              </w:rPr>
              <w:br/>
              <w:t>voriconazole</w:t>
            </w:r>
          </w:p>
        </w:tc>
      </w:tr>
      <w:tr w:rsidR="003117E4" ns2:paraId="405DA217" ns2:textId="77777777" w:rsidTr="00DE1538">
        <w:trPr>
          <w:trHeight w:val="673"/>
        </w:trPr>
        <w:tc>
          <w:tcPr>
            <w:tcW w:w="5000" w:type="pct"/>
            <w:gridSpan w:val="3"/>
            <w:tcBorders>
              <w:top w:val="single" w:sz="4" w:space="0" w:color="auto"/>
              <w:bottom w:val="single" w:sz="4" w:space="0" w:color="auto"/>
            </w:tcBorders>
          </w:tcPr>
          <w:p ns2:paraId="49730376" ns2:textId="251B293C"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CYP=cytochrome P</w:t>
            </w:r>
            <w:r w:rsidR="0022461C">
              <w:rPr>
                <w:rFonts w:ascii="Times New Roman" w:hAnsi="Times New Roman" w:cs="Times New Roman"/>
              </w:rPr>
              <w:t>450</w:t>
            </w:r>
            <w:r w:rsidRPr="00427D99">
              <w:rPr>
                <w:rFonts w:ascii="Times New Roman" w:hAnsi="Times New Roman" w:cs="Times New Roman"/>
              </w:rPr>
              <w:t>.</w:t>
            </w:r>
          </w:p>
          <w:p ns2:paraId="5C58A819" ns2: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a. The effect of grapefruit juice varies widely among brands and is concentration-, dose-, and preparation-dependent. </w:t>
            </w:r>
          </w:p>
          <w:p ns2:paraId="5035A5F1" ns2: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Studies have shown that it can be classified as a ‘strong CYP3A inhibitor’ when a certain preparation is used (eg, </w:t>
            </w:r>
          </w:p>
          <w:p ns2:paraId="352BE6BE" ns2: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high dose, double strength) or as a ‘moderate CYP3A inhibitor’ when another preparation is used (eg, low dose, </w:t>
            </w:r>
          </w:p>
          <w:p ns2:paraId="703FD8D8" ns2: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single strength).</w:t>
            </w:r>
          </w:p>
          <w:p ns2:paraId="5C6EBDCB" ns2: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Source: Guidance for Industry: Drug Interaction Studies – Study Design, Data Analysis, Implications for Dosing, and </w:t>
            </w:r>
          </w:p>
          <w:p ns2:paraId="1F74012B" ns2:textId="77777777" w:rsidR="009602AE" w:rsidRPr="007F368D"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Labeling Recommendations.</w:t>
            </w:r>
          </w:p>
        </w:tc>
      </w:tr>
    </w:tbl>
    <w:p ns2:paraId="63203388" ns2:textId="77777777" w:rsidR="009602AE" w:rsidRPr="008F5E7E" w:rsidRDefault="00895D30" w:rsidP="00E30922">
      <w:pPr>
        <w:pStyle w:val="Heading4"/>
        <w:spacing w:before="240"/>
        <w:ind w:left="1202" w:hanging="1202"/>
      </w:pPr>
      <w:del w:id="20821" w:author="GoldenCorpusHarness" w:date="2026-03-28T22:23:47Z">
        <w:r>
          <w:delText>Ex</w:delText>
        </w:r>
      </w:del>
      <w:ins w:id="20822" w:author="GoldenCorpusHarness" w:date="2026-03-28T22:23:47Z">
        <w:r>
          <w:t>d.Future Biomedic</w:t>
        </w:r>
      </w:ins>
      <w:r>
        <w:t>a</w:t>
      </w:r>
      <w:del w:id="20823" w:author="GoldenCorpusHarness" w:date="2026-03-28T22:23:47Z">
        <w:r>
          <w:delText>mp</w:delText>
        </w:r>
      </w:del>
      <w:r>
        <w:t>l</w:t>
      </w:r>
      <w:ins w:id="20824" w:author="GoldenCorpusHarness" w:date="2026-03-28T22:23:47Z">
        <w:r>
          <w:t xml:space="preserve"> R</w:t>
        </w:r>
      </w:ins>
      <w:r>
        <w:t>es</w:t>
      </w:r>
      <w:del w:id="20825" w:author="GoldenCorpusHarness" w:date="2026-03-28T22:23:47Z">
        <w:r>
          <w:delText xml:space="preserve"> of In Vivo</w:delText>
        </w:r>
      </w:del>
      <w:ins w:id="20826" w:author="GoldenCorpusHarness" w:date="2026-03-28T22:23:47Z">
        <w:r>
          <w:t>earch</w:t>
        </w:r>
      </w:ins>
      <w:r>
        <w:t xml:space="preserve"> S</w:t>
      </w:r>
      <w:del w:id="20827" w:author="GoldenCorpusHarness" w:date="2026-03-28T22:23:47Z">
        <w:r>
          <w:delText>ubstrates for P-glycoprotein With Narrow Thera</w:delText>
        </w:r>
      </w:del>
      <w:r>
        <w:t>pe</w:t>
      </w:r>
      <w:del w:id="20828" w:author="GoldenCorpusHarness" w:date="2026-03-28T22:23:47Z">
        <w:r>
          <w:delText>ut</w:delText>
        </w:r>
      </w:del>
      <w:ins w:id="20829" w:author="GoldenCorpusHarness" w:date="2026-03-28T22:23:47Z">
        <w:r>
          <w:t>c</w:t>
        </w:r>
      </w:ins>
      <w:r>
        <w:t>i</w:t>
      </w:r>
      <w:del w:id="20830" w:author="GoldenCorpusHarness" w:date="2026-03-28T22:23:47Z">
        <w:r>
          <w:delText>c I</w:delText>
        </w:r>
      </w:del>
      <w:ins w:id="20831" w:author="GoldenCorpusHarness" w:date="2026-03-28T22:23:47Z">
        <w:r>
          <w:t>me</w:t>
        </w:r>
      </w:ins>
      <w:r>
        <w:t>n</w:t>
      </w:r>
      <w:del w:id="20832" w:author="GoldenCorpusHarness" w:date="2026-03-28T22:23:47Z">
        <w:r>
          <w:delText>dex</w:delText>
        </w:r>
      </w:del>
      <w:ins w:id="20833" w:author="GoldenCorpusHarness" w:date="2026-03-28T22:23:47Z">
        <w:r>
          <w:t>(s)</w:t>
        </w:r>
      </w:ins>
    </w:p>
    <w:tbl>
      <w:tblPr>
        <w:tblStyle w:val="TableGrid"/>
        <w:tblW w:w="5000" w:type="pct"/>
        <w:tblInd w:w="108" w:type="dxa"/>
        <w:tblLook w:val="04A0" w:firstRow="1" w:lastRow="0" w:firstColumn="1" w:lastColumn="0" w:noHBand="0" w:noVBand="1"/>
      </w:tblPr>
      <w:tblGrid>
        <w:gridCol w:w="2656"/>
        <w:gridCol w:w="6334"/>
      </w:tblGrid>
      <w:tr w:rsidR="003117E4" ns2:paraId="01EACEAC" ns2:textId="77777777" w:rsidTr="007B6957">
        <w:trPr>
          <w:trHeight w:val="241"/>
          <w:tblHeader/>
        </w:trPr>
        <w:tc>
          <w:tcPr>
            <w:tcW w:w="1477" w:type="pct"/>
          </w:tcPr>
          <w:p ns2:paraId="6565C6D0" ns2:textId="77777777" w:rsidR="009602AE" w:rsidRPr="008F5E7E" w:rsidRDefault="00895D30" w:rsidP="007B6957">
            <w:pPr>
              <w:spacing w:before="40" w:after="40"/>
              <w:rPr>
                <w:b/>
                <w:bCs/>
                <w:sz w:val="20"/>
                <w:szCs w:val="20"/>
              </w:rPr>
            </w:pPr>
            <w:r w:rsidRPr="008F5E7E">
              <w:rPr>
                <w:b/>
                <w:bCs/>
                <w:sz w:val="20"/>
                <w:szCs w:val="20"/>
              </w:rPr>
              <w:t>Transporter</w:t>
            </w:r>
          </w:p>
        </w:tc>
        <w:tc>
          <w:tcPr>
            <w:tcW w:w="3523" w:type="pct"/>
            <w:tcBorders>
              <w:bottom w:val="single" w:sz="4" w:space="0" w:color="auto"/>
            </w:tcBorders>
          </w:tcPr>
          <w:p ns2:paraId="0C8914AC" ns2:textId="77777777" w:rsidR="009602AE" w:rsidRPr="008F5E7E" w:rsidRDefault="00895D30" w:rsidP="007B6957">
            <w:pPr>
              <w:spacing w:before="40" w:after="40"/>
              <w:rPr>
                <w:rFonts w:cs="Arial"/>
                <w:b/>
                <w:bCs/>
                <w:sz w:val="20"/>
                <w:szCs w:val="20"/>
              </w:rPr>
            </w:pPr>
            <w:r w:rsidRPr="008F5E7E">
              <w:rPr>
                <w:rFonts w:cs="Arial"/>
                <w:b/>
                <w:bCs/>
                <w:sz w:val="20"/>
                <w:szCs w:val="20"/>
              </w:rPr>
              <w:t>Substrates</w:t>
            </w:r>
          </w:p>
        </w:tc>
      </w:tr>
      <w:tr w:rsidR="003117E4" ns2:paraId="3D6715A0" ns2:textId="77777777" w:rsidTr="007B6957">
        <w:trPr>
          <w:trHeight w:val="283"/>
        </w:trPr>
        <w:tc>
          <w:tcPr>
            <w:tcW w:w="1477" w:type="pct"/>
          </w:tcPr>
          <w:p ns2:paraId="28075B33" ns2:textId="77777777" w:rsidR="009602AE" w:rsidRPr="008F5E7E" w:rsidRDefault="00895D30" w:rsidP="007B6957">
            <w:pPr>
              <w:spacing w:before="40" w:after="40"/>
              <w:rPr>
                <w:sz w:val="20"/>
                <w:szCs w:val="20"/>
              </w:rPr>
            </w:pPr>
            <w:r w:rsidRPr="008F5E7E">
              <w:rPr>
                <w:sz w:val="20"/>
                <w:szCs w:val="20"/>
              </w:rPr>
              <w:t>P-gp (Gene ABCB1)</w:t>
            </w:r>
          </w:p>
        </w:tc>
        <w:tc>
          <w:tcPr>
            <w:tcW w:w="3523" w:type="pct"/>
          </w:tcPr>
          <w:p ns2:paraId="3D428EA5" ns2:textId="77777777" w:rsidR="009602AE" w:rsidRPr="00C0126C" w:rsidRDefault="00895D30" w:rsidP="007B6957">
            <w:pPr>
              <w:spacing w:before="40" w:after="40"/>
              <w:rPr>
                <w:bCs/>
                <w:sz w:val="20"/>
                <w:szCs w:val="20"/>
              </w:rPr>
            </w:pPr>
            <w:r w:rsidRPr="008F5E7E">
              <w:rPr>
                <w:rFonts w:cs="Arial"/>
                <w:bCs/>
                <w:sz w:val="20"/>
                <w:szCs w:val="20"/>
              </w:rPr>
              <w:t xml:space="preserve">digoxin </w:t>
            </w:r>
          </w:p>
        </w:tc>
      </w:tr>
      <w:tr w:rsidR="003117E4" ns2:paraId="7A7D05F5" ns2:textId="77777777" w:rsidTr="007B6957">
        <w:trPr>
          <w:trHeight w:val="703"/>
        </w:trPr>
        <w:tc>
          <w:tcPr>
            <w:tcW w:w="5000" w:type="pct"/>
            <w:gridSpan w:val="2"/>
          </w:tcPr>
          <w:p ns2:paraId="36B5721E" ns2:textId="77777777" w:rsidR="009602AE" w:rsidRPr="007F368D" w:rsidRDefault="00895D30" w:rsidP="007B6957">
            <w:pPr>
              <w:pStyle w:val="TableFootnote"/>
              <w:spacing w:before="40" w:after="40"/>
            </w:pPr>
            <w:r w:rsidRPr="007F368D">
              <w:t>P-gp=P-glycoprotein.</w:t>
            </w:r>
          </w:p>
          <w:p ns2:paraId="69E7BE51" ns2:textId="74D23F7D" w:rsidR="009602AE" w:rsidRPr="007F368D" w:rsidRDefault="00895D30" w:rsidP="00A31465">
            <w:pPr>
              <w:pStyle w:val="TableFootnote"/>
              <w:spacing w:before="40" w:after="40"/>
              <w:ind w:hanging="3"/>
            </w:pPr>
            <w:r w:rsidRPr="007F368D">
              <w:t>Source: Guidance for Industry: Drug Interaction Studies – Study Design, Data Analysis, Implications for Dosing, and Labeling Recommendations</w:t>
            </w:r>
            <w:r w:rsidR="00BA4FEA">
              <w:t xml:space="preserve"> and </w:t>
            </w:r>
            <w:r w:rsidR="00C20F6D" w:rsidRPr="00C20F6D">
              <w:t xml:space="preserve">Narrow Therapeutic Index Drugs </w:t>
            </w:r>
            <w:r w:rsidR="00C20F6D">
              <w:t xml:space="preserve">from </w:t>
            </w:r>
            <w:r w:rsidR="00C20F6D" w:rsidRPr="00C20F6D">
              <w:t>Drug</w:t>
            </w:r>
            <w:r w:rsidR="00C20F6D">
              <w:t xml:space="preserve"> </w:t>
            </w:r>
            <w:r w:rsidR="00C20F6D" w:rsidRPr="00C20F6D">
              <w:t>Bank Online</w:t>
            </w:r>
            <w:r w:rsidR="00C20F6D">
              <w:t xml:space="preserve"> </w:t>
            </w:r>
            <w:r w:rsidR="00C20F6D" w:rsidRPr="00C20F6D">
              <w:t>https://go.drugbank.com/categories/DBCAT003972</w:t>
            </w:r>
            <w:r w:rsidRPr="007F368D">
              <w:t>.</w:t>
            </w:r>
          </w:p>
        </w:tc>
      </w:tr>
    </w:tbl>
    <w:p ns2:paraId="295A94B9" ns2:textId="77777777" w:rsidR="009602AE" w:rsidRDefault="00895D30" w:rsidP="00E30922">
      <w:pPr>
        <w:pStyle w:val="Heading3"/>
        <w:spacing w:before="240"/>
        <w:ind w:left="958" w:hanging="958"/>
      </w:pPr>
      <w:del w:id="20834" w:author="GoldenCorpusHarness" w:date="2026-03-28T22:23:47Z">
        <w:r>
          <w:delText>Potential Drug Interactions for Venetoclax</w:delText>
        </w:r>
      </w:del>
    </w:p>
    <w:p ns2:paraId="1308357B" ns2:textId="77777777" w:rsidR="009602AE" w:rsidRDefault="00895D30" w:rsidP="007F368D">
      <w:pPr>
        <w:pStyle w:val="Heading4"/>
      </w:pPr>
      <w:del w:id="20835" w:author="GoldenCorpusHarness" w:date="2026-03-28T22:23:47Z">
        <w:r>
          <w:delText>Ex</w:delText>
        </w:r>
      </w:del>
      <w:ins w:id="20836" w:author="GoldenCorpusHarness" w:date="2026-03-28T22:23:47Z">
        <w:r>
          <w:t>4.Confidenti</w:t>
        </w:r>
      </w:ins>
      <w:r>
        <w:t>a</w:t>
      </w:r>
      <w:del w:id="20837" w:author="GoldenCorpusHarness" w:date="2026-03-28T22:23:47Z">
        <w:r>
          <w:delText>m</w:delText>
        </w:r>
      </w:del>
      <w:ins w:id="20838" w:author="GoldenCorpusHarness" w:date="2026-03-28T22:23:47Z">
        <w:r>
          <w:t>l Partici</w:t>
        </w:r>
      </w:ins>
      <w:r>
        <w:t>p</w:t>
      </w:r>
      <w:del w:id="20839" w:author="GoldenCorpusHarness" w:date="2026-03-28T22:23:47Z">
        <w:r>
          <w:delText>les of</w:delText>
        </w:r>
      </w:del>
      <w:ins w:id="20840" w:author="GoldenCorpusHarness" w:date="2026-03-28T22:23:47Z">
        <w:r>
          <w:t>ant</w:t>
        </w:r>
      </w:ins>
      <w:r>
        <w:t xml:space="preserve"> In</w:t>
      </w:r>
      <w:del w:id="20841" w:author="GoldenCorpusHarness" w:date="2026-03-28T22:23:47Z">
        <w:r>
          <w:delText xml:space="preserve"> Vivo CYP3A Inhibit</w:delText>
        </w:r>
      </w:del>
      <w:ins w:id="20842" w:author="GoldenCorpusHarness" w:date="2026-03-28T22:23:47Z">
        <w:r>
          <w:t>f</w:t>
        </w:r>
      </w:ins>
      <w:r>
        <w:t>or</w:t>
      </w:r>
      <w:ins w:id="20843" w:author="GoldenCorpusHarness" w:date="2026-03-28T22:23:47Z">
        <w:r>
          <w:t>mation for Future Biomedical Re</w:t>
        </w:r>
      </w:ins>
      <w:r>
        <w:t>s</w:t>
      </w:r>
      <w:ins w:id="20844" w:author="GoldenCorpusHarness" w:date="2026-03-28T22:23:47Z">
        <w:r>
          <w:t>earch3, 4</w:t>
        </w:r>
      </w:ins>
    </w:p>
    <w:tbl>
      <w:tblPr>
        <w:tblStyle w:val="TableGrid"/>
        <w:tblW w:w="5000" w:type="pct"/>
        <w:tblInd w:w="108" w:type="dxa"/>
        <w:tblLook w:val="04A0" w:firstRow="1" w:lastRow="0" w:firstColumn="1" w:lastColumn="0" w:noHBand="0" w:noVBand="1"/>
      </w:tblPr>
      <w:tblGrid>
        <w:gridCol w:w="792"/>
        <w:gridCol w:w="2356"/>
        <w:gridCol w:w="2268"/>
        <w:gridCol w:w="1746"/>
        <w:gridCol w:w="1828"/>
      </w:tblGrid>
      <w:tr w:rsidR="003117E4" ns2:paraId="73304E2F" ns2:textId="77777777" w:rsidTr="0052764D">
        <w:trPr>
          <w:tblHeader/>
        </w:trPr>
        <w:tc>
          <w:tcPr>
            <w:tcW w:w="792" w:type="dxa"/>
            <w:vAlign w:val="center"/>
          </w:tcPr>
          <w:p ns2:paraId="3CF872F8" ns2:textId="77777777" w:rsidR="009602AE" w:rsidRPr="00092EFB" w:rsidRDefault="00895D30" w:rsidP="007B6957">
            <w:pPr>
              <w:pStyle w:val="Paragraph"/>
              <w:spacing w:before="40" w:after="40"/>
              <w:rPr>
                <w:b/>
                <w:bCs/>
                <w:sz w:val="20"/>
                <w:szCs w:val="20"/>
              </w:rPr>
            </w:pPr>
            <w:r w:rsidRPr="00092EFB">
              <w:rPr>
                <w:b/>
                <w:bCs/>
                <w:sz w:val="20"/>
                <w:szCs w:val="20"/>
              </w:rPr>
              <w:t>CYP</w:t>
            </w:r>
            <w:r w:rsidRPr="00092EFB">
              <w:rPr>
                <w:sz w:val="18"/>
                <w:vertAlign w:val="superscript"/>
              </w:rPr>
              <w:t xml:space="preserve"> </w:t>
            </w:r>
          </w:p>
        </w:tc>
        <w:tc>
          <w:tcPr>
            <w:tcW w:w="4624" w:type="dxa"/>
            <w:gridSpan w:val="2"/>
            <w:tcBorders>
              <w:bottom w:val="single" w:sz="4" w:space="0" w:color="auto"/>
            </w:tcBorders>
            <w:vAlign w:val="center"/>
          </w:tcPr>
          <w:p ns2:paraId="225F7248" ns2:textId="30260690" w:rsidR="009602AE" w:rsidRPr="00D438C6" w:rsidRDefault="00895D30" w:rsidP="007B6957">
            <w:pPr>
              <w:pStyle w:val="Paragraph"/>
              <w:spacing w:before="40" w:after="40"/>
              <w:rPr>
                <w:b/>
                <w:bCs/>
                <w:sz w:val="20"/>
                <w:szCs w:val="20"/>
              </w:rPr>
            </w:pPr>
            <w:r w:rsidRPr="00D438C6">
              <w:rPr>
                <w:b/>
                <w:bCs/>
                <w:sz w:val="20"/>
                <w:szCs w:val="20"/>
              </w:rPr>
              <w:t>Strong</w:t>
            </w:r>
          </w:p>
        </w:tc>
        <w:tc>
          <w:tcPr>
            <w:tcW w:w="3574" w:type="dxa"/>
            <w:gridSpan w:val="2"/>
            <w:tcBorders>
              <w:bottom w:val="single" w:sz="4" w:space="0" w:color="auto"/>
            </w:tcBorders>
          </w:tcPr>
          <w:p ns2:paraId="42AFF3FF" ns2:textId="77777777" w:rsidR="009602AE" w:rsidRPr="00EB0E56" w:rsidRDefault="00895D30" w:rsidP="007B6957">
            <w:pPr>
              <w:pStyle w:val="Paragraph"/>
              <w:spacing w:before="40" w:after="40"/>
              <w:rPr>
                <w:b/>
                <w:bCs/>
                <w:sz w:val="20"/>
                <w:szCs w:val="20"/>
              </w:rPr>
            </w:pPr>
            <w:r w:rsidRPr="00D438C6">
              <w:rPr>
                <w:b/>
                <w:bCs/>
                <w:sz w:val="20"/>
                <w:szCs w:val="20"/>
              </w:rPr>
              <w:t>Moderate</w:t>
            </w:r>
          </w:p>
        </w:tc>
      </w:tr>
      <w:tr w:rsidR="003117E4" ns2:paraId="3F87F3A4" ns2:textId="77777777" w:rsidTr="0052764D">
        <w:tc>
          <w:tcPr>
            <w:tcW w:w="792" w:type="dxa"/>
          </w:tcPr>
          <w:p ns2:paraId="1F344508" ns2:textId="77777777" w:rsidR="009602AE" w:rsidRPr="00092EFB" w:rsidRDefault="00895D30" w:rsidP="007B6957">
            <w:pPr>
              <w:pStyle w:val="Paragraph"/>
              <w:spacing w:before="40" w:after="40"/>
              <w:rPr>
                <w:bCs/>
                <w:sz w:val="20"/>
                <w:szCs w:val="20"/>
              </w:rPr>
            </w:pPr>
            <w:r w:rsidRPr="00092EFB">
              <w:rPr>
                <w:bCs/>
                <w:sz w:val="20"/>
                <w:szCs w:val="20"/>
              </w:rPr>
              <w:t>3A</w:t>
            </w:r>
          </w:p>
        </w:tc>
        <w:tc>
          <w:tcPr>
            <w:tcW w:w="2356" w:type="dxa"/>
            <w:tcBorders>
              <w:right w:val="nil"/>
            </w:tcBorders>
          </w:tcPr>
          <w:p ns2:paraId="106E8C5B" ns2:textId="56E6E835" w:rsidR="00C20F6D" w:rsidRDefault="00895D30" w:rsidP="007B6957">
            <w:pPr>
              <w:pStyle w:val="Paragraph"/>
              <w:spacing w:before="40" w:after="40"/>
              <w:rPr>
                <w:sz w:val="20"/>
                <w:szCs w:val="20"/>
              </w:rPr>
            </w:pPr>
            <w:r w:rsidRPr="00040CEF">
              <w:rPr>
                <w:sz w:val="20"/>
                <w:szCs w:val="20"/>
              </w:rPr>
              <w:t>ceritinib</w:t>
            </w:r>
          </w:p>
          <w:p ns2:paraId="12E1B223" ns2:textId="1197A034" w:rsidR="00C20F6D" w:rsidRDefault="00895D30" w:rsidP="007B6957">
            <w:pPr>
              <w:pStyle w:val="Paragraph"/>
              <w:spacing w:before="40" w:after="40"/>
              <w:rPr>
                <w:sz w:val="20"/>
                <w:szCs w:val="20"/>
              </w:rPr>
            </w:pPr>
            <w:r w:rsidRPr="00040CEF">
              <w:rPr>
                <w:sz w:val="20"/>
                <w:szCs w:val="20"/>
              </w:rPr>
              <w:t>clarithromycin</w:t>
            </w:r>
          </w:p>
          <w:p ns2:paraId="3349035F" ns2:textId="780624A3" w:rsidR="009602AE" w:rsidRDefault="00895D30" w:rsidP="007B6957">
            <w:pPr>
              <w:pStyle w:val="Paragraph"/>
              <w:spacing w:before="40" w:after="40"/>
              <w:rPr>
                <w:sz w:val="20"/>
                <w:szCs w:val="20"/>
              </w:rPr>
            </w:pPr>
            <w:r>
              <w:rPr>
                <w:sz w:val="20"/>
                <w:szCs w:val="20"/>
              </w:rPr>
              <w:t>c</w:t>
            </w:r>
            <w:r w:rsidRPr="00EB0E56">
              <w:rPr>
                <w:sz w:val="20"/>
                <w:szCs w:val="20"/>
              </w:rPr>
              <w:t>obicistat</w:t>
            </w:r>
          </w:p>
          <w:p ns2:paraId="60E25153" ns2:textId="77777777" w:rsidR="009602AE" w:rsidRDefault="00895D30" w:rsidP="007B6957">
            <w:pPr>
              <w:pStyle w:val="Paragraph"/>
              <w:spacing w:before="40" w:after="40"/>
              <w:rPr>
                <w:sz w:val="20"/>
                <w:szCs w:val="20"/>
              </w:rPr>
            </w:pPr>
            <w:r w:rsidRPr="00EB0E56">
              <w:rPr>
                <w:sz w:val="20"/>
                <w:szCs w:val="20"/>
              </w:rPr>
              <w:t>elvitegravir and ritonavir</w:t>
            </w:r>
          </w:p>
          <w:p ns2:paraId="6556C0F4" ns2:textId="77777777" w:rsidR="009602AE" w:rsidRDefault="00895D30" w:rsidP="007B6957">
            <w:pPr>
              <w:pStyle w:val="Paragraph"/>
              <w:spacing w:before="40" w:after="40"/>
              <w:rPr>
                <w:sz w:val="20"/>
                <w:szCs w:val="20"/>
              </w:rPr>
            </w:pPr>
            <w:r w:rsidRPr="00EB0E56">
              <w:rPr>
                <w:sz w:val="20"/>
                <w:szCs w:val="20"/>
              </w:rPr>
              <w:t>grapefruit juice</w:t>
            </w:r>
            <w:r w:rsidRPr="004E28DD">
              <w:rPr>
                <w:sz w:val="20"/>
                <w:szCs w:val="20"/>
                <w:vertAlign w:val="superscript"/>
              </w:rPr>
              <w:t>a</w:t>
            </w:r>
          </w:p>
          <w:p ns2:paraId="0B93AC78" ns2:textId="2B2D9E66" w:rsidR="007A691F" w:rsidRDefault="00895D30" w:rsidP="007B6957">
            <w:pPr>
              <w:pStyle w:val="Paragraph"/>
              <w:spacing w:before="40" w:after="40"/>
              <w:rPr>
                <w:sz w:val="20"/>
                <w:szCs w:val="20"/>
              </w:rPr>
            </w:pPr>
            <w:r w:rsidRPr="00040CEF">
              <w:rPr>
                <w:sz w:val="20"/>
                <w:szCs w:val="20"/>
              </w:rPr>
              <w:t>idelalisib</w:t>
            </w:r>
          </w:p>
          <w:p ns2:paraId="4C354EBF" ns2:textId="395BA347" w:rsidR="009602AE" w:rsidRDefault="00895D30" w:rsidP="007B6957">
            <w:pPr>
              <w:pStyle w:val="Paragraph"/>
              <w:spacing w:before="40" w:after="40"/>
              <w:rPr>
                <w:sz w:val="20"/>
                <w:szCs w:val="20"/>
              </w:rPr>
            </w:pPr>
            <w:r w:rsidRPr="00EB0E56">
              <w:rPr>
                <w:sz w:val="20"/>
                <w:szCs w:val="20"/>
              </w:rPr>
              <w:t>indinavir and ritonavi</w:t>
            </w:r>
            <w:r>
              <w:rPr>
                <w:sz w:val="20"/>
                <w:szCs w:val="20"/>
              </w:rPr>
              <w:t>r</w:t>
            </w:r>
          </w:p>
          <w:p ns2:paraId="341AC3C3" ns2:textId="77777777" w:rsidR="009602AE" w:rsidRDefault="00895D30" w:rsidP="007B6957">
            <w:pPr>
              <w:pStyle w:val="Paragraph"/>
              <w:spacing w:before="40" w:after="40"/>
              <w:rPr>
                <w:sz w:val="20"/>
                <w:szCs w:val="20"/>
              </w:rPr>
            </w:pPr>
            <w:r w:rsidRPr="00EB0E56">
              <w:rPr>
                <w:sz w:val="20"/>
                <w:szCs w:val="20"/>
              </w:rPr>
              <w:t>itraconazole</w:t>
            </w:r>
          </w:p>
          <w:p ns2:paraId="01D4E988" ns2:textId="77777777" w:rsidR="009602AE" w:rsidRDefault="00895D30" w:rsidP="007B6957">
            <w:pPr>
              <w:pStyle w:val="Paragraph"/>
              <w:spacing w:before="40" w:after="40"/>
              <w:rPr>
                <w:sz w:val="20"/>
                <w:szCs w:val="20"/>
              </w:rPr>
            </w:pPr>
            <w:r w:rsidRPr="00EB0E56">
              <w:rPr>
                <w:sz w:val="20"/>
                <w:szCs w:val="20"/>
              </w:rPr>
              <w:t>ketoconazole</w:t>
            </w:r>
          </w:p>
          <w:p ns2:paraId="600FCA24" ns2:textId="77777777" w:rsidR="009602AE" w:rsidRDefault="00895D30" w:rsidP="007B6957">
            <w:pPr>
              <w:pStyle w:val="Paragraph"/>
              <w:spacing w:before="40" w:after="40"/>
              <w:rPr>
                <w:sz w:val="20"/>
                <w:szCs w:val="20"/>
              </w:rPr>
            </w:pPr>
            <w:r w:rsidRPr="00EB0E56">
              <w:rPr>
                <w:sz w:val="20"/>
                <w:szCs w:val="20"/>
              </w:rPr>
              <w:t>lopinavir and ritonavir</w:t>
            </w:r>
          </w:p>
          <w:p ns2:paraId="58CAA8B6" ns2:textId="2D56E9B1" w:rsidR="00C20F6D" w:rsidRPr="00F30B4B" w:rsidRDefault="00895D30" w:rsidP="007A691F">
            <w:pPr>
              <w:pStyle w:val="Paragraph"/>
              <w:spacing w:before="40" w:after="40"/>
              <w:rPr>
                <w:sz w:val="20"/>
                <w:szCs w:val="20"/>
              </w:rPr>
            </w:pPr>
            <w:r w:rsidRPr="007A691F">
              <w:rPr>
                <w:sz w:val="20"/>
                <w:szCs w:val="20"/>
              </w:rPr>
              <w:t>nefazodone</w:t>
            </w:r>
          </w:p>
        </w:tc>
        <w:tc>
          <w:tcPr>
            <w:tcW w:w="2268" w:type="dxa"/>
            <w:tcBorders>
              <w:left w:val="nil"/>
            </w:tcBorders>
          </w:tcPr>
          <w:p ns2:paraId="4B0017F9" ns2:textId="2E7C0B1A" w:rsidR="0052764D" w:rsidRDefault="00895D30" w:rsidP="007A691F">
            <w:pPr>
              <w:pStyle w:val="Paragraph"/>
              <w:spacing w:before="40" w:after="40"/>
              <w:rPr>
                <w:sz w:val="20"/>
                <w:szCs w:val="20"/>
              </w:rPr>
            </w:pPr>
            <w:r w:rsidRPr="007A691F">
              <w:rPr>
                <w:sz w:val="20"/>
                <w:szCs w:val="20"/>
              </w:rPr>
              <w:t>Nelfinavir</w:t>
            </w:r>
          </w:p>
          <w:p ns2:paraId="5B838281" ns2:textId="0CCDAB58" w:rsidR="007A691F" w:rsidRPr="007A691F" w:rsidRDefault="00895D30" w:rsidP="007A691F">
            <w:pPr>
              <w:pStyle w:val="Paragraph"/>
              <w:spacing w:before="40" w:after="40"/>
              <w:rPr>
                <w:sz w:val="20"/>
                <w:szCs w:val="20"/>
              </w:rPr>
            </w:pPr>
            <w:r w:rsidRPr="007A691F">
              <w:rPr>
                <w:sz w:val="20"/>
                <w:szCs w:val="20"/>
              </w:rPr>
              <w:t>paritaprevir and ritonavir and (ombitasvir and/or dasabuvir)</w:t>
            </w:r>
          </w:p>
          <w:p ns2:paraId="5F3265C7" ns2:textId="13BDABFB" w:rsidR="007A691F" w:rsidRPr="007A691F" w:rsidRDefault="00895D30" w:rsidP="007A691F">
            <w:pPr>
              <w:pStyle w:val="Paragraph"/>
              <w:spacing w:before="40" w:after="40"/>
              <w:rPr>
                <w:sz w:val="20"/>
                <w:szCs w:val="20"/>
              </w:rPr>
            </w:pPr>
            <w:r w:rsidRPr="007A691F">
              <w:rPr>
                <w:sz w:val="20"/>
                <w:szCs w:val="20"/>
              </w:rPr>
              <w:t>posaconazole</w:t>
            </w:r>
          </w:p>
          <w:p ns2:paraId="71B73298" ns2:textId="447F7AB4" w:rsidR="009602AE" w:rsidRDefault="00895D30" w:rsidP="007B6957">
            <w:pPr>
              <w:pStyle w:val="Paragraph"/>
              <w:spacing w:before="40" w:after="40"/>
              <w:rPr>
                <w:sz w:val="20"/>
                <w:szCs w:val="20"/>
              </w:rPr>
            </w:pPr>
            <w:r>
              <w:rPr>
                <w:sz w:val="20"/>
                <w:szCs w:val="20"/>
              </w:rPr>
              <w:t>r</w:t>
            </w:r>
            <w:r w:rsidRPr="00EB0E56">
              <w:rPr>
                <w:sz w:val="20"/>
                <w:szCs w:val="20"/>
              </w:rPr>
              <w:t>itonavir</w:t>
            </w:r>
          </w:p>
          <w:p ns2:paraId="1C1CE150" ns2:textId="28B8C8F3" w:rsidR="009602AE" w:rsidRDefault="00895D30" w:rsidP="007B6957">
            <w:pPr>
              <w:pStyle w:val="Paragraph"/>
              <w:spacing w:before="40" w:after="40"/>
              <w:rPr>
                <w:sz w:val="20"/>
                <w:szCs w:val="20"/>
              </w:rPr>
            </w:pPr>
            <w:r w:rsidRPr="00EB0E56">
              <w:rPr>
                <w:sz w:val="20"/>
                <w:szCs w:val="20"/>
              </w:rPr>
              <w:t>saquinavir and ritonavir</w:t>
            </w:r>
          </w:p>
          <w:p ns2:paraId="3CB286F0" ns2:textId="40DE51A3" w:rsidR="007A691F" w:rsidRDefault="00895D30" w:rsidP="007A691F">
            <w:pPr>
              <w:pStyle w:val="Paragraph"/>
              <w:spacing w:before="40" w:after="40"/>
              <w:rPr>
                <w:sz w:val="20"/>
                <w:szCs w:val="20"/>
              </w:rPr>
            </w:pPr>
            <w:r w:rsidRPr="00EB0E56">
              <w:rPr>
                <w:sz w:val="20"/>
                <w:szCs w:val="20"/>
              </w:rPr>
              <w:t>telithromycin</w:t>
            </w:r>
          </w:p>
          <w:p ns2:paraId="1AFC89B7" ns2:textId="3F6EE193" w:rsidR="009602AE" w:rsidRDefault="00895D30" w:rsidP="007B6957">
            <w:pPr>
              <w:pStyle w:val="Paragraph"/>
              <w:spacing w:before="40" w:after="40"/>
              <w:rPr>
                <w:sz w:val="20"/>
                <w:szCs w:val="20"/>
              </w:rPr>
            </w:pPr>
            <w:r w:rsidRPr="00EB0E56">
              <w:rPr>
                <w:sz w:val="20"/>
                <w:szCs w:val="20"/>
              </w:rPr>
              <w:t>tipranavir and ritonavir</w:t>
            </w:r>
          </w:p>
          <w:p ns2:paraId="4646F71D" ns2:textId="63A7A3DD" w:rsidR="009602AE" w:rsidRDefault="00895D30" w:rsidP="007B6957">
            <w:pPr>
              <w:pStyle w:val="Paragraph"/>
              <w:spacing w:before="40" w:after="40"/>
              <w:rPr>
                <w:sz w:val="20"/>
                <w:szCs w:val="20"/>
              </w:rPr>
            </w:pPr>
            <w:r w:rsidRPr="00EB0E56">
              <w:rPr>
                <w:sz w:val="20"/>
                <w:szCs w:val="20"/>
              </w:rPr>
              <w:t>troleandomycin</w:t>
            </w:r>
          </w:p>
          <w:p ns2:paraId="76A39C32" ns2:textId="3453EDAA" w:rsidR="007A691F" w:rsidRPr="00F30B4B" w:rsidRDefault="00895D30" w:rsidP="007A691F">
            <w:pPr>
              <w:pStyle w:val="Paragraph"/>
              <w:spacing w:before="40" w:after="40"/>
              <w:rPr>
                <w:sz w:val="20"/>
                <w:szCs w:val="20"/>
              </w:rPr>
            </w:pPr>
            <w:r w:rsidRPr="00EB0E56">
              <w:rPr>
                <w:sz w:val="20"/>
                <w:szCs w:val="20"/>
              </w:rPr>
              <w:t>voriconazole</w:t>
            </w:r>
          </w:p>
        </w:tc>
        <w:tc>
          <w:tcPr>
            <w:tcW w:w="1746" w:type="dxa"/>
            <w:tcBorders>
              <w:right w:val="nil"/>
            </w:tcBorders>
          </w:tcPr>
          <w:p ns2:paraId="7DAC13CF" ns2:textId="77777777" w:rsidR="009602AE" w:rsidRDefault="00895D30" w:rsidP="007B6957">
            <w:pPr>
              <w:pStyle w:val="Paragraph"/>
              <w:spacing w:before="40" w:after="40"/>
              <w:rPr>
                <w:sz w:val="20"/>
                <w:szCs w:val="20"/>
              </w:rPr>
            </w:pPr>
            <w:r>
              <w:rPr>
                <w:sz w:val="20"/>
                <w:szCs w:val="20"/>
              </w:rPr>
              <w:t>a</w:t>
            </w:r>
            <w:r w:rsidRPr="00EB0E56">
              <w:rPr>
                <w:sz w:val="20"/>
                <w:szCs w:val="20"/>
              </w:rPr>
              <w:t>prepitant</w:t>
            </w:r>
          </w:p>
          <w:p ns2:paraId="4D80F0E6" ns2:textId="77777777" w:rsidR="009602AE" w:rsidRDefault="00895D30" w:rsidP="007B6957">
            <w:pPr>
              <w:pStyle w:val="Paragraph"/>
              <w:spacing w:before="40" w:after="40"/>
              <w:rPr>
                <w:sz w:val="20"/>
                <w:szCs w:val="20"/>
              </w:rPr>
            </w:pPr>
            <w:r w:rsidRPr="00EB0E56">
              <w:rPr>
                <w:sz w:val="20"/>
                <w:szCs w:val="20"/>
              </w:rPr>
              <w:t>ciprofloxacin</w:t>
            </w:r>
          </w:p>
          <w:p ns2:paraId="66A67567" ns2:textId="77777777" w:rsidR="009602AE" w:rsidRDefault="00895D30" w:rsidP="007B6957">
            <w:pPr>
              <w:pStyle w:val="Paragraph"/>
              <w:spacing w:before="40" w:after="40"/>
              <w:rPr>
                <w:sz w:val="20"/>
                <w:szCs w:val="20"/>
              </w:rPr>
            </w:pPr>
            <w:r w:rsidRPr="00EB0E56">
              <w:rPr>
                <w:sz w:val="20"/>
                <w:szCs w:val="20"/>
              </w:rPr>
              <w:t>conivaptan</w:t>
            </w:r>
          </w:p>
          <w:p ns2:paraId="1AF2E60F" ns2:textId="77777777" w:rsidR="009602AE" w:rsidRDefault="00895D30" w:rsidP="007B6957">
            <w:pPr>
              <w:pStyle w:val="Paragraph"/>
              <w:spacing w:before="40" w:after="40"/>
              <w:rPr>
                <w:sz w:val="20"/>
                <w:szCs w:val="20"/>
              </w:rPr>
            </w:pPr>
            <w:r w:rsidRPr="00EB0E56">
              <w:rPr>
                <w:sz w:val="20"/>
                <w:szCs w:val="20"/>
              </w:rPr>
              <w:t>crizotinib</w:t>
            </w:r>
          </w:p>
          <w:p ns2:paraId="737087AA" ns2:textId="77777777" w:rsidR="009602AE" w:rsidRDefault="00895D30" w:rsidP="007B6957">
            <w:pPr>
              <w:pStyle w:val="Paragraph"/>
              <w:spacing w:before="40" w:after="40"/>
              <w:rPr>
                <w:sz w:val="20"/>
                <w:szCs w:val="20"/>
              </w:rPr>
            </w:pPr>
            <w:r w:rsidRPr="00EB0E56">
              <w:rPr>
                <w:sz w:val="20"/>
                <w:szCs w:val="20"/>
              </w:rPr>
              <w:t>cyclosporine</w:t>
            </w:r>
          </w:p>
          <w:p ns2:paraId="3F118A21" ns2:textId="77777777" w:rsidR="009602AE" w:rsidRDefault="00895D30" w:rsidP="007B6957">
            <w:pPr>
              <w:pStyle w:val="Paragraph"/>
              <w:spacing w:before="40" w:after="40"/>
              <w:rPr>
                <w:sz w:val="20"/>
                <w:szCs w:val="20"/>
              </w:rPr>
            </w:pPr>
            <w:r w:rsidRPr="00EB0E56">
              <w:rPr>
                <w:sz w:val="20"/>
                <w:szCs w:val="20"/>
              </w:rPr>
              <w:t>diltiazem</w:t>
            </w:r>
          </w:p>
          <w:p ns2:paraId="1EECFA1E" ns2:textId="77777777" w:rsidR="009602AE" w:rsidRDefault="00895D30" w:rsidP="007B6957">
            <w:pPr>
              <w:pStyle w:val="Paragraph"/>
              <w:spacing w:before="40" w:after="40"/>
              <w:rPr>
                <w:sz w:val="20"/>
                <w:szCs w:val="20"/>
              </w:rPr>
            </w:pPr>
            <w:r w:rsidRPr="00EB0E56">
              <w:rPr>
                <w:sz w:val="20"/>
                <w:szCs w:val="20"/>
              </w:rPr>
              <w:t>dronedarone</w:t>
            </w:r>
          </w:p>
          <w:p ns2:paraId="04441A7B" ns2:textId="77777777" w:rsidR="009602AE" w:rsidRPr="00F30B4B" w:rsidRDefault="00895D30" w:rsidP="007B6957">
            <w:pPr>
              <w:pStyle w:val="Paragraph"/>
              <w:spacing w:before="40" w:after="40"/>
              <w:rPr>
                <w:sz w:val="20"/>
                <w:szCs w:val="20"/>
              </w:rPr>
            </w:pPr>
            <w:r w:rsidRPr="00EB0E56">
              <w:rPr>
                <w:sz w:val="20"/>
                <w:szCs w:val="20"/>
              </w:rPr>
              <w:t>erythromycin</w:t>
            </w:r>
          </w:p>
        </w:tc>
        <w:tc>
          <w:tcPr>
            <w:tcW w:w="1828" w:type="dxa"/>
            <w:tcBorders>
              <w:left w:val="nil"/>
            </w:tcBorders>
          </w:tcPr>
          <w:p ns2:paraId="43B8A265" ns2:textId="77777777" w:rsidR="009602AE" w:rsidRDefault="00895D30" w:rsidP="007B6957">
            <w:pPr>
              <w:pStyle w:val="Paragraph"/>
              <w:spacing w:before="40" w:after="40"/>
              <w:rPr>
                <w:sz w:val="20"/>
                <w:szCs w:val="20"/>
              </w:rPr>
            </w:pPr>
            <w:r w:rsidRPr="00EB0E56">
              <w:rPr>
                <w:sz w:val="20"/>
                <w:szCs w:val="20"/>
              </w:rPr>
              <w:t>fluconazole</w:t>
            </w:r>
          </w:p>
          <w:p ns2:paraId="1D3AE1FF" ns2:textId="77777777" w:rsidR="009602AE" w:rsidRDefault="00895D30" w:rsidP="007B6957">
            <w:pPr>
              <w:pStyle w:val="Paragraph"/>
              <w:spacing w:before="40" w:after="40"/>
              <w:rPr>
                <w:sz w:val="20"/>
                <w:szCs w:val="20"/>
              </w:rPr>
            </w:pPr>
            <w:r w:rsidRPr="00EB0E56">
              <w:rPr>
                <w:sz w:val="20"/>
                <w:szCs w:val="20"/>
              </w:rPr>
              <w:t>fluvoxamine</w:t>
            </w:r>
          </w:p>
          <w:p ns2:paraId="76FCBD4A" ns2:textId="77777777" w:rsidR="009602AE" w:rsidRDefault="00895D30" w:rsidP="007B6957">
            <w:pPr>
              <w:pStyle w:val="Paragraph"/>
              <w:spacing w:before="40" w:after="40"/>
              <w:rPr>
                <w:sz w:val="20"/>
                <w:szCs w:val="20"/>
              </w:rPr>
            </w:pPr>
            <w:r w:rsidRPr="00EB0E56">
              <w:rPr>
                <w:sz w:val="20"/>
                <w:szCs w:val="20"/>
              </w:rPr>
              <w:t>grapefruit juice</w:t>
            </w:r>
            <w:r w:rsidRPr="00847EAB">
              <w:rPr>
                <w:sz w:val="20"/>
                <w:szCs w:val="20"/>
                <w:vertAlign w:val="superscript"/>
              </w:rPr>
              <w:t>a</w:t>
            </w:r>
          </w:p>
          <w:p ns2:paraId="58F6AEED" ns2:textId="77777777" w:rsidR="009602AE" w:rsidRDefault="00895D30" w:rsidP="007B6957">
            <w:pPr>
              <w:pStyle w:val="Paragraph"/>
              <w:spacing w:before="40" w:after="40"/>
              <w:rPr>
                <w:sz w:val="20"/>
                <w:szCs w:val="20"/>
              </w:rPr>
            </w:pPr>
            <w:r w:rsidRPr="00EB0E56">
              <w:rPr>
                <w:sz w:val="20"/>
                <w:szCs w:val="20"/>
              </w:rPr>
              <w:t>imatini</w:t>
            </w:r>
            <w:r>
              <w:rPr>
                <w:sz w:val="20"/>
                <w:szCs w:val="20"/>
              </w:rPr>
              <w:t>b</w:t>
            </w:r>
          </w:p>
          <w:p ns2:paraId="0AA19B6F" ns2:textId="77777777" w:rsidR="009602AE" w:rsidRDefault="00895D30" w:rsidP="007B6957">
            <w:pPr>
              <w:pStyle w:val="Paragraph"/>
              <w:spacing w:before="40" w:after="40"/>
              <w:rPr>
                <w:sz w:val="20"/>
                <w:szCs w:val="20"/>
              </w:rPr>
            </w:pPr>
            <w:r w:rsidRPr="00EB0E56">
              <w:rPr>
                <w:sz w:val="20"/>
                <w:szCs w:val="20"/>
              </w:rPr>
              <w:t>isavuconazole</w:t>
            </w:r>
          </w:p>
          <w:p ns2:paraId="1C7B4161" ns2:textId="77777777" w:rsidR="009602AE" w:rsidRDefault="00895D30" w:rsidP="007B6957">
            <w:pPr>
              <w:pStyle w:val="Paragraph"/>
              <w:spacing w:before="40" w:after="40"/>
              <w:rPr>
                <w:sz w:val="20"/>
                <w:szCs w:val="20"/>
              </w:rPr>
            </w:pPr>
            <w:r w:rsidRPr="00EB0E56">
              <w:rPr>
                <w:sz w:val="20"/>
                <w:szCs w:val="20"/>
              </w:rPr>
              <w:t>verapamil</w:t>
            </w:r>
          </w:p>
        </w:tc>
      </w:tr>
      <w:tr w:rsidR="003117E4" ns2:paraId="5698C3C6" ns2:textId="77777777" w:rsidTr="0052764D">
        <w:tc>
          <w:tcPr>
            <w:tcW w:w="8990" w:type="dxa"/>
            <w:gridSpan w:val="5"/>
          </w:tcPr>
          <w:p ns2:paraId="5D9AA667" ns2:textId="0B1EB171" w:rsidR="009602AE" w:rsidRDefault="00895D30" w:rsidP="007B6957">
            <w:pPr>
              <w:pStyle w:val="Paragraph"/>
              <w:spacing w:before="40" w:after="40"/>
              <w:rPr>
                <w:sz w:val="18"/>
                <w:szCs w:val="18"/>
              </w:rPr>
            </w:pPr>
            <w:r w:rsidRPr="00905D02">
              <w:rPr>
                <w:sz w:val="18"/>
                <w:szCs w:val="18"/>
              </w:rPr>
              <w:t>CYP=cytochrome P</w:t>
            </w:r>
            <w:r w:rsidR="00752404">
              <w:rPr>
                <w:sz w:val="18"/>
                <w:szCs w:val="18"/>
              </w:rPr>
              <w:t>450</w:t>
            </w:r>
            <w:r w:rsidRPr="00905D02">
              <w:rPr>
                <w:sz w:val="18"/>
                <w:szCs w:val="18"/>
              </w:rPr>
              <w:t xml:space="preserve"> enzyme</w:t>
            </w:r>
            <w:r>
              <w:rPr>
                <w:sz w:val="18"/>
                <w:szCs w:val="18"/>
              </w:rPr>
              <w:t>.</w:t>
            </w:r>
          </w:p>
          <w:p ns2:paraId="10EEB6BB" ns2:textId="77777777" w:rsidR="009602AE" w:rsidRDefault="00895D30" w:rsidP="007B6957">
            <w:pPr>
              <w:pStyle w:val="Paragraph"/>
              <w:spacing w:before="40" w:after="40"/>
              <w:rPr>
                <w:sz w:val="18"/>
                <w:szCs w:val="18"/>
              </w:rPr>
            </w:pPr>
            <w:r>
              <w:rPr>
                <w:sz w:val="18"/>
                <w:szCs w:val="18"/>
              </w:rPr>
              <w:t xml:space="preserve">a. </w:t>
            </w:r>
            <w:r w:rsidRPr="00920E6D">
              <w:rPr>
                <w:sz w:val="18"/>
                <w:szCs w:val="18"/>
              </w:rPr>
              <w:t>The effect of grapefruit juice varies widely among brands and is concentration-, dose-, and preparation-dependent. Studies have shown that it can be classified as a ‘strong CYP3A inhibitor’ when a certain preparation is used (eg, high dose, double strength) or as a ‘moderate CYP3A inhibitor’ when another preparation is used (eg, low dose, single strength).</w:t>
            </w:r>
          </w:p>
          <w:p ns2:paraId="30E4DA55" ns2:textId="77777777" w:rsidR="009602AE" w:rsidRPr="00D438C6" w:rsidRDefault="00895D30" w:rsidP="007B6957">
            <w:pPr>
              <w:pStyle w:val="Paragraph"/>
              <w:spacing w:before="40" w:after="40"/>
              <w:rPr>
                <w:sz w:val="18"/>
                <w:szCs w:val="18"/>
              </w:rPr>
            </w:pPr>
            <w:r w:rsidRPr="00D438C6">
              <w:rPr>
                <w:sz w:val="18"/>
                <w:szCs w:val="18"/>
              </w:rPr>
              <w:t>Source: Guidance for Industry: Drug Interaction Studies – Study Design, Data Analysis, Implications for Dosing, and Labeling Recommendations.</w:t>
            </w:r>
          </w:p>
        </w:tc>
      </w:tr>
    </w:tbl>
    <w:p ns2:paraId="3D9B550D" ns2:textId="77777777" w:rsidR="009602AE" w:rsidRDefault="00895D30" w:rsidP="00E30922">
      <w:pPr>
        <w:pStyle w:val="Heading4"/>
        <w:spacing w:before="240"/>
        <w:ind w:left="1202" w:hanging="1202"/>
      </w:pPr>
      <w:ins w:id="20845" w:author="GoldenCorpusHarness" w:date="2026-03-28T22:23:47Z">
        <w:r>
          <w:t xml:space="preserve">To maintain privacy of information collected from specimens obtained for future biomedical research, the Sponsor has developed secure policies and procedures. All specimens will be single coded per ICH </w:t>
        </w:r>
      </w:ins>
      <w:r>
        <w:t>E</w:t>
      </w:r>
      <w:del w:id="20846" w:author="GoldenCorpusHarness" w:date="2026-03-28T22:23:47Z">
        <w:r>
          <w:delText>xamples of In Vivo CYP3A Inducers</w:delText>
        </w:r>
      </w:del>
      <w:ins w:id="20847" w:author="GoldenCorpusHarness" w:date="2026-03-28T22:23:47Z">
        <w:r>
          <w:t>15 guidelines as described below.</w:t>
        </w:r>
      </w:ins>
    </w:p>
    <w:tbl>
      <w:tblPr>
        <w:tblStyle w:val="TableGrid"/>
        <w:tblW w:w="5000" w:type="pct"/>
        <w:tblInd w:w="108" w:type="dxa"/>
        <w:tblLook w:val="04A0" w:firstRow="1" w:lastRow="0" w:firstColumn="1" w:lastColumn="0" w:noHBand="0" w:noVBand="1"/>
      </w:tblPr>
      <w:tblGrid>
        <w:gridCol w:w="793"/>
        <w:gridCol w:w="1886"/>
        <w:gridCol w:w="2239"/>
        <w:gridCol w:w="2057"/>
        <w:gridCol w:w="2015"/>
      </w:tblGrid>
      <w:tr w:rsidR="003117E4" ns2:paraId="36E7A786" ns2:textId="77777777" w:rsidTr="00CA7DFF">
        <w:trPr>
          <w:tblHeader/>
        </w:trPr>
        <w:tc>
          <w:tcPr>
            <w:tcW w:w="793" w:type="dxa"/>
            <w:vAlign w:val="center"/>
          </w:tcPr>
          <w:p ns2:paraId="0B1AB090" ns2:textId="77777777" w:rsidR="009602AE" w:rsidRPr="00092EFB" w:rsidRDefault="00895D30" w:rsidP="007B6957">
            <w:pPr>
              <w:pStyle w:val="Paragraph"/>
              <w:spacing w:before="40" w:after="40"/>
              <w:rPr>
                <w:b/>
                <w:bCs/>
                <w:sz w:val="20"/>
                <w:szCs w:val="20"/>
              </w:rPr>
            </w:pPr>
            <w:r w:rsidRPr="00092EFB">
              <w:rPr>
                <w:b/>
                <w:bCs/>
                <w:sz w:val="20"/>
                <w:szCs w:val="20"/>
              </w:rPr>
              <w:t>CYP</w:t>
            </w:r>
            <w:r w:rsidRPr="00092EFB">
              <w:rPr>
                <w:sz w:val="18"/>
                <w:vertAlign w:val="superscript"/>
              </w:rPr>
              <w:t xml:space="preserve"> </w:t>
            </w:r>
          </w:p>
        </w:tc>
        <w:tc>
          <w:tcPr>
            <w:tcW w:w="4125" w:type="dxa"/>
            <w:gridSpan w:val="2"/>
            <w:tcBorders>
              <w:bottom w:val="single" w:sz="4" w:space="0" w:color="auto"/>
            </w:tcBorders>
            <w:vAlign w:val="center"/>
          </w:tcPr>
          <w:p ns2:paraId="19F439D0" ns2:textId="77777777" w:rsidR="009602AE" w:rsidRPr="00956F69" w:rsidRDefault="00895D30" w:rsidP="007B6957">
            <w:pPr>
              <w:pStyle w:val="Paragraph"/>
              <w:spacing w:before="40" w:after="40"/>
              <w:rPr>
                <w:b/>
                <w:bCs/>
                <w:sz w:val="20"/>
                <w:szCs w:val="20"/>
              </w:rPr>
            </w:pPr>
            <w:r w:rsidRPr="00956F69">
              <w:rPr>
                <w:b/>
                <w:bCs/>
                <w:sz w:val="20"/>
                <w:szCs w:val="20"/>
              </w:rPr>
              <w:t>Strong</w:t>
            </w:r>
          </w:p>
        </w:tc>
        <w:tc>
          <w:tcPr>
            <w:tcW w:w="4072" w:type="dxa"/>
            <w:gridSpan w:val="2"/>
            <w:tcBorders>
              <w:bottom w:val="single" w:sz="4" w:space="0" w:color="auto"/>
            </w:tcBorders>
          </w:tcPr>
          <w:p ns2:paraId="495AAE90" ns2:textId="77777777" w:rsidR="009602AE" w:rsidRPr="00EB0E56" w:rsidRDefault="00895D30" w:rsidP="007B6957">
            <w:pPr>
              <w:pStyle w:val="Paragraph"/>
              <w:spacing w:before="40" w:after="40"/>
              <w:rPr>
                <w:b/>
                <w:bCs/>
                <w:sz w:val="20"/>
                <w:szCs w:val="20"/>
              </w:rPr>
            </w:pPr>
            <w:r w:rsidRPr="00956F69">
              <w:rPr>
                <w:b/>
                <w:bCs/>
                <w:sz w:val="20"/>
                <w:szCs w:val="20"/>
              </w:rPr>
              <w:t>Moderate</w:t>
            </w:r>
          </w:p>
        </w:tc>
      </w:tr>
      <w:tr w:rsidR="003117E4" ns2:paraId="2AE2B3F5" ns2:textId="77777777" w:rsidTr="00CA7DFF">
        <w:tc>
          <w:tcPr>
            <w:tcW w:w="793" w:type="dxa"/>
          </w:tcPr>
          <w:p ns2:paraId="70129804" ns2:textId="77777777" w:rsidR="009602AE" w:rsidRPr="00092EFB" w:rsidRDefault="00895D30" w:rsidP="007B6957">
            <w:pPr>
              <w:pStyle w:val="Paragraph"/>
              <w:spacing w:before="40" w:after="40"/>
              <w:rPr>
                <w:bCs/>
                <w:sz w:val="20"/>
                <w:szCs w:val="20"/>
              </w:rPr>
            </w:pPr>
            <w:r w:rsidRPr="00092EFB">
              <w:rPr>
                <w:bCs/>
                <w:sz w:val="20"/>
                <w:szCs w:val="20"/>
              </w:rPr>
              <w:t>3A</w:t>
            </w:r>
          </w:p>
        </w:tc>
        <w:tc>
          <w:tcPr>
            <w:tcW w:w="1886" w:type="dxa"/>
            <w:tcBorders>
              <w:right w:val="nil"/>
            </w:tcBorders>
          </w:tcPr>
          <w:p ns2:paraId="145ED794" ns2:textId="77777777" w:rsidR="009602AE" w:rsidRDefault="00895D30" w:rsidP="007B6957">
            <w:pPr>
              <w:pStyle w:val="Paragraph"/>
              <w:spacing w:before="40" w:after="40"/>
              <w:rPr>
                <w:sz w:val="20"/>
                <w:szCs w:val="20"/>
              </w:rPr>
            </w:pPr>
            <w:r>
              <w:rPr>
                <w:sz w:val="20"/>
                <w:szCs w:val="20"/>
              </w:rPr>
              <w:t>a</w:t>
            </w:r>
            <w:r w:rsidRPr="00EC47B5">
              <w:rPr>
                <w:sz w:val="20"/>
                <w:szCs w:val="20"/>
              </w:rPr>
              <w:t>palutamide</w:t>
            </w:r>
          </w:p>
          <w:p ns2:paraId="158101A4" ns2:textId="77777777" w:rsidR="009602AE" w:rsidRDefault="00895D30" w:rsidP="007B6957">
            <w:pPr>
              <w:pStyle w:val="Paragraph"/>
              <w:spacing w:before="40" w:after="40"/>
              <w:rPr>
                <w:sz w:val="20"/>
                <w:szCs w:val="20"/>
              </w:rPr>
            </w:pPr>
            <w:r w:rsidRPr="00EC47B5">
              <w:rPr>
                <w:sz w:val="20"/>
                <w:szCs w:val="20"/>
              </w:rPr>
              <w:t>carbamazepine</w:t>
            </w:r>
          </w:p>
          <w:p ns2:paraId="11289EE3" ns2:textId="77777777" w:rsidR="009602AE" w:rsidRDefault="00895D30" w:rsidP="007B6957">
            <w:pPr>
              <w:pStyle w:val="Paragraph"/>
              <w:spacing w:before="40" w:after="40"/>
              <w:rPr>
                <w:sz w:val="20"/>
                <w:szCs w:val="20"/>
              </w:rPr>
            </w:pPr>
            <w:r w:rsidRPr="00EC47B5">
              <w:rPr>
                <w:sz w:val="20"/>
                <w:szCs w:val="20"/>
              </w:rPr>
              <w:t>enzalutamide</w:t>
            </w:r>
          </w:p>
          <w:p ns2:paraId="5E6427AE" ns2:textId="77777777" w:rsidR="009602AE" w:rsidRDefault="00895D30" w:rsidP="007B6957">
            <w:pPr>
              <w:pStyle w:val="Paragraph"/>
              <w:spacing w:before="40" w:after="40"/>
              <w:rPr>
                <w:sz w:val="20"/>
                <w:szCs w:val="20"/>
              </w:rPr>
            </w:pPr>
            <w:r w:rsidRPr="00EC47B5">
              <w:rPr>
                <w:sz w:val="20"/>
                <w:szCs w:val="20"/>
              </w:rPr>
              <w:t>ivosidenib</w:t>
            </w:r>
          </w:p>
          <w:p ns2:paraId="43532769" ns2:textId="415A57C6" w:rsidR="009602AE" w:rsidRPr="00F30B4B" w:rsidRDefault="00895D30" w:rsidP="007B6957">
            <w:pPr>
              <w:pStyle w:val="Paragraph"/>
              <w:spacing w:before="40" w:after="40"/>
              <w:rPr>
                <w:sz w:val="20"/>
                <w:szCs w:val="20"/>
              </w:rPr>
            </w:pPr>
            <w:r w:rsidRPr="00EC47B5">
              <w:rPr>
                <w:sz w:val="20"/>
                <w:szCs w:val="20"/>
              </w:rPr>
              <w:t>lumacaftor</w:t>
            </w:r>
            <w:r w:rsidR="00C32752">
              <w:rPr>
                <w:sz w:val="20"/>
                <w:szCs w:val="20"/>
              </w:rPr>
              <w:t xml:space="preserve"> and iva</w:t>
            </w:r>
            <w:r w:rsidR="00A65A73">
              <w:rPr>
                <w:sz w:val="20"/>
                <w:szCs w:val="20"/>
              </w:rPr>
              <w:t>caftor</w:t>
            </w:r>
          </w:p>
        </w:tc>
        <w:tc>
          <w:tcPr>
            <w:tcW w:w="2239" w:type="dxa"/>
            <w:tcBorders>
              <w:left w:val="nil"/>
            </w:tcBorders>
          </w:tcPr>
          <w:p ns2:paraId="681BC1E1" ns2:textId="77777777" w:rsidR="009602AE" w:rsidRDefault="00895D30" w:rsidP="007B6957">
            <w:pPr>
              <w:pStyle w:val="Paragraph"/>
              <w:spacing w:before="40" w:after="40"/>
              <w:rPr>
                <w:sz w:val="20"/>
                <w:szCs w:val="20"/>
              </w:rPr>
            </w:pPr>
            <w:r w:rsidRPr="00EC47B5">
              <w:rPr>
                <w:sz w:val="20"/>
                <w:szCs w:val="20"/>
              </w:rPr>
              <w:t>mitotane</w:t>
            </w:r>
          </w:p>
          <w:p ns2:paraId="0BE9D3AC" ns2:textId="77777777" w:rsidR="009602AE" w:rsidRDefault="00895D30" w:rsidP="007B6957">
            <w:pPr>
              <w:pStyle w:val="Paragraph"/>
              <w:spacing w:before="40" w:after="40"/>
              <w:rPr>
                <w:sz w:val="20"/>
                <w:szCs w:val="20"/>
              </w:rPr>
            </w:pPr>
            <w:r w:rsidRPr="00EC47B5">
              <w:rPr>
                <w:sz w:val="20"/>
                <w:szCs w:val="20"/>
              </w:rPr>
              <w:t>phenytoin</w:t>
            </w:r>
          </w:p>
          <w:p ns2:paraId="246A156C" ns2:textId="77777777" w:rsidR="009602AE" w:rsidRDefault="00895D30" w:rsidP="007B6957">
            <w:pPr>
              <w:pStyle w:val="Paragraph"/>
              <w:spacing w:before="40" w:after="40"/>
              <w:rPr>
                <w:sz w:val="20"/>
                <w:szCs w:val="20"/>
              </w:rPr>
            </w:pPr>
            <w:r w:rsidRPr="00EC47B5">
              <w:rPr>
                <w:sz w:val="20"/>
                <w:szCs w:val="20"/>
              </w:rPr>
              <w:t>rifampin</w:t>
            </w:r>
          </w:p>
          <w:p ns2:paraId="14C4A2F5" ns2:textId="77777777" w:rsidR="009602AE" w:rsidRPr="00F30B4B" w:rsidRDefault="00895D30" w:rsidP="007B6957">
            <w:pPr>
              <w:pStyle w:val="Paragraph"/>
              <w:spacing w:before="40" w:after="40"/>
              <w:rPr>
                <w:sz w:val="20"/>
                <w:szCs w:val="20"/>
              </w:rPr>
            </w:pPr>
            <w:r w:rsidRPr="00EC47B5">
              <w:rPr>
                <w:sz w:val="20"/>
                <w:szCs w:val="20"/>
              </w:rPr>
              <w:t>St. John’s wort</w:t>
            </w:r>
          </w:p>
        </w:tc>
        <w:tc>
          <w:tcPr>
            <w:tcW w:w="2057" w:type="dxa"/>
            <w:tcBorders>
              <w:right w:val="nil"/>
            </w:tcBorders>
          </w:tcPr>
          <w:p ns2:paraId="56AC58DC" ns2:textId="77777777" w:rsidR="009602AE" w:rsidRDefault="00895D30" w:rsidP="007B6957">
            <w:pPr>
              <w:pStyle w:val="Paragraph"/>
              <w:spacing w:before="40" w:after="40"/>
              <w:rPr>
                <w:sz w:val="20"/>
                <w:szCs w:val="20"/>
              </w:rPr>
            </w:pPr>
            <w:r>
              <w:rPr>
                <w:sz w:val="20"/>
                <w:szCs w:val="20"/>
              </w:rPr>
              <w:t>b</w:t>
            </w:r>
            <w:r w:rsidRPr="00EC47B5">
              <w:rPr>
                <w:sz w:val="20"/>
                <w:szCs w:val="20"/>
              </w:rPr>
              <w:t>osentan</w:t>
            </w:r>
          </w:p>
          <w:p ns2:paraId="2CD9D12E" ns2:textId="77777777" w:rsidR="009602AE" w:rsidRDefault="00895D30" w:rsidP="007B6957">
            <w:pPr>
              <w:pStyle w:val="Paragraph"/>
              <w:spacing w:before="40" w:after="40"/>
              <w:rPr>
                <w:sz w:val="20"/>
                <w:szCs w:val="20"/>
              </w:rPr>
            </w:pPr>
            <w:r>
              <w:rPr>
                <w:sz w:val="20"/>
                <w:szCs w:val="20"/>
              </w:rPr>
              <w:t>c</w:t>
            </w:r>
            <w:r w:rsidRPr="00EC47B5">
              <w:rPr>
                <w:sz w:val="20"/>
                <w:szCs w:val="20"/>
              </w:rPr>
              <w:t>enobamate</w:t>
            </w:r>
          </w:p>
          <w:p ns2:paraId="3B3AA2B6" ns2:textId="77777777" w:rsidR="009602AE" w:rsidRDefault="00895D30" w:rsidP="007B6957">
            <w:pPr>
              <w:pStyle w:val="Paragraph"/>
              <w:spacing w:before="40" w:after="40"/>
              <w:rPr>
                <w:sz w:val="20"/>
                <w:szCs w:val="20"/>
              </w:rPr>
            </w:pPr>
            <w:r>
              <w:rPr>
                <w:sz w:val="20"/>
                <w:szCs w:val="20"/>
              </w:rPr>
              <w:t>d</w:t>
            </w:r>
            <w:r w:rsidRPr="00EC47B5">
              <w:rPr>
                <w:sz w:val="20"/>
                <w:szCs w:val="20"/>
              </w:rPr>
              <w:t>abrafenib</w:t>
            </w:r>
          </w:p>
          <w:p ns2:paraId="5380E127" ns2:textId="77777777" w:rsidR="009602AE" w:rsidRDefault="00895D30" w:rsidP="007B6957">
            <w:pPr>
              <w:pStyle w:val="Paragraph"/>
              <w:spacing w:before="40" w:after="40"/>
              <w:rPr>
                <w:sz w:val="20"/>
                <w:szCs w:val="20"/>
              </w:rPr>
            </w:pPr>
            <w:r>
              <w:rPr>
                <w:sz w:val="20"/>
                <w:szCs w:val="20"/>
              </w:rPr>
              <w:t>e</w:t>
            </w:r>
            <w:r w:rsidRPr="00EC47B5">
              <w:rPr>
                <w:sz w:val="20"/>
                <w:szCs w:val="20"/>
              </w:rPr>
              <w:t>favirenz</w:t>
            </w:r>
          </w:p>
          <w:p ns2:paraId="124A887C" ns2:textId="77777777" w:rsidR="009602AE" w:rsidRPr="00F30B4B" w:rsidRDefault="00895D30" w:rsidP="007B6957">
            <w:pPr>
              <w:pStyle w:val="Paragraph"/>
              <w:spacing w:before="40" w:after="40"/>
              <w:rPr>
                <w:sz w:val="20"/>
                <w:szCs w:val="20"/>
              </w:rPr>
            </w:pPr>
            <w:r>
              <w:rPr>
                <w:sz w:val="20"/>
                <w:szCs w:val="20"/>
              </w:rPr>
              <w:t>e</w:t>
            </w:r>
            <w:r w:rsidRPr="00EC47B5">
              <w:rPr>
                <w:sz w:val="20"/>
                <w:szCs w:val="20"/>
              </w:rPr>
              <w:t>travirine</w:t>
            </w:r>
          </w:p>
        </w:tc>
        <w:tc>
          <w:tcPr>
            <w:tcW w:w="2015" w:type="dxa"/>
            <w:tcBorders>
              <w:left w:val="nil"/>
            </w:tcBorders>
          </w:tcPr>
          <w:p ns2:paraId="5062C56D" ns2:textId="77777777" w:rsidR="009602AE" w:rsidRDefault="00895D30" w:rsidP="007B6957">
            <w:pPr>
              <w:pStyle w:val="Paragraph"/>
              <w:spacing w:before="40" w:after="40"/>
              <w:rPr>
                <w:sz w:val="20"/>
                <w:szCs w:val="20"/>
              </w:rPr>
            </w:pPr>
            <w:r>
              <w:rPr>
                <w:sz w:val="20"/>
                <w:szCs w:val="20"/>
              </w:rPr>
              <w:t>l</w:t>
            </w:r>
            <w:r w:rsidRPr="00EC47B5">
              <w:rPr>
                <w:sz w:val="20"/>
                <w:szCs w:val="20"/>
              </w:rPr>
              <w:t>orlatinib</w:t>
            </w:r>
          </w:p>
          <w:p ns2:paraId="783CD244" ns2:textId="77777777" w:rsidR="009602AE" w:rsidRDefault="00895D30" w:rsidP="007B6957">
            <w:pPr>
              <w:pStyle w:val="Paragraph"/>
              <w:spacing w:before="40" w:after="40"/>
              <w:rPr>
                <w:sz w:val="20"/>
                <w:szCs w:val="20"/>
              </w:rPr>
            </w:pPr>
            <w:r>
              <w:rPr>
                <w:sz w:val="20"/>
                <w:szCs w:val="20"/>
              </w:rPr>
              <w:t>p</w:t>
            </w:r>
            <w:r w:rsidRPr="00EC47B5">
              <w:rPr>
                <w:sz w:val="20"/>
                <w:szCs w:val="20"/>
              </w:rPr>
              <w:t>exidartinib</w:t>
            </w:r>
          </w:p>
          <w:p ns2:paraId="505B7B94" ns2:textId="77777777" w:rsidR="009602AE" w:rsidRDefault="00895D30" w:rsidP="007B6957">
            <w:pPr>
              <w:pStyle w:val="Paragraph"/>
              <w:spacing w:before="40" w:after="40"/>
              <w:rPr>
                <w:sz w:val="20"/>
                <w:szCs w:val="20"/>
              </w:rPr>
            </w:pPr>
            <w:r>
              <w:rPr>
                <w:sz w:val="20"/>
                <w:szCs w:val="20"/>
              </w:rPr>
              <w:t>p</w:t>
            </w:r>
            <w:r w:rsidRPr="00EC47B5">
              <w:rPr>
                <w:sz w:val="20"/>
                <w:szCs w:val="20"/>
              </w:rPr>
              <w:t>henobarbital</w:t>
            </w:r>
          </w:p>
          <w:p ns2:paraId="60A0C6CA" ns2:textId="77777777" w:rsidR="009602AE" w:rsidRDefault="00895D30" w:rsidP="007B6957">
            <w:pPr>
              <w:pStyle w:val="Paragraph"/>
              <w:spacing w:before="40" w:after="40"/>
              <w:rPr>
                <w:sz w:val="20"/>
                <w:szCs w:val="20"/>
              </w:rPr>
            </w:pPr>
            <w:r>
              <w:rPr>
                <w:sz w:val="20"/>
                <w:szCs w:val="20"/>
              </w:rPr>
              <w:t>p</w:t>
            </w:r>
            <w:r w:rsidRPr="00EC47B5">
              <w:rPr>
                <w:sz w:val="20"/>
                <w:szCs w:val="20"/>
              </w:rPr>
              <w:t>rimidone</w:t>
            </w:r>
          </w:p>
          <w:p ns2:paraId="12F70E0D" ns2:textId="77777777" w:rsidR="009602AE" w:rsidRDefault="00895D30" w:rsidP="007B6957">
            <w:pPr>
              <w:pStyle w:val="Paragraph"/>
              <w:spacing w:before="40" w:after="40"/>
              <w:rPr>
                <w:sz w:val="20"/>
                <w:szCs w:val="20"/>
              </w:rPr>
            </w:pPr>
            <w:r w:rsidRPr="00EC47B5">
              <w:rPr>
                <w:sz w:val="20"/>
                <w:szCs w:val="20"/>
              </w:rPr>
              <w:t>sotorasib</w:t>
            </w:r>
          </w:p>
        </w:tc>
      </w:tr>
      <w:tr w:rsidR="003117E4" ns2:paraId="66E14A4A" ns2:textId="77777777" w:rsidTr="00CA7DFF">
        <w:tc>
          <w:tcPr>
            <w:tcW w:w="8990" w:type="dxa"/>
            <w:gridSpan w:val="5"/>
          </w:tcPr>
          <w:p ns2:paraId="561E906D" ns2:textId="0BF1CE98" w:rsidR="009602AE" w:rsidRDefault="00895D30" w:rsidP="007B6957">
            <w:pPr>
              <w:pStyle w:val="Paragraph"/>
              <w:spacing w:before="40" w:after="40"/>
              <w:rPr>
                <w:sz w:val="18"/>
                <w:szCs w:val="18"/>
              </w:rPr>
            </w:pPr>
            <w:r w:rsidRPr="00905D02">
              <w:rPr>
                <w:sz w:val="18"/>
                <w:szCs w:val="18"/>
              </w:rPr>
              <w:t>CYP=cytochrome P</w:t>
            </w:r>
            <w:r w:rsidR="00EF58F2">
              <w:rPr>
                <w:sz w:val="18"/>
                <w:szCs w:val="18"/>
              </w:rPr>
              <w:t>450</w:t>
            </w:r>
            <w:r w:rsidRPr="00905D02">
              <w:rPr>
                <w:sz w:val="18"/>
                <w:szCs w:val="18"/>
              </w:rPr>
              <w:t xml:space="preserve"> enzyme</w:t>
            </w:r>
            <w:r>
              <w:rPr>
                <w:sz w:val="18"/>
                <w:szCs w:val="18"/>
              </w:rPr>
              <w:t>.</w:t>
            </w:r>
          </w:p>
          <w:p ns2:paraId="6D9777F1" ns2:textId="77777777" w:rsidR="009602AE" w:rsidRPr="00D438C6" w:rsidRDefault="00895D30" w:rsidP="007B6957">
            <w:pPr>
              <w:pStyle w:val="Paragraph"/>
              <w:spacing w:before="40" w:after="40"/>
              <w:rPr>
                <w:sz w:val="18"/>
                <w:szCs w:val="18"/>
              </w:rPr>
            </w:pPr>
            <w:r w:rsidRPr="00D438C6">
              <w:rPr>
                <w:sz w:val="18"/>
                <w:szCs w:val="18"/>
              </w:rPr>
              <w:t>Source: Guidance for Industry: Drug Interaction Studies – Study Design, Data Analysis, Implications for Dosing, and Labeling Recommendations.</w:t>
            </w:r>
          </w:p>
        </w:tc>
      </w:tr>
    </w:tbl>
    <w:p ns2:paraId="6BEBEEE4" ns2:textId="77777777" w:rsidR="009602AE" w:rsidRDefault="00895D30" w:rsidP="00E30922">
      <w:pPr>
        <w:pStyle w:val="Heading4"/>
        <w:spacing w:before="240"/>
        <w:ind w:left="1202" w:hanging="1202"/>
      </w:pPr>
      <w:del w:id="20848" w:author="GoldenCorpusHarness" w:date="2026-03-28T22:23:47Z">
        <w:r>
          <w:delText>Examples of In Vivo Inhibitors for P-glycoprotein</w:delText>
        </w:r>
      </w:del>
    </w:p>
    <w:tbl>
      <w:tblPr>
        <w:tblStyle w:val="TableGrid"/>
        <w:tblW w:w="4693" w:type="pct"/>
        <w:tblInd w:w="108" w:type="dxa"/>
        <w:tblLook w:val="04A0" w:firstRow="1" w:lastRow="0" w:firstColumn="1" w:lastColumn="0" w:noHBand="0" w:noVBand="1"/>
      </w:tblPr>
      <w:tblGrid>
        <w:gridCol w:w="1797"/>
        <w:gridCol w:w="3321"/>
        <w:gridCol w:w="3320"/>
      </w:tblGrid>
      <w:tr w:rsidR="003117E4" ns2:paraId="60FF6D31" ns2:textId="77777777" w:rsidTr="001217EC">
        <w:trPr>
          <w:trHeight w:val="241"/>
          <w:tblHeader/>
        </w:trPr>
        <w:tc>
          <w:tcPr>
            <w:tcW w:w="1065" w:type="pct"/>
          </w:tcPr>
          <w:p ns2:paraId="5538A440" ns2:textId="77777777" w:rsidR="009602AE" w:rsidRPr="008F5E7E" w:rsidRDefault="00895D30" w:rsidP="007B6957">
            <w:pPr>
              <w:spacing w:before="40" w:after="40"/>
              <w:rPr>
                <w:b/>
                <w:bCs/>
                <w:sz w:val="20"/>
                <w:szCs w:val="20"/>
              </w:rPr>
            </w:pPr>
            <w:r w:rsidRPr="008F5E7E">
              <w:rPr>
                <w:b/>
                <w:bCs/>
                <w:sz w:val="20"/>
                <w:szCs w:val="20"/>
              </w:rPr>
              <w:t>Transporter</w:t>
            </w:r>
          </w:p>
        </w:tc>
        <w:tc>
          <w:tcPr>
            <w:tcW w:w="3935" w:type="pct"/>
            <w:gridSpan w:val="2"/>
            <w:tcBorders>
              <w:bottom w:val="single" w:sz="4" w:space="0" w:color="auto"/>
            </w:tcBorders>
          </w:tcPr>
          <w:p ns2:paraId="79021C2A" ns2:textId="77777777" w:rsidR="009602AE" w:rsidRDefault="00895D30" w:rsidP="007B6957">
            <w:pPr>
              <w:spacing w:before="40" w:after="40"/>
              <w:rPr>
                <w:rFonts w:cs="Arial"/>
                <w:b/>
                <w:bCs/>
                <w:sz w:val="20"/>
                <w:szCs w:val="20"/>
              </w:rPr>
            </w:pPr>
            <w:r>
              <w:rPr>
                <w:rFonts w:cs="Arial"/>
                <w:b/>
                <w:bCs/>
                <w:sz w:val="20"/>
                <w:szCs w:val="20"/>
              </w:rPr>
              <w:t>Inhibitors</w:t>
            </w:r>
          </w:p>
        </w:tc>
      </w:tr>
      <w:tr w:rsidR="003117E4" ns2:paraId="26E0567C" ns2:textId="77777777" w:rsidTr="001217EC">
        <w:trPr>
          <w:trHeight w:val="703"/>
        </w:trPr>
        <w:tc>
          <w:tcPr>
            <w:tcW w:w="1065" w:type="pct"/>
          </w:tcPr>
          <w:p ns2:paraId="420CED68" ns2:textId="77777777" w:rsidR="009602AE" w:rsidRPr="008F5E7E" w:rsidRDefault="00895D30" w:rsidP="007B6957">
            <w:pPr>
              <w:spacing w:before="40" w:after="40"/>
              <w:rPr>
                <w:sz w:val="20"/>
                <w:szCs w:val="20"/>
              </w:rPr>
            </w:pPr>
            <w:r w:rsidRPr="008F5E7E">
              <w:rPr>
                <w:sz w:val="20"/>
                <w:szCs w:val="20"/>
              </w:rPr>
              <w:t>P-gp</w:t>
            </w:r>
            <w:r w:rsidRPr="00D438C6">
              <w:rPr>
                <w:sz w:val="20"/>
                <w:szCs w:val="20"/>
                <w:vertAlign w:val="superscript"/>
              </w:rPr>
              <w:t>a</w:t>
            </w:r>
            <w:r w:rsidRPr="008F5E7E">
              <w:rPr>
                <w:sz w:val="20"/>
                <w:szCs w:val="20"/>
              </w:rPr>
              <w:t xml:space="preserve"> (Gene ABCB1)</w:t>
            </w:r>
          </w:p>
        </w:tc>
        <w:tc>
          <w:tcPr>
            <w:tcW w:w="1968" w:type="pct"/>
            <w:tcBorders>
              <w:right w:val="nil"/>
            </w:tcBorders>
          </w:tcPr>
          <w:p ns2:paraId="04FC8B3F" ns2:textId="77777777" w:rsidR="009602AE" w:rsidRDefault="00895D30" w:rsidP="007B6957">
            <w:pPr>
              <w:pStyle w:val="Paragraph"/>
              <w:spacing w:before="40" w:after="40"/>
              <w:rPr>
                <w:sz w:val="20"/>
                <w:szCs w:val="20"/>
              </w:rPr>
            </w:pPr>
            <w:r>
              <w:rPr>
                <w:sz w:val="20"/>
                <w:szCs w:val="20"/>
              </w:rPr>
              <w:t>a</w:t>
            </w:r>
            <w:r w:rsidRPr="00D438C6">
              <w:rPr>
                <w:sz w:val="20"/>
                <w:szCs w:val="20"/>
              </w:rPr>
              <w:t>miodarone</w:t>
            </w:r>
          </w:p>
          <w:p ns2:paraId="6776A8E8" ns2:textId="6A8AFAB5" w:rsidR="009602AE" w:rsidRDefault="00895D30" w:rsidP="007B6957">
            <w:pPr>
              <w:pStyle w:val="Paragraph"/>
              <w:spacing w:before="40" w:after="40"/>
              <w:rPr>
                <w:sz w:val="20"/>
                <w:szCs w:val="20"/>
              </w:rPr>
            </w:pPr>
            <w:r w:rsidRPr="00D438C6">
              <w:rPr>
                <w:sz w:val="20"/>
                <w:szCs w:val="20"/>
              </w:rPr>
              <w:t>clarithromycin</w:t>
            </w:r>
          </w:p>
          <w:p ns2:paraId="4E3AAEE3" ns2:textId="77777777" w:rsidR="009602AE" w:rsidRDefault="00895D30" w:rsidP="007B6957">
            <w:pPr>
              <w:pStyle w:val="Paragraph"/>
              <w:spacing w:before="40" w:after="40"/>
              <w:rPr>
                <w:sz w:val="20"/>
                <w:szCs w:val="20"/>
              </w:rPr>
            </w:pPr>
            <w:r w:rsidRPr="00D438C6">
              <w:rPr>
                <w:sz w:val="20"/>
                <w:szCs w:val="20"/>
              </w:rPr>
              <w:t>cobicistat</w:t>
            </w:r>
          </w:p>
          <w:p ns2:paraId="3C5415CE" ns2:textId="77777777" w:rsidR="009602AE" w:rsidRDefault="00895D30" w:rsidP="007B6957">
            <w:pPr>
              <w:pStyle w:val="Paragraph"/>
              <w:spacing w:before="40" w:after="40"/>
              <w:rPr>
                <w:sz w:val="20"/>
                <w:szCs w:val="20"/>
              </w:rPr>
            </w:pPr>
            <w:r w:rsidRPr="00D438C6">
              <w:rPr>
                <w:sz w:val="20"/>
                <w:szCs w:val="20"/>
              </w:rPr>
              <w:t>cyclosporine</w:t>
            </w:r>
          </w:p>
          <w:p ns2:paraId="00D5436D" ns2:textId="77777777" w:rsidR="009602AE" w:rsidRDefault="00895D30" w:rsidP="007B6957">
            <w:pPr>
              <w:pStyle w:val="Paragraph"/>
              <w:spacing w:before="40" w:after="40"/>
              <w:rPr>
                <w:sz w:val="20"/>
                <w:szCs w:val="20"/>
              </w:rPr>
            </w:pPr>
            <w:r w:rsidRPr="00D438C6">
              <w:rPr>
                <w:sz w:val="20"/>
                <w:szCs w:val="20"/>
              </w:rPr>
              <w:t>dronedarone</w:t>
            </w:r>
          </w:p>
          <w:p ns2:paraId="108859EF" ns2:textId="77777777" w:rsidR="009602AE" w:rsidRDefault="00895D30" w:rsidP="007B6957">
            <w:pPr>
              <w:pStyle w:val="Paragraph"/>
              <w:spacing w:before="40" w:after="40"/>
              <w:rPr>
                <w:sz w:val="20"/>
                <w:szCs w:val="20"/>
              </w:rPr>
            </w:pPr>
            <w:r w:rsidRPr="00D438C6">
              <w:rPr>
                <w:sz w:val="20"/>
                <w:szCs w:val="20"/>
              </w:rPr>
              <w:t>erythromycin</w:t>
            </w:r>
          </w:p>
          <w:p ns2:paraId="59EED52E" ns2:textId="77777777" w:rsidR="009602AE" w:rsidRPr="00F30B4B" w:rsidRDefault="00895D30" w:rsidP="007B6957">
            <w:pPr>
              <w:pStyle w:val="Paragraph"/>
              <w:spacing w:before="40" w:after="40"/>
              <w:rPr>
                <w:sz w:val="20"/>
                <w:szCs w:val="20"/>
              </w:rPr>
            </w:pPr>
            <w:r w:rsidRPr="00D438C6">
              <w:rPr>
                <w:sz w:val="20"/>
                <w:szCs w:val="20"/>
              </w:rPr>
              <w:t>itraconazole</w:t>
            </w:r>
          </w:p>
        </w:tc>
        <w:tc>
          <w:tcPr>
            <w:tcW w:w="1967" w:type="pct"/>
            <w:tcBorders>
              <w:left w:val="nil"/>
            </w:tcBorders>
          </w:tcPr>
          <w:p ns2:paraId="3A752342" ns2:textId="715D0263" w:rsidR="009602AE" w:rsidRDefault="00895D30" w:rsidP="007B6957">
            <w:pPr>
              <w:pStyle w:val="Paragraph"/>
              <w:spacing w:before="40" w:after="40"/>
              <w:rPr>
                <w:sz w:val="20"/>
                <w:szCs w:val="20"/>
              </w:rPr>
            </w:pPr>
            <w:r>
              <w:rPr>
                <w:sz w:val="20"/>
                <w:szCs w:val="20"/>
              </w:rPr>
              <w:t>k</w:t>
            </w:r>
            <w:r w:rsidR="00F10DC3" w:rsidRPr="00883FFE">
              <w:rPr>
                <w:sz w:val="20"/>
                <w:szCs w:val="20"/>
              </w:rPr>
              <w:t>etoconazole</w:t>
            </w:r>
          </w:p>
          <w:p ns2:paraId="3AD67F88" ns2:textId="77777777" w:rsidR="009602AE" w:rsidRDefault="00895D30" w:rsidP="007B6957">
            <w:pPr>
              <w:pStyle w:val="Paragraph"/>
              <w:spacing w:before="40" w:after="40"/>
              <w:rPr>
                <w:sz w:val="20"/>
                <w:szCs w:val="20"/>
              </w:rPr>
            </w:pPr>
            <w:r w:rsidRPr="00C02143">
              <w:rPr>
                <w:sz w:val="20"/>
                <w:szCs w:val="20"/>
              </w:rPr>
              <w:t>lapatinib</w:t>
            </w:r>
          </w:p>
          <w:p ns2:paraId="51E7551A" ns2:textId="77777777" w:rsidR="009602AE" w:rsidRDefault="00895D30" w:rsidP="007B6957">
            <w:pPr>
              <w:pStyle w:val="Paragraph"/>
              <w:spacing w:before="40" w:after="40"/>
              <w:rPr>
                <w:sz w:val="20"/>
                <w:szCs w:val="20"/>
              </w:rPr>
            </w:pPr>
            <w:r w:rsidRPr="00C02143">
              <w:rPr>
                <w:sz w:val="20"/>
                <w:szCs w:val="20"/>
              </w:rPr>
              <w:t>lopinavir and ritonavir</w:t>
            </w:r>
          </w:p>
          <w:p ns2:paraId="6748C7FE" ns2:textId="5D37E7B3" w:rsidR="00876C01" w:rsidRDefault="00895D30" w:rsidP="007B6957">
            <w:pPr>
              <w:pStyle w:val="Paragraph"/>
              <w:spacing w:before="40" w:after="40"/>
              <w:rPr>
                <w:sz w:val="20"/>
                <w:szCs w:val="20"/>
              </w:rPr>
            </w:pPr>
            <w:r>
              <w:rPr>
                <w:sz w:val="20"/>
                <w:szCs w:val="20"/>
              </w:rPr>
              <w:t>propafenone</w:t>
            </w:r>
          </w:p>
          <w:p ns2:paraId="32B8B856" ns2:textId="539A735E" w:rsidR="009602AE" w:rsidRDefault="00895D30" w:rsidP="007B6957">
            <w:pPr>
              <w:pStyle w:val="Paragraph"/>
              <w:spacing w:before="40" w:after="40"/>
              <w:rPr>
                <w:sz w:val="20"/>
                <w:szCs w:val="20"/>
              </w:rPr>
            </w:pPr>
            <w:r w:rsidRPr="00C02143">
              <w:rPr>
                <w:sz w:val="20"/>
                <w:szCs w:val="20"/>
              </w:rPr>
              <w:t>quinidine</w:t>
            </w:r>
          </w:p>
          <w:p ns2:paraId="738498AD" ns2:textId="77777777" w:rsidR="009602AE" w:rsidRDefault="00895D30" w:rsidP="007B6957">
            <w:pPr>
              <w:pStyle w:val="Paragraph"/>
              <w:spacing w:before="40" w:after="40"/>
              <w:rPr>
                <w:sz w:val="20"/>
                <w:szCs w:val="20"/>
              </w:rPr>
            </w:pPr>
            <w:r w:rsidRPr="00C02143">
              <w:rPr>
                <w:sz w:val="20"/>
                <w:szCs w:val="20"/>
              </w:rPr>
              <w:t>ranolazine</w:t>
            </w:r>
          </w:p>
          <w:p ns2:paraId="40E21218" ns2:textId="77777777" w:rsidR="009602AE" w:rsidRDefault="00895D30" w:rsidP="007B6957">
            <w:pPr>
              <w:pStyle w:val="Paragraph"/>
              <w:spacing w:before="40" w:after="40"/>
              <w:rPr>
                <w:sz w:val="20"/>
                <w:szCs w:val="20"/>
              </w:rPr>
            </w:pPr>
            <w:r w:rsidRPr="00C02143">
              <w:rPr>
                <w:sz w:val="20"/>
                <w:szCs w:val="20"/>
              </w:rPr>
              <w:t>saquinavir and ritonavir</w:t>
            </w:r>
          </w:p>
          <w:p ns2:paraId="3BDCF644" ns2:textId="77777777" w:rsidR="009602AE" w:rsidRPr="00F30B4B" w:rsidRDefault="00895D30" w:rsidP="007B6957">
            <w:pPr>
              <w:pStyle w:val="Paragraph"/>
              <w:spacing w:before="40" w:after="40"/>
              <w:rPr>
                <w:sz w:val="20"/>
                <w:szCs w:val="20"/>
              </w:rPr>
            </w:pPr>
            <w:r w:rsidRPr="00C02143">
              <w:rPr>
                <w:sz w:val="20"/>
                <w:szCs w:val="20"/>
              </w:rPr>
              <w:t>verapamil</w:t>
            </w:r>
          </w:p>
        </w:tc>
      </w:tr>
      <w:tr w:rsidR="003117E4" ns2:paraId="490ED553" ns2:textId="77777777" w:rsidTr="007B6957">
        <w:trPr>
          <w:trHeight w:val="703"/>
        </w:trPr>
        <w:tc>
          <w:tcPr>
            <w:tcW w:w="5000" w:type="pct"/>
            <w:gridSpan w:val="3"/>
          </w:tcPr>
          <w:p ns2:paraId="0762AD57" ns2:textId="14440C74" w:rsidR="009602AE" w:rsidRPr="007F368D" w:rsidRDefault="00895D30" w:rsidP="007B6957">
            <w:pPr>
              <w:pStyle w:val="TableFootnote"/>
              <w:spacing w:before="40" w:after="40"/>
            </w:pPr>
            <w:r w:rsidRPr="007F368D">
              <w:t>CYP=cytochrome P</w:t>
            </w:r>
            <w:r w:rsidR="000A50BA">
              <w:t>450</w:t>
            </w:r>
            <w:r w:rsidRPr="007F368D">
              <w:t xml:space="preserve"> enzyme; P-gp=P-glycoprotein.</w:t>
            </w:r>
          </w:p>
          <w:p ns2:paraId="6FA0915C" ns2:textId="77777777" w:rsidR="009602AE" w:rsidRPr="007F368D" w:rsidRDefault="00895D30" w:rsidP="007B6957">
            <w:pPr>
              <w:pStyle w:val="TableFootnote"/>
              <w:spacing w:before="40" w:after="40"/>
            </w:pPr>
            <w:r w:rsidRPr="007F368D">
              <w:t>a. A number of P-gp inhibitors also inhibit CYP3A</w:t>
            </w:r>
          </w:p>
          <w:p ns2:paraId="7DF55D72" ns2:textId="77777777" w:rsidR="009602AE" w:rsidRPr="007F368D" w:rsidRDefault="00895D30" w:rsidP="007B6957">
            <w:pPr>
              <w:pStyle w:val="TableFootnote"/>
              <w:spacing w:before="40" w:after="40"/>
            </w:pPr>
            <w:r w:rsidRPr="007F368D">
              <w:t>Source: Guidance for Industry: Drug Interaction Studies – Study Design, Data Analysis, Implications for Dosing, and Labeling Recommendations.</w:t>
            </w:r>
          </w:p>
        </w:tc>
      </w:tr>
    </w:tbl>
    <w:p ns2:paraId="591AB52E" ns2:textId="77777777" w:rsidR="009602AE" w:rsidRDefault="00895D30" w:rsidP="00E30922">
      <w:pPr>
        <w:pStyle w:val="Heading4"/>
        <w:spacing w:before="240"/>
        <w:ind w:left="1202" w:hanging="1202"/>
      </w:pPr>
      <w:del w:id="20849" w:author="GoldenCorpusHarness" w:date="2026-03-28T22:23:47Z">
        <w:r>
          <w:delText>Examples of In V</w:delText>
        </w:r>
      </w:del>
      <w:ins w:id="20850" w:author="GoldenCorpusHarness" w:date="2026-03-28T22:23:47Z">
        <w:r>
          <w:t>Specimens obtained for the Sponsor will be used for analyses using good scientific practices. Analyses using the future biomedical research specimens may be performed by the Sponsor, or an additional third party (eg, a un</w:t>
        </w:r>
      </w:ins>
      <w:r>
        <w:t>iv</w:t>
      </w:r>
      <w:del w:id="20851" w:author="GoldenCorpusHarness" w:date="2026-03-28T22:23:47Z">
        <w:r>
          <w:delText>o</w:delText>
        </w:r>
      </w:del>
      <w:ins w:id="20852" w:author="GoldenCorpusHarness" w:date="2026-03-28T22:23:47Z">
        <w:r>
          <w:t>ersity investigator) designated by the</w:t>
        </w:r>
      </w:ins>
      <w:r>
        <w:t xml:space="preserve"> S</w:t>
      </w:r>
      <w:del w:id="20853" w:author="GoldenCorpusHarness" w:date="2026-03-28T22:23:47Z">
        <w:r>
          <w:delText>ubstrates for P</w:delText>
        </w:r>
      </w:del>
      <w:ins w:id="20854" w:author="GoldenCorpusHarness" w:date="2026-03-28T22:23:47Z">
        <w:r>
          <w:t>ponsor. The investigator conducting the analysis will follow the Sponsor’s privacy and confidentiality requirements. Any contracted third</w:t>
        </w:r>
      </w:ins>
      <w:r>
        <w:t>-</w:t>
      </w:r>
      <w:del w:id="20855" w:author="GoldenCorpusHarness" w:date="2026-03-28T22:23:47Z">
        <w:r>
          <w:delText xml:space="preserve">glycoprotein </w:delText>
        </w:r>
      </w:del>
      <w:ins w:id="20856" w:author="GoldenCorpusHarness" w:date="2026-03-28T22:23:47Z">
        <w:r>
          <w:t>party analyses will conform to the specific scope of analysis outlined in future biomedical research protocol and consent. Future biomedical research specimens remaining with the third party after specific analysis is performed will be reported to the Sponsor.</w:t>
        </w:r>
      </w:ins>
    </w:p>
    <w:tbl>
      <w:tblPr>
        <w:tblStyle w:val="TableGrid"/>
        <w:tblW w:w="5000" w:type="pct"/>
        <w:tblInd w:w="108" w:type="dxa"/>
        <w:tblLook w:val="04A0" w:firstRow="1" w:lastRow="0" w:firstColumn="1" w:lastColumn="0" w:noHBand="0" w:noVBand="1"/>
      </w:tblPr>
      <w:tblGrid>
        <w:gridCol w:w="2490"/>
        <w:gridCol w:w="6500"/>
      </w:tblGrid>
      <w:tr w:rsidR="003117E4" ns2:paraId="012D9E37" ns2:textId="77777777" w:rsidTr="007B6957">
        <w:trPr>
          <w:trHeight w:val="241"/>
          <w:tblHeader/>
        </w:trPr>
        <w:tc>
          <w:tcPr>
            <w:tcW w:w="1385" w:type="pct"/>
          </w:tcPr>
          <w:p ns2:paraId="70A5925B" ns2:textId="77777777" w:rsidR="009602AE" w:rsidRPr="008F5E7E" w:rsidRDefault="00895D30" w:rsidP="007B6957">
            <w:pPr>
              <w:spacing w:before="40" w:after="40"/>
              <w:rPr>
                <w:b/>
                <w:bCs/>
                <w:sz w:val="20"/>
                <w:szCs w:val="20"/>
              </w:rPr>
            </w:pPr>
            <w:r w:rsidRPr="008F5E7E">
              <w:rPr>
                <w:b/>
                <w:bCs/>
                <w:sz w:val="20"/>
                <w:szCs w:val="20"/>
              </w:rPr>
              <w:t>Transporter</w:t>
            </w:r>
          </w:p>
        </w:tc>
        <w:tc>
          <w:tcPr>
            <w:tcW w:w="3615" w:type="pct"/>
            <w:tcBorders>
              <w:bottom w:val="single" w:sz="4" w:space="0" w:color="auto"/>
            </w:tcBorders>
          </w:tcPr>
          <w:p ns2:paraId="1AEC9570" ns2:textId="77777777" w:rsidR="009602AE" w:rsidRPr="008F5E7E" w:rsidRDefault="00895D30" w:rsidP="007B6957">
            <w:pPr>
              <w:spacing w:before="40" w:after="40"/>
              <w:rPr>
                <w:rFonts w:cs="Arial"/>
                <w:b/>
                <w:bCs/>
                <w:sz w:val="20"/>
                <w:szCs w:val="20"/>
              </w:rPr>
            </w:pPr>
            <w:r w:rsidRPr="008F5E7E">
              <w:rPr>
                <w:rFonts w:cs="Arial"/>
                <w:b/>
                <w:bCs/>
                <w:sz w:val="20"/>
                <w:szCs w:val="20"/>
              </w:rPr>
              <w:t>Substrates</w:t>
            </w:r>
          </w:p>
        </w:tc>
      </w:tr>
      <w:tr w:rsidR="003117E4" ns2:paraId="2EA48BB9" ns2:textId="77777777" w:rsidTr="007B6957">
        <w:trPr>
          <w:trHeight w:val="703"/>
        </w:trPr>
        <w:tc>
          <w:tcPr>
            <w:tcW w:w="1385" w:type="pct"/>
          </w:tcPr>
          <w:p ns2:paraId="4E1B641E" ns2:textId="77777777" w:rsidR="009602AE" w:rsidRPr="008F5E7E" w:rsidRDefault="00895D30" w:rsidP="007B6957">
            <w:pPr>
              <w:spacing w:before="40" w:after="40"/>
              <w:rPr>
                <w:sz w:val="20"/>
                <w:szCs w:val="20"/>
              </w:rPr>
            </w:pPr>
            <w:r w:rsidRPr="008F5E7E">
              <w:rPr>
                <w:sz w:val="20"/>
                <w:szCs w:val="20"/>
              </w:rPr>
              <w:t>P-gp (Gene ABCB1)</w:t>
            </w:r>
          </w:p>
        </w:tc>
        <w:tc>
          <w:tcPr>
            <w:tcW w:w="3615" w:type="pct"/>
          </w:tcPr>
          <w:p ns2:paraId="0752E196" ns2:textId="77777777" w:rsidR="003360AD" w:rsidRDefault="00895D30" w:rsidP="007B6957">
            <w:pPr>
              <w:pStyle w:val="Paragraph"/>
              <w:spacing w:before="40" w:after="40"/>
              <w:rPr>
                <w:rFonts w:cs="Arial"/>
                <w:bCs/>
                <w:sz w:val="20"/>
                <w:szCs w:val="20"/>
              </w:rPr>
            </w:pPr>
            <w:r w:rsidRPr="008F5E7E">
              <w:rPr>
                <w:rFonts w:cs="Arial"/>
                <w:bCs/>
                <w:sz w:val="20"/>
                <w:szCs w:val="20"/>
              </w:rPr>
              <w:t xml:space="preserve">dabigatran etexilate </w:t>
            </w:r>
            <w:r w:rsidRPr="008F5E7E">
              <w:rPr>
                <w:rFonts w:cs="Arial"/>
                <w:bCs/>
                <w:sz w:val="20"/>
                <w:szCs w:val="20"/>
              </w:rPr>
              <w:br/>
              <w:t>digoxin</w:t>
            </w:r>
            <w:r w:rsidRPr="008F5E7E">
              <w:rPr>
                <w:rFonts w:cs="Arial"/>
                <w:bCs/>
                <w:sz w:val="20"/>
                <w:szCs w:val="20"/>
                <w:vertAlign w:val="superscript"/>
              </w:rPr>
              <w:t>a</w:t>
            </w:r>
            <w:r w:rsidRPr="008F5E7E">
              <w:rPr>
                <w:rFonts w:cs="Arial"/>
                <w:bCs/>
                <w:sz w:val="20"/>
                <w:szCs w:val="20"/>
              </w:rPr>
              <w:t xml:space="preserve"> </w:t>
            </w:r>
          </w:p>
          <w:p ns2:paraId="0BDCBF53" ns2:textId="48FF72A8" w:rsidR="009602AE" w:rsidRPr="00F30B4B" w:rsidRDefault="00895D30" w:rsidP="007B6957">
            <w:pPr>
              <w:pStyle w:val="Paragraph"/>
              <w:spacing w:before="40" w:after="40"/>
              <w:rPr>
                <w:sz w:val="20"/>
                <w:szCs w:val="20"/>
              </w:rPr>
            </w:pPr>
            <w:r>
              <w:rPr>
                <w:rFonts w:cs="Arial"/>
                <w:bCs/>
                <w:sz w:val="20"/>
                <w:szCs w:val="20"/>
              </w:rPr>
              <w:t>edoxaban</w:t>
            </w:r>
            <w:r w:rsidR="00F10DC3" w:rsidRPr="008F5E7E">
              <w:rPr>
                <w:rFonts w:cs="Arial"/>
                <w:bCs/>
                <w:sz w:val="20"/>
                <w:szCs w:val="20"/>
              </w:rPr>
              <w:br/>
              <w:t>fexofenadine</w:t>
            </w:r>
          </w:p>
        </w:tc>
      </w:tr>
      <w:tr w:rsidR="003117E4" ns2:paraId="662D1419" ns2:textId="77777777" w:rsidTr="007B6957">
        <w:trPr>
          <w:trHeight w:val="703"/>
        </w:trPr>
        <w:tc>
          <w:tcPr>
            <w:tcW w:w="5000" w:type="pct"/>
            <w:gridSpan w:val="2"/>
          </w:tcPr>
          <w:p ns2:paraId="7991175D" ns2:textId="77777777" w:rsidR="009602AE" w:rsidRPr="007F368D" w:rsidRDefault="00895D30" w:rsidP="007B6957">
            <w:pPr>
              <w:pStyle w:val="TableFootnote"/>
              <w:spacing w:before="40" w:after="40"/>
            </w:pPr>
            <w:r w:rsidRPr="007F368D">
              <w:t>P-gp=P-glycoprotein.</w:t>
            </w:r>
          </w:p>
          <w:p ns2:paraId="4E3A3ED9" ns2:textId="77777777" w:rsidR="009602AE" w:rsidRPr="007F368D" w:rsidRDefault="00895D30" w:rsidP="007B6957">
            <w:pPr>
              <w:pStyle w:val="TableFootnote"/>
              <w:spacing w:before="40" w:after="40"/>
            </w:pPr>
            <w:r w:rsidRPr="007F368D">
              <w:rPr>
                <w:vertAlign w:val="superscript"/>
              </w:rPr>
              <w:t>a</w:t>
            </w:r>
            <w:r w:rsidRPr="007F368D">
              <w:tab/>
              <w:t>Digoxin is considered a narrow therapeutic index drug.</w:t>
            </w:r>
          </w:p>
          <w:p ns2:paraId="2B89F29C" ns2:textId="77777777" w:rsidR="009602AE" w:rsidRPr="007F368D" w:rsidRDefault="00895D30" w:rsidP="007B6957">
            <w:pPr>
              <w:pStyle w:val="TableFootnote"/>
              <w:spacing w:before="40" w:after="40"/>
              <w:ind w:left="32" w:hanging="3"/>
            </w:pPr>
            <w:r w:rsidRPr="007F368D">
              <w:t>Source: Guidance for Industry: Drug Interaction Studies – Study Design, Data Analysis, Implications for Dosing, and Labeling Recommendations.</w:t>
            </w:r>
          </w:p>
        </w:tc>
      </w:tr>
    </w:tbl>
    <w:p ns2:paraId="6A690395" ns2:textId="77777777" w:rsidR="009602AE" w:rsidRPr="007F368D" w:rsidRDefault="009602AE" w:rsidP="00E30922">
      <w:pPr>
        <w:pStyle w:val="paragraph0"/>
      </w:pPr>
      <w:ins w:id="20857" w:author="GoldenCorpusHarness" w:date="2026-03-28T22:23:47Z">
        <w:r>
          <w:t>6.Withdrawal From Future Biomedical Research3, 4</w:t>
        </w:r>
      </w:ins>
    </w:p>
    <w:p ns2:paraId="59BB58AC" ns2:textId="77777777" w:rsidR="009602AE" w:rsidRPr="008F5E7E" w:rsidRDefault="00895D30" w:rsidP="007F368D">
      <w:pPr>
        <w:pStyle w:val="Heading2"/>
        <w:pageBreakBefore/>
        <w:rPr>
          <w:b w:val="0"/>
        </w:rPr>
      </w:pPr>
      <w:ins w:id="20858" w:author="GoldenCorpusHarness" w:date="2026-03-28T22:23:47Z">
        <w:r>
          <w:t xml:space="preserve">Participants may withdraw their consent for FBR and ask that their biospecimens not be used for FBR. Participants may withdraw consent at any time by contacting the study investigator. If medical records for the study are still available, the investigator will contact the Sponsor using the designated mailbox (clinical.specimen.management@MSD.com). Subsequently, the participant's specimens will be flagged in the biorepository and restricted to study use only. If specimens were collected from study participants specifically for FBR, these specimens will be removed from the biorepository and destroyed. Documentation will be sent to the investigator confirming withdrawal and/or destruction, if applicable. It is the responsibility of the investigator to inform the participant of completion of the withdrawal and/or destruction, if applicable. </w:t>
        </w:r>
      </w:ins>
      <w:r>
        <w:t>A</w:t>
      </w:r>
      <w:del w:id="20859" w:author="GoldenCorpusHarness" w:date="2026-03-28T22:23:47Z">
        <w:r>
          <w:delText>ppendix 9: Eastern Cooperat</w:delText>
        </w:r>
      </w:del>
      <w:ins w:id="20860" w:author="GoldenCorpusHarness" w:date="2026-03-28T22:23:47Z">
        <w:r>
          <w:t>ny analyses in progress at the time of request for withdrawal/destruction or already performed before the request being rece</w:t>
        </w:r>
      </w:ins>
      <w:r>
        <w:t>ive</w:t>
      </w:r>
      <w:del w:id="20861" w:author="GoldenCorpusHarness" w:date="2026-03-28T22:23:47Z">
        <w:r>
          <w:delText xml:space="preserve"> Oncology Group</w:delText>
        </w:r>
      </w:del>
      <w:ins w:id="20862" w:author="GoldenCorpusHarness" w:date="2026-03-28T22:23:47Z">
        <w:r>
          <w:t>d by the Sponsor will continue to be used as part of the overall research study data and results. No new analyses would be generated after the request is received.</w:t>
        </w:r>
      </w:ins>
    </w:p>
    <w:tbl>
      <w:tblPr>
        <w:tblStyle w:val="TableGrid"/>
        <w:tblW w:w="5000" w:type="pct"/>
        <w:tblInd w:w="115" w:type="dxa"/>
        <w:tblLook w:val="04A0" w:firstRow="1" w:lastRow="0" w:firstColumn="1" w:lastColumn="0" w:noHBand="0" w:noVBand="1"/>
      </w:tblPr>
      <w:tblGrid>
        <w:gridCol w:w="1227"/>
        <w:gridCol w:w="7763"/>
      </w:tblGrid>
      <w:tr w:rsidR="003117E4" ns2:paraId="4085B9C6" ns2:textId="77777777" w:rsidTr="007B6957">
        <w:trPr>
          <w:tblHeader/>
        </w:trPr>
        <w:tc>
          <w:tcPr>
            <w:tcW w:w="1242" w:type="dxa"/>
          </w:tcPr>
          <w:p ns2:paraId="0345ADC2" ns2:textId="77777777" w:rsidR="009602AE" w:rsidRPr="007A0AF3" w:rsidRDefault="00895D30" w:rsidP="007B6957">
            <w:pPr>
              <w:spacing w:before="60" w:after="60"/>
              <w:jc w:val="center"/>
              <w:rPr>
                <w:b/>
                <w:bCs/>
                <w:sz w:val="20"/>
                <w:szCs w:val="20"/>
              </w:rPr>
            </w:pPr>
            <w:r w:rsidRPr="007A0AF3">
              <w:rPr>
                <w:b/>
                <w:bCs/>
                <w:sz w:val="20"/>
                <w:szCs w:val="20"/>
              </w:rPr>
              <w:t>Grade</w:t>
            </w:r>
          </w:p>
        </w:tc>
        <w:tc>
          <w:tcPr>
            <w:tcW w:w="7974" w:type="dxa"/>
          </w:tcPr>
          <w:p ns2:paraId="232794D7" ns2:textId="77777777" w:rsidR="009602AE" w:rsidRPr="007A0AF3" w:rsidRDefault="00895D30" w:rsidP="007B6957">
            <w:pPr>
              <w:spacing w:before="60" w:after="60"/>
              <w:rPr>
                <w:b/>
                <w:bCs/>
                <w:sz w:val="20"/>
                <w:szCs w:val="20"/>
              </w:rPr>
            </w:pPr>
            <w:r w:rsidRPr="007A0AF3">
              <w:rPr>
                <w:b/>
                <w:bCs/>
                <w:sz w:val="20"/>
                <w:szCs w:val="20"/>
              </w:rPr>
              <w:t>Performance Status</w:t>
            </w:r>
          </w:p>
        </w:tc>
      </w:tr>
      <w:tr w:rsidR="003117E4" ns2:paraId="3CC0A985" ns2:textId="77777777" w:rsidTr="007B6957">
        <w:tc>
          <w:tcPr>
            <w:tcW w:w="1242" w:type="dxa"/>
          </w:tcPr>
          <w:p ns2:paraId="6534BE37" ns2:textId="77777777" w:rsidR="009602AE" w:rsidRPr="007A0AF3" w:rsidRDefault="00895D30" w:rsidP="007B6957">
            <w:pPr>
              <w:spacing w:before="60" w:after="60"/>
              <w:jc w:val="center"/>
              <w:rPr>
                <w:sz w:val="20"/>
                <w:szCs w:val="20"/>
              </w:rPr>
            </w:pPr>
            <w:r w:rsidRPr="007A0AF3">
              <w:rPr>
                <w:sz w:val="20"/>
                <w:szCs w:val="20"/>
              </w:rPr>
              <w:t>0</w:t>
            </w:r>
          </w:p>
        </w:tc>
        <w:tc>
          <w:tcPr>
            <w:tcW w:w="7974" w:type="dxa"/>
          </w:tcPr>
          <w:p ns2:paraId="3372234A" ns2:textId="77777777" w:rsidR="009602AE" w:rsidRPr="007A0AF3" w:rsidRDefault="00895D30" w:rsidP="007B6957">
            <w:pPr>
              <w:spacing w:before="60" w:after="60"/>
              <w:rPr>
                <w:sz w:val="20"/>
                <w:szCs w:val="20"/>
              </w:rPr>
            </w:pPr>
            <w:r w:rsidRPr="007A0AF3">
              <w:rPr>
                <w:sz w:val="20"/>
                <w:szCs w:val="20"/>
              </w:rPr>
              <w:t>Normal activity. Fully active, able to carry on all predisease performance without restriction.</w:t>
            </w:r>
          </w:p>
        </w:tc>
      </w:tr>
      <w:tr w:rsidR="003117E4" ns2:paraId="419B8F14" ns2:textId="77777777" w:rsidTr="007B6957">
        <w:tc>
          <w:tcPr>
            <w:tcW w:w="1242" w:type="dxa"/>
          </w:tcPr>
          <w:p ns2:paraId="463432C6" ns2:textId="77777777" w:rsidR="009602AE" w:rsidRPr="007A0AF3" w:rsidRDefault="00895D30" w:rsidP="007B6957">
            <w:pPr>
              <w:spacing w:before="60" w:after="60"/>
              <w:jc w:val="center"/>
              <w:rPr>
                <w:sz w:val="20"/>
                <w:szCs w:val="20"/>
              </w:rPr>
            </w:pPr>
            <w:r w:rsidRPr="007A0AF3">
              <w:rPr>
                <w:sz w:val="20"/>
                <w:szCs w:val="20"/>
              </w:rPr>
              <w:t>1</w:t>
            </w:r>
          </w:p>
        </w:tc>
        <w:tc>
          <w:tcPr>
            <w:tcW w:w="7974" w:type="dxa"/>
          </w:tcPr>
          <w:p ns2:paraId="5B8CBF81" ns2:textId="77777777" w:rsidR="009602AE" w:rsidRPr="007A0AF3" w:rsidRDefault="00895D30" w:rsidP="007B6957">
            <w:pPr>
              <w:spacing w:before="60" w:after="60"/>
              <w:rPr>
                <w:sz w:val="20"/>
                <w:szCs w:val="20"/>
              </w:rPr>
            </w:pPr>
            <w:r w:rsidRPr="007A0AF3">
              <w:rPr>
                <w:sz w:val="20"/>
                <w:szCs w:val="20"/>
              </w:rPr>
              <w:t>Symptoms, but ambulatory. Restricted in physically strenuous activity, but ambulatory and able to carry out work of a light or sedentary nature (eg, light housework, office work).</w:t>
            </w:r>
          </w:p>
        </w:tc>
      </w:tr>
      <w:tr w:rsidR="003117E4" ns2:paraId="3BF8BD05" ns2:textId="77777777" w:rsidTr="007B6957">
        <w:tc>
          <w:tcPr>
            <w:tcW w:w="1242" w:type="dxa"/>
          </w:tcPr>
          <w:p ns2:paraId="07CCDC98" ns2:textId="77777777" w:rsidR="009602AE" w:rsidRPr="007A0AF3" w:rsidRDefault="00895D30" w:rsidP="007B6957">
            <w:pPr>
              <w:spacing w:before="60" w:after="60"/>
              <w:jc w:val="center"/>
              <w:rPr>
                <w:sz w:val="20"/>
                <w:szCs w:val="20"/>
              </w:rPr>
            </w:pPr>
            <w:r w:rsidRPr="007A0AF3">
              <w:rPr>
                <w:sz w:val="20"/>
                <w:szCs w:val="20"/>
              </w:rPr>
              <w:t>2</w:t>
            </w:r>
          </w:p>
        </w:tc>
        <w:tc>
          <w:tcPr>
            <w:tcW w:w="7974" w:type="dxa"/>
          </w:tcPr>
          <w:p ns2:paraId="59375D07" ns2:textId="77777777" w:rsidR="009602AE" w:rsidRPr="007A0AF3" w:rsidRDefault="00895D30" w:rsidP="007B6957">
            <w:pPr>
              <w:spacing w:before="60" w:after="60"/>
              <w:rPr>
                <w:sz w:val="20"/>
                <w:szCs w:val="20"/>
              </w:rPr>
            </w:pPr>
            <w:r w:rsidRPr="007A0AF3">
              <w:rPr>
                <w:sz w:val="20"/>
                <w:szCs w:val="20"/>
              </w:rPr>
              <w:t>In bed &lt;50% of the time. Ambulatory and capable of all self-care, but unable to carry out any work activities. Up and about more than 50% of waking hours.</w:t>
            </w:r>
          </w:p>
        </w:tc>
      </w:tr>
      <w:tr w:rsidR="003117E4" ns2:paraId="49143D6B" ns2:textId="77777777" w:rsidTr="007B6957">
        <w:tc>
          <w:tcPr>
            <w:tcW w:w="1242" w:type="dxa"/>
          </w:tcPr>
          <w:p ns2:paraId="50783CBC" ns2:textId="77777777" w:rsidR="009602AE" w:rsidRPr="007A0AF3" w:rsidRDefault="00895D30" w:rsidP="007B6957">
            <w:pPr>
              <w:spacing w:before="60" w:after="60"/>
              <w:jc w:val="center"/>
              <w:rPr>
                <w:sz w:val="20"/>
                <w:szCs w:val="20"/>
              </w:rPr>
            </w:pPr>
            <w:r w:rsidRPr="007A0AF3">
              <w:rPr>
                <w:sz w:val="20"/>
                <w:szCs w:val="20"/>
              </w:rPr>
              <w:t>3</w:t>
            </w:r>
          </w:p>
        </w:tc>
        <w:tc>
          <w:tcPr>
            <w:tcW w:w="7974" w:type="dxa"/>
          </w:tcPr>
          <w:p ns2:paraId="2FBEE2EC" ns2:textId="77777777" w:rsidR="009602AE" w:rsidRPr="007A0AF3" w:rsidRDefault="00895D30" w:rsidP="007B6957">
            <w:pPr>
              <w:spacing w:before="60" w:after="60"/>
              <w:rPr>
                <w:sz w:val="20"/>
                <w:szCs w:val="20"/>
              </w:rPr>
            </w:pPr>
            <w:r w:rsidRPr="007A0AF3">
              <w:rPr>
                <w:sz w:val="20"/>
                <w:szCs w:val="20"/>
              </w:rPr>
              <w:t>In bed &gt;50% of the time. Capable of only limited self-care, confined to bed or chair more than 50% of waking hours.</w:t>
            </w:r>
          </w:p>
        </w:tc>
      </w:tr>
      <w:tr w:rsidR="003117E4" ns2:paraId="4C4664ED" ns2:textId="77777777" w:rsidTr="007B6957">
        <w:tc>
          <w:tcPr>
            <w:tcW w:w="1242" w:type="dxa"/>
          </w:tcPr>
          <w:p ns2:paraId="288508DD" ns2:textId="77777777" w:rsidR="009602AE" w:rsidRPr="007A0AF3" w:rsidRDefault="00895D30" w:rsidP="007B6957">
            <w:pPr>
              <w:spacing w:before="60" w:after="60"/>
              <w:jc w:val="center"/>
              <w:rPr>
                <w:sz w:val="20"/>
                <w:szCs w:val="20"/>
              </w:rPr>
            </w:pPr>
            <w:r w:rsidRPr="007A0AF3">
              <w:rPr>
                <w:sz w:val="20"/>
                <w:szCs w:val="20"/>
              </w:rPr>
              <w:t>4</w:t>
            </w:r>
          </w:p>
        </w:tc>
        <w:tc>
          <w:tcPr>
            <w:tcW w:w="7974" w:type="dxa"/>
          </w:tcPr>
          <w:p ns2:paraId="12B1DBB5" ns2:textId="77777777" w:rsidR="009602AE" w:rsidRPr="007A0AF3" w:rsidRDefault="00895D30" w:rsidP="007B6957">
            <w:pPr>
              <w:spacing w:before="60" w:after="60"/>
              <w:rPr>
                <w:sz w:val="20"/>
                <w:szCs w:val="20"/>
              </w:rPr>
            </w:pPr>
            <w:r w:rsidRPr="007A0AF3">
              <w:rPr>
                <w:sz w:val="20"/>
                <w:szCs w:val="20"/>
              </w:rPr>
              <w:t>100% bedridden. Completely disabled. Cannot carry on any self-care. Totally confined to bed or chair.</w:t>
            </w:r>
          </w:p>
        </w:tc>
      </w:tr>
      <w:tr w:rsidR="003117E4" ns2:paraId="01A7860E" ns2:textId="77777777" w:rsidTr="007B6957">
        <w:tc>
          <w:tcPr>
            <w:tcW w:w="1242" w:type="dxa"/>
          </w:tcPr>
          <w:p ns2:paraId="439ABE73" ns2:textId="77777777" w:rsidR="009602AE" w:rsidRPr="007A0AF3" w:rsidRDefault="00895D30" w:rsidP="007B6957">
            <w:pPr>
              <w:spacing w:before="60" w:after="60"/>
              <w:jc w:val="center"/>
              <w:rPr>
                <w:sz w:val="20"/>
                <w:szCs w:val="20"/>
              </w:rPr>
            </w:pPr>
            <w:r w:rsidRPr="007A0AF3">
              <w:rPr>
                <w:sz w:val="20"/>
                <w:szCs w:val="20"/>
              </w:rPr>
              <w:t>5</w:t>
            </w:r>
          </w:p>
        </w:tc>
        <w:tc>
          <w:tcPr>
            <w:tcW w:w="7974" w:type="dxa"/>
          </w:tcPr>
          <w:p ns2:paraId="22892044" ns2:textId="77777777" w:rsidR="009602AE" w:rsidRPr="007A0AF3" w:rsidRDefault="00895D30" w:rsidP="007B6957">
            <w:pPr>
              <w:spacing w:before="60" w:after="60"/>
              <w:rPr>
                <w:sz w:val="20"/>
                <w:szCs w:val="20"/>
              </w:rPr>
            </w:pPr>
            <w:r w:rsidRPr="007A0AF3">
              <w:rPr>
                <w:sz w:val="20"/>
                <w:szCs w:val="20"/>
              </w:rPr>
              <w:t>Dead</w:t>
            </w:r>
          </w:p>
        </w:tc>
      </w:tr>
    </w:tbl>
    <w:p ns2:paraId="12CE8727" ns2:textId="2C714322" w:rsidR="009602AE" w:rsidRPr="00E30922" w:rsidRDefault="00895D30" w:rsidP="00E30922">
      <w:pPr>
        <w:pStyle w:val="paragraph0"/>
        <w:spacing w:before="0" w:beforeAutospacing="0"/>
        <w:ind w:left="142"/>
        <w:rPr>
          <w:sz w:val="20"/>
          <w:szCs w:val="20"/>
        </w:rPr>
      </w:pPr>
      <w:del w:id="20863" w:author="GoldenCorpusHarness" w:date="2026-03-28T22:23:47Z">
        <w:r>
          <w:delText>Source [ECOG ACRIN Cancer Research Group 2016].</w:delText>
        </w:r>
      </w:del>
    </w:p>
    <w:p ns2:paraId="1823A243" ns2:textId="77777777" w:rsidR="009602AE" w:rsidRPr="00E30922" w:rsidRDefault="009602AE" w:rsidP="00E30922">
      <w:pPr>
        <w:pStyle w:val="paragraph0"/>
        <w:rPr>
          <w:sz w:val="20"/>
          <w:szCs w:val="20"/>
        </w:rPr>
      </w:pPr>
      <w:ins w:id="20864" w:author="GoldenCorpusHarness" w:date="2026-03-28T22:23:47Z">
        <w:r>
          <w:t>7.Retention of Specimens3, 4</w:t>
        </w:r>
      </w:ins>
    </w:p>
    <w:p ns2:paraId="2A14A112" ns2:textId="77777777" w:rsidR="009602AE" w:rsidRPr="007F368D" w:rsidRDefault="00895D30" w:rsidP="007F368D">
      <w:pPr>
        <w:pStyle w:val="Heading2"/>
        <w:pageBreakBefore/>
        <w:rPr>
          <w:bCs w:val="0"/>
        </w:rPr>
      </w:pPr>
      <w:del w:id="20865" w:author="GoldenCorpusHarness" w:date="2026-03-28T22:23:47Z">
        <w:r>
          <w:delText>Appendix 1</w:delText>
        </w:r>
      </w:del>
      <w:ins w:id="20866" w:author="GoldenCorpusHarness" w:date="2026-03-28T22:23:47Z">
        <w:r>
          <w:t>Future biomedical research specimens will be stored in the biorepository for potential analysis for up to 2</w:t>
        </w:r>
      </w:ins>
      <w:r>
        <w:t>0</w:t>
      </w:r>
      <w:del w:id="20867" w:author="GoldenCorpusHarness" w:date="2026-03-28T22:23:47Z">
        <w:r>
          <w:delText>: Treatment Response Assessment for CLL and</w:delText>
        </w:r>
      </w:del>
      <w:ins w:id="20868" w:author="GoldenCorpusHarness" w:date="2026-03-28T22:23:47Z">
        <w:r>
          <w:t xml:space="preserve"> years from the end of the study.</w:t>
        </w:r>
      </w:ins>
      <w:r>
        <w:t xml:space="preserve"> S</w:t>
      </w:r>
      <w:del w:id="20869" w:author="GoldenCorpusHarness" w:date="2026-03-28T22:23:47Z">
        <w:r>
          <w:delText>LL</w:delText>
        </w:r>
      </w:del>
      <w:ins w:id="20870" w:author="GoldenCorpusHarness" w:date="2026-03-28T22:23:47Z">
        <w:r>
          <w:t>pecimens may be stored for longer if a regulatory or governmental authority has active questions that are being answered. In this special circumstance, specimens will be stored until these questions have been adequately addressed.</w:t>
        </w:r>
      </w:ins>
    </w:p>
    <w:p ns2:paraId="7473FE9F" ns2:textId="77777777" w:rsidR="009602AE" w:rsidRPr="004E28DD" w:rsidRDefault="00895D30" w:rsidP="007F368D">
      <w:pPr>
        <w:pStyle w:val="Heading3"/>
      </w:pPr>
      <w:del w:id="20871" w:author="GoldenCorpusHarness" w:date="2026-03-28T22:23:47Z">
        <w:r>
          <w:delText>i</w:delText>
        </w:r>
      </w:del>
      <w:ins w:id="20872" w:author="GoldenCorpusHarness" w:date="2026-03-28T22:23:47Z">
        <w:r>
          <w:t xml:space="preserve">Specimens from the study site </w:t>
        </w:r>
      </w:ins>
      <w:r>
        <w:t>w</w:t>
      </w:r>
      <w:del w:id="20873" w:author="GoldenCorpusHarness" w:date="2026-03-28T22:23:47Z">
        <w:r>
          <w:delText>CLL Criteria</w:delText>
        </w:r>
      </w:del>
      <w:ins w:id="20874" w:author="GoldenCorpusHarness" w:date="2026-03-28T22:23:47Z">
        <w:r>
          <w:t>ill be shipped to a central laboratory and then shipped to the Sponsor-designated biorepository. If a central laboratory is not used in a particular study, the study site will ship directly to the Sponsor-designated biorepository. The specimens will be stored under strict supervision in a limited access facility, which operates to assure the integrity of the specimens. Specimens will be destroyed according to Sponsor policies and procedures and this destruction will be documented in the biorepository database.</w:t>
        </w:r>
      </w:ins>
    </w:p>
    <w:p ns2:paraId="20FC2278" ns2:textId="19AEC840" w:rsidR="009602AE" w:rsidRPr="00D705A7" w:rsidRDefault="00895D30" w:rsidP="00E30922">
      <w:pPr>
        <w:pStyle w:val="paragraph0"/>
        <w:rPr>
          <w:b/>
          <w:bCs/>
        </w:rPr>
      </w:pPr>
      <w:del w:id="20875" w:author="GoldenCorpusHarness" w:date="2026-03-28T22:23:47Z">
        <w:r>
          <w:delText>This</w:delText>
        </w:r>
      </w:del>
      <w:ins w:id="20876" w:author="GoldenCorpusHarness" w:date="2026-03-28T22:23:47Z">
        <w:r>
          <w:t>8.Data</w:t>
        </w:r>
      </w:ins>
      <w:r>
        <w:t xml:space="preserve"> </w:t>
      </w:r>
      <w:del w:id="20877" w:author="GoldenCorpusHarness" w:date="2026-03-28T22:23:47Z">
        <w:r>
          <w:delText>app</w:delText>
        </w:r>
      </w:del>
      <w:ins w:id="20878" w:author="GoldenCorpusHarness" w:date="2026-03-28T22:23:47Z">
        <w:r>
          <w:t>S</w:t>
        </w:r>
      </w:ins>
      <w:r>
        <w:t>e</w:t>
      </w:r>
      <w:del w:id="20879" w:author="GoldenCorpusHarness" w:date="2026-03-28T22:23:47Z">
        <w:r>
          <w:delText>ndix s</w:delText>
        </w:r>
      </w:del>
      <w:ins w:id="20880" w:author="GoldenCorpusHarness" w:date="2026-03-28T22:23:47Z">
        <w:r>
          <w:t>c</w:t>
        </w:r>
      </w:ins>
      <w:r>
        <w:t>u</w:t>
      </w:r>
      <w:del w:id="20881" w:author="GoldenCorpusHarness" w:date="2026-03-28T22:23:47Z">
        <w:r>
          <w:delText>mmarizes the iwCLL C</w:delText>
        </w:r>
      </w:del>
      <w:r>
        <w:t>rit</w:t>
      </w:r>
      <w:del w:id="20882" w:author="GoldenCorpusHarness" w:date="2026-03-28T22:23:47Z">
        <w:r>
          <w:delText>eria 2018 [Hallek</w:delText>
        </w:r>
      </w:del>
      <w:ins w:id="20883" w:author="GoldenCorpusHarness" w:date="2026-03-28T22:23:47Z">
        <w:r>
          <w:t>y3</w:t>
        </w:r>
      </w:ins>
      <w:r>
        <w:t xml:space="preserve">, </w:t>
      </w:r>
      <w:del w:id="20884" w:author="GoldenCorpusHarness" w:date="2026-03-28T22:23:47Z">
        <w:r>
          <w:delText>M., et al 2018].</w:delText>
        </w:r>
      </w:del>
      <w:ins w:id="20885" w:author="GoldenCorpusHarness" w:date="2026-03-28T22:23:47Z">
        <w:r>
          <w:t>4</w:t>
        </w:r>
      </w:ins>
    </w:p>
    <w:p ns2:paraId="03C32BD7" ns2:textId="77777777" w:rsidR="009602AE" w:rsidRPr="00FB6D52" w:rsidRDefault="00895D30" w:rsidP="007F368D">
      <w:pPr>
        <w:pStyle w:val="Heading4"/>
      </w:pPr>
      <w:del w:id="20886" w:author="GoldenCorpusHarness" w:date="2026-03-28T22:23:47Z">
        <w:r>
          <w:delText>O</w:delText>
        </w:r>
      </w:del>
      <w:ins w:id="20887" w:author="GoldenCorpusHarness" w:date="2026-03-28T22:23:47Z">
        <w:r>
          <w:t>Databases containing specimen information and test results are accessible only to the authorized Sponsor representati</w:t>
        </w:r>
      </w:ins>
      <w:r>
        <w:t>ve</w:t>
      </w:r>
      <w:del w:id="20888" w:author="GoldenCorpusHarness" w:date="2026-03-28T22:23:47Z">
        <w:r>
          <w:delText>rvie</w:delText>
        </w:r>
      </w:del>
      <w:ins w:id="20889" w:author="GoldenCorpusHarness" w:date="2026-03-28T22:23:47Z">
        <w:r>
          <w:t>s and the designated study administrator research personnel and/or collaborators. Database user authentication is highly secure, and is accomplished using net</w:t>
        </w:r>
      </w:ins>
      <w:r>
        <w:t>w</w:t>
      </w:r>
      <w:ins w:id="20890" w:author="GoldenCorpusHarness" w:date="2026-03-28T22:23:47Z">
        <w:r>
          <w:t>ork security policies and practices based on international standards to protect against unauthorized access.</w:t>
        </w:r>
      </w:ins>
    </w:p>
    <w:p ns2:paraId="71758D33" ns2:textId="16159552" w:rsidR="009602AE" w:rsidRPr="002E36F0" w:rsidRDefault="00895D30" w:rsidP="00E30922">
      <w:pPr>
        <w:pStyle w:val="paragraph0"/>
      </w:pPr>
      <w:del w:id="20891" w:author="GoldenCorpusHarness" w:date="2026-03-28T22:23:47Z">
        <w:r>
          <w:delText xml:space="preserve">This appendix describes the process for assessing treatment response according to the iwCLL Criteria for CLL/SLL [Hallek, M., et al 2018]. Focal lesions (lymph nodes and others), spleen, and liver will be assessed along with constitutional symptoms, hematologic parameters (lymphocytes, neutrophils, platelets, hemoglobin), and bone marrow. </w:delText>
        </w:r>
      </w:del>
    </w:p>
    <w:p ns2:paraId="45B6E346" ns2:textId="77777777" w:rsidR="009602AE" w:rsidRPr="002E36F0" w:rsidRDefault="00895D30" w:rsidP="00E30922">
      <w:pPr>
        <w:pStyle w:val="paragraph0"/>
      </w:pPr>
      <w:del w:id="20892" w:author="GoldenCorpusHarness" w:date="2026-03-28T22:23:47Z">
        <w:r>
          <w:delText>Ana</w:delText>
        </w:r>
      </w:del>
      <w:ins w:id="20893" w:author="GoldenCorpusHarness" w:date="2026-03-28T22:23:47Z">
        <w:r>
          <w:t>9.Repor</w:t>
        </w:r>
      </w:ins>
      <w:r>
        <w:t>t</w:t>
      </w:r>
      <w:del w:id="20894" w:author="GoldenCorpusHarness" w:date="2026-03-28T22:23:47Z">
        <w:r>
          <w:delText>omic imag</w:delText>
        </w:r>
      </w:del>
      <w:r>
        <w:t xml:space="preserve">ing </w:t>
      </w:r>
      <w:del w:id="20895" w:author="GoldenCorpusHarness" w:date="2026-03-28T22:23:47Z">
        <w:r>
          <w:delText>may</w:delText>
        </w:r>
      </w:del>
      <w:ins w:id="20896" w:author="GoldenCorpusHarness" w:date="2026-03-28T22:23:47Z">
        <w:r>
          <w:t>of</w:t>
        </w:r>
      </w:ins>
      <w:r>
        <w:t xml:space="preserve"> </w:t>
      </w:r>
      <w:del w:id="20897" w:author="GoldenCorpusHarness" w:date="2026-03-28T22:23:47Z">
        <w:r>
          <w:delText>incl</w:delText>
        </w:r>
      </w:del>
      <w:ins w:id="20898" w:author="GoldenCorpusHarness" w:date="2026-03-28T22:23:47Z">
        <w:r>
          <w:t>F</w:t>
        </w:r>
      </w:ins>
      <w:r>
        <w:t>u</w:t>
      </w:r>
      <w:del w:id="20899" w:author="GoldenCorpusHarness" w:date="2026-03-28T22:23:47Z">
        <w:r>
          <w:delText>d</w:delText>
        </w:r>
      </w:del>
      <w:ins w:id="20900" w:author="GoldenCorpusHarness" w:date="2026-03-28T22:23:47Z">
        <w:r>
          <w:t>tur</w:t>
        </w:r>
      </w:ins>
      <w:r>
        <w:t xml:space="preserve">e </w:t>
      </w:r>
      <w:del w:id="20901" w:author="GoldenCorpusHarness" w:date="2026-03-28T22:23:47Z">
        <w:r>
          <w:delText>CT, MRI or s</w:delText>
        </w:r>
      </w:del>
      <w:ins w:id="20902" w:author="GoldenCorpusHarness" w:date="2026-03-28T22:23:47Z">
        <w:r>
          <w:t>Bi</w:t>
        </w:r>
      </w:ins>
      <w:r>
        <w:t>ome</w:t>
      </w:r>
      <w:ins w:id="20903" w:author="GoldenCorpusHarness" w:date="2026-03-28T22:23:47Z">
        <w:r>
          <w:t>dical</w:t>
        </w:r>
      </w:ins>
      <w:r>
        <w:t xml:space="preserve"> </w:t>
      </w:r>
      <w:ins w:id="20904" w:author="GoldenCorpusHarness" w:date="2026-03-28T22:23:47Z">
        <w:r>
          <w:t>Resear</w:t>
        </w:r>
      </w:ins>
      <w:r>
        <w:t>c</w:t>
      </w:r>
      <w:del w:id="20905" w:author="GoldenCorpusHarness" w:date="2026-03-28T22:23:47Z">
        <w:r>
          <w:delText>ombin</w:delText>
        </w:r>
      </w:del>
      <w:ins w:id="20906" w:author="GoldenCorpusHarness" w:date="2026-03-28T22:23:47Z">
        <w:r>
          <w:t>h D</w:t>
        </w:r>
      </w:ins>
      <w:r>
        <w:t>at</w:t>
      </w:r>
      <w:del w:id="20907" w:author="GoldenCorpusHarness" w:date="2026-03-28T22:23:47Z">
        <w:r>
          <w:delText>ion of the 2, with det</w:delText>
        </w:r>
      </w:del>
      <w:r>
        <w:t>a</w:t>
      </w:r>
      <w:del w:id="20908" w:author="GoldenCorpusHarness" w:date="2026-03-28T22:23:47Z">
        <w:r>
          <w:delText>ils specified in the Site Imaging Manual. CT is the most common modality used, and for the purposes of this document the term “CT” will be used</w:delText>
        </w:r>
      </w:del>
      <w:r>
        <w:t xml:space="preserve"> to </w:t>
      </w:r>
      <w:ins w:id="20909" w:author="GoldenCorpusHarness" w:date="2026-03-28T22:23:47Z">
        <w:r>
          <w:t>Pa</w:t>
        </w:r>
      </w:ins>
      <w:r>
        <w:t>r</w:t>
      </w:r>
      <w:del w:id="20910" w:author="GoldenCorpusHarness" w:date="2026-03-28T22:23:47Z">
        <w:r>
          <w:delText>e</w:delText>
        </w:r>
      </w:del>
      <w:ins w:id="20911" w:author="GoldenCorpusHarness" w:date="2026-03-28T22:23:47Z">
        <w:r>
          <w:t>tici</w:t>
        </w:r>
      </w:ins>
      <w:r>
        <w:t>p</w:t>
      </w:r>
      <w:del w:id="20912" w:author="GoldenCorpusHarness" w:date="2026-03-28T22:23:47Z">
        <w:r>
          <w:delText>rese</w:delText>
        </w:r>
      </w:del>
      <w:ins w:id="20913" w:author="GoldenCorpusHarness" w:date="2026-03-28T22:23:47Z">
        <w:r>
          <w:t>a</w:t>
        </w:r>
      </w:ins>
      <w:r>
        <w:t>nt</w:t>
      </w:r>
      <w:del w:id="20914" w:author="GoldenCorpusHarness" w:date="2026-03-28T22:23:47Z">
        <w:r>
          <w:delText xml:space="preserve"> all anatomic imaging</w:delText>
        </w:r>
      </w:del>
      <w:ins w:id="20915" w:author="GoldenCorpusHarness" w:date="2026-03-28T22:23:47Z">
        <w:r>
          <w:t>s3</w:t>
        </w:r>
      </w:ins>
      <w:r>
        <w:t xml:space="preserve">, </w:t>
      </w:r>
      <w:del w:id="20916" w:author="GoldenCorpusHarness" w:date="2026-03-28T22:23:47Z">
        <w:r>
          <w:delText>no matter which imaging modality is used.</w:delText>
        </w:r>
      </w:del>
      <w:ins w:id="20917" w:author="GoldenCorpusHarness" w:date="2026-03-28T22:23:47Z">
        <w:r>
          <w:t>4</w:t>
        </w:r>
      </w:ins>
    </w:p>
    <w:p ns2:paraId="1439D71D" ns2:textId="77777777" w:rsidR="009602AE" w:rsidRPr="002E36F0" w:rsidRDefault="00895D30" w:rsidP="00E30922">
      <w:pPr>
        <w:pStyle w:val="paragraph0"/>
      </w:pPr>
      <w:del w:id="20918" w:author="GoldenCorpusHarness" w:date="2026-03-28T22:23:47Z">
        <w:r>
          <w:delText>Before treatment (“</w:delText>
        </w:r>
      </w:del>
      <w:ins w:id="20919" w:author="GoldenCorpusHarness" w:date="2026-03-28T22:23:47Z">
        <w:r>
          <w:t>No information o</w:t>
        </w:r>
      </w:ins>
      <w:r>
        <w:t>b</w:t>
      </w:r>
      <w:del w:id="20920" w:author="GoldenCorpusHarness" w:date="2026-03-28T22:23:47Z">
        <w:r>
          <w:delText>aseline”)</w:delText>
        </w:r>
      </w:del>
      <w:ins w:id="20921" w:author="GoldenCorpusHarness" w:date="2026-03-28T22:23:47Z">
        <w:r>
          <w:t>tained from exploratory laboratory studies will be reported to the participant</w:t>
        </w:r>
      </w:ins>
      <w:r>
        <w:t xml:space="preserve">, </w:t>
      </w:r>
      <w:del w:id="20922" w:author="GoldenCorpusHarness" w:date="2026-03-28T22:23:47Z">
        <w:r>
          <w:delText>on CT</w:delText>
        </w:r>
      </w:del>
      <w:ins w:id="20923" w:author="GoldenCorpusHarness" w:date="2026-03-28T22:23:47Z">
        <w:r>
          <w:t>family</w:t>
        </w:r>
      </w:ins>
      <w:r>
        <w:t xml:space="preserve">, </w:t>
      </w:r>
      <w:del w:id="20924" w:author="GoldenCorpusHarness" w:date="2026-03-28T22:23:47Z">
        <w:r>
          <w:delText>all mali</w:delText>
        </w:r>
      </w:del>
      <w:ins w:id="20925" w:author="GoldenCorpusHarness" w:date="2026-03-28T22:23:47Z">
        <w:r>
          <w:t>or physicians. Principle reasons not to inform or return results to the participant include lack of relevance to participant health, limitations of predictive capability, and concerns re</w:t>
        </w:r>
      </w:ins>
      <w:r>
        <w:t>g</w:t>
      </w:r>
      <w:del w:id="20926" w:author="GoldenCorpusHarness" w:date="2026-03-28T22:23:47Z">
        <w:r>
          <w:delText>nant lymph nodes (“nodal lesions”) will be classified as “tar</w:delText>
        </w:r>
      </w:del>
      <w:ins w:id="20927" w:author="GoldenCorpusHarness" w:date="2026-03-28T22:23:47Z">
        <w:r>
          <w:t>ardin</w:t>
        </w:r>
      </w:ins>
      <w:r>
        <w:t>g</w:t>
      </w:r>
      <w:del w:id="20928" w:author="GoldenCorpusHarness" w:date="2026-03-28T22:23:47Z">
        <w:r>
          <w:delText>et” (selected for quantitative assessment) or as “non-target” (selected for qualitative assessment)</w:delText>
        </w:r>
      </w:del>
      <w:ins w:id="20929" w:author="GoldenCorpusHarness" w:date="2026-03-28T22:23:47Z">
        <w:r>
          <w:t xml:space="preserve"> misinterpretation</w:t>
        </w:r>
      </w:ins>
      <w:r>
        <w:t>.</w:t>
      </w:r>
      <w:del w:id="20930" w:author="GoldenCorpusHarness" w:date="2026-03-28T22:23:47Z">
        <w:r>
          <w:delText xml:space="preserve"> All focal non-nodal lesions are followed as non-target. The spleen will be assessed quantitatively (by measuring the craniocaudal length), and the liver will be assessed qualitatively. If biopsy is performed, or if there are any physical examination findings that cannot be evaluated by imaging, these should be documented.</w:delText>
        </w:r>
      </w:del>
    </w:p>
    <w:p ns2:paraId="09FE2F7B" ns2:textId="77777777" w:rsidR="009602AE" w:rsidRPr="002E36F0" w:rsidRDefault="00895D30" w:rsidP="00E30922">
      <w:pPr>
        <w:pStyle w:val="paragraph0"/>
      </w:pPr>
      <w:del w:id="20931" w:author="GoldenCorpusHarness" w:date="2026-03-28T22:23:47Z">
        <w:r>
          <w:delText>After therapy has be</w:delText>
        </w:r>
      </w:del>
      <w:ins w:id="20932" w:author="GoldenCorpusHarness" w:date="2026-03-28T22:23:47Z">
        <w:r>
          <w:t>If important research findin</w:t>
        </w:r>
      </w:ins>
      <w:r>
        <w:t>g</w:t>
      </w:r>
      <w:del w:id="20933" w:author="GoldenCorpusHarness" w:date="2026-03-28T22:23:47Z">
        <w:r>
          <w:delText>un</w:delText>
        </w:r>
      </w:del>
      <w:ins w:id="20934" w:author="GoldenCorpusHarness" w:date="2026-03-28T22:23:47Z">
        <w:r>
          <w:t>s are discovered</w:t>
        </w:r>
      </w:ins>
      <w:r>
        <w:t>, t</w:t>
      </w:r>
      <w:del w:id="20935" w:author="GoldenCorpusHarness" w:date="2026-03-28T22:23:47Z">
        <w:r>
          <w:delText>ar</w:delText>
        </w:r>
      </w:del>
      <w:ins w:id="20936" w:author="GoldenCorpusHarness" w:date="2026-03-28T22:23:47Z">
        <w:r>
          <w:t>he Sponsor may publish results, present results in national meetin</w:t>
        </w:r>
      </w:ins>
      <w:r>
        <w:t>g</w:t>
      </w:r>
      <w:del w:id="20937" w:author="GoldenCorpusHarness" w:date="2026-03-28T22:23:47Z">
        <w:r>
          <w:delText>et lesion</w:delText>
        </w:r>
      </w:del>
      <w:r>
        <w:t xml:space="preserve">s, </w:t>
      </w:r>
      <w:del w:id="20938" w:author="GoldenCorpusHarness" w:date="2026-03-28T22:23:47Z">
        <w:r>
          <w:delText>non-target lesions, and the presence of ne</w:delText>
        </w:r>
      </w:del>
      <w:ins w:id="20939" w:author="GoldenCorpusHarness" w:date="2026-03-28T22:23:47Z">
        <w:r>
          <w:t xml:space="preserve">and make results accessible on a public </w:t>
        </w:r>
      </w:ins>
      <w:r>
        <w:t>w</w:t>
      </w:r>
      <w:del w:id="20940" w:author="GoldenCorpusHarness" w:date="2026-03-28T22:23:47Z">
        <w:r>
          <w:delText xml:space="preserve"> lesions in image</w:delText>
        </w:r>
      </w:del>
      <w:ins w:id="20941" w:author="GoldenCorpusHarness" w:date="2026-03-28T22:23:47Z">
        <w:r>
          <w:t>ebsite in order to rapidly report this information to doctors and participants. Participant</w:t>
        </w:r>
      </w:ins>
      <w:r>
        <w:t xml:space="preserve">s will </w:t>
      </w:r>
      <w:del w:id="20942" w:author="GoldenCorpusHarness" w:date="2026-03-28T22:23:47Z">
        <w:r>
          <w:delText>be assessed to provide a collective response in focal lesions (usually referred to as the “lymph node response” because the great majority of the focal lesions are lymph nodes)</w:delText>
        </w:r>
      </w:del>
      <w:ins w:id="20943" w:author="GoldenCorpusHarness" w:date="2026-03-28T22:23:47Z">
        <w:r>
          <w:t>not be identified by name in any published reports about this study or in any other scientific publication or presentation</w:t>
        </w:r>
      </w:ins>
      <w:r>
        <w:t>.</w:t>
      </w:r>
      <w:del w:id="20944" w:author="GoldenCorpusHarness" w:date="2026-03-28T22:23:47Z">
        <w:r>
          <w:delText xml:space="preserve"> The spleen and liver will be assessed separately from focal lesions for an organomegaly response. Lymph node response, spleen and liver response, and specific pieces of clinical information will be combined to produce the overall response for each time point. The criteria are summarized in the tables below and detailed in the following sections.</w:delText>
        </w:r>
      </w:del>
    </w:p>
    <w:p ns2:paraId="77704125" ns2:textId="77777777" w:rsidR="009602AE" w:rsidRPr="002E36F0" w:rsidRDefault="00895D30" w:rsidP="007F368D">
      <w:pPr>
        <w:pStyle w:val="Heading4"/>
      </w:pPr>
      <w:del w:id="20945" w:author="GoldenCorpusHarness" w:date="2026-03-28T22:23:47Z">
        <w:r>
          <w:delText>Anatomic Disease Assessment</w:delText>
        </w:r>
      </w:del>
    </w:p>
    <w:p ns2:paraId="288022E0" ns2:textId="77777777" w:rsidR="009602AE" w:rsidRPr="002E36F0" w:rsidRDefault="00895D30" w:rsidP="00E30922">
      <w:pPr>
        <w:pStyle w:val="paragraph0"/>
      </w:pPr>
      <w:del w:id="20946" w:author="GoldenCorpusHarness" w:date="2026-03-28T22:23:47Z">
        <w:r>
          <w:delText>Ana</w:delText>
        </w:r>
      </w:del>
      <w:ins w:id="20947" w:author="GoldenCorpusHarness" w:date="2026-03-28T22:23:47Z">
        <w:r>
          <w:t>10.Fu</w:t>
        </w:r>
      </w:ins>
      <w:r>
        <w:t>t</w:t>
      </w:r>
      <w:ins w:id="20948" w:author="GoldenCorpusHarness" w:date="2026-03-28T22:23:47Z">
        <w:r>
          <w:t>ure Bi</w:t>
        </w:r>
      </w:ins>
      <w:r>
        <w:t>om</w:t>
      </w:r>
      <w:del w:id="20949" w:author="GoldenCorpusHarness" w:date="2026-03-28T22:23:47Z">
        <w:r>
          <w:delText>ic ass</w:delText>
        </w:r>
      </w:del>
      <w:r>
        <w:t>e</w:t>
      </w:r>
      <w:del w:id="20950" w:author="GoldenCorpusHarness" w:date="2026-03-28T22:23:47Z">
        <w:r>
          <w:delText>ssment specif</w:delText>
        </w:r>
      </w:del>
      <w:ins w:id="20951" w:author="GoldenCorpusHarness" w:date="2026-03-28T22:23:47Z">
        <w:r>
          <w:t>d</w:t>
        </w:r>
      </w:ins>
      <w:r>
        <w:t>ical</w:t>
      </w:r>
      <w:del w:id="20952" w:author="GoldenCorpusHarness" w:date="2026-03-28T22:23:47Z">
        <w:r>
          <w:delText>l</w:delText>
        </w:r>
      </w:del>
      <w:ins w:id="20953" w:author="GoldenCorpusHarness" w:date="2026-03-28T22:23:47Z">
        <w:r>
          <w:t xml:space="preserve"> Research Stud</w:t>
        </w:r>
      </w:ins>
      <w:r>
        <w:t xml:space="preserve">y </w:t>
      </w:r>
      <w:del w:id="20954" w:author="GoldenCorpusHarness" w:date="2026-03-28T22:23:47Z">
        <w:r>
          <w:delText xml:space="preserve">refers </w:delText>
        </w:r>
      </w:del>
      <w:ins w:id="20955" w:author="GoldenCorpusHarness" w:date="2026-03-28T22:23:47Z">
        <w:r>
          <w:t>Popula</w:t>
        </w:r>
      </w:ins>
      <w:r>
        <w:t>t</w:t>
      </w:r>
      <w:del w:id="20956" w:author="GoldenCorpusHarness" w:date="2026-03-28T22:23:47Z">
        <w:r>
          <w:delText>o the size of focal les</w:delText>
        </w:r>
      </w:del>
      <w:r>
        <w:t>ion</w:t>
      </w:r>
      <w:del w:id="20957" w:author="GoldenCorpusHarness" w:date="2026-03-28T22:23:47Z">
        <w:r>
          <w:delText>s or organs</w:delText>
        </w:r>
      </w:del>
      <w:ins w:id="20958" w:author="GoldenCorpusHarness" w:date="2026-03-28T22:23:47Z">
        <w:r>
          <w:t>3</w:t>
        </w:r>
      </w:ins>
      <w:r>
        <w:t xml:space="preserve">, </w:t>
      </w:r>
      <w:del w:id="20959" w:author="GoldenCorpusHarness" w:date="2026-03-28T22:23:47Z">
        <w:r>
          <w:delText>assessed using CT or MRI. As stated previously, for simplicity the term “CT” will be used to represent all anatomic imaging.</w:delText>
        </w:r>
      </w:del>
      <w:ins w:id="20960" w:author="GoldenCorpusHarness" w:date="2026-03-28T22:23:47Z">
        <w:r>
          <w:t>4</w:t>
        </w:r>
      </w:ins>
    </w:p>
    <w:p ns2:paraId="56C6BDB8" ns2:textId="77777777" w:rsidR="009602AE" w:rsidRPr="002E36F0" w:rsidRDefault="00895D30" w:rsidP="007F368D">
      <w:pPr>
        <w:pStyle w:val="Heading5"/>
      </w:pPr>
      <w:del w:id="20961" w:author="GoldenCorpusHarness" w:date="2026-03-28T22:23:47Z">
        <w:r>
          <w:delText>S</w:delText>
        </w:r>
      </w:del>
      <w:ins w:id="20962" w:author="GoldenCorpusHarness" w:date="2026-03-28T22:23:47Z">
        <w:r>
          <w:t>Every effort will be made to re</w:t>
        </w:r>
      </w:ins>
      <w:r>
        <w:t>cr</w:t>
      </w:r>
      <w:del w:id="20963" w:author="GoldenCorpusHarness" w:date="2026-03-28T22:23:47Z">
        <w:r>
          <w:delText>ee</w:delText>
        </w:r>
      </w:del>
      <w:ins w:id="20964" w:author="GoldenCorpusHarness" w:date="2026-03-28T22:23:47Z">
        <w:r>
          <w:t>uit all participa</w:t>
        </w:r>
      </w:ins>
      <w:r>
        <w:t>n</w:t>
      </w:r>
      <w:ins w:id="20965" w:author="GoldenCorpusHarness" w:date="2026-03-28T22:23:47Z">
        <w:r>
          <w:t>ts d</w:t>
        </w:r>
      </w:ins>
      <w:r>
        <w:t>i</w:t>
      </w:r>
      <w:ins w:id="20966" w:author="GoldenCorpusHarness" w:date="2026-03-28T22:23:47Z">
        <w:r>
          <w:t>ag</w:t>
        </w:r>
      </w:ins>
      <w:r>
        <w:t>n</w:t>
      </w:r>
      <w:del w:id="20967" w:author="GoldenCorpusHarness" w:date="2026-03-28T22:23:47Z">
        <w:r>
          <w:delText>g (Ba</w:delText>
        </w:r>
      </w:del>
      <w:ins w:id="20968" w:author="GoldenCorpusHarness" w:date="2026-03-28T22:23:47Z">
        <w:r>
          <w:t>o</w:t>
        </w:r>
      </w:ins>
      <w:r>
        <w:t>se</w:t>
      </w:r>
      <w:ins w:id="20969" w:author="GoldenCorpusHarness" w:date="2026-03-28T22:23:47Z">
        <w:r>
          <w:t>d and treated on Sponsor c</w:t>
        </w:r>
      </w:ins>
      <w:r>
        <w:t>lin</w:t>
      </w:r>
      <w:ins w:id="20970" w:author="GoldenCorpusHarness" w:date="2026-03-28T22:23:47Z">
        <w:r>
          <w:t>ical studi</w:t>
        </w:r>
      </w:ins>
      <w:r>
        <w:t>e</w:t>
      </w:r>
      <w:del w:id="20971" w:author="GoldenCorpusHarness" w:date="2026-03-28T22:23:47Z">
        <w:r>
          <w:delText>)</w:delText>
        </w:r>
      </w:del>
      <w:ins w:id="20972" w:author="GoldenCorpusHarness" w:date="2026-03-28T22:23:47Z">
        <w:r>
          <w:t>s</w:t>
        </w:r>
      </w:ins>
      <w:r>
        <w:t xml:space="preserve"> </w:t>
      </w:r>
      <w:del w:id="20973" w:author="GoldenCorpusHarness" w:date="2026-03-28T22:23:47Z">
        <w:r>
          <w:delText>As</w:delText>
        </w:r>
      </w:del>
      <w:ins w:id="20974" w:author="GoldenCorpusHarness" w:date="2026-03-28T22:23:47Z">
        <w:r>
          <w:t>for future biomedical re</w:t>
        </w:r>
      </w:ins>
      <w:r>
        <w:t>se</w:t>
      </w:r>
      <w:del w:id="20975" w:author="GoldenCorpusHarness" w:date="2026-03-28T22:23:47Z">
        <w:r>
          <w:delText>ssment</w:delText>
        </w:r>
      </w:del>
      <w:ins w:id="20976" w:author="GoldenCorpusHarness" w:date="2026-03-28T22:23:47Z">
        <w:r>
          <w:t>arch.</w:t>
        </w:r>
      </w:ins>
    </w:p>
    <w:p ns2:paraId="21692D96" ns2:textId="77777777" w:rsidR="009602AE" w:rsidRPr="00E30922" w:rsidRDefault="00895D30" w:rsidP="00E30922">
      <w:pPr>
        <w:pStyle w:val="paragraph0"/>
        <w:rPr>
          <w:b/>
          <w:bCs/>
          <w:u w:val="single"/>
        </w:rPr>
      </w:pPr>
      <w:del w:id="20977" w:author="GoldenCorpusHarness" w:date="2026-03-28T22:23:47Z">
        <w:r>
          <w:delText>Documentation of Focal Lesions</w:delText>
        </w:r>
      </w:del>
    </w:p>
    <w:p ns2:paraId="5B06A2FD" ns2:textId="77777777" w:rsidR="009602AE" w:rsidRDefault="00895D30" w:rsidP="00E30922">
      <w:pPr>
        <w:pStyle w:val="paragraph0"/>
      </w:pPr>
      <w:del w:id="20978" w:author="GoldenCorpusHarness" w:date="2026-03-28T22:23:47Z">
        <w:r>
          <w:delText>All</w:delText>
        </w:r>
      </w:del>
      <w:ins w:id="20979" w:author="GoldenCorpusHarness" w:date="2026-03-28T22:23:47Z">
        <w:r>
          <w:t>11.Risks</w:t>
        </w:r>
      </w:ins>
      <w:r>
        <w:t xml:space="preserve"> </w:t>
      </w:r>
      <w:ins w:id="20980" w:author="GoldenCorpusHarness" w:date="2026-03-28T22:23:47Z">
        <w:r>
          <w:t>Versus Bene</w:t>
        </w:r>
      </w:ins>
      <w:r>
        <w:t>f</w:t>
      </w:r>
      <w:ins w:id="20981" w:author="GoldenCorpusHarness" w:date="2026-03-28T22:23:47Z">
        <w:r>
          <w:t xml:space="preserve">its </w:t>
        </w:r>
      </w:ins>
      <w:r>
        <w:t>o</w:t>
      </w:r>
      <w:ins w:id="20982" w:author="GoldenCorpusHarness" w:date="2026-03-28T22:23:47Z">
        <w:r>
          <w:t>f Future Biomedi</w:t>
        </w:r>
      </w:ins>
      <w:r>
        <w:t xml:space="preserve">cal </w:t>
      </w:r>
      <w:del w:id="20983" w:author="GoldenCorpusHarness" w:date="2026-03-28T22:23:47Z">
        <w:r>
          <w:delText>l</w:delText>
        </w:r>
      </w:del>
      <w:ins w:id="20984" w:author="GoldenCorpusHarness" w:date="2026-03-28T22:23:47Z">
        <w:r>
          <w:t>R</w:t>
        </w:r>
      </w:ins>
      <w:r>
        <w:t>es</w:t>
      </w:r>
      <w:del w:id="20985" w:author="GoldenCorpusHarness" w:date="2026-03-28T22:23:47Z">
        <w:r>
          <w:delText xml:space="preserve">ions </w:delText>
        </w:r>
      </w:del>
      <w:ins w:id="20986" w:author="GoldenCorpusHarness" w:date="2026-03-28T22:23:47Z">
        <w:r>
          <w:t>e</w:t>
        </w:r>
      </w:ins>
      <w:r>
        <w:t>ar</w:t>
      </w:r>
      <w:del w:id="20987" w:author="GoldenCorpusHarness" w:date="2026-03-28T22:23:47Z">
        <w:r>
          <w:delText>e identified at s</w:delText>
        </w:r>
      </w:del>
      <w:r>
        <w:t>c</w:t>
      </w:r>
      <w:del w:id="20988" w:author="GoldenCorpusHarness" w:date="2026-03-28T22:23:47Z">
        <w:r>
          <w:delText>reening and classified as measurable or non-measurable. Up to 6 of t</w:delText>
        </w:r>
      </w:del>
      <w:r>
        <w:t>h</w:t>
      </w:r>
      <w:del w:id="20989" w:author="GoldenCorpusHarness" w:date="2026-03-28T22:23:47Z">
        <w:r>
          <w:delText>e measurable nodal lesions are selected as “target” lesions</w:delText>
        </w:r>
      </w:del>
      <w:ins w:id="20990" w:author="GoldenCorpusHarness" w:date="2026-03-28T22:23:47Z">
        <w:r>
          <w:t>3</w:t>
        </w:r>
      </w:ins>
      <w:r>
        <w:t xml:space="preserve">, </w:t>
      </w:r>
      <w:del w:id="20991" w:author="GoldenCorpusHarness" w:date="2026-03-28T22:23:47Z">
        <w:r>
          <w:delText>which are then followed quantitatively throughout the trial. All other focal lesions (including non-nodal lesions) are documented as “non-target” lesions and evaluated qualitatively thereafter.</w:delText>
        </w:r>
      </w:del>
      <w:ins w:id="20992" w:author="GoldenCorpusHarness" w:date="2026-03-28T22:23:47Z">
        <w:r>
          <w:t>4</w:t>
        </w:r>
      </w:ins>
    </w:p>
    <w:p ns2:paraId="28A7B966" ns2:textId="77777777" w:rsidR="009602AE" w:rsidRPr="00E30922" w:rsidRDefault="00895D30" w:rsidP="00E30922">
      <w:pPr>
        <w:pStyle w:val="paragraph0"/>
        <w:rPr>
          <w:b/>
          <w:bCs/>
          <w:u w:val="single"/>
        </w:rPr>
      </w:pPr>
      <w:del w:id="20993" w:author="GoldenCorpusHarness" w:date="2026-03-28T22:23:47Z">
        <w:r>
          <w:delText>M</w:delText>
        </w:r>
      </w:del>
      <w:ins w:id="20994" w:author="GoldenCorpusHarness" w:date="2026-03-28T22:23:47Z">
        <w:r>
          <w:t>For future biomedical res</w:t>
        </w:r>
      </w:ins>
      <w:r>
        <w:t>ea</w:t>
      </w:r>
      <w:ins w:id="20995" w:author="GoldenCorpusHarness" w:date="2026-03-28T22:23:47Z">
        <w:r>
          <w:t>rch, ri</w:t>
        </w:r>
      </w:ins>
      <w:r>
        <w:t>s</w:t>
      </w:r>
      <w:del w:id="20996" w:author="GoldenCorpusHarness" w:date="2026-03-28T22:23:47Z">
        <w:r>
          <w:delText>u</w:delText>
        </w:r>
      </w:del>
      <w:ins w:id="20997" w:author="GoldenCorpusHarness" w:date="2026-03-28T22:23:47Z">
        <w:r>
          <w:t>ks to the pa</w:t>
        </w:r>
      </w:ins>
      <w:r>
        <w:t>r</w:t>
      </w:r>
      <w:ins w:id="20998" w:author="GoldenCorpusHarness" w:date="2026-03-28T22:23:47Z">
        <w:r>
          <w:t>ticip</w:t>
        </w:r>
      </w:ins>
      <w:r>
        <w:t>a</w:t>
      </w:r>
      <w:ins w:id="20999" w:author="GoldenCorpusHarness" w:date="2026-03-28T22:23:47Z">
        <w:r>
          <w:t xml:space="preserve">nt have </w:t>
        </w:r>
      </w:ins>
      <w:r>
        <w:t>b</w:t>
      </w:r>
      <w:del w:id="21000" w:author="GoldenCorpusHarness" w:date="2026-03-28T22:23:47Z">
        <w:r>
          <w:delText>l</w:delText>
        </w:r>
      </w:del>
      <w:r>
        <w:t>e</w:t>
      </w:r>
      <w:ins w:id="21001" w:author="GoldenCorpusHarness" w:date="2026-03-28T22:23:47Z">
        <w:r>
          <w:t>en minimized</w:t>
        </w:r>
      </w:ins>
      <w:r>
        <w:t xml:space="preserve"> and </w:t>
      </w:r>
      <w:del w:id="21002" w:author="GoldenCorpusHarness" w:date="2026-03-28T22:23:47Z">
        <w:r>
          <w:delText>N</w:delText>
        </w:r>
      </w:del>
      <w:ins w:id="21003" w:author="GoldenCorpusHarness" w:date="2026-03-28T22:23:47Z">
        <w:r>
          <w:t>are described in the future bi</w:t>
        </w:r>
      </w:ins>
      <w:r>
        <w:t>o</w:t>
      </w:r>
      <w:del w:id="21004" w:author="GoldenCorpusHarness" w:date="2026-03-28T22:23:47Z">
        <w:r>
          <w:delText>n-</w:delText>
        </w:r>
      </w:del>
      <w:r>
        <w:t>me</w:t>
      </w:r>
      <w:ins w:id="21005" w:author="GoldenCorpusHarness" w:date="2026-03-28T22:23:47Z">
        <w:r>
          <w:t>dic</w:t>
        </w:r>
      </w:ins>
      <w:r>
        <w:t>a</w:t>
      </w:r>
      <w:del w:id="21006" w:author="GoldenCorpusHarness" w:date="2026-03-28T22:23:47Z">
        <w:r>
          <w:delText>su</w:delText>
        </w:r>
      </w:del>
      <w:ins w:id="21007" w:author="GoldenCorpusHarness" w:date="2026-03-28T22:23:47Z">
        <w:r>
          <w:t xml:space="preserve">l </w:t>
        </w:r>
      </w:ins>
      <w:r>
        <w:t>r</w:t>
      </w:r>
      <w:del w:id="21008" w:author="GoldenCorpusHarness" w:date="2026-03-28T22:23:47Z">
        <w:r>
          <w:delText>able L</w:delText>
        </w:r>
      </w:del>
      <w:r>
        <w:t>es</w:t>
      </w:r>
      <w:ins w:id="21009" w:author="GoldenCorpusHarness" w:date="2026-03-28T22:23:47Z">
        <w:r>
          <w:t xml:space="preserve">earch </w:t>
        </w:r>
      </w:ins>
      <w:r>
        <w:t>i</w:t>
      </w:r>
      <w:ins w:id="21010" w:author="GoldenCorpusHarness" w:date="2026-03-28T22:23:47Z">
        <w:r>
          <w:t>nformed c</w:t>
        </w:r>
      </w:ins>
      <w:r>
        <w:t>ons</w:t>
      </w:r>
      <w:ins w:id="21011" w:author="GoldenCorpusHarness" w:date="2026-03-28T22:23:47Z">
        <w:r>
          <w:t>ent.</w:t>
        </w:r>
      </w:ins>
    </w:p>
    <w:p ns2:paraId="458050B3" ns2:textId="77777777" w:rsidR="009602AE" w:rsidRPr="002E36F0" w:rsidRDefault="00895D30" w:rsidP="00E30922">
      <w:pPr>
        <w:pStyle w:val="paragraph0"/>
      </w:pPr>
      <w:del w:id="21012" w:author="GoldenCorpusHarness" w:date="2026-03-28T22:23:47Z">
        <w:r>
          <w:delText>Mali</w:delText>
        </w:r>
      </w:del>
      <w:ins w:id="21013" w:author="GoldenCorpusHarness" w:date="2026-03-28T22:23:47Z">
        <w:r>
          <w:t>The Sponsor has developed strict security, policies, and procedures to address participant data privacy concerns. Data privacy risks are lar</w:t>
        </w:r>
      </w:ins>
      <w:r>
        <w:t>g</w:t>
      </w:r>
      <w:del w:id="21014" w:author="GoldenCorpusHarness" w:date="2026-03-28T22:23:47Z">
        <w:r>
          <w:delText>nant lymph nodes (nodal lesions) are considered measura</w:delText>
        </w:r>
      </w:del>
      <w:ins w:id="21015" w:author="GoldenCorpusHarness" w:date="2026-03-28T22:23:47Z">
        <w:r>
          <w:t>ely limited to rare situations involving possi</w:t>
        </w:r>
      </w:ins>
      <w:r>
        <w:t xml:space="preserve">ble </w:t>
      </w:r>
      <w:del w:id="21016" w:author="GoldenCorpusHarness" w:date="2026-03-28T22:23:47Z">
        <w:r>
          <w:delText>i</w:delText>
        </w:r>
      </w:del>
      <w:ins w:id="21017" w:author="GoldenCorpusHarness" w:date="2026-03-28T22:23:47Z">
        <w:r>
          <w:t>breach o</w:t>
        </w:r>
      </w:ins>
      <w:r>
        <w:t xml:space="preserve">f </w:t>
      </w:r>
      <w:del w:id="21018" w:author="GoldenCorpusHarness" w:date="2026-03-28T22:23:47Z">
        <w:r>
          <w:delText>they are considered to</w:delText>
        </w:r>
      </w:del>
      <w:ins w:id="21019" w:author="GoldenCorpusHarness" w:date="2026-03-28T22:23:47Z">
        <w:r>
          <w:t>confidentiality. In this highly unlikely situation, there is risk that the information, like all medical information, may</w:t>
        </w:r>
      </w:ins>
      <w:r>
        <w:t xml:space="preserve"> be </w:t>
      </w:r>
      <w:del w:id="21020" w:author="GoldenCorpusHarness" w:date="2026-03-28T22:23:47Z">
        <w:r>
          <w:delText>due to CLL, are clearly and reproducibly measurable in 2 dimensions in the axial plane, and measure ≥1</w:delText>
        </w:r>
      </w:del>
      <w:ins w:id="21021" w:author="GoldenCorpusHarness" w:date="2026-03-28T22:23:47Z">
        <w:r>
          <w:t>misused</w:t>
        </w:r>
      </w:ins>
      <w:r>
        <w:t>.</w:t>
      </w:r>
      <w:del w:id="21022" w:author="GoldenCorpusHarness" w:date="2026-03-28T22:23:47Z">
        <w:r>
          <w:delText xml:space="preserve">5 cm in LDi when assessed by CT/MRI scan, irrespective of scanner type and slice thickness/interval. </w:delText>
        </w:r>
      </w:del>
    </w:p>
    <w:p ns2:paraId="66A4CA47" ns2:textId="77777777" w:rsidR="009602AE" w:rsidRPr="002E36F0" w:rsidRDefault="00895D30" w:rsidP="00E30922">
      <w:pPr>
        <w:pStyle w:val="paragraph0"/>
      </w:pPr>
      <w:del w:id="21023" w:author="GoldenCorpusHarness" w:date="2026-03-28T22:23:47Z">
        <w:r>
          <w:delText>Lesions considered non-measurable include:</w:delText>
        </w:r>
      </w:del>
    </w:p>
    <w:p ns2:paraId="5AF0EB2B" ns2:textId="77777777" w:rsidR="009602AE" w:rsidRPr="002E36F0" w:rsidRDefault="00895D30" w:rsidP="007F368D">
      <w:pPr>
        <w:pStyle w:val="ListBullet"/>
        <w:keepLines w:val="0"/>
        <w:spacing w:after="240"/>
      </w:pPr>
      <w:del w:id="21024" w:author="GoldenCorpusHarness" w:date="2026-03-28T22:23:47Z">
        <w:r>
          <w:delText>Uni-dimensionally meas</w:delText>
        </w:r>
      </w:del>
      <w:ins w:id="21025" w:author="GoldenCorpusHarness" w:date="2026-03-28T22:23:47Z">
        <w:r>
          <w:t>12.Q</w:t>
        </w:r>
      </w:ins>
      <w:r>
        <w:t>u</w:t>
      </w:r>
      <w:del w:id="21026" w:author="GoldenCorpusHarness" w:date="2026-03-28T22:23:47Z">
        <w:r>
          <w:delText>rable l</w:delText>
        </w:r>
      </w:del>
      <w:r>
        <w:t>es</w:t>
      </w:r>
      <w:ins w:id="21027" w:author="GoldenCorpusHarness" w:date="2026-03-28T22:23:47Z">
        <w:r>
          <w:t>t</w:t>
        </w:r>
      </w:ins>
      <w:r>
        <w:t>ions</w:t>
      </w:r>
      <w:del w:id="21028" w:author="GoldenCorpusHarness" w:date="2026-03-28T22:23:47Z">
        <w:r>
          <w:delText xml:space="preserve"> (clearly measurable in only one dimension)</w:delText>
        </w:r>
      </w:del>
    </w:p>
    <w:p ns2:paraId="677AC79B" ns2:textId="77777777" w:rsidR="009602AE" w:rsidRPr="002E36F0" w:rsidRDefault="00895D30" w:rsidP="007F368D">
      <w:pPr>
        <w:pStyle w:val="ListBullet"/>
        <w:keepLines w:val="0"/>
        <w:spacing w:after="240"/>
      </w:pPr>
      <w:del w:id="21029" w:author="GoldenCorpusHarness" w:date="2026-03-28T22:23:47Z">
        <w:r>
          <w:delText>Extra</w:delText>
        </w:r>
      </w:del>
      <w:ins w:id="21030" w:author="GoldenCorpusHarness" w:date="2026-03-28T22:23:47Z">
        <w:r>
          <w:t>A</w:t>
        </w:r>
      </w:ins>
      <w:r>
        <w:t>n</w:t>
      </w:r>
      <w:del w:id="21031" w:author="GoldenCorpusHarness" w:date="2026-03-28T22:23:47Z">
        <w:r>
          <w:delText>odal</w:delText>
        </w:r>
      </w:del>
      <w:ins w:id="21032" w:author="GoldenCorpusHarness" w:date="2026-03-28T22:23:47Z">
        <w:r>
          <w:t>y</w:t>
        </w:r>
      </w:ins>
      <w:r>
        <w:t xml:space="preserve"> </w:t>
      </w:r>
      <w:del w:id="21033" w:author="GoldenCorpusHarness" w:date="2026-03-28T22:23:47Z">
        <w:r>
          <w:delText>l</w:delText>
        </w:r>
      </w:del>
      <w:ins w:id="21034" w:author="GoldenCorpusHarness" w:date="2026-03-28T22:23:47Z">
        <w:r>
          <w:t>qu</w:t>
        </w:r>
      </w:ins>
      <w:r>
        <w:t>es</w:t>
      </w:r>
      <w:ins w:id="21035" w:author="GoldenCorpusHarness" w:date="2026-03-28T22:23:47Z">
        <w:r>
          <w:t>t</w:t>
        </w:r>
      </w:ins>
      <w:r>
        <w:t xml:space="preserve">ions </w:t>
      </w:r>
      <w:del w:id="21036" w:author="GoldenCorpusHarness" w:date="2026-03-28T22:23:47Z">
        <w:r>
          <w:delText>which a</w:delText>
        </w:r>
      </w:del>
      <w:r>
        <w:t>re</w:t>
      </w:r>
      <w:del w:id="21037" w:author="GoldenCorpusHarness" w:date="2026-03-28T22:23:47Z">
        <w:r>
          <w:delText xml:space="preserve"> consider</w:delText>
        </w:r>
      </w:del>
      <w:ins w:id="21038" w:author="GoldenCorpusHarness" w:date="2026-03-28T22:23:47Z">
        <w:r>
          <w:t>lat</w:t>
        </w:r>
      </w:ins>
      <w:r>
        <w:t xml:space="preserve">ed to </w:t>
      </w:r>
      <w:ins w:id="21039" w:author="GoldenCorpusHarness" w:date="2026-03-28T22:23:47Z">
        <w:r>
          <w:t xml:space="preserve">the future biomedical research should </w:t>
        </w:r>
      </w:ins>
      <w:r>
        <w:t xml:space="preserve">be </w:t>
      </w:r>
      <w:del w:id="21040" w:author="GoldenCorpusHarness" w:date="2026-03-28T22:23:47Z">
        <w:r>
          <w:delText>c</w:delText>
        </w:r>
      </w:del>
      <w:ins w:id="21041" w:author="GoldenCorpusHarness" w:date="2026-03-28T22:23:47Z">
        <w:r>
          <w:t>emai</w:t>
        </w:r>
      </w:ins>
      <w:r>
        <w:t>le</w:t>
      </w:r>
      <w:del w:id="21042" w:author="GoldenCorpusHarness" w:date="2026-03-28T22:23:47Z">
        <w:r>
          <w:delText>a</w:delText>
        </w:r>
      </w:del>
      <w:ins w:id="21043" w:author="GoldenCorpusHarness" w:date="2026-03-28T22:23:47Z">
        <w:r>
          <w:t>d di</w:t>
        </w:r>
      </w:ins>
      <w:r>
        <w:t>r</w:t>
      </w:r>
      <w:ins w:id="21044" w:author="GoldenCorpusHarness" w:date="2026-03-28T22:23:47Z">
        <w:r>
          <w:t>ect</w:t>
        </w:r>
      </w:ins>
      <w:r>
        <w:t>ly</w:t>
      </w:r>
      <w:del w:id="21045" w:author="GoldenCorpusHarness" w:date="2026-03-28T22:23:47Z">
        <w:r>
          <w:delText xml:space="preserve"> due</w:delText>
        </w:r>
      </w:del>
      <w:r>
        <w:t xml:space="preserve"> to </w:t>
      </w:r>
      <w:del w:id="21046" w:author="GoldenCorpusHarness" w:date="2026-03-28T22:23:47Z">
        <w:r>
          <w:delText>CLL</w:delText>
        </w:r>
      </w:del>
      <w:ins w:id="21047" w:author="GoldenCorpusHarness" w:date="2026-03-28T22:23:47Z">
        <w:r>
          <w:t>clinical.specimen.management@MSD.com.</w:t>
        </w:r>
      </w:ins>
    </w:p>
    <w:p ns2:paraId="6C48703B" ns2:textId="77777777" w:rsidR="009602AE" w:rsidRPr="00E30922" w:rsidRDefault="00895D30" w:rsidP="00E30922">
      <w:pPr>
        <w:pStyle w:val="paragraph0"/>
        <w:rPr>
          <w:b/>
          <w:bCs/>
          <w:i/>
          <w:u w:val="single"/>
        </w:rPr>
      </w:pPr>
      <w:del w:id="21048" w:author="GoldenCorpusHarness" w:date="2026-03-28T22:23:47Z">
        <w:r>
          <w:delText>Target and Non-target Lesions</w:delText>
        </w:r>
      </w:del>
    </w:p>
    <w:p ns2:paraId="320668FE" ns2:textId="77777777" w:rsidR="009602AE" w:rsidRPr="002E36F0" w:rsidRDefault="00895D30" w:rsidP="00E30922">
      <w:pPr>
        <w:pStyle w:val="paragraph0"/>
      </w:pPr>
      <w:del w:id="21049" w:author="GoldenCorpusHarness" w:date="2026-03-28T22:23:47Z">
        <w:r>
          <w:delText>Up to 6 target lesions will be selected from among the measurable lesions and documented as target lesions</w:delText>
        </w:r>
      </w:del>
      <w:ins w:id="21050" w:author="GoldenCorpusHarness" w:date="2026-03-28T22:23:47Z">
        <w:r>
          <w:t>13</w:t>
        </w:r>
      </w:ins>
      <w:r>
        <w:t>.</w:t>
      </w:r>
      <w:del w:id="21051" w:author="GoldenCorpusHarness" w:date="2026-03-28T22:23:47Z">
        <w:r>
          <w:delText xml:space="preserve"> Target lesions should be selected based on their size (largest lesions pr</w:delText>
        </w:r>
      </w:del>
      <w:ins w:id="21052" w:author="GoldenCorpusHarness" w:date="2026-03-28T22:23:47Z">
        <w:r>
          <w:t>R</w:t>
        </w:r>
      </w:ins>
      <w:r>
        <w:t>efer</w:t>
      </w:r>
      <w:del w:id="21053" w:author="GoldenCorpusHarness" w:date="2026-03-28T22:23:47Z">
        <w:r>
          <w:delText>red) and suitability for reproducible measurem</w:delText>
        </w:r>
      </w:del>
      <w:r>
        <w:t>en</w:t>
      </w:r>
      <w:del w:id="21054" w:author="GoldenCorpusHarness" w:date="2026-03-28T22:23:47Z">
        <w:r>
          <w:delText>ts. Measurements of the LDi and long</w:delText>
        </w:r>
      </w:del>
      <w:ins w:id="21055" w:author="GoldenCorpusHarness" w:date="2026-03-28T22:23:47Z">
        <w:r>
          <w:t>c</w:t>
        </w:r>
      </w:ins>
      <w:r>
        <w:t>es</w:t>
      </w:r>
      <w:del w:id="21056" w:author="GoldenCorpusHarness" w:date="2026-03-28T22:23:47Z">
        <w:r>
          <w:delText>t perpendicular, or SDi should be made in the axial plane on the slice of the lesion with the longest in-plane diameter. Calculate the PPD for each target lesion and the SPD for all target lesions.</w:delText>
        </w:r>
      </w:del>
    </w:p>
    <w:p ns2:paraId="3AF69EEE" ns2:textId="77777777" w:rsidR="009602AE" w:rsidRPr="002E36F0" w:rsidRDefault="00895D30" w:rsidP="00E30922">
      <w:pPr>
        <w:pStyle w:val="paragraph0"/>
      </w:pPr>
      <w:ins w:id="21057" w:author="GoldenCorpusHarness" w:date="2026-03-28T22:23:47Z">
        <w:r>
          <w:t>1.</w:t>
        </w:r>
      </w:ins>
      <w:r>
        <w:t>N</w:t>
      </w:r>
      <w:del w:id="21058" w:author="GoldenCorpusHarness" w:date="2026-03-28T22:23:47Z">
        <w:r>
          <w:delText>on-</w:delText>
        </w:r>
      </w:del>
      <w:ins w:id="21059" w:author="GoldenCorpusHarness" w:date="2026-03-28T22:23:47Z">
        <w:r>
          <w:t>a</w:t>
        </w:r>
      </w:ins>
      <w:r>
        <w:t>t</w:t>
      </w:r>
      <w:del w:id="21060" w:author="GoldenCorpusHarness" w:date="2026-03-28T22:23:47Z">
        <w:r>
          <w:delText>arget les</w:delText>
        </w:r>
      </w:del>
      <w:r>
        <w:t>ion</w:t>
      </w:r>
      <w:del w:id="21061" w:author="GoldenCorpusHarness" w:date="2026-03-28T22:23:47Z">
        <w:r>
          <w:delText>s will be all foc</w:delText>
        </w:r>
      </w:del>
      <w:r>
        <w:t xml:space="preserve">al </w:t>
      </w:r>
      <w:del w:id="21062" w:author="GoldenCorpusHarness" w:date="2026-03-28T22:23:47Z">
        <w:r>
          <w:delText>(nodal or extr</w:delText>
        </w:r>
      </w:del>
      <w:ins w:id="21063" w:author="GoldenCorpusHarness" w:date="2026-03-28T22:23:47Z">
        <w:r>
          <w:t>C</w:t>
        </w:r>
      </w:ins>
      <w:r>
        <w:t>an</w:t>
      </w:r>
      <w:del w:id="21064" w:author="GoldenCorpusHarness" w:date="2026-03-28T22:23:47Z">
        <w:r>
          <w:delText xml:space="preserve">odal) lesions not </w:delText>
        </w:r>
      </w:del>
      <w:r>
        <w:t>c</w:t>
      </w:r>
      <w:del w:id="21065" w:author="GoldenCorpusHarness" w:date="2026-03-28T22:23:47Z">
        <w:r>
          <w:delText>hosen as target lesions, wheth</w:delText>
        </w:r>
      </w:del>
      <w:r>
        <w:t xml:space="preserve">er </w:t>
      </w:r>
      <w:ins w:id="21066" w:author="GoldenCorpusHarness" w:date="2026-03-28T22:23:47Z">
        <w:r>
          <w:t>Ins</w:t>
        </w:r>
      </w:ins>
      <w:r>
        <w:t>t</w:t>
      </w:r>
      <w:del w:id="21067" w:author="GoldenCorpusHarness" w:date="2026-03-28T22:23:47Z">
        <w:r>
          <w:delText>h</w:delText>
        </w:r>
      </w:del>
      <w:ins w:id="21068" w:author="GoldenCorpusHarness" w:date="2026-03-28T22:23:47Z">
        <w:r>
          <w:t>itut</w:t>
        </w:r>
      </w:ins>
      <w:r>
        <w:t>e</w:t>
      </w:r>
      <w:del w:id="21069" w:author="GoldenCorpusHarness" w:date="2026-03-28T22:23:47Z">
        <w:r>
          <w:delText>y</w:delText>
        </w:r>
      </w:del>
      <w:r>
        <w:t xml:space="preserve"> </w:t>
      </w:r>
      <w:del w:id="21070" w:author="GoldenCorpusHarness" w:date="2026-03-28T22:23:47Z">
        <w:r>
          <w:delText>w</w:delText>
        </w:r>
      </w:del>
      <w:ins w:id="21071" w:author="GoldenCorpusHarness" w:date="2026-03-28T22:23:47Z">
        <w:r>
          <w:t>[Int</w:t>
        </w:r>
      </w:ins>
      <w:r>
        <w:t>er</w:t>
      </w:r>
      <w:ins w:id="21072" w:author="GoldenCorpusHarness" w:date="2026-03-28T22:23:47Z">
        <w:r>
          <w:t>n</w:t>
        </w:r>
      </w:ins>
      <w:r>
        <w:t>e</w:t>
      </w:r>
      <w:ins w:id="21073" w:author="GoldenCorpusHarness" w:date="2026-03-28T22:23:47Z">
        <w:r>
          <w:t>t]:</w:t>
        </w:r>
      </w:ins>
      <w:r>
        <w:t xml:space="preserve"> </w:t>
      </w:r>
      <w:del w:id="21074" w:author="GoldenCorpusHarness" w:date="2026-03-28T22:23:47Z">
        <w:r>
          <w:delText>me</w:delText>
        </w:r>
      </w:del>
      <w:ins w:id="21075" w:author="GoldenCorpusHarness" w:date="2026-03-28T22:23:47Z">
        <w:r>
          <w:t>Av</w:t>
        </w:r>
      </w:ins>
      <w:r>
        <w:t>a</w:t>
      </w:r>
      <w:del w:id="21076" w:author="GoldenCorpusHarness" w:date="2026-03-28T22:23:47Z">
        <w:r>
          <w:delText>sur</w:delText>
        </w:r>
      </w:del>
      <w:ins w:id="21077" w:author="GoldenCorpusHarness" w:date="2026-03-28T22:23:47Z">
        <w:r>
          <w:t>il</w:t>
        </w:r>
      </w:ins>
      <w:r>
        <w:t xml:space="preserve">able </w:t>
      </w:r>
      <w:ins w:id="21078" w:author="GoldenCorpusHarness" w:date="2026-03-28T22:23:47Z">
        <w:r>
          <w:t>fr</w:t>
        </w:r>
      </w:ins>
      <w:r>
        <w:t>o</w:t>
      </w:r>
      <w:ins w:id="21079" w:author="GoldenCorpusHarness" w:date="2026-03-28T22:23:47Z">
        <w:r>
          <w:t>m https://www.cance</w:t>
        </w:r>
      </w:ins>
      <w:r>
        <w:t>r</w:t>
      </w:r>
      <w:del w:id="21080" w:author="GoldenCorpusHarness" w:date="2026-03-28T22:23:47Z">
        <w:r>
          <w:delText xml:space="preserve"> </w:delText>
        </w:r>
      </w:del>
      <w:ins w:id="21081" w:author="GoldenCorpusHarness" w:date="2026-03-28T22:23:47Z">
        <w:r>
          <w:t>.gov/publicatio</w:t>
        </w:r>
      </w:ins>
      <w:r>
        <w:t>n</w:t>
      </w:r>
      <w:ins w:id="21082" w:author="GoldenCorpusHarness" w:date="2026-03-28T22:23:47Z">
        <w:r>
          <w:t>s/dicti</w:t>
        </w:r>
      </w:ins>
      <w:r>
        <w:t>o</w:t>
      </w:r>
      <w:ins w:id="21083" w:author="GoldenCorpusHarness" w:date="2026-03-28T22:23:47Z">
        <w:r>
          <w:t>naries/cancer-</w:t>
        </w:r>
      </w:ins>
      <w:r>
        <w:t>t</w:t>
      </w:r>
      <w:del w:id="21084" w:author="GoldenCorpusHarness" w:date="2026-03-28T22:23:47Z">
        <w:r>
          <w:delText>.</w:delText>
        </w:r>
      </w:del>
      <w:ins w:id="21085" w:author="GoldenCorpusHarness" w:date="2026-03-28T22:23:47Z">
        <w:r>
          <w:t>erms?cdrid=45618</w:t>
        </w:r>
      </w:ins>
    </w:p>
    <w:p ns2:paraId="223BF551" ns2:textId="77777777" w:rsidR="009602AE" w:rsidRPr="002E36F0" w:rsidRDefault="00895D30" w:rsidP="00E30922">
      <w:pPr>
        <w:pStyle w:val="paragraph0"/>
      </w:pPr>
      <w:del w:id="21086" w:author="GoldenCorpusHarness" w:date="2026-03-28T22:23:47Z">
        <w:r>
          <w:delText>Once lesions are designated as target or non-target</w:delText>
        </w:r>
      </w:del>
      <w:ins w:id="21087" w:author="GoldenCorpusHarness" w:date="2026-03-28T22:23:47Z">
        <w:r>
          <w:t>2.International Council on Harmonisation [Internet]: E15: Definitions for Genomic Biomarkers</w:t>
        </w:r>
      </w:ins>
      <w:r>
        <w:t xml:space="preserve">, </w:t>
      </w:r>
      <w:del w:id="21088" w:author="GoldenCorpusHarness" w:date="2026-03-28T22:23:47Z">
        <w:r>
          <w:delText>those designations ma</w:delText>
        </w:r>
      </w:del>
      <w:ins w:id="21089" w:author="GoldenCorpusHarness" w:date="2026-03-28T22:23:47Z">
        <w:r>
          <w:t>Pharmacogenomics, Pharmacogenetics, Genomic Data and Sample Coding Categories. Available from http://www.ich.org/products/guidelines/efficac</w:t>
        </w:r>
      </w:ins>
      <w:r>
        <w:t>y</w:t>
      </w:r>
      <w:del w:id="21090" w:author="GoldenCorpusHarness" w:date="2026-03-28T22:23:47Z">
        <w:r>
          <w:delText xml:space="preserve"> not change during later assessments.</w:delText>
        </w:r>
      </w:del>
      <w:ins w:id="21091" w:author="GoldenCorpusHarness" w:date="2026-03-28T22:23:47Z">
        <w:r>
          <w:t>/efficacy-single/article/definitions-for-genomic-biomarkers-pharmacogenomics-pharmacogenetics-genomic-data-and-sample-cod.html</w:t>
        </w:r>
      </w:ins>
    </w:p>
    <w:p ns2:paraId="713EEAA2" ns2:textId="77777777" w:rsidR="009602AE" w:rsidRPr="00E30922" w:rsidRDefault="00895D30" w:rsidP="00E30922">
      <w:pPr>
        <w:pStyle w:val="paragraph0"/>
        <w:rPr>
          <w:b/>
          <w:bCs/>
          <w:i/>
          <w:u w:val="single"/>
        </w:rPr>
      </w:pPr>
      <w:ins w:id="21092" w:author="GoldenCorpusHarness" w:date="2026-03-28T22:23:47Z">
        <w:r>
          <w:t xml:space="preserve">3.Industry Pharmacogenomics Working Group [Internet]: Understanding the Intent, </w:t>
        </w:r>
      </w:ins>
      <w:r>
        <w:t>S</w:t>
      </w:r>
      <w:del w:id="21093" w:author="GoldenCorpusHarness" w:date="2026-03-28T22:23:47Z">
        <w:r>
          <w:delText>pleen</w:delText>
        </w:r>
      </w:del>
      <w:ins w:id="21094" w:author="GoldenCorpusHarness" w:date="2026-03-28T22:23:47Z">
        <w:r>
          <w:t>cope and Public Health Benefits of Exploratory Biomarker Research:</w:t>
        </w:r>
      </w:ins>
      <w:r>
        <w:t xml:space="preserve"> A</w:t>
      </w:r>
      <w:del w:id="21095" w:author="GoldenCorpusHarness" w:date="2026-03-28T22:23:47Z">
        <w:r>
          <w:delText xml:space="preserve">ssessment at </w:delText>
        </w:r>
      </w:del>
      <w:ins w:id="21096" w:author="GoldenCorpusHarness" w:date="2026-03-28T22:23:47Z">
        <w:r>
          <w:t xml:space="preserve"> Guide for IR</w:t>
        </w:r>
      </w:ins>
      <w:r>
        <w:t>B</w:t>
      </w:r>
      <w:del w:id="21097" w:author="GoldenCorpusHarness" w:date="2026-03-28T22:23:47Z">
        <w:r>
          <w:delText>aseline</w:delText>
        </w:r>
      </w:del>
      <w:ins w:id="21098" w:author="GoldenCorpusHarness" w:date="2026-03-28T22:23:47Z">
        <w:r>
          <w:t>s/IECs and Investigational Site Staff. Available at http://i-pwg.org/</w:t>
        </w:r>
      </w:ins>
    </w:p>
    <w:p ns2:paraId="15BC2A43" ns2:textId="77777777" w:rsidR="009602AE" w:rsidRPr="002E36F0" w:rsidRDefault="00895D30" w:rsidP="00E30922">
      <w:pPr>
        <w:pStyle w:val="paragraph0"/>
        <w:rPr>
          <w:rStyle w:val="variable3"/>
        </w:rPr>
      </w:pPr>
      <w:del w:id="21099" w:author="GoldenCorpusHarness" w:date="2026-03-28T22:23:47Z">
        <w:r>
          <w:delText>Spl</w:delText>
        </w:r>
      </w:del>
      <w:ins w:id="21100" w:author="GoldenCorpusHarness" w:date="2026-03-28T22:23:47Z">
        <w:r>
          <w:t>4.Industry Pharmacog</w:t>
        </w:r>
      </w:ins>
      <w:r>
        <w:t>en</w:t>
      </w:r>
      <w:ins w:id="21101" w:author="GoldenCorpusHarness" w:date="2026-03-28T22:23:47Z">
        <w:r>
          <w:t>om</w:t>
        </w:r>
      </w:ins>
      <w:r>
        <w:t>ic</w:t>
      </w:r>
      <w:ins w:id="21102" w:author="GoldenCorpusHarness" w:date="2026-03-28T22:23:47Z">
        <w:r>
          <w:t>s</w:t>
        </w:r>
      </w:ins>
      <w:r>
        <w:t xml:space="preserve"> </w:t>
      </w:r>
      <w:del w:id="21103" w:author="GoldenCorpusHarness" w:date="2026-03-28T22:23:47Z">
        <w:r>
          <w:delText>d</w:delText>
        </w:r>
      </w:del>
      <w:ins w:id="21104" w:author="GoldenCorpusHarness" w:date="2026-03-28T22:23:47Z">
        <w:r>
          <w:t>Work</w:t>
        </w:r>
      </w:ins>
      <w:r>
        <w:t>i</w:t>
      </w:r>
      <w:del w:id="21105" w:author="GoldenCorpusHarness" w:date="2026-03-28T22:23:47Z">
        <w:r>
          <w:delText>sease</w:delText>
        </w:r>
      </w:del>
      <w:ins w:id="21106" w:author="GoldenCorpusHarness" w:date="2026-03-28T22:23:47Z">
        <w:r>
          <w:t>ng</w:t>
        </w:r>
      </w:ins>
      <w:r>
        <w:t xml:space="preserve"> </w:t>
      </w:r>
      <w:del w:id="21107" w:author="GoldenCorpusHarness" w:date="2026-03-28T22:23:47Z">
        <w:r>
          <w:delText>will</w:delText>
        </w:r>
      </w:del>
      <w:ins w:id="21108" w:author="GoldenCorpusHarness" w:date="2026-03-28T22:23:47Z">
        <w:r>
          <w:t>Group</w:t>
        </w:r>
      </w:ins>
      <w:r>
        <w:t xml:space="preserve"> </w:t>
      </w:r>
      <w:del w:id="21109" w:author="GoldenCorpusHarness" w:date="2026-03-28T22:23:47Z">
        <w:r>
          <w:delText>be assessed qua</w:delText>
        </w:r>
      </w:del>
      <w:ins w:id="21110" w:author="GoldenCorpusHarness" w:date="2026-03-28T22:23:47Z">
        <w:r>
          <w:t>[I</w:t>
        </w:r>
      </w:ins>
      <w:r>
        <w:t>nt</w:t>
      </w:r>
      <w:ins w:id="21111" w:author="GoldenCorpusHarness" w:date="2026-03-28T22:23:47Z">
        <w:r>
          <w:t>ernet]: Pharmacogenom</w:t>
        </w:r>
      </w:ins>
      <w:r>
        <w:t>i</w:t>
      </w:r>
      <w:del w:id="21112" w:author="GoldenCorpusHarness" w:date="2026-03-28T22:23:47Z">
        <w:r>
          <w:delText>t</w:delText>
        </w:r>
      </w:del>
      <w:ins w:id="21113" w:author="GoldenCorpusHarness" w:date="2026-03-28T22:23:47Z">
        <w:r>
          <w:t>cs Inform</w:t>
        </w:r>
      </w:ins>
      <w:r>
        <w:t>ati</w:t>
      </w:r>
      <w:ins w:id="21114" w:author="GoldenCorpusHarness" w:date="2026-03-28T22:23:47Z">
        <w:r>
          <w:t>onal Brochure for IRBs/IECs and In</w:t>
        </w:r>
      </w:ins>
      <w:r>
        <w:t>ve</w:t>
      </w:r>
      <w:ins w:id="21115" w:author="GoldenCorpusHarness" w:date="2026-03-28T22:23:47Z">
        <w:r>
          <w:t>stigationa</w:t>
        </w:r>
      </w:ins>
      <w:r>
        <w:t>l</w:t>
      </w:r>
      <w:del w:id="21116" w:author="GoldenCorpusHarness" w:date="2026-03-28T22:23:47Z">
        <w:r>
          <w:delText>y,</w:delText>
        </w:r>
      </w:del>
      <w:r>
        <w:t xml:space="preserve"> </w:t>
      </w:r>
      <w:ins w:id="21117" w:author="GoldenCorpusHarness" w:date="2026-03-28T22:23:47Z">
        <w:r>
          <w:t>S</w:t>
        </w:r>
      </w:ins>
      <w:r>
        <w:t>i</w:t>
      </w:r>
      <w:del w:id="21118" w:author="GoldenCorpusHarness" w:date="2026-03-28T22:23:47Z">
        <w:r>
          <w:delText>ndependen</w:delText>
        </w:r>
      </w:del>
      <w:r>
        <w:t>t</w:t>
      </w:r>
      <w:del w:id="21119" w:author="GoldenCorpusHarness" w:date="2026-03-28T22:23:47Z">
        <w:r>
          <w:delText xml:space="preserve"> of th</w:delText>
        </w:r>
      </w:del>
      <w:r>
        <w:t xml:space="preserve">e </w:t>
      </w:r>
      <w:ins w:id="21120" w:author="GoldenCorpusHarness" w:date="2026-03-28T22:23:47Z">
        <w:r>
          <w:t>St</w:t>
        </w:r>
      </w:ins>
      <w:r>
        <w:t>a</w:t>
      </w:r>
      <w:del w:id="21121" w:author="GoldenCorpusHarness" w:date="2026-03-28T22:23:47Z">
        <w:r>
          <w:delText>ssessment</w:delText>
        </w:r>
      </w:del>
      <w:ins w:id="21122" w:author="GoldenCorpusHarness" w:date="2026-03-28T22:23:47Z">
        <w:r>
          <w:t>ff.</w:t>
        </w:r>
      </w:ins>
      <w:r>
        <w:t xml:space="preserve"> </w:t>
      </w:r>
      <w:del w:id="21123" w:author="GoldenCorpusHarness" w:date="2026-03-28T22:23:47Z">
        <w:r>
          <w:delText>of me</w:delText>
        </w:r>
      </w:del>
      <w:ins w:id="21124" w:author="GoldenCorpusHarness" w:date="2026-03-28T22:23:47Z">
        <w:r>
          <w:t>Av</w:t>
        </w:r>
      </w:ins>
      <w:r>
        <w:t>a</w:t>
      </w:r>
      <w:del w:id="21125" w:author="GoldenCorpusHarness" w:date="2026-03-28T22:23:47Z">
        <w:r>
          <w:delText>sur</w:delText>
        </w:r>
      </w:del>
      <w:ins w:id="21126" w:author="GoldenCorpusHarness" w:date="2026-03-28T22:23:47Z">
        <w:r>
          <w:t>il</w:t>
        </w:r>
      </w:ins>
      <w:r>
        <w:t>able a</w:t>
      </w:r>
      <w:del w:id="21127" w:author="GoldenCorpusHarness" w:date="2026-03-28T22:23:47Z">
        <w:r>
          <w:delText xml:space="preserve">nd non-measurable focal lesions. The spleen will be measured in </w:delText>
        </w:r>
      </w:del>
      <w:r>
        <w:t>t</w:t>
      </w:r>
      <w:del w:id="21128" w:author="GoldenCorpusHarness" w:date="2026-03-28T22:23:47Z">
        <w:r>
          <w:delText>he cranial to caudal axis, and all spleen measurements referred to</w:delText>
        </w:r>
      </w:del>
      <w:r>
        <w:t xml:space="preserve"> h</w:t>
      </w:r>
      <w:del w:id="21129" w:author="GoldenCorpusHarness" w:date="2026-03-28T22:23:47Z">
        <w:r>
          <w:delText>ereaf</w:delText>
        </w:r>
      </w:del>
      <w:r>
        <w:t>t</w:t>
      </w:r>
      <w:del w:id="21130" w:author="GoldenCorpusHarness" w:date="2026-03-28T22:23:47Z">
        <w:r>
          <w:delText xml:space="preserve">er </w:delText>
        </w:r>
      </w:del>
      <w:ins w:id="21131" w:author="GoldenCorpusHarness" w:date="2026-03-28T22:23:47Z">
        <w:r>
          <w:t>tp://i-p</w:t>
        </w:r>
      </w:ins>
      <w:r>
        <w:t>w</w:t>
      </w:r>
      <w:del w:id="21132" w:author="GoldenCorpusHarness" w:date="2026-03-28T22:23:47Z">
        <w:r>
          <w:delText>ill refer to this cranio-caudal len</w:delText>
        </w:r>
      </w:del>
      <w:r>
        <w:t>g</w:t>
      </w:r>
      <w:del w:id="21133" w:author="GoldenCorpusHarness" w:date="2026-03-28T22:23:47Z">
        <w:r>
          <w:delText>th</w:delText>
        </w:r>
      </w:del>
      <w:r>
        <w:t>.</w:t>
      </w:r>
      <w:del w:id="21134" w:author="GoldenCorpusHarness" w:date="2026-03-28T22:23:47Z">
        <w:r>
          <w:delText xml:space="preserve"> The spleen is considered n</w:delText>
        </w:r>
      </w:del>
      <w:r>
        <w:t>or</w:t>
      </w:r>
      <w:del w:id="21135" w:author="GoldenCorpusHarness" w:date="2026-03-28T22:23:47Z">
        <w:r>
          <w:delText>mal if the len</w:delText>
        </w:r>
      </w:del>
      <w:r>
        <w:t>g</w:t>
      </w:r>
      <w:del w:id="21136" w:author="GoldenCorpusHarness" w:date="2026-03-28T22:23:47Z">
        <w:r>
          <w:delText>th is ≤13 cm (or if the spleen has been removed surgically). It is considered enlarged if it is &gt;13 cm in length. The portion of the measurement that exceeds 13 cm will be referred to as the abnormal portion, or the excess length.</w:delText>
        </w:r>
      </w:del>
      <w:ins w:id="21137" w:author="GoldenCorpusHarness" w:date="2026-03-28T22:23:47Z">
        <w:r>
          <w:t>/</w:t>
        </w:r>
      </w:ins>
    </w:p>
    <w:p ns2:paraId="6EAE04E8" ns2:textId="77777777" w:rsidR="009602AE" w:rsidRPr="00E30922" w:rsidRDefault="00895D30" w:rsidP="00E30922">
      <w:pPr>
        <w:pStyle w:val="paragraph0"/>
        <w:rPr>
          <w:b/>
          <w:bCs/>
          <w:i/>
          <w:u w:val="single"/>
        </w:rPr>
      </w:pPr>
      <w:del w:id="21138" w:author="GoldenCorpusHarness" w:date="2026-03-28T22:23:47Z">
        <w:r>
          <w:delText>Liver Assessment at Baseline</w:delText>
        </w:r>
      </w:del>
    </w:p>
    <w:p ns2:paraId="24FF3DCE" ns2:textId="77777777" w:rsidR="009602AE" w:rsidRPr="002E36F0" w:rsidRDefault="00895D30" w:rsidP="00E30922">
      <w:pPr>
        <w:pStyle w:val="paragraph0"/>
      </w:pPr>
      <w:del w:id="21139" w:author="GoldenCorpusHarness" w:date="2026-03-28T22:23:47Z">
        <w:r>
          <w:delText>H</w:delText>
        </w:r>
      </w:del>
      <w:ins w:id="21140" w:author="GoldenCorpusHarness" w:date="2026-03-28T22:23:47Z">
        <w:r>
          <w:t>App</w:t>
        </w:r>
      </w:ins>
      <w:r>
        <w:t>e</w:t>
      </w:r>
      <w:ins w:id="21141" w:author="GoldenCorpusHarness" w:date="2026-03-28T22:23:47Z">
        <w:r>
          <w:t>ndix 7: Country-s</w:t>
        </w:r>
      </w:ins>
      <w:r>
        <w:t>p</w:t>
      </w:r>
      <w:del w:id="21142" w:author="GoldenCorpusHarness" w:date="2026-03-28T22:23:47Z">
        <w:r>
          <w:delText>at</w:delText>
        </w:r>
      </w:del>
      <w:ins w:id="21143" w:author="GoldenCorpusHarness" w:date="2026-03-28T22:23:47Z">
        <w:r>
          <w:t>ecif</w:t>
        </w:r>
      </w:ins>
      <w:r>
        <w:t xml:space="preserve">ic </w:t>
      </w:r>
      <w:ins w:id="21144" w:author="GoldenCorpusHarness" w:date="2026-03-28T22:23:47Z">
        <w:r>
          <w:t>R</w:t>
        </w:r>
      </w:ins>
      <w:r>
        <w:t>e</w:t>
      </w:r>
      <w:del w:id="21145" w:author="GoldenCorpusHarness" w:date="2026-03-28T22:23:47Z">
        <w:r>
          <w:delText>nla</w:delText>
        </w:r>
      </w:del>
      <w:ins w:id="21146" w:author="GoldenCorpusHarness" w:date="2026-03-28T22:23:47Z">
        <w:r>
          <w:t>qui</w:t>
        </w:r>
      </w:ins>
      <w:r>
        <w:t>r</w:t>
      </w:r>
      <w:del w:id="21147" w:author="GoldenCorpusHarness" w:date="2026-03-28T22:23:47Z">
        <w:r>
          <w:delText>g</w:delText>
        </w:r>
      </w:del>
      <w:r>
        <w:t>ement</w:t>
      </w:r>
      <w:del w:id="21148" w:author="GoldenCorpusHarness" w:date="2026-03-28T22:23:47Z">
        <w:r>
          <w:delText xml:space="preserve"> will be a</w:delText>
        </w:r>
      </w:del>
      <w:r>
        <w:t>s</w:t>
      </w:r>
      <w:del w:id="21149" w:author="GoldenCorpusHarness" w:date="2026-03-28T22:23:47Z">
        <w:r>
          <w:delText>sessed qualitatively, separately from the assessment of focal disease. At baseline, the liver will be assessed as either normal or enlarged (qualitatively enlarged based on expert judgment on CT scans, without a benign explanation of the enlargement).</w:delText>
        </w:r>
      </w:del>
    </w:p>
    <w:p ns2:paraId="6EF2D5AF" ns2:textId="77777777" w:rsidR="009602AE" w:rsidRPr="002E36F0" w:rsidRDefault="00895D30" w:rsidP="007F368D">
      <w:pPr>
        <w:pStyle w:val="Heading5"/>
      </w:pPr>
      <w:del w:id="21150" w:author="GoldenCorpusHarness" w:date="2026-03-28T22:23:47Z">
        <w:r>
          <w:delText xml:space="preserve">Post-baseline </w:delText>
        </w:r>
      </w:del>
      <w:r>
        <w:t>A</w:t>
      </w:r>
      <w:del w:id="21151" w:author="GoldenCorpusHarness" w:date="2026-03-28T22:23:47Z">
        <w:r>
          <w:delText>ssessm</w:delText>
        </w:r>
      </w:del>
      <w:ins w:id="21152" w:author="GoldenCorpusHarness" w:date="2026-03-28T22:23:47Z">
        <w:r>
          <w:t>rg</w:t>
        </w:r>
      </w:ins>
      <w:r>
        <w:t>ent</w:t>
      </w:r>
      <w:del w:id="21153" w:author="GoldenCorpusHarness" w:date="2026-03-28T22:23:47Z">
        <w:r>
          <w:delText xml:space="preserve"> </w:delText>
        </w:r>
      </w:del>
      <w:ins w:id="21154" w:author="GoldenCorpusHarness" w:date="2026-03-28T22:23:47Z">
        <w:r>
          <w:t>ina</w:t>
        </w:r>
      </w:ins>
    </w:p>
    <w:p ns2:paraId="74FC9035" ns2:textId="77777777" w:rsidR="009602AE" w:rsidRPr="00E30922" w:rsidRDefault="00895D30" w:rsidP="00E30922">
      <w:pPr>
        <w:pStyle w:val="paragraph0"/>
        <w:rPr>
          <w:b/>
          <w:bCs/>
          <w:u w:val="single"/>
        </w:rPr>
      </w:pPr>
      <w:del w:id="21155" w:author="GoldenCorpusHarness" w:date="2026-03-28T22:23:47Z">
        <w:r>
          <w:delText>Targ</w:delText>
        </w:r>
      </w:del>
      <w:ins w:id="21156" w:author="GoldenCorpusHarness" w:date="2026-03-28T22:23:47Z">
        <w:r>
          <w:t>S</w:t>
        </w:r>
      </w:ins>
      <w:r>
        <w:t>e</w:t>
      </w:r>
      <w:ins w:id="21157" w:author="GoldenCorpusHarness" w:date="2026-03-28T22:23:47Z">
        <w:r>
          <w:t>c</w:t>
        </w:r>
      </w:ins>
      <w:r>
        <w:t>t</w:t>
      </w:r>
      <w:del w:id="21158" w:author="GoldenCorpusHarness" w:date="2026-03-28T22:23:47Z">
        <w:r>
          <w:delText xml:space="preserve"> Les</w:delText>
        </w:r>
      </w:del>
      <w:r>
        <w:t>ion</w:t>
      </w:r>
      <w:ins w:id="21159" w:author="GoldenCorpusHarness" w:date="2026-03-28T22:23:47Z">
        <w:r>
          <w:t xml:space="preserve"> 1.3 Schedule of Activitie</w:t>
        </w:r>
      </w:ins>
      <w:r>
        <w:t>s</w:t>
      </w:r>
    </w:p>
    <w:p ns2:paraId="1835485A" ns2:textId="77777777" w:rsidR="009602AE" w:rsidRPr="00014216" w:rsidRDefault="00895D30" w:rsidP="00E30922">
      <w:pPr>
        <w:pStyle w:val="paragraph0"/>
      </w:pPr>
      <w:del w:id="21160" w:author="GoldenCorpusHarness" w:date="2026-03-28T22:23:47Z">
        <w:r>
          <w:delText>A</w:delText>
        </w:r>
      </w:del>
      <w:ins w:id="21161" w:author="GoldenCorpusHarness" w:date="2026-03-28T22:23:47Z">
        <w:r>
          <w:t>Labora</w:t>
        </w:r>
      </w:ins>
      <w:r>
        <w:t>t</w:t>
      </w:r>
      <w:ins w:id="21162" w:author="GoldenCorpusHarness" w:date="2026-03-28T22:23:47Z">
        <w:r>
          <w:t>ory</w:t>
        </w:r>
      </w:ins>
      <w:r>
        <w:t xml:space="preserve"> </w:t>
      </w:r>
      <w:ins w:id="21163" w:author="GoldenCorpusHarness" w:date="2026-03-28T22:23:47Z">
        <w:r>
          <w:t>Proc</w:t>
        </w:r>
      </w:ins>
      <w:r>
        <w:t>e</w:t>
      </w:r>
      <w:del w:id="21164" w:author="GoldenCorpusHarness" w:date="2026-03-28T22:23:47Z">
        <w:r>
          <w:delText xml:space="preserve">ach follow </w:delText>
        </w:r>
      </w:del>
      <w:ins w:id="21165" w:author="GoldenCorpusHarness" w:date="2026-03-28T22:23:47Z">
        <w:r>
          <w:t>d</w:t>
        </w:r>
      </w:ins>
      <w:r>
        <w:t>u</w:t>
      </w:r>
      <w:del w:id="21166" w:author="GoldenCorpusHarness" w:date="2026-03-28T22:23:47Z">
        <w:r>
          <w:delText>p visit, target, non-target lesions and the p</w:delText>
        </w:r>
      </w:del>
      <w:r>
        <w:t>res</w:t>
      </w:r>
      <w:del w:id="21167" w:author="GoldenCorpusHarness" w:date="2026-03-28T22:23:47Z">
        <w:r>
          <w:delText xml:space="preserve">ence of new lesions in images will be assessed to provide a collective lymph node response. </w:delText>
        </w:r>
      </w:del>
    </w:p>
    <w:p ns2:paraId="4F256B5A" ns2:textId="77777777" w:rsidR="009602AE" w:rsidRPr="00014216" w:rsidRDefault="00895D30" w:rsidP="007F368D">
      <w:pPr>
        <w:pStyle w:val="ListBullet"/>
        <w:keepLines w:val="0"/>
        <w:spacing w:after="240"/>
      </w:pPr>
      <w:ins w:id="21168" w:author="GoldenCorpusHarness" w:date="2026-03-28T22:23:47Z">
        <w:r>
          <w:t>HIV testing and hepatitis B/</w:t>
        </w:r>
      </w:ins>
      <w:r>
        <w:t>C</w:t>
      </w:r>
      <w:del w:id="21169" w:author="GoldenCorpusHarness" w:date="2026-03-28T22:23:47Z">
        <w:r>
          <w:delText>R: All target ly</w:delText>
        </w:r>
      </w:del>
      <w:ins w:id="21170" w:author="GoldenCorpusHarness" w:date="2026-03-28T22:23:47Z">
        <w:r>
          <w:t xml:space="preserve"> screening are required evaluations for study entry and need to be perfor</w:t>
        </w:r>
      </w:ins>
      <w:r>
        <w:t>m</w:t>
      </w:r>
      <w:ins w:id="21171" w:author="GoldenCorpusHarness" w:date="2026-03-28T22:23:47Z">
        <w:r>
          <w:t xml:space="preserve">ed in order to evaluate eligibility. This testing can be </w:t>
        </w:r>
      </w:ins>
      <w:r>
        <w:t>p</w:t>
      </w:r>
      <w:ins w:id="21172" w:author="GoldenCorpusHarness" w:date="2026-03-28T22:23:47Z">
        <w:r>
          <w:t>erformed at any time during t</w:t>
        </w:r>
      </w:ins>
      <w:r>
        <w:t>h</w:t>
      </w:r>
      <w:del w:id="21173" w:author="GoldenCorpusHarness" w:date="2026-03-28T22:23:47Z">
        <w:r>
          <w:delText xml:space="preserve"> nodes must have regressed to normal size defined as &lt;1.5 </w:delText>
        </w:r>
      </w:del>
      <w:ins w:id="21174" w:author="GoldenCorpusHarness" w:date="2026-03-28T22:23:47Z">
        <w:r>
          <w:t>e S</w:t>
        </w:r>
      </w:ins>
      <w:r>
        <w:t>c</w:t>
      </w:r>
      <w:del w:id="21175" w:author="GoldenCorpusHarness" w:date="2026-03-28T22:23:47Z">
        <w:r>
          <w:delText xml:space="preserve">m in LDi. </w:delText>
        </w:r>
      </w:del>
      <w:ins w:id="21176" w:author="GoldenCorpusHarness" w:date="2026-03-28T22:23:47Z">
        <w:r>
          <w:t>reening Period</w:t>
        </w:r>
      </w:ins>
    </w:p>
    <w:p ns2:paraId="6994408C" ns2:textId="77777777" w:rsidR="009602AE" w:rsidRPr="00014216" w:rsidRDefault="00895D30" w:rsidP="007F368D">
      <w:pPr>
        <w:pStyle w:val="ListBullet"/>
        <w:keepLines w:val="0"/>
        <w:spacing w:after="240"/>
      </w:pPr>
      <w:del w:id="21177" w:author="GoldenCorpusHarness" w:date="2026-03-28T22:23:47Z">
        <w:r>
          <w:delText xml:space="preserve">PR: ≥50% decrease </w:delText>
        </w:r>
      </w:del>
      <w:ins w:id="21178" w:author="GoldenCorpusHarness" w:date="2026-03-28T22:23:47Z">
        <w:r>
          <w:t>Ch</w:t>
        </w:r>
      </w:ins>
      <w:r>
        <w:t>in</w:t>
      </w:r>
      <w:del w:id="21179" w:author="GoldenCorpusHarness" w:date="2026-03-28T22:23:47Z">
        <w:r>
          <w:delText xml:space="preserve"> SPD of t</w:delText>
        </w:r>
      </w:del>
      <w:r>
        <w:t>a</w:t>
      </w:r>
      <w:del w:id="21180" w:author="GoldenCorpusHarness" w:date="2026-03-28T22:23:47Z">
        <w:r>
          <w:delText xml:space="preserve">rget lesions from baseline, and no individual nodal lesion meets the criteria for progression. </w:delText>
        </w:r>
      </w:del>
    </w:p>
    <w:p ns2:paraId="777D276D" ns2:textId="77777777" w:rsidR="009602AE" w:rsidRPr="00014216" w:rsidRDefault="00895D30" w:rsidP="009112CE">
      <w:pPr>
        <w:pStyle w:val="ListBullet"/>
        <w:keepLines w:val="0"/>
        <w:spacing w:after="240"/>
      </w:pPr>
      <w:del w:id="21181" w:author="GoldenCorpusHarness" w:date="2026-03-28T22:23:47Z">
        <w:r>
          <w:delText>Progress</w:delText>
        </w:r>
      </w:del>
      <w:ins w:id="21182" w:author="GoldenCorpusHarness" w:date="2026-03-28T22:23:47Z">
        <w:r>
          <w:t>T</w:t>
        </w:r>
      </w:ins>
      <w:r>
        <w:t>i</w:t>
      </w:r>
      <w:del w:id="21183" w:author="GoldenCorpusHarness" w:date="2026-03-28T22:23:47Z">
        <w:r>
          <w:delText>v</w:delText>
        </w:r>
      </w:del>
      <w:ins w:id="21184" w:author="GoldenCorpusHarness" w:date="2026-03-28T22:23:47Z">
        <w:r>
          <w:t>tl</w:t>
        </w:r>
      </w:ins>
      <w:r>
        <w:t xml:space="preserve">e </w:t>
      </w:r>
      <w:del w:id="21185" w:author="GoldenCorpusHarness" w:date="2026-03-28T22:23:47Z">
        <w:r>
          <w:delText>Dise</w:delText>
        </w:r>
      </w:del>
      <w:ins w:id="21186" w:author="GoldenCorpusHarness" w:date="2026-03-28T22:23:47Z">
        <w:r>
          <w:t>p</w:t>
        </w:r>
      </w:ins>
      <w:r>
        <w:t>a</w:t>
      </w:r>
      <w:del w:id="21187" w:author="GoldenCorpusHarness" w:date="2026-03-28T22:23:47Z">
        <w:r>
          <w:delText>se: LDi progression (for any previously measured nodal tar</w:delText>
        </w:r>
      </w:del>
      <w:r>
        <w:t>ge</w:t>
      </w:r>
      <w:del w:id="21188" w:author="GoldenCorpusHarness" w:date="2026-03-28T22:23:47Z">
        <w:r>
          <w:delText>t lesion; PPD progression will not be used):</w:delText>
        </w:r>
      </w:del>
    </w:p>
    <w:p ns2:paraId="175E885F" ns2:textId="77777777" w:rsidR="009602AE" w:rsidRPr="00014216" w:rsidRDefault="00895D30" w:rsidP="007F368D">
      <w:pPr>
        <w:pStyle w:val="ListBullet2"/>
        <w:keepLines w:val="0"/>
        <w:spacing w:after="240"/>
        <w:ind w:hanging="357"/>
      </w:pPr>
      <w:ins w:id="21189" w:author="GoldenCorpusHarness" w:date="2026-03-28T22:23:47Z">
        <w:r>
          <w:t xml:space="preserve">Apart from Merck Sharp &amp; Dohme </w:t>
        </w:r>
      </w:ins>
      <w:r>
        <w:t>L</w:t>
      </w:r>
      <w:del w:id="21190" w:author="GoldenCorpusHarness" w:date="2026-03-28T22:23:47Z">
        <w:r>
          <w:delText>Di of</w:delText>
        </w:r>
      </w:del>
      <w:ins w:id="21191" w:author="GoldenCorpusHarness" w:date="2026-03-28T22:23:47Z">
        <w:r>
          <w:t>LC</w:t>
        </w:r>
      </w:ins>
      <w:r>
        <w:t xml:space="preserve"> a</w:t>
      </w:r>
      <w:del w:id="21192" w:author="GoldenCorpusHarness" w:date="2026-03-28T22:23:47Z">
        <w:r>
          <w:delText>t</w:delText>
        </w:r>
      </w:del>
      <w:ins w:id="21193" w:author="GoldenCorpusHarness" w:date="2026-03-28T22:23:47Z">
        <w:r>
          <w:t>s</w:t>
        </w:r>
      </w:ins>
      <w:r>
        <w:t xml:space="preserve"> </w:t>
      </w:r>
      <w:del w:id="21194" w:author="GoldenCorpusHarness" w:date="2026-03-28T22:23:47Z">
        <w:r>
          <w:delText>le</w:delText>
        </w:r>
      </w:del>
      <w:r>
        <w:t>a</w:t>
      </w:r>
      <w:del w:id="21195" w:author="GoldenCorpusHarness" w:date="2026-03-28T22:23:47Z">
        <w:r>
          <w:delText>st</w:delText>
        </w:r>
      </w:del>
      <w:r>
        <w:t xml:space="preserve"> </w:t>
      </w:r>
      <w:del w:id="21196" w:author="GoldenCorpusHarness" w:date="2026-03-28T22:23:47Z">
        <w:r>
          <w:delText>1 nodal lesi</w:delText>
        </w:r>
      </w:del>
      <w:ins w:id="21197" w:author="GoldenCorpusHarness" w:date="2026-03-28T22:23:47Z">
        <w:r>
          <w:t>Sp</w:t>
        </w:r>
      </w:ins>
      <w:r>
        <w:t>on</w:t>
      </w:r>
      <w:ins w:id="21198" w:author="GoldenCorpusHarness" w:date="2026-03-28T22:23:47Z">
        <w:r>
          <w:t>sor, MSD R&amp;D (China) Co. Ltd</w:t>
        </w:r>
      </w:ins>
      <w:r>
        <w:t xml:space="preserve"> is </w:t>
      </w:r>
      <w:del w:id="21199" w:author="GoldenCorpusHarness" w:date="2026-03-28T22:23:47Z">
        <w:r>
          <w:delText>≥15 mm,</w:delText>
        </w:r>
      </w:del>
      <w:ins w:id="21200" w:author="GoldenCorpusHarness" w:date="2026-03-28T22:23:47Z">
        <w:r>
          <w:t>also</w:t>
        </w:r>
      </w:ins>
      <w:r>
        <w:t xml:space="preserve"> a</w:t>
      </w:r>
      <w:ins w:id="21201" w:author="GoldenCorpusHarness" w:date="2026-03-28T22:23:47Z">
        <w:r>
          <w:t xml:space="preserve"> Spo</w:t>
        </w:r>
      </w:ins>
      <w:r>
        <w:t>n</w:t>
      </w:r>
      <w:del w:id="21202" w:author="GoldenCorpusHarness" w:date="2026-03-28T22:23:47Z">
        <w:r>
          <w:delText>d</w:delText>
        </w:r>
      </w:del>
      <w:ins w:id="21203" w:author="GoldenCorpusHarness" w:date="2026-03-28T22:23:47Z">
        <w:r>
          <w:t>sor in China.</w:t>
        </w:r>
      </w:ins>
    </w:p>
    <w:p ns2:paraId="20A25D16" ns2:textId="77777777" w:rsidR="009602AE" w:rsidRPr="00014216" w:rsidRDefault="00895D30" w:rsidP="007F368D">
      <w:pPr>
        <w:pStyle w:val="ListBullet2"/>
        <w:keepLines w:val="0"/>
        <w:spacing w:after="240"/>
        <w:ind w:hanging="357"/>
      </w:pPr>
      <w:del w:id="21204" w:author="GoldenCorpusHarness" w:date="2026-03-28T22:23:47Z">
        <w:r>
          <w:delText>LDi of the nodal lesi</w:delText>
        </w:r>
      </w:del>
      <w:ins w:id="21205" w:author="GoldenCorpusHarness" w:date="2026-03-28T22:23:47Z">
        <w:r>
          <w:t>Sp</w:t>
        </w:r>
      </w:ins>
      <w:r>
        <w:t>on</w:t>
      </w:r>
      <w:ins w:id="21206" w:author="GoldenCorpusHarness" w:date="2026-03-28T22:23:47Z">
        <w:r>
          <w:t>sor</w:t>
        </w:r>
      </w:ins>
      <w:r>
        <w:t xml:space="preserve"> </w:t>
      </w:r>
      <w:ins w:id="21207" w:author="GoldenCorpusHarness" w:date="2026-03-28T22:23:47Z">
        <w:r>
          <w:t>Name: MSD R&amp;D (C</w:t>
        </w:r>
      </w:ins>
      <w:r>
        <w:t>h</w:t>
      </w:r>
      <w:del w:id="21208" w:author="GoldenCorpusHarness" w:date="2026-03-28T22:23:47Z">
        <w:r>
          <w:delText xml:space="preserve">as </w:delText>
        </w:r>
      </w:del>
      <w:r>
        <w:t>in</w:t>
      </w:r>
      <w:del w:id="21209" w:author="GoldenCorpusHarness" w:date="2026-03-28T22:23:47Z">
        <w:r>
          <w:delText>cre</w:delText>
        </w:r>
      </w:del>
      <w:r>
        <w:t>a</w:t>
      </w:r>
      <w:del w:id="21210" w:author="GoldenCorpusHarness" w:date="2026-03-28T22:23:47Z">
        <w:r>
          <w:delText>sed</w:delText>
        </w:r>
      </w:del>
      <w:ins w:id="21211" w:author="GoldenCorpusHarness" w:date="2026-03-28T22:23:47Z">
        <w:r>
          <w:t>)</w:t>
        </w:r>
      </w:ins>
      <w:r>
        <w:t xml:space="preserve"> </w:t>
      </w:r>
      <w:del w:id="21212" w:author="GoldenCorpusHarness" w:date="2026-03-28T22:23:47Z">
        <w:r>
          <w:delText>by ≥50% c</w:delText>
        </w:r>
      </w:del>
      <w:ins w:id="21213" w:author="GoldenCorpusHarness" w:date="2026-03-28T22:23:47Z">
        <w:r>
          <w:t>C</w:t>
        </w:r>
      </w:ins>
      <w:r>
        <w:t>o</w:t>
      </w:r>
      <w:del w:id="21214" w:author="GoldenCorpusHarness" w:date="2026-03-28T22:23:47Z">
        <w:r>
          <w:delText>mpared to</w:delText>
        </w:r>
      </w:del>
      <w:ins w:id="21215" w:author="GoldenCorpusHarness" w:date="2026-03-28T22:23:47Z">
        <w:r>
          <w:t>.</w:t>
        </w:r>
      </w:ins>
      <w:r>
        <w:t xml:space="preserve"> L</w:t>
      </w:r>
      <w:del w:id="21216" w:author="GoldenCorpusHarness" w:date="2026-03-28T22:23:47Z">
        <w:r>
          <w:delText>Di na</w:delText>
        </w:r>
      </w:del>
      <w:ins w:id="21217" w:author="GoldenCorpusHarness" w:date="2026-03-28T22:23:47Z">
        <w:r>
          <w:t>t</w:t>
        </w:r>
      </w:ins>
      <w:r>
        <w:t>d</w:t>
      </w:r>
      <w:del w:id="21218" w:author="GoldenCorpusHarness" w:date="2026-03-28T22:23:47Z">
        <w:r>
          <w:delText>ir with an absolute increase of ≥5 mm</w:delText>
        </w:r>
      </w:del>
    </w:p>
    <w:p ns2:paraId="0FD9CDCB" ns2:textId="77777777" w:rsidR="009602AE" w:rsidRPr="00014216" w:rsidRDefault="00895D30" w:rsidP="007F368D">
      <w:pPr>
        <w:pStyle w:val="ListBullet"/>
        <w:keepLines w:val="0"/>
        <w:spacing w:after="240"/>
      </w:pPr>
      <w:del w:id="21219" w:author="GoldenCorpusHarness" w:date="2026-03-28T22:23:47Z">
        <w:r>
          <w:delText>SD:</w:delText>
        </w:r>
      </w:del>
      <w:ins w:id="21220" w:author="GoldenCorpusHarness" w:date="2026-03-28T22:23:47Z">
        <w:r>
          <w:t>Legal</w:t>
        </w:r>
      </w:ins>
      <w:r>
        <w:t xml:space="preserve"> </w:t>
      </w:r>
      <w:del w:id="21221" w:author="GoldenCorpusHarness" w:date="2026-03-28T22:23:47Z">
        <w:r>
          <w:delText xml:space="preserve">A </w:delText>
        </w:r>
      </w:del>
      <w:ins w:id="21222" w:author="GoldenCorpusHarness" w:date="2026-03-28T22:23:47Z">
        <w:r>
          <w:t>regis</w:t>
        </w:r>
      </w:ins>
      <w:r>
        <w:t>t</w:t>
      </w:r>
      <w:del w:id="21223" w:author="GoldenCorpusHarness" w:date="2026-03-28T22:23:47Z">
        <w:r>
          <w:delText>a</w:delText>
        </w:r>
      </w:del>
      <w:ins w:id="21224" w:author="GoldenCorpusHarness" w:date="2026-03-28T22:23:47Z">
        <w:r>
          <w:t>e</w:t>
        </w:r>
      </w:ins>
      <w:r>
        <w:t>r</w:t>
      </w:r>
      <w:del w:id="21225" w:author="GoldenCorpusHarness" w:date="2026-03-28T22:23:47Z">
        <w:r>
          <w:delText>g</w:delText>
        </w:r>
      </w:del>
      <w:r>
        <w:t>e</w:t>
      </w:r>
      <w:del w:id="21226" w:author="GoldenCorpusHarness" w:date="2026-03-28T22:23:47Z">
        <w:r>
          <w:delText>t lesion</w:delText>
        </w:r>
      </w:del>
      <w:ins w:id="21227" w:author="GoldenCorpusHarness" w:date="2026-03-28T22:23:47Z">
        <w:r>
          <w:t>d</w:t>
        </w:r>
      </w:ins>
      <w:r>
        <w:t xml:space="preserve"> a</w:t>
      </w:r>
      <w:del w:id="21228" w:author="GoldenCorpusHarness" w:date="2026-03-28T22:23:47Z">
        <w:r>
          <w:delText>ss</w:delText>
        </w:r>
      </w:del>
      <w:ins w:id="21229" w:author="GoldenCorpusHarness" w:date="2026-03-28T22:23:47Z">
        <w:r>
          <w:t>ddr</w:t>
        </w:r>
      </w:ins>
      <w:r>
        <w:t>ess</w:t>
      </w:r>
      <w:del w:id="21230" w:author="GoldenCorpusHarness" w:date="2026-03-28T22:23:47Z">
        <w:r>
          <w:delText>ment</w:delText>
        </w:r>
      </w:del>
      <w:ins w:id="21231" w:author="GoldenCorpusHarness" w:date="2026-03-28T22:23:47Z">
        <w:r>
          <w:t xml:space="preserve">: </w:t>
        </w:r>
      </w:ins>
      <w:r>
        <w:t xml:space="preserve"> </w:t>
      </w:r>
      <w:del w:id="21232" w:author="GoldenCorpusHarness" w:date="2026-03-28T22:23:47Z">
        <w:r>
          <w:delText>of SD</w:delText>
        </w:r>
      </w:del>
      <w:ins w:id="21233" w:author="GoldenCorpusHarness" w:date="2026-03-28T22:23:47Z">
        <w:r>
          <w:t>L2-13F,</w:t>
        </w:r>
      </w:ins>
      <w:r>
        <w:t xml:space="preserve"> </w:t>
      </w:r>
      <w:del w:id="21234" w:author="GoldenCorpusHarness" w:date="2026-03-28T22:23:47Z">
        <w:r>
          <w:delText>req</w:delText>
        </w:r>
      </w:del>
      <w:ins w:id="21235" w:author="GoldenCorpusHarness" w:date="2026-03-28T22:23:47Z">
        <w:r>
          <w:t>B</w:t>
        </w:r>
      </w:ins>
      <w:r>
        <w:t>ui</w:t>
      </w:r>
      <w:del w:id="21236" w:author="GoldenCorpusHarness" w:date="2026-03-28T22:23:47Z">
        <w:r>
          <w:delText>res a</w:delText>
        </w:r>
      </w:del>
      <w:r>
        <w:t>l</w:t>
      </w:r>
      <w:del w:id="21237" w:author="GoldenCorpusHarness" w:date="2026-03-28T22:23:47Z">
        <w:r>
          <w:delText>l of the follow</w:delText>
        </w:r>
      </w:del>
      <w:ins w:id="21238" w:author="GoldenCorpusHarness" w:date="2026-03-28T22:23:47Z">
        <w:r>
          <w:t>d</w:t>
        </w:r>
      </w:ins>
      <w:r>
        <w:t>ing</w:t>
      </w:r>
      <w:del w:id="21239" w:author="GoldenCorpusHarness" w:date="2026-03-28T22:23:47Z">
        <w:r>
          <w:delText>:</w:delText>
        </w:r>
      </w:del>
      <w:ins w:id="21240" w:author="GoldenCorpusHarness" w:date="2026-03-28T22:23:47Z">
        <w:r>
          <w:t xml:space="preserve"> 21 Rongda Road, Chaoyang District, Beijing, China</w:t>
        </w:r>
      </w:ins>
    </w:p>
    <w:p ns2:paraId="31B88C16" ns2:textId="77777777" w:rsidR="009602AE" w:rsidRPr="00014216" w:rsidRDefault="00895D30" w:rsidP="007F368D">
      <w:pPr>
        <w:pStyle w:val="ListBullet2"/>
        <w:keepLines w:val="0"/>
        <w:spacing w:after="240"/>
        <w:ind w:left="714" w:hanging="357"/>
      </w:pPr>
      <w:del w:id="21241" w:author="GoldenCorpusHarness" w:date="2026-03-28T22:23:47Z">
        <w:r>
          <w:delText>Tar</w:delText>
        </w:r>
      </w:del>
      <w:ins w:id="21242" w:author="GoldenCorpusHarness" w:date="2026-03-28T22:23:47Z">
        <w:r>
          <w:t>Biomarker sample collection, testin</w:t>
        </w:r>
      </w:ins>
      <w:r>
        <w:t>g</w:t>
      </w:r>
      <w:del w:id="21243" w:author="GoldenCorpusHarness" w:date="2026-03-28T22:23:47Z">
        <w:r>
          <w:delText>et lesions do not meet the criteria</w:delText>
        </w:r>
      </w:del>
      <w:ins w:id="21244" w:author="GoldenCorpusHarness" w:date="2026-03-28T22:23:47Z">
        <w:r>
          <w:t>, and analysis as described in the</w:t>
        </w:r>
      </w:ins>
      <w:r>
        <w:t xml:space="preserve"> fo</w:t>
      </w:r>
      <w:del w:id="21245" w:author="GoldenCorpusHarness" w:date="2026-03-28T22:23:47Z">
        <w:r>
          <w:delText>r</w:delText>
        </w:r>
      </w:del>
      <w:ins w:id="21246" w:author="GoldenCorpusHarness" w:date="2026-03-28T22:23:47Z">
        <w:r>
          <w:t>llowing sections will be dependent on approval by the Human Genetic Resources Administration of</w:t>
        </w:r>
      </w:ins>
      <w:r>
        <w:t xml:space="preserve"> C</w:t>
      </w:r>
      <w:del w:id="21247" w:author="GoldenCorpusHarness" w:date="2026-03-28T22:23:47Z">
        <w:r>
          <w:delText>R or PR</w:delText>
        </w:r>
      </w:del>
      <w:ins w:id="21248" w:author="GoldenCorpusHarness" w:date="2026-03-28T22:23:47Z">
        <w:r>
          <w:t>hina for participants enrolled in China:</w:t>
        </w:r>
      </w:ins>
    </w:p>
    <w:p ns2:paraId="0FE2E955" ns2:textId="77777777" w:rsidR="009602AE" w:rsidRPr="00014216" w:rsidRDefault="00895D30" w:rsidP="007F368D">
      <w:pPr>
        <w:pStyle w:val="ListBullet2"/>
        <w:keepLines w:val="0"/>
        <w:spacing w:after="240"/>
        <w:ind w:left="714" w:hanging="357"/>
      </w:pPr>
      <w:del w:id="21249" w:author="GoldenCorpusHarness" w:date="2026-03-28T22:23:47Z">
        <w:r>
          <w:delText>No individual l</w:delText>
        </w:r>
      </w:del>
      <w:ins w:id="21250" w:author="GoldenCorpusHarness" w:date="2026-03-28T22:23:47Z">
        <w:r>
          <w:t>S</w:t>
        </w:r>
      </w:ins>
      <w:r>
        <w:t>e</w:t>
      </w:r>
      <w:del w:id="21251" w:author="GoldenCorpusHarness" w:date="2026-03-28T22:23:47Z">
        <w:r>
          <w:delText>s</w:delText>
        </w:r>
      </w:del>
      <w:ins w:id="21252" w:author="GoldenCorpusHarness" w:date="2026-03-28T22:23:47Z">
        <w:r>
          <w:t>ct</w:t>
        </w:r>
      </w:ins>
      <w:r>
        <w:t xml:space="preserve">ion </w:t>
      </w:r>
      <w:del w:id="21253" w:author="GoldenCorpusHarness" w:date="2026-03-28T22:23:47Z">
        <w:r>
          <w:delText>meets</w:delText>
        </w:r>
      </w:del>
      <w:ins w:id="21254" w:author="GoldenCorpusHarness" w:date="2026-03-28T22:23:47Z">
        <w:r>
          <w:t>1.3:</w:t>
        </w:r>
      </w:ins>
      <w:r>
        <w:t xml:space="preserve"> </w:t>
      </w:r>
      <w:del w:id="21255" w:author="GoldenCorpusHarness" w:date="2026-03-28T22:23:47Z">
        <w:r>
          <w:delText>t</w:delText>
        </w:r>
      </w:del>
      <w:ins w:id="21256" w:author="GoldenCorpusHarness" w:date="2026-03-28T22:23:47Z">
        <w:r>
          <w:t>Sc</w:t>
        </w:r>
      </w:ins>
      <w:r>
        <w:t>he</w:t>
      </w:r>
      <w:ins w:id="21257" w:author="GoldenCorpusHarness" w:date="2026-03-28T22:23:47Z">
        <w:r>
          <w:t>dule</w:t>
        </w:r>
      </w:ins>
      <w:r>
        <w:t xml:space="preserve"> </w:t>
      </w:r>
      <w:ins w:id="21258" w:author="GoldenCorpusHarness" w:date="2026-03-28T22:23:47Z">
        <w:r>
          <w:t>of A</w:t>
        </w:r>
      </w:ins>
      <w:r>
        <w:t>c</w:t>
      </w:r>
      <w:del w:id="21259" w:author="GoldenCorpusHarness" w:date="2026-03-28T22:23:47Z">
        <w:r>
          <w:delText>r</w:delText>
        </w:r>
      </w:del>
      <w:ins w:id="21260" w:author="GoldenCorpusHarness" w:date="2026-03-28T22:23:47Z">
        <w:r>
          <w:t>tiv</w:t>
        </w:r>
      </w:ins>
      <w:r>
        <w:t>it</w:t>
      </w:r>
      <w:del w:id="21261" w:author="GoldenCorpusHarness" w:date="2026-03-28T22:23:47Z">
        <w:r>
          <w:delText>er</w:delText>
        </w:r>
      </w:del>
      <w:r>
        <w:t>i</w:t>
      </w:r>
      <w:del w:id="21262" w:author="GoldenCorpusHarness" w:date="2026-03-28T22:23:47Z">
        <w:r>
          <w:delText>a for progr</w:delText>
        </w:r>
      </w:del>
      <w:r>
        <w:t>es</w:t>
      </w:r>
      <w:del w:id="21263" w:author="GoldenCorpusHarness" w:date="2026-03-28T22:23:47Z">
        <w:r>
          <w:delText>sion</w:delText>
        </w:r>
      </w:del>
    </w:p>
    <w:p ns2:paraId="0F1E2458" ns2:textId="77777777" w:rsidR="009602AE" w:rsidRPr="00014216" w:rsidRDefault="00895D30" w:rsidP="007F368D">
      <w:pPr>
        <w:pStyle w:val="ListBullet"/>
        <w:keepLines w:val="0"/>
        <w:spacing w:after="240"/>
      </w:pPr>
      <w:del w:id="21264" w:author="GoldenCorpusHarness" w:date="2026-03-28T22:23:47Z">
        <w:r>
          <w:delText>No</w:delText>
        </w:r>
      </w:del>
      <w:ins w:id="21265" w:author="GoldenCorpusHarness" w:date="2026-03-28T22:23:47Z">
        <w:r>
          <w:t>Sec</w:t>
        </w:r>
      </w:ins>
      <w:r>
        <w:t>t</w:t>
      </w:r>
      <w:del w:id="21266" w:author="GoldenCorpusHarness" w:date="2026-03-28T22:23:47Z">
        <w:r>
          <w:delText xml:space="preserve"> Evaluable: When any target les</w:delText>
        </w:r>
      </w:del>
      <w:r>
        <w:t xml:space="preserve">ion </w:t>
      </w:r>
      <w:del w:id="21267" w:author="GoldenCorpusHarness" w:date="2026-03-28T22:23:47Z">
        <w:r>
          <w:delText>ide</w:delText>
        </w:r>
      </w:del>
      <w:ins w:id="21268" w:author="GoldenCorpusHarness" w:date="2026-03-28T22:23:47Z">
        <w:r>
          <w:t>4.2.1.7: Pla</w:t>
        </w:r>
      </w:ins>
      <w:r>
        <w:t>n</w:t>
      </w:r>
      <w:del w:id="21269" w:author="GoldenCorpusHarness" w:date="2026-03-28T22:23:47Z">
        <w:r>
          <w:delText>tifi</w:delText>
        </w:r>
      </w:del>
      <w:ins w:id="21270" w:author="GoldenCorpusHarness" w:date="2026-03-28T22:23:47Z">
        <w:r>
          <w:t>n</w:t>
        </w:r>
      </w:ins>
      <w:r>
        <w:t xml:space="preserve">ed </w:t>
      </w:r>
      <w:ins w:id="21271" w:author="GoldenCorpusHarness" w:date="2026-03-28T22:23:47Z">
        <w:r>
          <w:t>Explor</w:t>
        </w:r>
      </w:ins>
      <w:r>
        <w:t>at</w:t>
      </w:r>
      <w:ins w:id="21272" w:author="GoldenCorpusHarness" w:date="2026-03-28T22:23:47Z">
        <w:r>
          <w:t>ory</w:t>
        </w:r>
      </w:ins>
      <w:r>
        <w:t xml:space="preserve"> </w:t>
      </w:r>
      <w:del w:id="21273" w:author="GoldenCorpusHarness" w:date="2026-03-28T22:23:47Z">
        <w:r>
          <w:delText>basel</w:delText>
        </w:r>
      </w:del>
      <w:ins w:id="21274" w:author="GoldenCorpusHarness" w:date="2026-03-28T22:23:47Z">
        <w:r>
          <w:t>B</w:t>
        </w:r>
      </w:ins>
      <w:r>
        <w:t>i</w:t>
      </w:r>
      <w:del w:id="21275" w:author="GoldenCorpusHarness" w:date="2026-03-28T22:23:47Z">
        <w:r>
          <w:delText>ne cann</w:delText>
        </w:r>
      </w:del>
      <w:r>
        <w:t>o</w:t>
      </w:r>
      <w:del w:id="21276" w:author="GoldenCorpusHarness" w:date="2026-03-28T22:23:47Z">
        <w:r>
          <w:delText>t be evaluated at a post-baseline time point due to missing i</w:delText>
        </w:r>
      </w:del>
      <w:r>
        <w:t>ma</w:t>
      </w:r>
      <w:del w:id="21277" w:author="GoldenCorpusHarness" w:date="2026-03-28T22:23:47Z">
        <w:r>
          <w:delText>ging, poo</w:delText>
        </w:r>
      </w:del>
      <w:r>
        <w:t>r</w:t>
      </w:r>
      <w:del w:id="21278" w:author="GoldenCorpusHarness" w:date="2026-03-28T22:23:47Z">
        <w:r>
          <w:delText xml:space="preserve"> image quality, changes in the lesion or bac</w:delText>
        </w:r>
      </w:del>
      <w:r>
        <w:t>k</w:t>
      </w:r>
      <w:del w:id="21279" w:author="GoldenCorpusHarness" w:date="2026-03-28T22:23:47Z">
        <w:r>
          <w:delText>ground that precludes assessment, or focal therapy or oth</w:delText>
        </w:r>
      </w:del>
      <w:r>
        <w:t xml:space="preserve">er </w:t>
      </w:r>
      <w:del w:id="21280" w:author="GoldenCorpusHarness" w:date="2026-03-28T22:23:47Z">
        <w:r>
          <w:delText>procedur</w:delText>
        </w:r>
      </w:del>
      <w:ins w:id="21281" w:author="GoldenCorpusHarness" w:date="2026-03-28T22:23:47Z">
        <w:r>
          <w:t>R</w:t>
        </w:r>
      </w:ins>
      <w:r>
        <w:t>es</w:t>
      </w:r>
      <w:del w:id="21282" w:author="GoldenCorpusHarness" w:date="2026-03-28T22:23:47Z">
        <w:r>
          <w:delText xml:space="preserve"> th</w:delText>
        </w:r>
      </w:del>
      <w:ins w:id="21283" w:author="GoldenCorpusHarness" w:date="2026-03-28T22:23:47Z">
        <w:r>
          <w:t>e</w:t>
        </w:r>
      </w:ins>
      <w:r>
        <w:t>a</w:t>
      </w:r>
      <w:del w:id="21284" w:author="GoldenCorpusHarness" w:date="2026-03-28T22:23:47Z">
        <w:r>
          <w:delText xml:space="preserve">t </w:delText>
        </w:r>
      </w:del>
      <w:ins w:id="21285" w:author="GoldenCorpusHarness" w:date="2026-03-28T22:23:47Z">
        <w:r>
          <w:t>r</w:t>
        </w:r>
      </w:ins>
      <w:r>
        <w:t>ch</w:t>
      </w:r>
      <w:del w:id="21286" w:author="GoldenCorpusHarness" w:date="2026-03-28T22:23:47Z">
        <w:r>
          <w:delText>ange the lesion size, the target lesion assessment will be NE, unless progression is identified in another target lesion.</w:delText>
        </w:r>
      </w:del>
    </w:p>
    <w:p ns2:paraId="1264FBDE" ns2:textId="77777777" w:rsidR="009602AE" w:rsidRPr="00E30922" w:rsidRDefault="00895D30" w:rsidP="00E30922">
      <w:pPr>
        <w:pStyle w:val="paragraph0"/>
        <w:rPr>
          <w:b/>
          <w:bCs/>
          <w:u w:val="single"/>
        </w:rPr>
      </w:pPr>
      <w:del w:id="21287" w:author="GoldenCorpusHarness" w:date="2026-03-28T22:23:47Z">
        <w:r>
          <w:delText>N</w:delText>
        </w:r>
      </w:del>
      <w:ins w:id="21288" w:author="GoldenCorpusHarness" w:date="2026-03-28T22:23:47Z">
        <w:r>
          <w:t>Secti</w:t>
        </w:r>
      </w:ins>
      <w:r>
        <w:t>on</w:t>
      </w:r>
      <w:del w:id="21289" w:author="GoldenCorpusHarness" w:date="2026-03-28T22:23:47Z">
        <w:r>
          <w:delText>-target</w:delText>
        </w:r>
      </w:del>
      <w:r>
        <w:t xml:space="preserve"> </w:t>
      </w:r>
      <w:del w:id="21290" w:author="GoldenCorpusHarness" w:date="2026-03-28T22:23:47Z">
        <w:r>
          <w:delText>Le</w:delText>
        </w:r>
      </w:del>
      <w:ins w:id="21291" w:author="GoldenCorpusHarness" w:date="2026-03-28T22:23:47Z">
        <w:r>
          <w:t>5: Inclu</w:t>
        </w:r>
      </w:ins>
      <w:r>
        <w:t>sion</w:t>
      </w:r>
      <w:ins w:id="21292" w:author="GoldenCorpusHarness" w:date="2026-03-28T22:23:47Z">
        <w:r>
          <w:t xml:space="preserve"> Criteria, Exclu</w:t>
        </w:r>
      </w:ins>
      <w:r>
        <w:t>s</w:t>
      </w:r>
      <w:ins w:id="21293" w:author="GoldenCorpusHarness" w:date="2026-03-28T22:23:47Z">
        <w:r>
          <w:t>ion Criteria</w:t>
        </w:r>
      </w:ins>
    </w:p>
    <w:p ns2:paraId="471F3A75" ns2:textId="77777777" w:rsidR="009602AE" w:rsidRPr="00014216" w:rsidRDefault="00895D30" w:rsidP="00E30922">
      <w:pPr>
        <w:pStyle w:val="paragraph0"/>
      </w:pPr>
      <w:del w:id="21294" w:author="GoldenCorpusHarness" w:date="2026-03-28T22:23:47Z">
        <w:r>
          <w:delText>Non-</w:delText>
        </w:r>
      </w:del>
      <w:ins w:id="21295" w:author="GoldenCorpusHarness" w:date="2026-03-28T22:23:47Z">
        <w:r>
          <w:t>Sec</w:t>
        </w:r>
      </w:ins>
      <w:r>
        <w:t>t</w:t>
      </w:r>
      <w:del w:id="21296" w:author="GoldenCorpusHarness" w:date="2026-03-28T22:23:47Z">
        <w:r>
          <w:delText>arget les</w:delText>
        </w:r>
      </w:del>
      <w:r>
        <w:t>ion</w:t>
      </w:r>
      <w:del w:id="21297" w:author="GoldenCorpusHarness" w:date="2026-03-28T22:23:47Z">
        <w:r>
          <w:delText>s</w:delText>
        </w:r>
      </w:del>
      <w:r>
        <w:t xml:space="preserve"> </w:t>
      </w:r>
      <w:del w:id="21298" w:author="GoldenCorpusHarness" w:date="2026-03-28T22:23:47Z">
        <w:r>
          <w:delText>w</w:delText>
        </w:r>
      </w:del>
      <w:ins w:id="21299" w:author="GoldenCorpusHarness" w:date="2026-03-28T22:23:47Z">
        <w:r>
          <w:t>8.2: Eff</w:t>
        </w:r>
      </w:ins>
      <w:r>
        <w:t>i</w:t>
      </w:r>
      <w:del w:id="21300" w:author="GoldenCorpusHarness" w:date="2026-03-28T22:23:47Z">
        <w:r>
          <w:delText>ll</w:delText>
        </w:r>
      </w:del>
      <w:ins w:id="21301" w:author="GoldenCorpusHarness" w:date="2026-03-28T22:23:47Z">
        <w:r>
          <w:t>cacy/Immunogenicity</w:t>
        </w:r>
      </w:ins>
      <w:r>
        <w:t xml:space="preserve"> </w:t>
      </w:r>
      <w:del w:id="21302" w:author="GoldenCorpusHarness" w:date="2026-03-28T22:23:47Z">
        <w:r>
          <w:delText>be a</w:delText>
        </w:r>
      </w:del>
      <w:ins w:id="21303" w:author="GoldenCorpusHarness" w:date="2026-03-28T22:23:47Z">
        <w:r>
          <w:t>A</w:t>
        </w:r>
      </w:ins>
      <w:r>
        <w:t>ssess</w:t>
      </w:r>
      <w:del w:id="21304" w:author="GoldenCorpusHarness" w:date="2026-03-28T22:23:47Z">
        <w:r>
          <w:delText>ed at each post-baseline ti</w:delText>
        </w:r>
      </w:del>
      <w:r>
        <w:t>me</w:t>
      </w:r>
      <w:del w:id="21305" w:author="GoldenCorpusHarness" w:date="2026-03-28T22:23:47Z">
        <w:r>
          <w:delText xml:space="preserve"> poi</w:delText>
        </w:r>
      </w:del>
      <w:r>
        <w:t>nt</w:t>
      </w:r>
      <w:del w:id="21306" w:author="GoldenCorpusHarness" w:date="2026-03-28T22:23:47Z">
        <w:r>
          <w:delText xml:space="preserve"> individually and a</w:delText>
        </w:r>
      </w:del>
      <w:r>
        <w:t xml:space="preserve">s </w:t>
      </w:r>
      <w:del w:id="21307" w:author="GoldenCorpusHarness" w:date="2026-03-28T22:23:47Z">
        <w:r>
          <w:delText>a group. Response categories are as defined below:</w:delText>
        </w:r>
      </w:del>
    </w:p>
    <w:p ns2:paraId="141266EF" ns2:textId="77777777" w:rsidR="009602AE" w:rsidRPr="00014216" w:rsidRDefault="00895D30" w:rsidP="007F368D">
      <w:pPr>
        <w:pStyle w:val="ListBullet"/>
        <w:keepLines w:val="0"/>
        <w:spacing w:after="240"/>
      </w:pPr>
      <w:del w:id="21308" w:author="GoldenCorpusHarness" w:date="2026-03-28T22:23:47Z">
        <w:r>
          <w:delText>Abs</w:delText>
        </w:r>
      </w:del>
      <w:ins w:id="21309" w:author="GoldenCorpusHarness" w:date="2026-03-28T22:23:47Z">
        <w:r>
          <w:t>S</w:t>
        </w:r>
      </w:ins>
      <w:r>
        <w:t>e</w:t>
      </w:r>
      <w:del w:id="21310" w:author="GoldenCorpusHarness" w:date="2026-03-28T22:23:47Z">
        <w:r>
          <w:delText>n</w:delText>
        </w:r>
      </w:del>
      <w:ins w:id="21311" w:author="GoldenCorpusHarness" w:date="2026-03-28T22:23:47Z">
        <w:r>
          <w:t>c</w:t>
        </w:r>
      </w:ins>
      <w:r>
        <w:t>t</w:t>
      </w:r>
      <w:del w:id="21312" w:author="GoldenCorpusHarness" w:date="2026-03-28T22:23:47Z">
        <w:r>
          <w:delText>/Normalized (CR): All individual non-target nodal les</w:delText>
        </w:r>
      </w:del>
      <w:r>
        <w:t>ion</w:t>
      </w:r>
      <w:del w:id="21313" w:author="GoldenCorpusHarness" w:date="2026-03-28T22:23:47Z">
        <w:r>
          <w:delText>s</w:delText>
        </w:r>
      </w:del>
      <w:r>
        <w:t xml:space="preserve"> </w:t>
      </w:r>
      <w:ins w:id="21314" w:author="GoldenCorpusHarness" w:date="2026-03-28T22:23:47Z">
        <w:r>
          <w:t>8.6: PK Para</w:t>
        </w:r>
      </w:ins>
      <w:r>
        <w:t>m</w:t>
      </w:r>
      <w:del w:id="21315" w:author="GoldenCorpusHarness" w:date="2026-03-28T22:23:47Z">
        <w:r>
          <w:delText>ust have r</w:delText>
        </w:r>
      </w:del>
      <w:r>
        <w:t>et</w:t>
      </w:r>
      <w:del w:id="21316" w:author="GoldenCorpusHarness" w:date="2026-03-28T22:23:47Z">
        <w:r>
          <w:delText>u</w:delText>
        </w:r>
      </w:del>
      <w:ins w:id="21317" w:author="GoldenCorpusHarness" w:date="2026-03-28T22:23:47Z">
        <w:r>
          <w:t>e</w:t>
        </w:r>
      </w:ins>
      <w:r>
        <w:t>r</w:t>
      </w:r>
      <w:del w:id="21318" w:author="GoldenCorpusHarness" w:date="2026-03-28T22:23:47Z">
        <w:r>
          <w:delText xml:space="preserve">ned to normal </w:delText>
        </w:r>
      </w:del>
      <w:r>
        <w:t>s</w:t>
      </w:r>
      <w:del w:id="21319" w:author="GoldenCorpusHarness" w:date="2026-03-28T22:23:47Z">
        <w:r>
          <w:delText>ize. All extranodal lesions must have disappeared.</w:delText>
        </w:r>
      </w:del>
    </w:p>
    <w:p ns2:paraId="21039CCB" ns2:textId="77777777" w:rsidR="009602AE" w:rsidRPr="00014216" w:rsidRDefault="00895D30" w:rsidP="007F368D">
      <w:pPr>
        <w:pStyle w:val="ListBullet"/>
        <w:keepLines w:val="0"/>
        <w:spacing w:after="240"/>
      </w:pPr>
      <w:del w:id="21320" w:author="GoldenCorpusHarness" w:date="2026-03-28T22:23:47Z">
        <w:r>
          <w:delText>Un</w:delText>
        </w:r>
      </w:del>
      <w:ins w:id="21321" w:author="GoldenCorpusHarness" w:date="2026-03-28T22:23:47Z">
        <w:r>
          <w:t>S</w:t>
        </w:r>
      </w:ins>
      <w:r>
        <w:t>e</w:t>
      </w:r>
      <w:del w:id="21322" w:author="GoldenCorpusHarness" w:date="2026-03-28T22:23:47Z">
        <w:r>
          <w:delText>quivo</w:delText>
        </w:r>
      </w:del>
      <w:r>
        <w:t>c</w:t>
      </w:r>
      <w:del w:id="21323" w:author="GoldenCorpusHarness" w:date="2026-03-28T22:23:47Z">
        <w:r>
          <w:delText>al Progression: Any individual non-</w:delText>
        </w:r>
      </w:del>
      <w:r>
        <w:t>t</w:t>
      </w:r>
      <w:del w:id="21324" w:author="GoldenCorpusHarness" w:date="2026-03-28T22:23:47Z">
        <w:r>
          <w:delText>arget les</w:delText>
        </w:r>
      </w:del>
      <w:r>
        <w:t xml:space="preserve">ion </w:t>
      </w:r>
      <w:ins w:id="21325" w:author="GoldenCorpusHarness" w:date="2026-03-28T22:23:47Z">
        <w:r>
          <w:t>8.8: Bio</w:t>
        </w:r>
      </w:ins>
      <w:r>
        <w:t>m</w:t>
      </w:r>
      <w:del w:id="21326" w:author="GoldenCorpusHarness" w:date="2026-03-28T22:23:47Z">
        <w:r>
          <w:delText>ust unequivoc</w:delText>
        </w:r>
      </w:del>
      <w:r>
        <w:t>a</w:t>
      </w:r>
      <w:del w:id="21327" w:author="GoldenCorpusHarness" w:date="2026-03-28T22:23:47Z">
        <w:r>
          <w:delText>lly p</w:delText>
        </w:r>
      </w:del>
      <w:r>
        <w:t>r</w:t>
      </w:r>
      <w:del w:id="21328" w:author="GoldenCorpusHarness" w:date="2026-03-28T22:23:47Z">
        <w:r>
          <w:delText>ogress in the context of the ov</w:delText>
        </w:r>
      </w:del>
      <w:ins w:id="21329" w:author="GoldenCorpusHarness" w:date="2026-03-28T22:23:47Z">
        <w:r>
          <w:t>k</w:t>
        </w:r>
      </w:ins>
      <w:r>
        <w:t>er</w:t>
      </w:r>
      <w:del w:id="21330" w:author="GoldenCorpusHarness" w:date="2026-03-28T22:23:47Z">
        <w:r>
          <w:delText>all di</w:delText>
        </w:r>
      </w:del>
      <w:r>
        <w:t>s</w:t>
      </w:r>
      <w:del w:id="21331" w:author="GoldenCorpusHarness" w:date="2026-03-28T22:23:47Z">
        <w:r>
          <w:delText>ease burden to be assessed as progressive disease. For increased thickening of the wall of a hollow viscus, the reviewer will use their cautious judgment to determine whether the increase is most likely caused by disease progression.Progressive disease should not be called based solely on enlarging pleural effusions or ascites, or enlarging lytic bone lesions. Rather, the overall assessment should be based on the rest of the disease burden.</w:delText>
        </w:r>
      </w:del>
    </w:p>
    <w:p ns2:paraId="22A2D38A" ns2:textId="77777777" w:rsidR="009602AE" w:rsidRPr="00014216" w:rsidRDefault="00895D30" w:rsidP="007F368D">
      <w:pPr>
        <w:pStyle w:val="ListBullet"/>
        <w:spacing w:after="240"/>
      </w:pPr>
      <w:del w:id="21332" w:author="GoldenCorpusHarness" w:date="2026-03-28T22:23:47Z">
        <w:r>
          <w:delText>SD:</w:delText>
        </w:r>
      </w:del>
      <w:ins w:id="21333" w:author="GoldenCorpusHarness" w:date="2026-03-28T22:23:47Z">
        <w:r>
          <w:t>Future</w:t>
        </w:r>
      </w:ins>
      <w:r>
        <w:t xml:space="preserve"> </w:t>
      </w:r>
      <w:del w:id="21334" w:author="GoldenCorpusHarness" w:date="2026-03-28T22:23:47Z">
        <w:r>
          <w:delText>At</w:delText>
        </w:r>
      </w:del>
      <w:ins w:id="21335" w:author="GoldenCorpusHarness" w:date="2026-03-28T22:23:47Z">
        <w:r>
          <w:t>Biomedical</w:t>
        </w:r>
      </w:ins>
      <w:r>
        <w:t xml:space="preserve"> </w:t>
      </w:r>
      <w:del w:id="21336" w:author="GoldenCorpusHarness" w:date="2026-03-28T22:23:47Z">
        <w:r>
          <w:delText>l</w:delText>
        </w:r>
      </w:del>
      <w:ins w:id="21337" w:author="GoldenCorpusHarness" w:date="2026-03-28T22:23:47Z">
        <w:r>
          <w:t>Res</w:t>
        </w:r>
      </w:ins>
      <w:r>
        <w:t>ea</w:t>
      </w:r>
      <w:del w:id="21338" w:author="GoldenCorpusHarness" w:date="2026-03-28T22:23:47Z">
        <w:r>
          <w:delText>st</w:delText>
        </w:r>
      </w:del>
      <w:ins w:id="21339" w:author="GoldenCorpusHarness" w:date="2026-03-28T22:23:47Z">
        <w:r>
          <w:t>rch</w:t>
        </w:r>
      </w:ins>
      <w:r>
        <w:t xml:space="preserve"> </w:t>
      </w:r>
      <w:del w:id="21340" w:author="GoldenCorpusHarness" w:date="2026-03-28T22:23:47Z">
        <w:r>
          <w:delText>1 non-target lesion is st</w:delText>
        </w:r>
      </w:del>
      <w:ins w:id="21341" w:author="GoldenCorpusHarness" w:date="2026-03-28T22:23:47Z">
        <w:r>
          <w:t>w</w:t>
        </w:r>
      </w:ins>
      <w:r>
        <w:t xml:space="preserve">ill </w:t>
      </w:r>
      <w:del w:id="21342" w:author="GoldenCorpusHarness" w:date="2026-03-28T22:23:47Z">
        <w:r>
          <w:delText xml:space="preserve">present, or a lymph </w:delText>
        </w:r>
      </w:del>
      <w:r>
        <w:t>no</w:t>
      </w:r>
      <w:del w:id="21343" w:author="GoldenCorpusHarness" w:date="2026-03-28T22:23:47Z">
        <w:r>
          <w:delText>d</w:delText>
        </w:r>
      </w:del>
      <w:ins w:id="21344" w:author="GoldenCorpusHarness" w:date="2026-03-28T22:23:47Z">
        <w:r>
          <w:t>t b</w:t>
        </w:r>
      </w:ins>
      <w:r>
        <w:t xml:space="preserve">e </w:t>
      </w:r>
      <w:del w:id="21345" w:author="GoldenCorpusHarness" w:date="2026-03-28T22:23:47Z">
        <w:r>
          <w:delText>e</w:delText>
        </w:r>
      </w:del>
      <w:ins w:id="21346" w:author="GoldenCorpusHarness" w:date="2026-03-28T22:23:47Z">
        <w:r>
          <w:t>co</w:t>
        </w:r>
      </w:ins>
      <w:r>
        <w:t>n</w:t>
      </w:r>
      <w:del w:id="21347" w:author="GoldenCorpusHarness" w:date="2026-03-28T22:23:47Z">
        <w:r>
          <w:delText>larg</w:delText>
        </w:r>
      </w:del>
      <w:ins w:id="21348" w:author="GoldenCorpusHarness" w:date="2026-03-28T22:23:47Z">
        <w:r>
          <w:t>duct</w:t>
        </w:r>
      </w:ins>
      <w:r>
        <w:t>ed</w:t>
      </w:r>
      <w:del w:id="21349" w:author="GoldenCorpusHarness" w:date="2026-03-28T22:23:47Z">
        <w:r>
          <w:delText>, without any</w:delText>
        </w:r>
      </w:del>
      <w:r>
        <w:t xml:space="preserve"> in</w:t>
      </w:r>
      <w:del w:id="21350" w:author="GoldenCorpusHarness" w:date="2026-03-28T22:23:47Z">
        <w:r>
          <w:delText>dividual</w:delText>
        </w:r>
      </w:del>
      <w:r>
        <w:t xml:space="preserve"> </w:t>
      </w:r>
      <w:del w:id="21351" w:author="GoldenCorpusHarness" w:date="2026-03-28T22:23:47Z">
        <w:r>
          <w:delText>lesions s</w:delText>
        </w:r>
      </w:del>
      <w:ins w:id="21352" w:author="GoldenCorpusHarness" w:date="2026-03-28T22:23:47Z">
        <w:r>
          <w:t>C</w:t>
        </w:r>
      </w:ins>
      <w:r>
        <w:t>h</w:t>
      </w:r>
      <w:del w:id="21353" w:author="GoldenCorpusHarness" w:date="2026-03-28T22:23:47Z">
        <w:r>
          <w:delText>ow</w:delText>
        </w:r>
      </w:del>
      <w:r>
        <w:t>in</w:t>
      </w:r>
      <w:del w:id="21354" w:author="GoldenCorpusHarness" w:date="2026-03-28T22:23:47Z">
        <w:r>
          <w:delText>g unequivoc</w:delText>
        </w:r>
      </w:del>
      <w:r>
        <w:t>a</w:t>
      </w:r>
      <w:del w:id="21355" w:author="GoldenCorpusHarness" w:date="2026-03-28T22:23:47Z">
        <w:r>
          <w:delText>l progression</w:delText>
        </w:r>
      </w:del>
      <w:r>
        <w:t>.</w:t>
      </w:r>
    </w:p>
    <w:p ns2:paraId="5B9A2D06" ns2:textId="77777777" w:rsidR="009602AE" w:rsidRPr="00014216" w:rsidRDefault="00895D30" w:rsidP="007F368D">
      <w:pPr>
        <w:pStyle w:val="ListBullet"/>
        <w:spacing w:after="240"/>
      </w:pPr>
      <w:del w:id="21356" w:author="GoldenCorpusHarness" w:date="2026-03-28T22:23:47Z">
        <w:r>
          <w:delText>Not Evaluabl</w:delText>
        </w:r>
      </w:del>
      <w:ins w:id="21357" w:author="GoldenCorpusHarness" w:date="2026-03-28T22:23:47Z">
        <w:r>
          <w:t>S</w:t>
        </w:r>
      </w:ins>
      <w:r>
        <w:t>e</w:t>
      </w:r>
      <w:del w:id="21358" w:author="GoldenCorpusHarness" w:date="2026-03-28T22:23:47Z">
        <w:r>
          <w:delText>: When an individual non-target lymph node, extranodal lesion, or non-measurable disease manifesta</w:delText>
        </w:r>
      </w:del>
      <w:ins w:id="21359" w:author="GoldenCorpusHarness" w:date="2026-03-28T22:23:47Z">
        <w:r>
          <w:t>c</w:t>
        </w:r>
      </w:ins>
      <w:r>
        <w:t xml:space="preserve">tion </w:t>
      </w:r>
      <w:ins w:id="21360" w:author="GoldenCorpusHarness" w:date="2026-03-28T22:23:47Z">
        <w:r>
          <w:t>1.3 S</w:t>
        </w:r>
      </w:ins>
      <w:r>
        <w:t>c</w:t>
      </w:r>
      <w:del w:id="21361" w:author="GoldenCorpusHarness" w:date="2026-03-28T22:23:47Z">
        <w:r>
          <w:delText>annot be assess</w:delText>
        </w:r>
      </w:del>
      <w:ins w:id="21362" w:author="GoldenCorpusHarness" w:date="2026-03-28T22:23:47Z">
        <w:r>
          <w:t>h</w:t>
        </w:r>
      </w:ins>
      <w:r>
        <w:t>ed</w:t>
      </w:r>
      <w:del w:id="21363" w:author="GoldenCorpusHarness" w:date="2026-03-28T22:23:47Z">
        <w:r>
          <w:delText xml:space="preserve"> at a post-baseline time point d</w:delText>
        </w:r>
      </w:del>
      <w:r>
        <w:t>u</w:t>
      </w:r>
      <w:del w:id="21364" w:author="GoldenCorpusHarness" w:date="2026-03-28T22:23:47Z">
        <w:r>
          <w:delText xml:space="preserve">e to missing imaging, poor image quality, changes in the </w:delText>
        </w:r>
      </w:del>
      <w:r>
        <w:t>le</w:t>
      </w:r>
      <w:del w:id="21365" w:author="GoldenCorpusHarness" w:date="2026-03-28T22:23:47Z">
        <w:r>
          <w:delText>sion or background that precludes assessment, or focal therapy to a lesion, the individual non-target lesion will be assessed as NE. The assessment</w:delText>
        </w:r>
      </w:del>
      <w:r>
        <w:t xml:space="preserve"> of </w:t>
      </w:r>
      <w:ins w:id="21366" w:author="GoldenCorpusHarness" w:date="2026-03-28T22:23:47Z">
        <w:r>
          <w:t>Ac</w:t>
        </w:r>
      </w:ins>
      <w:r>
        <w:t>t</w:t>
      </w:r>
      <w:del w:id="21367" w:author="GoldenCorpusHarness" w:date="2026-03-28T22:23:47Z">
        <w:r>
          <w:delText>he non-</w:delText>
        </w:r>
      </w:del>
      <w:ins w:id="21368" w:author="GoldenCorpusHarness" w:date="2026-03-28T22:23:47Z">
        <w:r>
          <w:t>ivi</w:t>
        </w:r>
      </w:ins>
      <w:r>
        <w:t>t</w:t>
      </w:r>
      <w:del w:id="21369" w:author="GoldenCorpusHarness" w:date="2026-03-28T22:23:47Z">
        <w:r>
          <w:delText>arget l</w:delText>
        </w:r>
      </w:del>
      <w:ins w:id="21370" w:author="GoldenCorpusHarness" w:date="2026-03-28T22:23:47Z">
        <w:r>
          <w:t>i</w:t>
        </w:r>
      </w:ins>
      <w:r>
        <w:t>es</w:t>
      </w:r>
      <w:del w:id="21371" w:author="GoldenCorpusHarness" w:date="2026-03-28T22:23:47Z">
        <w:r>
          <w:delText xml:space="preserve">ions as a whole will be NE if any of the non-target lesions are NE and none are progressive disease. </w:delText>
        </w:r>
      </w:del>
    </w:p>
    <w:p ns2:paraId="44BE1B7E" ns2:textId="77777777" w:rsidR="009602AE" w:rsidRPr="00E30922" w:rsidRDefault="00895D30" w:rsidP="00E30922">
      <w:pPr>
        <w:pStyle w:val="paragraph0"/>
        <w:rPr>
          <w:b/>
          <w:bCs/>
          <w:u w:val="single"/>
        </w:rPr>
      </w:pPr>
      <w:del w:id="21372" w:author="GoldenCorpusHarness" w:date="2026-03-28T22:23:47Z">
        <w:r>
          <w:delText>N</w:delText>
        </w:r>
      </w:del>
      <w:ins w:id="21373" w:author="GoldenCorpusHarness" w:date="2026-03-28T22:23:47Z">
        <w:r>
          <w:t>HIV (antibody), HBV (S</w:t>
        </w:r>
      </w:ins>
      <w:r>
        <w:t>e</w:t>
      </w:r>
      <w:del w:id="21374" w:author="GoldenCorpusHarness" w:date="2026-03-28T22:23:47Z">
        <w:r>
          <w:delText>w</w:delText>
        </w:r>
      </w:del>
      <w:ins w:id="21375" w:author="GoldenCorpusHarness" w:date="2026-03-28T22:23:47Z">
        <w:r>
          <w:t>rological</w:t>
        </w:r>
      </w:ins>
      <w:r>
        <w:t xml:space="preserve"> </w:t>
      </w:r>
      <w:del w:id="21376" w:author="GoldenCorpusHarness" w:date="2026-03-28T22:23:47Z">
        <w:r>
          <w:delText>L</w:delText>
        </w:r>
      </w:del>
      <w:ins w:id="21377" w:author="GoldenCorpusHarness" w:date="2026-03-28T22:23:47Z">
        <w:r>
          <w:t>t</w:t>
        </w:r>
      </w:ins>
      <w:r>
        <w:t>es</w:t>
      </w:r>
      <w:ins w:id="21378" w:author="GoldenCorpusHarness" w:date="2026-03-28T22:23:47Z">
        <w:r>
          <w:t>t</w:t>
        </w:r>
      </w:ins>
      <w:r>
        <w:t>i</w:t>
      </w:r>
      <w:ins w:id="21379" w:author="GoldenCorpusHarness" w:date="2026-03-28T22:23:47Z">
        <w:r>
          <w:t>ng, and HBV DNA if applicable), HCV antib</w:t>
        </w:r>
      </w:ins>
      <w:r>
        <w:t>o</w:t>
      </w:r>
      <w:ins w:id="21380" w:author="GoldenCorpusHarness" w:date="2026-03-28T22:23:47Z">
        <w:r>
          <w:t>dy, a</w:t>
        </w:r>
      </w:ins>
      <w:r>
        <w:t>n</w:t>
      </w:r>
      <w:ins w:id="21381" w:author="GoldenCorpusHarness" w:date="2026-03-28T22:23:47Z">
        <w:r>
          <w:t>d Syphili</w:t>
        </w:r>
      </w:ins>
      <w:r>
        <w:t>s</w:t>
      </w:r>
      <w:ins w:id="21382" w:author="GoldenCorpusHarness" w:date="2026-03-28T22:23:47Z">
        <w:r>
          <w:t xml:space="preserve"> antibody testing data are required at screening or next scheduled visit.</w:t>
        </w:r>
      </w:ins>
    </w:p>
    <w:p ns2:paraId="4C318238" ns2:textId="77777777" w:rsidR="009602AE" w:rsidRPr="00014216" w:rsidRDefault="00895D30" w:rsidP="00E30922">
      <w:pPr>
        <w:pStyle w:val="paragraph0"/>
      </w:pPr>
      <w:del w:id="21383" w:author="GoldenCorpusHarness" w:date="2026-03-28T22:23:47Z">
        <w:r>
          <w:delText xml:space="preserve">Lesions will be considered new if they were not present at the baseline time point, but are visible at the current time point. </w:delText>
        </w:r>
      </w:del>
    </w:p>
    <w:p ns2:paraId="225D8932" ns2:textId="77777777" w:rsidR="009602AE" w:rsidRPr="00014216" w:rsidRDefault="00895D30" w:rsidP="00E30922">
      <w:pPr>
        <w:pStyle w:val="paragraph0"/>
      </w:pPr>
      <w:del w:id="21384" w:author="GoldenCorpusHarness" w:date="2026-03-28T22:23:47Z">
        <w:r>
          <w:delText>A node will be r</w:delText>
        </w:r>
      </w:del>
      <w:ins w:id="21385" w:author="GoldenCorpusHarness" w:date="2026-03-28T22:23:47Z">
        <w:r>
          <w:t>S</w:t>
        </w:r>
      </w:ins>
      <w:r>
        <w:t>ec</w:t>
      </w:r>
      <w:del w:id="21386" w:author="GoldenCorpusHarness" w:date="2026-03-28T22:23:47Z">
        <w:r>
          <w:delText>orded as a new les</w:delText>
        </w:r>
      </w:del>
      <w:ins w:id="21387" w:author="GoldenCorpusHarness" w:date="2026-03-28T22:23:47Z">
        <w:r>
          <w:t>t</w:t>
        </w:r>
      </w:ins>
      <w:r>
        <w:t xml:space="preserve">ion </w:t>
      </w:r>
      <w:del w:id="21388" w:author="GoldenCorpusHarness" w:date="2026-03-28T22:23:47Z">
        <w:r>
          <w:delText>if</w:delText>
        </w:r>
      </w:del>
      <w:ins w:id="21389" w:author="GoldenCorpusHarness" w:date="2026-03-28T22:23:47Z">
        <w:r>
          <w:t>4.1</w:t>
        </w:r>
      </w:ins>
      <w:r>
        <w:t xml:space="preserve"> </w:t>
      </w:r>
      <w:del w:id="21390" w:author="GoldenCorpusHarness" w:date="2026-03-28T22:23:47Z">
        <w:r>
          <w:delText>it was p</w:delText>
        </w:r>
      </w:del>
      <w:ins w:id="21391" w:author="GoldenCorpusHarness" w:date="2026-03-28T22:23:47Z">
        <w:r>
          <w:t>Ove</w:t>
        </w:r>
      </w:ins>
      <w:r>
        <w:t>r</w:t>
      </w:r>
      <w:del w:id="21392" w:author="GoldenCorpusHarness" w:date="2026-03-28T22:23:47Z">
        <w:r>
          <w:delText>eviously norm</w:delText>
        </w:r>
      </w:del>
      <w:r>
        <w:t>al</w:t>
      </w:r>
      <w:del w:id="21393" w:author="GoldenCorpusHarness" w:date="2026-03-28T22:23:47Z">
        <w:r>
          <w:delText xml:space="preserve"> in size and is now ≥1.5 cm in LDi. New extranoda</w:delText>
        </w:r>
      </w:del>
      <w:r>
        <w:t xml:space="preserve">l </w:t>
      </w:r>
      <w:del w:id="21394" w:author="GoldenCorpusHarness" w:date="2026-03-28T22:23:47Z">
        <w:r>
          <w:delText>l</w:delText>
        </w:r>
      </w:del>
      <w:ins w:id="21395" w:author="GoldenCorpusHarness" w:date="2026-03-28T22:23:47Z">
        <w:r>
          <w:t>D</w:t>
        </w:r>
      </w:ins>
      <w:r>
        <w:t>esi</w:t>
      </w:r>
      <w:del w:id="21396" w:author="GoldenCorpusHarness" w:date="2026-03-28T22:23:47Z">
        <w:r>
          <w:delText>o</w:delText>
        </w:r>
      </w:del>
      <w:ins w:id="21397" w:author="GoldenCorpusHarness" w:date="2026-03-28T22:23:47Z">
        <w:r>
          <w:t>g</w:t>
        </w:r>
      </w:ins>
      <w:r>
        <w:t>n</w:t>
      </w:r>
      <w:del w:id="21398" w:author="GoldenCorpusHarness" w:date="2026-03-28T22:23:47Z">
        <w:r>
          <w:delText>s must be unequivocal and it is typically expected that new extranodal lesions &gt;1.0 cm in any axis would be considered unequivocal. If a new extranodal lesion is ≤1.0 cm in any axis, its presence must be unequivocal and attributable to CLL. If multiple new lesions are noted, at least one should be documented individually as a new lesion.</w:delText>
        </w:r>
      </w:del>
    </w:p>
    <w:p ns2:paraId="7964F763" ns2:textId="77777777" w:rsidR="009602AE" w:rsidRPr="00014216" w:rsidRDefault="00895D30" w:rsidP="00E30922">
      <w:pPr>
        <w:pStyle w:val="paragraph0"/>
      </w:pPr>
      <w:del w:id="21399" w:author="GoldenCorpusHarness" w:date="2026-03-28T22:23:47Z">
        <w:r>
          <w:delText>N</w:delText>
        </w:r>
      </w:del>
      <w:ins w:id="21400" w:author="GoldenCorpusHarness" w:date="2026-03-28T22:23:47Z">
        <w:r>
          <w:t>Aft</w:t>
        </w:r>
      </w:ins>
      <w:r>
        <w:t>e</w:t>
      </w:r>
      <w:del w:id="21401" w:author="GoldenCorpusHarness" w:date="2026-03-28T22:23:47Z">
        <w:r>
          <w:delText>w</w:delText>
        </w:r>
      </w:del>
      <w:ins w:id="21402" w:author="GoldenCorpusHarness" w:date="2026-03-28T22:23:47Z">
        <w:r>
          <w:t>r</w:t>
        </w:r>
      </w:ins>
      <w:r>
        <w:t xml:space="preserve"> </w:t>
      </w:r>
      <w:ins w:id="21403" w:author="GoldenCorpusHarness" w:date="2026-03-28T22:23:47Z">
        <w:r>
          <w:t>enrollment of the global study is comp</w:t>
        </w:r>
      </w:ins>
      <w:r>
        <w:t>le</w:t>
      </w:r>
      <w:del w:id="21404" w:author="GoldenCorpusHarness" w:date="2026-03-28T22:23:47Z">
        <w:r>
          <w:delText>sions</w:delText>
        </w:r>
      </w:del>
      <w:ins w:id="21405" w:author="GoldenCorpusHarness" w:date="2026-03-28T22:23:47Z">
        <w:r>
          <w:t>te,</w:t>
        </w:r>
      </w:ins>
      <w:r>
        <w:t xml:space="preserve"> </w:t>
      </w:r>
      <w:del w:id="21406" w:author="GoldenCorpusHarness" w:date="2026-03-28T22:23:47Z">
        <w:r>
          <w:delText>mus</w:delText>
        </w:r>
      </w:del>
      <w:r>
        <w:t>t</w:t>
      </w:r>
      <w:del w:id="21407" w:author="GoldenCorpusHarness" w:date="2026-03-28T22:23:47Z">
        <w:r>
          <w:delText xml:space="preserve"> b</w:delText>
        </w:r>
      </w:del>
      <w:ins w:id="21408" w:author="GoldenCorpusHarness" w:date="2026-03-28T22:23:47Z">
        <w:r>
          <w:t>h</w:t>
        </w:r>
      </w:ins>
      <w:r>
        <w:t>e st</w:t>
      </w:r>
      <w:ins w:id="21409" w:author="GoldenCorpusHarness" w:date="2026-03-28T22:23:47Z">
        <w:r>
          <w:t>udy may remain open to en</w:t>
        </w:r>
      </w:ins>
      <w:r>
        <w:t>ro</w:t>
      </w:r>
      <w:ins w:id="21410" w:author="GoldenCorpusHarness" w:date="2026-03-28T22:23:47Z">
        <w:r>
          <w:t>llme</w:t>
        </w:r>
      </w:ins>
      <w:r>
        <w:t>n</w:t>
      </w:r>
      <w:ins w:id="21411" w:author="GoldenCorpusHarness" w:date="2026-03-28T22:23:47Z">
        <w:r>
          <w:t>t in China until the tar</w:t>
        </w:r>
      </w:ins>
      <w:r>
        <w:t>g</w:t>
      </w:r>
      <w:del w:id="21412" w:author="GoldenCorpusHarness" w:date="2026-03-28T22:23:47Z">
        <w:r>
          <w:delText>ly</w:delText>
        </w:r>
      </w:del>
      <w:ins w:id="21413" w:author="GoldenCorpusHarness" w:date="2026-03-28T22:23:47Z">
        <w:r>
          <w:t>et number of participants in China has</w:t>
        </w:r>
      </w:ins>
      <w:r>
        <w:t xml:space="preserve"> be</w:t>
      </w:r>
      <w:ins w:id="21414" w:author="GoldenCorpusHarness" w:date="2026-03-28T22:23:47Z">
        <w:r>
          <w:t>en enro</w:t>
        </w:r>
      </w:ins>
      <w:r>
        <w:t>l</w:t>
      </w:r>
      <w:del w:id="21415" w:author="GoldenCorpusHarness" w:date="2026-03-28T22:23:47Z">
        <w:r>
          <w:delText>iev</w:delText>
        </w:r>
      </w:del>
      <w:ins w:id="21416" w:author="GoldenCorpusHarness" w:date="2026-03-28T22:23:47Z">
        <w:r>
          <w:t>l</w:t>
        </w:r>
      </w:ins>
      <w:r>
        <w:t xml:space="preserve">ed to </w:t>
      </w:r>
      <w:del w:id="21417" w:author="GoldenCorpusHarness" w:date="2026-03-28T22:23:47Z">
        <w:r>
          <w:delText>b</w:delText>
        </w:r>
      </w:del>
      <w:ins w:id="21418" w:author="GoldenCorpusHarness" w:date="2026-03-28T22:23:47Z">
        <w:r>
          <w:t>m</w:t>
        </w:r>
      </w:ins>
      <w:r>
        <w:t>e</w:t>
      </w:r>
      <w:ins w:id="21419" w:author="GoldenCorpusHarness" w:date="2026-03-28T22:23:47Z">
        <w:r>
          <w:t>et</w:t>
        </w:r>
      </w:ins>
      <w:r>
        <w:t xml:space="preserve"> </w:t>
      </w:r>
      <w:del w:id="21420" w:author="GoldenCorpusHarness" w:date="2026-03-28T22:23:47Z">
        <w:r>
          <w:delText>due t</w:delText>
        </w:r>
      </w:del>
      <w:ins w:id="21421" w:author="GoldenCorpusHarness" w:date="2026-03-28T22:23:47Z">
        <w:r>
          <w:t>l</w:t>
        </w:r>
      </w:ins>
      <w:r>
        <w:t>o</w:t>
      </w:r>
      <w:del w:id="21422" w:author="GoldenCorpusHarness" w:date="2026-03-28T22:23:47Z">
        <w:r>
          <w:delText xml:space="preserve"> CLL</w:delText>
        </w:r>
      </w:del>
      <w:ins w:id="21423" w:author="GoldenCorpusHarness" w:date="2026-03-28T22:23:47Z">
        <w:r>
          <w:t>cal</w:t>
        </w:r>
      </w:ins>
      <w:r>
        <w:t xml:space="preserve"> r</w:t>
      </w:r>
      <w:del w:id="21424" w:author="GoldenCorpusHarness" w:date="2026-03-28T22:23:47Z">
        <w:r>
          <w:delText>a</w:delText>
        </w:r>
      </w:del>
      <w:ins w:id="21425" w:author="GoldenCorpusHarness" w:date="2026-03-28T22:23:47Z">
        <w:r>
          <w:t>equiremen</w:t>
        </w:r>
      </w:ins>
      <w:r>
        <w:t>t</w:t>
      </w:r>
      <w:del w:id="21426" w:author="GoldenCorpusHarness" w:date="2026-03-28T22:23:47Z">
        <w:r>
          <w:delText>her than another etiology (eg, infection, inflammation)</w:delText>
        </w:r>
      </w:del>
      <w:ins w:id="21427" w:author="GoldenCorpusHarness" w:date="2026-03-28T22:23:47Z">
        <w:r>
          <w:t>s</w:t>
        </w:r>
      </w:ins>
      <w:r>
        <w:t>.</w:t>
      </w:r>
    </w:p>
    <w:p ns2:paraId="317381F5" ns2:textId="77777777" w:rsidR="009602AE" w:rsidRPr="00014216" w:rsidRDefault="00895D30" w:rsidP="00E30922">
      <w:pPr>
        <w:pStyle w:val="paragraph0"/>
      </w:pPr>
      <w:r>
        <w:t>S</w:t>
      </w:r>
      <w:del w:id="21428" w:author="GoldenCorpusHarness" w:date="2026-03-28T22:23:47Z">
        <w:r>
          <w:delText>om</w:delText>
        </w:r>
      </w:del>
      <w:r>
        <w:t>e</w:t>
      </w:r>
      <w:del w:id="21429" w:author="GoldenCorpusHarness" w:date="2026-03-28T22:23:47Z">
        <w:r>
          <w:delText xml:space="preserve"> types of truly non-measurable lesions generally require further verifi</w:delText>
        </w:r>
      </w:del>
      <w:r>
        <w:t>c</w:t>
      </w:r>
      <w:del w:id="21430" w:author="GoldenCorpusHarness" w:date="2026-03-28T22:23:47Z">
        <w:r>
          <w:delText>a</w:delText>
        </w:r>
      </w:del>
      <w:r>
        <w:t xml:space="preserve">tion </w:t>
      </w:r>
      <w:ins w:id="21431" w:author="GoldenCorpusHarness" w:date="2026-03-28T22:23:47Z">
        <w:r>
          <w:t>6.1 S</w:t>
        </w:r>
      </w:ins>
      <w:r>
        <w:t>t</w:t>
      </w:r>
      <w:del w:id="21432" w:author="GoldenCorpusHarness" w:date="2026-03-28T22:23:47Z">
        <w:r>
          <w:delText>hat the</w:delText>
        </w:r>
      </w:del>
      <w:ins w:id="21433" w:author="GoldenCorpusHarness" w:date="2026-03-28T22:23:47Z">
        <w:r>
          <w:t>ud</w:t>
        </w:r>
      </w:ins>
      <w:r>
        <w:t xml:space="preserve">y </w:t>
      </w:r>
      <w:del w:id="21434" w:author="GoldenCorpusHarness" w:date="2026-03-28T22:23:47Z">
        <w:r>
          <w:delText>are attributable to CLL through biopsy or cytology. These i</w:delText>
        </w:r>
      </w:del>
      <w:ins w:id="21435" w:author="GoldenCorpusHarness" w:date="2026-03-28T22:23:47Z">
        <w:r>
          <w:t>I</w:t>
        </w:r>
      </w:ins>
      <w:r>
        <w:t>n</w:t>
      </w:r>
      <w:del w:id="21436" w:author="GoldenCorpusHarness" w:date="2026-03-28T22:23:47Z">
        <w:r>
          <w:delText>clude asci</w:delText>
        </w:r>
      </w:del>
      <w:r>
        <w:t>te</w:t>
      </w:r>
      <w:del w:id="21437" w:author="GoldenCorpusHarness" w:date="2026-03-28T22:23:47Z">
        <w:r>
          <w:delText>s, pl</w:delText>
        </w:r>
      </w:del>
      <w:ins w:id="21438" w:author="GoldenCorpusHarness" w:date="2026-03-28T22:23:47Z">
        <w:r>
          <w:t>rv</w:t>
        </w:r>
      </w:ins>
      <w:r>
        <w:t>e</w:t>
      </w:r>
      <w:del w:id="21439" w:author="GoldenCorpusHarness" w:date="2026-03-28T22:23:47Z">
        <w:r>
          <w:delText>ural or pericardial effus</w:delText>
        </w:r>
      </w:del>
      <w:ins w:id="21440" w:author="GoldenCorpusHarness" w:date="2026-03-28T22:23:47Z">
        <w:r>
          <w:t>nt</w:t>
        </w:r>
      </w:ins>
      <w:r>
        <w:t>ion</w:t>
      </w:r>
      <w:ins w:id="21441" w:author="GoldenCorpusHarness" w:date="2026-03-28T22:23:47Z">
        <w:r>
          <w:t>(</w:t>
        </w:r>
      </w:ins>
      <w:r>
        <w:t>s</w:t>
      </w:r>
      <w:del w:id="21442" w:author="GoldenCorpusHarness" w:date="2026-03-28T22:23:47Z">
        <w:r>
          <w:delText>,</w:delText>
        </w:r>
      </w:del>
      <w:ins w:id="21443" w:author="GoldenCorpusHarness" w:date="2026-03-28T22:23:47Z">
        <w:r>
          <w:t>)</w:t>
        </w:r>
      </w:ins>
      <w:r>
        <w:t xml:space="preserve"> </w:t>
      </w:r>
      <w:del w:id="21444" w:author="GoldenCorpusHarness" w:date="2026-03-28T22:23:47Z">
        <w:r>
          <w:delText>a</w:delText>
        </w:r>
      </w:del>
      <w:ins w:id="21445" w:author="GoldenCorpusHarness" w:date="2026-03-28T22:23:47Z">
        <w:r>
          <w:t>Admi</w:t>
        </w:r>
      </w:ins>
      <w:r>
        <w:t>n</w:t>
      </w:r>
      <w:del w:id="21446" w:author="GoldenCorpusHarness" w:date="2026-03-28T22:23:47Z">
        <w:r>
          <w:delText>d ly</w:delText>
        </w:r>
      </w:del>
      <w:ins w:id="21447" w:author="GoldenCorpusHarness" w:date="2026-03-28T22:23:47Z">
        <w:r>
          <w:t>is</w:t>
        </w:r>
      </w:ins>
      <w:r>
        <w:t>t</w:t>
      </w:r>
      <w:del w:id="21448" w:author="GoldenCorpusHarness" w:date="2026-03-28T22:23:47Z">
        <w:r>
          <w:delText>ic bone lesions. They should be recorded as new lesions only when th</w:delText>
        </w:r>
      </w:del>
      <w:r>
        <w:t>ere</w:t>
      </w:r>
      <w:del w:id="21449" w:author="GoldenCorpusHarness" w:date="2026-03-28T22:23:47Z">
        <w:r>
          <w:delText xml:space="preserve"> is other evi</w:delText>
        </w:r>
      </w:del>
      <w:r>
        <w:t>d</w:t>
      </w:r>
      <w:del w:id="21450" w:author="GoldenCorpusHarness" w:date="2026-03-28T22:23:47Z">
        <w:r>
          <w:delText xml:space="preserve">ence of progression. </w:delText>
        </w:r>
      </w:del>
    </w:p>
    <w:p ns2:paraId="374D6A8C" ns2:textId="77777777" w:rsidR="009602AE" w:rsidRPr="00014216" w:rsidRDefault="00895D30" w:rsidP="00E30922">
      <w:pPr>
        <w:pStyle w:val="paragraph0"/>
      </w:pPr>
      <w:del w:id="21451" w:author="GoldenCorpusHarness" w:date="2026-03-28T22:23:47Z">
        <w:r>
          <w:delText>O</w:delText>
        </w:r>
      </w:del>
      <w:ins w:id="21452" w:author="GoldenCorpusHarness" w:date="2026-03-28T22:23:47Z">
        <w:r>
          <w:t>All s</w:t>
        </w:r>
      </w:ins>
      <w:r>
        <w:t>t</w:t>
      </w:r>
      <w:del w:id="21453" w:author="GoldenCorpusHarness" w:date="2026-03-28T22:23:47Z">
        <w:r>
          <w:delText>h</w:delText>
        </w:r>
      </w:del>
      <w:ins w:id="21454" w:author="GoldenCorpusHarness" w:date="2026-03-28T22:23:47Z">
        <w:r>
          <w:t>udy int</w:t>
        </w:r>
      </w:ins>
      <w:r>
        <w:t>er</w:t>
      </w:r>
      <w:del w:id="21455" w:author="GoldenCorpusHarness" w:date="2026-03-28T22:23:47Z">
        <w:r>
          <w:delText xml:space="preserve"> </w:delText>
        </w:r>
      </w:del>
      <w:ins w:id="21456" w:author="GoldenCorpusHarness" w:date="2026-03-28T22:23:47Z">
        <w:r>
          <w:t>ven</w:t>
        </w:r>
      </w:ins>
      <w:r>
        <w:t>t</w:t>
      </w:r>
      <w:del w:id="21457" w:author="GoldenCorpusHarness" w:date="2026-03-28T22:23:47Z">
        <w:r>
          <w:delText>ruly non-measurable les</w:delText>
        </w:r>
      </w:del>
      <w:r>
        <w:t xml:space="preserve">ions will </w:t>
      </w:r>
      <w:ins w:id="21458" w:author="GoldenCorpusHarness" w:date="2026-03-28T22:23:47Z">
        <w:r>
          <w:t>be admi</w:t>
        </w:r>
      </w:ins>
      <w:r>
        <w:t>n</w:t>
      </w:r>
      <w:ins w:id="21459" w:author="GoldenCorpusHarness" w:date="2026-03-28T22:23:47Z">
        <w:r>
          <w:t xml:space="preserve">istered </w:t>
        </w:r>
      </w:ins>
      <w:r>
        <w:t>o</w:t>
      </w:r>
      <w:ins w:id="21460" w:author="GoldenCorpusHarness" w:date="2026-03-28T22:23:47Z">
        <w:r>
          <w:t>n an outpatien</w:t>
        </w:r>
      </w:ins>
      <w:r>
        <w:t xml:space="preserve">t </w:t>
      </w:r>
      <w:del w:id="21461" w:author="GoldenCorpusHarness" w:date="2026-03-28T22:23:47Z">
        <w:r>
          <w:delText>r</w:delText>
        </w:r>
      </w:del>
      <w:ins w:id="21462" w:author="GoldenCorpusHarness" w:date="2026-03-28T22:23:47Z">
        <w:r>
          <w:t>basis. How</w:t>
        </w:r>
      </w:ins>
      <w:r>
        <w:t>e</w:t>
      </w:r>
      <w:del w:id="21463" w:author="GoldenCorpusHarness" w:date="2026-03-28T22:23:47Z">
        <w:r>
          <w:delText xml:space="preserve">quire </w:delText>
        </w:r>
      </w:del>
      <w:r>
        <w:t>ver</w:t>
      </w:r>
      <w:ins w:id="21464" w:author="GoldenCorpusHarness" w:date="2026-03-28T22:23:47Z">
        <w:r>
          <w:t>, hosp</w:t>
        </w:r>
      </w:ins>
      <w:r>
        <w:t>i</w:t>
      </w:r>
      <w:del w:id="21465" w:author="GoldenCorpusHarness" w:date="2026-03-28T22:23:47Z">
        <w:r>
          <w:delText>f</w:delText>
        </w:r>
      </w:del>
      <w:ins w:id="21466" w:author="GoldenCorpusHarness" w:date="2026-03-28T22:23:47Z">
        <w:r>
          <w:t>tal</w:t>
        </w:r>
      </w:ins>
      <w:r>
        <w:t>i</w:t>
      </w:r>
      <w:del w:id="21467" w:author="GoldenCorpusHarness" w:date="2026-03-28T22:23:47Z">
        <w:r>
          <w:delText>c</w:delText>
        </w:r>
      </w:del>
      <w:ins w:id="21468" w:author="GoldenCorpusHarness" w:date="2026-03-28T22:23:47Z">
        <w:r>
          <w:t>z</w:t>
        </w:r>
      </w:ins>
      <w:r>
        <w:t xml:space="preserve">ation </w:t>
      </w:r>
      <w:ins w:id="21469" w:author="GoldenCorpusHarness" w:date="2026-03-28T22:23:47Z">
        <w:r>
          <w:t>is accep</w:t>
        </w:r>
      </w:ins>
      <w:r>
        <w:t>t</w:t>
      </w:r>
      <w:del w:id="21470" w:author="GoldenCorpusHarness" w:date="2026-03-28T22:23:47Z">
        <w:r>
          <w:delText xml:space="preserve">o </w:delText>
        </w:r>
      </w:del>
      <w:ins w:id="21471" w:author="GoldenCorpusHarness" w:date="2026-03-28T22:23:47Z">
        <w:r>
          <w:t>a</w:t>
        </w:r>
      </w:ins>
      <w:r>
        <w:t>b</w:t>
      </w:r>
      <w:ins w:id="21472" w:author="GoldenCorpusHarness" w:date="2026-03-28T22:23:47Z">
        <w:r>
          <w:t>l</w:t>
        </w:r>
      </w:ins>
      <w:r>
        <w:t xml:space="preserve">e </w:t>
      </w:r>
      <w:ins w:id="21473" w:author="GoldenCorpusHarness" w:date="2026-03-28T22:23:47Z">
        <w:r>
          <w:t>if it is standard pro</w:t>
        </w:r>
      </w:ins>
      <w:r>
        <w:t>c</w:t>
      </w:r>
      <w:del w:id="21474" w:author="GoldenCorpusHarness" w:date="2026-03-28T22:23:47Z">
        <w:r>
          <w:delText>onsi</w:delText>
        </w:r>
      </w:del>
      <w:ins w:id="21475" w:author="GoldenCorpusHarness" w:date="2026-03-28T22:23:47Z">
        <w:r>
          <w:t>e</w:t>
        </w:r>
      </w:ins>
      <w:r>
        <w:t>d</w:t>
      </w:r>
      <w:del w:id="21476" w:author="GoldenCorpusHarness" w:date="2026-03-28T22:23:47Z">
        <w:r>
          <w:delText>e</w:delText>
        </w:r>
      </w:del>
      <w:ins w:id="21477" w:author="GoldenCorpusHarness" w:date="2026-03-28T22:23:47Z">
        <w:r>
          <w:t>u</w:t>
        </w:r>
      </w:ins>
      <w:r>
        <w:t>re</w:t>
      </w:r>
      <w:del w:id="21478" w:author="GoldenCorpusHarness" w:date="2026-03-28T22:23:47Z">
        <w:r>
          <w:delText>d</w:delText>
        </w:r>
      </w:del>
      <w:r>
        <w:t xml:space="preserve"> </w:t>
      </w:r>
      <w:del w:id="21479" w:author="GoldenCorpusHarness" w:date="2026-03-28T22:23:47Z">
        <w:r>
          <w:delText>a new lesi</w:delText>
        </w:r>
      </w:del>
      <w:ins w:id="21480" w:author="GoldenCorpusHarness" w:date="2026-03-28T22:23:47Z">
        <w:r>
          <w:t>f</w:t>
        </w:r>
      </w:ins>
      <w:r>
        <w:t>o</w:t>
      </w:r>
      <w:del w:id="21481" w:author="GoldenCorpusHarness" w:date="2026-03-28T22:23:47Z">
        <w:r>
          <w:delText>n, as long as</w:delText>
        </w:r>
      </w:del>
      <w:ins w:id="21482" w:author="GoldenCorpusHarness" w:date="2026-03-28T22:23:47Z">
        <w:r>
          <w:t>r</w:t>
        </w:r>
      </w:ins>
      <w:r>
        <w:t xml:space="preserve"> the</w:t>
      </w:r>
      <w:del w:id="21483" w:author="GoldenCorpusHarness" w:date="2026-03-28T22:23:47Z">
        <w:r>
          <w:delText>ir</w:delText>
        </w:r>
      </w:del>
      <w:r>
        <w:t xml:space="preserve"> </w:t>
      </w:r>
      <w:del w:id="21484" w:author="GoldenCorpusHarness" w:date="2026-03-28T22:23:47Z">
        <w:r>
          <w:delText>appearance is unequiv</w:delText>
        </w:r>
      </w:del>
      <w:ins w:id="21485" w:author="GoldenCorpusHarness" w:date="2026-03-28T22:23:47Z">
        <w:r>
          <w:t>l</w:t>
        </w:r>
      </w:ins>
      <w:r>
        <w:t xml:space="preserve">ocal </w:t>
      </w:r>
      <w:ins w:id="21486" w:author="GoldenCorpusHarness" w:date="2026-03-28T22:23:47Z">
        <w:r>
          <w:t>s</w:t>
        </w:r>
      </w:ins>
      <w:r>
        <w:t>i</w:t>
      </w:r>
      <w:del w:id="21487" w:author="GoldenCorpusHarness" w:date="2026-03-28T22:23:47Z">
        <w:r>
          <w:delText xml:space="preserve">n </w:delText>
        </w:r>
      </w:del>
      <w:r>
        <w:t>t</w:t>
      </w:r>
      <w:del w:id="21488" w:author="GoldenCorpusHarness" w:date="2026-03-28T22:23:47Z">
        <w:r>
          <w:delText>h</w:delText>
        </w:r>
      </w:del>
      <w:r>
        <w:t>e</w:t>
      </w:r>
      <w:del w:id="21489" w:author="GoldenCorpusHarness" w:date="2026-03-28T22:23:47Z">
        <w:r>
          <w:delText xml:space="preserve"> judgment of the reviewer:</w:delText>
        </w:r>
      </w:del>
      <w:ins w:id="21490" w:author="GoldenCorpusHarness" w:date="2026-03-28T22:23:47Z">
        <w:r>
          <w:t>.</w:t>
        </w:r>
      </w:ins>
    </w:p>
    <w:p ns2:paraId="2FFD4ED5" ns2:textId="77777777" w:rsidR="009602AE" w:rsidRPr="00014216" w:rsidRDefault="00895D30" w:rsidP="007F368D">
      <w:pPr>
        <w:pStyle w:val="ListBullet"/>
        <w:spacing w:after="240"/>
      </w:pPr>
      <w:del w:id="21491" w:author="GoldenCorpusHarness" w:date="2026-03-28T22:23:47Z">
        <w:r>
          <w:delText>Non-m</w:delText>
        </w:r>
      </w:del>
      <w:ins w:id="21492" w:author="GoldenCorpusHarness" w:date="2026-03-28T22:23:47Z">
        <w:r>
          <w:t>S</w:t>
        </w:r>
      </w:ins>
      <w:r>
        <w:t>e</w:t>
      </w:r>
      <w:del w:id="21493" w:author="GoldenCorpusHarness" w:date="2026-03-28T22:23:47Z">
        <w:r>
          <w:delText>asurable les</w:delText>
        </w:r>
      </w:del>
      <w:ins w:id="21494" w:author="GoldenCorpusHarness" w:date="2026-03-28T22:23:47Z">
        <w:r>
          <w:t>ct</w:t>
        </w:r>
      </w:ins>
      <w:r>
        <w:t>ion</w:t>
      </w:r>
      <w:ins w:id="21495" w:author="GoldenCorpusHarness" w:date="2026-03-28T22:23:47Z">
        <w:r>
          <w:t xml:space="preserve"> 8.2 Efficacy/Immunogenicity A</w:t>
        </w:r>
      </w:ins>
      <w:r>
        <w:t>s</w:t>
      </w:r>
      <w:del w:id="21496" w:author="GoldenCorpusHarness" w:date="2026-03-28T22:23:47Z">
        <w:r>
          <w:delText xml:space="preserve"> i</w:delText>
        </w:r>
      </w:del>
      <w:ins w:id="21497" w:author="GoldenCorpusHarness" w:date="2026-03-28T22:23:47Z">
        <w:r>
          <w:t>sessme</w:t>
        </w:r>
      </w:ins>
      <w:r>
        <w:t>n</w:t>
      </w:r>
      <w:del w:id="21498" w:author="GoldenCorpusHarness" w:date="2026-03-28T22:23:47Z">
        <w:r>
          <w:delText xml:space="preserve"> </w:delText>
        </w:r>
      </w:del>
      <w:r>
        <w:t>t</w:t>
      </w:r>
      <w:del w:id="21499" w:author="GoldenCorpusHarness" w:date="2026-03-28T22:23:47Z">
        <w:r>
          <w:delText>he CNS, attributable to CLL</w:delText>
        </w:r>
      </w:del>
      <w:ins w:id="21500" w:author="GoldenCorpusHarness" w:date="2026-03-28T22:23:47Z">
        <w:r>
          <w:t>s</w:t>
        </w:r>
      </w:ins>
    </w:p>
    <w:p ns2:paraId="23C61048" ns2:textId="77777777" w:rsidR="009602AE" w:rsidRPr="00014216" w:rsidRDefault="00895D30" w:rsidP="007F368D">
      <w:pPr>
        <w:pStyle w:val="ListBullet"/>
        <w:spacing w:after="240"/>
      </w:pPr>
      <w:del w:id="21501" w:author="GoldenCorpusHarness" w:date="2026-03-28T22:23:47Z">
        <w:r>
          <w:delText>N</w:delText>
        </w:r>
      </w:del>
      <w:ins w:id="21502" w:author="GoldenCorpusHarness" w:date="2026-03-28T22:23:47Z">
        <w:r>
          <w:t xml:space="preserve">Dependent </w:t>
        </w:r>
      </w:ins>
      <w:r>
        <w:t>on</w:t>
      </w:r>
      <w:del w:id="21503" w:author="GoldenCorpusHarness" w:date="2026-03-28T22:23:47Z">
        <w:r>
          <w:delText>-</w:delText>
        </w:r>
      </w:del>
      <w:ins w:id="21504" w:author="GoldenCorpusHarness" w:date="2026-03-28T22:23:47Z">
        <w:r>
          <w:t xml:space="preserve"> HGRAC approval, re</w:t>
        </w:r>
      </w:ins>
      <w:r>
        <w:t>m</w:t>
      </w:r>
      <w:del w:id="21505" w:author="GoldenCorpusHarness" w:date="2026-03-28T22:23:47Z">
        <w:r>
          <w:delText>e</w:delText>
        </w:r>
      </w:del>
      <w:r>
        <w:t>a</w:t>
      </w:r>
      <w:ins w:id="21506" w:author="GoldenCorpusHarness" w:date="2026-03-28T22:23:47Z">
        <w:r>
          <w:t xml:space="preserve">ining PK and/or ADA </w:t>
        </w:r>
      </w:ins>
      <w:r>
        <w:t>s</w:t>
      </w:r>
      <w:del w:id="21507" w:author="GoldenCorpusHarness" w:date="2026-03-28T22:23:47Z">
        <w:r>
          <w:delText>ur</w:delText>
        </w:r>
      </w:del>
      <w:r>
        <w:t>a</w:t>
      </w:r>
      <w:del w:id="21508" w:author="GoldenCorpusHarness" w:date="2026-03-28T22:23:47Z">
        <w:r>
          <w:delText>b</w:delText>
        </w:r>
      </w:del>
      <w:ins w:id="21509" w:author="GoldenCorpusHarness" w:date="2026-03-28T22:23:47Z">
        <w:r>
          <w:t>mp</w:t>
        </w:r>
      </w:ins>
      <w:r>
        <w:t>le</w:t>
      </w:r>
      <w:del w:id="21510" w:author="GoldenCorpusHarness" w:date="2026-03-28T22:23:47Z">
        <w:r>
          <w:delText xml:space="preserve"> nodal</w:delText>
        </w:r>
      </w:del>
      <w:ins w:id="21511" w:author="GoldenCorpusHarness" w:date="2026-03-28T22:23:47Z">
        <w:r>
          <w:t>s</w:t>
        </w:r>
      </w:ins>
      <w:r>
        <w:t xml:space="preserve"> ma</w:t>
      </w:r>
      <w:ins w:id="21512" w:author="GoldenCorpusHarness" w:date="2026-03-28T22:23:47Z">
        <w:r>
          <w:t>y be u</w:t>
        </w:r>
      </w:ins>
      <w:r>
        <w:t>s</w:t>
      </w:r>
      <w:ins w:id="21513" w:author="GoldenCorpusHarness" w:date="2026-03-28T22:23:47Z">
        <w:r>
          <w:t>ed for validation purpo</w:t>
        </w:r>
      </w:ins>
      <w:r>
        <w:t xml:space="preserve">ses </w:t>
      </w:r>
      <w:del w:id="21514" w:author="GoldenCorpusHarness" w:date="2026-03-28T22:23:47Z">
        <w:r>
          <w:delText>such</w:delText>
        </w:r>
      </w:del>
      <w:ins w:id="21515" w:author="GoldenCorpusHarness" w:date="2026-03-28T22:23:47Z">
        <w:r>
          <w:t>(eg,</w:t>
        </w:r>
      </w:ins>
      <w:r>
        <w:t xml:space="preserve"> </w:t>
      </w:r>
      <w:del w:id="21516" w:author="GoldenCorpusHarness" w:date="2026-03-28T22:23:47Z">
        <w:r>
          <w:delText>as</w:delText>
        </w:r>
      </w:del>
      <w:ins w:id="21517" w:author="GoldenCorpusHarness" w:date="2026-03-28T22:23:47Z">
        <w:r>
          <w:t>NAb,</w:t>
        </w:r>
      </w:ins>
      <w:r>
        <w:t xml:space="preserve"> </w:t>
      </w:r>
      <w:del w:id="21518" w:author="GoldenCorpusHarness" w:date="2026-03-28T22:23:47Z">
        <w:r>
          <w:delText>infiltrative</w:delText>
        </w:r>
      </w:del>
      <w:ins w:id="21519" w:author="GoldenCorpusHarness" w:date="2026-03-28T22:23:47Z">
        <w:r>
          <w:t>ADA,</w:t>
        </w:r>
      </w:ins>
      <w:r>
        <w:t xml:space="preserve"> </w:t>
      </w:r>
      <w:del w:id="21520" w:author="GoldenCorpusHarness" w:date="2026-03-28T22:23:47Z">
        <w:r>
          <w:delText>mesenteric or retroperitoneal masses</w:delText>
        </w:r>
      </w:del>
      <w:ins w:id="21521" w:author="GoldenCorpusHarness" w:date="2026-03-28T22:23:47Z">
        <w:r>
          <w:t>PK).</w:t>
        </w:r>
      </w:ins>
    </w:p>
    <w:p ns2:paraId="006B57E7" ns2:textId="77777777" w:rsidR="009602AE" w:rsidRPr="00014216" w:rsidRDefault="00895D30" w:rsidP="00E30922">
      <w:pPr>
        <w:pStyle w:val="paragraph0"/>
      </w:pPr>
      <w:del w:id="21522" w:author="GoldenCorpusHarness" w:date="2026-03-28T22:23:47Z">
        <w:r>
          <w:delText>Extranodal l</w:delText>
        </w:r>
      </w:del>
      <w:ins w:id="21523" w:author="GoldenCorpusHarness" w:date="2026-03-28T22:23:47Z">
        <w:r>
          <w:t>S</w:t>
        </w:r>
      </w:ins>
      <w:r>
        <w:t>e</w:t>
      </w:r>
      <w:del w:id="21524" w:author="GoldenCorpusHarness" w:date="2026-03-28T22:23:47Z">
        <w:r>
          <w:delText>sions whi</w:delText>
        </w:r>
      </w:del>
      <w:r>
        <w:t>c</w:t>
      </w:r>
      <w:del w:id="21525" w:author="GoldenCorpusHarness" w:date="2026-03-28T22:23:47Z">
        <w:r>
          <w:delText>h disappeared and then reappeared at a later time point will cause a determina</w:delText>
        </w:r>
      </w:del>
      <w:r>
        <w:t xml:space="preserve">tion </w:t>
      </w:r>
      <w:del w:id="21526" w:author="GoldenCorpusHarness" w:date="2026-03-28T22:23:47Z">
        <w:r>
          <w:delText>of</w:delText>
        </w:r>
      </w:del>
      <w:ins w:id="21527" w:author="GoldenCorpusHarness" w:date="2026-03-28T22:23:47Z">
        <w:r>
          <w:t>8.6</w:t>
        </w:r>
      </w:ins>
      <w:r>
        <w:t xml:space="preserve"> </w:t>
      </w:r>
      <w:del w:id="21528" w:author="GoldenCorpusHarness" w:date="2026-03-28T22:23:47Z">
        <w:r>
          <w:delText>progression,</w:delText>
        </w:r>
      </w:del>
      <w:ins w:id="21529" w:author="GoldenCorpusHarness" w:date="2026-03-28T22:23:47Z">
        <w:r>
          <w:t>PK</w:t>
        </w:r>
      </w:ins>
      <w:r>
        <w:t xml:space="preserve"> </w:t>
      </w:r>
      <w:del w:id="21530" w:author="GoldenCorpusHarness" w:date="2026-03-28T22:23:47Z">
        <w:r>
          <w:delText xml:space="preserve">just like a new lesion, but </w:delText>
        </w:r>
      </w:del>
      <w:ins w:id="21531" w:author="GoldenCorpusHarness" w:date="2026-03-28T22:23:47Z">
        <w:r>
          <w:t>P</w:t>
        </w:r>
      </w:ins>
      <w:r>
        <w:t>ar</w:t>
      </w:r>
      <w:ins w:id="21532" w:author="GoldenCorpusHarness" w:date="2026-03-28T22:23:47Z">
        <w:r>
          <w:t>am</w:t>
        </w:r>
      </w:ins>
      <w:r>
        <w:t>e</w:t>
      </w:r>
      <w:del w:id="21533" w:author="GoldenCorpusHarness" w:date="2026-03-28T22:23:47Z">
        <w:r>
          <w:delText xml:space="preserve"> not designa</w:delText>
        </w:r>
      </w:del>
      <w:r>
        <w:t>te</w:t>
      </w:r>
      <w:del w:id="21534" w:author="GoldenCorpusHarness" w:date="2026-03-28T22:23:47Z">
        <w:r>
          <w:delText>d “new”.</w:delText>
        </w:r>
      </w:del>
      <w:ins w:id="21535" w:author="GoldenCorpusHarness" w:date="2026-03-28T22:23:47Z">
        <w:r>
          <w:t>rs</w:t>
        </w:r>
      </w:ins>
    </w:p>
    <w:p ns2:paraId="3117DFCF" ns2:textId="61A95D75" w:rsidR="009602AE" w:rsidRPr="00014216" w:rsidRDefault="00895D30" w:rsidP="00E30922">
      <w:pPr>
        <w:pStyle w:val="paragraph0"/>
      </w:pPr>
      <w:del w:id="21536" w:author="GoldenCorpusHarness" w:date="2026-03-28T22:23:47Z">
        <w:r>
          <w:delText>Th</w:delText>
        </w:r>
      </w:del>
      <w:ins w:id="21537" w:author="GoldenCorpusHarness" w:date="2026-03-28T22:23:47Z">
        <w:r>
          <w:t>Dependent on HGRAC approval, remaining PK and/or ADA samples may b</w:t>
        </w:r>
      </w:ins>
      <w:r>
        <w:t xml:space="preserve">e </w:t>
      </w:r>
      <w:del w:id="21538" w:author="GoldenCorpusHarness" w:date="2026-03-28T22:23:47Z">
        <w:r>
          <w:delText>combin</w:delText>
        </w:r>
      </w:del>
      <w:ins w:id="21539" w:author="GoldenCorpusHarness" w:date="2026-03-28T22:23:47Z">
        <w:r>
          <w:t>us</w:t>
        </w:r>
      </w:ins>
      <w:r>
        <w:t>ed fo</w:t>
      </w:r>
      <w:del w:id="21540" w:author="GoldenCorpusHarness" w:date="2026-03-28T22:23:47Z">
        <w:r>
          <w:delText>c</w:delText>
        </w:r>
      </w:del>
      <w:ins w:id="21541" w:author="GoldenCorpusHarness" w:date="2026-03-28T22:23:47Z">
        <w:r>
          <w:t>r v</w:t>
        </w:r>
      </w:ins>
      <w:r>
        <w:t>al</w:t>
      </w:r>
      <w:del w:id="21542" w:author="GoldenCorpusHarness" w:date="2026-03-28T22:23:47Z">
        <w:r>
          <w:delText xml:space="preserve"> les</w:delText>
        </w:r>
      </w:del>
      <w:ins w:id="21543" w:author="GoldenCorpusHarness" w:date="2026-03-28T22:23:47Z">
        <w:r>
          <w:t>idat</w:t>
        </w:r>
      </w:ins>
      <w:r>
        <w:t xml:space="preserve">ion </w:t>
      </w:r>
      <w:ins w:id="21544" w:author="GoldenCorpusHarness" w:date="2026-03-28T22:23:47Z">
        <w:r>
          <w:t>pu</w:t>
        </w:r>
      </w:ins>
      <w:r>
        <w:t>r</w:t>
      </w:r>
      <w:ins w:id="21545" w:author="GoldenCorpusHarness" w:date="2026-03-28T22:23:47Z">
        <w:r>
          <w:t>pos</w:t>
        </w:r>
      </w:ins>
      <w:r>
        <w:t>es</w:t>
      </w:r>
      <w:del w:id="21546" w:author="GoldenCorpusHarness" w:date="2026-03-28T22:23:47Z">
        <w:r>
          <w:delText>pons</w:delText>
        </w:r>
      </w:del>
      <w:ins w:id="21547" w:author="GoldenCorpusHarness" w:date="2026-03-28T22:23:47Z">
        <w:r>
          <w:t xml:space="preserve"> (</w:t>
        </w:r>
      </w:ins>
      <w:r>
        <w:t>e</w:t>
      </w:r>
      <w:ins w:id="21548" w:author="GoldenCorpusHarness" w:date="2026-03-28T22:23:47Z">
        <w:r>
          <w:t>g,</w:t>
        </w:r>
      </w:ins>
      <w:r>
        <w:t xml:space="preserve"> </w:t>
      </w:r>
      <w:del w:id="21549" w:author="GoldenCorpusHarness" w:date="2026-03-28T22:23:47Z">
        <w:r>
          <w:delText>will</w:delText>
        </w:r>
      </w:del>
      <w:ins w:id="21550" w:author="GoldenCorpusHarness" w:date="2026-03-28T22:23:47Z">
        <w:r>
          <w:t>NAb,</w:t>
        </w:r>
      </w:ins>
      <w:r>
        <w:t xml:space="preserve"> </w:t>
      </w:r>
      <w:del w:id="21551" w:author="GoldenCorpusHarness" w:date="2026-03-28T22:23:47Z">
        <w:r>
          <w:delText>be</w:delText>
        </w:r>
      </w:del>
      <w:ins w:id="21552" w:author="GoldenCorpusHarness" w:date="2026-03-28T22:23:47Z">
        <w:r>
          <w:t>ADA,</w:t>
        </w:r>
      </w:ins>
      <w:r>
        <w:t xml:space="preserve"> </w:t>
      </w:r>
      <w:del w:id="21553" w:author="GoldenCorpusHarness" w:date="2026-03-28T22:23:47Z">
        <w:r>
          <w:delText>determined as described in Table 38:</w:delText>
        </w:r>
      </w:del>
      <w:ins w:id="21554" w:author="GoldenCorpusHarness" w:date="2026-03-28T22:23:47Z">
        <w:r>
          <w:t>PK).</w:t>
        </w:r>
      </w:ins>
    </w:p>
    <w:p ns2:paraId="7BF1C616" ns2:textId="788EB6BC" w:rsidR="009602AE" w:rsidRPr="00FA1438" w:rsidRDefault="00895D30" w:rsidP="002C608E">
      <w:pPr>
        <w:pStyle w:val="Caption"/>
        <w:rPr>
          <w:rFonts w:eastAsia="MS Gothic"/>
          <w:b/>
        </w:rPr>
      </w:pPr>
      <w:del w:id="21555" w:author="GoldenCorpusHarness" w:date="2026-03-28T22:23:47Z">
        <w:r>
          <w:delText>Tabl</w:delText>
        </w:r>
      </w:del>
      <w:ins w:id="21556" w:author="GoldenCorpusHarness" w:date="2026-03-28T22:23:47Z">
        <w:r>
          <w:t>S</w:t>
        </w:r>
      </w:ins>
      <w:r>
        <w:t>e</w:t>
      </w:r>
      <w:del w:id="21557" w:author="GoldenCorpusHarness" w:date="2026-03-28T22:23:47Z">
        <w:r>
          <w:delText xml:space="preserve"> 38Lymph Node Resp</w:delText>
        </w:r>
      </w:del>
      <w:ins w:id="21558" w:author="GoldenCorpusHarness" w:date="2026-03-28T22:23:47Z">
        <w:r>
          <w:t>cti</w:t>
        </w:r>
      </w:ins>
      <w:r>
        <w:t>on</w:t>
      </w:r>
      <w:ins w:id="21559" w:author="GoldenCorpusHarness" w:date="2026-03-28T22:23:47Z">
        <w:r>
          <w:t xml:space="preserve"> 8.8 Biomarker</w:t>
        </w:r>
      </w:ins>
      <w:r>
        <w:t>s</w:t>
      </w:r>
      <w:del w:id="21560" w:author="GoldenCorpusHarness" w:date="2026-03-28T22:23:47Z">
        <w:r>
          <w:delText xml:space="preserve">e </w:delText>
        </w:r>
      </w:del>
    </w:p>
    <w:tbl>
      <w:tblPr>
        <w:tblW w:w="4844"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470"/>
        <w:gridCol w:w="2468"/>
        <w:gridCol w:w="1509"/>
        <w:gridCol w:w="2263"/>
      </w:tblGrid>
      <w:tr w:rsidR="003117E4" ns2:paraId="2C79AF9B" ns2:textId="77777777" w:rsidTr="007B6957">
        <w:trPr>
          <w:trHeight w:val="283"/>
          <w:tblHeader/>
        </w:trPr>
        <w:tc>
          <w:tcPr>
            <w:tcW w:w="1418" w:type="pct"/>
            <w:tcMar>
              <w:top w:w="72" w:type="dxa"/>
              <w:left w:w="144" w:type="dxa"/>
              <w:bottom w:w="72" w:type="dxa"/>
              <w:right w:w="144" w:type="dxa"/>
            </w:tcMar>
            <w:vAlign w:val="center"/>
            <w:hideMark/>
          </w:tcPr>
          <w:p ns2:paraId="0549470C" ns2:textId="77777777" w:rsidR="009602AE" w:rsidRPr="00FA1438" w:rsidRDefault="00895D30" w:rsidP="007B6957">
            <w:pPr>
              <w:pStyle w:val="Paragraph"/>
              <w:spacing w:before="40" w:after="40"/>
              <w:rPr>
                <w:sz w:val="20"/>
                <w:szCs w:val="20"/>
              </w:rPr>
            </w:pPr>
            <w:r w:rsidRPr="00FA1438">
              <w:rPr>
                <w:b/>
                <w:bCs/>
                <w:sz w:val="20"/>
                <w:szCs w:val="20"/>
              </w:rPr>
              <w:t>Target</w:t>
            </w:r>
          </w:p>
        </w:tc>
        <w:tc>
          <w:tcPr>
            <w:tcW w:w="1417" w:type="pct"/>
            <w:tcMar>
              <w:top w:w="72" w:type="dxa"/>
              <w:left w:w="144" w:type="dxa"/>
              <w:bottom w:w="72" w:type="dxa"/>
              <w:right w:w="144" w:type="dxa"/>
            </w:tcMar>
            <w:vAlign w:val="center"/>
            <w:hideMark/>
          </w:tcPr>
          <w:p ns2:paraId="67375BC4" ns2:textId="77777777" w:rsidR="009602AE" w:rsidRPr="00FA1438" w:rsidRDefault="00895D30" w:rsidP="007B6957">
            <w:pPr>
              <w:pStyle w:val="Paragraph"/>
              <w:spacing w:before="40" w:after="40"/>
              <w:rPr>
                <w:sz w:val="20"/>
                <w:szCs w:val="20"/>
              </w:rPr>
            </w:pPr>
            <w:r w:rsidRPr="00FA1438">
              <w:rPr>
                <w:b/>
                <w:bCs/>
                <w:sz w:val="20"/>
                <w:szCs w:val="20"/>
              </w:rPr>
              <w:t>Non-target</w:t>
            </w:r>
          </w:p>
        </w:tc>
        <w:tc>
          <w:tcPr>
            <w:tcW w:w="866" w:type="pct"/>
            <w:tcMar>
              <w:top w:w="72" w:type="dxa"/>
              <w:left w:w="144" w:type="dxa"/>
              <w:bottom w:w="72" w:type="dxa"/>
              <w:right w:w="144" w:type="dxa"/>
            </w:tcMar>
            <w:vAlign w:val="center"/>
            <w:hideMark/>
          </w:tcPr>
          <w:p ns2:paraId="51C86830" ns2:textId="77777777" w:rsidR="009602AE" w:rsidRPr="00FA1438" w:rsidRDefault="00895D30" w:rsidP="007B6957">
            <w:pPr>
              <w:pStyle w:val="Paragraph"/>
              <w:spacing w:before="40" w:after="40"/>
              <w:rPr>
                <w:sz w:val="20"/>
                <w:szCs w:val="20"/>
              </w:rPr>
            </w:pPr>
            <w:r w:rsidRPr="00FA1438">
              <w:rPr>
                <w:b/>
                <w:bCs/>
                <w:sz w:val="20"/>
                <w:szCs w:val="20"/>
              </w:rPr>
              <w:t>New lesions</w:t>
            </w:r>
          </w:p>
        </w:tc>
        <w:tc>
          <w:tcPr>
            <w:tcW w:w="1299" w:type="pct"/>
            <w:tcMar>
              <w:top w:w="72" w:type="dxa"/>
              <w:left w:w="144" w:type="dxa"/>
              <w:bottom w:w="72" w:type="dxa"/>
              <w:right w:w="144" w:type="dxa"/>
            </w:tcMar>
            <w:vAlign w:val="center"/>
            <w:hideMark/>
          </w:tcPr>
          <w:p ns2:paraId="1051C831" ns2:textId="77777777" w:rsidR="009602AE" w:rsidRPr="00FA1438" w:rsidRDefault="00895D30" w:rsidP="007B6957">
            <w:pPr>
              <w:pStyle w:val="Paragraph"/>
              <w:spacing w:before="40" w:after="40"/>
              <w:rPr>
                <w:sz w:val="20"/>
                <w:szCs w:val="20"/>
              </w:rPr>
            </w:pPr>
            <w:r w:rsidRPr="00FA1438">
              <w:rPr>
                <w:b/>
                <w:bCs/>
                <w:sz w:val="20"/>
                <w:szCs w:val="20"/>
              </w:rPr>
              <w:t>Lymph Node Response</w:t>
            </w:r>
          </w:p>
        </w:tc>
      </w:tr>
      <w:tr w:rsidR="003117E4" ns2:paraId="6F5E4351" ns2:textId="77777777" w:rsidTr="007B6957">
        <w:trPr>
          <w:trHeight w:val="144"/>
        </w:trPr>
        <w:tc>
          <w:tcPr>
            <w:tcW w:w="1418" w:type="pct"/>
            <w:tcMar>
              <w:top w:w="72" w:type="dxa"/>
              <w:left w:w="144" w:type="dxa"/>
              <w:bottom w:w="72" w:type="dxa"/>
              <w:right w:w="144" w:type="dxa"/>
            </w:tcMar>
            <w:hideMark/>
          </w:tcPr>
          <w:p ns2:paraId="5352A2CD" ns2:textId="77777777" w:rsidR="009602AE" w:rsidRPr="00FA1438" w:rsidRDefault="00895D30" w:rsidP="007B6957">
            <w:pPr>
              <w:pStyle w:val="Paragraph"/>
              <w:spacing w:before="40" w:after="40"/>
              <w:rPr>
                <w:sz w:val="20"/>
                <w:szCs w:val="20"/>
              </w:rPr>
            </w:pPr>
            <w:r w:rsidRPr="00FA1438">
              <w:rPr>
                <w:sz w:val="20"/>
                <w:szCs w:val="20"/>
              </w:rPr>
              <w:t>CR</w:t>
            </w:r>
          </w:p>
        </w:tc>
        <w:tc>
          <w:tcPr>
            <w:tcW w:w="1417" w:type="pct"/>
            <w:tcMar>
              <w:top w:w="72" w:type="dxa"/>
              <w:left w:w="144" w:type="dxa"/>
              <w:bottom w:w="72" w:type="dxa"/>
              <w:right w:w="144" w:type="dxa"/>
            </w:tcMar>
            <w:hideMark/>
          </w:tcPr>
          <w:p ns2:paraId="243C75FB" ns2:textId="77777777" w:rsidR="009602AE" w:rsidRPr="00FA1438" w:rsidRDefault="00895D30" w:rsidP="007B6957">
            <w:pPr>
              <w:pStyle w:val="Paragraph"/>
              <w:spacing w:before="40" w:after="40"/>
              <w:rPr>
                <w:sz w:val="20"/>
                <w:szCs w:val="20"/>
              </w:rPr>
            </w:pPr>
            <w:r w:rsidRPr="00FA1438">
              <w:rPr>
                <w:sz w:val="20"/>
                <w:szCs w:val="20"/>
              </w:rPr>
              <w:t>CR</w:t>
            </w:r>
          </w:p>
        </w:tc>
        <w:tc>
          <w:tcPr>
            <w:tcW w:w="866" w:type="pct"/>
            <w:tcMar>
              <w:top w:w="72" w:type="dxa"/>
              <w:left w:w="144" w:type="dxa"/>
              <w:bottom w:w="72" w:type="dxa"/>
              <w:right w:w="144" w:type="dxa"/>
            </w:tcMar>
            <w:hideMark/>
          </w:tcPr>
          <w:p ns2:paraId="3E86DA0D"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56680395" ns2:textId="77777777" w:rsidR="009602AE" w:rsidRPr="00FA1438" w:rsidRDefault="00895D30" w:rsidP="007B6957">
            <w:pPr>
              <w:pStyle w:val="Paragraph"/>
              <w:spacing w:before="40" w:after="40"/>
              <w:rPr>
                <w:sz w:val="20"/>
                <w:szCs w:val="20"/>
              </w:rPr>
            </w:pPr>
            <w:r w:rsidRPr="00FA1438">
              <w:rPr>
                <w:sz w:val="20"/>
                <w:szCs w:val="20"/>
              </w:rPr>
              <w:t>CR</w:t>
            </w:r>
          </w:p>
        </w:tc>
      </w:tr>
      <w:tr w:rsidR="003117E4" ns2:paraId="520E2EA8" ns2:textId="77777777" w:rsidTr="007B6957">
        <w:trPr>
          <w:trHeight w:val="144"/>
        </w:trPr>
        <w:tc>
          <w:tcPr>
            <w:tcW w:w="1418" w:type="pct"/>
            <w:tcMar>
              <w:top w:w="72" w:type="dxa"/>
              <w:left w:w="144" w:type="dxa"/>
              <w:bottom w:w="72" w:type="dxa"/>
              <w:right w:w="144" w:type="dxa"/>
            </w:tcMar>
            <w:hideMark/>
          </w:tcPr>
          <w:p ns2:paraId="0E49729D" ns2:textId="77777777" w:rsidR="009602AE" w:rsidRPr="00FA1438" w:rsidRDefault="00895D30" w:rsidP="007B6957">
            <w:pPr>
              <w:pStyle w:val="Paragraph"/>
              <w:spacing w:before="40" w:after="40"/>
              <w:rPr>
                <w:sz w:val="20"/>
                <w:szCs w:val="20"/>
              </w:rPr>
            </w:pPr>
            <w:r w:rsidRPr="00FA1438">
              <w:rPr>
                <w:sz w:val="20"/>
                <w:szCs w:val="20"/>
              </w:rPr>
              <w:t>CR</w:t>
            </w:r>
          </w:p>
        </w:tc>
        <w:tc>
          <w:tcPr>
            <w:tcW w:w="1417" w:type="pct"/>
            <w:tcMar>
              <w:top w:w="72" w:type="dxa"/>
              <w:left w:w="144" w:type="dxa"/>
              <w:bottom w:w="72" w:type="dxa"/>
              <w:right w:w="144" w:type="dxa"/>
            </w:tcMar>
            <w:hideMark/>
          </w:tcPr>
          <w:p ns2:paraId="32BEB200" ns2:textId="77777777" w:rsidR="009602AE" w:rsidRPr="00FA1438" w:rsidRDefault="00895D30" w:rsidP="007B6957">
            <w:pPr>
              <w:pStyle w:val="Paragraph"/>
              <w:spacing w:before="40" w:after="40"/>
              <w:rPr>
                <w:sz w:val="20"/>
                <w:szCs w:val="20"/>
              </w:rPr>
            </w:pPr>
            <w:r w:rsidRPr="00FA1438">
              <w:rPr>
                <w:sz w:val="20"/>
                <w:szCs w:val="20"/>
              </w:rPr>
              <w:t>SD</w:t>
            </w:r>
          </w:p>
        </w:tc>
        <w:tc>
          <w:tcPr>
            <w:tcW w:w="866" w:type="pct"/>
            <w:tcMar>
              <w:top w:w="72" w:type="dxa"/>
              <w:left w:w="144" w:type="dxa"/>
              <w:bottom w:w="72" w:type="dxa"/>
              <w:right w:w="144" w:type="dxa"/>
            </w:tcMar>
            <w:hideMark/>
          </w:tcPr>
          <w:p ns2:paraId="58BF6FFB"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4337E30C" ns2:textId="77777777" w:rsidR="009602AE" w:rsidRPr="00FA1438" w:rsidRDefault="00895D30" w:rsidP="007B6957">
            <w:pPr>
              <w:pStyle w:val="Paragraph"/>
              <w:spacing w:before="40" w:after="40"/>
              <w:rPr>
                <w:sz w:val="20"/>
                <w:szCs w:val="20"/>
              </w:rPr>
            </w:pPr>
            <w:r w:rsidRPr="00FA1438">
              <w:rPr>
                <w:sz w:val="20"/>
                <w:szCs w:val="20"/>
              </w:rPr>
              <w:t>PR</w:t>
            </w:r>
          </w:p>
        </w:tc>
      </w:tr>
      <w:tr w:rsidR="003117E4" ns2:paraId="629B566B" ns2:textId="77777777" w:rsidTr="007B6957">
        <w:trPr>
          <w:trHeight w:val="144"/>
        </w:trPr>
        <w:tc>
          <w:tcPr>
            <w:tcW w:w="1418" w:type="pct"/>
            <w:tcMar>
              <w:top w:w="72" w:type="dxa"/>
              <w:left w:w="144" w:type="dxa"/>
              <w:bottom w:w="72" w:type="dxa"/>
              <w:right w:w="144" w:type="dxa"/>
            </w:tcMar>
            <w:hideMark/>
          </w:tcPr>
          <w:p ns2:paraId="0520C112" ns2:textId="77777777" w:rsidR="009602AE" w:rsidRPr="00FA1438" w:rsidRDefault="00895D30" w:rsidP="007B6957">
            <w:pPr>
              <w:pStyle w:val="Paragraph"/>
              <w:spacing w:before="40" w:after="40"/>
              <w:rPr>
                <w:sz w:val="20"/>
                <w:szCs w:val="20"/>
              </w:rPr>
            </w:pPr>
            <w:r w:rsidRPr="00FA1438">
              <w:rPr>
                <w:sz w:val="20"/>
                <w:szCs w:val="20"/>
              </w:rPr>
              <w:t>PR</w:t>
            </w:r>
          </w:p>
        </w:tc>
        <w:tc>
          <w:tcPr>
            <w:tcW w:w="1417" w:type="pct"/>
            <w:tcMar>
              <w:top w:w="72" w:type="dxa"/>
              <w:left w:w="144" w:type="dxa"/>
              <w:bottom w:w="72" w:type="dxa"/>
              <w:right w:w="144" w:type="dxa"/>
            </w:tcMar>
            <w:hideMark/>
          </w:tcPr>
          <w:p ns2:paraId="549B8171" ns2:textId="77777777" w:rsidR="009602AE" w:rsidRPr="00FA1438" w:rsidRDefault="00895D30" w:rsidP="007B6957">
            <w:pPr>
              <w:pStyle w:val="Paragraph"/>
              <w:spacing w:before="40" w:after="40"/>
              <w:rPr>
                <w:sz w:val="20"/>
                <w:szCs w:val="20"/>
              </w:rPr>
            </w:pPr>
            <w:r w:rsidRPr="00FA1438">
              <w:rPr>
                <w:sz w:val="20"/>
                <w:szCs w:val="20"/>
              </w:rPr>
              <w:t>CR / SD</w:t>
            </w:r>
          </w:p>
        </w:tc>
        <w:tc>
          <w:tcPr>
            <w:tcW w:w="866" w:type="pct"/>
            <w:tcMar>
              <w:top w:w="72" w:type="dxa"/>
              <w:left w:w="144" w:type="dxa"/>
              <w:bottom w:w="72" w:type="dxa"/>
              <w:right w:w="144" w:type="dxa"/>
            </w:tcMar>
            <w:hideMark/>
          </w:tcPr>
          <w:p ns2:paraId="6CC1A4D7"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5BDDAF4F" ns2:textId="77777777" w:rsidR="009602AE" w:rsidRPr="00FA1438" w:rsidRDefault="00895D30" w:rsidP="007B6957">
            <w:pPr>
              <w:pStyle w:val="Paragraph"/>
              <w:spacing w:before="40" w:after="40"/>
              <w:rPr>
                <w:sz w:val="20"/>
                <w:szCs w:val="20"/>
              </w:rPr>
            </w:pPr>
            <w:r w:rsidRPr="00FA1438">
              <w:rPr>
                <w:sz w:val="20"/>
                <w:szCs w:val="20"/>
              </w:rPr>
              <w:t>PR</w:t>
            </w:r>
          </w:p>
        </w:tc>
      </w:tr>
      <w:tr w:rsidR="003117E4" ns2:paraId="516F1A13" ns2:textId="77777777" w:rsidTr="007B6957">
        <w:trPr>
          <w:trHeight w:val="144"/>
        </w:trPr>
        <w:tc>
          <w:tcPr>
            <w:tcW w:w="1418" w:type="pct"/>
            <w:tcMar>
              <w:top w:w="72" w:type="dxa"/>
              <w:left w:w="144" w:type="dxa"/>
              <w:bottom w:w="72" w:type="dxa"/>
              <w:right w:w="144" w:type="dxa"/>
            </w:tcMar>
            <w:hideMark/>
          </w:tcPr>
          <w:p ns2:paraId="7C4F3636" ns2:textId="77777777" w:rsidR="009602AE" w:rsidRPr="00FA1438" w:rsidRDefault="00895D30" w:rsidP="007B6957">
            <w:pPr>
              <w:pStyle w:val="Paragraph"/>
              <w:spacing w:before="40" w:after="40"/>
              <w:rPr>
                <w:sz w:val="20"/>
                <w:szCs w:val="20"/>
              </w:rPr>
            </w:pPr>
            <w:r w:rsidRPr="00FA1438">
              <w:rPr>
                <w:sz w:val="20"/>
                <w:szCs w:val="20"/>
              </w:rPr>
              <w:t>SD</w:t>
            </w:r>
          </w:p>
        </w:tc>
        <w:tc>
          <w:tcPr>
            <w:tcW w:w="1417" w:type="pct"/>
            <w:tcMar>
              <w:top w:w="72" w:type="dxa"/>
              <w:left w:w="144" w:type="dxa"/>
              <w:bottom w:w="72" w:type="dxa"/>
              <w:right w:w="144" w:type="dxa"/>
            </w:tcMar>
            <w:hideMark/>
          </w:tcPr>
          <w:p ns2:paraId="05DFB2AD" ns2:textId="77777777" w:rsidR="009602AE" w:rsidRPr="00FA1438" w:rsidRDefault="00895D30" w:rsidP="007B6957">
            <w:pPr>
              <w:pStyle w:val="Paragraph"/>
              <w:spacing w:before="40" w:after="40"/>
              <w:rPr>
                <w:sz w:val="20"/>
                <w:szCs w:val="20"/>
              </w:rPr>
            </w:pPr>
            <w:r w:rsidRPr="00FA1438">
              <w:rPr>
                <w:sz w:val="20"/>
                <w:szCs w:val="20"/>
              </w:rPr>
              <w:t>CR / SD</w:t>
            </w:r>
          </w:p>
        </w:tc>
        <w:tc>
          <w:tcPr>
            <w:tcW w:w="866" w:type="pct"/>
            <w:tcMar>
              <w:top w:w="72" w:type="dxa"/>
              <w:left w:w="144" w:type="dxa"/>
              <w:bottom w:w="72" w:type="dxa"/>
              <w:right w:w="144" w:type="dxa"/>
            </w:tcMar>
            <w:hideMark/>
          </w:tcPr>
          <w:p ns2:paraId="71D65077"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45D9D938" ns2:textId="77777777" w:rsidR="009602AE" w:rsidRPr="00FA1438" w:rsidRDefault="00895D30" w:rsidP="007B6957">
            <w:pPr>
              <w:pStyle w:val="Paragraph"/>
              <w:spacing w:before="40" w:after="40"/>
              <w:rPr>
                <w:sz w:val="20"/>
                <w:szCs w:val="20"/>
              </w:rPr>
            </w:pPr>
            <w:r w:rsidRPr="00FA1438">
              <w:rPr>
                <w:sz w:val="20"/>
                <w:szCs w:val="20"/>
              </w:rPr>
              <w:t>SD</w:t>
            </w:r>
          </w:p>
        </w:tc>
      </w:tr>
      <w:tr w:rsidR="003117E4" ns2:paraId="50F946E8" ns2:textId="77777777" w:rsidTr="007B6957">
        <w:trPr>
          <w:trHeight w:val="144"/>
        </w:trPr>
        <w:tc>
          <w:tcPr>
            <w:tcW w:w="1418" w:type="pct"/>
            <w:tcMar>
              <w:top w:w="72" w:type="dxa"/>
              <w:left w:w="144" w:type="dxa"/>
              <w:bottom w:w="72" w:type="dxa"/>
              <w:right w:w="144" w:type="dxa"/>
            </w:tcMar>
            <w:hideMark/>
          </w:tcPr>
          <w:p ns2:paraId="2E4837D9" ns2:textId="77777777" w:rsidR="009602AE" w:rsidRPr="00FA1438" w:rsidRDefault="00895D30" w:rsidP="007B6957">
            <w:pPr>
              <w:pStyle w:val="Paragraph"/>
              <w:spacing w:before="40" w:after="40"/>
              <w:rPr>
                <w:sz w:val="20"/>
                <w:szCs w:val="20"/>
              </w:rPr>
            </w:pPr>
            <w:r w:rsidRPr="00FA1438">
              <w:rPr>
                <w:sz w:val="20"/>
                <w:szCs w:val="20"/>
              </w:rPr>
              <w:t>Any non-</w:t>
            </w:r>
            <w:r w:rsidRPr="003D33BA">
              <w:rPr>
                <w:sz w:val="20"/>
                <w:szCs w:val="20"/>
              </w:rPr>
              <w:t>progressive disease</w:t>
            </w:r>
          </w:p>
        </w:tc>
        <w:tc>
          <w:tcPr>
            <w:tcW w:w="1417" w:type="pct"/>
            <w:tcMar>
              <w:top w:w="72" w:type="dxa"/>
              <w:left w:w="144" w:type="dxa"/>
              <w:bottom w:w="72" w:type="dxa"/>
              <w:right w:w="144" w:type="dxa"/>
            </w:tcMar>
            <w:hideMark/>
          </w:tcPr>
          <w:p ns2:paraId="23935DB8" ns2:textId="77777777" w:rsidR="009602AE" w:rsidRPr="00FA1438" w:rsidRDefault="00895D30" w:rsidP="007B6957">
            <w:pPr>
              <w:pStyle w:val="Paragraph"/>
              <w:spacing w:before="40" w:after="40"/>
              <w:rPr>
                <w:sz w:val="20"/>
                <w:szCs w:val="20"/>
              </w:rPr>
            </w:pPr>
            <w:r w:rsidRPr="00FA1438">
              <w:rPr>
                <w:sz w:val="20"/>
                <w:szCs w:val="20"/>
              </w:rPr>
              <w:t>NE</w:t>
            </w:r>
          </w:p>
        </w:tc>
        <w:tc>
          <w:tcPr>
            <w:tcW w:w="866" w:type="pct"/>
            <w:tcMar>
              <w:top w:w="72" w:type="dxa"/>
              <w:left w:w="144" w:type="dxa"/>
              <w:bottom w:w="72" w:type="dxa"/>
              <w:right w:w="144" w:type="dxa"/>
            </w:tcMar>
            <w:hideMark/>
          </w:tcPr>
          <w:p ns2:paraId="677F262C"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13E84705" ns2:textId="77777777" w:rsidR="009602AE" w:rsidRPr="00FA1438" w:rsidRDefault="00895D30" w:rsidP="007B6957">
            <w:pPr>
              <w:pStyle w:val="Paragraph"/>
              <w:spacing w:before="40" w:after="40"/>
              <w:rPr>
                <w:sz w:val="20"/>
                <w:szCs w:val="20"/>
              </w:rPr>
            </w:pPr>
            <w:r w:rsidRPr="00FA1438">
              <w:rPr>
                <w:sz w:val="20"/>
                <w:szCs w:val="20"/>
              </w:rPr>
              <w:t>NE</w:t>
            </w:r>
          </w:p>
        </w:tc>
      </w:tr>
      <w:tr w:rsidR="003117E4" ns2:paraId="45C3C2D4" ns2:textId="77777777" w:rsidTr="007B6957">
        <w:trPr>
          <w:trHeight w:val="144"/>
        </w:trPr>
        <w:tc>
          <w:tcPr>
            <w:tcW w:w="1418" w:type="pct"/>
            <w:tcMar>
              <w:top w:w="72" w:type="dxa"/>
              <w:left w:w="144" w:type="dxa"/>
              <w:bottom w:w="72" w:type="dxa"/>
              <w:right w:w="144" w:type="dxa"/>
            </w:tcMar>
            <w:hideMark/>
          </w:tcPr>
          <w:p ns2:paraId="0622260D" ns2:textId="77777777" w:rsidR="009602AE" w:rsidRPr="00FA1438" w:rsidRDefault="00895D30" w:rsidP="007B6957">
            <w:pPr>
              <w:pStyle w:val="Paragraph"/>
              <w:spacing w:before="40" w:after="40"/>
              <w:rPr>
                <w:sz w:val="20"/>
                <w:szCs w:val="20"/>
              </w:rPr>
            </w:pPr>
            <w:r w:rsidRPr="00FA1438">
              <w:rPr>
                <w:sz w:val="20"/>
                <w:szCs w:val="20"/>
              </w:rPr>
              <w:t>NE</w:t>
            </w:r>
          </w:p>
        </w:tc>
        <w:tc>
          <w:tcPr>
            <w:tcW w:w="1417" w:type="pct"/>
            <w:tcMar>
              <w:top w:w="72" w:type="dxa"/>
              <w:left w:w="144" w:type="dxa"/>
              <w:bottom w:w="72" w:type="dxa"/>
              <w:right w:w="144" w:type="dxa"/>
            </w:tcMar>
            <w:hideMark/>
          </w:tcPr>
          <w:p ns2:paraId="671A662F" ns2:textId="77777777" w:rsidR="009602AE" w:rsidRPr="00FA1438" w:rsidRDefault="00895D30" w:rsidP="007B6957">
            <w:pPr>
              <w:pStyle w:val="Paragraph"/>
              <w:spacing w:before="40" w:after="40"/>
              <w:rPr>
                <w:sz w:val="20"/>
                <w:szCs w:val="20"/>
              </w:rPr>
            </w:pPr>
            <w:r w:rsidRPr="00FA1438">
              <w:rPr>
                <w:sz w:val="20"/>
                <w:szCs w:val="20"/>
              </w:rPr>
              <w:t>Any non-</w:t>
            </w:r>
            <w:r w:rsidRPr="003D33BA">
              <w:rPr>
                <w:sz w:val="20"/>
                <w:szCs w:val="20"/>
              </w:rPr>
              <w:t>progressive disease</w:t>
            </w:r>
          </w:p>
        </w:tc>
        <w:tc>
          <w:tcPr>
            <w:tcW w:w="866" w:type="pct"/>
            <w:tcMar>
              <w:top w:w="72" w:type="dxa"/>
              <w:left w:w="144" w:type="dxa"/>
              <w:bottom w:w="72" w:type="dxa"/>
              <w:right w:w="144" w:type="dxa"/>
            </w:tcMar>
            <w:hideMark/>
          </w:tcPr>
          <w:p ns2:paraId="7ACF1261"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7501165C" ns2:textId="77777777" w:rsidR="009602AE" w:rsidRPr="00FA1438" w:rsidRDefault="00895D30" w:rsidP="007B6957">
            <w:pPr>
              <w:pStyle w:val="Paragraph"/>
              <w:spacing w:before="40" w:after="40"/>
              <w:rPr>
                <w:sz w:val="20"/>
                <w:szCs w:val="20"/>
              </w:rPr>
            </w:pPr>
            <w:r w:rsidRPr="00FA1438">
              <w:rPr>
                <w:sz w:val="20"/>
                <w:szCs w:val="20"/>
              </w:rPr>
              <w:t>NE</w:t>
            </w:r>
          </w:p>
        </w:tc>
      </w:tr>
      <w:tr w:rsidR="003117E4" ns2:paraId="7977D9C8" ns2:textId="77777777" w:rsidTr="007B6957">
        <w:trPr>
          <w:trHeight w:val="144"/>
        </w:trPr>
        <w:tc>
          <w:tcPr>
            <w:tcW w:w="1418" w:type="pct"/>
            <w:tcMar>
              <w:top w:w="72" w:type="dxa"/>
              <w:left w:w="144" w:type="dxa"/>
              <w:bottom w:w="72" w:type="dxa"/>
              <w:right w:w="144" w:type="dxa"/>
            </w:tcMar>
            <w:hideMark/>
          </w:tcPr>
          <w:p ns2:paraId="02161F27"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c>
          <w:tcPr>
            <w:tcW w:w="1417" w:type="pct"/>
            <w:tcMar>
              <w:top w:w="72" w:type="dxa"/>
              <w:left w:w="144" w:type="dxa"/>
              <w:bottom w:w="72" w:type="dxa"/>
              <w:right w:w="144" w:type="dxa"/>
            </w:tcMar>
            <w:hideMark/>
          </w:tcPr>
          <w:p ns2:paraId="25B5D05E" ns2:textId="77777777" w:rsidR="009602AE" w:rsidRPr="00FA1438" w:rsidRDefault="00895D30" w:rsidP="007B6957">
            <w:pPr>
              <w:pStyle w:val="Paragraph"/>
              <w:spacing w:before="40" w:after="40"/>
              <w:rPr>
                <w:sz w:val="20"/>
                <w:szCs w:val="20"/>
              </w:rPr>
            </w:pPr>
            <w:r w:rsidRPr="00FA1438">
              <w:rPr>
                <w:sz w:val="20"/>
                <w:szCs w:val="20"/>
              </w:rPr>
              <w:t>Any</w:t>
            </w:r>
          </w:p>
        </w:tc>
        <w:tc>
          <w:tcPr>
            <w:tcW w:w="866" w:type="pct"/>
            <w:tcMar>
              <w:top w:w="72" w:type="dxa"/>
              <w:left w:w="144" w:type="dxa"/>
              <w:bottom w:w="72" w:type="dxa"/>
              <w:right w:w="144" w:type="dxa"/>
            </w:tcMar>
            <w:hideMark/>
          </w:tcPr>
          <w:p ns2:paraId="4B077EA4" ns2:textId="77777777" w:rsidR="009602AE" w:rsidRPr="00FA1438" w:rsidRDefault="00895D30" w:rsidP="007B6957">
            <w:pPr>
              <w:pStyle w:val="Paragraph"/>
              <w:spacing w:before="40" w:after="40"/>
              <w:rPr>
                <w:sz w:val="20"/>
                <w:szCs w:val="20"/>
              </w:rPr>
            </w:pPr>
            <w:r w:rsidRPr="00FA1438">
              <w:rPr>
                <w:sz w:val="20"/>
                <w:szCs w:val="20"/>
              </w:rPr>
              <w:t>Yes/No</w:t>
            </w:r>
          </w:p>
        </w:tc>
        <w:tc>
          <w:tcPr>
            <w:tcW w:w="1299" w:type="pct"/>
            <w:tcMar>
              <w:top w:w="72" w:type="dxa"/>
              <w:left w:w="144" w:type="dxa"/>
              <w:bottom w:w="72" w:type="dxa"/>
              <w:right w:w="144" w:type="dxa"/>
            </w:tcMar>
            <w:hideMark/>
          </w:tcPr>
          <w:p ns2:paraId="799237E9"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ns2:paraId="38E305E7" ns2:textId="77777777" w:rsidTr="007B6957">
        <w:trPr>
          <w:trHeight w:val="144"/>
        </w:trPr>
        <w:tc>
          <w:tcPr>
            <w:tcW w:w="1418" w:type="pct"/>
            <w:tcMar>
              <w:top w:w="72" w:type="dxa"/>
              <w:left w:w="144" w:type="dxa"/>
              <w:bottom w:w="72" w:type="dxa"/>
              <w:right w:w="144" w:type="dxa"/>
            </w:tcMar>
            <w:hideMark/>
          </w:tcPr>
          <w:p ns2:paraId="05EABC7B" ns2:textId="77777777" w:rsidR="009602AE" w:rsidRPr="00FA1438" w:rsidRDefault="00895D30" w:rsidP="007B6957">
            <w:pPr>
              <w:pStyle w:val="Paragraph"/>
              <w:spacing w:before="40" w:after="40"/>
              <w:rPr>
                <w:sz w:val="20"/>
                <w:szCs w:val="20"/>
              </w:rPr>
            </w:pPr>
            <w:r w:rsidRPr="00FA1438">
              <w:rPr>
                <w:sz w:val="20"/>
                <w:szCs w:val="20"/>
              </w:rPr>
              <w:t>Any</w:t>
            </w:r>
          </w:p>
        </w:tc>
        <w:tc>
          <w:tcPr>
            <w:tcW w:w="1417" w:type="pct"/>
            <w:tcMar>
              <w:top w:w="72" w:type="dxa"/>
              <w:left w:w="144" w:type="dxa"/>
              <w:bottom w:w="72" w:type="dxa"/>
              <w:right w:w="144" w:type="dxa"/>
            </w:tcMar>
            <w:hideMark/>
          </w:tcPr>
          <w:p ns2:paraId="194D60AD"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c>
          <w:tcPr>
            <w:tcW w:w="866" w:type="pct"/>
            <w:tcMar>
              <w:top w:w="72" w:type="dxa"/>
              <w:left w:w="144" w:type="dxa"/>
              <w:bottom w:w="72" w:type="dxa"/>
              <w:right w:w="144" w:type="dxa"/>
            </w:tcMar>
            <w:hideMark/>
          </w:tcPr>
          <w:p ns2:paraId="488283D8" ns2:textId="77777777" w:rsidR="009602AE" w:rsidRPr="00FA1438" w:rsidRDefault="00895D30" w:rsidP="007B6957">
            <w:pPr>
              <w:pStyle w:val="Paragraph"/>
              <w:spacing w:before="40" w:after="40"/>
              <w:rPr>
                <w:sz w:val="20"/>
                <w:szCs w:val="20"/>
              </w:rPr>
            </w:pPr>
            <w:r w:rsidRPr="00FA1438">
              <w:rPr>
                <w:sz w:val="20"/>
                <w:szCs w:val="20"/>
              </w:rPr>
              <w:t>Yes/No</w:t>
            </w:r>
          </w:p>
        </w:tc>
        <w:tc>
          <w:tcPr>
            <w:tcW w:w="1299" w:type="pct"/>
            <w:tcMar>
              <w:top w:w="72" w:type="dxa"/>
              <w:left w:w="144" w:type="dxa"/>
              <w:bottom w:w="72" w:type="dxa"/>
              <w:right w:w="144" w:type="dxa"/>
            </w:tcMar>
            <w:hideMark/>
          </w:tcPr>
          <w:p ns2:paraId="5208DBBF"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ns2:paraId="2B2BE462" ns2:textId="77777777" w:rsidTr="007B6957">
        <w:trPr>
          <w:trHeight w:val="144"/>
        </w:trPr>
        <w:tc>
          <w:tcPr>
            <w:tcW w:w="1418" w:type="pct"/>
            <w:tcMar>
              <w:top w:w="72" w:type="dxa"/>
              <w:left w:w="144" w:type="dxa"/>
              <w:bottom w:w="72" w:type="dxa"/>
              <w:right w:w="144" w:type="dxa"/>
            </w:tcMar>
            <w:hideMark/>
          </w:tcPr>
          <w:p ns2:paraId="78664EC0" ns2:textId="77777777" w:rsidR="009602AE" w:rsidRPr="00FA1438" w:rsidRDefault="00895D30" w:rsidP="007B6957">
            <w:pPr>
              <w:pStyle w:val="Paragraph"/>
              <w:spacing w:before="40" w:after="40"/>
              <w:rPr>
                <w:sz w:val="20"/>
                <w:szCs w:val="20"/>
              </w:rPr>
            </w:pPr>
            <w:r w:rsidRPr="00FA1438">
              <w:rPr>
                <w:sz w:val="20"/>
                <w:szCs w:val="20"/>
              </w:rPr>
              <w:t>Any</w:t>
            </w:r>
          </w:p>
        </w:tc>
        <w:tc>
          <w:tcPr>
            <w:tcW w:w="1417" w:type="pct"/>
            <w:tcMar>
              <w:top w:w="72" w:type="dxa"/>
              <w:left w:w="144" w:type="dxa"/>
              <w:bottom w:w="72" w:type="dxa"/>
              <w:right w:w="144" w:type="dxa"/>
            </w:tcMar>
            <w:hideMark/>
          </w:tcPr>
          <w:p ns2:paraId="07E801CE" ns2:textId="77777777" w:rsidR="009602AE" w:rsidRPr="00FA1438" w:rsidRDefault="00895D30" w:rsidP="007B6957">
            <w:pPr>
              <w:pStyle w:val="Paragraph"/>
              <w:spacing w:before="40" w:after="40"/>
              <w:rPr>
                <w:sz w:val="20"/>
                <w:szCs w:val="20"/>
              </w:rPr>
            </w:pPr>
            <w:r w:rsidRPr="00FA1438">
              <w:rPr>
                <w:sz w:val="20"/>
                <w:szCs w:val="20"/>
              </w:rPr>
              <w:t>Any</w:t>
            </w:r>
          </w:p>
        </w:tc>
        <w:tc>
          <w:tcPr>
            <w:tcW w:w="866" w:type="pct"/>
            <w:tcMar>
              <w:top w:w="72" w:type="dxa"/>
              <w:left w:w="144" w:type="dxa"/>
              <w:bottom w:w="72" w:type="dxa"/>
              <w:right w:w="144" w:type="dxa"/>
            </w:tcMar>
            <w:hideMark/>
          </w:tcPr>
          <w:p ns2:paraId="6A99FE98" ns2:textId="77777777" w:rsidR="009602AE" w:rsidRPr="00FA1438" w:rsidRDefault="00895D30" w:rsidP="007B6957">
            <w:pPr>
              <w:pStyle w:val="Paragraph"/>
              <w:spacing w:before="40" w:after="40"/>
              <w:rPr>
                <w:sz w:val="20"/>
                <w:szCs w:val="20"/>
              </w:rPr>
            </w:pPr>
            <w:r w:rsidRPr="00FA1438">
              <w:rPr>
                <w:sz w:val="20"/>
                <w:szCs w:val="20"/>
              </w:rPr>
              <w:t>Yes</w:t>
            </w:r>
          </w:p>
        </w:tc>
        <w:tc>
          <w:tcPr>
            <w:tcW w:w="1299" w:type="pct"/>
            <w:tcMar>
              <w:top w:w="72" w:type="dxa"/>
              <w:left w:w="144" w:type="dxa"/>
              <w:bottom w:w="72" w:type="dxa"/>
              <w:right w:w="144" w:type="dxa"/>
            </w:tcMar>
            <w:hideMark/>
          </w:tcPr>
          <w:p ns2:paraId="30C9075A"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ns2:paraId="61EE0B05" ns2:textId="77777777" w:rsidTr="007B6957">
        <w:trPr>
          <w:trHeight w:val="144"/>
        </w:trPr>
        <w:tc>
          <w:tcPr>
            <w:tcW w:w="1418" w:type="pct"/>
            <w:tcMar>
              <w:top w:w="72" w:type="dxa"/>
              <w:left w:w="144" w:type="dxa"/>
              <w:bottom w:w="72" w:type="dxa"/>
              <w:right w:w="144" w:type="dxa"/>
            </w:tcMar>
            <w:hideMark/>
          </w:tcPr>
          <w:p ns2:paraId="4DE55187" ns2:textId="77777777" w:rsidR="009602AE" w:rsidRPr="00FA1438" w:rsidRDefault="00895D30" w:rsidP="007B6957">
            <w:pPr>
              <w:pStyle w:val="Paragraph"/>
              <w:spacing w:before="40" w:after="40"/>
              <w:rPr>
                <w:sz w:val="20"/>
                <w:szCs w:val="20"/>
              </w:rPr>
            </w:pPr>
            <w:r w:rsidRPr="00FA1438">
              <w:rPr>
                <w:sz w:val="20"/>
                <w:szCs w:val="20"/>
              </w:rPr>
              <w:t>NA</w:t>
            </w:r>
          </w:p>
        </w:tc>
        <w:tc>
          <w:tcPr>
            <w:tcW w:w="1417" w:type="pct"/>
            <w:tcMar>
              <w:top w:w="72" w:type="dxa"/>
              <w:left w:w="144" w:type="dxa"/>
              <w:bottom w:w="72" w:type="dxa"/>
              <w:right w:w="144" w:type="dxa"/>
            </w:tcMar>
            <w:hideMark/>
          </w:tcPr>
          <w:p ns2:paraId="71757E48" ns2:textId="77777777" w:rsidR="009602AE" w:rsidRPr="00FA1438" w:rsidRDefault="00895D30" w:rsidP="007B6957">
            <w:pPr>
              <w:pStyle w:val="Paragraph"/>
              <w:spacing w:before="40" w:after="40"/>
              <w:rPr>
                <w:sz w:val="20"/>
                <w:szCs w:val="20"/>
              </w:rPr>
            </w:pPr>
            <w:r w:rsidRPr="00FA1438">
              <w:rPr>
                <w:sz w:val="20"/>
                <w:szCs w:val="20"/>
              </w:rPr>
              <w:t>NA</w:t>
            </w:r>
          </w:p>
        </w:tc>
        <w:tc>
          <w:tcPr>
            <w:tcW w:w="866" w:type="pct"/>
            <w:tcMar>
              <w:top w:w="72" w:type="dxa"/>
              <w:left w:w="144" w:type="dxa"/>
              <w:bottom w:w="72" w:type="dxa"/>
              <w:right w:w="144" w:type="dxa"/>
            </w:tcMar>
            <w:hideMark/>
          </w:tcPr>
          <w:p ns2:paraId="437A92FB"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506586B7" ns2:textId="77777777" w:rsidR="009602AE" w:rsidRPr="00FA1438" w:rsidRDefault="00895D30" w:rsidP="007B6957">
            <w:pPr>
              <w:pStyle w:val="Paragraph"/>
              <w:spacing w:before="40" w:after="40"/>
              <w:rPr>
                <w:sz w:val="20"/>
                <w:szCs w:val="20"/>
              </w:rPr>
            </w:pPr>
            <w:r w:rsidRPr="00FA1438">
              <w:rPr>
                <w:sz w:val="20"/>
                <w:szCs w:val="20"/>
              </w:rPr>
              <w:t>NED</w:t>
            </w:r>
          </w:p>
        </w:tc>
      </w:tr>
      <w:tr w:rsidR="003117E4" ns2:paraId="4F8F4020" ns2:textId="77777777" w:rsidTr="007B6957">
        <w:trPr>
          <w:trHeight w:val="144"/>
        </w:trPr>
        <w:tc>
          <w:tcPr>
            <w:tcW w:w="5000" w:type="pct"/>
            <w:gridSpan w:val="4"/>
            <w:tcMar>
              <w:top w:w="72" w:type="dxa"/>
              <w:left w:w="144" w:type="dxa"/>
              <w:bottom w:w="72" w:type="dxa"/>
              <w:right w:w="144" w:type="dxa"/>
            </w:tcMar>
            <w:hideMark/>
          </w:tcPr>
          <w:p ns2:paraId="0429B847" ns2:textId="77777777" w:rsidR="009602AE" w:rsidRPr="007F368D" w:rsidRDefault="00895D30" w:rsidP="007B6957">
            <w:pPr>
              <w:pStyle w:val="TableFootnote"/>
              <w:spacing w:before="40" w:after="40"/>
            </w:pPr>
            <w:r w:rsidRPr="007F368D">
              <w:t>CR=complete response/remission; NA=not applicable (no lesions of this type present at baseline); NE=not evaluable; NED=no evidence of disease (no lesions of any kind seen at baseline, and none present at visit being evaluated); PR=partial response/remission; SD=stable disease.</w:t>
            </w:r>
          </w:p>
        </w:tc>
      </w:tr>
    </w:tbl>
    <w:p ns2:paraId="459BFEA4" ns2:textId="77777777" w:rsidR="009602AE" w:rsidRPr="00E30922" w:rsidRDefault="00895D30" w:rsidP="00E30922">
      <w:pPr>
        <w:pStyle w:val="paragraph0"/>
        <w:rPr>
          <w:b/>
          <w:bCs/>
          <w:u w:val="single"/>
        </w:rPr>
      </w:pPr>
      <w:del w:id="21561" w:author="GoldenCorpusHarness" w:date="2026-03-28T22:23:47Z">
        <w:r>
          <w:delText>S</w:delText>
        </w:r>
      </w:del>
      <w:ins w:id="21562" w:author="GoldenCorpusHarness" w:date="2026-03-28T22:23:47Z">
        <w:r>
          <w:t>A</w:t>
        </w:r>
      </w:ins>
      <w:r>
        <w:t>p</w:t>
      </w:r>
      <w:del w:id="21563" w:author="GoldenCorpusHarness" w:date="2026-03-28T22:23:47Z">
        <w:r>
          <w:delText>le</w:delText>
        </w:r>
      </w:del>
      <w:ins w:id="21564" w:author="GoldenCorpusHarness" w:date="2026-03-28T22:23:47Z">
        <w:r>
          <w:t>p</w:t>
        </w:r>
      </w:ins>
      <w:r>
        <w:t>en</w:t>
      </w:r>
      <w:ins w:id="21565" w:author="GoldenCorpusHarness" w:date="2026-03-28T22:23:47Z">
        <w:r>
          <w:t>dix</w:t>
        </w:r>
      </w:ins>
      <w:r>
        <w:t xml:space="preserve"> </w:t>
      </w:r>
      <w:del w:id="21566" w:author="GoldenCorpusHarness" w:date="2026-03-28T22:23:47Z">
        <w:r>
          <w:delText>R</w:delText>
        </w:r>
      </w:del>
      <w:ins w:id="21567" w:author="GoldenCorpusHarness" w:date="2026-03-28T22:23:47Z">
        <w:r>
          <w:t>2 Clinical Laboratory T</w:t>
        </w:r>
      </w:ins>
      <w:r>
        <w:t>es</w:t>
      </w:r>
      <w:del w:id="21568" w:author="GoldenCorpusHarness" w:date="2026-03-28T22:23:47Z">
        <w:r>
          <w:delText>pon</w:delText>
        </w:r>
      </w:del>
      <w:ins w:id="21569" w:author="GoldenCorpusHarness" w:date="2026-03-28T22:23:47Z">
        <w:r>
          <w:t>t</w:t>
        </w:r>
      </w:ins>
      <w:r>
        <w:t>s</w:t>
      </w:r>
      <w:del w:id="21570" w:author="GoldenCorpusHarness" w:date="2026-03-28T22:23:47Z">
        <w:r>
          <w:delText>e</w:delText>
        </w:r>
      </w:del>
    </w:p>
    <w:p ns2:paraId="0C84AC74" ns2:textId="77777777" w:rsidR="009602AE" w:rsidRPr="00FA1438" w:rsidRDefault="00895D30" w:rsidP="00E30922">
      <w:pPr>
        <w:pStyle w:val="paragraph0"/>
      </w:pPr>
      <w:del w:id="21571" w:author="GoldenCorpusHarness" w:date="2026-03-28T22:23:47Z">
        <w:r>
          <w:delText>T</w:delText>
        </w:r>
      </w:del>
      <w:ins w:id="21572" w:author="GoldenCorpusHarness" w:date="2026-03-28T22:23:47Z">
        <w:r>
          <w:t>Routine Urinalysis by dipstick: a urine leukocyte count by microscopy is acceptable w</w:t>
        </w:r>
      </w:ins>
      <w:r>
        <w:t>he</w:t>
      </w:r>
      <w:del w:id="21573" w:author="GoldenCorpusHarness" w:date="2026-03-28T22:23:47Z">
        <w:r>
          <w:delText xml:space="preserve"> spleen will be measured i</w:delText>
        </w:r>
      </w:del>
      <w:r>
        <w:t xml:space="preserve">n the </w:t>
      </w:r>
      <w:del w:id="21574" w:author="GoldenCorpusHarness" w:date="2026-03-28T22:23:47Z">
        <w:r>
          <w:delText>crani</w:delText>
        </w:r>
      </w:del>
      <w:ins w:id="21575" w:author="GoldenCorpusHarness" w:date="2026-03-28T22:23:47Z">
        <w:r>
          <w:t>leuk</w:t>
        </w:r>
      </w:ins>
      <w:r>
        <w:t>oc</w:t>
      </w:r>
      <w:del w:id="21576" w:author="GoldenCorpusHarness" w:date="2026-03-28T22:23:47Z">
        <w:r>
          <w:delText>audal</w:delText>
        </w:r>
      </w:del>
      <w:ins w:id="21577" w:author="GoldenCorpusHarness" w:date="2026-03-28T22:23:47Z">
        <w:r>
          <w:t>yte</w:t>
        </w:r>
      </w:ins>
      <w:r>
        <w:t xml:space="preserve"> </w:t>
      </w:r>
      <w:del w:id="21578" w:author="GoldenCorpusHarness" w:date="2026-03-28T22:23:47Z">
        <w:r>
          <w:delText>l</w:delText>
        </w:r>
      </w:del>
      <w:r>
        <w:t>e</w:t>
      </w:r>
      <w:del w:id="21579" w:author="GoldenCorpusHarness" w:date="2026-03-28T22:23:47Z">
        <w:r>
          <w:delText>ng</w:delText>
        </w:r>
      </w:del>
      <w:ins w:id="21580" w:author="GoldenCorpusHarness" w:date="2026-03-28T22:23:47Z">
        <w:r>
          <w:t>s</w:t>
        </w:r>
      </w:ins>
      <w:r>
        <w:t>t</w:t>
      </w:r>
      <w:del w:id="21581" w:author="GoldenCorpusHarness" w:date="2026-03-28T22:23:47Z">
        <w:r>
          <w:delText>h as at b</w:delText>
        </w:r>
      </w:del>
      <w:ins w:id="21582" w:author="GoldenCorpusHarness" w:date="2026-03-28T22:23:47Z">
        <w:r>
          <w:t>er</w:t>
        </w:r>
      </w:ins>
      <w:r>
        <w:t>ase</w:t>
      </w:r>
      <w:del w:id="21583" w:author="GoldenCorpusHarness" w:date="2026-03-28T22:23:47Z">
        <w:r>
          <w:delText>line, and the enlarged portion calculated</w:delText>
        </w:r>
      </w:del>
      <w:r>
        <w:t xml:space="preserve"> by </w:t>
      </w:r>
      <w:ins w:id="21584" w:author="GoldenCorpusHarness" w:date="2026-03-28T22:23:47Z">
        <w:r>
          <w:t>dip</w:t>
        </w:r>
      </w:ins>
      <w:r>
        <w:t>s</w:t>
      </w:r>
      <w:del w:id="21585" w:author="GoldenCorpusHarness" w:date="2026-03-28T22:23:47Z">
        <w:r>
          <w:delText>ubtrac</w:delText>
        </w:r>
      </w:del>
      <w:r>
        <w:t>ti</w:t>
      </w:r>
      <w:del w:id="21586" w:author="GoldenCorpusHarness" w:date="2026-03-28T22:23:47Z">
        <w:r>
          <w:delText xml:space="preserve">ng 13 </w:delText>
        </w:r>
      </w:del>
      <w:r>
        <w:t>c</w:t>
      </w:r>
      <w:del w:id="21587" w:author="GoldenCorpusHarness" w:date="2026-03-28T22:23:47Z">
        <w:r>
          <w:delText>m. Response</w:delText>
        </w:r>
      </w:del>
      <w:ins w:id="21588" w:author="GoldenCorpusHarness" w:date="2026-03-28T22:23:47Z">
        <w:r>
          <w:t>k</w:t>
        </w:r>
      </w:ins>
      <w:r>
        <w:t xml:space="preserve"> ca</w:t>
      </w:r>
      <w:ins w:id="21589" w:author="GoldenCorpusHarness" w:date="2026-03-28T22:23:47Z">
        <w:r>
          <w:t>nno</w:t>
        </w:r>
      </w:ins>
      <w:r>
        <w:t>t</w:t>
      </w:r>
      <w:ins w:id="21590" w:author="GoldenCorpusHarness" w:date="2026-03-28T22:23:47Z">
        <w:r>
          <w:t xml:space="preserve"> b</w:t>
        </w:r>
      </w:ins>
      <w:r>
        <w:t>e</w:t>
      </w:r>
      <w:del w:id="21591" w:author="GoldenCorpusHarness" w:date="2026-03-28T22:23:47Z">
        <w:r>
          <w:delText>go</w:delText>
        </w:r>
      </w:del>
      <w:ins w:id="21592" w:author="GoldenCorpusHarness" w:date="2026-03-28T22:23:47Z">
        <w:r>
          <w:t xml:space="preserve"> pe</w:t>
        </w:r>
      </w:ins>
      <w:r>
        <w:t>r</w:t>
      </w:r>
      <w:del w:id="21593" w:author="GoldenCorpusHarness" w:date="2026-03-28T22:23:47Z">
        <w:r>
          <w:delText xml:space="preserve">ies </w:delText>
        </w:r>
      </w:del>
      <w:r>
        <w:t>for</w:t>
      </w:r>
      <w:del w:id="21594" w:author="GoldenCorpusHarness" w:date="2026-03-28T22:23:47Z">
        <w:r>
          <w:delText xml:space="preserve"> the spleen are as defin</w:delText>
        </w:r>
      </w:del>
      <w:ins w:id="21595" w:author="GoldenCorpusHarness" w:date="2026-03-28T22:23:47Z">
        <w:r>
          <w:t>m</w:t>
        </w:r>
      </w:ins>
      <w:r>
        <w:t>ed</w:t>
      </w:r>
      <w:del w:id="21596" w:author="GoldenCorpusHarness" w:date="2026-03-28T22:23:47Z">
        <w:r>
          <w:delText xml:space="preserve"> below:</w:delText>
        </w:r>
      </w:del>
      <w:ins w:id="21597" w:author="GoldenCorpusHarness" w:date="2026-03-28T22:23:47Z">
        <w:r>
          <w:t>.</w:t>
        </w:r>
      </w:ins>
    </w:p>
    <w:p ns2:paraId="58D88D92" ns2:textId="77777777" w:rsidR="009602AE" w:rsidRPr="00FA1438" w:rsidRDefault="00895D30" w:rsidP="007F368D">
      <w:pPr>
        <w:pStyle w:val="ListBullet"/>
        <w:keepLines w:val="0"/>
        <w:spacing w:after="240"/>
      </w:pPr>
      <w:del w:id="21598" w:author="GoldenCorpusHarness" w:date="2026-03-28T22:23:47Z">
        <w:r>
          <w:delText>Normal (CR): Spleen was enlarged at baseline</w:delText>
        </w:r>
      </w:del>
      <w:ins w:id="21599" w:author="GoldenCorpusHarness" w:date="2026-03-28T22:23:47Z">
        <w:r>
          <w:t>HIV</w:t>
        </w:r>
      </w:ins>
      <w:r>
        <w:t xml:space="preserve"> an</w:t>
      </w:r>
      <w:ins w:id="21600" w:author="GoldenCorpusHarness" w:date="2026-03-28T22:23:47Z">
        <w:r>
          <w:t>tibo</w:t>
        </w:r>
      </w:ins>
      <w:r>
        <w:t>d</w:t>
      </w:r>
      <w:del w:id="21601" w:author="GoldenCorpusHarness" w:date="2026-03-28T22:23:47Z">
        <w:r>
          <w:delText xml:space="preserve"> has regressed</w:delText>
        </w:r>
      </w:del>
      <w:ins w:id="21602" w:author="GoldenCorpusHarness" w:date="2026-03-28T22:23:47Z">
        <w:r>
          <w:t>y</w:t>
        </w:r>
      </w:ins>
      <w:r>
        <w:t xml:space="preserve"> t</w:t>
      </w:r>
      <w:del w:id="21603" w:author="GoldenCorpusHarness" w:date="2026-03-28T22:23:47Z">
        <w:r>
          <w:delText>o ≤13 cm at th</w:delText>
        </w:r>
      </w:del>
      <w:r>
        <w:t>e</w:t>
      </w:r>
      <w:del w:id="21604" w:author="GoldenCorpusHarness" w:date="2026-03-28T22:23:47Z">
        <w:r>
          <w:delText xml:space="preserve"> current time point, or the spleen was assessed as normal at baseline and is </w:delText>
        </w:r>
      </w:del>
      <w:r>
        <w:t>sti</w:t>
      </w:r>
      <w:del w:id="21605" w:author="GoldenCorpusHarness" w:date="2026-03-28T22:23:47Z">
        <w:r>
          <w:delText xml:space="preserve">ll </w:delText>
        </w:r>
      </w:del>
      <w:r>
        <w:t>n</w:t>
      </w:r>
      <w:del w:id="21606" w:author="GoldenCorpusHarness" w:date="2026-03-28T22:23:47Z">
        <w:r>
          <w:delText>ormal</w:delText>
        </w:r>
      </w:del>
      <w:ins w:id="21607" w:author="GoldenCorpusHarness" w:date="2026-03-28T22:23:47Z">
        <w:r>
          <w:t>g</w:t>
        </w:r>
      </w:ins>
      <w:r>
        <w:t xml:space="preserve">, </w:t>
      </w:r>
      <w:del w:id="21608" w:author="GoldenCorpusHarness" w:date="2026-03-28T22:23:47Z">
        <w:r>
          <w:delText>or</w:delText>
        </w:r>
      </w:del>
      <w:ins w:id="21609" w:author="GoldenCorpusHarness" w:date="2026-03-28T22:23:47Z">
        <w:r>
          <w:t>HBV</w:t>
        </w:r>
      </w:ins>
      <w:r>
        <w:t xml:space="preserve"> </w:t>
      </w:r>
      <w:del w:id="21610" w:author="GoldenCorpusHarness" w:date="2026-03-28T22:23:47Z">
        <w:r>
          <w:delText>th</w:delText>
        </w:r>
      </w:del>
      <w:ins w:id="21611" w:author="GoldenCorpusHarness" w:date="2026-03-28T22:23:47Z">
        <w:r>
          <w:t>s</w:t>
        </w:r>
      </w:ins>
      <w:r>
        <w:t>er</w:t>
      </w:r>
      <w:del w:id="21612" w:author="GoldenCorpusHarness" w:date="2026-03-28T22:23:47Z">
        <w:r>
          <w:delText>e is radi</w:delText>
        </w:r>
      </w:del>
      <w:r>
        <w:t xml:space="preserve">ological </w:t>
      </w:r>
      <w:ins w:id="21613" w:author="GoldenCorpusHarness" w:date="2026-03-28T22:23:47Z">
        <w:r>
          <w:t>t</w:t>
        </w:r>
      </w:ins>
      <w:r>
        <w:t>e</w:t>
      </w:r>
      <w:del w:id="21614" w:author="GoldenCorpusHarness" w:date="2026-03-28T22:23:47Z">
        <w:r>
          <w:delText>v</w:delText>
        </w:r>
      </w:del>
      <w:ins w:id="21615" w:author="GoldenCorpusHarness" w:date="2026-03-28T22:23:47Z">
        <w:r>
          <w:t>st</w:t>
        </w:r>
      </w:ins>
      <w:r>
        <w:t>i</w:t>
      </w:r>
      <w:ins w:id="21616" w:author="GoldenCorpusHarness" w:date="2026-03-28T22:23:47Z">
        <w:r>
          <w:t>ng an</w:t>
        </w:r>
      </w:ins>
      <w:r>
        <w:t>d</w:t>
      </w:r>
      <w:del w:id="21617" w:author="GoldenCorpusHarness" w:date="2026-03-28T22:23:47Z">
        <w:r>
          <w:delText>ence</w:delText>
        </w:r>
      </w:del>
      <w:r>
        <w:t xml:space="preserve"> </w:t>
      </w:r>
      <w:del w:id="21618" w:author="GoldenCorpusHarness" w:date="2026-03-28T22:23:47Z">
        <w:r>
          <w:delText>o</w:delText>
        </w:r>
      </w:del>
      <w:ins w:id="21619" w:author="GoldenCorpusHarness" w:date="2026-03-28T22:23:47Z">
        <w:r>
          <w:t>HBV DNA (i</w:t>
        </w:r>
      </w:ins>
      <w:r>
        <w:t xml:space="preserve">f </w:t>
      </w:r>
      <w:del w:id="21620" w:author="GoldenCorpusHarness" w:date="2026-03-28T22:23:47Z">
        <w:r>
          <w:delText>s</w:delText>
        </w:r>
      </w:del>
      <w:ins w:id="21621" w:author="GoldenCorpusHarness" w:date="2026-03-28T22:23:47Z">
        <w:r>
          <w:t>ap</w:t>
        </w:r>
      </w:ins>
      <w:r>
        <w:t>pl</w:t>
      </w:r>
      <w:ins w:id="21622" w:author="GoldenCorpusHarness" w:date="2026-03-28T22:23:47Z">
        <w:r>
          <w:t>icabl</w:t>
        </w:r>
      </w:ins>
      <w:r>
        <w:t>e</w:t>
      </w:r>
      <w:ins w:id="21623" w:author="GoldenCorpusHarness" w:date="2026-03-28T22:23:47Z">
        <w:r>
          <w:t>), HCV a</w:t>
        </w:r>
      </w:ins>
      <w:r>
        <w:t>n</w:t>
      </w:r>
      <w:del w:id="21624" w:author="GoldenCorpusHarness" w:date="2026-03-28T22:23:47Z">
        <w:r>
          <w:delText>ec</w:delText>
        </w:r>
      </w:del>
      <w:r>
        <w:t>t</w:t>
      </w:r>
      <w:ins w:id="21625" w:author="GoldenCorpusHarness" w:date="2026-03-28T22:23:47Z">
        <w:r>
          <w:t>ib</w:t>
        </w:r>
      </w:ins>
      <w:r>
        <w:t>o</w:t>
      </w:r>
      <w:del w:id="21626" w:author="GoldenCorpusHarness" w:date="2026-03-28T22:23:47Z">
        <w:r>
          <w:delText>m</w:delText>
        </w:r>
      </w:del>
      <w:ins w:id="21627" w:author="GoldenCorpusHarness" w:date="2026-03-28T22:23:47Z">
        <w:r>
          <w:t>d</w:t>
        </w:r>
      </w:ins>
      <w:r>
        <w:t xml:space="preserve">y </w:t>
      </w:r>
      <w:del w:id="21628" w:author="GoldenCorpusHarness" w:date="2026-03-28T22:23:47Z">
        <w:r>
          <w:delText>a</w:delText>
        </w:r>
      </w:del>
      <w:r>
        <w:t>t</w:t>
      </w:r>
      <w:del w:id="21629" w:author="GoldenCorpusHarness" w:date="2026-03-28T22:23:47Z">
        <w:r>
          <w:delText xml:space="preserve"> ba</w:delText>
        </w:r>
      </w:del>
      <w:ins w:id="21630" w:author="GoldenCorpusHarness" w:date="2026-03-28T22:23:47Z">
        <w:r>
          <w:t>e</w:t>
        </w:r>
      </w:ins>
      <w:r>
        <w:t>s</w:t>
      </w:r>
      <w:del w:id="21631" w:author="GoldenCorpusHarness" w:date="2026-03-28T22:23:47Z">
        <w:r>
          <w:delText>el</w:delText>
        </w:r>
      </w:del>
      <w:ins w:id="21632" w:author="GoldenCorpusHarness" w:date="2026-03-28T22:23:47Z">
        <w:r>
          <w:t>t</w:t>
        </w:r>
      </w:ins>
      <w:r>
        <w:t>in</w:t>
      </w:r>
      <w:del w:id="21633" w:author="GoldenCorpusHarness" w:date="2026-03-28T22:23:47Z">
        <w:r>
          <w:delText>e, or the spleen was normal at baseline</w:delText>
        </w:r>
      </w:del>
      <w:ins w:id="21634" w:author="GoldenCorpusHarness" w:date="2026-03-28T22:23:47Z">
        <w:r>
          <w:t>g</w:t>
        </w:r>
      </w:ins>
      <w:r>
        <w:t xml:space="preserve">, and </w:t>
      </w:r>
      <w:del w:id="21635" w:author="GoldenCorpusHarness" w:date="2026-03-28T22:23:47Z">
        <w:r>
          <w:delText>t</w:delText>
        </w:r>
      </w:del>
      <w:ins w:id="21636" w:author="GoldenCorpusHarness" w:date="2026-03-28T22:23:47Z">
        <w:r>
          <w:t>Syp</w:t>
        </w:r>
      </w:ins>
      <w:r>
        <w:t>h</w:t>
      </w:r>
      <w:del w:id="21637" w:author="GoldenCorpusHarness" w:date="2026-03-28T22:23:47Z">
        <w:r>
          <w:delText>ere ha</w:delText>
        </w:r>
      </w:del>
      <w:ins w:id="21638" w:author="GoldenCorpusHarness" w:date="2026-03-28T22:23:47Z">
        <w:r>
          <w:t>ili</w:t>
        </w:r>
      </w:ins>
      <w:r>
        <w:t xml:space="preserve">s </w:t>
      </w:r>
      <w:ins w:id="21639" w:author="GoldenCorpusHarness" w:date="2026-03-28T22:23:47Z">
        <w:r>
          <w:t>anti</w:t>
        </w:r>
      </w:ins>
      <w:r>
        <w:t>b</w:t>
      </w:r>
      <w:ins w:id="21640" w:author="GoldenCorpusHarness" w:date="2026-03-28T22:23:47Z">
        <w:r>
          <w:t>ody testing at scr</w:t>
        </w:r>
      </w:ins>
      <w:r>
        <w:t>een</w:t>
      </w:r>
      <w:ins w:id="21641" w:author="GoldenCorpusHarness" w:date="2026-03-28T22:23:47Z">
        <w:r>
          <w:t>ing</w:t>
        </w:r>
      </w:ins>
      <w:r>
        <w:t xml:space="preserve"> </w:t>
      </w:r>
      <w:del w:id="21642" w:author="GoldenCorpusHarness" w:date="2026-03-28T22:23:47Z">
        <w:r>
          <w:delText>a</w:delText>
        </w:r>
      </w:del>
      <w:ins w:id="21643" w:author="GoldenCorpusHarness" w:date="2026-03-28T22:23:47Z">
        <w:r>
          <w:t>or next</w:t>
        </w:r>
      </w:ins>
      <w:r>
        <w:t xml:space="preserve"> s</w:t>
      </w:r>
      <w:del w:id="21644" w:author="GoldenCorpusHarness" w:date="2026-03-28T22:23:47Z">
        <w:r>
          <w:delText>p</w:delText>
        </w:r>
      </w:del>
      <w:ins w:id="21645" w:author="GoldenCorpusHarness" w:date="2026-03-28T22:23:47Z">
        <w:r>
          <w:t>chedu</w:t>
        </w:r>
      </w:ins>
      <w:r>
        <w:t>le</w:t>
      </w:r>
      <w:del w:id="21646" w:author="GoldenCorpusHarness" w:date="2026-03-28T22:23:47Z">
        <w:r>
          <w:delText>nectomy</w:delText>
        </w:r>
      </w:del>
      <w:ins w:id="21647" w:author="GoldenCorpusHarness" w:date="2026-03-28T22:23:47Z">
        <w:r>
          <w:t>d</w:t>
        </w:r>
      </w:ins>
      <w:r>
        <w:t xml:space="preserve"> </w:t>
      </w:r>
      <w:ins w:id="21648" w:author="GoldenCorpusHarness" w:date="2026-03-28T22:23:47Z">
        <w:r>
          <w:t>vi</w:t>
        </w:r>
      </w:ins>
      <w:r>
        <w:t>si</w:t>
      </w:r>
      <w:del w:id="21649" w:author="GoldenCorpusHarness" w:date="2026-03-28T22:23:47Z">
        <w:r>
          <w:delText xml:space="preserve">nce </w:delText>
        </w:r>
      </w:del>
      <w:r>
        <w:t>t</w:t>
      </w:r>
      <w:del w:id="21650" w:author="GoldenCorpusHarness" w:date="2026-03-28T22:23:47Z">
        <w:r>
          <w:delText>hen</w:delText>
        </w:r>
      </w:del>
      <w:r>
        <w:t>.</w:t>
      </w:r>
      <w:del w:id="21651" w:author="GoldenCorpusHarness" w:date="2026-03-28T22:23:47Z">
        <w:r>
          <w:delText xml:space="preserve"> </w:delText>
        </w:r>
      </w:del>
    </w:p>
    <w:p ns2:paraId="06BBF30F" ns2:textId="77777777" w:rsidR="009602AE" w:rsidRPr="00FA1438" w:rsidRDefault="00895D30" w:rsidP="007F368D">
      <w:pPr>
        <w:pStyle w:val="ListBullet"/>
        <w:keepLines w:val="0"/>
        <w:spacing w:after="240"/>
      </w:pPr>
      <w:del w:id="21652" w:author="GoldenCorpusHarness" w:date="2026-03-28T22:23:47Z">
        <w:r>
          <w:delText>PR: Spleen was assessed as enlarged at baseline, and its excess length has decreased by ≥50%.</w:delText>
        </w:r>
      </w:del>
    </w:p>
    <w:p ns2:paraId="736831D4" ns2:textId="77777777" w:rsidR="009602AE" w:rsidRPr="00FA1438" w:rsidRDefault="00895D30" w:rsidP="007F368D">
      <w:pPr>
        <w:pStyle w:val="ListBullet"/>
        <w:keepLines w:val="0"/>
        <w:spacing w:after="240"/>
      </w:pPr>
      <w:del w:id="21653" w:author="GoldenCorpusHarness" w:date="2026-03-28T22:23:47Z">
        <w:r>
          <w:delText>SD: No dec</w:delText>
        </w:r>
      </w:del>
      <w:ins w:id="21654" w:author="GoldenCorpusHarness" w:date="2026-03-28T22:23:47Z">
        <w:r>
          <w:t>F</w:t>
        </w:r>
      </w:ins>
      <w:r>
        <w:t>r</w:t>
      </w:r>
      <w:del w:id="21655" w:author="GoldenCorpusHarness" w:date="2026-03-28T22:23:47Z">
        <w:r>
          <w:delText xml:space="preserve">ease consistent with PR </w:delText>
        </w:r>
      </w:del>
      <w:r>
        <w:t>an</w:t>
      </w:r>
      <w:del w:id="21656" w:author="GoldenCorpusHarness" w:date="2026-03-28T22:23:47Z">
        <w:r>
          <w:delText>d no in</w:delText>
        </w:r>
      </w:del>
      <w:r>
        <w:t>c</w:t>
      </w:r>
      <w:del w:id="21657" w:author="GoldenCorpusHarness" w:date="2026-03-28T22:23:47Z">
        <w:r>
          <w:delText>r</w:delText>
        </w:r>
      </w:del>
      <w:r>
        <w:t>e</w:t>
      </w:r>
      <w:del w:id="21658" w:author="GoldenCorpusHarness" w:date="2026-03-28T22:23:47Z">
        <w:r>
          <w:delText>ase consistent with progression.</w:delText>
        </w:r>
      </w:del>
    </w:p>
    <w:p ns2:paraId="7F4C98BC" ns2:textId="77777777" w:rsidR="009602AE" w:rsidRPr="00FA1438" w:rsidRDefault="00895D30" w:rsidP="002C608E">
      <w:pPr>
        <w:pStyle w:val="ListBullet"/>
        <w:keepNext/>
        <w:keepLines w:val="0"/>
        <w:spacing w:after="240"/>
      </w:pPr>
      <w:r>
        <w:t>P</w:t>
      </w:r>
      <w:ins w:id="21659" w:author="GoldenCorpusHarness" w:date="2026-03-28T22:23:47Z">
        <w:r>
          <w:t>e</w:t>
        </w:r>
      </w:ins>
      <w:r>
        <w:t>r</w:t>
      </w:r>
      <w:del w:id="21660" w:author="GoldenCorpusHarness" w:date="2026-03-28T22:23:47Z">
        <w:r>
          <w:delText>og</w:delText>
        </w:r>
      </w:del>
      <w:ins w:id="21661" w:author="GoldenCorpusHarness" w:date="2026-03-28T22:23:47Z">
        <w:r>
          <w:t xml:space="preserve"> CTFG </w:t>
        </w:r>
      </w:ins>
      <w:r>
        <w:t>re</w:t>
      </w:r>
      <w:del w:id="21662" w:author="GoldenCorpusHarness" w:date="2026-03-28T22:23:47Z">
        <w:r>
          <w:delText>ssive Disease: The sple</w:delText>
        </w:r>
      </w:del>
      <w:ins w:id="21663" w:author="GoldenCorpusHarness" w:date="2026-03-28T22:23:47Z">
        <w:r>
          <w:t>comm</w:t>
        </w:r>
      </w:ins>
      <w:r>
        <w:t>en</w:t>
      </w:r>
      <w:del w:id="21664" w:author="GoldenCorpusHarness" w:date="2026-03-28T22:23:47Z">
        <w:r>
          <w:delText xml:space="preserve"> </w:delText>
        </w:r>
      </w:del>
      <w:ins w:id="21665" w:author="GoldenCorpusHarness" w:date="2026-03-28T22:23:47Z">
        <w:r>
          <w:t>dat</w:t>
        </w:r>
      </w:ins>
      <w:r>
        <w:t>i</w:t>
      </w:r>
      <w:ins w:id="21666" w:author="GoldenCorpusHarness" w:date="2026-03-28T22:23:47Z">
        <w:r>
          <w:t>on</w:t>
        </w:r>
      </w:ins>
      <w:r>
        <w:t xml:space="preserve">s </w:t>
      </w:r>
      <w:ins w:id="21667" w:author="GoldenCorpusHarness" w:date="2026-03-28T22:23:47Z">
        <w:r>
          <w:t>rel</w:t>
        </w:r>
      </w:ins>
      <w:r>
        <w:t>a</w:t>
      </w:r>
      <w:del w:id="21668" w:author="GoldenCorpusHarness" w:date="2026-03-28T22:23:47Z">
        <w:r>
          <w:delText>ssess</w:delText>
        </w:r>
      </w:del>
      <w:ins w:id="21669" w:author="GoldenCorpusHarness" w:date="2026-03-28T22:23:47Z">
        <w:r>
          <w:t>t</w:t>
        </w:r>
      </w:ins>
      <w:r>
        <w:t xml:space="preserve">ed </w:t>
      </w:r>
      <w:ins w:id="21670" w:author="GoldenCorpusHarness" w:date="2026-03-28T22:23:47Z">
        <w:r>
          <w:t>to contr</w:t>
        </w:r>
      </w:ins>
      <w:r>
        <w:t>a</w:t>
      </w:r>
      <w:ins w:id="21671" w:author="GoldenCorpusHarness" w:date="2026-03-28T22:23:47Z">
        <w:r>
          <w:t>ception and pregnancy te</w:t>
        </w:r>
      </w:ins>
      <w:r>
        <w:t>s</w:t>
      </w:r>
      <w:del w:id="21672" w:author="GoldenCorpusHarness" w:date="2026-03-28T22:23:47Z">
        <w:r>
          <w:delText xml:space="preserve"> show</w:delText>
        </w:r>
      </w:del>
      <w:ins w:id="21673" w:author="GoldenCorpusHarness" w:date="2026-03-28T22:23:47Z">
        <w:r>
          <w:t>t</w:t>
        </w:r>
      </w:ins>
      <w:r>
        <w:t xml:space="preserve">ing </w:t>
      </w:r>
      <w:del w:id="21674" w:author="GoldenCorpusHarness" w:date="2026-03-28T22:23:47Z">
        <w:r>
          <w:delText>progressive disease if any of the follow</w:delText>
        </w:r>
      </w:del>
      <w:r>
        <w:t>in</w:t>
      </w:r>
      <w:del w:id="21675" w:author="GoldenCorpusHarness" w:date="2026-03-28T22:23:47Z">
        <w:r>
          <w:delText>g</w:delText>
        </w:r>
      </w:del>
      <w:r>
        <w:t xml:space="preserve"> </w:t>
      </w:r>
      <w:ins w:id="21676" w:author="GoldenCorpusHarness" w:date="2026-03-28T22:23:47Z">
        <w:r>
          <w:t>clinic</w:t>
        </w:r>
      </w:ins>
      <w:r>
        <w:t>a</w:t>
      </w:r>
      <w:del w:id="21677" w:author="GoldenCorpusHarness" w:date="2026-03-28T22:23:47Z">
        <w:r>
          <w:delText>re</w:delText>
        </w:r>
      </w:del>
      <w:ins w:id="21678" w:author="GoldenCorpusHarness" w:date="2026-03-28T22:23:47Z">
        <w:r>
          <w:t>l</w:t>
        </w:r>
      </w:ins>
      <w:r>
        <w:t xml:space="preserve"> tr</w:t>
      </w:r>
      <w:ins w:id="21679" w:author="GoldenCorpusHarness" w:date="2026-03-28T22:23:47Z">
        <w:r>
          <w:t xml:space="preserve">ials Version 1.1 </w:t>
        </w:r>
      </w:ins>
      <w:r>
        <w:t>u</w:t>
      </w:r>
      <w:ins w:id="21680" w:author="GoldenCorpusHarness" w:date="2026-03-28T22:23:47Z">
        <w:r>
          <w:t>pdat</w:t>
        </w:r>
      </w:ins>
      <w:r>
        <w:t>e</w:t>
      </w:r>
      <w:ins w:id="21681" w:author="GoldenCorpusHarness" w:date="2026-03-28T22:23:47Z">
        <w:r>
          <w:t>d on 21SEP2020</w:t>
        </w:r>
      </w:ins>
      <w:r>
        <w:t>:</w:t>
      </w:r>
    </w:p>
    <w:p ns2:paraId="388C54EA" ns2:textId="77777777" w:rsidR="009602AE" w:rsidRPr="00FA1438" w:rsidRDefault="00895D30" w:rsidP="007F368D">
      <w:pPr>
        <w:pStyle w:val="ListBullet2"/>
        <w:keepLines w:val="0"/>
        <w:spacing w:after="240"/>
        <w:ind w:left="714" w:hanging="357"/>
      </w:pPr>
      <w:del w:id="21682" w:author="GoldenCorpusHarness" w:date="2026-03-28T22:23:47Z">
        <w:r>
          <w:delText>R</w:delText>
        </w:r>
      </w:del>
      <w:ins w:id="21683" w:author="GoldenCorpusHarness" w:date="2026-03-28T22:23:47Z">
        <w:r>
          <w:t>S</w:t>
        </w:r>
      </w:ins>
      <w:r>
        <w:t>ec</w:t>
      </w:r>
      <w:ins w:id="21684" w:author="GoldenCorpusHarness" w:date="2026-03-28T22:23:47Z">
        <w:r>
          <w:t>tion 1.3 Sched</w:t>
        </w:r>
      </w:ins>
      <w:r>
        <w:t>u</w:t>
      </w:r>
      <w:del w:id="21685" w:author="GoldenCorpusHarness" w:date="2026-03-28T22:23:47Z">
        <w:r>
          <w:delText>rrent sp</w:delText>
        </w:r>
      </w:del>
      <w:r>
        <w:t>le</w:t>
      </w:r>
      <w:del w:id="21686" w:author="GoldenCorpusHarness" w:date="2026-03-28T22:23:47Z">
        <w:r>
          <w:delText>n</w:delText>
        </w:r>
      </w:del>
      <w:ins w:id="21687" w:author="GoldenCorpusHarness" w:date="2026-03-28T22:23:47Z">
        <w:r>
          <w:t xml:space="preserve"> </w:t>
        </w:r>
      </w:ins>
      <w:r>
        <w:t>o</w:t>
      </w:r>
      <w:del w:id="21688" w:author="GoldenCorpusHarness" w:date="2026-03-28T22:23:47Z">
        <w:r>
          <w:delText>megaly:</w:delText>
        </w:r>
      </w:del>
      <w:ins w:id="21689" w:author="GoldenCorpusHarness" w:date="2026-03-28T22:23:47Z">
        <w:r>
          <w:t>f</w:t>
        </w:r>
      </w:ins>
      <w:r>
        <w:t xml:space="preserve"> A</w:t>
      </w:r>
      <w:del w:id="21690" w:author="GoldenCorpusHarness" w:date="2026-03-28T22:23:47Z">
        <w:r>
          <w:delText xml:space="preserve"> spleen whi</w:delText>
        </w:r>
      </w:del>
      <w:r>
        <w:t>c</w:t>
      </w:r>
      <w:del w:id="21691" w:author="GoldenCorpusHarness" w:date="2026-03-28T22:23:47Z">
        <w:r>
          <w:delText xml:space="preserve">h was abnormal at baseline (&gt;13 cm) first returned to normal, but at the current </w:delText>
        </w:r>
      </w:del>
      <w:r>
        <w:t>ti</w:t>
      </w:r>
      <w:del w:id="21692" w:author="GoldenCorpusHarness" w:date="2026-03-28T22:23:47Z">
        <w:r>
          <w:delText xml:space="preserve">me point the spleen has increased by ≥2 cm from </w:delText>
        </w:r>
      </w:del>
      <w:ins w:id="21693" w:author="GoldenCorpusHarness" w:date="2026-03-28T22:23:47Z">
        <w:r>
          <w:t>v</w:t>
        </w:r>
      </w:ins>
      <w:r>
        <w:t>it</w:t>
      </w:r>
      <w:ins w:id="21694" w:author="GoldenCorpusHarness" w:date="2026-03-28T22:23:47Z">
        <w:r>
          <w:t>ie</w:t>
        </w:r>
      </w:ins>
      <w:r>
        <w:t>s</w:t>
      </w:r>
      <w:del w:id="21695" w:author="GoldenCorpusHarness" w:date="2026-03-28T22:23:47Z">
        <w:r>
          <w:delText xml:space="preserve"> nadir and the length is &gt;13 cm.</w:delText>
        </w:r>
      </w:del>
    </w:p>
    <w:p ns2:paraId="7AA26F25" ns2:textId="77777777" w:rsidR="009602AE" w:rsidRPr="00FA1438" w:rsidRDefault="00895D30" w:rsidP="007F368D">
      <w:pPr>
        <w:pStyle w:val="ListBullet2"/>
        <w:keepLines w:val="0"/>
        <w:spacing w:after="240"/>
        <w:ind w:left="714" w:hanging="357"/>
      </w:pPr>
      <w:del w:id="21696" w:author="GoldenCorpusHarness" w:date="2026-03-28T22:23:47Z">
        <w:r>
          <w:delText>N</w:delText>
        </w:r>
      </w:del>
      <w:ins w:id="21697" w:author="GoldenCorpusHarness" w:date="2026-03-28T22:23:47Z">
        <w:r>
          <w:t>Pr</w:t>
        </w:r>
      </w:ins>
      <w:r>
        <w:t>e</w:t>
      </w:r>
      <w:del w:id="21698" w:author="GoldenCorpusHarness" w:date="2026-03-28T22:23:47Z">
        <w:r>
          <w:delText>w</w:delText>
        </w:r>
      </w:del>
      <w:ins w:id="21699" w:author="GoldenCorpusHarness" w:date="2026-03-28T22:23:47Z">
        <w:r>
          <w:t>gnancy</w:t>
        </w:r>
      </w:ins>
      <w:r>
        <w:t xml:space="preserve"> </w:t>
      </w:r>
      <w:ins w:id="21700" w:author="GoldenCorpusHarness" w:date="2026-03-28T22:23:47Z">
        <w:r>
          <w:t>te</w:t>
        </w:r>
      </w:ins>
      <w:r>
        <w:t>s</w:t>
      </w:r>
      <w:ins w:id="21701" w:author="GoldenCorpusHarness" w:date="2026-03-28T22:23:47Z">
        <w:r>
          <w:t xml:space="preserve">ting must be </w:t>
        </w:r>
      </w:ins>
      <w:r>
        <w:t>p</w:t>
      </w:r>
      <w:del w:id="21702" w:author="GoldenCorpusHarness" w:date="2026-03-28T22:23:47Z">
        <w:r>
          <w:delText>l</w:delText>
        </w:r>
      </w:del>
      <w:r>
        <w:t>e</w:t>
      </w:r>
      <w:del w:id="21703" w:author="GoldenCorpusHarness" w:date="2026-03-28T22:23:47Z">
        <w:r>
          <w:delText>n</w:delText>
        </w:r>
      </w:del>
      <w:ins w:id="21704" w:author="GoldenCorpusHarness" w:date="2026-03-28T22:23:47Z">
        <w:r>
          <w:t>rf</w:t>
        </w:r>
      </w:ins>
      <w:r>
        <w:t>o</w:t>
      </w:r>
      <w:ins w:id="21705" w:author="GoldenCorpusHarness" w:date="2026-03-28T22:23:47Z">
        <w:r>
          <w:t>r</w:t>
        </w:r>
      </w:ins>
      <w:r>
        <w:t>me</w:t>
      </w:r>
      <w:del w:id="21706" w:author="GoldenCorpusHarness" w:date="2026-03-28T22:23:47Z">
        <w:r>
          <w:delText>galy</w:delText>
        </w:r>
      </w:del>
      <w:ins w:id="21707" w:author="GoldenCorpusHarness" w:date="2026-03-28T22:23:47Z">
        <w:r>
          <w:t>d</w:t>
        </w:r>
      </w:ins>
      <w:r>
        <w:t>:</w:t>
      </w:r>
      <w:del w:id="21708" w:author="GoldenCorpusHarness" w:date="2026-03-28T22:23:47Z">
        <w:r>
          <w:delText xml:space="preserve"> No prior splenomegaly. The spleen has increased by ≥2 cm from baseline and the length is &gt;13 cm.</w:delText>
        </w:r>
      </w:del>
    </w:p>
    <w:p ns2:paraId="448ECBFD" ns2:textId="77777777" w:rsidR="009602AE" w:rsidRPr="00FA1438" w:rsidRDefault="00895D30" w:rsidP="007F368D">
      <w:pPr>
        <w:pStyle w:val="ListBullet2"/>
        <w:keepLines w:val="0"/>
        <w:spacing w:after="240"/>
        <w:ind w:left="714" w:hanging="357"/>
      </w:pPr>
      <w:del w:id="21709" w:author="GoldenCorpusHarness" w:date="2026-03-28T22:23:47Z">
        <w:r>
          <w:delText>Pr</w:delText>
        </w:r>
      </w:del>
      <w:ins w:id="21710" w:author="GoldenCorpusHarness" w:date="2026-03-28T22:23:47Z">
        <w:r>
          <w:t>bef</w:t>
        </w:r>
      </w:ins>
      <w:r>
        <w:t>o</w:t>
      </w:r>
      <w:del w:id="21711" w:author="GoldenCorpusHarness" w:date="2026-03-28T22:23:47Z">
        <w:r>
          <w:delText>g</w:delText>
        </w:r>
      </w:del>
      <w:r>
        <w:t>re</w:t>
      </w:r>
      <w:del w:id="21712" w:author="GoldenCorpusHarness" w:date="2026-03-28T22:23:47Z">
        <w:r>
          <w:delText>ssio</w:delText>
        </w:r>
      </w:del>
      <w:ins w:id="21713" w:author="GoldenCorpusHarness" w:date="2026-03-28T22:23:47Z">
        <w:r>
          <w:t xml:space="preserve"> ra</w:t>
        </w:r>
      </w:ins>
      <w:r>
        <w:t>n</w:t>
      </w:r>
      <w:del w:id="21714" w:author="GoldenCorpusHarness" w:date="2026-03-28T22:23:47Z">
        <w:r>
          <w:delText xml:space="preserve"> of existing splen</w:delText>
        </w:r>
      </w:del>
      <w:ins w:id="21715" w:author="GoldenCorpusHarness" w:date="2026-03-28T22:23:47Z">
        <w:r>
          <w:t>d</w:t>
        </w:r>
      </w:ins>
      <w:r>
        <w:t>om</w:t>
      </w:r>
      <w:del w:id="21716" w:author="GoldenCorpusHarness" w:date="2026-03-28T22:23:47Z">
        <w:r>
          <w:delText>eg</w:delText>
        </w:r>
      </w:del>
      <w:ins w:id="21717" w:author="GoldenCorpusHarness" w:date="2026-03-28T22:23:47Z">
        <w:r>
          <w:t>iz</w:t>
        </w:r>
      </w:ins>
      <w:r>
        <w:t>a</w:t>
      </w:r>
      <w:del w:id="21718" w:author="GoldenCorpusHarness" w:date="2026-03-28T22:23:47Z">
        <w:r>
          <w:delText>ly: A spleen which was abnormal at baseline has the enlarged por</w:delText>
        </w:r>
      </w:del>
      <w:r>
        <w:t>tion</w:t>
      </w:r>
      <w:del w:id="21719" w:author="GoldenCorpusHarness" w:date="2026-03-28T22:23:47Z">
        <w:r>
          <w:delText xml:space="preserve"> increase by ≥50% at the current time point from its nadir value</w:delText>
        </w:r>
      </w:del>
      <w:r>
        <w:t xml:space="preserve">, </w:t>
      </w:r>
      <w:del w:id="21720" w:author="GoldenCorpusHarness" w:date="2026-03-28T22:23:47Z">
        <w:r>
          <w:delText>and ≥1 cm in absolute length.</w:delText>
        </w:r>
      </w:del>
    </w:p>
    <w:p ns2:paraId="353471F7" ns2:textId="77777777" w:rsidR="009602AE" w:rsidRPr="00E30922" w:rsidRDefault="00895D30" w:rsidP="00E30922">
      <w:pPr>
        <w:pStyle w:val="paragraph0"/>
        <w:rPr>
          <w:b/>
          <w:bCs/>
          <w:u w:val="single"/>
        </w:rPr>
      </w:pPr>
      <w:del w:id="21721" w:author="GoldenCorpusHarness" w:date="2026-03-28T22:23:47Z">
        <w:r>
          <w:delText>L</w:delText>
        </w:r>
      </w:del>
      <w:ins w:id="21722" w:author="GoldenCorpusHarness" w:date="2026-03-28T22:23:47Z">
        <w:r>
          <w:t>at each cycle dur</w:t>
        </w:r>
      </w:ins>
      <w:r>
        <w:t>i</w:t>
      </w:r>
      <w:ins w:id="21723" w:author="GoldenCorpusHarness" w:date="2026-03-28T22:23:47Z">
        <w:r>
          <w:t>ng treatment prior of each of study inter</w:t>
        </w:r>
      </w:ins>
      <w:r>
        <w:t>ve</w:t>
      </w:r>
      <w:del w:id="21724" w:author="GoldenCorpusHarness" w:date="2026-03-28T22:23:47Z">
        <w:r>
          <w:delText>r Resp</w:delText>
        </w:r>
      </w:del>
      <w:ins w:id="21725" w:author="GoldenCorpusHarness" w:date="2026-03-28T22:23:47Z">
        <w:r>
          <w:t>nti</w:t>
        </w:r>
      </w:ins>
      <w:r>
        <w:t>on</w:t>
      </w:r>
      <w:del w:id="21726" w:author="GoldenCorpusHarness" w:date="2026-03-28T22:23:47Z">
        <w:r>
          <w:delText>se</w:delText>
        </w:r>
      </w:del>
      <w:ins w:id="21727" w:author="GoldenCorpusHarness" w:date="2026-03-28T22:23:47Z">
        <w:r>
          <w:t>, and</w:t>
        </w:r>
      </w:ins>
    </w:p>
    <w:p ns2:paraId="3804EE64" ns2:textId="77777777" w:rsidR="009602AE" w:rsidRPr="00FA1438" w:rsidRDefault="00895D30" w:rsidP="00E30922">
      <w:pPr>
        <w:pStyle w:val="paragraph0"/>
      </w:pPr>
      <w:del w:id="21728" w:author="GoldenCorpusHarness" w:date="2026-03-28T22:23:47Z">
        <w:r>
          <w:delText>The</w:delText>
        </w:r>
      </w:del>
      <w:ins w:id="21729" w:author="GoldenCorpusHarness" w:date="2026-03-28T22:23:47Z">
        <w:r>
          <w:t>up</w:t>
        </w:r>
      </w:ins>
      <w:r>
        <w:t xml:space="preserve"> </w:t>
      </w:r>
      <w:del w:id="21730" w:author="GoldenCorpusHarness" w:date="2026-03-28T22:23:47Z">
        <w:r>
          <w:delText>live</w:delText>
        </w:r>
      </w:del>
      <w:ins w:id="21731" w:author="GoldenCorpusHarness" w:date="2026-03-28T22:23:47Z">
        <w:r>
          <w:t>to 12 days fo</w:t>
        </w:r>
      </w:ins>
      <w:r>
        <w:t xml:space="preserve">r </w:t>
      </w:r>
      <w:del w:id="21732" w:author="GoldenCorpusHarness" w:date="2026-03-28T22:23:47Z">
        <w:r>
          <w:delText>w</w:delText>
        </w:r>
      </w:del>
      <w:ins w:id="21733" w:author="GoldenCorpusHarness" w:date="2026-03-28T22:23:47Z">
        <w:r>
          <w:t>part</w:t>
        </w:r>
      </w:ins>
      <w:r>
        <w:t>i</w:t>
      </w:r>
      <w:del w:id="21734" w:author="GoldenCorpusHarness" w:date="2026-03-28T22:23:47Z">
        <w:r>
          <w:delText>ll</w:delText>
        </w:r>
      </w:del>
      <w:ins w:id="21735" w:author="GoldenCorpusHarness" w:date="2026-03-28T22:23:47Z">
        <w:r>
          <w:t>cipant</w:t>
        </w:r>
      </w:ins>
      <w:r>
        <w:t xml:space="preserve"> </w:t>
      </w:r>
      <w:del w:id="21736" w:author="GoldenCorpusHarness" w:date="2026-03-28T22:23:47Z">
        <w:r>
          <w:delText>b</w:delText>
        </w:r>
      </w:del>
      <w:ins w:id="21737" w:author="GoldenCorpusHarness" w:date="2026-03-28T22:23:47Z">
        <w:r>
          <w:t>in tr</w:t>
        </w:r>
      </w:ins>
      <w:r>
        <w:t>e</w:t>
      </w:r>
      <w:ins w:id="21738" w:author="GoldenCorpusHarness" w:date="2026-03-28T22:23:47Z">
        <w:r>
          <w:t>atment</w:t>
        </w:r>
      </w:ins>
      <w:r>
        <w:t xml:space="preserve"> </w:t>
      </w:r>
      <w:del w:id="21739" w:author="GoldenCorpusHarness" w:date="2026-03-28T22:23:47Z">
        <w:r>
          <w:delText>ass</w:delText>
        </w:r>
      </w:del>
      <w:ins w:id="21740" w:author="GoldenCorpusHarness" w:date="2026-03-28T22:23:47Z">
        <w:r>
          <w:t>group (N</w:t>
        </w:r>
      </w:ins>
      <w:r>
        <w:t>e</w:t>
      </w:r>
      <w:del w:id="21741" w:author="GoldenCorpusHarness" w:date="2026-03-28T22:23:47Z">
        <w:r>
          <w:delText>ssed quali</w:delText>
        </w:r>
      </w:del>
      <w:ins w:id="21742" w:author="GoldenCorpusHarness" w:date="2026-03-28T22:23:47Z">
        <w:r>
          <w:t>m</w:t>
        </w:r>
      </w:ins>
      <w:r>
        <w:t>ta</w:t>
      </w:r>
      <w:ins w:id="21743" w:author="GoldenCorpusHarness" w:date="2026-03-28T22:23:47Z">
        <w:r>
          <w:t>bru</w:t>
        </w:r>
      </w:ins>
      <w:r>
        <w:t>ti</w:t>
      </w:r>
      <w:del w:id="21744" w:author="GoldenCorpusHarness" w:date="2026-03-28T22:23:47Z">
        <w:r>
          <w:delText>v</w:delText>
        </w:r>
      </w:del>
      <w:ins w:id="21745" w:author="GoldenCorpusHarness" w:date="2026-03-28T22:23:47Z">
        <w:r>
          <w:t>nib + V</w:t>
        </w:r>
      </w:ins>
      <w:r>
        <w:t>e</w:t>
      </w:r>
      <w:ins w:id="21746" w:author="GoldenCorpusHarness" w:date="2026-03-28T22:23:47Z">
        <w:r>
          <w:t>netoc</w:t>
        </w:r>
      </w:ins>
      <w:r>
        <w:t>l</w:t>
      </w:r>
      <w:del w:id="21747" w:author="GoldenCorpusHarness" w:date="2026-03-28T22:23:47Z">
        <w:r>
          <w:delText>y.</w:delText>
        </w:r>
      </w:del>
      <w:ins w:id="21748" w:author="GoldenCorpusHarness" w:date="2026-03-28T22:23:47Z">
        <w:r>
          <w:t>ax),</w:t>
        </w:r>
      </w:ins>
      <w:r>
        <w:t xml:space="preserve"> </w:t>
      </w:r>
      <w:del w:id="21749" w:author="GoldenCorpusHarness" w:date="2026-03-28T22:23:47Z">
        <w:r>
          <w:delText>Response categ</w:delText>
        </w:r>
      </w:del>
      <w:r>
        <w:t>or</w:t>
      </w:r>
      <w:del w:id="21750" w:author="GoldenCorpusHarness" w:date="2026-03-28T22:23:47Z">
        <w:r>
          <w:delText>ies are defined below:</w:delText>
        </w:r>
      </w:del>
    </w:p>
    <w:p ns2:paraId="303A4E1E" ns2:textId="77777777" w:rsidR="009602AE" w:rsidRPr="00FA1438" w:rsidRDefault="00895D30" w:rsidP="007F368D">
      <w:pPr>
        <w:pStyle w:val="ListBullet"/>
        <w:keepLines w:val="0"/>
        <w:spacing w:after="240"/>
      </w:pPr>
      <w:del w:id="21751" w:author="GoldenCorpusHarness" w:date="2026-03-28T22:23:47Z">
        <w:r>
          <w:delText>Normal (CR): Liver was assessed as enlarged at baseline and has regressed</w:delText>
        </w:r>
      </w:del>
      <w:ins w:id="21752" w:author="GoldenCorpusHarness" w:date="2026-03-28T22:23:47Z">
        <w:r>
          <w:t>up</w:t>
        </w:r>
      </w:ins>
      <w:r>
        <w:t xml:space="preserve"> to </w:t>
      </w:r>
      <w:ins w:id="21753" w:author="GoldenCorpusHarness" w:date="2026-03-28T22:23:47Z">
        <w:r>
          <w:t>150 d</w:t>
        </w:r>
      </w:ins>
      <w:r>
        <w:t>a</w:t>
      </w:r>
      <w:ins w:id="21754" w:author="GoldenCorpusHarness" w:date="2026-03-28T22:23:47Z">
        <w:r>
          <w:t>ys</w:t>
        </w:r>
      </w:ins>
      <w:r>
        <w:t xml:space="preserve"> </w:t>
      </w:r>
      <w:del w:id="21755" w:author="GoldenCorpusHarness" w:date="2026-03-28T22:23:47Z">
        <w:r>
          <w:delText>n</w:delText>
        </w:r>
      </w:del>
      <w:ins w:id="21756" w:author="GoldenCorpusHarness" w:date="2026-03-28T22:23:47Z">
        <w:r>
          <w:t>f</w:t>
        </w:r>
      </w:ins>
      <w:r>
        <w:t>or</w:t>
      </w:r>
      <w:del w:id="21757" w:author="GoldenCorpusHarness" w:date="2026-03-28T22:23:47Z">
        <w:r>
          <w:delText>m</w:delText>
        </w:r>
      </w:del>
      <w:ins w:id="21758" w:author="GoldenCorpusHarness" w:date="2026-03-28T22:23:47Z">
        <w:r>
          <w:t xml:space="preserve"> p</w:t>
        </w:r>
      </w:ins>
      <w:r>
        <w:t>a</w:t>
      </w:r>
      <w:del w:id="21759" w:author="GoldenCorpusHarness" w:date="2026-03-28T22:23:47Z">
        <w:r>
          <w:delText>l s</w:delText>
        </w:r>
      </w:del>
      <w:ins w:id="21760" w:author="GoldenCorpusHarness" w:date="2026-03-28T22:23:47Z">
        <w:r>
          <w:t>rt</w:t>
        </w:r>
      </w:ins>
      <w:r>
        <w:t>i</w:t>
      </w:r>
      <w:del w:id="21761" w:author="GoldenCorpusHarness" w:date="2026-03-28T22:23:47Z">
        <w:r>
          <w:delText>ze, OR l</w:delText>
        </w:r>
      </w:del>
      <w:ins w:id="21762" w:author="GoldenCorpusHarness" w:date="2026-03-28T22:23:47Z">
        <w:r>
          <w:t>c</w:t>
        </w:r>
      </w:ins>
      <w:r>
        <w:t>i</w:t>
      </w:r>
      <w:del w:id="21763" w:author="GoldenCorpusHarness" w:date="2026-03-28T22:23:47Z">
        <w:r>
          <w:delText xml:space="preserve">ver was assessed as normal at baseline </w:delText>
        </w:r>
      </w:del>
      <w:ins w:id="21764" w:author="GoldenCorpusHarness" w:date="2026-03-28T22:23:47Z">
        <w:r>
          <w:t>p</w:t>
        </w:r>
      </w:ins>
      <w:r>
        <w:t>an</w:t>
      </w:r>
      <w:del w:id="21765" w:author="GoldenCorpusHarness" w:date="2026-03-28T22:23:47Z">
        <w:r>
          <w:delText>d con</w:delText>
        </w:r>
      </w:del>
      <w:r>
        <w:t>t</w:t>
      </w:r>
      <w:del w:id="21766" w:author="GoldenCorpusHarness" w:date="2026-03-28T22:23:47Z">
        <w:r>
          <w:delText>inues to be normal</w:delText>
        </w:r>
      </w:del>
      <w:r>
        <w:t xml:space="preserve"> in </w:t>
      </w:r>
      <w:del w:id="21767" w:author="GoldenCorpusHarness" w:date="2026-03-28T22:23:47Z">
        <w:r>
          <w:delText>s</w:delText>
        </w:r>
      </w:del>
      <w:ins w:id="21768" w:author="GoldenCorpusHarness" w:date="2026-03-28T22:23:47Z">
        <w:r>
          <w:t>comparator group (R</w:t>
        </w:r>
      </w:ins>
      <w:r>
        <w:t>i</w:t>
      </w:r>
      <w:del w:id="21769" w:author="GoldenCorpusHarness" w:date="2026-03-28T22:23:47Z">
        <w:r>
          <w:delText>z</w:delText>
        </w:r>
      </w:del>
      <w:ins w:id="21770" w:author="GoldenCorpusHarness" w:date="2026-03-28T22:23:47Z">
        <w:r>
          <w:t>tuximab + V</w:t>
        </w:r>
      </w:ins>
      <w:r>
        <w:t>e</w:t>
      </w:r>
      <w:ins w:id="21771" w:author="GoldenCorpusHarness" w:date="2026-03-28T22:23:47Z">
        <w:r>
          <w:t>netoclax)</w:t>
        </w:r>
      </w:ins>
      <w:r>
        <w:t>.</w:t>
      </w:r>
      <w:del w:id="21772" w:author="GoldenCorpusHarness" w:date="2026-03-28T22:23:47Z">
        <w:r>
          <w:delText xml:space="preserve"> </w:delText>
        </w:r>
      </w:del>
    </w:p>
    <w:p ns2:paraId="47D39BEE" ns2:textId="77777777" w:rsidR="009602AE" w:rsidRPr="00FA1438" w:rsidRDefault="00895D30" w:rsidP="007F368D">
      <w:pPr>
        <w:pStyle w:val="ListBullet"/>
        <w:keepLines w:val="0"/>
        <w:spacing w:after="240"/>
      </w:pPr>
      <w:del w:id="21773" w:author="GoldenCorpusHarness" w:date="2026-03-28T22:23:47Z">
        <w:r>
          <w:delText>SD: Liver is considered stable when it is qualitatively enlarged, without unequivocal increase, on the basis of CT and/or MRI scans.</w:delText>
        </w:r>
      </w:del>
    </w:p>
    <w:p ns2:paraId="1C11DACC" ns2:textId="77777777" w:rsidR="009602AE" w:rsidRPr="00FA1438" w:rsidRDefault="00895D30" w:rsidP="007F368D">
      <w:pPr>
        <w:pStyle w:val="ListBullet"/>
        <w:keepLines w:val="0"/>
        <w:spacing w:after="240"/>
      </w:pPr>
      <w:del w:id="21774" w:author="GoldenCorpusHarness" w:date="2026-03-28T22:23:47Z">
        <w:r>
          <w:delText>Further enlargement (progressive disease): Unequivocal new hepatomegaly, r</w:delText>
        </w:r>
      </w:del>
      <w:ins w:id="21775" w:author="GoldenCorpusHarness" w:date="2026-03-28T22:23:47Z">
        <w:r>
          <w:t>S</w:t>
        </w:r>
      </w:ins>
      <w:r>
        <w:t>ec</w:t>
      </w:r>
      <w:del w:id="21776" w:author="GoldenCorpusHarness" w:date="2026-03-28T22:23:47Z">
        <w:r>
          <w:delText>urre</w:delText>
        </w:r>
      </w:del>
      <w:ins w:id="21777" w:author="GoldenCorpusHarness" w:date="2026-03-28T22:23:47Z">
        <w:r>
          <w:t>tio</w:t>
        </w:r>
      </w:ins>
      <w:r>
        <w:t>n</w:t>
      </w:r>
      <w:del w:id="21778" w:author="GoldenCorpusHarness" w:date="2026-03-28T22:23:47Z">
        <w:r>
          <w:delText>t</w:delText>
        </w:r>
      </w:del>
      <w:r>
        <w:t xml:space="preserve"> </w:t>
      </w:r>
      <w:del w:id="21779" w:author="GoldenCorpusHarness" w:date="2026-03-28T22:23:47Z">
        <w:r>
          <w:delText>hepatomegaly,</w:delText>
        </w:r>
      </w:del>
      <w:ins w:id="21780" w:author="GoldenCorpusHarness" w:date="2026-03-28T22:23:47Z">
        <w:r>
          <w:t>5.1</w:t>
        </w:r>
      </w:ins>
      <w:r>
        <w:t xml:space="preserve"> </w:t>
      </w:r>
      <w:del w:id="21781" w:author="GoldenCorpusHarness" w:date="2026-03-28T22:23:47Z">
        <w:r>
          <w:delText xml:space="preserve">or </w:delText>
        </w:r>
      </w:del>
      <w:ins w:id="21782" w:author="GoldenCorpusHarness" w:date="2026-03-28T22:23:47Z">
        <w:r>
          <w:t>In</w:t>
        </w:r>
      </w:ins>
      <w:r>
        <w:t>cl</w:t>
      </w:r>
      <w:del w:id="21783" w:author="GoldenCorpusHarness" w:date="2026-03-28T22:23:47Z">
        <w:r>
          <w:delText>ear progres</w:delText>
        </w:r>
      </w:del>
      <w:ins w:id="21784" w:author="GoldenCorpusHarness" w:date="2026-03-28T22:23:47Z">
        <w:r>
          <w:t>u</w:t>
        </w:r>
      </w:ins>
      <w:r>
        <w:t xml:space="preserve">sion </w:t>
      </w:r>
      <w:del w:id="21785" w:author="GoldenCorpusHarness" w:date="2026-03-28T22:23:47Z">
        <w:r>
          <w:delText>of</w:delText>
        </w:r>
      </w:del>
      <w:ins w:id="21786" w:author="GoldenCorpusHarness" w:date="2026-03-28T22:23:47Z">
        <w:r>
          <w:t>Criteria</w:t>
        </w:r>
      </w:ins>
      <w:r>
        <w:t xml:space="preserve"> </w:t>
      </w:r>
      <w:ins w:id="21787" w:author="GoldenCorpusHarness" w:date="2026-03-28T22:23:47Z">
        <w:r>
          <w:t>- Crit</w:t>
        </w:r>
      </w:ins>
      <w:r>
        <w:t>e</w:t>
      </w:r>
      <w:del w:id="21788" w:author="GoldenCorpusHarness" w:date="2026-03-28T22:23:47Z">
        <w:r>
          <w:delText>x</w:delText>
        </w:r>
      </w:del>
      <w:ins w:id="21789" w:author="GoldenCorpusHarness" w:date="2026-03-28T22:23:47Z">
        <w:r>
          <w:t>r</w:t>
        </w:r>
      </w:ins>
      <w:r>
        <w:t>i</w:t>
      </w:r>
      <w:del w:id="21790" w:author="GoldenCorpusHarness" w:date="2026-03-28T22:23:47Z">
        <w:r>
          <w:delText>sti</w:delText>
        </w:r>
      </w:del>
      <w:ins w:id="21791" w:author="GoldenCorpusHarness" w:date="2026-03-28T22:23:47Z">
        <w:r>
          <w:t>a # 13 a</w:t>
        </w:r>
      </w:ins>
      <w:r>
        <w:t>n</w:t>
      </w:r>
      <w:del w:id="21792" w:author="GoldenCorpusHarness" w:date="2026-03-28T22:23:47Z">
        <w:r>
          <w:delText>g</w:delText>
        </w:r>
      </w:del>
      <w:ins w:id="21793" w:author="GoldenCorpusHarness" w:date="2026-03-28T22:23:47Z">
        <w:r>
          <w:t>d</w:t>
        </w:r>
      </w:ins>
      <w:r>
        <w:t xml:space="preserve"> </w:t>
      </w:r>
      <w:del w:id="21794" w:author="GoldenCorpusHarness" w:date="2026-03-28T22:23:47Z">
        <w:r>
          <w:delText xml:space="preserve">hepatomegaly. </w:delText>
        </w:r>
      </w:del>
      <w:ins w:id="21795" w:author="GoldenCorpusHarness" w:date="2026-03-28T22:23:47Z">
        <w:r>
          <w:t>14</w:t>
        </w:r>
      </w:ins>
    </w:p>
    <w:p ns2:paraId="740375B6" ns2:textId="77777777" w:rsidR="009602AE" w:rsidRPr="00E30922" w:rsidRDefault="00895D30" w:rsidP="00E30922">
      <w:pPr>
        <w:pStyle w:val="paragraph0"/>
        <w:rPr>
          <w:b/>
          <w:bCs/>
          <w:u w:val="single"/>
        </w:rPr>
      </w:pPr>
      <w:del w:id="21796" w:author="GoldenCorpusHarness" w:date="2026-03-28T22:23:47Z">
        <w:r>
          <w:delText>L</w:delText>
        </w:r>
      </w:del>
      <w:ins w:id="21797" w:author="GoldenCorpusHarness" w:date="2026-03-28T22:23:47Z">
        <w:r>
          <w:t>Male part</w:t>
        </w:r>
      </w:ins>
      <w:r>
        <w:t>i</w:t>
      </w:r>
      <w:del w:id="21798" w:author="GoldenCorpusHarness" w:date="2026-03-28T22:23:47Z">
        <w:r>
          <w:delText xml:space="preserve">ver </w:delText>
        </w:r>
      </w:del>
      <w:ins w:id="21799" w:author="GoldenCorpusHarness" w:date="2026-03-28T22:23:47Z">
        <w:r>
          <w:t>cip</w:t>
        </w:r>
      </w:ins>
      <w:r>
        <w:t>an</w:t>
      </w:r>
      <w:del w:id="21800" w:author="GoldenCorpusHarness" w:date="2026-03-28T22:23:47Z">
        <w:r>
          <w:delText>d Spleen Re</w:delText>
        </w:r>
      </w:del>
      <w:ins w:id="21801" w:author="GoldenCorpusHarness" w:date="2026-03-28T22:23:47Z">
        <w:r>
          <w:t>t</w:t>
        </w:r>
      </w:ins>
      <w:r>
        <w:t>s</w:t>
      </w:r>
      <w:del w:id="21802" w:author="GoldenCorpusHarness" w:date="2026-03-28T22:23:47Z">
        <w:r>
          <w:delText>ponse</w:delText>
        </w:r>
      </w:del>
      <w:ins w:id="21803" w:author="GoldenCorpusHarness" w:date="2026-03-28T22:23:47Z">
        <w:r>
          <w:t>:</w:t>
        </w:r>
      </w:ins>
    </w:p>
    <w:p ns2:paraId="43C7AA66" ns2:textId="3E409398" w:rsidR="009602AE" w:rsidRDefault="00895D30" w:rsidP="00E30922">
      <w:pPr>
        <w:pStyle w:val="paragraph0"/>
      </w:pPr>
      <w:r>
        <w:t>The l</w:t>
      </w:r>
      <w:del w:id="21804" w:author="GoldenCorpusHarness" w:date="2026-03-28T22:23:47Z">
        <w:r>
          <w:delText>iver and sple</w:delText>
        </w:r>
      </w:del>
      <w:r>
        <w:t>en</w:t>
      </w:r>
      <w:ins w:id="21805" w:author="GoldenCorpusHarness" w:date="2026-03-28T22:23:47Z">
        <w:r>
          <w:t>gth</w:t>
        </w:r>
      </w:ins>
      <w:r>
        <w:t xml:space="preserve"> </w:t>
      </w:r>
      <w:del w:id="21806" w:author="GoldenCorpusHarness" w:date="2026-03-28T22:23:47Z">
        <w:r>
          <w:delText>sh</w:delText>
        </w:r>
      </w:del>
      <w:r>
        <w:t>o</w:t>
      </w:r>
      <w:del w:id="21807" w:author="GoldenCorpusHarness" w:date="2026-03-28T22:23:47Z">
        <w:r>
          <w:delText>uld</w:delText>
        </w:r>
      </w:del>
      <w:ins w:id="21808" w:author="GoldenCorpusHarness" w:date="2026-03-28T22:23:47Z">
        <w:r>
          <w:t>f</w:t>
        </w:r>
      </w:ins>
      <w:r>
        <w:t xml:space="preserve"> </w:t>
      </w:r>
      <w:del w:id="21809" w:author="GoldenCorpusHarness" w:date="2026-03-28T22:23:47Z">
        <w:r>
          <w:delText>b</w:delText>
        </w:r>
      </w:del>
      <w:ins w:id="21810" w:author="GoldenCorpusHarness" w:date="2026-03-28T22:23:47Z">
        <w:r>
          <w:t>tim</w:t>
        </w:r>
      </w:ins>
      <w:r>
        <w:t xml:space="preserve">e </w:t>
      </w:r>
      <w:del w:id="21811" w:author="GoldenCorpusHarness" w:date="2026-03-28T22:23:47Z">
        <w:r>
          <w:delText>ass</w:delText>
        </w:r>
      </w:del>
      <w:ins w:id="21812" w:author="GoldenCorpusHarness" w:date="2026-03-28T22:23:47Z">
        <w:r>
          <w:t>r</w:t>
        </w:r>
      </w:ins>
      <w:r>
        <w:t>e</w:t>
      </w:r>
      <w:del w:id="21813" w:author="GoldenCorpusHarness" w:date="2026-03-28T22:23:47Z">
        <w:r>
          <w:delText>ss</w:delText>
        </w:r>
      </w:del>
      <w:ins w:id="21814" w:author="GoldenCorpusHarness" w:date="2026-03-28T22:23:47Z">
        <w:r>
          <w:t>quir</w:t>
        </w:r>
      </w:ins>
      <w:r>
        <w:t>ed to</w:t>
      </w:r>
      <w:del w:id="21815" w:author="GoldenCorpusHarness" w:date="2026-03-28T22:23:47Z">
        <w:r>
          <w:delText>g</w:delText>
        </w:r>
      </w:del>
      <w:ins w:id="21816" w:author="GoldenCorpusHarness" w:date="2026-03-28T22:23:47Z">
        <w:r>
          <w:t xml:space="preserve"> continu</w:t>
        </w:r>
      </w:ins>
      <w:r>
        <w:t>e</w:t>
      </w:r>
      <w:ins w:id="21817" w:author="GoldenCorpusHarness" w:date="2026-03-28T22:23:47Z">
        <w:r>
          <w:t xml:space="preserve"> con</w:t>
        </w:r>
      </w:ins>
      <w:r>
        <w:t>t</w:t>
      </w:r>
      <w:del w:id="21818" w:author="GoldenCorpusHarness" w:date="2026-03-28T22:23:47Z">
        <w:r>
          <w:delText>h</w:delText>
        </w:r>
      </w:del>
      <w:ins w:id="21819" w:author="GoldenCorpusHarness" w:date="2026-03-28T22:23:47Z">
        <w:r>
          <w:t>rac</w:t>
        </w:r>
      </w:ins>
      <w:r>
        <w:t>e</w:t>
      </w:r>
      <w:del w:id="21820" w:author="GoldenCorpusHarness" w:date="2026-03-28T22:23:47Z">
        <w:r>
          <w:delText>r</w:delText>
        </w:r>
      </w:del>
      <w:ins w:id="21821" w:author="GoldenCorpusHarness" w:date="2026-03-28T22:23:47Z">
        <w:r>
          <w:t>ption</w:t>
        </w:r>
      </w:ins>
      <w:r>
        <w:t xml:space="preserve"> for</w:t>
      </w:r>
      <w:del w:id="21822" w:author="GoldenCorpusHarness" w:date="2026-03-28T22:23:47Z">
        <w:r>
          <w:delText xml:space="preserve"> a response at</w:delText>
        </w:r>
      </w:del>
      <w:r>
        <w:t xml:space="preserve"> each </w:t>
      </w:r>
      <w:del w:id="21823" w:author="GoldenCorpusHarness" w:date="2026-03-28T22:23:47Z">
        <w:r>
          <w:delText>po</w:delText>
        </w:r>
      </w:del>
      <w:r>
        <w:t>st</w:t>
      </w:r>
      <w:del w:id="21824" w:author="GoldenCorpusHarness" w:date="2026-03-28T22:23:47Z">
        <w:r>
          <w:delText>-baseline</w:delText>
        </w:r>
      </w:del>
      <w:ins w:id="21825" w:author="GoldenCorpusHarness" w:date="2026-03-28T22:23:47Z">
        <w:r>
          <w:t>udy</w:t>
        </w:r>
      </w:ins>
      <w:r>
        <w:t xml:space="preserve"> </w:t>
      </w:r>
      <w:del w:id="21826" w:author="GoldenCorpusHarness" w:date="2026-03-28T22:23:47Z">
        <w:r>
          <w:delText>time po</w:delText>
        </w:r>
      </w:del>
      <w:r>
        <w:t>int</w:t>
      </w:r>
      <w:del w:id="21827" w:author="GoldenCorpusHarness" w:date="2026-03-28T22:23:47Z">
        <w:r>
          <w:delText xml:space="preserve"> bas</w:delText>
        </w:r>
      </w:del>
      <w:r>
        <w:t>e</w:t>
      </w:r>
      <w:del w:id="21828" w:author="GoldenCorpusHarness" w:date="2026-03-28T22:23:47Z">
        <w:r>
          <w:delText xml:space="preserve">d </w:delText>
        </w:r>
      </w:del>
      <w:ins w:id="21829" w:author="GoldenCorpusHarness" w:date="2026-03-28T22:23:47Z">
        <w:r>
          <w:t>rventi</w:t>
        </w:r>
      </w:ins>
      <w:r>
        <w:t xml:space="preserve">on </w:t>
      </w:r>
      <w:del w:id="21830" w:author="GoldenCorpusHarness" w:date="2026-03-28T22:23:47Z">
        <w:r>
          <w:delText>T</w:delText>
        </w:r>
      </w:del>
      <w:ins w:id="21831" w:author="GoldenCorpusHarness" w:date="2026-03-28T22:23:47Z">
        <w:r>
          <w:t xml:space="preserve">is </w:t>
        </w:r>
      </w:ins>
      <w:r>
        <w:t>a</w:t>
      </w:r>
      <w:del w:id="21832" w:author="GoldenCorpusHarness" w:date="2026-03-28T22:23:47Z">
        <w:r>
          <w:delText>b</w:delText>
        </w:r>
      </w:del>
      <w:ins w:id="21833" w:author="GoldenCorpusHarness" w:date="2026-03-28T22:23:47Z">
        <w:r>
          <w:t>s fo</w:t>
        </w:r>
      </w:ins>
      <w:r>
        <w:t>l</w:t>
      </w:r>
      <w:del w:id="21834" w:author="GoldenCorpusHarness" w:date="2026-03-28T22:23:47Z">
        <w:r>
          <w:delText>e 39</w:delText>
        </w:r>
      </w:del>
      <w:ins w:id="21835" w:author="GoldenCorpusHarness" w:date="2026-03-28T22:23:47Z">
        <w:r>
          <w:t>lows</w:t>
        </w:r>
      </w:ins>
      <w:r>
        <w:t>:</w:t>
      </w:r>
    </w:p>
    <w:p ns2:paraId="5DE0D874" ns2:textId="1B29E8CB" w:rsidR="009602AE" w:rsidRPr="00FA1438" w:rsidRDefault="00895D30" w:rsidP="002C608E">
      <w:pPr>
        <w:pStyle w:val="Caption"/>
        <w:rPr>
          <w:rFonts w:eastAsia="MS Gothic"/>
        </w:rPr>
      </w:pPr>
      <w:r>
        <w:t>T</w:t>
      </w:r>
      <w:ins w:id="21836" w:author="GoldenCorpusHarness" w:date="2026-03-28T22:23:47Z">
        <w:r>
          <w:t>reatment Group (Nemt</w:t>
        </w:r>
      </w:ins>
      <w:r>
        <w:t>ab</w:t>
      </w:r>
      <w:del w:id="21837" w:author="GoldenCorpusHarness" w:date="2026-03-28T22:23:47Z">
        <w:r>
          <w:delText>le</w:delText>
        </w:r>
      </w:del>
      <w:ins w:id="21838" w:author="GoldenCorpusHarness" w:date="2026-03-28T22:23:47Z">
        <w:r>
          <w:t>rutinib</w:t>
        </w:r>
      </w:ins>
      <w:r>
        <w:t xml:space="preserve"> </w:t>
      </w:r>
      <w:del w:id="21839" w:author="GoldenCorpusHarness" w:date="2026-03-28T22:23:47Z">
        <w:r>
          <w:delText>39Liver</w:delText>
        </w:r>
      </w:del>
      <w:ins w:id="21840" w:author="GoldenCorpusHarness" w:date="2026-03-28T22:23:47Z">
        <w:r>
          <w:t>+</w:t>
        </w:r>
      </w:ins>
      <w:r>
        <w:t xml:space="preserve"> </w:t>
      </w:r>
      <w:del w:id="21841" w:author="GoldenCorpusHarness" w:date="2026-03-28T22:23:47Z">
        <w:r>
          <w:delText>and Sple</w:delText>
        </w:r>
      </w:del>
      <w:ins w:id="21842" w:author="GoldenCorpusHarness" w:date="2026-03-28T22:23:47Z">
        <w:r>
          <w:t>V</w:t>
        </w:r>
      </w:ins>
      <w:r>
        <w:t>en</w:t>
      </w:r>
      <w:ins w:id="21843" w:author="GoldenCorpusHarness" w:date="2026-03-28T22:23:47Z">
        <w:r>
          <w:t>etoclax): 102</w:t>
        </w:r>
      </w:ins>
      <w:r>
        <w:t xml:space="preserve"> </w:t>
      </w:r>
      <w:del w:id="21844" w:author="GoldenCorpusHarness" w:date="2026-03-28T22:23:47Z">
        <w:r>
          <w:delText>Re</w:delText>
        </w:r>
      </w:del>
      <w:ins w:id="21845" w:author="GoldenCorpusHarness" w:date="2026-03-28T22:23:47Z">
        <w:r>
          <w:t>day</w:t>
        </w:r>
      </w:ins>
      <w:r>
        <w:t>s</w:t>
      </w:r>
      <w:del w:id="21846" w:author="GoldenCorpusHarness" w:date="2026-03-28T22:23:47Z">
        <w:r>
          <w:delText>ponses</w:delText>
        </w:r>
      </w:del>
      <w:ins w:id="21847" w:author="GoldenCorpusHarness" w:date="2026-03-28T22:23:47Z">
        <w:r>
          <w:t>.</w:t>
        </w:r>
      </w:ins>
    </w:p>
    <w:tbl>
      <w:tblPr>
        <w:tblW w:w="4835"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938"/>
        <w:gridCol w:w="3639"/>
        <w:gridCol w:w="2116"/>
      </w:tblGrid>
      <w:tr w:rsidR="003117E4" ns2:paraId="7BDBA966" ns2:textId="77777777" w:rsidTr="007B6957">
        <w:trPr>
          <w:trHeight w:val="197"/>
          <w:tblHeader/>
        </w:trPr>
        <w:tc>
          <w:tcPr>
            <w:tcW w:w="1690" w:type="pct"/>
            <w:tcMar>
              <w:top w:w="72" w:type="dxa"/>
              <w:left w:w="144" w:type="dxa"/>
              <w:bottom w:w="72" w:type="dxa"/>
              <w:right w:w="144" w:type="dxa"/>
            </w:tcMar>
            <w:vAlign w:val="center"/>
            <w:hideMark/>
          </w:tcPr>
          <w:p ns2:paraId="15DCCC56" ns2:textId="77777777" w:rsidR="009602AE" w:rsidRPr="00FA1438" w:rsidRDefault="00895D30" w:rsidP="007B6957">
            <w:pPr>
              <w:pStyle w:val="Paragraph"/>
              <w:spacing w:before="40" w:after="40"/>
              <w:rPr>
                <w:sz w:val="20"/>
                <w:szCs w:val="20"/>
              </w:rPr>
            </w:pPr>
            <w:r w:rsidRPr="00FA1438">
              <w:rPr>
                <w:b/>
                <w:bCs/>
                <w:sz w:val="20"/>
                <w:szCs w:val="20"/>
              </w:rPr>
              <w:t>Liver</w:t>
            </w:r>
          </w:p>
        </w:tc>
        <w:tc>
          <w:tcPr>
            <w:tcW w:w="2093" w:type="pct"/>
            <w:tcMar>
              <w:top w:w="72" w:type="dxa"/>
              <w:left w:w="144" w:type="dxa"/>
              <w:bottom w:w="72" w:type="dxa"/>
              <w:right w:w="144" w:type="dxa"/>
            </w:tcMar>
            <w:vAlign w:val="center"/>
            <w:hideMark/>
          </w:tcPr>
          <w:p ns2:paraId="5297ABD3" ns2:textId="77777777" w:rsidR="009602AE" w:rsidRPr="00FA1438" w:rsidRDefault="00895D30" w:rsidP="007B6957">
            <w:pPr>
              <w:pStyle w:val="Paragraph"/>
              <w:spacing w:before="40" w:after="40"/>
              <w:rPr>
                <w:sz w:val="20"/>
                <w:szCs w:val="20"/>
              </w:rPr>
            </w:pPr>
            <w:r w:rsidRPr="00FA1438">
              <w:rPr>
                <w:b/>
                <w:bCs/>
                <w:sz w:val="20"/>
                <w:szCs w:val="20"/>
              </w:rPr>
              <w:t>Spleen</w:t>
            </w:r>
          </w:p>
        </w:tc>
        <w:tc>
          <w:tcPr>
            <w:tcW w:w="1217" w:type="pct"/>
            <w:tcMar>
              <w:top w:w="72" w:type="dxa"/>
              <w:left w:w="144" w:type="dxa"/>
              <w:bottom w:w="72" w:type="dxa"/>
              <w:right w:w="144" w:type="dxa"/>
            </w:tcMar>
            <w:vAlign w:val="center"/>
            <w:hideMark/>
          </w:tcPr>
          <w:p ns2:paraId="1FA79A6A" ns2:textId="77777777" w:rsidR="009602AE" w:rsidRPr="00FA1438" w:rsidRDefault="00895D30" w:rsidP="007B6957">
            <w:pPr>
              <w:pStyle w:val="Paragraph"/>
              <w:spacing w:before="40" w:after="40"/>
              <w:rPr>
                <w:sz w:val="20"/>
                <w:szCs w:val="20"/>
              </w:rPr>
            </w:pPr>
            <w:r w:rsidRPr="00FA1438">
              <w:rPr>
                <w:b/>
                <w:bCs/>
                <w:sz w:val="20"/>
                <w:szCs w:val="20"/>
              </w:rPr>
              <w:t>Liver &amp; Spleen Response</w:t>
            </w:r>
          </w:p>
        </w:tc>
      </w:tr>
      <w:tr w:rsidR="003117E4" ns2:paraId="3BFBEE01" ns2:textId="77777777" w:rsidTr="007B6957">
        <w:trPr>
          <w:trHeight w:val="179"/>
        </w:trPr>
        <w:tc>
          <w:tcPr>
            <w:tcW w:w="1690" w:type="pct"/>
            <w:tcMar>
              <w:top w:w="72" w:type="dxa"/>
              <w:left w:w="144" w:type="dxa"/>
              <w:bottom w:w="72" w:type="dxa"/>
              <w:right w:w="144" w:type="dxa"/>
            </w:tcMar>
            <w:vAlign w:val="center"/>
            <w:hideMark/>
          </w:tcPr>
          <w:p ns2:paraId="34FEA68A" ns2:textId="77777777" w:rsidR="009602AE" w:rsidRPr="00FA1438" w:rsidRDefault="00895D30" w:rsidP="007B6957">
            <w:pPr>
              <w:pStyle w:val="Paragraph"/>
              <w:spacing w:before="40" w:after="40"/>
              <w:rPr>
                <w:sz w:val="20"/>
                <w:szCs w:val="20"/>
              </w:rPr>
            </w:pPr>
            <w:r w:rsidRPr="00FA1438">
              <w:rPr>
                <w:sz w:val="20"/>
                <w:szCs w:val="20"/>
              </w:rPr>
              <w:t>Normal</w:t>
            </w:r>
          </w:p>
        </w:tc>
        <w:tc>
          <w:tcPr>
            <w:tcW w:w="2093" w:type="pct"/>
            <w:tcMar>
              <w:top w:w="72" w:type="dxa"/>
              <w:left w:w="144" w:type="dxa"/>
              <w:bottom w:w="72" w:type="dxa"/>
              <w:right w:w="144" w:type="dxa"/>
            </w:tcMar>
            <w:vAlign w:val="center"/>
            <w:hideMark/>
          </w:tcPr>
          <w:p ns2:paraId="2847D8F9" ns2:textId="77777777" w:rsidR="009602AE" w:rsidRPr="00FA1438" w:rsidRDefault="00895D30" w:rsidP="007B6957">
            <w:pPr>
              <w:pStyle w:val="Paragraph"/>
              <w:spacing w:before="40" w:after="40"/>
              <w:rPr>
                <w:sz w:val="20"/>
                <w:szCs w:val="20"/>
              </w:rPr>
            </w:pPr>
            <w:r w:rsidRPr="00FA1438">
              <w:rPr>
                <w:sz w:val="20"/>
                <w:szCs w:val="20"/>
              </w:rPr>
              <w:t>Normal (</w:t>
            </w:r>
            <w:r>
              <w:rPr>
                <w:sz w:val="20"/>
                <w:szCs w:val="20"/>
              </w:rPr>
              <w:t>≤</w:t>
            </w:r>
            <w:r w:rsidRPr="00FA1438">
              <w:rPr>
                <w:sz w:val="20"/>
                <w:szCs w:val="20"/>
              </w:rPr>
              <w:t>13 cm)</w:t>
            </w:r>
          </w:p>
        </w:tc>
        <w:tc>
          <w:tcPr>
            <w:tcW w:w="1217" w:type="pct"/>
            <w:tcMar>
              <w:top w:w="72" w:type="dxa"/>
              <w:left w:w="144" w:type="dxa"/>
              <w:bottom w:w="72" w:type="dxa"/>
              <w:right w:w="144" w:type="dxa"/>
            </w:tcMar>
            <w:vAlign w:val="center"/>
            <w:hideMark/>
          </w:tcPr>
          <w:p ns2:paraId="675B7DF4" ns2:textId="77777777" w:rsidR="009602AE" w:rsidRPr="00FA1438" w:rsidRDefault="00895D30" w:rsidP="007B6957">
            <w:pPr>
              <w:pStyle w:val="Paragraph"/>
              <w:spacing w:before="40" w:after="40"/>
              <w:rPr>
                <w:sz w:val="20"/>
                <w:szCs w:val="20"/>
              </w:rPr>
            </w:pPr>
            <w:r w:rsidRPr="00FA1438">
              <w:rPr>
                <w:sz w:val="20"/>
                <w:szCs w:val="20"/>
              </w:rPr>
              <w:t>CR</w:t>
            </w:r>
          </w:p>
        </w:tc>
      </w:tr>
      <w:tr w:rsidR="003117E4" ns2:paraId="6ACF96C1" ns2:textId="77777777" w:rsidTr="007B6957">
        <w:trPr>
          <w:trHeight w:val="269"/>
        </w:trPr>
        <w:tc>
          <w:tcPr>
            <w:tcW w:w="1690" w:type="pct"/>
            <w:tcMar>
              <w:top w:w="72" w:type="dxa"/>
              <w:left w:w="144" w:type="dxa"/>
              <w:bottom w:w="72" w:type="dxa"/>
              <w:right w:w="144" w:type="dxa"/>
            </w:tcMar>
            <w:vAlign w:val="center"/>
            <w:hideMark/>
          </w:tcPr>
          <w:p ns2:paraId="4AE67993" ns2:textId="77777777" w:rsidR="009602AE" w:rsidRPr="00FA1438" w:rsidRDefault="00895D30" w:rsidP="007B6957">
            <w:pPr>
              <w:pStyle w:val="Paragraph"/>
              <w:spacing w:before="40" w:after="40"/>
              <w:rPr>
                <w:sz w:val="20"/>
                <w:szCs w:val="20"/>
              </w:rPr>
            </w:pPr>
            <w:r w:rsidRPr="00FA1438">
              <w:rPr>
                <w:sz w:val="20"/>
                <w:szCs w:val="20"/>
              </w:rPr>
              <w:t>Normal</w:t>
            </w:r>
          </w:p>
          <w:p ns2:paraId="06D2D4BF" ns2:textId="77777777" w:rsidR="009602AE" w:rsidRPr="00FA1438" w:rsidRDefault="00895D30"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hideMark/>
          </w:tcPr>
          <w:p ns2:paraId="61385CC8" ns2:textId="77777777" w:rsidR="009602AE" w:rsidRPr="00FA1438" w:rsidRDefault="00895D30" w:rsidP="007B6957">
            <w:pPr>
              <w:pStyle w:val="Paragraph"/>
              <w:spacing w:before="40" w:after="40"/>
              <w:rPr>
                <w:sz w:val="20"/>
                <w:szCs w:val="20"/>
              </w:rPr>
            </w:pPr>
            <w:r w:rsidRPr="00FA1438">
              <w:rPr>
                <w:sz w:val="20"/>
                <w:szCs w:val="20"/>
              </w:rPr>
              <w:t>PR (enlarged portion decreased ≥50%)</w:t>
            </w:r>
          </w:p>
        </w:tc>
        <w:tc>
          <w:tcPr>
            <w:tcW w:w="1217" w:type="pct"/>
            <w:tcMar>
              <w:top w:w="72" w:type="dxa"/>
              <w:left w:w="144" w:type="dxa"/>
              <w:bottom w:w="72" w:type="dxa"/>
              <w:right w:w="144" w:type="dxa"/>
            </w:tcMar>
            <w:vAlign w:val="center"/>
            <w:hideMark/>
          </w:tcPr>
          <w:p ns2:paraId="4A4C43BD" ns2:textId="77777777" w:rsidR="009602AE" w:rsidRPr="00FA1438" w:rsidRDefault="00895D30" w:rsidP="007B6957">
            <w:pPr>
              <w:pStyle w:val="Paragraph"/>
              <w:spacing w:before="40" w:after="40"/>
              <w:rPr>
                <w:sz w:val="20"/>
                <w:szCs w:val="20"/>
              </w:rPr>
            </w:pPr>
            <w:r w:rsidRPr="00FA1438">
              <w:rPr>
                <w:sz w:val="20"/>
                <w:szCs w:val="20"/>
              </w:rPr>
              <w:t>PR</w:t>
            </w:r>
          </w:p>
        </w:tc>
      </w:tr>
      <w:tr w:rsidR="003117E4" ns2:paraId="1765C9EC" ns2:textId="77777777" w:rsidTr="007B6957">
        <w:trPr>
          <w:trHeight w:val="144"/>
        </w:trPr>
        <w:tc>
          <w:tcPr>
            <w:tcW w:w="1690" w:type="pct"/>
            <w:tcMar>
              <w:top w:w="72" w:type="dxa"/>
              <w:left w:w="144" w:type="dxa"/>
              <w:bottom w:w="72" w:type="dxa"/>
              <w:right w:w="144" w:type="dxa"/>
            </w:tcMar>
            <w:vAlign w:val="center"/>
            <w:hideMark/>
          </w:tcPr>
          <w:p ns2:paraId="38D755F0" ns2:textId="77777777" w:rsidR="009602AE" w:rsidRPr="00FA1438" w:rsidRDefault="00895D30" w:rsidP="007B6957">
            <w:pPr>
              <w:pStyle w:val="Paragraph"/>
              <w:spacing w:before="40" w:after="40"/>
              <w:rPr>
                <w:sz w:val="20"/>
                <w:szCs w:val="20"/>
              </w:rPr>
            </w:pPr>
            <w:r w:rsidRPr="00FA1438">
              <w:rPr>
                <w:sz w:val="20"/>
                <w:szCs w:val="20"/>
              </w:rPr>
              <w:t xml:space="preserve">Enlarged but stable </w:t>
            </w:r>
          </w:p>
        </w:tc>
        <w:tc>
          <w:tcPr>
            <w:tcW w:w="2093" w:type="pct"/>
            <w:tcMar>
              <w:top w:w="72" w:type="dxa"/>
              <w:left w:w="144" w:type="dxa"/>
              <w:bottom w:w="72" w:type="dxa"/>
              <w:right w:w="144" w:type="dxa"/>
            </w:tcMar>
            <w:vAlign w:val="center"/>
            <w:hideMark/>
          </w:tcPr>
          <w:p ns2:paraId="38089A5A" ns2:textId="77777777" w:rsidR="009602AE" w:rsidRPr="00FA1438" w:rsidRDefault="00895D30" w:rsidP="007B6957">
            <w:pPr>
              <w:pStyle w:val="Paragraph"/>
              <w:spacing w:before="40" w:after="40"/>
              <w:rPr>
                <w:sz w:val="20"/>
                <w:szCs w:val="20"/>
              </w:rPr>
            </w:pPr>
            <w:r w:rsidRPr="00FA1438">
              <w:rPr>
                <w:sz w:val="20"/>
                <w:szCs w:val="20"/>
              </w:rPr>
              <w:t>CR (spleen went from enlarged to normal)</w:t>
            </w:r>
          </w:p>
        </w:tc>
        <w:tc>
          <w:tcPr>
            <w:tcW w:w="1217" w:type="pct"/>
            <w:tcMar>
              <w:top w:w="72" w:type="dxa"/>
              <w:left w:w="144" w:type="dxa"/>
              <w:bottom w:w="72" w:type="dxa"/>
              <w:right w:w="144" w:type="dxa"/>
            </w:tcMar>
            <w:vAlign w:val="center"/>
            <w:hideMark/>
          </w:tcPr>
          <w:p ns2:paraId="3D163115" ns2:textId="77777777" w:rsidR="009602AE" w:rsidRPr="00FA1438" w:rsidRDefault="00895D30" w:rsidP="007B6957">
            <w:pPr>
              <w:pStyle w:val="Paragraph"/>
              <w:spacing w:before="40" w:after="40"/>
              <w:rPr>
                <w:sz w:val="20"/>
                <w:szCs w:val="20"/>
              </w:rPr>
            </w:pPr>
            <w:r w:rsidRPr="00FA1438">
              <w:rPr>
                <w:sz w:val="20"/>
                <w:szCs w:val="20"/>
              </w:rPr>
              <w:t>PR</w:t>
            </w:r>
          </w:p>
        </w:tc>
      </w:tr>
      <w:tr w:rsidR="003117E4" ns2:paraId="5957EA1F" ns2:textId="77777777" w:rsidTr="007B6957">
        <w:trPr>
          <w:trHeight w:val="144"/>
        </w:trPr>
        <w:tc>
          <w:tcPr>
            <w:tcW w:w="1690" w:type="pct"/>
            <w:tcMar>
              <w:top w:w="72" w:type="dxa"/>
              <w:left w:w="144" w:type="dxa"/>
              <w:bottom w:w="72" w:type="dxa"/>
              <w:right w:w="144" w:type="dxa"/>
            </w:tcMar>
            <w:vAlign w:val="center"/>
          </w:tcPr>
          <w:p ns2:paraId="37002DAA" ns2:textId="77777777" w:rsidR="009602AE" w:rsidRPr="00FA1438" w:rsidRDefault="00895D30" w:rsidP="007B6957">
            <w:pPr>
              <w:pStyle w:val="Paragraph"/>
              <w:spacing w:before="40" w:after="40"/>
              <w:rPr>
                <w:sz w:val="20"/>
                <w:szCs w:val="20"/>
              </w:rPr>
            </w:pPr>
            <w:r w:rsidRPr="00FA1438">
              <w:rPr>
                <w:sz w:val="20"/>
                <w:szCs w:val="20"/>
              </w:rPr>
              <w:t>Went from enlarged to normal</w:t>
            </w:r>
          </w:p>
        </w:tc>
        <w:tc>
          <w:tcPr>
            <w:tcW w:w="2093" w:type="pct"/>
            <w:tcMar>
              <w:top w:w="72" w:type="dxa"/>
              <w:left w:w="144" w:type="dxa"/>
              <w:bottom w:w="72" w:type="dxa"/>
              <w:right w:w="144" w:type="dxa"/>
            </w:tcMar>
            <w:vAlign w:val="center"/>
          </w:tcPr>
          <w:p ns2:paraId="1CE49ED0" ns2:textId="77777777" w:rsidR="009602AE" w:rsidRPr="00FA1438" w:rsidRDefault="00895D30" w:rsidP="007B6957">
            <w:pPr>
              <w:pStyle w:val="Paragraph"/>
              <w:spacing w:before="40" w:after="40"/>
              <w:rPr>
                <w:sz w:val="20"/>
                <w:szCs w:val="20"/>
              </w:rPr>
            </w:pPr>
            <w:r w:rsidRPr="00FA1438">
              <w:rPr>
                <w:sz w:val="20"/>
                <w:szCs w:val="20"/>
              </w:rPr>
              <w:t>Stably enlarged</w:t>
            </w:r>
          </w:p>
        </w:tc>
        <w:tc>
          <w:tcPr>
            <w:tcW w:w="1217" w:type="pct"/>
            <w:tcMar>
              <w:top w:w="72" w:type="dxa"/>
              <w:left w:w="144" w:type="dxa"/>
              <w:bottom w:w="72" w:type="dxa"/>
              <w:right w:w="144" w:type="dxa"/>
            </w:tcMar>
            <w:vAlign w:val="center"/>
          </w:tcPr>
          <w:p ns2:paraId="09AD530E" ns2:textId="77777777" w:rsidR="009602AE" w:rsidRPr="00FA1438" w:rsidRDefault="00895D30" w:rsidP="007B6957">
            <w:pPr>
              <w:pStyle w:val="Paragraph"/>
              <w:spacing w:before="40" w:after="40"/>
              <w:rPr>
                <w:sz w:val="20"/>
                <w:szCs w:val="20"/>
              </w:rPr>
            </w:pPr>
            <w:r w:rsidRPr="00FA1438">
              <w:rPr>
                <w:sz w:val="20"/>
                <w:szCs w:val="20"/>
              </w:rPr>
              <w:t>PR</w:t>
            </w:r>
          </w:p>
        </w:tc>
      </w:tr>
      <w:tr w:rsidR="003117E4" ns2:paraId="6AF716C4" ns2:textId="77777777" w:rsidTr="007B6957">
        <w:trPr>
          <w:trHeight w:val="144"/>
        </w:trPr>
        <w:tc>
          <w:tcPr>
            <w:tcW w:w="1690" w:type="pct"/>
            <w:tcMar>
              <w:top w:w="72" w:type="dxa"/>
              <w:left w:w="144" w:type="dxa"/>
              <w:bottom w:w="72" w:type="dxa"/>
              <w:right w:w="144" w:type="dxa"/>
            </w:tcMar>
            <w:vAlign w:val="center"/>
          </w:tcPr>
          <w:p ns2:paraId="1CBD7D48" ns2:textId="77777777" w:rsidR="009602AE" w:rsidRPr="00FA1438" w:rsidRDefault="00895D30"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tcPr>
          <w:p ns2:paraId="2C7BFAB7" ns2:textId="77777777" w:rsidR="009602AE" w:rsidRPr="00FA1438" w:rsidRDefault="00895D30" w:rsidP="007B6957">
            <w:pPr>
              <w:pStyle w:val="Paragraph"/>
              <w:spacing w:before="40" w:after="40"/>
              <w:rPr>
                <w:sz w:val="20"/>
                <w:szCs w:val="20"/>
              </w:rPr>
            </w:pPr>
            <w:r w:rsidRPr="00FA1438">
              <w:rPr>
                <w:sz w:val="20"/>
                <w:szCs w:val="20"/>
              </w:rPr>
              <w:t>Remains normal</w:t>
            </w:r>
          </w:p>
        </w:tc>
        <w:tc>
          <w:tcPr>
            <w:tcW w:w="1217" w:type="pct"/>
            <w:tcMar>
              <w:top w:w="72" w:type="dxa"/>
              <w:left w:w="144" w:type="dxa"/>
              <w:bottom w:w="72" w:type="dxa"/>
              <w:right w:w="144" w:type="dxa"/>
            </w:tcMar>
            <w:vAlign w:val="center"/>
          </w:tcPr>
          <w:p ns2:paraId="2B4E03DE" ns2:textId="77777777" w:rsidR="009602AE" w:rsidRPr="00FA1438" w:rsidRDefault="00895D30" w:rsidP="007B6957">
            <w:pPr>
              <w:pStyle w:val="Paragraph"/>
              <w:spacing w:before="40" w:after="40"/>
              <w:rPr>
                <w:sz w:val="20"/>
                <w:szCs w:val="20"/>
              </w:rPr>
            </w:pPr>
            <w:r w:rsidRPr="00FA1438">
              <w:rPr>
                <w:sz w:val="20"/>
                <w:szCs w:val="20"/>
              </w:rPr>
              <w:t>SD</w:t>
            </w:r>
          </w:p>
        </w:tc>
      </w:tr>
      <w:tr w:rsidR="003117E4" ns2:paraId="13AF1E17" ns2:textId="77777777" w:rsidTr="007B6957">
        <w:trPr>
          <w:trHeight w:val="269"/>
        </w:trPr>
        <w:tc>
          <w:tcPr>
            <w:tcW w:w="1690" w:type="pct"/>
            <w:tcMar>
              <w:top w:w="72" w:type="dxa"/>
              <w:left w:w="144" w:type="dxa"/>
              <w:bottom w:w="72" w:type="dxa"/>
              <w:right w:w="144" w:type="dxa"/>
            </w:tcMar>
            <w:vAlign w:val="center"/>
            <w:hideMark/>
          </w:tcPr>
          <w:p ns2:paraId="2431431C" ns2:textId="77777777" w:rsidR="009602AE" w:rsidRPr="00FA1438" w:rsidRDefault="00895D30" w:rsidP="007B6957">
            <w:pPr>
              <w:pStyle w:val="Paragraph"/>
              <w:spacing w:before="40" w:after="40"/>
              <w:rPr>
                <w:sz w:val="20"/>
                <w:szCs w:val="20"/>
              </w:rPr>
            </w:pPr>
            <w:r w:rsidRPr="00FA1438">
              <w:rPr>
                <w:sz w:val="20"/>
                <w:szCs w:val="20"/>
              </w:rPr>
              <w:t>Remains normal or</w:t>
            </w:r>
          </w:p>
          <w:p ns2:paraId="10E83DDA" ns2:textId="77777777" w:rsidR="009602AE" w:rsidRPr="00FA1438" w:rsidRDefault="00895D30"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hideMark/>
          </w:tcPr>
          <w:p ns2:paraId="38997BE8" ns2:textId="77777777" w:rsidR="009602AE" w:rsidRPr="00FA1438" w:rsidRDefault="00895D30" w:rsidP="007B6957">
            <w:pPr>
              <w:pStyle w:val="Paragraph"/>
              <w:spacing w:before="40" w:after="40"/>
              <w:rPr>
                <w:sz w:val="20"/>
                <w:szCs w:val="20"/>
              </w:rPr>
            </w:pPr>
            <w:r w:rsidRPr="00FA1438">
              <w:rPr>
                <w:sz w:val="20"/>
                <w:szCs w:val="20"/>
              </w:rPr>
              <w:t>Stably enlarged</w:t>
            </w:r>
          </w:p>
        </w:tc>
        <w:tc>
          <w:tcPr>
            <w:tcW w:w="1217" w:type="pct"/>
            <w:tcMar>
              <w:top w:w="72" w:type="dxa"/>
              <w:left w:w="144" w:type="dxa"/>
              <w:bottom w:w="72" w:type="dxa"/>
              <w:right w:w="144" w:type="dxa"/>
            </w:tcMar>
            <w:vAlign w:val="center"/>
            <w:hideMark/>
          </w:tcPr>
          <w:p ns2:paraId="73335775" ns2:textId="77777777" w:rsidR="009602AE" w:rsidRPr="00FA1438" w:rsidRDefault="00895D30" w:rsidP="007B6957">
            <w:pPr>
              <w:pStyle w:val="Paragraph"/>
              <w:spacing w:before="40" w:after="40"/>
              <w:rPr>
                <w:sz w:val="20"/>
                <w:szCs w:val="20"/>
              </w:rPr>
            </w:pPr>
            <w:r w:rsidRPr="00FA1438">
              <w:rPr>
                <w:sz w:val="20"/>
                <w:szCs w:val="20"/>
              </w:rPr>
              <w:t>SD</w:t>
            </w:r>
          </w:p>
        </w:tc>
      </w:tr>
      <w:tr w:rsidR="003117E4" ns2:paraId="01AF2FDF" ns2:textId="77777777" w:rsidTr="007B6957">
        <w:trPr>
          <w:trHeight w:val="89"/>
        </w:trPr>
        <w:tc>
          <w:tcPr>
            <w:tcW w:w="1690" w:type="pct"/>
            <w:tcMar>
              <w:top w:w="72" w:type="dxa"/>
              <w:left w:w="144" w:type="dxa"/>
              <w:bottom w:w="72" w:type="dxa"/>
              <w:right w:w="144" w:type="dxa"/>
            </w:tcMar>
            <w:vAlign w:val="center"/>
            <w:hideMark/>
          </w:tcPr>
          <w:p ns2:paraId="40221220" ns2:textId="77777777" w:rsidR="009602AE" w:rsidRPr="00FA1438" w:rsidRDefault="00895D30" w:rsidP="007B6957">
            <w:pPr>
              <w:pStyle w:val="Paragraph"/>
              <w:spacing w:before="40" w:after="40"/>
              <w:rPr>
                <w:sz w:val="20"/>
                <w:szCs w:val="20"/>
              </w:rPr>
            </w:pPr>
            <w:r w:rsidRPr="00FA1438">
              <w:rPr>
                <w:sz w:val="20"/>
                <w:szCs w:val="20"/>
              </w:rPr>
              <w:t>Any except progression</w:t>
            </w:r>
          </w:p>
        </w:tc>
        <w:tc>
          <w:tcPr>
            <w:tcW w:w="2093" w:type="pct"/>
            <w:tcMar>
              <w:top w:w="72" w:type="dxa"/>
              <w:left w:w="144" w:type="dxa"/>
              <w:bottom w:w="72" w:type="dxa"/>
              <w:right w:w="144" w:type="dxa"/>
            </w:tcMar>
            <w:vAlign w:val="center"/>
            <w:hideMark/>
          </w:tcPr>
          <w:p ns2:paraId="761E312F" ns2:textId="77777777" w:rsidR="009602AE" w:rsidRPr="00FA1438" w:rsidRDefault="00895D30" w:rsidP="007B6957">
            <w:pPr>
              <w:pStyle w:val="Paragraph"/>
              <w:spacing w:before="40" w:after="40"/>
              <w:rPr>
                <w:sz w:val="20"/>
                <w:szCs w:val="20"/>
              </w:rPr>
            </w:pPr>
            <w:r w:rsidRPr="00FA1438">
              <w:rPr>
                <w:sz w:val="20"/>
                <w:szCs w:val="20"/>
              </w:rPr>
              <w:t>NE</w:t>
            </w:r>
          </w:p>
        </w:tc>
        <w:tc>
          <w:tcPr>
            <w:tcW w:w="1217" w:type="pct"/>
            <w:tcMar>
              <w:top w:w="72" w:type="dxa"/>
              <w:left w:w="144" w:type="dxa"/>
              <w:bottom w:w="72" w:type="dxa"/>
              <w:right w:w="144" w:type="dxa"/>
            </w:tcMar>
            <w:vAlign w:val="center"/>
            <w:hideMark/>
          </w:tcPr>
          <w:p ns2:paraId="7F51D6ED" ns2:textId="77777777" w:rsidR="009602AE" w:rsidRPr="00FA1438" w:rsidRDefault="00895D30" w:rsidP="007B6957">
            <w:pPr>
              <w:pStyle w:val="Paragraph"/>
              <w:spacing w:before="40" w:after="40"/>
              <w:rPr>
                <w:sz w:val="20"/>
                <w:szCs w:val="20"/>
              </w:rPr>
            </w:pPr>
            <w:r w:rsidRPr="00FA1438">
              <w:rPr>
                <w:sz w:val="20"/>
                <w:szCs w:val="20"/>
              </w:rPr>
              <w:t>NE (</w:t>
            </w:r>
            <w:r w:rsidRPr="00FA1438">
              <w:rPr>
                <w:sz w:val="20"/>
                <w:szCs w:val="20"/>
                <w:u w:val="single"/>
              </w:rPr>
              <w:t>extremely</w:t>
            </w:r>
            <w:r w:rsidRPr="00FA1438">
              <w:rPr>
                <w:sz w:val="20"/>
                <w:szCs w:val="20"/>
              </w:rPr>
              <w:t xml:space="preserve"> unlikely)</w:t>
            </w:r>
          </w:p>
        </w:tc>
      </w:tr>
      <w:tr w:rsidR="003117E4" ns2:paraId="54663E49" ns2:textId="77777777" w:rsidTr="007B6957">
        <w:trPr>
          <w:trHeight w:val="161"/>
        </w:trPr>
        <w:tc>
          <w:tcPr>
            <w:tcW w:w="1690" w:type="pct"/>
            <w:tcMar>
              <w:top w:w="72" w:type="dxa"/>
              <w:left w:w="144" w:type="dxa"/>
              <w:bottom w:w="72" w:type="dxa"/>
              <w:right w:w="144" w:type="dxa"/>
            </w:tcMar>
            <w:vAlign w:val="center"/>
            <w:hideMark/>
          </w:tcPr>
          <w:p ns2:paraId="38CC3589" ns2:textId="77777777" w:rsidR="009602AE" w:rsidRPr="00FA1438" w:rsidRDefault="00895D30" w:rsidP="007B6957">
            <w:pPr>
              <w:pStyle w:val="Paragraph"/>
              <w:spacing w:before="40" w:after="40"/>
              <w:rPr>
                <w:sz w:val="20"/>
                <w:szCs w:val="20"/>
              </w:rPr>
            </w:pPr>
            <w:r w:rsidRPr="00FA1438">
              <w:rPr>
                <w:sz w:val="20"/>
                <w:szCs w:val="20"/>
              </w:rPr>
              <w:t>NE</w:t>
            </w:r>
          </w:p>
        </w:tc>
        <w:tc>
          <w:tcPr>
            <w:tcW w:w="2093" w:type="pct"/>
            <w:tcMar>
              <w:top w:w="72" w:type="dxa"/>
              <w:left w:w="144" w:type="dxa"/>
              <w:bottom w:w="72" w:type="dxa"/>
              <w:right w:w="144" w:type="dxa"/>
            </w:tcMar>
            <w:vAlign w:val="center"/>
            <w:hideMark/>
          </w:tcPr>
          <w:p ns2:paraId="0D2E931B" ns2:textId="77777777" w:rsidR="009602AE" w:rsidRPr="00FA1438" w:rsidRDefault="00895D30" w:rsidP="007B6957">
            <w:pPr>
              <w:pStyle w:val="Paragraph"/>
              <w:spacing w:before="40" w:after="40"/>
              <w:rPr>
                <w:sz w:val="20"/>
                <w:szCs w:val="20"/>
              </w:rPr>
            </w:pPr>
            <w:r w:rsidRPr="00FA1438">
              <w:rPr>
                <w:sz w:val="20"/>
                <w:szCs w:val="20"/>
              </w:rPr>
              <w:t>Any except progression</w:t>
            </w:r>
          </w:p>
        </w:tc>
        <w:tc>
          <w:tcPr>
            <w:tcW w:w="1217" w:type="pct"/>
            <w:tcMar>
              <w:top w:w="72" w:type="dxa"/>
              <w:left w:w="144" w:type="dxa"/>
              <w:bottom w:w="72" w:type="dxa"/>
              <w:right w:w="144" w:type="dxa"/>
            </w:tcMar>
            <w:vAlign w:val="center"/>
            <w:hideMark/>
          </w:tcPr>
          <w:p ns2:paraId="4ECE1E1E" ns2:textId="77777777" w:rsidR="009602AE" w:rsidRPr="00FA1438" w:rsidRDefault="00895D30" w:rsidP="007B6957">
            <w:pPr>
              <w:pStyle w:val="Paragraph"/>
              <w:spacing w:before="40" w:after="40"/>
              <w:rPr>
                <w:sz w:val="20"/>
                <w:szCs w:val="20"/>
              </w:rPr>
            </w:pPr>
            <w:r w:rsidRPr="00FA1438">
              <w:rPr>
                <w:sz w:val="20"/>
                <w:szCs w:val="20"/>
              </w:rPr>
              <w:t>NE (</w:t>
            </w:r>
            <w:r w:rsidRPr="00FA1438">
              <w:rPr>
                <w:sz w:val="20"/>
                <w:szCs w:val="20"/>
                <w:u w:val="single"/>
              </w:rPr>
              <w:t>extremely</w:t>
            </w:r>
            <w:r w:rsidRPr="00FA1438">
              <w:rPr>
                <w:sz w:val="20"/>
                <w:szCs w:val="20"/>
              </w:rPr>
              <w:t xml:space="preserve"> unlikely)</w:t>
            </w:r>
          </w:p>
        </w:tc>
      </w:tr>
      <w:tr w:rsidR="003117E4" ns2:paraId="53815457" ns2:textId="77777777" w:rsidTr="007B6957">
        <w:trPr>
          <w:trHeight w:val="144"/>
        </w:trPr>
        <w:tc>
          <w:tcPr>
            <w:tcW w:w="1690" w:type="pct"/>
            <w:tcMar>
              <w:top w:w="72" w:type="dxa"/>
              <w:left w:w="144" w:type="dxa"/>
              <w:bottom w:w="72" w:type="dxa"/>
              <w:right w:w="144" w:type="dxa"/>
            </w:tcMar>
            <w:vAlign w:val="center"/>
            <w:hideMark/>
          </w:tcPr>
          <w:p ns2:paraId="71706B1B" ns2:textId="77777777" w:rsidR="009602AE" w:rsidRPr="00FA1438" w:rsidRDefault="00895D30" w:rsidP="007B6957">
            <w:pPr>
              <w:pStyle w:val="Paragraph"/>
              <w:spacing w:before="40" w:after="40"/>
              <w:rPr>
                <w:sz w:val="20"/>
                <w:szCs w:val="20"/>
              </w:rPr>
            </w:pPr>
            <w:r w:rsidRPr="00FA1438">
              <w:rPr>
                <w:sz w:val="20"/>
                <w:szCs w:val="20"/>
              </w:rPr>
              <w:t>Progression</w:t>
            </w:r>
          </w:p>
          <w:p ns2:paraId="00C9DCEE" ns2:textId="77777777" w:rsidR="009602AE" w:rsidRPr="00FA1438" w:rsidRDefault="00895D30" w:rsidP="007B6957">
            <w:pPr>
              <w:pStyle w:val="Paragraph"/>
              <w:spacing w:before="40" w:after="40"/>
              <w:rPr>
                <w:sz w:val="20"/>
                <w:szCs w:val="20"/>
              </w:rPr>
            </w:pPr>
            <w:r w:rsidRPr="00FA1438">
              <w:rPr>
                <w:sz w:val="20"/>
                <w:szCs w:val="20"/>
              </w:rPr>
              <w:t xml:space="preserve">Newly enlarged </w:t>
            </w:r>
            <w:r w:rsidRPr="00FA1438">
              <w:rPr>
                <w:sz w:val="20"/>
                <w:szCs w:val="20"/>
                <w:u w:val="single"/>
              </w:rPr>
              <w:t>or</w:t>
            </w:r>
            <w:r w:rsidRPr="00FA1438">
              <w:rPr>
                <w:sz w:val="20"/>
                <w:szCs w:val="20"/>
              </w:rPr>
              <w:t xml:space="preserve">  </w:t>
            </w:r>
          </w:p>
          <w:p ns2:paraId="5B2D3C26" ns2:textId="77777777" w:rsidR="009602AE" w:rsidRPr="00FA1438" w:rsidRDefault="00895D30" w:rsidP="007B6957">
            <w:pPr>
              <w:pStyle w:val="Paragraph"/>
              <w:spacing w:before="40" w:after="40"/>
              <w:rPr>
                <w:sz w:val="20"/>
                <w:szCs w:val="20"/>
              </w:rPr>
            </w:pPr>
            <w:r w:rsidRPr="00FA1438">
              <w:rPr>
                <w:sz w:val="20"/>
                <w:szCs w:val="20"/>
              </w:rPr>
              <w:t>Definite growth from prior time</w:t>
            </w:r>
            <w:r>
              <w:rPr>
                <w:sz w:val="20"/>
                <w:szCs w:val="20"/>
              </w:rPr>
              <w:t xml:space="preserve"> </w:t>
            </w:r>
            <w:r w:rsidRPr="00FA1438">
              <w:rPr>
                <w:sz w:val="20"/>
                <w:szCs w:val="20"/>
              </w:rPr>
              <w:t>point</w:t>
            </w:r>
          </w:p>
        </w:tc>
        <w:tc>
          <w:tcPr>
            <w:tcW w:w="2093" w:type="pct"/>
            <w:tcMar>
              <w:top w:w="72" w:type="dxa"/>
              <w:left w:w="144" w:type="dxa"/>
              <w:bottom w:w="72" w:type="dxa"/>
              <w:right w:w="144" w:type="dxa"/>
            </w:tcMar>
            <w:vAlign w:val="center"/>
            <w:hideMark/>
          </w:tcPr>
          <w:p ns2:paraId="716965A7" ns2:textId="77777777" w:rsidR="009602AE" w:rsidRPr="00FA1438" w:rsidRDefault="00895D30" w:rsidP="007B6957">
            <w:pPr>
              <w:pStyle w:val="Paragraph"/>
              <w:spacing w:before="40" w:after="40"/>
              <w:rPr>
                <w:sz w:val="20"/>
                <w:szCs w:val="20"/>
              </w:rPr>
            </w:pPr>
            <w:r w:rsidRPr="00FA1438">
              <w:rPr>
                <w:sz w:val="20"/>
                <w:szCs w:val="20"/>
              </w:rPr>
              <w:t>Any</w:t>
            </w:r>
          </w:p>
        </w:tc>
        <w:tc>
          <w:tcPr>
            <w:tcW w:w="1217" w:type="pct"/>
            <w:tcMar>
              <w:top w:w="72" w:type="dxa"/>
              <w:left w:w="144" w:type="dxa"/>
              <w:bottom w:w="72" w:type="dxa"/>
              <w:right w:w="144" w:type="dxa"/>
            </w:tcMar>
            <w:vAlign w:val="center"/>
            <w:hideMark/>
          </w:tcPr>
          <w:p ns2:paraId="736DB9E4"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ns2:paraId="29B6E637" ns2:textId="77777777" w:rsidTr="007B6957">
        <w:trPr>
          <w:trHeight w:val="144"/>
        </w:trPr>
        <w:tc>
          <w:tcPr>
            <w:tcW w:w="1690" w:type="pct"/>
            <w:tcMar>
              <w:top w:w="72" w:type="dxa"/>
              <w:left w:w="144" w:type="dxa"/>
              <w:bottom w:w="72" w:type="dxa"/>
              <w:right w:w="144" w:type="dxa"/>
            </w:tcMar>
            <w:vAlign w:val="center"/>
            <w:hideMark/>
          </w:tcPr>
          <w:p ns2:paraId="238D78D4" ns2:textId="77777777" w:rsidR="009602AE" w:rsidRPr="00FA1438" w:rsidRDefault="00895D30" w:rsidP="007B6957">
            <w:pPr>
              <w:pStyle w:val="Paragraph"/>
              <w:spacing w:before="40" w:after="40"/>
              <w:rPr>
                <w:sz w:val="20"/>
                <w:szCs w:val="20"/>
              </w:rPr>
            </w:pPr>
            <w:r w:rsidRPr="00FA1438">
              <w:rPr>
                <w:sz w:val="20"/>
                <w:szCs w:val="20"/>
              </w:rPr>
              <w:t>Any</w:t>
            </w:r>
          </w:p>
        </w:tc>
        <w:tc>
          <w:tcPr>
            <w:tcW w:w="2093" w:type="pct"/>
            <w:tcMar>
              <w:top w:w="72" w:type="dxa"/>
              <w:left w:w="144" w:type="dxa"/>
              <w:bottom w:w="72" w:type="dxa"/>
              <w:right w:w="144" w:type="dxa"/>
            </w:tcMar>
            <w:vAlign w:val="center"/>
            <w:hideMark/>
          </w:tcPr>
          <w:p ns2:paraId="05613416" ns2:textId="77777777" w:rsidR="009602AE" w:rsidRPr="00FA1438" w:rsidRDefault="00895D30" w:rsidP="007B6957">
            <w:pPr>
              <w:pStyle w:val="Paragraph"/>
              <w:spacing w:before="40" w:after="40"/>
              <w:rPr>
                <w:sz w:val="20"/>
                <w:szCs w:val="20"/>
              </w:rPr>
            </w:pPr>
            <w:r w:rsidRPr="00FA1438">
              <w:rPr>
                <w:sz w:val="20"/>
                <w:szCs w:val="20"/>
              </w:rPr>
              <w:t>Progression</w:t>
            </w:r>
          </w:p>
          <w:p ns2:paraId="7D17E603" ns2:textId="77777777" w:rsidR="009602AE" w:rsidRPr="00FA1438" w:rsidRDefault="00895D30" w:rsidP="007B6957">
            <w:pPr>
              <w:pStyle w:val="Paragraph"/>
              <w:spacing w:before="40" w:after="40"/>
              <w:rPr>
                <w:sz w:val="20"/>
                <w:szCs w:val="20"/>
              </w:rPr>
            </w:pPr>
            <w:r w:rsidRPr="00FA1438">
              <w:rPr>
                <w:sz w:val="20"/>
                <w:szCs w:val="20"/>
              </w:rPr>
              <w:t xml:space="preserve">50% increase from </w:t>
            </w:r>
            <w:r>
              <w:rPr>
                <w:sz w:val="20"/>
                <w:szCs w:val="20"/>
              </w:rPr>
              <w:t>nadir</w:t>
            </w:r>
            <w:r w:rsidRPr="00FA1438">
              <w:rPr>
                <w:sz w:val="20"/>
                <w:szCs w:val="20"/>
              </w:rPr>
              <w:t xml:space="preserve"> (≥1 cm increase)</w:t>
            </w:r>
          </w:p>
          <w:p ns2:paraId="18DFFFDF" ns2:textId="77777777" w:rsidR="009602AE" w:rsidRPr="00FA1438" w:rsidRDefault="00895D30" w:rsidP="007B6957">
            <w:pPr>
              <w:pStyle w:val="Paragraph"/>
              <w:spacing w:before="40" w:after="40"/>
              <w:rPr>
                <w:sz w:val="20"/>
                <w:szCs w:val="20"/>
              </w:rPr>
            </w:pPr>
            <w:r w:rsidRPr="00FA1438">
              <w:rPr>
                <w:sz w:val="20"/>
                <w:szCs w:val="20"/>
              </w:rPr>
              <w:t>Regrowth of prior splenomegaly (≥2 cm increase)</w:t>
            </w:r>
          </w:p>
          <w:p ns2:paraId="6467CE60" ns2:textId="77777777" w:rsidR="009602AE" w:rsidRPr="00FA1438" w:rsidRDefault="00895D30" w:rsidP="007B6957">
            <w:pPr>
              <w:pStyle w:val="Paragraph"/>
              <w:spacing w:before="40" w:after="40"/>
              <w:rPr>
                <w:sz w:val="20"/>
                <w:szCs w:val="20"/>
              </w:rPr>
            </w:pPr>
            <w:r w:rsidRPr="00FA1438">
              <w:rPr>
                <w:sz w:val="20"/>
                <w:szCs w:val="20"/>
              </w:rPr>
              <w:t>New splenomegaly (</w:t>
            </w:r>
            <w:r>
              <w:rPr>
                <w:sz w:val="20"/>
                <w:szCs w:val="20"/>
              </w:rPr>
              <w:t>&gt;</w:t>
            </w:r>
            <w:r w:rsidRPr="00FA1438">
              <w:rPr>
                <w:sz w:val="20"/>
                <w:szCs w:val="20"/>
              </w:rPr>
              <w:t>13 cm and ≥2 cm increase)</w:t>
            </w:r>
          </w:p>
        </w:tc>
        <w:tc>
          <w:tcPr>
            <w:tcW w:w="1217" w:type="pct"/>
            <w:tcMar>
              <w:top w:w="72" w:type="dxa"/>
              <w:left w:w="144" w:type="dxa"/>
              <w:bottom w:w="72" w:type="dxa"/>
              <w:right w:w="144" w:type="dxa"/>
            </w:tcMar>
            <w:vAlign w:val="center"/>
            <w:hideMark/>
          </w:tcPr>
          <w:p ns2:paraId="7D6513D6"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ns2:paraId="56733F86" ns2:textId="77777777" w:rsidTr="007B6957">
        <w:trPr>
          <w:trHeight w:val="144"/>
        </w:trPr>
        <w:tc>
          <w:tcPr>
            <w:tcW w:w="5000" w:type="pct"/>
            <w:gridSpan w:val="3"/>
            <w:tcMar>
              <w:top w:w="72" w:type="dxa"/>
              <w:left w:w="144" w:type="dxa"/>
              <w:bottom w:w="72" w:type="dxa"/>
              <w:right w:w="144" w:type="dxa"/>
            </w:tcMar>
            <w:vAlign w:val="center"/>
          </w:tcPr>
          <w:p ns2:paraId="68AA8DFD" ns2:textId="77777777" w:rsidR="009602AE" w:rsidRPr="007F368D" w:rsidRDefault="00895D30" w:rsidP="007B6957">
            <w:pPr>
              <w:pStyle w:val="TableFootnote"/>
              <w:spacing w:before="40" w:after="40"/>
            </w:pPr>
            <w:r w:rsidRPr="007F368D">
              <w:t>CR=complete response/remission, NE=not evaluable; PR=partial response/remission; SD=stable disease.</w:t>
            </w:r>
          </w:p>
          <w:p ns2:paraId="72162415" ns2:textId="77777777" w:rsidR="009602AE" w:rsidRPr="007F368D" w:rsidRDefault="00895D30" w:rsidP="007B6957">
            <w:pPr>
              <w:pStyle w:val="TableFootnote"/>
              <w:spacing w:before="40" w:after="40"/>
            </w:pPr>
            <w:r w:rsidRPr="007F368D">
              <w:t>Note: To be considered “enlarged” for the purposes of this assessment, the liver must be enlarged (qualitative assessment by experienced reviewer) without any non-malignant explanation for the enlargement.</w:t>
            </w:r>
          </w:p>
        </w:tc>
      </w:tr>
    </w:tbl>
    <w:p ns2:paraId="1E58E84D" ns2:textId="77777777" w:rsidR="009602AE" w:rsidRPr="00FA1438" w:rsidRDefault="00895D30" w:rsidP="00E30922">
      <w:pPr>
        <w:pStyle w:val="paragraph0"/>
        <w:rPr>
          <w:b/>
          <w:bCs/>
          <w:u w:val="single"/>
        </w:rPr>
      </w:pPr>
      <w:del w:id="21848" w:author="GoldenCorpusHarness" w:date="2026-03-28T22:23:47Z">
        <w:r>
          <w:delText>Clinical Data</w:delText>
        </w:r>
      </w:del>
    </w:p>
    <w:p ns2:paraId="53D485AC" ns2:textId="77777777" w:rsidR="009602AE" w:rsidRPr="00FA1438" w:rsidRDefault="00895D30" w:rsidP="00E30922">
      <w:pPr>
        <w:pStyle w:val="paragraph0"/>
        <w:rPr>
          <w:lang w:val="en"/>
        </w:rPr>
      </w:pPr>
      <w:del w:id="21849" w:author="GoldenCorpusHarness" w:date="2026-03-28T22:23:47Z">
        <w:r>
          <w:delText>At eac</w:delText>
        </w:r>
      </w:del>
      <w:ins w:id="21850" w:author="GoldenCorpusHarness" w:date="2026-03-28T22:23:47Z">
        <w:r>
          <w:t>Pro</w:t>
        </w:r>
      </w:ins>
      <w:r>
        <w:t>h</w:t>
      </w:r>
      <w:del w:id="21851" w:author="GoldenCorpusHarness" w:date="2026-03-28T22:23:47Z">
        <w:r>
          <w:delText xml:space="preserve"> follow-up t</w:delText>
        </w:r>
      </w:del>
      <w:r>
        <w:t>i</w:t>
      </w:r>
      <w:del w:id="21852" w:author="GoldenCorpusHarness" w:date="2026-03-28T22:23:47Z">
        <w:r>
          <w:delText>me po</w:delText>
        </w:r>
      </w:del>
      <w:ins w:id="21853" w:author="GoldenCorpusHarness" w:date="2026-03-28T22:23:47Z">
        <w:r>
          <w:t>b</w:t>
        </w:r>
      </w:ins>
      <w:r>
        <w:t>i</w:t>
      </w:r>
      <w:del w:id="21854" w:author="GoldenCorpusHarness" w:date="2026-03-28T22:23:47Z">
        <w:r>
          <w:delText>nt, constitu</w:delText>
        </w:r>
      </w:del>
      <w:r>
        <w:t>tion</w:t>
      </w:r>
      <w:del w:id="21855" w:author="GoldenCorpusHarness" w:date="2026-03-28T22:23:47Z">
        <w:r>
          <w:delText>al</w:delText>
        </w:r>
      </w:del>
      <w:r>
        <w:t xml:space="preserve"> </w:t>
      </w:r>
      <w:del w:id="21856" w:author="GoldenCorpusHarness" w:date="2026-03-28T22:23:47Z">
        <w:r>
          <w:delText>sympt</w:delText>
        </w:r>
      </w:del>
      <w:r>
        <w:t>o</w:t>
      </w:r>
      <w:del w:id="21857" w:author="GoldenCorpusHarness" w:date="2026-03-28T22:23:47Z">
        <w:r>
          <w:delText>ms,</w:delText>
        </w:r>
      </w:del>
      <w:ins w:id="21858" w:author="GoldenCorpusHarness" w:date="2026-03-28T22:23:47Z">
        <w:r>
          <w:t>f</w:t>
        </w:r>
      </w:ins>
      <w:r>
        <w:t xml:space="preserve"> </w:t>
      </w:r>
      <w:del w:id="21859" w:author="GoldenCorpusHarness" w:date="2026-03-28T22:23:47Z">
        <w:r>
          <w:delText>circul</w:delText>
        </w:r>
      </w:del>
      <w:ins w:id="21860" w:author="GoldenCorpusHarness" w:date="2026-03-28T22:23:47Z">
        <w:r>
          <w:t>don</w:t>
        </w:r>
      </w:ins>
      <w:r>
        <w:t xml:space="preserve">ating </w:t>
      </w:r>
      <w:del w:id="21861" w:author="GoldenCorpusHarness" w:date="2026-03-28T22:23:47Z">
        <w:r>
          <w:delText>ly</w:delText>
        </w:r>
      </w:del>
      <w:ins w:id="21862" w:author="GoldenCorpusHarness" w:date="2026-03-28T22:23:47Z">
        <w:r>
          <w:t>sper</w:t>
        </w:r>
      </w:ins>
      <w:r>
        <w:t>m</w:t>
      </w:r>
      <w:del w:id="21863" w:author="GoldenCorpusHarness" w:date="2026-03-28T22:23:47Z">
        <w:r>
          <w:delText>p</w:delText>
        </w:r>
      </w:del>
      <w:ins w:id="21864" w:author="GoldenCorpusHarness" w:date="2026-03-28T22:23:47Z">
        <w:r>
          <w:t xml:space="preserve"> during t</w:t>
        </w:r>
      </w:ins>
      <w:r>
        <w:t>h</w:t>
      </w:r>
      <w:del w:id="21865" w:author="GoldenCorpusHarness" w:date="2026-03-28T22:23:47Z">
        <w:r>
          <w:delText>ocyt</w:delText>
        </w:r>
      </w:del>
      <w:r>
        <w:t xml:space="preserve">e </w:t>
      </w:r>
      <w:del w:id="21866" w:author="GoldenCorpusHarness" w:date="2026-03-28T22:23:47Z">
        <w:r>
          <w:delText>cou</w:delText>
        </w:r>
      </w:del>
      <w:ins w:id="21867" w:author="GoldenCorpusHarness" w:date="2026-03-28T22:23:47Z">
        <w:r>
          <w:t>treatme</w:t>
        </w:r>
      </w:ins>
      <w:r>
        <w:t>nt</w:t>
      </w:r>
      <w:del w:id="21868" w:author="GoldenCorpusHarness" w:date="2026-03-28T22:23:47Z">
        <w:r>
          <w:delText>, platelet count, neutrophil count, hemoglobin,</w:delText>
        </w:r>
      </w:del>
      <w:r>
        <w:t xml:space="preserve"> and </w:t>
      </w:r>
      <w:del w:id="21869" w:author="GoldenCorpusHarness" w:date="2026-03-28T22:23:47Z">
        <w:r>
          <w:delText>bo</w:delText>
        </w:r>
      </w:del>
      <w:ins w:id="21870" w:author="GoldenCorpusHarness" w:date="2026-03-28T22:23:47Z">
        <w:r>
          <w:t>u</w:t>
        </w:r>
      </w:ins>
      <w:r>
        <w:t>n</w:t>
      </w:r>
      <w:del w:id="21871" w:author="GoldenCorpusHarness" w:date="2026-03-28T22:23:47Z">
        <w:r>
          <w:delText>e marrow w</w:delText>
        </w:r>
      </w:del>
      <w:ins w:id="21872" w:author="GoldenCorpusHarness" w:date="2026-03-28T22:23:47Z">
        <w:r>
          <w:t>t</w:t>
        </w:r>
      </w:ins>
      <w:r>
        <w:t>il</w:t>
      </w:r>
      <w:del w:id="21873" w:author="GoldenCorpusHarness" w:date="2026-03-28T22:23:47Z">
        <w:r>
          <w:delText>l also be considered as part of the response assessment.</w:delText>
        </w:r>
      </w:del>
      <w:ins w:id="21874" w:author="GoldenCorpusHarness" w:date="2026-03-28T22:23:47Z">
        <w:r>
          <w:t>:</w:t>
        </w:r>
      </w:ins>
    </w:p>
    <w:p ns2:paraId="1B18FE10" ns2:textId="77777777" w:rsidR="009602AE" w:rsidRPr="00FA1438" w:rsidRDefault="00895D30" w:rsidP="00E30922">
      <w:pPr>
        <w:pStyle w:val="paragraph0"/>
        <w:rPr>
          <w:i/>
          <w:iCs/>
          <w:u w:val="single"/>
        </w:rPr>
      </w:pPr>
      <w:del w:id="21875" w:author="GoldenCorpusHarness" w:date="2026-03-28T22:23:47Z">
        <w:r>
          <w:delText>C</w:delText>
        </w:r>
      </w:del>
      <w:ins w:id="21876" w:author="GoldenCorpusHarness" w:date="2026-03-28T22:23:47Z">
        <w:r>
          <w:t>Treatment Gr</w:t>
        </w:r>
      </w:ins>
      <w:r>
        <w:t>o</w:t>
      </w:r>
      <w:del w:id="21877" w:author="GoldenCorpusHarness" w:date="2026-03-28T22:23:47Z">
        <w:r>
          <w:delText>ns</w:delText>
        </w:r>
      </w:del>
      <w:ins w:id="21878" w:author="GoldenCorpusHarness" w:date="2026-03-28T22:23:47Z">
        <w:r>
          <w:t>up (Nem</w:t>
        </w:r>
      </w:ins>
      <w:r>
        <w:t>t</w:t>
      </w:r>
      <w:del w:id="21879" w:author="GoldenCorpusHarness" w:date="2026-03-28T22:23:47Z">
        <w:r>
          <w:delText>it</w:delText>
        </w:r>
      </w:del>
      <w:ins w:id="21880" w:author="GoldenCorpusHarness" w:date="2026-03-28T22:23:47Z">
        <w:r>
          <w:t>abr</w:t>
        </w:r>
      </w:ins>
      <w:r>
        <w:t>uti</w:t>
      </w:r>
      <w:del w:id="21881" w:author="GoldenCorpusHarness" w:date="2026-03-28T22:23:47Z">
        <w:r>
          <w:delText>o</w:delText>
        </w:r>
      </w:del>
      <w:r>
        <w:t>n</w:t>
      </w:r>
      <w:del w:id="21882" w:author="GoldenCorpusHarness" w:date="2026-03-28T22:23:47Z">
        <w:r>
          <w:delText>al</w:delText>
        </w:r>
      </w:del>
      <w:ins w:id="21883" w:author="GoldenCorpusHarness" w:date="2026-03-28T22:23:47Z">
        <w:r>
          <w:t>ib</w:t>
        </w:r>
      </w:ins>
      <w:r>
        <w:t xml:space="preserve"> </w:t>
      </w:r>
      <w:del w:id="21884" w:author="GoldenCorpusHarness" w:date="2026-03-28T22:23:47Z">
        <w:r>
          <w:delText>Symp</w:delText>
        </w:r>
      </w:del>
      <w:ins w:id="21885" w:author="GoldenCorpusHarness" w:date="2026-03-28T22:23:47Z">
        <w:r>
          <w:t>+ Vene</w:t>
        </w:r>
      </w:ins>
      <w:r>
        <w:t>to</w:t>
      </w:r>
      <w:del w:id="21886" w:author="GoldenCorpusHarness" w:date="2026-03-28T22:23:47Z">
        <w:r>
          <w:delText>m</w:delText>
        </w:r>
      </w:del>
      <w:ins w:id="21887" w:author="GoldenCorpusHarness" w:date="2026-03-28T22:23:47Z">
        <w:r>
          <w:t>clax): 102 day</w:t>
        </w:r>
      </w:ins>
      <w:r>
        <w:t>s</w:t>
      </w:r>
      <w:ins w:id="21888" w:author="GoldenCorpusHarness" w:date="2026-03-28T22:23:47Z">
        <w:r>
          <w:t>.</w:t>
        </w:r>
      </w:ins>
    </w:p>
    <w:p ns2:paraId="28D778D7" ns2:textId="77777777" w:rsidR="009602AE" w:rsidRPr="00FA1438" w:rsidRDefault="00895D30" w:rsidP="00E30922">
      <w:pPr>
        <w:pStyle w:val="paragraph0"/>
      </w:pPr>
      <w:del w:id="21889" w:author="GoldenCorpusHarness" w:date="2026-03-28T22:23:47Z">
        <w:r>
          <w:delText>P</w:delText>
        </w:r>
      </w:del>
      <w:ins w:id="21890" w:author="GoldenCorpusHarness" w:date="2026-03-28T22:23:47Z">
        <w:r>
          <w:t>Comp</w:t>
        </w:r>
      </w:ins>
      <w:r>
        <w:t>ar</w:t>
      </w:r>
      <w:del w:id="21891" w:author="GoldenCorpusHarness" w:date="2026-03-28T22:23:47Z">
        <w:r>
          <w:delText>ticipants will be evalu</w:delText>
        </w:r>
      </w:del>
      <w:r>
        <w:t>at</w:t>
      </w:r>
      <w:del w:id="21892" w:author="GoldenCorpusHarness" w:date="2026-03-28T22:23:47Z">
        <w:r>
          <w:delText>ed f</w:delText>
        </w:r>
      </w:del>
      <w:r>
        <w:t xml:space="preserve">or </w:t>
      </w:r>
      <w:del w:id="21893" w:author="GoldenCorpusHarness" w:date="2026-03-28T22:23:47Z">
        <w:r>
          <w:delText>the p</w:delText>
        </w:r>
      </w:del>
      <w:ins w:id="21894" w:author="GoldenCorpusHarness" w:date="2026-03-28T22:23:47Z">
        <w:r>
          <w:t>G</w:t>
        </w:r>
      </w:ins>
      <w:r>
        <w:t>r</w:t>
      </w:r>
      <w:del w:id="21895" w:author="GoldenCorpusHarness" w:date="2026-03-28T22:23:47Z">
        <w:r>
          <w:delText xml:space="preserve">esence </w:delText>
        </w:r>
      </w:del>
      <w:r>
        <w:t>o</w:t>
      </w:r>
      <w:del w:id="21896" w:author="GoldenCorpusHarness" w:date="2026-03-28T22:23:47Z">
        <w:r>
          <w:delText>f fever (&gt;38⁰C), night sweats, weight loss and significant fatigue at every follow-</w:delText>
        </w:r>
      </w:del>
      <w:r>
        <w:t xml:space="preserve">up </w:t>
      </w:r>
      <w:ins w:id="21897" w:author="GoldenCorpusHarness" w:date="2026-03-28T22:23:47Z">
        <w:r>
          <w:t>(Ri</w:t>
        </w:r>
      </w:ins>
      <w:r>
        <w:t>t</w:t>
      </w:r>
      <w:ins w:id="21898" w:author="GoldenCorpusHarness" w:date="2026-03-28T22:23:47Z">
        <w:r>
          <w:t>ux</w:t>
        </w:r>
      </w:ins>
      <w:r>
        <w:t>im</w:t>
      </w:r>
      <w:ins w:id="21899" w:author="GoldenCorpusHarness" w:date="2026-03-28T22:23:47Z">
        <w:r>
          <w:t>ab + V</w:t>
        </w:r>
      </w:ins>
      <w:r>
        <w:t>e</w:t>
      </w:r>
      <w:ins w:id="21900" w:author="GoldenCorpusHarness" w:date="2026-03-28T22:23:47Z">
        <w:r>
          <w:t>netoclax): 240</w:t>
        </w:r>
      </w:ins>
      <w:r>
        <w:t xml:space="preserve"> </w:t>
      </w:r>
      <w:del w:id="21901" w:author="GoldenCorpusHarness" w:date="2026-03-28T22:23:47Z">
        <w:r>
          <w:delText>point</w:delText>
        </w:r>
      </w:del>
      <w:ins w:id="21902" w:author="GoldenCorpusHarness" w:date="2026-03-28T22:23:47Z">
        <w:r>
          <w:t>days</w:t>
        </w:r>
      </w:ins>
      <w:r>
        <w:t>.</w:t>
      </w:r>
    </w:p>
    <w:p ns2:paraId="6D439F74" ns2:textId="77777777" w:rsidR="009602AE" w:rsidRPr="00FA1438" w:rsidRDefault="00895D30" w:rsidP="00E30922">
      <w:pPr>
        <w:pStyle w:val="paragraph0"/>
        <w:rPr>
          <w:i/>
          <w:iCs/>
          <w:u w:val="single"/>
        </w:rPr>
      </w:pPr>
      <w:del w:id="21903" w:author="GoldenCorpusHarness" w:date="2026-03-28T22:23:47Z">
        <w:r>
          <w:delText>Blood Count and Bone Marrow Assessments</w:delText>
        </w:r>
      </w:del>
    </w:p>
    <w:p ns2:paraId="56490CB1" ns2:textId="77777777" w:rsidR="009602AE" w:rsidRPr="00FA1438" w:rsidRDefault="00895D30" w:rsidP="00E30922">
      <w:pPr>
        <w:pStyle w:val="paragraph0"/>
      </w:pPr>
      <w:del w:id="21904" w:author="GoldenCorpusHarness" w:date="2026-03-28T22:23:47Z">
        <w:r>
          <w:delText>H</w:delText>
        </w:r>
      </w:del>
      <w:ins w:id="21905" w:author="GoldenCorpusHarness" w:date="2026-03-28T22:23:47Z">
        <w:r>
          <w:t>F</w:t>
        </w:r>
      </w:ins>
      <w:r>
        <w:t>em</w:t>
      </w:r>
      <w:del w:id="21906" w:author="GoldenCorpusHarness" w:date="2026-03-28T22:23:47Z">
        <w:r>
          <w:delText>og</w:delText>
        </w:r>
      </w:del>
      <w:ins w:id="21907" w:author="GoldenCorpusHarness" w:date="2026-03-28T22:23:47Z">
        <w:r>
          <w:t>a</w:t>
        </w:r>
      </w:ins>
      <w:r>
        <w:t>l</w:t>
      </w:r>
      <w:del w:id="21908" w:author="GoldenCorpusHarness" w:date="2026-03-28T22:23:47Z">
        <w:r>
          <w:delText>obin, platelets, neutrophils, lymphocytes will be assessed at each follow up tim</w:delText>
        </w:r>
      </w:del>
      <w:r>
        <w:t>e p</w:t>
      </w:r>
      <w:del w:id="21909" w:author="GoldenCorpusHarness" w:date="2026-03-28T22:23:47Z">
        <w:r>
          <w:delText xml:space="preserve">oint </w:delText>
        </w:r>
      </w:del>
      <w:r>
        <w:t>a</w:t>
      </w:r>
      <w:del w:id="21910" w:author="GoldenCorpusHarness" w:date="2026-03-28T22:23:47Z">
        <w:r>
          <w:delText>nd results will be incorporated into the overall response. At ce</w:delText>
        </w:r>
      </w:del>
      <w:r>
        <w:t>rt</w:t>
      </w:r>
      <w:del w:id="21911" w:author="GoldenCorpusHarness" w:date="2026-03-28T22:23:47Z">
        <w:r>
          <w:delText>a</w:delText>
        </w:r>
      </w:del>
      <w:r>
        <w:t>i</w:t>
      </w:r>
      <w:del w:id="21912" w:author="GoldenCorpusHarness" w:date="2026-03-28T22:23:47Z">
        <w:r>
          <w:delText>n protocol-spe</w:delText>
        </w:r>
      </w:del>
      <w:r>
        <w:t>ci</w:t>
      </w:r>
      <w:del w:id="21913" w:author="GoldenCorpusHarness" w:date="2026-03-28T22:23:47Z">
        <w:r>
          <w:delText xml:space="preserve">fied time </w:delText>
        </w:r>
      </w:del>
      <w:r>
        <w:t>p</w:t>
      </w:r>
      <w:del w:id="21914" w:author="GoldenCorpusHarness" w:date="2026-03-28T22:23:47Z">
        <w:r>
          <w:delText>oi</w:delText>
        </w:r>
      </w:del>
      <w:ins w:id="21915" w:author="GoldenCorpusHarness" w:date="2026-03-28T22:23:47Z">
        <w:r>
          <w:t>a</w:t>
        </w:r>
      </w:ins>
      <w:r>
        <w:t>nts</w:t>
      </w:r>
      <w:del w:id="21916" w:author="GoldenCorpusHarness" w:date="2026-03-28T22:23:47Z">
        <w:r>
          <w:delText>, additional tissue biopsies may be collected and incorporated into the response assessment.</w:delText>
        </w:r>
      </w:del>
      <w:ins w:id="21917" w:author="GoldenCorpusHarness" w:date="2026-03-28T22:23:47Z">
        <w:r>
          <w:t>:</w:t>
        </w:r>
      </w:ins>
    </w:p>
    <w:p ns2:paraId="4B78BD57" ns2:textId="77777777" w:rsidR="009602AE" w:rsidRPr="00E30922" w:rsidRDefault="00895D30" w:rsidP="002C608E">
      <w:pPr>
        <w:pStyle w:val="paragraph0"/>
        <w:keepNext/>
        <w:rPr>
          <w:i/>
          <w:iCs/>
          <w:u w:val="single"/>
        </w:rPr>
      </w:pPr>
      <w:del w:id="21918" w:author="GoldenCorpusHarness" w:date="2026-03-28T22:23:47Z">
        <w:r>
          <w:delText>P</w:delText>
        </w:r>
      </w:del>
      <w:ins w:id="21919" w:author="GoldenCorpusHarness" w:date="2026-03-28T22:23:47Z">
        <w:r>
          <w:t>T</w:t>
        </w:r>
      </w:ins>
      <w:r>
        <w:t>h</w:t>
      </w:r>
      <w:del w:id="21920" w:author="GoldenCorpusHarness" w:date="2026-03-28T22:23:47Z">
        <w:r>
          <w:delText>ys</w:delText>
        </w:r>
      </w:del>
      <w:ins w:id="21921" w:author="GoldenCorpusHarness" w:date="2026-03-28T22:23:47Z">
        <w:r>
          <w:t>e length of t</w:t>
        </w:r>
      </w:ins>
      <w:r>
        <w:t>i</w:t>
      </w:r>
      <w:ins w:id="21922" w:author="GoldenCorpusHarness" w:date="2026-03-28T22:23:47Z">
        <w:r>
          <w:t xml:space="preserve">me required to </w:t>
        </w:r>
      </w:ins>
      <w:r>
        <w:t>c</w:t>
      </w:r>
      <w:del w:id="21923" w:author="GoldenCorpusHarness" w:date="2026-03-28T22:23:47Z">
        <w:r>
          <w:delText>al Exam</w:delText>
        </w:r>
      </w:del>
      <w:ins w:id="21924" w:author="GoldenCorpusHarness" w:date="2026-03-28T22:23:47Z">
        <w:r>
          <w:t>ont</w:t>
        </w:r>
      </w:ins>
      <w:r>
        <w:t>in</w:t>
      </w:r>
      <w:ins w:id="21925" w:author="GoldenCorpusHarness" w:date="2026-03-28T22:23:47Z">
        <w:r>
          <w:t>ue contr</w:t>
        </w:r>
      </w:ins>
      <w:r>
        <w:t>a</w:t>
      </w:r>
      <w:ins w:id="21926" w:author="GoldenCorpusHarness" w:date="2026-03-28T22:23:47Z">
        <w:r>
          <w:t>cep</w:t>
        </w:r>
      </w:ins>
      <w:r>
        <w:t xml:space="preserve">tion </w:t>
      </w:r>
      <w:del w:id="21927" w:author="GoldenCorpusHarness" w:date="2026-03-28T22:23:47Z">
        <w:r>
          <w:delText>F</w:delText>
        </w:r>
      </w:del>
      <w:ins w:id="21928" w:author="GoldenCorpusHarness" w:date="2026-03-28T22:23:47Z">
        <w:r>
          <w:t xml:space="preserve">for each study </w:t>
        </w:r>
      </w:ins>
      <w:r>
        <w:t>in</w:t>
      </w:r>
      <w:del w:id="21929" w:author="GoldenCorpusHarness" w:date="2026-03-28T22:23:47Z">
        <w:r>
          <w:delText>d</w:delText>
        </w:r>
      </w:del>
      <w:ins w:id="21930" w:author="GoldenCorpusHarness" w:date="2026-03-28T22:23:47Z">
        <w:r>
          <w:t>tervent</w:t>
        </w:r>
      </w:ins>
      <w:r>
        <w:t>i</w:t>
      </w:r>
      <w:ins w:id="21931" w:author="GoldenCorpusHarness" w:date="2026-03-28T22:23:47Z">
        <w:r>
          <w:t>o</w:t>
        </w:r>
      </w:ins>
      <w:r>
        <w:t>n</w:t>
      </w:r>
      <w:del w:id="21932" w:author="GoldenCorpusHarness" w:date="2026-03-28T22:23:47Z">
        <w:r>
          <w:delText>g</w:delText>
        </w:r>
      </w:del>
      <w:ins w:id="21933" w:author="GoldenCorpusHarness" w:date="2026-03-28T22:23:47Z">
        <w:r>
          <w:t xml:space="preserve"> i</w:t>
        </w:r>
      </w:ins>
      <w:r>
        <w:t>s</w:t>
      </w:r>
      <w:ins w:id="21934" w:author="GoldenCorpusHarness" w:date="2026-03-28T22:23:47Z">
        <w:r>
          <w:t xml:space="preserve"> as follows:</w:t>
        </w:r>
      </w:ins>
    </w:p>
    <w:p ns2:paraId="720480AE" ns2:textId="77777777" w:rsidR="009602AE" w:rsidRPr="00FA1438" w:rsidRDefault="00895D30" w:rsidP="00E30922">
      <w:pPr>
        <w:pStyle w:val="paragraph0"/>
      </w:pPr>
      <w:del w:id="21935" w:author="GoldenCorpusHarness" w:date="2026-03-28T22:23:47Z">
        <w:r>
          <w:delText>On ra</w:delText>
        </w:r>
      </w:del>
      <w:ins w:id="21936" w:author="GoldenCorpusHarness" w:date="2026-03-28T22:23:47Z">
        <w:r>
          <w:t>T</w:t>
        </w:r>
      </w:ins>
      <w:r>
        <w:t>re</w:t>
      </w:r>
      <w:del w:id="21937" w:author="GoldenCorpusHarness" w:date="2026-03-28T22:23:47Z">
        <w:r>
          <w:delText xml:space="preserve"> occ</w:delText>
        </w:r>
      </w:del>
      <w:r>
        <w:t>a</w:t>
      </w:r>
      <w:del w:id="21938" w:author="GoldenCorpusHarness" w:date="2026-03-28T22:23:47Z">
        <w:r>
          <w:delText xml:space="preserve">sions, lesions </w:delText>
        </w:r>
      </w:del>
      <w:ins w:id="21939" w:author="GoldenCorpusHarness" w:date="2026-03-28T22:23:47Z">
        <w:r>
          <w:t>t</w:t>
        </w:r>
      </w:ins>
      <w:r>
        <w:t>m</w:t>
      </w:r>
      <w:del w:id="21940" w:author="GoldenCorpusHarness" w:date="2026-03-28T22:23:47Z">
        <w:r>
          <w:delText>ay be pres</w:delText>
        </w:r>
      </w:del>
      <w:r>
        <w:t xml:space="preserve">ent </w:t>
      </w:r>
      <w:ins w:id="21941" w:author="GoldenCorpusHarness" w:date="2026-03-28T22:23:47Z">
        <w:r>
          <w:t>Gr</w:t>
        </w:r>
      </w:ins>
      <w:r>
        <w:t>o</w:t>
      </w:r>
      <w:ins w:id="21942" w:author="GoldenCorpusHarness" w:date="2026-03-28T22:23:47Z">
        <w:r>
          <w:t>up (Nemtabruti</w:t>
        </w:r>
      </w:ins>
      <w:r>
        <w:t>n</w:t>
      </w:r>
      <w:ins w:id="21943" w:author="GoldenCorpusHarness" w:date="2026-03-28T22:23:47Z">
        <w:r>
          <w:t>ib</w:t>
        </w:r>
      </w:ins>
      <w:r>
        <w:t xml:space="preserve"> </w:t>
      </w:r>
      <w:del w:id="21944" w:author="GoldenCorpusHarness" w:date="2026-03-28T22:23:47Z">
        <w:r>
          <w:delText>ph</w:delText>
        </w:r>
      </w:del>
      <w:ins w:id="21945" w:author="GoldenCorpusHarness" w:date="2026-03-28T22:23:47Z">
        <w:r>
          <w:t>+ Venetoclax): 192 da</w:t>
        </w:r>
      </w:ins>
      <w:r>
        <w:t>ys</w:t>
      </w:r>
      <w:del w:id="21946" w:author="GoldenCorpusHarness" w:date="2026-03-28T22:23:47Z">
        <w:r>
          <w:delText>ical examination that are not seen on imaging at all</w:delText>
        </w:r>
      </w:del>
      <w:r>
        <w:t>.</w:t>
      </w:r>
      <w:del w:id="21947" w:author="GoldenCorpusHarness" w:date="2026-03-28T22:23:47Z">
        <w:r>
          <w:delText xml:space="preserve"> An example might be lymphadenopathy in the popliteal fossa, when the “whole body” imaging includes only anatomy to the mid-femur. Such lesions should be documented as non-target lesions in study forms. They can contribute to progression if new lesions appear this way, and if any were present at baseline, they must disappear for an overall response of CR. If imaging was not performed, but the spleen and liver were assessed by physical examination, they can be used to contribute to the response assessment, in a qualitative manner only.</w:delText>
        </w:r>
      </w:del>
    </w:p>
    <w:p ns2:paraId="31C97764" ns2:textId="77777777" w:rsidR="009602AE" w:rsidRPr="00FA1438" w:rsidRDefault="00895D30" w:rsidP="007F368D">
      <w:pPr>
        <w:pStyle w:val="Heading4"/>
      </w:pPr>
      <w:del w:id="21948" w:author="GoldenCorpusHarness" w:date="2026-03-28T22:23:47Z">
        <w:r>
          <w:delText>Ove</w:delText>
        </w:r>
      </w:del>
      <w:ins w:id="21949" w:author="GoldenCorpusHarness" w:date="2026-03-28T22:23:47Z">
        <w:r>
          <w:t>Compa</w:t>
        </w:r>
      </w:ins>
      <w:r>
        <w:t>ra</w:t>
      </w:r>
      <w:ins w:id="21950" w:author="GoldenCorpusHarness" w:date="2026-03-28T22:23:47Z">
        <w:r>
          <w:t>tor Group (Rituximab + Venetoc</w:t>
        </w:r>
      </w:ins>
      <w:r>
        <w:t>l</w:t>
      </w:r>
      <w:del w:id="21951" w:author="GoldenCorpusHarness" w:date="2026-03-28T22:23:47Z">
        <w:r>
          <w:delText>l</w:delText>
        </w:r>
      </w:del>
      <w:ins w:id="21952" w:author="GoldenCorpusHarness" w:date="2026-03-28T22:23:47Z">
        <w:r>
          <w:t>ax): 12</w:t>
        </w:r>
      </w:ins>
      <w:r>
        <w:t xml:space="preserve"> </w:t>
      </w:r>
      <w:del w:id="21953" w:author="GoldenCorpusHarness" w:date="2026-03-28T22:23:47Z">
        <w:r>
          <w:delText>Resp</w:delText>
        </w:r>
      </w:del>
      <w:ins w:id="21954" w:author="GoldenCorpusHarness" w:date="2026-03-28T22:23:47Z">
        <w:r>
          <w:t>m</w:t>
        </w:r>
      </w:ins>
      <w:r>
        <w:t>on</w:t>
      </w:r>
      <w:ins w:id="21955" w:author="GoldenCorpusHarness" w:date="2026-03-28T22:23:47Z">
        <w:r>
          <w:t>th</w:t>
        </w:r>
      </w:ins>
      <w:r>
        <w:t>s</w:t>
      </w:r>
      <w:del w:id="21956" w:author="GoldenCorpusHarness" w:date="2026-03-28T22:23:47Z">
        <w:r>
          <w:delText>e</w:delText>
        </w:r>
      </w:del>
      <w:ins w:id="21957" w:author="GoldenCorpusHarness" w:date="2026-03-28T22:23:47Z">
        <w:r>
          <w:t>.</w:t>
        </w:r>
      </w:ins>
    </w:p>
    <w:p ns2:paraId="18F60BA0" ns2:textId="77777777" w:rsidR="009602AE" w:rsidRPr="00FA1438" w:rsidRDefault="00895D30" w:rsidP="00E30922">
      <w:pPr>
        <w:pStyle w:val="paragraph0"/>
        <w:rPr>
          <w:lang w:val="en"/>
        </w:rPr>
      </w:pPr>
      <w:del w:id="21958" w:author="GoldenCorpusHarness" w:date="2026-03-28T22:23:47Z">
        <w:r>
          <w:delText>The imaging and clinical parameters are classified into 2 groups (A and B) and these groups will be assessed for response. Group A includes lymph node response, liver and spleen response, constitutional symptoms, and lymphocyte count. Group B includes platelet count, hemoglobin and bone marrow assessment.</w:delText>
        </w:r>
      </w:del>
    </w:p>
    <w:p ns2:paraId="3228B9DD" ns2:textId="77777777" w:rsidR="009602AE" w:rsidRPr="00FA1438" w:rsidRDefault="00895D30" w:rsidP="00E30922">
      <w:pPr>
        <w:pStyle w:val="paragraph0"/>
        <w:rPr>
          <w:b/>
          <w:bCs/>
          <w:lang w:val="en"/>
        </w:rPr>
      </w:pPr>
      <w:del w:id="21959" w:author="GoldenCorpusHarness" w:date="2026-03-28T22:23:47Z">
        <w:r>
          <w:delText>R</w:delText>
        </w:r>
      </w:del>
      <w:ins w:id="21960" w:author="GoldenCorpusHarness" w:date="2026-03-28T22:23:47Z">
        <w:r>
          <w:t>S</w:t>
        </w:r>
      </w:ins>
      <w:r>
        <w:t>e</w:t>
      </w:r>
      <w:del w:id="21961" w:author="GoldenCorpusHarness" w:date="2026-03-28T22:23:47Z">
        <w:r>
          <w:delText>sponse Category Defini</w:delText>
        </w:r>
      </w:del>
      <w:ins w:id="21962" w:author="GoldenCorpusHarness" w:date="2026-03-28T22:23:47Z">
        <w:r>
          <w:t>c</w:t>
        </w:r>
      </w:ins>
      <w:r>
        <w:t>tion</w:t>
      </w:r>
      <w:ins w:id="21963" w:author="GoldenCorpusHarness" w:date="2026-03-28T22:23:47Z">
        <w:r>
          <w:t xml:space="preserve"> 5.2, Exclu</w:t>
        </w:r>
      </w:ins>
      <w:r>
        <w:t>s</w:t>
      </w:r>
      <w:ins w:id="21964" w:author="GoldenCorpusHarness" w:date="2026-03-28T22:23:47Z">
        <w:r>
          <w:t>ions Criteria</w:t>
        </w:r>
      </w:ins>
    </w:p>
    <w:p ns2:paraId="5F6F2ABA" ns2:textId="77777777" w:rsidR="009602AE" w:rsidRPr="00FA1438" w:rsidRDefault="00895D30" w:rsidP="00E30922">
      <w:pPr>
        <w:pStyle w:val="paragraph0"/>
        <w:rPr>
          <w:lang w:val="en"/>
        </w:rPr>
      </w:pPr>
      <w:del w:id="21965" w:author="GoldenCorpusHarness" w:date="2026-03-28T22:23:47Z">
        <w:r>
          <w:delText>CR:</w:delText>
        </w:r>
      </w:del>
      <w:ins w:id="21966" w:author="GoldenCorpusHarness" w:date="2026-03-28T22:23:47Z">
        <w:r>
          <w:t>In addition to all exclusion criteria listed in Section 5.2, the principles listed in</w:t>
        </w:r>
      </w:ins>
      <w:r>
        <w:t xml:space="preserve"> A</w:t>
      </w:r>
      <w:del w:id="21967" w:author="GoldenCorpusHarness" w:date="2026-03-28T22:23:47Z">
        <w:r>
          <w:delText>ll criteria</w:delText>
        </w:r>
      </w:del>
      <w:ins w:id="21968" w:author="GoldenCorpusHarness" w:date="2026-03-28T22:23:47Z">
        <w:r>
          <w:t>rt. L. 1124-1 are to be</w:t>
        </w:r>
      </w:ins>
      <w:r>
        <w:t xml:space="preserve"> f</w:t>
      </w:r>
      <w:del w:id="21969" w:author="GoldenCorpusHarness" w:date="2026-03-28T22:23:47Z">
        <w:r>
          <w:delText>ro</w:delText>
        </w:r>
      </w:del>
      <w:ins w:id="21970" w:author="GoldenCorpusHarness" w:date="2026-03-28T22:23:47Z">
        <w:r>
          <w:t>ollowed. Persons not affiliated to a social security syste</w:t>
        </w:r>
      </w:ins>
      <w:r>
        <w:t xml:space="preserve">m </w:t>
      </w:r>
      <w:ins w:id="21971" w:author="GoldenCorpusHarness" w:date="2026-03-28T22:23:47Z">
        <w:r>
          <w:t>or equivalent are not eligi</w:t>
        </w:r>
      </w:ins>
      <w:r>
        <w:t>b</w:t>
      </w:r>
      <w:del w:id="21972" w:author="GoldenCorpusHarness" w:date="2026-03-28T22:23:47Z">
        <w:r>
          <w:delText xml:space="preserve">oth groups have to be met. </w:delText>
        </w:r>
      </w:del>
      <w:ins w:id="21973" w:author="GoldenCorpusHarness" w:date="2026-03-28T22:23:47Z">
        <w:r>
          <w:t>le to participate.</w:t>
        </w:r>
      </w:ins>
    </w:p>
    <w:p ns2:paraId="46C6FA6F" ns2:textId="77777777" w:rsidR="009602AE" w:rsidRPr="00FA1438" w:rsidRDefault="00895D30" w:rsidP="007F368D">
      <w:pPr>
        <w:pStyle w:val="ListBullet"/>
        <w:keepLines w:val="0"/>
        <w:spacing w:after="240"/>
        <w:rPr>
          <w:lang w:val="en"/>
        </w:rPr>
      </w:pPr>
      <w:del w:id="21974" w:author="GoldenCorpusHarness" w:date="2026-03-28T22:23:47Z">
        <w:r>
          <w:delText>Group A:</w:delText>
        </w:r>
      </w:del>
    </w:p>
    <w:p ns2:paraId="5A825E7F" ns2:textId="77777777" w:rsidR="009602AE" w:rsidRPr="00FA1438" w:rsidRDefault="00895D30" w:rsidP="007F368D">
      <w:pPr>
        <w:pStyle w:val="ListBullet2"/>
        <w:keepLines w:val="0"/>
        <w:spacing w:after="240"/>
        <w:ind w:left="714" w:hanging="357"/>
        <w:rPr>
          <w:lang w:val="en"/>
        </w:rPr>
      </w:pPr>
      <w:del w:id="21975" w:author="GoldenCorpusHarness" w:date="2026-03-28T22:23:47Z">
        <w:r>
          <w:delText>All l</w:delText>
        </w:r>
      </w:del>
      <w:ins w:id="21976" w:author="GoldenCorpusHarness" w:date="2026-03-28T22:23:47Z">
        <w:r>
          <w:t>German</w:t>
        </w:r>
      </w:ins>
      <w:r>
        <w:t>y</w:t>
      </w:r>
      <w:del w:id="21977" w:author="GoldenCorpusHarness" w:date="2026-03-28T22:23:47Z">
        <w:r>
          <w:delText xml:space="preserve">mph nodes (none ≥1.5 cm) </w:delText>
        </w:r>
      </w:del>
    </w:p>
    <w:p ns2:paraId="567016BC" ns2:textId="77777777" w:rsidR="009602AE" w:rsidRPr="00FA1438" w:rsidRDefault="00895D30" w:rsidP="007F368D">
      <w:pPr>
        <w:pStyle w:val="ListBullet2"/>
        <w:keepLines w:val="0"/>
        <w:spacing w:after="240"/>
        <w:ind w:left="714" w:hanging="357"/>
        <w:rPr>
          <w:lang w:val="en"/>
        </w:rPr>
      </w:pPr>
      <w:del w:id="21978" w:author="GoldenCorpusHarness" w:date="2026-03-28T22:23:47Z">
        <w:r>
          <w:delText>L</w:delText>
        </w:r>
      </w:del>
      <w:ins w:id="21979" w:author="GoldenCorpusHarness" w:date="2026-03-28T22:23:47Z">
        <w:r>
          <w:t>Section 1.3 Schedule of Act</w:t>
        </w:r>
      </w:ins>
      <w:r>
        <w:t>iv</w:t>
      </w:r>
      <w:ins w:id="21980" w:author="GoldenCorpusHarness" w:date="2026-03-28T22:23:47Z">
        <w:r>
          <w:t>iti</w:t>
        </w:r>
      </w:ins>
      <w:r>
        <w:t>e</w:t>
      </w:r>
      <w:del w:id="21981" w:author="GoldenCorpusHarness" w:date="2026-03-28T22:23:47Z">
        <w:r>
          <w:delText xml:space="preserve">r and </w:delText>
        </w:r>
      </w:del>
      <w:r>
        <w:t>s</w:t>
      </w:r>
      <w:del w:id="21982" w:author="GoldenCorpusHarness" w:date="2026-03-28T22:23:47Z">
        <w:r>
          <w:delText>pleen are normal</w:delText>
        </w:r>
      </w:del>
    </w:p>
    <w:p ns2:paraId="25251A04" ns2:textId="77777777" w:rsidR="009602AE" w:rsidRPr="00FA1438" w:rsidRDefault="00895D30" w:rsidP="007F368D">
      <w:pPr>
        <w:pStyle w:val="ListBullet2"/>
        <w:keepLines w:val="0"/>
        <w:spacing w:after="240"/>
        <w:ind w:left="714" w:hanging="357"/>
        <w:rPr>
          <w:lang w:val="en"/>
        </w:rPr>
      </w:pPr>
      <w:del w:id="21983" w:author="GoldenCorpusHarness" w:date="2026-03-28T22:23:47Z">
        <w:r>
          <w:delText>P</w:delText>
        </w:r>
      </w:del>
      <w:ins w:id="21984" w:author="GoldenCorpusHarness" w:date="2026-03-28T22:23:47Z">
        <w:r>
          <w:t>L</w:t>
        </w:r>
      </w:ins>
      <w:r>
        <w:t>a</w:t>
      </w:r>
      <w:ins w:id="21985" w:author="GoldenCorpusHarness" w:date="2026-03-28T22:23:47Z">
        <w:r>
          <w:t>bo</w:t>
        </w:r>
      </w:ins>
      <w:r>
        <w:t>r</w:t>
      </w:r>
      <w:del w:id="21986" w:author="GoldenCorpusHarness" w:date="2026-03-28T22:23:47Z">
        <w:r>
          <w:delText>ticip</w:delText>
        </w:r>
      </w:del>
      <w:r>
        <w:t>a</w:t>
      </w:r>
      <w:del w:id="21987" w:author="GoldenCorpusHarness" w:date="2026-03-28T22:23:47Z">
        <w:r>
          <w:delText>nt should have no constitutional symp</w:delText>
        </w:r>
      </w:del>
      <w:r>
        <w:t>to</w:t>
      </w:r>
      <w:del w:id="21988" w:author="GoldenCorpusHarness" w:date="2026-03-28T22:23:47Z">
        <w:r>
          <w:delText>m</w:delText>
        </w:r>
      </w:del>
      <w:ins w:id="21989" w:author="GoldenCorpusHarness" w:date="2026-03-28T22:23:47Z">
        <w:r>
          <w:t>ry Procedure</w:t>
        </w:r>
      </w:ins>
      <w:r>
        <w:t>s</w:t>
      </w:r>
      <w:del w:id="21990" w:author="GoldenCorpusHarness" w:date="2026-03-28T22:23:47Z">
        <w:r>
          <w:delText xml:space="preserve"> </w:delText>
        </w:r>
      </w:del>
    </w:p>
    <w:p ns2:paraId="1B63DEA0" ns2:textId="77777777" w:rsidR="009602AE" w:rsidRPr="00FA1438" w:rsidRDefault="00895D30" w:rsidP="007F368D">
      <w:pPr>
        <w:pStyle w:val="ListBullet2"/>
        <w:keepLines w:val="0"/>
        <w:spacing w:after="240"/>
        <w:ind w:left="714" w:hanging="357"/>
        <w:rPr>
          <w:lang w:val="en"/>
        </w:rPr>
      </w:pPr>
      <w:ins w:id="21991" w:author="GoldenCorpusHarness" w:date="2026-03-28T22:23:47Z">
        <w:r>
          <w:t>HIV testing and hepatitis B/</w:t>
        </w:r>
      </w:ins>
      <w:r>
        <w:t>C</w:t>
      </w:r>
      <w:del w:id="21992" w:author="GoldenCorpusHarness" w:date="2026-03-28T22:23:47Z">
        <w:r>
          <w:delText>ir</w:delText>
        </w:r>
      </w:del>
      <w:ins w:id="21993" w:author="GoldenCorpusHarness" w:date="2026-03-28T22:23:47Z">
        <w:r>
          <w:t xml:space="preserve"> s</w:t>
        </w:r>
      </w:ins>
      <w:r>
        <w:t>c</w:t>
      </w:r>
      <w:del w:id="21994" w:author="GoldenCorpusHarness" w:date="2026-03-28T22:23:47Z">
        <w:r>
          <w:delText>ulating ly</w:delText>
        </w:r>
      </w:del>
      <w:ins w:id="21995" w:author="GoldenCorpusHarness" w:date="2026-03-28T22:23:47Z">
        <w:r>
          <w:t>reening are required evaluations for study entry and need to be perfor</w:t>
        </w:r>
      </w:ins>
      <w:r>
        <w:t>m</w:t>
      </w:r>
      <w:ins w:id="21996" w:author="GoldenCorpusHarness" w:date="2026-03-28T22:23:47Z">
        <w:r>
          <w:t xml:space="preserve">ed to evaluate eligibility. This testing can be </w:t>
        </w:r>
      </w:ins>
      <w:r>
        <w:t>p</w:t>
      </w:r>
      <w:ins w:id="21997" w:author="GoldenCorpusHarness" w:date="2026-03-28T22:23:47Z">
        <w:r>
          <w:t>erformed at any time during t</w:t>
        </w:r>
      </w:ins>
      <w:r>
        <w:t>h</w:t>
      </w:r>
      <w:del w:id="21998" w:author="GoldenCorpusHarness" w:date="2026-03-28T22:23:47Z">
        <w:r>
          <w:delText>o</w:delText>
        </w:r>
      </w:del>
      <w:ins w:id="21999" w:author="GoldenCorpusHarness" w:date="2026-03-28T22:23:47Z">
        <w:r>
          <w:t>e S</w:t>
        </w:r>
      </w:ins>
      <w:r>
        <w:t>c</w:t>
      </w:r>
      <w:del w:id="22000" w:author="GoldenCorpusHarness" w:date="2026-03-28T22:23:47Z">
        <w:r>
          <w:delText>yte count is normal (≤4 x 109/L)</w:delText>
        </w:r>
      </w:del>
      <w:ins w:id="22001" w:author="GoldenCorpusHarness" w:date="2026-03-28T22:23:47Z">
        <w:r>
          <w:t>reening Period.</w:t>
        </w:r>
      </w:ins>
    </w:p>
    <w:p ns2:paraId="61606B6D" ns2:textId="77777777" w:rsidR="009602AE" w:rsidRPr="00FA1438" w:rsidRDefault="00895D30" w:rsidP="007F368D">
      <w:pPr>
        <w:pStyle w:val="ListBullet"/>
        <w:keepLines w:val="0"/>
        <w:spacing w:after="240"/>
        <w:rPr>
          <w:lang w:val="en"/>
        </w:rPr>
      </w:pPr>
      <w:del w:id="22002" w:author="GoldenCorpusHarness" w:date="2026-03-28T22:23:47Z">
        <w:r>
          <w:delText>G</w:delText>
        </w:r>
      </w:del>
      <w:ins w:id="22003" w:author="GoldenCorpusHarness" w:date="2026-03-28T22:23:47Z">
        <w:r>
          <w:t>Monthly u</w:t>
        </w:r>
      </w:ins>
      <w:r>
        <w:t>r</w:t>
      </w:r>
      <w:ins w:id="22004" w:author="GoldenCorpusHarness" w:date="2026-03-28T22:23:47Z">
        <w:r>
          <w:t>ine pregnancy testing is required during study interventi</w:t>
        </w:r>
      </w:ins>
      <w:r>
        <w:t>o</w:t>
      </w:r>
      <w:ins w:id="22005" w:author="GoldenCorpusHarness" w:date="2026-03-28T22:23:47Z">
        <w:r>
          <w:t>n as well as at the end of st</w:t>
        </w:r>
      </w:ins>
      <w:r>
        <w:t>u</w:t>
      </w:r>
      <w:del w:id="22006" w:author="GoldenCorpusHarness" w:date="2026-03-28T22:23:47Z">
        <w:r>
          <w:delText>p</w:delText>
        </w:r>
      </w:del>
      <w:ins w:id="22007" w:author="GoldenCorpusHarness" w:date="2026-03-28T22:23:47Z">
        <w:r>
          <w:t>dy</w:t>
        </w:r>
      </w:ins>
      <w:r>
        <w:t xml:space="preserve"> </w:t>
      </w:r>
      <w:del w:id="22008" w:author="GoldenCorpusHarness" w:date="2026-03-28T22:23:47Z">
        <w:r>
          <w:delText xml:space="preserve">B: </w:delText>
        </w:r>
      </w:del>
      <w:ins w:id="22009" w:author="GoldenCorpusHarness" w:date="2026-03-28T22:23:47Z">
        <w:r>
          <w:t>intervention.</w:t>
        </w:r>
      </w:ins>
    </w:p>
    <w:p ns2:paraId="4B06237E" ns2:textId="77777777" w:rsidR="009602AE" w:rsidRPr="00FA1438" w:rsidRDefault="00895D30" w:rsidP="007F368D">
      <w:pPr>
        <w:pStyle w:val="ListBullet2"/>
        <w:keepLines w:val="0"/>
        <w:spacing w:after="240"/>
        <w:ind w:left="714" w:hanging="357"/>
        <w:rPr>
          <w:lang w:val="en"/>
        </w:rPr>
      </w:pPr>
      <w:del w:id="22010" w:author="GoldenCorpusHarness" w:date="2026-03-28T22:23:47Z">
        <w:r>
          <w:delText>P</w:delText>
        </w:r>
      </w:del>
      <w:ins w:id="22011" w:author="GoldenCorpusHarness" w:date="2026-03-28T22:23:47Z">
        <w:r>
          <w:t>Section 5.1 Inc</w:t>
        </w:r>
      </w:ins>
      <w:r>
        <w:t>l</w:t>
      </w:r>
      <w:del w:id="22012" w:author="GoldenCorpusHarness" w:date="2026-03-28T22:23:47Z">
        <w:r>
          <w:delText>a</w:delText>
        </w:r>
      </w:del>
      <w:ins w:id="22013" w:author="GoldenCorpusHarness" w:date="2026-03-28T22:23:47Z">
        <w:r>
          <w:t>usion Cri</w:t>
        </w:r>
      </w:ins>
      <w:r>
        <w:t>te</w:t>
      </w:r>
      <w:del w:id="22014" w:author="GoldenCorpusHarness" w:date="2026-03-28T22:23:47Z">
        <w:r>
          <w:delText xml:space="preserve">let count ≥100 x 109/L </w:delText>
        </w:r>
      </w:del>
      <w:ins w:id="22015" w:author="GoldenCorpusHarness" w:date="2026-03-28T22:23:47Z">
        <w:r>
          <w:t>ria</w:t>
        </w:r>
      </w:ins>
    </w:p>
    <w:p ns2:paraId="458C6C05" ns2:textId="77777777" w:rsidR="009602AE" w:rsidRPr="00FA1438" w:rsidRDefault="00895D30" w:rsidP="007F368D">
      <w:pPr>
        <w:pStyle w:val="ListBullet2"/>
        <w:keepLines w:val="0"/>
        <w:spacing w:after="240"/>
        <w:ind w:left="714" w:hanging="357"/>
        <w:rPr>
          <w:lang w:val="en"/>
        </w:rPr>
      </w:pPr>
      <w:del w:id="22016" w:author="GoldenCorpusHarness" w:date="2026-03-28T22:23:47Z">
        <w:r>
          <w:delText>Hem</w:delText>
        </w:r>
      </w:del>
      <w:ins w:id="22017" w:author="GoldenCorpusHarness" w:date="2026-03-28T22:23:47Z">
        <w:r>
          <w:t>Inclusi</w:t>
        </w:r>
      </w:ins>
      <w:r>
        <w:t>o</w:t>
      </w:r>
      <w:del w:id="22018" w:author="GoldenCorpusHarness" w:date="2026-03-28T22:23:47Z">
        <w:r>
          <w:delText>globi</w:delText>
        </w:r>
      </w:del>
      <w:r>
        <w:t xml:space="preserve">n </w:t>
      </w:r>
      <w:del w:id="22019" w:author="GoldenCorpusHarness" w:date="2026-03-28T22:23:47Z">
        <w:r>
          <w:delText>≥11.0</w:delText>
        </w:r>
      </w:del>
      <w:ins w:id="22020" w:author="GoldenCorpusHarness" w:date="2026-03-28T22:23:47Z">
        <w:r>
          <w:t>Criteria</w:t>
        </w:r>
      </w:ins>
      <w:r>
        <w:t xml:space="preserve"> </w:t>
      </w:r>
      <w:del w:id="22021" w:author="GoldenCorpusHarness" w:date="2026-03-28T22:23:47Z">
        <w:r>
          <w:delText>g/dL</w:delText>
        </w:r>
      </w:del>
      <w:ins w:id="22022" w:author="GoldenCorpusHarness" w:date="2026-03-28T22:23:47Z">
        <w:r>
          <w:t>#</w:t>
        </w:r>
      </w:ins>
      <w:r>
        <w:t xml:space="preserve"> </w:t>
      </w:r>
      <w:del w:id="22023" w:author="GoldenCorpusHarness" w:date="2026-03-28T22:23:47Z">
        <w:r>
          <w:delText>(untransfused</w:delText>
        </w:r>
      </w:del>
      <w:ins w:id="22024" w:author="GoldenCorpusHarness" w:date="2026-03-28T22:23:47Z">
        <w:r>
          <w:t>8</w:t>
        </w:r>
      </w:ins>
      <w:r>
        <w:t xml:space="preserve"> and </w:t>
      </w:r>
      <w:del w:id="22025" w:author="GoldenCorpusHarness" w:date="2026-03-28T22:23:47Z">
        <w:r>
          <w:delText>w</w:delText>
        </w:r>
      </w:del>
      <w:ins w:id="22026" w:author="GoldenCorpusHarness" w:date="2026-03-28T22:23:47Z">
        <w:r>
          <w:t>9: hepat</w:t>
        </w:r>
      </w:ins>
      <w:r>
        <w:t>it</w:t>
      </w:r>
      <w:del w:id="22027" w:author="GoldenCorpusHarness" w:date="2026-03-28T22:23:47Z">
        <w:r>
          <w:delText>hou</w:delText>
        </w:r>
      </w:del>
      <w:ins w:id="22028" w:author="GoldenCorpusHarness" w:date="2026-03-28T22:23:47Z">
        <w:r>
          <w:t xml:space="preserve">is B and C </w:t>
        </w:r>
      </w:ins>
      <w:r>
        <w:t>t</w:t>
      </w:r>
      <w:del w:id="22029" w:author="GoldenCorpusHarness" w:date="2026-03-28T22:23:47Z">
        <w:r>
          <w:delText xml:space="preserve"> </w:delText>
        </w:r>
      </w:del>
      <w:r>
        <w:t>e</w:t>
      </w:r>
      <w:del w:id="22030" w:author="GoldenCorpusHarness" w:date="2026-03-28T22:23:47Z">
        <w:r>
          <w:delText>rythropoie</w:delText>
        </w:r>
      </w:del>
      <w:ins w:id="22031" w:author="GoldenCorpusHarness" w:date="2026-03-28T22:23:47Z">
        <w:r>
          <w:t>s</w:t>
        </w:r>
      </w:ins>
      <w:r>
        <w:t>tin</w:t>
      </w:r>
      <w:del w:id="22032" w:author="GoldenCorpusHarness" w:date="2026-03-28T22:23:47Z">
        <w:r>
          <w:delText>)</w:delText>
        </w:r>
      </w:del>
      <w:ins w:id="22033" w:author="GoldenCorpusHarness" w:date="2026-03-28T22:23:47Z">
        <w:r>
          <w:t>g</w:t>
        </w:r>
      </w:ins>
      <w:r>
        <w:t xml:space="preserve"> </w:t>
      </w:r>
      <w:ins w:id="22034" w:author="GoldenCorpusHarness" w:date="2026-03-28T22:23:47Z">
        <w:r>
          <w:t>is required for participants to confirm eligibility.</w:t>
        </w:r>
      </w:ins>
    </w:p>
    <w:p ns2:paraId="3718CE17" ns2:textId="77777777" w:rsidR="009602AE" w:rsidRPr="00FA1438" w:rsidRDefault="00895D30" w:rsidP="007F368D">
      <w:pPr>
        <w:pStyle w:val="ListBullet2"/>
        <w:keepLines w:val="0"/>
        <w:spacing w:after="240"/>
        <w:ind w:left="714" w:hanging="357"/>
        <w:rPr>
          <w:lang w:val="en"/>
        </w:rPr>
      </w:pPr>
      <w:del w:id="22035" w:author="GoldenCorpusHarness" w:date="2026-03-28T22:23:47Z">
        <w:r>
          <w:delText>N</w:delText>
        </w:r>
      </w:del>
      <w:ins w:id="22036" w:author="GoldenCorpusHarness" w:date="2026-03-28T22:23:47Z">
        <w:r>
          <w:t>Inclusion Crit</w:t>
        </w:r>
      </w:ins>
      <w:r>
        <w:t>e</w:t>
      </w:r>
      <w:del w:id="22037" w:author="GoldenCorpusHarness" w:date="2026-03-28T22:23:47Z">
        <w:r>
          <w:delText>ut</w:delText>
        </w:r>
      </w:del>
      <w:r>
        <w:t>r</w:t>
      </w:r>
      <w:ins w:id="22038" w:author="GoldenCorpusHarness" w:date="2026-03-28T22:23:47Z">
        <w:r>
          <w:t>i</w:t>
        </w:r>
      </w:ins>
      <w:r>
        <w:t>o</w:t>
      </w:r>
      <w:del w:id="22039" w:author="GoldenCorpusHarness" w:date="2026-03-28T22:23:47Z">
        <w:r>
          <w:delText>phils ≥1.5 x</w:delText>
        </w:r>
      </w:del>
      <w:ins w:id="22040" w:author="GoldenCorpusHarness" w:date="2026-03-28T22:23:47Z">
        <w:r>
          <w:t>n</w:t>
        </w:r>
      </w:ins>
      <w:r>
        <w:t xml:space="preserve"> 10</w:t>
      </w:r>
      <w:del w:id="22041" w:author="GoldenCorpusHarness" w:date="2026-03-28T22:23:47Z">
        <w:r>
          <w:delText>9/L</w:delText>
        </w:r>
      </w:del>
      <w:ins w:id="22042" w:author="GoldenCorpusHarness" w:date="2026-03-28T22:23:47Z">
        <w:r>
          <w:t>:</w:t>
        </w:r>
      </w:ins>
      <w:r>
        <w:t xml:space="preserve"> </w:t>
      </w:r>
      <w:del w:id="22043" w:author="GoldenCorpusHarness" w:date="2026-03-28T22:23:47Z">
        <w:r>
          <w:delText>(w</w:delText>
        </w:r>
      </w:del>
      <w:ins w:id="22044" w:author="GoldenCorpusHarness" w:date="2026-03-28T22:23:47Z">
        <w:r>
          <w:t>HIV testing is required for participants to confirm eligibil</w:t>
        </w:r>
      </w:ins>
      <w:r>
        <w:t>it</w:t>
      </w:r>
      <w:del w:id="22045" w:author="GoldenCorpusHarness" w:date="2026-03-28T22:23:47Z">
        <w:r>
          <w:delText>hout exogenous growth factors)</w:delText>
        </w:r>
      </w:del>
      <w:ins w:id="22046" w:author="GoldenCorpusHarness" w:date="2026-03-28T22:23:47Z">
        <w:r>
          <w:t>y.</w:t>
        </w:r>
      </w:ins>
    </w:p>
    <w:p ns2:paraId="4DA70CC4" ns2:textId="77777777" w:rsidR="009602AE" w:rsidRPr="00FA1438" w:rsidRDefault="00895D30" w:rsidP="007F368D">
      <w:pPr>
        <w:pStyle w:val="ListBullet2"/>
        <w:keepLines w:val="0"/>
        <w:spacing w:after="240"/>
        <w:ind w:left="714" w:hanging="357"/>
        <w:rPr>
          <w:lang w:val="en"/>
        </w:rPr>
      </w:pPr>
      <w:del w:id="22047" w:author="GoldenCorpusHarness" w:date="2026-03-28T22:23:47Z">
        <w:r>
          <w:delText>Normo</w:delText>
        </w:r>
      </w:del>
      <w:ins w:id="22048" w:author="GoldenCorpusHarness" w:date="2026-03-28T22:23:47Z">
        <w:r>
          <w:t>Legally Ac</w:t>
        </w:r>
      </w:ins>
      <w:r>
        <w:t>ce</w:t>
      </w:r>
      <w:del w:id="22049" w:author="GoldenCorpusHarness" w:date="2026-03-28T22:23:47Z">
        <w:r>
          <w:delText>llul</w:delText>
        </w:r>
      </w:del>
      <w:ins w:id="22050" w:author="GoldenCorpusHarness" w:date="2026-03-28T22:23:47Z">
        <w:r>
          <w:t>pt</w:t>
        </w:r>
      </w:ins>
      <w:r>
        <w:t>a</w:t>
      </w:r>
      <w:del w:id="22051" w:author="GoldenCorpusHarness" w:date="2026-03-28T22:23:47Z">
        <w:r>
          <w:delText>r marrow with no CLL cell or B-Lymphoid nodu</w:delText>
        </w:r>
      </w:del>
      <w:ins w:id="22052" w:author="GoldenCorpusHarness" w:date="2026-03-28T22:23:47Z">
        <w:r>
          <w:t>b</w:t>
        </w:r>
      </w:ins>
      <w:r>
        <w:t>le</w:t>
      </w:r>
      <w:ins w:id="22053" w:author="GoldenCorpusHarness" w:date="2026-03-28T22:23:47Z">
        <w:r>
          <w:t xml:space="preserve"> Repre</w:t>
        </w:r>
      </w:ins>
      <w:r>
        <w:t>s</w:t>
      </w:r>
      <w:ins w:id="22054" w:author="GoldenCorpusHarness" w:date="2026-03-28T22:23:47Z">
        <w:r>
          <w:t>entative</w:t>
        </w:r>
      </w:ins>
    </w:p>
    <w:p ns2:paraId="1CA18ED3" ns2:textId="5224EBCB" w:rsidR="009602AE" w:rsidRPr="00222CEF" w:rsidRDefault="00895D30" w:rsidP="00E30922">
      <w:pPr>
        <w:pStyle w:val="paragraph0"/>
        <w:rPr>
          <w:lang w:val="en"/>
        </w:rPr>
      </w:pPr>
      <w:del w:id="22055" w:author="GoldenCorpusHarness" w:date="2026-03-28T22:23:47Z">
        <w:r>
          <w:delText>CR</w:delText>
        </w:r>
      </w:del>
      <w:ins w:id="22056" w:author="GoldenCorpusHarness" w:date="2026-03-28T22:23:47Z">
        <w:r>
          <w:t>Persons of legal age,</w:t>
        </w:r>
      </w:ins>
      <w:r>
        <w:t xml:space="preserve"> w</w:t>
      </w:r>
      <w:del w:id="22057" w:author="GoldenCorpusHarness" w:date="2026-03-28T22:23:47Z">
        <w:r>
          <w:delText>ith Incomplete Marro</w:delText>
        </w:r>
      </w:del>
      <w:ins w:id="22058" w:author="GoldenCorpusHarness" w:date="2026-03-28T22:23:47Z">
        <w:r>
          <w:t xml:space="preserve">ho are incapable of comprehending the nature, significance, and implications of the clinical trial and of determining their </w:t>
        </w:r>
      </w:ins>
      <w:r>
        <w:t>w</w:t>
      </w:r>
      <w:del w:id="22059" w:author="GoldenCorpusHarness" w:date="2026-03-28T22:23:47Z">
        <w:r>
          <w:delText xml:space="preserve"> Reco</w:delText>
        </w:r>
      </w:del>
      <w:ins w:id="22060" w:author="GoldenCorpusHarness" w:date="2026-03-28T22:23:47Z">
        <w:r>
          <w:t>ill, are excluded from the trial at German sites; therefore, all references to a participant’s “legally acceptable representati</w:t>
        </w:r>
      </w:ins>
      <w:r>
        <w:t>ve</w:t>
      </w:r>
      <w:del w:id="22061" w:author="GoldenCorpusHarness" w:date="2026-03-28T22:23:47Z">
        <w:r>
          <w:delText xml:space="preserve">ry: CRi is defined as a CR with an incomplete recovery of the </w:delText>
        </w:r>
      </w:del>
      <w:ins w:id="22062" w:author="GoldenCorpusHarness" w:date="2026-03-28T22:23:47Z">
        <w:r>
          <w:t>” in the protocol are not applica</w:t>
        </w:r>
      </w:ins>
      <w:r>
        <w:t>b</w:t>
      </w:r>
      <w:del w:id="22063" w:author="GoldenCorpusHarness" w:date="2026-03-28T22:23:47Z">
        <w:r>
          <w:delText>one marrow. CRi is the overall response if all requirements for a CR (including bone marrow examinations) are met, but the participant continues to have anemia, thrombocytopenia, or neutropenia (any one of the three) apparently unrelated to CLL, but related to drug toxicit</w:delText>
        </w:r>
      </w:del>
      <w:ins w:id="22064" w:author="GoldenCorpusHarness" w:date="2026-03-28T22:23:47Z">
        <w:r>
          <w:t>le for participants in German</w:t>
        </w:r>
      </w:ins>
      <w:r>
        <w:t>y.</w:t>
      </w:r>
      <w:del w:id="22065" w:author="GoldenCorpusHarness" w:date="2026-03-28T22:23:47Z">
        <w:r>
          <w:delText xml:space="preserve"> If more than one of these blood abnormalities is present, the overall response is PR.</w:delText>
        </w:r>
      </w:del>
    </w:p>
    <w:p ns2:paraId="7CF10366" ns2:textId="77777777" w:rsidR="009602AE" w:rsidRPr="00FA1438" w:rsidRDefault="00895D30" w:rsidP="00E30922">
      <w:pPr>
        <w:pStyle w:val="paragraph0"/>
        <w:rPr>
          <w:lang w:val="en"/>
        </w:rPr>
      </w:pPr>
      <w:del w:id="22066" w:author="GoldenCorpusHarness" w:date="2026-03-28T22:23:47Z">
        <w:r>
          <w:delText>Nodul</w:delText>
        </w:r>
      </w:del>
      <w:ins w:id="22067" w:author="GoldenCorpusHarness" w:date="2026-03-28T22:23:47Z">
        <w:r>
          <w:t>It</w:t>
        </w:r>
      </w:ins>
      <w:r>
        <w:t>a</w:t>
      </w:r>
      <w:del w:id="22068" w:author="GoldenCorpusHarness" w:date="2026-03-28T22:23:47Z">
        <w:r>
          <w:delText xml:space="preserve">r PR: nPR is assessed when criteria for CR are met, except that bone marrow biopsy shows </w:delText>
        </w:r>
      </w:del>
      <w:r>
        <w:t>ly</w:t>
      </w:r>
      <w:del w:id="22069" w:author="GoldenCorpusHarness" w:date="2026-03-28T22:23:47Z">
        <w:r>
          <w:delText>mphoid nodules, reflecting residual disease (normocellular or hypocellular, &lt;30% lymphocytes and lymphoid nodules present).</w:delText>
        </w:r>
      </w:del>
    </w:p>
    <w:p ns2:paraId="451C5C96" ns2:textId="77777777" w:rsidR="009602AE" w:rsidRPr="00FA1438" w:rsidRDefault="00895D30" w:rsidP="00E30922">
      <w:pPr>
        <w:pStyle w:val="paragraph0"/>
        <w:rPr>
          <w:lang w:val="en"/>
        </w:rPr>
      </w:pPr>
      <w:del w:id="22070" w:author="GoldenCorpusHarness" w:date="2026-03-28T22:23:47Z">
        <w:r>
          <w:delText>PR:</w:delText>
        </w:r>
      </w:del>
      <w:ins w:id="22071" w:author="GoldenCorpusHarness" w:date="2026-03-28T22:23:47Z">
        <w:r>
          <w:t>Section</w:t>
        </w:r>
      </w:ins>
      <w:r>
        <w:t xml:space="preserve"> </w:t>
      </w:r>
      <w:del w:id="22072" w:author="GoldenCorpusHarness" w:date="2026-03-28T22:23:47Z">
        <w:r>
          <w:delText>At</w:delText>
        </w:r>
      </w:del>
      <w:ins w:id="22073" w:author="GoldenCorpusHarness" w:date="2026-03-28T22:23:47Z">
        <w:r>
          <w:t>1.3</w:t>
        </w:r>
      </w:ins>
      <w:r>
        <w:t xml:space="preserve"> </w:t>
      </w:r>
      <w:ins w:id="22074" w:author="GoldenCorpusHarness" w:date="2026-03-28T22:23:47Z">
        <w:r>
          <w:t>Schedu</w:t>
        </w:r>
      </w:ins>
      <w:r>
        <w:t>le</w:t>
      </w:r>
      <w:del w:id="22075" w:author="GoldenCorpusHarness" w:date="2026-03-28T22:23:47Z">
        <w:r>
          <w:delText>ast 2 parameters from Group A and 1 parameter from Group B improve from screening if they were abnormal at previous time points. If only 1</w:delText>
        </w:r>
      </w:del>
      <w:r>
        <w:t xml:space="preserve"> of </w:t>
      </w:r>
      <w:ins w:id="22076" w:author="GoldenCorpusHarness" w:date="2026-03-28T22:23:47Z">
        <w:r>
          <w:t>Ac</w:t>
        </w:r>
      </w:ins>
      <w:r>
        <w:t>t</w:t>
      </w:r>
      <w:del w:id="22077" w:author="GoldenCorpusHarness" w:date="2026-03-28T22:23:47Z">
        <w:r>
          <w:delText>he parame</w:delText>
        </w:r>
      </w:del>
      <w:ins w:id="22078" w:author="GoldenCorpusHarness" w:date="2026-03-28T22:23:47Z">
        <w:r>
          <w:t>ivi</w:t>
        </w:r>
      </w:ins>
      <w:r>
        <w:t>t</w:t>
      </w:r>
      <w:del w:id="22079" w:author="GoldenCorpusHarness" w:date="2026-03-28T22:23:47Z">
        <w:r>
          <w:delText xml:space="preserve">ers </w:delText>
        </w:r>
      </w:del>
      <w:r>
        <w:t>i</w:t>
      </w:r>
      <w:del w:id="22080" w:author="GoldenCorpusHarness" w:date="2026-03-28T22:23:47Z">
        <w:r>
          <w:delText>n each group was abnormal, only one needs to improve. Improvement is d</w:delText>
        </w:r>
      </w:del>
      <w:r>
        <w:t>es</w:t>
      </w:r>
      <w:del w:id="22081" w:author="GoldenCorpusHarness" w:date="2026-03-28T22:23:47Z">
        <w:r>
          <w:delText>cribed as the following:</w:delText>
        </w:r>
      </w:del>
    </w:p>
    <w:p ns2:paraId="6C18BC22" ns2:textId="77777777" w:rsidR="009602AE" w:rsidRPr="00FA1438" w:rsidRDefault="00895D30" w:rsidP="007F368D">
      <w:pPr>
        <w:pStyle w:val="ListBullet"/>
        <w:keepLines w:val="0"/>
        <w:spacing w:after="240"/>
        <w:rPr>
          <w:lang w:val="en"/>
        </w:rPr>
      </w:pPr>
      <w:del w:id="22082" w:author="GoldenCorpusHarness" w:date="2026-03-28T22:23:47Z">
        <w:r>
          <w:delText>G</w:delText>
        </w:r>
      </w:del>
      <w:ins w:id="22083" w:author="GoldenCorpusHarness" w:date="2026-03-28T22:23:47Z">
        <w:r>
          <w:t>Laboratory P</w:t>
        </w:r>
      </w:ins>
      <w:r>
        <w:t>ro</w:t>
      </w:r>
      <w:ins w:id="22084" w:author="GoldenCorpusHarness" w:date="2026-03-28T22:23:47Z">
        <w:r>
          <w:t>ced</w:t>
        </w:r>
      </w:ins>
      <w:r>
        <w:t>u</w:t>
      </w:r>
      <w:del w:id="22085" w:author="GoldenCorpusHarness" w:date="2026-03-28T22:23:47Z">
        <w:r>
          <w:delText>p A:</w:delText>
        </w:r>
      </w:del>
      <w:ins w:id="22086" w:author="GoldenCorpusHarness" w:date="2026-03-28T22:23:47Z">
        <w:r>
          <w:t>res</w:t>
        </w:r>
      </w:ins>
    </w:p>
    <w:p ns2:paraId="0BF655CC" ns2:textId="77777777" w:rsidR="009602AE" w:rsidRPr="00FA1438" w:rsidRDefault="00895D30" w:rsidP="007F368D">
      <w:pPr>
        <w:pStyle w:val="ListBullet2"/>
        <w:keepLines w:val="0"/>
        <w:spacing w:after="240"/>
        <w:ind w:left="714" w:hanging="357"/>
        <w:rPr>
          <w:lang w:val="en"/>
        </w:rPr>
      </w:pPr>
      <w:ins w:id="22087" w:author="GoldenCorpusHarness" w:date="2026-03-28T22:23:47Z">
        <w:r>
          <w:t xml:space="preserve">HIV testing and hepatitis B and C screening are required evaluations for study entry and need to be performed in order to evaluate eligibility. This testing can be performed at any time during the Screening </w:t>
        </w:r>
      </w:ins>
      <w:r>
        <w:t>P</w:t>
      </w:r>
      <w:del w:id="22088" w:author="GoldenCorpusHarness" w:date="2026-03-28T22:23:47Z">
        <w:r>
          <w:delText xml:space="preserve">R in lymph nodes (≥50% decrease in SPD) </w:delText>
        </w:r>
      </w:del>
      <w:ins w:id="22089" w:author="GoldenCorpusHarness" w:date="2026-03-28T22:23:47Z">
        <w:r>
          <w:t>eriod.</w:t>
        </w:r>
      </w:ins>
    </w:p>
    <w:p ns2:paraId="044626E4" ns2:textId="77777777" w:rsidR="009602AE" w:rsidRPr="00FA1438" w:rsidRDefault="00895D30" w:rsidP="007F368D">
      <w:pPr>
        <w:pStyle w:val="ListBullet2"/>
        <w:keepLines w:val="0"/>
        <w:spacing w:after="240"/>
        <w:ind w:left="714" w:hanging="357"/>
        <w:rPr>
          <w:lang w:val="en"/>
        </w:rPr>
      </w:pPr>
      <w:del w:id="22090" w:author="GoldenCorpusHarness" w:date="2026-03-28T22:23:47Z">
        <w:r>
          <w:delText>PR</w:delText>
        </w:r>
      </w:del>
      <w:ins w:id="22091" w:author="GoldenCorpusHarness" w:date="2026-03-28T22:23:47Z">
        <w:r>
          <w:t>Monthly urine pregnancy testing is required during study</w:t>
        </w:r>
      </w:ins>
      <w:r>
        <w:t xml:space="preserve"> in</w:t>
      </w:r>
      <w:del w:id="22092" w:author="GoldenCorpusHarness" w:date="2026-03-28T22:23:47Z">
        <w:r>
          <w:delText xml:space="preserve"> li</w:delText>
        </w:r>
      </w:del>
      <w:ins w:id="22093" w:author="GoldenCorpusHarness" w:date="2026-03-28T22:23:47Z">
        <w:r>
          <w:t>ter</w:t>
        </w:r>
      </w:ins>
      <w:r>
        <w:t>ve</w:t>
      </w:r>
      <w:del w:id="22094" w:author="GoldenCorpusHarness" w:date="2026-03-28T22:23:47Z">
        <w:r>
          <w:delText>r/</w:delText>
        </w:r>
      </w:del>
      <w:ins w:id="22095" w:author="GoldenCorpusHarness" w:date="2026-03-28T22:23:47Z">
        <w:r>
          <w:t>ntion a</w:t>
        </w:r>
      </w:ins>
      <w:r>
        <w:t>s</w:t>
      </w:r>
      <w:del w:id="22096" w:author="GoldenCorpusHarness" w:date="2026-03-28T22:23:47Z">
        <w:r>
          <w:delText>p</w:delText>
        </w:r>
      </w:del>
      <w:ins w:id="22097" w:author="GoldenCorpusHarness" w:date="2026-03-28T22:23:47Z">
        <w:r>
          <w:t xml:space="preserve"> we</w:t>
        </w:r>
      </w:ins>
      <w:r>
        <w:t>l</w:t>
      </w:r>
      <w:ins w:id="22098" w:author="GoldenCorpusHarness" w:date="2026-03-28T22:23:47Z">
        <w:r>
          <w:t>l as at th</w:t>
        </w:r>
      </w:ins>
      <w:r>
        <w:t>e</w:t>
      </w:r>
      <w:ins w:id="22099" w:author="GoldenCorpusHarness" w:date="2026-03-28T22:23:47Z">
        <w:r>
          <w:t xml:space="preserve"> </w:t>
        </w:r>
      </w:ins>
      <w:r>
        <w:t>en</w:t>
      </w:r>
      <w:ins w:id="22100" w:author="GoldenCorpusHarness" w:date="2026-03-28T22:23:47Z">
        <w:r>
          <w:t>d of</w:t>
        </w:r>
      </w:ins>
      <w:r>
        <w:t xml:space="preserve"> s</w:t>
      </w:r>
      <w:ins w:id="22101" w:author="GoldenCorpusHarness" w:date="2026-03-28T22:23:47Z">
        <w:r>
          <w:t xml:space="preserve">tudy </w:t>
        </w:r>
      </w:ins>
      <w:r>
        <w:t>i</w:t>
      </w:r>
      <w:del w:id="22102" w:author="GoldenCorpusHarness" w:date="2026-03-28T22:23:47Z">
        <w:r>
          <w:delText>z</w:delText>
        </w:r>
      </w:del>
      <w:ins w:id="22103" w:author="GoldenCorpusHarness" w:date="2026-03-28T22:23:47Z">
        <w:r>
          <w:t>nt</w:t>
        </w:r>
      </w:ins>
      <w:r>
        <w:t>e</w:t>
      </w:r>
      <w:del w:id="22104" w:author="GoldenCorpusHarness" w:date="2026-03-28T22:23:47Z">
        <w:r>
          <w:delText xml:space="preserve"> (see abo</w:delText>
        </w:r>
      </w:del>
      <w:ins w:id="22105" w:author="GoldenCorpusHarness" w:date="2026-03-28T22:23:47Z">
        <w:r>
          <w:t>r</w:t>
        </w:r>
      </w:ins>
      <w:r>
        <w:t>ve</w:t>
      </w:r>
      <w:del w:id="22106" w:author="GoldenCorpusHarness" w:date="2026-03-28T22:23:47Z">
        <w:r>
          <w:delText xml:space="preserve">) </w:delText>
        </w:r>
      </w:del>
      <w:ins w:id="22107" w:author="GoldenCorpusHarness" w:date="2026-03-28T22:23:47Z">
        <w:r>
          <w:t>ntion.</w:t>
        </w:r>
      </w:ins>
    </w:p>
    <w:p ns2:paraId="124E99A6" ns2:textId="77777777" w:rsidR="009602AE" w:rsidRPr="00FA1438" w:rsidRDefault="00895D30" w:rsidP="007F368D">
      <w:pPr>
        <w:pStyle w:val="ListBullet2"/>
        <w:keepLines w:val="0"/>
        <w:spacing w:after="240"/>
        <w:ind w:left="714" w:hanging="357"/>
        <w:rPr>
          <w:lang w:val="en"/>
        </w:rPr>
      </w:pPr>
      <w:del w:id="22108" w:author="GoldenCorpusHarness" w:date="2026-03-28T22:23:47Z">
        <w:r>
          <w:delText>≥50% d</w:delText>
        </w:r>
      </w:del>
      <w:ins w:id="22109" w:author="GoldenCorpusHarness" w:date="2026-03-28T22:23:47Z">
        <w:r>
          <w:t>S</w:t>
        </w:r>
      </w:ins>
      <w:r>
        <w:t>ec</w:t>
      </w:r>
      <w:del w:id="22110" w:author="GoldenCorpusHarness" w:date="2026-03-28T22:23:47Z">
        <w:r>
          <w:delText xml:space="preserve">rease </w:delText>
        </w:r>
      </w:del>
      <w:ins w:id="22111" w:author="GoldenCorpusHarness" w:date="2026-03-28T22:23:47Z">
        <w:r>
          <w:t>t</w:t>
        </w:r>
      </w:ins>
      <w:r>
        <w:t>i</w:t>
      </w:r>
      <w:ins w:id="22112" w:author="GoldenCorpusHarness" w:date="2026-03-28T22:23:47Z">
        <w:r>
          <w:t>o</w:t>
        </w:r>
      </w:ins>
      <w:r>
        <w:t xml:space="preserve">n </w:t>
      </w:r>
      <w:ins w:id="22113" w:author="GoldenCorpusHarness" w:date="2026-03-28T22:23:47Z">
        <w:r>
          <w:t>5.1 In</w:t>
        </w:r>
      </w:ins>
      <w:r>
        <w:t>c</w:t>
      </w:r>
      <w:ins w:id="22114" w:author="GoldenCorpusHarness" w:date="2026-03-28T22:23:47Z">
        <w:r>
          <w:t>lus</w:t>
        </w:r>
      </w:ins>
      <w:r>
        <w:t>i</w:t>
      </w:r>
      <w:ins w:id="22115" w:author="GoldenCorpusHarness" w:date="2026-03-28T22:23:47Z">
        <w:r>
          <w:t>on C</w:t>
        </w:r>
      </w:ins>
      <w:r>
        <w:t>r</w:t>
      </w:r>
      <w:del w:id="22116" w:author="GoldenCorpusHarness" w:date="2026-03-28T22:23:47Z">
        <w:r>
          <w:delText>culat</w:delText>
        </w:r>
      </w:del>
      <w:r>
        <w:t>i</w:t>
      </w:r>
      <w:del w:id="22117" w:author="GoldenCorpusHarness" w:date="2026-03-28T22:23:47Z">
        <w:r>
          <w:delText>ng lymphocy</w:delText>
        </w:r>
      </w:del>
      <w:r>
        <w:t>te</w:t>
      </w:r>
      <w:ins w:id="22118" w:author="GoldenCorpusHarness" w:date="2026-03-28T22:23:47Z">
        <w:r>
          <w:t>ria</w:t>
        </w:r>
      </w:ins>
      <w:r>
        <w:t xml:space="preserve"> </w:t>
      </w:r>
      <w:del w:id="22119" w:author="GoldenCorpusHarness" w:date="2026-03-28T22:23:47Z">
        <w:r>
          <w:delText>cou</w:delText>
        </w:r>
      </w:del>
      <w:ins w:id="22120" w:author="GoldenCorpusHarness" w:date="2026-03-28T22:23:47Z">
        <w:r>
          <w:t>- Criteria # 13 a</w:t>
        </w:r>
      </w:ins>
      <w:r>
        <w:t>n</w:t>
      </w:r>
      <w:del w:id="22121" w:author="GoldenCorpusHarness" w:date="2026-03-28T22:23:47Z">
        <w:r>
          <w:delText>t</w:delText>
        </w:r>
      </w:del>
      <w:ins w:id="22122" w:author="GoldenCorpusHarness" w:date="2026-03-28T22:23:47Z">
        <w:r>
          <w:t>d</w:t>
        </w:r>
      </w:ins>
      <w:r>
        <w:t xml:space="preserve"> </w:t>
      </w:r>
      <w:del w:id="22123" w:author="GoldenCorpusHarness" w:date="2026-03-28T22:23:47Z">
        <w:r>
          <w:delText>from baseline</w:delText>
        </w:r>
      </w:del>
      <w:ins w:id="22124" w:author="GoldenCorpusHarness" w:date="2026-03-28T22:23:47Z">
        <w:r>
          <w:t>14</w:t>
        </w:r>
      </w:ins>
    </w:p>
    <w:p ns2:paraId="6C693E35" ns2:textId="77777777" w:rsidR="009602AE" w:rsidRPr="00FA1438" w:rsidRDefault="00895D30" w:rsidP="007F368D">
      <w:pPr>
        <w:pStyle w:val="ListBullet2"/>
        <w:keepLines w:val="0"/>
        <w:spacing w:after="240"/>
        <w:ind w:left="714" w:hanging="357"/>
        <w:rPr>
          <w:lang w:val="en"/>
        </w:rPr>
      </w:pPr>
      <w:del w:id="22125" w:author="GoldenCorpusHarness" w:date="2026-03-28T22:23:47Z">
        <w:r>
          <w:delText>Cons</w:delText>
        </w:r>
      </w:del>
      <w:ins w:id="22126" w:author="GoldenCorpusHarness" w:date="2026-03-28T22:23:47Z">
        <w:r>
          <w:t>Male par</w:t>
        </w:r>
      </w:ins>
      <w:r>
        <w:t>ti</w:t>
      </w:r>
      <w:del w:id="22127" w:author="GoldenCorpusHarness" w:date="2026-03-28T22:23:47Z">
        <w:r>
          <w:delText>tut</w:delText>
        </w:r>
      </w:del>
      <w:ins w:id="22128" w:author="GoldenCorpusHarness" w:date="2026-03-28T22:23:47Z">
        <w:r>
          <w:t>c</w:t>
        </w:r>
      </w:ins>
      <w:r>
        <w:t>i</w:t>
      </w:r>
      <w:del w:id="22129" w:author="GoldenCorpusHarness" w:date="2026-03-28T22:23:47Z">
        <w:r>
          <w:delText>on</w:delText>
        </w:r>
      </w:del>
      <w:ins w:id="22130" w:author="GoldenCorpusHarness" w:date="2026-03-28T22:23:47Z">
        <w:r>
          <w:t>p</w:t>
        </w:r>
      </w:ins>
      <w:r>
        <w:t>a</w:t>
      </w:r>
      <w:del w:id="22131" w:author="GoldenCorpusHarness" w:date="2026-03-28T22:23:47Z">
        <w:r>
          <w:delText>l symptoms do not co</w:delText>
        </w:r>
      </w:del>
      <w:r>
        <w:t>nt</w:t>
      </w:r>
      <w:del w:id="22132" w:author="GoldenCorpusHarness" w:date="2026-03-28T22:23:47Z">
        <w:r>
          <w:delText>ribute to a</w:delText>
        </w:r>
      </w:del>
      <w:r>
        <w:t>s</w:t>
      </w:r>
      <w:del w:id="22133" w:author="GoldenCorpusHarness" w:date="2026-03-28T22:23:47Z">
        <w:r>
          <w:delText>sessment of PR</w:delText>
        </w:r>
      </w:del>
      <w:ins w:id="22134" w:author="GoldenCorpusHarness" w:date="2026-03-28T22:23:47Z">
        <w:r>
          <w:t>:</w:t>
        </w:r>
      </w:ins>
    </w:p>
    <w:p ns2:paraId="1C846D58" ns2:textId="77777777" w:rsidR="009602AE" w:rsidRPr="00FA1438" w:rsidRDefault="00895D30" w:rsidP="007F368D">
      <w:pPr>
        <w:pStyle w:val="ListBullet"/>
        <w:keepLines w:val="0"/>
        <w:spacing w:after="240"/>
        <w:rPr>
          <w:lang w:val="en"/>
        </w:rPr>
      </w:pPr>
      <w:del w:id="22135" w:author="GoldenCorpusHarness" w:date="2026-03-28T22:23:47Z">
        <w:r>
          <w:delText>G</w:delText>
        </w:r>
      </w:del>
      <w:ins w:id="22136" w:author="GoldenCorpusHarness" w:date="2026-03-28T22:23:47Z">
        <w:r>
          <w:t xml:space="preserve">The length of time </w:t>
        </w:r>
      </w:ins>
      <w:r>
        <w:t>r</w:t>
      </w:r>
      <w:ins w:id="22137" w:author="GoldenCorpusHarness" w:date="2026-03-28T22:23:47Z">
        <w:r>
          <w:t>equired t</w:t>
        </w:r>
      </w:ins>
      <w:r>
        <w:t>o</w:t>
      </w:r>
      <w:ins w:id="22138" w:author="GoldenCorpusHarness" w:date="2026-03-28T22:23:47Z">
        <w:r>
          <w:t xml:space="preserve"> contin</w:t>
        </w:r>
      </w:ins>
      <w:r>
        <w:t>u</w:t>
      </w:r>
      <w:ins w:id="22139" w:author="GoldenCorpusHarness" w:date="2026-03-28T22:23:47Z">
        <w:r>
          <w:t>e contrace</w:t>
        </w:r>
      </w:ins>
      <w:r>
        <w:t>p</w:t>
      </w:r>
      <w:ins w:id="22140" w:author="GoldenCorpusHarness" w:date="2026-03-28T22:23:47Z">
        <w:r>
          <w:t>tion</w:t>
        </w:r>
      </w:ins>
      <w:r>
        <w:t xml:space="preserve"> </w:t>
      </w:r>
      <w:del w:id="22141" w:author="GoldenCorpusHarness" w:date="2026-03-28T22:23:47Z">
        <w:r>
          <w:delText>B</w:delText>
        </w:r>
      </w:del>
      <w:ins w:id="22142" w:author="GoldenCorpusHarness" w:date="2026-03-28T22:23:47Z">
        <w:r>
          <w:t>for each study intervention is as follows</w:t>
        </w:r>
      </w:ins>
      <w:r>
        <w:t>:</w:t>
      </w:r>
    </w:p>
    <w:p ns2:paraId="1F6386A3" ns2:textId="77777777" w:rsidR="009602AE" w:rsidRPr="00FA1438" w:rsidRDefault="00895D30" w:rsidP="007F368D">
      <w:pPr>
        <w:pStyle w:val="ListBullet2"/>
        <w:keepLines w:val="0"/>
        <w:spacing w:after="240"/>
        <w:ind w:left="714" w:hanging="357"/>
        <w:rPr>
          <w:lang w:val="en"/>
        </w:rPr>
      </w:pPr>
      <w:del w:id="22143" w:author="GoldenCorpusHarness" w:date="2026-03-28T22:23:47Z">
        <w:r>
          <w:delText>Platelet counts should be ≥100 x 109/L or inc</w:delText>
        </w:r>
      </w:del>
      <w:ins w:id="22144" w:author="GoldenCorpusHarness" w:date="2026-03-28T22:23:47Z">
        <w:r>
          <w:t>T</w:t>
        </w:r>
      </w:ins>
      <w:r>
        <w:t>rea</w:t>
      </w:r>
      <w:del w:id="22145" w:author="GoldenCorpusHarness" w:date="2026-03-28T22:23:47Z">
        <w:r>
          <w:delText>s</w:delText>
        </w:r>
      </w:del>
      <w:ins w:id="22146" w:author="GoldenCorpusHarness" w:date="2026-03-28T22:23:47Z">
        <w:r>
          <w:t>tm</w:t>
        </w:r>
      </w:ins>
      <w:r>
        <w:t>e</w:t>
      </w:r>
      <w:ins w:id="22147" w:author="GoldenCorpusHarness" w:date="2026-03-28T22:23:47Z">
        <w:r>
          <w:t>nt</w:t>
        </w:r>
      </w:ins>
      <w:r>
        <w:t xml:space="preserve"> </w:t>
      </w:r>
      <w:del w:id="22148" w:author="GoldenCorpusHarness" w:date="2026-03-28T22:23:47Z">
        <w:r>
          <w:delText>≥50% f</w:delText>
        </w:r>
      </w:del>
      <w:ins w:id="22149" w:author="GoldenCorpusHarness" w:date="2026-03-28T22:23:47Z">
        <w:r>
          <w:t>G</w:t>
        </w:r>
      </w:ins>
      <w:r>
        <w:t>ro</w:t>
      </w:r>
      <w:ins w:id="22150" w:author="GoldenCorpusHarness" w:date="2026-03-28T22:23:47Z">
        <w:r>
          <w:t>up (Ne</w:t>
        </w:r>
      </w:ins>
      <w:r>
        <w:t>m</w:t>
      </w:r>
      <w:del w:id="22151" w:author="GoldenCorpusHarness" w:date="2026-03-28T22:23:47Z">
        <w:r>
          <w:delText xml:space="preserve"> </w:delText>
        </w:r>
      </w:del>
      <w:ins w:id="22152" w:author="GoldenCorpusHarness" w:date="2026-03-28T22:23:47Z">
        <w:r>
          <w:t>ta</w:t>
        </w:r>
      </w:ins>
      <w:r>
        <w:t>b</w:t>
      </w:r>
      <w:del w:id="22153" w:author="GoldenCorpusHarness" w:date="2026-03-28T22:23:47Z">
        <w:r>
          <w:delText>asel</w:delText>
        </w:r>
      </w:del>
      <w:ins w:id="22154" w:author="GoldenCorpusHarness" w:date="2026-03-28T22:23:47Z">
        <w:r>
          <w:t>rut</w:t>
        </w:r>
      </w:ins>
      <w:r>
        <w:t>in</w:t>
      </w:r>
      <w:ins w:id="22155" w:author="GoldenCorpusHarness" w:date="2026-03-28T22:23:47Z">
        <w:r>
          <w:t>ib + V</w:t>
        </w:r>
      </w:ins>
      <w:r>
        <w:t>e</w:t>
      </w:r>
      <w:ins w:id="22156" w:author="GoldenCorpusHarness" w:date="2026-03-28T22:23:47Z">
        <w:r>
          <w:t>netoclax): 102</w:t>
        </w:r>
      </w:ins>
      <w:r>
        <w:t xml:space="preserve"> </w:t>
      </w:r>
      <w:ins w:id="22157" w:author="GoldenCorpusHarness" w:date="2026-03-28T22:23:47Z">
        <w:r>
          <w:t>days.</w:t>
        </w:r>
      </w:ins>
    </w:p>
    <w:p ns2:paraId="4830E17F" ns2:textId="77777777" w:rsidR="009602AE" w:rsidRPr="00FA1438" w:rsidRDefault="00895D30" w:rsidP="007F368D">
      <w:pPr>
        <w:pStyle w:val="ListBullet2"/>
        <w:keepLines w:val="0"/>
        <w:spacing w:after="240"/>
        <w:ind w:left="714" w:hanging="357"/>
        <w:rPr>
          <w:lang w:val="en"/>
        </w:rPr>
      </w:pPr>
      <w:del w:id="22158" w:author="GoldenCorpusHarness" w:date="2026-03-28T22:23:47Z">
        <w:r>
          <w:delText>He</w:delText>
        </w:r>
      </w:del>
      <w:ins w:id="22159" w:author="GoldenCorpusHarness" w:date="2026-03-28T22:23:47Z">
        <w:r>
          <w:t>Co</w:t>
        </w:r>
      </w:ins>
      <w:r>
        <w:t>m</w:t>
      </w:r>
      <w:del w:id="22160" w:author="GoldenCorpusHarness" w:date="2026-03-28T22:23:47Z">
        <w:r>
          <w:delText xml:space="preserve">oglobin ≥11 g/dL </w:delText>
        </w:r>
      </w:del>
      <w:ins w:id="22161" w:author="GoldenCorpusHarness" w:date="2026-03-28T22:23:47Z">
        <w:r>
          <w:t>parat</w:t>
        </w:r>
      </w:ins>
      <w:r>
        <w:t xml:space="preserve">or </w:t>
      </w:r>
      <w:del w:id="22162" w:author="GoldenCorpusHarness" w:date="2026-03-28T22:23:47Z">
        <w:r>
          <w:delText>≥50% increase f</w:delText>
        </w:r>
      </w:del>
      <w:ins w:id="22163" w:author="GoldenCorpusHarness" w:date="2026-03-28T22:23:47Z">
        <w:r>
          <w:t>G</w:t>
        </w:r>
      </w:ins>
      <w:r>
        <w:t>ro</w:t>
      </w:r>
      <w:ins w:id="22164" w:author="GoldenCorpusHarness" w:date="2026-03-28T22:23:47Z">
        <w:r>
          <w:t>up (Rituxi</w:t>
        </w:r>
      </w:ins>
      <w:r>
        <w:t>m</w:t>
      </w:r>
      <w:ins w:id="22165" w:author="GoldenCorpusHarness" w:date="2026-03-28T22:23:47Z">
        <w:r>
          <w:t>ab</w:t>
        </w:r>
      </w:ins>
      <w:r>
        <w:t xml:space="preserve"> </w:t>
      </w:r>
      <w:del w:id="22166" w:author="GoldenCorpusHarness" w:date="2026-03-28T22:23:47Z">
        <w:r>
          <w:delText>bas</w:delText>
        </w:r>
      </w:del>
      <w:ins w:id="22167" w:author="GoldenCorpusHarness" w:date="2026-03-28T22:23:47Z">
        <w:r>
          <w:t>+ V</w:t>
        </w:r>
      </w:ins>
      <w:r>
        <w:t>e</w:t>
      </w:r>
      <w:del w:id="22168" w:author="GoldenCorpusHarness" w:date="2026-03-28T22:23:47Z">
        <w:r>
          <w:delText>li</w:delText>
        </w:r>
      </w:del>
      <w:r>
        <w:t>ne</w:t>
      </w:r>
      <w:ins w:id="22169" w:author="GoldenCorpusHarness" w:date="2026-03-28T22:23:47Z">
        <w:r>
          <w:t>toclax): 240 days.</w:t>
        </w:r>
      </w:ins>
    </w:p>
    <w:p ns2:paraId="1647AD84" ns2:textId="77777777" w:rsidR="009602AE" w:rsidRPr="00FA1438" w:rsidRDefault="00895D30" w:rsidP="007F368D">
      <w:pPr>
        <w:pStyle w:val="ListBullet2"/>
        <w:keepLines w:val="0"/>
        <w:spacing w:after="240"/>
        <w:ind w:left="714" w:hanging="357"/>
        <w:rPr>
          <w:lang w:val="en"/>
        </w:rPr>
      </w:pPr>
      <w:r>
        <w:t>Pr</w:t>
      </w:r>
      <w:del w:id="22170" w:author="GoldenCorpusHarness" w:date="2026-03-28T22:23:47Z">
        <w:r>
          <w:delText>ese</w:delText>
        </w:r>
      </w:del>
      <w:ins w:id="22171" w:author="GoldenCorpusHarness" w:date="2026-03-28T22:23:47Z">
        <w:r>
          <w:t>ohibitio</w:t>
        </w:r>
      </w:ins>
      <w:r>
        <w:t>n</w:t>
      </w:r>
      <w:del w:id="22172" w:author="GoldenCorpusHarness" w:date="2026-03-28T22:23:47Z">
        <w:r>
          <w:delText>ce</w:delText>
        </w:r>
      </w:del>
      <w:r>
        <w:t xml:space="preserve"> of </w:t>
      </w:r>
      <w:del w:id="22173" w:author="GoldenCorpusHarness" w:date="2026-03-28T22:23:47Z">
        <w:r>
          <w:delText xml:space="preserve">CLL cells or of B-lymphoid nodules or not </w:delText>
        </w:r>
      </w:del>
      <w:r>
        <w:t>don</w:t>
      </w:r>
      <w:ins w:id="22174" w:author="GoldenCorpusHarness" w:date="2026-03-28T22:23:47Z">
        <w:r>
          <w:t>ating sp</w:t>
        </w:r>
      </w:ins>
      <w:r>
        <w:t>e</w:t>
      </w:r>
      <w:ins w:id="22175" w:author="GoldenCorpusHarness" w:date="2026-03-28T22:23:47Z">
        <w:r>
          <w:t xml:space="preserve">rm during the treatment and until: </w:t>
        </w:r>
      </w:ins>
    </w:p>
    <w:p ns2:paraId="56D85567" ns2:textId="77777777" w:rsidR="009602AE" w:rsidRPr="00FA1438" w:rsidRDefault="00895D30" w:rsidP="00E30922">
      <w:pPr>
        <w:pStyle w:val="paragraph0"/>
      </w:pPr>
      <w:del w:id="22176" w:author="GoldenCorpusHarness" w:date="2026-03-28T22:23:47Z">
        <w:r>
          <w:delText>PR</w:delText>
        </w:r>
      </w:del>
      <w:ins w:id="22177" w:author="GoldenCorpusHarness" w:date="2026-03-28T22:23:47Z">
        <w:r>
          <w:t>Treatment</w:t>
        </w:r>
      </w:ins>
      <w:r>
        <w:t xml:space="preserve"> </w:t>
      </w:r>
      <w:del w:id="22178" w:author="GoldenCorpusHarness" w:date="2026-03-28T22:23:47Z">
        <w:r>
          <w:delText>W</w:delText>
        </w:r>
      </w:del>
      <w:ins w:id="22179" w:author="GoldenCorpusHarness" w:date="2026-03-28T22:23:47Z">
        <w:r>
          <w:t>Group (Nemtabrut</w:t>
        </w:r>
      </w:ins>
      <w:r>
        <w:t>i</w:t>
      </w:r>
      <w:ins w:id="22180" w:author="GoldenCorpusHarness" w:date="2026-03-28T22:23:47Z">
        <w:r>
          <w:t>nib + Vene</w:t>
        </w:r>
      </w:ins>
      <w:r>
        <w:t>t</w:t>
      </w:r>
      <w:del w:id="22181" w:author="GoldenCorpusHarness" w:date="2026-03-28T22:23:47Z">
        <w:r>
          <w:delText>h Lymph</w:delText>
        </w:r>
      </w:del>
      <w:r>
        <w:t>oc</w:t>
      </w:r>
      <w:ins w:id="22182" w:author="GoldenCorpusHarness" w:date="2026-03-28T22:23:47Z">
        <w:r>
          <w:t>lax): 102 da</w:t>
        </w:r>
      </w:ins>
      <w:r>
        <w:t>y</w:t>
      </w:r>
      <w:del w:id="22183" w:author="GoldenCorpusHarness" w:date="2026-03-28T22:23:47Z">
        <w:r>
          <w:delText>to</w:delText>
        </w:r>
      </w:del>
      <w:r>
        <w:t>s</w:t>
      </w:r>
      <w:del w:id="22184" w:author="GoldenCorpusHarness" w:date="2026-03-28T22:23:47Z">
        <w:r>
          <w:delText>is: The overall response will be PRL when ALL of the following criteria are met:</w:delText>
        </w:r>
      </w:del>
      <w:ins w:id="22185" w:author="GoldenCorpusHarness" w:date="2026-03-28T22:23:47Z">
        <w:r>
          <w:t>.</w:t>
        </w:r>
      </w:ins>
    </w:p>
    <w:p ns2:paraId="44512FF4" ns2:textId="77777777" w:rsidR="009602AE" w:rsidRPr="00FA1438" w:rsidRDefault="00895D30" w:rsidP="007F368D">
      <w:pPr>
        <w:pStyle w:val="ListBullet"/>
        <w:keepLines w:val="0"/>
        <w:spacing w:after="240"/>
      </w:pPr>
      <w:del w:id="22186" w:author="GoldenCorpusHarness" w:date="2026-03-28T22:23:47Z">
        <w:r>
          <w:delText>Ly</w:delText>
        </w:r>
      </w:del>
      <w:ins w:id="22187" w:author="GoldenCorpusHarness" w:date="2026-03-28T22:23:47Z">
        <w:r>
          <w:t>Co</w:t>
        </w:r>
      </w:ins>
      <w:r>
        <w:t>mp</w:t>
      </w:r>
      <w:del w:id="22188" w:author="GoldenCorpusHarness" w:date="2026-03-28T22:23:47Z">
        <w:r>
          <w:delText>hocy</w:delText>
        </w:r>
      </w:del>
      <w:ins w:id="22189" w:author="GoldenCorpusHarness" w:date="2026-03-28T22:23:47Z">
        <w:r>
          <w:t>ara</w:t>
        </w:r>
      </w:ins>
      <w:r>
        <w:t>t</w:t>
      </w:r>
      <w:del w:id="22190" w:author="GoldenCorpusHarness" w:date="2026-03-28T22:23:47Z">
        <w:r>
          <w:delText xml:space="preserve">e count is stable </w:delText>
        </w:r>
      </w:del>
      <w:r>
        <w:t xml:space="preserve">or </w:t>
      </w:r>
      <w:del w:id="22191" w:author="GoldenCorpusHarness" w:date="2026-03-28T22:23:47Z">
        <w:r>
          <w:delText>increased f</w:delText>
        </w:r>
      </w:del>
      <w:ins w:id="22192" w:author="GoldenCorpusHarness" w:date="2026-03-28T22:23:47Z">
        <w:r>
          <w:t>G</w:t>
        </w:r>
      </w:ins>
      <w:r>
        <w:t>ro</w:t>
      </w:r>
      <w:ins w:id="22193" w:author="GoldenCorpusHarness" w:date="2026-03-28T22:23:47Z">
        <w:r>
          <w:t>up (Rituxi</w:t>
        </w:r>
      </w:ins>
      <w:r>
        <w:t>m</w:t>
      </w:r>
      <w:ins w:id="22194" w:author="GoldenCorpusHarness" w:date="2026-03-28T22:23:47Z">
        <w:r>
          <w:t>ab</w:t>
        </w:r>
      </w:ins>
      <w:r>
        <w:t xml:space="preserve"> </w:t>
      </w:r>
      <w:del w:id="22195" w:author="GoldenCorpusHarness" w:date="2026-03-28T22:23:47Z">
        <w:r>
          <w:delText>bas</w:delText>
        </w:r>
      </w:del>
      <w:ins w:id="22196" w:author="GoldenCorpusHarness" w:date="2026-03-28T22:23:47Z">
        <w:r>
          <w:t>+ V</w:t>
        </w:r>
      </w:ins>
      <w:r>
        <w:t>e</w:t>
      </w:r>
      <w:del w:id="22197" w:author="GoldenCorpusHarness" w:date="2026-03-28T22:23:47Z">
        <w:r>
          <w:delText>li</w:delText>
        </w:r>
      </w:del>
      <w:r>
        <w:t>ne</w:t>
      </w:r>
      <w:ins w:id="22198" w:author="GoldenCorpusHarness" w:date="2026-03-28T22:23:47Z">
        <w:r>
          <w:t>toclax): 240 days.</w:t>
        </w:r>
      </w:ins>
    </w:p>
    <w:p ns2:paraId="79A96DD1" ns2:textId="77777777" w:rsidR="009602AE" w:rsidRPr="00FA1438" w:rsidRDefault="00895D30" w:rsidP="007F368D">
      <w:pPr>
        <w:pStyle w:val="ListBullet"/>
        <w:keepLines w:val="0"/>
        <w:spacing w:after="240"/>
      </w:pPr>
      <w:del w:id="22199" w:author="GoldenCorpusHarness" w:date="2026-03-28T22:23:47Z">
        <w:r>
          <w:delText>All other criteria for PR or better are met.</w:delText>
        </w:r>
      </w:del>
    </w:p>
    <w:p ns2:paraId="73E6E462" ns2:textId="77777777" w:rsidR="009602AE" w:rsidRPr="00FA1438" w:rsidRDefault="00895D30" w:rsidP="005D2EB4">
      <w:pPr>
        <w:pStyle w:val="paragraph0"/>
      </w:pPr>
      <w:del w:id="22200" w:author="GoldenCorpusHarness" w:date="2026-03-28T22:23:47Z">
        <w:r>
          <w:delText>An incr</w:delText>
        </w:r>
      </w:del>
      <w:ins w:id="22201" w:author="GoldenCorpusHarness" w:date="2026-03-28T22:23:47Z">
        <w:r>
          <w:t>F</w:t>
        </w:r>
      </w:ins>
      <w:r>
        <w:t>e</w:t>
      </w:r>
      <w:ins w:id="22202" w:author="GoldenCorpusHarness" w:date="2026-03-28T22:23:47Z">
        <w:r>
          <w:t>m</w:t>
        </w:r>
      </w:ins>
      <w:r>
        <w:t>a</w:t>
      </w:r>
      <w:del w:id="22203" w:author="GoldenCorpusHarness" w:date="2026-03-28T22:23:47Z">
        <w:r>
          <w:delText>s</w:delText>
        </w:r>
      </w:del>
      <w:ins w:id="22204" w:author="GoldenCorpusHarness" w:date="2026-03-28T22:23:47Z">
        <w:r>
          <w:t>l</w:t>
        </w:r>
      </w:ins>
      <w:r>
        <w:t xml:space="preserve">e </w:t>
      </w:r>
      <w:ins w:id="22205" w:author="GoldenCorpusHarness" w:date="2026-03-28T22:23:47Z">
        <w:r>
          <w:t>part</w:t>
        </w:r>
      </w:ins>
      <w:r>
        <w:t>i</w:t>
      </w:r>
      <w:del w:id="22206" w:author="GoldenCorpusHarness" w:date="2026-03-28T22:23:47Z">
        <w:r>
          <w:delText>n blood lym</w:delText>
        </w:r>
      </w:del>
      <w:ins w:id="22207" w:author="GoldenCorpusHarness" w:date="2026-03-28T22:23:47Z">
        <w:r>
          <w:t>ci</w:t>
        </w:r>
      </w:ins>
      <w:r>
        <w:t>p</w:t>
      </w:r>
      <w:del w:id="22208" w:author="GoldenCorpusHarness" w:date="2026-03-28T22:23:47Z">
        <w:r>
          <w:delText>hocyte cou</w:delText>
        </w:r>
      </w:del>
      <w:ins w:id="22209" w:author="GoldenCorpusHarness" w:date="2026-03-28T22:23:47Z">
        <w:r>
          <w:t>a</w:t>
        </w:r>
      </w:ins>
      <w:r>
        <w:t>nt</w:t>
      </w:r>
      <w:del w:id="22210" w:author="GoldenCorpusHarness" w:date="2026-03-28T22:23:47Z">
        <w:r>
          <w:delText xml:space="preserve"> by it</w:delText>
        </w:r>
      </w:del>
      <w:r>
        <w:t>s</w:t>
      </w:r>
      <w:del w:id="22211" w:author="GoldenCorpusHarness" w:date="2026-03-28T22:23:47Z">
        <w:r>
          <w:delText>elf does not uniformly indicate an increased tumor burden but may reflect redistribution of leukemia cells from lymphoid tissues to the blood. In such cases, increased lymphocytosis alone is not a sign of treatment failure.</w:delText>
        </w:r>
      </w:del>
      <w:ins w:id="22212" w:author="GoldenCorpusHarness" w:date="2026-03-28T22:23:47Z">
        <w:r>
          <w:t>:</w:t>
        </w:r>
      </w:ins>
    </w:p>
    <w:bookmarkEnd w:id="407"/>
    <w:p ns2:paraId="7BD46E5F" ns2:textId="77777777" w:rsidR="009602AE" w:rsidRPr="00FA1438" w:rsidRDefault="00895D30" w:rsidP="005D2EB4">
      <w:pPr>
        <w:pStyle w:val="paragraph0"/>
        <w:rPr>
          <w:lang w:val="en"/>
        </w:rPr>
      </w:pPr>
      <w:del w:id="22213" w:author="GoldenCorpusHarness" w:date="2026-03-28T22:23:47Z">
        <w:r>
          <w:delText>Progressiv</w:delText>
        </w:r>
      </w:del>
      <w:ins w:id="22214" w:author="GoldenCorpusHarness" w:date="2026-03-28T22:23:47Z">
        <w:r>
          <w:t>Th</w:t>
        </w:r>
      </w:ins>
      <w:r>
        <w:t xml:space="preserve">e </w:t>
      </w:r>
      <w:del w:id="22215" w:author="GoldenCorpusHarness" w:date="2026-03-28T22:23:47Z">
        <w:r>
          <w:delText>Dis</w:delText>
        </w:r>
      </w:del>
      <w:ins w:id="22216" w:author="GoldenCorpusHarness" w:date="2026-03-28T22:23:47Z">
        <w:r>
          <w:t>l</w:t>
        </w:r>
      </w:ins>
      <w:r>
        <w:t>e</w:t>
      </w:r>
      <w:del w:id="22217" w:author="GoldenCorpusHarness" w:date="2026-03-28T22:23:47Z">
        <w:r>
          <w:delText>ase: If a</w:delText>
        </w:r>
      </w:del>
      <w:r>
        <w:t>n</w:t>
      </w:r>
      <w:del w:id="22218" w:author="GoldenCorpusHarness" w:date="2026-03-28T22:23:47Z">
        <w:r>
          <w:delText>y</w:delText>
        </w:r>
      </w:del>
      <w:ins w:id="22219" w:author="GoldenCorpusHarness" w:date="2026-03-28T22:23:47Z">
        <w:r>
          <w:t>gth</w:t>
        </w:r>
      </w:ins>
      <w:r>
        <w:t xml:space="preserve"> of t</w:t>
      </w:r>
      <w:del w:id="22220" w:author="GoldenCorpusHarness" w:date="2026-03-28T22:23:47Z">
        <w:r>
          <w:delText>h</w:delText>
        </w:r>
      </w:del>
      <w:ins w:id="22221" w:author="GoldenCorpusHarness" w:date="2026-03-28T22:23:47Z">
        <w:r>
          <w:t>im</w:t>
        </w:r>
      </w:ins>
      <w:r>
        <w:t xml:space="preserve">e </w:t>
      </w:r>
      <w:del w:id="22222" w:author="GoldenCorpusHarness" w:date="2026-03-28T22:23:47Z">
        <w:r>
          <w:delText>pa</w:delText>
        </w:r>
      </w:del>
      <w:ins w:id="22223" w:author="GoldenCorpusHarness" w:date="2026-03-28T22:23:47Z">
        <w:r>
          <w:t>required to continue cont</w:t>
        </w:r>
      </w:ins>
      <w:r>
        <w:t>ra</w:t>
      </w:r>
      <w:del w:id="22224" w:author="GoldenCorpusHarness" w:date="2026-03-28T22:23:47Z">
        <w:r>
          <w:delText>m</w:delText>
        </w:r>
      </w:del>
      <w:ins w:id="22225" w:author="GoldenCorpusHarness" w:date="2026-03-28T22:23:47Z">
        <w:r>
          <w:t>c</w:t>
        </w:r>
      </w:ins>
      <w:r>
        <w:t>e</w:t>
      </w:r>
      <w:ins w:id="22226" w:author="GoldenCorpusHarness" w:date="2026-03-28T22:23:47Z">
        <w:r>
          <w:t>ption for each study in</w:t>
        </w:r>
      </w:ins>
      <w:r>
        <w:t>ter</w:t>
      </w:r>
      <w:del w:id="22227" w:author="GoldenCorpusHarness" w:date="2026-03-28T22:23:47Z">
        <w:r>
          <w:delText>s i</w:delText>
        </w:r>
      </w:del>
      <w:ins w:id="22228" w:author="GoldenCorpusHarness" w:date="2026-03-28T22:23:47Z">
        <w:r>
          <w:t>ve</w:t>
        </w:r>
      </w:ins>
      <w:r>
        <w:t>n</w:t>
      </w:r>
      <w:del w:id="22229" w:author="GoldenCorpusHarness" w:date="2026-03-28T22:23:47Z">
        <w:r>
          <w:delText xml:space="preserve"> Group A or B indica</w:delText>
        </w:r>
      </w:del>
      <w:r>
        <w:t>t</w:t>
      </w:r>
      <w:del w:id="22230" w:author="GoldenCorpusHarness" w:date="2026-03-28T22:23:47Z">
        <w:r>
          <w:delText>e progress</w:delText>
        </w:r>
      </w:del>
      <w:r>
        <w:t>ion</w:t>
      </w:r>
      <w:ins w:id="22231" w:author="GoldenCorpusHarness" w:date="2026-03-28T22:23:47Z">
        <w:r>
          <w:t xml:space="preserve"> is as follows</w:t>
        </w:r>
      </w:ins>
      <w:r>
        <w:t>:</w:t>
      </w:r>
      <w:del w:id="22232" w:author="GoldenCorpusHarness" w:date="2026-03-28T22:23:47Z">
        <w:r>
          <w:delText xml:space="preserve">  </w:delText>
        </w:r>
      </w:del>
    </w:p>
    <w:p ns2:paraId="1F9B2C92" ns2:textId="77777777" w:rsidR="009602AE" w:rsidRPr="00FA1438" w:rsidRDefault="00895D30" w:rsidP="007F368D">
      <w:pPr>
        <w:pStyle w:val="ListBullet"/>
        <w:keepLines w:val="0"/>
        <w:spacing w:after="240"/>
        <w:rPr>
          <w:lang w:val="en"/>
        </w:rPr>
      </w:pPr>
      <w:ins w:id="22233" w:author="GoldenCorpusHarness" w:date="2026-03-28T22:23:47Z">
        <w:r>
          <w:t xml:space="preserve">Treatment </w:t>
        </w:r>
      </w:ins>
      <w:r>
        <w:t xml:space="preserve">Group </w:t>
      </w:r>
      <w:del w:id="22234" w:author="GoldenCorpusHarness" w:date="2026-03-28T22:23:47Z">
        <w:r>
          <w:delText>A</w:delText>
        </w:r>
      </w:del>
      <w:ins w:id="22235" w:author="GoldenCorpusHarness" w:date="2026-03-28T22:23:47Z">
        <w:r>
          <w:t>(Nemtabrutinib + Venetoclax)</w:t>
        </w:r>
      </w:ins>
      <w:r>
        <w:t>:</w:t>
      </w:r>
      <w:ins w:id="22236" w:author="GoldenCorpusHarness" w:date="2026-03-28T22:23:47Z">
        <w:r>
          <w:t xml:space="preserve"> 192 days.</w:t>
        </w:r>
      </w:ins>
    </w:p>
    <w:p ns2:paraId="1F09B2D6" ns2:textId="77777777" w:rsidR="009602AE" w:rsidRPr="00FA1438" w:rsidRDefault="00895D30" w:rsidP="007F368D">
      <w:pPr>
        <w:pStyle w:val="ListBullet2"/>
        <w:keepLines w:val="0"/>
        <w:spacing w:after="240"/>
        <w:ind w:left="714" w:hanging="357"/>
        <w:rPr>
          <w:lang w:val="en"/>
        </w:rPr>
      </w:pPr>
      <w:del w:id="22237" w:author="GoldenCorpusHarness" w:date="2026-03-28T22:23:47Z">
        <w:r>
          <w:delText>Ly</w:delText>
        </w:r>
      </w:del>
      <w:ins w:id="22238" w:author="GoldenCorpusHarness" w:date="2026-03-28T22:23:47Z">
        <w:r>
          <w:t>Co</w:t>
        </w:r>
      </w:ins>
      <w:r>
        <w:t>mp</w:t>
      </w:r>
      <w:del w:id="22239" w:author="GoldenCorpusHarness" w:date="2026-03-28T22:23:47Z">
        <w:r>
          <w:delText>h</w:delText>
        </w:r>
      </w:del>
      <w:ins w:id="22240" w:author="GoldenCorpusHarness" w:date="2026-03-28T22:23:47Z">
        <w:r>
          <w:t>arator</w:t>
        </w:r>
      </w:ins>
      <w:r>
        <w:t xml:space="preserve"> </w:t>
      </w:r>
      <w:ins w:id="22241" w:author="GoldenCorpusHarness" w:date="2026-03-28T22:23:47Z">
        <w:r>
          <w:t>Group (Rituximab + Ve</w:t>
        </w:r>
      </w:ins>
      <w:r>
        <w:t>n</w:t>
      </w:r>
      <w:ins w:id="22242" w:author="GoldenCorpusHarness" w:date="2026-03-28T22:23:47Z">
        <w:r>
          <w:t>et</w:t>
        </w:r>
      </w:ins>
      <w:r>
        <w:t>o</w:t>
      </w:r>
      <w:del w:id="22243" w:author="GoldenCorpusHarness" w:date="2026-03-28T22:23:47Z">
        <w:r>
          <w:delText>de</w:delText>
        </w:r>
      </w:del>
      <w:ins w:id="22244" w:author="GoldenCorpusHarness" w:date="2026-03-28T22:23:47Z">
        <w:r>
          <w:t>clax): 12</w:t>
        </w:r>
      </w:ins>
      <w:r>
        <w:t xml:space="preserve"> </w:t>
      </w:r>
      <w:del w:id="22245" w:author="GoldenCorpusHarness" w:date="2026-03-28T22:23:47Z">
        <w:r>
          <w:delText>resp</w:delText>
        </w:r>
      </w:del>
      <w:ins w:id="22246" w:author="GoldenCorpusHarness" w:date="2026-03-28T22:23:47Z">
        <w:r>
          <w:t>m</w:t>
        </w:r>
      </w:ins>
      <w:r>
        <w:t>on</w:t>
      </w:r>
      <w:ins w:id="22247" w:author="GoldenCorpusHarness" w:date="2026-03-28T22:23:47Z">
        <w:r>
          <w:t>th</w:t>
        </w:r>
      </w:ins>
      <w:r>
        <w:t>s</w:t>
      </w:r>
      <w:del w:id="22248" w:author="GoldenCorpusHarness" w:date="2026-03-28T22:23:47Z">
        <w:r>
          <w:delText>e is progressive disease</w:delText>
        </w:r>
      </w:del>
      <w:ins w:id="22249" w:author="GoldenCorpusHarness" w:date="2026-03-28T22:23:47Z">
        <w:r>
          <w:t>.</w:t>
        </w:r>
      </w:ins>
    </w:p>
    <w:p ns2:paraId="521E6E65" ns2:textId="77777777" w:rsidR="009602AE" w:rsidRPr="00FA1438" w:rsidRDefault="00895D30" w:rsidP="007F368D">
      <w:pPr>
        <w:pStyle w:val="ListBullet2"/>
        <w:keepLines w:val="0"/>
        <w:spacing w:after="240"/>
        <w:ind w:left="714" w:hanging="357"/>
        <w:rPr>
          <w:lang w:val="en"/>
        </w:rPr>
      </w:pPr>
      <w:del w:id="22250" w:author="GoldenCorpusHarness" w:date="2026-03-28T22:23:47Z">
        <w:r>
          <w:delText>Liver and spleen assessment shows progressive disease</w:delText>
        </w:r>
      </w:del>
    </w:p>
    <w:p ns2:paraId="747DEA6F" ns2:textId="77777777" w:rsidR="009602AE" w:rsidRDefault="00895D30" w:rsidP="007F368D">
      <w:pPr>
        <w:pStyle w:val="ListBullet2"/>
        <w:keepLines w:val="0"/>
        <w:spacing w:after="240"/>
        <w:ind w:left="714" w:hanging="357"/>
        <w:rPr>
          <w:lang w:val="en"/>
        </w:rPr>
      </w:pPr>
      <w:del w:id="22251" w:author="GoldenCorpusHarness" w:date="2026-03-28T22:23:47Z">
        <w:r>
          <w:delText>C</w:delText>
        </w:r>
      </w:del>
      <w:ins w:id="22252" w:author="GoldenCorpusHarness" w:date="2026-03-28T22:23:47Z">
        <w:r>
          <w:t>Sect</w:t>
        </w:r>
      </w:ins>
      <w:r>
        <w:t>i</w:t>
      </w:r>
      <w:ins w:id="22253" w:author="GoldenCorpusHarness" w:date="2026-03-28T22:23:47Z">
        <w:r>
          <w:t>on 8.3.7 P</w:t>
        </w:r>
      </w:ins>
      <w:r>
        <w:t>r</w:t>
      </w:r>
      <w:ins w:id="22254" w:author="GoldenCorpusHarness" w:date="2026-03-28T22:23:47Z">
        <w:r>
          <w:t>egnan</w:t>
        </w:r>
      </w:ins>
      <w:r>
        <w:t>c</w:t>
      </w:r>
      <w:del w:id="22255" w:author="GoldenCorpusHarness" w:date="2026-03-28T22:23:47Z">
        <w:r>
          <w:delText>ula</w:delText>
        </w:r>
      </w:del>
      <w:ins w:id="22256" w:author="GoldenCorpusHarness" w:date="2026-03-28T22:23:47Z">
        <w:r>
          <w:t>y Tes</w:t>
        </w:r>
      </w:ins>
      <w:r>
        <w:t>ting</w:t>
      </w:r>
      <w:del w:id="22257" w:author="GoldenCorpusHarness" w:date="2026-03-28T22:23:47Z">
        <w:r>
          <w:delText xml:space="preserve"> lymphocytes ≥5 x 109/L and increase ≥50% from nadir (unless PRL, as above) </w:delText>
        </w:r>
      </w:del>
    </w:p>
    <w:p ns2:paraId="1D97AB0C" ns2:textId="77777777" w:rsidR="009602AE" w:rsidRPr="00EE6D55" w:rsidRDefault="00895D30" w:rsidP="007F368D">
      <w:pPr>
        <w:pStyle w:val="ListBullet2"/>
        <w:keepLines w:val="0"/>
        <w:numPr>
          <w:ilvl w:val="0"/>
          <w:numId w:val="0"/>
        </w:numPr>
        <w:spacing w:after="240"/>
        <w:rPr>
          <w:lang w:val="en"/>
        </w:rPr>
      </w:pPr>
      <w:del w:id="22258" w:author="GoldenCorpusHarness" w:date="2026-03-28T22:23:47Z">
        <w:r>
          <w:delText>El</w:delText>
        </w:r>
      </w:del>
      <w:ins w:id="22259" w:author="GoldenCorpusHarness" w:date="2026-03-28T22:23:47Z">
        <w:r>
          <w:t>Pr</w:t>
        </w:r>
      </w:ins>
      <w:r>
        <w:t>e</w:t>
      </w:r>
      <w:del w:id="22260" w:author="GoldenCorpusHarness" w:date="2026-03-28T22:23:47Z">
        <w:r>
          <w:delText>v</w:delText>
        </w:r>
      </w:del>
      <w:ins w:id="22261" w:author="GoldenCorpusHarness" w:date="2026-03-28T22:23:47Z">
        <w:r>
          <w:t>gn</w:t>
        </w:r>
      </w:ins>
      <w:r>
        <w:t>a</w:t>
      </w:r>
      <w:del w:id="22262" w:author="GoldenCorpusHarness" w:date="2026-03-28T22:23:47Z">
        <w:r>
          <w:delText>tio</w:delText>
        </w:r>
      </w:del>
      <w:r>
        <w:t>n</w:t>
      </w:r>
      <w:del w:id="22263" w:author="GoldenCorpusHarness" w:date="2026-03-28T22:23:47Z">
        <w:r>
          <w:delText xml:space="preserve"> of</w:delText>
        </w:r>
      </w:del>
      <w:ins w:id="22264" w:author="GoldenCorpusHarness" w:date="2026-03-28T22:23:47Z">
        <w:r>
          <w:t>cy</w:t>
        </w:r>
      </w:ins>
      <w:r>
        <w:t xml:space="preserve"> t</w:t>
      </w:r>
      <w:del w:id="22265" w:author="GoldenCorpusHarness" w:date="2026-03-28T22:23:47Z">
        <w:r>
          <w:delText>r</w:delText>
        </w:r>
      </w:del>
      <w:r>
        <w:t>e</w:t>
      </w:r>
      <w:del w:id="22266" w:author="GoldenCorpusHarness" w:date="2026-03-28T22:23:47Z">
        <w:r>
          <w:delText>a</w:delText>
        </w:r>
      </w:del>
      <w:ins w:id="22267" w:author="GoldenCorpusHarness" w:date="2026-03-28T22:23:47Z">
        <w:r>
          <w:t>s</w:t>
        </w:r>
      </w:ins>
      <w:r>
        <w:t>t</w:t>
      </w:r>
      <w:del w:id="22268" w:author="GoldenCorpusHarness" w:date="2026-03-28T22:23:47Z">
        <w:r>
          <w:delText>ment-related lymphocytosis, particularly dur</w:delText>
        </w:r>
      </w:del>
      <w:r>
        <w:t>ing</w:t>
      </w:r>
      <w:del w:id="22269" w:author="GoldenCorpusHarness" w:date="2026-03-28T22:23:47Z">
        <w:r>
          <w:delText xml:space="preserve"> the initial phase of treatment, will not be considered progressive disease unless at least one other feature shows worsening (ie, lymphadenopathy, splenomegaly, anemia or thrombocytopenia meet criteria for disease progression) at the same evaluation or the next evaluation. </w:delText>
        </w:r>
      </w:del>
      <w:ins w:id="22270" w:author="GoldenCorpusHarness" w:date="2026-03-28T22:23:47Z">
        <w:r>
          <w:t>:</w:t>
        </w:r>
      </w:ins>
    </w:p>
    <w:p ns2:paraId="5E89B59D" ns2:textId="77777777" w:rsidR="009602AE" w:rsidRPr="00FA1438" w:rsidRDefault="00895D30" w:rsidP="007F368D">
      <w:pPr>
        <w:pStyle w:val="ListBullet"/>
        <w:keepLines w:val="0"/>
        <w:spacing w:after="240"/>
        <w:rPr>
          <w:lang w:val="en"/>
        </w:rPr>
      </w:pPr>
      <w:del w:id="22271" w:author="GoldenCorpusHarness" w:date="2026-03-28T22:23:47Z">
        <w:r>
          <w:delText>Grou</w:delText>
        </w:r>
      </w:del>
      <w:ins w:id="22272" w:author="GoldenCorpusHarness" w:date="2026-03-28T22:23:47Z">
        <w:r>
          <w:t xml:space="preserve">Has a negative highly sensitive </w:t>
        </w:r>
      </w:ins>
      <w:r>
        <w:t>p</w:t>
      </w:r>
      <w:del w:id="22273" w:author="GoldenCorpusHarness" w:date="2026-03-28T22:23:47Z">
        <w:r>
          <w:delText xml:space="preserve"> B: </w:delText>
        </w:r>
      </w:del>
      <w:ins w:id="22274" w:author="GoldenCorpusHarness" w:date="2026-03-28T22:23:47Z">
        <w:r>
          <w:t>regnancy test (urine or serum) within 24 hours before the first dose of study intervention. Additional details regarding pregnancy testing requirements for study inclusion are described in Section 5.1.</w:t>
        </w:r>
      </w:ins>
    </w:p>
    <w:p ns2:paraId="64092219" ns2:textId="77777777" w:rsidR="009602AE" w:rsidRPr="00FA1438" w:rsidRDefault="00895D30" w:rsidP="007F368D">
      <w:pPr>
        <w:pStyle w:val="ListBullet2"/>
        <w:keepLines w:val="0"/>
        <w:spacing w:after="240"/>
        <w:ind w:left="714" w:hanging="357"/>
        <w:rPr>
          <w:lang w:val="en"/>
        </w:rPr>
      </w:pPr>
      <w:r>
        <w:t>P</w:t>
      </w:r>
      <w:del w:id="22275" w:author="GoldenCorpusHarness" w:date="2026-03-28T22:23:47Z">
        <w:r>
          <w:delText>l</w:delText>
        </w:r>
      </w:del>
      <w:ins w:id="22276" w:author="GoldenCorpusHarness" w:date="2026-03-28T22:23:47Z">
        <w:r>
          <w:t>regn</w:t>
        </w:r>
      </w:ins>
      <w:r>
        <w:t>a</w:t>
      </w:r>
      <w:ins w:id="22277" w:author="GoldenCorpusHarness" w:date="2026-03-28T22:23:47Z">
        <w:r>
          <w:t xml:space="preserve">ncy </w:t>
        </w:r>
      </w:ins>
      <w:r>
        <w:t>te</w:t>
      </w:r>
      <w:del w:id="22278" w:author="GoldenCorpusHarness" w:date="2026-03-28T22:23:47Z">
        <w:r>
          <w:delText>le</w:delText>
        </w:r>
      </w:del>
      <w:ins w:id="22279" w:author="GoldenCorpusHarness" w:date="2026-03-28T22:23:47Z">
        <w:r>
          <w:t>s</w:t>
        </w:r>
      </w:ins>
      <w:r>
        <w:t>t</w:t>
      </w:r>
      <w:ins w:id="22280" w:author="GoldenCorpusHarness" w:date="2026-03-28T22:23:47Z">
        <w:r>
          <w:t>ing</w:t>
        </w:r>
      </w:ins>
      <w:r>
        <w:t xml:space="preserve"> </w:t>
      </w:r>
      <w:del w:id="22281" w:author="GoldenCorpusHarness" w:date="2026-03-28T22:23:47Z">
        <w:r>
          <w:delText>c</w:delText>
        </w:r>
      </w:del>
      <w:ins w:id="22282" w:author="GoldenCorpusHarness" w:date="2026-03-28T22:23:47Z">
        <w:r>
          <w:t>sh</w:t>
        </w:r>
      </w:ins>
      <w:r>
        <w:t>ou</w:t>
      </w:r>
      <w:del w:id="22283" w:author="GoldenCorpusHarness" w:date="2026-03-28T22:23:47Z">
        <w:r>
          <w:delText xml:space="preserve">nt </w:delText>
        </w:r>
      </w:del>
      <w:ins w:id="22284" w:author="GoldenCorpusHarness" w:date="2026-03-28T22:23:47Z">
        <w:r>
          <w:t>l</w:t>
        </w:r>
      </w:ins>
      <w:r>
        <w:t>d</w:t>
      </w:r>
      <w:del w:id="22285" w:author="GoldenCorpusHarness" w:date="2026-03-28T22:23:47Z">
        <w:r>
          <w:delText>ecreases ≥50% from</w:delText>
        </w:r>
      </w:del>
      <w:r>
        <w:t xml:space="preserve"> b</w:t>
      </w:r>
      <w:del w:id="22286" w:author="GoldenCorpusHarness" w:date="2026-03-28T22:23:47Z">
        <w:r>
          <w:delText>aselin</w:delText>
        </w:r>
      </w:del>
      <w:r>
        <w:t xml:space="preserve">e </w:t>
      </w:r>
      <w:del w:id="22287" w:author="GoldenCorpusHarness" w:date="2026-03-28T22:23:47Z">
        <w:r>
          <w:delText>se</w:delText>
        </w:r>
      </w:del>
      <w:r>
        <w:t>cond</w:t>
      </w:r>
      <w:ins w:id="22288" w:author="GoldenCorpusHarness" w:date="2026-03-28T22:23:47Z">
        <w:r>
          <w:t xml:space="preserve">ucted </w:t>
        </w:r>
      </w:ins>
      <w:r>
        <w:t>a</w:t>
      </w:r>
      <w:del w:id="22289" w:author="GoldenCorpusHarness" w:date="2026-03-28T22:23:47Z">
        <w:r>
          <w:delText>r</w:delText>
        </w:r>
      </w:del>
      <w:ins w:id="22290" w:author="GoldenCorpusHarness" w:date="2026-03-28T22:23:47Z">
        <w:r>
          <w:t>t monthl</w:t>
        </w:r>
      </w:ins>
      <w:r>
        <w:t xml:space="preserve">y </w:t>
      </w:r>
      <w:ins w:id="22291" w:author="GoldenCorpusHarness" w:date="2026-03-28T22:23:47Z">
        <w:r>
          <w:t>in</w:t>
        </w:r>
      </w:ins>
      <w:r>
        <w:t>t</w:t>
      </w:r>
      <w:ins w:id="22292" w:author="GoldenCorpusHarness" w:date="2026-03-28T22:23:47Z">
        <w:r>
          <w:t>ervals during interventi</w:t>
        </w:r>
      </w:ins>
      <w:r>
        <w:t>o</w:t>
      </w:r>
      <w:del w:id="22293" w:author="GoldenCorpusHarness" w:date="2026-03-28T22:23:47Z">
        <w:r>
          <w:delText xml:space="preserve"> CLL </w:delText>
        </w:r>
      </w:del>
      <w:ins w:id="22294" w:author="GoldenCorpusHarness" w:date="2026-03-28T22:23:47Z">
        <w:r>
          <w:t>n.</w:t>
        </w:r>
      </w:ins>
    </w:p>
    <w:p ns2:paraId="4D6DFFA9" ns2:textId="77777777" w:rsidR="009602AE" w:rsidRPr="00FA1438" w:rsidRDefault="00895D30" w:rsidP="007F368D">
      <w:pPr>
        <w:pStyle w:val="ListBullet2"/>
        <w:keepLines w:val="0"/>
        <w:spacing w:after="240"/>
        <w:ind w:left="714" w:hanging="357"/>
        <w:rPr>
          <w:lang w:val="en"/>
        </w:rPr>
      </w:pPr>
      <w:del w:id="22295" w:author="GoldenCorpusHarness" w:date="2026-03-28T22:23:47Z">
        <w:r>
          <w:delText>H</w:delText>
        </w:r>
      </w:del>
      <w:ins w:id="22296" w:author="GoldenCorpusHarness" w:date="2026-03-28T22:23:47Z">
        <w:r>
          <w:t>Pr</w:t>
        </w:r>
      </w:ins>
      <w:r>
        <w:t>e</w:t>
      </w:r>
      <w:ins w:id="22297" w:author="GoldenCorpusHarness" w:date="2026-03-28T22:23:47Z">
        <w:r>
          <w:t xml:space="preserve">gnancy testing should be conducted at </w:t>
        </w:r>
      </w:ins>
      <w:r>
        <w:t>mo</w:t>
      </w:r>
      <w:del w:id="22298" w:author="GoldenCorpusHarness" w:date="2026-03-28T22:23:47Z">
        <w:r>
          <w:delText>g</w:delText>
        </w:r>
      </w:del>
      <w:ins w:id="22299" w:author="GoldenCorpusHarness" w:date="2026-03-28T22:23:47Z">
        <w:r>
          <w:t>nth</w:t>
        </w:r>
      </w:ins>
      <w:r>
        <w:t>l</w:t>
      </w:r>
      <w:del w:id="22300" w:author="GoldenCorpusHarness" w:date="2026-03-28T22:23:47Z">
        <w:r>
          <w:delText>ob</w:delText>
        </w:r>
      </w:del>
      <w:ins w:id="22301" w:author="GoldenCorpusHarness" w:date="2026-03-28T22:23:47Z">
        <w:r>
          <w:t xml:space="preserve">y </w:t>
        </w:r>
      </w:ins>
      <w:r>
        <w:t>in</w:t>
      </w:r>
      <w:ins w:id="22302" w:author="GoldenCorpusHarness" w:date="2026-03-28T22:23:47Z">
        <w:r>
          <w:t>tervals</w:t>
        </w:r>
      </w:ins>
      <w:r>
        <w:t xml:space="preserve"> </w:t>
      </w:r>
      <w:ins w:id="22303" w:author="GoldenCorpusHarness" w:date="2026-03-28T22:23:47Z">
        <w:r>
          <w:t>until the en</w:t>
        </w:r>
      </w:ins>
      <w:r>
        <w:t>d</w:t>
      </w:r>
      <w:del w:id="22304" w:author="GoldenCorpusHarness" w:date="2026-03-28T22:23:47Z">
        <w:r>
          <w:delText>ecrease</w:delText>
        </w:r>
      </w:del>
      <w:r>
        <w:t xml:space="preserve"> of </w:t>
      </w:r>
      <w:del w:id="22305" w:author="GoldenCorpusHarness" w:date="2026-03-28T22:23:47Z">
        <w:r>
          <w:delText>≥2</w:delText>
        </w:r>
      </w:del>
      <w:ins w:id="22306" w:author="GoldenCorpusHarness" w:date="2026-03-28T22:23:47Z">
        <w:r>
          <w:t>relevant</w:t>
        </w:r>
      </w:ins>
      <w:r>
        <w:t xml:space="preserve"> </w:t>
      </w:r>
      <w:del w:id="22307" w:author="GoldenCorpusHarness" w:date="2026-03-28T22:23:47Z">
        <w:r>
          <w:delText>g/</w:delText>
        </w:r>
      </w:del>
      <w:ins w:id="22308" w:author="GoldenCorpusHarness" w:date="2026-03-28T22:23:47Z">
        <w:r>
          <w:t>systemic exposure an</w:t>
        </w:r>
      </w:ins>
      <w:r>
        <w:t>d</w:t>
      </w:r>
      <w:del w:id="22309" w:author="GoldenCorpusHarness" w:date="2026-03-28T22:23:47Z">
        <w:r>
          <w:delText>L</w:delText>
        </w:r>
      </w:del>
      <w:ins w:id="22310" w:author="GoldenCorpusHarness" w:date="2026-03-28T22:23:47Z">
        <w:r>
          <w:t xml:space="preserve"> correspond with the time</w:t>
        </w:r>
      </w:ins>
      <w:r>
        <w:t xml:space="preserve"> fr</w:t>
      </w:r>
      <w:del w:id="22311" w:author="GoldenCorpusHarness" w:date="2026-03-28T22:23:47Z">
        <w:r>
          <w:delText>o</w:delText>
        </w:r>
      </w:del>
      <w:ins w:id="22312" w:author="GoldenCorpusHarness" w:date="2026-03-28T22:23:47Z">
        <w:r>
          <w:t>a</w:t>
        </w:r>
      </w:ins>
      <w:r>
        <w:t>m</w:t>
      </w:r>
      <w:del w:id="22313" w:author="GoldenCorpusHarness" w:date="2026-03-28T22:23:47Z">
        <w:r>
          <w:delText xml:space="preserve"> baselin</w:delText>
        </w:r>
      </w:del>
      <w:r>
        <w:t xml:space="preserve">e </w:t>
      </w:r>
      <w:del w:id="22314" w:author="GoldenCorpusHarness" w:date="2026-03-28T22:23:47Z">
        <w:r>
          <w:delText>s</w:delText>
        </w:r>
      </w:del>
      <w:ins w:id="22315" w:author="GoldenCorpusHarness" w:date="2026-03-28T22:23:47Z">
        <w:r>
          <w:t>for f</w:t>
        </w:r>
      </w:ins>
      <w:r>
        <w:t>e</w:t>
      </w:r>
      <w:ins w:id="22316" w:author="GoldenCorpusHarness" w:date="2026-03-28T22:23:47Z">
        <w:r>
          <w:t xml:space="preserve">male participant </w:t>
        </w:r>
      </w:ins>
      <w:r>
        <w:t>con</w:t>
      </w:r>
      <w:del w:id="22317" w:author="GoldenCorpusHarness" w:date="2026-03-28T22:23:47Z">
        <w:r>
          <w:delText>d</w:delText>
        </w:r>
      </w:del>
      <w:ins w:id="22318" w:author="GoldenCorpusHarness" w:date="2026-03-28T22:23:47Z">
        <w:r>
          <w:t>tr</w:t>
        </w:r>
      </w:ins>
      <w:r>
        <w:t>a</w:t>
      </w:r>
      <w:del w:id="22319" w:author="GoldenCorpusHarness" w:date="2026-03-28T22:23:47Z">
        <w:r>
          <w:delText xml:space="preserve">ry </w:delText>
        </w:r>
      </w:del>
      <w:ins w:id="22320" w:author="GoldenCorpusHarness" w:date="2026-03-28T22:23:47Z">
        <w:r>
          <w:t>cep</w:t>
        </w:r>
      </w:ins>
      <w:r>
        <w:t>t</w:t>
      </w:r>
      <w:ins w:id="22321" w:author="GoldenCorpusHarness" w:date="2026-03-28T22:23:47Z">
        <w:r>
          <w:t>i</w:t>
        </w:r>
      </w:ins>
      <w:r>
        <w:t>o</w:t>
      </w:r>
      <w:del w:id="22322" w:author="GoldenCorpusHarness" w:date="2026-03-28T22:23:47Z">
        <w:r>
          <w:delText xml:space="preserve"> CLL</w:delText>
        </w:r>
      </w:del>
      <w:ins w:id="22323" w:author="GoldenCorpusHarness" w:date="2026-03-28T22:23:47Z">
        <w:r>
          <w:t>n</w:t>
        </w:r>
      </w:ins>
      <w:r>
        <w:t xml:space="preserve"> i</w:t>
      </w:r>
      <w:del w:id="22324" w:author="GoldenCorpusHarness" w:date="2026-03-28T22:23:47Z">
        <w:r>
          <w:delText>f</w:delText>
        </w:r>
      </w:del>
      <w:ins w:id="22325" w:author="GoldenCorpusHarness" w:date="2026-03-28T22:23:47Z">
        <w:r>
          <w:t>n</w:t>
        </w:r>
      </w:ins>
      <w:r>
        <w:t xml:space="preserve"> </w:t>
      </w:r>
      <w:del w:id="22326" w:author="GoldenCorpusHarness" w:date="2026-03-28T22:23:47Z">
        <w:r>
          <w:delText>abnormal at baseline, or d</w:delText>
        </w:r>
      </w:del>
      <w:ins w:id="22327" w:author="GoldenCorpusHarness" w:date="2026-03-28T22:23:47Z">
        <w:r>
          <w:t>S</w:t>
        </w:r>
      </w:ins>
      <w:r>
        <w:t>ec</w:t>
      </w:r>
      <w:del w:id="22328" w:author="GoldenCorpusHarness" w:date="2026-03-28T22:23:47Z">
        <w:r>
          <w:delText>rease</w:delText>
        </w:r>
      </w:del>
      <w:ins w:id="22329" w:author="GoldenCorpusHarness" w:date="2026-03-28T22:23:47Z">
        <w:r>
          <w:t>tion</w:t>
        </w:r>
      </w:ins>
      <w:r>
        <w:t xml:space="preserve"> </w:t>
      </w:r>
      <w:del w:id="22330" w:author="GoldenCorpusHarness" w:date="2026-03-28T22:23:47Z">
        <w:r>
          <w:delText>to &lt;</w:delText>
        </w:r>
      </w:del>
      <w:ins w:id="22331" w:author="GoldenCorpusHarness" w:date="2026-03-28T22:23:47Z">
        <w:r>
          <w:t>5.</w:t>
        </w:r>
      </w:ins>
      <w:r>
        <w:t>1</w:t>
      </w:r>
      <w:del w:id="22332" w:author="GoldenCorpusHarness" w:date="2026-03-28T22:23:47Z">
        <w:r>
          <w:delText>0 g/dL if normal at baseline</w:delText>
        </w:r>
      </w:del>
      <w:ins w:id="22333" w:author="GoldenCorpusHarness" w:date="2026-03-28T22:23:47Z">
        <w:r>
          <w:t>.</w:t>
        </w:r>
      </w:ins>
    </w:p>
    <w:p ns2:paraId="0FF5C36D" ns2:textId="77777777" w:rsidR="009602AE" w:rsidRPr="00FA1438" w:rsidRDefault="00895D30" w:rsidP="007F368D">
      <w:pPr>
        <w:pStyle w:val="ListBullet2"/>
        <w:keepLines w:val="0"/>
        <w:spacing w:after="240"/>
        <w:ind w:left="714" w:hanging="357"/>
        <w:rPr>
          <w:lang w:val="en"/>
        </w:rPr>
      </w:pPr>
      <w:del w:id="22334" w:author="GoldenCorpusHarness" w:date="2026-03-28T22:23:47Z">
        <w:r>
          <w:delText>Marrow shows increase o</w:delText>
        </w:r>
      </w:del>
      <w:ins w:id="22335" w:author="GoldenCorpusHarness" w:date="2026-03-28T22:23:47Z">
        <w:r>
          <w:t>Additional serum or urine pregnancy tests may be per</w:t>
        </w:r>
      </w:ins>
      <w:r>
        <w:t>f</w:t>
      </w:r>
      <w:del w:id="22336" w:author="GoldenCorpusHarness" w:date="2026-03-28T22:23:47Z">
        <w:r>
          <w:delText xml:space="preserve"> CLL ce</w:delText>
        </w:r>
      </w:del>
      <w:ins w:id="22337" w:author="GoldenCorpusHarness" w:date="2026-03-28T22:23:47Z">
        <w:r>
          <w:t>ormed, as determined necessary by the investigator, to estab</w:t>
        </w:r>
      </w:ins>
      <w:r>
        <w:t>l</w:t>
      </w:r>
      <w:del w:id="22338" w:author="GoldenCorpusHarness" w:date="2026-03-28T22:23:47Z">
        <w:r>
          <w:delText>ls by ≥50% on successive biopsies</w:delText>
        </w:r>
      </w:del>
      <w:ins w:id="22339" w:author="GoldenCorpusHarness" w:date="2026-03-28T22:23:47Z">
        <w:r>
          <w:t>ish the absence of pregnancy at any time during the participants participation in the study.</w:t>
        </w:r>
      </w:ins>
    </w:p>
    <w:p ns2:paraId="6256D595" ns2:textId="77777777" w:rsidR="009602AE" w:rsidRPr="00FA1438" w:rsidRDefault="00895D30" w:rsidP="005D2EB4">
      <w:pPr>
        <w:pStyle w:val="paragraph0"/>
        <w:rPr>
          <w:lang w:val="en"/>
        </w:rPr>
      </w:pPr>
      <w:del w:id="22340" w:author="GoldenCorpusHarness" w:date="2026-03-28T22:23:47Z">
        <w:r>
          <w:delText>Transformation to a more aggressive histology (Richter syndrome or Richter’s Transformation) is also considered progressive disease. The diagnosis of Richter’s Transformation should be established by lymph node or other tissue biopsy.</w:delText>
        </w:r>
      </w:del>
    </w:p>
    <w:p ns2:paraId="384C9CAE" ns2:textId="77777777" w:rsidR="009602AE" w:rsidRPr="00FA1438" w:rsidRDefault="00895D30" w:rsidP="005D2EB4">
      <w:pPr>
        <w:pStyle w:val="paragraph0"/>
        <w:rPr>
          <w:lang w:val="en"/>
        </w:rPr>
      </w:pPr>
      <w:del w:id="22341" w:author="GoldenCorpusHarness" w:date="2026-03-28T22:23:47Z">
        <w:r>
          <w:delText>SD: If participant pa</w:delText>
        </w:r>
      </w:del>
      <w:ins w:id="22342" w:author="GoldenCorpusHarness" w:date="2026-03-28T22:23:47Z">
        <w:r>
          <w:t>B</w:t>
        </w:r>
      </w:ins>
      <w:r>
        <w:t>ra</w:t>
      </w:r>
      <w:del w:id="22343" w:author="GoldenCorpusHarness" w:date="2026-03-28T22:23:47Z">
        <w:r>
          <w:delText>meters do not meet cr</w:delText>
        </w:r>
      </w:del>
      <w:ins w:id="22344" w:author="GoldenCorpusHarness" w:date="2026-03-28T22:23:47Z">
        <w:r>
          <w:t>z</w:t>
        </w:r>
      </w:ins>
      <w:r>
        <w:t>i</w:t>
      </w:r>
      <w:del w:id="22345" w:author="GoldenCorpusHarness" w:date="2026-03-28T22:23:47Z">
        <w:r>
          <w:delText>teria for PR, progressive disease or CR</w:delText>
        </w:r>
      </w:del>
      <w:ins w:id="22346" w:author="GoldenCorpusHarness" w:date="2026-03-28T22:23:47Z">
        <w:r>
          <w:t>l</w:t>
        </w:r>
      </w:ins>
    </w:p>
    <w:p ns2:paraId="6E239A19" ns2:textId="77777777" w:rsidR="009602AE" w:rsidRDefault="00895D30" w:rsidP="005D2EB4">
      <w:pPr>
        <w:pStyle w:val="paragraph0"/>
      </w:pPr>
      <w:del w:id="22347" w:author="GoldenCorpusHarness" w:date="2026-03-28T22:23:47Z">
        <w:r>
          <w:delText>No</w:delText>
        </w:r>
      </w:del>
      <w:ins w:id="22348" w:author="GoldenCorpusHarness" w:date="2026-03-28T22:23:47Z">
        <w:r>
          <w:t>Gene</w:t>
        </w:r>
      </w:ins>
      <w:r>
        <w:t>t</w:t>
      </w:r>
      <w:ins w:id="22349" w:author="GoldenCorpusHarness" w:date="2026-03-28T22:23:47Z">
        <w:r>
          <w:t>ic</w:t>
        </w:r>
      </w:ins>
      <w:r>
        <w:t xml:space="preserve"> </w:t>
      </w:r>
      <w:del w:id="22350" w:author="GoldenCorpusHarness" w:date="2026-03-28T22:23:47Z">
        <w:r>
          <w:delText>ev</w:delText>
        </w:r>
      </w:del>
      <w:ins w:id="22351" w:author="GoldenCorpusHarness" w:date="2026-03-28T22:23:47Z">
        <w:r>
          <w:t>An</w:t>
        </w:r>
      </w:ins>
      <w:r>
        <w:t>al</w:t>
      </w:r>
      <w:del w:id="22352" w:author="GoldenCorpusHarness" w:date="2026-03-28T22:23:47Z">
        <w:r>
          <w:delText>uable: If none of the parameter</w:delText>
        </w:r>
      </w:del>
      <w:ins w:id="22353" w:author="GoldenCorpusHarness" w:date="2026-03-28T22:23:47Z">
        <w:r>
          <w:t>y</w:t>
        </w:r>
      </w:ins>
      <w:r>
        <w:t>s</w:t>
      </w:r>
      <w:del w:id="22354" w:author="GoldenCorpusHarness" w:date="2026-03-28T22:23:47Z">
        <w:r>
          <w:delText xml:space="preserve"> indicate disease progression, but focal lesion response, symptoms, or CBC cannot be assessed, the overall response </w:delText>
        </w:r>
      </w:del>
      <w:r>
        <w:t xml:space="preserve">is </w:t>
      </w:r>
      <w:del w:id="22355" w:author="GoldenCorpusHarness" w:date="2026-03-28T22:23:47Z">
        <w:r>
          <w:delText>NE.</w:delText>
        </w:r>
      </w:del>
    </w:p>
    <w:p ns2:paraId="66DB9795" ns2:textId="77777777" w:rsidR="009602AE" w:rsidRPr="00FA1438" w:rsidRDefault="00895D30" w:rsidP="005D2EB4">
      <w:pPr>
        <w:pStyle w:val="paragraph0"/>
      </w:pPr>
      <w:del w:id="22356" w:author="GoldenCorpusHarness" w:date="2026-03-28T22:23:47Z">
        <w:r>
          <w:delText>Missing or inconclusi</w:delText>
        </w:r>
      </w:del>
      <w:ins w:id="22357" w:author="GoldenCorpusHarness" w:date="2026-03-28T22:23:47Z">
        <w:r>
          <w:t>In addition to ICF, National IRB is requesting a clear explanation of exams and tests that will be performed, indication of genes/segments of DNA or RNA or genic products that will be studied and their relation with e</w:t>
        </w:r>
      </w:ins>
      <w:r>
        <w:t>ve</w:t>
      </w:r>
      <w:del w:id="22358" w:author="GoldenCorpusHarness" w:date="2026-03-28T22:23:47Z">
        <w:r>
          <w:delText xml:space="preserve"> bone marrow, or an organ response of NE, will not drive an overall response of NE</w:delText>
        </w:r>
      </w:del>
      <w:ins w:id="22359" w:author="GoldenCorpusHarness" w:date="2026-03-28T22:23:47Z">
        <w:r>
          <w:t>ntual condition of the research participant</w:t>
        </w:r>
      </w:ins>
      <w:r>
        <w:t>.</w:t>
      </w:r>
    </w:p>
    <w:p ns2:paraId="11531B8E" ns2:textId="77777777" w:rsidR="009602AE" w:rsidRPr="002B58D6" w:rsidRDefault="00895D30" w:rsidP="007F368D">
      <w:pPr>
        <w:pStyle w:val="Heading4"/>
      </w:pPr>
      <w:del w:id="22360" w:author="GoldenCorpusHarness" w:date="2026-03-28T22:23:47Z">
        <w:r>
          <w:delText>i</w:delText>
        </w:r>
      </w:del>
      <w:ins w:id="22361" w:author="GoldenCorpusHarness" w:date="2026-03-28T22:23:47Z">
        <w:r>
          <w:t xml:space="preserve">Monthly urine pregnancy testing is required during study intervention and monthly up to the end of relevant systemic exposure, that correspond </w:t>
        </w:r>
      </w:ins>
      <w:r>
        <w:t>w</w:t>
      </w:r>
      <w:del w:id="22362" w:author="GoldenCorpusHarness" w:date="2026-03-28T22:23:47Z">
        <w:r>
          <w:delText>CLL</w:delText>
        </w:r>
      </w:del>
      <w:ins w:id="22363" w:author="GoldenCorpusHarness" w:date="2026-03-28T22:23:47Z">
        <w:r>
          <w:t>ith the time frame for female participant contraception in</w:t>
        </w:r>
      </w:ins>
      <w:r>
        <w:t xml:space="preserve"> S</w:t>
      </w:r>
      <w:del w:id="22364" w:author="GoldenCorpusHarness" w:date="2026-03-28T22:23:47Z">
        <w:r>
          <w:delText>ummary Table</w:delText>
        </w:r>
      </w:del>
      <w:ins w:id="22365" w:author="GoldenCorpusHarness" w:date="2026-03-28T22:23:47Z">
        <w:r>
          <w:t>ection 5.1.</w:t>
        </w:r>
      </w:ins>
    </w:p>
    <w:p ns2:paraId="3C54C3B1" ns2:textId="099E5BDC" w:rsidR="009602AE" w:rsidRDefault="00B55DCA" w:rsidP="005D2EB4">
      <w:pPr>
        <w:pStyle w:val="paragraph0"/>
      </w:pPr>
      <w:del w:id="22366" w:author="GoldenCorpusHarness" w:date="2026-03-28T22:23:47Z">
        <w:r>
          <w:delText>Table 40 summarizes the assessments based on both imaging and hematological parameters [Hallek, M., et al 2018].</w:delText>
        </w:r>
      </w:del>
    </w:p>
    <w:p ns2:paraId="1AE4447B" ns2:textId="58E1B5D0" w:rsidR="009602AE" w:rsidRPr="002B58D6" w:rsidRDefault="00895D30" w:rsidP="002C608E">
      <w:pPr>
        <w:pStyle w:val="Caption"/>
        <w:pageBreakBefore/>
      </w:pPr>
      <w:ins w:id="22367" w:author="GoldenCorpusHarness" w:date="2026-03-28T22:23:47Z">
        <w:r>
          <w:t xml:space="preserve">Section 8.3.7 Pregnancy </w:t>
        </w:r>
      </w:ins>
      <w:r>
        <w:t>T</w:t>
      </w:r>
      <w:del w:id="22368" w:author="GoldenCorpusHarness" w:date="2026-03-28T22:23:47Z">
        <w:r>
          <w:delText>able 40R</w:delText>
        </w:r>
      </w:del>
      <w:r>
        <w:t>es</w:t>
      </w:r>
      <w:del w:id="22369" w:author="GoldenCorpusHarness" w:date="2026-03-28T22:23:47Z">
        <w:r>
          <w:delText>ponse Criteria for Chronic Lymphocy</w:delText>
        </w:r>
      </w:del>
      <w:r>
        <w:t>ti</w:t>
      </w:r>
      <w:del w:id="22370" w:author="GoldenCorpusHarness" w:date="2026-03-28T22:23:47Z">
        <w:r>
          <w:delText>c Leukemia</w:delText>
        </w:r>
      </w:del>
      <w:ins w:id="22371" w:author="GoldenCorpusHarness" w:date="2026-03-28T22:23:47Z">
        <w:r>
          <w:t>ng</w:t>
        </w:r>
      </w:ins>
    </w:p>
    <w:tbl>
      <w:tblPr>
        <w:tblStyle w:val="TableGrid"/>
        <w:tblW w:w="4885" w:type="pct"/>
        <w:tblInd w:w="108" w:type="dxa"/>
        <w:tblLayout w:type="fixed"/>
        <w:tblLook w:val="04A0" w:firstRow="1" w:lastRow="0" w:firstColumn="1" w:lastColumn="0" w:noHBand="0" w:noVBand="1"/>
      </w:tblPr>
      <w:tblGrid>
        <w:gridCol w:w="793"/>
        <w:gridCol w:w="1668"/>
        <w:gridCol w:w="1690"/>
        <w:gridCol w:w="1667"/>
        <w:gridCol w:w="1559"/>
        <w:gridCol w:w="1406"/>
      </w:tblGrid>
      <w:tr w:rsidR="003117E4" ns2:paraId="092BAC15" ns2:textId="77777777" w:rsidTr="007B6957">
        <w:trPr>
          <w:tblHeader/>
        </w:trPr>
        <w:tc>
          <w:tcPr>
            <w:tcW w:w="810" w:type="dxa"/>
          </w:tcPr>
          <w:p ns2:paraId="4223DABB" ns2:textId="77777777" w:rsidR="009602AE" w:rsidRPr="002B58D6" w:rsidRDefault="00895D30" w:rsidP="007B6957">
            <w:pPr>
              <w:pStyle w:val="Paragraph"/>
              <w:spacing w:before="40" w:after="40"/>
              <w:rPr>
                <w:b/>
                <w:bCs/>
                <w:sz w:val="20"/>
                <w:szCs w:val="20"/>
              </w:rPr>
            </w:pPr>
            <w:r w:rsidRPr="002B58D6">
              <w:rPr>
                <w:b/>
                <w:bCs/>
                <w:sz w:val="20"/>
                <w:szCs w:val="20"/>
              </w:rPr>
              <w:t>Group</w:t>
            </w:r>
          </w:p>
        </w:tc>
        <w:tc>
          <w:tcPr>
            <w:tcW w:w="1710" w:type="dxa"/>
          </w:tcPr>
          <w:p ns2:paraId="748B0CAD" ns2:textId="77777777" w:rsidR="009602AE" w:rsidRPr="002B58D6" w:rsidRDefault="00895D30" w:rsidP="007B6957">
            <w:pPr>
              <w:pStyle w:val="Paragraph"/>
              <w:spacing w:before="40" w:after="40"/>
              <w:rPr>
                <w:b/>
                <w:bCs/>
                <w:sz w:val="20"/>
                <w:szCs w:val="20"/>
              </w:rPr>
            </w:pPr>
            <w:r w:rsidRPr="002B58D6">
              <w:rPr>
                <w:b/>
                <w:bCs/>
                <w:sz w:val="20"/>
                <w:szCs w:val="20"/>
              </w:rPr>
              <w:t>Parameter</w:t>
            </w:r>
          </w:p>
        </w:tc>
        <w:tc>
          <w:tcPr>
            <w:tcW w:w="1733" w:type="dxa"/>
          </w:tcPr>
          <w:p ns2:paraId="15723366" ns2:textId="77777777" w:rsidR="009602AE" w:rsidRPr="002B58D6" w:rsidRDefault="00895D30" w:rsidP="007B6957">
            <w:pPr>
              <w:pStyle w:val="Paragraph"/>
              <w:spacing w:before="40" w:after="40"/>
              <w:rPr>
                <w:b/>
                <w:bCs/>
                <w:sz w:val="20"/>
                <w:szCs w:val="20"/>
              </w:rPr>
            </w:pPr>
            <w:r>
              <w:rPr>
                <w:b/>
                <w:bCs/>
                <w:sz w:val="20"/>
                <w:szCs w:val="20"/>
              </w:rPr>
              <w:t>CR</w:t>
            </w:r>
            <w:r w:rsidRPr="004E28DD">
              <w:rPr>
                <w:b/>
                <w:bCs/>
                <w:sz w:val="20"/>
                <w:szCs w:val="20"/>
                <w:vertAlign w:val="superscript"/>
              </w:rPr>
              <w:t>a</w:t>
            </w:r>
          </w:p>
        </w:tc>
        <w:tc>
          <w:tcPr>
            <w:tcW w:w="1709" w:type="dxa"/>
          </w:tcPr>
          <w:p ns2:paraId="592A8EEB" ns2:textId="77777777" w:rsidR="009602AE" w:rsidRPr="002B58D6" w:rsidRDefault="00895D30" w:rsidP="007B6957">
            <w:pPr>
              <w:pStyle w:val="Paragraph"/>
              <w:spacing w:before="40" w:after="40"/>
              <w:rPr>
                <w:b/>
                <w:bCs/>
                <w:sz w:val="20"/>
                <w:szCs w:val="20"/>
              </w:rPr>
            </w:pPr>
            <w:r>
              <w:rPr>
                <w:b/>
                <w:bCs/>
                <w:sz w:val="20"/>
                <w:szCs w:val="20"/>
              </w:rPr>
              <w:t>PR</w:t>
            </w:r>
            <w:r w:rsidRPr="004E28DD">
              <w:rPr>
                <w:b/>
                <w:bCs/>
                <w:sz w:val="20"/>
                <w:szCs w:val="20"/>
                <w:vertAlign w:val="superscript"/>
              </w:rPr>
              <w:t>b</w:t>
            </w:r>
          </w:p>
        </w:tc>
        <w:tc>
          <w:tcPr>
            <w:tcW w:w="1598" w:type="dxa"/>
          </w:tcPr>
          <w:p ns2:paraId="50B9B66B" ns2:textId="77777777" w:rsidR="009602AE" w:rsidRPr="002B58D6" w:rsidRDefault="00895D30" w:rsidP="007B6957">
            <w:pPr>
              <w:pStyle w:val="Paragraph"/>
              <w:spacing w:before="40" w:after="40"/>
              <w:rPr>
                <w:b/>
                <w:bCs/>
                <w:sz w:val="20"/>
                <w:szCs w:val="20"/>
              </w:rPr>
            </w:pPr>
            <w:r w:rsidRPr="002B58D6">
              <w:rPr>
                <w:b/>
                <w:bCs/>
                <w:sz w:val="20"/>
                <w:szCs w:val="20"/>
              </w:rPr>
              <w:t>Progressive Disease</w:t>
            </w:r>
          </w:p>
        </w:tc>
        <w:tc>
          <w:tcPr>
            <w:tcW w:w="1440" w:type="dxa"/>
          </w:tcPr>
          <w:p ns2:paraId="7F981A08" ns2:textId="77777777" w:rsidR="009602AE" w:rsidRPr="002B58D6" w:rsidRDefault="00895D30" w:rsidP="007B6957">
            <w:pPr>
              <w:pStyle w:val="Paragraph"/>
              <w:spacing w:before="40" w:after="40"/>
              <w:rPr>
                <w:b/>
                <w:bCs/>
                <w:sz w:val="20"/>
                <w:szCs w:val="20"/>
              </w:rPr>
            </w:pPr>
            <w:r>
              <w:rPr>
                <w:b/>
                <w:bCs/>
                <w:sz w:val="20"/>
                <w:szCs w:val="20"/>
              </w:rPr>
              <w:t>SD</w:t>
            </w:r>
          </w:p>
        </w:tc>
      </w:tr>
      <w:tr w:rsidR="003117E4" ns2:paraId="6E6BDD49" ns2:textId="77777777" w:rsidTr="007B6957">
        <w:tc>
          <w:tcPr>
            <w:tcW w:w="810" w:type="dxa"/>
            <w:vMerge w:val="restart"/>
          </w:tcPr>
          <w:p ns2:paraId="6B7548D0" ns2:textId="77777777" w:rsidR="009602AE" w:rsidRPr="002B58D6" w:rsidRDefault="00895D30" w:rsidP="007B6957">
            <w:pPr>
              <w:pStyle w:val="Paragraph"/>
              <w:spacing w:before="40" w:after="40"/>
              <w:rPr>
                <w:b/>
                <w:bCs/>
                <w:sz w:val="20"/>
                <w:szCs w:val="20"/>
              </w:rPr>
            </w:pPr>
            <w:r w:rsidRPr="002B58D6">
              <w:rPr>
                <w:b/>
                <w:bCs/>
                <w:sz w:val="20"/>
                <w:szCs w:val="20"/>
              </w:rPr>
              <w:t>A</w:t>
            </w:r>
          </w:p>
        </w:tc>
        <w:tc>
          <w:tcPr>
            <w:tcW w:w="1710" w:type="dxa"/>
          </w:tcPr>
          <w:p ns2:paraId="0D7753B1" ns2:textId="77777777" w:rsidR="009602AE" w:rsidRPr="002B58D6" w:rsidRDefault="00895D30" w:rsidP="007B6957">
            <w:pPr>
              <w:pStyle w:val="Paragraph"/>
              <w:spacing w:before="40" w:after="40"/>
              <w:rPr>
                <w:sz w:val="20"/>
                <w:szCs w:val="20"/>
              </w:rPr>
            </w:pPr>
            <w:r w:rsidRPr="002B58D6">
              <w:rPr>
                <w:sz w:val="20"/>
                <w:szCs w:val="20"/>
              </w:rPr>
              <w:t>Lymph nodes</w:t>
            </w:r>
          </w:p>
        </w:tc>
        <w:tc>
          <w:tcPr>
            <w:tcW w:w="1733" w:type="dxa"/>
          </w:tcPr>
          <w:p ns2:paraId="35D27828" ns2:textId="77777777" w:rsidR="009602AE" w:rsidRPr="002B58D6" w:rsidRDefault="00895D30" w:rsidP="007B6957">
            <w:pPr>
              <w:pStyle w:val="Paragraph"/>
              <w:spacing w:before="40" w:after="40"/>
              <w:rPr>
                <w:sz w:val="20"/>
                <w:szCs w:val="20"/>
              </w:rPr>
            </w:pPr>
            <w:r w:rsidRPr="002B58D6">
              <w:rPr>
                <w:sz w:val="20"/>
                <w:szCs w:val="20"/>
              </w:rPr>
              <w:t>CR (see lymph node response table)</w:t>
            </w:r>
          </w:p>
        </w:tc>
        <w:tc>
          <w:tcPr>
            <w:tcW w:w="1709" w:type="dxa"/>
          </w:tcPr>
          <w:p ns2:paraId="66585B9D" ns2:textId="77777777" w:rsidR="009602AE" w:rsidRPr="002B58D6" w:rsidRDefault="00895D30" w:rsidP="007B6957">
            <w:pPr>
              <w:pStyle w:val="Paragraph"/>
              <w:spacing w:before="40" w:after="40"/>
              <w:rPr>
                <w:sz w:val="20"/>
                <w:szCs w:val="20"/>
              </w:rPr>
            </w:pPr>
            <w:r w:rsidRPr="002B58D6">
              <w:rPr>
                <w:sz w:val="20"/>
                <w:szCs w:val="20"/>
              </w:rPr>
              <w:t>PR (see lymph node response table)</w:t>
            </w:r>
          </w:p>
        </w:tc>
        <w:tc>
          <w:tcPr>
            <w:tcW w:w="1598" w:type="dxa"/>
          </w:tcPr>
          <w:p ns2:paraId="66BF8201" ns2:textId="77777777" w:rsidR="009602AE" w:rsidRPr="002B58D6" w:rsidRDefault="00895D30" w:rsidP="007B6957">
            <w:pPr>
              <w:pStyle w:val="Paragraph"/>
              <w:spacing w:before="40" w:after="40"/>
              <w:rPr>
                <w:sz w:val="20"/>
                <w:szCs w:val="20"/>
              </w:rPr>
            </w:pPr>
            <w:r>
              <w:rPr>
                <w:sz w:val="20"/>
                <w:szCs w:val="20"/>
              </w:rPr>
              <w:t>P</w:t>
            </w:r>
            <w:r w:rsidRPr="003D33BA">
              <w:rPr>
                <w:sz w:val="20"/>
                <w:szCs w:val="20"/>
              </w:rPr>
              <w:t>rogressive disease</w:t>
            </w:r>
            <w:r w:rsidRPr="002B58D6">
              <w:rPr>
                <w:sz w:val="20"/>
                <w:szCs w:val="20"/>
              </w:rPr>
              <w:t xml:space="preserve"> (see lymph node response table)</w:t>
            </w:r>
          </w:p>
        </w:tc>
        <w:tc>
          <w:tcPr>
            <w:tcW w:w="1440" w:type="dxa"/>
          </w:tcPr>
          <w:p ns2:paraId="5BEB56C0" ns2:textId="77777777" w:rsidR="009602AE" w:rsidRPr="002B58D6" w:rsidRDefault="00895D30" w:rsidP="007B6957">
            <w:pPr>
              <w:pStyle w:val="Paragraph"/>
              <w:spacing w:before="40" w:after="40"/>
              <w:rPr>
                <w:sz w:val="20"/>
                <w:szCs w:val="20"/>
              </w:rPr>
            </w:pPr>
            <w:r w:rsidRPr="002B58D6">
              <w:rPr>
                <w:sz w:val="20"/>
                <w:szCs w:val="20"/>
              </w:rPr>
              <w:t>SD (see lymph node response table)</w:t>
            </w:r>
          </w:p>
        </w:tc>
      </w:tr>
      <w:tr w:rsidR="003117E4" ns2:paraId="7F7F2FCD" ns2:textId="77777777" w:rsidTr="007B6957">
        <w:tc>
          <w:tcPr>
            <w:tcW w:w="810" w:type="dxa"/>
            <w:vMerge/>
          </w:tcPr>
          <w:p ns2:paraId="3B153C0C" ns2:textId="77777777" w:rsidR="009602AE" w:rsidRPr="002B58D6" w:rsidRDefault="009602AE" w:rsidP="007B6957">
            <w:pPr>
              <w:pStyle w:val="Paragraph"/>
              <w:spacing w:before="40" w:after="40"/>
              <w:rPr>
                <w:b/>
                <w:bCs/>
                <w:sz w:val="20"/>
                <w:szCs w:val="20"/>
              </w:rPr>
            </w:pPr>
          </w:p>
        </w:tc>
        <w:tc>
          <w:tcPr>
            <w:tcW w:w="1710" w:type="dxa"/>
          </w:tcPr>
          <w:p ns2:paraId="38AD5C05" ns2:textId="77777777" w:rsidR="009602AE" w:rsidRPr="002B58D6" w:rsidRDefault="00895D30" w:rsidP="007B6957">
            <w:pPr>
              <w:pStyle w:val="Paragraph"/>
              <w:spacing w:before="40" w:after="40"/>
              <w:rPr>
                <w:sz w:val="20"/>
                <w:szCs w:val="20"/>
              </w:rPr>
            </w:pPr>
            <w:r w:rsidRPr="002B58D6">
              <w:rPr>
                <w:sz w:val="20"/>
                <w:szCs w:val="20"/>
              </w:rPr>
              <w:t>Liver and/or spleen size</w:t>
            </w:r>
          </w:p>
        </w:tc>
        <w:tc>
          <w:tcPr>
            <w:tcW w:w="1733" w:type="dxa"/>
          </w:tcPr>
          <w:p ns2:paraId="6DB0067A" ns2:textId="77777777" w:rsidR="009602AE" w:rsidRPr="002B58D6" w:rsidRDefault="00895D30" w:rsidP="007B6957">
            <w:pPr>
              <w:pStyle w:val="Paragraph"/>
              <w:spacing w:before="40" w:after="40"/>
              <w:rPr>
                <w:sz w:val="20"/>
                <w:szCs w:val="20"/>
              </w:rPr>
            </w:pPr>
            <w:r w:rsidRPr="002B58D6">
              <w:rPr>
                <w:sz w:val="20"/>
                <w:szCs w:val="20"/>
              </w:rPr>
              <w:t>CR (see liver and spleen response table)</w:t>
            </w:r>
          </w:p>
        </w:tc>
        <w:tc>
          <w:tcPr>
            <w:tcW w:w="1709" w:type="dxa"/>
          </w:tcPr>
          <w:p ns2:paraId="14F56E49" ns2:textId="77777777" w:rsidR="009602AE" w:rsidRPr="002B58D6" w:rsidRDefault="00895D30" w:rsidP="007B6957">
            <w:pPr>
              <w:pStyle w:val="Paragraph"/>
              <w:spacing w:before="40" w:after="40"/>
              <w:rPr>
                <w:sz w:val="20"/>
                <w:szCs w:val="20"/>
              </w:rPr>
            </w:pPr>
            <w:r w:rsidRPr="002B58D6">
              <w:rPr>
                <w:sz w:val="20"/>
                <w:szCs w:val="20"/>
              </w:rPr>
              <w:t>PR (see liver and spleen response table)</w:t>
            </w:r>
          </w:p>
        </w:tc>
        <w:tc>
          <w:tcPr>
            <w:tcW w:w="1598" w:type="dxa"/>
          </w:tcPr>
          <w:p ns2:paraId="269492A7" ns2:textId="77777777" w:rsidR="009602AE" w:rsidRPr="002B58D6" w:rsidRDefault="00895D30" w:rsidP="007B6957">
            <w:pPr>
              <w:pStyle w:val="Paragraph"/>
              <w:spacing w:before="40" w:after="40"/>
              <w:rPr>
                <w:sz w:val="20"/>
                <w:szCs w:val="20"/>
              </w:rPr>
            </w:pPr>
            <w:r>
              <w:rPr>
                <w:sz w:val="20"/>
                <w:szCs w:val="20"/>
              </w:rPr>
              <w:t>P</w:t>
            </w:r>
            <w:r w:rsidRPr="003D33BA">
              <w:rPr>
                <w:sz w:val="20"/>
                <w:szCs w:val="20"/>
              </w:rPr>
              <w:t>rogressive disease</w:t>
            </w:r>
            <w:r w:rsidRPr="002B58D6">
              <w:rPr>
                <w:sz w:val="20"/>
                <w:szCs w:val="20"/>
              </w:rPr>
              <w:t xml:space="preserve"> (see liver and spleen response table)</w:t>
            </w:r>
          </w:p>
        </w:tc>
        <w:tc>
          <w:tcPr>
            <w:tcW w:w="1440" w:type="dxa"/>
          </w:tcPr>
          <w:p ns2:paraId="2CCAE9FC" ns2:textId="77777777" w:rsidR="009602AE" w:rsidRPr="002B58D6" w:rsidRDefault="00895D30" w:rsidP="007B6957">
            <w:pPr>
              <w:pStyle w:val="Paragraph"/>
              <w:spacing w:before="40" w:after="40"/>
              <w:rPr>
                <w:sz w:val="20"/>
                <w:szCs w:val="20"/>
              </w:rPr>
            </w:pPr>
            <w:r w:rsidRPr="002B58D6">
              <w:rPr>
                <w:sz w:val="20"/>
                <w:szCs w:val="20"/>
              </w:rPr>
              <w:t>SD (see liver and spleen response table)</w:t>
            </w:r>
          </w:p>
        </w:tc>
      </w:tr>
      <w:tr w:rsidR="003117E4" ns2:paraId="7AFA2D68" ns2:textId="77777777" w:rsidTr="007B6957">
        <w:tc>
          <w:tcPr>
            <w:tcW w:w="810" w:type="dxa"/>
            <w:vMerge/>
          </w:tcPr>
          <w:p ns2:paraId="4D59C1B6" ns2:textId="77777777" w:rsidR="009602AE" w:rsidRPr="002B58D6" w:rsidRDefault="009602AE" w:rsidP="007B6957">
            <w:pPr>
              <w:pStyle w:val="Paragraph"/>
              <w:spacing w:before="40" w:after="40"/>
              <w:rPr>
                <w:b/>
                <w:bCs/>
                <w:sz w:val="20"/>
                <w:szCs w:val="20"/>
              </w:rPr>
            </w:pPr>
          </w:p>
        </w:tc>
        <w:tc>
          <w:tcPr>
            <w:tcW w:w="1710" w:type="dxa"/>
          </w:tcPr>
          <w:p ns2:paraId="07692EE0" ns2:textId="77777777" w:rsidR="009602AE" w:rsidRPr="002B58D6" w:rsidRDefault="00895D30" w:rsidP="007B6957">
            <w:pPr>
              <w:pStyle w:val="Paragraph"/>
              <w:spacing w:before="40" w:after="40"/>
              <w:rPr>
                <w:sz w:val="20"/>
                <w:szCs w:val="20"/>
              </w:rPr>
            </w:pPr>
            <w:r w:rsidRPr="002B58D6">
              <w:rPr>
                <w:sz w:val="20"/>
                <w:szCs w:val="20"/>
              </w:rPr>
              <w:t>Constitutional symptoms</w:t>
            </w:r>
          </w:p>
        </w:tc>
        <w:tc>
          <w:tcPr>
            <w:tcW w:w="1733" w:type="dxa"/>
          </w:tcPr>
          <w:p ns2:paraId="6937ECFD" ns2:textId="77777777" w:rsidR="009602AE" w:rsidRPr="002B58D6" w:rsidRDefault="00895D30" w:rsidP="007B6957">
            <w:pPr>
              <w:pStyle w:val="Paragraph"/>
              <w:spacing w:before="40" w:after="40"/>
              <w:rPr>
                <w:sz w:val="20"/>
                <w:szCs w:val="20"/>
              </w:rPr>
            </w:pPr>
            <w:r w:rsidRPr="002B58D6">
              <w:rPr>
                <w:sz w:val="20"/>
                <w:szCs w:val="20"/>
              </w:rPr>
              <w:t>None</w:t>
            </w:r>
          </w:p>
        </w:tc>
        <w:tc>
          <w:tcPr>
            <w:tcW w:w="1709" w:type="dxa"/>
          </w:tcPr>
          <w:p ns2:paraId="218B86CB" ns2:textId="77777777" w:rsidR="009602AE" w:rsidRPr="002B58D6" w:rsidRDefault="00895D30" w:rsidP="007B6957">
            <w:pPr>
              <w:pStyle w:val="Paragraph"/>
              <w:spacing w:before="40" w:after="40"/>
              <w:rPr>
                <w:sz w:val="20"/>
                <w:szCs w:val="20"/>
              </w:rPr>
            </w:pPr>
            <w:r w:rsidRPr="002B58D6">
              <w:rPr>
                <w:sz w:val="20"/>
                <w:szCs w:val="20"/>
              </w:rPr>
              <w:t>Any</w:t>
            </w:r>
          </w:p>
        </w:tc>
        <w:tc>
          <w:tcPr>
            <w:tcW w:w="1598" w:type="dxa"/>
          </w:tcPr>
          <w:p ns2:paraId="00BEEE45" ns2:textId="77777777" w:rsidR="009602AE" w:rsidRPr="002B58D6" w:rsidRDefault="00895D30" w:rsidP="007B6957">
            <w:pPr>
              <w:pStyle w:val="Paragraph"/>
              <w:spacing w:before="40" w:after="40"/>
              <w:rPr>
                <w:sz w:val="20"/>
                <w:szCs w:val="20"/>
              </w:rPr>
            </w:pPr>
            <w:r w:rsidRPr="002B58D6">
              <w:rPr>
                <w:sz w:val="20"/>
                <w:szCs w:val="20"/>
              </w:rPr>
              <w:t>Any</w:t>
            </w:r>
          </w:p>
        </w:tc>
        <w:tc>
          <w:tcPr>
            <w:tcW w:w="1440" w:type="dxa"/>
          </w:tcPr>
          <w:p ns2:paraId="37C77C59" ns2:textId="77777777" w:rsidR="009602AE" w:rsidRPr="002B58D6" w:rsidRDefault="00895D30" w:rsidP="007B6957">
            <w:pPr>
              <w:pStyle w:val="Paragraph"/>
              <w:spacing w:before="40" w:after="40"/>
              <w:rPr>
                <w:sz w:val="20"/>
                <w:szCs w:val="20"/>
              </w:rPr>
            </w:pPr>
            <w:r w:rsidRPr="002B58D6">
              <w:rPr>
                <w:sz w:val="20"/>
                <w:szCs w:val="20"/>
              </w:rPr>
              <w:t>Any</w:t>
            </w:r>
          </w:p>
        </w:tc>
      </w:tr>
      <w:tr w:rsidR="003117E4" ns2:paraId="282BFC9C" ns2:textId="77777777" w:rsidTr="007B6957">
        <w:tc>
          <w:tcPr>
            <w:tcW w:w="810" w:type="dxa"/>
            <w:vMerge/>
          </w:tcPr>
          <w:p ns2:paraId="6AACFA98" ns2:textId="77777777" w:rsidR="009602AE" w:rsidRPr="002B58D6" w:rsidRDefault="009602AE" w:rsidP="007B6957">
            <w:pPr>
              <w:pStyle w:val="Paragraph"/>
              <w:spacing w:before="40" w:after="40"/>
              <w:rPr>
                <w:b/>
                <w:bCs/>
                <w:sz w:val="20"/>
                <w:szCs w:val="20"/>
              </w:rPr>
            </w:pPr>
          </w:p>
        </w:tc>
        <w:tc>
          <w:tcPr>
            <w:tcW w:w="1710" w:type="dxa"/>
          </w:tcPr>
          <w:p ns2:paraId="09169754" ns2:textId="77777777" w:rsidR="009602AE" w:rsidRPr="002B58D6" w:rsidRDefault="00895D30" w:rsidP="007B6957">
            <w:pPr>
              <w:pStyle w:val="Paragraph"/>
              <w:spacing w:before="40" w:after="40"/>
              <w:rPr>
                <w:sz w:val="20"/>
                <w:szCs w:val="20"/>
              </w:rPr>
            </w:pPr>
            <w:r w:rsidRPr="002B58D6">
              <w:rPr>
                <w:sz w:val="20"/>
                <w:szCs w:val="20"/>
              </w:rPr>
              <w:t>Circulating lymphocyte count</w:t>
            </w:r>
          </w:p>
        </w:tc>
        <w:tc>
          <w:tcPr>
            <w:tcW w:w="1733" w:type="dxa"/>
          </w:tcPr>
          <w:p ns2:paraId="42B81987" ns2:textId="77777777" w:rsidR="009602AE" w:rsidRPr="002B58D6" w:rsidRDefault="00895D30" w:rsidP="007B6957">
            <w:pPr>
              <w:pStyle w:val="Paragraph"/>
              <w:spacing w:before="40" w:after="40"/>
              <w:rPr>
                <w:sz w:val="20"/>
                <w:szCs w:val="20"/>
              </w:rPr>
            </w:pPr>
            <w:r w:rsidRPr="002B58D6">
              <w:rPr>
                <w:sz w:val="20"/>
                <w:szCs w:val="20"/>
              </w:rPr>
              <w:t>Normal</w:t>
            </w:r>
          </w:p>
        </w:tc>
        <w:tc>
          <w:tcPr>
            <w:tcW w:w="1709" w:type="dxa"/>
          </w:tcPr>
          <w:p ns2:paraId="2BB829BC" ns2:textId="77777777" w:rsidR="009602AE" w:rsidRPr="002B58D6" w:rsidRDefault="00895D30" w:rsidP="007B6957">
            <w:pPr>
              <w:pStyle w:val="Paragraph"/>
              <w:spacing w:before="40" w:after="40"/>
              <w:rPr>
                <w:sz w:val="20"/>
                <w:szCs w:val="20"/>
              </w:rPr>
            </w:pPr>
            <w:r w:rsidRPr="002B58D6">
              <w:rPr>
                <w:sz w:val="20"/>
                <w:szCs w:val="20"/>
              </w:rPr>
              <w:t>Decrease ≥50% (from screening)</w:t>
            </w:r>
          </w:p>
        </w:tc>
        <w:tc>
          <w:tcPr>
            <w:tcW w:w="1598" w:type="dxa"/>
          </w:tcPr>
          <w:p ns2:paraId="5325D508" ns2:textId="77777777" w:rsidR="009602AE" w:rsidRPr="002B58D6" w:rsidRDefault="00895D30" w:rsidP="007B6957">
            <w:pPr>
              <w:pStyle w:val="Paragraph"/>
              <w:spacing w:before="40" w:after="40"/>
              <w:rPr>
                <w:sz w:val="20"/>
                <w:szCs w:val="20"/>
              </w:rPr>
            </w:pPr>
            <w:r w:rsidRPr="002B58D6">
              <w:rPr>
                <w:sz w:val="20"/>
                <w:szCs w:val="20"/>
              </w:rPr>
              <w:t>Increase ≥50% (from nadir)</w:t>
            </w:r>
          </w:p>
        </w:tc>
        <w:tc>
          <w:tcPr>
            <w:tcW w:w="1440" w:type="dxa"/>
          </w:tcPr>
          <w:p ns2:paraId="6D6A7589" ns2:textId="77777777" w:rsidR="009602AE" w:rsidRPr="002B58D6" w:rsidRDefault="00895D30" w:rsidP="007B6957">
            <w:pPr>
              <w:pStyle w:val="Paragraph"/>
              <w:spacing w:before="40" w:after="40"/>
              <w:rPr>
                <w:sz w:val="20"/>
                <w:szCs w:val="20"/>
              </w:rPr>
            </w:pPr>
            <w:r w:rsidRPr="002B58D6">
              <w:rPr>
                <w:sz w:val="20"/>
                <w:szCs w:val="20"/>
              </w:rPr>
              <w:t>Change of -49% to +49%</w:t>
            </w:r>
          </w:p>
        </w:tc>
      </w:tr>
      <w:tr w:rsidR="003117E4" ns2:paraId="2EE0CCD4" ns2:textId="77777777" w:rsidTr="007B6957">
        <w:tc>
          <w:tcPr>
            <w:tcW w:w="810" w:type="dxa"/>
            <w:vMerge w:val="restart"/>
          </w:tcPr>
          <w:p ns2:paraId="3A86BF9E" ns2:textId="77777777" w:rsidR="009602AE" w:rsidRPr="002B58D6" w:rsidRDefault="00895D30" w:rsidP="007B6957">
            <w:pPr>
              <w:pStyle w:val="Paragraph"/>
              <w:spacing w:before="40" w:after="40"/>
              <w:rPr>
                <w:b/>
                <w:bCs/>
                <w:sz w:val="20"/>
                <w:szCs w:val="20"/>
              </w:rPr>
            </w:pPr>
            <w:r w:rsidRPr="002B58D6">
              <w:rPr>
                <w:b/>
                <w:bCs/>
                <w:sz w:val="20"/>
                <w:szCs w:val="20"/>
              </w:rPr>
              <w:t>B</w:t>
            </w:r>
          </w:p>
        </w:tc>
        <w:tc>
          <w:tcPr>
            <w:tcW w:w="1710" w:type="dxa"/>
          </w:tcPr>
          <w:p ns2:paraId="5E71ED28" ns2:textId="77777777" w:rsidR="009602AE" w:rsidRPr="002B58D6" w:rsidRDefault="00895D30" w:rsidP="007B6957">
            <w:pPr>
              <w:pStyle w:val="Paragraph"/>
              <w:spacing w:before="40" w:after="40"/>
              <w:rPr>
                <w:sz w:val="20"/>
                <w:szCs w:val="20"/>
              </w:rPr>
            </w:pPr>
            <w:r w:rsidRPr="002B58D6">
              <w:rPr>
                <w:sz w:val="20"/>
                <w:szCs w:val="20"/>
              </w:rPr>
              <w:t>Platelet count</w:t>
            </w:r>
          </w:p>
        </w:tc>
        <w:tc>
          <w:tcPr>
            <w:tcW w:w="1733" w:type="dxa"/>
          </w:tcPr>
          <w:p ns2:paraId="53A412CA" ns2:textId="77777777" w:rsidR="009602AE" w:rsidRPr="002B58D6" w:rsidRDefault="00895D30" w:rsidP="007B6957">
            <w:pPr>
              <w:pStyle w:val="Paragraph"/>
              <w:spacing w:before="40" w:after="40"/>
              <w:rPr>
                <w:sz w:val="20"/>
                <w:szCs w:val="20"/>
              </w:rPr>
            </w:pPr>
            <w:r w:rsidRPr="002B58D6">
              <w:rPr>
                <w:sz w:val="20"/>
                <w:szCs w:val="20"/>
              </w:rPr>
              <w:t>≥100 x 10</w:t>
            </w:r>
            <w:r w:rsidRPr="002B58D6">
              <w:rPr>
                <w:sz w:val="20"/>
                <w:szCs w:val="20"/>
                <w:vertAlign w:val="superscript"/>
              </w:rPr>
              <w:t>9</w:t>
            </w:r>
            <w:r w:rsidRPr="002B58D6">
              <w:rPr>
                <w:sz w:val="20"/>
                <w:szCs w:val="20"/>
              </w:rPr>
              <w:t>/L</w:t>
            </w:r>
          </w:p>
        </w:tc>
        <w:tc>
          <w:tcPr>
            <w:tcW w:w="1709" w:type="dxa"/>
          </w:tcPr>
          <w:p ns2:paraId="5871A181" ns2:textId="77777777" w:rsidR="009602AE" w:rsidRPr="002B58D6" w:rsidRDefault="00895D30" w:rsidP="007B6957">
            <w:pPr>
              <w:pStyle w:val="Paragraph"/>
              <w:spacing w:before="40" w:after="40"/>
              <w:rPr>
                <w:sz w:val="20"/>
                <w:szCs w:val="20"/>
              </w:rPr>
            </w:pPr>
            <w:r w:rsidRPr="002B58D6">
              <w:rPr>
                <w:sz w:val="20"/>
                <w:szCs w:val="20"/>
              </w:rPr>
              <w:t>≥100 x 10</w:t>
            </w:r>
            <w:r w:rsidRPr="002B58D6">
              <w:rPr>
                <w:sz w:val="20"/>
                <w:szCs w:val="20"/>
                <w:vertAlign w:val="superscript"/>
              </w:rPr>
              <w:t>9</w:t>
            </w:r>
            <w:r w:rsidRPr="002B58D6">
              <w:rPr>
                <w:sz w:val="20"/>
                <w:szCs w:val="20"/>
              </w:rPr>
              <w:t>/L or increase ≥50% over screening</w:t>
            </w:r>
          </w:p>
        </w:tc>
        <w:tc>
          <w:tcPr>
            <w:tcW w:w="1598" w:type="dxa"/>
          </w:tcPr>
          <w:p ns2:paraId="1A4DAEB4" ns2:textId="77777777" w:rsidR="009602AE" w:rsidRPr="002B58D6" w:rsidRDefault="00895D30" w:rsidP="007B6957">
            <w:pPr>
              <w:pStyle w:val="Paragraph"/>
              <w:spacing w:before="40" w:after="40"/>
              <w:rPr>
                <w:sz w:val="20"/>
                <w:szCs w:val="20"/>
              </w:rPr>
            </w:pPr>
            <w:r w:rsidRPr="002B58D6">
              <w:rPr>
                <w:sz w:val="20"/>
                <w:szCs w:val="20"/>
              </w:rPr>
              <w:t>Decrease ≥50% (from screening secondary to CLL)</w:t>
            </w:r>
          </w:p>
        </w:tc>
        <w:tc>
          <w:tcPr>
            <w:tcW w:w="1440" w:type="dxa"/>
          </w:tcPr>
          <w:p ns2:paraId="3133E4E4" ns2:textId="77777777" w:rsidR="009602AE" w:rsidRPr="002B58D6" w:rsidRDefault="00895D30" w:rsidP="007B6957">
            <w:pPr>
              <w:pStyle w:val="Paragraph"/>
              <w:spacing w:before="40" w:after="40"/>
              <w:rPr>
                <w:sz w:val="20"/>
                <w:szCs w:val="20"/>
              </w:rPr>
            </w:pPr>
            <w:r w:rsidRPr="002B58D6">
              <w:rPr>
                <w:sz w:val="20"/>
                <w:szCs w:val="20"/>
              </w:rPr>
              <w:t>Change of -49% to +49%</w:t>
            </w:r>
          </w:p>
        </w:tc>
      </w:tr>
      <w:tr w:rsidR="003117E4" ns2:paraId="59BDB48B" ns2:textId="77777777" w:rsidTr="007B6957">
        <w:tc>
          <w:tcPr>
            <w:tcW w:w="810" w:type="dxa"/>
            <w:vMerge/>
          </w:tcPr>
          <w:p ns2:paraId="011EBE3B" ns2:textId="77777777" w:rsidR="009602AE" w:rsidRPr="002B58D6" w:rsidRDefault="009602AE" w:rsidP="007B6957">
            <w:pPr>
              <w:pStyle w:val="Paragraph"/>
              <w:spacing w:before="40" w:after="40"/>
              <w:rPr>
                <w:sz w:val="20"/>
                <w:szCs w:val="20"/>
              </w:rPr>
            </w:pPr>
          </w:p>
        </w:tc>
        <w:tc>
          <w:tcPr>
            <w:tcW w:w="1710" w:type="dxa"/>
          </w:tcPr>
          <w:p ns2:paraId="13748F6A" ns2:textId="77777777" w:rsidR="009602AE" w:rsidRPr="002B58D6" w:rsidRDefault="00895D30" w:rsidP="007B6957">
            <w:pPr>
              <w:pStyle w:val="Paragraph"/>
              <w:spacing w:before="40" w:after="40"/>
              <w:rPr>
                <w:sz w:val="20"/>
                <w:szCs w:val="20"/>
              </w:rPr>
            </w:pPr>
            <w:r w:rsidRPr="002B58D6">
              <w:rPr>
                <w:sz w:val="20"/>
                <w:szCs w:val="20"/>
              </w:rPr>
              <w:t>Hemoglobin</w:t>
            </w:r>
          </w:p>
        </w:tc>
        <w:tc>
          <w:tcPr>
            <w:tcW w:w="1733" w:type="dxa"/>
          </w:tcPr>
          <w:p ns2:paraId="79AE8EE7" ns2:textId="77777777" w:rsidR="009602AE" w:rsidRPr="002B58D6" w:rsidRDefault="00895D30" w:rsidP="007B6957">
            <w:pPr>
              <w:pStyle w:val="Paragraph"/>
              <w:spacing w:before="40" w:after="40"/>
              <w:rPr>
                <w:sz w:val="20"/>
                <w:szCs w:val="20"/>
              </w:rPr>
            </w:pPr>
            <w:r w:rsidRPr="002B58D6">
              <w:rPr>
                <w:sz w:val="20"/>
                <w:szCs w:val="20"/>
              </w:rPr>
              <w:t>≥11.0 g/dL (untransfused and without erythropoietin</w:t>
            </w:r>
          </w:p>
        </w:tc>
        <w:tc>
          <w:tcPr>
            <w:tcW w:w="1709" w:type="dxa"/>
          </w:tcPr>
          <w:p ns2:paraId="38AD1E81" ns2:textId="77777777" w:rsidR="009602AE" w:rsidRPr="002B58D6" w:rsidRDefault="00895D30" w:rsidP="007B6957">
            <w:pPr>
              <w:pStyle w:val="Paragraph"/>
              <w:spacing w:before="40" w:after="40"/>
              <w:rPr>
                <w:sz w:val="20"/>
                <w:szCs w:val="20"/>
              </w:rPr>
            </w:pPr>
            <w:r w:rsidRPr="002B58D6">
              <w:rPr>
                <w:sz w:val="20"/>
                <w:szCs w:val="20"/>
              </w:rPr>
              <w:t>≥11.0 g/dL or increase ≥50% over screening</w:t>
            </w:r>
          </w:p>
        </w:tc>
        <w:tc>
          <w:tcPr>
            <w:tcW w:w="1598" w:type="dxa"/>
          </w:tcPr>
          <w:p ns2:paraId="6478105B" ns2:textId="77777777" w:rsidR="009602AE" w:rsidRPr="002B58D6" w:rsidRDefault="00895D30" w:rsidP="007B6957">
            <w:pPr>
              <w:pStyle w:val="Paragraph"/>
              <w:spacing w:before="40" w:after="40"/>
              <w:rPr>
                <w:sz w:val="20"/>
                <w:szCs w:val="20"/>
              </w:rPr>
            </w:pPr>
            <w:r w:rsidRPr="002B58D6">
              <w:rPr>
                <w:sz w:val="20"/>
                <w:szCs w:val="20"/>
              </w:rPr>
              <w:t>Decrease ≥2 g/dL (from screening secondary to CLL)</w:t>
            </w:r>
          </w:p>
        </w:tc>
        <w:tc>
          <w:tcPr>
            <w:tcW w:w="1440" w:type="dxa"/>
          </w:tcPr>
          <w:p ns2:paraId="6D185690" ns2:textId="77777777" w:rsidR="009602AE" w:rsidRPr="002B58D6" w:rsidRDefault="00895D30" w:rsidP="007B6957">
            <w:pPr>
              <w:pStyle w:val="Paragraph"/>
              <w:spacing w:before="40" w:after="40"/>
              <w:rPr>
                <w:sz w:val="20"/>
                <w:szCs w:val="20"/>
              </w:rPr>
            </w:pPr>
            <w:r w:rsidRPr="002B58D6">
              <w:rPr>
                <w:sz w:val="20"/>
                <w:szCs w:val="20"/>
              </w:rPr>
              <w:t xml:space="preserve">Increase &lt;11 g/dL or &lt;50% over screening or decrease &lt; 2 g/dL </w:t>
            </w:r>
          </w:p>
        </w:tc>
      </w:tr>
      <w:tr w:rsidR="003117E4" ns2:paraId="630FBD25" ns2:textId="77777777" w:rsidTr="007B6957">
        <w:tc>
          <w:tcPr>
            <w:tcW w:w="810" w:type="dxa"/>
            <w:vMerge/>
          </w:tcPr>
          <w:p ns2:paraId="5DC4176E" ns2:textId="77777777" w:rsidR="009602AE" w:rsidRPr="002B58D6" w:rsidRDefault="009602AE" w:rsidP="007B6957">
            <w:pPr>
              <w:pStyle w:val="Paragraph"/>
              <w:spacing w:before="40" w:after="40"/>
              <w:rPr>
                <w:sz w:val="20"/>
                <w:szCs w:val="20"/>
              </w:rPr>
            </w:pPr>
          </w:p>
        </w:tc>
        <w:tc>
          <w:tcPr>
            <w:tcW w:w="1710" w:type="dxa"/>
          </w:tcPr>
          <w:p ns2:paraId="46C3B61F" ns2:textId="77777777" w:rsidR="009602AE" w:rsidRPr="002B58D6" w:rsidRDefault="00895D30" w:rsidP="007B6957">
            <w:pPr>
              <w:pStyle w:val="Paragraph"/>
              <w:spacing w:before="40" w:after="40"/>
              <w:rPr>
                <w:sz w:val="20"/>
                <w:szCs w:val="20"/>
              </w:rPr>
            </w:pPr>
            <w:r w:rsidRPr="002B58D6">
              <w:rPr>
                <w:sz w:val="20"/>
                <w:szCs w:val="20"/>
              </w:rPr>
              <w:t>Marrow</w:t>
            </w:r>
          </w:p>
        </w:tc>
        <w:tc>
          <w:tcPr>
            <w:tcW w:w="1733" w:type="dxa"/>
          </w:tcPr>
          <w:p ns2:paraId="5D2E90F6" ns2:textId="77777777" w:rsidR="009602AE" w:rsidRPr="002B58D6" w:rsidRDefault="00895D30" w:rsidP="007B6957">
            <w:pPr>
              <w:pStyle w:val="Paragraph"/>
              <w:spacing w:before="40" w:after="40"/>
              <w:rPr>
                <w:sz w:val="20"/>
                <w:szCs w:val="20"/>
              </w:rPr>
            </w:pPr>
            <w:r w:rsidRPr="002B58D6">
              <w:rPr>
                <w:sz w:val="20"/>
                <w:szCs w:val="20"/>
              </w:rPr>
              <w:t>Normocellular, no CLL cells, no B-lymphoid nodules</w:t>
            </w:r>
          </w:p>
        </w:tc>
        <w:tc>
          <w:tcPr>
            <w:tcW w:w="1709" w:type="dxa"/>
          </w:tcPr>
          <w:p ns2:paraId="5E7C1511" ns2:textId="77777777" w:rsidR="009602AE" w:rsidRPr="002B58D6" w:rsidRDefault="00895D30" w:rsidP="007B6957">
            <w:pPr>
              <w:pStyle w:val="Paragraph"/>
              <w:spacing w:before="40" w:after="40"/>
              <w:rPr>
                <w:sz w:val="20"/>
                <w:szCs w:val="20"/>
              </w:rPr>
            </w:pPr>
            <w:r w:rsidRPr="002B58D6">
              <w:rPr>
                <w:sz w:val="20"/>
                <w:szCs w:val="20"/>
              </w:rPr>
              <w:t xml:space="preserve">Presence of CLL cells, or of B-lymphoid nodules or not </w:t>
            </w:r>
            <w:r>
              <w:rPr>
                <w:sz w:val="20"/>
                <w:szCs w:val="20"/>
              </w:rPr>
              <w:t>performed</w:t>
            </w:r>
          </w:p>
        </w:tc>
        <w:tc>
          <w:tcPr>
            <w:tcW w:w="1598" w:type="dxa"/>
          </w:tcPr>
          <w:p ns2:paraId="59411600" ns2:textId="77777777" w:rsidR="009602AE" w:rsidRPr="002B58D6" w:rsidRDefault="00895D30" w:rsidP="007B6957">
            <w:pPr>
              <w:pStyle w:val="Paragraph"/>
              <w:spacing w:before="40" w:after="40"/>
              <w:rPr>
                <w:sz w:val="20"/>
                <w:szCs w:val="20"/>
              </w:rPr>
            </w:pPr>
            <w:r w:rsidRPr="002B58D6">
              <w:rPr>
                <w:sz w:val="20"/>
                <w:szCs w:val="20"/>
              </w:rPr>
              <w:t>Increase of CLL cells by ≥50% on successive biopsies</w:t>
            </w:r>
          </w:p>
        </w:tc>
        <w:tc>
          <w:tcPr>
            <w:tcW w:w="1440" w:type="dxa"/>
          </w:tcPr>
          <w:p ns2:paraId="30F5DC43" ns2:textId="77777777" w:rsidR="009602AE" w:rsidRPr="002B58D6" w:rsidRDefault="00895D30" w:rsidP="007B6957">
            <w:pPr>
              <w:pStyle w:val="Paragraph"/>
              <w:spacing w:before="40" w:after="40"/>
              <w:rPr>
                <w:sz w:val="20"/>
                <w:szCs w:val="20"/>
              </w:rPr>
            </w:pPr>
            <w:r w:rsidRPr="002B58D6">
              <w:rPr>
                <w:sz w:val="20"/>
                <w:szCs w:val="20"/>
              </w:rPr>
              <w:t>No change in marrow infiltrate</w:t>
            </w:r>
          </w:p>
        </w:tc>
      </w:tr>
      <w:tr w:rsidR="003117E4" ns2:paraId="5D8DB814" ns2:textId="77777777" w:rsidTr="007B6957">
        <w:tc>
          <w:tcPr>
            <w:tcW w:w="810" w:type="dxa"/>
            <w:vMerge/>
          </w:tcPr>
          <w:p ns2:paraId="6DD8273B" ns2:textId="77777777" w:rsidR="009602AE" w:rsidRPr="002B58D6" w:rsidRDefault="009602AE" w:rsidP="007B6957">
            <w:pPr>
              <w:pStyle w:val="Paragraph"/>
              <w:spacing w:before="40" w:after="40"/>
              <w:rPr>
                <w:sz w:val="20"/>
                <w:szCs w:val="20"/>
              </w:rPr>
            </w:pPr>
          </w:p>
        </w:tc>
        <w:tc>
          <w:tcPr>
            <w:tcW w:w="1710" w:type="dxa"/>
          </w:tcPr>
          <w:p ns2:paraId="1865E6C4" ns2:textId="77777777" w:rsidR="009602AE" w:rsidRPr="002B58D6" w:rsidRDefault="00895D30" w:rsidP="007B6957">
            <w:pPr>
              <w:pStyle w:val="Paragraph"/>
              <w:spacing w:before="40" w:after="40"/>
              <w:rPr>
                <w:sz w:val="20"/>
                <w:szCs w:val="20"/>
              </w:rPr>
            </w:pPr>
            <w:r w:rsidRPr="002B58D6">
              <w:rPr>
                <w:sz w:val="20"/>
                <w:szCs w:val="20"/>
              </w:rPr>
              <w:t>Neutrophils</w:t>
            </w:r>
          </w:p>
        </w:tc>
        <w:tc>
          <w:tcPr>
            <w:tcW w:w="1733" w:type="dxa"/>
          </w:tcPr>
          <w:p ns2:paraId="1852A913" ns2:textId="77777777" w:rsidR="009602AE" w:rsidRPr="002B58D6" w:rsidRDefault="00895D30" w:rsidP="007B6957">
            <w:pPr>
              <w:pStyle w:val="Paragraph"/>
              <w:spacing w:before="40" w:after="40"/>
              <w:rPr>
                <w:sz w:val="20"/>
                <w:szCs w:val="20"/>
              </w:rPr>
            </w:pPr>
            <w:r w:rsidRPr="002B58D6">
              <w:rPr>
                <w:sz w:val="20"/>
                <w:szCs w:val="20"/>
              </w:rPr>
              <w:t>≥1.5 x 10</w:t>
            </w:r>
            <w:r w:rsidRPr="002B58D6">
              <w:rPr>
                <w:sz w:val="20"/>
                <w:szCs w:val="20"/>
                <w:vertAlign w:val="superscript"/>
              </w:rPr>
              <w:t>9</w:t>
            </w:r>
            <w:r w:rsidRPr="002B58D6">
              <w:rPr>
                <w:sz w:val="20"/>
                <w:szCs w:val="20"/>
              </w:rPr>
              <w:t>/L no exogenous growth factors)</w:t>
            </w:r>
          </w:p>
        </w:tc>
        <w:tc>
          <w:tcPr>
            <w:tcW w:w="1709" w:type="dxa"/>
          </w:tcPr>
          <w:p ns2:paraId="362CF666" ns2:textId="77777777" w:rsidR="009602AE" w:rsidRPr="002B58D6" w:rsidRDefault="00895D30" w:rsidP="007B6957">
            <w:pPr>
              <w:pStyle w:val="Paragraph"/>
              <w:spacing w:before="40" w:after="40"/>
              <w:rPr>
                <w:sz w:val="20"/>
                <w:szCs w:val="20"/>
              </w:rPr>
            </w:pPr>
            <w:r w:rsidRPr="002B58D6">
              <w:rPr>
                <w:sz w:val="20"/>
                <w:szCs w:val="20"/>
              </w:rPr>
              <w:t>Non-CR (Not meeting criteria for CR)</w:t>
            </w:r>
          </w:p>
        </w:tc>
        <w:tc>
          <w:tcPr>
            <w:tcW w:w="1598" w:type="dxa"/>
          </w:tcPr>
          <w:p ns2:paraId="75F57F3E" ns2:textId="77777777" w:rsidR="009602AE" w:rsidRPr="002B58D6" w:rsidRDefault="00895D30" w:rsidP="007B6957">
            <w:pPr>
              <w:pStyle w:val="Paragraph"/>
              <w:spacing w:before="40" w:after="40"/>
              <w:rPr>
                <w:sz w:val="20"/>
                <w:szCs w:val="20"/>
              </w:rPr>
            </w:pPr>
            <w:r w:rsidRPr="002B58D6">
              <w:rPr>
                <w:sz w:val="20"/>
                <w:szCs w:val="20"/>
              </w:rPr>
              <w:t>Non-CR (Not meeting criteria for CR)</w:t>
            </w:r>
          </w:p>
        </w:tc>
        <w:tc>
          <w:tcPr>
            <w:tcW w:w="1440" w:type="dxa"/>
          </w:tcPr>
          <w:p ns2:paraId="661F65B5" ns2:textId="77777777" w:rsidR="009602AE" w:rsidRPr="002B58D6" w:rsidRDefault="00895D30" w:rsidP="007B6957">
            <w:pPr>
              <w:pStyle w:val="Paragraph"/>
              <w:spacing w:before="40" w:after="40"/>
              <w:rPr>
                <w:sz w:val="20"/>
                <w:szCs w:val="20"/>
              </w:rPr>
            </w:pPr>
            <w:r w:rsidRPr="002B58D6">
              <w:rPr>
                <w:sz w:val="20"/>
                <w:szCs w:val="20"/>
              </w:rPr>
              <w:t>Non-CR (Not meeting criteria for CR)</w:t>
            </w:r>
          </w:p>
        </w:tc>
      </w:tr>
      <w:tr w:rsidR="003117E4" ns2:paraId="76018EE1" ns2:textId="77777777" w:rsidTr="007B6957">
        <w:tc>
          <w:tcPr>
            <w:tcW w:w="9000" w:type="dxa"/>
            <w:gridSpan w:val="6"/>
          </w:tcPr>
          <w:p ns2:paraId="20DBC39D" ns2:textId="77777777" w:rsidR="009602AE" w:rsidRPr="007F368D" w:rsidRDefault="00895D30" w:rsidP="007B6957">
            <w:pPr>
              <w:pStyle w:val="TableFootnote"/>
              <w:spacing w:before="40" w:after="40"/>
            </w:pPr>
            <w:r w:rsidRPr="007F368D">
              <w:t>CLL=chronic lymphocytic leukemia; CR=complete response/remission; iwCLL=International Workshop on Chronic Lymphocytic Leukemia; PR=partial response/remission; PRL=partial response/remission without lymphocytosis; SD=stable disease.</w:t>
            </w:r>
          </w:p>
          <w:p ns2:paraId="29EC2A8A" ns2:textId="77777777" w:rsidR="009602AE" w:rsidRPr="007F368D" w:rsidRDefault="00895D30" w:rsidP="007B6957">
            <w:pPr>
              <w:pStyle w:val="TableFootnote"/>
              <w:spacing w:before="40" w:after="40"/>
            </w:pPr>
            <w:r w:rsidRPr="007F368D">
              <w:t>a.</w:t>
            </w:r>
            <w:r w:rsidRPr="007F368D">
              <w:rPr>
                <w:rFonts w:hint="eastAsia"/>
              </w:rPr>
              <w:t xml:space="preserve"> To achieve CR, neutrophils should be normal (</w:t>
            </w:r>
            <w:r w:rsidRPr="007F368D">
              <w:rPr>
                <w:rFonts w:hint="eastAsia"/>
              </w:rPr>
              <w:t>≥</w:t>
            </w:r>
            <w:r w:rsidRPr="007F368D">
              <w:rPr>
                <w:rFonts w:hint="eastAsia"/>
              </w:rPr>
              <w:t>1.5 x 10</w:t>
            </w:r>
            <w:r w:rsidRPr="007F368D">
              <w:rPr>
                <w:vertAlign w:val="superscript"/>
              </w:rPr>
              <w:t>9</w:t>
            </w:r>
            <w:r w:rsidRPr="007F368D">
              <w:rPr>
                <w:rFonts w:hint="eastAsia"/>
              </w:rPr>
              <w:t>/L with no exogenous growth factors)</w:t>
            </w:r>
          </w:p>
          <w:p ns2:paraId="6428B511" ns2:textId="77777777" w:rsidR="009602AE" w:rsidRPr="007F368D" w:rsidRDefault="00895D30" w:rsidP="007B6957">
            <w:pPr>
              <w:pStyle w:val="TableFootnote"/>
              <w:spacing w:before="40" w:after="40"/>
            </w:pPr>
            <w:r w:rsidRPr="007F368D">
              <w:t>b. If all other criteria for PR or better are met, but the lymphocyte count is stable or increased from baseline, the overall response will be PRL.</w:t>
            </w:r>
          </w:p>
          <w:p ns2:paraId="08B72B37" ns2:textId="5871B303" w:rsidR="009602AE" w:rsidRPr="007F368D" w:rsidRDefault="00895D30" w:rsidP="007B6957">
            <w:pPr>
              <w:pStyle w:val="TableFootnote"/>
              <w:spacing w:before="40" w:after="40"/>
            </w:pPr>
            <w:r w:rsidRPr="007F368D">
              <w:t xml:space="preserve">Table adapted from iwCLL Criteria 2018 </w:t>
            </w:r>
            <w:r w:rsidR="00B55DCA">
              <w:t>[Hallek, M., et al 2018]</w:t>
            </w:r>
            <w:r w:rsidRPr="007F368D">
              <w:t>.</w:t>
            </w:r>
          </w:p>
        </w:tc>
      </w:tr>
      <w:bookmarkEnd w:id="395"/>
    </w:tbl>
    <w:p ns2:paraId="3CEF105C" ns2:textId="773DD442" w:rsidR="009602AE" w:rsidRPr="005A67EB" w:rsidRDefault="009602AE" w:rsidP="005D2EB4">
      <w:pPr>
        <w:pStyle w:val="paragraph0"/>
        <w:rPr>
          <w:rFonts w:eastAsiaTheme="minorHAnsi"/>
        </w:rPr>
      </w:pPr>
      <w:ins w:id="22372" w:author="GoldenCorpusHarness" w:date="2026-03-28T22:23:47Z">
        <w:r>
          <w:t>Has a negative highly sensitive pregnancy test (urine or serum) within 24 hours before the first dose of study intervention. Additional details regarding pregnancy testing requirements for study inclusion are described in Section 5.1.</w:t>
        </w:r>
      </w:ins>
    </w:p>
    <w:p ns2:paraId="1E4EBB64" ns2:textId="77777777" w:rsidR="007F368D" w:rsidRPr="008F5E7E" w:rsidRDefault="00B65253" w:rsidP="007B6957">
      <w:pPr>
        <w:pStyle w:val="Heading2"/>
        <w:keepNext w:val="0"/>
        <w:keepLines w:val="0"/>
        <w:pageBreakBefore/>
      </w:pPr>
      <w:del w:id="22373" w:author="GoldenCorpusHarness" w:date="2026-03-28T22:23:47Z">
        <w:r>
          <w:delText>App</w:delText>
        </w:r>
      </w:del>
      <w:ins w:id="22374" w:author="GoldenCorpusHarness" w:date="2026-03-28T22:23:47Z">
        <w:r>
          <w:t>Pr</w:t>
        </w:r>
      </w:ins>
      <w:r>
        <w:t>e</w:t>
      </w:r>
      <w:ins w:id="22375" w:author="GoldenCorpusHarness" w:date="2026-03-28T22:23:47Z">
        <w:r>
          <w:t>gnancy testing should be co</w:t>
        </w:r>
      </w:ins>
      <w:r>
        <w:t>nd</w:t>
      </w:r>
      <w:del w:id="22376" w:author="GoldenCorpusHarness" w:date="2026-03-28T22:23:47Z">
        <w:r>
          <w:delText>ix</w:delText>
        </w:r>
      </w:del>
      <w:ins w:id="22377" w:author="GoldenCorpusHarness" w:date="2026-03-28T22:23:47Z">
        <w:r>
          <w:t>ucted</w:t>
        </w:r>
      </w:ins>
      <w:r>
        <w:t xml:space="preserve"> </w:t>
      </w:r>
      <w:del w:id="22378" w:author="GoldenCorpusHarness" w:date="2026-03-28T22:23:47Z">
        <w:r>
          <w:delText>11:</w:delText>
        </w:r>
      </w:del>
      <w:ins w:id="22379" w:author="GoldenCorpusHarness" w:date="2026-03-28T22:23:47Z">
        <w:r>
          <w:t>at monthly</w:t>
        </w:r>
      </w:ins>
      <w:r>
        <w:t xml:space="preserve"> i</w:t>
      </w:r>
      <w:del w:id="22380" w:author="GoldenCorpusHarness" w:date="2026-03-28T22:23:47Z">
        <w:r>
          <w:delText>wCLL Cri</w:delText>
        </w:r>
      </w:del>
      <w:ins w:id="22381" w:author="GoldenCorpusHarness" w:date="2026-03-28T22:23:47Z">
        <w:r>
          <w:t>n</w:t>
        </w:r>
      </w:ins>
      <w:r>
        <w:t>ter</w:t>
      </w:r>
      <w:ins w:id="22382" w:author="GoldenCorpusHarness" w:date="2026-03-28T22:23:47Z">
        <w:r>
          <w:t>vals dur</w:t>
        </w:r>
      </w:ins>
      <w:r>
        <w:t>i</w:t>
      </w:r>
      <w:del w:id="22383" w:author="GoldenCorpusHarness" w:date="2026-03-28T22:23:47Z">
        <w:r>
          <w:delText>a</w:delText>
        </w:r>
      </w:del>
      <w:ins w:id="22384" w:author="GoldenCorpusHarness" w:date="2026-03-28T22:23:47Z">
        <w:r>
          <w:t>ng</w:t>
        </w:r>
      </w:ins>
      <w:r>
        <w:t xml:space="preserve"> </w:t>
      </w:r>
      <w:del w:id="22385" w:author="GoldenCorpusHarness" w:date="2026-03-28T22:23:47Z">
        <w:r>
          <w:delText>fo</w:delText>
        </w:r>
      </w:del>
      <w:ins w:id="22386" w:author="GoldenCorpusHarness" w:date="2026-03-28T22:23:47Z">
        <w:r>
          <w:t>inte</w:t>
        </w:r>
      </w:ins>
      <w:r>
        <w:t>r</w:t>
      </w:r>
      <w:del w:id="22387" w:author="GoldenCorpusHarness" w:date="2026-03-28T22:23:47Z">
        <w:r>
          <w:delText xml:space="preserve"> Assessm</w:delText>
        </w:r>
      </w:del>
      <w:ins w:id="22388" w:author="GoldenCorpusHarness" w:date="2026-03-28T22:23:47Z">
        <w:r>
          <w:t>v</w:t>
        </w:r>
      </w:ins>
      <w:r>
        <w:t>ent</w:t>
      </w:r>
      <w:del w:id="22389" w:author="GoldenCorpusHarness" w:date="2026-03-28T22:23:47Z">
        <w:r>
          <w:delText xml:space="preserve"> </w:delText>
        </w:r>
      </w:del>
      <w:ins w:id="22390" w:author="GoldenCorpusHarness" w:date="2026-03-28T22:23:47Z">
        <w:r>
          <w:t>i</w:t>
        </w:r>
      </w:ins>
      <w:r>
        <w:t>o</w:t>
      </w:r>
      <w:del w:id="22391" w:author="GoldenCorpusHarness" w:date="2026-03-28T22:23:47Z">
        <w:r>
          <w:delText>f Hematologic Toxicities i</w:delText>
        </w:r>
      </w:del>
      <w:r>
        <w:t>n</w:t>
      </w:r>
      <w:del w:id="22392" w:author="GoldenCorpusHarness" w:date="2026-03-28T22:23:47Z">
        <w:r>
          <w:delText xml:space="preserve"> CLL Participants</w:delText>
        </w:r>
      </w:del>
      <w:ins w:id="22393" w:author="GoldenCorpusHarness" w:date="2026-03-28T22:23:47Z">
        <w:r>
          <w:t>.</w:t>
        </w:r>
      </w:ins>
    </w:p>
    <w:p ns2:paraId="4D77AF36" ns2:textId="7DFDF9D5" w:rsidR="007F368D" w:rsidRPr="008F5E7E" w:rsidRDefault="00895D30" w:rsidP="005D2EB4">
      <w:pPr>
        <w:pStyle w:val="paragraph0"/>
      </w:pPr>
      <w:del w:id="22394" w:author="GoldenCorpusHarness" w:date="2026-03-28T22:23:47Z">
        <w:r>
          <w:delText>I</w:delText>
        </w:r>
      </w:del>
      <w:ins w:id="22395" w:author="GoldenCorpusHarness" w:date="2026-03-28T22:23:47Z">
        <w:r>
          <w:t>Preg</w:t>
        </w:r>
      </w:ins>
      <w:r>
        <w:t>n</w:t>
      </w:r>
      <w:ins w:id="22396" w:author="GoldenCorpusHarness" w:date="2026-03-28T22:23:47Z">
        <w:r>
          <w:t>ancy testing should be conducted at monthly intervals until the end of relevant systemic exposure and correspond with the time frame for female</w:t>
        </w:r>
      </w:ins>
      <w:r>
        <w:t xml:space="preserve"> participant</w:t>
      </w:r>
      <w:del w:id="22397" w:author="GoldenCorpusHarness" w:date="2026-03-28T22:23:47Z">
        <w:r>
          <w:delText>s</w:delText>
        </w:r>
      </w:del>
      <w:r>
        <w:t xml:space="preserve"> </w:t>
      </w:r>
      <w:del w:id="22398" w:author="GoldenCorpusHarness" w:date="2026-03-28T22:23:47Z">
        <w:r>
          <w:delText>wi</w:delText>
        </w:r>
      </w:del>
      <w:ins w:id="22399" w:author="GoldenCorpusHarness" w:date="2026-03-28T22:23:47Z">
        <w:r>
          <w:t>con</w:t>
        </w:r>
      </w:ins>
      <w:r>
        <w:t>t</w:t>
      </w:r>
      <w:del w:id="22400" w:author="GoldenCorpusHarness" w:date="2026-03-28T22:23:47Z">
        <w:r>
          <w:delText>h CLL, h</w:delText>
        </w:r>
      </w:del>
      <w:ins w:id="22401" w:author="GoldenCorpusHarness" w:date="2026-03-28T22:23:47Z">
        <w:r>
          <w:t>rac</w:t>
        </w:r>
      </w:ins>
      <w:r>
        <w:t>e</w:t>
      </w:r>
      <w:del w:id="22402" w:author="GoldenCorpusHarness" w:date="2026-03-28T22:23:47Z">
        <w:r>
          <w:delText>matologic toxici</w:delText>
        </w:r>
      </w:del>
      <w:ins w:id="22403" w:author="GoldenCorpusHarness" w:date="2026-03-28T22:23:47Z">
        <w:r>
          <w:t>p</w:t>
        </w:r>
      </w:ins>
      <w:r>
        <w:t>ti</w:t>
      </w:r>
      <w:del w:id="22404" w:author="GoldenCorpusHarness" w:date="2026-03-28T22:23:47Z">
        <w:r>
          <w:delText xml:space="preserve">es will be assessed according to the following table (Table 41), based </w:delText>
        </w:r>
      </w:del>
      <w:r>
        <w:t xml:space="preserve">on </w:t>
      </w:r>
      <w:del w:id="22405" w:author="GoldenCorpusHarness" w:date="2026-03-28T22:23:47Z">
        <w:r>
          <w:delText>the iwCLL Guidel</w:delText>
        </w:r>
      </w:del>
      <w:r>
        <w:t>in</w:t>
      </w:r>
      <w:ins w:id="22406" w:author="GoldenCorpusHarness" w:date="2026-03-28T22:23:47Z">
        <w:r>
          <w:t xml:space="preserve"> S</w:t>
        </w:r>
      </w:ins>
      <w:r>
        <w:t>e</w:t>
      </w:r>
      <w:del w:id="22407" w:author="GoldenCorpusHarness" w:date="2026-03-28T22:23:47Z">
        <w:r>
          <w:delText>s</w:delText>
        </w:r>
      </w:del>
      <w:ins w:id="22408" w:author="GoldenCorpusHarness" w:date="2026-03-28T22:23:47Z">
        <w:r>
          <w:t>ction</w:t>
        </w:r>
      </w:ins>
      <w:r>
        <w:t xml:space="preserve"> </w:t>
      </w:r>
      <w:del w:id="22409" w:author="GoldenCorpusHarness" w:date="2026-03-28T22:23:47Z">
        <w:r>
          <w:delText>[Hallek, M</w:delText>
        </w:r>
      </w:del>
      <w:ins w:id="22410" w:author="GoldenCorpusHarness" w:date="2026-03-28T22:23:47Z">
        <w:r>
          <w:t>5</w:t>
        </w:r>
      </w:ins>
      <w:r>
        <w:t>.</w:t>
      </w:r>
      <w:del w:id="22411" w:author="GoldenCorpusHarness" w:date="2026-03-28T22:23:47Z">
        <w:r>
          <w:delText>, et al 20</w:delText>
        </w:r>
      </w:del>
      <w:r>
        <w:t>1</w:t>
      </w:r>
      <w:del w:id="22412" w:author="GoldenCorpusHarness" w:date="2026-03-28T22:23:47Z">
        <w:r>
          <w:delText>8]</w:delText>
        </w:r>
      </w:del>
      <w:r>
        <w:t>.</w:t>
      </w:r>
    </w:p>
    <w:p ns2:paraId="03899A30" ns2:textId="5B336004" w:rsidR="007F368D" w:rsidRPr="008F5E7E" w:rsidRDefault="00895D30" w:rsidP="002C608E">
      <w:pPr>
        <w:pStyle w:val="Caption"/>
      </w:pPr>
      <w:del w:id="22413" w:author="GoldenCorpusHarness" w:date="2026-03-28T22:23:47Z">
        <w:r>
          <w:delText>Tab</w:delText>
        </w:r>
      </w:del>
      <w:ins w:id="22414" w:author="GoldenCorpusHarness" w:date="2026-03-28T22:23:47Z">
        <w:r>
          <w:t>Additiona</w:t>
        </w:r>
      </w:ins>
      <w:r>
        <w:t>l</w:t>
      </w:r>
      <w:del w:id="22415" w:author="GoldenCorpusHarness" w:date="2026-03-28T22:23:47Z">
        <w:r>
          <w:delText>e 41Chronic Lymphocytic Leukemia Hemato</w:delText>
        </w:r>
      </w:del>
      <w:ins w:id="22416" w:author="GoldenCorpusHarness" w:date="2026-03-28T22:23:47Z">
        <w:r>
          <w:t xml:space="preserve"> serum or urine pregnancy tests may be performed, as determined necessary by the investigator, to estab</w:t>
        </w:r>
      </w:ins>
      <w:r>
        <w:t>l</w:t>
      </w:r>
      <w:del w:id="22417" w:author="GoldenCorpusHarness" w:date="2026-03-28T22:23:47Z">
        <w:r>
          <w:delText>ogic Toxicity</w:delText>
        </w:r>
      </w:del>
      <w:ins w:id="22418" w:author="GoldenCorpusHarness" w:date="2026-03-28T22:23:47Z">
        <w:r>
          <w:t>ish the absence of pregnancy at any time during the participant's participation in the study.</w:t>
        </w:r>
      </w:ins>
    </w:p>
    <w:tbl>
      <w:tblPr>
        <w:tblStyle w:val="TableGrid"/>
        <w:tblW w:w="5000" w:type="pct"/>
        <w:tblInd w:w="108" w:type="dxa"/>
        <w:tblLook w:val="04A0" w:firstRow="1" w:lastRow="0" w:firstColumn="1" w:lastColumn="0" w:noHBand="0" w:noVBand="1"/>
      </w:tblPr>
      <w:tblGrid>
        <w:gridCol w:w="1823"/>
        <w:gridCol w:w="3915"/>
        <w:gridCol w:w="3252"/>
      </w:tblGrid>
      <w:tr w:rsidR="003117E4" ns2:paraId="1B387E3B" ns2:textId="77777777" w:rsidTr="007B6957">
        <w:trPr>
          <w:tblHeader/>
        </w:trPr>
        <w:tc>
          <w:tcPr>
            <w:tcW w:w="1843" w:type="dxa"/>
          </w:tcPr>
          <w:p ns2:paraId="50ECE8AC" ns2:textId="77777777" w:rsidR="007F368D" w:rsidRPr="008F5E7E" w:rsidRDefault="00895D30" w:rsidP="007B6957">
            <w:pPr>
              <w:spacing w:before="40" w:after="40"/>
              <w:jc w:val="center"/>
              <w:rPr>
                <w:b/>
                <w:color w:val="000000"/>
                <w:sz w:val="20"/>
                <w:szCs w:val="20"/>
              </w:rPr>
            </w:pPr>
            <w:r w:rsidRPr="008F5E7E">
              <w:rPr>
                <w:b/>
                <w:color w:val="000000"/>
                <w:sz w:val="20"/>
                <w:szCs w:val="20"/>
              </w:rPr>
              <w:t>Grade</w:t>
            </w:r>
            <w:r w:rsidRPr="008F5E7E">
              <w:rPr>
                <w:b/>
                <w:color w:val="000000"/>
                <w:sz w:val="20"/>
                <w:szCs w:val="20"/>
                <w:vertAlign w:val="superscript"/>
              </w:rPr>
              <w:t>a</w:t>
            </w:r>
          </w:p>
        </w:tc>
        <w:tc>
          <w:tcPr>
            <w:tcW w:w="3969" w:type="dxa"/>
          </w:tcPr>
          <w:p ns2:paraId="2BA6E208" ns2:textId="416321BE" w:rsidR="007F368D" w:rsidRPr="008F5E7E" w:rsidRDefault="00895D30" w:rsidP="007B6957">
            <w:pPr>
              <w:spacing w:before="40" w:after="40"/>
              <w:jc w:val="center"/>
              <w:rPr>
                <w:b/>
                <w:color w:val="000000"/>
                <w:sz w:val="20"/>
                <w:szCs w:val="20"/>
              </w:rPr>
            </w:pPr>
            <w:r w:rsidRPr="008F5E7E">
              <w:rPr>
                <w:b/>
                <w:color w:val="000000"/>
                <w:sz w:val="20"/>
                <w:szCs w:val="20"/>
              </w:rPr>
              <w:t>Decrease in Platelets</w:t>
            </w:r>
            <w:r w:rsidRPr="008F5E7E">
              <w:rPr>
                <w:b/>
                <w:color w:val="000000"/>
                <w:sz w:val="20"/>
                <w:szCs w:val="20"/>
                <w:vertAlign w:val="superscript"/>
              </w:rPr>
              <w:t>b</w:t>
            </w:r>
            <w:r w:rsidRPr="008F5E7E">
              <w:rPr>
                <w:b/>
                <w:color w:val="000000"/>
                <w:sz w:val="20"/>
                <w:szCs w:val="20"/>
              </w:rPr>
              <w:t xml:space="preserve"> or Hemoglobin</w:t>
            </w:r>
            <w:r w:rsidRPr="008F5E7E">
              <w:rPr>
                <w:b/>
                <w:color w:val="000000"/>
                <w:sz w:val="20"/>
                <w:szCs w:val="20"/>
                <w:vertAlign w:val="superscript"/>
              </w:rPr>
              <w:t>c</w:t>
            </w:r>
            <w:r w:rsidRPr="008F5E7E">
              <w:rPr>
                <w:b/>
                <w:color w:val="000000"/>
                <w:sz w:val="20"/>
                <w:szCs w:val="20"/>
              </w:rPr>
              <w:t xml:space="preserve"> (Nadir) From </w:t>
            </w:r>
            <w:r w:rsidR="004E1D43">
              <w:rPr>
                <w:b/>
                <w:color w:val="000000"/>
                <w:sz w:val="20"/>
                <w:szCs w:val="20"/>
              </w:rPr>
              <w:t>Baseline</w:t>
            </w:r>
            <w:r w:rsidRPr="008F5E7E">
              <w:rPr>
                <w:b/>
                <w:color w:val="000000"/>
                <w:sz w:val="20"/>
                <w:szCs w:val="20"/>
              </w:rPr>
              <w:t xml:space="preserve"> Value (%)</w:t>
            </w:r>
          </w:p>
        </w:tc>
        <w:tc>
          <w:tcPr>
            <w:tcW w:w="3296" w:type="dxa"/>
          </w:tcPr>
          <w:p ns2:paraId="3C3A14B0" ns2:textId="77777777" w:rsidR="007F368D" w:rsidRPr="008F5E7E" w:rsidRDefault="00895D30" w:rsidP="007B6957">
            <w:pPr>
              <w:spacing w:before="40" w:after="40"/>
              <w:jc w:val="center"/>
              <w:rPr>
                <w:b/>
                <w:color w:val="000000"/>
                <w:sz w:val="20"/>
                <w:szCs w:val="20"/>
              </w:rPr>
            </w:pPr>
            <w:r w:rsidRPr="008F5E7E">
              <w:rPr>
                <w:b/>
                <w:color w:val="000000"/>
                <w:sz w:val="20"/>
                <w:szCs w:val="20"/>
              </w:rPr>
              <w:t>Absolute Neutrophil Count (</w:t>
            </w:r>
            <w:r w:rsidR="00CB748B">
              <w:rPr>
                <w:b/>
                <w:color w:val="000000"/>
                <w:sz w:val="20"/>
                <w:szCs w:val="20"/>
              </w:rPr>
              <w:t>µ</w:t>
            </w:r>
            <w:r w:rsidRPr="008F5E7E">
              <w:rPr>
                <w:b/>
                <w:color w:val="000000"/>
                <w:sz w:val="20"/>
                <w:szCs w:val="20"/>
              </w:rPr>
              <w:t>/L) (Nadir)</w:t>
            </w:r>
            <w:r w:rsidRPr="008F5E7E">
              <w:rPr>
                <w:b/>
                <w:color w:val="000000"/>
                <w:sz w:val="20"/>
                <w:szCs w:val="20"/>
                <w:vertAlign w:val="superscript"/>
              </w:rPr>
              <w:t>d</w:t>
            </w:r>
          </w:p>
        </w:tc>
      </w:tr>
      <w:tr w:rsidR="003117E4" ns2:paraId="00331B61" ns2:textId="77777777" w:rsidTr="007B6957">
        <w:trPr>
          <w:trHeight w:val="173"/>
        </w:trPr>
        <w:tc>
          <w:tcPr>
            <w:tcW w:w="1843" w:type="dxa"/>
          </w:tcPr>
          <w:p ns2:paraId="614F4C30" ns2:textId="77777777" w:rsidR="007F368D" w:rsidRPr="008F5E7E" w:rsidRDefault="00895D30" w:rsidP="007B6957">
            <w:pPr>
              <w:spacing w:before="40" w:after="40"/>
              <w:jc w:val="center"/>
              <w:rPr>
                <w:sz w:val="20"/>
                <w:szCs w:val="20"/>
              </w:rPr>
            </w:pPr>
            <w:r w:rsidRPr="008F5E7E">
              <w:rPr>
                <w:sz w:val="20"/>
                <w:szCs w:val="20"/>
              </w:rPr>
              <w:t>0</w:t>
            </w:r>
          </w:p>
        </w:tc>
        <w:tc>
          <w:tcPr>
            <w:tcW w:w="3969" w:type="dxa"/>
          </w:tcPr>
          <w:p ns2:paraId="3A2AB477" ns2:textId="77777777" w:rsidR="007F368D" w:rsidRPr="008F5E7E" w:rsidRDefault="00895D30" w:rsidP="007B6957">
            <w:pPr>
              <w:spacing w:before="40" w:after="40"/>
              <w:jc w:val="center"/>
              <w:rPr>
                <w:sz w:val="20"/>
                <w:szCs w:val="20"/>
              </w:rPr>
            </w:pPr>
            <w:r w:rsidRPr="008F5E7E">
              <w:rPr>
                <w:sz w:val="20"/>
                <w:szCs w:val="20"/>
              </w:rPr>
              <w:t>No change to 10</w:t>
            </w:r>
          </w:p>
        </w:tc>
        <w:tc>
          <w:tcPr>
            <w:tcW w:w="3296" w:type="dxa"/>
          </w:tcPr>
          <w:p ns2:paraId="135A09B5" ns2:textId="77777777" w:rsidR="007F368D" w:rsidRPr="008F5E7E" w:rsidRDefault="00895D30" w:rsidP="007B6957">
            <w:pPr>
              <w:spacing w:before="40" w:after="40"/>
              <w:jc w:val="center"/>
              <w:rPr>
                <w:sz w:val="20"/>
                <w:szCs w:val="20"/>
              </w:rPr>
            </w:pPr>
            <w:r w:rsidRPr="008F5E7E">
              <w:rPr>
                <w:sz w:val="20"/>
                <w:szCs w:val="20"/>
              </w:rPr>
              <w:t>≥2000</w:t>
            </w:r>
          </w:p>
        </w:tc>
      </w:tr>
      <w:tr w:rsidR="003117E4" ns2:paraId="1E361089" ns2:textId="77777777" w:rsidTr="007B6957">
        <w:tc>
          <w:tcPr>
            <w:tcW w:w="1843" w:type="dxa"/>
          </w:tcPr>
          <w:p ns2:paraId="43AE1BAD" ns2:textId="77777777" w:rsidR="007F368D" w:rsidRPr="008F5E7E" w:rsidRDefault="00895D30" w:rsidP="007B6957">
            <w:pPr>
              <w:spacing w:before="40" w:after="40"/>
              <w:jc w:val="center"/>
              <w:rPr>
                <w:sz w:val="20"/>
                <w:szCs w:val="20"/>
              </w:rPr>
            </w:pPr>
            <w:r w:rsidRPr="008F5E7E">
              <w:rPr>
                <w:sz w:val="20"/>
                <w:szCs w:val="20"/>
              </w:rPr>
              <w:t>1</w:t>
            </w:r>
          </w:p>
        </w:tc>
        <w:tc>
          <w:tcPr>
            <w:tcW w:w="3969" w:type="dxa"/>
          </w:tcPr>
          <w:p ns2:paraId="0968819C" ns2:textId="77777777" w:rsidR="007F368D" w:rsidRPr="008F5E7E" w:rsidRDefault="00895D30" w:rsidP="007B6957">
            <w:pPr>
              <w:spacing w:before="40" w:after="40"/>
              <w:jc w:val="center"/>
              <w:rPr>
                <w:sz w:val="20"/>
                <w:szCs w:val="20"/>
              </w:rPr>
            </w:pPr>
            <w:r w:rsidRPr="008F5E7E">
              <w:rPr>
                <w:sz w:val="20"/>
                <w:szCs w:val="20"/>
              </w:rPr>
              <w:t>11 to 24</w:t>
            </w:r>
          </w:p>
        </w:tc>
        <w:tc>
          <w:tcPr>
            <w:tcW w:w="3296" w:type="dxa"/>
          </w:tcPr>
          <w:p ns2:paraId="094103A9" ns2:textId="77777777" w:rsidR="007F368D" w:rsidRPr="008F5E7E" w:rsidRDefault="00895D30" w:rsidP="007B6957">
            <w:pPr>
              <w:spacing w:before="40" w:after="40"/>
              <w:jc w:val="center"/>
              <w:rPr>
                <w:sz w:val="20"/>
                <w:szCs w:val="20"/>
              </w:rPr>
            </w:pPr>
            <w:r w:rsidRPr="008F5E7E">
              <w:rPr>
                <w:sz w:val="20"/>
                <w:szCs w:val="20"/>
              </w:rPr>
              <w:t>≥1500 and &lt;2000</w:t>
            </w:r>
          </w:p>
        </w:tc>
      </w:tr>
      <w:tr w:rsidR="003117E4" ns2:paraId="0811AB3B" ns2:textId="77777777" w:rsidTr="007B6957">
        <w:tc>
          <w:tcPr>
            <w:tcW w:w="1843" w:type="dxa"/>
          </w:tcPr>
          <w:p ns2:paraId="1B251CB5" ns2:textId="77777777" w:rsidR="007F368D" w:rsidRPr="008F5E7E" w:rsidRDefault="00895D30" w:rsidP="007B6957">
            <w:pPr>
              <w:spacing w:before="40" w:after="40"/>
              <w:jc w:val="center"/>
              <w:rPr>
                <w:sz w:val="20"/>
                <w:szCs w:val="20"/>
              </w:rPr>
            </w:pPr>
            <w:r w:rsidRPr="008F5E7E">
              <w:rPr>
                <w:sz w:val="20"/>
                <w:szCs w:val="20"/>
              </w:rPr>
              <w:t>2</w:t>
            </w:r>
          </w:p>
        </w:tc>
        <w:tc>
          <w:tcPr>
            <w:tcW w:w="3969" w:type="dxa"/>
          </w:tcPr>
          <w:p ns2:paraId="79CB036C" ns2:textId="77777777" w:rsidR="007F368D" w:rsidRPr="008F5E7E" w:rsidRDefault="00895D30" w:rsidP="007B6957">
            <w:pPr>
              <w:spacing w:before="40" w:after="40"/>
              <w:jc w:val="center"/>
              <w:rPr>
                <w:sz w:val="20"/>
                <w:szCs w:val="20"/>
              </w:rPr>
            </w:pPr>
            <w:r w:rsidRPr="008F5E7E">
              <w:rPr>
                <w:sz w:val="20"/>
                <w:szCs w:val="20"/>
              </w:rPr>
              <w:t>25 to 49</w:t>
            </w:r>
          </w:p>
        </w:tc>
        <w:tc>
          <w:tcPr>
            <w:tcW w:w="3296" w:type="dxa"/>
          </w:tcPr>
          <w:p ns2:paraId="7C4F44DC" ns2:textId="77777777" w:rsidR="007F368D" w:rsidRPr="008F5E7E" w:rsidRDefault="00895D30" w:rsidP="007B6957">
            <w:pPr>
              <w:spacing w:before="40" w:after="40"/>
              <w:jc w:val="center"/>
              <w:rPr>
                <w:sz w:val="20"/>
                <w:szCs w:val="20"/>
              </w:rPr>
            </w:pPr>
            <w:r w:rsidRPr="008F5E7E">
              <w:rPr>
                <w:sz w:val="20"/>
                <w:szCs w:val="20"/>
              </w:rPr>
              <w:t>≥1000 and &lt;1500</w:t>
            </w:r>
          </w:p>
        </w:tc>
      </w:tr>
      <w:tr w:rsidR="003117E4" ns2:paraId="1AC4EC9A" ns2:textId="77777777" w:rsidTr="007B6957">
        <w:tc>
          <w:tcPr>
            <w:tcW w:w="1843" w:type="dxa"/>
          </w:tcPr>
          <w:p ns2:paraId="28E29AED" ns2:textId="77777777" w:rsidR="007F368D" w:rsidRPr="008F5E7E" w:rsidRDefault="00895D30" w:rsidP="007B6957">
            <w:pPr>
              <w:spacing w:before="40" w:after="40"/>
              <w:jc w:val="center"/>
              <w:rPr>
                <w:sz w:val="20"/>
                <w:szCs w:val="20"/>
              </w:rPr>
            </w:pPr>
            <w:r w:rsidRPr="008F5E7E">
              <w:rPr>
                <w:sz w:val="20"/>
                <w:szCs w:val="20"/>
              </w:rPr>
              <w:t>3</w:t>
            </w:r>
          </w:p>
        </w:tc>
        <w:tc>
          <w:tcPr>
            <w:tcW w:w="3969" w:type="dxa"/>
          </w:tcPr>
          <w:p ns2:paraId="185E3B2F" ns2:textId="77777777" w:rsidR="007F368D" w:rsidRPr="008F5E7E" w:rsidRDefault="00895D30" w:rsidP="007B6957">
            <w:pPr>
              <w:spacing w:before="40" w:after="40"/>
              <w:jc w:val="center"/>
              <w:rPr>
                <w:sz w:val="20"/>
                <w:szCs w:val="20"/>
              </w:rPr>
            </w:pPr>
            <w:r w:rsidRPr="008F5E7E">
              <w:rPr>
                <w:sz w:val="20"/>
                <w:szCs w:val="20"/>
              </w:rPr>
              <w:t>50 to 74</w:t>
            </w:r>
          </w:p>
        </w:tc>
        <w:tc>
          <w:tcPr>
            <w:tcW w:w="3296" w:type="dxa"/>
          </w:tcPr>
          <w:p ns2:paraId="72113FAE" ns2:textId="77777777" w:rsidR="007F368D" w:rsidRPr="008F5E7E" w:rsidRDefault="00895D30" w:rsidP="007B6957">
            <w:pPr>
              <w:spacing w:before="40" w:after="40"/>
              <w:jc w:val="center"/>
              <w:rPr>
                <w:sz w:val="20"/>
                <w:szCs w:val="20"/>
              </w:rPr>
            </w:pPr>
            <w:r w:rsidRPr="008F5E7E">
              <w:rPr>
                <w:sz w:val="20"/>
                <w:szCs w:val="20"/>
              </w:rPr>
              <w:t>≥500 and &lt;1000</w:t>
            </w:r>
          </w:p>
        </w:tc>
      </w:tr>
      <w:tr w:rsidR="003117E4" ns2:paraId="4837EBE6" ns2:textId="77777777" w:rsidTr="007B6957">
        <w:tc>
          <w:tcPr>
            <w:tcW w:w="1843" w:type="dxa"/>
          </w:tcPr>
          <w:p ns2:paraId="0FB58320" ns2:textId="77777777" w:rsidR="007F368D" w:rsidRPr="008F5E7E" w:rsidRDefault="00895D30" w:rsidP="007B6957">
            <w:pPr>
              <w:spacing w:before="40" w:after="40"/>
              <w:jc w:val="center"/>
              <w:rPr>
                <w:sz w:val="20"/>
                <w:szCs w:val="20"/>
              </w:rPr>
            </w:pPr>
            <w:r w:rsidRPr="008F5E7E">
              <w:rPr>
                <w:sz w:val="20"/>
                <w:szCs w:val="20"/>
              </w:rPr>
              <w:t>4</w:t>
            </w:r>
          </w:p>
        </w:tc>
        <w:tc>
          <w:tcPr>
            <w:tcW w:w="3969" w:type="dxa"/>
          </w:tcPr>
          <w:p ns2:paraId="4174186C" ns2:textId="77777777" w:rsidR="007F368D" w:rsidRPr="008F5E7E" w:rsidRDefault="00895D30" w:rsidP="007B6957">
            <w:pPr>
              <w:spacing w:before="40" w:after="40"/>
              <w:jc w:val="center"/>
              <w:rPr>
                <w:sz w:val="20"/>
                <w:szCs w:val="20"/>
              </w:rPr>
            </w:pPr>
            <w:r w:rsidRPr="008F5E7E">
              <w:rPr>
                <w:sz w:val="20"/>
                <w:szCs w:val="20"/>
              </w:rPr>
              <w:t>≥75</w:t>
            </w:r>
          </w:p>
        </w:tc>
        <w:tc>
          <w:tcPr>
            <w:tcW w:w="3296" w:type="dxa"/>
          </w:tcPr>
          <w:p ns2:paraId="1DD9D11C" ns2:textId="77777777" w:rsidR="007F368D" w:rsidRPr="008F5E7E" w:rsidRDefault="00895D30" w:rsidP="007B6957">
            <w:pPr>
              <w:spacing w:before="40" w:after="40"/>
              <w:jc w:val="center"/>
              <w:rPr>
                <w:sz w:val="20"/>
                <w:szCs w:val="20"/>
              </w:rPr>
            </w:pPr>
            <w:r w:rsidRPr="008F5E7E">
              <w:rPr>
                <w:sz w:val="20"/>
                <w:szCs w:val="20"/>
              </w:rPr>
              <w:t>&lt;500</w:t>
            </w:r>
          </w:p>
        </w:tc>
      </w:tr>
      <w:tr w:rsidR="003117E4" ns2:paraId="392B31FB" ns2:textId="77777777" w:rsidTr="007B6957">
        <w:tc>
          <w:tcPr>
            <w:tcW w:w="9108" w:type="dxa"/>
            <w:gridSpan w:val="3"/>
          </w:tcPr>
          <w:p ns2:paraId="2461B065" ns2:textId="77777777" w:rsidR="007F368D" w:rsidRPr="007F368D" w:rsidRDefault="00895D30" w:rsidP="007B6957">
            <w:pPr>
              <w:pStyle w:val="TableFootnote"/>
              <w:spacing w:before="40" w:after="40"/>
            </w:pPr>
            <w:r w:rsidRPr="007F368D">
              <w:t>ANC=absolute neutrophil count; CLL=chronic lymphocytic leukemia; G-CSF=granulocyte colony-stimulating factor; WBC=white blood cell count.</w:t>
            </w:r>
          </w:p>
          <w:p ns2:paraId="52B8E45D" ns2:textId="77777777" w:rsidR="007F368D" w:rsidRPr="007F368D" w:rsidRDefault="00895D30" w:rsidP="007B6957">
            <w:pPr>
              <w:pStyle w:val="TableFootnote"/>
              <w:spacing w:before="40" w:after="40"/>
            </w:pPr>
            <w:r w:rsidRPr="007F368D">
              <w:rPr>
                <w:vertAlign w:val="superscript"/>
              </w:rPr>
              <w:t>a</w:t>
            </w:r>
            <w:r w:rsidRPr="007F368D">
              <w:tab/>
              <w:t>Grades: 1=mild; 2=moderate; 3=severe; 4=life-threatening; 5=fatal. Death occurring as a result of toxicity at any level of decrease from baseline will be recorded as Grade 5.</w:t>
            </w:r>
          </w:p>
          <w:p ns2:paraId="1A1D9D2D" ns2:textId="77777777" w:rsidR="007F368D" w:rsidRPr="007F368D" w:rsidRDefault="00895D30" w:rsidP="007B6957">
            <w:pPr>
              <w:pStyle w:val="TableFootnote"/>
              <w:spacing w:before="40" w:after="40"/>
            </w:pPr>
            <w:r w:rsidRPr="007F368D">
              <w:rPr>
                <w:vertAlign w:val="superscript"/>
              </w:rPr>
              <w:t>b</w:t>
            </w:r>
            <w:r w:rsidRPr="007F368D">
              <w:tab/>
              <w:t>Platelet counts must be below normal levels for Grades 1 through 4. If, at any level of decrease, the platelet count is &lt;20×10</w:t>
            </w:r>
            <w:r w:rsidRPr="007F368D">
              <w:rPr>
                <w:vertAlign w:val="superscript"/>
              </w:rPr>
              <w:t>9</w:t>
            </w:r>
            <w:r w:rsidRPr="007F368D">
              <w:t>/L, this will be considered Grade 4 toxicity unless a severe or life-threatening decrease in the initial platelet count (eg, 20×10</w:t>
            </w:r>
            <w:r w:rsidRPr="007F368D">
              <w:rPr>
                <w:vertAlign w:val="superscript"/>
              </w:rPr>
              <w:t>9</w:t>
            </w:r>
            <w:r w:rsidRPr="007F368D">
              <w:t>/L) was present at baseline, in which case the participant is not evaluable for toxicity referable to platelet counts.</w:t>
            </w:r>
          </w:p>
          <w:p ns2:paraId="7D239592" ns2:textId="77777777" w:rsidR="007F368D" w:rsidRPr="007F368D" w:rsidRDefault="00895D30" w:rsidP="007B6957">
            <w:pPr>
              <w:pStyle w:val="TableFootnote"/>
              <w:spacing w:before="40" w:after="40"/>
            </w:pPr>
            <w:r w:rsidRPr="007F368D">
              <w:rPr>
                <w:vertAlign w:val="superscript"/>
              </w:rPr>
              <w:t>c</w:t>
            </w:r>
            <w:r w:rsidRPr="007F368D">
              <w:tab/>
              <w:t>Hemoglobin levels must be below normal levels for Grades 1 through 4. Baseline and subsequent hemoglobin determinations must be performed before any given transfusions. The use of erythropoietin is irrelevant for the grading of toxicity but should be documented.</w:t>
            </w:r>
          </w:p>
          <w:p ns2:paraId="592DF427" ns2:textId="77777777" w:rsidR="007F368D" w:rsidRPr="007F368D" w:rsidRDefault="00895D30" w:rsidP="007B6957">
            <w:pPr>
              <w:pStyle w:val="TableFootnote"/>
              <w:spacing w:before="40" w:after="40"/>
            </w:pPr>
            <w:r w:rsidRPr="007F368D">
              <w:rPr>
                <w:vertAlign w:val="superscript"/>
              </w:rPr>
              <w:t>d</w:t>
            </w:r>
            <w:r w:rsidRPr="007F368D">
              <w:tab/>
              <w:t>If the ANC count reaches &lt;1×10</w:t>
            </w:r>
            <w:r w:rsidRPr="007F368D">
              <w:rPr>
                <w:vertAlign w:val="superscript"/>
              </w:rPr>
              <w:t>9</w:t>
            </w:r>
            <w:r w:rsidRPr="007F368D">
              <w:t>/L, it should be judged to be Grade 3 toxicity. Other decreases in the WBC count or in circulating granulocytes are not to be considered because a decrease in the WBC count is a desired therapeutic endpoint. A gradual decrease in granulocytes is not a reliable index in CLL for stepwise grading of toxicity. If the ANC was &lt;1×10</w:t>
            </w:r>
            <w:r w:rsidRPr="007F368D">
              <w:rPr>
                <w:vertAlign w:val="superscript"/>
              </w:rPr>
              <w:t>9</w:t>
            </w:r>
            <w:r w:rsidRPr="007F368D">
              <w:t>/L before therapy, the participant is not evaluable for toxicity referable to the ANC. The use of G-CSF is irrelevant for the grading of toxicity, but should be documented.</w:t>
            </w:r>
          </w:p>
          <w:p ns2:paraId="52FC6E95" ns2:textId="72E460F8" w:rsidR="007F368D" w:rsidRPr="007F368D" w:rsidRDefault="00895D30" w:rsidP="007B6957">
            <w:pPr>
              <w:pStyle w:val="TableFootnote"/>
              <w:spacing w:before="40" w:after="40"/>
            </w:pPr>
            <w:r w:rsidRPr="007F368D">
              <w:t xml:space="preserve">Source: </w:t>
            </w:r>
            <w:r w:rsidR="00B55DCA">
              <w:t>[Hallek, M., et al 2018]</w:t>
            </w:r>
            <w:r w:rsidRPr="007F368D">
              <w:t>.</w:t>
            </w:r>
          </w:p>
        </w:tc>
      </w:tr>
    </w:tbl>
    <w:p ns2:paraId="49293A95" ns2:textId="77777777" w:rsidR="007F368D" w:rsidRPr="00DE054B" w:rsidRDefault="007F368D" w:rsidP="005D2EB4">
      <w:pPr>
        <w:pStyle w:val="paragraph0"/>
      </w:pPr>
      <w:ins w:id="22419" w:author="GoldenCorpusHarness" w:date="2026-03-28T22:23:47Z">
        <w:r>
          <w:t>Portugal</w:t>
        </w:r>
      </w:ins>
    </w:p>
    <w:p ns2:paraId="4DB93C25" ns2:textId="77777777" w:rsidR="007F368D" w:rsidRDefault="00895D30" w:rsidP="007F368D">
      <w:pPr>
        <w:pStyle w:val="Heading2"/>
        <w:pageBreakBefore/>
      </w:pPr>
      <w:del w:id="22420" w:author="GoldenCorpusHarness" w:date="2026-03-28T22:23:47Z">
        <w:r>
          <w:delText>App</w:delText>
        </w:r>
      </w:del>
      <w:ins w:id="22421" w:author="GoldenCorpusHarness" w:date="2026-03-28T22:23:47Z">
        <w:r>
          <w:t>S</w:t>
        </w:r>
      </w:ins>
      <w:r>
        <w:t>e</w:t>
      </w:r>
      <w:ins w:id="22422" w:author="GoldenCorpusHarness" w:date="2026-03-28T22:23:47Z">
        <w:r>
          <w:t>ctio</w:t>
        </w:r>
      </w:ins>
      <w:r>
        <w:t>n</w:t>
      </w:r>
      <w:del w:id="22423" w:author="GoldenCorpusHarness" w:date="2026-03-28T22:23:47Z">
        <w:r>
          <w:delText>dix</w:delText>
        </w:r>
      </w:del>
      <w:r>
        <w:t xml:space="preserve"> </w:t>
      </w:r>
      <w:del w:id="22424" w:author="GoldenCorpusHarness" w:date="2026-03-28T22:23:47Z">
        <w:r>
          <w:delText>12:</w:delText>
        </w:r>
      </w:del>
      <w:ins w:id="22425" w:author="GoldenCorpusHarness" w:date="2026-03-28T22:23:47Z">
        <w:r>
          <w:t>8.3.7</w:t>
        </w:r>
      </w:ins>
      <w:r>
        <w:t xml:space="preserve"> </w:t>
      </w:r>
      <w:del w:id="22426" w:author="GoldenCorpusHarness" w:date="2026-03-28T22:23:47Z">
        <w:r>
          <w:delText>Di</w:delText>
        </w:r>
      </w:del>
      <w:ins w:id="22427" w:author="GoldenCorpusHarness" w:date="2026-03-28T22:23:47Z">
        <w:r>
          <w:t>Pregnancy Te</w:t>
        </w:r>
      </w:ins>
      <w:r>
        <w:t>s</w:t>
      </w:r>
      <w:del w:id="22428" w:author="GoldenCorpusHarness" w:date="2026-03-28T22:23:47Z">
        <w:r>
          <w:delText>ease S</w:delText>
        </w:r>
      </w:del>
      <w:r>
        <w:t>t</w:t>
      </w:r>
      <w:del w:id="22429" w:author="GoldenCorpusHarness" w:date="2026-03-28T22:23:47Z">
        <w:r>
          <w:delText>ag</w:delText>
        </w:r>
      </w:del>
      <w:r>
        <w:t>ing</w:t>
      </w:r>
    </w:p>
    <w:p ns2:paraId="5645455C" ns2:textId="77777777" w:rsidR="007F368D" w:rsidRDefault="00895D30" w:rsidP="007F368D">
      <w:pPr>
        <w:pStyle w:val="Heading3"/>
      </w:pPr>
      <w:del w:id="22430" w:author="GoldenCorpusHarness" w:date="2026-03-28T22:23:47Z">
        <w:r>
          <w:delText xml:space="preserve">Rai </w:delText>
        </w:r>
      </w:del>
      <w:ins w:id="22431" w:author="GoldenCorpusHarness" w:date="2026-03-28T22:23:47Z">
        <w:r>
          <w:t>Pregn</w:t>
        </w:r>
      </w:ins>
      <w:r>
        <w:t>an</w:t>
      </w:r>
      <w:del w:id="22432" w:author="GoldenCorpusHarness" w:date="2026-03-28T22:23:47Z">
        <w:r>
          <w:delText>d</w:delText>
        </w:r>
      </w:del>
      <w:ins w:id="22433" w:author="GoldenCorpusHarness" w:date="2026-03-28T22:23:47Z">
        <w:r>
          <w:t>cy</w:t>
        </w:r>
      </w:ins>
      <w:r>
        <w:t xml:space="preserve"> </w:t>
      </w:r>
      <w:del w:id="22434" w:author="GoldenCorpusHarness" w:date="2026-03-28T22:23:47Z">
        <w:r>
          <w:delText>Bin</w:delText>
        </w:r>
      </w:del>
      <w:ins w:id="22435" w:author="GoldenCorpusHarness" w:date="2026-03-28T22:23:47Z">
        <w:r>
          <w:t>t</w:t>
        </w:r>
      </w:ins>
      <w:r>
        <w:t>e</w:t>
      </w:r>
      <w:ins w:id="22436" w:author="GoldenCorpusHarness" w:date="2026-03-28T22:23:47Z">
        <w:r>
          <w:t>s</w:t>
        </w:r>
      </w:ins>
      <w:r>
        <w:t>t</w:t>
      </w:r>
      <w:del w:id="22437" w:author="GoldenCorpusHarness" w:date="2026-03-28T22:23:47Z">
        <w:r>
          <w:delText xml:space="preserve"> Stag</w:delText>
        </w:r>
      </w:del>
      <w:r>
        <w:t>ing</w:t>
      </w:r>
      <w:ins w:id="22438" w:author="GoldenCorpusHarness" w:date="2026-03-28T22:23:47Z">
        <w:r>
          <w:t xml:space="preserve"> should be conducted before the administration of each dose of study intervention.</w:t>
        </w:r>
      </w:ins>
    </w:p>
    <w:p ns2:paraId="3A82C62B" ns2:textId="77777777" w:rsidR="007F368D" w:rsidRPr="005D2EB4" w:rsidRDefault="00895D30" w:rsidP="005D2EB4">
      <w:pPr>
        <w:pStyle w:val="paragraph0"/>
        <w:rPr>
          <w:b/>
          <w:bCs/>
          <w:lang w:eastAsia="en-GB"/>
        </w:rPr>
      </w:pPr>
      <w:del w:id="22439" w:author="GoldenCorpusHarness" w:date="2026-03-28T22:23:47Z">
        <w:r>
          <w:delText>Ra</w:delText>
        </w:r>
      </w:del>
      <w:ins w:id="22440" w:author="GoldenCorpusHarness" w:date="2026-03-28T22:23:47Z">
        <w:r>
          <w:t>Sect</w:t>
        </w:r>
      </w:ins>
      <w:r>
        <w:t>i</w:t>
      </w:r>
      <w:ins w:id="22441" w:author="GoldenCorpusHarness" w:date="2026-03-28T22:23:47Z">
        <w:r>
          <w:t>on</w:t>
        </w:r>
      </w:ins>
      <w:r>
        <w:t xml:space="preserve"> </w:t>
      </w:r>
      <w:del w:id="22442" w:author="GoldenCorpusHarness" w:date="2026-03-28T22:23:47Z">
        <w:r>
          <w:delText>Stag</w:delText>
        </w:r>
      </w:del>
      <w:ins w:id="22443" w:author="GoldenCorpusHarness" w:date="2026-03-28T22:23:47Z">
        <w:r>
          <w:t>5.1 Inclus</w:t>
        </w:r>
      </w:ins>
      <w:r>
        <w:t>i</w:t>
      </w:r>
      <w:ins w:id="22444" w:author="GoldenCorpusHarness" w:date="2026-03-28T22:23:47Z">
        <w:r>
          <w:t>o</w:t>
        </w:r>
      </w:ins>
      <w:r>
        <w:t>n</w:t>
      </w:r>
      <w:del w:id="22445" w:author="GoldenCorpusHarness" w:date="2026-03-28T22:23:47Z">
        <w:r>
          <w:delText>g</w:delText>
        </w:r>
      </w:del>
      <w:r>
        <w:t xml:space="preserve"> </w:t>
      </w:r>
      <w:del w:id="22446" w:author="GoldenCorpusHarness" w:date="2026-03-28T22:23:47Z">
        <w:r>
          <w:delText>Sys</w:delText>
        </w:r>
      </w:del>
      <w:ins w:id="22447" w:author="GoldenCorpusHarness" w:date="2026-03-28T22:23:47Z">
        <w:r>
          <w:t>Cri</w:t>
        </w:r>
      </w:ins>
      <w:r>
        <w:t>te</w:t>
      </w:r>
      <w:del w:id="22448" w:author="GoldenCorpusHarness" w:date="2026-03-28T22:23:47Z">
        <w:r>
          <w:delText>m</w:delText>
        </w:r>
      </w:del>
      <w:ins w:id="22449" w:author="GoldenCorpusHarness" w:date="2026-03-28T22:23:47Z">
        <w:r>
          <w:t>ria</w:t>
        </w:r>
      </w:ins>
    </w:p>
    <w:p ns2:paraId="45F9411A" ns2:textId="6C29F0FB" w:rsidR="007F368D" w:rsidRDefault="00895D30" w:rsidP="005D2EB4">
      <w:pPr>
        <w:pStyle w:val="paragraph0"/>
        <w:rPr>
          <w:lang w:eastAsia="en-GB"/>
        </w:rPr>
      </w:pPr>
      <w:ins w:id="22450" w:author="GoldenCorpusHarness" w:date="2026-03-28T22:23:47Z">
        <w:r>
          <w:t xml:space="preserve">HIV </w:t>
        </w:r>
      </w:ins>
      <w:r>
        <w:t>T</w:t>
      </w:r>
      <w:del w:id="22451" w:author="GoldenCorpusHarness" w:date="2026-03-28T22:23:47Z">
        <w:r>
          <w:delText>h</w:delText>
        </w:r>
      </w:del>
      <w:r>
        <w:t>e</w:t>
      </w:r>
      <w:del w:id="22452" w:author="GoldenCorpusHarness" w:date="2026-03-28T22:23:47Z">
        <w:r>
          <w:delText xml:space="preserve"> Rai </w:delText>
        </w:r>
      </w:del>
      <w:r>
        <w:t>st</w:t>
      </w:r>
      <w:del w:id="22453" w:author="GoldenCorpusHarness" w:date="2026-03-28T22:23:47Z">
        <w:r>
          <w:delText>ag</w:delText>
        </w:r>
      </w:del>
      <w:r>
        <w:t xml:space="preserve">ing </w:t>
      </w:r>
      <w:ins w:id="22454" w:author="GoldenCorpusHarness" w:date="2026-03-28T22:23:47Z">
        <w:r>
          <w:t>(Inclu</w:t>
        </w:r>
      </w:ins>
      <w:r>
        <w:t>s</w:t>
      </w:r>
      <w:del w:id="22455" w:author="GoldenCorpusHarness" w:date="2026-03-28T22:23:47Z">
        <w:r>
          <w:delText>ys</w:delText>
        </w:r>
      </w:del>
      <w:ins w:id="22456" w:author="GoldenCorpusHarness" w:date="2026-03-28T22:23:47Z">
        <w:r>
          <w:t>ion Cri</w:t>
        </w:r>
      </w:ins>
      <w:r>
        <w:t>te</w:t>
      </w:r>
      <w:del w:id="22457" w:author="GoldenCorpusHarness" w:date="2026-03-28T22:23:47Z">
        <w:r>
          <w:delText>m</w:delText>
        </w:r>
      </w:del>
      <w:ins w:id="22458" w:author="GoldenCorpusHarness" w:date="2026-03-28T22:23:47Z">
        <w:r>
          <w:t>rion</w:t>
        </w:r>
      </w:ins>
      <w:r>
        <w:t xml:space="preserve"> </w:t>
      </w:r>
      <w:del w:id="22459" w:author="GoldenCorpusHarness" w:date="2026-03-28T22:23:47Z">
        <w:r>
          <w:delText>[Hallek,</w:delText>
        </w:r>
      </w:del>
      <w:ins w:id="22460" w:author="GoldenCorpusHarness" w:date="2026-03-28T22:23:47Z">
        <w:r>
          <w:t>#</w:t>
        </w:r>
      </w:ins>
      <w:r>
        <w:t xml:space="preserve"> </w:t>
      </w:r>
      <w:del w:id="22461" w:author="GoldenCorpusHarness" w:date="2026-03-28T22:23:47Z">
        <w:r>
          <w:delText>M., et</w:delText>
        </w:r>
      </w:del>
      <w:ins w:id="22462" w:author="GoldenCorpusHarness" w:date="2026-03-28T22:23:47Z">
        <w:r>
          <w:t>10)</w:t>
        </w:r>
      </w:ins>
      <w:r>
        <w:t xml:space="preserve"> a</w:t>
      </w:r>
      <w:del w:id="22463" w:author="GoldenCorpusHarness" w:date="2026-03-28T22:23:47Z">
        <w:r>
          <w:delText>l</w:delText>
        </w:r>
      </w:del>
      <w:ins w:id="22464" w:author="GoldenCorpusHarness" w:date="2026-03-28T22:23:47Z">
        <w:r>
          <w:t>nd</w:t>
        </w:r>
      </w:ins>
      <w:r>
        <w:t xml:space="preserve"> </w:t>
      </w:r>
      <w:del w:id="22465" w:author="GoldenCorpusHarness" w:date="2026-03-28T22:23:47Z">
        <w:r>
          <w:delText>2018] classifies CLL into s</w:delText>
        </w:r>
      </w:del>
      <w:ins w:id="22466" w:author="GoldenCorpusHarness" w:date="2026-03-28T22:23:47Z">
        <w:r>
          <w:t>H</w:t>
        </w:r>
      </w:ins>
      <w:r>
        <w:t>epa</w:t>
      </w:r>
      <w:ins w:id="22467" w:author="GoldenCorpusHarness" w:date="2026-03-28T22:23:47Z">
        <w:r>
          <w:t>titis B/C Sc</w:t>
        </w:r>
      </w:ins>
      <w:r>
        <w:t>r</w:t>
      </w:r>
      <w:del w:id="22468" w:author="GoldenCorpusHarness" w:date="2026-03-28T22:23:47Z">
        <w:r>
          <w:delText>a</w:delText>
        </w:r>
      </w:del>
      <w:ins w:id="22469" w:author="GoldenCorpusHarness" w:date="2026-03-28T22:23:47Z">
        <w:r>
          <w:t>eening (Inclusion Cri</w:t>
        </w:r>
      </w:ins>
      <w:r>
        <w:t>te</w:t>
      </w:r>
      <w:del w:id="22470" w:author="GoldenCorpusHarness" w:date="2026-03-28T22:23:47Z">
        <w:r>
          <w:delText xml:space="preserve"> </w:delText>
        </w:r>
      </w:del>
      <w:r>
        <w:t>ri</w:t>
      </w:r>
      <w:del w:id="22471" w:author="GoldenCorpusHarness" w:date="2026-03-28T22:23:47Z">
        <w:r>
          <w:delText>sk</w:delText>
        </w:r>
      </w:del>
      <w:ins w:id="22472" w:author="GoldenCorpusHarness" w:date="2026-03-28T22:23:47Z">
        <w:r>
          <w:t>a</w:t>
        </w:r>
      </w:ins>
      <w:r>
        <w:t xml:space="preserve"> </w:t>
      </w:r>
      <w:del w:id="22473" w:author="GoldenCorpusHarness" w:date="2026-03-28T22:23:47Z">
        <w:r>
          <w:delText>groups</w:delText>
        </w:r>
      </w:del>
      <w:ins w:id="22474" w:author="GoldenCorpusHarness" w:date="2026-03-28T22:23:47Z">
        <w:r>
          <w:t>#</w:t>
        </w:r>
      </w:ins>
      <w:r>
        <w:t xml:space="preserve"> </w:t>
      </w:r>
      <w:del w:id="22475" w:author="GoldenCorpusHarness" w:date="2026-03-28T22:23:47Z">
        <w:r>
          <w:delText>(T</w:delText>
        </w:r>
      </w:del>
      <w:ins w:id="22476" w:author="GoldenCorpusHarness" w:date="2026-03-28T22:23:47Z">
        <w:r>
          <w:t xml:space="preserve">8 </w:t>
        </w:r>
      </w:ins>
      <w:r>
        <w:t>a</w:t>
      </w:r>
      <w:del w:id="22477" w:author="GoldenCorpusHarness" w:date="2026-03-28T22:23:47Z">
        <w:r>
          <w:delText>ble</w:delText>
        </w:r>
      </w:del>
      <w:ins w:id="22478" w:author="GoldenCorpusHarness" w:date="2026-03-28T22:23:47Z">
        <w:r>
          <w:t>nd</w:t>
        </w:r>
      </w:ins>
      <w:r>
        <w:t xml:space="preserve"> </w:t>
      </w:r>
      <w:del w:id="22479" w:author="GoldenCorpusHarness" w:date="2026-03-28T22:23:47Z">
        <w:r>
          <w:delText>42</w:delText>
        </w:r>
      </w:del>
      <w:ins w:id="22480" w:author="GoldenCorpusHarness" w:date="2026-03-28T22:23:47Z">
        <w:r>
          <w:t>9</w:t>
        </w:r>
      </w:ins>
      <w:r>
        <w:t>)</w:t>
      </w:r>
      <w:del w:id="22481" w:author="GoldenCorpusHarness" w:date="2026-03-28T22:23:47Z">
        <w:r>
          <w:delText xml:space="preserve">. </w:delText>
        </w:r>
      </w:del>
    </w:p>
    <w:p ns2:paraId="0643685A" ns2:textId="5BF4D87D" w:rsidR="007F368D" w:rsidRPr="000903A3" w:rsidRDefault="00895D30" w:rsidP="002C608E">
      <w:pPr>
        <w:pStyle w:val="Caption"/>
        <w:rPr>
          <w:lang w:eastAsia="en-GB"/>
        </w:rPr>
      </w:pPr>
      <w:ins w:id="22482" w:author="GoldenCorpusHarness" w:date="2026-03-28T22:23:47Z">
        <w:r>
          <w:t xml:space="preserve">HIV testing and hepatitis B/C screening are required evaluations for study entry and need to be performed in order to evaluate eligibility. </w:t>
        </w:r>
      </w:ins>
      <w:r>
        <w:t>T</w:t>
      </w:r>
      <w:del w:id="22483" w:author="GoldenCorpusHarness" w:date="2026-03-28T22:23:47Z">
        <w:r>
          <w:delText>a</w:delText>
        </w:r>
      </w:del>
      <w:ins w:id="22484" w:author="GoldenCorpusHarness" w:date="2026-03-28T22:23:47Z">
        <w:r>
          <w:t xml:space="preserve">his testing can </w:t>
        </w:r>
      </w:ins>
      <w:r>
        <w:t>b</w:t>
      </w:r>
      <w:del w:id="22485" w:author="GoldenCorpusHarness" w:date="2026-03-28T22:23:47Z">
        <w:r>
          <w:delText>le 42Rai Staging Syste</w:delText>
        </w:r>
      </w:del>
      <w:ins w:id="22486" w:author="GoldenCorpusHarness" w:date="2026-03-28T22:23:47Z">
        <w:r>
          <w:t>e perfor</w:t>
        </w:r>
      </w:ins>
      <w:r>
        <w:t>m</w:t>
      </w:r>
      <w:ins w:id="22487" w:author="GoldenCorpusHarness" w:date="2026-03-28T22:23:47Z">
        <w:r>
          <w:t>ed at any time during the screening period.</w:t>
        </w:r>
      </w:ins>
    </w:p>
    <w:tbl>
      <w:tblPr>
        <w:tblW w:w="5000" w:type="pct"/>
        <w:tblInd w:w="11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235"/>
        <w:gridCol w:w="7749"/>
      </w:tblGrid>
      <w:tr w:rsidR="003117E4" ns2:paraId="24C081AC" ns2:textId="77777777" w:rsidTr="007B6957">
        <w:trPr>
          <w:tblHeader/>
        </w:trPr>
        <w:tc>
          <w:tcPr>
            <w:tcW w:w="1162" w:type="dxa"/>
            <w:tcBorders>
              <w:top w:val="outset" w:sz="6" w:space="0" w:color="auto"/>
              <w:left w:val="outset" w:sz="6" w:space="0" w:color="auto"/>
              <w:bottom w:val="outset" w:sz="6" w:space="0" w:color="auto"/>
              <w:right w:val="outset" w:sz="6" w:space="0" w:color="auto"/>
            </w:tcBorders>
            <w:vAlign w:val="center"/>
            <w:hideMark/>
          </w:tcPr>
          <w:p ns2:paraId="6306F95E" ns2: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w:t>
            </w:r>
          </w:p>
        </w:tc>
        <w:tc>
          <w:tcPr>
            <w:tcW w:w="7290" w:type="dxa"/>
            <w:tcBorders>
              <w:top w:val="outset" w:sz="6" w:space="0" w:color="auto"/>
              <w:left w:val="outset" w:sz="6" w:space="0" w:color="auto"/>
              <w:bottom w:val="outset" w:sz="6" w:space="0" w:color="auto"/>
              <w:right w:val="outset" w:sz="6" w:space="0" w:color="auto"/>
            </w:tcBorders>
            <w:vAlign w:val="center"/>
            <w:hideMark/>
          </w:tcPr>
          <w:p ns2:paraId="1D997F97" ns2:textId="77777777" w:rsidR="007F368D" w:rsidRPr="00F666C8" w:rsidRDefault="00895D30" w:rsidP="007B6957">
            <w:pPr>
              <w:spacing w:before="60" w:after="60"/>
              <w:ind w:left="133"/>
              <w:rPr>
                <w:color w:val="212529"/>
                <w:sz w:val="20"/>
                <w:szCs w:val="20"/>
                <w:lang w:eastAsia="en-GB"/>
              </w:rPr>
            </w:pPr>
            <w:r w:rsidRPr="00F666C8">
              <w:rPr>
                <w:b/>
                <w:bCs/>
                <w:color w:val="212529"/>
                <w:sz w:val="20"/>
                <w:szCs w:val="20"/>
                <w:lang w:eastAsia="en-GB"/>
              </w:rPr>
              <w:t>Characteristics</w:t>
            </w:r>
          </w:p>
        </w:tc>
      </w:tr>
      <w:tr w:rsidR="003117E4" ns2:paraId="095C343F" ns2:textId="77777777" w:rsidTr="007B6957">
        <w:tc>
          <w:tcPr>
            <w:tcW w:w="1162" w:type="dxa"/>
            <w:tcBorders>
              <w:top w:val="outset" w:sz="6" w:space="0" w:color="auto"/>
              <w:left w:val="outset" w:sz="6" w:space="0" w:color="auto"/>
              <w:bottom w:val="outset" w:sz="6" w:space="0" w:color="auto"/>
              <w:right w:val="outset" w:sz="6" w:space="0" w:color="auto"/>
            </w:tcBorders>
            <w:vAlign w:val="center"/>
            <w:hideMark/>
          </w:tcPr>
          <w:p ns2:paraId="083B77B5" ns2: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 0</w:t>
            </w:r>
          </w:p>
        </w:tc>
        <w:tc>
          <w:tcPr>
            <w:tcW w:w="7290" w:type="dxa"/>
            <w:tcBorders>
              <w:top w:val="outset" w:sz="6" w:space="0" w:color="auto"/>
              <w:left w:val="outset" w:sz="6" w:space="0" w:color="auto"/>
              <w:bottom w:val="outset" w:sz="6" w:space="0" w:color="auto"/>
              <w:right w:val="outset" w:sz="6" w:space="0" w:color="auto"/>
            </w:tcBorders>
            <w:vAlign w:val="center"/>
            <w:hideMark/>
          </w:tcPr>
          <w:p ns2:paraId="6C6C1485"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blood and marrow</w:t>
            </w:r>
          </w:p>
        </w:tc>
      </w:tr>
      <w:tr w:rsidR="003117E4" ns2:paraId="07190A40" ns2:textId="77777777" w:rsidTr="007B6957">
        <w:trPr>
          <w:trHeight w:val="761"/>
        </w:trPr>
        <w:tc>
          <w:tcPr>
            <w:tcW w:w="1162" w:type="dxa"/>
            <w:tcBorders>
              <w:top w:val="outset" w:sz="6" w:space="0" w:color="auto"/>
              <w:left w:val="outset" w:sz="6" w:space="0" w:color="auto"/>
              <w:bottom w:val="outset" w:sz="6" w:space="0" w:color="auto"/>
              <w:right w:val="outset" w:sz="6" w:space="0" w:color="auto"/>
            </w:tcBorders>
            <w:vAlign w:val="center"/>
          </w:tcPr>
          <w:p ns2:paraId="314D072A" ns2:textId="77777777" w:rsidR="007F368D" w:rsidRPr="00F666C8" w:rsidRDefault="00895D30" w:rsidP="007B6957">
            <w:pPr>
              <w:spacing w:before="60" w:after="60"/>
              <w:ind w:left="142"/>
              <w:rPr>
                <w:b/>
                <w:bCs/>
                <w:color w:val="212529"/>
                <w:sz w:val="20"/>
                <w:szCs w:val="20"/>
                <w:lang w:eastAsia="en-GB"/>
              </w:rPr>
            </w:pPr>
            <w:r w:rsidRPr="00F666C8">
              <w:rPr>
                <w:b/>
                <w:bCs/>
                <w:color w:val="212529"/>
                <w:sz w:val="20"/>
                <w:szCs w:val="20"/>
                <w:lang w:eastAsia="en-GB"/>
              </w:rPr>
              <w:t>Stage I</w:t>
            </w:r>
          </w:p>
        </w:tc>
        <w:tc>
          <w:tcPr>
            <w:tcW w:w="7290" w:type="dxa"/>
            <w:tcBorders>
              <w:top w:val="outset" w:sz="6" w:space="0" w:color="auto"/>
              <w:left w:val="outset" w:sz="6" w:space="0" w:color="auto"/>
              <w:bottom w:val="outset" w:sz="6" w:space="0" w:color="auto"/>
              <w:right w:val="outset" w:sz="6" w:space="0" w:color="auto"/>
            </w:tcBorders>
            <w:vAlign w:val="center"/>
          </w:tcPr>
          <w:p ns2:paraId="7318AB86"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ns2:paraId="147928A5"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Enlarged lymph nodes</w:t>
            </w:r>
          </w:p>
        </w:tc>
      </w:tr>
      <w:tr w:rsidR="003117E4" ns2:paraId="13FC98A3" ns2:textId="77777777" w:rsidTr="007B6957">
        <w:tc>
          <w:tcPr>
            <w:tcW w:w="1162" w:type="dxa"/>
            <w:tcBorders>
              <w:top w:val="outset" w:sz="6" w:space="0" w:color="auto"/>
              <w:left w:val="outset" w:sz="6" w:space="0" w:color="auto"/>
              <w:bottom w:val="outset" w:sz="6" w:space="0" w:color="auto"/>
              <w:right w:val="outset" w:sz="6" w:space="0" w:color="auto"/>
            </w:tcBorders>
            <w:vAlign w:val="center"/>
            <w:hideMark/>
          </w:tcPr>
          <w:p ns2:paraId="66AAF797" ns2: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 I</w:t>
            </w:r>
            <w:r>
              <w:rPr>
                <w:b/>
                <w:bCs/>
                <w:color w:val="212529"/>
                <w:sz w:val="20"/>
                <w:szCs w:val="20"/>
                <w:lang w:eastAsia="en-GB"/>
              </w:rPr>
              <w:t>I</w:t>
            </w:r>
          </w:p>
        </w:tc>
        <w:tc>
          <w:tcPr>
            <w:tcW w:w="7290" w:type="dxa"/>
            <w:tcBorders>
              <w:top w:val="outset" w:sz="6" w:space="0" w:color="auto"/>
              <w:left w:val="outset" w:sz="6" w:space="0" w:color="auto"/>
              <w:bottom w:val="outset" w:sz="6" w:space="0" w:color="auto"/>
              <w:right w:val="outset" w:sz="6" w:space="0" w:color="auto"/>
            </w:tcBorders>
            <w:vAlign w:val="center"/>
            <w:hideMark/>
          </w:tcPr>
          <w:p ns2:paraId="47E93A7D"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ns2:paraId="5975B70F"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Enlarged spleen and/or liver</w:t>
            </w:r>
          </w:p>
        </w:tc>
      </w:tr>
      <w:tr w:rsidR="003117E4" ns2:paraId="2FE3F084" ns2:textId="77777777" w:rsidTr="007B6957">
        <w:tc>
          <w:tcPr>
            <w:tcW w:w="1162" w:type="dxa"/>
            <w:tcBorders>
              <w:top w:val="outset" w:sz="6" w:space="0" w:color="auto"/>
              <w:left w:val="outset" w:sz="6" w:space="0" w:color="auto"/>
              <w:bottom w:val="outset" w:sz="6" w:space="0" w:color="auto"/>
              <w:right w:val="outset" w:sz="6" w:space="0" w:color="auto"/>
            </w:tcBorders>
            <w:vAlign w:val="center"/>
          </w:tcPr>
          <w:p ns2:paraId="5C78650D" ns2:textId="77777777" w:rsidR="007F368D" w:rsidRPr="00F666C8" w:rsidRDefault="00895D30" w:rsidP="007B6957">
            <w:pPr>
              <w:spacing w:before="60" w:after="60"/>
              <w:ind w:left="142"/>
              <w:rPr>
                <w:b/>
                <w:bCs/>
                <w:color w:val="212529"/>
                <w:sz w:val="20"/>
                <w:szCs w:val="20"/>
                <w:lang w:eastAsia="en-GB"/>
              </w:rPr>
            </w:pPr>
            <w:r w:rsidRPr="00F666C8">
              <w:rPr>
                <w:b/>
                <w:bCs/>
                <w:color w:val="212529"/>
                <w:sz w:val="20"/>
                <w:szCs w:val="20"/>
                <w:lang w:eastAsia="en-GB"/>
              </w:rPr>
              <w:t>Stage III</w:t>
            </w:r>
          </w:p>
        </w:tc>
        <w:tc>
          <w:tcPr>
            <w:tcW w:w="7290" w:type="dxa"/>
            <w:tcBorders>
              <w:top w:val="outset" w:sz="6" w:space="0" w:color="auto"/>
              <w:left w:val="outset" w:sz="6" w:space="0" w:color="auto"/>
              <w:bottom w:val="outset" w:sz="6" w:space="0" w:color="auto"/>
              <w:right w:val="outset" w:sz="6" w:space="0" w:color="auto"/>
            </w:tcBorders>
            <w:vAlign w:val="center"/>
          </w:tcPr>
          <w:p ns2:paraId="11C99AA3"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ns2:paraId="7E3E1CCD"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Anemia (hemoglobin &lt;11g/dL)</w:t>
            </w:r>
          </w:p>
        </w:tc>
      </w:tr>
      <w:tr w:rsidR="003117E4" ns2:paraId="2914D771" ns2:textId="77777777" w:rsidTr="007B6957">
        <w:tc>
          <w:tcPr>
            <w:tcW w:w="1162" w:type="dxa"/>
            <w:tcBorders>
              <w:top w:val="outset" w:sz="6" w:space="0" w:color="auto"/>
              <w:left w:val="outset" w:sz="6" w:space="0" w:color="auto"/>
              <w:bottom w:val="outset" w:sz="6" w:space="0" w:color="auto"/>
              <w:right w:val="outset" w:sz="6" w:space="0" w:color="auto"/>
            </w:tcBorders>
            <w:vAlign w:val="center"/>
            <w:hideMark/>
          </w:tcPr>
          <w:p ns2:paraId="568EBE29" ns2: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 IV</w:t>
            </w:r>
          </w:p>
        </w:tc>
        <w:tc>
          <w:tcPr>
            <w:tcW w:w="7290" w:type="dxa"/>
            <w:tcBorders>
              <w:top w:val="outset" w:sz="6" w:space="0" w:color="auto"/>
              <w:left w:val="outset" w:sz="6" w:space="0" w:color="auto"/>
              <w:bottom w:val="outset" w:sz="6" w:space="0" w:color="auto"/>
              <w:right w:val="outset" w:sz="6" w:space="0" w:color="auto"/>
            </w:tcBorders>
            <w:vAlign w:val="center"/>
            <w:hideMark/>
          </w:tcPr>
          <w:p ns2:paraId="3D220C4D"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ns2:paraId="5E3EC4E8"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Thrombocytopenia (platelet counts &lt;100,000/</w:t>
            </w:r>
            <w:r>
              <w:rPr>
                <w:color w:val="212529"/>
                <w:sz w:val="20"/>
                <w:szCs w:val="20"/>
                <w:lang w:eastAsia="en-GB"/>
              </w:rPr>
              <w:t>µ</w:t>
            </w:r>
            <w:r w:rsidRPr="00F666C8">
              <w:rPr>
                <w:color w:val="212529"/>
                <w:sz w:val="20"/>
                <w:szCs w:val="20"/>
                <w:lang w:eastAsia="en-GB"/>
              </w:rPr>
              <w:t>L)</w:t>
            </w:r>
          </w:p>
        </w:tc>
      </w:tr>
    </w:tbl>
    <w:p ns2:paraId="1F99D7C1" ns2:textId="77777777" w:rsidR="007F368D" w:rsidRPr="00631E7E" w:rsidRDefault="00895D30" w:rsidP="005D2EB4">
      <w:pPr>
        <w:pStyle w:val="paragraph0"/>
        <w:rPr>
          <w:b/>
          <w:bCs/>
          <w:lang w:eastAsia="en-GB"/>
        </w:rPr>
      </w:pPr>
      <w:del w:id="22488" w:author="GoldenCorpusHarness" w:date="2026-03-28T22:23:47Z">
        <w:r>
          <w:delText>B</w:delText>
        </w:r>
      </w:del>
      <w:ins w:id="22489" w:author="GoldenCorpusHarness" w:date="2026-03-28T22:23:47Z">
        <w:r>
          <w:t>Sect</w:t>
        </w:r>
      </w:ins>
      <w:r>
        <w:t>i</w:t>
      </w:r>
      <w:ins w:id="22490" w:author="GoldenCorpusHarness" w:date="2026-03-28T22:23:47Z">
        <w:r>
          <w:t>o</w:t>
        </w:r>
      </w:ins>
      <w:r>
        <w:t>n</w:t>
      </w:r>
      <w:del w:id="22491" w:author="GoldenCorpusHarness" w:date="2026-03-28T22:23:47Z">
        <w:r>
          <w:delText>e</w:delText>
        </w:r>
      </w:del>
      <w:ins w:id="22492" w:author="GoldenCorpusHarness" w:date="2026-03-28T22:23:47Z">
        <w:r>
          <w:t xml:space="preserve"> 6.5 Concomitan</w:t>
        </w:r>
      </w:ins>
      <w:r>
        <w:t xml:space="preserve">t </w:t>
      </w:r>
      <w:del w:id="22493" w:author="GoldenCorpusHarness" w:date="2026-03-28T22:23:47Z">
        <w:r>
          <w:delText>St</w:delText>
        </w:r>
      </w:del>
      <w:ins w:id="22494" w:author="GoldenCorpusHarness" w:date="2026-03-28T22:23:47Z">
        <w:r>
          <w:t>Ther</w:t>
        </w:r>
      </w:ins>
      <w:r>
        <w:t>a</w:t>
      </w:r>
      <w:del w:id="22495" w:author="GoldenCorpusHarness" w:date="2026-03-28T22:23:47Z">
        <w:r>
          <w:delText>ging S</w:delText>
        </w:r>
      </w:del>
      <w:ins w:id="22496" w:author="GoldenCorpusHarness" w:date="2026-03-28T22:23:47Z">
        <w:r>
          <w:t>p</w:t>
        </w:r>
      </w:ins>
      <w:r>
        <w:t>y</w:t>
      </w:r>
      <w:del w:id="22497" w:author="GoldenCorpusHarness" w:date="2026-03-28T22:23:47Z">
        <w:r>
          <w:delText>stem</w:delText>
        </w:r>
      </w:del>
      <w:ins w:id="22498" w:author="GoldenCorpusHarness" w:date="2026-03-28T22:23:47Z">
        <w:r>
          <w:t>:</w:t>
        </w:r>
      </w:ins>
    </w:p>
    <w:p ns2:paraId="6BF6C873" ns2:textId="37A1AF29" w:rsidR="007F368D" w:rsidRDefault="00895D30" w:rsidP="005D2EB4">
      <w:pPr>
        <w:pStyle w:val="paragraph0"/>
        <w:rPr>
          <w:lang w:eastAsia="en-GB"/>
        </w:rPr>
      </w:pPr>
      <w:del w:id="22499" w:author="GoldenCorpusHarness" w:date="2026-03-28T22:23:47Z">
        <w:r>
          <w:delText>T</w:delText>
        </w:r>
      </w:del>
      <w:ins w:id="22500" w:author="GoldenCorpusHarness" w:date="2026-03-28T22:23:47Z">
        <w:r>
          <w:t>Investigators must refer to t</w:t>
        </w:r>
      </w:ins>
      <w:r>
        <w:t xml:space="preserve">he </w:t>
      </w:r>
      <w:del w:id="22501" w:author="GoldenCorpusHarness" w:date="2026-03-28T22:23:47Z">
        <w:r>
          <w:delText>B</w:delText>
        </w:r>
      </w:del>
      <w:ins w:id="22502" w:author="GoldenCorpusHarness" w:date="2026-03-28T22:23:47Z">
        <w:r>
          <w:t xml:space="preserve">up-to-date Summary of Product Characteristics of registered products used </w:t>
        </w:r>
      </w:ins>
      <w:r>
        <w:t>in</w:t>
      </w:r>
      <w:del w:id="22503" w:author="GoldenCorpusHarness" w:date="2026-03-28T22:23:47Z">
        <w:r>
          <w:delText>e</w:delText>
        </w:r>
      </w:del>
      <w:ins w:id="22504" w:author="GoldenCorpusHarness" w:date="2026-03-28T22:23:47Z">
        <w:r>
          <w:t xml:space="preserve"> </w:t>
        </w:r>
      </w:ins>
      <w:r>
        <w:t>t</w:t>
      </w:r>
      <w:del w:id="22505" w:author="GoldenCorpusHarness" w:date="2026-03-28T22:23:47Z">
        <w:r>
          <w:delText xml:space="preserve"> </w:delText>
        </w:r>
      </w:del>
      <w:ins w:id="22506" w:author="GoldenCorpusHarness" w:date="2026-03-28T22:23:47Z">
        <w:r>
          <w:t xml:space="preserve">his </w:t>
        </w:r>
      </w:ins>
      <w:r>
        <w:t>st</w:t>
      </w:r>
      <w:ins w:id="22507" w:author="GoldenCorpusHarness" w:date="2026-03-28T22:23:47Z">
        <w:r>
          <w:t>udy, reg</w:t>
        </w:r>
      </w:ins>
      <w:r>
        <w:t>a</w:t>
      </w:r>
      <w:del w:id="22508" w:author="GoldenCorpusHarness" w:date="2026-03-28T22:23:47Z">
        <w:r>
          <w:delText>g</w:delText>
        </w:r>
      </w:del>
      <w:ins w:id="22509" w:author="GoldenCorpusHarness" w:date="2026-03-28T22:23:47Z">
        <w:r>
          <w:t>rd</w:t>
        </w:r>
      </w:ins>
      <w:r>
        <w:t xml:space="preserve">ing </w:t>
      </w:r>
      <w:del w:id="22510" w:author="GoldenCorpusHarness" w:date="2026-03-28T22:23:47Z">
        <w:r>
          <w:delText>sys</w:delText>
        </w:r>
      </w:del>
      <w:ins w:id="22511" w:author="GoldenCorpusHarness" w:date="2026-03-28T22:23:47Z">
        <w:r>
          <w:t>forbidden medica</w:t>
        </w:r>
      </w:ins>
      <w:r>
        <w:t>t</w:t>
      </w:r>
      <w:del w:id="22512" w:author="GoldenCorpusHarness" w:date="2026-03-28T22:23:47Z">
        <w:r>
          <w:delText>em [Hallek, M., et al 2018] class</w:delText>
        </w:r>
      </w:del>
      <w:r>
        <w:t>i</w:t>
      </w:r>
      <w:del w:id="22513" w:author="GoldenCorpusHarness" w:date="2026-03-28T22:23:47Z">
        <w:r>
          <w:delText>fie</w:delText>
        </w:r>
      </w:del>
      <w:ins w:id="22514" w:author="GoldenCorpusHarness" w:date="2026-03-28T22:23:47Z">
        <w:r>
          <w:t>on</w:t>
        </w:r>
      </w:ins>
      <w:r>
        <w:t xml:space="preserve">s </w:t>
      </w:r>
      <w:del w:id="22515" w:author="GoldenCorpusHarness" w:date="2026-03-28T22:23:47Z">
        <w:r>
          <w:delText>CLL</w:delText>
        </w:r>
      </w:del>
      <w:ins w:id="22516" w:author="GoldenCorpusHarness" w:date="2026-03-28T22:23:47Z">
        <w:r>
          <w:t>or</w:t>
        </w:r>
      </w:ins>
      <w:r>
        <w:t xml:space="preserve"> </w:t>
      </w:r>
      <w:ins w:id="22517" w:author="GoldenCorpusHarness" w:date="2026-03-28T22:23:47Z">
        <w:r>
          <w:t>med</w:t>
        </w:r>
      </w:ins>
      <w:r>
        <w:t>i</w:t>
      </w:r>
      <w:ins w:id="22518" w:author="GoldenCorpusHarness" w:date="2026-03-28T22:23:47Z">
        <w:r>
          <w:t>catio</w:t>
        </w:r>
      </w:ins>
      <w:r>
        <w:t>n</w:t>
      </w:r>
      <w:ins w:id="22519" w:author="GoldenCorpusHarness" w:date="2026-03-28T22:23:47Z">
        <w:r>
          <w:t xml:space="preserve">s </w:t>
        </w:r>
      </w:ins>
      <w:r>
        <w:t xml:space="preserve">to </w:t>
      </w:r>
      <w:del w:id="22520" w:author="GoldenCorpusHarness" w:date="2026-03-28T22:23:47Z">
        <w:r>
          <w:delText>3 stages (Ta</w:delText>
        </w:r>
      </w:del>
      <w:r>
        <w:t>b</w:t>
      </w:r>
      <w:del w:id="22521" w:author="GoldenCorpusHarness" w:date="2026-03-28T22:23:47Z">
        <w:r>
          <w:delText>l</w:delText>
        </w:r>
      </w:del>
      <w:r>
        <w:t xml:space="preserve">e </w:t>
      </w:r>
      <w:del w:id="22522" w:author="GoldenCorpusHarness" w:date="2026-03-28T22:23:47Z">
        <w:r>
          <w:delText>43)</w:delText>
        </w:r>
      </w:del>
      <w:ins w:id="22523" w:author="GoldenCorpusHarness" w:date="2026-03-28T22:23:47Z">
        <w:r>
          <w:t>used with precaution</w:t>
        </w:r>
      </w:ins>
      <w:r>
        <w:t>.</w:t>
      </w:r>
      <w:del w:id="22524" w:author="GoldenCorpusHarness" w:date="2026-03-28T22:23:47Z">
        <w:r>
          <w:delText xml:space="preserve"> </w:delText>
        </w:r>
      </w:del>
    </w:p>
    <w:p ns2:paraId="7574CC99" ns2:textId="75FCE63B" w:rsidR="007F368D" w:rsidRPr="000903A3" w:rsidRDefault="00895D30" w:rsidP="002C608E">
      <w:pPr>
        <w:pStyle w:val="Caption"/>
        <w:rPr>
          <w:lang w:eastAsia="en-GB"/>
        </w:rPr>
      </w:pPr>
      <w:del w:id="22525" w:author="GoldenCorpusHarness" w:date="2026-03-28T22:23:47Z">
        <w:r>
          <w:delText>Tabl</w:delText>
        </w:r>
      </w:del>
      <w:ins w:id="22526" w:author="GoldenCorpusHarness" w:date="2026-03-28T22:23:47Z">
        <w:r>
          <w:t>Unit</w:t>
        </w:r>
      </w:ins>
      <w:r>
        <w:t>e</w:t>
      </w:r>
      <w:ins w:id="22527" w:author="GoldenCorpusHarness" w:date="2026-03-28T22:23:47Z">
        <w:r>
          <w:t>d</w:t>
        </w:r>
      </w:ins>
      <w:r>
        <w:t xml:space="preserve"> </w:t>
      </w:r>
      <w:del w:id="22528" w:author="GoldenCorpusHarness" w:date="2026-03-28T22:23:47Z">
        <w:r>
          <w:delText>43Binet Stag</w:delText>
        </w:r>
      </w:del>
      <w:ins w:id="22529" w:author="GoldenCorpusHarness" w:date="2026-03-28T22:23:47Z">
        <w:r>
          <w:t>K</w:t>
        </w:r>
      </w:ins>
      <w:r>
        <w:t>ing</w:t>
      </w:r>
      <w:del w:id="22530" w:author="GoldenCorpusHarness" w:date="2026-03-28T22:23:47Z">
        <w:r>
          <w:delText xml:space="preserve"> Syste</w:delText>
        </w:r>
      </w:del>
      <w:ins w:id="22531" w:author="GoldenCorpusHarness" w:date="2026-03-28T22:23:47Z">
        <w:r>
          <w:t>do</w:t>
        </w:r>
      </w:ins>
      <w:r>
        <w:t>m</w:t>
      </w:r>
    </w:p>
    <w:tbl>
      <w:tblPr>
        <w:tblW w:w="5000" w:type="pct"/>
        <w:tblInd w:w="11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207"/>
        <w:gridCol w:w="7777"/>
      </w:tblGrid>
      <w:tr w:rsidR="003117E4" ns2:paraId="08BA5201" ns2:textId="77777777" w:rsidTr="007B6957">
        <w:trPr>
          <w:tblHeader/>
        </w:trPr>
        <w:tc>
          <w:tcPr>
            <w:tcW w:w="1144" w:type="dxa"/>
            <w:tcBorders>
              <w:top w:val="outset" w:sz="6" w:space="0" w:color="auto"/>
              <w:left w:val="outset" w:sz="6" w:space="0" w:color="auto"/>
              <w:bottom w:val="outset" w:sz="6" w:space="0" w:color="auto"/>
              <w:right w:val="outset" w:sz="6" w:space="0" w:color="auto"/>
            </w:tcBorders>
            <w:vAlign w:val="center"/>
            <w:hideMark/>
          </w:tcPr>
          <w:p ns2:paraId="1CDA0E48" ns2: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Stage</w:t>
            </w:r>
          </w:p>
        </w:tc>
        <w:tc>
          <w:tcPr>
            <w:tcW w:w="7371" w:type="dxa"/>
            <w:tcBorders>
              <w:top w:val="outset" w:sz="6" w:space="0" w:color="auto"/>
              <w:left w:val="outset" w:sz="6" w:space="0" w:color="auto"/>
              <w:bottom w:val="outset" w:sz="6" w:space="0" w:color="auto"/>
              <w:right w:val="outset" w:sz="6" w:space="0" w:color="auto"/>
            </w:tcBorders>
            <w:vAlign w:val="center"/>
            <w:hideMark/>
          </w:tcPr>
          <w:p ns2:paraId="7462AE01" ns2:textId="77777777" w:rsidR="007F368D" w:rsidRPr="000E2594" w:rsidRDefault="00895D30" w:rsidP="007B6957">
            <w:pPr>
              <w:spacing w:before="40" w:after="40"/>
              <w:ind w:left="136"/>
              <w:rPr>
                <w:color w:val="212529"/>
                <w:sz w:val="20"/>
                <w:szCs w:val="20"/>
                <w:lang w:eastAsia="en-GB"/>
              </w:rPr>
            </w:pPr>
            <w:r w:rsidRPr="000E2594">
              <w:rPr>
                <w:b/>
                <w:bCs/>
                <w:color w:val="212529"/>
                <w:sz w:val="20"/>
                <w:szCs w:val="20"/>
                <w:lang w:eastAsia="en-GB"/>
              </w:rPr>
              <w:t>Characteristics</w:t>
            </w:r>
          </w:p>
        </w:tc>
      </w:tr>
      <w:tr w:rsidR="003117E4" ns2:paraId="12EAABD4" ns2:textId="77777777" w:rsidTr="007B6957">
        <w:tc>
          <w:tcPr>
            <w:tcW w:w="1144" w:type="dxa"/>
            <w:tcBorders>
              <w:top w:val="outset" w:sz="6" w:space="0" w:color="auto"/>
              <w:left w:val="outset" w:sz="6" w:space="0" w:color="auto"/>
              <w:bottom w:val="outset" w:sz="6" w:space="0" w:color="auto"/>
              <w:right w:val="outset" w:sz="6" w:space="0" w:color="auto"/>
            </w:tcBorders>
            <w:vAlign w:val="center"/>
            <w:hideMark/>
          </w:tcPr>
          <w:p ns2:paraId="6EE8AABB" ns2: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A Stage</w:t>
            </w:r>
          </w:p>
        </w:tc>
        <w:tc>
          <w:tcPr>
            <w:tcW w:w="7371" w:type="dxa"/>
            <w:tcBorders>
              <w:top w:val="outset" w:sz="6" w:space="0" w:color="auto"/>
              <w:left w:val="outset" w:sz="6" w:space="0" w:color="auto"/>
              <w:bottom w:val="outset" w:sz="6" w:space="0" w:color="auto"/>
              <w:right w:val="outset" w:sz="6" w:space="0" w:color="auto"/>
            </w:tcBorders>
            <w:vAlign w:val="center"/>
            <w:hideMark/>
          </w:tcPr>
          <w:p ns2:paraId="6EEAB4E0"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anemia (hemoglobin ≥10g/dL)</w:t>
            </w:r>
          </w:p>
          <w:p ns2:paraId="3D29F9C6"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thrombocytopenia (platelets ≥100,000/mm3)</w:t>
            </w:r>
          </w:p>
          <w:p ns2:paraId="0E5FF946"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Less than 3 areas of lymphoid tissue enlargement</w:t>
            </w:r>
          </w:p>
        </w:tc>
      </w:tr>
      <w:tr w:rsidR="003117E4" ns2:paraId="35AC9265" ns2:textId="77777777" w:rsidTr="007B6957">
        <w:tc>
          <w:tcPr>
            <w:tcW w:w="1144" w:type="dxa"/>
            <w:tcBorders>
              <w:top w:val="outset" w:sz="6" w:space="0" w:color="auto"/>
              <w:left w:val="outset" w:sz="6" w:space="0" w:color="auto"/>
              <w:bottom w:val="outset" w:sz="6" w:space="0" w:color="auto"/>
              <w:right w:val="outset" w:sz="6" w:space="0" w:color="auto"/>
            </w:tcBorders>
            <w:vAlign w:val="center"/>
            <w:hideMark/>
          </w:tcPr>
          <w:p ns2:paraId="4FCE9CBC" ns2: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B Stage</w:t>
            </w:r>
          </w:p>
        </w:tc>
        <w:tc>
          <w:tcPr>
            <w:tcW w:w="7371" w:type="dxa"/>
            <w:tcBorders>
              <w:top w:val="outset" w:sz="6" w:space="0" w:color="auto"/>
              <w:left w:val="outset" w:sz="6" w:space="0" w:color="auto"/>
              <w:bottom w:val="outset" w:sz="6" w:space="0" w:color="auto"/>
              <w:right w:val="outset" w:sz="6" w:space="0" w:color="auto"/>
            </w:tcBorders>
            <w:vAlign w:val="center"/>
            <w:hideMark/>
          </w:tcPr>
          <w:p ns2:paraId="445FC564"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anemia (hemoglobin ≥10g/dL)</w:t>
            </w:r>
          </w:p>
          <w:p ns2:paraId="29247927"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thrombocytopenia (platelets ≥100,000/mm3)</w:t>
            </w:r>
          </w:p>
          <w:p ns2:paraId="77488F40"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3 or more areas of lymphoid tissue enlargement</w:t>
            </w:r>
          </w:p>
        </w:tc>
      </w:tr>
      <w:tr w:rsidR="003117E4" ns2:paraId="5395DDD9" ns2:textId="77777777" w:rsidTr="007B6957">
        <w:tc>
          <w:tcPr>
            <w:tcW w:w="1144" w:type="dxa"/>
            <w:tcBorders>
              <w:top w:val="outset" w:sz="6" w:space="0" w:color="auto"/>
              <w:left w:val="outset" w:sz="6" w:space="0" w:color="auto"/>
              <w:bottom w:val="outset" w:sz="6" w:space="0" w:color="auto"/>
              <w:right w:val="outset" w:sz="6" w:space="0" w:color="auto"/>
            </w:tcBorders>
            <w:vAlign w:val="center"/>
            <w:hideMark/>
          </w:tcPr>
          <w:p ns2:paraId="3879082E" ns2: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C Stage</w:t>
            </w:r>
          </w:p>
        </w:tc>
        <w:tc>
          <w:tcPr>
            <w:tcW w:w="7371" w:type="dxa"/>
            <w:tcBorders>
              <w:top w:val="outset" w:sz="6" w:space="0" w:color="auto"/>
              <w:left w:val="outset" w:sz="6" w:space="0" w:color="auto"/>
              <w:bottom w:val="outset" w:sz="6" w:space="0" w:color="auto"/>
              <w:right w:val="outset" w:sz="6" w:space="0" w:color="auto"/>
            </w:tcBorders>
            <w:vAlign w:val="center"/>
            <w:hideMark/>
          </w:tcPr>
          <w:p ns2:paraId="163B9E3C"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Anemia (hemoglobin &lt;10g/dL)</w:t>
            </w:r>
          </w:p>
          <w:p ns2:paraId="08322F41"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 xml:space="preserve">Thrombocytopenia (platelets &lt;100,000/mm3 </w:t>
            </w:r>
          </w:p>
          <w:p ns2:paraId="084B80B9"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Any number of areas of lymphoid tissue enlargement</w:t>
            </w:r>
          </w:p>
        </w:tc>
      </w:tr>
    </w:tbl>
    <w:p ns2:paraId="376CA0DA" ns2:textId="77777777" w:rsidR="007F368D" w:rsidRDefault="00895D30" w:rsidP="002C608E">
      <w:pPr>
        <w:pStyle w:val="Heading3"/>
        <w:spacing w:before="240"/>
        <w:ind w:left="958" w:hanging="958"/>
      </w:pPr>
      <w:del w:id="22532" w:author="GoldenCorpusHarness" w:date="2026-03-28T22:23:47Z">
        <w:r>
          <w:delText>L</w:delText>
        </w:r>
      </w:del>
      <w:ins w:id="22533" w:author="GoldenCorpusHarness" w:date="2026-03-28T22:23:47Z">
        <w:r>
          <w:t xml:space="preserve">Monthly </w:t>
        </w:r>
      </w:ins>
      <w:r>
        <w:t>u</w:t>
      </w:r>
      <w:ins w:id="22534" w:author="GoldenCorpusHarness" w:date="2026-03-28T22:23:47Z">
        <w:r>
          <w:t>rine pre</w:t>
        </w:r>
      </w:ins>
      <w:r>
        <w:t>g</w:t>
      </w:r>
      <w:ins w:id="22535" w:author="GoldenCorpusHarness" w:date="2026-03-28T22:23:47Z">
        <w:r>
          <w:t>n</w:t>
        </w:r>
      </w:ins>
      <w:r>
        <w:t>an</w:t>
      </w:r>
      <w:del w:id="22536" w:author="GoldenCorpusHarness" w:date="2026-03-28T22:23:47Z">
        <w:r>
          <w:delText>o</w:delText>
        </w:r>
      </w:del>
      <w:ins w:id="22537" w:author="GoldenCorpusHarness" w:date="2026-03-28T22:23:47Z">
        <w:r>
          <w:t>cy</w:t>
        </w:r>
      </w:ins>
      <w:r>
        <w:t xml:space="preserve"> </w:t>
      </w:r>
      <w:del w:id="22538" w:author="GoldenCorpusHarness" w:date="2026-03-28T22:23:47Z">
        <w:r>
          <w:delText>C</w:delText>
        </w:r>
      </w:del>
      <w:ins w:id="22539" w:author="GoldenCorpusHarness" w:date="2026-03-28T22:23:47Z">
        <w:r>
          <w:t>testing is required du</w:t>
        </w:r>
      </w:ins>
      <w:r>
        <w:t>ri</w:t>
      </w:r>
      <w:ins w:id="22540" w:author="GoldenCorpusHarness" w:date="2026-03-28T22:23:47Z">
        <w:r>
          <w:t>ng study in</w:t>
        </w:r>
      </w:ins>
      <w:r>
        <w:t>ter</w:t>
      </w:r>
      <w:ins w:id="22541" w:author="GoldenCorpusHarness" w:date="2026-03-28T22:23:47Z">
        <w:r>
          <w:t>vent</w:t>
        </w:r>
      </w:ins>
      <w:r>
        <w:t>i</w:t>
      </w:r>
      <w:ins w:id="22542" w:author="GoldenCorpusHarness" w:date="2026-03-28T22:23:47Z">
        <w:r>
          <w:t xml:space="preserve">on </w:t>
        </w:r>
      </w:ins>
      <w:r>
        <w:t>a</w:t>
      </w:r>
      <w:ins w:id="22543" w:author="GoldenCorpusHarness" w:date="2026-03-28T22:23:47Z">
        <w:r>
          <w:t>s well as at the end of study intervention.</w:t>
        </w:r>
      </w:ins>
    </w:p>
    <w:p ns2:paraId="5D63AEEC" ns2:textId="5720CABF" w:rsidR="007F368D" w:rsidRDefault="00895D30" w:rsidP="002C608E">
      <w:pPr>
        <w:pStyle w:val="paragraph0"/>
        <w:keepNext/>
        <w:keepLines/>
      </w:pPr>
      <w:del w:id="22544" w:author="GoldenCorpusHarness" w:date="2026-03-28T22:23:47Z">
        <w:r>
          <w:delText>A</w:delText>
        </w:r>
      </w:del>
      <w:ins w:id="22545" w:author="GoldenCorpusHarness" w:date="2026-03-28T22:23:47Z">
        <w:r>
          <w:t>Females mus</w:t>
        </w:r>
      </w:ins>
      <w:r>
        <w:t xml:space="preserve">t </w:t>
      </w:r>
      <w:del w:id="22546" w:author="GoldenCorpusHarness" w:date="2026-03-28T22:23:47Z">
        <w:r>
          <w:delText>s</w:delText>
        </w:r>
      </w:del>
      <w:r>
        <w:t>c</w:t>
      </w:r>
      <w:del w:id="22547" w:author="GoldenCorpusHarness" w:date="2026-03-28T22:23:47Z">
        <w:r>
          <w:delText>ree</w:delText>
        </w:r>
      </w:del>
      <w:ins w:id="22548" w:author="GoldenCorpusHarness" w:date="2026-03-28T22:23:47Z">
        <w:r>
          <w:t>o</w:t>
        </w:r>
      </w:ins>
      <w:r>
        <w:t>n</w:t>
      </w:r>
      <w:ins w:id="22549" w:author="GoldenCorpusHarness" w:date="2026-03-28T22:23:47Z">
        <w:r>
          <w:t>t</w:t>
        </w:r>
      </w:ins>
      <w:r>
        <w:t>in</w:t>
      </w:r>
      <w:del w:id="22550" w:author="GoldenCorpusHarness" w:date="2026-03-28T22:23:47Z">
        <w:r>
          <w:delText>g,</w:delText>
        </w:r>
      </w:del>
      <w:ins w:id="22551" w:author="GoldenCorpusHarness" w:date="2026-03-28T22:23:47Z">
        <w:r>
          <w:t>ue</w:t>
        </w:r>
      </w:ins>
      <w:r>
        <w:t xml:space="preserve"> t</w:t>
      </w:r>
      <w:del w:id="22552" w:author="GoldenCorpusHarness" w:date="2026-03-28T22:23:47Z">
        <w:r>
          <w:delText>he</w:delText>
        </w:r>
      </w:del>
      <w:ins w:id="22553" w:author="GoldenCorpusHarness" w:date="2026-03-28T22:23:47Z">
        <w:r>
          <w:t>o</w:t>
        </w:r>
      </w:ins>
      <w:r>
        <w:t xml:space="preserve"> </w:t>
      </w:r>
      <w:del w:id="22554" w:author="GoldenCorpusHarness" w:date="2026-03-28T22:23:47Z">
        <w:r>
          <w:delText>anatomic description of disea</w:delText>
        </w:r>
      </w:del>
      <w:ins w:id="22555" w:author="GoldenCorpusHarness" w:date="2026-03-28T22:23:47Z">
        <w:r>
          <w:t>u</w:t>
        </w:r>
      </w:ins>
      <w:r>
        <w:t xml:space="preserve">se </w:t>
      </w:r>
      <w:del w:id="22556" w:author="GoldenCorpusHarness" w:date="2026-03-28T22:23:47Z">
        <w:r>
          <w:delText>exte</w:delText>
        </w:r>
      </w:del>
      <w:ins w:id="22557" w:author="GoldenCorpusHarness" w:date="2026-03-28T22:23:47Z">
        <w:r>
          <w:t>co</w:t>
        </w:r>
      </w:ins>
      <w:r>
        <w:t>nt</w:t>
      </w:r>
      <w:del w:id="22558" w:author="GoldenCorpusHarness" w:date="2026-03-28T22:23:47Z">
        <w:r>
          <w:delText xml:space="preserve"> should b</w:delText>
        </w:r>
      </w:del>
      <w:ins w:id="22559" w:author="GoldenCorpusHarness" w:date="2026-03-28T22:23:47Z">
        <w:r>
          <w:t>rac</w:t>
        </w:r>
      </w:ins>
      <w:r>
        <w:t>e</w:t>
      </w:r>
      <w:del w:id="22560" w:author="GoldenCorpusHarness" w:date="2026-03-28T22:23:47Z">
        <w:r>
          <w:delText xml:space="preserve"> documented as defined in Table 44. The designa</w:delText>
        </w:r>
      </w:del>
      <w:ins w:id="22561" w:author="GoldenCorpusHarness" w:date="2026-03-28T22:23:47Z">
        <w:r>
          <w:t>p</w:t>
        </w:r>
      </w:ins>
      <w:r>
        <w:t xml:space="preserve">tion for </w:t>
      </w:r>
      <w:del w:id="22562" w:author="GoldenCorpusHarness" w:date="2026-03-28T22:23:47Z">
        <w:r>
          <w:delText>ex</w:delText>
        </w:r>
      </w:del>
      <w:ins w:id="22563" w:author="GoldenCorpusHarness" w:date="2026-03-28T22:23:47Z">
        <w:r>
          <w:t>12 mon</w:t>
        </w:r>
      </w:ins>
      <w:r>
        <w:t>t</w:t>
      </w:r>
      <w:del w:id="22564" w:author="GoldenCorpusHarness" w:date="2026-03-28T22:23:47Z">
        <w:r>
          <w:delText>ranodal disease i</w:delText>
        </w:r>
      </w:del>
      <w:ins w:id="22565" w:author="GoldenCorpusHarness" w:date="2026-03-28T22:23:47Z">
        <w:r>
          <w:t>h</w:t>
        </w:r>
      </w:ins>
      <w:r>
        <w:t xml:space="preserve">s </w:t>
      </w:r>
      <w:del w:id="22566" w:author="GoldenCorpusHarness" w:date="2026-03-28T22:23:47Z">
        <w:r>
          <w:delText>relev</w:delText>
        </w:r>
      </w:del>
      <w:r>
        <w:t>a</w:t>
      </w:r>
      <w:del w:id="22567" w:author="GoldenCorpusHarness" w:date="2026-03-28T22:23:47Z">
        <w:r>
          <w:delText xml:space="preserve">nt only </w:delText>
        </w:r>
      </w:del>
      <w:r>
        <w:t>f</w:t>
      </w:r>
      <w:del w:id="22568" w:author="GoldenCorpusHarness" w:date="2026-03-28T22:23:47Z">
        <w:r>
          <w:delText>or limi</w:delText>
        </w:r>
      </w:del>
      <w:r>
        <w:t>te</w:t>
      </w:r>
      <w:del w:id="22569" w:author="GoldenCorpusHarness" w:date="2026-03-28T22:23:47Z">
        <w:r>
          <w:delText>d ext</w:delText>
        </w:r>
      </w:del>
      <w:r>
        <w:t>r</w:t>
      </w:r>
      <w:del w:id="22570" w:author="GoldenCorpusHarness" w:date="2026-03-28T22:23:47Z">
        <w:r>
          <w:delText>anodal disease in</w:delText>
        </w:r>
      </w:del>
      <w:r>
        <w:t xml:space="preserve"> the </w:t>
      </w:r>
      <w:ins w:id="22571" w:author="GoldenCorpusHarness" w:date="2026-03-28T22:23:47Z">
        <w:r>
          <w:t>l</w:t>
        </w:r>
      </w:ins>
      <w:r>
        <w:t>a</w:t>
      </w:r>
      <w:del w:id="22572" w:author="GoldenCorpusHarness" w:date="2026-03-28T22:23:47Z">
        <w:r>
          <w:delText>b</w:delText>
        </w:r>
      </w:del>
      <w:r>
        <w:t>s</w:t>
      </w:r>
      <w:del w:id="22573" w:author="GoldenCorpusHarness" w:date="2026-03-28T22:23:47Z">
        <w:r>
          <w:delText>enc</w:delText>
        </w:r>
      </w:del>
      <w:ins w:id="22574" w:author="GoldenCorpusHarness" w:date="2026-03-28T22:23:47Z">
        <w:r>
          <w:t>t dos</w:t>
        </w:r>
      </w:ins>
      <w:r>
        <w:t xml:space="preserve">e of </w:t>
      </w:r>
      <w:del w:id="22575" w:author="GoldenCorpusHarness" w:date="2026-03-28T22:23:47Z">
        <w:r>
          <w:delText>nod</w:delText>
        </w:r>
      </w:del>
      <w:ins w:id="22576" w:author="GoldenCorpusHarness" w:date="2026-03-28T22:23:47Z">
        <w:r>
          <w:t>rituxim</w:t>
        </w:r>
      </w:ins>
      <w:r>
        <w:t>a</w:t>
      </w:r>
      <w:del w:id="22577" w:author="GoldenCorpusHarness" w:date="2026-03-28T22:23:47Z">
        <w:r>
          <w:delText>l</w:delText>
        </w:r>
      </w:del>
      <w:ins w:id="22578" w:author="GoldenCorpusHarness" w:date="2026-03-28T22:23:47Z">
        <w:r>
          <w:t>b</w:t>
        </w:r>
      </w:ins>
      <w:r>
        <w:t xml:space="preserve"> </w:t>
      </w:r>
      <w:del w:id="22579" w:author="GoldenCorpusHarness" w:date="2026-03-28T22:23:47Z">
        <w:r>
          <w:delText xml:space="preserve">involvement </w:delText>
        </w:r>
      </w:del>
      <w:ins w:id="22580" w:author="GoldenCorpusHarness" w:date="2026-03-28T22:23:47Z">
        <w:r>
          <w:t>(</w:t>
        </w:r>
      </w:ins>
      <w:r>
        <w:t xml:space="preserve">or </w:t>
      </w:r>
      <w:ins w:id="22581" w:author="GoldenCorpusHarness" w:date="2026-03-28T22:23:47Z">
        <w:r>
          <w:t>approved b</w:t>
        </w:r>
      </w:ins>
      <w:r>
        <w:t>i</w:t>
      </w:r>
      <w:del w:id="22582" w:author="GoldenCorpusHarness" w:date="2026-03-28T22:23:47Z">
        <w:r>
          <w:delText>n p</w:delText>
        </w:r>
      </w:del>
      <w:ins w:id="22583" w:author="GoldenCorpusHarness" w:date="2026-03-28T22:23:47Z">
        <w:r>
          <w:t>osimil</w:t>
        </w:r>
      </w:ins>
      <w:r>
        <w:t>ar</w:t>
      </w:r>
      <w:del w:id="22584" w:author="GoldenCorpusHarness" w:date="2026-03-28T22:23:47Z">
        <w:r>
          <w:delText>ticipants with Stage II disease and direct extension to a non-nodal site</w:delText>
        </w:r>
      </w:del>
      <w:ins w:id="22585" w:author="GoldenCorpusHarness" w:date="2026-03-28T22:23:47Z">
        <w:r>
          <w:t>)</w:t>
        </w:r>
      </w:ins>
      <w:r>
        <w:t>.</w:t>
      </w:r>
      <w:del w:id="22586" w:author="GoldenCorpusHarness" w:date="2026-03-28T22:23:47Z">
        <w:r>
          <w:delText xml:space="preserve"> Extranodal disease is not relevant to participants with advanced-stage disease [Cheson, B. D., et al 2014].</w:delText>
        </w:r>
      </w:del>
    </w:p>
    <w:p ns2:paraId="543A8ADF" ns2:textId="521250BF" w:rsidR="007F368D" w:rsidRDefault="00895D30" w:rsidP="002C608E">
      <w:pPr>
        <w:pStyle w:val="Caption"/>
      </w:pPr>
      <w:del w:id="22587" w:author="GoldenCorpusHarness" w:date="2026-03-28T22:23:47Z">
        <w:r>
          <w:delText>Tab</w:delText>
        </w:r>
      </w:del>
      <w:ins w:id="22588" w:author="GoldenCorpusHarness" w:date="2026-03-28T22:23:47Z">
        <w:r>
          <w:t>Section 5.1 Inc</w:t>
        </w:r>
      </w:ins>
      <w:r>
        <w:t>l</w:t>
      </w:r>
      <w:del w:id="22589" w:author="GoldenCorpusHarness" w:date="2026-03-28T22:23:47Z">
        <w:r>
          <w:delText>e</w:delText>
        </w:r>
      </w:del>
      <w:ins w:id="22590" w:author="GoldenCorpusHarness" w:date="2026-03-28T22:23:47Z">
        <w:r>
          <w:t>usion</w:t>
        </w:r>
      </w:ins>
      <w:r>
        <w:t xml:space="preserve"> </w:t>
      </w:r>
      <w:del w:id="22591" w:author="GoldenCorpusHarness" w:date="2026-03-28T22:23:47Z">
        <w:r>
          <w:delText>44Staging for P</w:delText>
        </w:r>
      </w:del>
      <w:ins w:id="22592" w:author="GoldenCorpusHarness" w:date="2026-03-28T22:23:47Z">
        <w:r>
          <w:t>C</w:t>
        </w:r>
      </w:ins>
      <w:r>
        <w:t>ri</w:t>
      </w:r>
      <w:del w:id="22593" w:author="GoldenCorpusHarness" w:date="2026-03-28T22:23:47Z">
        <w:r>
          <w:delText>m</w:delText>
        </w:r>
      </w:del>
      <w:ins w:id="22594" w:author="GoldenCorpusHarness" w:date="2026-03-28T22:23:47Z">
        <w:r>
          <w:t>teri</w:t>
        </w:r>
      </w:ins>
      <w:r>
        <w:t>a</w:t>
      </w:r>
      <w:del w:id="22595" w:author="GoldenCorpusHarness" w:date="2026-03-28T22:23:47Z">
        <w:r>
          <w:delText>ry Nodal Lymphomas</w:delText>
        </w:r>
      </w:del>
    </w:p>
    <w:tbl>
      <w:tblPr>
        <w:tblStyle w:val="TableGrid"/>
        <w:tblW w:w="5000" w:type="pct"/>
        <w:tblInd w:w="108" w:type="dxa"/>
        <w:tblLook w:val="04A0" w:firstRow="1" w:lastRow="0" w:firstColumn="1" w:lastColumn="0" w:noHBand="0" w:noVBand="1"/>
      </w:tblPr>
      <w:tblGrid>
        <w:gridCol w:w="1272"/>
        <w:gridCol w:w="4191"/>
        <w:gridCol w:w="3527"/>
      </w:tblGrid>
      <w:tr w:rsidR="003117E4" ns2:paraId="49A6D9FD" ns2:textId="77777777" w:rsidTr="007B6957">
        <w:trPr>
          <w:tblHeader/>
        </w:trPr>
        <w:tc>
          <w:tcPr>
            <w:tcW w:w="1276" w:type="dxa"/>
            <w:tcBorders>
              <w:bottom w:val="single" w:sz="4" w:space="0" w:color="auto"/>
            </w:tcBorders>
          </w:tcPr>
          <w:p ns2:paraId="64EE5F81" ns2:textId="77777777" w:rsidR="007F368D" w:rsidRPr="00100BD3" w:rsidRDefault="00895D30" w:rsidP="007B6957">
            <w:pPr>
              <w:pStyle w:val="Paragraph"/>
              <w:spacing w:before="40" w:after="40"/>
              <w:rPr>
                <w:b/>
                <w:bCs/>
                <w:sz w:val="20"/>
                <w:szCs w:val="20"/>
              </w:rPr>
            </w:pPr>
            <w:r w:rsidRPr="00100BD3">
              <w:rPr>
                <w:b/>
                <w:bCs/>
                <w:sz w:val="20"/>
                <w:szCs w:val="20"/>
              </w:rPr>
              <w:t>Stage</w:t>
            </w:r>
          </w:p>
        </w:tc>
        <w:tc>
          <w:tcPr>
            <w:tcW w:w="4253" w:type="dxa"/>
            <w:tcBorders>
              <w:bottom w:val="single" w:sz="4" w:space="0" w:color="auto"/>
            </w:tcBorders>
          </w:tcPr>
          <w:p ns2:paraId="27D2D78B" ns2:textId="77777777" w:rsidR="007F368D" w:rsidRPr="00100BD3" w:rsidRDefault="00895D30" w:rsidP="007B6957">
            <w:pPr>
              <w:pStyle w:val="Paragraph"/>
              <w:spacing w:before="40" w:after="40"/>
              <w:rPr>
                <w:b/>
                <w:bCs/>
                <w:sz w:val="20"/>
                <w:szCs w:val="20"/>
              </w:rPr>
            </w:pPr>
            <w:r w:rsidRPr="00100BD3">
              <w:rPr>
                <w:b/>
                <w:bCs/>
                <w:sz w:val="20"/>
                <w:szCs w:val="20"/>
              </w:rPr>
              <w:t>Involvement</w:t>
            </w:r>
          </w:p>
        </w:tc>
        <w:tc>
          <w:tcPr>
            <w:tcW w:w="3579" w:type="dxa"/>
            <w:tcBorders>
              <w:bottom w:val="single" w:sz="4" w:space="0" w:color="auto"/>
            </w:tcBorders>
          </w:tcPr>
          <w:p ns2:paraId="5EA3B6C0" ns2:textId="77777777" w:rsidR="007F368D" w:rsidRPr="00100BD3" w:rsidRDefault="00895D30" w:rsidP="007B6957">
            <w:pPr>
              <w:pStyle w:val="Paragraph"/>
              <w:spacing w:before="40" w:after="40"/>
              <w:rPr>
                <w:b/>
                <w:bCs/>
                <w:sz w:val="20"/>
                <w:szCs w:val="20"/>
              </w:rPr>
            </w:pPr>
            <w:r w:rsidRPr="00100BD3">
              <w:rPr>
                <w:b/>
                <w:bCs/>
                <w:sz w:val="20"/>
                <w:szCs w:val="20"/>
              </w:rPr>
              <w:t>Extranodal Status</w:t>
            </w:r>
          </w:p>
        </w:tc>
      </w:tr>
      <w:tr w:rsidR="003117E4" ns2:paraId="4E3BB0E6" ns2:textId="77777777" w:rsidTr="007B6957">
        <w:tc>
          <w:tcPr>
            <w:tcW w:w="1276" w:type="dxa"/>
            <w:tcBorders>
              <w:right w:val="nil"/>
            </w:tcBorders>
          </w:tcPr>
          <w:p ns2:paraId="21058A84" ns2:textId="77777777" w:rsidR="007F368D" w:rsidRPr="00DC2DD8" w:rsidRDefault="00895D30" w:rsidP="007B6957">
            <w:pPr>
              <w:pStyle w:val="Paragraph"/>
              <w:spacing w:before="40" w:after="40"/>
              <w:rPr>
                <w:b/>
                <w:bCs/>
                <w:sz w:val="20"/>
                <w:szCs w:val="20"/>
              </w:rPr>
            </w:pPr>
            <w:r w:rsidRPr="00DC2DD8">
              <w:rPr>
                <w:b/>
                <w:bCs/>
                <w:sz w:val="20"/>
                <w:szCs w:val="20"/>
              </w:rPr>
              <w:t>Limited</w:t>
            </w:r>
          </w:p>
        </w:tc>
        <w:tc>
          <w:tcPr>
            <w:tcW w:w="4253" w:type="dxa"/>
            <w:tcBorders>
              <w:left w:val="nil"/>
              <w:right w:val="nil"/>
            </w:tcBorders>
          </w:tcPr>
          <w:p ns2:paraId="6C9FA7FE" ns2:textId="77777777" w:rsidR="007F368D" w:rsidRPr="00DC2DD8" w:rsidRDefault="007F368D" w:rsidP="007B6957">
            <w:pPr>
              <w:pStyle w:val="Paragraph"/>
              <w:spacing w:before="40" w:after="40"/>
              <w:rPr>
                <w:sz w:val="20"/>
                <w:szCs w:val="20"/>
              </w:rPr>
            </w:pPr>
          </w:p>
        </w:tc>
        <w:tc>
          <w:tcPr>
            <w:tcW w:w="3579" w:type="dxa"/>
            <w:tcBorders>
              <w:left w:val="nil"/>
            </w:tcBorders>
          </w:tcPr>
          <w:p ns2:paraId="43FCA466" ns2:textId="77777777" w:rsidR="007F368D" w:rsidRPr="00DC2DD8" w:rsidRDefault="007F368D" w:rsidP="007B6957">
            <w:pPr>
              <w:pStyle w:val="Paragraph"/>
              <w:spacing w:before="40" w:after="40"/>
              <w:rPr>
                <w:sz w:val="20"/>
                <w:szCs w:val="20"/>
              </w:rPr>
            </w:pPr>
          </w:p>
        </w:tc>
      </w:tr>
      <w:tr w:rsidR="003117E4" ns2:paraId="3A877523" ns2:textId="77777777" w:rsidTr="007B6957">
        <w:tc>
          <w:tcPr>
            <w:tcW w:w="1276" w:type="dxa"/>
          </w:tcPr>
          <w:p ns2:paraId="62FE4B35" ns2:textId="77777777" w:rsidR="007F368D" w:rsidRPr="00DC2DD8" w:rsidRDefault="00895D30" w:rsidP="007B6957">
            <w:pPr>
              <w:pStyle w:val="Paragraph"/>
              <w:spacing w:before="40" w:after="40"/>
              <w:rPr>
                <w:sz w:val="20"/>
                <w:szCs w:val="20"/>
              </w:rPr>
            </w:pPr>
            <w:r w:rsidRPr="00DC2DD8">
              <w:rPr>
                <w:sz w:val="20"/>
                <w:szCs w:val="20"/>
              </w:rPr>
              <w:t>I</w:t>
            </w:r>
          </w:p>
        </w:tc>
        <w:tc>
          <w:tcPr>
            <w:tcW w:w="4253" w:type="dxa"/>
          </w:tcPr>
          <w:p ns2:paraId="5098206C" ns2:textId="77777777" w:rsidR="007F368D" w:rsidRPr="00DC2DD8" w:rsidRDefault="00895D30" w:rsidP="007B6957">
            <w:pPr>
              <w:pStyle w:val="Paragraph"/>
              <w:spacing w:before="40" w:after="40"/>
              <w:rPr>
                <w:sz w:val="20"/>
                <w:szCs w:val="20"/>
              </w:rPr>
            </w:pPr>
            <w:r w:rsidRPr="00DC2DD8">
              <w:rPr>
                <w:sz w:val="20"/>
                <w:szCs w:val="20"/>
              </w:rPr>
              <w:t>One node of a group of adjacent nodes</w:t>
            </w:r>
          </w:p>
        </w:tc>
        <w:tc>
          <w:tcPr>
            <w:tcW w:w="3579" w:type="dxa"/>
          </w:tcPr>
          <w:p ns2:paraId="7720A5D9" ns2:textId="77777777" w:rsidR="007F368D" w:rsidRPr="00DC2DD8" w:rsidRDefault="00895D30" w:rsidP="007B6957">
            <w:pPr>
              <w:pStyle w:val="Paragraph"/>
              <w:spacing w:before="40" w:after="40"/>
              <w:rPr>
                <w:sz w:val="20"/>
                <w:szCs w:val="20"/>
              </w:rPr>
            </w:pPr>
            <w:r w:rsidRPr="00DC2DD8">
              <w:rPr>
                <w:sz w:val="20"/>
                <w:szCs w:val="20"/>
              </w:rPr>
              <w:t>Single extranodal lesions without nodal involvement</w:t>
            </w:r>
          </w:p>
        </w:tc>
      </w:tr>
      <w:tr w:rsidR="003117E4" ns2:paraId="3AD14290" ns2:textId="77777777" w:rsidTr="007B6957">
        <w:tc>
          <w:tcPr>
            <w:tcW w:w="1276" w:type="dxa"/>
          </w:tcPr>
          <w:p ns2:paraId="79A58A91" ns2:textId="77777777" w:rsidR="007F368D" w:rsidRPr="00DC2DD8" w:rsidRDefault="00895D30" w:rsidP="007B6957">
            <w:pPr>
              <w:pStyle w:val="Paragraph"/>
              <w:spacing w:before="40" w:after="40"/>
              <w:rPr>
                <w:sz w:val="20"/>
                <w:szCs w:val="20"/>
              </w:rPr>
            </w:pPr>
            <w:r w:rsidRPr="00DC2DD8">
              <w:rPr>
                <w:sz w:val="20"/>
                <w:szCs w:val="20"/>
              </w:rPr>
              <w:t>II</w:t>
            </w:r>
          </w:p>
        </w:tc>
        <w:tc>
          <w:tcPr>
            <w:tcW w:w="4253" w:type="dxa"/>
          </w:tcPr>
          <w:p ns2:paraId="5EC1C81F" ns2:textId="77777777" w:rsidR="007F368D" w:rsidRPr="00DC2DD8" w:rsidRDefault="00895D30" w:rsidP="007B6957">
            <w:pPr>
              <w:pStyle w:val="Paragraph"/>
              <w:spacing w:before="40" w:after="40"/>
              <w:rPr>
                <w:sz w:val="20"/>
                <w:szCs w:val="20"/>
              </w:rPr>
            </w:pPr>
            <w:r w:rsidRPr="00DC2DD8">
              <w:rPr>
                <w:sz w:val="20"/>
                <w:szCs w:val="20"/>
              </w:rPr>
              <w:t>Two or more nodal groups on the same side of the diaphragm</w:t>
            </w:r>
          </w:p>
        </w:tc>
        <w:tc>
          <w:tcPr>
            <w:tcW w:w="3579" w:type="dxa"/>
          </w:tcPr>
          <w:p ns2:paraId="4B273962" ns2:textId="77777777" w:rsidR="007F368D" w:rsidRPr="00DC2DD8" w:rsidRDefault="00895D30" w:rsidP="007B6957">
            <w:pPr>
              <w:pStyle w:val="Paragraph"/>
              <w:spacing w:before="40" w:after="40"/>
              <w:rPr>
                <w:sz w:val="20"/>
                <w:szCs w:val="20"/>
              </w:rPr>
            </w:pPr>
            <w:r w:rsidRPr="00DC2DD8">
              <w:rPr>
                <w:sz w:val="20"/>
                <w:szCs w:val="20"/>
              </w:rPr>
              <w:t>Stage I or II by nodal extent with limited contiguous extranodal involvement</w:t>
            </w:r>
          </w:p>
        </w:tc>
      </w:tr>
      <w:tr w:rsidR="003117E4" ns2:paraId="60760552" ns2:textId="77777777" w:rsidTr="007B6957">
        <w:tc>
          <w:tcPr>
            <w:tcW w:w="1276" w:type="dxa"/>
            <w:tcBorders>
              <w:bottom w:val="single" w:sz="4" w:space="0" w:color="auto"/>
            </w:tcBorders>
          </w:tcPr>
          <w:p ns2:paraId="08F35F9D" ns2:textId="77777777" w:rsidR="007F368D" w:rsidRPr="00DC2DD8" w:rsidRDefault="00895D30" w:rsidP="007B6957">
            <w:pPr>
              <w:pStyle w:val="Paragraph"/>
              <w:spacing w:before="40" w:after="40"/>
              <w:rPr>
                <w:sz w:val="20"/>
                <w:szCs w:val="20"/>
              </w:rPr>
            </w:pPr>
            <w:r w:rsidRPr="00DC2DD8">
              <w:rPr>
                <w:sz w:val="20"/>
                <w:szCs w:val="20"/>
              </w:rPr>
              <w:t>II bulky</w:t>
            </w:r>
            <w:r w:rsidRPr="00FC1707">
              <w:rPr>
                <w:sz w:val="20"/>
                <w:szCs w:val="20"/>
                <w:vertAlign w:val="superscript"/>
              </w:rPr>
              <w:t>a</w:t>
            </w:r>
          </w:p>
        </w:tc>
        <w:tc>
          <w:tcPr>
            <w:tcW w:w="4253" w:type="dxa"/>
            <w:tcBorders>
              <w:bottom w:val="single" w:sz="4" w:space="0" w:color="auto"/>
            </w:tcBorders>
          </w:tcPr>
          <w:p ns2:paraId="7BA7C094" ns2:textId="77777777" w:rsidR="007F368D" w:rsidRPr="00DC2DD8" w:rsidRDefault="00895D30" w:rsidP="007B6957">
            <w:pPr>
              <w:pStyle w:val="Paragraph"/>
              <w:spacing w:before="40" w:after="40"/>
              <w:rPr>
                <w:sz w:val="20"/>
                <w:szCs w:val="20"/>
              </w:rPr>
            </w:pPr>
            <w:r w:rsidRPr="00DC2DD8">
              <w:rPr>
                <w:sz w:val="20"/>
                <w:szCs w:val="20"/>
              </w:rPr>
              <w:t>II as above with “bulky” disease</w:t>
            </w:r>
          </w:p>
        </w:tc>
        <w:tc>
          <w:tcPr>
            <w:tcW w:w="3579" w:type="dxa"/>
            <w:tcBorders>
              <w:bottom w:val="single" w:sz="4" w:space="0" w:color="auto"/>
            </w:tcBorders>
          </w:tcPr>
          <w:p ns2:paraId="6D93F6F5" ns2:textId="77777777" w:rsidR="007F368D" w:rsidRPr="00DC2DD8" w:rsidRDefault="00895D30" w:rsidP="007B6957">
            <w:pPr>
              <w:pStyle w:val="Paragraph"/>
              <w:spacing w:before="40" w:after="40"/>
              <w:rPr>
                <w:sz w:val="20"/>
                <w:szCs w:val="20"/>
              </w:rPr>
            </w:pPr>
            <w:r w:rsidRPr="00DC2DD8">
              <w:rPr>
                <w:sz w:val="20"/>
                <w:szCs w:val="20"/>
              </w:rPr>
              <w:t>Not applicable</w:t>
            </w:r>
          </w:p>
        </w:tc>
      </w:tr>
      <w:tr w:rsidR="003117E4" ns2:paraId="227DE7F2" ns2:textId="77777777" w:rsidTr="007B6957">
        <w:tc>
          <w:tcPr>
            <w:tcW w:w="1276" w:type="dxa"/>
            <w:tcBorders>
              <w:right w:val="nil"/>
            </w:tcBorders>
          </w:tcPr>
          <w:p ns2:paraId="2AB6FF6B" ns2:textId="77777777" w:rsidR="007F368D" w:rsidRPr="00DC2DD8" w:rsidRDefault="00895D30" w:rsidP="007B6957">
            <w:pPr>
              <w:pStyle w:val="Paragraph"/>
              <w:spacing w:before="40" w:after="40"/>
              <w:rPr>
                <w:b/>
                <w:bCs/>
                <w:sz w:val="20"/>
                <w:szCs w:val="20"/>
              </w:rPr>
            </w:pPr>
            <w:r w:rsidRPr="00DC2DD8">
              <w:rPr>
                <w:b/>
                <w:bCs/>
                <w:sz w:val="20"/>
                <w:szCs w:val="20"/>
              </w:rPr>
              <w:t>Advanced</w:t>
            </w:r>
          </w:p>
        </w:tc>
        <w:tc>
          <w:tcPr>
            <w:tcW w:w="4253" w:type="dxa"/>
            <w:tcBorders>
              <w:left w:val="nil"/>
              <w:right w:val="nil"/>
            </w:tcBorders>
          </w:tcPr>
          <w:p ns2:paraId="49718389" ns2:textId="77777777" w:rsidR="007F368D" w:rsidRPr="00DC2DD8" w:rsidRDefault="007F368D" w:rsidP="007B6957">
            <w:pPr>
              <w:pStyle w:val="Paragraph"/>
              <w:spacing w:before="40" w:after="40"/>
              <w:rPr>
                <w:sz w:val="20"/>
                <w:szCs w:val="20"/>
              </w:rPr>
            </w:pPr>
          </w:p>
        </w:tc>
        <w:tc>
          <w:tcPr>
            <w:tcW w:w="3579" w:type="dxa"/>
            <w:tcBorders>
              <w:left w:val="nil"/>
            </w:tcBorders>
          </w:tcPr>
          <w:p ns2:paraId="22D00C8B" ns2:textId="77777777" w:rsidR="007F368D" w:rsidRPr="00DC2DD8" w:rsidRDefault="007F368D" w:rsidP="007B6957">
            <w:pPr>
              <w:pStyle w:val="Paragraph"/>
              <w:spacing w:before="40" w:after="40"/>
              <w:rPr>
                <w:sz w:val="20"/>
                <w:szCs w:val="20"/>
              </w:rPr>
            </w:pPr>
          </w:p>
        </w:tc>
      </w:tr>
      <w:tr w:rsidR="003117E4" ns2:paraId="22C1328B" ns2:textId="77777777" w:rsidTr="007B6957">
        <w:tc>
          <w:tcPr>
            <w:tcW w:w="1276" w:type="dxa"/>
          </w:tcPr>
          <w:p ns2:paraId="5337F246" ns2:textId="77777777" w:rsidR="007F368D" w:rsidRPr="00DC2DD8" w:rsidRDefault="00895D30" w:rsidP="007B6957">
            <w:pPr>
              <w:pStyle w:val="Paragraph"/>
              <w:spacing w:before="40" w:after="40"/>
              <w:rPr>
                <w:sz w:val="20"/>
                <w:szCs w:val="20"/>
              </w:rPr>
            </w:pPr>
            <w:r w:rsidRPr="00DC2DD8">
              <w:rPr>
                <w:sz w:val="20"/>
                <w:szCs w:val="20"/>
              </w:rPr>
              <w:t>III</w:t>
            </w:r>
          </w:p>
        </w:tc>
        <w:tc>
          <w:tcPr>
            <w:tcW w:w="4253" w:type="dxa"/>
          </w:tcPr>
          <w:p ns2:paraId="24564C96" ns2:textId="77777777" w:rsidR="007F368D" w:rsidRPr="00DC2DD8" w:rsidRDefault="00895D30" w:rsidP="007B6957">
            <w:pPr>
              <w:pStyle w:val="Paragraph"/>
              <w:spacing w:before="40" w:after="40"/>
              <w:rPr>
                <w:sz w:val="20"/>
                <w:szCs w:val="20"/>
              </w:rPr>
            </w:pPr>
            <w:r w:rsidRPr="00DC2DD8">
              <w:rPr>
                <w:sz w:val="20"/>
                <w:szCs w:val="20"/>
              </w:rPr>
              <w:t>Nodes on both sides of the diaphragm; nodes above the diaphragm with spleen involvement</w:t>
            </w:r>
          </w:p>
        </w:tc>
        <w:tc>
          <w:tcPr>
            <w:tcW w:w="3579" w:type="dxa"/>
          </w:tcPr>
          <w:p ns2:paraId="1DC4D236" ns2:textId="77777777" w:rsidR="007F368D" w:rsidRPr="00DC2DD8" w:rsidRDefault="00895D30" w:rsidP="007B6957">
            <w:pPr>
              <w:pStyle w:val="Paragraph"/>
              <w:spacing w:before="40" w:after="40"/>
              <w:rPr>
                <w:sz w:val="20"/>
                <w:szCs w:val="20"/>
              </w:rPr>
            </w:pPr>
            <w:r w:rsidRPr="00DC2DD8">
              <w:rPr>
                <w:sz w:val="20"/>
                <w:szCs w:val="20"/>
              </w:rPr>
              <w:t>Not applicable</w:t>
            </w:r>
          </w:p>
        </w:tc>
      </w:tr>
      <w:tr w:rsidR="003117E4" ns2:paraId="4B5DCF4E" ns2:textId="77777777" w:rsidTr="007B6957">
        <w:tc>
          <w:tcPr>
            <w:tcW w:w="1276" w:type="dxa"/>
          </w:tcPr>
          <w:p ns2:paraId="68BCB890" ns2:textId="77777777" w:rsidR="007F368D" w:rsidRPr="00DC2DD8" w:rsidRDefault="00895D30" w:rsidP="007B6957">
            <w:pPr>
              <w:pStyle w:val="Paragraph"/>
              <w:spacing w:before="40" w:after="40"/>
              <w:rPr>
                <w:sz w:val="20"/>
                <w:szCs w:val="20"/>
              </w:rPr>
            </w:pPr>
            <w:r w:rsidRPr="00DC2DD8">
              <w:rPr>
                <w:sz w:val="20"/>
                <w:szCs w:val="20"/>
              </w:rPr>
              <w:t>IV</w:t>
            </w:r>
          </w:p>
        </w:tc>
        <w:tc>
          <w:tcPr>
            <w:tcW w:w="4253" w:type="dxa"/>
          </w:tcPr>
          <w:p ns2:paraId="2B0163C0" ns2:textId="77777777" w:rsidR="007F368D" w:rsidRPr="00D705A7" w:rsidRDefault="00895D30" w:rsidP="007B6957">
            <w:pPr>
              <w:pStyle w:val="Paragraph"/>
              <w:spacing w:before="40" w:after="40"/>
              <w:rPr>
                <w:sz w:val="20"/>
                <w:szCs w:val="20"/>
              </w:rPr>
            </w:pPr>
            <w:r w:rsidRPr="00DC2DD8">
              <w:rPr>
                <w:sz w:val="20"/>
                <w:szCs w:val="20"/>
              </w:rPr>
              <w:t>Additional noncontiguous extra</w:t>
            </w:r>
            <w:r w:rsidRPr="00D705A7">
              <w:rPr>
                <w:sz w:val="20"/>
                <w:szCs w:val="20"/>
              </w:rPr>
              <w:t>lymphatic involvement</w:t>
            </w:r>
          </w:p>
        </w:tc>
        <w:tc>
          <w:tcPr>
            <w:tcW w:w="3579" w:type="dxa"/>
          </w:tcPr>
          <w:p ns2:paraId="6F5C84C1" ns2:textId="77777777" w:rsidR="007F368D" w:rsidRPr="00D705A7" w:rsidRDefault="00895D30" w:rsidP="007B6957">
            <w:pPr>
              <w:pStyle w:val="Paragraph"/>
              <w:spacing w:before="40" w:after="40"/>
              <w:rPr>
                <w:sz w:val="20"/>
                <w:szCs w:val="20"/>
              </w:rPr>
            </w:pPr>
            <w:r w:rsidRPr="00D705A7">
              <w:rPr>
                <w:sz w:val="20"/>
                <w:szCs w:val="20"/>
              </w:rPr>
              <w:t>Not applicable</w:t>
            </w:r>
          </w:p>
        </w:tc>
      </w:tr>
      <w:tr w:rsidR="003117E4" ns2:paraId="6963A819" ns2:textId="77777777" w:rsidTr="007B6957">
        <w:tc>
          <w:tcPr>
            <w:tcW w:w="9108" w:type="dxa"/>
            <w:gridSpan w:val="3"/>
          </w:tcPr>
          <w:p ns2:paraId="68E6D274" ns2:textId="77777777" w:rsidR="007F368D" w:rsidRPr="007F368D" w:rsidRDefault="00895D30" w:rsidP="007B6957">
            <w:pPr>
              <w:pStyle w:val="TableFootnote"/>
              <w:spacing w:before="40" w:after="40"/>
            </w:pPr>
            <w:r w:rsidRPr="007F368D">
              <w:t>CT=computer tomography; PET=positron emission tomography.</w:t>
            </w:r>
          </w:p>
          <w:p ns2:paraId="7A24944A" ns2:textId="77777777" w:rsidR="007F368D" w:rsidRPr="007F368D" w:rsidRDefault="00895D30" w:rsidP="007B6957">
            <w:pPr>
              <w:pStyle w:val="TableFootnote"/>
              <w:spacing w:before="40" w:after="40"/>
            </w:pPr>
            <w:r w:rsidRPr="007F368D">
              <w:t>NOTE: Extent of disease is determined by PET-CT for avid lymphomas and CT for nonavid histologies. Tonsils, Waldeyer’s ring, and spleen are considered nodal tissue.</w:t>
            </w:r>
          </w:p>
          <w:p ns2:paraId="6859C727" ns2:textId="77777777" w:rsidR="007F368D" w:rsidRPr="007F368D" w:rsidRDefault="00895D30" w:rsidP="007B6957">
            <w:pPr>
              <w:pStyle w:val="TableFootnote"/>
              <w:spacing w:before="40" w:after="40"/>
            </w:pPr>
            <w:r w:rsidRPr="007F368D">
              <w:t>a. Whether Stage II bulky disease is treated as limited or advanced disease may be determined by histology and a number of prognostic factors.</w:t>
            </w:r>
          </w:p>
          <w:p ns2:paraId="573A0F23" ns2:textId="25A1924D" w:rsidR="007F368D" w:rsidRPr="007F368D" w:rsidRDefault="00895D30" w:rsidP="007B6957">
            <w:pPr>
              <w:pStyle w:val="TableFootnote"/>
              <w:spacing w:before="40" w:after="40"/>
            </w:pPr>
            <w:r w:rsidRPr="007F368D">
              <w:t xml:space="preserve">Adapted from </w:t>
            </w:r>
            <w:r w:rsidR="00B55DCA">
              <w:t>[Cheson, B. D., et al 2014]</w:t>
            </w:r>
            <w:r w:rsidRPr="007F368D">
              <w:t>.</w:t>
            </w:r>
          </w:p>
        </w:tc>
      </w:tr>
    </w:tbl>
    <w:p ns2:paraId="2F34C6FC" ns2:textId="77777777" w:rsidR="007F368D" w:rsidRPr="004C3395" w:rsidRDefault="007F368D" w:rsidP="005D2EB4">
      <w:pPr>
        <w:pStyle w:val="paragraph0"/>
      </w:pPr>
      <w:ins w:id="22596" w:author="GoldenCorpusHarness" w:date="2026-03-28T22:23:47Z">
        <w:r>
          <w:t>Males are to be advised to seek counseling on sperm storage before starting treatment with venetoclax as per SmPC.</w:t>
        </w:r>
      </w:ins>
    </w:p>
    <w:p ns2:paraId="16C28DB6" ns2:textId="77777777" w:rsidR="007F368D" w:rsidRDefault="00895D30" w:rsidP="007F368D">
      <w:pPr>
        <w:pStyle w:val="Heading2"/>
        <w:pageBreakBefore/>
      </w:pPr>
      <w:del w:id="22597" w:author="GoldenCorpusHarness" w:date="2026-03-28T22:23:47Z">
        <w:r>
          <w:delText>App</w:delText>
        </w:r>
      </w:del>
      <w:ins w:id="22598" w:author="GoldenCorpusHarness" w:date="2026-03-28T22:23:47Z">
        <w:r>
          <w:t>HIV T</w:t>
        </w:r>
      </w:ins>
      <w:r>
        <w:t>e</w:t>
      </w:r>
      <w:ins w:id="22599" w:author="GoldenCorpusHarness" w:date="2026-03-28T22:23:47Z">
        <w:r>
          <w:t>sti</w:t>
        </w:r>
      </w:ins>
      <w:r>
        <w:t>n</w:t>
      </w:r>
      <w:del w:id="22600" w:author="GoldenCorpusHarness" w:date="2026-03-28T22:23:47Z">
        <w:r>
          <w:delText>d</w:delText>
        </w:r>
      </w:del>
      <w:ins w:id="22601" w:author="GoldenCorpusHarness" w:date="2026-03-28T22:23:47Z">
        <w:r>
          <w:t>g (Inclus</w:t>
        </w:r>
      </w:ins>
      <w:r>
        <w:t>i</w:t>
      </w:r>
      <w:del w:id="22602" w:author="GoldenCorpusHarness" w:date="2026-03-28T22:23:47Z">
        <w:r>
          <w:delText>x</w:delText>
        </w:r>
      </w:del>
      <w:ins w:id="22603" w:author="GoldenCorpusHarness" w:date="2026-03-28T22:23:47Z">
        <w:r>
          <w:t>on</w:t>
        </w:r>
      </w:ins>
      <w:r>
        <w:t xml:space="preserve"> </w:t>
      </w:r>
      <w:del w:id="22604" w:author="GoldenCorpusHarness" w:date="2026-03-28T22:23:47Z">
        <w:r>
          <w:delText>13: Specified App</w:delText>
        </w:r>
      </w:del>
      <w:ins w:id="22605" w:author="GoldenCorpusHarness" w:date="2026-03-28T22:23:47Z">
        <w:r>
          <w:t>C</w:t>
        </w:r>
      </w:ins>
      <w:r>
        <w:t>r</w:t>
      </w:r>
      <w:del w:id="22606" w:author="GoldenCorpusHarness" w:date="2026-03-28T22:23:47Z">
        <w:r>
          <w:delText>oved R</w:delText>
        </w:r>
      </w:del>
      <w:r>
        <w:t>it</w:t>
      </w:r>
      <w:del w:id="22607" w:author="GoldenCorpusHarness" w:date="2026-03-28T22:23:47Z">
        <w:r>
          <w:delText>uximab B</w:delText>
        </w:r>
      </w:del>
      <w:ins w:id="22608" w:author="GoldenCorpusHarness" w:date="2026-03-28T22:23:47Z">
        <w:r>
          <w:t>er</w:t>
        </w:r>
      </w:ins>
      <w:r>
        <w:t>io</w:t>
      </w:r>
      <w:del w:id="22609" w:author="GoldenCorpusHarness" w:date="2026-03-28T22:23:47Z">
        <w:r>
          <w:delText>similars</w:delText>
        </w:r>
      </w:del>
      <w:ins w:id="22610" w:author="GoldenCorpusHarness" w:date="2026-03-28T22:23:47Z">
        <w:r>
          <w:t>n #10)</w:t>
        </w:r>
      </w:ins>
    </w:p>
    <w:p ns2:paraId="40C342A1" ns2:textId="77777777" w:rsidR="007F368D" w:rsidRDefault="00895D30" w:rsidP="005D2EB4">
      <w:pPr>
        <w:pStyle w:val="paragraph0"/>
      </w:pPr>
      <w:del w:id="22611" w:author="GoldenCorpusHarness" w:date="2026-03-28T22:23:47Z">
        <w:r>
          <w:delText>Th</w:delText>
        </w:r>
      </w:del>
      <w:ins w:id="22612" w:author="GoldenCorpusHarness" w:date="2026-03-28T22:23:47Z">
        <w:r>
          <w:t>HIV t</w:t>
        </w:r>
      </w:ins>
      <w:r>
        <w:t>e</w:t>
      </w:r>
      <w:del w:id="22613" w:author="GoldenCorpusHarness" w:date="2026-03-28T22:23:47Z">
        <w:r>
          <w:delText xml:space="preserve"> follow</w:delText>
        </w:r>
      </w:del>
      <w:ins w:id="22614" w:author="GoldenCorpusHarness" w:date="2026-03-28T22:23:47Z">
        <w:r>
          <w:t>st</w:t>
        </w:r>
      </w:ins>
      <w:r>
        <w:t xml:space="preserve">ing </w:t>
      </w:r>
      <w:ins w:id="22615" w:author="GoldenCorpusHarness" w:date="2026-03-28T22:23:47Z">
        <w:r>
          <w:t>i</w:t>
        </w:r>
      </w:ins>
      <w:r>
        <w:t>s</w:t>
      </w:r>
      <w:del w:id="22616" w:author="GoldenCorpusHarness" w:date="2026-03-28T22:23:47Z">
        <w:r>
          <w:delText>pecified</w:delText>
        </w:r>
      </w:del>
      <w:r>
        <w:t xml:space="preserve"> </w:t>
      </w:r>
      <w:del w:id="22617" w:author="GoldenCorpusHarness" w:date="2026-03-28T22:23:47Z">
        <w:r>
          <w:delText>appr</w:delText>
        </w:r>
      </w:del>
      <w:ins w:id="22618" w:author="GoldenCorpusHarness" w:date="2026-03-28T22:23:47Z">
        <w:r>
          <w:t>n</w:t>
        </w:r>
      </w:ins>
      <w:r>
        <w:t>o</w:t>
      </w:r>
      <w:del w:id="22619" w:author="GoldenCorpusHarness" w:date="2026-03-28T22:23:47Z">
        <w:r>
          <w:delText>ved</w:delText>
        </w:r>
      </w:del>
      <w:ins w:id="22620" w:author="GoldenCorpusHarness" w:date="2026-03-28T22:23:47Z">
        <w:r>
          <w:t>t</w:t>
        </w:r>
      </w:ins>
      <w:r>
        <w:t xml:space="preserve"> </w:t>
      </w:r>
      <w:del w:id="22621" w:author="GoldenCorpusHarness" w:date="2026-03-28T22:23:47Z">
        <w:r>
          <w:delText>rituxi</w:delText>
        </w:r>
      </w:del>
      <w:r>
        <w:t>ma</w:t>
      </w:r>
      <w:del w:id="22622" w:author="GoldenCorpusHarness" w:date="2026-03-28T22:23:47Z">
        <w:r>
          <w:delText>b biosimil</w:delText>
        </w:r>
      </w:del>
      <w:ins w:id="22623" w:author="GoldenCorpusHarness" w:date="2026-03-28T22:23:47Z">
        <w:r>
          <w:t>nd</w:t>
        </w:r>
      </w:ins>
      <w:r>
        <w:t>a</w:t>
      </w:r>
      <w:del w:id="22624" w:author="GoldenCorpusHarness" w:date="2026-03-28T22:23:47Z">
        <w:r>
          <w:delText>rs are permit</w:delText>
        </w:r>
      </w:del>
      <w:r>
        <w:t>ted in th</w:t>
      </w:r>
      <w:del w:id="22625" w:author="GoldenCorpusHarness" w:date="2026-03-28T22:23:47Z">
        <w:r>
          <w:delText>is</w:delText>
        </w:r>
      </w:del>
      <w:ins w:id="22626" w:author="GoldenCorpusHarness" w:date="2026-03-28T22:23:47Z">
        <w:r>
          <w:t>e</w:t>
        </w:r>
      </w:ins>
      <w:r>
        <w:t xml:space="preserve"> </w:t>
      </w:r>
      <w:del w:id="22627" w:author="GoldenCorpusHarness" w:date="2026-03-28T22:23:47Z">
        <w:r>
          <w:delText>study:</w:delText>
        </w:r>
      </w:del>
      <w:ins w:id="22628" w:author="GoldenCorpusHarness" w:date="2026-03-28T22:23:47Z">
        <w:r>
          <w:t>UK.</w:t>
        </w:r>
      </w:ins>
    </w:p>
    <w:p ns2:paraId="1DDFE738" ns2:textId="77777777" w:rsidR="007F368D" w:rsidRPr="001C5E97" w:rsidRDefault="00895D30" w:rsidP="007F368D">
      <w:pPr>
        <w:pStyle w:val="ListBullet"/>
        <w:keepLines w:val="0"/>
        <w:spacing w:after="240"/>
      </w:pPr>
      <w:del w:id="22629" w:author="GoldenCorpusHarness" w:date="2026-03-28T22:23:47Z">
        <w:r>
          <w:delText>TRUX</w:delText>
        </w:r>
      </w:del>
      <w:ins w:id="22630" w:author="GoldenCorpusHarness" w:date="2026-03-28T22:23:47Z">
        <w:r>
          <w:t>Female Participants (</w:t>
        </w:r>
      </w:ins>
      <w:r>
        <w:t>I</w:t>
      </w:r>
      <w:del w:id="22631" w:author="GoldenCorpusHarness" w:date="2026-03-28T22:23:47Z">
        <w:r>
          <w:delText>MA®</w:delText>
        </w:r>
      </w:del>
      <w:ins w:id="22632" w:author="GoldenCorpusHarness" w:date="2026-03-28T22:23:47Z">
        <w:r>
          <w:t>nclusion Criterion #14)</w:t>
        </w:r>
      </w:ins>
    </w:p>
    <w:p ns2:paraId="31B602D2" ns2:textId="77777777" w:rsidR="007F368D" w:rsidRPr="001C5E97" w:rsidRDefault="00895D30" w:rsidP="007F368D">
      <w:pPr>
        <w:pStyle w:val="ListBullet"/>
        <w:keepLines w:val="0"/>
        <w:spacing w:after="240"/>
      </w:pPr>
      <w:del w:id="22633" w:author="GoldenCorpusHarness" w:date="2026-03-28T22:23:47Z">
        <w:r>
          <w:delText>RUXIENCE®</w:delText>
        </w:r>
      </w:del>
      <w:ins w:id="22634" w:author="GoldenCorpusHarness" w:date="2026-03-28T22:23:47Z">
        <w:r>
          <w:t>Females</w:t>
        </w:r>
      </w:ins>
      <w:r>
        <w:t xml:space="preserve"> </w:t>
      </w:r>
      <w:ins w:id="22635" w:author="GoldenCorpusHarness" w:date="2026-03-28T22:23:47Z">
        <w:r>
          <w:t>must continue to use contraception for 12 months after the last dose of rituximab (or approved biosimilar).</w:t>
        </w:r>
      </w:ins>
    </w:p>
    <w:p ns2:paraId="2E9703F6" ns2:textId="77777777" w:rsidR="007F368D" w:rsidRPr="007F368D" w:rsidRDefault="00895D30" w:rsidP="007F368D">
      <w:pPr>
        <w:pStyle w:val="ListBullet"/>
        <w:keepLines w:val="0"/>
        <w:spacing w:after="240"/>
      </w:pPr>
      <w:del w:id="22636" w:author="GoldenCorpusHarness" w:date="2026-03-28T22:23:47Z">
        <w:r>
          <w:delText>RIABNI™</w:delText>
        </w:r>
      </w:del>
      <w:ins w:id="22637" w:author="GoldenCorpusHarness" w:date="2026-03-28T22:23:47Z">
        <w:r>
          <w:t>Section 6.5.1 Prohibited Medication</w:t>
        </w:r>
      </w:ins>
    </w:p>
    <w:p ns2:paraId="727FCDC1" ns2:textId="77777777" w:rsidR="007F368D" w:rsidRDefault="007F368D" w:rsidP="007F368D">
      <w:pPr>
        <w:pStyle w:val="ListBullet"/>
        <w:keepLines w:val="0"/>
        <w:numPr>
          <w:ilvl w:val="0"/>
          <w:numId w:val="0"/>
        </w:numPr>
        <w:spacing w:after="240"/>
        <w:ind w:left="360"/>
        <w:sectPr w:rsidR="007F368D" w:rsidSect="0097492E">
          <w:pgSz w:w="12240" w:h="15840"/>
          <w:pgMar w:top="1440" w:right="1440" w:bottom="1440" w:left="1800" w:header="720" w:footer="720" w:gutter="0"/>
          <w:cols w:space="708"/>
          <w:docGrid w:linePitch="360"/>
        </w:sectPr>
      </w:pPr>
      <w:ins w:id="22638" w:author="GoldenCorpusHarness" w:date="2026-03-28T22:23:47Z">
        <w:r>
          <w:t>Live vaccines must not be administered for 90 days after the last dose of study intervention. Refer to Section 6.5 for information on COVID-19 vaccines.</w:t>
        </w:r>
      </w:ins>
    </w:p>
    <w:p ns2:paraId="2C0559B4" ns2:textId="77777777" w:rsidR="007F368D" w:rsidRDefault="00895D30" w:rsidP="007F368D">
      <w:pPr>
        <w:pStyle w:val="Heading2"/>
        <w:pageBreakBefore/>
      </w:pPr>
      <w:ins w:id="22639" w:author="GoldenCorpusHarness" w:date="2026-03-28T22:23:47Z">
        <w:r>
          <w:t xml:space="preserve">NOTE: </w:t>
        </w:r>
      </w:ins>
      <w:r>
        <w:t>A</w:t>
      </w:r>
      <w:del w:id="22640" w:author="GoldenCorpusHarness" w:date="2026-03-28T22:23:47Z">
        <w:r>
          <w:delText xml:space="preserve">ppendix </w:delText>
        </w:r>
      </w:del>
      <w:ins w:id="22641" w:author="GoldenCorpusHarness" w:date="2026-03-28T22:23:47Z">
        <w:r>
          <w:t>ny licensed COVID-</w:t>
        </w:r>
      </w:ins>
      <w:r>
        <w:t>1</w:t>
      </w:r>
      <w:del w:id="22642" w:author="GoldenCorpusHarness" w:date="2026-03-28T22:23:47Z">
        <w:r>
          <w:delText>4: Sample Collection</w:delText>
        </w:r>
      </w:del>
      <w:ins w:id="22643" w:author="GoldenCorpusHarness" w:date="2026-03-28T22:23:47Z">
        <w:r>
          <w:t>9 vaccine (including for Emergency Use) in a particular country is allowed in the study as long as they are mRNA vaccines, replication-incompetent adenoviral vaccines, or inactivated vaccines. These vaccines will be treated just as any other concomitant therapy.</w:t>
        </w:r>
      </w:ins>
    </w:p>
    <w:p ns2:paraId="644F1A24" ns2:textId="3D886B6D" w:rsidR="007F368D" w:rsidRDefault="00895D30" w:rsidP="002C608E">
      <w:pPr>
        <w:pStyle w:val="Caption"/>
      </w:pPr>
      <w:del w:id="22644" w:author="GoldenCorpusHarness" w:date="2026-03-28T22:23:47Z">
        <w:r>
          <w:delText>Table</w:delText>
        </w:r>
      </w:del>
      <w:ins w:id="22645" w:author="GoldenCorpusHarness" w:date="2026-03-28T22:23:47Z">
        <w:r>
          <w:t>South</w:t>
        </w:r>
      </w:ins>
      <w:r>
        <w:t xml:space="preserve"> </w:t>
      </w:r>
      <w:del w:id="22646" w:author="GoldenCorpusHarness" w:date="2026-03-28T22:23:47Z">
        <w:r>
          <w:delText xml:space="preserve">45Sample Collection </w:delText>
        </w:r>
      </w:del>
      <w:ins w:id="22647" w:author="GoldenCorpusHarness" w:date="2026-03-28T22:23:47Z">
        <w:r>
          <w:t>A</w:t>
        </w:r>
      </w:ins>
      <w:r>
        <w:t>f</w:t>
      </w:r>
      <w:del w:id="22648" w:author="GoldenCorpusHarness" w:date="2026-03-28T22:23:47Z">
        <w:r>
          <w:delText>o</w:delText>
        </w:r>
      </w:del>
      <w:r>
        <w:t>r</w:t>
      </w:r>
      <w:del w:id="22649" w:author="GoldenCorpusHarness" w:date="2026-03-28T22:23:47Z">
        <w:r>
          <w:delText xml:space="preserve"> Part 2 Part</w:delText>
        </w:r>
      </w:del>
      <w:r>
        <w:t>ic</w:t>
      </w:r>
      <w:del w:id="22650" w:author="GoldenCorpusHarness" w:date="2026-03-28T22:23:47Z">
        <w:r>
          <w:delText>ip</w:delText>
        </w:r>
      </w:del>
      <w:r>
        <w:t>a</w:t>
      </w:r>
      <w:del w:id="22651" w:author="GoldenCorpusHarness" w:date="2026-03-28T22:23:47Z">
        <w:r>
          <w:delText>nts</w:delText>
        </w:r>
      </w:del>
    </w:p>
    <w:tbl>
      <w:tblPr>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1842"/>
        <w:gridCol w:w="1843"/>
        <w:gridCol w:w="1418"/>
        <w:gridCol w:w="1417"/>
        <w:gridCol w:w="4536"/>
      </w:tblGrid>
      <w:tr w:rsidR="003117E4" ns2:paraId="6AA04EC0" ns2:textId="77777777" w:rsidTr="00BF0DB3">
        <w:trPr>
          <w:trHeight w:val="119"/>
          <w:tblHeader/>
        </w:trPr>
        <w:tc>
          <w:tcPr>
            <w:tcW w:w="2122" w:type="dxa"/>
          </w:tcPr>
          <w:p ns2:paraId="49AAC96B" ns2:textId="77777777" w:rsidR="00520963" w:rsidRPr="003160E3" w:rsidRDefault="00895D30" w:rsidP="002B0AD6">
            <w:pPr>
              <w:keepNext/>
              <w:keepLines/>
              <w:ind w:left="144" w:right="144"/>
              <w:jc w:val="center"/>
              <w:rPr>
                <w:b/>
                <w:bCs/>
                <w:sz w:val="20"/>
                <w:szCs w:val="20"/>
              </w:rPr>
            </w:pPr>
            <w:r w:rsidRPr="003160E3">
              <w:rPr>
                <w:b/>
                <w:bCs/>
                <w:sz w:val="20"/>
                <w:szCs w:val="20"/>
              </w:rPr>
              <w:t>Sample Indicated in SoA</w:t>
            </w:r>
          </w:p>
        </w:tc>
        <w:tc>
          <w:tcPr>
            <w:tcW w:w="1842" w:type="dxa"/>
            <w:tcMar>
              <w:top w:w="0" w:type="dxa"/>
              <w:left w:w="0" w:type="dxa"/>
              <w:bottom w:w="0" w:type="dxa"/>
              <w:right w:w="0" w:type="dxa"/>
            </w:tcMar>
          </w:tcPr>
          <w:p ns2:paraId="37FDEEC1" ns2:textId="77777777" w:rsidR="00520963" w:rsidRPr="003160E3" w:rsidRDefault="00895D30" w:rsidP="002B0AD6">
            <w:pPr>
              <w:keepNext/>
              <w:keepLines/>
              <w:ind w:left="144" w:right="144"/>
              <w:jc w:val="center"/>
              <w:rPr>
                <w:b/>
                <w:bCs/>
                <w:sz w:val="20"/>
                <w:szCs w:val="20"/>
              </w:rPr>
            </w:pPr>
            <w:r w:rsidRPr="003160E3">
              <w:rPr>
                <w:b/>
                <w:bCs/>
                <w:sz w:val="20"/>
                <w:szCs w:val="20"/>
              </w:rPr>
              <w:t>Biomarker</w:t>
            </w:r>
          </w:p>
          <w:p ns2:paraId="23BD36A2" ns2:textId="77777777" w:rsidR="00520963" w:rsidRPr="003160E3" w:rsidRDefault="00895D30" w:rsidP="002B0AD6">
            <w:pPr>
              <w:keepNext/>
              <w:keepLines/>
              <w:ind w:left="144" w:right="144"/>
              <w:jc w:val="center"/>
              <w:rPr>
                <w:b/>
                <w:bCs/>
                <w:sz w:val="20"/>
                <w:szCs w:val="20"/>
              </w:rPr>
            </w:pPr>
            <w:r w:rsidRPr="003160E3">
              <w:rPr>
                <w:b/>
                <w:bCs/>
                <w:sz w:val="20"/>
                <w:szCs w:val="20"/>
              </w:rPr>
              <w:t>Test</w:t>
            </w:r>
          </w:p>
        </w:tc>
        <w:tc>
          <w:tcPr>
            <w:tcW w:w="1843" w:type="dxa"/>
            <w:tcMar>
              <w:top w:w="0" w:type="dxa"/>
              <w:left w:w="0" w:type="dxa"/>
              <w:bottom w:w="0" w:type="dxa"/>
              <w:right w:w="0" w:type="dxa"/>
            </w:tcMar>
            <w:hideMark/>
          </w:tcPr>
          <w:p ns2:paraId="2CE5BA7F" ns2:textId="77777777" w:rsidR="00520963" w:rsidRPr="003160E3" w:rsidRDefault="00895D30" w:rsidP="002B0AD6">
            <w:pPr>
              <w:keepNext/>
              <w:keepLines/>
              <w:ind w:left="144" w:right="144"/>
              <w:jc w:val="center"/>
              <w:rPr>
                <w:b/>
                <w:bCs/>
                <w:sz w:val="20"/>
                <w:szCs w:val="20"/>
              </w:rPr>
            </w:pPr>
            <w:r w:rsidRPr="003160E3">
              <w:rPr>
                <w:b/>
                <w:bCs/>
                <w:sz w:val="20"/>
                <w:szCs w:val="20"/>
              </w:rPr>
              <w:t>Time Points</w:t>
            </w:r>
          </w:p>
        </w:tc>
        <w:tc>
          <w:tcPr>
            <w:tcW w:w="1418" w:type="dxa"/>
            <w:tcMar>
              <w:top w:w="0" w:type="dxa"/>
              <w:left w:w="0" w:type="dxa"/>
              <w:bottom w:w="0" w:type="dxa"/>
              <w:right w:w="0" w:type="dxa"/>
            </w:tcMar>
            <w:hideMark/>
          </w:tcPr>
          <w:p ns2:paraId="04306538" ns2:textId="77777777" w:rsidR="00520963" w:rsidRPr="003160E3" w:rsidRDefault="00895D30" w:rsidP="002B0AD6">
            <w:pPr>
              <w:keepNext/>
              <w:keepLines/>
              <w:ind w:left="144" w:right="144"/>
              <w:jc w:val="center"/>
              <w:rPr>
                <w:b/>
                <w:bCs/>
                <w:sz w:val="20"/>
                <w:szCs w:val="20"/>
              </w:rPr>
            </w:pPr>
            <w:r w:rsidRPr="003160E3">
              <w:rPr>
                <w:b/>
                <w:bCs/>
                <w:sz w:val="20"/>
                <w:szCs w:val="20"/>
              </w:rPr>
              <w:t>CLL</w:t>
            </w:r>
          </w:p>
          <w:p ns2:paraId="4FA7C8F8" ns2:textId="77777777" w:rsidR="00520963" w:rsidRPr="003160E3" w:rsidRDefault="00895D30" w:rsidP="002B0AD6">
            <w:pPr>
              <w:keepNext/>
              <w:keepLines/>
              <w:ind w:left="144" w:right="144"/>
              <w:jc w:val="center"/>
              <w:rPr>
                <w:b/>
                <w:bCs/>
                <w:sz w:val="20"/>
                <w:szCs w:val="20"/>
              </w:rPr>
            </w:pPr>
            <w:r w:rsidRPr="003160E3">
              <w:rPr>
                <w:b/>
                <w:bCs/>
                <w:sz w:val="20"/>
                <w:szCs w:val="20"/>
              </w:rPr>
              <w:t>Participants</w:t>
            </w:r>
          </w:p>
        </w:tc>
        <w:tc>
          <w:tcPr>
            <w:tcW w:w="1417" w:type="dxa"/>
            <w:tcMar>
              <w:top w:w="0" w:type="dxa"/>
              <w:left w:w="0" w:type="dxa"/>
              <w:bottom w:w="0" w:type="dxa"/>
              <w:right w:w="0" w:type="dxa"/>
            </w:tcMar>
            <w:hideMark/>
          </w:tcPr>
          <w:p ns2:paraId="72D5B1B3" ns2:textId="77777777" w:rsidR="00520963" w:rsidRPr="003160E3" w:rsidRDefault="00895D30" w:rsidP="002B0AD6">
            <w:pPr>
              <w:keepNext/>
              <w:keepLines/>
              <w:ind w:left="144" w:right="144"/>
              <w:jc w:val="center"/>
              <w:rPr>
                <w:b/>
                <w:bCs/>
                <w:sz w:val="20"/>
                <w:szCs w:val="20"/>
              </w:rPr>
            </w:pPr>
            <w:r w:rsidRPr="003160E3">
              <w:rPr>
                <w:b/>
                <w:bCs/>
                <w:sz w:val="20"/>
                <w:szCs w:val="20"/>
              </w:rPr>
              <w:t>SLL</w:t>
            </w:r>
          </w:p>
          <w:p ns2:paraId="0B0F178B" ns2:textId="77777777" w:rsidR="00520963" w:rsidRPr="003160E3" w:rsidRDefault="00895D30" w:rsidP="002B0AD6">
            <w:pPr>
              <w:keepNext/>
              <w:keepLines/>
              <w:ind w:left="144" w:right="144"/>
              <w:jc w:val="center"/>
              <w:rPr>
                <w:b/>
                <w:bCs/>
                <w:sz w:val="20"/>
                <w:szCs w:val="20"/>
              </w:rPr>
            </w:pPr>
            <w:r w:rsidRPr="003160E3">
              <w:rPr>
                <w:b/>
                <w:bCs/>
                <w:sz w:val="20"/>
                <w:szCs w:val="20"/>
              </w:rPr>
              <w:t>Participants</w:t>
            </w:r>
          </w:p>
        </w:tc>
        <w:tc>
          <w:tcPr>
            <w:tcW w:w="4536" w:type="dxa"/>
            <w:tcMar>
              <w:top w:w="0" w:type="dxa"/>
              <w:left w:w="0" w:type="dxa"/>
              <w:bottom w:w="0" w:type="dxa"/>
              <w:right w:w="0" w:type="dxa"/>
            </w:tcMar>
            <w:hideMark/>
          </w:tcPr>
          <w:p ns2:paraId="5D06D82E" ns2:textId="77777777" w:rsidR="00520963" w:rsidRPr="003160E3" w:rsidRDefault="00895D30" w:rsidP="002B0AD6">
            <w:pPr>
              <w:keepNext/>
              <w:keepLines/>
              <w:ind w:left="144" w:right="144"/>
              <w:jc w:val="center"/>
              <w:rPr>
                <w:b/>
                <w:bCs/>
                <w:sz w:val="20"/>
                <w:szCs w:val="20"/>
              </w:rPr>
            </w:pPr>
            <w:r w:rsidRPr="003160E3">
              <w:rPr>
                <w:b/>
                <w:bCs/>
                <w:sz w:val="20"/>
                <w:szCs w:val="20"/>
              </w:rPr>
              <w:t>Notes</w:t>
            </w:r>
          </w:p>
        </w:tc>
      </w:tr>
      <w:tr w:rsidR="003117E4" ns2:paraId="7DBC0028" ns2:textId="77777777" w:rsidTr="00ED44B5">
        <w:trPr>
          <w:trHeight w:val="569"/>
        </w:trPr>
        <w:tc>
          <w:tcPr>
            <w:tcW w:w="2122" w:type="dxa"/>
          </w:tcPr>
          <w:p ns2:paraId="22FA0720" ns2:textId="77777777" w:rsidR="00520963" w:rsidRPr="003160E3" w:rsidRDefault="00895D30" w:rsidP="002B0AD6">
            <w:pPr>
              <w:ind w:left="144" w:right="31"/>
              <w:rPr>
                <w:sz w:val="20"/>
                <w:szCs w:val="20"/>
              </w:rPr>
            </w:pPr>
            <w:r w:rsidRPr="003160E3">
              <w:rPr>
                <w:sz w:val="20"/>
                <w:szCs w:val="20"/>
              </w:rPr>
              <w:t>Blood for 17 p and 11q Deletion Status (FISH)</w:t>
            </w:r>
          </w:p>
        </w:tc>
        <w:tc>
          <w:tcPr>
            <w:tcW w:w="1842" w:type="dxa"/>
          </w:tcPr>
          <w:p ns2:paraId="6CF01543" ns2:textId="77777777" w:rsidR="00520963" w:rsidRPr="003160E3" w:rsidRDefault="00895D30" w:rsidP="002B0AD6">
            <w:pPr>
              <w:keepNext/>
              <w:keepLines/>
              <w:ind w:left="144" w:right="144"/>
              <w:jc w:val="center"/>
              <w:rPr>
                <w:sz w:val="20"/>
                <w:szCs w:val="20"/>
              </w:rPr>
            </w:pPr>
            <w:r w:rsidRPr="003160E3">
              <w:rPr>
                <w:sz w:val="20"/>
                <w:szCs w:val="20"/>
              </w:rPr>
              <w:t>FISH</w:t>
            </w:r>
          </w:p>
        </w:tc>
        <w:tc>
          <w:tcPr>
            <w:tcW w:w="1843" w:type="dxa"/>
          </w:tcPr>
          <w:p ns2:paraId="516CA5D9" ns2:textId="77777777" w:rsidR="00520963" w:rsidRPr="003160E3" w:rsidRDefault="00895D30" w:rsidP="002B0AD6">
            <w:pPr>
              <w:keepNext/>
              <w:keepLines/>
              <w:jc w:val="center"/>
              <w:rPr>
                <w:sz w:val="20"/>
                <w:szCs w:val="20"/>
              </w:rPr>
            </w:pPr>
            <w:r w:rsidRPr="003160E3">
              <w:rPr>
                <w:sz w:val="20"/>
                <w:szCs w:val="20"/>
              </w:rPr>
              <w:t>Screening</w:t>
            </w:r>
          </w:p>
        </w:tc>
        <w:tc>
          <w:tcPr>
            <w:tcW w:w="1418" w:type="dxa"/>
          </w:tcPr>
          <w:p ns2:paraId="50234F12" ns2:textId="77777777" w:rsidR="00520963" w:rsidRPr="003160E3" w:rsidRDefault="00895D30" w:rsidP="002B0AD6">
            <w:pPr>
              <w:keepNext/>
              <w:keepLines/>
              <w:jc w:val="center"/>
              <w:rPr>
                <w:sz w:val="20"/>
                <w:szCs w:val="20"/>
              </w:rPr>
            </w:pPr>
            <w:r w:rsidRPr="003160E3">
              <w:rPr>
                <w:sz w:val="20"/>
                <w:szCs w:val="20"/>
              </w:rPr>
              <w:t>X</w:t>
            </w:r>
          </w:p>
        </w:tc>
        <w:tc>
          <w:tcPr>
            <w:tcW w:w="1417" w:type="dxa"/>
          </w:tcPr>
          <w:p ns2:paraId="759D4C30" ns2:textId="77777777" w:rsidR="00520963" w:rsidRPr="003160E3" w:rsidRDefault="00895D30" w:rsidP="002B0AD6">
            <w:pPr>
              <w:keepNext/>
              <w:keepLines/>
              <w:jc w:val="center"/>
              <w:rPr>
                <w:sz w:val="20"/>
                <w:szCs w:val="20"/>
              </w:rPr>
            </w:pPr>
            <w:r w:rsidRPr="003160E3">
              <w:rPr>
                <w:sz w:val="20"/>
                <w:szCs w:val="20"/>
              </w:rPr>
              <w:t>X</w:t>
            </w:r>
          </w:p>
        </w:tc>
        <w:tc>
          <w:tcPr>
            <w:tcW w:w="4536" w:type="dxa"/>
            <w:vMerge w:val="restart"/>
          </w:tcPr>
          <w:p ns2:paraId="2E80C7CC" ns2:textId="77777777" w:rsidR="00520963" w:rsidRPr="003160E3" w:rsidRDefault="00895D30" w:rsidP="002B0AD6">
            <w:pPr>
              <w:rPr>
                <w:sz w:val="20"/>
                <w:szCs w:val="20"/>
              </w:rPr>
            </w:pPr>
            <w:r w:rsidRPr="003160E3">
              <w:rPr>
                <w:sz w:val="20"/>
                <w:szCs w:val="20"/>
              </w:rPr>
              <w:t>Sample types noted with an “X” should be collected to potentially be assayed for biomarkers in the respective CLL</w:t>
            </w:r>
            <w:r w:rsidR="00087DFB">
              <w:rPr>
                <w:sz w:val="20"/>
                <w:szCs w:val="20"/>
              </w:rPr>
              <w:t>/SLL</w:t>
            </w:r>
            <w:r w:rsidRPr="003160E3">
              <w:rPr>
                <w:sz w:val="20"/>
                <w:szCs w:val="20"/>
              </w:rPr>
              <w:t xml:space="preserve"> participants. </w:t>
            </w:r>
          </w:p>
          <w:p ns2:paraId="1D7DA86A" ns2:textId="77777777" w:rsidR="00520963" w:rsidRPr="003160E3" w:rsidRDefault="00895D30" w:rsidP="002B0AD6">
            <w:pPr>
              <w:rPr>
                <w:sz w:val="20"/>
                <w:szCs w:val="20"/>
              </w:rPr>
            </w:pPr>
            <w:r w:rsidRPr="003160E3">
              <w:rPr>
                <w:sz w:val="20"/>
                <w:szCs w:val="20"/>
              </w:rPr>
              <w:t xml:space="preserve">“N/A” indicates that a sample type should not be collected.   </w:t>
            </w:r>
          </w:p>
          <w:p ns2:paraId="78B2B309" ns2:textId="77777777" w:rsidR="00520963" w:rsidRPr="00213F36" w:rsidRDefault="00895D30" w:rsidP="00DF070C">
            <w:pPr>
              <w:pStyle w:val="ListParagraph"/>
              <w:numPr>
                <w:ilvl w:val="0"/>
                <w:numId w:val="56"/>
              </w:numPr>
              <w:ind w:left="313" w:right="-45" w:hanging="283"/>
              <w:rPr>
                <w:sz w:val="20"/>
                <w:szCs w:val="20"/>
              </w:rPr>
            </w:pPr>
            <w:r w:rsidRPr="00213F36">
              <w:rPr>
                <w:sz w:val="20"/>
                <w:szCs w:val="20"/>
              </w:rPr>
              <w:t>If an SLL participant provided a BM</w:t>
            </w:r>
            <w:r w:rsidR="00156E2C">
              <w:rPr>
                <w:sz w:val="20"/>
                <w:szCs w:val="20"/>
              </w:rPr>
              <w:t xml:space="preserve"> aspirate</w:t>
            </w:r>
            <w:r w:rsidRPr="00213F36">
              <w:rPr>
                <w:sz w:val="20"/>
                <w:szCs w:val="20"/>
              </w:rPr>
              <w:t xml:space="preserve"> sample at screening for evaluation, they do not need to repeat the BM</w:t>
            </w:r>
            <w:r w:rsidR="00156E2C">
              <w:rPr>
                <w:sz w:val="20"/>
                <w:szCs w:val="20"/>
              </w:rPr>
              <w:t xml:space="preserve"> aspirate</w:t>
            </w:r>
            <w:r w:rsidRPr="00213F36">
              <w:rPr>
                <w:sz w:val="20"/>
                <w:szCs w:val="20"/>
              </w:rPr>
              <w:t xml:space="preserve"> collection at C1D1 and can instead provide peripheral blood to assess IGHV status.</w:t>
            </w:r>
          </w:p>
          <w:p ns2:paraId="7A8B59E0" ns2:textId="77777777" w:rsidR="00520963" w:rsidRPr="00213F36" w:rsidRDefault="00895D30" w:rsidP="002B0AD6">
            <w:pPr>
              <w:pStyle w:val="ListParagraph"/>
              <w:ind w:left="313"/>
              <w:rPr>
                <w:sz w:val="20"/>
                <w:szCs w:val="20"/>
              </w:rPr>
            </w:pPr>
            <w:r>
              <w:rPr>
                <w:sz w:val="20"/>
                <w:szCs w:val="20"/>
              </w:rPr>
              <w:t>BM</w:t>
            </w:r>
            <w:r w:rsidRPr="00213F36">
              <w:rPr>
                <w:sz w:val="20"/>
                <w:szCs w:val="20"/>
              </w:rPr>
              <w:t xml:space="preserve"> aspirate should be newly obtained. </w:t>
            </w:r>
          </w:p>
          <w:p ns2:paraId="4F03DF15" ns2:textId="77777777" w:rsidR="00520963" w:rsidRPr="00213F36" w:rsidRDefault="00895D30" w:rsidP="002B0AD6">
            <w:pPr>
              <w:pStyle w:val="ListParagraph"/>
              <w:ind w:left="313"/>
              <w:rPr>
                <w:sz w:val="20"/>
                <w:szCs w:val="20"/>
              </w:rPr>
            </w:pPr>
            <w:r w:rsidRPr="00213F36">
              <w:rPr>
                <w:sz w:val="20"/>
                <w:szCs w:val="20"/>
              </w:rPr>
              <w:t>Lymph node sample can be up to 1 year old relative to the date of sample submission to the central laboratory.</w:t>
            </w:r>
          </w:p>
          <w:p ns2:paraId="62921A71" ns2:textId="77777777" w:rsidR="00520963" w:rsidRPr="00213F36" w:rsidRDefault="00895D30" w:rsidP="00DF070C">
            <w:pPr>
              <w:pStyle w:val="ListParagraph"/>
              <w:numPr>
                <w:ilvl w:val="0"/>
                <w:numId w:val="56"/>
              </w:numPr>
              <w:ind w:left="313" w:hanging="283"/>
              <w:rPr>
                <w:sz w:val="20"/>
                <w:szCs w:val="20"/>
              </w:rPr>
            </w:pPr>
            <w:r w:rsidRPr="00213F36">
              <w:rPr>
                <w:sz w:val="20"/>
                <w:szCs w:val="20"/>
              </w:rPr>
              <w:t xml:space="preserve">Blood for MRD analysis will be obtained Q12W </w:t>
            </w:r>
            <w:r w:rsidR="0046116F">
              <w:rPr>
                <w:sz w:val="20"/>
                <w:szCs w:val="20"/>
              </w:rPr>
              <w:t xml:space="preserve">up to Week 97 and then Q24W thereafter </w:t>
            </w:r>
            <w:r w:rsidR="000C40D3">
              <w:rPr>
                <w:sz w:val="20"/>
                <w:szCs w:val="20"/>
              </w:rPr>
              <w:t>until</w:t>
            </w:r>
            <w:r w:rsidRPr="00213F36">
              <w:rPr>
                <w:sz w:val="20"/>
                <w:szCs w:val="20"/>
              </w:rPr>
              <w:t xml:space="preserve"> progression or discontinuation</w:t>
            </w:r>
            <w:r w:rsidR="00105969">
              <w:rPr>
                <w:sz w:val="20"/>
                <w:szCs w:val="20"/>
              </w:rPr>
              <w:t>. A blood MRD sample is also required</w:t>
            </w:r>
            <w:r w:rsidRPr="00213F36">
              <w:rPr>
                <w:sz w:val="20"/>
                <w:szCs w:val="20"/>
              </w:rPr>
              <w:t xml:space="preserve"> at CR assessment. </w:t>
            </w:r>
          </w:p>
          <w:p ns2:paraId="1A0D5DE2" ns2:textId="77777777" w:rsidR="00520963" w:rsidRPr="00213F36" w:rsidRDefault="00895D30" w:rsidP="002B0AD6">
            <w:pPr>
              <w:pStyle w:val="ListParagraph"/>
              <w:ind w:left="313"/>
              <w:rPr>
                <w:sz w:val="20"/>
                <w:szCs w:val="20"/>
              </w:rPr>
            </w:pPr>
            <w:r w:rsidRPr="00213F36">
              <w:rPr>
                <w:sz w:val="20"/>
                <w:szCs w:val="20"/>
              </w:rPr>
              <w:t>If a CR assessment is performed, at the time</w:t>
            </w:r>
            <w:r w:rsidR="0066439B">
              <w:rPr>
                <w:sz w:val="20"/>
                <w:szCs w:val="20"/>
              </w:rPr>
              <w:t>,</w:t>
            </w:r>
            <w:r w:rsidRPr="00213F36">
              <w:rPr>
                <w:sz w:val="20"/>
                <w:szCs w:val="20"/>
              </w:rPr>
              <w:t xml:space="preserve"> investigators are required to submit a blood sample along with BM aspirate. </w:t>
            </w:r>
          </w:p>
          <w:p ns2:paraId="0DD7721C" ns2:textId="77777777" w:rsidR="00520963" w:rsidRPr="00213F36" w:rsidRDefault="00895D30" w:rsidP="002B0AD6">
            <w:pPr>
              <w:pStyle w:val="ListParagraph"/>
              <w:ind w:left="313"/>
              <w:rPr>
                <w:sz w:val="20"/>
                <w:szCs w:val="20"/>
              </w:rPr>
            </w:pPr>
            <w:r w:rsidRPr="00213F36">
              <w:rPr>
                <w:sz w:val="20"/>
                <w:szCs w:val="20"/>
              </w:rPr>
              <w:t xml:space="preserve">A mandatory BM aspirate and </w:t>
            </w:r>
            <w:r w:rsidR="00774308">
              <w:rPr>
                <w:sz w:val="20"/>
                <w:szCs w:val="20"/>
              </w:rPr>
              <w:t>peripheral blood</w:t>
            </w:r>
            <w:r w:rsidRPr="00213F36">
              <w:rPr>
                <w:sz w:val="20"/>
                <w:szCs w:val="20"/>
              </w:rPr>
              <w:t xml:space="preserve"> sample are required at 14 months (post-randomization).</w:t>
            </w:r>
          </w:p>
          <w:p ns2:paraId="1D4148D5" ns2:textId="77777777" w:rsidR="00520963" w:rsidRPr="00213F36" w:rsidRDefault="00895D30" w:rsidP="00DF070C">
            <w:pPr>
              <w:pStyle w:val="ListParagraph"/>
              <w:numPr>
                <w:ilvl w:val="0"/>
                <w:numId w:val="56"/>
              </w:numPr>
              <w:ind w:left="313" w:hanging="283"/>
              <w:rPr>
                <w:sz w:val="20"/>
                <w:szCs w:val="20"/>
              </w:rPr>
            </w:pPr>
            <w:r w:rsidRPr="00213F36">
              <w:rPr>
                <w:sz w:val="20"/>
                <w:szCs w:val="20"/>
              </w:rPr>
              <w:t>Collections require multiple sample types (eg marrow aspirate and blood)</w:t>
            </w:r>
          </w:p>
          <w:p ns2:paraId="6C93D0BE" ns2:textId="77777777" w:rsidR="00520963" w:rsidRPr="00213F36" w:rsidRDefault="00895D30" w:rsidP="00DF070C">
            <w:pPr>
              <w:pStyle w:val="ListParagraph"/>
              <w:numPr>
                <w:ilvl w:val="0"/>
                <w:numId w:val="56"/>
              </w:numPr>
              <w:ind w:left="313" w:hanging="283"/>
              <w:rPr>
                <w:sz w:val="20"/>
                <w:szCs w:val="20"/>
              </w:rPr>
            </w:pPr>
            <w:r w:rsidRPr="00213F36">
              <w:rPr>
                <w:sz w:val="20"/>
                <w:szCs w:val="20"/>
              </w:rPr>
              <w:t>Collections are mutually exclusive (participants may provide marrow aspirate or a lymph node, for example).</w:t>
            </w:r>
          </w:p>
        </w:tc>
      </w:tr>
      <w:tr w:rsidR="003117E4" ns2:paraId="5C5CDCAF" ns2:textId="77777777" w:rsidTr="00ED44B5">
        <w:trPr>
          <w:trHeight w:val="569"/>
        </w:trPr>
        <w:tc>
          <w:tcPr>
            <w:tcW w:w="2122" w:type="dxa"/>
            <w:vMerge w:val="restart"/>
          </w:tcPr>
          <w:p ns2:paraId="305EF78B" ns2:textId="77777777" w:rsidR="00520963" w:rsidRPr="003160E3" w:rsidRDefault="00895D30" w:rsidP="002B0AD6">
            <w:pPr>
              <w:ind w:left="144" w:right="31"/>
              <w:rPr>
                <w:rFonts w:eastAsia="SimSun"/>
                <w:sz w:val="20"/>
                <w:szCs w:val="20"/>
              </w:rPr>
            </w:pPr>
            <w:r w:rsidRPr="003160E3">
              <w:rPr>
                <w:sz w:val="20"/>
                <w:szCs w:val="20"/>
              </w:rPr>
              <w:t xml:space="preserve">Blood for genomic profiling </w:t>
            </w:r>
          </w:p>
        </w:tc>
        <w:tc>
          <w:tcPr>
            <w:tcW w:w="1842" w:type="dxa"/>
            <w:hideMark/>
          </w:tcPr>
          <w:p ns2:paraId="464B5075" ns2:textId="77777777" w:rsidR="00520963" w:rsidRPr="003160E3" w:rsidRDefault="00895D30" w:rsidP="002B0AD6">
            <w:pPr>
              <w:keepNext/>
              <w:keepLines/>
              <w:ind w:left="111" w:right="60"/>
              <w:jc w:val="center"/>
              <w:rPr>
                <w:sz w:val="20"/>
                <w:szCs w:val="20"/>
              </w:rPr>
            </w:pPr>
            <w:r w:rsidRPr="003160E3">
              <w:rPr>
                <w:sz w:val="20"/>
                <w:szCs w:val="20"/>
              </w:rPr>
              <w:t>Mutation Status (eg BTK C481)</w:t>
            </w:r>
          </w:p>
        </w:tc>
        <w:tc>
          <w:tcPr>
            <w:tcW w:w="1843" w:type="dxa"/>
            <w:hideMark/>
          </w:tcPr>
          <w:p ns2:paraId="525A84D9" ns2:textId="77777777" w:rsidR="00520963" w:rsidRPr="003160E3" w:rsidRDefault="00895D30" w:rsidP="002B0AD6">
            <w:pPr>
              <w:keepNext/>
              <w:keepLines/>
              <w:jc w:val="center"/>
              <w:rPr>
                <w:sz w:val="20"/>
                <w:szCs w:val="20"/>
              </w:rPr>
            </w:pPr>
            <w:r w:rsidRPr="003160E3">
              <w:rPr>
                <w:sz w:val="20"/>
                <w:szCs w:val="20"/>
              </w:rPr>
              <w:t>Screening, C1</w:t>
            </w:r>
          </w:p>
        </w:tc>
        <w:tc>
          <w:tcPr>
            <w:tcW w:w="1418" w:type="dxa"/>
            <w:hideMark/>
          </w:tcPr>
          <w:p ns2:paraId="75A76BB2" ns2:textId="77777777" w:rsidR="00520963" w:rsidRPr="003160E3" w:rsidRDefault="00895D30" w:rsidP="002B0AD6">
            <w:pPr>
              <w:keepNext/>
              <w:keepLines/>
              <w:jc w:val="center"/>
              <w:rPr>
                <w:sz w:val="20"/>
                <w:szCs w:val="20"/>
              </w:rPr>
            </w:pPr>
            <w:r w:rsidRPr="003160E3">
              <w:rPr>
                <w:sz w:val="20"/>
                <w:szCs w:val="20"/>
              </w:rPr>
              <w:t>X</w:t>
            </w:r>
          </w:p>
        </w:tc>
        <w:tc>
          <w:tcPr>
            <w:tcW w:w="1417" w:type="dxa"/>
            <w:hideMark/>
          </w:tcPr>
          <w:p ns2:paraId="32DB76F6" ns2:textId="77777777" w:rsidR="00520963" w:rsidRPr="003160E3" w:rsidRDefault="00895D30" w:rsidP="002B0AD6">
            <w:pPr>
              <w:keepNext/>
              <w:keepLines/>
              <w:jc w:val="center"/>
              <w:rPr>
                <w:sz w:val="20"/>
                <w:szCs w:val="20"/>
              </w:rPr>
            </w:pPr>
            <w:r w:rsidRPr="003160E3">
              <w:rPr>
                <w:sz w:val="20"/>
                <w:szCs w:val="20"/>
              </w:rPr>
              <w:t>X</w:t>
            </w:r>
          </w:p>
        </w:tc>
        <w:tc>
          <w:tcPr>
            <w:tcW w:w="4536" w:type="dxa"/>
            <w:vMerge/>
          </w:tcPr>
          <w:p ns2:paraId="286F9967" ns2:textId="77777777" w:rsidR="00520963" w:rsidRPr="003F63CA" w:rsidRDefault="00520963" w:rsidP="002B0AD6">
            <w:pPr>
              <w:rPr>
                <w:sz w:val="20"/>
                <w:szCs w:val="20"/>
              </w:rPr>
            </w:pPr>
          </w:p>
        </w:tc>
      </w:tr>
      <w:tr w:rsidR="003117E4" ns2:paraId="242DA775" ns2:textId="77777777" w:rsidTr="00ED44B5">
        <w:trPr>
          <w:trHeight w:val="296"/>
        </w:trPr>
        <w:tc>
          <w:tcPr>
            <w:tcW w:w="2122" w:type="dxa"/>
            <w:vMerge/>
            <w:hideMark/>
          </w:tcPr>
          <w:p ns2:paraId="718AFE5D" ns2:textId="77777777" w:rsidR="00520963" w:rsidRPr="003160E3" w:rsidRDefault="00520963" w:rsidP="002B0AD6">
            <w:pPr>
              <w:ind w:left="144" w:right="31"/>
              <w:rPr>
                <w:rFonts w:eastAsia="SimSun"/>
                <w:sz w:val="20"/>
                <w:szCs w:val="20"/>
              </w:rPr>
            </w:pPr>
          </w:p>
        </w:tc>
        <w:tc>
          <w:tcPr>
            <w:tcW w:w="1842" w:type="dxa"/>
            <w:hideMark/>
          </w:tcPr>
          <w:p ns2:paraId="7C4D18FD" ns2:textId="77777777" w:rsidR="00520963" w:rsidRPr="003160E3" w:rsidRDefault="00895D30" w:rsidP="002B0AD6">
            <w:pPr>
              <w:ind w:left="111" w:right="60"/>
              <w:jc w:val="center"/>
              <w:rPr>
                <w:sz w:val="20"/>
                <w:szCs w:val="20"/>
              </w:rPr>
            </w:pPr>
            <w:r w:rsidRPr="003160E3">
              <w:rPr>
                <w:sz w:val="20"/>
                <w:szCs w:val="20"/>
              </w:rPr>
              <w:t>Mutation Status (eg IGHV)</w:t>
            </w:r>
          </w:p>
        </w:tc>
        <w:tc>
          <w:tcPr>
            <w:tcW w:w="1843" w:type="dxa"/>
            <w:hideMark/>
          </w:tcPr>
          <w:p ns2:paraId="34C48EA2" ns2:textId="77777777" w:rsidR="00520963" w:rsidRPr="003160E3" w:rsidRDefault="00895D30" w:rsidP="002B0AD6">
            <w:pPr>
              <w:keepNext/>
              <w:keepLines/>
              <w:jc w:val="center"/>
              <w:rPr>
                <w:sz w:val="20"/>
                <w:szCs w:val="20"/>
              </w:rPr>
            </w:pPr>
            <w:r w:rsidRPr="003160E3">
              <w:rPr>
                <w:sz w:val="20"/>
                <w:szCs w:val="20"/>
              </w:rPr>
              <w:t>Screening</w:t>
            </w:r>
          </w:p>
        </w:tc>
        <w:tc>
          <w:tcPr>
            <w:tcW w:w="1418" w:type="dxa"/>
            <w:hideMark/>
          </w:tcPr>
          <w:p ns2:paraId="73A0A5E7" ns2:textId="77777777" w:rsidR="00520963" w:rsidRPr="003160E3" w:rsidRDefault="00895D30" w:rsidP="002B0AD6">
            <w:pPr>
              <w:keepNext/>
              <w:keepLines/>
              <w:jc w:val="center"/>
              <w:rPr>
                <w:sz w:val="20"/>
                <w:szCs w:val="20"/>
              </w:rPr>
            </w:pPr>
            <w:r w:rsidRPr="003160E3">
              <w:rPr>
                <w:sz w:val="20"/>
                <w:szCs w:val="20"/>
              </w:rPr>
              <w:t>X</w:t>
            </w:r>
          </w:p>
        </w:tc>
        <w:tc>
          <w:tcPr>
            <w:tcW w:w="1417" w:type="dxa"/>
            <w:hideMark/>
          </w:tcPr>
          <w:p ns2:paraId="750992F0" ns2:textId="77777777" w:rsidR="00520963" w:rsidRPr="003160E3" w:rsidRDefault="00895D30" w:rsidP="002B0AD6">
            <w:pPr>
              <w:keepNext/>
              <w:keepLines/>
              <w:jc w:val="center"/>
              <w:rPr>
                <w:sz w:val="20"/>
                <w:szCs w:val="20"/>
              </w:rPr>
            </w:pPr>
            <w:r w:rsidRPr="003160E3">
              <w:rPr>
                <w:sz w:val="20"/>
                <w:szCs w:val="20"/>
              </w:rPr>
              <w:t>N/A</w:t>
            </w:r>
            <w:r w:rsidRPr="003160E3">
              <w:rPr>
                <w:sz w:val="20"/>
                <w:szCs w:val="20"/>
                <w:vertAlign w:val="superscript"/>
              </w:rPr>
              <w:t>a</w:t>
            </w:r>
          </w:p>
        </w:tc>
        <w:tc>
          <w:tcPr>
            <w:tcW w:w="4536" w:type="dxa"/>
            <w:vMerge/>
            <w:hideMark/>
          </w:tcPr>
          <w:p ns2:paraId="0B57037E" ns2:textId="77777777" w:rsidR="00520963" w:rsidRPr="003160E3" w:rsidRDefault="00520963" w:rsidP="002B0AD6">
            <w:pPr>
              <w:ind w:left="144" w:right="144"/>
              <w:rPr>
                <w:rFonts w:eastAsia="SimSun"/>
                <w:sz w:val="20"/>
                <w:szCs w:val="20"/>
              </w:rPr>
            </w:pPr>
          </w:p>
        </w:tc>
      </w:tr>
      <w:tr w:rsidR="003117E4" ns2:paraId="05EBD395" ns2:textId="77777777" w:rsidTr="00ED44B5">
        <w:trPr>
          <w:trHeight w:val="690"/>
        </w:trPr>
        <w:tc>
          <w:tcPr>
            <w:tcW w:w="2122" w:type="dxa"/>
            <w:vMerge/>
            <w:hideMark/>
          </w:tcPr>
          <w:p ns2:paraId="067DED34" ns2:textId="77777777" w:rsidR="00520963" w:rsidRPr="003160E3" w:rsidRDefault="00520963" w:rsidP="002B0AD6">
            <w:pPr>
              <w:ind w:left="144" w:right="31"/>
              <w:rPr>
                <w:rFonts w:eastAsia="SimSun"/>
                <w:sz w:val="20"/>
                <w:szCs w:val="20"/>
              </w:rPr>
            </w:pPr>
          </w:p>
        </w:tc>
        <w:tc>
          <w:tcPr>
            <w:tcW w:w="1842" w:type="dxa"/>
            <w:hideMark/>
          </w:tcPr>
          <w:p ns2:paraId="28019220" ns2:textId="77777777" w:rsidR="00520963" w:rsidRPr="003160E3" w:rsidRDefault="00895D30" w:rsidP="002B0AD6">
            <w:pPr>
              <w:ind w:left="111" w:right="60"/>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 )</w:t>
            </w:r>
          </w:p>
        </w:tc>
        <w:tc>
          <w:tcPr>
            <w:tcW w:w="1843" w:type="dxa"/>
            <w:hideMark/>
          </w:tcPr>
          <w:p ns2:paraId="5F4F8BDF" ns2:textId="77777777" w:rsidR="00520963" w:rsidRPr="003160E3" w:rsidRDefault="00895D30" w:rsidP="002B0AD6">
            <w:pPr>
              <w:keepNext/>
              <w:keepLines/>
              <w:jc w:val="center"/>
              <w:rPr>
                <w:sz w:val="20"/>
                <w:szCs w:val="20"/>
              </w:rPr>
            </w:pPr>
            <w:r w:rsidRPr="003160E3">
              <w:rPr>
                <w:sz w:val="20"/>
                <w:szCs w:val="20"/>
              </w:rPr>
              <w:t>Screening, C7, C13, C19, EOT</w:t>
            </w:r>
          </w:p>
        </w:tc>
        <w:tc>
          <w:tcPr>
            <w:tcW w:w="1418" w:type="dxa"/>
            <w:hideMark/>
          </w:tcPr>
          <w:p ns2:paraId="09B5D756" ns2:textId="77777777" w:rsidR="00520963" w:rsidRPr="003160E3" w:rsidRDefault="00895D30" w:rsidP="002B0AD6">
            <w:pPr>
              <w:keepNext/>
              <w:keepLines/>
              <w:jc w:val="center"/>
              <w:rPr>
                <w:sz w:val="20"/>
                <w:szCs w:val="20"/>
              </w:rPr>
            </w:pPr>
            <w:r w:rsidRPr="003160E3">
              <w:rPr>
                <w:sz w:val="20"/>
                <w:szCs w:val="20"/>
              </w:rPr>
              <w:t>X</w:t>
            </w:r>
          </w:p>
        </w:tc>
        <w:tc>
          <w:tcPr>
            <w:tcW w:w="1417" w:type="dxa"/>
            <w:hideMark/>
          </w:tcPr>
          <w:p ns2:paraId="2012B23F" ns2:textId="77777777" w:rsidR="00520963" w:rsidRPr="003160E3" w:rsidRDefault="00895D30" w:rsidP="002B0AD6">
            <w:pPr>
              <w:keepNext/>
              <w:keepLines/>
              <w:jc w:val="center"/>
              <w:rPr>
                <w:sz w:val="20"/>
                <w:szCs w:val="20"/>
              </w:rPr>
            </w:pPr>
            <w:r w:rsidRPr="003160E3">
              <w:rPr>
                <w:sz w:val="20"/>
                <w:szCs w:val="20"/>
              </w:rPr>
              <w:t>N/A</w:t>
            </w:r>
          </w:p>
        </w:tc>
        <w:tc>
          <w:tcPr>
            <w:tcW w:w="4536" w:type="dxa"/>
            <w:vMerge/>
            <w:hideMark/>
          </w:tcPr>
          <w:p ns2:paraId="084CD09D" ns2:textId="77777777" w:rsidR="00520963" w:rsidRPr="003160E3" w:rsidRDefault="00520963" w:rsidP="002B0AD6">
            <w:pPr>
              <w:ind w:left="144" w:right="144"/>
              <w:rPr>
                <w:rFonts w:eastAsia="SimSun"/>
                <w:sz w:val="20"/>
                <w:szCs w:val="20"/>
              </w:rPr>
            </w:pPr>
          </w:p>
        </w:tc>
      </w:tr>
      <w:tr w:rsidR="003117E4" ns2:paraId="50AEF2D9" ns2:textId="77777777" w:rsidTr="00ED44B5">
        <w:trPr>
          <w:trHeight w:val="510"/>
        </w:trPr>
        <w:tc>
          <w:tcPr>
            <w:tcW w:w="2122" w:type="dxa"/>
            <w:vMerge w:val="restart"/>
          </w:tcPr>
          <w:p ns2:paraId="4320A59D" ns2:textId="77777777" w:rsidR="00520963" w:rsidRPr="003160E3" w:rsidRDefault="00895D30" w:rsidP="002B0AD6">
            <w:pPr>
              <w:ind w:left="144" w:right="31"/>
              <w:rPr>
                <w:sz w:val="20"/>
                <w:szCs w:val="20"/>
              </w:rPr>
            </w:pPr>
            <w:r w:rsidRPr="003160E3">
              <w:rPr>
                <w:sz w:val="20"/>
                <w:szCs w:val="20"/>
              </w:rPr>
              <w:t>Blood for MRD Analysis</w:t>
            </w:r>
          </w:p>
        </w:tc>
        <w:tc>
          <w:tcPr>
            <w:tcW w:w="1842" w:type="dxa"/>
            <w:vMerge w:val="restart"/>
          </w:tcPr>
          <w:p ns2:paraId="567E5180" ns2:textId="77777777" w:rsidR="00520963" w:rsidRPr="003160E3" w:rsidRDefault="00895D30" w:rsidP="002B0AD6">
            <w:pPr>
              <w:ind w:left="111" w:right="60"/>
              <w:jc w:val="center"/>
              <w:rPr>
                <w:sz w:val="20"/>
                <w:szCs w:val="20"/>
              </w:rPr>
            </w:pPr>
            <w:r w:rsidRPr="003160E3">
              <w:rPr>
                <w:sz w:val="20"/>
                <w:szCs w:val="20"/>
              </w:rPr>
              <w:t>MRD Analysis</w:t>
            </w:r>
            <w:r w:rsidRPr="003160E3">
              <w:rPr>
                <w:sz w:val="20"/>
                <w:szCs w:val="20"/>
                <w:vertAlign w:val="superscript"/>
              </w:rPr>
              <w:t>b</w:t>
            </w:r>
          </w:p>
        </w:tc>
        <w:tc>
          <w:tcPr>
            <w:tcW w:w="1843" w:type="dxa"/>
          </w:tcPr>
          <w:p ns2:paraId="470970B2" ns2:textId="77777777" w:rsidR="00520963" w:rsidRPr="003160E3" w:rsidRDefault="00895D30" w:rsidP="002B0AD6">
            <w:pPr>
              <w:keepNext/>
              <w:keepLines/>
              <w:jc w:val="center"/>
              <w:rPr>
                <w:sz w:val="20"/>
                <w:szCs w:val="20"/>
              </w:rPr>
            </w:pPr>
            <w:r w:rsidRPr="003160E3">
              <w:rPr>
                <w:sz w:val="20"/>
                <w:szCs w:val="20"/>
              </w:rPr>
              <w:t>At CR assessment</w:t>
            </w:r>
          </w:p>
        </w:tc>
        <w:tc>
          <w:tcPr>
            <w:tcW w:w="1418" w:type="dxa"/>
          </w:tcPr>
          <w:p ns2:paraId="5035244B"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ns2:paraId="21BE43F7"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ns2:paraId="1B4211BB" ns2:textId="77777777" w:rsidR="00520963" w:rsidRPr="003160E3" w:rsidRDefault="00520963" w:rsidP="002B0AD6">
            <w:pPr>
              <w:ind w:left="144" w:right="144"/>
              <w:rPr>
                <w:rFonts w:eastAsia="SimSun"/>
                <w:sz w:val="20"/>
                <w:szCs w:val="20"/>
              </w:rPr>
            </w:pPr>
          </w:p>
        </w:tc>
      </w:tr>
      <w:tr w:rsidR="003117E4" ns2:paraId="230D9C42" ns2:textId="77777777" w:rsidTr="00ED44B5">
        <w:trPr>
          <w:trHeight w:val="510"/>
        </w:trPr>
        <w:tc>
          <w:tcPr>
            <w:tcW w:w="2122" w:type="dxa"/>
            <w:vMerge/>
          </w:tcPr>
          <w:p ns2:paraId="62A74659" ns2:textId="77777777" w:rsidR="00520963" w:rsidRPr="003160E3" w:rsidRDefault="00520963" w:rsidP="002B0AD6">
            <w:pPr>
              <w:ind w:left="144" w:right="31"/>
              <w:rPr>
                <w:sz w:val="20"/>
                <w:szCs w:val="20"/>
              </w:rPr>
            </w:pPr>
          </w:p>
        </w:tc>
        <w:tc>
          <w:tcPr>
            <w:tcW w:w="1842" w:type="dxa"/>
            <w:vMerge/>
          </w:tcPr>
          <w:p ns2:paraId="4642A42A" ns2:textId="77777777" w:rsidR="00520963" w:rsidRPr="003160E3" w:rsidRDefault="00520963" w:rsidP="002B0AD6">
            <w:pPr>
              <w:ind w:left="111" w:right="60"/>
              <w:jc w:val="center"/>
              <w:rPr>
                <w:sz w:val="20"/>
                <w:szCs w:val="20"/>
              </w:rPr>
            </w:pPr>
          </w:p>
        </w:tc>
        <w:tc>
          <w:tcPr>
            <w:tcW w:w="1843" w:type="dxa"/>
          </w:tcPr>
          <w:p ns2:paraId="05A0C550" ns2:textId="77777777" w:rsidR="00520963" w:rsidRPr="003160E3" w:rsidRDefault="00895D30" w:rsidP="002B0AD6">
            <w:pPr>
              <w:keepNext/>
              <w:keepLines/>
              <w:jc w:val="center"/>
              <w:rPr>
                <w:sz w:val="20"/>
                <w:szCs w:val="20"/>
              </w:rPr>
            </w:pPr>
            <w:r w:rsidRPr="003160E3">
              <w:rPr>
                <w:sz w:val="20"/>
                <w:szCs w:val="20"/>
              </w:rPr>
              <w:t>Q12W until disease progression</w:t>
            </w:r>
          </w:p>
        </w:tc>
        <w:tc>
          <w:tcPr>
            <w:tcW w:w="1418" w:type="dxa"/>
          </w:tcPr>
          <w:p ns2:paraId="03BE50AE" ns2:textId="77777777" w:rsidR="00520963" w:rsidRPr="003160E3" w:rsidRDefault="00895D30" w:rsidP="002B0AD6">
            <w:pPr>
              <w:keepNext/>
              <w:keepLines/>
              <w:jc w:val="center"/>
              <w:rPr>
                <w:sz w:val="20"/>
                <w:szCs w:val="20"/>
              </w:rPr>
            </w:pPr>
            <w:r w:rsidRPr="003160E3">
              <w:rPr>
                <w:sz w:val="20"/>
                <w:szCs w:val="20"/>
              </w:rPr>
              <w:t>X</w:t>
            </w:r>
          </w:p>
        </w:tc>
        <w:tc>
          <w:tcPr>
            <w:tcW w:w="1417" w:type="dxa"/>
          </w:tcPr>
          <w:p ns2:paraId="3729C2AF" ns2:textId="77777777" w:rsidR="00520963" w:rsidRPr="003160E3" w:rsidRDefault="00895D30" w:rsidP="002B0AD6">
            <w:pPr>
              <w:keepNext/>
              <w:keepLines/>
              <w:jc w:val="center"/>
              <w:rPr>
                <w:sz w:val="20"/>
                <w:szCs w:val="20"/>
              </w:rPr>
            </w:pPr>
            <w:r w:rsidRPr="003160E3">
              <w:rPr>
                <w:sz w:val="20"/>
                <w:szCs w:val="20"/>
              </w:rPr>
              <w:t>X</w:t>
            </w:r>
          </w:p>
        </w:tc>
        <w:tc>
          <w:tcPr>
            <w:tcW w:w="4536" w:type="dxa"/>
            <w:vMerge/>
          </w:tcPr>
          <w:p ns2:paraId="581E7223" ns2:textId="77777777" w:rsidR="00520963" w:rsidRPr="003160E3" w:rsidRDefault="00520963" w:rsidP="002B0AD6">
            <w:pPr>
              <w:ind w:left="144" w:right="144"/>
              <w:rPr>
                <w:rFonts w:eastAsia="SimSun"/>
                <w:sz w:val="20"/>
                <w:szCs w:val="20"/>
              </w:rPr>
            </w:pPr>
          </w:p>
        </w:tc>
      </w:tr>
      <w:tr w:rsidR="003117E4" ns2:paraId="7C59458C" ns2:textId="77777777" w:rsidTr="00ED44B5">
        <w:trPr>
          <w:trHeight w:val="539"/>
        </w:trPr>
        <w:tc>
          <w:tcPr>
            <w:tcW w:w="2122" w:type="dxa"/>
            <w:vMerge/>
          </w:tcPr>
          <w:p ns2:paraId="5C3046E6" ns2:textId="77777777" w:rsidR="00520963" w:rsidRPr="003160E3" w:rsidRDefault="00520963" w:rsidP="002B0AD6">
            <w:pPr>
              <w:ind w:left="144" w:right="31"/>
              <w:rPr>
                <w:sz w:val="20"/>
                <w:szCs w:val="20"/>
              </w:rPr>
            </w:pPr>
          </w:p>
        </w:tc>
        <w:tc>
          <w:tcPr>
            <w:tcW w:w="1842" w:type="dxa"/>
            <w:vMerge/>
          </w:tcPr>
          <w:p ns2:paraId="431CC4DD" ns2:textId="77777777" w:rsidR="00520963" w:rsidRPr="003160E3" w:rsidRDefault="00520963" w:rsidP="002B0AD6">
            <w:pPr>
              <w:ind w:left="111" w:right="60"/>
              <w:jc w:val="center"/>
              <w:rPr>
                <w:sz w:val="20"/>
                <w:szCs w:val="20"/>
              </w:rPr>
            </w:pPr>
          </w:p>
        </w:tc>
        <w:tc>
          <w:tcPr>
            <w:tcW w:w="1843" w:type="dxa"/>
          </w:tcPr>
          <w:p ns2:paraId="41B92DEC" ns2:textId="77777777" w:rsidR="00520963" w:rsidRPr="003160E3" w:rsidRDefault="00895D30" w:rsidP="002B0AD6">
            <w:pPr>
              <w:keepNext/>
              <w:keepLines/>
              <w:jc w:val="center"/>
              <w:rPr>
                <w:sz w:val="20"/>
                <w:szCs w:val="20"/>
              </w:rPr>
            </w:pPr>
            <w:r w:rsidRPr="003160E3">
              <w:rPr>
                <w:sz w:val="20"/>
                <w:szCs w:val="20"/>
              </w:rPr>
              <w:t>14 months (post randomization)</w:t>
            </w:r>
          </w:p>
        </w:tc>
        <w:tc>
          <w:tcPr>
            <w:tcW w:w="1418" w:type="dxa"/>
          </w:tcPr>
          <w:p ns2:paraId="78239631"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ns2:paraId="0845BF61"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ns2:paraId="76CB9D2A" ns2:textId="77777777" w:rsidR="00520963" w:rsidRPr="003160E3" w:rsidRDefault="00520963" w:rsidP="002B0AD6">
            <w:pPr>
              <w:ind w:left="144" w:right="144"/>
              <w:rPr>
                <w:rFonts w:eastAsia="SimSun"/>
                <w:sz w:val="20"/>
                <w:szCs w:val="20"/>
              </w:rPr>
            </w:pPr>
          </w:p>
        </w:tc>
      </w:tr>
      <w:tr w:rsidR="003117E4" ns2:paraId="2E8B5C4C" ns2:textId="77777777" w:rsidTr="00ED44B5">
        <w:trPr>
          <w:trHeight w:val="85"/>
        </w:trPr>
        <w:tc>
          <w:tcPr>
            <w:tcW w:w="2122" w:type="dxa"/>
            <w:vMerge w:val="restart"/>
            <w:hideMark/>
          </w:tcPr>
          <w:p ns2:paraId="07CDFE47" ns2:textId="77777777" w:rsidR="00520963" w:rsidRPr="003160E3" w:rsidRDefault="00895D30" w:rsidP="002B0AD6">
            <w:pPr>
              <w:ind w:left="144" w:right="31"/>
              <w:rPr>
                <w:sz w:val="20"/>
                <w:szCs w:val="20"/>
              </w:rPr>
            </w:pPr>
            <w:r w:rsidRPr="003160E3">
              <w:rPr>
                <w:sz w:val="20"/>
                <w:szCs w:val="20"/>
              </w:rPr>
              <w:t>Bone marrow aspirate for biomarkers</w:t>
            </w:r>
          </w:p>
        </w:tc>
        <w:tc>
          <w:tcPr>
            <w:tcW w:w="1842" w:type="dxa"/>
            <w:hideMark/>
          </w:tcPr>
          <w:p ns2:paraId="04A0AB5C" ns2:textId="77777777" w:rsidR="00520963" w:rsidRPr="003160E3" w:rsidRDefault="00895D30" w:rsidP="002B0AD6">
            <w:pPr>
              <w:ind w:left="111" w:right="60"/>
              <w:jc w:val="center"/>
              <w:rPr>
                <w:sz w:val="20"/>
                <w:szCs w:val="20"/>
              </w:rPr>
            </w:pPr>
            <w:r w:rsidRPr="003160E3">
              <w:rPr>
                <w:rFonts w:eastAsia="SimSun"/>
                <w:sz w:val="20"/>
                <w:szCs w:val="20"/>
              </w:rPr>
              <w:t>Mutation Status (eg IGHV)</w:t>
            </w:r>
          </w:p>
        </w:tc>
        <w:tc>
          <w:tcPr>
            <w:tcW w:w="1843" w:type="dxa"/>
            <w:hideMark/>
          </w:tcPr>
          <w:p ns2:paraId="22DA996D" ns2:textId="77777777" w:rsidR="00520963" w:rsidRPr="003160E3" w:rsidRDefault="00895D30" w:rsidP="002B0AD6">
            <w:pPr>
              <w:keepNext/>
              <w:keepLines/>
              <w:jc w:val="center"/>
              <w:rPr>
                <w:sz w:val="20"/>
                <w:szCs w:val="20"/>
              </w:rPr>
            </w:pPr>
            <w:r w:rsidRPr="003160E3">
              <w:rPr>
                <w:sz w:val="20"/>
                <w:szCs w:val="20"/>
              </w:rPr>
              <w:t>Screening</w:t>
            </w:r>
          </w:p>
        </w:tc>
        <w:tc>
          <w:tcPr>
            <w:tcW w:w="1418" w:type="dxa"/>
            <w:hideMark/>
          </w:tcPr>
          <w:p ns2:paraId="373CBC7F" ns2:textId="77777777" w:rsidR="00520963" w:rsidRPr="003160E3" w:rsidRDefault="00895D30" w:rsidP="002B0AD6">
            <w:pPr>
              <w:keepNext/>
              <w:keepLines/>
              <w:jc w:val="center"/>
              <w:rPr>
                <w:sz w:val="20"/>
                <w:szCs w:val="20"/>
              </w:rPr>
            </w:pPr>
            <w:r w:rsidRPr="003160E3">
              <w:rPr>
                <w:sz w:val="20"/>
                <w:szCs w:val="20"/>
              </w:rPr>
              <w:t>N/A</w:t>
            </w:r>
          </w:p>
        </w:tc>
        <w:tc>
          <w:tcPr>
            <w:tcW w:w="1417" w:type="dxa"/>
            <w:hideMark/>
          </w:tcPr>
          <w:p ns2:paraId="30181C12" ns2:textId="77777777" w:rsidR="00520963" w:rsidRPr="003160E3" w:rsidRDefault="00895D30" w:rsidP="002B0AD6">
            <w:pPr>
              <w:keepNext/>
              <w:keepLines/>
              <w:jc w:val="center"/>
              <w:rPr>
                <w:sz w:val="20"/>
                <w:szCs w:val="20"/>
              </w:rPr>
            </w:pPr>
            <w:r w:rsidRPr="003160E3">
              <w:rPr>
                <w:sz w:val="20"/>
                <w:szCs w:val="20"/>
              </w:rPr>
              <w:t>X</w:t>
            </w:r>
            <w:r w:rsidRPr="003160E3">
              <w:rPr>
                <w:sz w:val="20"/>
                <w:szCs w:val="20"/>
                <w:vertAlign w:val="superscript"/>
              </w:rPr>
              <w:t>a</w:t>
            </w:r>
          </w:p>
        </w:tc>
        <w:tc>
          <w:tcPr>
            <w:tcW w:w="4536" w:type="dxa"/>
            <w:vMerge/>
            <w:hideMark/>
          </w:tcPr>
          <w:p ns2:paraId="27F9A067" ns2:textId="77777777" w:rsidR="00520963" w:rsidRPr="003160E3" w:rsidRDefault="00520963" w:rsidP="002B0AD6">
            <w:pPr>
              <w:ind w:left="144" w:right="144"/>
              <w:rPr>
                <w:rFonts w:eastAsia="SimSun"/>
                <w:sz w:val="20"/>
                <w:szCs w:val="20"/>
              </w:rPr>
            </w:pPr>
          </w:p>
        </w:tc>
      </w:tr>
      <w:tr w:rsidR="003117E4" ns2:paraId="2A435220" ns2:textId="77777777" w:rsidTr="00ED44B5">
        <w:trPr>
          <w:trHeight w:val="569"/>
        </w:trPr>
        <w:tc>
          <w:tcPr>
            <w:tcW w:w="2122" w:type="dxa"/>
            <w:vMerge/>
            <w:hideMark/>
          </w:tcPr>
          <w:p ns2:paraId="33609106" ns2:textId="77777777" w:rsidR="00520963" w:rsidRPr="003160E3" w:rsidRDefault="00520963" w:rsidP="002B0AD6">
            <w:pPr>
              <w:ind w:left="144" w:right="31"/>
              <w:rPr>
                <w:sz w:val="20"/>
                <w:szCs w:val="20"/>
              </w:rPr>
            </w:pPr>
          </w:p>
        </w:tc>
        <w:tc>
          <w:tcPr>
            <w:tcW w:w="1842" w:type="dxa"/>
            <w:hideMark/>
          </w:tcPr>
          <w:p ns2:paraId="1AA85C9D" ns2:textId="77777777" w:rsidR="00520963" w:rsidRPr="003160E3" w:rsidRDefault="00895D30" w:rsidP="002B0AD6">
            <w:pPr>
              <w:ind w:left="111" w:right="60"/>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w:t>
            </w:r>
          </w:p>
        </w:tc>
        <w:tc>
          <w:tcPr>
            <w:tcW w:w="1843" w:type="dxa"/>
            <w:hideMark/>
          </w:tcPr>
          <w:p ns2:paraId="47F5A6CF" ns2:textId="77777777" w:rsidR="00520963" w:rsidRPr="003160E3" w:rsidRDefault="00895D30" w:rsidP="002B0AD6">
            <w:pPr>
              <w:jc w:val="center"/>
              <w:rPr>
                <w:sz w:val="20"/>
                <w:szCs w:val="20"/>
              </w:rPr>
            </w:pPr>
            <w:r w:rsidRPr="003160E3">
              <w:rPr>
                <w:sz w:val="20"/>
                <w:szCs w:val="20"/>
              </w:rPr>
              <w:t>Screening</w:t>
            </w:r>
          </w:p>
        </w:tc>
        <w:tc>
          <w:tcPr>
            <w:tcW w:w="1418" w:type="dxa"/>
            <w:hideMark/>
          </w:tcPr>
          <w:p ns2:paraId="360D40BF" ns2:textId="77777777" w:rsidR="00520963" w:rsidRPr="003160E3" w:rsidRDefault="00895D30" w:rsidP="002B0AD6">
            <w:pPr>
              <w:keepNext/>
              <w:keepLines/>
              <w:jc w:val="center"/>
              <w:rPr>
                <w:sz w:val="20"/>
                <w:szCs w:val="20"/>
              </w:rPr>
            </w:pPr>
            <w:r w:rsidRPr="003160E3">
              <w:rPr>
                <w:sz w:val="20"/>
                <w:szCs w:val="20"/>
              </w:rPr>
              <w:t>N/A</w:t>
            </w:r>
          </w:p>
        </w:tc>
        <w:tc>
          <w:tcPr>
            <w:tcW w:w="1417" w:type="dxa"/>
            <w:hideMark/>
          </w:tcPr>
          <w:p ns2:paraId="3579A84B" ns2:textId="77777777" w:rsidR="00520963" w:rsidRPr="003160E3" w:rsidRDefault="00895D30" w:rsidP="002B0AD6">
            <w:pPr>
              <w:keepNext/>
              <w:keepLines/>
              <w:jc w:val="center"/>
              <w:rPr>
                <w:sz w:val="20"/>
                <w:szCs w:val="20"/>
              </w:rPr>
            </w:pPr>
            <w:r w:rsidRPr="003160E3">
              <w:rPr>
                <w:sz w:val="20"/>
                <w:szCs w:val="20"/>
              </w:rPr>
              <w:t>X</w:t>
            </w:r>
            <w:r w:rsidRPr="00D241C3">
              <w:rPr>
                <w:sz w:val="20"/>
                <w:szCs w:val="20"/>
                <w:vertAlign w:val="superscript"/>
              </w:rPr>
              <w:t>d</w:t>
            </w:r>
          </w:p>
        </w:tc>
        <w:tc>
          <w:tcPr>
            <w:tcW w:w="4536" w:type="dxa"/>
            <w:vMerge/>
            <w:hideMark/>
          </w:tcPr>
          <w:p ns2:paraId="173A14F9" ns2:textId="77777777" w:rsidR="00520963" w:rsidRPr="003160E3" w:rsidRDefault="00520963" w:rsidP="002B0AD6">
            <w:pPr>
              <w:ind w:left="144" w:right="144"/>
              <w:rPr>
                <w:rFonts w:eastAsia="SimSun"/>
                <w:sz w:val="20"/>
                <w:szCs w:val="20"/>
              </w:rPr>
            </w:pPr>
          </w:p>
        </w:tc>
      </w:tr>
      <w:tr w:rsidR="003117E4" ns2:paraId="3A1C89EC" ns2:textId="77777777" w:rsidTr="00ED44B5">
        <w:trPr>
          <w:trHeight w:val="515"/>
        </w:trPr>
        <w:tc>
          <w:tcPr>
            <w:tcW w:w="2122" w:type="dxa"/>
            <w:vMerge/>
          </w:tcPr>
          <w:p ns2:paraId="73B25BE8" ns2:textId="77777777" w:rsidR="00520963" w:rsidRPr="003160E3" w:rsidRDefault="00520963" w:rsidP="002B0AD6">
            <w:pPr>
              <w:ind w:left="144" w:right="31"/>
              <w:rPr>
                <w:sz w:val="20"/>
                <w:szCs w:val="20"/>
              </w:rPr>
            </w:pPr>
          </w:p>
        </w:tc>
        <w:tc>
          <w:tcPr>
            <w:tcW w:w="1842" w:type="dxa"/>
            <w:vMerge w:val="restart"/>
          </w:tcPr>
          <w:p ns2:paraId="1C7CBBA9" ns2:textId="77777777" w:rsidR="00520963" w:rsidRPr="003160E3" w:rsidRDefault="00895D30" w:rsidP="002B0AD6">
            <w:pPr>
              <w:ind w:left="111" w:right="60"/>
              <w:jc w:val="center"/>
              <w:rPr>
                <w:sz w:val="20"/>
                <w:szCs w:val="20"/>
              </w:rPr>
            </w:pPr>
            <w:r w:rsidRPr="003160E3">
              <w:rPr>
                <w:sz w:val="20"/>
                <w:szCs w:val="20"/>
              </w:rPr>
              <w:t>MRD Analysis</w:t>
            </w:r>
            <w:r w:rsidRPr="003160E3">
              <w:rPr>
                <w:sz w:val="20"/>
                <w:szCs w:val="20"/>
                <w:vertAlign w:val="superscript"/>
              </w:rPr>
              <w:t>b</w:t>
            </w:r>
          </w:p>
        </w:tc>
        <w:tc>
          <w:tcPr>
            <w:tcW w:w="1843" w:type="dxa"/>
          </w:tcPr>
          <w:p ns2:paraId="7837F6EB" ns2:textId="77777777" w:rsidR="00520963" w:rsidRPr="003160E3" w:rsidRDefault="00895D30" w:rsidP="002B0AD6">
            <w:pPr>
              <w:jc w:val="center"/>
              <w:rPr>
                <w:sz w:val="20"/>
                <w:szCs w:val="20"/>
              </w:rPr>
            </w:pPr>
            <w:r w:rsidRPr="003160E3">
              <w:rPr>
                <w:sz w:val="20"/>
                <w:szCs w:val="20"/>
              </w:rPr>
              <w:t>At CR assessment</w:t>
            </w:r>
          </w:p>
        </w:tc>
        <w:tc>
          <w:tcPr>
            <w:tcW w:w="1418" w:type="dxa"/>
          </w:tcPr>
          <w:p ns2:paraId="16087BE0"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ns2:paraId="5E85066E"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ns2:paraId="3054A3CC" ns2:textId="77777777" w:rsidR="00520963" w:rsidRPr="003160E3" w:rsidRDefault="00520963" w:rsidP="002B0AD6">
            <w:pPr>
              <w:ind w:left="144" w:right="144"/>
              <w:rPr>
                <w:rFonts w:eastAsia="SimSun"/>
                <w:sz w:val="20"/>
                <w:szCs w:val="20"/>
              </w:rPr>
            </w:pPr>
          </w:p>
        </w:tc>
      </w:tr>
      <w:tr w:rsidR="003117E4" ns2:paraId="713FC364" ns2:textId="77777777" w:rsidTr="00ED44B5">
        <w:trPr>
          <w:trHeight w:val="510"/>
        </w:trPr>
        <w:tc>
          <w:tcPr>
            <w:tcW w:w="2122" w:type="dxa"/>
            <w:vMerge/>
          </w:tcPr>
          <w:p ns2:paraId="73E40124" ns2:textId="77777777" w:rsidR="00520963" w:rsidRPr="003160E3" w:rsidRDefault="00520963" w:rsidP="002B0AD6">
            <w:pPr>
              <w:ind w:left="144" w:right="31"/>
              <w:rPr>
                <w:sz w:val="20"/>
                <w:szCs w:val="20"/>
              </w:rPr>
            </w:pPr>
          </w:p>
        </w:tc>
        <w:tc>
          <w:tcPr>
            <w:tcW w:w="1842" w:type="dxa"/>
            <w:vMerge/>
          </w:tcPr>
          <w:p ns2:paraId="0D0CBD30" ns2:textId="77777777" w:rsidR="00520963" w:rsidRPr="003160E3" w:rsidRDefault="00520963" w:rsidP="002B0AD6">
            <w:pPr>
              <w:ind w:left="111" w:right="60"/>
              <w:jc w:val="center"/>
              <w:rPr>
                <w:sz w:val="20"/>
                <w:szCs w:val="20"/>
              </w:rPr>
            </w:pPr>
          </w:p>
        </w:tc>
        <w:tc>
          <w:tcPr>
            <w:tcW w:w="1843" w:type="dxa"/>
          </w:tcPr>
          <w:p ns2:paraId="3CC29EB3" ns2:textId="77777777" w:rsidR="00520963" w:rsidRPr="003160E3" w:rsidRDefault="00895D30" w:rsidP="002B0AD6">
            <w:pPr>
              <w:keepNext/>
              <w:keepLines/>
              <w:jc w:val="center"/>
              <w:rPr>
                <w:sz w:val="20"/>
                <w:szCs w:val="20"/>
              </w:rPr>
            </w:pPr>
            <w:r w:rsidRPr="003160E3">
              <w:rPr>
                <w:sz w:val="20"/>
                <w:szCs w:val="20"/>
              </w:rPr>
              <w:t>14 months (post randomization)</w:t>
            </w:r>
          </w:p>
        </w:tc>
        <w:tc>
          <w:tcPr>
            <w:tcW w:w="1418" w:type="dxa"/>
          </w:tcPr>
          <w:p ns2:paraId="114EFEB7"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ns2:paraId="1E8E631C"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ns2:paraId="577CFE97" ns2:textId="77777777" w:rsidR="00520963" w:rsidRPr="003160E3" w:rsidRDefault="00520963" w:rsidP="002B0AD6">
            <w:pPr>
              <w:ind w:left="144" w:right="144"/>
              <w:rPr>
                <w:rFonts w:eastAsia="SimSun"/>
                <w:sz w:val="20"/>
                <w:szCs w:val="20"/>
              </w:rPr>
            </w:pPr>
          </w:p>
        </w:tc>
      </w:tr>
      <w:tr w:rsidR="003117E4" ns2:paraId="38E92AF2" ns2:textId="77777777" w:rsidTr="00ED44B5">
        <w:trPr>
          <w:trHeight w:val="644"/>
        </w:trPr>
        <w:tc>
          <w:tcPr>
            <w:tcW w:w="2122" w:type="dxa"/>
            <w:hideMark/>
          </w:tcPr>
          <w:p ns2:paraId="3637B9AE" ns2:textId="77777777" w:rsidR="00520963" w:rsidRPr="003160E3" w:rsidRDefault="00895D30" w:rsidP="002B0AD6">
            <w:pPr>
              <w:ind w:left="144" w:right="31"/>
              <w:rPr>
                <w:sz w:val="20"/>
                <w:szCs w:val="20"/>
              </w:rPr>
            </w:pPr>
            <w:r w:rsidRPr="003160E3">
              <w:rPr>
                <w:sz w:val="20"/>
                <w:szCs w:val="20"/>
              </w:rPr>
              <w:t>Archival/newly obtained Lymph node</w:t>
            </w:r>
          </w:p>
        </w:tc>
        <w:tc>
          <w:tcPr>
            <w:tcW w:w="1842" w:type="dxa"/>
            <w:hideMark/>
          </w:tcPr>
          <w:p ns2:paraId="12DB26D9" ns2:textId="77777777" w:rsidR="00520963" w:rsidRPr="003160E3" w:rsidRDefault="00895D30" w:rsidP="002B0AD6">
            <w:pPr>
              <w:ind w:left="111" w:right="60"/>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w:t>
            </w:r>
          </w:p>
        </w:tc>
        <w:tc>
          <w:tcPr>
            <w:tcW w:w="1843" w:type="dxa"/>
            <w:hideMark/>
          </w:tcPr>
          <w:p ns2:paraId="7C6E161D" ns2:textId="77777777" w:rsidR="00520963" w:rsidRPr="003160E3" w:rsidRDefault="00895D30" w:rsidP="002B0AD6">
            <w:pPr>
              <w:keepNext/>
              <w:keepLines/>
              <w:jc w:val="center"/>
              <w:rPr>
                <w:sz w:val="20"/>
                <w:szCs w:val="20"/>
              </w:rPr>
            </w:pPr>
            <w:r w:rsidRPr="003160E3">
              <w:rPr>
                <w:sz w:val="20"/>
                <w:szCs w:val="20"/>
              </w:rPr>
              <w:t>Screening</w:t>
            </w:r>
          </w:p>
        </w:tc>
        <w:tc>
          <w:tcPr>
            <w:tcW w:w="1418" w:type="dxa"/>
            <w:hideMark/>
          </w:tcPr>
          <w:p ns2:paraId="26535B16" ns2:textId="77777777" w:rsidR="00520963" w:rsidRPr="003160E3" w:rsidRDefault="00895D30" w:rsidP="002B0AD6">
            <w:pPr>
              <w:keepNext/>
              <w:keepLines/>
              <w:jc w:val="center"/>
              <w:rPr>
                <w:sz w:val="20"/>
                <w:szCs w:val="20"/>
              </w:rPr>
            </w:pPr>
            <w:r w:rsidRPr="003160E3">
              <w:rPr>
                <w:sz w:val="20"/>
                <w:szCs w:val="20"/>
              </w:rPr>
              <w:t>N/A</w:t>
            </w:r>
          </w:p>
        </w:tc>
        <w:tc>
          <w:tcPr>
            <w:tcW w:w="1417" w:type="dxa"/>
            <w:hideMark/>
          </w:tcPr>
          <w:p ns2:paraId="66DA1AE7" ns2:textId="77777777" w:rsidR="00520963" w:rsidRPr="003160E3" w:rsidRDefault="00895D30" w:rsidP="002B0AD6">
            <w:pPr>
              <w:keepNext/>
              <w:keepLines/>
              <w:jc w:val="center"/>
              <w:rPr>
                <w:sz w:val="20"/>
                <w:szCs w:val="20"/>
              </w:rPr>
            </w:pPr>
            <w:r w:rsidRPr="003160E3">
              <w:rPr>
                <w:sz w:val="20"/>
                <w:szCs w:val="20"/>
              </w:rPr>
              <w:t>X</w:t>
            </w:r>
            <w:r w:rsidRPr="00D241C3">
              <w:rPr>
                <w:sz w:val="20"/>
                <w:szCs w:val="20"/>
                <w:vertAlign w:val="superscript"/>
              </w:rPr>
              <w:t>d</w:t>
            </w:r>
          </w:p>
        </w:tc>
        <w:tc>
          <w:tcPr>
            <w:tcW w:w="4536" w:type="dxa"/>
            <w:vMerge/>
            <w:hideMark/>
          </w:tcPr>
          <w:p ns2:paraId="58470DCC" ns2:textId="77777777" w:rsidR="00520963" w:rsidRPr="003160E3" w:rsidRDefault="00520963" w:rsidP="002B0AD6">
            <w:pPr>
              <w:ind w:left="144" w:right="144"/>
              <w:rPr>
                <w:rFonts w:eastAsia="SimSun"/>
                <w:sz w:val="20"/>
                <w:szCs w:val="20"/>
              </w:rPr>
            </w:pPr>
          </w:p>
        </w:tc>
      </w:tr>
      <w:tr w:rsidR="003117E4" ns2:paraId="6B780DEB" ns2:textId="77777777" w:rsidTr="00ED44B5">
        <w:trPr>
          <w:trHeight w:val="644"/>
        </w:trPr>
        <w:tc>
          <w:tcPr>
            <w:tcW w:w="13178" w:type="dxa"/>
            <w:gridSpan w:val="6"/>
          </w:tcPr>
          <w:p ns2:paraId="6421459A" ns2:textId="77777777" w:rsidR="002B0AD6" w:rsidRPr="003160E3" w:rsidRDefault="00895D30" w:rsidP="00DC0AAE">
            <w:pPr>
              <w:ind w:left="142" w:right="142"/>
              <w:rPr>
                <w:rFonts w:eastAsia="SimSun"/>
                <w:sz w:val="20"/>
                <w:szCs w:val="20"/>
              </w:rPr>
            </w:pPr>
            <w:r>
              <w:rPr>
                <w:sz w:val="18"/>
                <w:szCs w:val="18"/>
              </w:rPr>
              <w:t xml:space="preserve">BM=bone marrow; </w:t>
            </w:r>
            <w:r w:rsidR="00A77A13">
              <w:rPr>
                <w:sz w:val="18"/>
                <w:szCs w:val="18"/>
              </w:rPr>
              <w:t>BTK=</w:t>
            </w:r>
            <w:r w:rsidR="00A77A13" w:rsidRPr="00F2310F">
              <w:rPr>
                <w:sz w:val="18"/>
                <w:szCs w:val="18"/>
              </w:rPr>
              <w:t>Bruton’s tyrosine kinase</w:t>
            </w:r>
            <w:r w:rsidR="00A77A13">
              <w:rPr>
                <w:sz w:val="18"/>
                <w:szCs w:val="18"/>
              </w:rPr>
              <w:t>;</w:t>
            </w:r>
            <w:r w:rsidR="00A77A13" w:rsidRPr="00F2310F">
              <w:rPr>
                <w:sz w:val="18"/>
                <w:szCs w:val="18"/>
              </w:rPr>
              <w:t xml:space="preserve"> </w:t>
            </w:r>
            <w:r w:rsidR="00A77A13">
              <w:rPr>
                <w:sz w:val="18"/>
                <w:szCs w:val="18"/>
              </w:rPr>
              <w:t xml:space="preserve">C=cycle; CLL=chronic lymphocytic leukemia; CR=complete response; D=Day; DNA=deoxyribonucleic acid; EOT=end of trial; </w:t>
            </w:r>
            <w:r w:rsidR="007A3657">
              <w:rPr>
                <w:sz w:val="18"/>
                <w:szCs w:val="18"/>
              </w:rPr>
              <w:t>FISH=</w:t>
            </w:r>
            <w:r w:rsidR="00491351">
              <w:rPr>
                <w:sz w:val="18"/>
                <w:szCs w:val="18"/>
              </w:rPr>
              <w:t>f</w:t>
            </w:r>
            <w:r w:rsidR="00491351" w:rsidRPr="00491351">
              <w:rPr>
                <w:sz w:val="18"/>
                <w:szCs w:val="18"/>
              </w:rPr>
              <w:t>luorescence in situ hybridization</w:t>
            </w:r>
            <w:r w:rsidR="00491351">
              <w:rPr>
                <w:sz w:val="18"/>
                <w:szCs w:val="18"/>
              </w:rPr>
              <w:t xml:space="preserve">; </w:t>
            </w:r>
            <w:r w:rsidR="00A77A13">
              <w:rPr>
                <w:sz w:val="18"/>
                <w:szCs w:val="18"/>
              </w:rPr>
              <w:t>IGHV=</w:t>
            </w:r>
            <w:r w:rsidR="00A77A13" w:rsidRPr="000F535D">
              <w:rPr>
                <w:sz w:val="18"/>
                <w:szCs w:val="18"/>
              </w:rPr>
              <w:t>immunoglobulin heavy chain gene</w:t>
            </w:r>
            <w:r w:rsidR="00A77A13">
              <w:rPr>
                <w:sz w:val="18"/>
                <w:szCs w:val="18"/>
              </w:rPr>
              <w:t xml:space="preserve">; MRD=minimal residual disease; </w:t>
            </w:r>
            <w:r w:rsidR="00491351">
              <w:rPr>
                <w:sz w:val="18"/>
                <w:szCs w:val="18"/>
              </w:rPr>
              <w:t xml:space="preserve">N/A=not applicable; </w:t>
            </w:r>
            <w:r w:rsidR="00A77A13">
              <w:rPr>
                <w:sz w:val="18"/>
                <w:szCs w:val="18"/>
              </w:rPr>
              <w:t>Q12W=every 12 weeks; RNA=ribonucleic acid; SLL=small lymphocytic lymphoma</w:t>
            </w:r>
            <w:r w:rsidR="00491351">
              <w:rPr>
                <w:sz w:val="18"/>
                <w:szCs w:val="18"/>
              </w:rPr>
              <w:t>; SoA=schedule of assessments</w:t>
            </w:r>
            <w:r w:rsidR="00DF2DEB">
              <w:rPr>
                <w:sz w:val="18"/>
                <w:szCs w:val="18"/>
              </w:rPr>
              <w:t>.</w:t>
            </w:r>
          </w:p>
        </w:tc>
      </w:tr>
    </w:tbl>
    <w:p ns2:paraId="77BADC91" ns2:textId="77777777" w:rsidR="00E366CA" w:rsidRDefault="00E366CA" w:rsidP="007F368D">
      <w:pPr>
        <w:pStyle w:val="Paragraph"/>
        <w:sectPr w:rsidR="00E366CA" w:rsidSect="007F368D">
          <w:pgSz w:w="15840" w:h="12240" w:orient="landscape"/>
          <w:pgMar w:top="1800" w:right="1440" w:bottom="1440" w:left="1440" w:header="720" w:footer="720" w:gutter="0"/>
          <w:cols w:space="708"/>
          <w:docGrid w:linePitch="360"/>
        </w:sectPr>
      </w:pPr>
      <w:ins w:id="22652" w:author="GoldenCorpusHarness" w:date="2026-03-28T22:23:47Z">
        <w:r>
          <w:t>Laboratory Procedures</w:t>
        </w:r>
      </w:ins>
    </w:p>
    <w:p ns2:paraId="56AC8B9A" ns2:textId="77777777" w:rsidR="00EE328F" w:rsidRPr="00EE328F" w:rsidRDefault="00895D30" w:rsidP="00F233CD">
      <w:pPr>
        <w:pStyle w:val="Heading2"/>
        <w:pageBreakBefore/>
      </w:pPr>
      <w:del w:id="22653" w:author="GoldenCorpusHarness" w:date="2026-03-28T22:23:47Z">
        <w:r>
          <w:delText>A</w:delText>
        </w:r>
      </w:del>
      <w:ins w:id="22654" w:author="GoldenCorpusHarness" w:date="2026-03-28T22:23:47Z">
        <w:r>
          <w:t>HIV testing and he</w:t>
        </w:r>
      </w:ins>
      <w:r>
        <w:t>p</w:t>
      </w:r>
      <w:ins w:id="22655" w:author="GoldenCorpusHarness" w:date="2026-03-28T22:23:47Z">
        <w:r>
          <w:t xml:space="preserve">atitis B/C screening are required evaluations for study entry and need to be </w:t>
        </w:r>
      </w:ins>
      <w:r>
        <w:t>pe</w:t>
      </w:r>
      <w:del w:id="22656" w:author="GoldenCorpusHarness" w:date="2026-03-28T22:23:47Z">
        <w:r>
          <w:delText>ndix 15: A</w:delText>
        </w:r>
      </w:del>
      <w:ins w:id="22657" w:author="GoldenCorpusHarness" w:date="2026-03-28T22:23:47Z">
        <w:r>
          <w:t>rformed in order to evaluate eligi</w:t>
        </w:r>
      </w:ins>
      <w:r>
        <w:t>b</w:t>
      </w:r>
      <w:ins w:id="22658" w:author="GoldenCorpusHarness" w:date="2026-03-28T22:23:47Z">
        <w:r>
          <w:t xml:space="preserve">ility. This testing can </w:t>
        </w:r>
      </w:ins>
      <w:r>
        <w:t>b</w:t>
      </w:r>
      <w:del w:id="22659" w:author="GoldenCorpusHarness" w:date="2026-03-28T22:23:47Z">
        <w:r>
          <w:delText>reviations</w:delText>
        </w:r>
      </w:del>
      <w:ins w:id="22660" w:author="GoldenCorpusHarness" w:date="2026-03-28T22:23:47Z">
        <w:r>
          <w:t>e performed at any time during the Screening Period</w:t>
        </w:r>
      </w:ins>
    </w:p>
    <w:p ns2:paraId="6F5F4A94" ns2:textId="77777777" w:rsidR="00C30C32" w:rsidRPr="00FF17D8" w:rsidRDefault="00C30C32" w:rsidP="00497042">
      <w:pPr>
        <w:pStyle w:val="Paragraph"/>
        <w:keepNext/>
        <w:spacing w:before="0" w:after="0" w:line="20" w:lineRule="exact"/>
        <w:rPr>
          <w:sz w:val="2"/>
          <w:szCs w:val="2"/>
        </w:rPr>
      </w:pPr>
      <w:ins w:id="22661" w:author="GoldenCorpusHarness" w:date="2026-03-28T22:23:47Z">
        <w:r>
          <w:t>TB testing is required at screening and every 6 months.</w:t>
        </w:r>
      </w:ins>
    </w:p>
    <w:tbl>
      <w:tblPr>
        <w:tblStyle w:val="TableGrid20"/>
        <w:tblW w:w="5066" w:type="pct"/>
        <w:tblInd w:w="108" w:type="dxa"/>
        <w:tblLook w:val="04A0" w:firstRow="1" w:lastRow="0" w:firstColumn="1" w:lastColumn="0" w:noHBand="0" w:noVBand="1"/>
      </w:tblPr>
      <w:tblGrid>
        <w:gridCol w:w="2014"/>
        <w:gridCol w:w="7095"/>
      </w:tblGrid>
      <w:tr w:rsidR="003117E4" ns2:paraId="448A8DC1" ns2:textId="77777777" w:rsidTr="00E366CA">
        <w:trPr>
          <w:tblHeader/>
        </w:trPr>
        <w:tc>
          <w:tcPr>
            <w:tcW w:w="2014" w:type="dxa"/>
            <w:tcBorders>
              <w:top w:val="single" w:sz="4" w:space="0" w:color="auto"/>
              <w:left w:val="single" w:sz="4" w:space="0" w:color="auto"/>
              <w:bottom w:val="single" w:sz="4" w:space="0" w:color="auto"/>
              <w:right w:val="single" w:sz="4" w:space="0" w:color="auto"/>
            </w:tcBorders>
            <w:noWrap/>
            <w:vAlign w:val="bottom"/>
            <w:hideMark/>
          </w:tcPr>
          <w:p ns2:paraId="35BD0EFF" ns2:textId="77777777" w:rsidR="00C30C32" w:rsidRPr="001B3655" w:rsidRDefault="00895D30" w:rsidP="007B6957">
            <w:pPr>
              <w:pStyle w:val="TableCellLeft"/>
              <w:keepNext w:val="0"/>
              <w:keepLines w:val="0"/>
              <w:spacing w:before="40" w:after="40" w:line="240" w:lineRule="auto"/>
              <w:rPr>
                <w:b/>
                <w:bCs/>
                <w:sz w:val="24"/>
              </w:rPr>
            </w:pPr>
            <w:r w:rsidRPr="001B3655">
              <w:rPr>
                <w:b/>
                <w:bCs/>
                <w:sz w:val="24"/>
              </w:rPr>
              <w:t>Abbreviation</w:t>
            </w:r>
          </w:p>
        </w:tc>
        <w:tc>
          <w:tcPr>
            <w:tcW w:w="7095" w:type="dxa"/>
            <w:tcBorders>
              <w:top w:val="single" w:sz="4" w:space="0" w:color="auto"/>
              <w:left w:val="single" w:sz="4" w:space="0" w:color="auto"/>
              <w:bottom w:val="single" w:sz="4" w:space="0" w:color="auto"/>
              <w:right w:val="single" w:sz="4" w:space="0" w:color="auto"/>
            </w:tcBorders>
            <w:noWrap/>
            <w:vAlign w:val="bottom"/>
            <w:hideMark/>
          </w:tcPr>
          <w:p ns2:paraId="30F51099" ns2:textId="77777777" w:rsidR="00C30C32" w:rsidRPr="001B3655" w:rsidRDefault="00895D30" w:rsidP="007B6957">
            <w:pPr>
              <w:pStyle w:val="TableCellLeft"/>
              <w:keepNext w:val="0"/>
              <w:keepLines w:val="0"/>
              <w:spacing w:before="40" w:after="40" w:line="240" w:lineRule="auto"/>
              <w:rPr>
                <w:b/>
                <w:bCs/>
                <w:sz w:val="24"/>
              </w:rPr>
            </w:pPr>
            <w:r w:rsidRPr="001B3655">
              <w:rPr>
                <w:b/>
                <w:bCs/>
                <w:sz w:val="24"/>
              </w:rPr>
              <w:t>Expanded Term</w:t>
            </w:r>
          </w:p>
        </w:tc>
      </w:tr>
      <w:tr w:rsidR="003117E4" ns2:paraId="27BE268E" ns2:textId="77777777" w:rsidTr="00E366CA">
        <w:tc>
          <w:tcPr>
            <w:tcW w:w="2014" w:type="dxa"/>
            <w:noWrap/>
          </w:tcPr>
          <w:p ns2:paraId="126D0C98" ns2:textId="77777777" w:rsidR="00C30C32" w:rsidRPr="001B3655" w:rsidRDefault="00895D30" w:rsidP="007B6957">
            <w:pPr>
              <w:spacing w:before="40" w:after="40"/>
              <w:rPr>
                <w:rFonts w:eastAsia="Times New Roman"/>
              </w:rPr>
            </w:pPr>
            <w:r w:rsidRPr="001B3655">
              <w:rPr>
                <w:rFonts w:eastAsia="Times New Roman"/>
              </w:rPr>
              <w:t>2L+</w:t>
            </w:r>
          </w:p>
        </w:tc>
        <w:tc>
          <w:tcPr>
            <w:tcW w:w="7095" w:type="dxa"/>
            <w:noWrap/>
          </w:tcPr>
          <w:p ns2:paraId="7C88D0C6" ns2:textId="77777777" w:rsidR="00C30C32" w:rsidRPr="001B3655" w:rsidRDefault="00895D30" w:rsidP="007B6957">
            <w:pPr>
              <w:spacing w:before="40" w:after="40"/>
              <w:rPr>
                <w:rFonts w:eastAsia="Times New Roman"/>
              </w:rPr>
            </w:pPr>
            <w:r w:rsidRPr="001B3655">
              <w:rPr>
                <w:rFonts w:eastAsia="Times New Roman"/>
              </w:rPr>
              <w:t>second-line plus</w:t>
            </w:r>
          </w:p>
        </w:tc>
      </w:tr>
      <w:tr w:rsidR="003117E4" ns2:paraId="1C5127C3" ns2:textId="77777777" w:rsidTr="00E366CA">
        <w:tc>
          <w:tcPr>
            <w:tcW w:w="2014" w:type="dxa"/>
            <w:tcBorders>
              <w:top w:val="single" w:sz="4" w:space="0" w:color="auto"/>
            </w:tcBorders>
            <w:noWrap/>
            <w:hideMark/>
          </w:tcPr>
          <w:p ns2:paraId="44D9DB58" ns2:textId="77777777" w:rsidR="00C30C32" w:rsidRPr="001B3655" w:rsidRDefault="00895D30" w:rsidP="007B6957">
            <w:pPr>
              <w:spacing w:before="40" w:after="40"/>
              <w:rPr>
                <w:rFonts w:eastAsia="Times New Roman"/>
              </w:rPr>
            </w:pPr>
            <w:r w:rsidRPr="001B3655">
              <w:rPr>
                <w:rFonts w:eastAsia="Times New Roman"/>
              </w:rPr>
              <w:t>ADL</w:t>
            </w:r>
          </w:p>
        </w:tc>
        <w:tc>
          <w:tcPr>
            <w:tcW w:w="7095" w:type="dxa"/>
            <w:tcBorders>
              <w:top w:val="single" w:sz="4" w:space="0" w:color="auto"/>
            </w:tcBorders>
            <w:noWrap/>
            <w:hideMark/>
          </w:tcPr>
          <w:p ns2:paraId="74C09CED" ns2:textId="77777777" w:rsidR="00C30C32" w:rsidRPr="001B3655" w:rsidRDefault="00895D30" w:rsidP="007B6957">
            <w:pPr>
              <w:spacing w:before="40" w:after="40"/>
              <w:rPr>
                <w:rFonts w:eastAsia="Times New Roman"/>
              </w:rPr>
            </w:pPr>
            <w:r w:rsidRPr="001B3655">
              <w:rPr>
                <w:rFonts w:eastAsia="Times New Roman"/>
              </w:rPr>
              <w:t xml:space="preserve">activities of daily living  </w:t>
            </w:r>
          </w:p>
        </w:tc>
      </w:tr>
      <w:tr w:rsidR="003117E4" ns2:paraId="334107E1" ns2:textId="77777777" w:rsidTr="00E366CA">
        <w:tc>
          <w:tcPr>
            <w:tcW w:w="2014" w:type="dxa"/>
            <w:tcBorders>
              <w:top w:val="single" w:sz="4" w:space="0" w:color="auto"/>
            </w:tcBorders>
            <w:noWrap/>
          </w:tcPr>
          <w:p ns2:paraId="706F1A76" ns2:textId="77777777" w:rsidR="00C30C32" w:rsidRPr="001B3655" w:rsidRDefault="00895D30" w:rsidP="007B6957">
            <w:pPr>
              <w:spacing w:before="40" w:after="40"/>
              <w:rPr>
                <w:rFonts w:eastAsia="Times New Roman"/>
              </w:rPr>
            </w:pPr>
            <w:r w:rsidRPr="001B3655">
              <w:rPr>
                <w:rFonts w:eastAsia="Times New Roman"/>
              </w:rPr>
              <w:t>ADME</w:t>
            </w:r>
          </w:p>
        </w:tc>
        <w:tc>
          <w:tcPr>
            <w:tcW w:w="7095" w:type="dxa"/>
            <w:tcBorders>
              <w:top w:val="single" w:sz="4" w:space="0" w:color="auto"/>
            </w:tcBorders>
            <w:noWrap/>
          </w:tcPr>
          <w:p ns2:paraId="71570AAA" ns2:textId="77777777" w:rsidR="00C30C32" w:rsidRPr="001B3655" w:rsidRDefault="00895D30" w:rsidP="007B6957">
            <w:pPr>
              <w:spacing w:before="40" w:after="40"/>
              <w:rPr>
                <w:rFonts w:eastAsia="Times New Roman"/>
              </w:rPr>
            </w:pPr>
            <w:r w:rsidRPr="001B3655">
              <w:rPr>
                <w:rFonts w:eastAsia="Times New Roman"/>
              </w:rPr>
              <w:t>absorption, distribution, metabolism, and excretion</w:t>
            </w:r>
          </w:p>
        </w:tc>
      </w:tr>
      <w:tr w:rsidR="003117E4" ns2:paraId="426F6AF4" ns2:textId="77777777" w:rsidTr="00E366CA">
        <w:tc>
          <w:tcPr>
            <w:tcW w:w="2014" w:type="dxa"/>
            <w:noWrap/>
            <w:hideMark/>
          </w:tcPr>
          <w:p ns2:paraId="60D820C6" ns2:textId="77777777" w:rsidR="00C30C32" w:rsidRPr="001B3655" w:rsidRDefault="00895D30" w:rsidP="007B6957">
            <w:pPr>
              <w:spacing w:before="40" w:after="40"/>
              <w:rPr>
                <w:rFonts w:eastAsia="Times New Roman"/>
              </w:rPr>
            </w:pPr>
            <w:r w:rsidRPr="001B3655">
              <w:rPr>
                <w:rFonts w:eastAsia="Times New Roman"/>
              </w:rPr>
              <w:t>AE</w:t>
            </w:r>
          </w:p>
        </w:tc>
        <w:tc>
          <w:tcPr>
            <w:tcW w:w="7095" w:type="dxa"/>
            <w:noWrap/>
            <w:hideMark/>
          </w:tcPr>
          <w:p ns2:paraId="5E6E2432" ns2:textId="77777777" w:rsidR="00C30C32" w:rsidRPr="001B3655" w:rsidRDefault="00895D30" w:rsidP="007B6957">
            <w:pPr>
              <w:spacing w:before="40" w:after="40"/>
              <w:rPr>
                <w:rFonts w:eastAsia="Times New Roman"/>
              </w:rPr>
            </w:pPr>
            <w:r w:rsidRPr="001B3655">
              <w:rPr>
                <w:rFonts w:eastAsia="Times New Roman"/>
              </w:rPr>
              <w:t xml:space="preserve">adverse event </w:t>
            </w:r>
          </w:p>
        </w:tc>
      </w:tr>
      <w:tr w:rsidR="003117E4" ns2:paraId="1161BCC9" ns2:textId="77777777" w:rsidTr="00E366CA">
        <w:tc>
          <w:tcPr>
            <w:tcW w:w="2014" w:type="dxa"/>
            <w:noWrap/>
          </w:tcPr>
          <w:p ns2:paraId="4766F5D8" ns2:textId="77777777" w:rsidR="00C30C32" w:rsidRPr="001B3655" w:rsidRDefault="00895D30" w:rsidP="007B6957">
            <w:pPr>
              <w:spacing w:before="40" w:after="40"/>
              <w:rPr>
                <w:rFonts w:eastAsia="Times New Roman"/>
              </w:rPr>
            </w:pPr>
            <w:r w:rsidRPr="001B3655">
              <w:rPr>
                <w:rFonts w:eastAsia="Times New Roman"/>
              </w:rPr>
              <w:t>AIDS</w:t>
            </w:r>
          </w:p>
        </w:tc>
        <w:tc>
          <w:tcPr>
            <w:tcW w:w="7095" w:type="dxa"/>
            <w:noWrap/>
          </w:tcPr>
          <w:p ns2:paraId="53F24C30" ns2:textId="77777777" w:rsidR="00C30C32" w:rsidRPr="001B3655" w:rsidRDefault="00895D30" w:rsidP="007B6957">
            <w:pPr>
              <w:spacing w:before="40" w:after="40"/>
              <w:rPr>
                <w:rFonts w:eastAsia="Times New Roman"/>
              </w:rPr>
            </w:pPr>
            <w:r w:rsidRPr="001B3655">
              <w:rPr>
                <w:rFonts w:eastAsia="Times New Roman"/>
              </w:rPr>
              <w:t>acquired immune deficiency syndrome</w:t>
            </w:r>
          </w:p>
        </w:tc>
      </w:tr>
      <w:tr w:rsidR="003117E4" ns2:paraId="5DD7E22E" ns2:textId="77777777" w:rsidTr="00E366CA">
        <w:tc>
          <w:tcPr>
            <w:tcW w:w="2014" w:type="dxa"/>
            <w:noWrap/>
          </w:tcPr>
          <w:p ns2:paraId="6D941B59" ns2:textId="77777777" w:rsidR="00C30C32" w:rsidRPr="001B3655" w:rsidRDefault="00895D30" w:rsidP="007B6957">
            <w:pPr>
              <w:spacing w:before="40" w:after="40"/>
              <w:rPr>
                <w:rFonts w:eastAsia="Times New Roman"/>
              </w:rPr>
            </w:pPr>
            <w:r w:rsidRPr="001B3655">
              <w:rPr>
                <w:rFonts w:eastAsia="Times New Roman"/>
              </w:rPr>
              <w:t>ALT</w:t>
            </w:r>
          </w:p>
        </w:tc>
        <w:tc>
          <w:tcPr>
            <w:tcW w:w="7095" w:type="dxa"/>
            <w:noWrap/>
          </w:tcPr>
          <w:p ns2:paraId="65EA053D" ns2:textId="77777777" w:rsidR="00C30C32" w:rsidRPr="001B3655" w:rsidRDefault="00895D30" w:rsidP="007B6957">
            <w:pPr>
              <w:spacing w:before="40" w:after="40"/>
              <w:rPr>
                <w:rFonts w:eastAsia="Times New Roman"/>
              </w:rPr>
            </w:pPr>
            <w:r w:rsidRPr="001B3655">
              <w:rPr>
                <w:rFonts w:eastAsia="Times New Roman"/>
              </w:rPr>
              <w:t>alanine aminotransferase</w:t>
            </w:r>
          </w:p>
        </w:tc>
      </w:tr>
      <w:tr w:rsidR="003117E4" ns2:paraId="2E6C7A82" ns2:textId="77777777" w:rsidTr="00E366CA">
        <w:tc>
          <w:tcPr>
            <w:tcW w:w="2014" w:type="dxa"/>
            <w:noWrap/>
          </w:tcPr>
          <w:p ns2:paraId="3E0CE391" ns2:textId="77777777" w:rsidR="00C30C32" w:rsidRPr="001B3655" w:rsidRDefault="00895D30" w:rsidP="007B6957">
            <w:pPr>
              <w:spacing w:before="40" w:after="40"/>
              <w:rPr>
                <w:rFonts w:eastAsia="Times New Roman"/>
              </w:rPr>
            </w:pPr>
            <w:r w:rsidRPr="001B3655">
              <w:rPr>
                <w:rFonts w:eastAsia="Times New Roman"/>
              </w:rPr>
              <w:t>APaT</w:t>
            </w:r>
          </w:p>
        </w:tc>
        <w:tc>
          <w:tcPr>
            <w:tcW w:w="7095" w:type="dxa"/>
            <w:noWrap/>
          </w:tcPr>
          <w:p ns2:paraId="0F82F7E3" ns2:textId="77777777" w:rsidR="00C30C32" w:rsidRPr="001B3655" w:rsidRDefault="00895D30" w:rsidP="007B6957">
            <w:pPr>
              <w:spacing w:before="40" w:after="40"/>
              <w:rPr>
                <w:rFonts w:eastAsia="Times New Roman"/>
              </w:rPr>
            </w:pPr>
            <w:r w:rsidRPr="001B3655">
              <w:rPr>
                <w:rFonts w:eastAsia="Times New Roman"/>
              </w:rPr>
              <w:t>All-Participants-as-Treated</w:t>
            </w:r>
          </w:p>
        </w:tc>
      </w:tr>
      <w:tr w:rsidR="003117E4" ns2:paraId="4DD666C9" ns2:textId="77777777" w:rsidTr="00E366CA">
        <w:tc>
          <w:tcPr>
            <w:tcW w:w="2014" w:type="dxa"/>
            <w:noWrap/>
          </w:tcPr>
          <w:p ns2:paraId="12A4AC2A" ns2:textId="77777777" w:rsidR="00C30C32" w:rsidRPr="001B3655" w:rsidRDefault="00895D30" w:rsidP="007B6957">
            <w:pPr>
              <w:spacing w:before="40" w:after="40"/>
              <w:rPr>
                <w:rFonts w:eastAsia="Times New Roman"/>
              </w:rPr>
            </w:pPr>
            <w:r w:rsidRPr="001B3655">
              <w:rPr>
                <w:rFonts w:eastAsia="Times New Roman"/>
              </w:rPr>
              <w:t>ART</w:t>
            </w:r>
          </w:p>
        </w:tc>
        <w:tc>
          <w:tcPr>
            <w:tcW w:w="7095" w:type="dxa"/>
            <w:noWrap/>
          </w:tcPr>
          <w:p ns2:paraId="526D800D" ns2:textId="77777777" w:rsidR="00C30C32" w:rsidRPr="001B3655" w:rsidRDefault="00895D30" w:rsidP="007B6957">
            <w:pPr>
              <w:spacing w:before="40" w:after="40"/>
              <w:rPr>
                <w:rFonts w:eastAsia="Times New Roman"/>
              </w:rPr>
            </w:pPr>
            <w:r w:rsidRPr="001B3655">
              <w:rPr>
                <w:rFonts w:eastAsia="Times New Roman"/>
              </w:rPr>
              <w:t>anti</w:t>
            </w:r>
            <w:r>
              <w:rPr>
                <w:rFonts w:eastAsia="Times New Roman"/>
              </w:rPr>
              <w:t>-</w:t>
            </w:r>
            <w:r w:rsidRPr="001B3655">
              <w:rPr>
                <w:rFonts w:eastAsia="Times New Roman"/>
              </w:rPr>
              <w:t>retroviral therapy</w:t>
            </w:r>
          </w:p>
        </w:tc>
      </w:tr>
      <w:tr w:rsidR="003117E4" ns2:paraId="2432E162" ns2:textId="77777777" w:rsidTr="00E366CA">
        <w:tc>
          <w:tcPr>
            <w:tcW w:w="2014" w:type="dxa"/>
            <w:noWrap/>
          </w:tcPr>
          <w:p ns2:paraId="353214B9" ns2:textId="77777777" w:rsidR="00C30C32" w:rsidRPr="001B3655" w:rsidRDefault="00895D30" w:rsidP="007B6957">
            <w:pPr>
              <w:spacing w:before="40" w:after="40"/>
              <w:rPr>
                <w:rFonts w:eastAsia="Times New Roman"/>
              </w:rPr>
            </w:pPr>
            <w:r w:rsidRPr="001B3655">
              <w:rPr>
                <w:rFonts w:eastAsia="Times New Roman"/>
              </w:rPr>
              <w:t>AST</w:t>
            </w:r>
          </w:p>
        </w:tc>
        <w:tc>
          <w:tcPr>
            <w:tcW w:w="7095" w:type="dxa"/>
            <w:noWrap/>
          </w:tcPr>
          <w:p ns2:paraId="5D51BFAB" ns2:textId="77777777" w:rsidR="00C30C32" w:rsidRPr="001B3655" w:rsidRDefault="00895D30" w:rsidP="007B6957">
            <w:pPr>
              <w:spacing w:before="40" w:after="40"/>
              <w:rPr>
                <w:rFonts w:eastAsia="Times New Roman"/>
              </w:rPr>
            </w:pPr>
            <w:r w:rsidRPr="001B3655">
              <w:rPr>
                <w:rFonts w:eastAsia="Times New Roman"/>
              </w:rPr>
              <w:t>aspartate aminotransferase</w:t>
            </w:r>
          </w:p>
        </w:tc>
      </w:tr>
      <w:tr w:rsidR="003117E4" ns2:paraId="3124385F" ns2:textId="77777777" w:rsidTr="00E366CA">
        <w:tc>
          <w:tcPr>
            <w:tcW w:w="2014" w:type="dxa"/>
            <w:noWrap/>
          </w:tcPr>
          <w:p ns2:paraId="4EFD3369" ns2:textId="77777777" w:rsidR="00C30C32" w:rsidRPr="001B3655" w:rsidRDefault="00895D30" w:rsidP="007B6957">
            <w:pPr>
              <w:spacing w:before="40" w:after="40"/>
              <w:rPr>
                <w:rFonts w:eastAsia="Times New Roman"/>
              </w:rPr>
            </w:pPr>
            <w:r w:rsidRPr="001B3655">
              <w:rPr>
                <w:rFonts w:eastAsia="Times New Roman"/>
              </w:rPr>
              <w:t>ATP</w:t>
            </w:r>
          </w:p>
        </w:tc>
        <w:tc>
          <w:tcPr>
            <w:tcW w:w="7095" w:type="dxa"/>
            <w:noWrap/>
          </w:tcPr>
          <w:p ns2:paraId="62AA0F92" ns2:textId="77777777" w:rsidR="00C30C32" w:rsidRPr="001B3655" w:rsidRDefault="00895D30" w:rsidP="007B6957">
            <w:pPr>
              <w:spacing w:before="40" w:after="40"/>
              <w:rPr>
                <w:rFonts w:eastAsia="Times New Roman"/>
              </w:rPr>
            </w:pPr>
            <w:r w:rsidRPr="001B3655">
              <w:rPr>
                <w:rFonts w:eastAsia="Times New Roman"/>
              </w:rPr>
              <w:t>adenosine triphosphate</w:t>
            </w:r>
          </w:p>
        </w:tc>
      </w:tr>
      <w:tr w:rsidR="003117E4" ns2:paraId="39E8C562" ns2:textId="77777777" w:rsidTr="00E366CA">
        <w:tc>
          <w:tcPr>
            <w:tcW w:w="2014" w:type="dxa"/>
            <w:noWrap/>
          </w:tcPr>
          <w:p ns2:paraId="5593504E" ns2:textId="77777777" w:rsidR="00C30C32" w:rsidRPr="001B3655" w:rsidRDefault="00895D30" w:rsidP="007B6957">
            <w:pPr>
              <w:spacing w:before="40" w:after="40"/>
              <w:rPr>
                <w:rFonts w:eastAsia="Times New Roman"/>
              </w:rPr>
            </w:pPr>
            <w:r w:rsidRPr="001B3655">
              <w:rPr>
                <w:rFonts w:eastAsia="Times New Roman"/>
              </w:rPr>
              <w:t>AUC</w:t>
            </w:r>
          </w:p>
        </w:tc>
        <w:tc>
          <w:tcPr>
            <w:tcW w:w="7095" w:type="dxa"/>
            <w:noWrap/>
          </w:tcPr>
          <w:p ns2:paraId="0F7C983B" ns2:textId="77777777" w:rsidR="00C30C32" w:rsidRPr="001B3655" w:rsidRDefault="00895D30" w:rsidP="007B6957">
            <w:pPr>
              <w:spacing w:before="40" w:after="40"/>
              <w:rPr>
                <w:rFonts w:eastAsia="Times New Roman"/>
              </w:rPr>
            </w:pPr>
            <w:r w:rsidRPr="001B3655">
              <w:rPr>
                <w:rFonts w:eastAsia="Times New Roman"/>
              </w:rPr>
              <w:t>area under the curve</w:t>
            </w:r>
          </w:p>
        </w:tc>
      </w:tr>
      <w:tr w:rsidR="003117E4" ns2:paraId="4EE068D7" ns2:textId="77777777" w:rsidTr="00E366CA">
        <w:tc>
          <w:tcPr>
            <w:tcW w:w="2014" w:type="dxa"/>
            <w:noWrap/>
          </w:tcPr>
          <w:p ns2:paraId="31E9120D" ns2:textId="77777777" w:rsidR="00C30C32" w:rsidRPr="001B3655" w:rsidRDefault="00895D30" w:rsidP="007B6957">
            <w:pPr>
              <w:spacing w:before="40" w:after="40"/>
              <w:rPr>
                <w:rFonts w:eastAsia="Times New Roman"/>
              </w:rPr>
            </w:pPr>
            <w:r w:rsidRPr="001B3655">
              <w:rPr>
                <w:rFonts w:eastAsia="Times New Roman"/>
              </w:rPr>
              <w:t>AV</w:t>
            </w:r>
          </w:p>
        </w:tc>
        <w:tc>
          <w:tcPr>
            <w:tcW w:w="7095" w:type="dxa"/>
            <w:noWrap/>
          </w:tcPr>
          <w:p ns2:paraId="55664135" ns2:textId="77777777" w:rsidR="00C30C32" w:rsidRPr="001B3655" w:rsidRDefault="00895D30" w:rsidP="007B6957">
            <w:pPr>
              <w:spacing w:before="40" w:after="40"/>
              <w:rPr>
                <w:rFonts w:eastAsia="Times New Roman"/>
              </w:rPr>
            </w:pPr>
            <w:r w:rsidRPr="001B3655">
              <w:rPr>
                <w:rFonts w:eastAsia="Times New Roman"/>
              </w:rPr>
              <w:t>atrioventricular</w:t>
            </w:r>
          </w:p>
        </w:tc>
      </w:tr>
      <w:tr w:rsidR="003117E4" ns2:paraId="3EA52619" ns2:textId="77777777" w:rsidTr="00E366CA">
        <w:tc>
          <w:tcPr>
            <w:tcW w:w="2014" w:type="dxa"/>
            <w:noWrap/>
          </w:tcPr>
          <w:p ns2:paraId="1222F11A" ns2:textId="77777777" w:rsidR="00C30C32" w:rsidRPr="001B3655" w:rsidRDefault="00895D30" w:rsidP="007B6957">
            <w:pPr>
              <w:spacing w:before="40" w:after="40"/>
            </w:pPr>
            <w:r w:rsidRPr="001B3655">
              <w:t>BAD</w:t>
            </w:r>
          </w:p>
        </w:tc>
        <w:tc>
          <w:tcPr>
            <w:tcW w:w="7095" w:type="dxa"/>
            <w:noWrap/>
          </w:tcPr>
          <w:p ns2:paraId="6188229F" ns2:textId="77777777" w:rsidR="00C30C32" w:rsidRPr="001B3655" w:rsidRDefault="00895D30" w:rsidP="007B6957">
            <w:pPr>
              <w:spacing w:before="40" w:after="40"/>
            </w:pPr>
            <w:r w:rsidRPr="001B3655">
              <w:rPr>
                <w:rFonts w:eastAsia="Times New Roman"/>
              </w:rPr>
              <w:t>pro-apoptotic protein</w:t>
            </w:r>
          </w:p>
        </w:tc>
      </w:tr>
      <w:tr w:rsidR="003117E4" ns2:paraId="37983422" ns2:textId="77777777" w:rsidTr="00E366CA">
        <w:tc>
          <w:tcPr>
            <w:tcW w:w="2014" w:type="dxa"/>
            <w:noWrap/>
          </w:tcPr>
          <w:p ns2:paraId="60B35BFB" ns2:textId="77777777" w:rsidR="00C30C32" w:rsidRPr="001B3655" w:rsidRDefault="00895D30" w:rsidP="007B6957">
            <w:pPr>
              <w:spacing w:before="40" w:after="40"/>
            </w:pPr>
            <w:r w:rsidRPr="001B3655">
              <w:t>BCL</w:t>
            </w:r>
          </w:p>
        </w:tc>
        <w:tc>
          <w:tcPr>
            <w:tcW w:w="7095" w:type="dxa"/>
            <w:noWrap/>
          </w:tcPr>
          <w:p ns2:paraId="5BDC9049" ns2:textId="77777777" w:rsidR="00C30C32" w:rsidRPr="001B3655" w:rsidRDefault="00895D30" w:rsidP="007B6957">
            <w:pPr>
              <w:spacing w:before="40" w:after="40"/>
            </w:pPr>
            <w:r w:rsidRPr="001B3655">
              <w:t>B-cell lymphoma</w:t>
            </w:r>
          </w:p>
        </w:tc>
      </w:tr>
      <w:tr w:rsidR="003117E4" ns2:paraId="391D6526" ns2:textId="77777777" w:rsidTr="00E366CA">
        <w:tc>
          <w:tcPr>
            <w:tcW w:w="2014" w:type="dxa"/>
            <w:noWrap/>
          </w:tcPr>
          <w:p ns2:paraId="6514E09B" ns2:textId="77777777" w:rsidR="00C30C32" w:rsidRPr="001B3655" w:rsidRDefault="00895D30" w:rsidP="007B6957">
            <w:pPr>
              <w:spacing w:before="40" w:after="40"/>
            </w:pPr>
            <w:r w:rsidRPr="001B3655">
              <w:t>BCL2i</w:t>
            </w:r>
          </w:p>
        </w:tc>
        <w:tc>
          <w:tcPr>
            <w:tcW w:w="7095" w:type="dxa"/>
            <w:noWrap/>
          </w:tcPr>
          <w:p ns2:paraId="6CF9757E" ns2:textId="77777777" w:rsidR="00C30C32" w:rsidRPr="001B3655" w:rsidRDefault="00895D30" w:rsidP="007B6957">
            <w:pPr>
              <w:spacing w:before="40" w:after="40"/>
            </w:pPr>
            <w:r w:rsidRPr="001B3655">
              <w:t>B-cell lymphoma 2 inhibitor(s)</w:t>
            </w:r>
          </w:p>
        </w:tc>
      </w:tr>
      <w:tr w:rsidR="003117E4" ns2:paraId="14C6905E" ns2:textId="77777777" w:rsidTr="00E366CA">
        <w:tc>
          <w:tcPr>
            <w:tcW w:w="2014" w:type="dxa"/>
            <w:noWrap/>
          </w:tcPr>
          <w:p ns2:paraId="37BE3EBE" ns2:textId="77777777" w:rsidR="00C30C32" w:rsidRPr="001B3655" w:rsidRDefault="00895D30" w:rsidP="007B6957">
            <w:pPr>
              <w:spacing w:before="40" w:after="40"/>
              <w:rPr>
                <w:rFonts w:eastAsia="Times New Roman"/>
              </w:rPr>
            </w:pPr>
            <w:r w:rsidRPr="001B3655">
              <w:t>BCR</w:t>
            </w:r>
          </w:p>
        </w:tc>
        <w:tc>
          <w:tcPr>
            <w:tcW w:w="7095" w:type="dxa"/>
            <w:noWrap/>
          </w:tcPr>
          <w:p ns2:paraId="1879D3FF" ns2:textId="77777777" w:rsidR="00C30C32" w:rsidRPr="001B3655" w:rsidRDefault="00895D30" w:rsidP="007B6957">
            <w:pPr>
              <w:spacing w:before="40" w:after="40"/>
              <w:rPr>
                <w:rFonts w:eastAsia="Times New Roman"/>
              </w:rPr>
            </w:pPr>
            <w:r w:rsidRPr="001B3655">
              <w:t>B-cell receptor</w:t>
            </w:r>
          </w:p>
        </w:tc>
      </w:tr>
      <w:tr w:rsidR="003117E4" ns2:paraId="35589724" ns2:textId="77777777" w:rsidTr="00E366CA">
        <w:tc>
          <w:tcPr>
            <w:tcW w:w="2014" w:type="dxa"/>
            <w:noWrap/>
          </w:tcPr>
          <w:p ns2:paraId="209D1881" ns2:textId="77777777" w:rsidR="00C30C32" w:rsidRPr="001B3655" w:rsidRDefault="00895D30" w:rsidP="007B6957">
            <w:pPr>
              <w:spacing w:before="40" w:after="40"/>
            </w:pPr>
            <w:r w:rsidRPr="001B3655">
              <w:t>BCRP</w:t>
            </w:r>
          </w:p>
        </w:tc>
        <w:tc>
          <w:tcPr>
            <w:tcW w:w="7095" w:type="dxa"/>
            <w:noWrap/>
          </w:tcPr>
          <w:p ns2:paraId="45C1C2BD" ns2:textId="77777777" w:rsidR="00C30C32" w:rsidRPr="001B3655" w:rsidRDefault="00895D30" w:rsidP="007B6957">
            <w:pPr>
              <w:spacing w:before="40" w:after="40"/>
            </w:pPr>
            <w:r w:rsidRPr="001B3655">
              <w:t>breast cancer resistant protein</w:t>
            </w:r>
          </w:p>
        </w:tc>
      </w:tr>
      <w:tr w:rsidR="003117E4" ns2:paraId="3A604289" ns2:textId="77777777" w:rsidTr="00E366CA">
        <w:tc>
          <w:tcPr>
            <w:tcW w:w="2014" w:type="dxa"/>
            <w:noWrap/>
          </w:tcPr>
          <w:p ns2:paraId="22AB08B0" ns2:textId="77777777" w:rsidR="00C30C32" w:rsidRPr="001B3655" w:rsidRDefault="00895D30" w:rsidP="007B6957">
            <w:pPr>
              <w:spacing w:before="40" w:after="40"/>
              <w:rPr>
                <w:rFonts w:eastAsia="Times New Roman"/>
              </w:rPr>
            </w:pPr>
            <w:r w:rsidRPr="001B3655">
              <w:rPr>
                <w:rFonts w:eastAsia="Times New Roman"/>
              </w:rPr>
              <w:t>BH3</w:t>
            </w:r>
          </w:p>
        </w:tc>
        <w:tc>
          <w:tcPr>
            <w:tcW w:w="7095" w:type="dxa"/>
            <w:noWrap/>
          </w:tcPr>
          <w:p ns2:paraId="1678FBCA" ns2: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ns2:paraId="59A56B15" ns2:textId="77777777" w:rsidTr="00E366CA">
        <w:tc>
          <w:tcPr>
            <w:tcW w:w="2014" w:type="dxa"/>
            <w:noWrap/>
          </w:tcPr>
          <w:p ns2:paraId="19E5468E" ns2:textId="77777777" w:rsidR="00C30C32" w:rsidRPr="001B3655" w:rsidRDefault="00895D30" w:rsidP="007B6957">
            <w:pPr>
              <w:spacing w:before="40" w:after="40"/>
              <w:rPr>
                <w:rFonts w:eastAsia="Times New Roman"/>
              </w:rPr>
            </w:pPr>
            <w:r w:rsidRPr="001B3655">
              <w:rPr>
                <w:rFonts w:eastAsia="Times New Roman"/>
              </w:rPr>
              <w:t>BICR</w:t>
            </w:r>
          </w:p>
        </w:tc>
        <w:tc>
          <w:tcPr>
            <w:tcW w:w="7095" w:type="dxa"/>
            <w:noWrap/>
          </w:tcPr>
          <w:p ns2:paraId="0BD085B0" ns2:textId="77777777" w:rsidR="00C30C32" w:rsidRPr="001B3655" w:rsidRDefault="00895D30" w:rsidP="007B6957">
            <w:pPr>
              <w:spacing w:before="40" w:after="40"/>
              <w:rPr>
                <w:rFonts w:eastAsia="Times New Roman"/>
              </w:rPr>
            </w:pPr>
            <w:r w:rsidRPr="001B3655">
              <w:rPr>
                <w:rFonts w:eastAsia="Times New Roman"/>
              </w:rPr>
              <w:t>blinded independent central review</w:t>
            </w:r>
          </w:p>
        </w:tc>
      </w:tr>
      <w:tr w:rsidR="003117E4" ns2:paraId="2DC0E3B8" ns2:textId="77777777" w:rsidTr="00E366CA">
        <w:tc>
          <w:tcPr>
            <w:tcW w:w="2014" w:type="dxa"/>
            <w:noWrap/>
          </w:tcPr>
          <w:p ns2:paraId="3A09DCAC" ns2:textId="77777777" w:rsidR="00C30C32" w:rsidRPr="001B3655" w:rsidRDefault="00895D30" w:rsidP="007B6957">
            <w:pPr>
              <w:spacing w:before="40" w:after="40"/>
              <w:rPr>
                <w:rFonts w:eastAsia="Times New Roman"/>
              </w:rPr>
            </w:pPr>
            <w:r w:rsidRPr="001B3655">
              <w:rPr>
                <w:rFonts w:eastAsia="Times New Roman"/>
              </w:rPr>
              <w:t>BID</w:t>
            </w:r>
          </w:p>
        </w:tc>
        <w:tc>
          <w:tcPr>
            <w:tcW w:w="7095" w:type="dxa"/>
            <w:noWrap/>
          </w:tcPr>
          <w:p ns2:paraId="2763765F" ns2: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ns2:paraId="3BD8C458" ns2:textId="77777777" w:rsidTr="00E366CA">
        <w:tc>
          <w:tcPr>
            <w:tcW w:w="2014" w:type="dxa"/>
            <w:noWrap/>
          </w:tcPr>
          <w:p ns2:paraId="5BECCF13" ns2:textId="77777777" w:rsidR="00C30C32" w:rsidRPr="001B3655" w:rsidRDefault="00895D30" w:rsidP="007B6957">
            <w:pPr>
              <w:spacing w:before="40" w:after="40"/>
              <w:rPr>
                <w:rFonts w:eastAsia="Times New Roman"/>
              </w:rPr>
            </w:pPr>
            <w:r w:rsidRPr="001B3655">
              <w:rPr>
                <w:rFonts w:eastAsia="Times New Roman"/>
              </w:rPr>
              <w:t>BIM</w:t>
            </w:r>
          </w:p>
        </w:tc>
        <w:tc>
          <w:tcPr>
            <w:tcW w:w="7095" w:type="dxa"/>
            <w:noWrap/>
          </w:tcPr>
          <w:p ns2:paraId="26D105D0" ns2: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ns2:paraId="58F762BE" ns2:textId="77777777" w:rsidTr="00E366CA">
        <w:tc>
          <w:tcPr>
            <w:tcW w:w="2014" w:type="dxa"/>
            <w:noWrap/>
          </w:tcPr>
          <w:p ns2:paraId="05F13E43" ns2:textId="77777777" w:rsidR="00C30C32" w:rsidRPr="001B3655" w:rsidRDefault="00895D30" w:rsidP="007B6957">
            <w:pPr>
              <w:spacing w:before="40" w:after="40"/>
            </w:pPr>
            <w:r w:rsidRPr="001B3655">
              <w:t>BR</w:t>
            </w:r>
          </w:p>
        </w:tc>
        <w:tc>
          <w:tcPr>
            <w:tcW w:w="7095" w:type="dxa"/>
            <w:noWrap/>
          </w:tcPr>
          <w:p ns2:paraId="12EE3F19" ns2:textId="77777777" w:rsidR="00C30C32" w:rsidRPr="001B3655" w:rsidRDefault="00895D30" w:rsidP="007B6957">
            <w:pPr>
              <w:spacing w:before="40" w:after="40"/>
            </w:pPr>
            <w:r w:rsidRPr="001B3655">
              <w:t>bendamustine plus rituximab</w:t>
            </w:r>
          </w:p>
        </w:tc>
      </w:tr>
      <w:tr w:rsidR="003117E4" ns2:paraId="4B2DC314" ns2:textId="77777777" w:rsidTr="00E366CA">
        <w:tc>
          <w:tcPr>
            <w:tcW w:w="2014" w:type="dxa"/>
            <w:noWrap/>
          </w:tcPr>
          <w:p ns2:paraId="259409DD" ns2:textId="77777777" w:rsidR="00C30C32" w:rsidRPr="001B3655" w:rsidRDefault="00895D30" w:rsidP="007B6957">
            <w:pPr>
              <w:spacing w:before="40" w:after="40"/>
            </w:pPr>
            <w:r w:rsidRPr="001B3655">
              <w:t>BSEP</w:t>
            </w:r>
          </w:p>
        </w:tc>
        <w:tc>
          <w:tcPr>
            <w:tcW w:w="7095" w:type="dxa"/>
            <w:noWrap/>
          </w:tcPr>
          <w:p ns2:paraId="3B4B19E9" ns2:textId="77777777" w:rsidR="00C30C32" w:rsidRPr="001B3655" w:rsidRDefault="00895D30" w:rsidP="007B6957">
            <w:pPr>
              <w:spacing w:before="40" w:after="40"/>
            </w:pPr>
            <w:r w:rsidRPr="001B3655">
              <w:t>bile salt export pump</w:t>
            </w:r>
          </w:p>
        </w:tc>
      </w:tr>
      <w:tr w:rsidR="003117E4" ns2:paraId="570DAE65" ns2:textId="77777777" w:rsidTr="00E366CA">
        <w:tc>
          <w:tcPr>
            <w:tcW w:w="2014" w:type="dxa"/>
            <w:noWrap/>
          </w:tcPr>
          <w:p ns2:paraId="35A1C263" ns2:textId="77777777" w:rsidR="00C30C32" w:rsidRPr="001B3655" w:rsidRDefault="00895D30" w:rsidP="007B6957">
            <w:pPr>
              <w:spacing w:before="40" w:after="40"/>
              <w:rPr>
                <w:rFonts w:eastAsia="Times New Roman"/>
              </w:rPr>
            </w:pPr>
            <w:r w:rsidRPr="001B3655">
              <w:t>BTK</w:t>
            </w:r>
          </w:p>
        </w:tc>
        <w:tc>
          <w:tcPr>
            <w:tcW w:w="7095" w:type="dxa"/>
            <w:noWrap/>
          </w:tcPr>
          <w:p ns2:paraId="19AB2DED" ns2:textId="77777777" w:rsidR="00C30C32" w:rsidRPr="001B3655" w:rsidRDefault="00895D30" w:rsidP="007B6957">
            <w:pPr>
              <w:spacing w:before="40" w:after="40"/>
              <w:rPr>
                <w:rFonts w:eastAsia="Times New Roman"/>
              </w:rPr>
            </w:pPr>
            <w:r w:rsidRPr="001B3655">
              <w:t>Bruton’s tyrosine kinase</w:t>
            </w:r>
          </w:p>
        </w:tc>
      </w:tr>
      <w:tr w:rsidR="003117E4" ns2:paraId="5031972C" ns2:textId="77777777" w:rsidTr="00E366CA">
        <w:tc>
          <w:tcPr>
            <w:tcW w:w="2014" w:type="dxa"/>
            <w:noWrap/>
          </w:tcPr>
          <w:p ns2:paraId="42E8359A" ns2:textId="77777777" w:rsidR="00C30C32" w:rsidRPr="001B3655" w:rsidRDefault="00895D30" w:rsidP="007B6957">
            <w:pPr>
              <w:spacing w:before="40" w:after="40"/>
              <w:rPr>
                <w:rFonts w:eastAsia="Times New Roman"/>
              </w:rPr>
            </w:pPr>
            <w:r w:rsidRPr="001B3655">
              <w:t>BTKi</w:t>
            </w:r>
          </w:p>
        </w:tc>
        <w:tc>
          <w:tcPr>
            <w:tcW w:w="7095" w:type="dxa"/>
            <w:noWrap/>
          </w:tcPr>
          <w:p ns2:paraId="615D37C6" ns2:textId="77777777" w:rsidR="00C30C32" w:rsidRPr="001B3655" w:rsidRDefault="00895D30" w:rsidP="007B6957">
            <w:pPr>
              <w:spacing w:before="40" w:after="40"/>
              <w:rPr>
                <w:rFonts w:eastAsia="Times New Roman"/>
              </w:rPr>
            </w:pPr>
            <w:r w:rsidRPr="001B3655">
              <w:t>Bruton’s tyrosine kinase inhibitor</w:t>
            </w:r>
          </w:p>
        </w:tc>
      </w:tr>
      <w:tr w:rsidR="003117E4" ns2:paraId="4C3F5413" ns2:textId="77777777" w:rsidTr="00E366CA">
        <w:tc>
          <w:tcPr>
            <w:tcW w:w="2014" w:type="dxa"/>
            <w:noWrap/>
          </w:tcPr>
          <w:p ns2:paraId="19815093" ns2:textId="77777777" w:rsidR="00C30C32" w:rsidRPr="001B3655" w:rsidRDefault="00895D30" w:rsidP="007B6957">
            <w:pPr>
              <w:spacing w:before="40" w:after="40"/>
              <w:rPr>
                <w:rFonts w:eastAsia="Times New Roman"/>
              </w:rPr>
            </w:pPr>
            <w:r w:rsidRPr="001B3655">
              <w:rPr>
                <w:rFonts w:eastAsia="Times New Roman"/>
              </w:rPr>
              <w:t>CxDx</w:t>
            </w:r>
          </w:p>
        </w:tc>
        <w:tc>
          <w:tcPr>
            <w:tcW w:w="7095" w:type="dxa"/>
            <w:noWrap/>
          </w:tcPr>
          <w:p ns2:paraId="10FCC5DC" ns2:textId="77777777" w:rsidR="00C30C32" w:rsidRPr="001B3655" w:rsidRDefault="00895D30" w:rsidP="007B6957">
            <w:pPr>
              <w:spacing w:before="40" w:after="40"/>
              <w:rPr>
                <w:rFonts w:eastAsia="Times New Roman"/>
              </w:rPr>
            </w:pPr>
            <w:r w:rsidRPr="001B3655">
              <w:rPr>
                <w:rFonts w:eastAsia="Times New Roman"/>
              </w:rPr>
              <w:t>Cycle x Day x</w:t>
            </w:r>
          </w:p>
        </w:tc>
      </w:tr>
      <w:tr w:rsidR="003117E4" ns2:paraId="5CDE19AA" ns2:textId="77777777" w:rsidTr="00E366CA">
        <w:tc>
          <w:tcPr>
            <w:tcW w:w="2014" w:type="dxa"/>
            <w:noWrap/>
          </w:tcPr>
          <w:p ns2:paraId="34893DDC" ns2:textId="77777777" w:rsidR="00C30C32" w:rsidRPr="001B3655" w:rsidRDefault="00895D30" w:rsidP="007B6957">
            <w:pPr>
              <w:spacing w:before="40" w:after="40"/>
              <w:rPr>
                <w:rFonts w:eastAsia="Times New Roman"/>
              </w:rPr>
            </w:pPr>
            <w:r w:rsidRPr="001B3655">
              <w:rPr>
                <w:rFonts w:eastAsia="Times New Roman"/>
              </w:rPr>
              <w:t>CxWx</w:t>
            </w:r>
          </w:p>
        </w:tc>
        <w:tc>
          <w:tcPr>
            <w:tcW w:w="7095" w:type="dxa"/>
            <w:noWrap/>
          </w:tcPr>
          <w:p ns2:paraId="1016FC6A" ns2:textId="77777777" w:rsidR="00C30C32" w:rsidRPr="001B3655" w:rsidRDefault="00895D30" w:rsidP="007B6957">
            <w:pPr>
              <w:spacing w:before="40" w:after="40"/>
              <w:rPr>
                <w:rFonts w:eastAsia="Times New Roman"/>
              </w:rPr>
            </w:pPr>
            <w:r w:rsidRPr="001B3655">
              <w:rPr>
                <w:rFonts w:eastAsia="Times New Roman"/>
              </w:rPr>
              <w:t>Cycle x Week x</w:t>
            </w:r>
          </w:p>
        </w:tc>
      </w:tr>
      <w:tr w:rsidR="003117E4" ns2:paraId="15ADFF05" ns2:textId="77777777" w:rsidTr="00E366CA">
        <w:tc>
          <w:tcPr>
            <w:tcW w:w="2014" w:type="dxa"/>
            <w:noWrap/>
          </w:tcPr>
          <w:p ns2:paraId="4F8B8093" ns2:textId="77777777" w:rsidR="00C30C32" w:rsidRPr="001B3655" w:rsidRDefault="00895D30" w:rsidP="007B6957">
            <w:pPr>
              <w:spacing w:before="40" w:after="40"/>
              <w:rPr>
                <w:rFonts w:eastAsia="Times New Roman"/>
              </w:rPr>
            </w:pPr>
            <w:r w:rsidRPr="001B3655">
              <w:rPr>
                <w:rFonts w:eastAsia="Times New Roman"/>
              </w:rPr>
              <w:t>CAP</w:t>
            </w:r>
          </w:p>
        </w:tc>
        <w:tc>
          <w:tcPr>
            <w:tcW w:w="7095" w:type="dxa"/>
            <w:noWrap/>
          </w:tcPr>
          <w:p ns2:paraId="35D05DDF" ns2:textId="77777777" w:rsidR="00C30C32" w:rsidRPr="001B3655" w:rsidRDefault="00895D30" w:rsidP="007B6957">
            <w:pPr>
              <w:spacing w:before="40" w:after="40"/>
              <w:rPr>
                <w:rFonts w:eastAsia="Times New Roman"/>
              </w:rPr>
            </w:pPr>
            <w:r w:rsidRPr="001B3655">
              <w:rPr>
                <w:rFonts w:eastAsia="Times New Roman"/>
              </w:rPr>
              <w:t>College of American Pathologists</w:t>
            </w:r>
          </w:p>
        </w:tc>
      </w:tr>
      <w:tr w:rsidR="003117E4" ns2:paraId="530DC8B6" ns2:textId="77777777" w:rsidTr="00E366CA">
        <w:tc>
          <w:tcPr>
            <w:tcW w:w="2014" w:type="dxa"/>
            <w:noWrap/>
          </w:tcPr>
          <w:p ns2:paraId="4F1D0F79" ns2:textId="77777777" w:rsidR="00C30C32" w:rsidRPr="001B3655" w:rsidRDefault="00895D30" w:rsidP="007B6957">
            <w:pPr>
              <w:spacing w:before="40" w:after="40"/>
              <w:rPr>
                <w:rFonts w:eastAsia="Times New Roman"/>
              </w:rPr>
            </w:pPr>
            <w:r w:rsidRPr="001B3655">
              <w:rPr>
                <w:rFonts w:eastAsia="Times New Roman"/>
              </w:rPr>
              <w:t>CBC</w:t>
            </w:r>
          </w:p>
        </w:tc>
        <w:tc>
          <w:tcPr>
            <w:tcW w:w="7095" w:type="dxa"/>
            <w:noWrap/>
          </w:tcPr>
          <w:p ns2:paraId="28E778B0" ns2:textId="77777777" w:rsidR="00C30C32" w:rsidRPr="001B3655" w:rsidRDefault="00895D30" w:rsidP="007B6957">
            <w:pPr>
              <w:spacing w:before="40" w:after="40"/>
              <w:rPr>
                <w:rFonts w:eastAsia="Times New Roman"/>
              </w:rPr>
            </w:pPr>
            <w:r w:rsidRPr="001B3655">
              <w:rPr>
                <w:rFonts w:eastAsia="Times New Roman"/>
              </w:rPr>
              <w:t>complete blood count</w:t>
            </w:r>
          </w:p>
        </w:tc>
      </w:tr>
      <w:tr w:rsidR="003117E4" ns2:paraId="6D48E3F3" ns2:textId="77777777" w:rsidTr="00E366CA">
        <w:tc>
          <w:tcPr>
            <w:tcW w:w="2014" w:type="dxa"/>
            <w:noWrap/>
          </w:tcPr>
          <w:p ns2:paraId="52D9C09D" ns2:textId="77777777" w:rsidR="00C30C32" w:rsidRPr="001B3655" w:rsidRDefault="00895D30" w:rsidP="007B6957">
            <w:pPr>
              <w:spacing w:before="40" w:after="40"/>
              <w:rPr>
                <w:rFonts w:eastAsia="Times New Roman"/>
              </w:rPr>
            </w:pPr>
            <w:r w:rsidRPr="001B3655">
              <w:rPr>
                <w:rFonts w:eastAsia="Times New Roman"/>
              </w:rPr>
              <w:t>CCL3</w:t>
            </w:r>
          </w:p>
        </w:tc>
        <w:tc>
          <w:tcPr>
            <w:tcW w:w="7095" w:type="dxa"/>
            <w:noWrap/>
          </w:tcPr>
          <w:p ns2:paraId="06BF205A" ns2:textId="77777777" w:rsidR="00C30C32" w:rsidRPr="001B3655" w:rsidRDefault="00895D30" w:rsidP="007B6957">
            <w:pPr>
              <w:spacing w:before="40" w:after="40"/>
              <w:rPr>
                <w:rFonts w:eastAsia="Times New Roman"/>
              </w:rPr>
            </w:pPr>
            <w:r w:rsidRPr="001B3655">
              <w:rPr>
                <w:rFonts w:eastAsia="Times New Roman"/>
              </w:rPr>
              <w:t>chemokine ligand 3</w:t>
            </w:r>
          </w:p>
        </w:tc>
      </w:tr>
      <w:tr w:rsidR="003117E4" ns2:paraId="663821BB" ns2:textId="77777777" w:rsidTr="00E366CA">
        <w:tc>
          <w:tcPr>
            <w:tcW w:w="2014" w:type="dxa"/>
            <w:noWrap/>
          </w:tcPr>
          <w:p ns2:paraId="205DD784" ns2:textId="77777777" w:rsidR="00C30C32" w:rsidRPr="001B3655" w:rsidRDefault="00895D30" w:rsidP="007B6957">
            <w:pPr>
              <w:spacing w:before="40" w:after="40"/>
              <w:rPr>
                <w:rFonts w:eastAsia="Times New Roman"/>
              </w:rPr>
            </w:pPr>
            <w:r w:rsidRPr="001B3655">
              <w:rPr>
                <w:rFonts w:eastAsia="Times New Roman"/>
              </w:rPr>
              <w:t>CD</w:t>
            </w:r>
          </w:p>
        </w:tc>
        <w:tc>
          <w:tcPr>
            <w:tcW w:w="7095" w:type="dxa"/>
            <w:noWrap/>
          </w:tcPr>
          <w:p ns2:paraId="4B21AEB5" ns2:textId="77777777" w:rsidR="00C30C32" w:rsidRPr="001B3655" w:rsidRDefault="00895D30" w:rsidP="007B6957">
            <w:pPr>
              <w:spacing w:before="40" w:after="40"/>
              <w:rPr>
                <w:rFonts w:eastAsia="Times New Roman"/>
              </w:rPr>
            </w:pPr>
            <w:r w:rsidRPr="001B3655">
              <w:rPr>
                <w:rFonts w:eastAsia="Times New Roman"/>
              </w:rPr>
              <w:t>cluster of differentiation</w:t>
            </w:r>
          </w:p>
        </w:tc>
      </w:tr>
      <w:tr w:rsidR="003117E4" ns2:paraId="3296F40F" ns2:textId="77777777" w:rsidTr="00E366CA">
        <w:tc>
          <w:tcPr>
            <w:tcW w:w="2014" w:type="dxa"/>
            <w:noWrap/>
          </w:tcPr>
          <w:p ns2:paraId="1272E3D2" ns2:textId="77777777" w:rsidR="00C30C32" w:rsidRPr="001B3655" w:rsidRDefault="00895D30" w:rsidP="007B6957">
            <w:pPr>
              <w:spacing w:before="40" w:after="40"/>
              <w:rPr>
                <w:rFonts w:eastAsia="Times New Roman"/>
              </w:rPr>
            </w:pPr>
            <w:r w:rsidRPr="001B3655">
              <w:rPr>
                <w:rFonts w:eastAsia="Times New Roman"/>
              </w:rPr>
              <w:t>CFR</w:t>
            </w:r>
          </w:p>
        </w:tc>
        <w:tc>
          <w:tcPr>
            <w:tcW w:w="7095" w:type="dxa"/>
            <w:noWrap/>
          </w:tcPr>
          <w:p ns2:paraId="5C9A9D72" ns2:textId="77777777" w:rsidR="00C30C32" w:rsidRPr="001B3655" w:rsidRDefault="00895D30" w:rsidP="007B6957">
            <w:pPr>
              <w:spacing w:before="40" w:after="40"/>
              <w:rPr>
                <w:rFonts w:eastAsia="Times New Roman"/>
              </w:rPr>
            </w:pPr>
            <w:r w:rsidRPr="001B3655">
              <w:rPr>
                <w:rFonts w:eastAsia="Times New Roman"/>
              </w:rPr>
              <w:t>Code of Federal Regulations</w:t>
            </w:r>
          </w:p>
        </w:tc>
      </w:tr>
      <w:tr w:rsidR="003117E4" ns2:paraId="35F45184" ns2:textId="77777777" w:rsidTr="00E366CA">
        <w:tc>
          <w:tcPr>
            <w:tcW w:w="2014" w:type="dxa"/>
            <w:noWrap/>
          </w:tcPr>
          <w:p ns2:paraId="641DAE87" ns2:textId="77777777" w:rsidR="00C30C32" w:rsidRPr="001B3655" w:rsidRDefault="00895D30" w:rsidP="007B6957">
            <w:pPr>
              <w:spacing w:before="40" w:after="40"/>
              <w:rPr>
                <w:rFonts w:eastAsia="Times New Roman"/>
              </w:rPr>
            </w:pPr>
            <w:r w:rsidRPr="001B3655">
              <w:rPr>
                <w:rFonts w:eastAsia="Times New Roman"/>
              </w:rPr>
              <w:t>CI</w:t>
            </w:r>
          </w:p>
        </w:tc>
        <w:tc>
          <w:tcPr>
            <w:tcW w:w="7095" w:type="dxa"/>
            <w:noWrap/>
          </w:tcPr>
          <w:p ns2:paraId="61BD4B08" ns2:textId="77777777" w:rsidR="00C30C32" w:rsidRPr="001B3655" w:rsidRDefault="00895D30" w:rsidP="007B6957">
            <w:pPr>
              <w:spacing w:before="40" w:after="40"/>
              <w:rPr>
                <w:rFonts w:eastAsia="Times New Roman"/>
              </w:rPr>
            </w:pPr>
            <w:r w:rsidRPr="001B3655">
              <w:rPr>
                <w:rFonts w:eastAsia="Times New Roman"/>
              </w:rPr>
              <w:t>confidence interval</w:t>
            </w:r>
          </w:p>
        </w:tc>
      </w:tr>
      <w:tr w:rsidR="003117E4" ns2:paraId="1F810E19" ns2:textId="77777777" w:rsidTr="00E366CA">
        <w:tc>
          <w:tcPr>
            <w:tcW w:w="2014" w:type="dxa"/>
            <w:noWrap/>
          </w:tcPr>
          <w:p ns2:paraId="78E80619" ns2:textId="77777777" w:rsidR="00C30C32" w:rsidRPr="001B3655" w:rsidRDefault="00895D30" w:rsidP="007B6957">
            <w:pPr>
              <w:spacing w:before="40" w:after="40"/>
              <w:rPr>
                <w:rFonts w:eastAsia="Times New Roman"/>
              </w:rPr>
            </w:pPr>
            <w:r w:rsidRPr="001B3655">
              <w:rPr>
                <w:rFonts w:eastAsia="Times New Roman"/>
              </w:rPr>
              <w:t>CLIA</w:t>
            </w:r>
          </w:p>
        </w:tc>
        <w:tc>
          <w:tcPr>
            <w:tcW w:w="7095" w:type="dxa"/>
            <w:noWrap/>
          </w:tcPr>
          <w:p ns2:paraId="783EE26B" ns2:textId="77777777" w:rsidR="00C30C32" w:rsidRPr="001B3655" w:rsidRDefault="00895D30" w:rsidP="007B6957">
            <w:pPr>
              <w:spacing w:before="40" w:after="40"/>
              <w:rPr>
                <w:rFonts w:eastAsia="Times New Roman"/>
              </w:rPr>
            </w:pPr>
            <w:r w:rsidRPr="001B3655">
              <w:rPr>
                <w:rFonts w:eastAsia="Times New Roman"/>
              </w:rPr>
              <w:t>Clinical Laboratory Improvement Amendments</w:t>
            </w:r>
          </w:p>
        </w:tc>
      </w:tr>
      <w:tr w:rsidR="003117E4" ns2:paraId="76917416" ns2:textId="77777777" w:rsidTr="00E366CA">
        <w:tc>
          <w:tcPr>
            <w:tcW w:w="2014" w:type="dxa"/>
            <w:noWrap/>
          </w:tcPr>
          <w:p ns2:paraId="350685DD" ns2:textId="77777777" w:rsidR="00C30C32" w:rsidRPr="001B3655" w:rsidRDefault="00895D30" w:rsidP="007B6957">
            <w:pPr>
              <w:spacing w:before="40" w:after="40"/>
              <w:rPr>
                <w:rFonts w:eastAsia="Times New Roman"/>
              </w:rPr>
            </w:pPr>
            <w:r w:rsidRPr="001B3655">
              <w:rPr>
                <w:rFonts w:eastAsia="Times New Roman"/>
              </w:rPr>
              <w:t>CLL</w:t>
            </w:r>
          </w:p>
        </w:tc>
        <w:tc>
          <w:tcPr>
            <w:tcW w:w="7095" w:type="dxa"/>
            <w:noWrap/>
          </w:tcPr>
          <w:p ns2:paraId="564A2C47" ns2:textId="77777777" w:rsidR="00C30C32" w:rsidRPr="001B3655" w:rsidRDefault="00895D30" w:rsidP="007B6957">
            <w:pPr>
              <w:spacing w:before="40" w:after="40"/>
              <w:rPr>
                <w:rFonts w:eastAsia="Times New Roman"/>
              </w:rPr>
            </w:pPr>
            <w:r w:rsidRPr="001B3655">
              <w:rPr>
                <w:rFonts w:eastAsia="Times New Roman"/>
              </w:rPr>
              <w:t>chronic lymphocytic leukemia</w:t>
            </w:r>
          </w:p>
        </w:tc>
      </w:tr>
      <w:tr w:rsidR="003117E4" ns2:paraId="3281FCC3" ns2:textId="77777777" w:rsidTr="00E366CA">
        <w:tc>
          <w:tcPr>
            <w:tcW w:w="2014" w:type="dxa"/>
            <w:noWrap/>
          </w:tcPr>
          <w:p ns2:paraId="451F5718" ns2:textId="77777777" w:rsidR="00C30C32" w:rsidRPr="001B3655" w:rsidRDefault="00895D30" w:rsidP="007B6957">
            <w:pPr>
              <w:spacing w:before="40" w:after="40"/>
              <w:rPr>
                <w:rFonts w:eastAsia="Times New Roman"/>
              </w:rPr>
            </w:pPr>
            <w:r w:rsidRPr="001B3655">
              <w:rPr>
                <w:rFonts w:eastAsia="Times New Roman"/>
              </w:rPr>
              <w:t>C</w:t>
            </w:r>
            <w:r w:rsidRPr="001B3655">
              <w:rPr>
                <w:rFonts w:eastAsia="Times New Roman"/>
                <w:vertAlign w:val="subscript"/>
              </w:rPr>
              <w:t>max</w:t>
            </w:r>
          </w:p>
        </w:tc>
        <w:tc>
          <w:tcPr>
            <w:tcW w:w="7095" w:type="dxa"/>
            <w:noWrap/>
          </w:tcPr>
          <w:p ns2:paraId="5E5D0B29" ns2:textId="77777777" w:rsidR="00C30C32" w:rsidRPr="001B3655" w:rsidRDefault="00895D30" w:rsidP="007B6957">
            <w:pPr>
              <w:spacing w:before="40" w:after="40"/>
              <w:rPr>
                <w:rFonts w:eastAsia="Times New Roman"/>
              </w:rPr>
            </w:pPr>
            <w:r w:rsidRPr="001B3655">
              <w:rPr>
                <w:rFonts w:eastAsia="Times New Roman"/>
              </w:rPr>
              <w:t>maximum plasma concentration</w:t>
            </w:r>
          </w:p>
        </w:tc>
      </w:tr>
      <w:tr w:rsidR="003117E4" ns2:paraId="2805FDA3" ns2:textId="77777777" w:rsidTr="00E366CA">
        <w:tc>
          <w:tcPr>
            <w:tcW w:w="2014" w:type="dxa"/>
            <w:noWrap/>
            <w:hideMark/>
          </w:tcPr>
          <w:p ns2:paraId="3FCA88A6" ns2:textId="77777777" w:rsidR="00C30C32" w:rsidRPr="001B3655" w:rsidRDefault="00895D30" w:rsidP="007B6957">
            <w:pPr>
              <w:spacing w:before="40" w:after="40"/>
              <w:rPr>
                <w:rFonts w:eastAsia="Times New Roman"/>
              </w:rPr>
            </w:pPr>
            <w:r w:rsidRPr="001B3655">
              <w:rPr>
                <w:rFonts w:eastAsia="Times New Roman"/>
              </w:rPr>
              <w:t>CNS</w:t>
            </w:r>
          </w:p>
        </w:tc>
        <w:tc>
          <w:tcPr>
            <w:tcW w:w="7095" w:type="dxa"/>
            <w:noWrap/>
            <w:hideMark/>
          </w:tcPr>
          <w:p ns2:paraId="57E930E7" ns2:textId="77777777" w:rsidR="00C30C32" w:rsidRPr="001B3655" w:rsidRDefault="00895D30" w:rsidP="007B6957">
            <w:pPr>
              <w:spacing w:before="40" w:after="40"/>
              <w:rPr>
                <w:rFonts w:eastAsia="Times New Roman"/>
              </w:rPr>
            </w:pPr>
            <w:r w:rsidRPr="001B3655">
              <w:rPr>
                <w:rFonts w:eastAsia="Times New Roman"/>
              </w:rPr>
              <w:t xml:space="preserve">central nervous system </w:t>
            </w:r>
          </w:p>
        </w:tc>
      </w:tr>
      <w:tr w:rsidR="003117E4" ns2:paraId="1B4BCD99" ns2:textId="77777777" w:rsidTr="00E366CA">
        <w:tc>
          <w:tcPr>
            <w:tcW w:w="2014" w:type="dxa"/>
            <w:noWrap/>
          </w:tcPr>
          <w:p ns2:paraId="08E02964" ns2:textId="77777777" w:rsidR="00C30C32" w:rsidRPr="001B3655" w:rsidRDefault="00895D30" w:rsidP="007B6957">
            <w:pPr>
              <w:spacing w:before="40" w:after="40"/>
              <w:rPr>
                <w:rFonts w:eastAsia="Times New Roman"/>
              </w:rPr>
            </w:pPr>
            <w:r w:rsidRPr="001B3655">
              <w:rPr>
                <w:rFonts w:eastAsia="Times New Roman"/>
              </w:rPr>
              <w:t>CONSORT</w:t>
            </w:r>
          </w:p>
        </w:tc>
        <w:tc>
          <w:tcPr>
            <w:tcW w:w="7095" w:type="dxa"/>
            <w:noWrap/>
          </w:tcPr>
          <w:p ns2:paraId="1AA08645" ns2:textId="77777777" w:rsidR="00C30C32" w:rsidRPr="001B3655" w:rsidRDefault="00895D30" w:rsidP="007B6957">
            <w:pPr>
              <w:spacing w:before="40" w:after="40"/>
              <w:rPr>
                <w:rFonts w:eastAsia="Times New Roman"/>
              </w:rPr>
            </w:pPr>
            <w:r w:rsidRPr="001B3655">
              <w:rPr>
                <w:rFonts w:eastAsia="Times New Roman"/>
              </w:rPr>
              <w:t>Consolidated Standards of Reporting Trials</w:t>
            </w:r>
          </w:p>
        </w:tc>
      </w:tr>
      <w:tr w:rsidR="003117E4" ns2:paraId="4429774B" ns2:textId="77777777" w:rsidTr="00E366CA">
        <w:tc>
          <w:tcPr>
            <w:tcW w:w="2014" w:type="dxa"/>
            <w:noWrap/>
          </w:tcPr>
          <w:p ns2:paraId="461B39D4" ns2:textId="77777777" w:rsidR="00C30C32" w:rsidRPr="001B3655" w:rsidRDefault="00895D30" w:rsidP="007B6957">
            <w:pPr>
              <w:spacing w:before="40" w:after="40"/>
              <w:rPr>
                <w:rFonts w:eastAsia="Times New Roman"/>
              </w:rPr>
            </w:pPr>
            <w:r w:rsidRPr="001B3655">
              <w:rPr>
                <w:rFonts w:eastAsia="Times New Roman"/>
              </w:rPr>
              <w:t>COVID-19</w:t>
            </w:r>
          </w:p>
        </w:tc>
        <w:tc>
          <w:tcPr>
            <w:tcW w:w="7095" w:type="dxa"/>
            <w:noWrap/>
          </w:tcPr>
          <w:p ns2:paraId="1D864C4A" ns2:textId="77777777" w:rsidR="00C30C32" w:rsidRPr="001B3655" w:rsidRDefault="00895D30" w:rsidP="007B6957">
            <w:pPr>
              <w:spacing w:before="40" w:after="40"/>
              <w:rPr>
                <w:rFonts w:eastAsia="Times New Roman"/>
              </w:rPr>
            </w:pPr>
            <w:r w:rsidRPr="001B3655">
              <w:rPr>
                <w:rFonts w:eastAsia="Times New Roman"/>
              </w:rPr>
              <w:t>coronavirus disease 2019</w:t>
            </w:r>
          </w:p>
        </w:tc>
      </w:tr>
      <w:tr w:rsidR="003117E4" ns2:paraId="1A26E93A" ns2:textId="77777777" w:rsidTr="00E366CA">
        <w:tc>
          <w:tcPr>
            <w:tcW w:w="2014" w:type="dxa"/>
            <w:noWrap/>
          </w:tcPr>
          <w:p ns2:paraId="05D24BDF" ns2:textId="77777777" w:rsidR="00C30C32" w:rsidRPr="001B3655" w:rsidRDefault="00895D30" w:rsidP="007B6957">
            <w:pPr>
              <w:spacing w:before="40" w:after="40"/>
              <w:rPr>
                <w:rFonts w:eastAsia="Times New Roman"/>
              </w:rPr>
            </w:pPr>
            <w:r w:rsidRPr="001B3655">
              <w:rPr>
                <w:rFonts w:eastAsia="Times New Roman"/>
              </w:rPr>
              <w:t>CR</w:t>
            </w:r>
          </w:p>
        </w:tc>
        <w:tc>
          <w:tcPr>
            <w:tcW w:w="7095" w:type="dxa"/>
            <w:noWrap/>
          </w:tcPr>
          <w:p ns2:paraId="6FB55265" ns2:textId="77777777" w:rsidR="00C30C32" w:rsidRPr="001B3655" w:rsidRDefault="00895D30" w:rsidP="007B6957">
            <w:pPr>
              <w:spacing w:before="40" w:after="40"/>
              <w:rPr>
                <w:rFonts w:eastAsia="Times New Roman"/>
              </w:rPr>
            </w:pPr>
            <w:r w:rsidRPr="001B3655">
              <w:rPr>
                <w:rFonts w:eastAsia="Times New Roman"/>
              </w:rPr>
              <w:t>complete response</w:t>
            </w:r>
            <w:r>
              <w:rPr>
                <w:rFonts w:eastAsia="Times New Roman"/>
              </w:rPr>
              <w:t>/remission</w:t>
            </w:r>
          </w:p>
        </w:tc>
      </w:tr>
      <w:tr w:rsidR="003117E4" ns2:paraId="79B33DEA" ns2:textId="77777777" w:rsidTr="00E366CA">
        <w:tc>
          <w:tcPr>
            <w:tcW w:w="2014" w:type="dxa"/>
            <w:noWrap/>
            <w:hideMark/>
          </w:tcPr>
          <w:p ns2:paraId="61CE0559" ns2:textId="77777777" w:rsidR="00C30C32" w:rsidRPr="001B3655" w:rsidRDefault="00895D30" w:rsidP="007B6957">
            <w:pPr>
              <w:spacing w:before="40" w:after="40"/>
              <w:rPr>
                <w:rFonts w:eastAsia="Times New Roman"/>
              </w:rPr>
            </w:pPr>
            <w:r w:rsidRPr="001B3655">
              <w:rPr>
                <w:rFonts w:eastAsia="Times New Roman"/>
              </w:rPr>
              <w:t>CRF</w:t>
            </w:r>
          </w:p>
        </w:tc>
        <w:tc>
          <w:tcPr>
            <w:tcW w:w="7095" w:type="dxa"/>
            <w:noWrap/>
            <w:hideMark/>
          </w:tcPr>
          <w:p ns2:paraId="37B018C6" ns2:textId="77777777" w:rsidR="00C30C32" w:rsidRPr="001B3655" w:rsidRDefault="00895D30" w:rsidP="007B6957">
            <w:pPr>
              <w:spacing w:before="40" w:after="40"/>
              <w:rPr>
                <w:rFonts w:eastAsia="Times New Roman"/>
              </w:rPr>
            </w:pPr>
            <w:r w:rsidRPr="001B3655">
              <w:rPr>
                <w:rFonts w:eastAsia="Times New Roman"/>
              </w:rPr>
              <w:t xml:space="preserve">Case Report Form </w:t>
            </w:r>
          </w:p>
        </w:tc>
      </w:tr>
      <w:tr w:rsidR="003117E4" ns2:paraId="6AE6F8ED" ns2:textId="77777777" w:rsidTr="00E366CA">
        <w:tc>
          <w:tcPr>
            <w:tcW w:w="2014" w:type="dxa"/>
            <w:noWrap/>
          </w:tcPr>
          <w:p ns2:paraId="6C5B3FFA" ns2:textId="77777777" w:rsidR="00C30C32" w:rsidRPr="001B3655" w:rsidRDefault="00895D30" w:rsidP="007B6957">
            <w:pPr>
              <w:spacing w:before="40" w:after="40"/>
              <w:rPr>
                <w:rFonts w:eastAsia="Times New Roman"/>
              </w:rPr>
            </w:pPr>
            <w:r w:rsidRPr="001B3655">
              <w:t>CRi</w:t>
            </w:r>
          </w:p>
        </w:tc>
        <w:tc>
          <w:tcPr>
            <w:tcW w:w="7095" w:type="dxa"/>
            <w:noWrap/>
          </w:tcPr>
          <w:p ns2:paraId="03B25156" ns2:textId="0578E6CD" w:rsidR="00C30C32" w:rsidRPr="001B3655" w:rsidRDefault="00895D30" w:rsidP="007B6957">
            <w:pPr>
              <w:spacing w:before="40" w:after="40"/>
              <w:rPr>
                <w:rFonts w:eastAsia="Times New Roman"/>
              </w:rPr>
            </w:pPr>
            <w:r w:rsidRPr="001B3655">
              <w:t xml:space="preserve">complete response with incomplete </w:t>
            </w:r>
            <w:r w:rsidR="00865E6E">
              <w:t>marrow</w:t>
            </w:r>
            <w:r w:rsidR="00865E6E" w:rsidRPr="001B3655">
              <w:t xml:space="preserve"> </w:t>
            </w:r>
            <w:r w:rsidRPr="001B3655">
              <w:t>recovery</w:t>
            </w:r>
          </w:p>
        </w:tc>
      </w:tr>
      <w:tr w:rsidR="003117E4" ns2:paraId="3D58B0BD" ns2:textId="77777777" w:rsidTr="00E366CA">
        <w:tc>
          <w:tcPr>
            <w:tcW w:w="2014" w:type="dxa"/>
            <w:noWrap/>
          </w:tcPr>
          <w:p ns2:paraId="39E88E24" ns2:textId="77777777" w:rsidR="00C30C32" w:rsidRPr="001B3655" w:rsidRDefault="00895D30" w:rsidP="007B6957">
            <w:pPr>
              <w:spacing w:before="40" w:after="40"/>
              <w:rPr>
                <w:rFonts w:eastAsia="Times New Roman"/>
              </w:rPr>
            </w:pPr>
            <w:r w:rsidRPr="001B3655">
              <w:rPr>
                <w:rFonts w:eastAsia="Times New Roman"/>
              </w:rPr>
              <w:t>CSR</w:t>
            </w:r>
          </w:p>
        </w:tc>
        <w:tc>
          <w:tcPr>
            <w:tcW w:w="7095" w:type="dxa"/>
            <w:noWrap/>
          </w:tcPr>
          <w:p ns2:paraId="29A1C03D" ns2:textId="77777777" w:rsidR="00C30C32" w:rsidRPr="001B3655" w:rsidRDefault="00895D30" w:rsidP="007B6957">
            <w:pPr>
              <w:spacing w:before="40" w:after="40"/>
              <w:rPr>
                <w:rFonts w:eastAsia="Times New Roman"/>
              </w:rPr>
            </w:pPr>
            <w:r w:rsidRPr="001B3655">
              <w:rPr>
                <w:rFonts w:eastAsia="Times New Roman"/>
              </w:rPr>
              <w:t>Clinical Study Report</w:t>
            </w:r>
          </w:p>
        </w:tc>
      </w:tr>
      <w:tr w:rsidR="003117E4" ns2:paraId="2F957DB6" ns2:textId="77777777" w:rsidTr="00E366CA">
        <w:tc>
          <w:tcPr>
            <w:tcW w:w="2014" w:type="dxa"/>
            <w:noWrap/>
          </w:tcPr>
          <w:p ns2:paraId="0E810E91" ns2:textId="77777777" w:rsidR="00C30C32" w:rsidRPr="001B3655" w:rsidRDefault="00895D30" w:rsidP="007B6957">
            <w:pPr>
              <w:spacing w:before="40" w:after="40"/>
              <w:rPr>
                <w:rFonts w:eastAsia="Times New Roman"/>
              </w:rPr>
            </w:pPr>
            <w:r w:rsidRPr="001B3655">
              <w:rPr>
                <w:rFonts w:eastAsia="Times New Roman"/>
              </w:rPr>
              <w:t>CT</w:t>
            </w:r>
          </w:p>
        </w:tc>
        <w:tc>
          <w:tcPr>
            <w:tcW w:w="7095" w:type="dxa"/>
            <w:noWrap/>
          </w:tcPr>
          <w:p ns2:paraId="0818843B" ns2:textId="77777777" w:rsidR="00C30C32" w:rsidRPr="001B3655" w:rsidRDefault="00895D30" w:rsidP="007B6957">
            <w:pPr>
              <w:spacing w:before="40" w:after="40"/>
              <w:rPr>
                <w:rFonts w:eastAsia="Times New Roman"/>
              </w:rPr>
            </w:pPr>
            <w:r w:rsidRPr="001B3655">
              <w:rPr>
                <w:rFonts w:eastAsia="Times New Roman"/>
              </w:rPr>
              <w:t>computed tomography</w:t>
            </w:r>
          </w:p>
        </w:tc>
      </w:tr>
      <w:tr w:rsidR="003117E4" ns2:paraId="6084BAE8" ns2:textId="77777777" w:rsidTr="00E366CA">
        <w:tc>
          <w:tcPr>
            <w:tcW w:w="2014" w:type="dxa"/>
            <w:noWrap/>
            <w:hideMark/>
          </w:tcPr>
          <w:p ns2:paraId="15048463" ns2:textId="77777777" w:rsidR="00C30C32" w:rsidRPr="001B3655" w:rsidRDefault="00895D30" w:rsidP="007B6957">
            <w:pPr>
              <w:spacing w:before="40" w:after="40"/>
              <w:rPr>
                <w:rFonts w:eastAsia="Times New Roman"/>
              </w:rPr>
            </w:pPr>
            <w:r w:rsidRPr="001B3655">
              <w:rPr>
                <w:rFonts w:eastAsia="Times New Roman"/>
              </w:rPr>
              <w:t>CTCAE</w:t>
            </w:r>
          </w:p>
        </w:tc>
        <w:tc>
          <w:tcPr>
            <w:tcW w:w="7095" w:type="dxa"/>
            <w:noWrap/>
            <w:hideMark/>
          </w:tcPr>
          <w:p ns2:paraId="69579890" ns2:textId="77777777" w:rsidR="00C30C32" w:rsidRPr="001B3655" w:rsidRDefault="00895D30" w:rsidP="007B6957">
            <w:pPr>
              <w:spacing w:before="40" w:after="40"/>
              <w:rPr>
                <w:rFonts w:eastAsia="Times New Roman"/>
              </w:rPr>
            </w:pPr>
            <w:r w:rsidRPr="001B3655">
              <w:rPr>
                <w:rFonts w:eastAsia="Times New Roman"/>
              </w:rPr>
              <w:t>Common Terminology Criteria for Adverse Events</w:t>
            </w:r>
          </w:p>
        </w:tc>
      </w:tr>
      <w:tr w:rsidR="003117E4" ns2:paraId="324ABA88" ns2:textId="77777777" w:rsidTr="00E366CA">
        <w:tc>
          <w:tcPr>
            <w:tcW w:w="2014" w:type="dxa"/>
            <w:noWrap/>
          </w:tcPr>
          <w:p ns2:paraId="5F033404" ns2:textId="77777777" w:rsidR="00C30C32" w:rsidRPr="001B3655" w:rsidRDefault="00895D30" w:rsidP="007B6957">
            <w:pPr>
              <w:spacing w:before="40" w:after="40"/>
              <w:rPr>
                <w:rFonts w:eastAsia="Times New Roman"/>
              </w:rPr>
            </w:pPr>
            <w:r w:rsidRPr="001B3655">
              <w:rPr>
                <w:rFonts w:eastAsia="Times New Roman"/>
              </w:rPr>
              <w:t>CTCAE 5.0</w:t>
            </w:r>
          </w:p>
        </w:tc>
        <w:tc>
          <w:tcPr>
            <w:tcW w:w="7095" w:type="dxa"/>
            <w:noWrap/>
          </w:tcPr>
          <w:p ns2:paraId="18EF6036" ns2:textId="77777777" w:rsidR="00C30C32" w:rsidRPr="001B3655" w:rsidRDefault="00895D30" w:rsidP="007B6957">
            <w:pPr>
              <w:spacing w:before="40" w:after="40"/>
              <w:rPr>
                <w:rFonts w:eastAsia="Times New Roman"/>
              </w:rPr>
            </w:pPr>
            <w:r w:rsidRPr="001B3655">
              <w:rPr>
                <w:rFonts w:eastAsia="Times New Roman"/>
              </w:rPr>
              <w:t>Common Terminology Criteria for Adverse Events, Version 5.0</w:t>
            </w:r>
          </w:p>
        </w:tc>
      </w:tr>
      <w:tr w:rsidR="003117E4" ns2:paraId="737DDCE9" ns2:textId="77777777" w:rsidTr="00E366CA">
        <w:tc>
          <w:tcPr>
            <w:tcW w:w="2014" w:type="dxa"/>
            <w:noWrap/>
            <w:hideMark/>
          </w:tcPr>
          <w:p ns2:paraId="77E2AEBF" ns2:textId="77777777" w:rsidR="00C30C32" w:rsidRPr="001B3655" w:rsidRDefault="00895D30" w:rsidP="007B6957">
            <w:pPr>
              <w:spacing w:before="40" w:after="40"/>
              <w:rPr>
                <w:rFonts w:eastAsia="Times New Roman"/>
              </w:rPr>
            </w:pPr>
            <w:r w:rsidRPr="001B3655">
              <w:rPr>
                <w:rFonts w:eastAsia="Times New Roman"/>
              </w:rPr>
              <w:t>CTFG</w:t>
            </w:r>
          </w:p>
        </w:tc>
        <w:tc>
          <w:tcPr>
            <w:tcW w:w="7095" w:type="dxa"/>
            <w:noWrap/>
            <w:hideMark/>
          </w:tcPr>
          <w:p ns2:paraId="4E56D032" ns2:textId="77777777" w:rsidR="00C30C32" w:rsidRPr="001B3655" w:rsidRDefault="00895D30" w:rsidP="007B6957">
            <w:pPr>
              <w:spacing w:before="40" w:after="40"/>
              <w:rPr>
                <w:rFonts w:eastAsia="Times New Roman"/>
              </w:rPr>
            </w:pPr>
            <w:r w:rsidRPr="001B3655">
              <w:rPr>
                <w:rFonts w:eastAsia="Times New Roman"/>
              </w:rPr>
              <w:t xml:space="preserve">Clinical Trial Facilitation Group </w:t>
            </w:r>
          </w:p>
        </w:tc>
      </w:tr>
      <w:tr w:rsidR="003117E4" ns2:paraId="519DED5A" ns2:textId="77777777" w:rsidTr="00E366CA">
        <w:tc>
          <w:tcPr>
            <w:tcW w:w="2014" w:type="dxa"/>
            <w:noWrap/>
          </w:tcPr>
          <w:p ns2:paraId="3E90D32D" ns2:textId="77777777" w:rsidR="00C30C32" w:rsidRPr="001B3655" w:rsidRDefault="00895D30" w:rsidP="007B6957">
            <w:pPr>
              <w:spacing w:before="40" w:after="40"/>
              <w:rPr>
                <w:rFonts w:eastAsia="Times New Roman"/>
              </w:rPr>
            </w:pPr>
            <w:r w:rsidRPr="001B3655">
              <w:t>C</w:t>
            </w:r>
            <w:r w:rsidRPr="001B3655">
              <w:rPr>
                <w:vertAlign w:val="subscript"/>
              </w:rPr>
              <w:t>trough</w:t>
            </w:r>
          </w:p>
        </w:tc>
        <w:tc>
          <w:tcPr>
            <w:tcW w:w="7095" w:type="dxa"/>
            <w:noWrap/>
          </w:tcPr>
          <w:p ns2:paraId="55023AFD" ns2:textId="77777777" w:rsidR="00C30C32" w:rsidRPr="001B3655" w:rsidRDefault="00895D30" w:rsidP="007B6957">
            <w:pPr>
              <w:spacing w:before="40" w:after="40"/>
              <w:rPr>
                <w:rFonts w:eastAsia="Times New Roman"/>
              </w:rPr>
            </w:pPr>
            <w:r w:rsidRPr="001B3655">
              <w:t>trough concentration</w:t>
            </w:r>
          </w:p>
        </w:tc>
      </w:tr>
      <w:tr w:rsidR="003117E4" ns2:paraId="79671838" ns2:textId="77777777" w:rsidTr="00E366CA">
        <w:tc>
          <w:tcPr>
            <w:tcW w:w="2014" w:type="dxa"/>
            <w:noWrap/>
          </w:tcPr>
          <w:p ns2:paraId="32A76FAF" ns2:textId="77777777" w:rsidR="00C30C32" w:rsidRPr="001B3655" w:rsidRDefault="00895D30" w:rsidP="007B6957">
            <w:pPr>
              <w:spacing w:before="40" w:after="40"/>
              <w:rPr>
                <w:rFonts w:eastAsia="Times New Roman"/>
              </w:rPr>
            </w:pPr>
            <w:r w:rsidRPr="001B3655">
              <w:rPr>
                <w:rFonts w:eastAsia="Times New Roman"/>
              </w:rPr>
              <w:t>CYP</w:t>
            </w:r>
          </w:p>
        </w:tc>
        <w:tc>
          <w:tcPr>
            <w:tcW w:w="7095" w:type="dxa"/>
            <w:noWrap/>
          </w:tcPr>
          <w:p ns2:paraId="5C746C2E" ns2:textId="77777777" w:rsidR="00C30C32" w:rsidRPr="001B3655" w:rsidRDefault="00895D30" w:rsidP="007B6957">
            <w:pPr>
              <w:spacing w:before="40" w:after="40"/>
              <w:rPr>
                <w:rFonts w:eastAsia="Times New Roman"/>
              </w:rPr>
            </w:pPr>
            <w:r w:rsidRPr="001B3655">
              <w:rPr>
                <w:rFonts w:eastAsia="Times New Roman"/>
              </w:rPr>
              <w:t>cytochrome P450</w:t>
            </w:r>
          </w:p>
        </w:tc>
      </w:tr>
      <w:tr w:rsidR="003117E4" ns2:paraId="61371864" ns2:textId="77777777" w:rsidTr="00E366CA">
        <w:tc>
          <w:tcPr>
            <w:tcW w:w="2014" w:type="dxa"/>
            <w:noWrap/>
          </w:tcPr>
          <w:p ns2:paraId="031911AF" ns2:textId="77777777" w:rsidR="00C30C32" w:rsidRPr="001B3655" w:rsidRDefault="00895D30" w:rsidP="007B6957">
            <w:pPr>
              <w:spacing w:before="40" w:after="40"/>
              <w:rPr>
                <w:rFonts w:eastAsia="Times New Roman"/>
              </w:rPr>
            </w:pPr>
            <w:r w:rsidRPr="001B3655">
              <w:rPr>
                <w:rFonts w:eastAsia="Times New Roman"/>
              </w:rPr>
              <w:t>D</w:t>
            </w:r>
          </w:p>
        </w:tc>
        <w:tc>
          <w:tcPr>
            <w:tcW w:w="7095" w:type="dxa"/>
            <w:noWrap/>
          </w:tcPr>
          <w:p ns2:paraId="73C82B6E" ns2:textId="77777777" w:rsidR="00C30C32" w:rsidRPr="001B3655" w:rsidRDefault="00895D30" w:rsidP="007B6957">
            <w:pPr>
              <w:spacing w:before="40" w:after="40"/>
              <w:rPr>
                <w:rFonts w:eastAsia="Times New Roman"/>
              </w:rPr>
            </w:pPr>
            <w:r w:rsidRPr="001B3655">
              <w:rPr>
                <w:rFonts w:eastAsia="Times New Roman"/>
              </w:rPr>
              <w:t>de-escalate to the next lower dose</w:t>
            </w:r>
          </w:p>
        </w:tc>
      </w:tr>
      <w:tr w:rsidR="003117E4" ns2:paraId="57C7623E" ns2:textId="77777777" w:rsidTr="00E366CA">
        <w:tc>
          <w:tcPr>
            <w:tcW w:w="2014" w:type="dxa"/>
            <w:noWrap/>
          </w:tcPr>
          <w:p ns2:paraId="19AFA7CC" ns2:textId="77777777" w:rsidR="00C30C32" w:rsidRPr="001B3655" w:rsidRDefault="00895D30" w:rsidP="007B6957">
            <w:pPr>
              <w:spacing w:before="40" w:after="40"/>
              <w:rPr>
                <w:rFonts w:eastAsia="Times New Roman"/>
              </w:rPr>
            </w:pPr>
            <w:r w:rsidRPr="001B3655">
              <w:rPr>
                <w:rFonts w:eastAsia="Times New Roman"/>
              </w:rPr>
              <w:t>DDI</w:t>
            </w:r>
          </w:p>
        </w:tc>
        <w:tc>
          <w:tcPr>
            <w:tcW w:w="7095" w:type="dxa"/>
            <w:noWrap/>
          </w:tcPr>
          <w:p ns2:paraId="02C4ED11" ns2:textId="77777777" w:rsidR="00C30C32" w:rsidRPr="001B3655" w:rsidRDefault="00895D30" w:rsidP="007B6957">
            <w:pPr>
              <w:spacing w:before="40" w:after="40"/>
              <w:rPr>
                <w:rFonts w:eastAsia="Times New Roman"/>
              </w:rPr>
            </w:pPr>
            <w:r w:rsidRPr="001B3655">
              <w:rPr>
                <w:rFonts w:eastAsia="Times New Roman"/>
              </w:rPr>
              <w:t>drug-drug interaction</w:t>
            </w:r>
          </w:p>
        </w:tc>
      </w:tr>
      <w:tr w:rsidR="003117E4" ns2:paraId="5994011D" ns2:textId="77777777" w:rsidTr="00E366CA">
        <w:tc>
          <w:tcPr>
            <w:tcW w:w="2014" w:type="dxa"/>
            <w:noWrap/>
          </w:tcPr>
          <w:p ns2:paraId="1710BFCB" ns2:textId="77777777" w:rsidR="00C30C32" w:rsidRPr="001B3655" w:rsidRDefault="00895D30" w:rsidP="007B6957">
            <w:pPr>
              <w:spacing w:before="40" w:after="40"/>
              <w:rPr>
                <w:rFonts w:eastAsia="Times New Roman"/>
              </w:rPr>
            </w:pPr>
            <w:r w:rsidRPr="001B3655">
              <w:rPr>
                <w:rFonts w:eastAsia="Times New Roman"/>
              </w:rPr>
              <w:t>del</w:t>
            </w:r>
          </w:p>
        </w:tc>
        <w:tc>
          <w:tcPr>
            <w:tcW w:w="7095" w:type="dxa"/>
            <w:noWrap/>
          </w:tcPr>
          <w:p ns2:paraId="789A7C00" ns2:textId="77777777" w:rsidR="00C30C32" w:rsidRPr="001B3655" w:rsidRDefault="00895D30" w:rsidP="007B6957">
            <w:pPr>
              <w:spacing w:before="40" w:after="40"/>
              <w:rPr>
                <w:rFonts w:eastAsia="Times New Roman"/>
              </w:rPr>
            </w:pPr>
            <w:r w:rsidRPr="001B3655">
              <w:rPr>
                <w:rFonts w:eastAsia="Times New Roman"/>
              </w:rPr>
              <w:t>deletion</w:t>
            </w:r>
          </w:p>
        </w:tc>
      </w:tr>
      <w:tr w:rsidR="003117E4" ns2:paraId="449E247F" ns2:textId="77777777" w:rsidTr="00E366CA">
        <w:tc>
          <w:tcPr>
            <w:tcW w:w="2014" w:type="dxa"/>
            <w:noWrap/>
          </w:tcPr>
          <w:p ns2:paraId="1DFB8BC8" ns2:textId="77777777" w:rsidR="00C30C32" w:rsidRPr="001B3655" w:rsidRDefault="00895D30" w:rsidP="007B6957">
            <w:pPr>
              <w:spacing w:before="40" w:after="40"/>
              <w:rPr>
                <w:rFonts w:eastAsia="Times New Roman"/>
              </w:rPr>
            </w:pPr>
            <w:r w:rsidRPr="001B3655">
              <w:rPr>
                <w:rFonts w:eastAsia="Times New Roman"/>
              </w:rPr>
              <w:t>DILI</w:t>
            </w:r>
          </w:p>
        </w:tc>
        <w:tc>
          <w:tcPr>
            <w:tcW w:w="7095" w:type="dxa"/>
            <w:noWrap/>
          </w:tcPr>
          <w:p ns2:paraId="562E2DC1" ns2:textId="77777777" w:rsidR="00C30C32" w:rsidRPr="001B3655" w:rsidRDefault="00895D30" w:rsidP="007B6957">
            <w:pPr>
              <w:spacing w:before="40" w:after="40"/>
              <w:rPr>
                <w:rFonts w:eastAsia="Times New Roman"/>
              </w:rPr>
            </w:pPr>
            <w:r w:rsidRPr="001B3655">
              <w:rPr>
                <w:rFonts w:eastAsia="Times New Roman"/>
              </w:rPr>
              <w:t>drug-induced liver injury</w:t>
            </w:r>
          </w:p>
        </w:tc>
      </w:tr>
      <w:tr w:rsidR="003117E4" ns2:paraId="1C9DA560" ns2:textId="77777777" w:rsidTr="00E366CA">
        <w:tc>
          <w:tcPr>
            <w:tcW w:w="2014" w:type="dxa"/>
            <w:noWrap/>
          </w:tcPr>
          <w:p ns2:paraId="01EAFEBF" ns2:textId="77777777" w:rsidR="00C30C32" w:rsidRPr="001B3655" w:rsidRDefault="00895D30" w:rsidP="007B6957">
            <w:pPr>
              <w:spacing w:before="40" w:after="40"/>
              <w:rPr>
                <w:rFonts w:eastAsia="Times New Roman"/>
              </w:rPr>
            </w:pPr>
            <w:r w:rsidRPr="001B3655">
              <w:rPr>
                <w:rFonts w:eastAsia="Times New Roman"/>
              </w:rPr>
              <w:t xml:space="preserve">DL1 </w:t>
            </w:r>
          </w:p>
        </w:tc>
        <w:tc>
          <w:tcPr>
            <w:tcW w:w="7095" w:type="dxa"/>
            <w:noWrap/>
          </w:tcPr>
          <w:p ns2:paraId="2F3B9A5D" ns2:textId="77777777" w:rsidR="00C30C32" w:rsidRPr="001B3655" w:rsidRDefault="00895D30" w:rsidP="007B6957">
            <w:pPr>
              <w:spacing w:before="40" w:after="40"/>
            </w:pPr>
            <w:r w:rsidRPr="001B3655">
              <w:t>dose level 1</w:t>
            </w:r>
          </w:p>
        </w:tc>
      </w:tr>
      <w:tr w:rsidR="003117E4" ns2:paraId="2F9ED5F0" ns2:textId="77777777" w:rsidTr="00E366CA">
        <w:tc>
          <w:tcPr>
            <w:tcW w:w="2014" w:type="dxa"/>
            <w:noWrap/>
          </w:tcPr>
          <w:p ns2:paraId="66DE1835" ns2:textId="77777777" w:rsidR="00C30C32" w:rsidRPr="001B3655" w:rsidRDefault="00895D30" w:rsidP="007B6957">
            <w:pPr>
              <w:spacing w:before="40" w:after="40"/>
              <w:rPr>
                <w:rFonts w:eastAsia="Times New Roman"/>
              </w:rPr>
            </w:pPr>
            <w:r w:rsidRPr="001B3655">
              <w:rPr>
                <w:rFonts w:eastAsia="Times New Roman"/>
              </w:rPr>
              <w:t>DL2</w:t>
            </w:r>
          </w:p>
        </w:tc>
        <w:tc>
          <w:tcPr>
            <w:tcW w:w="7095" w:type="dxa"/>
            <w:noWrap/>
          </w:tcPr>
          <w:p ns2:paraId="71539C44" ns2:textId="77777777" w:rsidR="00C30C32" w:rsidRPr="001B3655" w:rsidRDefault="00895D30" w:rsidP="007B6957">
            <w:pPr>
              <w:spacing w:before="40" w:after="40"/>
            </w:pPr>
            <w:r w:rsidRPr="001B3655">
              <w:t>dose level 2</w:t>
            </w:r>
          </w:p>
        </w:tc>
      </w:tr>
      <w:tr w:rsidR="003117E4" ns2:paraId="7DE87D34" ns2:textId="77777777" w:rsidTr="00E366CA">
        <w:tc>
          <w:tcPr>
            <w:tcW w:w="2014" w:type="dxa"/>
            <w:noWrap/>
          </w:tcPr>
          <w:p ns2:paraId="7B822E20" ns2:textId="77777777" w:rsidR="00C30C32" w:rsidRPr="001B3655" w:rsidRDefault="00895D30" w:rsidP="007B6957">
            <w:pPr>
              <w:spacing w:before="40" w:after="40"/>
              <w:rPr>
                <w:rFonts w:eastAsia="Times New Roman"/>
              </w:rPr>
            </w:pPr>
            <w:r w:rsidRPr="001B3655">
              <w:rPr>
                <w:rFonts w:eastAsia="Times New Roman"/>
              </w:rPr>
              <w:t>DLBCL</w:t>
            </w:r>
          </w:p>
        </w:tc>
        <w:tc>
          <w:tcPr>
            <w:tcW w:w="7095" w:type="dxa"/>
            <w:noWrap/>
          </w:tcPr>
          <w:p ns2:paraId="4C308EF0" ns2:textId="77777777" w:rsidR="00C30C32" w:rsidRPr="001B3655" w:rsidRDefault="00895D30" w:rsidP="007B6957">
            <w:pPr>
              <w:spacing w:before="40" w:after="40"/>
              <w:rPr>
                <w:rFonts w:eastAsia="Times New Roman"/>
              </w:rPr>
            </w:pPr>
            <w:r w:rsidRPr="001B3655">
              <w:t>diffuse large B-cell lymphoma</w:t>
            </w:r>
          </w:p>
        </w:tc>
      </w:tr>
      <w:tr w:rsidR="003117E4" ns2:paraId="6B3C327F" ns2:textId="77777777" w:rsidTr="00E366CA">
        <w:tc>
          <w:tcPr>
            <w:tcW w:w="2014" w:type="dxa"/>
            <w:noWrap/>
          </w:tcPr>
          <w:p ns2:paraId="5B1822EF" ns2:textId="77777777" w:rsidR="00C30C32" w:rsidRPr="001B3655" w:rsidRDefault="00895D30" w:rsidP="007B6957">
            <w:pPr>
              <w:spacing w:before="40" w:after="40"/>
              <w:rPr>
                <w:rFonts w:eastAsia="Times New Roman"/>
              </w:rPr>
            </w:pPr>
            <w:r w:rsidRPr="001B3655">
              <w:rPr>
                <w:rFonts w:eastAsia="Times New Roman"/>
              </w:rPr>
              <w:t>DLT</w:t>
            </w:r>
          </w:p>
        </w:tc>
        <w:tc>
          <w:tcPr>
            <w:tcW w:w="7095" w:type="dxa"/>
            <w:noWrap/>
          </w:tcPr>
          <w:p ns2:paraId="48010C28" ns2:textId="77777777" w:rsidR="00C30C32" w:rsidRPr="001B3655" w:rsidRDefault="00895D30" w:rsidP="007B6957">
            <w:pPr>
              <w:spacing w:before="40" w:after="40"/>
              <w:rPr>
                <w:rFonts w:eastAsia="Times New Roman"/>
              </w:rPr>
            </w:pPr>
            <w:r w:rsidRPr="001B3655">
              <w:rPr>
                <w:rFonts w:eastAsia="Times New Roman"/>
              </w:rPr>
              <w:t>dose-limiting toxicity</w:t>
            </w:r>
          </w:p>
        </w:tc>
      </w:tr>
      <w:tr w:rsidR="003117E4" ns2:paraId="43208455" ns2:textId="77777777" w:rsidTr="00E366CA">
        <w:tc>
          <w:tcPr>
            <w:tcW w:w="2014" w:type="dxa"/>
            <w:noWrap/>
            <w:hideMark/>
          </w:tcPr>
          <w:p ns2:paraId="7F6A156A" ns2:textId="77777777" w:rsidR="00C30C32" w:rsidRPr="001B3655" w:rsidRDefault="00895D30" w:rsidP="007B6957">
            <w:pPr>
              <w:spacing w:before="40" w:after="40"/>
              <w:rPr>
                <w:rFonts w:eastAsia="Times New Roman"/>
              </w:rPr>
            </w:pPr>
            <w:r w:rsidRPr="001B3655">
              <w:rPr>
                <w:rFonts w:eastAsia="Times New Roman"/>
              </w:rPr>
              <w:t>DMC</w:t>
            </w:r>
          </w:p>
        </w:tc>
        <w:tc>
          <w:tcPr>
            <w:tcW w:w="7095" w:type="dxa"/>
            <w:noWrap/>
            <w:hideMark/>
          </w:tcPr>
          <w:p ns2:paraId="23C47746" ns2:textId="77777777" w:rsidR="00C30C32" w:rsidRPr="001B3655" w:rsidRDefault="00895D30" w:rsidP="007B6957">
            <w:pPr>
              <w:spacing w:before="40" w:after="40"/>
              <w:rPr>
                <w:rFonts w:eastAsia="Times New Roman"/>
              </w:rPr>
            </w:pPr>
            <w:r w:rsidRPr="001B3655">
              <w:rPr>
                <w:rFonts w:eastAsia="Times New Roman"/>
              </w:rPr>
              <w:t xml:space="preserve">Data Monitoring Committee </w:t>
            </w:r>
          </w:p>
        </w:tc>
      </w:tr>
      <w:tr w:rsidR="003117E4" ns2:paraId="7D82B93B" ns2:textId="77777777" w:rsidTr="00E366CA">
        <w:tc>
          <w:tcPr>
            <w:tcW w:w="2014" w:type="dxa"/>
            <w:noWrap/>
            <w:hideMark/>
          </w:tcPr>
          <w:p ns2:paraId="51818ACB" ns2:textId="77777777" w:rsidR="00C30C32" w:rsidRPr="001B3655" w:rsidRDefault="00895D30" w:rsidP="007B6957">
            <w:pPr>
              <w:spacing w:before="40" w:after="40"/>
              <w:rPr>
                <w:rFonts w:eastAsia="Times New Roman"/>
              </w:rPr>
            </w:pPr>
            <w:r w:rsidRPr="001B3655">
              <w:rPr>
                <w:rFonts w:eastAsia="Times New Roman"/>
              </w:rPr>
              <w:t>DNA</w:t>
            </w:r>
          </w:p>
        </w:tc>
        <w:tc>
          <w:tcPr>
            <w:tcW w:w="7095" w:type="dxa"/>
            <w:noWrap/>
            <w:hideMark/>
          </w:tcPr>
          <w:p ns2:paraId="71B66662" ns2:textId="77777777" w:rsidR="00C30C32" w:rsidRPr="001B3655" w:rsidRDefault="00895D30" w:rsidP="007B6957">
            <w:pPr>
              <w:spacing w:before="40" w:after="40"/>
              <w:rPr>
                <w:rFonts w:eastAsia="Times New Roman"/>
              </w:rPr>
            </w:pPr>
            <w:r w:rsidRPr="001B3655">
              <w:rPr>
                <w:rFonts w:eastAsia="Times New Roman"/>
              </w:rPr>
              <w:t xml:space="preserve">deoxyribonucleic acid </w:t>
            </w:r>
          </w:p>
        </w:tc>
      </w:tr>
      <w:tr w:rsidR="003117E4" ns2:paraId="1A2E77E9" ns2:textId="77777777" w:rsidTr="00E366CA">
        <w:tc>
          <w:tcPr>
            <w:tcW w:w="2014" w:type="dxa"/>
            <w:noWrap/>
          </w:tcPr>
          <w:p ns2:paraId="1B09018D" ns2:textId="77777777" w:rsidR="00C30C32" w:rsidRPr="001B3655" w:rsidRDefault="00895D30" w:rsidP="007B6957">
            <w:pPr>
              <w:spacing w:before="40" w:after="40"/>
              <w:rPr>
                <w:rFonts w:eastAsia="Times New Roman"/>
              </w:rPr>
            </w:pPr>
            <w:r w:rsidRPr="001B3655">
              <w:rPr>
                <w:rFonts w:eastAsia="Times New Roman"/>
              </w:rPr>
              <w:t>DOR</w:t>
            </w:r>
          </w:p>
        </w:tc>
        <w:tc>
          <w:tcPr>
            <w:tcW w:w="7095" w:type="dxa"/>
            <w:noWrap/>
          </w:tcPr>
          <w:p ns2:paraId="438D2E1A" ns2:textId="77777777" w:rsidR="00C30C32" w:rsidRPr="001B3655" w:rsidRDefault="00895D30" w:rsidP="007B6957">
            <w:pPr>
              <w:spacing w:before="40" w:after="40"/>
              <w:rPr>
                <w:rFonts w:eastAsia="Times New Roman"/>
              </w:rPr>
            </w:pPr>
            <w:r w:rsidRPr="001B3655">
              <w:rPr>
                <w:rFonts w:eastAsia="Times New Roman"/>
              </w:rPr>
              <w:t>duration of response</w:t>
            </w:r>
          </w:p>
        </w:tc>
      </w:tr>
      <w:tr w:rsidR="003117E4" ns2:paraId="2F508520" ns2:textId="77777777" w:rsidTr="00E366CA">
        <w:tc>
          <w:tcPr>
            <w:tcW w:w="2014" w:type="dxa"/>
            <w:noWrap/>
          </w:tcPr>
          <w:p ns2:paraId="03BADEAB" ns2:textId="77777777" w:rsidR="00C30C32" w:rsidRPr="001B3655" w:rsidRDefault="00895D30" w:rsidP="007B6957">
            <w:pPr>
              <w:spacing w:before="40" w:after="40"/>
              <w:rPr>
                <w:rFonts w:eastAsia="Times New Roman"/>
              </w:rPr>
            </w:pPr>
            <w:r w:rsidRPr="001B3655">
              <w:rPr>
                <w:rFonts w:eastAsia="Times New Roman"/>
              </w:rPr>
              <w:t>DU</w:t>
            </w:r>
          </w:p>
        </w:tc>
        <w:tc>
          <w:tcPr>
            <w:tcW w:w="7095" w:type="dxa"/>
            <w:noWrap/>
          </w:tcPr>
          <w:p ns2:paraId="32FD025D" ns2:textId="77777777" w:rsidR="00C30C32" w:rsidRPr="001B3655" w:rsidRDefault="00895D30" w:rsidP="007B6957">
            <w:pPr>
              <w:spacing w:before="40" w:after="40"/>
              <w:rPr>
                <w:rFonts w:eastAsia="Times New Roman"/>
              </w:rPr>
            </w:pPr>
            <w:r w:rsidRPr="001B3655">
              <w:rPr>
                <w:rFonts w:eastAsia="Times New Roman"/>
              </w:rPr>
              <w:t>the current dose is unacceptably toxic</w:t>
            </w:r>
          </w:p>
        </w:tc>
      </w:tr>
      <w:tr w:rsidR="003117E4" ns2:paraId="686B11C7" ns2:textId="77777777" w:rsidTr="00E366CA">
        <w:tc>
          <w:tcPr>
            <w:tcW w:w="2014" w:type="dxa"/>
            <w:noWrap/>
          </w:tcPr>
          <w:p ns2:paraId="3F0FE036" ns2:textId="77777777" w:rsidR="00C30C32" w:rsidRPr="001B3655" w:rsidRDefault="00895D30" w:rsidP="007B6957">
            <w:pPr>
              <w:spacing w:before="40" w:after="40"/>
              <w:rPr>
                <w:rFonts w:eastAsia="Times New Roman"/>
              </w:rPr>
            </w:pPr>
            <w:r w:rsidRPr="001B3655">
              <w:rPr>
                <w:rFonts w:eastAsia="Times New Roman"/>
              </w:rPr>
              <w:t>E</w:t>
            </w:r>
          </w:p>
        </w:tc>
        <w:tc>
          <w:tcPr>
            <w:tcW w:w="7095" w:type="dxa"/>
            <w:noWrap/>
          </w:tcPr>
          <w:p ns2:paraId="5F194B4F" ns2:textId="77777777" w:rsidR="00C30C32" w:rsidRPr="001B3655" w:rsidRDefault="00895D30" w:rsidP="007B6957">
            <w:pPr>
              <w:spacing w:before="40" w:after="40"/>
              <w:rPr>
                <w:rFonts w:eastAsia="Times New Roman"/>
              </w:rPr>
            </w:pPr>
            <w:r w:rsidRPr="001B3655">
              <w:rPr>
                <w:rFonts w:eastAsia="Times New Roman"/>
              </w:rPr>
              <w:t>escalate to the next higher dose</w:t>
            </w:r>
          </w:p>
        </w:tc>
      </w:tr>
      <w:tr w:rsidR="003117E4" ns2:paraId="3560E61C" ns2:textId="77777777" w:rsidTr="00E366CA">
        <w:tc>
          <w:tcPr>
            <w:tcW w:w="2014" w:type="dxa"/>
            <w:noWrap/>
          </w:tcPr>
          <w:p ns2:paraId="6E95F7B3" ns2:textId="77777777" w:rsidR="00C30C32" w:rsidRPr="001B3655" w:rsidRDefault="00895D30" w:rsidP="007B6957">
            <w:pPr>
              <w:spacing w:before="40" w:after="40"/>
              <w:rPr>
                <w:rFonts w:eastAsia="Times New Roman"/>
              </w:rPr>
            </w:pPr>
            <w:r w:rsidRPr="001B3655">
              <w:rPr>
                <w:rFonts w:eastAsia="Times New Roman"/>
              </w:rPr>
              <w:t>EQ-5D-5L</w:t>
            </w:r>
          </w:p>
        </w:tc>
        <w:tc>
          <w:tcPr>
            <w:tcW w:w="7095" w:type="dxa"/>
            <w:noWrap/>
          </w:tcPr>
          <w:p ns2:paraId="0A4C8A43" ns2:textId="77777777" w:rsidR="00C30C32" w:rsidRPr="001B3655" w:rsidRDefault="00895D30" w:rsidP="007B6957">
            <w:pPr>
              <w:spacing w:before="40" w:after="40"/>
              <w:rPr>
                <w:rFonts w:eastAsia="Times New Roman"/>
              </w:rPr>
            </w:pPr>
            <w:r w:rsidRPr="001B3655">
              <w:rPr>
                <w:rFonts w:eastAsia="Times New Roman"/>
              </w:rPr>
              <w:t>EuroQoL 5-Dimension 5-Level</w:t>
            </w:r>
          </w:p>
        </w:tc>
      </w:tr>
      <w:tr w:rsidR="003117E4" ns2:paraId="6A3A33B6" ns2:textId="77777777" w:rsidTr="00E366CA">
        <w:tc>
          <w:tcPr>
            <w:tcW w:w="2014" w:type="dxa"/>
            <w:noWrap/>
          </w:tcPr>
          <w:p ns2:paraId="61689BBC" ns2:textId="77777777" w:rsidR="00C30C32" w:rsidRPr="001B3655" w:rsidRDefault="00895D30" w:rsidP="007B6957">
            <w:pPr>
              <w:spacing w:before="40" w:after="40"/>
              <w:rPr>
                <w:rFonts w:eastAsia="Times New Roman"/>
              </w:rPr>
            </w:pPr>
            <w:r w:rsidRPr="001B3655">
              <w:t>Eμ-TCL1</w:t>
            </w:r>
          </w:p>
        </w:tc>
        <w:tc>
          <w:tcPr>
            <w:tcW w:w="7095" w:type="dxa"/>
            <w:noWrap/>
          </w:tcPr>
          <w:p ns2:paraId="052B53CB" ns2:textId="77777777" w:rsidR="00C30C32" w:rsidRPr="001B3655" w:rsidRDefault="00895D30" w:rsidP="007B6957">
            <w:pPr>
              <w:spacing w:before="40" w:after="40"/>
              <w:rPr>
                <w:rFonts w:eastAsia="Times New Roman"/>
              </w:rPr>
            </w:pPr>
            <w:r w:rsidRPr="001B3655">
              <w:rPr>
                <w:rFonts w:eastAsia="Times New Roman"/>
              </w:rPr>
              <w:t>transgenic mouse that overexpresses the human TCL1 oncogene, under the control of the B-cell specific IgV H promoter and Eµ enhancer</w:t>
            </w:r>
          </w:p>
        </w:tc>
      </w:tr>
      <w:tr w:rsidR="003117E4" ns2:paraId="4E86C0A1" ns2:textId="77777777" w:rsidTr="00E366CA">
        <w:tc>
          <w:tcPr>
            <w:tcW w:w="2014" w:type="dxa"/>
            <w:noWrap/>
          </w:tcPr>
          <w:p ns2:paraId="55DECA52" ns2:textId="77777777" w:rsidR="00C30C32" w:rsidRPr="001B3655" w:rsidRDefault="00895D30" w:rsidP="007B6957">
            <w:pPr>
              <w:spacing w:before="40" w:after="40"/>
              <w:rPr>
                <w:rFonts w:eastAsia="Times New Roman"/>
              </w:rPr>
            </w:pPr>
            <w:r w:rsidRPr="001B3655">
              <w:t>Eμ-MYC</w:t>
            </w:r>
          </w:p>
        </w:tc>
        <w:tc>
          <w:tcPr>
            <w:tcW w:w="7095" w:type="dxa"/>
            <w:noWrap/>
          </w:tcPr>
          <w:p ns2:paraId="5F0499A2" ns2:textId="77777777" w:rsidR="00C30C32" w:rsidRPr="001B3655" w:rsidRDefault="00895D30" w:rsidP="007B6957">
            <w:pPr>
              <w:spacing w:before="40" w:after="40"/>
              <w:rPr>
                <w:rFonts w:eastAsia="Times New Roman"/>
              </w:rPr>
            </w:pPr>
            <w:r w:rsidRPr="001B3655">
              <w:rPr>
                <w:rFonts w:eastAsia="Times New Roman"/>
              </w:rPr>
              <w:t>transgenic mouse overexpresses c-myc gene, which codes for regulatory and proto-oncogenes that code for transcription factors</w:t>
            </w:r>
          </w:p>
        </w:tc>
      </w:tr>
      <w:tr w:rsidR="003117E4" ns2:paraId="0B29CDAA" ns2:textId="77777777" w:rsidTr="00E366CA">
        <w:tc>
          <w:tcPr>
            <w:tcW w:w="2014" w:type="dxa"/>
            <w:noWrap/>
            <w:hideMark/>
          </w:tcPr>
          <w:p ns2:paraId="2298C618" ns2:textId="77777777" w:rsidR="00C30C32" w:rsidRPr="001B3655" w:rsidRDefault="00895D30" w:rsidP="007B6957">
            <w:pPr>
              <w:spacing w:before="40" w:after="40"/>
              <w:rPr>
                <w:rFonts w:eastAsia="Times New Roman"/>
              </w:rPr>
            </w:pPr>
            <w:r w:rsidRPr="001B3655">
              <w:rPr>
                <w:rFonts w:eastAsia="Times New Roman"/>
              </w:rPr>
              <w:t>ECG</w:t>
            </w:r>
          </w:p>
        </w:tc>
        <w:tc>
          <w:tcPr>
            <w:tcW w:w="7095" w:type="dxa"/>
            <w:noWrap/>
            <w:hideMark/>
          </w:tcPr>
          <w:p ns2:paraId="59F445E2" ns2:textId="77777777" w:rsidR="00C30C32" w:rsidRPr="001B3655" w:rsidRDefault="00895D30" w:rsidP="007B6957">
            <w:pPr>
              <w:spacing w:before="40" w:after="40"/>
              <w:rPr>
                <w:rFonts w:eastAsia="Times New Roman"/>
              </w:rPr>
            </w:pPr>
            <w:r w:rsidRPr="001B3655">
              <w:rPr>
                <w:rFonts w:eastAsia="Times New Roman"/>
              </w:rPr>
              <w:t xml:space="preserve">electrocardiogram </w:t>
            </w:r>
          </w:p>
        </w:tc>
      </w:tr>
      <w:tr w:rsidR="003117E4" ns2:paraId="6D652D14" ns2:textId="77777777" w:rsidTr="00E366CA">
        <w:tc>
          <w:tcPr>
            <w:tcW w:w="2014" w:type="dxa"/>
            <w:noWrap/>
            <w:hideMark/>
          </w:tcPr>
          <w:p ns2:paraId="5DC3AF13" ns2:textId="77777777" w:rsidR="00C30C32" w:rsidRPr="001B3655" w:rsidRDefault="00895D30" w:rsidP="007B6957">
            <w:pPr>
              <w:spacing w:before="40" w:after="40"/>
              <w:rPr>
                <w:rFonts w:eastAsia="Times New Roman"/>
              </w:rPr>
            </w:pPr>
            <w:r w:rsidRPr="001B3655">
              <w:rPr>
                <w:rFonts w:eastAsia="Times New Roman"/>
              </w:rPr>
              <w:t>ECI</w:t>
            </w:r>
          </w:p>
        </w:tc>
        <w:tc>
          <w:tcPr>
            <w:tcW w:w="7095" w:type="dxa"/>
            <w:noWrap/>
            <w:hideMark/>
          </w:tcPr>
          <w:p ns2:paraId="37204E36" ns2:textId="77777777" w:rsidR="00C30C32" w:rsidRPr="001B3655" w:rsidRDefault="00895D30" w:rsidP="007B6957">
            <w:pPr>
              <w:spacing w:before="40" w:after="40"/>
              <w:rPr>
                <w:rFonts w:eastAsia="Times New Roman"/>
              </w:rPr>
            </w:pPr>
            <w:r w:rsidRPr="001B3655">
              <w:rPr>
                <w:rFonts w:eastAsia="Times New Roman"/>
              </w:rPr>
              <w:t>event of clinical interest</w:t>
            </w:r>
          </w:p>
        </w:tc>
      </w:tr>
      <w:tr w:rsidR="003117E4" ns2:paraId="71818140" ns2:textId="77777777" w:rsidTr="00E366CA">
        <w:tc>
          <w:tcPr>
            <w:tcW w:w="2014" w:type="dxa"/>
            <w:noWrap/>
          </w:tcPr>
          <w:p ns2:paraId="5D7F52B2" ns2:textId="77777777" w:rsidR="00C30C32" w:rsidRPr="001B3655" w:rsidRDefault="00895D30" w:rsidP="007B6957">
            <w:pPr>
              <w:spacing w:before="40" w:after="40"/>
              <w:rPr>
                <w:rFonts w:eastAsia="Times New Roman"/>
              </w:rPr>
            </w:pPr>
            <w:r w:rsidRPr="001B3655">
              <w:rPr>
                <w:rFonts w:eastAsia="Times New Roman"/>
              </w:rPr>
              <w:t xml:space="preserve">ECOG </w:t>
            </w:r>
          </w:p>
        </w:tc>
        <w:tc>
          <w:tcPr>
            <w:tcW w:w="7095" w:type="dxa"/>
            <w:noWrap/>
          </w:tcPr>
          <w:p ns2:paraId="78946F5F" ns2:textId="77777777" w:rsidR="00C30C32" w:rsidRPr="001B3655" w:rsidRDefault="00895D30" w:rsidP="007B6957">
            <w:pPr>
              <w:spacing w:before="40" w:after="40"/>
              <w:rPr>
                <w:rFonts w:eastAsia="Times New Roman"/>
              </w:rPr>
            </w:pPr>
            <w:r w:rsidRPr="001B3655">
              <w:rPr>
                <w:rFonts w:eastAsia="Times New Roman"/>
              </w:rPr>
              <w:t xml:space="preserve">Eastern Cooperative Oncology Group </w:t>
            </w:r>
          </w:p>
        </w:tc>
      </w:tr>
      <w:tr w:rsidR="003117E4" ns2:paraId="2DD83EB2" ns2:textId="77777777" w:rsidTr="00E366CA">
        <w:tc>
          <w:tcPr>
            <w:tcW w:w="2014" w:type="dxa"/>
            <w:noWrap/>
          </w:tcPr>
          <w:p ns2:paraId="10486A44" ns2:textId="77777777" w:rsidR="00C30C32" w:rsidRPr="001B3655" w:rsidRDefault="00895D30" w:rsidP="007B6957">
            <w:pPr>
              <w:spacing w:before="40" w:after="40"/>
              <w:rPr>
                <w:rFonts w:eastAsia="Times New Roman"/>
              </w:rPr>
            </w:pPr>
            <w:r w:rsidRPr="001B3655">
              <w:rPr>
                <w:rFonts w:eastAsia="Times New Roman"/>
              </w:rPr>
              <w:t>eCRF</w:t>
            </w:r>
          </w:p>
        </w:tc>
        <w:tc>
          <w:tcPr>
            <w:tcW w:w="7095" w:type="dxa"/>
            <w:noWrap/>
          </w:tcPr>
          <w:p ns2:paraId="4521697A" ns2:textId="77777777" w:rsidR="00C30C32" w:rsidRPr="001B3655" w:rsidRDefault="00895D30" w:rsidP="007B6957">
            <w:pPr>
              <w:spacing w:before="40" w:after="40"/>
              <w:rPr>
                <w:rFonts w:eastAsia="Times New Roman"/>
              </w:rPr>
            </w:pPr>
            <w:r w:rsidRPr="001B3655">
              <w:rPr>
                <w:rFonts w:eastAsia="Times New Roman"/>
              </w:rPr>
              <w:t>electronic Case Report Form</w:t>
            </w:r>
          </w:p>
        </w:tc>
      </w:tr>
      <w:tr w:rsidR="003117E4" ns2:paraId="511A407D" ns2:textId="77777777" w:rsidTr="00E366CA">
        <w:tc>
          <w:tcPr>
            <w:tcW w:w="2014" w:type="dxa"/>
            <w:noWrap/>
            <w:hideMark/>
          </w:tcPr>
          <w:p ns2:paraId="5BE9F02E" ns2:textId="77777777" w:rsidR="00C30C32" w:rsidRPr="001B3655" w:rsidRDefault="00895D30" w:rsidP="007B6957">
            <w:pPr>
              <w:spacing w:before="40" w:after="40"/>
              <w:rPr>
                <w:rFonts w:eastAsia="Times New Roman"/>
              </w:rPr>
            </w:pPr>
            <w:r w:rsidRPr="001B3655">
              <w:rPr>
                <w:rFonts w:eastAsia="Times New Roman"/>
              </w:rPr>
              <w:t>EDC</w:t>
            </w:r>
          </w:p>
        </w:tc>
        <w:tc>
          <w:tcPr>
            <w:tcW w:w="7095" w:type="dxa"/>
            <w:noWrap/>
            <w:hideMark/>
          </w:tcPr>
          <w:p ns2:paraId="38AFF36C" ns2:textId="77777777" w:rsidR="00C30C32" w:rsidRPr="001B3655" w:rsidRDefault="00895D30" w:rsidP="007B6957">
            <w:pPr>
              <w:spacing w:before="40" w:after="40"/>
              <w:rPr>
                <w:rFonts w:eastAsia="Times New Roman"/>
              </w:rPr>
            </w:pPr>
            <w:bookmarkStart w:id="431" w:name="_Hlk116988910"/>
            <w:r w:rsidRPr="001B3655">
              <w:rPr>
                <w:rFonts w:eastAsia="Times New Roman"/>
              </w:rPr>
              <w:t xml:space="preserve">electronic data collection </w:t>
            </w:r>
            <w:bookmarkEnd w:id="431"/>
          </w:p>
        </w:tc>
      </w:tr>
      <w:tr w:rsidR="003117E4" ns2:paraId="2FE779DF" ns2:textId="77777777" w:rsidTr="00E366CA">
        <w:tc>
          <w:tcPr>
            <w:tcW w:w="2014" w:type="dxa"/>
            <w:noWrap/>
          </w:tcPr>
          <w:p ns2:paraId="7728D579" ns2:textId="77777777" w:rsidR="00C30C32" w:rsidRPr="001B3655" w:rsidRDefault="00895D30" w:rsidP="007B6957">
            <w:pPr>
              <w:spacing w:before="40" w:after="40"/>
              <w:rPr>
                <w:rFonts w:eastAsia="Times New Roman"/>
              </w:rPr>
            </w:pPr>
            <w:r w:rsidRPr="001B3655">
              <w:rPr>
                <w:rFonts w:eastAsia="Times New Roman"/>
              </w:rPr>
              <w:t>eDMC</w:t>
            </w:r>
          </w:p>
        </w:tc>
        <w:tc>
          <w:tcPr>
            <w:tcW w:w="7095" w:type="dxa"/>
            <w:noWrap/>
          </w:tcPr>
          <w:p ns2:paraId="74926988" ns2:textId="77777777" w:rsidR="00C30C32" w:rsidRPr="001B3655" w:rsidRDefault="00895D30" w:rsidP="007B6957">
            <w:pPr>
              <w:spacing w:before="40" w:after="40"/>
              <w:rPr>
                <w:rFonts w:eastAsia="Times New Roman"/>
              </w:rPr>
            </w:pPr>
            <w:r w:rsidRPr="001B3655">
              <w:rPr>
                <w:rFonts w:eastAsia="Times New Roman"/>
              </w:rPr>
              <w:t>external data monitoring committee</w:t>
            </w:r>
          </w:p>
        </w:tc>
      </w:tr>
      <w:tr w:rsidR="003117E4" ns2:paraId="2709E412" ns2:textId="77777777" w:rsidTr="00E366CA">
        <w:tc>
          <w:tcPr>
            <w:tcW w:w="2014" w:type="dxa"/>
            <w:noWrap/>
          </w:tcPr>
          <w:p ns2:paraId="5E3B3667" ns2:textId="77777777" w:rsidR="00C30C32" w:rsidRPr="001B3655" w:rsidRDefault="00895D30" w:rsidP="007B6957">
            <w:pPr>
              <w:spacing w:before="40" w:after="40"/>
              <w:rPr>
                <w:rFonts w:eastAsia="Times New Roman"/>
              </w:rPr>
            </w:pPr>
            <w:r w:rsidRPr="001B3655">
              <w:rPr>
                <w:rFonts w:eastAsia="Times New Roman"/>
              </w:rPr>
              <w:t>ELISA</w:t>
            </w:r>
          </w:p>
        </w:tc>
        <w:tc>
          <w:tcPr>
            <w:tcW w:w="7095" w:type="dxa"/>
            <w:noWrap/>
          </w:tcPr>
          <w:p ns2:paraId="20A2F7D2" ns2:textId="77777777" w:rsidR="00C30C32" w:rsidRPr="001B3655" w:rsidRDefault="00895D30" w:rsidP="007B6957">
            <w:pPr>
              <w:spacing w:before="40" w:after="40"/>
              <w:rPr>
                <w:rFonts w:eastAsia="Times New Roman"/>
              </w:rPr>
            </w:pPr>
            <w:r w:rsidRPr="001B3655">
              <w:rPr>
                <w:rFonts w:eastAsia="Times New Roman"/>
              </w:rPr>
              <w:t>enzyme-linked immunosorbent assay</w:t>
            </w:r>
          </w:p>
        </w:tc>
      </w:tr>
      <w:tr w:rsidR="003117E4" ns2:paraId="42789621" ns2:textId="77777777" w:rsidTr="00E366CA">
        <w:tc>
          <w:tcPr>
            <w:tcW w:w="2014" w:type="dxa"/>
            <w:noWrap/>
            <w:hideMark/>
          </w:tcPr>
          <w:p ns2:paraId="417F4388" ns2:textId="77777777" w:rsidR="00C30C32" w:rsidRPr="001B3655" w:rsidRDefault="00895D30" w:rsidP="007B6957">
            <w:pPr>
              <w:spacing w:before="40" w:after="40"/>
              <w:rPr>
                <w:rFonts w:eastAsia="Times New Roman"/>
              </w:rPr>
            </w:pPr>
            <w:r w:rsidRPr="001B3655">
              <w:rPr>
                <w:rFonts w:eastAsia="Times New Roman"/>
              </w:rPr>
              <w:t>EMA</w:t>
            </w:r>
          </w:p>
        </w:tc>
        <w:tc>
          <w:tcPr>
            <w:tcW w:w="7095" w:type="dxa"/>
            <w:noWrap/>
            <w:hideMark/>
          </w:tcPr>
          <w:p ns2:paraId="4A4E8CB3" ns2:textId="77777777" w:rsidR="00C30C32" w:rsidRPr="001B3655" w:rsidRDefault="00895D30" w:rsidP="007B6957">
            <w:pPr>
              <w:spacing w:before="40" w:after="40"/>
              <w:rPr>
                <w:rFonts w:eastAsia="Times New Roman"/>
              </w:rPr>
            </w:pPr>
            <w:r w:rsidRPr="001B3655">
              <w:rPr>
                <w:rFonts w:eastAsia="Times New Roman"/>
              </w:rPr>
              <w:t>European Medicines Agency</w:t>
            </w:r>
          </w:p>
        </w:tc>
      </w:tr>
      <w:tr w:rsidR="003117E4" ns2:paraId="4C32CBD3" ns2:textId="77777777" w:rsidTr="00E366CA">
        <w:tc>
          <w:tcPr>
            <w:tcW w:w="2014" w:type="dxa"/>
            <w:noWrap/>
            <w:hideMark/>
          </w:tcPr>
          <w:p ns2:paraId="2724476E" ns2:textId="77777777" w:rsidR="00C30C32" w:rsidRPr="001B3655" w:rsidRDefault="00895D30" w:rsidP="007B6957">
            <w:pPr>
              <w:spacing w:before="40" w:after="40"/>
              <w:rPr>
                <w:rFonts w:eastAsia="Times New Roman"/>
              </w:rPr>
            </w:pPr>
            <w:r w:rsidRPr="001B3655">
              <w:rPr>
                <w:rFonts w:eastAsia="Times New Roman"/>
              </w:rPr>
              <w:t>EOC</w:t>
            </w:r>
          </w:p>
        </w:tc>
        <w:tc>
          <w:tcPr>
            <w:tcW w:w="7095" w:type="dxa"/>
            <w:noWrap/>
            <w:hideMark/>
          </w:tcPr>
          <w:p ns2:paraId="35D51FD4" ns2:textId="77777777" w:rsidR="00C30C32" w:rsidRPr="001B3655" w:rsidRDefault="00895D30" w:rsidP="007B6957">
            <w:pPr>
              <w:spacing w:before="40" w:after="40"/>
              <w:rPr>
                <w:rFonts w:eastAsia="Times New Roman"/>
              </w:rPr>
            </w:pPr>
            <w:r w:rsidRPr="001B3655">
              <w:rPr>
                <w:rFonts w:eastAsia="Times New Roman"/>
              </w:rPr>
              <w:t xml:space="preserve">Executive Oversight Committee </w:t>
            </w:r>
          </w:p>
        </w:tc>
      </w:tr>
      <w:tr w:rsidR="003117E4" ns2:paraId="357BA144" ns2:textId="77777777" w:rsidTr="00E366CA">
        <w:tc>
          <w:tcPr>
            <w:tcW w:w="2014" w:type="dxa"/>
            <w:noWrap/>
          </w:tcPr>
          <w:p ns2:paraId="53C24640" ns2:textId="77777777" w:rsidR="00C30C32" w:rsidRPr="001B3655" w:rsidRDefault="00895D30" w:rsidP="007B6957">
            <w:pPr>
              <w:spacing w:before="40" w:after="40"/>
              <w:rPr>
                <w:rFonts w:eastAsia="Times New Roman"/>
              </w:rPr>
            </w:pPr>
            <w:r w:rsidRPr="001B3655">
              <w:t>EORTC</w:t>
            </w:r>
          </w:p>
        </w:tc>
        <w:tc>
          <w:tcPr>
            <w:tcW w:w="7095" w:type="dxa"/>
            <w:noWrap/>
          </w:tcPr>
          <w:p ns2:paraId="5F0DF4F7" ns2:textId="77777777" w:rsidR="00C30C32" w:rsidRPr="001B3655" w:rsidRDefault="00895D30" w:rsidP="007B6957">
            <w:pPr>
              <w:spacing w:before="40" w:after="40"/>
              <w:rPr>
                <w:rFonts w:eastAsia="Times New Roman"/>
              </w:rPr>
            </w:pPr>
            <w:r w:rsidRPr="001B3655">
              <w:t>European Organisation for Research and Treatment of Cancer</w:t>
            </w:r>
          </w:p>
        </w:tc>
      </w:tr>
      <w:tr w:rsidR="003117E4" ns2:paraId="753F5938" ns2:textId="77777777" w:rsidTr="00E366CA">
        <w:tc>
          <w:tcPr>
            <w:tcW w:w="2014" w:type="dxa"/>
            <w:noWrap/>
          </w:tcPr>
          <w:p ns2:paraId="62E67901" ns2:textId="77777777" w:rsidR="00C30C32" w:rsidRPr="001B3655" w:rsidRDefault="00895D30" w:rsidP="007B6957">
            <w:pPr>
              <w:spacing w:before="40" w:after="40"/>
              <w:rPr>
                <w:rFonts w:eastAsia="Times New Roman"/>
              </w:rPr>
            </w:pPr>
            <w:r w:rsidRPr="001B3655">
              <w:rPr>
                <w:rFonts w:eastAsia="Times New Roman"/>
              </w:rPr>
              <w:t>EOT</w:t>
            </w:r>
          </w:p>
        </w:tc>
        <w:tc>
          <w:tcPr>
            <w:tcW w:w="7095" w:type="dxa"/>
            <w:noWrap/>
          </w:tcPr>
          <w:p ns2:paraId="3EBD0A42" ns2:textId="77777777" w:rsidR="00C30C32" w:rsidRPr="001B3655" w:rsidRDefault="00895D30" w:rsidP="007B6957">
            <w:pPr>
              <w:spacing w:before="40" w:after="40"/>
              <w:rPr>
                <w:rFonts w:eastAsia="Times New Roman"/>
              </w:rPr>
            </w:pPr>
            <w:r w:rsidRPr="001B3655">
              <w:rPr>
                <w:rFonts w:eastAsia="Times New Roman"/>
              </w:rPr>
              <w:t>end of trial</w:t>
            </w:r>
          </w:p>
        </w:tc>
      </w:tr>
      <w:tr w:rsidR="003117E4" ns2:paraId="46529094" ns2:textId="77777777" w:rsidTr="00E366CA">
        <w:tc>
          <w:tcPr>
            <w:tcW w:w="2014" w:type="dxa"/>
            <w:noWrap/>
          </w:tcPr>
          <w:p ns2:paraId="1A4EB1FB" ns2:textId="77777777" w:rsidR="00C30C32" w:rsidRPr="001B3655" w:rsidRDefault="00895D30" w:rsidP="007B6957">
            <w:pPr>
              <w:spacing w:before="40" w:after="40"/>
              <w:rPr>
                <w:rFonts w:eastAsia="Times New Roman"/>
              </w:rPr>
            </w:pPr>
            <w:r w:rsidRPr="001B3655">
              <w:rPr>
                <w:rFonts w:eastAsia="Times New Roman"/>
              </w:rPr>
              <w:t>ePRO</w:t>
            </w:r>
          </w:p>
        </w:tc>
        <w:tc>
          <w:tcPr>
            <w:tcW w:w="7095" w:type="dxa"/>
            <w:noWrap/>
          </w:tcPr>
          <w:p ns2:paraId="580EAEBE" ns2:textId="77777777" w:rsidR="00C30C32" w:rsidRPr="001B3655" w:rsidRDefault="00895D30" w:rsidP="007B6957">
            <w:pPr>
              <w:spacing w:before="40" w:after="40"/>
              <w:rPr>
                <w:rFonts w:eastAsia="Times New Roman"/>
              </w:rPr>
            </w:pPr>
            <w:r w:rsidRPr="001B3655">
              <w:rPr>
                <w:rFonts w:eastAsia="Times New Roman"/>
              </w:rPr>
              <w:t>electronic patient-reported outcomes</w:t>
            </w:r>
          </w:p>
        </w:tc>
      </w:tr>
      <w:tr w:rsidR="003117E4" ns2:paraId="2E91D4CE" ns2:textId="77777777" w:rsidTr="00E366CA">
        <w:tc>
          <w:tcPr>
            <w:tcW w:w="2014" w:type="dxa"/>
            <w:noWrap/>
          </w:tcPr>
          <w:p ns2:paraId="68816AA2" ns2:textId="77777777" w:rsidR="00C30C32" w:rsidRPr="001B3655" w:rsidRDefault="00895D30" w:rsidP="007B6957">
            <w:pPr>
              <w:spacing w:before="40" w:after="40"/>
              <w:rPr>
                <w:rFonts w:eastAsia="Times New Roman"/>
              </w:rPr>
            </w:pPr>
            <w:r>
              <w:rPr>
                <w:rFonts w:eastAsia="Times New Roman"/>
              </w:rPr>
              <w:t>FA</w:t>
            </w:r>
          </w:p>
        </w:tc>
        <w:tc>
          <w:tcPr>
            <w:tcW w:w="7095" w:type="dxa"/>
            <w:noWrap/>
          </w:tcPr>
          <w:p ns2:paraId="47E4C622" ns2:textId="77777777" w:rsidR="00C30C32" w:rsidRPr="001B3655" w:rsidRDefault="00895D30" w:rsidP="007B6957">
            <w:pPr>
              <w:spacing w:before="40" w:after="40"/>
              <w:rPr>
                <w:rFonts w:eastAsia="Times New Roman"/>
              </w:rPr>
            </w:pPr>
            <w:r>
              <w:rPr>
                <w:rFonts w:eastAsia="Times New Roman"/>
              </w:rPr>
              <w:t>Final analysis</w:t>
            </w:r>
          </w:p>
        </w:tc>
      </w:tr>
      <w:tr w:rsidR="003117E4" ns2:paraId="554045BC" ns2:textId="77777777" w:rsidTr="00E366CA">
        <w:tc>
          <w:tcPr>
            <w:tcW w:w="2014" w:type="dxa"/>
            <w:noWrap/>
          </w:tcPr>
          <w:p ns2:paraId="2B9D9D22" ns2:textId="77777777" w:rsidR="00C30C32" w:rsidRDefault="00895D30" w:rsidP="007B6957">
            <w:pPr>
              <w:spacing w:before="40" w:after="40"/>
              <w:rPr>
                <w:rFonts w:eastAsia="Times New Roman"/>
              </w:rPr>
            </w:pPr>
            <w:r w:rsidRPr="006F3B93">
              <w:rPr>
                <w:rFonts w:eastAsia="Times New Roman"/>
              </w:rPr>
              <w:t>FACT-</w:t>
            </w:r>
            <w:r>
              <w:rPr>
                <w:rFonts w:eastAsia="Times New Roman"/>
              </w:rPr>
              <w:t>G</w:t>
            </w:r>
          </w:p>
        </w:tc>
        <w:tc>
          <w:tcPr>
            <w:tcW w:w="7095" w:type="dxa"/>
            <w:noWrap/>
          </w:tcPr>
          <w:p ns2:paraId="58A1E0F7" ns2:textId="77777777" w:rsidR="00C30C32" w:rsidRDefault="00895D30" w:rsidP="007B6957">
            <w:pPr>
              <w:spacing w:before="40" w:after="40"/>
              <w:rPr>
                <w:rFonts w:eastAsia="Times New Roman"/>
              </w:rPr>
            </w:pPr>
            <w:r w:rsidRPr="006F3B93">
              <w:rPr>
                <w:rFonts w:eastAsia="Times New Roman"/>
              </w:rPr>
              <w:t>Functional Assessment of Cancer Therapy-General</w:t>
            </w:r>
          </w:p>
        </w:tc>
      </w:tr>
      <w:tr w:rsidR="003117E4" ns2:paraId="2F5CA58E" ns2:textId="77777777" w:rsidTr="00E366CA">
        <w:tc>
          <w:tcPr>
            <w:tcW w:w="2014" w:type="dxa"/>
            <w:noWrap/>
          </w:tcPr>
          <w:p ns2:paraId="1DC02D9E" ns2:textId="77777777" w:rsidR="00C30C32" w:rsidRPr="001B3655" w:rsidRDefault="00895D30" w:rsidP="007B6957">
            <w:pPr>
              <w:spacing w:before="40" w:after="40"/>
              <w:rPr>
                <w:rFonts w:eastAsia="Times New Roman"/>
              </w:rPr>
            </w:pPr>
            <w:r w:rsidRPr="001B3655">
              <w:rPr>
                <w:rFonts w:eastAsia="Times New Roman"/>
              </w:rPr>
              <w:t>FAS</w:t>
            </w:r>
          </w:p>
        </w:tc>
        <w:tc>
          <w:tcPr>
            <w:tcW w:w="7095" w:type="dxa"/>
            <w:noWrap/>
          </w:tcPr>
          <w:p ns2:paraId="70A2C496" ns2:textId="77777777" w:rsidR="00C30C32" w:rsidRPr="001B3655" w:rsidRDefault="00895D30" w:rsidP="007B6957">
            <w:pPr>
              <w:spacing w:before="40" w:after="40"/>
              <w:rPr>
                <w:rFonts w:eastAsia="Times New Roman"/>
              </w:rPr>
            </w:pPr>
            <w:r w:rsidRPr="001B3655">
              <w:rPr>
                <w:rFonts w:eastAsia="Times New Roman"/>
              </w:rPr>
              <w:t>Full Analysis Set</w:t>
            </w:r>
          </w:p>
        </w:tc>
      </w:tr>
      <w:tr w:rsidR="003117E4" ns2:paraId="5C15E63A" ns2:textId="77777777" w:rsidTr="00E366CA">
        <w:tc>
          <w:tcPr>
            <w:tcW w:w="2014" w:type="dxa"/>
            <w:noWrap/>
          </w:tcPr>
          <w:p ns2:paraId="10480431" ns2:textId="77777777" w:rsidR="00C30C32" w:rsidRPr="001B3655" w:rsidRDefault="00895D30" w:rsidP="007B6957">
            <w:pPr>
              <w:spacing w:before="40" w:after="40"/>
              <w:rPr>
                <w:rFonts w:eastAsia="Times New Roman"/>
              </w:rPr>
            </w:pPr>
            <w:r w:rsidRPr="001B3655">
              <w:rPr>
                <w:rFonts w:eastAsia="Times New Roman"/>
              </w:rPr>
              <w:t>FBR</w:t>
            </w:r>
          </w:p>
        </w:tc>
        <w:tc>
          <w:tcPr>
            <w:tcW w:w="7095" w:type="dxa"/>
            <w:noWrap/>
          </w:tcPr>
          <w:p ns2:paraId="35D589D8" ns2:textId="77777777" w:rsidR="00C30C32" w:rsidRPr="001B3655" w:rsidRDefault="00895D30" w:rsidP="007B6957">
            <w:pPr>
              <w:spacing w:before="40" w:after="40"/>
              <w:rPr>
                <w:rFonts w:eastAsia="Times New Roman"/>
              </w:rPr>
            </w:pPr>
            <w:bookmarkStart w:id="432" w:name="_Hlk116989010"/>
            <w:r w:rsidRPr="001B3655">
              <w:t>future biomedical research</w:t>
            </w:r>
            <w:bookmarkEnd w:id="432"/>
          </w:p>
        </w:tc>
      </w:tr>
      <w:tr w:rsidR="003117E4" ns2:paraId="54CD67B1" ns2:textId="77777777" w:rsidTr="00E366CA">
        <w:tc>
          <w:tcPr>
            <w:tcW w:w="2014" w:type="dxa"/>
            <w:noWrap/>
          </w:tcPr>
          <w:p ns2:paraId="4F2E3934" ns2:textId="77777777" w:rsidR="00C30C32" w:rsidRPr="001B3655" w:rsidRDefault="00895D30" w:rsidP="007B6957">
            <w:pPr>
              <w:spacing w:before="40" w:after="40"/>
              <w:rPr>
                <w:rFonts w:eastAsia="Times New Roman"/>
              </w:rPr>
            </w:pPr>
            <w:r>
              <w:rPr>
                <w:rFonts w:eastAsia="Times New Roman"/>
              </w:rPr>
              <w:t>FDA</w:t>
            </w:r>
          </w:p>
        </w:tc>
        <w:tc>
          <w:tcPr>
            <w:tcW w:w="7095" w:type="dxa"/>
            <w:noWrap/>
          </w:tcPr>
          <w:p ns2:paraId="3B555C94" ns2:textId="77777777" w:rsidR="00C30C32" w:rsidRPr="001B3655" w:rsidRDefault="00895D30" w:rsidP="007B6957">
            <w:pPr>
              <w:spacing w:before="40" w:after="40"/>
            </w:pPr>
            <w:r>
              <w:t>Food and Drug Administration</w:t>
            </w:r>
          </w:p>
        </w:tc>
      </w:tr>
      <w:tr w:rsidR="003117E4" ns2:paraId="00DCC564" ns2:textId="77777777" w:rsidTr="00E366CA">
        <w:tc>
          <w:tcPr>
            <w:tcW w:w="2014" w:type="dxa"/>
            <w:noWrap/>
            <w:hideMark/>
          </w:tcPr>
          <w:p ns2:paraId="670FC78B" ns2:textId="77777777" w:rsidR="00C30C32" w:rsidRPr="001B3655" w:rsidRDefault="00895D30" w:rsidP="007B6957">
            <w:pPr>
              <w:spacing w:before="40" w:after="40"/>
              <w:rPr>
                <w:rFonts w:eastAsia="Times New Roman"/>
              </w:rPr>
            </w:pPr>
            <w:r w:rsidRPr="001B3655">
              <w:rPr>
                <w:rFonts w:eastAsia="Times New Roman"/>
              </w:rPr>
              <w:t>FDAAA</w:t>
            </w:r>
          </w:p>
        </w:tc>
        <w:tc>
          <w:tcPr>
            <w:tcW w:w="7095" w:type="dxa"/>
            <w:noWrap/>
            <w:hideMark/>
          </w:tcPr>
          <w:p ns2:paraId="6366FBF5" ns2:textId="77777777" w:rsidR="00C30C32" w:rsidRPr="001B3655" w:rsidRDefault="00895D30" w:rsidP="007B6957">
            <w:pPr>
              <w:spacing w:before="40" w:after="40"/>
              <w:rPr>
                <w:rFonts w:eastAsia="Times New Roman"/>
              </w:rPr>
            </w:pPr>
            <w:r w:rsidRPr="001B3655">
              <w:rPr>
                <w:rFonts w:eastAsia="Times New Roman"/>
              </w:rPr>
              <w:t>Food and Drug Administration Amendments Act</w:t>
            </w:r>
          </w:p>
        </w:tc>
      </w:tr>
      <w:tr w:rsidR="003117E4" ns2:paraId="0374F554" ns2:textId="77777777" w:rsidTr="00E366CA">
        <w:tc>
          <w:tcPr>
            <w:tcW w:w="2014" w:type="dxa"/>
            <w:noWrap/>
          </w:tcPr>
          <w:p ns2:paraId="308D4992" ns2:textId="77777777" w:rsidR="00C30C32" w:rsidRPr="001B3655" w:rsidRDefault="00895D30" w:rsidP="007B6957">
            <w:pPr>
              <w:spacing w:before="40" w:after="40"/>
              <w:rPr>
                <w:rFonts w:eastAsia="Times New Roman"/>
              </w:rPr>
            </w:pPr>
            <w:r w:rsidRPr="001B3655">
              <w:rPr>
                <w:rFonts w:eastAsia="Times New Roman"/>
              </w:rPr>
              <w:t>FL</w:t>
            </w:r>
          </w:p>
        </w:tc>
        <w:tc>
          <w:tcPr>
            <w:tcW w:w="7095" w:type="dxa"/>
            <w:noWrap/>
          </w:tcPr>
          <w:p ns2:paraId="374C4161" ns2:textId="77777777" w:rsidR="00C30C32" w:rsidRPr="001B3655" w:rsidRDefault="00895D30" w:rsidP="007B6957">
            <w:pPr>
              <w:spacing w:before="40" w:after="40"/>
              <w:rPr>
                <w:rFonts w:eastAsia="Times New Roman"/>
              </w:rPr>
            </w:pPr>
            <w:r w:rsidRPr="001B3655">
              <w:rPr>
                <w:rFonts w:eastAsia="Times New Roman"/>
              </w:rPr>
              <w:t>follicular lymphoma</w:t>
            </w:r>
          </w:p>
        </w:tc>
      </w:tr>
      <w:tr w:rsidR="003117E4" ns2:paraId="7F97B1F2" ns2:textId="77777777" w:rsidTr="00E366CA">
        <w:tc>
          <w:tcPr>
            <w:tcW w:w="2014" w:type="dxa"/>
            <w:noWrap/>
            <w:hideMark/>
          </w:tcPr>
          <w:p ns2:paraId="38F45376" ns2:textId="77777777" w:rsidR="00C30C32" w:rsidRPr="001B3655" w:rsidRDefault="00895D30" w:rsidP="007B6957">
            <w:pPr>
              <w:spacing w:before="40" w:after="40"/>
              <w:rPr>
                <w:rFonts w:eastAsia="Times New Roman"/>
              </w:rPr>
            </w:pPr>
            <w:r w:rsidRPr="001B3655">
              <w:rPr>
                <w:rFonts w:eastAsia="Times New Roman"/>
              </w:rPr>
              <w:t>FSH</w:t>
            </w:r>
          </w:p>
        </w:tc>
        <w:tc>
          <w:tcPr>
            <w:tcW w:w="7095" w:type="dxa"/>
            <w:noWrap/>
            <w:hideMark/>
          </w:tcPr>
          <w:p ns2:paraId="10329556" ns2:textId="77777777" w:rsidR="00C30C32" w:rsidRPr="001B3655" w:rsidRDefault="00895D30" w:rsidP="007B6957">
            <w:pPr>
              <w:spacing w:before="40" w:after="40"/>
              <w:rPr>
                <w:rFonts w:eastAsia="Times New Roman"/>
              </w:rPr>
            </w:pPr>
            <w:r w:rsidRPr="001B3655">
              <w:rPr>
                <w:rFonts w:eastAsia="Times New Roman"/>
              </w:rPr>
              <w:t xml:space="preserve">follicle-stimulating hormone </w:t>
            </w:r>
          </w:p>
        </w:tc>
      </w:tr>
      <w:tr w:rsidR="003117E4" ns2:paraId="6A625286" ns2:textId="77777777" w:rsidTr="00E366CA">
        <w:tc>
          <w:tcPr>
            <w:tcW w:w="2014" w:type="dxa"/>
            <w:noWrap/>
            <w:hideMark/>
          </w:tcPr>
          <w:p ns2:paraId="79928978" ns2:textId="77777777" w:rsidR="00C30C32" w:rsidRPr="001B3655" w:rsidRDefault="00895D30" w:rsidP="007B6957">
            <w:pPr>
              <w:spacing w:before="40" w:after="40"/>
              <w:rPr>
                <w:rFonts w:eastAsia="Times New Roman"/>
              </w:rPr>
            </w:pPr>
            <w:r w:rsidRPr="001B3655">
              <w:rPr>
                <w:rFonts w:eastAsia="Times New Roman"/>
              </w:rPr>
              <w:t>GCP</w:t>
            </w:r>
          </w:p>
        </w:tc>
        <w:tc>
          <w:tcPr>
            <w:tcW w:w="7095" w:type="dxa"/>
            <w:noWrap/>
            <w:hideMark/>
          </w:tcPr>
          <w:p ns2:paraId="05B0CAD7" ns2:textId="77777777" w:rsidR="00C30C32" w:rsidRPr="001B3655" w:rsidRDefault="00895D30" w:rsidP="007B6957">
            <w:pPr>
              <w:spacing w:before="40" w:after="40"/>
              <w:rPr>
                <w:rFonts w:eastAsia="Times New Roman"/>
              </w:rPr>
            </w:pPr>
            <w:r w:rsidRPr="001B3655">
              <w:rPr>
                <w:rFonts w:eastAsia="Times New Roman"/>
              </w:rPr>
              <w:t xml:space="preserve">Good Clinical Practice </w:t>
            </w:r>
          </w:p>
        </w:tc>
      </w:tr>
      <w:tr w:rsidR="003117E4" ns2:paraId="7E30D4E4" ns2:textId="77777777" w:rsidTr="00E366CA">
        <w:tc>
          <w:tcPr>
            <w:tcW w:w="2014" w:type="dxa"/>
            <w:noWrap/>
          </w:tcPr>
          <w:p ns2:paraId="5904D644" ns2:textId="77777777" w:rsidR="00C30C32" w:rsidRPr="001B3655" w:rsidRDefault="00895D30" w:rsidP="007B6957">
            <w:pPr>
              <w:spacing w:before="40" w:after="40"/>
              <w:rPr>
                <w:rFonts w:eastAsia="Times New Roman"/>
              </w:rPr>
            </w:pPr>
            <w:r w:rsidRPr="001B3655">
              <w:rPr>
                <w:rFonts w:eastAsia="Times New Roman"/>
              </w:rPr>
              <w:t>GI</w:t>
            </w:r>
          </w:p>
        </w:tc>
        <w:tc>
          <w:tcPr>
            <w:tcW w:w="7095" w:type="dxa"/>
            <w:noWrap/>
          </w:tcPr>
          <w:p ns2:paraId="299CC4A6" ns2:textId="77777777" w:rsidR="00C30C32" w:rsidRPr="001B3655" w:rsidRDefault="00895D30" w:rsidP="007B6957">
            <w:pPr>
              <w:spacing w:before="40" w:after="40"/>
              <w:rPr>
                <w:rFonts w:eastAsia="Times New Roman"/>
              </w:rPr>
            </w:pPr>
            <w:r w:rsidRPr="001B3655">
              <w:rPr>
                <w:rFonts w:eastAsia="Times New Roman"/>
              </w:rPr>
              <w:t>gastrointestinal</w:t>
            </w:r>
          </w:p>
        </w:tc>
      </w:tr>
      <w:tr w:rsidR="003117E4" ns2:paraId="343B15DD" ns2:textId="77777777" w:rsidTr="00E366CA">
        <w:tc>
          <w:tcPr>
            <w:tcW w:w="2014" w:type="dxa"/>
            <w:noWrap/>
          </w:tcPr>
          <w:p ns2:paraId="32641EB2" ns2:textId="77777777" w:rsidR="00C30C32" w:rsidRPr="001B3655" w:rsidRDefault="00895D30" w:rsidP="007B6957">
            <w:pPr>
              <w:spacing w:before="40" w:after="40"/>
              <w:rPr>
                <w:rFonts w:eastAsia="Times New Roman"/>
              </w:rPr>
            </w:pPr>
            <w:r w:rsidRPr="001B3655">
              <w:rPr>
                <w:rFonts w:eastAsia="Times New Roman"/>
              </w:rPr>
              <w:t>H</w:t>
            </w:r>
          </w:p>
        </w:tc>
        <w:tc>
          <w:tcPr>
            <w:tcW w:w="7095" w:type="dxa"/>
            <w:noWrap/>
          </w:tcPr>
          <w:p ns2:paraId="45FA73D9" ns2:textId="77777777" w:rsidR="00C30C32" w:rsidRPr="001B3655" w:rsidRDefault="00895D30" w:rsidP="007B6957">
            <w:pPr>
              <w:spacing w:before="40" w:after="40"/>
              <w:rPr>
                <w:rFonts w:eastAsia="Times New Roman"/>
              </w:rPr>
            </w:pPr>
            <w:r w:rsidRPr="001B3655">
              <w:rPr>
                <w:rFonts w:eastAsia="Times New Roman"/>
              </w:rPr>
              <w:t>hypothesis</w:t>
            </w:r>
          </w:p>
        </w:tc>
      </w:tr>
      <w:tr w:rsidR="003117E4" ns2:paraId="75A13D2C" ns2:textId="77777777" w:rsidTr="00E366CA">
        <w:tc>
          <w:tcPr>
            <w:tcW w:w="2014" w:type="dxa"/>
            <w:noWrap/>
          </w:tcPr>
          <w:p ns2:paraId="59C28471" ns2:textId="77777777" w:rsidR="00C30C32" w:rsidRPr="001B3655" w:rsidRDefault="00895D30" w:rsidP="007B6957">
            <w:pPr>
              <w:spacing w:before="40" w:after="40"/>
              <w:rPr>
                <w:rFonts w:eastAsia="Times New Roman"/>
              </w:rPr>
            </w:pPr>
            <w:r w:rsidRPr="001B3655">
              <w:rPr>
                <w:rFonts w:eastAsia="Times New Roman"/>
              </w:rPr>
              <w:t>Hb</w:t>
            </w:r>
          </w:p>
        </w:tc>
        <w:tc>
          <w:tcPr>
            <w:tcW w:w="7095" w:type="dxa"/>
            <w:noWrap/>
          </w:tcPr>
          <w:p ns2:paraId="165FD5FE" ns2:textId="77777777" w:rsidR="00C30C32" w:rsidRPr="001B3655" w:rsidRDefault="00895D30" w:rsidP="007B6957">
            <w:pPr>
              <w:spacing w:before="40" w:after="40"/>
              <w:rPr>
                <w:rFonts w:eastAsia="Times New Roman"/>
              </w:rPr>
            </w:pPr>
            <w:r w:rsidRPr="001B3655">
              <w:rPr>
                <w:rFonts w:eastAsia="Times New Roman"/>
              </w:rPr>
              <w:t>hem</w:t>
            </w:r>
            <w:r>
              <w:rPr>
                <w:rFonts w:eastAsia="Times New Roman"/>
              </w:rPr>
              <w:t>o</w:t>
            </w:r>
            <w:r w:rsidRPr="001B3655">
              <w:rPr>
                <w:rFonts w:eastAsia="Times New Roman"/>
              </w:rPr>
              <w:t>globin</w:t>
            </w:r>
          </w:p>
        </w:tc>
      </w:tr>
      <w:tr w:rsidR="003117E4" ns2:paraId="04771575" ns2:textId="77777777" w:rsidTr="00E366CA">
        <w:tc>
          <w:tcPr>
            <w:tcW w:w="2014" w:type="dxa"/>
            <w:noWrap/>
          </w:tcPr>
          <w:p ns2:paraId="45B4C143" ns2:textId="77777777" w:rsidR="00C30C32" w:rsidRPr="001B3655" w:rsidRDefault="00895D30" w:rsidP="007B6957">
            <w:pPr>
              <w:spacing w:before="40" w:after="40"/>
              <w:rPr>
                <w:rFonts w:eastAsia="Times New Roman"/>
              </w:rPr>
            </w:pPr>
            <w:r w:rsidRPr="001B3655">
              <w:rPr>
                <w:rFonts w:eastAsia="Times New Roman"/>
              </w:rPr>
              <w:t>HBc</w:t>
            </w:r>
          </w:p>
        </w:tc>
        <w:tc>
          <w:tcPr>
            <w:tcW w:w="7095" w:type="dxa"/>
            <w:noWrap/>
          </w:tcPr>
          <w:p ns2:paraId="4266FFFB" ns2:textId="77777777" w:rsidR="00C30C32" w:rsidRPr="001B3655" w:rsidRDefault="00895D30" w:rsidP="007B6957">
            <w:pPr>
              <w:spacing w:before="40" w:after="40"/>
              <w:rPr>
                <w:rFonts w:eastAsia="Times New Roman"/>
              </w:rPr>
            </w:pPr>
            <w:r w:rsidRPr="001B3655">
              <w:rPr>
                <w:rFonts w:eastAsia="Times New Roman"/>
              </w:rPr>
              <w:t>hepatitis B core antibody</w:t>
            </w:r>
          </w:p>
        </w:tc>
      </w:tr>
      <w:tr w:rsidR="003117E4" ns2:paraId="6A985159" ns2:textId="77777777" w:rsidTr="00E366CA">
        <w:tc>
          <w:tcPr>
            <w:tcW w:w="2014" w:type="dxa"/>
            <w:noWrap/>
          </w:tcPr>
          <w:p ns2:paraId="677ED1BD" ns2:textId="77777777" w:rsidR="00C30C32" w:rsidRPr="001B3655" w:rsidRDefault="00895D30" w:rsidP="007B6957">
            <w:pPr>
              <w:spacing w:before="40" w:after="40"/>
              <w:rPr>
                <w:rFonts w:eastAsia="Times New Roman"/>
              </w:rPr>
            </w:pPr>
            <w:r w:rsidRPr="001B3655">
              <w:rPr>
                <w:rFonts w:eastAsia="Times New Roman"/>
              </w:rPr>
              <w:t>HBsAg</w:t>
            </w:r>
          </w:p>
        </w:tc>
        <w:tc>
          <w:tcPr>
            <w:tcW w:w="7095" w:type="dxa"/>
            <w:noWrap/>
          </w:tcPr>
          <w:p ns2:paraId="07412E42" ns2:textId="77777777" w:rsidR="00C30C32" w:rsidRPr="001B3655" w:rsidRDefault="00895D30" w:rsidP="007B6957">
            <w:pPr>
              <w:spacing w:before="40" w:after="40"/>
              <w:rPr>
                <w:rFonts w:eastAsia="Times New Roman"/>
              </w:rPr>
            </w:pPr>
            <w:r w:rsidRPr="001B3655">
              <w:rPr>
                <w:rFonts w:eastAsia="Times New Roman"/>
              </w:rPr>
              <w:t>hepatitis B surface antigen</w:t>
            </w:r>
          </w:p>
        </w:tc>
      </w:tr>
      <w:tr w:rsidR="003117E4" ns2:paraId="59C5A97C" ns2:textId="77777777" w:rsidTr="00E366CA">
        <w:tc>
          <w:tcPr>
            <w:tcW w:w="2014" w:type="dxa"/>
            <w:noWrap/>
          </w:tcPr>
          <w:p ns2:paraId="7075A616" ns2:textId="77777777" w:rsidR="00C30C32" w:rsidRPr="001B3655" w:rsidRDefault="00895D30" w:rsidP="007B6957">
            <w:pPr>
              <w:spacing w:before="40" w:after="40"/>
              <w:rPr>
                <w:rFonts w:eastAsia="Times New Roman"/>
              </w:rPr>
            </w:pPr>
            <w:r w:rsidRPr="001B3655">
              <w:rPr>
                <w:rFonts w:eastAsia="Times New Roman"/>
              </w:rPr>
              <w:t>HBV</w:t>
            </w:r>
          </w:p>
        </w:tc>
        <w:tc>
          <w:tcPr>
            <w:tcW w:w="7095" w:type="dxa"/>
            <w:noWrap/>
          </w:tcPr>
          <w:p ns2:paraId="6C718344" ns2:textId="77777777" w:rsidR="00C30C32" w:rsidRPr="001B3655" w:rsidRDefault="00895D30" w:rsidP="007B6957">
            <w:pPr>
              <w:spacing w:before="40" w:after="40"/>
              <w:rPr>
                <w:rFonts w:eastAsia="Times New Roman"/>
              </w:rPr>
            </w:pPr>
            <w:r w:rsidRPr="001B3655">
              <w:rPr>
                <w:rFonts w:eastAsia="Times New Roman"/>
              </w:rPr>
              <w:t>hepatitis B virus</w:t>
            </w:r>
          </w:p>
        </w:tc>
      </w:tr>
      <w:tr w:rsidR="003117E4" ns2:paraId="72AE9AB2" ns2:textId="77777777" w:rsidTr="00E366CA">
        <w:tc>
          <w:tcPr>
            <w:tcW w:w="2014" w:type="dxa"/>
            <w:noWrap/>
          </w:tcPr>
          <w:p ns2:paraId="0F03D58A" ns2:textId="77777777" w:rsidR="00C30C32" w:rsidRPr="001B3655" w:rsidRDefault="00895D30" w:rsidP="007B6957">
            <w:pPr>
              <w:spacing w:before="40" w:after="40"/>
              <w:rPr>
                <w:rFonts w:eastAsia="Times New Roman"/>
              </w:rPr>
            </w:pPr>
            <w:r w:rsidRPr="001B3655">
              <w:rPr>
                <w:rFonts w:eastAsia="Times New Roman"/>
              </w:rPr>
              <w:t>HCV</w:t>
            </w:r>
          </w:p>
        </w:tc>
        <w:tc>
          <w:tcPr>
            <w:tcW w:w="7095" w:type="dxa"/>
            <w:noWrap/>
          </w:tcPr>
          <w:p ns2:paraId="2123BA4B" ns2:textId="77777777" w:rsidR="00C30C32" w:rsidRPr="001B3655" w:rsidRDefault="00895D30" w:rsidP="007B6957">
            <w:pPr>
              <w:spacing w:before="40" w:after="40"/>
              <w:rPr>
                <w:rFonts w:eastAsia="Times New Roman"/>
              </w:rPr>
            </w:pPr>
            <w:r w:rsidRPr="001B3655">
              <w:rPr>
                <w:rFonts w:eastAsia="Times New Roman"/>
              </w:rPr>
              <w:t>hepatitis C virus</w:t>
            </w:r>
          </w:p>
        </w:tc>
      </w:tr>
      <w:tr w:rsidR="003117E4" ns2:paraId="739B51D6" ns2:textId="77777777" w:rsidTr="00E366CA">
        <w:tc>
          <w:tcPr>
            <w:tcW w:w="2014" w:type="dxa"/>
            <w:noWrap/>
          </w:tcPr>
          <w:p ns2:paraId="2F719B7F" ns2:textId="77777777" w:rsidR="00C30C32" w:rsidRPr="001B3655" w:rsidRDefault="00895D30" w:rsidP="007B6957">
            <w:pPr>
              <w:spacing w:before="40" w:after="40"/>
              <w:rPr>
                <w:rFonts w:eastAsia="Times New Roman"/>
              </w:rPr>
            </w:pPr>
            <w:r w:rsidRPr="001B3655">
              <w:t>hERG</w:t>
            </w:r>
          </w:p>
        </w:tc>
        <w:tc>
          <w:tcPr>
            <w:tcW w:w="7095" w:type="dxa"/>
            <w:noWrap/>
          </w:tcPr>
          <w:p ns2:paraId="3467224A" ns2:textId="77777777" w:rsidR="00C30C32" w:rsidRPr="001B3655" w:rsidRDefault="00895D30" w:rsidP="007B6957">
            <w:pPr>
              <w:spacing w:before="40" w:after="40"/>
              <w:rPr>
                <w:rFonts w:eastAsia="Times New Roman"/>
              </w:rPr>
            </w:pPr>
            <w:r w:rsidRPr="001B3655">
              <w:t>human ether-à-go-go-related gene</w:t>
            </w:r>
          </w:p>
        </w:tc>
      </w:tr>
      <w:tr w:rsidR="003117E4" ns2:paraId="6665DC58" ns2:textId="77777777" w:rsidTr="00E366CA">
        <w:tc>
          <w:tcPr>
            <w:tcW w:w="2014" w:type="dxa"/>
            <w:noWrap/>
          </w:tcPr>
          <w:p ns2:paraId="289F8098" ns2:textId="77777777" w:rsidR="00C30C32" w:rsidRPr="001B3655" w:rsidRDefault="00895D30" w:rsidP="007B6957">
            <w:pPr>
              <w:spacing w:before="40" w:after="40"/>
              <w:rPr>
                <w:rFonts w:eastAsia="Times New Roman"/>
              </w:rPr>
            </w:pPr>
            <w:r w:rsidRPr="001B3655">
              <w:rPr>
                <w:rFonts w:eastAsia="Times New Roman"/>
              </w:rPr>
              <w:t>HGRAC</w:t>
            </w:r>
          </w:p>
        </w:tc>
        <w:tc>
          <w:tcPr>
            <w:tcW w:w="7095" w:type="dxa"/>
            <w:noWrap/>
          </w:tcPr>
          <w:p ns2:paraId="0A1518D2" ns2:textId="77777777" w:rsidR="00C30C32" w:rsidRPr="001B3655" w:rsidRDefault="00895D30" w:rsidP="007B6957">
            <w:pPr>
              <w:spacing w:before="40" w:after="40"/>
              <w:rPr>
                <w:rFonts w:eastAsia="Times New Roman"/>
              </w:rPr>
            </w:pPr>
            <w:r w:rsidRPr="001B3655">
              <w:rPr>
                <w:rFonts w:eastAsia="Times New Roman"/>
              </w:rPr>
              <w:t>Human Genetic Resource Administration of China</w:t>
            </w:r>
          </w:p>
        </w:tc>
      </w:tr>
      <w:tr w:rsidR="003117E4" ns2:paraId="1424CA82" ns2:textId="77777777" w:rsidTr="00E366CA">
        <w:tc>
          <w:tcPr>
            <w:tcW w:w="2014" w:type="dxa"/>
            <w:noWrap/>
          </w:tcPr>
          <w:p ns2:paraId="6CC314AD" ns2:textId="77777777" w:rsidR="00C30C32" w:rsidRPr="001B3655" w:rsidRDefault="00895D30" w:rsidP="007B6957">
            <w:pPr>
              <w:spacing w:before="40" w:after="40"/>
              <w:rPr>
                <w:rFonts w:eastAsia="Times New Roman"/>
              </w:rPr>
            </w:pPr>
            <w:r w:rsidRPr="001B3655">
              <w:rPr>
                <w:rFonts w:eastAsia="Times New Roman"/>
              </w:rPr>
              <w:t>HIV</w:t>
            </w:r>
          </w:p>
        </w:tc>
        <w:tc>
          <w:tcPr>
            <w:tcW w:w="7095" w:type="dxa"/>
            <w:noWrap/>
          </w:tcPr>
          <w:p ns2:paraId="12FD2298" ns2:textId="77777777" w:rsidR="00C30C32" w:rsidRPr="001B3655" w:rsidRDefault="00895D30" w:rsidP="007B6957">
            <w:pPr>
              <w:spacing w:before="40" w:after="40"/>
              <w:rPr>
                <w:rFonts w:eastAsia="Times New Roman"/>
              </w:rPr>
            </w:pPr>
            <w:r w:rsidRPr="001B3655">
              <w:rPr>
                <w:rFonts w:eastAsia="Times New Roman"/>
              </w:rPr>
              <w:t>human immunodeficiency virus</w:t>
            </w:r>
          </w:p>
        </w:tc>
      </w:tr>
      <w:tr w:rsidR="003117E4" ns2:paraId="673BD780" ns2:textId="77777777" w:rsidTr="00E366CA">
        <w:tc>
          <w:tcPr>
            <w:tcW w:w="2014" w:type="dxa"/>
            <w:noWrap/>
          </w:tcPr>
          <w:p ns2:paraId="627993EC" ns2:textId="77777777" w:rsidR="00C30C32" w:rsidRPr="001B3655" w:rsidRDefault="00895D30" w:rsidP="007B6957">
            <w:pPr>
              <w:spacing w:before="40" w:after="40"/>
              <w:rPr>
                <w:rFonts w:eastAsia="Times New Roman"/>
              </w:rPr>
            </w:pPr>
            <w:r w:rsidRPr="001B3655">
              <w:rPr>
                <w:rFonts w:eastAsia="Times New Roman"/>
              </w:rPr>
              <w:t>HR</w:t>
            </w:r>
          </w:p>
        </w:tc>
        <w:tc>
          <w:tcPr>
            <w:tcW w:w="7095" w:type="dxa"/>
            <w:noWrap/>
          </w:tcPr>
          <w:p ns2:paraId="6D2CB580" ns2:textId="77777777" w:rsidR="00C30C32" w:rsidRPr="001B3655" w:rsidRDefault="00895D30" w:rsidP="007B6957">
            <w:pPr>
              <w:spacing w:before="40" w:after="40"/>
              <w:rPr>
                <w:rFonts w:eastAsia="Times New Roman"/>
              </w:rPr>
            </w:pPr>
            <w:r w:rsidRPr="001B3655">
              <w:rPr>
                <w:rFonts w:eastAsia="Times New Roman"/>
              </w:rPr>
              <w:t>hazard ratio</w:t>
            </w:r>
          </w:p>
        </w:tc>
      </w:tr>
      <w:tr w:rsidR="003117E4" ns2:paraId="05B058C7" ns2:textId="77777777" w:rsidTr="00E366CA">
        <w:tc>
          <w:tcPr>
            <w:tcW w:w="2014" w:type="dxa"/>
            <w:noWrap/>
          </w:tcPr>
          <w:p ns2:paraId="7DC727D5" ns2:textId="77777777" w:rsidR="00C30C32" w:rsidRPr="001B3655" w:rsidRDefault="00895D30" w:rsidP="007B6957">
            <w:pPr>
              <w:spacing w:before="40" w:after="40"/>
              <w:rPr>
                <w:rFonts w:eastAsia="Times New Roman"/>
              </w:rPr>
            </w:pPr>
            <w:r w:rsidRPr="001B3655">
              <w:rPr>
                <w:rFonts w:eastAsia="Times New Roman"/>
              </w:rPr>
              <w:t>HRK</w:t>
            </w:r>
          </w:p>
        </w:tc>
        <w:tc>
          <w:tcPr>
            <w:tcW w:w="7095" w:type="dxa"/>
            <w:noWrap/>
          </w:tcPr>
          <w:p ns2:paraId="5C500A84" ns2: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ns2:paraId="275DDF57" ns2:textId="77777777" w:rsidTr="00E366CA">
        <w:tc>
          <w:tcPr>
            <w:tcW w:w="2014" w:type="dxa"/>
            <w:noWrap/>
          </w:tcPr>
          <w:p ns2:paraId="594A7035" ns2:textId="77777777" w:rsidR="00C30C32" w:rsidRPr="001B3655" w:rsidRDefault="00895D30" w:rsidP="007B6957">
            <w:pPr>
              <w:spacing w:before="40" w:after="40"/>
              <w:rPr>
                <w:rFonts w:eastAsia="Times New Roman"/>
              </w:rPr>
            </w:pPr>
            <w:r w:rsidRPr="001B3655">
              <w:rPr>
                <w:rFonts w:eastAsia="Times New Roman"/>
              </w:rPr>
              <w:t>HRQoL</w:t>
            </w:r>
          </w:p>
        </w:tc>
        <w:tc>
          <w:tcPr>
            <w:tcW w:w="7095" w:type="dxa"/>
            <w:noWrap/>
          </w:tcPr>
          <w:p ns2:paraId="17BF77A6" ns2:textId="77777777" w:rsidR="00C30C32" w:rsidRPr="001B3655" w:rsidRDefault="00895D30" w:rsidP="007B6957">
            <w:pPr>
              <w:spacing w:before="40" w:after="40"/>
              <w:rPr>
                <w:rFonts w:eastAsia="Times New Roman"/>
              </w:rPr>
            </w:pPr>
            <w:r w:rsidRPr="001B3655">
              <w:rPr>
                <w:rFonts w:eastAsia="Times New Roman"/>
              </w:rPr>
              <w:t>health-related quality of life</w:t>
            </w:r>
          </w:p>
        </w:tc>
      </w:tr>
      <w:tr w:rsidR="003117E4" ns2:paraId="0C47C252" ns2:textId="77777777" w:rsidTr="00E366CA">
        <w:tc>
          <w:tcPr>
            <w:tcW w:w="2014" w:type="dxa"/>
            <w:noWrap/>
            <w:hideMark/>
          </w:tcPr>
          <w:p ns2:paraId="574DE3BF" ns2:textId="77777777" w:rsidR="00C30C32" w:rsidRPr="001B3655" w:rsidRDefault="00895D30" w:rsidP="007B6957">
            <w:pPr>
              <w:spacing w:before="40" w:after="40"/>
              <w:rPr>
                <w:rFonts w:eastAsia="Times New Roman"/>
              </w:rPr>
            </w:pPr>
            <w:r w:rsidRPr="001B3655">
              <w:rPr>
                <w:rFonts w:eastAsia="Times New Roman"/>
              </w:rPr>
              <w:t>HRT</w:t>
            </w:r>
          </w:p>
        </w:tc>
        <w:tc>
          <w:tcPr>
            <w:tcW w:w="7095" w:type="dxa"/>
            <w:noWrap/>
            <w:hideMark/>
          </w:tcPr>
          <w:p ns2:paraId="6226F9BD" ns2:textId="77777777" w:rsidR="00C30C32" w:rsidRPr="001B3655" w:rsidRDefault="00895D30" w:rsidP="007B6957">
            <w:pPr>
              <w:spacing w:before="40" w:after="40"/>
              <w:rPr>
                <w:rFonts w:eastAsia="Times New Roman"/>
              </w:rPr>
            </w:pPr>
            <w:r w:rsidRPr="001B3655">
              <w:rPr>
                <w:rFonts w:eastAsia="Times New Roman"/>
              </w:rPr>
              <w:t>hormone replacement therapy</w:t>
            </w:r>
          </w:p>
        </w:tc>
      </w:tr>
      <w:tr w:rsidR="003117E4" ns2:paraId="4AD09BE9" ns2:textId="77777777" w:rsidTr="00E366CA">
        <w:tc>
          <w:tcPr>
            <w:tcW w:w="2014" w:type="dxa"/>
            <w:noWrap/>
          </w:tcPr>
          <w:p ns2:paraId="37F68487" ns2:textId="77777777" w:rsidR="00C30C32" w:rsidRPr="001B3655" w:rsidRDefault="00895D30" w:rsidP="007B6957">
            <w:pPr>
              <w:spacing w:before="40" w:after="40"/>
              <w:rPr>
                <w:rFonts w:eastAsia="Times New Roman"/>
              </w:rPr>
            </w:pPr>
            <w:r w:rsidRPr="001B3655">
              <w:rPr>
                <w:rFonts w:eastAsia="Times New Roman"/>
              </w:rPr>
              <w:t>IA(s)</w:t>
            </w:r>
          </w:p>
        </w:tc>
        <w:tc>
          <w:tcPr>
            <w:tcW w:w="7095" w:type="dxa"/>
            <w:noWrap/>
          </w:tcPr>
          <w:p ns2:paraId="0747067D" ns2:textId="77777777" w:rsidR="00C30C32" w:rsidRPr="001B3655" w:rsidRDefault="00895D30" w:rsidP="007B6957">
            <w:pPr>
              <w:spacing w:before="40" w:after="40"/>
              <w:rPr>
                <w:rFonts w:eastAsia="Times New Roman"/>
              </w:rPr>
            </w:pPr>
            <w:r w:rsidRPr="001B3655">
              <w:rPr>
                <w:rFonts w:eastAsia="Times New Roman"/>
              </w:rPr>
              <w:t>interim analysis(ses)</w:t>
            </w:r>
          </w:p>
        </w:tc>
      </w:tr>
      <w:tr w:rsidR="003117E4" ns2:paraId="0F0A9167" ns2:textId="77777777" w:rsidTr="00E366CA">
        <w:tc>
          <w:tcPr>
            <w:tcW w:w="2014" w:type="dxa"/>
            <w:noWrap/>
            <w:hideMark/>
          </w:tcPr>
          <w:p ns2:paraId="3FFA23D1" ns2:textId="77777777" w:rsidR="00C30C32" w:rsidRPr="001B3655" w:rsidRDefault="00895D30" w:rsidP="007B6957">
            <w:pPr>
              <w:spacing w:before="40" w:after="40"/>
              <w:rPr>
                <w:rFonts w:eastAsia="Times New Roman"/>
              </w:rPr>
            </w:pPr>
            <w:r w:rsidRPr="001B3655">
              <w:rPr>
                <w:rFonts w:eastAsia="Times New Roman"/>
              </w:rPr>
              <w:t>IB</w:t>
            </w:r>
          </w:p>
        </w:tc>
        <w:tc>
          <w:tcPr>
            <w:tcW w:w="7095" w:type="dxa"/>
            <w:noWrap/>
            <w:hideMark/>
          </w:tcPr>
          <w:p ns2:paraId="7A3CF186" ns2:textId="77777777" w:rsidR="00C30C32" w:rsidRPr="001B3655" w:rsidRDefault="00895D30" w:rsidP="007B6957">
            <w:pPr>
              <w:spacing w:before="40" w:after="40"/>
              <w:rPr>
                <w:rFonts w:eastAsia="Times New Roman"/>
              </w:rPr>
            </w:pPr>
            <w:r w:rsidRPr="001B3655">
              <w:rPr>
                <w:rFonts w:eastAsia="Times New Roman"/>
              </w:rPr>
              <w:t xml:space="preserve">Investigator’s Brochure </w:t>
            </w:r>
          </w:p>
        </w:tc>
      </w:tr>
      <w:tr w:rsidR="003117E4" ns2:paraId="0DD2724D" ns2:textId="77777777" w:rsidTr="00E366CA">
        <w:tc>
          <w:tcPr>
            <w:tcW w:w="2014" w:type="dxa"/>
            <w:noWrap/>
          </w:tcPr>
          <w:p ns2:paraId="2378C94D" ns2:textId="77777777" w:rsidR="00C30C32" w:rsidRPr="001B3655" w:rsidRDefault="00895D30" w:rsidP="007B6957">
            <w:pPr>
              <w:spacing w:before="40" w:after="40"/>
              <w:rPr>
                <w:rFonts w:eastAsia="Times New Roman"/>
              </w:rPr>
            </w:pPr>
            <w:r w:rsidRPr="001B3655">
              <w:t>IC</w:t>
            </w:r>
            <w:r w:rsidRPr="001B3655">
              <w:rPr>
                <w:vertAlign w:val="subscript"/>
              </w:rPr>
              <w:t>50</w:t>
            </w:r>
          </w:p>
        </w:tc>
        <w:tc>
          <w:tcPr>
            <w:tcW w:w="7095" w:type="dxa"/>
            <w:noWrap/>
          </w:tcPr>
          <w:p ns2:paraId="6BCF613E" ns2:textId="77777777" w:rsidR="00C30C32" w:rsidRPr="001B3655" w:rsidRDefault="00895D30" w:rsidP="007B6957">
            <w:pPr>
              <w:spacing w:before="40" w:after="40"/>
              <w:rPr>
                <w:rFonts w:eastAsia="Times New Roman"/>
              </w:rPr>
            </w:pPr>
            <w:r w:rsidRPr="001B3655">
              <w:t>half maximal inhibitory concentration</w:t>
            </w:r>
          </w:p>
        </w:tc>
      </w:tr>
      <w:tr w:rsidR="003117E4" ns2:paraId="6AA60221" ns2:textId="77777777" w:rsidTr="00E366CA">
        <w:tc>
          <w:tcPr>
            <w:tcW w:w="2014" w:type="dxa"/>
            <w:noWrap/>
            <w:hideMark/>
          </w:tcPr>
          <w:p ns2:paraId="5D77A14E" ns2:textId="77777777" w:rsidR="00C30C32" w:rsidRPr="001B3655" w:rsidRDefault="00895D30" w:rsidP="007B6957">
            <w:pPr>
              <w:spacing w:before="40" w:after="40"/>
              <w:rPr>
                <w:rFonts w:eastAsia="Times New Roman"/>
              </w:rPr>
            </w:pPr>
            <w:r w:rsidRPr="001B3655">
              <w:rPr>
                <w:rFonts w:eastAsia="Times New Roman"/>
              </w:rPr>
              <w:t>ICF</w:t>
            </w:r>
          </w:p>
        </w:tc>
        <w:tc>
          <w:tcPr>
            <w:tcW w:w="7095" w:type="dxa"/>
            <w:noWrap/>
            <w:hideMark/>
          </w:tcPr>
          <w:p ns2:paraId="5174030E" ns2:textId="77777777" w:rsidR="00C30C32" w:rsidRPr="001B3655" w:rsidRDefault="00895D30" w:rsidP="007B6957">
            <w:pPr>
              <w:spacing w:before="40" w:after="40"/>
              <w:rPr>
                <w:rFonts w:eastAsia="Times New Roman"/>
              </w:rPr>
            </w:pPr>
            <w:r w:rsidRPr="001B3655">
              <w:rPr>
                <w:rFonts w:eastAsia="Times New Roman"/>
              </w:rPr>
              <w:t>Informed Consent Form</w:t>
            </w:r>
          </w:p>
        </w:tc>
      </w:tr>
      <w:tr w:rsidR="003117E4" ns2:paraId="16830038" ns2:textId="77777777" w:rsidTr="00E366CA">
        <w:tc>
          <w:tcPr>
            <w:tcW w:w="2014" w:type="dxa"/>
            <w:noWrap/>
          </w:tcPr>
          <w:p ns2:paraId="7DACA837" ns2:textId="77777777" w:rsidR="00C30C32" w:rsidRPr="001B3655" w:rsidRDefault="00895D30" w:rsidP="007B6957">
            <w:pPr>
              <w:spacing w:before="40" w:after="40"/>
              <w:rPr>
                <w:rFonts w:eastAsia="Times New Roman"/>
              </w:rPr>
            </w:pPr>
            <w:r w:rsidRPr="001B3655">
              <w:rPr>
                <w:rFonts w:eastAsia="Times New Roman"/>
              </w:rPr>
              <w:t>ICH</w:t>
            </w:r>
          </w:p>
        </w:tc>
        <w:tc>
          <w:tcPr>
            <w:tcW w:w="7095" w:type="dxa"/>
            <w:noWrap/>
          </w:tcPr>
          <w:p ns2:paraId="63BE4C53" ns2:textId="77777777" w:rsidR="00C30C32" w:rsidRPr="001B3655" w:rsidRDefault="00895D30" w:rsidP="007B6957">
            <w:pPr>
              <w:spacing w:before="40" w:after="40"/>
              <w:rPr>
                <w:rFonts w:eastAsia="Times New Roman"/>
              </w:rPr>
            </w:pPr>
            <w:r w:rsidRPr="001B3655">
              <w:rPr>
                <w:rFonts w:eastAsia="Times New Roman"/>
              </w:rPr>
              <w:t>International Council for Harmonisation of Technical Requirements for Pharmaceuticals for Human Use</w:t>
            </w:r>
          </w:p>
        </w:tc>
      </w:tr>
      <w:tr w:rsidR="003117E4" ns2:paraId="0519D089" ns2:textId="77777777" w:rsidTr="00E366CA">
        <w:tc>
          <w:tcPr>
            <w:tcW w:w="2014" w:type="dxa"/>
            <w:noWrap/>
          </w:tcPr>
          <w:p ns2:paraId="3AAC25AF" ns2:textId="77777777" w:rsidR="00C30C32" w:rsidRPr="001B3655" w:rsidRDefault="00895D30" w:rsidP="007B6957">
            <w:pPr>
              <w:spacing w:before="40" w:after="40"/>
              <w:rPr>
                <w:rFonts w:eastAsia="Times New Roman"/>
              </w:rPr>
            </w:pPr>
            <w:r w:rsidRPr="001B3655">
              <w:rPr>
                <w:rFonts w:eastAsia="Times New Roman"/>
              </w:rPr>
              <w:t>ICMJE</w:t>
            </w:r>
          </w:p>
        </w:tc>
        <w:tc>
          <w:tcPr>
            <w:tcW w:w="7095" w:type="dxa"/>
            <w:noWrap/>
          </w:tcPr>
          <w:p ns2:paraId="792E6D08" ns2:textId="77777777" w:rsidR="00C30C32" w:rsidRPr="001B3655" w:rsidRDefault="00895D30" w:rsidP="007B6957">
            <w:pPr>
              <w:spacing w:before="40" w:after="40"/>
              <w:rPr>
                <w:rFonts w:eastAsia="Times New Roman"/>
              </w:rPr>
            </w:pPr>
            <w:r w:rsidRPr="001B3655">
              <w:rPr>
                <w:rFonts w:eastAsia="Times New Roman"/>
              </w:rPr>
              <w:t>International Committee of Medical Journal Editors</w:t>
            </w:r>
          </w:p>
        </w:tc>
      </w:tr>
      <w:tr w:rsidR="003117E4" ns2:paraId="415B67E4" ns2:textId="77777777" w:rsidTr="00E366CA">
        <w:tc>
          <w:tcPr>
            <w:tcW w:w="2014" w:type="dxa"/>
            <w:noWrap/>
          </w:tcPr>
          <w:p ns2:paraId="4A61B85D" ns2:textId="77777777" w:rsidR="00C30C32" w:rsidRPr="001B3655" w:rsidRDefault="00895D30" w:rsidP="007B6957">
            <w:pPr>
              <w:spacing w:before="40" w:after="40"/>
              <w:rPr>
                <w:rFonts w:eastAsia="Times New Roman"/>
              </w:rPr>
            </w:pPr>
            <w:r w:rsidRPr="001B3655">
              <w:rPr>
                <w:rFonts w:eastAsia="Times New Roman"/>
              </w:rPr>
              <w:t>iCRO</w:t>
            </w:r>
          </w:p>
        </w:tc>
        <w:tc>
          <w:tcPr>
            <w:tcW w:w="7095" w:type="dxa"/>
            <w:noWrap/>
          </w:tcPr>
          <w:p ns2:paraId="21EAA227" ns2:textId="77777777" w:rsidR="00C30C32" w:rsidRPr="001B3655" w:rsidRDefault="00895D30" w:rsidP="007B6957">
            <w:pPr>
              <w:spacing w:before="40" w:after="40"/>
              <w:rPr>
                <w:rFonts w:eastAsia="Times New Roman"/>
              </w:rPr>
            </w:pPr>
            <w:r w:rsidRPr="001B3655">
              <w:rPr>
                <w:rFonts w:eastAsia="Times New Roman"/>
              </w:rPr>
              <w:t>imaging clinical research organization</w:t>
            </w:r>
          </w:p>
        </w:tc>
      </w:tr>
      <w:tr w:rsidR="003117E4" ns2:paraId="6A4F85E7" ns2:textId="77777777" w:rsidTr="00E366CA">
        <w:tc>
          <w:tcPr>
            <w:tcW w:w="2014" w:type="dxa"/>
            <w:noWrap/>
          </w:tcPr>
          <w:p ns2:paraId="6AAD78BB" ns2:textId="77777777" w:rsidR="00C30C32" w:rsidRPr="001B3655" w:rsidRDefault="00895D30" w:rsidP="007B6957">
            <w:pPr>
              <w:spacing w:before="40" w:after="40"/>
              <w:rPr>
                <w:rFonts w:eastAsia="Times New Roman"/>
              </w:rPr>
            </w:pPr>
            <w:r w:rsidRPr="001B3655">
              <w:rPr>
                <w:rFonts w:eastAsia="Times New Roman"/>
              </w:rPr>
              <w:t>ID</w:t>
            </w:r>
          </w:p>
        </w:tc>
        <w:tc>
          <w:tcPr>
            <w:tcW w:w="7095" w:type="dxa"/>
            <w:noWrap/>
          </w:tcPr>
          <w:p ns2:paraId="1BFD9526" ns2:textId="77777777" w:rsidR="00C30C32" w:rsidRPr="001B3655" w:rsidRDefault="00895D30" w:rsidP="007B6957">
            <w:pPr>
              <w:spacing w:before="40" w:after="40"/>
              <w:rPr>
                <w:rFonts w:eastAsia="Times New Roman"/>
              </w:rPr>
            </w:pPr>
            <w:r w:rsidRPr="001B3655">
              <w:rPr>
                <w:rFonts w:eastAsia="Times New Roman"/>
              </w:rPr>
              <w:t>identification</w:t>
            </w:r>
          </w:p>
        </w:tc>
      </w:tr>
      <w:tr w:rsidR="003117E4" ns2:paraId="077D89FF" ns2:textId="77777777" w:rsidTr="00E366CA">
        <w:tc>
          <w:tcPr>
            <w:tcW w:w="2014" w:type="dxa"/>
            <w:noWrap/>
            <w:hideMark/>
          </w:tcPr>
          <w:p ns2:paraId="07D0EA7A" ns2:textId="77777777" w:rsidR="00C30C32" w:rsidRPr="001B3655" w:rsidRDefault="00895D30" w:rsidP="007B6957">
            <w:pPr>
              <w:spacing w:before="40" w:after="40"/>
              <w:rPr>
                <w:rFonts w:eastAsia="Times New Roman"/>
              </w:rPr>
            </w:pPr>
            <w:r w:rsidRPr="001B3655">
              <w:rPr>
                <w:rFonts w:eastAsia="Times New Roman"/>
              </w:rPr>
              <w:t>IEC</w:t>
            </w:r>
          </w:p>
        </w:tc>
        <w:tc>
          <w:tcPr>
            <w:tcW w:w="7095" w:type="dxa"/>
            <w:noWrap/>
            <w:hideMark/>
          </w:tcPr>
          <w:p ns2:paraId="74C011F3" ns2:textId="77777777" w:rsidR="00C30C32" w:rsidRPr="001B3655" w:rsidRDefault="00895D30" w:rsidP="007B6957">
            <w:pPr>
              <w:spacing w:before="40" w:after="40"/>
              <w:rPr>
                <w:rFonts w:eastAsia="Times New Roman"/>
              </w:rPr>
            </w:pPr>
            <w:r w:rsidRPr="001B3655">
              <w:rPr>
                <w:rFonts w:eastAsia="Times New Roman"/>
              </w:rPr>
              <w:t>Independent Ethics Committee</w:t>
            </w:r>
          </w:p>
        </w:tc>
      </w:tr>
      <w:tr w:rsidR="003117E4" ns2:paraId="54F84E8B" ns2:textId="77777777" w:rsidTr="00E366CA">
        <w:tc>
          <w:tcPr>
            <w:tcW w:w="2014" w:type="dxa"/>
            <w:noWrap/>
          </w:tcPr>
          <w:p ns2:paraId="7623B2B5" ns2:textId="77777777" w:rsidR="00C30C32" w:rsidRPr="001B3655" w:rsidRDefault="00895D30" w:rsidP="007B6957">
            <w:pPr>
              <w:spacing w:before="40" w:after="40"/>
              <w:rPr>
                <w:rFonts w:eastAsia="Times New Roman"/>
              </w:rPr>
            </w:pPr>
            <w:r w:rsidRPr="001B3655">
              <w:rPr>
                <w:rFonts w:eastAsia="Times New Roman"/>
              </w:rPr>
              <w:t>Ig</w:t>
            </w:r>
          </w:p>
        </w:tc>
        <w:tc>
          <w:tcPr>
            <w:tcW w:w="7095" w:type="dxa"/>
            <w:noWrap/>
          </w:tcPr>
          <w:p ns2:paraId="528BB700" ns2:textId="77777777" w:rsidR="00C30C32" w:rsidRPr="001B3655" w:rsidRDefault="00895D30" w:rsidP="007B6957">
            <w:pPr>
              <w:spacing w:before="40" w:after="40"/>
              <w:rPr>
                <w:rFonts w:eastAsia="Times New Roman"/>
              </w:rPr>
            </w:pPr>
            <w:r w:rsidRPr="001B3655">
              <w:rPr>
                <w:rFonts w:eastAsia="Times New Roman"/>
              </w:rPr>
              <w:t>immunoglobulin</w:t>
            </w:r>
          </w:p>
        </w:tc>
      </w:tr>
      <w:tr w:rsidR="003117E4" ns2:paraId="6D798AC4" ns2:textId="77777777" w:rsidTr="00E366CA">
        <w:tc>
          <w:tcPr>
            <w:tcW w:w="2014" w:type="dxa"/>
            <w:noWrap/>
          </w:tcPr>
          <w:p ns2:paraId="54EA18A4" ns2:textId="77777777" w:rsidR="00C30C32" w:rsidRPr="001B3655" w:rsidRDefault="00895D30" w:rsidP="007B6957">
            <w:pPr>
              <w:spacing w:before="40" w:after="40"/>
              <w:rPr>
                <w:rFonts w:eastAsia="Times New Roman"/>
              </w:rPr>
            </w:pPr>
            <w:r w:rsidRPr="001B3655">
              <w:rPr>
                <w:rFonts w:eastAsia="Times New Roman"/>
              </w:rPr>
              <w:t>IGHV</w:t>
            </w:r>
          </w:p>
        </w:tc>
        <w:tc>
          <w:tcPr>
            <w:tcW w:w="7095" w:type="dxa"/>
            <w:noWrap/>
          </w:tcPr>
          <w:p ns2:paraId="33C025DE" ns2:textId="77777777" w:rsidR="00C30C32" w:rsidRPr="001B3655" w:rsidRDefault="00895D30" w:rsidP="007B6957">
            <w:pPr>
              <w:spacing w:before="40" w:after="40"/>
              <w:rPr>
                <w:rFonts w:eastAsia="Times New Roman"/>
              </w:rPr>
            </w:pPr>
            <w:r w:rsidRPr="001B3655">
              <w:t>immunoglobulin heavy chain gene</w:t>
            </w:r>
          </w:p>
        </w:tc>
      </w:tr>
      <w:tr w:rsidR="003117E4" ns2:paraId="41E8D437" ns2:textId="77777777" w:rsidTr="00E366CA">
        <w:tc>
          <w:tcPr>
            <w:tcW w:w="2014" w:type="dxa"/>
            <w:noWrap/>
          </w:tcPr>
          <w:p ns2:paraId="6ACD683A" ns2:textId="77777777" w:rsidR="00C30C32" w:rsidRPr="001B3655" w:rsidRDefault="00895D30" w:rsidP="007B6957">
            <w:pPr>
              <w:spacing w:before="40" w:after="40"/>
              <w:rPr>
                <w:rFonts w:eastAsia="Times New Roman"/>
              </w:rPr>
            </w:pPr>
            <w:r w:rsidRPr="001B3655">
              <w:rPr>
                <w:rFonts w:eastAsia="Times New Roman"/>
              </w:rPr>
              <w:t>IHC</w:t>
            </w:r>
          </w:p>
        </w:tc>
        <w:tc>
          <w:tcPr>
            <w:tcW w:w="7095" w:type="dxa"/>
            <w:noWrap/>
          </w:tcPr>
          <w:p ns2:paraId="65246FFB" ns2:textId="77777777" w:rsidR="00C30C32" w:rsidRPr="001B3655" w:rsidRDefault="00895D30" w:rsidP="007B6957">
            <w:pPr>
              <w:spacing w:before="40" w:after="40"/>
              <w:rPr>
                <w:rFonts w:eastAsia="Times New Roman"/>
              </w:rPr>
            </w:pPr>
            <w:r w:rsidRPr="001B3655">
              <w:rPr>
                <w:rFonts w:eastAsia="Times New Roman"/>
              </w:rPr>
              <w:t>immunohistochemistry</w:t>
            </w:r>
          </w:p>
        </w:tc>
      </w:tr>
      <w:tr w:rsidR="003117E4" ns2:paraId="090A794C" ns2:textId="77777777" w:rsidTr="00E366CA">
        <w:tc>
          <w:tcPr>
            <w:tcW w:w="2014" w:type="dxa"/>
            <w:noWrap/>
          </w:tcPr>
          <w:p ns2:paraId="1C220844" ns2:textId="77777777" w:rsidR="00C30C32" w:rsidRPr="001B3655" w:rsidRDefault="00895D30" w:rsidP="007B6957">
            <w:pPr>
              <w:spacing w:before="40" w:after="40"/>
              <w:rPr>
                <w:rFonts w:eastAsia="Times New Roman"/>
              </w:rPr>
            </w:pPr>
            <w:r w:rsidRPr="001B3655">
              <w:t>IL-10</w:t>
            </w:r>
          </w:p>
        </w:tc>
        <w:tc>
          <w:tcPr>
            <w:tcW w:w="7095" w:type="dxa"/>
            <w:noWrap/>
          </w:tcPr>
          <w:p ns2:paraId="60A3DAB7" ns2:textId="77777777" w:rsidR="00C30C32" w:rsidRPr="001B3655" w:rsidRDefault="00895D30" w:rsidP="007B6957">
            <w:pPr>
              <w:spacing w:before="40" w:after="40"/>
              <w:rPr>
                <w:rFonts w:eastAsia="Times New Roman"/>
              </w:rPr>
            </w:pPr>
            <w:r w:rsidRPr="001B3655">
              <w:t>interleukin 10</w:t>
            </w:r>
          </w:p>
        </w:tc>
      </w:tr>
      <w:tr w:rsidR="003117E4" ns2:paraId="5FD7B7FC" ns2:textId="77777777" w:rsidTr="00E366CA">
        <w:tc>
          <w:tcPr>
            <w:tcW w:w="2014" w:type="dxa"/>
            <w:noWrap/>
          </w:tcPr>
          <w:p ns2:paraId="71DC11C7" ns2:textId="77777777" w:rsidR="00C30C32" w:rsidRPr="001B3655" w:rsidRDefault="00895D30" w:rsidP="007B6957">
            <w:pPr>
              <w:spacing w:before="40" w:after="40"/>
              <w:rPr>
                <w:rFonts w:eastAsia="Times New Roman"/>
              </w:rPr>
            </w:pPr>
            <w:r w:rsidRPr="001B3655">
              <w:rPr>
                <w:rFonts w:eastAsia="Times New Roman"/>
              </w:rPr>
              <w:t>IMP</w:t>
            </w:r>
          </w:p>
        </w:tc>
        <w:tc>
          <w:tcPr>
            <w:tcW w:w="7095" w:type="dxa"/>
            <w:noWrap/>
          </w:tcPr>
          <w:p ns2:paraId="22A2EFD6" ns2:textId="77777777" w:rsidR="00C30C32" w:rsidRPr="001B3655" w:rsidRDefault="00895D30" w:rsidP="007B6957">
            <w:pPr>
              <w:spacing w:before="40" w:after="40"/>
              <w:rPr>
                <w:rFonts w:eastAsia="Times New Roman"/>
              </w:rPr>
            </w:pPr>
            <w:r>
              <w:rPr>
                <w:rFonts w:eastAsia="Times New Roman"/>
              </w:rPr>
              <w:t>i</w:t>
            </w:r>
            <w:r w:rsidRPr="001B3655">
              <w:rPr>
                <w:rFonts w:eastAsia="Times New Roman"/>
              </w:rPr>
              <w:t>nvestigational medicinal product</w:t>
            </w:r>
          </w:p>
        </w:tc>
      </w:tr>
      <w:tr w:rsidR="003117E4" ns2:paraId="30DBCABE" ns2:textId="77777777" w:rsidTr="00E366CA">
        <w:tc>
          <w:tcPr>
            <w:tcW w:w="2014" w:type="dxa"/>
            <w:noWrap/>
            <w:hideMark/>
          </w:tcPr>
          <w:p ns2:paraId="71BA372E" ns2:textId="77777777" w:rsidR="00C30C32" w:rsidRPr="001B3655" w:rsidRDefault="00895D30" w:rsidP="007B6957">
            <w:pPr>
              <w:spacing w:before="40" w:after="40"/>
              <w:rPr>
                <w:rFonts w:eastAsia="Times New Roman"/>
              </w:rPr>
            </w:pPr>
            <w:r w:rsidRPr="001B3655">
              <w:rPr>
                <w:rFonts w:eastAsia="Times New Roman"/>
              </w:rPr>
              <w:t>IND</w:t>
            </w:r>
          </w:p>
        </w:tc>
        <w:tc>
          <w:tcPr>
            <w:tcW w:w="7095" w:type="dxa"/>
            <w:noWrap/>
            <w:hideMark/>
          </w:tcPr>
          <w:p ns2:paraId="0FE3CA7D" ns2:textId="77777777" w:rsidR="00C30C32" w:rsidRPr="001B3655" w:rsidRDefault="00895D30" w:rsidP="007B6957">
            <w:pPr>
              <w:spacing w:before="40" w:after="40"/>
              <w:rPr>
                <w:rFonts w:eastAsia="Times New Roman"/>
              </w:rPr>
            </w:pPr>
            <w:r w:rsidRPr="001B3655">
              <w:rPr>
                <w:rFonts w:eastAsia="Times New Roman"/>
              </w:rPr>
              <w:t xml:space="preserve">Investigational New Drug </w:t>
            </w:r>
          </w:p>
        </w:tc>
      </w:tr>
      <w:tr w:rsidR="003117E4" ns2:paraId="4650F77B" ns2:textId="77777777" w:rsidTr="00E366CA">
        <w:tc>
          <w:tcPr>
            <w:tcW w:w="2014" w:type="dxa"/>
            <w:noWrap/>
          </w:tcPr>
          <w:p ns2:paraId="7AFDB0BD" ns2:textId="77777777" w:rsidR="00C30C32" w:rsidRPr="001B3655" w:rsidRDefault="00895D30" w:rsidP="007B6957">
            <w:pPr>
              <w:spacing w:before="40" w:after="40"/>
              <w:rPr>
                <w:rFonts w:eastAsia="Times New Roman"/>
              </w:rPr>
            </w:pPr>
            <w:r w:rsidRPr="001B3655">
              <w:rPr>
                <w:rFonts w:eastAsia="Times New Roman"/>
              </w:rPr>
              <w:t>IPI</w:t>
            </w:r>
          </w:p>
        </w:tc>
        <w:tc>
          <w:tcPr>
            <w:tcW w:w="7095" w:type="dxa"/>
            <w:noWrap/>
          </w:tcPr>
          <w:p ns2:paraId="71723B11" ns2:textId="77777777" w:rsidR="00C30C32" w:rsidRPr="001B3655" w:rsidRDefault="00895D30" w:rsidP="007B6957">
            <w:pPr>
              <w:spacing w:before="40" w:after="40"/>
              <w:rPr>
                <w:rFonts w:eastAsia="Times New Roman"/>
              </w:rPr>
            </w:pPr>
            <w:r w:rsidRPr="001B3655">
              <w:rPr>
                <w:rFonts w:eastAsia="Times New Roman"/>
              </w:rPr>
              <w:t>International Prognostic Index</w:t>
            </w:r>
          </w:p>
        </w:tc>
      </w:tr>
      <w:tr w:rsidR="003117E4" ns2:paraId="79DF0BD7" ns2:textId="77777777" w:rsidTr="00E366CA">
        <w:tc>
          <w:tcPr>
            <w:tcW w:w="2014" w:type="dxa"/>
            <w:noWrap/>
            <w:hideMark/>
          </w:tcPr>
          <w:p ns2:paraId="2B3310B6" ns2:textId="77777777" w:rsidR="00C30C32" w:rsidRPr="001B3655" w:rsidRDefault="00895D30" w:rsidP="007B6957">
            <w:pPr>
              <w:spacing w:before="40" w:after="40"/>
              <w:rPr>
                <w:rFonts w:eastAsia="Times New Roman"/>
              </w:rPr>
            </w:pPr>
            <w:r w:rsidRPr="001B3655">
              <w:rPr>
                <w:rFonts w:eastAsia="Times New Roman"/>
              </w:rPr>
              <w:t>IRB</w:t>
            </w:r>
          </w:p>
        </w:tc>
        <w:tc>
          <w:tcPr>
            <w:tcW w:w="7095" w:type="dxa"/>
            <w:noWrap/>
            <w:hideMark/>
          </w:tcPr>
          <w:p ns2:paraId="6114E697" ns2:textId="77777777" w:rsidR="00C30C32" w:rsidRPr="001B3655" w:rsidRDefault="00895D30" w:rsidP="007B6957">
            <w:pPr>
              <w:spacing w:before="40" w:after="40"/>
              <w:rPr>
                <w:rFonts w:eastAsia="Times New Roman"/>
              </w:rPr>
            </w:pPr>
            <w:r w:rsidRPr="001B3655">
              <w:rPr>
                <w:rFonts w:eastAsia="Times New Roman"/>
              </w:rPr>
              <w:t>Institutional Review Board</w:t>
            </w:r>
          </w:p>
        </w:tc>
      </w:tr>
      <w:tr w:rsidR="003117E4" ns2:paraId="038E9FAC" ns2:textId="77777777" w:rsidTr="00E366CA">
        <w:tc>
          <w:tcPr>
            <w:tcW w:w="2014" w:type="dxa"/>
            <w:noWrap/>
          </w:tcPr>
          <w:p ns2:paraId="7CD620E7" ns2:textId="77777777" w:rsidR="00C30C32" w:rsidRPr="001B3655" w:rsidRDefault="00895D30" w:rsidP="007B6957">
            <w:pPr>
              <w:spacing w:before="40" w:after="40"/>
              <w:rPr>
                <w:rFonts w:eastAsia="Times New Roman"/>
              </w:rPr>
            </w:pPr>
            <w:r w:rsidRPr="001B3655">
              <w:rPr>
                <w:rFonts w:eastAsia="Times New Roman"/>
              </w:rPr>
              <w:t>IRT</w:t>
            </w:r>
          </w:p>
        </w:tc>
        <w:tc>
          <w:tcPr>
            <w:tcW w:w="7095" w:type="dxa"/>
            <w:noWrap/>
          </w:tcPr>
          <w:p ns2:paraId="3DB92A0A" ns2:textId="77777777" w:rsidR="00C30C32" w:rsidRPr="001B3655" w:rsidRDefault="00895D30" w:rsidP="007B6957">
            <w:pPr>
              <w:spacing w:before="40" w:after="40"/>
              <w:rPr>
                <w:rFonts w:eastAsia="Times New Roman"/>
              </w:rPr>
            </w:pPr>
            <w:r w:rsidRPr="001B3655">
              <w:rPr>
                <w:rFonts w:eastAsia="Times New Roman"/>
              </w:rPr>
              <w:t>interactive response technology</w:t>
            </w:r>
          </w:p>
        </w:tc>
      </w:tr>
      <w:tr w:rsidR="003117E4" ns2:paraId="5AD95851" ns2:textId="77777777" w:rsidTr="00E366CA">
        <w:tc>
          <w:tcPr>
            <w:tcW w:w="2014" w:type="dxa"/>
            <w:noWrap/>
          </w:tcPr>
          <w:p ns2:paraId="11903B64" ns2:textId="77777777" w:rsidR="00C30C32" w:rsidRPr="001B3655" w:rsidRDefault="00895D30" w:rsidP="007B6957">
            <w:pPr>
              <w:spacing w:before="40" w:after="40"/>
              <w:rPr>
                <w:rFonts w:eastAsia="Times New Roman"/>
              </w:rPr>
            </w:pPr>
            <w:r w:rsidRPr="001B3655">
              <w:rPr>
                <w:rFonts w:eastAsia="Times New Roman"/>
              </w:rPr>
              <w:t>ITT</w:t>
            </w:r>
          </w:p>
        </w:tc>
        <w:tc>
          <w:tcPr>
            <w:tcW w:w="7095" w:type="dxa"/>
            <w:noWrap/>
          </w:tcPr>
          <w:p ns2:paraId="65431DC1" ns2:textId="77777777" w:rsidR="00C30C32" w:rsidRPr="001B3655" w:rsidRDefault="00895D30" w:rsidP="007B6957">
            <w:pPr>
              <w:spacing w:before="40" w:after="40"/>
              <w:rPr>
                <w:rFonts w:eastAsia="Times New Roman"/>
              </w:rPr>
            </w:pPr>
            <w:r w:rsidRPr="001B3655">
              <w:rPr>
                <w:rFonts w:eastAsia="Times New Roman"/>
              </w:rPr>
              <w:t>intention-to-treat</w:t>
            </w:r>
          </w:p>
        </w:tc>
      </w:tr>
      <w:tr w:rsidR="003117E4" ns2:paraId="01798FB7" ns2:textId="77777777" w:rsidTr="00E366CA">
        <w:tc>
          <w:tcPr>
            <w:tcW w:w="2014" w:type="dxa"/>
            <w:noWrap/>
            <w:hideMark/>
          </w:tcPr>
          <w:p ns2:paraId="5F1E0825" ns2:textId="77777777" w:rsidR="00C30C32" w:rsidRPr="001B3655" w:rsidRDefault="00895D30" w:rsidP="007B6957">
            <w:pPr>
              <w:spacing w:before="40" w:after="40"/>
              <w:rPr>
                <w:rFonts w:eastAsia="Times New Roman"/>
              </w:rPr>
            </w:pPr>
            <w:r w:rsidRPr="001B3655">
              <w:rPr>
                <w:rFonts w:eastAsia="Times New Roman"/>
              </w:rPr>
              <w:t>IUD</w:t>
            </w:r>
          </w:p>
        </w:tc>
        <w:tc>
          <w:tcPr>
            <w:tcW w:w="7095" w:type="dxa"/>
            <w:noWrap/>
            <w:hideMark/>
          </w:tcPr>
          <w:p ns2:paraId="1E2B62CA" ns2:textId="77777777" w:rsidR="00C30C32" w:rsidRPr="001B3655" w:rsidRDefault="00895D30" w:rsidP="007B6957">
            <w:pPr>
              <w:spacing w:before="40" w:after="40"/>
              <w:rPr>
                <w:rFonts w:eastAsia="Times New Roman"/>
              </w:rPr>
            </w:pPr>
            <w:r w:rsidRPr="001B3655">
              <w:rPr>
                <w:rFonts w:eastAsia="Times New Roman"/>
              </w:rPr>
              <w:t>intrauterine device</w:t>
            </w:r>
          </w:p>
        </w:tc>
      </w:tr>
      <w:tr w:rsidR="003117E4" ns2:paraId="2917DCE2" ns2:textId="77777777" w:rsidTr="00E366CA">
        <w:tc>
          <w:tcPr>
            <w:tcW w:w="2014" w:type="dxa"/>
            <w:noWrap/>
            <w:hideMark/>
          </w:tcPr>
          <w:p ns2:paraId="2F8B1907" ns2:textId="77777777" w:rsidR="00C30C32" w:rsidRPr="001B3655" w:rsidRDefault="00895D30" w:rsidP="007B6957">
            <w:pPr>
              <w:spacing w:before="40" w:after="40"/>
              <w:rPr>
                <w:rFonts w:eastAsia="Times New Roman"/>
              </w:rPr>
            </w:pPr>
            <w:r w:rsidRPr="001B3655">
              <w:rPr>
                <w:rFonts w:eastAsia="Times New Roman"/>
              </w:rPr>
              <w:t>IUS</w:t>
            </w:r>
          </w:p>
        </w:tc>
        <w:tc>
          <w:tcPr>
            <w:tcW w:w="7095" w:type="dxa"/>
            <w:noWrap/>
            <w:hideMark/>
          </w:tcPr>
          <w:p ns2:paraId="064BE835" ns2:textId="77777777" w:rsidR="00C30C32" w:rsidRPr="001B3655" w:rsidRDefault="00895D30" w:rsidP="007B6957">
            <w:pPr>
              <w:spacing w:before="40" w:after="40"/>
              <w:rPr>
                <w:rFonts w:eastAsia="Times New Roman"/>
              </w:rPr>
            </w:pPr>
            <w:r w:rsidRPr="001B3655">
              <w:rPr>
                <w:rFonts w:eastAsia="Times New Roman"/>
              </w:rPr>
              <w:t>intrauterine hormone-releasing system</w:t>
            </w:r>
          </w:p>
        </w:tc>
      </w:tr>
      <w:tr w:rsidR="003117E4" ns2:paraId="3D2BB05E" ns2:textId="77777777" w:rsidTr="00E366CA">
        <w:tc>
          <w:tcPr>
            <w:tcW w:w="2014" w:type="dxa"/>
            <w:noWrap/>
          </w:tcPr>
          <w:p ns2:paraId="13819EF6" ns2:textId="77777777" w:rsidR="00C30C32" w:rsidRPr="001B3655" w:rsidRDefault="00895D30" w:rsidP="007B6957">
            <w:pPr>
              <w:spacing w:before="40" w:after="40"/>
              <w:rPr>
                <w:rFonts w:eastAsia="Times New Roman"/>
              </w:rPr>
            </w:pPr>
            <w:r w:rsidRPr="001B3655">
              <w:rPr>
                <w:rFonts w:eastAsia="Times New Roman"/>
              </w:rPr>
              <w:t>IV</w:t>
            </w:r>
          </w:p>
        </w:tc>
        <w:tc>
          <w:tcPr>
            <w:tcW w:w="7095" w:type="dxa"/>
            <w:noWrap/>
          </w:tcPr>
          <w:p ns2:paraId="6EBBFED2" ns2:textId="77777777" w:rsidR="00C30C32" w:rsidRPr="001B3655" w:rsidRDefault="00895D30" w:rsidP="007B6957">
            <w:pPr>
              <w:spacing w:before="40" w:after="40"/>
              <w:rPr>
                <w:rFonts w:eastAsia="Times New Roman"/>
              </w:rPr>
            </w:pPr>
            <w:r w:rsidRPr="001B3655">
              <w:rPr>
                <w:rFonts w:eastAsia="Times New Roman"/>
              </w:rPr>
              <w:t>intravenous</w:t>
            </w:r>
          </w:p>
        </w:tc>
      </w:tr>
      <w:tr w:rsidR="003117E4" ns2:paraId="166CF4AE" ns2:textId="77777777" w:rsidTr="00E366CA">
        <w:tc>
          <w:tcPr>
            <w:tcW w:w="2014" w:type="dxa"/>
            <w:noWrap/>
          </w:tcPr>
          <w:p ns2:paraId="5019E1EF" ns2:textId="77777777" w:rsidR="00C30C32" w:rsidRPr="001B3655" w:rsidRDefault="00895D30" w:rsidP="007B6957">
            <w:pPr>
              <w:spacing w:before="40" w:after="40"/>
              <w:rPr>
                <w:rFonts w:eastAsia="Times New Roman"/>
              </w:rPr>
            </w:pPr>
            <w:r w:rsidRPr="001B3655">
              <w:rPr>
                <w:rFonts w:eastAsia="Times New Roman"/>
              </w:rPr>
              <w:t>IVRS</w:t>
            </w:r>
          </w:p>
        </w:tc>
        <w:tc>
          <w:tcPr>
            <w:tcW w:w="7095" w:type="dxa"/>
            <w:noWrap/>
          </w:tcPr>
          <w:p ns2:paraId="0BFD7B39" ns2:textId="77777777" w:rsidR="00C30C32" w:rsidRPr="001B3655" w:rsidRDefault="00895D30" w:rsidP="007B6957">
            <w:pPr>
              <w:spacing w:before="40" w:after="40"/>
              <w:rPr>
                <w:rFonts w:eastAsia="Times New Roman"/>
              </w:rPr>
            </w:pPr>
            <w:r w:rsidRPr="001B3655">
              <w:rPr>
                <w:rFonts w:eastAsia="Times New Roman"/>
              </w:rPr>
              <w:t>interactive voice response system</w:t>
            </w:r>
          </w:p>
        </w:tc>
      </w:tr>
      <w:tr w:rsidR="003117E4" ns2:paraId="5B26E9DE" ns2:textId="77777777" w:rsidTr="00E366CA">
        <w:tc>
          <w:tcPr>
            <w:tcW w:w="2014" w:type="dxa"/>
            <w:noWrap/>
          </w:tcPr>
          <w:p ns2:paraId="6CF368D0" ns2:textId="77777777" w:rsidR="00C30C32" w:rsidRPr="001B3655" w:rsidRDefault="00895D30" w:rsidP="007B6957">
            <w:pPr>
              <w:spacing w:before="40" w:after="40"/>
              <w:rPr>
                <w:rFonts w:eastAsia="Times New Roman"/>
              </w:rPr>
            </w:pPr>
            <w:r w:rsidRPr="001B3655">
              <w:rPr>
                <w:rFonts w:eastAsia="Times New Roman"/>
              </w:rPr>
              <w:t>iwCLL</w:t>
            </w:r>
          </w:p>
        </w:tc>
        <w:tc>
          <w:tcPr>
            <w:tcW w:w="7095" w:type="dxa"/>
            <w:noWrap/>
          </w:tcPr>
          <w:p ns2:paraId="5108D6D7" ns2:textId="77777777" w:rsidR="00C30C32" w:rsidRPr="001B3655" w:rsidRDefault="00895D30" w:rsidP="007B6957">
            <w:pPr>
              <w:spacing w:before="40" w:after="40"/>
              <w:rPr>
                <w:rFonts w:eastAsia="Times New Roman"/>
              </w:rPr>
            </w:pPr>
            <w:r w:rsidRPr="001B3655">
              <w:rPr>
                <w:rFonts w:eastAsia="Times New Roman"/>
              </w:rPr>
              <w:t>International Working Group for Chronic Lymphocytic Leukemia</w:t>
            </w:r>
          </w:p>
        </w:tc>
      </w:tr>
      <w:tr w:rsidR="003117E4" ns2:paraId="21FEC190" ns2:textId="77777777" w:rsidTr="00E366CA">
        <w:tc>
          <w:tcPr>
            <w:tcW w:w="2014" w:type="dxa"/>
            <w:noWrap/>
          </w:tcPr>
          <w:p ns2:paraId="7EE6DBD6" ns2:textId="77777777" w:rsidR="00C30C32" w:rsidRPr="001B3655" w:rsidRDefault="00895D30" w:rsidP="007B6957">
            <w:pPr>
              <w:spacing w:before="40" w:after="40"/>
              <w:rPr>
                <w:rFonts w:eastAsia="Times New Roman"/>
              </w:rPr>
            </w:pPr>
            <w:r w:rsidRPr="001B3655">
              <w:rPr>
                <w:rFonts w:eastAsia="Times New Roman"/>
              </w:rPr>
              <w:t>IWRS</w:t>
            </w:r>
          </w:p>
        </w:tc>
        <w:tc>
          <w:tcPr>
            <w:tcW w:w="7095" w:type="dxa"/>
            <w:noWrap/>
          </w:tcPr>
          <w:p ns2:paraId="798C9A0C" ns2:textId="77777777" w:rsidR="00C30C32" w:rsidRPr="001B3655" w:rsidRDefault="00895D30" w:rsidP="007B6957">
            <w:pPr>
              <w:spacing w:before="40" w:after="40"/>
              <w:rPr>
                <w:rFonts w:eastAsia="Times New Roman"/>
              </w:rPr>
            </w:pPr>
            <w:r w:rsidRPr="001B3655">
              <w:rPr>
                <w:rFonts w:eastAsia="Times New Roman"/>
              </w:rPr>
              <w:t>integrated web response system</w:t>
            </w:r>
          </w:p>
        </w:tc>
      </w:tr>
      <w:tr w:rsidR="003117E4" ns2:paraId="47EA666A" ns2:textId="77777777" w:rsidTr="00E366CA">
        <w:tc>
          <w:tcPr>
            <w:tcW w:w="2014" w:type="dxa"/>
            <w:noWrap/>
          </w:tcPr>
          <w:p ns2:paraId="455466E3" ns2:textId="77777777" w:rsidR="00C30C32" w:rsidRPr="001B3655" w:rsidRDefault="00895D30" w:rsidP="007B6957">
            <w:pPr>
              <w:spacing w:before="40" w:after="40"/>
              <w:rPr>
                <w:rFonts w:eastAsia="Times New Roman"/>
              </w:rPr>
            </w:pPr>
            <w:r w:rsidRPr="001B3655">
              <w:rPr>
                <w:rFonts w:eastAsia="Times New Roman"/>
              </w:rPr>
              <w:t>J-PEG</w:t>
            </w:r>
          </w:p>
        </w:tc>
        <w:tc>
          <w:tcPr>
            <w:tcW w:w="7095" w:type="dxa"/>
            <w:noWrap/>
          </w:tcPr>
          <w:p ns2:paraId="51FBE76F" ns2:textId="77777777" w:rsidR="00C30C32" w:rsidRPr="001B3655" w:rsidRDefault="00895D30" w:rsidP="007B6957">
            <w:pPr>
              <w:spacing w:before="40" w:after="40"/>
              <w:rPr>
                <w:rFonts w:eastAsia="Times New Roman"/>
              </w:rPr>
            </w:pPr>
            <w:r w:rsidRPr="001B3655">
              <w:rPr>
                <w:rFonts w:eastAsia="Times New Roman"/>
              </w:rPr>
              <w:t>jejunostomy percutaneous endoscopic gastrostomy tube</w:t>
            </w:r>
          </w:p>
        </w:tc>
      </w:tr>
      <w:tr w:rsidR="003117E4" ns2:paraId="3CFCED65" ns2:textId="77777777" w:rsidTr="00E366CA">
        <w:tc>
          <w:tcPr>
            <w:tcW w:w="2014" w:type="dxa"/>
            <w:noWrap/>
          </w:tcPr>
          <w:p ns2:paraId="0667C93A" ns2:textId="77777777" w:rsidR="00C30C32" w:rsidRPr="001B3655" w:rsidRDefault="00895D30" w:rsidP="007B6957">
            <w:pPr>
              <w:spacing w:before="40" w:after="40"/>
              <w:rPr>
                <w:rFonts w:eastAsia="Times New Roman"/>
              </w:rPr>
            </w:pPr>
            <w:r w:rsidRPr="001B3655">
              <w:rPr>
                <w:rFonts w:eastAsia="Times New Roman"/>
              </w:rPr>
              <w:t>LDi</w:t>
            </w:r>
          </w:p>
        </w:tc>
        <w:tc>
          <w:tcPr>
            <w:tcW w:w="7095" w:type="dxa"/>
            <w:noWrap/>
          </w:tcPr>
          <w:p ns2:paraId="569F6BF1" ns2:textId="77777777" w:rsidR="00C30C32" w:rsidRPr="001B3655" w:rsidRDefault="00895D30" w:rsidP="007B6957">
            <w:pPr>
              <w:spacing w:before="40" w:after="40"/>
              <w:rPr>
                <w:rFonts w:eastAsia="Times New Roman"/>
              </w:rPr>
            </w:pPr>
            <w:r w:rsidRPr="001B3655">
              <w:rPr>
                <w:rFonts w:eastAsia="Times New Roman"/>
              </w:rPr>
              <w:t>longest diameter</w:t>
            </w:r>
          </w:p>
        </w:tc>
      </w:tr>
      <w:tr w:rsidR="003117E4" ns2:paraId="678BB9CD" ns2:textId="77777777" w:rsidTr="00E366CA">
        <w:tc>
          <w:tcPr>
            <w:tcW w:w="2014" w:type="dxa"/>
            <w:noWrap/>
          </w:tcPr>
          <w:p ns2:paraId="4E2C044C" ns2:textId="77777777" w:rsidR="00C30C32" w:rsidRPr="001B3655" w:rsidRDefault="00895D30" w:rsidP="007B6957">
            <w:pPr>
              <w:spacing w:before="40" w:after="40"/>
              <w:rPr>
                <w:rFonts w:eastAsia="Times New Roman"/>
              </w:rPr>
            </w:pPr>
            <w:r w:rsidRPr="001B3655">
              <w:rPr>
                <w:rFonts w:eastAsia="Times New Roman"/>
              </w:rPr>
              <w:t>LDT</w:t>
            </w:r>
          </w:p>
        </w:tc>
        <w:tc>
          <w:tcPr>
            <w:tcW w:w="7095" w:type="dxa"/>
            <w:noWrap/>
          </w:tcPr>
          <w:p ns2:paraId="09ADB1D4" ns2:textId="77777777" w:rsidR="00C30C32" w:rsidRPr="001B3655" w:rsidRDefault="00895D30" w:rsidP="007B6957">
            <w:pPr>
              <w:spacing w:before="40" w:after="40"/>
              <w:rPr>
                <w:rFonts w:eastAsia="Times New Roman"/>
              </w:rPr>
            </w:pPr>
            <w:r w:rsidRPr="001B3655">
              <w:rPr>
                <w:rFonts w:eastAsia="Times New Roman"/>
              </w:rPr>
              <w:t>lymphocyte doubling time</w:t>
            </w:r>
          </w:p>
        </w:tc>
      </w:tr>
      <w:tr w:rsidR="003117E4" ns2:paraId="3A8BA781" ns2:textId="77777777" w:rsidTr="00E366CA">
        <w:tc>
          <w:tcPr>
            <w:tcW w:w="2014" w:type="dxa"/>
            <w:noWrap/>
          </w:tcPr>
          <w:p ns2:paraId="7663D89E" ns2:textId="77777777" w:rsidR="00C30C32" w:rsidRPr="001B3655" w:rsidRDefault="00895D30" w:rsidP="007B6957">
            <w:pPr>
              <w:spacing w:before="40" w:after="40"/>
              <w:rPr>
                <w:rFonts w:eastAsia="Times New Roman"/>
              </w:rPr>
            </w:pPr>
            <w:r w:rsidRPr="001B3655">
              <w:rPr>
                <w:rFonts w:eastAsia="Times New Roman"/>
              </w:rPr>
              <w:t>LLOQ</w:t>
            </w:r>
          </w:p>
        </w:tc>
        <w:tc>
          <w:tcPr>
            <w:tcW w:w="7095" w:type="dxa"/>
            <w:noWrap/>
          </w:tcPr>
          <w:p ns2:paraId="6F7A1BDC" ns2:textId="77777777" w:rsidR="00C30C32" w:rsidRPr="001B3655" w:rsidRDefault="00895D30" w:rsidP="007B6957">
            <w:pPr>
              <w:spacing w:before="40" w:after="40"/>
              <w:rPr>
                <w:rFonts w:eastAsia="Times New Roman"/>
              </w:rPr>
            </w:pPr>
            <w:r>
              <w:rPr>
                <w:rFonts w:eastAsia="Times New Roman"/>
              </w:rPr>
              <w:t>l</w:t>
            </w:r>
            <w:r w:rsidRPr="001B3655">
              <w:rPr>
                <w:rFonts w:eastAsia="Times New Roman"/>
              </w:rPr>
              <w:t>ower limit of quantification</w:t>
            </w:r>
          </w:p>
        </w:tc>
      </w:tr>
      <w:tr w:rsidR="003117E4" ns2:paraId="4C53538C" ns2:textId="77777777" w:rsidTr="00E366CA">
        <w:tc>
          <w:tcPr>
            <w:tcW w:w="2014" w:type="dxa"/>
            <w:noWrap/>
          </w:tcPr>
          <w:p ns2:paraId="1AA5DEF3" ns2:textId="77777777" w:rsidR="00C30C32" w:rsidRPr="001B3655" w:rsidRDefault="00895D30" w:rsidP="007B6957">
            <w:pPr>
              <w:spacing w:before="40" w:after="40"/>
              <w:rPr>
                <w:rFonts w:eastAsia="Times New Roman"/>
              </w:rPr>
            </w:pPr>
            <w:r w:rsidRPr="001B3655">
              <w:rPr>
                <w:rFonts w:eastAsia="Times New Roman"/>
              </w:rPr>
              <w:t>M&amp;N</w:t>
            </w:r>
          </w:p>
        </w:tc>
        <w:tc>
          <w:tcPr>
            <w:tcW w:w="7095" w:type="dxa"/>
            <w:noWrap/>
          </w:tcPr>
          <w:p ns2:paraId="6866D702" ns2:textId="77777777" w:rsidR="00C30C32" w:rsidRPr="001B3655" w:rsidRDefault="00895D30" w:rsidP="007B6957">
            <w:pPr>
              <w:spacing w:before="40" w:after="40"/>
              <w:rPr>
                <w:rFonts w:eastAsia="Times New Roman"/>
              </w:rPr>
            </w:pPr>
            <w:r w:rsidRPr="001B3655">
              <w:t>Miettinen &amp; Nurminen</w:t>
            </w:r>
          </w:p>
        </w:tc>
      </w:tr>
      <w:tr w:rsidR="003117E4" ns2:paraId="4D14FC18" ns2:textId="77777777" w:rsidTr="00E366CA">
        <w:tc>
          <w:tcPr>
            <w:tcW w:w="2014" w:type="dxa"/>
            <w:noWrap/>
          </w:tcPr>
          <w:p ns2:paraId="33B90A4F" ns2:textId="77777777" w:rsidR="00C30C32" w:rsidRPr="001B3655" w:rsidRDefault="00895D30" w:rsidP="007B6957">
            <w:pPr>
              <w:spacing w:before="40" w:after="40"/>
            </w:pPr>
            <w:r w:rsidRPr="001B3655">
              <w:t>MATE</w:t>
            </w:r>
          </w:p>
        </w:tc>
        <w:tc>
          <w:tcPr>
            <w:tcW w:w="7095" w:type="dxa"/>
            <w:noWrap/>
          </w:tcPr>
          <w:p ns2:paraId="5CCD5A7B" ns2:textId="77777777" w:rsidR="00C30C32" w:rsidRPr="001B3655" w:rsidRDefault="00895D30" w:rsidP="007B6957">
            <w:pPr>
              <w:spacing w:before="40" w:after="40"/>
            </w:pPr>
            <w:r w:rsidRPr="001B3655">
              <w:t>multidrug and toxin extrusion proteins</w:t>
            </w:r>
          </w:p>
        </w:tc>
      </w:tr>
      <w:tr w:rsidR="003117E4" ns2:paraId="4503647A" ns2:textId="77777777" w:rsidTr="00E366CA">
        <w:tc>
          <w:tcPr>
            <w:tcW w:w="2014" w:type="dxa"/>
            <w:noWrap/>
          </w:tcPr>
          <w:p ns2:paraId="391815A3" ns2:textId="77777777" w:rsidR="00C30C32" w:rsidRPr="001B3655" w:rsidRDefault="00895D30" w:rsidP="007B6957">
            <w:pPr>
              <w:spacing w:before="40" w:after="40"/>
              <w:rPr>
                <w:rFonts w:eastAsia="Times New Roman"/>
              </w:rPr>
            </w:pPr>
            <w:r w:rsidRPr="001B3655">
              <w:t>MCL</w:t>
            </w:r>
          </w:p>
        </w:tc>
        <w:tc>
          <w:tcPr>
            <w:tcW w:w="7095" w:type="dxa"/>
            <w:noWrap/>
          </w:tcPr>
          <w:p ns2:paraId="6C02DDC9" ns2:textId="77777777" w:rsidR="00C30C32" w:rsidRPr="001B3655" w:rsidRDefault="00895D30" w:rsidP="007B6957">
            <w:pPr>
              <w:spacing w:before="40" w:after="40"/>
              <w:rPr>
                <w:rFonts w:eastAsia="Times New Roman"/>
              </w:rPr>
            </w:pPr>
            <w:r w:rsidRPr="001B3655">
              <w:t>mantle cell lymphoma</w:t>
            </w:r>
          </w:p>
        </w:tc>
      </w:tr>
      <w:tr w:rsidR="003117E4" ns2:paraId="35048C77" ns2:textId="77777777" w:rsidTr="00E366CA">
        <w:tc>
          <w:tcPr>
            <w:tcW w:w="2014" w:type="dxa"/>
            <w:noWrap/>
          </w:tcPr>
          <w:p ns2:paraId="2E326AEC" ns2:textId="77777777" w:rsidR="00C30C32" w:rsidRPr="001B3655" w:rsidRDefault="00895D30" w:rsidP="007B6957">
            <w:pPr>
              <w:spacing w:before="40" w:after="40"/>
              <w:rPr>
                <w:rFonts w:eastAsia="Times New Roman"/>
              </w:rPr>
            </w:pPr>
            <w:r w:rsidRPr="001B3655">
              <w:rPr>
                <w:rFonts w:eastAsia="Times New Roman"/>
              </w:rPr>
              <w:t>MRD</w:t>
            </w:r>
          </w:p>
        </w:tc>
        <w:tc>
          <w:tcPr>
            <w:tcW w:w="7095" w:type="dxa"/>
            <w:noWrap/>
          </w:tcPr>
          <w:p ns2:paraId="5F3CA7F7" ns2:textId="77777777" w:rsidR="00C30C32" w:rsidRPr="001B3655" w:rsidRDefault="00895D30" w:rsidP="007B6957">
            <w:pPr>
              <w:spacing w:before="40" w:after="40"/>
              <w:rPr>
                <w:rFonts w:eastAsia="Times New Roman"/>
              </w:rPr>
            </w:pPr>
            <w:r w:rsidRPr="001B3655">
              <w:rPr>
                <w:rFonts w:eastAsia="Times New Roman"/>
              </w:rPr>
              <w:t>minimal residual disease</w:t>
            </w:r>
          </w:p>
        </w:tc>
      </w:tr>
      <w:tr w:rsidR="003117E4" ns2:paraId="7DCC40FE" ns2:textId="77777777" w:rsidTr="00E366CA">
        <w:tc>
          <w:tcPr>
            <w:tcW w:w="2014" w:type="dxa"/>
            <w:noWrap/>
          </w:tcPr>
          <w:p ns2:paraId="0A8D93FD" ns2:textId="77777777" w:rsidR="00C30C32" w:rsidRPr="001B3655" w:rsidRDefault="00895D30" w:rsidP="007B6957">
            <w:pPr>
              <w:spacing w:before="40" w:after="40"/>
              <w:rPr>
                <w:rFonts w:eastAsia="Times New Roman"/>
              </w:rPr>
            </w:pPr>
            <w:r w:rsidRPr="001B3655">
              <w:rPr>
                <w:rFonts w:eastAsia="Times New Roman"/>
              </w:rPr>
              <w:t>MRI</w:t>
            </w:r>
          </w:p>
        </w:tc>
        <w:tc>
          <w:tcPr>
            <w:tcW w:w="7095" w:type="dxa"/>
            <w:noWrap/>
          </w:tcPr>
          <w:p ns2:paraId="747313D1" ns2:textId="77777777" w:rsidR="00C30C32" w:rsidRPr="001B3655" w:rsidRDefault="00895D30" w:rsidP="007B6957">
            <w:pPr>
              <w:spacing w:before="40" w:after="40"/>
              <w:rPr>
                <w:rFonts w:eastAsia="Times New Roman"/>
              </w:rPr>
            </w:pPr>
            <w:r w:rsidRPr="001B3655">
              <w:rPr>
                <w:rFonts w:eastAsia="Times New Roman"/>
              </w:rPr>
              <w:t>magnetic resonance imaging</w:t>
            </w:r>
          </w:p>
        </w:tc>
      </w:tr>
      <w:tr w:rsidR="003117E4" ns2:paraId="544EE668" ns2:textId="77777777" w:rsidTr="00E366CA">
        <w:tc>
          <w:tcPr>
            <w:tcW w:w="2014" w:type="dxa"/>
            <w:noWrap/>
          </w:tcPr>
          <w:p ns2:paraId="1FE64B15" ns2:textId="77777777" w:rsidR="00C30C32" w:rsidRPr="001B3655" w:rsidRDefault="00895D30" w:rsidP="007B6957">
            <w:pPr>
              <w:spacing w:before="40" w:after="40"/>
              <w:rPr>
                <w:rFonts w:eastAsia="Times New Roman"/>
              </w:rPr>
            </w:pPr>
            <w:r w:rsidRPr="001B3655">
              <w:rPr>
                <w:rFonts w:eastAsia="Times New Roman"/>
              </w:rPr>
              <w:t>mRNA</w:t>
            </w:r>
          </w:p>
        </w:tc>
        <w:tc>
          <w:tcPr>
            <w:tcW w:w="7095" w:type="dxa"/>
            <w:noWrap/>
          </w:tcPr>
          <w:p ns2:paraId="60DB3360" ns2:textId="77777777" w:rsidR="00C30C32" w:rsidRPr="001B3655" w:rsidRDefault="00895D30" w:rsidP="007B6957">
            <w:pPr>
              <w:spacing w:before="40" w:after="40"/>
              <w:rPr>
                <w:rFonts w:eastAsia="Times New Roman"/>
              </w:rPr>
            </w:pPr>
            <w:r w:rsidRPr="001B3655">
              <w:rPr>
                <w:rFonts w:eastAsia="Times New Roman"/>
              </w:rPr>
              <w:t>messenger ribonucleic acid</w:t>
            </w:r>
          </w:p>
        </w:tc>
      </w:tr>
      <w:tr w:rsidR="003117E4" ns2:paraId="5F78140E" ns2:textId="77777777" w:rsidTr="00E366CA">
        <w:tc>
          <w:tcPr>
            <w:tcW w:w="2014" w:type="dxa"/>
            <w:noWrap/>
          </w:tcPr>
          <w:p ns2:paraId="71E9F946" ns2:textId="77777777" w:rsidR="00C30C32" w:rsidRPr="001B3655" w:rsidRDefault="00895D30" w:rsidP="007B6957">
            <w:pPr>
              <w:spacing w:before="40" w:after="40"/>
              <w:rPr>
                <w:rFonts w:eastAsia="Times New Roman"/>
              </w:rPr>
            </w:pPr>
            <w:r w:rsidRPr="001B3655">
              <w:t>MRP2</w:t>
            </w:r>
          </w:p>
        </w:tc>
        <w:tc>
          <w:tcPr>
            <w:tcW w:w="7095" w:type="dxa"/>
            <w:noWrap/>
          </w:tcPr>
          <w:p ns2:paraId="380CD5EF" ns2:textId="77777777" w:rsidR="00C30C32" w:rsidRPr="001B3655" w:rsidRDefault="00895D30" w:rsidP="007B6957">
            <w:pPr>
              <w:spacing w:before="40" w:after="40"/>
              <w:rPr>
                <w:rFonts w:eastAsia="Times New Roman"/>
              </w:rPr>
            </w:pPr>
            <w:r w:rsidRPr="001B3655">
              <w:t>multidrug resistance-associated protein 2</w:t>
            </w:r>
          </w:p>
        </w:tc>
      </w:tr>
      <w:tr w:rsidR="003117E4" ns2:paraId="03235CA2" ns2:textId="77777777" w:rsidTr="00E366CA">
        <w:tc>
          <w:tcPr>
            <w:tcW w:w="2014" w:type="dxa"/>
            <w:noWrap/>
            <w:hideMark/>
          </w:tcPr>
          <w:p ns2:paraId="1CA63BF3" ns2:textId="77777777" w:rsidR="00C30C32" w:rsidRPr="001B3655" w:rsidRDefault="00895D30" w:rsidP="007B6957">
            <w:pPr>
              <w:spacing w:before="40" w:after="40"/>
              <w:rPr>
                <w:rFonts w:eastAsia="Times New Roman"/>
              </w:rPr>
            </w:pPr>
            <w:r w:rsidRPr="001B3655">
              <w:rPr>
                <w:rFonts w:eastAsia="Times New Roman"/>
              </w:rPr>
              <w:t>MTD</w:t>
            </w:r>
          </w:p>
        </w:tc>
        <w:tc>
          <w:tcPr>
            <w:tcW w:w="7095" w:type="dxa"/>
            <w:noWrap/>
            <w:hideMark/>
          </w:tcPr>
          <w:p ns2:paraId="30568B1B" ns2:textId="77777777" w:rsidR="00C30C32" w:rsidRPr="001B3655" w:rsidRDefault="00895D30" w:rsidP="007B6957">
            <w:pPr>
              <w:spacing w:before="40" w:after="40"/>
              <w:rPr>
                <w:rFonts w:eastAsia="Times New Roman"/>
              </w:rPr>
            </w:pPr>
            <w:r w:rsidRPr="001B3655">
              <w:rPr>
                <w:rFonts w:eastAsia="Times New Roman"/>
              </w:rPr>
              <w:t xml:space="preserve">maximum tolerated dose </w:t>
            </w:r>
          </w:p>
        </w:tc>
      </w:tr>
      <w:tr w:rsidR="003117E4" ns2:paraId="686C7439" ns2:textId="77777777" w:rsidTr="00E366CA">
        <w:tc>
          <w:tcPr>
            <w:tcW w:w="2014" w:type="dxa"/>
            <w:noWrap/>
          </w:tcPr>
          <w:p ns2:paraId="7EA573D0" ns2:textId="77777777" w:rsidR="00C30C32" w:rsidRPr="001B3655" w:rsidRDefault="00895D30" w:rsidP="007B6957">
            <w:pPr>
              <w:spacing w:before="40" w:after="40"/>
              <w:rPr>
                <w:rFonts w:eastAsia="Times New Roman"/>
              </w:rPr>
            </w:pPr>
            <w:r w:rsidRPr="001B3655">
              <w:rPr>
                <w:rFonts w:eastAsia="Times New Roman"/>
              </w:rPr>
              <w:t>mTPI</w:t>
            </w:r>
          </w:p>
        </w:tc>
        <w:tc>
          <w:tcPr>
            <w:tcW w:w="7095" w:type="dxa"/>
            <w:noWrap/>
          </w:tcPr>
          <w:p ns2:paraId="2C58DEEA" ns2:textId="77777777" w:rsidR="00C30C32" w:rsidRPr="001B3655" w:rsidRDefault="00895D30" w:rsidP="007B6957">
            <w:pPr>
              <w:spacing w:before="40" w:after="40"/>
              <w:rPr>
                <w:rFonts w:eastAsia="Times New Roman"/>
              </w:rPr>
            </w:pPr>
            <w:r w:rsidRPr="001B3655">
              <w:rPr>
                <w:rFonts w:eastAsia="Times New Roman"/>
              </w:rPr>
              <w:t>modified Toxicity Probability Interval</w:t>
            </w:r>
          </w:p>
        </w:tc>
      </w:tr>
      <w:tr w:rsidR="003117E4" ns2:paraId="5470EA61" ns2:textId="77777777" w:rsidTr="00E366CA">
        <w:tc>
          <w:tcPr>
            <w:tcW w:w="2014" w:type="dxa"/>
            <w:noWrap/>
          </w:tcPr>
          <w:p ns2:paraId="23B397E9" ns2:textId="77777777" w:rsidR="00C30C32" w:rsidRPr="001B3655" w:rsidRDefault="00895D30" w:rsidP="007B6957">
            <w:pPr>
              <w:spacing w:before="40" w:after="40"/>
              <w:rPr>
                <w:rFonts w:eastAsia="Times New Roman"/>
              </w:rPr>
            </w:pPr>
            <w:r w:rsidRPr="001B3655">
              <w:rPr>
                <w:rFonts w:eastAsia="Times New Roman"/>
              </w:rPr>
              <w:t>MZL</w:t>
            </w:r>
          </w:p>
        </w:tc>
        <w:tc>
          <w:tcPr>
            <w:tcW w:w="7095" w:type="dxa"/>
            <w:noWrap/>
          </w:tcPr>
          <w:p ns2:paraId="3BD77A05" ns2:textId="77777777" w:rsidR="00C30C32" w:rsidRPr="001B3655" w:rsidRDefault="00895D30" w:rsidP="007B6957">
            <w:pPr>
              <w:spacing w:before="40" w:after="40"/>
              <w:rPr>
                <w:rFonts w:eastAsia="Times New Roman"/>
              </w:rPr>
            </w:pPr>
            <w:r w:rsidRPr="001B3655">
              <w:t>marginal zone lymphoma</w:t>
            </w:r>
          </w:p>
        </w:tc>
      </w:tr>
      <w:tr w:rsidR="003117E4" ns2:paraId="17E3C270" ns2:textId="77777777" w:rsidTr="00E366CA">
        <w:tc>
          <w:tcPr>
            <w:tcW w:w="2014" w:type="dxa"/>
            <w:noWrap/>
          </w:tcPr>
          <w:p ns2:paraId="0ADC7FE8" ns2:textId="77777777" w:rsidR="00C30C32" w:rsidRPr="001B3655" w:rsidRDefault="00895D30" w:rsidP="007B6957">
            <w:pPr>
              <w:spacing w:before="40" w:after="40"/>
              <w:rPr>
                <w:rFonts w:eastAsia="Times New Roman"/>
              </w:rPr>
            </w:pPr>
            <w:r w:rsidRPr="001B3655">
              <w:rPr>
                <w:rFonts w:eastAsia="Times New Roman"/>
              </w:rPr>
              <w:t>NCI</w:t>
            </w:r>
          </w:p>
        </w:tc>
        <w:tc>
          <w:tcPr>
            <w:tcW w:w="7095" w:type="dxa"/>
            <w:noWrap/>
          </w:tcPr>
          <w:p ns2:paraId="482393A3" ns2:textId="77777777" w:rsidR="00C30C32" w:rsidRPr="001B3655" w:rsidRDefault="00895D30" w:rsidP="007B6957">
            <w:pPr>
              <w:spacing w:before="40" w:after="40"/>
              <w:rPr>
                <w:rFonts w:eastAsia="Times New Roman"/>
              </w:rPr>
            </w:pPr>
            <w:r w:rsidRPr="001B3655">
              <w:rPr>
                <w:rFonts w:eastAsia="Times New Roman"/>
              </w:rPr>
              <w:t>National Cancer Institute</w:t>
            </w:r>
          </w:p>
        </w:tc>
      </w:tr>
      <w:tr w:rsidR="003117E4" ns2:paraId="4C39C907" ns2:textId="77777777" w:rsidTr="00E366CA">
        <w:tc>
          <w:tcPr>
            <w:tcW w:w="2014" w:type="dxa"/>
            <w:noWrap/>
          </w:tcPr>
          <w:p ns2:paraId="17A6FD95" ns2:textId="77777777" w:rsidR="00C30C32" w:rsidRPr="001B3655" w:rsidRDefault="00895D30" w:rsidP="007B6957">
            <w:pPr>
              <w:spacing w:before="40" w:after="40"/>
              <w:rPr>
                <w:rFonts w:eastAsia="Times New Roman"/>
              </w:rPr>
            </w:pPr>
            <w:r w:rsidRPr="001B3655">
              <w:rPr>
                <w:rFonts w:eastAsia="Times New Roman"/>
              </w:rPr>
              <w:t>N/n</w:t>
            </w:r>
          </w:p>
        </w:tc>
        <w:tc>
          <w:tcPr>
            <w:tcW w:w="7095" w:type="dxa"/>
            <w:noWrap/>
          </w:tcPr>
          <w:p ns2:paraId="7C5B0E1F" ns2:textId="77777777" w:rsidR="00C30C32" w:rsidRPr="001B3655" w:rsidRDefault="00895D30" w:rsidP="007B6957">
            <w:pPr>
              <w:spacing w:before="40" w:after="40"/>
            </w:pPr>
            <w:r w:rsidRPr="001B3655">
              <w:t>number</w:t>
            </w:r>
          </w:p>
        </w:tc>
      </w:tr>
      <w:tr w:rsidR="003117E4" ns2:paraId="59CC91A0" ns2:textId="77777777" w:rsidTr="00E366CA">
        <w:tc>
          <w:tcPr>
            <w:tcW w:w="2014" w:type="dxa"/>
            <w:noWrap/>
          </w:tcPr>
          <w:p ns2:paraId="5FE1DE7E" ns2:textId="77777777" w:rsidR="00C30C32" w:rsidRPr="001B3655" w:rsidRDefault="00895D30" w:rsidP="007B6957">
            <w:pPr>
              <w:spacing w:before="40" w:after="40"/>
              <w:rPr>
                <w:rFonts w:eastAsia="Times New Roman"/>
              </w:rPr>
            </w:pPr>
            <w:r w:rsidRPr="001B3655">
              <w:rPr>
                <w:rFonts w:eastAsia="Times New Roman"/>
              </w:rPr>
              <w:t>NE</w:t>
            </w:r>
          </w:p>
        </w:tc>
        <w:tc>
          <w:tcPr>
            <w:tcW w:w="7095" w:type="dxa"/>
            <w:noWrap/>
          </w:tcPr>
          <w:p ns2:paraId="77217684" ns2:textId="77777777" w:rsidR="00C30C32" w:rsidRPr="001B3655" w:rsidRDefault="00895D30" w:rsidP="007B6957">
            <w:pPr>
              <w:spacing w:before="40" w:after="40"/>
              <w:rPr>
                <w:rFonts w:eastAsia="Times New Roman"/>
              </w:rPr>
            </w:pPr>
            <w:r w:rsidRPr="001B3655">
              <w:t>not evaluable</w:t>
            </w:r>
          </w:p>
        </w:tc>
      </w:tr>
      <w:tr w:rsidR="003117E4" ns2:paraId="328C4CB7" ns2:textId="77777777" w:rsidTr="00E366CA">
        <w:tc>
          <w:tcPr>
            <w:tcW w:w="2014" w:type="dxa"/>
            <w:noWrap/>
          </w:tcPr>
          <w:p ns2:paraId="17FB81B7" ns2:textId="77777777" w:rsidR="00C30C32" w:rsidRPr="001B3655" w:rsidRDefault="00895D30" w:rsidP="007B6957">
            <w:pPr>
              <w:spacing w:before="40" w:after="40"/>
            </w:pPr>
            <w:r w:rsidRPr="001B3655">
              <w:t>NF-κB</w:t>
            </w:r>
          </w:p>
        </w:tc>
        <w:tc>
          <w:tcPr>
            <w:tcW w:w="7095" w:type="dxa"/>
            <w:noWrap/>
          </w:tcPr>
          <w:p ns2:paraId="26AC141C" ns2:textId="77777777" w:rsidR="00C30C32" w:rsidRPr="001B3655" w:rsidRDefault="00895D30" w:rsidP="007B6957">
            <w:pPr>
              <w:spacing w:before="40" w:after="40"/>
            </w:pPr>
            <w:r w:rsidRPr="001B3655">
              <w:t>nuclear factor-κB is a family of inducible transcription factors, which regulates a large array of genes involved in different processes of the immune and inflammatory responses</w:t>
            </w:r>
          </w:p>
        </w:tc>
      </w:tr>
      <w:tr w:rsidR="003117E4" ns2:paraId="76C85ABC" ns2:textId="77777777" w:rsidTr="00E366CA">
        <w:tc>
          <w:tcPr>
            <w:tcW w:w="2014" w:type="dxa"/>
            <w:noWrap/>
          </w:tcPr>
          <w:p ns2:paraId="4B67DA74" ns2:textId="77777777" w:rsidR="00C30C32" w:rsidRPr="001B3655" w:rsidRDefault="00895D30" w:rsidP="007B6957">
            <w:pPr>
              <w:spacing w:before="40" w:after="40"/>
            </w:pPr>
            <w:r w:rsidRPr="001B3655">
              <w:t>NHL</w:t>
            </w:r>
          </w:p>
        </w:tc>
        <w:tc>
          <w:tcPr>
            <w:tcW w:w="7095" w:type="dxa"/>
            <w:noWrap/>
          </w:tcPr>
          <w:p ns2:paraId="6A34630A" ns2:textId="77777777" w:rsidR="00C30C32" w:rsidRPr="001B3655" w:rsidRDefault="00895D30" w:rsidP="007B6957">
            <w:pPr>
              <w:spacing w:before="40" w:after="40"/>
            </w:pPr>
            <w:r w:rsidRPr="001B3655">
              <w:t>non-Hodgkin’s lymphoma</w:t>
            </w:r>
          </w:p>
        </w:tc>
      </w:tr>
      <w:tr w:rsidR="003117E4" ns2:paraId="6A8A21B0" ns2:textId="77777777" w:rsidTr="00E366CA">
        <w:tc>
          <w:tcPr>
            <w:tcW w:w="2014" w:type="dxa"/>
            <w:noWrap/>
          </w:tcPr>
          <w:p ns2:paraId="7F4DD1E8" ns2:textId="77777777" w:rsidR="00C30C32" w:rsidRPr="001B3655" w:rsidRDefault="00895D30" w:rsidP="007B6957">
            <w:pPr>
              <w:spacing w:before="40" w:after="40"/>
            </w:pPr>
            <w:r w:rsidRPr="001B3655">
              <w:t>NOXA</w:t>
            </w:r>
          </w:p>
        </w:tc>
        <w:tc>
          <w:tcPr>
            <w:tcW w:w="7095" w:type="dxa"/>
            <w:noWrap/>
          </w:tcPr>
          <w:p ns2:paraId="677ABBF9" ns2:textId="77777777" w:rsidR="00C30C32" w:rsidRPr="001B3655" w:rsidRDefault="00895D30" w:rsidP="007B6957">
            <w:pPr>
              <w:spacing w:before="40" w:after="40"/>
            </w:pPr>
            <w:r w:rsidRPr="001B3655">
              <w:rPr>
                <w:rFonts w:eastAsia="Times New Roman"/>
              </w:rPr>
              <w:t>pro-apoptotic protein</w:t>
            </w:r>
          </w:p>
        </w:tc>
      </w:tr>
      <w:tr w:rsidR="003117E4" ns2:paraId="29AA30CC" ns2:textId="77777777" w:rsidTr="00E366CA">
        <w:tc>
          <w:tcPr>
            <w:tcW w:w="2014" w:type="dxa"/>
            <w:noWrap/>
          </w:tcPr>
          <w:p ns2:paraId="503B3BCC" ns2:textId="77777777" w:rsidR="00C30C32" w:rsidRPr="001B3655" w:rsidRDefault="00895D30" w:rsidP="007B6957">
            <w:pPr>
              <w:spacing w:before="40" w:after="40"/>
              <w:rPr>
                <w:rFonts w:eastAsia="Times New Roman"/>
              </w:rPr>
            </w:pPr>
            <w:r w:rsidRPr="001B3655">
              <w:t>nPR</w:t>
            </w:r>
          </w:p>
        </w:tc>
        <w:tc>
          <w:tcPr>
            <w:tcW w:w="7095" w:type="dxa"/>
            <w:noWrap/>
          </w:tcPr>
          <w:p ns2:paraId="0B71D94E" ns2:textId="77777777" w:rsidR="00C30C32" w:rsidRPr="001B3655" w:rsidRDefault="00895D30" w:rsidP="007B6957">
            <w:pPr>
              <w:spacing w:before="40" w:after="40"/>
              <w:rPr>
                <w:rFonts w:eastAsia="Times New Roman"/>
              </w:rPr>
            </w:pPr>
            <w:r w:rsidRPr="001B3655">
              <w:t>nodular partial remission</w:t>
            </w:r>
          </w:p>
        </w:tc>
      </w:tr>
      <w:tr w:rsidR="003117E4" ns2:paraId="556D51F8" ns2:textId="77777777" w:rsidTr="00E366CA">
        <w:tc>
          <w:tcPr>
            <w:tcW w:w="2014" w:type="dxa"/>
            <w:noWrap/>
          </w:tcPr>
          <w:p ns2:paraId="011EC314" ns2:textId="77777777" w:rsidR="00C30C32" w:rsidRPr="001B3655" w:rsidRDefault="00895D30" w:rsidP="007B6957">
            <w:pPr>
              <w:spacing w:before="40" w:after="40"/>
              <w:rPr>
                <w:rFonts w:eastAsia="Times New Roman"/>
              </w:rPr>
            </w:pPr>
            <w:r w:rsidRPr="001B3655">
              <w:t>OATP</w:t>
            </w:r>
          </w:p>
        </w:tc>
        <w:tc>
          <w:tcPr>
            <w:tcW w:w="7095" w:type="dxa"/>
            <w:noWrap/>
          </w:tcPr>
          <w:p ns2:paraId="142E75E3" ns2:textId="77777777" w:rsidR="00C30C32" w:rsidRPr="001B3655" w:rsidRDefault="00895D30" w:rsidP="007B6957">
            <w:pPr>
              <w:spacing w:before="40" w:after="40"/>
              <w:rPr>
                <w:rFonts w:eastAsia="Times New Roman"/>
              </w:rPr>
            </w:pPr>
            <w:r w:rsidRPr="001B3655">
              <w:t>organic anion transporting polypeptide</w:t>
            </w:r>
          </w:p>
        </w:tc>
      </w:tr>
      <w:tr w:rsidR="003117E4" ns2:paraId="7D36524F" ns2:textId="77777777" w:rsidTr="00E366CA">
        <w:tc>
          <w:tcPr>
            <w:tcW w:w="2014" w:type="dxa"/>
            <w:noWrap/>
          </w:tcPr>
          <w:p ns2:paraId="5DEE6787" ns2:textId="77777777" w:rsidR="00C30C32" w:rsidRPr="001B3655" w:rsidRDefault="00895D30" w:rsidP="007B6957">
            <w:pPr>
              <w:spacing w:before="40" w:after="40"/>
              <w:rPr>
                <w:rFonts w:eastAsia="Times New Roman"/>
              </w:rPr>
            </w:pPr>
            <w:r w:rsidRPr="001B3655">
              <w:t>OCT1/2</w:t>
            </w:r>
          </w:p>
        </w:tc>
        <w:tc>
          <w:tcPr>
            <w:tcW w:w="7095" w:type="dxa"/>
            <w:noWrap/>
          </w:tcPr>
          <w:p ns2:paraId="1E0692B1" ns2:textId="77777777" w:rsidR="00C30C32" w:rsidRPr="001B3655" w:rsidRDefault="00895D30" w:rsidP="007B6957">
            <w:pPr>
              <w:spacing w:before="40" w:after="40"/>
              <w:rPr>
                <w:rFonts w:eastAsia="Times New Roman"/>
              </w:rPr>
            </w:pPr>
            <w:r w:rsidRPr="001B3655">
              <w:t>organic cation transporter 1/2</w:t>
            </w:r>
          </w:p>
        </w:tc>
      </w:tr>
      <w:tr w:rsidR="003117E4" ns2:paraId="5E09CDD2" ns2:textId="77777777" w:rsidTr="00E366CA">
        <w:tc>
          <w:tcPr>
            <w:tcW w:w="2014" w:type="dxa"/>
            <w:noWrap/>
          </w:tcPr>
          <w:p ns2:paraId="2800A1E1" ns2:textId="77777777" w:rsidR="00C30C32" w:rsidRPr="001B3655" w:rsidRDefault="00895D30" w:rsidP="007B6957">
            <w:pPr>
              <w:spacing w:before="40" w:after="40"/>
              <w:rPr>
                <w:rFonts w:eastAsia="Times New Roman"/>
              </w:rPr>
            </w:pPr>
            <w:r w:rsidRPr="001B3655">
              <w:rPr>
                <w:rFonts w:eastAsia="Times New Roman"/>
              </w:rPr>
              <w:t>OR</w:t>
            </w:r>
          </w:p>
        </w:tc>
        <w:tc>
          <w:tcPr>
            <w:tcW w:w="7095" w:type="dxa"/>
            <w:noWrap/>
          </w:tcPr>
          <w:p ns2:paraId="3B4EEDE9" ns2:textId="77777777" w:rsidR="00C30C32" w:rsidRPr="001B3655" w:rsidRDefault="00895D30" w:rsidP="007B6957">
            <w:pPr>
              <w:spacing w:before="40" w:after="40"/>
              <w:rPr>
                <w:rFonts w:eastAsia="Times New Roman"/>
              </w:rPr>
            </w:pPr>
            <w:r w:rsidRPr="001B3655">
              <w:rPr>
                <w:rFonts w:eastAsia="Times New Roman"/>
              </w:rPr>
              <w:t>objective response</w:t>
            </w:r>
          </w:p>
        </w:tc>
      </w:tr>
      <w:tr w:rsidR="003117E4" ns2:paraId="0D4DF4A6" ns2:textId="77777777" w:rsidTr="00E366CA">
        <w:tc>
          <w:tcPr>
            <w:tcW w:w="2014" w:type="dxa"/>
            <w:noWrap/>
          </w:tcPr>
          <w:p ns2:paraId="3929EAC0" ns2:textId="77777777" w:rsidR="00C30C32" w:rsidRPr="001B3655" w:rsidRDefault="00895D30" w:rsidP="007B6957">
            <w:pPr>
              <w:spacing w:before="40" w:after="40"/>
              <w:rPr>
                <w:rFonts w:eastAsia="Times New Roman"/>
              </w:rPr>
            </w:pPr>
            <w:r w:rsidRPr="001B3655">
              <w:rPr>
                <w:rFonts w:eastAsia="Times New Roman"/>
              </w:rPr>
              <w:t>ORR</w:t>
            </w:r>
          </w:p>
        </w:tc>
        <w:tc>
          <w:tcPr>
            <w:tcW w:w="7095" w:type="dxa"/>
            <w:noWrap/>
          </w:tcPr>
          <w:p ns2:paraId="181F8C16" ns2:textId="77777777" w:rsidR="00C30C32" w:rsidRPr="001B3655" w:rsidRDefault="00895D30" w:rsidP="007B6957">
            <w:pPr>
              <w:spacing w:before="40" w:after="40"/>
              <w:rPr>
                <w:rFonts w:eastAsia="Times New Roman"/>
              </w:rPr>
            </w:pPr>
            <w:bookmarkStart w:id="433" w:name="_Hlk1996763"/>
            <w:r w:rsidRPr="001B3655">
              <w:rPr>
                <w:rFonts w:eastAsia="Times New Roman"/>
              </w:rPr>
              <w:t>objective response rate</w:t>
            </w:r>
            <w:bookmarkEnd w:id="433"/>
          </w:p>
        </w:tc>
      </w:tr>
      <w:tr w:rsidR="003117E4" ns2:paraId="44398913" ns2:textId="77777777" w:rsidTr="00E366CA">
        <w:tc>
          <w:tcPr>
            <w:tcW w:w="2014" w:type="dxa"/>
            <w:noWrap/>
          </w:tcPr>
          <w:p ns2:paraId="02AF30D1" ns2:textId="77777777" w:rsidR="00C30C32" w:rsidRPr="001B3655" w:rsidRDefault="00895D30" w:rsidP="007B6957">
            <w:pPr>
              <w:spacing w:before="40" w:after="40"/>
              <w:rPr>
                <w:rFonts w:eastAsia="Times New Roman"/>
              </w:rPr>
            </w:pPr>
            <w:r w:rsidRPr="001B3655">
              <w:rPr>
                <w:rFonts w:eastAsia="Times New Roman"/>
              </w:rPr>
              <w:t>OS</w:t>
            </w:r>
          </w:p>
        </w:tc>
        <w:tc>
          <w:tcPr>
            <w:tcW w:w="7095" w:type="dxa"/>
            <w:noWrap/>
          </w:tcPr>
          <w:p ns2:paraId="15F0715C" ns2:textId="77777777" w:rsidR="00C30C32" w:rsidRPr="001B3655" w:rsidRDefault="00895D30" w:rsidP="007B6957">
            <w:pPr>
              <w:spacing w:before="40" w:after="40"/>
              <w:rPr>
                <w:rFonts w:eastAsia="Times New Roman"/>
              </w:rPr>
            </w:pPr>
            <w:r w:rsidRPr="001B3655">
              <w:rPr>
                <w:rFonts w:eastAsia="Times New Roman"/>
              </w:rPr>
              <w:t>overall survival</w:t>
            </w:r>
          </w:p>
        </w:tc>
      </w:tr>
      <w:tr w:rsidR="003117E4" ns2:paraId="29C4275F" ns2:textId="77777777" w:rsidTr="00E366CA">
        <w:tc>
          <w:tcPr>
            <w:tcW w:w="2014" w:type="dxa"/>
            <w:noWrap/>
          </w:tcPr>
          <w:p ns2:paraId="6E4C86A6" ns2:textId="77777777" w:rsidR="00C30C32" w:rsidRPr="001B3655" w:rsidRDefault="00895D30" w:rsidP="007B6957">
            <w:pPr>
              <w:spacing w:before="40" w:after="40"/>
              <w:rPr>
                <w:rFonts w:eastAsia="Times New Roman"/>
              </w:rPr>
            </w:pPr>
            <w:r w:rsidRPr="001B3655">
              <w:rPr>
                <w:rFonts w:eastAsia="Times New Roman"/>
              </w:rPr>
              <w:t>OTC</w:t>
            </w:r>
          </w:p>
        </w:tc>
        <w:tc>
          <w:tcPr>
            <w:tcW w:w="7095" w:type="dxa"/>
            <w:noWrap/>
          </w:tcPr>
          <w:p ns2:paraId="08D68BF7" ns2:textId="77777777" w:rsidR="00C30C32" w:rsidRPr="001B3655" w:rsidRDefault="00895D30" w:rsidP="007B6957">
            <w:pPr>
              <w:spacing w:before="40" w:after="40"/>
              <w:rPr>
                <w:rFonts w:eastAsia="Times New Roman"/>
              </w:rPr>
            </w:pPr>
            <w:r w:rsidRPr="001B3655">
              <w:rPr>
                <w:rFonts w:eastAsia="Times New Roman"/>
              </w:rPr>
              <w:t>over-the-counter</w:t>
            </w:r>
          </w:p>
        </w:tc>
      </w:tr>
      <w:tr w:rsidR="003117E4" ns2:paraId="0E04AA7E" ns2:textId="77777777" w:rsidTr="00E366CA">
        <w:tc>
          <w:tcPr>
            <w:tcW w:w="2014" w:type="dxa"/>
            <w:noWrap/>
          </w:tcPr>
          <w:p ns2:paraId="65273A88" ns2:textId="77777777" w:rsidR="00C30C32" w:rsidRPr="001B3655" w:rsidRDefault="00895D30" w:rsidP="007B6957">
            <w:pPr>
              <w:spacing w:before="40" w:after="40"/>
              <w:rPr>
                <w:rFonts w:eastAsia="Times New Roman"/>
              </w:rPr>
            </w:pPr>
            <w:r w:rsidRPr="001B3655">
              <w:rPr>
                <w:rFonts w:eastAsia="Times New Roman"/>
              </w:rPr>
              <w:t>PD</w:t>
            </w:r>
          </w:p>
        </w:tc>
        <w:tc>
          <w:tcPr>
            <w:tcW w:w="7095" w:type="dxa"/>
            <w:noWrap/>
          </w:tcPr>
          <w:p ns2:paraId="2CFD5723" ns2:textId="77777777" w:rsidR="00C30C32" w:rsidRPr="001B3655" w:rsidRDefault="00895D30" w:rsidP="007B6957">
            <w:pPr>
              <w:spacing w:before="40" w:after="40"/>
              <w:rPr>
                <w:rFonts w:eastAsia="Times New Roman"/>
              </w:rPr>
            </w:pPr>
            <w:r w:rsidRPr="001B3655">
              <w:rPr>
                <w:rFonts w:eastAsia="Times New Roman"/>
              </w:rPr>
              <w:t>pharmacodynamic</w:t>
            </w:r>
          </w:p>
        </w:tc>
      </w:tr>
      <w:tr w:rsidR="003117E4" ns2:paraId="5F83C4D6" ns2:textId="77777777" w:rsidTr="00E366CA">
        <w:tc>
          <w:tcPr>
            <w:tcW w:w="2014" w:type="dxa"/>
            <w:noWrap/>
          </w:tcPr>
          <w:p ns2:paraId="640D4FE8" ns2:textId="77777777" w:rsidR="00C30C32" w:rsidRPr="001B3655" w:rsidRDefault="00895D30" w:rsidP="007B6957">
            <w:pPr>
              <w:spacing w:before="40" w:after="40"/>
              <w:rPr>
                <w:rFonts w:eastAsia="Times New Roman"/>
              </w:rPr>
            </w:pPr>
            <w:r w:rsidRPr="001B3655">
              <w:rPr>
                <w:rFonts w:eastAsia="Times New Roman"/>
              </w:rPr>
              <w:t>PD-L1</w:t>
            </w:r>
          </w:p>
        </w:tc>
        <w:tc>
          <w:tcPr>
            <w:tcW w:w="7095" w:type="dxa"/>
            <w:noWrap/>
          </w:tcPr>
          <w:p ns2:paraId="6DBF5098" ns2:textId="77777777" w:rsidR="00C30C32" w:rsidRPr="001B3655" w:rsidRDefault="00895D30" w:rsidP="007B6957">
            <w:pPr>
              <w:spacing w:before="40" w:after="40"/>
              <w:rPr>
                <w:rFonts w:eastAsia="Times New Roman"/>
              </w:rPr>
            </w:pPr>
            <w:r w:rsidRPr="001B3655">
              <w:rPr>
                <w:rFonts w:eastAsia="Times New Roman"/>
              </w:rPr>
              <w:t>programmed cell death ligand 1</w:t>
            </w:r>
          </w:p>
        </w:tc>
      </w:tr>
      <w:tr w:rsidR="003117E4" ns2:paraId="0E698851" ns2:textId="77777777" w:rsidTr="00E366CA">
        <w:tc>
          <w:tcPr>
            <w:tcW w:w="2014" w:type="dxa"/>
            <w:noWrap/>
          </w:tcPr>
          <w:p ns2:paraId="5D233C0D" ns2:textId="77777777" w:rsidR="00C30C32" w:rsidRPr="001B3655" w:rsidRDefault="00895D30" w:rsidP="007B6957">
            <w:pPr>
              <w:spacing w:before="40" w:after="40"/>
              <w:rPr>
                <w:rFonts w:eastAsia="Times New Roman"/>
              </w:rPr>
            </w:pPr>
            <w:r w:rsidRPr="001B3655">
              <w:rPr>
                <w:rFonts w:eastAsia="Times New Roman"/>
              </w:rPr>
              <w:t>PFS</w:t>
            </w:r>
          </w:p>
        </w:tc>
        <w:tc>
          <w:tcPr>
            <w:tcW w:w="7095" w:type="dxa"/>
            <w:noWrap/>
          </w:tcPr>
          <w:p ns2:paraId="2BC3B7A9" ns2:textId="77777777" w:rsidR="00C30C32" w:rsidRPr="001B3655" w:rsidRDefault="00895D30" w:rsidP="007B6957">
            <w:pPr>
              <w:spacing w:before="40" w:after="40"/>
              <w:rPr>
                <w:rFonts w:eastAsia="Times New Roman"/>
              </w:rPr>
            </w:pPr>
            <w:r>
              <w:rPr>
                <w:rFonts w:eastAsia="Times New Roman"/>
              </w:rPr>
              <w:t>p</w:t>
            </w:r>
            <w:r w:rsidRPr="001B3655">
              <w:rPr>
                <w:rFonts w:eastAsia="Times New Roman"/>
              </w:rPr>
              <w:t>rogression</w:t>
            </w:r>
            <w:r>
              <w:rPr>
                <w:rFonts w:eastAsia="Times New Roman"/>
              </w:rPr>
              <w:t>-</w:t>
            </w:r>
            <w:r w:rsidRPr="001B3655">
              <w:rPr>
                <w:rFonts w:eastAsia="Times New Roman"/>
              </w:rPr>
              <w:t>free survival</w:t>
            </w:r>
          </w:p>
        </w:tc>
      </w:tr>
      <w:tr w:rsidR="003117E4" ns2:paraId="2622EE66" ns2:textId="77777777" w:rsidTr="00E366CA">
        <w:tc>
          <w:tcPr>
            <w:tcW w:w="2014" w:type="dxa"/>
            <w:noWrap/>
          </w:tcPr>
          <w:p ns2:paraId="019F4E91" ns2:textId="77777777" w:rsidR="00C30C32" w:rsidRPr="001B3655" w:rsidRDefault="00895D30" w:rsidP="007B6957">
            <w:pPr>
              <w:spacing w:before="40" w:after="40"/>
              <w:rPr>
                <w:rFonts w:eastAsia="Times New Roman"/>
              </w:rPr>
            </w:pPr>
            <w:r w:rsidRPr="001B3655">
              <w:rPr>
                <w:rFonts w:eastAsia="Times New Roman"/>
              </w:rPr>
              <w:t>P-gp</w:t>
            </w:r>
          </w:p>
        </w:tc>
        <w:tc>
          <w:tcPr>
            <w:tcW w:w="7095" w:type="dxa"/>
            <w:noWrap/>
          </w:tcPr>
          <w:p ns2:paraId="5795BA8F" ns2:textId="77777777" w:rsidR="00C30C32" w:rsidRPr="001B3655" w:rsidRDefault="00895D30" w:rsidP="007B6957">
            <w:pPr>
              <w:spacing w:before="40" w:after="40"/>
              <w:rPr>
                <w:rFonts w:eastAsia="Times New Roman"/>
              </w:rPr>
            </w:pPr>
            <w:r w:rsidRPr="001B3655">
              <w:rPr>
                <w:rFonts w:eastAsia="Times New Roman"/>
              </w:rPr>
              <w:t>p-glycoprotein</w:t>
            </w:r>
          </w:p>
        </w:tc>
      </w:tr>
      <w:tr w:rsidR="003117E4" ns2:paraId="3B8EBD94" ns2:textId="77777777" w:rsidTr="00E366CA">
        <w:tc>
          <w:tcPr>
            <w:tcW w:w="2014" w:type="dxa"/>
            <w:noWrap/>
            <w:hideMark/>
          </w:tcPr>
          <w:p ns2:paraId="252073F5" ns2:textId="77777777" w:rsidR="00C30C32" w:rsidRPr="001B3655" w:rsidRDefault="00895D30" w:rsidP="007B6957">
            <w:pPr>
              <w:spacing w:before="40" w:after="40"/>
              <w:rPr>
                <w:rFonts w:eastAsia="Times New Roman"/>
              </w:rPr>
            </w:pPr>
            <w:r w:rsidRPr="001B3655">
              <w:rPr>
                <w:rFonts w:eastAsia="Times New Roman"/>
              </w:rPr>
              <w:t>PK</w:t>
            </w:r>
          </w:p>
        </w:tc>
        <w:tc>
          <w:tcPr>
            <w:tcW w:w="7095" w:type="dxa"/>
            <w:noWrap/>
            <w:hideMark/>
          </w:tcPr>
          <w:p ns2:paraId="690D3A9E" ns2:textId="77777777" w:rsidR="00C30C32" w:rsidRPr="001B3655" w:rsidRDefault="00895D30" w:rsidP="007B6957">
            <w:pPr>
              <w:spacing w:before="40" w:after="40"/>
              <w:rPr>
                <w:rFonts w:eastAsia="Times New Roman"/>
              </w:rPr>
            </w:pPr>
            <w:r w:rsidRPr="001B3655">
              <w:rPr>
                <w:rFonts w:eastAsia="Times New Roman"/>
              </w:rPr>
              <w:t>ph</w:t>
            </w:r>
            <w:bookmarkStart w:id="434" w:name="_Hlk116989626"/>
            <w:r w:rsidRPr="001B3655">
              <w:rPr>
                <w:rFonts w:eastAsia="Times New Roman"/>
              </w:rPr>
              <w:t>armacokinetic</w:t>
            </w:r>
            <w:bookmarkEnd w:id="434"/>
          </w:p>
        </w:tc>
      </w:tr>
      <w:tr w:rsidR="003117E4" ns2:paraId="5088D448" ns2:textId="77777777" w:rsidTr="00E366CA">
        <w:tc>
          <w:tcPr>
            <w:tcW w:w="2014" w:type="dxa"/>
            <w:noWrap/>
          </w:tcPr>
          <w:p ns2:paraId="6E0BAC1B" ns2:textId="77777777" w:rsidR="00C30C32" w:rsidRPr="001B3655" w:rsidRDefault="00895D30" w:rsidP="007B6957">
            <w:pPr>
              <w:spacing w:before="40" w:after="40"/>
              <w:rPr>
                <w:rFonts w:eastAsia="Times New Roman"/>
              </w:rPr>
            </w:pPr>
            <w:r w:rsidRPr="001B3655">
              <w:t>PLC-γ2</w:t>
            </w:r>
          </w:p>
        </w:tc>
        <w:tc>
          <w:tcPr>
            <w:tcW w:w="7095" w:type="dxa"/>
            <w:noWrap/>
          </w:tcPr>
          <w:p ns2:paraId="50D683BD" ns2:textId="77777777" w:rsidR="00C30C32" w:rsidRPr="001B3655" w:rsidRDefault="00895D30" w:rsidP="007B6957">
            <w:pPr>
              <w:spacing w:before="40" w:after="40"/>
              <w:rPr>
                <w:rFonts w:eastAsia="Times New Roman"/>
              </w:rPr>
            </w:pPr>
            <w:r w:rsidRPr="001B3655">
              <w:t>phospholipase C gamma 2 protein</w:t>
            </w:r>
          </w:p>
        </w:tc>
      </w:tr>
      <w:tr w:rsidR="003117E4" ns2:paraId="46DB3A85" ns2:textId="77777777" w:rsidTr="00E366CA">
        <w:tc>
          <w:tcPr>
            <w:tcW w:w="2014" w:type="dxa"/>
            <w:noWrap/>
          </w:tcPr>
          <w:p ns2:paraId="2C44BA34" ns2:textId="77777777" w:rsidR="00C30C32" w:rsidRPr="001B3655" w:rsidRDefault="00895D30" w:rsidP="007B6957">
            <w:pPr>
              <w:spacing w:before="40" w:after="40"/>
              <w:rPr>
                <w:rFonts w:eastAsia="Times New Roman"/>
              </w:rPr>
            </w:pPr>
            <w:r w:rsidRPr="001B3655">
              <w:rPr>
                <w:rFonts w:eastAsia="Times New Roman"/>
              </w:rPr>
              <w:t>POCBP</w:t>
            </w:r>
          </w:p>
        </w:tc>
        <w:tc>
          <w:tcPr>
            <w:tcW w:w="7095" w:type="dxa"/>
            <w:noWrap/>
          </w:tcPr>
          <w:p ns2:paraId="63A833E1" ns2:textId="77777777" w:rsidR="00C30C32" w:rsidRPr="001B3655" w:rsidRDefault="00895D30" w:rsidP="007B6957">
            <w:pPr>
              <w:spacing w:before="40" w:after="40"/>
              <w:rPr>
                <w:rFonts w:eastAsia="Times New Roman"/>
              </w:rPr>
            </w:pPr>
            <w:r w:rsidRPr="001B3655">
              <w:rPr>
                <w:rFonts w:eastAsia="Times New Roman"/>
              </w:rPr>
              <w:t>person of childbearing potential</w:t>
            </w:r>
          </w:p>
        </w:tc>
      </w:tr>
      <w:tr w:rsidR="003117E4" ns2:paraId="6BAE4257" ns2:textId="77777777" w:rsidTr="00E366CA">
        <w:tc>
          <w:tcPr>
            <w:tcW w:w="2014" w:type="dxa"/>
            <w:noWrap/>
          </w:tcPr>
          <w:p ns2:paraId="6360DCDA" ns2:textId="77777777" w:rsidR="00C30C32" w:rsidRPr="001B3655" w:rsidRDefault="00895D30" w:rsidP="007B6957">
            <w:pPr>
              <w:spacing w:before="40" w:after="40"/>
              <w:rPr>
                <w:rFonts w:eastAsia="Times New Roman"/>
              </w:rPr>
            </w:pPr>
            <w:r w:rsidRPr="001B3655">
              <w:rPr>
                <w:rFonts w:eastAsia="Times New Roman"/>
              </w:rPr>
              <w:t>PPD</w:t>
            </w:r>
          </w:p>
        </w:tc>
        <w:tc>
          <w:tcPr>
            <w:tcW w:w="7095" w:type="dxa"/>
            <w:noWrap/>
          </w:tcPr>
          <w:p ns2:paraId="16057D8D" ns2:textId="77777777" w:rsidR="00C30C32" w:rsidRPr="001B3655" w:rsidRDefault="00895D30" w:rsidP="007B6957">
            <w:pPr>
              <w:spacing w:before="40" w:after="40"/>
              <w:rPr>
                <w:rFonts w:eastAsia="Times New Roman"/>
              </w:rPr>
            </w:pPr>
            <w:r w:rsidRPr="001B3655">
              <w:rPr>
                <w:rFonts w:eastAsia="Times New Roman"/>
              </w:rPr>
              <w:t>perpendicular diameter</w:t>
            </w:r>
          </w:p>
        </w:tc>
      </w:tr>
      <w:tr w:rsidR="003117E4" ns2:paraId="1BCCB4AC" ns2:textId="77777777" w:rsidTr="00E366CA">
        <w:tc>
          <w:tcPr>
            <w:tcW w:w="2014" w:type="dxa"/>
            <w:noWrap/>
          </w:tcPr>
          <w:p ns2:paraId="173405AF" ns2:textId="77777777" w:rsidR="00C30C32" w:rsidRPr="001B3655" w:rsidRDefault="00895D30" w:rsidP="007B6957">
            <w:pPr>
              <w:spacing w:before="40" w:after="40"/>
              <w:rPr>
                <w:rFonts w:eastAsia="Times New Roman"/>
              </w:rPr>
            </w:pPr>
            <w:r w:rsidRPr="001B3655">
              <w:rPr>
                <w:rFonts w:eastAsia="Times New Roman"/>
              </w:rPr>
              <w:t>PR</w:t>
            </w:r>
          </w:p>
        </w:tc>
        <w:tc>
          <w:tcPr>
            <w:tcW w:w="7095" w:type="dxa"/>
            <w:noWrap/>
          </w:tcPr>
          <w:p ns2:paraId="41CACAA3" ns2:textId="77777777" w:rsidR="00C30C32" w:rsidRPr="001B3655" w:rsidRDefault="00895D30" w:rsidP="007B6957">
            <w:pPr>
              <w:spacing w:before="40" w:after="40"/>
              <w:rPr>
                <w:rFonts w:eastAsia="Times New Roman"/>
              </w:rPr>
            </w:pPr>
            <w:r w:rsidRPr="001B3655">
              <w:rPr>
                <w:rFonts w:eastAsia="Times New Roman"/>
              </w:rPr>
              <w:t>partial response</w:t>
            </w:r>
            <w:r>
              <w:rPr>
                <w:rFonts w:eastAsia="Times New Roman"/>
              </w:rPr>
              <w:t>/remission</w:t>
            </w:r>
          </w:p>
        </w:tc>
      </w:tr>
      <w:tr w:rsidR="003117E4" ns2:paraId="42FE084D" ns2:textId="77777777" w:rsidTr="00E366CA">
        <w:tc>
          <w:tcPr>
            <w:tcW w:w="2014" w:type="dxa"/>
            <w:noWrap/>
          </w:tcPr>
          <w:p ns2:paraId="173BDBB7" ns2:textId="77777777" w:rsidR="00C30C32" w:rsidRPr="001B3655" w:rsidRDefault="00895D30" w:rsidP="007B6957">
            <w:pPr>
              <w:spacing w:before="40" w:after="40"/>
              <w:rPr>
                <w:rFonts w:eastAsia="Times New Roman"/>
              </w:rPr>
            </w:pPr>
            <w:r w:rsidRPr="001B3655">
              <w:rPr>
                <w:rFonts w:eastAsia="Times New Roman"/>
              </w:rPr>
              <w:t>PRL</w:t>
            </w:r>
          </w:p>
        </w:tc>
        <w:tc>
          <w:tcPr>
            <w:tcW w:w="7095" w:type="dxa"/>
            <w:noWrap/>
          </w:tcPr>
          <w:p ns2:paraId="6E68BBEB" ns2:textId="77777777" w:rsidR="00C30C32" w:rsidRPr="001B3655" w:rsidRDefault="00895D30" w:rsidP="007B6957">
            <w:pPr>
              <w:spacing w:before="40" w:after="40"/>
              <w:rPr>
                <w:rFonts w:eastAsia="Times New Roman"/>
              </w:rPr>
            </w:pPr>
            <w:r w:rsidRPr="001B3655">
              <w:rPr>
                <w:rFonts w:eastAsia="Times New Roman"/>
              </w:rPr>
              <w:t>partial response with lymphocytosis</w:t>
            </w:r>
          </w:p>
        </w:tc>
      </w:tr>
      <w:tr w:rsidR="003117E4" ns2:paraId="1C47AC72" ns2:textId="77777777" w:rsidTr="00E366CA">
        <w:tc>
          <w:tcPr>
            <w:tcW w:w="2014" w:type="dxa"/>
            <w:noWrap/>
          </w:tcPr>
          <w:p ns2:paraId="26915B66" ns2:textId="77777777" w:rsidR="00C30C32" w:rsidRPr="001B3655" w:rsidRDefault="00895D30" w:rsidP="007B6957">
            <w:pPr>
              <w:spacing w:before="40" w:after="40"/>
              <w:rPr>
                <w:rFonts w:eastAsia="Times New Roman"/>
              </w:rPr>
            </w:pPr>
            <w:r w:rsidRPr="001B3655">
              <w:rPr>
                <w:rFonts w:eastAsia="Times New Roman"/>
              </w:rPr>
              <w:t>PRO</w:t>
            </w:r>
          </w:p>
        </w:tc>
        <w:tc>
          <w:tcPr>
            <w:tcW w:w="7095" w:type="dxa"/>
            <w:noWrap/>
          </w:tcPr>
          <w:p ns2:paraId="316C2156" ns2:textId="77777777" w:rsidR="00C30C32" w:rsidRPr="001B3655" w:rsidRDefault="00895D30" w:rsidP="007B6957">
            <w:pPr>
              <w:spacing w:before="40" w:after="40"/>
              <w:rPr>
                <w:rFonts w:eastAsia="Times New Roman"/>
              </w:rPr>
            </w:pPr>
            <w:r w:rsidRPr="001B3655">
              <w:rPr>
                <w:rFonts w:eastAsia="Times New Roman"/>
              </w:rPr>
              <w:t>patient-reported outcome</w:t>
            </w:r>
          </w:p>
        </w:tc>
      </w:tr>
      <w:tr w:rsidR="003117E4" ns2:paraId="7002411B" ns2:textId="77777777" w:rsidTr="00E366CA">
        <w:tc>
          <w:tcPr>
            <w:tcW w:w="2014" w:type="dxa"/>
            <w:noWrap/>
          </w:tcPr>
          <w:p ns2:paraId="04AF60D8" ns2:textId="77777777" w:rsidR="00C30C32" w:rsidRPr="001B3655" w:rsidRDefault="00895D30" w:rsidP="007B6957">
            <w:pPr>
              <w:spacing w:before="40" w:after="40"/>
              <w:rPr>
                <w:rFonts w:eastAsia="Times New Roman"/>
              </w:rPr>
            </w:pPr>
            <w:r w:rsidRPr="001B3655">
              <w:rPr>
                <w:rFonts w:eastAsia="Times New Roman"/>
              </w:rPr>
              <w:t>PUMA</w:t>
            </w:r>
          </w:p>
        </w:tc>
        <w:tc>
          <w:tcPr>
            <w:tcW w:w="7095" w:type="dxa"/>
            <w:noWrap/>
          </w:tcPr>
          <w:p ns2:paraId="5722E043" ns2: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ns2:paraId="1E30880F" ns2:textId="77777777" w:rsidTr="00E366CA">
        <w:tc>
          <w:tcPr>
            <w:tcW w:w="2014" w:type="dxa"/>
            <w:noWrap/>
          </w:tcPr>
          <w:p ns2:paraId="21888FB0" ns2:textId="77777777" w:rsidR="00C30C32" w:rsidRPr="001B3655" w:rsidRDefault="00895D30" w:rsidP="007B6957">
            <w:pPr>
              <w:spacing w:before="40" w:after="40"/>
              <w:rPr>
                <w:rFonts w:eastAsia="Times New Roman"/>
              </w:rPr>
            </w:pPr>
            <w:r w:rsidRPr="001B3655">
              <w:rPr>
                <w:rFonts w:eastAsia="Times New Roman"/>
              </w:rPr>
              <w:t>Q6W</w:t>
            </w:r>
          </w:p>
        </w:tc>
        <w:tc>
          <w:tcPr>
            <w:tcW w:w="7095" w:type="dxa"/>
            <w:noWrap/>
          </w:tcPr>
          <w:p ns2:paraId="0EFD158D" ns2:textId="77777777" w:rsidR="00C30C32" w:rsidRPr="001B3655" w:rsidRDefault="00895D30" w:rsidP="007B6957">
            <w:pPr>
              <w:spacing w:before="40" w:after="40"/>
              <w:rPr>
                <w:rFonts w:eastAsia="Times New Roman"/>
              </w:rPr>
            </w:pPr>
            <w:r w:rsidRPr="001B3655">
              <w:rPr>
                <w:rFonts w:eastAsia="Times New Roman"/>
              </w:rPr>
              <w:t>every 6 weeks</w:t>
            </w:r>
          </w:p>
        </w:tc>
      </w:tr>
      <w:tr w:rsidR="003117E4" ns2:paraId="57A521C6" ns2:textId="77777777" w:rsidTr="00E366CA">
        <w:tc>
          <w:tcPr>
            <w:tcW w:w="2014" w:type="dxa"/>
            <w:noWrap/>
          </w:tcPr>
          <w:p ns2:paraId="46E06604" ns2:textId="77777777" w:rsidR="00C30C32" w:rsidRPr="001B3655" w:rsidRDefault="00895D30" w:rsidP="007B6957">
            <w:pPr>
              <w:spacing w:before="40" w:after="40"/>
              <w:rPr>
                <w:rFonts w:eastAsia="Times New Roman"/>
              </w:rPr>
            </w:pPr>
            <w:r w:rsidRPr="001B3655">
              <w:rPr>
                <w:rFonts w:eastAsia="Times New Roman"/>
              </w:rPr>
              <w:t>Q12W</w:t>
            </w:r>
          </w:p>
        </w:tc>
        <w:tc>
          <w:tcPr>
            <w:tcW w:w="7095" w:type="dxa"/>
            <w:noWrap/>
          </w:tcPr>
          <w:p ns2:paraId="29B674A2" ns2:textId="77777777" w:rsidR="00C30C32" w:rsidRPr="001B3655" w:rsidRDefault="00895D30" w:rsidP="007B6957">
            <w:pPr>
              <w:spacing w:before="40" w:after="40"/>
              <w:rPr>
                <w:rFonts w:eastAsia="Times New Roman"/>
              </w:rPr>
            </w:pPr>
            <w:r w:rsidRPr="001B3655">
              <w:rPr>
                <w:rFonts w:eastAsia="Times New Roman"/>
              </w:rPr>
              <w:t>every 12 weeks</w:t>
            </w:r>
          </w:p>
        </w:tc>
      </w:tr>
      <w:tr w:rsidR="003117E4" ns2:paraId="130ADCA5" ns2:textId="77777777" w:rsidTr="00E366CA">
        <w:tc>
          <w:tcPr>
            <w:tcW w:w="2014" w:type="dxa"/>
            <w:noWrap/>
          </w:tcPr>
          <w:p ns2:paraId="750D883C" ns2:textId="77777777" w:rsidR="00C30C32" w:rsidRPr="001B3655" w:rsidRDefault="00895D30" w:rsidP="007B6957">
            <w:pPr>
              <w:spacing w:before="40" w:after="40"/>
              <w:rPr>
                <w:rFonts w:eastAsia="Times New Roman"/>
              </w:rPr>
            </w:pPr>
            <w:r w:rsidRPr="001B3655">
              <w:rPr>
                <w:rFonts w:eastAsia="Times New Roman"/>
              </w:rPr>
              <w:t>Q24W</w:t>
            </w:r>
          </w:p>
        </w:tc>
        <w:tc>
          <w:tcPr>
            <w:tcW w:w="7095" w:type="dxa"/>
            <w:noWrap/>
          </w:tcPr>
          <w:p ns2:paraId="233067CD" ns2:textId="77777777" w:rsidR="00C30C32" w:rsidRPr="001B3655" w:rsidRDefault="00895D30" w:rsidP="007B6957">
            <w:pPr>
              <w:spacing w:before="40" w:after="40"/>
              <w:rPr>
                <w:rFonts w:eastAsia="Times New Roman"/>
              </w:rPr>
            </w:pPr>
            <w:r w:rsidRPr="001B3655">
              <w:rPr>
                <w:rFonts w:eastAsia="Times New Roman"/>
              </w:rPr>
              <w:t>every 24 weeks</w:t>
            </w:r>
          </w:p>
        </w:tc>
      </w:tr>
      <w:tr w:rsidR="003117E4" ns2:paraId="364215C2" ns2:textId="77777777" w:rsidTr="00E366CA">
        <w:tc>
          <w:tcPr>
            <w:tcW w:w="2014" w:type="dxa"/>
            <w:noWrap/>
          </w:tcPr>
          <w:p ns2:paraId="22BF701F" ns2:textId="77777777" w:rsidR="00C30C32" w:rsidRPr="001B3655" w:rsidRDefault="00895D30" w:rsidP="007B6957">
            <w:pPr>
              <w:spacing w:before="40" w:after="40"/>
              <w:rPr>
                <w:rFonts w:eastAsia="Times New Roman"/>
              </w:rPr>
            </w:pPr>
            <w:r w:rsidRPr="001B3655">
              <w:t>QD</w:t>
            </w:r>
          </w:p>
        </w:tc>
        <w:tc>
          <w:tcPr>
            <w:tcW w:w="7095" w:type="dxa"/>
            <w:noWrap/>
          </w:tcPr>
          <w:p ns2:paraId="253D285C" ns2:textId="77777777" w:rsidR="00C30C32" w:rsidRPr="001B3655" w:rsidRDefault="00895D30" w:rsidP="007B6957">
            <w:pPr>
              <w:spacing w:before="40" w:after="40"/>
              <w:rPr>
                <w:rFonts w:eastAsia="Times New Roman"/>
              </w:rPr>
            </w:pPr>
            <w:r w:rsidRPr="001B3655">
              <w:t>daily (quaque in die)</w:t>
            </w:r>
          </w:p>
        </w:tc>
      </w:tr>
      <w:tr w:rsidR="003117E4" ns2:paraId="30EF81B7" ns2:textId="77777777" w:rsidTr="00E366CA">
        <w:tc>
          <w:tcPr>
            <w:tcW w:w="2014" w:type="dxa"/>
            <w:noWrap/>
          </w:tcPr>
          <w:p ns2:paraId="20498021" ns2:textId="77777777" w:rsidR="00C30C32" w:rsidRPr="001B3655" w:rsidRDefault="00895D30" w:rsidP="007B6957">
            <w:pPr>
              <w:spacing w:before="40" w:after="40"/>
              <w:rPr>
                <w:rFonts w:eastAsia="Times New Roman"/>
              </w:rPr>
            </w:pPr>
            <w:r w:rsidRPr="001B3655">
              <w:t>QLQ</w:t>
            </w:r>
          </w:p>
        </w:tc>
        <w:tc>
          <w:tcPr>
            <w:tcW w:w="7095" w:type="dxa"/>
            <w:noWrap/>
          </w:tcPr>
          <w:p ns2:paraId="3EC544DC" ns2:textId="77777777" w:rsidR="00C30C32" w:rsidRPr="001B3655" w:rsidRDefault="00895D30" w:rsidP="007B6957">
            <w:pPr>
              <w:spacing w:before="40" w:after="40"/>
              <w:rPr>
                <w:rFonts w:eastAsia="Times New Roman"/>
              </w:rPr>
            </w:pPr>
            <w:r w:rsidRPr="001B3655">
              <w:t>quality of life questionnaire</w:t>
            </w:r>
          </w:p>
        </w:tc>
      </w:tr>
      <w:tr w:rsidR="003117E4" ns2:paraId="1CFB4589" ns2:textId="77777777" w:rsidTr="00E366CA">
        <w:tc>
          <w:tcPr>
            <w:tcW w:w="2014" w:type="dxa"/>
            <w:noWrap/>
          </w:tcPr>
          <w:p ns2:paraId="6F50227E" ns2:textId="77777777" w:rsidR="00C30C32" w:rsidRPr="001B3655" w:rsidRDefault="00895D30" w:rsidP="007B6957">
            <w:pPr>
              <w:spacing w:before="40" w:after="40"/>
              <w:rPr>
                <w:rFonts w:eastAsia="Times New Roman"/>
              </w:rPr>
            </w:pPr>
            <w:r w:rsidRPr="001B3655">
              <w:rPr>
                <w:rFonts w:eastAsia="Times New Roman"/>
              </w:rPr>
              <w:t>QoL</w:t>
            </w:r>
          </w:p>
        </w:tc>
        <w:tc>
          <w:tcPr>
            <w:tcW w:w="7095" w:type="dxa"/>
            <w:noWrap/>
          </w:tcPr>
          <w:p ns2:paraId="704833E2" ns2:textId="77777777" w:rsidR="00C30C32" w:rsidRPr="001B3655" w:rsidRDefault="00895D30" w:rsidP="007B6957">
            <w:pPr>
              <w:spacing w:before="40" w:after="40"/>
              <w:rPr>
                <w:rFonts w:eastAsia="Times New Roman"/>
              </w:rPr>
            </w:pPr>
            <w:r w:rsidRPr="001B3655">
              <w:rPr>
                <w:rFonts w:eastAsia="Times New Roman"/>
              </w:rPr>
              <w:t>quality of life</w:t>
            </w:r>
          </w:p>
        </w:tc>
      </w:tr>
      <w:tr w:rsidR="003117E4" ns2:paraId="6D66BA30" ns2:textId="77777777" w:rsidTr="00E366CA">
        <w:tc>
          <w:tcPr>
            <w:tcW w:w="2014" w:type="dxa"/>
            <w:noWrap/>
          </w:tcPr>
          <w:p ns2:paraId="6EA769EA" ns2:textId="77777777" w:rsidR="00C30C32" w:rsidRPr="001B3655" w:rsidRDefault="00895D30" w:rsidP="007B6957">
            <w:pPr>
              <w:spacing w:before="40" w:after="40"/>
              <w:rPr>
                <w:rFonts w:eastAsia="Times New Roman"/>
              </w:rPr>
            </w:pPr>
            <w:r w:rsidRPr="001B3655">
              <w:t>QTc</w:t>
            </w:r>
          </w:p>
        </w:tc>
        <w:tc>
          <w:tcPr>
            <w:tcW w:w="7095" w:type="dxa"/>
            <w:noWrap/>
          </w:tcPr>
          <w:p ns2:paraId="27972B59" ns2:textId="77777777" w:rsidR="00C30C32" w:rsidRPr="001B3655" w:rsidRDefault="00895D30" w:rsidP="007B6957">
            <w:pPr>
              <w:spacing w:before="40" w:after="40"/>
              <w:rPr>
                <w:rFonts w:eastAsia="Times New Roman"/>
              </w:rPr>
            </w:pPr>
            <w:r w:rsidRPr="001B3655">
              <w:t>QT interval corrected</w:t>
            </w:r>
          </w:p>
        </w:tc>
      </w:tr>
      <w:tr w:rsidR="003117E4" ns2:paraId="00DBAE6E" ns2:textId="77777777" w:rsidTr="00E366CA">
        <w:tc>
          <w:tcPr>
            <w:tcW w:w="2014" w:type="dxa"/>
            <w:noWrap/>
          </w:tcPr>
          <w:p ns2:paraId="1901C0DF" ns2:textId="77777777" w:rsidR="00C30C32" w:rsidRPr="001B3655" w:rsidRDefault="00895D30" w:rsidP="007B6957">
            <w:pPr>
              <w:spacing w:before="40" w:after="40"/>
              <w:rPr>
                <w:rFonts w:eastAsia="Times New Roman"/>
              </w:rPr>
            </w:pPr>
            <w:r w:rsidRPr="001B3655">
              <w:t>QTcF</w:t>
            </w:r>
          </w:p>
        </w:tc>
        <w:tc>
          <w:tcPr>
            <w:tcW w:w="7095" w:type="dxa"/>
            <w:noWrap/>
          </w:tcPr>
          <w:p ns2:paraId="7350E12F" ns2:textId="77777777" w:rsidR="00C30C32" w:rsidRPr="001B3655" w:rsidRDefault="00895D30" w:rsidP="007B6957">
            <w:pPr>
              <w:spacing w:before="40" w:after="40"/>
              <w:rPr>
                <w:rFonts w:eastAsia="Times New Roman"/>
              </w:rPr>
            </w:pPr>
            <w:r w:rsidRPr="001B3655">
              <w:t>QT interval corrected using Fridericia's formula</w:t>
            </w:r>
          </w:p>
        </w:tc>
      </w:tr>
      <w:tr w:rsidR="003117E4" ns2:paraId="60296650" ns2:textId="77777777" w:rsidTr="00E366CA">
        <w:tc>
          <w:tcPr>
            <w:tcW w:w="2014" w:type="dxa"/>
            <w:noWrap/>
            <w:hideMark/>
          </w:tcPr>
          <w:p ns2:paraId="06BF6A3C" ns2:textId="77777777" w:rsidR="00C30C32" w:rsidRPr="001B3655" w:rsidRDefault="00895D30" w:rsidP="007B6957">
            <w:pPr>
              <w:spacing w:before="40" w:after="40"/>
              <w:rPr>
                <w:rFonts w:eastAsia="Times New Roman"/>
              </w:rPr>
            </w:pPr>
            <w:r w:rsidRPr="001B3655">
              <w:rPr>
                <w:rFonts w:eastAsia="Times New Roman"/>
              </w:rPr>
              <w:t>RNA</w:t>
            </w:r>
          </w:p>
        </w:tc>
        <w:tc>
          <w:tcPr>
            <w:tcW w:w="7095" w:type="dxa"/>
            <w:noWrap/>
            <w:hideMark/>
          </w:tcPr>
          <w:p ns2:paraId="785B4315" ns2:textId="77777777" w:rsidR="00C30C32" w:rsidRPr="001B3655" w:rsidRDefault="00895D30" w:rsidP="007B6957">
            <w:pPr>
              <w:spacing w:before="40" w:after="40"/>
              <w:rPr>
                <w:rFonts w:eastAsia="Times New Roman"/>
              </w:rPr>
            </w:pPr>
            <w:r w:rsidRPr="001B3655">
              <w:rPr>
                <w:rFonts w:eastAsia="Times New Roman"/>
              </w:rPr>
              <w:t>ribonucleic acid</w:t>
            </w:r>
          </w:p>
        </w:tc>
      </w:tr>
      <w:tr w:rsidR="003117E4" ns2:paraId="06678DAB" ns2:textId="77777777" w:rsidTr="00E366CA">
        <w:tc>
          <w:tcPr>
            <w:tcW w:w="2014" w:type="dxa"/>
            <w:noWrap/>
          </w:tcPr>
          <w:p ns2:paraId="2F470007" ns2:textId="77777777" w:rsidR="00C30C32" w:rsidRPr="001B3655" w:rsidRDefault="00895D30" w:rsidP="007B6957">
            <w:pPr>
              <w:spacing w:before="40" w:after="40"/>
              <w:rPr>
                <w:rFonts w:eastAsia="Times New Roman"/>
              </w:rPr>
            </w:pPr>
            <w:r w:rsidRPr="001B3655">
              <w:rPr>
                <w:rFonts w:eastAsia="Times New Roman"/>
              </w:rPr>
              <w:t>RP2D</w:t>
            </w:r>
          </w:p>
        </w:tc>
        <w:tc>
          <w:tcPr>
            <w:tcW w:w="7095" w:type="dxa"/>
            <w:noWrap/>
          </w:tcPr>
          <w:p ns2:paraId="51D8D4C6" ns2:textId="77777777" w:rsidR="00C30C32" w:rsidRPr="001B3655" w:rsidRDefault="00895D30" w:rsidP="007B6957">
            <w:pPr>
              <w:spacing w:before="40" w:after="40"/>
              <w:rPr>
                <w:rFonts w:eastAsia="Times New Roman"/>
              </w:rPr>
            </w:pPr>
            <w:r w:rsidRPr="001B3655">
              <w:rPr>
                <w:rFonts w:eastAsia="Times New Roman"/>
              </w:rPr>
              <w:t>recommended Phase 2 dose</w:t>
            </w:r>
          </w:p>
        </w:tc>
      </w:tr>
      <w:tr w:rsidR="003117E4" ns2:paraId="4EB41EFE" ns2:textId="77777777" w:rsidTr="00E366CA">
        <w:tc>
          <w:tcPr>
            <w:tcW w:w="2014" w:type="dxa"/>
            <w:noWrap/>
          </w:tcPr>
          <w:p ns2:paraId="4DB29583" ns2:textId="77777777" w:rsidR="00C30C32" w:rsidRPr="001B3655" w:rsidRDefault="00895D30" w:rsidP="007B6957">
            <w:pPr>
              <w:spacing w:before="40" w:after="40"/>
              <w:rPr>
                <w:rFonts w:eastAsia="Times New Roman"/>
              </w:rPr>
            </w:pPr>
            <w:r w:rsidRPr="001B3655">
              <w:rPr>
                <w:rFonts w:eastAsia="Times New Roman"/>
              </w:rPr>
              <w:t>R/R</w:t>
            </w:r>
          </w:p>
        </w:tc>
        <w:tc>
          <w:tcPr>
            <w:tcW w:w="7095" w:type="dxa"/>
            <w:noWrap/>
          </w:tcPr>
          <w:p ns2:paraId="571EABDD" ns2:textId="77777777" w:rsidR="00C30C32" w:rsidRPr="001B3655" w:rsidRDefault="00895D30" w:rsidP="007B6957">
            <w:pPr>
              <w:spacing w:before="40" w:after="40"/>
              <w:rPr>
                <w:rFonts w:eastAsia="Times New Roman"/>
              </w:rPr>
            </w:pPr>
            <w:r w:rsidRPr="001B3655">
              <w:rPr>
                <w:rFonts w:eastAsia="Times New Roman"/>
              </w:rPr>
              <w:t>relapsed/refractory</w:t>
            </w:r>
          </w:p>
        </w:tc>
      </w:tr>
      <w:tr w:rsidR="003117E4" ns2:paraId="7B6F94AA" ns2:textId="77777777" w:rsidTr="00E366CA">
        <w:tc>
          <w:tcPr>
            <w:tcW w:w="2014" w:type="dxa"/>
            <w:noWrap/>
          </w:tcPr>
          <w:p ns2:paraId="6F15CAB7" ns2:textId="77777777" w:rsidR="00C30C32" w:rsidRPr="001B3655" w:rsidRDefault="00895D30" w:rsidP="007B6957">
            <w:pPr>
              <w:spacing w:before="40" w:after="40"/>
              <w:rPr>
                <w:rFonts w:eastAsia="Times New Roman"/>
              </w:rPr>
            </w:pPr>
            <w:r w:rsidRPr="001B3655">
              <w:rPr>
                <w:rFonts w:eastAsia="Times New Roman"/>
              </w:rPr>
              <w:t>S</w:t>
            </w:r>
          </w:p>
        </w:tc>
        <w:tc>
          <w:tcPr>
            <w:tcW w:w="7095" w:type="dxa"/>
            <w:noWrap/>
          </w:tcPr>
          <w:p ns2:paraId="320EC385" ns2:textId="77777777" w:rsidR="00C30C32" w:rsidRPr="001B3655" w:rsidRDefault="00895D30" w:rsidP="007B6957">
            <w:pPr>
              <w:spacing w:before="40" w:after="40"/>
              <w:rPr>
                <w:rFonts w:eastAsia="Times New Roman"/>
              </w:rPr>
            </w:pPr>
            <w:r w:rsidRPr="001B3655">
              <w:rPr>
                <w:rFonts w:eastAsia="Times New Roman"/>
              </w:rPr>
              <w:t>stay at the current dose</w:t>
            </w:r>
          </w:p>
        </w:tc>
      </w:tr>
      <w:tr w:rsidR="003117E4" ns2:paraId="33F47ABD" ns2:textId="77777777" w:rsidTr="00E366CA">
        <w:tc>
          <w:tcPr>
            <w:tcW w:w="2014" w:type="dxa"/>
            <w:noWrap/>
            <w:hideMark/>
          </w:tcPr>
          <w:p ns2:paraId="02A72550" ns2:textId="77777777" w:rsidR="00C30C32" w:rsidRPr="001B3655" w:rsidRDefault="00895D30" w:rsidP="007B6957">
            <w:pPr>
              <w:spacing w:before="40" w:after="40"/>
              <w:rPr>
                <w:rFonts w:eastAsia="Times New Roman"/>
              </w:rPr>
            </w:pPr>
            <w:r w:rsidRPr="001B3655">
              <w:rPr>
                <w:rFonts w:eastAsia="Times New Roman"/>
              </w:rPr>
              <w:t>SAE</w:t>
            </w:r>
          </w:p>
        </w:tc>
        <w:tc>
          <w:tcPr>
            <w:tcW w:w="7095" w:type="dxa"/>
            <w:noWrap/>
            <w:hideMark/>
          </w:tcPr>
          <w:p ns2:paraId="614F22BC" ns2:textId="77777777" w:rsidR="00C30C32" w:rsidRPr="001B3655" w:rsidRDefault="00895D30" w:rsidP="007B6957">
            <w:pPr>
              <w:spacing w:before="40" w:after="40"/>
              <w:rPr>
                <w:rFonts w:eastAsia="Times New Roman"/>
              </w:rPr>
            </w:pPr>
            <w:r w:rsidRPr="001B3655">
              <w:rPr>
                <w:rFonts w:eastAsia="Times New Roman"/>
              </w:rPr>
              <w:t xml:space="preserve">serious adverse event </w:t>
            </w:r>
          </w:p>
        </w:tc>
      </w:tr>
      <w:tr w:rsidR="003117E4" ns2:paraId="772BA8B2" ns2:textId="77777777" w:rsidTr="00E366CA">
        <w:tc>
          <w:tcPr>
            <w:tcW w:w="2014" w:type="dxa"/>
            <w:noWrap/>
          </w:tcPr>
          <w:p ns2:paraId="4515797B" ns2:textId="77777777" w:rsidR="00C30C32" w:rsidRPr="001B3655" w:rsidRDefault="00895D30" w:rsidP="007B6957">
            <w:pPr>
              <w:spacing w:before="40" w:after="40"/>
              <w:rPr>
                <w:rFonts w:eastAsia="Times New Roman"/>
              </w:rPr>
            </w:pPr>
            <w:r w:rsidRPr="001B3655">
              <w:rPr>
                <w:rFonts w:eastAsia="Times New Roman"/>
              </w:rPr>
              <w:t>SCT</w:t>
            </w:r>
          </w:p>
        </w:tc>
        <w:tc>
          <w:tcPr>
            <w:tcW w:w="7095" w:type="dxa"/>
            <w:noWrap/>
          </w:tcPr>
          <w:p ns2:paraId="63E22ED6" ns2:textId="77777777" w:rsidR="00C30C32" w:rsidRPr="001B3655" w:rsidRDefault="00895D30" w:rsidP="007B6957">
            <w:pPr>
              <w:spacing w:before="40" w:after="40"/>
              <w:rPr>
                <w:rFonts w:eastAsia="Times New Roman"/>
              </w:rPr>
            </w:pPr>
            <w:r w:rsidRPr="001B3655">
              <w:rPr>
                <w:rFonts w:eastAsia="Times New Roman"/>
              </w:rPr>
              <w:t>Stem</w:t>
            </w:r>
            <w:r>
              <w:rPr>
                <w:rFonts w:eastAsia="Times New Roman"/>
              </w:rPr>
              <w:t>-</w:t>
            </w:r>
            <w:r w:rsidRPr="001B3655">
              <w:rPr>
                <w:rFonts w:eastAsia="Times New Roman"/>
              </w:rPr>
              <w:t>cell transplant</w:t>
            </w:r>
          </w:p>
        </w:tc>
      </w:tr>
      <w:tr w:rsidR="003117E4" ns2:paraId="23676EA5" ns2:textId="77777777" w:rsidTr="00E366CA">
        <w:tc>
          <w:tcPr>
            <w:tcW w:w="2014" w:type="dxa"/>
            <w:noWrap/>
          </w:tcPr>
          <w:p ns2:paraId="60F3B683" ns2:textId="77777777" w:rsidR="00C30C32" w:rsidRPr="001B3655" w:rsidRDefault="00895D30" w:rsidP="007B6957">
            <w:pPr>
              <w:spacing w:before="40" w:after="40"/>
              <w:rPr>
                <w:rFonts w:eastAsia="Times New Roman"/>
              </w:rPr>
            </w:pPr>
            <w:r w:rsidRPr="001B3655">
              <w:rPr>
                <w:rFonts w:eastAsia="Times New Roman"/>
              </w:rPr>
              <w:t>SD</w:t>
            </w:r>
          </w:p>
        </w:tc>
        <w:tc>
          <w:tcPr>
            <w:tcW w:w="7095" w:type="dxa"/>
            <w:noWrap/>
          </w:tcPr>
          <w:p ns2:paraId="00ADB78E" ns2:textId="77777777" w:rsidR="00C30C32" w:rsidRPr="001B3655" w:rsidRDefault="00895D30" w:rsidP="007B6957">
            <w:pPr>
              <w:spacing w:before="40" w:after="40"/>
              <w:rPr>
                <w:rFonts w:eastAsia="Times New Roman"/>
              </w:rPr>
            </w:pPr>
            <w:r w:rsidRPr="001B3655">
              <w:rPr>
                <w:rFonts w:eastAsia="Times New Roman"/>
              </w:rPr>
              <w:t>stable disease</w:t>
            </w:r>
          </w:p>
        </w:tc>
      </w:tr>
      <w:tr w:rsidR="003117E4" ns2:paraId="25D541F4" ns2:textId="77777777" w:rsidTr="00E366CA">
        <w:tc>
          <w:tcPr>
            <w:tcW w:w="2014" w:type="dxa"/>
            <w:noWrap/>
          </w:tcPr>
          <w:p ns2:paraId="520C824A" ns2:textId="77777777" w:rsidR="00C30C32" w:rsidRPr="001B3655" w:rsidRDefault="00895D30" w:rsidP="007B6957">
            <w:pPr>
              <w:spacing w:before="40" w:after="40"/>
              <w:rPr>
                <w:rFonts w:eastAsia="Times New Roman"/>
              </w:rPr>
            </w:pPr>
            <w:r w:rsidRPr="001B3655">
              <w:rPr>
                <w:rFonts w:eastAsia="Times New Roman"/>
              </w:rPr>
              <w:t>SDi</w:t>
            </w:r>
          </w:p>
        </w:tc>
        <w:tc>
          <w:tcPr>
            <w:tcW w:w="7095" w:type="dxa"/>
            <w:noWrap/>
          </w:tcPr>
          <w:p ns2:paraId="44EF27C3" ns2:textId="77777777" w:rsidR="00C30C32" w:rsidRPr="001B3655" w:rsidRDefault="00895D30" w:rsidP="007B6957">
            <w:pPr>
              <w:spacing w:before="40" w:after="40"/>
              <w:rPr>
                <w:rFonts w:eastAsia="Times New Roman"/>
              </w:rPr>
            </w:pPr>
            <w:r w:rsidRPr="001B3655">
              <w:rPr>
                <w:rFonts w:eastAsia="Times New Roman"/>
              </w:rPr>
              <w:t>short axis diameter</w:t>
            </w:r>
          </w:p>
        </w:tc>
      </w:tr>
      <w:tr w:rsidR="003117E4" ns2:paraId="65EF3B8E" ns2:textId="77777777" w:rsidTr="00E366CA">
        <w:tc>
          <w:tcPr>
            <w:tcW w:w="2014" w:type="dxa"/>
            <w:noWrap/>
          </w:tcPr>
          <w:p ns2:paraId="014FE684" ns2:textId="77777777" w:rsidR="00C30C32" w:rsidRPr="001B3655" w:rsidRDefault="00895D30" w:rsidP="007B6957">
            <w:pPr>
              <w:spacing w:before="40" w:after="40"/>
              <w:rPr>
                <w:rFonts w:eastAsia="Times New Roman"/>
              </w:rPr>
            </w:pPr>
            <w:r w:rsidRPr="001B3655">
              <w:rPr>
                <w:rFonts w:eastAsia="Times New Roman"/>
              </w:rPr>
              <w:t>SLAB</w:t>
            </w:r>
          </w:p>
        </w:tc>
        <w:tc>
          <w:tcPr>
            <w:tcW w:w="7095" w:type="dxa"/>
            <w:noWrap/>
          </w:tcPr>
          <w:p ns2:paraId="714B0442" ns2:textId="77777777" w:rsidR="00C30C32" w:rsidRPr="001B3655" w:rsidRDefault="00895D30" w:rsidP="007B6957">
            <w:pPr>
              <w:spacing w:before="40" w:after="40"/>
              <w:rPr>
                <w:rFonts w:eastAsia="Times New Roman"/>
              </w:rPr>
            </w:pPr>
            <w:r w:rsidRPr="001B3655">
              <w:rPr>
                <w:rFonts w:eastAsia="Times New Roman"/>
              </w:rPr>
              <w:t>supplemental laboratory test(s)</w:t>
            </w:r>
          </w:p>
        </w:tc>
      </w:tr>
      <w:tr w:rsidR="003117E4" ns2:paraId="7F6A5417" ns2:textId="77777777" w:rsidTr="00E366CA">
        <w:tc>
          <w:tcPr>
            <w:tcW w:w="2014" w:type="dxa"/>
            <w:noWrap/>
          </w:tcPr>
          <w:p ns2:paraId="25CCAB67" ns2:textId="77777777" w:rsidR="00C30C32" w:rsidRPr="001B3655" w:rsidRDefault="00895D30" w:rsidP="007B6957">
            <w:pPr>
              <w:spacing w:before="40" w:after="40"/>
              <w:rPr>
                <w:rFonts w:eastAsia="Times New Roman"/>
              </w:rPr>
            </w:pPr>
            <w:r w:rsidRPr="001B3655">
              <w:rPr>
                <w:rFonts w:eastAsia="Times New Roman"/>
              </w:rPr>
              <w:t>SLL</w:t>
            </w:r>
          </w:p>
        </w:tc>
        <w:tc>
          <w:tcPr>
            <w:tcW w:w="7095" w:type="dxa"/>
            <w:noWrap/>
          </w:tcPr>
          <w:p ns2:paraId="37D848B7" ns2:textId="77777777" w:rsidR="00C30C32" w:rsidRPr="001B3655" w:rsidRDefault="00895D30" w:rsidP="007B6957">
            <w:pPr>
              <w:spacing w:before="40" w:after="40"/>
              <w:rPr>
                <w:rFonts w:eastAsia="Times New Roman"/>
              </w:rPr>
            </w:pPr>
            <w:r w:rsidRPr="001B3655">
              <w:rPr>
                <w:rFonts w:eastAsia="Times New Roman"/>
              </w:rPr>
              <w:t>small lymphocytic lymphoma</w:t>
            </w:r>
          </w:p>
        </w:tc>
      </w:tr>
      <w:tr w:rsidR="003117E4" ns2:paraId="3CB1CC3C" ns2:textId="77777777" w:rsidTr="00E366CA">
        <w:tc>
          <w:tcPr>
            <w:tcW w:w="2014" w:type="dxa"/>
            <w:noWrap/>
          </w:tcPr>
          <w:p ns2:paraId="2D28FEBA" ns2:textId="77777777" w:rsidR="00C30C32" w:rsidRPr="001B3655" w:rsidRDefault="00895D30" w:rsidP="007B6957">
            <w:pPr>
              <w:spacing w:before="40" w:after="40"/>
              <w:rPr>
                <w:rFonts w:eastAsia="Times New Roman"/>
              </w:rPr>
            </w:pPr>
            <w:r w:rsidRPr="001B3655">
              <w:rPr>
                <w:rFonts w:eastAsia="Times New Roman"/>
              </w:rPr>
              <w:t>SNP</w:t>
            </w:r>
          </w:p>
        </w:tc>
        <w:tc>
          <w:tcPr>
            <w:tcW w:w="7095" w:type="dxa"/>
            <w:noWrap/>
          </w:tcPr>
          <w:p ns2:paraId="18C0EF87" ns2:textId="77777777" w:rsidR="00C30C32" w:rsidRPr="001B3655" w:rsidRDefault="00895D30" w:rsidP="007B6957">
            <w:pPr>
              <w:spacing w:before="40" w:after="40"/>
              <w:rPr>
                <w:rFonts w:eastAsia="Times New Roman"/>
              </w:rPr>
            </w:pPr>
            <w:r w:rsidRPr="001B3655">
              <w:t>single nucleotide polymorphisms</w:t>
            </w:r>
          </w:p>
        </w:tc>
      </w:tr>
      <w:tr w:rsidR="003117E4" ns2:paraId="7915B831" ns2:textId="77777777" w:rsidTr="00E366CA">
        <w:tc>
          <w:tcPr>
            <w:tcW w:w="2014" w:type="dxa"/>
            <w:noWrap/>
            <w:hideMark/>
          </w:tcPr>
          <w:p ns2:paraId="0BF4EA80" ns2:textId="77777777" w:rsidR="00C30C32" w:rsidRPr="001B3655" w:rsidRDefault="00895D30" w:rsidP="007B6957">
            <w:pPr>
              <w:spacing w:before="40" w:after="40"/>
              <w:rPr>
                <w:rFonts w:eastAsia="Times New Roman"/>
              </w:rPr>
            </w:pPr>
            <w:r w:rsidRPr="001B3655">
              <w:rPr>
                <w:rFonts w:eastAsia="Times New Roman"/>
              </w:rPr>
              <w:t>SoA</w:t>
            </w:r>
          </w:p>
        </w:tc>
        <w:tc>
          <w:tcPr>
            <w:tcW w:w="7095" w:type="dxa"/>
            <w:noWrap/>
            <w:hideMark/>
          </w:tcPr>
          <w:p ns2:paraId="4DD4D5AA" ns2:textId="77777777" w:rsidR="00C30C32" w:rsidRPr="001B3655" w:rsidRDefault="00895D30" w:rsidP="007B6957">
            <w:pPr>
              <w:spacing w:before="40" w:after="40"/>
              <w:rPr>
                <w:rFonts w:eastAsia="Times New Roman"/>
              </w:rPr>
            </w:pPr>
            <w:r w:rsidRPr="001B3655">
              <w:rPr>
                <w:rFonts w:eastAsia="Times New Roman"/>
              </w:rPr>
              <w:t>schedule of activities</w:t>
            </w:r>
          </w:p>
        </w:tc>
      </w:tr>
      <w:tr w:rsidR="003117E4" ns2:paraId="4D211410" ns2:textId="77777777" w:rsidTr="00E366CA">
        <w:tc>
          <w:tcPr>
            <w:tcW w:w="2014" w:type="dxa"/>
            <w:noWrap/>
          </w:tcPr>
          <w:p ns2:paraId="51481D0C" ns2:textId="77777777" w:rsidR="00C30C32" w:rsidRPr="001B3655" w:rsidRDefault="00895D30" w:rsidP="007B6957">
            <w:pPr>
              <w:spacing w:before="40" w:after="40"/>
              <w:rPr>
                <w:rFonts w:eastAsia="Times New Roman"/>
              </w:rPr>
            </w:pPr>
            <w:r w:rsidRPr="001B3655">
              <w:rPr>
                <w:rFonts w:eastAsia="Times New Roman"/>
              </w:rPr>
              <w:t>SPD</w:t>
            </w:r>
          </w:p>
        </w:tc>
        <w:tc>
          <w:tcPr>
            <w:tcW w:w="7095" w:type="dxa"/>
            <w:noWrap/>
          </w:tcPr>
          <w:p ns2:paraId="568F28E7" ns2:textId="77777777" w:rsidR="00C30C32" w:rsidRPr="001B3655" w:rsidRDefault="00895D30" w:rsidP="007B6957">
            <w:pPr>
              <w:spacing w:before="40" w:after="40"/>
              <w:rPr>
                <w:rFonts w:eastAsia="Times New Roman"/>
              </w:rPr>
            </w:pPr>
            <w:r w:rsidRPr="001B3655">
              <w:rPr>
                <w:rFonts w:eastAsia="Times New Roman"/>
              </w:rPr>
              <w:t>sum of products diameters</w:t>
            </w:r>
          </w:p>
        </w:tc>
      </w:tr>
      <w:tr w:rsidR="003117E4" ns2:paraId="0250B158" ns2:textId="77777777" w:rsidTr="00E366CA">
        <w:tc>
          <w:tcPr>
            <w:tcW w:w="2014" w:type="dxa"/>
            <w:noWrap/>
          </w:tcPr>
          <w:p ns2:paraId="090B841B" ns2:textId="77777777" w:rsidR="00C30C32" w:rsidRPr="001B3655" w:rsidRDefault="00895D30" w:rsidP="007B6957">
            <w:pPr>
              <w:spacing w:before="40" w:after="40"/>
              <w:rPr>
                <w:rFonts w:eastAsia="Times New Roman"/>
              </w:rPr>
            </w:pPr>
            <w:r w:rsidRPr="001B3655">
              <w:rPr>
                <w:rFonts w:eastAsia="Times New Roman"/>
              </w:rPr>
              <w:t>sSAP</w:t>
            </w:r>
          </w:p>
        </w:tc>
        <w:tc>
          <w:tcPr>
            <w:tcW w:w="7095" w:type="dxa"/>
            <w:noWrap/>
          </w:tcPr>
          <w:p ns2:paraId="19D7AE91" ns2:textId="77777777" w:rsidR="00C30C32" w:rsidRPr="001B3655" w:rsidRDefault="00895D30" w:rsidP="007B6957">
            <w:pPr>
              <w:spacing w:before="40" w:after="40"/>
              <w:rPr>
                <w:rFonts w:eastAsia="Times New Roman"/>
              </w:rPr>
            </w:pPr>
            <w:r w:rsidRPr="001B3655">
              <w:rPr>
                <w:rFonts w:eastAsia="Times New Roman"/>
              </w:rPr>
              <w:t>supplemental Statistical Analysis Plan</w:t>
            </w:r>
          </w:p>
        </w:tc>
      </w:tr>
      <w:tr w:rsidR="003117E4" ns2:paraId="469B230D" ns2:textId="77777777" w:rsidTr="00E366CA">
        <w:tc>
          <w:tcPr>
            <w:tcW w:w="2014" w:type="dxa"/>
            <w:noWrap/>
            <w:hideMark/>
          </w:tcPr>
          <w:p ns2:paraId="6CB02713" ns2:textId="77777777" w:rsidR="00C30C32" w:rsidRPr="001B3655" w:rsidRDefault="00895D30" w:rsidP="007B6957">
            <w:pPr>
              <w:spacing w:before="40" w:after="40"/>
              <w:rPr>
                <w:rFonts w:eastAsia="Times New Roman"/>
              </w:rPr>
            </w:pPr>
            <w:r w:rsidRPr="001B3655">
              <w:rPr>
                <w:rFonts w:eastAsia="Times New Roman"/>
              </w:rPr>
              <w:t>SUSAR</w:t>
            </w:r>
          </w:p>
        </w:tc>
        <w:tc>
          <w:tcPr>
            <w:tcW w:w="7095" w:type="dxa"/>
            <w:noWrap/>
            <w:hideMark/>
          </w:tcPr>
          <w:p ns2:paraId="3CD80741" ns2:textId="77777777" w:rsidR="00C30C32" w:rsidRPr="001B3655" w:rsidRDefault="00895D30" w:rsidP="007B6957">
            <w:pPr>
              <w:spacing w:before="40" w:after="40"/>
              <w:rPr>
                <w:rFonts w:eastAsia="Times New Roman"/>
              </w:rPr>
            </w:pPr>
            <w:r w:rsidRPr="001B3655">
              <w:rPr>
                <w:rFonts w:eastAsia="Times New Roman"/>
              </w:rPr>
              <w:t>suspected unexpected serious adverse reaction</w:t>
            </w:r>
          </w:p>
        </w:tc>
      </w:tr>
      <w:tr w:rsidR="003117E4" ns2:paraId="5A1E097D" ns2:textId="77777777" w:rsidTr="00E366CA">
        <w:tc>
          <w:tcPr>
            <w:tcW w:w="2014" w:type="dxa"/>
            <w:noWrap/>
          </w:tcPr>
          <w:p ns2:paraId="489C8CC7" ns2:textId="77777777" w:rsidR="00C30C32" w:rsidRPr="001B3655" w:rsidRDefault="00895D30" w:rsidP="007B6957">
            <w:pPr>
              <w:spacing w:before="40" w:after="40"/>
              <w:rPr>
                <w:rFonts w:eastAsia="Times New Roman"/>
              </w:rPr>
            </w:pPr>
            <w:r w:rsidRPr="001B3655">
              <w:rPr>
                <w:rFonts w:eastAsia="Times New Roman"/>
              </w:rPr>
              <w:t>TEAEs</w:t>
            </w:r>
          </w:p>
        </w:tc>
        <w:tc>
          <w:tcPr>
            <w:tcW w:w="7095" w:type="dxa"/>
            <w:noWrap/>
          </w:tcPr>
          <w:p ns2:paraId="38D18D14" ns2:textId="77777777" w:rsidR="00C30C32" w:rsidRPr="001B3655" w:rsidRDefault="00895D30" w:rsidP="007B6957">
            <w:pPr>
              <w:spacing w:before="40" w:after="40"/>
              <w:rPr>
                <w:rFonts w:eastAsia="Times New Roman"/>
              </w:rPr>
            </w:pPr>
            <w:r w:rsidRPr="001B3655">
              <w:t>treatment-emergent adverse events</w:t>
            </w:r>
          </w:p>
        </w:tc>
      </w:tr>
      <w:tr w:rsidR="003117E4" ns2:paraId="4BE1A6CF" ns2:textId="77777777" w:rsidTr="00E366CA">
        <w:tc>
          <w:tcPr>
            <w:tcW w:w="2014" w:type="dxa"/>
            <w:noWrap/>
          </w:tcPr>
          <w:p ns2:paraId="4D5ED65A" ns2:textId="77777777" w:rsidR="00C30C32" w:rsidRPr="001B3655" w:rsidRDefault="00895D30" w:rsidP="007B6957">
            <w:pPr>
              <w:spacing w:before="40" w:after="40"/>
              <w:rPr>
                <w:rFonts w:eastAsia="Times New Roman"/>
              </w:rPr>
            </w:pPr>
            <w:r w:rsidRPr="001B3655">
              <w:rPr>
                <w:rFonts w:eastAsia="Times New Roman"/>
              </w:rPr>
              <w:t>TLS</w:t>
            </w:r>
          </w:p>
        </w:tc>
        <w:tc>
          <w:tcPr>
            <w:tcW w:w="7095" w:type="dxa"/>
            <w:noWrap/>
          </w:tcPr>
          <w:p ns2:paraId="4A5221A5" ns2:textId="77777777" w:rsidR="00C30C32" w:rsidRPr="001B3655" w:rsidRDefault="00895D30" w:rsidP="007B6957">
            <w:pPr>
              <w:spacing w:before="40" w:after="40"/>
              <w:rPr>
                <w:rFonts w:eastAsia="Times New Roman"/>
              </w:rPr>
            </w:pPr>
            <w:r w:rsidRPr="001B3655">
              <w:t>tumor lysis syndrome</w:t>
            </w:r>
          </w:p>
        </w:tc>
      </w:tr>
      <w:tr w:rsidR="003117E4" ns2:paraId="092D6B20" ns2:textId="77777777" w:rsidTr="00E366CA">
        <w:tc>
          <w:tcPr>
            <w:tcW w:w="2014" w:type="dxa"/>
            <w:noWrap/>
          </w:tcPr>
          <w:p ns2:paraId="2AC9344F" ns2:textId="77777777" w:rsidR="00C30C32" w:rsidRPr="00E77B4C" w:rsidRDefault="00895D30" w:rsidP="007B6957">
            <w:pPr>
              <w:spacing w:before="40" w:after="40"/>
              <w:rPr>
                <w:rFonts w:eastAsia="Times New Roman"/>
                <w:i/>
                <w:iCs/>
              </w:rPr>
            </w:pPr>
            <w:r w:rsidRPr="00E77B4C">
              <w:rPr>
                <w:i/>
                <w:iCs/>
              </w:rPr>
              <w:t>TP53</w:t>
            </w:r>
          </w:p>
        </w:tc>
        <w:tc>
          <w:tcPr>
            <w:tcW w:w="7095" w:type="dxa"/>
            <w:noWrap/>
          </w:tcPr>
          <w:p ns2:paraId="03E87DC4" ns2:textId="77777777" w:rsidR="00C30C32" w:rsidRPr="001B3655" w:rsidRDefault="00895D30" w:rsidP="007B6957">
            <w:pPr>
              <w:spacing w:before="40" w:after="40"/>
            </w:pPr>
            <w:r w:rsidRPr="001B3655">
              <w:t>tumor protein 53</w:t>
            </w:r>
          </w:p>
        </w:tc>
      </w:tr>
      <w:tr w:rsidR="003117E4" ns2:paraId="4C395930" ns2:textId="77777777" w:rsidTr="00E366CA">
        <w:tc>
          <w:tcPr>
            <w:tcW w:w="2014" w:type="dxa"/>
            <w:noWrap/>
          </w:tcPr>
          <w:p ns2:paraId="2E735077" ns2:textId="77777777" w:rsidR="00C30C32" w:rsidRPr="001B3655" w:rsidRDefault="00895D30" w:rsidP="007B6957">
            <w:pPr>
              <w:spacing w:before="40" w:after="40"/>
              <w:rPr>
                <w:rFonts w:eastAsia="Times New Roman"/>
              </w:rPr>
            </w:pPr>
            <w:r w:rsidRPr="001B3655">
              <w:rPr>
                <w:rFonts w:eastAsia="Times New Roman"/>
              </w:rPr>
              <w:t>TTD</w:t>
            </w:r>
          </w:p>
        </w:tc>
        <w:tc>
          <w:tcPr>
            <w:tcW w:w="7095" w:type="dxa"/>
            <w:noWrap/>
          </w:tcPr>
          <w:p ns2:paraId="18E2B4A8" ns2:textId="77777777" w:rsidR="00C30C32" w:rsidRPr="001B3655" w:rsidRDefault="00895D30" w:rsidP="007B6957">
            <w:pPr>
              <w:spacing w:before="40" w:after="40"/>
              <w:rPr>
                <w:rFonts w:eastAsia="Times New Roman"/>
              </w:rPr>
            </w:pPr>
            <w:r w:rsidRPr="001B3655">
              <w:rPr>
                <w:rFonts w:eastAsia="Times New Roman"/>
              </w:rPr>
              <w:t>time to deterioration</w:t>
            </w:r>
          </w:p>
        </w:tc>
      </w:tr>
      <w:tr w:rsidR="003117E4" ns2:paraId="2E3D9A1B" ns2:textId="77777777" w:rsidTr="00E366CA">
        <w:tc>
          <w:tcPr>
            <w:tcW w:w="2014" w:type="dxa"/>
            <w:noWrap/>
          </w:tcPr>
          <w:p ns2:paraId="4F1F5D34" ns2:textId="77777777" w:rsidR="00C30C32" w:rsidRPr="001B3655" w:rsidRDefault="00895D30" w:rsidP="007B6957">
            <w:pPr>
              <w:spacing w:before="40" w:after="40"/>
              <w:rPr>
                <w:rFonts w:eastAsia="Times New Roman"/>
              </w:rPr>
            </w:pPr>
            <w:r w:rsidRPr="001B3655">
              <w:t>UGT</w:t>
            </w:r>
          </w:p>
        </w:tc>
        <w:tc>
          <w:tcPr>
            <w:tcW w:w="7095" w:type="dxa"/>
            <w:noWrap/>
          </w:tcPr>
          <w:p ns2:paraId="01477AC5" ns2:textId="77777777" w:rsidR="00C30C32" w:rsidRPr="001B3655" w:rsidRDefault="00895D30" w:rsidP="007B6957">
            <w:pPr>
              <w:spacing w:before="40" w:after="40"/>
              <w:rPr>
                <w:rFonts w:eastAsia="Times New Roman"/>
              </w:rPr>
            </w:pPr>
            <w:r w:rsidRPr="001B3655">
              <w:t>uridine-5’-diphospho-glucruonosyltransferase</w:t>
            </w:r>
          </w:p>
        </w:tc>
      </w:tr>
      <w:tr w:rsidR="003117E4" ns2:paraId="08B6BFB9" ns2:textId="77777777" w:rsidTr="00E366CA">
        <w:tc>
          <w:tcPr>
            <w:tcW w:w="2014" w:type="dxa"/>
            <w:noWrap/>
          </w:tcPr>
          <w:p ns2:paraId="0C4DBCAE" ns2:textId="77777777" w:rsidR="00C30C32" w:rsidRPr="001B3655" w:rsidRDefault="00895D30" w:rsidP="007B6957">
            <w:pPr>
              <w:spacing w:before="40" w:after="40"/>
              <w:rPr>
                <w:rFonts w:eastAsia="Times New Roman"/>
              </w:rPr>
            </w:pPr>
            <w:r w:rsidRPr="001B3655">
              <w:rPr>
                <w:rFonts w:eastAsia="Times New Roman"/>
              </w:rPr>
              <w:t>ULN</w:t>
            </w:r>
          </w:p>
        </w:tc>
        <w:tc>
          <w:tcPr>
            <w:tcW w:w="7095" w:type="dxa"/>
            <w:noWrap/>
          </w:tcPr>
          <w:p ns2:paraId="1D4C070A" ns2:textId="77777777" w:rsidR="00C30C32" w:rsidRPr="001B3655" w:rsidRDefault="00895D30" w:rsidP="007B6957">
            <w:pPr>
              <w:spacing w:before="40" w:after="40"/>
              <w:rPr>
                <w:rFonts w:eastAsia="Times New Roman"/>
              </w:rPr>
            </w:pPr>
            <w:r w:rsidRPr="001B3655">
              <w:rPr>
                <w:rFonts w:eastAsia="Times New Roman"/>
              </w:rPr>
              <w:t>upper limit of normal</w:t>
            </w:r>
          </w:p>
        </w:tc>
      </w:tr>
      <w:tr w:rsidR="003117E4" ns2:paraId="4E418E8B" ns2:textId="77777777" w:rsidTr="00E366CA">
        <w:tc>
          <w:tcPr>
            <w:tcW w:w="2014" w:type="dxa"/>
            <w:noWrap/>
          </w:tcPr>
          <w:p ns2:paraId="65E5D710" ns2:textId="77777777" w:rsidR="00C30C32" w:rsidRPr="001B3655" w:rsidRDefault="00895D30" w:rsidP="007B6957">
            <w:pPr>
              <w:spacing w:before="40" w:after="40"/>
              <w:rPr>
                <w:rFonts w:eastAsia="Times New Roman"/>
              </w:rPr>
            </w:pPr>
            <w:r w:rsidRPr="001B3655">
              <w:rPr>
                <w:rFonts w:eastAsia="Times New Roman"/>
              </w:rPr>
              <w:t>US</w:t>
            </w:r>
          </w:p>
        </w:tc>
        <w:tc>
          <w:tcPr>
            <w:tcW w:w="7095" w:type="dxa"/>
            <w:noWrap/>
          </w:tcPr>
          <w:p ns2:paraId="3D786182" ns2:textId="77777777" w:rsidR="00C30C32" w:rsidRPr="001B3655" w:rsidRDefault="00895D30" w:rsidP="007B6957">
            <w:pPr>
              <w:spacing w:before="40" w:after="40"/>
              <w:rPr>
                <w:rFonts w:eastAsia="Times New Roman"/>
              </w:rPr>
            </w:pPr>
            <w:r w:rsidRPr="001B3655">
              <w:rPr>
                <w:rFonts w:eastAsia="Times New Roman"/>
              </w:rPr>
              <w:t>United States</w:t>
            </w:r>
          </w:p>
        </w:tc>
      </w:tr>
      <w:tr w:rsidR="003117E4" ns2:paraId="2C92A467" ns2:textId="77777777" w:rsidTr="00E366CA">
        <w:tc>
          <w:tcPr>
            <w:tcW w:w="2014" w:type="dxa"/>
            <w:noWrap/>
          </w:tcPr>
          <w:p ns2:paraId="44064DED" ns2:textId="77777777" w:rsidR="00C30C32" w:rsidRPr="001B3655" w:rsidRDefault="00895D30" w:rsidP="007B6957">
            <w:pPr>
              <w:spacing w:before="40" w:after="40"/>
              <w:rPr>
                <w:rFonts w:eastAsia="Times New Roman"/>
              </w:rPr>
            </w:pPr>
            <w:r w:rsidRPr="001B3655">
              <w:rPr>
                <w:rFonts w:eastAsia="Times New Roman"/>
              </w:rPr>
              <w:t>VAS</w:t>
            </w:r>
          </w:p>
        </w:tc>
        <w:tc>
          <w:tcPr>
            <w:tcW w:w="7095" w:type="dxa"/>
            <w:noWrap/>
          </w:tcPr>
          <w:p ns2:paraId="40E8585C" ns2:textId="77777777" w:rsidR="00C30C32" w:rsidRPr="001B3655" w:rsidRDefault="00895D30" w:rsidP="007B6957">
            <w:pPr>
              <w:spacing w:before="40" w:after="40"/>
              <w:rPr>
                <w:rFonts w:eastAsia="Times New Roman"/>
              </w:rPr>
            </w:pPr>
            <w:r w:rsidRPr="001B3655">
              <w:rPr>
                <w:rFonts w:eastAsia="Times New Roman"/>
              </w:rPr>
              <w:t>Visual Analog Scale</w:t>
            </w:r>
          </w:p>
        </w:tc>
      </w:tr>
      <w:tr w:rsidR="003117E4" ns2:paraId="6CEDD4A5" ns2:textId="77777777" w:rsidTr="00E366CA">
        <w:tc>
          <w:tcPr>
            <w:tcW w:w="2014" w:type="dxa"/>
            <w:noWrap/>
          </w:tcPr>
          <w:p ns2:paraId="10B9DB3D" ns2:textId="77777777" w:rsidR="00C30C32" w:rsidRPr="001B3655" w:rsidRDefault="00895D30" w:rsidP="007B6957">
            <w:pPr>
              <w:spacing w:before="40" w:after="40"/>
              <w:rPr>
                <w:rFonts w:eastAsia="Times New Roman"/>
              </w:rPr>
            </w:pPr>
            <w:r w:rsidRPr="001B3655">
              <w:rPr>
                <w:rFonts w:eastAsia="Times New Roman"/>
              </w:rPr>
              <w:t>VOP</w:t>
            </w:r>
          </w:p>
        </w:tc>
        <w:tc>
          <w:tcPr>
            <w:tcW w:w="7095" w:type="dxa"/>
            <w:noWrap/>
          </w:tcPr>
          <w:p ns2:paraId="451C6224" ns2:textId="77777777" w:rsidR="00C30C32" w:rsidRPr="001B3655" w:rsidRDefault="00895D30" w:rsidP="007B6957">
            <w:pPr>
              <w:spacing w:before="40" w:after="40"/>
              <w:rPr>
                <w:rFonts w:eastAsia="Times New Roman"/>
              </w:rPr>
            </w:pPr>
            <w:r w:rsidRPr="001B3655">
              <w:rPr>
                <w:rFonts w:eastAsia="Times New Roman"/>
              </w:rPr>
              <w:t>verification of progression</w:t>
            </w:r>
          </w:p>
        </w:tc>
      </w:tr>
      <w:tr w:rsidR="003117E4" ns2:paraId="5A001494" ns2:textId="77777777" w:rsidTr="00E366CA">
        <w:tc>
          <w:tcPr>
            <w:tcW w:w="2014" w:type="dxa"/>
            <w:noWrap/>
          </w:tcPr>
          <w:p ns2:paraId="7B03A869" ns2:textId="77777777" w:rsidR="00C30C32" w:rsidRPr="001B3655" w:rsidRDefault="00895D30" w:rsidP="007B6957">
            <w:pPr>
              <w:spacing w:before="40" w:after="40"/>
              <w:rPr>
                <w:rFonts w:eastAsia="Times New Roman"/>
              </w:rPr>
            </w:pPr>
            <w:r w:rsidRPr="001B3655">
              <w:rPr>
                <w:rFonts w:eastAsia="Times New Roman"/>
              </w:rPr>
              <w:t>VR</w:t>
            </w:r>
          </w:p>
        </w:tc>
        <w:tc>
          <w:tcPr>
            <w:tcW w:w="7095" w:type="dxa"/>
            <w:noWrap/>
          </w:tcPr>
          <w:p ns2:paraId="5660C8B1" ns2:textId="77777777" w:rsidR="00C30C32" w:rsidRPr="001B3655" w:rsidRDefault="00895D30" w:rsidP="007B6957">
            <w:pPr>
              <w:spacing w:before="40" w:after="40"/>
              <w:rPr>
                <w:rFonts w:eastAsia="Times New Roman"/>
              </w:rPr>
            </w:pPr>
            <w:r w:rsidRPr="001B3655">
              <w:rPr>
                <w:rFonts w:eastAsia="Times New Roman"/>
              </w:rPr>
              <w:t xml:space="preserve">venetoclax plus rituximab </w:t>
            </w:r>
          </w:p>
        </w:tc>
      </w:tr>
      <w:tr w:rsidR="003117E4" ns2:paraId="27B185F7" ns2:textId="77777777" w:rsidTr="00E366CA">
        <w:tc>
          <w:tcPr>
            <w:tcW w:w="2014" w:type="dxa"/>
            <w:noWrap/>
          </w:tcPr>
          <w:p ns2:paraId="50224948" ns2:textId="77777777" w:rsidR="00C30C32" w:rsidRPr="001B3655" w:rsidRDefault="00895D30" w:rsidP="007B6957">
            <w:pPr>
              <w:spacing w:before="40" w:after="40"/>
              <w:rPr>
                <w:rFonts w:eastAsia="Times New Roman"/>
              </w:rPr>
            </w:pPr>
            <w:r w:rsidRPr="001B3655">
              <w:rPr>
                <w:rFonts w:eastAsia="Times New Roman"/>
              </w:rPr>
              <w:t>vs</w:t>
            </w:r>
          </w:p>
        </w:tc>
        <w:tc>
          <w:tcPr>
            <w:tcW w:w="7095" w:type="dxa"/>
            <w:noWrap/>
          </w:tcPr>
          <w:p ns2:paraId="4E622EFD" ns2:textId="77777777" w:rsidR="00C30C32" w:rsidRPr="001B3655" w:rsidRDefault="00895D30" w:rsidP="007B6957">
            <w:pPr>
              <w:spacing w:before="40" w:after="40"/>
              <w:rPr>
                <w:rFonts w:eastAsia="Times New Roman"/>
              </w:rPr>
            </w:pPr>
            <w:r w:rsidRPr="001B3655">
              <w:rPr>
                <w:rFonts w:eastAsia="Times New Roman"/>
              </w:rPr>
              <w:t>versus</w:t>
            </w:r>
          </w:p>
        </w:tc>
      </w:tr>
      <w:tr w:rsidR="003117E4" ns2:paraId="3699AD67" ns2:textId="77777777" w:rsidTr="00E366CA">
        <w:tc>
          <w:tcPr>
            <w:tcW w:w="2014" w:type="dxa"/>
            <w:noWrap/>
          </w:tcPr>
          <w:p ns2:paraId="606D1757" ns2:textId="77777777" w:rsidR="00C30C32" w:rsidRPr="001B3655" w:rsidRDefault="00895D30" w:rsidP="007B6957">
            <w:pPr>
              <w:spacing w:before="40" w:after="40"/>
              <w:rPr>
                <w:rFonts w:eastAsia="Times New Roman"/>
              </w:rPr>
            </w:pPr>
            <w:r w:rsidRPr="001B3655">
              <w:t>W</w:t>
            </w:r>
          </w:p>
        </w:tc>
        <w:tc>
          <w:tcPr>
            <w:tcW w:w="7095" w:type="dxa"/>
            <w:noWrap/>
          </w:tcPr>
          <w:p ns2:paraId="542550CD" ns2:textId="77777777" w:rsidR="00C30C32" w:rsidRPr="001B3655" w:rsidRDefault="00895D30" w:rsidP="007B6957">
            <w:pPr>
              <w:spacing w:before="40" w:after="40"/>
              <w:rPr>
                <w:rFonts w:eastAsia="Times New Roman"/>
              </w:rPr>
            </w:pPr>
            <w:r w:rsidRPr="001B3655">
              <w:t>week</w:t>
            </w:r>
          </w:p>
        </w:tc>
      </w:tr>
      <w:tr w:rsidR="003117E4" ns2:paraId="5E0A452C" ns2:textId="77777777" w:rsidTr="00E366CA">
        <w:tc>
          <w:tcPr>
            <w:tcW w:w="2014" w:type="dxa"/>
            <w:noWrap/>
          </w:tcPr>
          <w:p ns2:paraId="409E1598" ns2:textId="77777777" w:rsidR="00C30C32" w:rsidRPr="001B3655" w:rsidRDefault="00895D30" w:rsidP="007B6957">
            <w:pPr>
              <w:spacing w:before="40" w:after="40"/>
              <w:rPr>
                <w:rFonts w:eastAsia="Times New Roman"/>
              </w:rPr>
            </w:pPr>
            <w:r w:rsidRPr="001B3655">
              <w:t>WM</w:t>
            </w:r>
          </w:p>
        </w:tc>
        <w:tc>
          <w:tcPr>
            <w:tcW w:w="7095" w:type="dxa"/>
            <w:noWrap/>
          </w:tcPr>
          <w:p ns2:paraId="0BAF4582" ns2:textId="77777777" w:rsidR="00C30C32" w:rsidRPr="001B3655" w:rsidRDefault="00895D30" w:rsidP="007B6957">
            <w:pPr>
              <w:spacing w:before="40" w:after="40"/>
              <w:rPr>
                <w:rFonts w:eastAsia="Times New Roman"/>
              </w:rPr>
            </w:pPr>
            <w:r w:rsidRPr="001B3655">
              <w:t>Waldenström macroglobulinemia</w:t>
            </w:r>
          </w:p>
        </w:tc>
      </w:tr>
    </w:tbl>
    <w:p ns2:paraId="6C9654DA" ns2:textId="74DA3FDB" w:rsidR="00C30C32" w:rsidRPr="00EE328F" w:rsidRDefault="00C30C32" w:rsidP="005D2EB4">
      <w:pPr>
        <w:pStyle w:val="paragraph0"/>
      </w:pPr>
      <w:ins w:id="22662" w:author="GoldenCorpusHarness" w:date="2026-03-28T22:23:47Z">
        <w:r>
          <w:t>Section 5.1 Informed Consent</w:t>
        </w:r>
      </w:ins>
    </w:p>
    <w:p ns2:paraId="2A1F9906" ns2:textId="77777777" w:rsidR="00EE328F" w:rsidRDefault="00895D30" w:rsidP="00F233CD">
      <w:pPr>
        <w:pStyle w:val="Heading1"/>
        <w:pageBreakBefore/>
      </w:pPr>
      <w:ins w:id="22663" w:author="GoldenCorpusHarness" w:date="2026-03-28T22:23:47Z">
        <w:r>
          <w:t xml:space="preserve">In the EEA, individuals who have reached the age of majority and require a legally designated representative for consenting purposes, as defined by </w:t>
        </w:r>
      </w:ins>
      <w:r>
        <w:t>Re</w:t>
      </w:r>
      <w:del w:id="22664" w:author="GoldenCorpusHarness" w:date="2026-03-28T22:23:47Z">
        <w:r>
          <w:delText>feren</w:delText>
        </w:r>
      </w:del>
      <w:ins w:id="22665" w:author="GoldenCorpusHarness" w:date="2026-03-28T22:23:47Z">
        <w:r>
          <w:t>gulation (EU) 536/2014, are not eligible to parti</w:t>
        </w:r>
      </w:ins>
      <w:r>
        <w:t>c</w:t>
      </w:r>
      <w:del w:id="22666" w:author="GoldenCorpusHarness" w:date="2026-03-28T22:23:47Z">
        <w:r>
          <w:delText>es</w:delText>
        </w:r>
      </w:del>
      <w:ins w:id="22667" w:author="GoldenCorpusHarness" w:date="2026-03-28T22:23:47Z">
        <w:r>
          <w:t>ipate.</w:t>
        </w:r>
      </w:ins>
    </w:p>
    <w:tbl>
      <w:tblPr>
        <w:tblW w:w="9180" w:type="dxa"/>
        <w:tblLayout w:type="fixed"/>
        <w:tblLook w:val="0000" w:firstRow="0" w:lastRow="0" w:firstColumn="0" w:lastColumn="0" w:noHBand="0" w:noVBand="0"/>
      </w:tblPr>
      <w:tblGrid>
        <w:gridCol w:w="2880"/>
        <w:gridCol w:w="4680"/>
        <w:gridCol w:w="1620"/>
      </w:tblGrid>
      <w:tr w:rsidR="00874BD6" ns2:paraId="07B99CB5" ns2:textId="77777777" w:rsidTr="00874BD6">
        <w:trPr>
          <w:cantSplit/>
        </w:trPr>
        <w:tc>
          <w:tcPr>
            <w:tcW w:w="2880" w:type="dxa"/>
          </w:tcPr>
          <w:p ns2:paraId="1DC408AF" ns2:textId="77777777" w:rsidR="00874BD6" w:rsidRDefault="00874BD6" w:rsidP="00874BD6">
            <w:pPr>
              <w:spacing w:after="240"/>
            </w:pPr>
            <w:r>
              <w:t>[Aaronson, N. K., et al 1993]</w:t>
            </w:r>
          </w:p>
        </w:tc>
        <w:tc>
          <w:tcPr>
            <w:tcW w:w="4680" w:type="dxa"/>
          </w:tcPr>
          <w:p ns2:paraId="048DEF5B" ns2:textId="77777777" w:rsidR="00874BD6" w:rsidRDefault="00874BD6" w:rsidP="00874BD6">
            <w:pPr>
              <w:spacing w:after="240"/>
            </w:pPr>
            <w:r>
              <w:t>Aaronson NK, Ahmedzai S, Bergman B, Bullinger M, Cull A, Duez NJ, et al. The European Organization for Research and Treatment of Cancer QLQ-C30: a quality-of-life instrument for use in international clinical trials in oncology. J Natl Cancer Inst 1993;85(5):365-76.</w:t>
            </w:r>
          </w:p>
        </w:tc>
        <w:tc>
          <w:tcPr>
            <w:tcW w:w="1620" w:type="dxa"/>
          </w:tcPr>
          <w:p ns2:paraId="54241800" ns2:textId="77777777" w:rsidR="00874BD6" w:rsidRDefault="00874BD6" w:rsidP="00874BD6">
            <w:pPr>
              <w:spacing w:after="240"/>
              <w:ind w:left="144"/>
            </w:pPr>
            <w:r>
              <w:t>[03Q3QL]</w:t>
            </w:r>
          </w:p>
        </w:tc>
      </w:tr>
      <w:tr w:rsidR="00874BD6" ns2:paraId="28019C79" ns2:textId="77777777" w:rsidTr="00874BD6">
        <w:trPr>
          <w:cantSplit/>
        </w:trPr>
        <w:tc>
          <w:tcPr>
            <w:tcW w:w="2880" w:type="dxa"/>
          </w:tcPr>
          <w:p ns2:paraId="76BD8406" ns2:textId="77777777" w:rsidR="00874BD6" w:rsidRDefault="00874BD6" w:rsidP="00874BD6">
            <w:pPr>
              <w:spacing w:after="240"/>
            </w:pPr>
            <w:r>
              <w:t>[Beauchemin, C., et al 2015]</w:t>
            </w:r>
          </w:p>
        </w:tc>
        <w:tc>
          <w:tcPr>
            <w:tcW w:w="4680" w:type="dxa"/>
          </w:tcPr>
          <w:p ns2:paraId="5F7EC3D4" ns2:textId="77777777" w:rsidR="00874BD6" w:rsidRDefault="00874BD6" w:rsidP="00874BD6">
            <w:pPr>
              <w:spacing w:after="240"/>
            </w:pPr>
            <w:r>
              <w:t>Beauchemin C, Johnston JB, Lapierre ME, Aissa F, Lachaine J. Relationship between progression-free survival and overall survival in chronic lymphocytic leukemia: a literature-based analysis. Curr Oncol. 2015 Jun;22(3):e148-56.</w:t>
            </w:r>
          </w:p>
        </w:tc>
        <w:tc>
          <w:tcPr>
            <w:tcW w:w="1620" w:type="dxa"/>
          </w:tcPr>
          <w:p ns2:paraId="1D2B7A5A" ns2:textId="77777777" w:rsidR="00874BD6" w:rsidRDefault="00874BD6" w:rsidP="00874BD6">
            <w:pPr>
              <w:spacing w:after="240"/>
              <w:ind w:left="144"/>
            </w:pPr>
            <w:r>
              <w:t>[05R2WG]</w:t>
            </w:r>
          </w:p>
        </w:tc>
      </w:tr>
      <w:tr w:rsidR="00874BD6" ns2:paraId="76F69322" ns2:textId="77777777" w:rsidTr="00874BD6">
        <w:trPr>
          <w:cantSplit/>
        </w:trPr>
        <w:tc>
          <w:tcPr>
            <w:tcW w:w="2880" w:type="dxa"/>
          </w:tcPr>
          <w:p ns2:paraId="60DC9643" ns2:textId="77777777" w:rsidR="00874BD6" w:rsidRDefault="00874BD6" w:rsidP="00874BD6">
            <w:pPr>
              <w:spacing w:after="240"/>
            </w:pPr>
            <w:r>
              <w:t>[Bewarder, M., et al 2021]</w:t>
            </w:r>
          </w:p>
        </w:tc>
        <w:tc>
          <w:tcPr>
            <w:tcW w:w="4680" w:type="dxa"/>
          </w:tcPr>
          <w:p ns2:paraId="097D6D0C" ns2:textId="77777777" w:rsidR="00874BD6" w:rsidRDefault="00874BD6" w:rsidP="00874BD6">
            <w:pPr>
              <w:spacing w:after="240"/>
            </w:pPr>
            <w:r>
              <w:t>Bewarder M, Stilgenbauer S, Thurner L, Kaddu-Mulindwa D. Current treatment options in CLL. Cancers. 2021 May 19;13:2468.</w:t>
            </w:r>
          </w:p>
        </w:tc>
        <w:tc>
          <w:tcPr>
            <w:tcW w:w="1620" w:type="dxa"/>
          </w:tcPr>
          <w:p ns2:paraId="2BCD1DA2" ns2:textId="77777777" w:rsidR="00874BD6" w:rsidRDefault="00874BD6" w:rsidP="00874BD6">
            <w:pPr>
              <w:spacing w:after="240"/>
              <w:ind w:left="144"/>
            </w:pPr>
            <w:r>
              <w:t>[07XZB4]</w:t>
            </w:r>
          </w:p>
        </w:tc>
      </w:tr>
      <w:tr w:rsidR="00874BD6" ns2:paraId="47C71EE5" ns2:textId="77777777" w:rsidTr="00874BD6">
        <w:trPr>
          <w:cantSplit/>
        </w:trPr>
        <w:tc>
          <w:tcPr>
            <w:tcW w:w="2880" w:type="dxa"/>
          </w:tcPr>
          <w:p ns2:paraId="6C7783E6" ns2:textId="77777777" w:rsidR="00874BD6" w:rsidRDefault="00874BD6" w:rsidP="00874BD6">
            <w:pPr>
              <w:spacing w:after="240"/>
            </w:pPr>
            <w:r>
              <w:t>[Byrd, J. C., et al 2018]</w:t>
            </w:r>
          </w:p>
        </w:tc>
        <w:tc>
          <w:tcPr>
            <w:tcW w:w="4680" w:type="dxa"/>
          </w:tcPr>
          <w:p ns2:paraId="400BF4D5" ns2:textId="77777777" w:rsidR="00874BD6" w:rsidRDefault="00874BD6" w:rsidP="00874BD6">
            <w:pPr>
              <w:spacing w:after="240"/>
            </w:pPr>
            <w:r>
              <w:t>Byrd JC, Smith S, Wagner-Johnston N, Sharman J, Chen AI, Advani R, et al. First-in-human phase 1 study of the BTK inhibitor GDC-0853 in relapsed or refractory B-cell NHL and CLL. Oncotarget. 2018 Jan 22;9(16):13023-35. Erratum in: Oncotarget. 2019 Jun 04;10(38):3827-30.</w:t>
            </w:r>
          </w:p>
        </w:tc>
        <w:tc>
          <w:tcPr>
            <w:tcW w:w="1620" w:type="dxa"/>
          </w:tcPr>
          <w:p ns2:paraId="25BC66F9" ns2:textId="77777777" w:rsidR="00874BD6" w:rsidRDefault="00874BD6" w:rsidP="00874BD6">
            <w:pPr>
              <w:spacing w:after="240"/>
              <w:ind w:left="144"/>
            </w:pPr>
            <w:r>
              <w:t>[07WCNZ]</w:t>
            </w:r>
          </w:p>
        </w:tc>
      </w:tr>
      <w:tr w:rsidR="00874BD6" ns2:paraId="6A22A6A7" ns2:textId="77777777" w:rsidTr="00874BD6">
        <w:trPr>
          <w:cantSplit/>
        </w:trPr>
        <w:tc>
          <w:tcPr>
            <w:tcW w:w="2880" w:type="dxa"/>
          </w:tcPr>
          <w:p ns2:paraId="3CF91920" ns2:textId="77777777" w:rsidR="00874BD6" w:rsidRDefault="00874BD6" w:rsidP="00874BD6">
            <w:pPr>
              <w:spacing w:after="240"/>
            </w:pPr>
            <w:r>
              <w:t>[Byrd, J. C., et al 2020]</w:t>
            </w:r>
          </w:p>
        </w:tc>
        <w:tc>
          <w:tcPr>
            <w:tcW w:w="4680" w:type="dxa"/>
          </w:tcPr>
          <w:p ns2:paraId="3B45A39D" ns2:textId="77777777" w:rsidR="00874BD6" w:rsidRDefault="00874BD6" w:rsidP="00874BD6">
            <w:pPr>
              <w:spacing w:after="240"/>
            </w:pPr>
            <w:r>
              <w:t>Byrd JC, Wierda WG, Schuh A, Devereux S, Chaves JM, Brown JR, et al. Acalabrutinib monotherapy in patients with relapsed/refractory chronic lymphocytic leukemia: updated phase 2 results. Blood. 2020 Apr 9;135(15):1204-13.</w:t>
            </w:r>
          </w:p>
        </w:tc>
        <w:tc>
          <w:tcPr>
            <w:tcW w:w="1620" w:type="dxa"/>
          </w:tcPr>
          <w:p ns2:paraId="79A28058" ns2:textId="77777777" w:rsidR="00874BD6" w:rsidRDefault="00874BD6" w:rsidP="00874BD6">
            <w:pPr>
              <w:spacing w:after="240"/>
              <w:ind w:left="144"/>
            </w:pPr>
            <w:r>
              <w:t>[07YSZ9]</w:t>
            </w:r>
          </w:p>
        </w:tc>
      </w:tr>
      <w:tr w:rsidR="00874BD6" ns2:paraId="2D3CFEC2" ns2:textId="77777777" w:rsidTr="00874BD6">
        <w:trPr>
          <w:cantSplit/>
        </w:trPr>
        <w:tc>
          <w:tcPr>
            <w:tcW w:w="2880" w:type="dxa"/>
          </w:tcPr>
          <w:p ns2:paraId="4E604A14" ns2:textId="77777777" w:rsidR="00874BD6" w:rsidRDefault="00874BD6" w:rsidP="00874BD6">
            <w:pPr>
              <w:spacing w:after="240"/>
            </w:pPr>
            <w:r>
              <w:t>[Cella, D. F., et al 1993]</w:t>
            </w:r>
          </w:p>
        </w:tc>
        <w:tc>
          <w:tcPr>
            <w:tcW w:w="4680" w:type="dxa"/>
          </w:tcPr>
          <w:p ns2:paraId="5F06D34E" ns2:textId="77777777" w:rsidR="00874BD6" w:rsidRDefault="00874BD6" w:rsidP="00874BD6">
            <w:pPr>
              <w:spacing w:after="240"/>
            </w:pPr>
            <w:r>
              <w:t>Cella DF, Tulsky DS, Gray G, Sarafian B, Linn E, Bonomi A, et al. The functional assessment of cancer therapy scale:  development and validation of the general measure. J Clin Oncol 1993;11(3):570-9.</w:t>
            </w:r>
          </w:p>
        </w:tc>
        <w:tc>
          <w:tcPr>
            <w:tcW w:w="1620" w:type="dxa"/>
          </w:tcPr>
          <w:p ns2:paraId="23E542B6" ns2:textId="77777777" w:rsidR="00874BD6" w:rsidRDefault="00874BD6" w:rsidP="00874BD6">
            <w:pPr>
              <w:spacing w:after="240"/>
              <w:ind w:left="144"/>
            </w:pPr>
            <w:r>
              <w:t>[03R9XQ]</w:t>
            </w:r>
          </w:p>
        </w:tc>
      </w:tr>
      <w:tr w:rsidR="00874BD6" ns2:paraId="6FB6AFC5" ns2:textId="77777777" w:rsidTr="00874BD6">
        <w:trPr>
          <w:cantSplit/>
        </w:trPr>
        <w:tc>
          <w:tcPr>
            <w:tcW w:w="2880" w:type="dxa"/>
          </w:tcPr>
          <w:p ns2:paraId="18062CA0" ns2:textId="77777777" w:rsidR="00874BD6" w:rsidRDefault="00874BD6" w:rsidP="00874BD6">
            <w:pPr>
              <w:spacing w:after="240"/>
            </w:pPr>
            <w:r>
              <w:t>[Cheson, B. D., et al 2014]</w:t>
            </w:r>
          </w:p>
        </w:tc>
        <w:tc>
          <w:tcPr>
            <w:tcW w:w="4680" w:type="dxa"/>
          </w:tcPr>
          <w:p ns2:paraId="3FEAA8ED" ns2:textId="77777777" w:rsidR="00874BD6" w:rsidRDefault="00874BD6" w:rsidP="00874BD6">
            <w:pPr>
              <w:spacing w:after="240"/>
            </w:pPr>
            <w:r>
              <w:t>Cheson BD, Fisher RI, Barrington SF, Cavalli F, Schwartz LH, Zucca E, et al. Recommendations for initial evaluation, staging, and response assessment of Hodgkin and non-Hodgkin lymphoma: the Lugano classification. J Clin Oncol. 2014 Sep 20;32(27):3059-67.</w:t>
            </w:r>
          </w:p>
        </w:tc>
        <w:tc>
          <w:tcPr>
            <w:tcW w:w="1620" w:type="dxa"/>
          </w:tcPr>
          <w:p ns2:paraId="285F6BC8" ns2:textId="77777777" w:rsidR="00874BD6" w:rsidRDefault="00874BD6" w:rsidP="00874BD6">
            <w:pPr>
              <w:spacing w:after="240"/>
              <w:ind w:left="144"/>
            </w:pPr>
            <w:r>
              <w:t>[045PKM]</w:t>
            </w:r>
          </w:p>
        </w:tc>
      </w:tr>
      <w:tr w:rsidR="00874BD6" ns2:paraId="031860F0" ns2:textId="77777777" w:rsidTr="00874BD6">
        <w:trPr>
          <w:cantSplit/>
        </w:trPr>
        <w:tc>
          <w:tcPr>
            <w:tcW w:w="2880" w:type="dxa"/>
          </w:tcPr>
          <w:p ns2:paraId="4E8209C8" ns2:textId="77777777" w:rsidR="00874BD6" w:rsidRDefault="00874BD6" w:rsidP="00874BD6">
            <w:pPr>
              <w:spacing w:after="240"/>
            </w:pPr>
            <w:r>
              <w:t>[Clopper, C. J. and Pearson, E. S. 1934]</w:t>
            </w:r>
          </w:p>
        </w:tc>
        <w:tc>
          <w:tcPr>
            <w:tcW w:w="4680" w:type="dxa"/>
          </w:tcPr>
          <w:p ns2:paraId="6DBE292D" ns2:textId="77777777" w:rsidR="00874BD6" w:rsidRDefault="00874BD6" w:rsidP="00874BD6">
            <w:pPr>
              <w:spacing w:after="240"/>
            </w:pPr>
            <w:r>
              <w:t>Clopper CJ and Pearson ES. The use of confidence or fiducial limits illustrated in the case of the binomial. Biometrika 1934;26(4):404-13.</w:t>
            </w:r>
          </w:p>
        </w:tc>
        <w:tc>
          <w:tcPr>
            <w:tcW w:w="1620" w:type="dxa"/>
          </w:tcPr>
          <w:p ns2:paraId="333E964A" ns2:textId="77777777" w:rsidR="00874BD6" w:rsidRDefault="00874BD6" w:rsidP="00874BD6">
            <w:pPr>
              <w:spacing w:after="240"/>
              <w:ind w:left="144"/>
            </w:pPr>
            <w:r>
              <w:t>[03Y75Y]</w:t>
            </w:r>
          </w:p>
        </w:tc>
      </w:tr>
      <w:tr w:rsidR="00874BD6" ns2:paraId="474ACF22" ns2:textId="77777777" w:rsidTr="00874BD6">
        <w:trPr>
          <w:cantSplit/>
        </w:trPr>
        <w:tc>
          <w:tcPr>
            <w:tcW w:w="2880" w:type="dxa"/>
          </w:tcPr>
          <w:p ns2:paraId="594B98AC" ns2:textId="77777777" w:rsidR="00874BD6" w:rsidRDefault="00874BD6" w:rsidP="00874BD6">
            <w:pPr>
              <w:spacing w:after="240"/>
            </w:pPr>
            <w:r>
              <w:t>[Del Gaizo Moore, V., et al 2007]</w:t>
            </w:r>
          </w:p>
        </w:tc>
        <w:tc>
          <w:tcPr>
            <w:tcW w:w="4680" w:type="dxa"/>
          </w:tcPr>
          <w:p ns2:paraId="442CF540" ns2:textId="77777777" w:rsidR="00874BD6" w:rsidRDefault="00874BD6" w:rsidP="00874BD6">
            <w:pPr>
              <w:spacing w:after="240"/>
            </w:pPr>
            <w:r>
              <w:t>Del Gaizo Moore V, Brown JR, Certo M, Love TM, Novina CD, Letai A. Chronic lymphocytic leukemia requires BCL2 to sequester prodeath BIM, explaining sensitivity to BCL2 antagonist ABT-737. J Clin Invest. 2007 Jan;117(1):112-21.</w:t>
            </w:r>
          </w:p>
        </w:tc>
        <w:tc>
          <w:tcPr>
            <w:tcW w:w="1620" w:type="dxa"/>
          </w:tcPr>
          <w:p ns2:paraId="0BC95EE9" ns2:textId="77777777" w:rsidR="00874BD6" w:rsidRDefault="00874BD6" w:rsidP="00874BD6">
            <w:pPr>
              <w:spacing w:after="240"/>
              <w:ind w:left="144"/>
            </w:pPr>
            <w:r>
              <w:t>[07YRH3]</w:t>
            </w:r>
          </w:p>
        </w:tc>
      </w:tr>
      <w:tr w:rsidR="00874BD6" ns2:paraId="33029040" ns2:textId="77777777" w:rsidTr="00874BD6">
        <w:trPr>
          <w:cantSplit/>
        </w:trPr>
        <w:tc>
          <w:tcPr>
            <w:tcW w:w="2880" w:type="dxa"/>
          </w:tcPr>
          <w:p ns2:paraId="1BF937ED" ns2:textId="77777777" w:rsidR="00874BD6" w:rsidRDefault="00874BD6" w:rsidP="00874BD6">
            <w:pPr>
              <w:spacing w:after="240"/>
            </w:pPr>
            <w:r>
              <w:t>[ECOG ACRIN Cancer Research Group 2016]</w:t>
            </w:r>
          </w:p>
        </w:tc>
        <w:tc>
          <w:tcPr>
            <w:tcW w:w="4680" w:type="dxa"/>
          </w:tcPr>
          <w:p ns2:paraId="42E33A24" ns2:textId="77777777" w:rsidR="00874BD6" w:rsidRDefault="00874BD6" w:rsidP="00874BD6">
            <w:pPr>
              <w:spacing w:after="240"/>
            </w:pPr>
            <w:r>
              <w:t>ECOG-ACRIN Cancer Research Group. ECOG Performance Status [Internet]. Philadelphia: ECOG-ACRIN Cancer Research Group; 2016. Available from: http://ecog-acrin.org/resources/ecog performance-status.</w:t>
            </w:r>
          </w:p>
        </w:tc>
        <w:tc>
          <w:tcPr>
            <w:tcW w:w="1620" w:type="dxa"/>
          </w:tcPr>
          <w:p ns2:paraId="223A5604" ns2:textId="77777777" w:rsidR="00874BD6" w:rsidRDefault="00874BD6" w:rsidP="00874BD6">
            <w:pPr>
              <w:spacing w:after="240"/>
              <w:ind w:left="144"/>
            </w:pPr>
            <w:r>
              <w:t>[04JT28]</w:t>
            </w:r>
          </w:p>
        </w:tc>
      </w:tr>
      <w:tr w:rsidR="00874BD6" ns2:paraId="46A93833" ns2:textId="77777777" w:rsidTr="00874BD6">
        <w:trPr>
          <w:cantSplit/>
        </w:trPr>
        <w:tc>
          <w:tcPr>
            <w:tcW w:w="2880" w:type="dxa"/>
          </w:tcPr>
          <w:p ns2:paraId="0464B4F4" ns2:textId="77777777" w:rsidR="00874BD6" w:rsidRDefault="00874BD6" w:rsidP="00874BD6">
            <w:pPr>
              <w:spacing w:after="240"/>
            </w:pPr>
            <w:r>
              <w:t>[Farooqui, M. Z. H., et al 2015]</w:t>
            </w:r>
          </w:p>
        </w:tc>
        <w:tc>
          <w:tcPr>
            <w:tcW w:w="4680" w:type="dxa"/>
          </w:tcPr>
          <w:p ns2:paraId="267EB5FB" ns2:textId="77777777" w:rsidR="00874BD6" w:rsidRDefault="00874BD6" w:rsidP="00874BD6">
            <w:pPr>
              <w:spacing w:after="240"/>
            </w:pPr>
            <w:r>
              <w:t>Farooqui MZH, Valdez J, Martyr S, Aue G, Saba N, Niemann CU, et al. Ibrutinib for previously untreated and relapsed or refractory chronic lymphocytic leukaemia with TP53 aberrations: a phase 2, single-arm trial. Lancet Oncol. 2015 Feb;16:169-76.</w:t>
            </w:r>
          </w:p>
        </w:tc>
        <w:tc>
          <w:tcPr>
            <w:tcW w:w="1620" w:type="dxa"/>
          </w:tcPr>
          <w:p ns2:paraId="661820A5" ns2:textId="77777777" w:rsidR="00874BD6" w:rsidRDefault="00874BD6" w:rsidP="00874BD6">
            <w:pPr>
              <w:spacing w:after="240"/>
              <w:ind w:left="144"/>
            </w:pPr>
            <w:r>
              <w:t>[05L4CP]</w:t>
            </w:r>
          </w:p>
        </w:tc>
      </w:tr>
      <w:tr w:rsidR="00874BD6" ns2:paraId="085EAFC1" ns2:textId="77777777" w:rsidTr="00874BD6">
        <w:trPr>
          <w:cantSplit/>
        </w:trPr>
        <w:tc>
          <w:tcPr>
            <w:tcW w:w="2880" w:type="dxa"/>
          </w:tcPr>
          <w:p ns2:paraId="64DDE9B2" ns2:textId="77777777" w:rsidR="00874BD6" w:rsidRDefault="00874BD6" w:rsidP="00874BD6">
            <w:pPr>
              <w:spacing w:after="240"/>
            </w:pPr>
            <w:r>
              <w:t>[Fischer, K., et al 2011]</w:t>
            </w:r>
          </w:p>
        </w:tc>
        <w:tc>
          <w:tcPr>
            <w:tcW w:w="4680" w:type="dxa"/>
          </w:tcPr>
          <w:p ns2:paraId="305B4475" ns2:textId="77777777" w:rsidR="00874BD6" w:rsidRDefault="00874BD6" w:rsidP="00874BD6">
            <w:pPr>
              <w:spacing w:after="240"/>
            </w:pPr>
            <w:r>
              <w:t>Fischer K, Cramer P, Busch R, Stilgenbauer S, Bahlo J, Schweighofer CD, et al. Bendamustine combined with rituximab in patients with relapsed and/or refractory chronic lymphocytic leukemia: a multicenter phase II trial of the German Chronic Lymphocytic Leukemia Study Group. J Clin Oncol. 2011 Sep 10;29(26):3559-66.</w:t>
            </w:r>
          </w:p>
        </w:tc>
        <w:tc>
          <w:tcPr>
            <w:tcW w:w="1620" w:type="dxa"/>
          </w:tcPr>
          <w:p ns2:paraId="385DFA78" ns2:textId="77777777" w:rsidR="00874BD6" w:rsidRDefault="00874BD6" w:rsidP="00874BD6">
            <w:pPr>
              <w:spacing w:after="240"/>
              <w:ind w:left="144"/>
            </w:pPr>
            <w:r>
              <w:t>[07XZCG]</w:t>
            </w:r>
          </w:p>
        </w:tc>
      </w:tr>
      <w:tr w:rsidR="00874BD6" ns2:paraId="78160B46" ns2:textId="77777777" w:rsidTr="00874BD6">
        <w:trPr>
          <w:cantSplit/>
        </w:trPr>
        <w:tc>
          <w:tcPr>
            <w:tcW w:w="2880" w:type="dxa"/>
          </w:tcPr>
          <w:p ns2:paraId="338930A4" ns2:textId="77777777" w:rsidR="00874BD6" w:rsidRDefault="00874BD6" w:rsidP="00874BD6">
            <w:pPr>
              <w:spacing w:after="240"/>
            </w:pPr>
            <w:r>
              <w:t>[Food and Drug Administration 2020]</w:t>
            </w:r>
          </w:p>
        </w:tc>
        <w:tc>
          <w:tcPr>
            <w:tcW w:w="4680" w:type="dxa"/>
          </w:tcPr>
          <w:p ns2:paraId="311BDFE4" ns2:textId="77777777" w:rsidR="00874BD6" w:rsidRDefault="00874BD6" w:rsidP="00874BD6">
            <w:pPr>
              <w:spacing w:after="240"/>
            </w:pPr>
            <w:r>
              <w:t>Food and Drug Administration. Hematologic malignancies: regulatory considerations for use of minimal residual disease in development of drug and biological products for treatment: guidance for industry. Silver Spring, MD. Jan 2020.</w:t>
            </w:r>
          </w:p>
        </w:tc>
        <w:tc>
          <w:tcPr>
            <w:tcW w:w="1620" w:type="dxa"/>
          </w:tcPr>
          <w:p ns2:paraId="1568FF47" ns2:textId="77777777" w:rsidR="00874BD6" w:rsidRDefault="00874BD6" w:rsidP="00874BD6">
            <w:pPr>
              <w:spacing w:after="240"/>
              <w:ind w:left="144"/>
            </w:pPr>
            <w:r>
              <w:t>[07Y02Z]</w:t>
            </w:r>
          </w:p>
        </w:tc>
      </w:tr>
      <w:tr w:rsidR="00874BD6" ns2:paraId="33FCD22F" ns2:textId="77777777" w:rsidTr="00874BD6">
        <w:trPr>
          <w:cantSplit/>
        </w:trPr>
        <w:tc>
          <w:tcPr>
            <w:tcW w:w="2880" w:type="dxa"/>
          </w:tcPr>
          <w:p ns2:paraId="00BB7D63" ns2:textId="77777777" w:rsidR="00874BD6" w:rsidRDefault="00874BD6" w:rsidP="00874BD6">
            <w:pPr>
              <w:spacing w:after="240"/>
            </w:pPr>
            <w:r>
              <w:t>[Food and Drug Administration 2021]</w:t>
            </w:r>
          </w:p>
        </w:tc>
        <w:tc>
          <w:tcPr>
            <w:tcW w:w="4680" w:type="dxa"/>
          </w:tcPr>
          <w:p ns2:paraId="33C5E34E" ns2:textId="77777777" w:rsidR="00874BD6" w:rsidRDefault="00874BD6" w:rsidP="00874BD6">
            <w:pPr>
              <w:spacing w:after="240"/>
            </w:pPr>
            <w:r>
              <w:t>Food and Drug Administration. Core patient-reported outcomes in cancer clinical trials: guidance for industry. Silver Spring, MD. Jun 2021.</w:t>
            </w:r>
          </w:p>
        </w:tc>
        <w:tc>
          <w:tcPr>
            <w:tcW w:w="1620" w:type="dxa"/>
          </w:tcPr>
          <w:p ns2:paraId="49AE04D9" ns2:textId="77777777" w:rsidR="00874BD6" w:rsidRDefault="00874BD6" w:rsidP="00874BD6">
            <w:pPr>
              <w:spacing w:after="240"/>
              <w:ind w:left="144"/>
            </w:pPr>
            <w:r>
              <w:t>[082JV0]</w:t>
            </w:r>
          </w:p>
        </w:tc>
      </w:tr>
      <w:tr w:rsidR="00874BD6" ns2:paraId="2C903153" ns2:textId="77777777" w:rsidTr="00874BD6">
        <w:trPr>
          <w:cantSplit/>
        </w:trPr>
        <w:tc>
          <w:tcPr>
            <w:tcW w:w="2880" w:type="dxa"/>
          </w:tcPr>
          <w:p ns2:paraId="0518330A" ns2:textId="77777777" w:rsidR="00874BD6" w:rsidRDefault="00874BD6" w:rsidP="00874BD6">
            <w:pPr>
              <w:spacing w:after="240"/>
            </w:pPr>
            <w:r>
              <w:t>[Gango, A., et al 2020]</w:t>
            </w:r>
          </w:p>
        </w:tc>
        <w:tc>
          <w:tcPr>
            <w:tcW w:w="4680" w:type="dxa"/>
          </w:tcPr>
          <w:p ns2:paraId="0C6AB192" ns2:textId="77777777" w:rsidR="00874BD6" w:rsidRDefault="00874BD6" w:rsidP="00874BD6">
            <w:pPr>
              <w:spacing w:after="240"/>
            </w:pPr>
            <w:r>
              <w:t>Gango A, Alpar D, Galik B, Marosvari D, Kiss R, Fesus V, et al. Dissection of subclonal evolution by temporal mutation profiling in chronic lymphocytic leukemia patients treated with ibrutinib. Int J Cancer. 2020;146:85-93.</w:t>
            </w:r>
          </w:p>
        </w:tc>
        <w:tc>
          <w:tcPr>
            <w:tcW w:w="1620" w:type="dxa"/>
          </w:tcPr>
          <w:p ns2:paraId="742AE496" ns2:textId="77777777" w:rsidR="00874BD6" w:rsidRDefault="00874BD6" w:rsidP="00874BD6">
            <w:pPr>
              <w:spacing w:after="240"/>
              <w:ind w:left="144"/>
            </w:pPr>
            <w:r>
              <w:t>[05HKT7]</w:t>
            </w:r>
          </w:p>
        </w:tc>
      </w:tr>
      <w:tr w:rsidR="00874BD6" ns2:paraId="4E10B393" ns2:textId="77777777" w:rsidTr="00874BD6">
        <w:trPr>
          <w:cantSplit/>
        </w:trPr>
        <w:tc>
          <w:tcPr>
            <w:tcW w:w="2880" w:type="dxa"/>
          </w:tcPr>
          <w:p ns2:paraId="32C1071C" ns2:textId="77777777" w:rsidR="00874BD6" w:rsidRDefault="00874BD6" w:rsidP="00874BD6">
            <w:pPr>
              <w:spacing w:after="240"/>
            </w:pPr>
            <w:r>
              <w:t>[Hallek, M. 2013]</w:t>
            </w:r>
          </w:p>
        </w:tc>
        <w:tc>
          <w:tcPr>
            <w:tcW w:w="4680" w:type="dxa"/>
          </w:tcPr>
          <w:p ns2:paraId="323A7B5D" ns2:textId="77777777" w:rsidR="00874BD6" w:rsidRDefault="00874BD6" w:rsidP="00874BD6">
            <w:pPr>
              <w:spacing w:after="240"/>
            </w:pPr>
            <w:r>
              <w:t>Hallek M. Chronic lymphocytic leukemia: 2013 update on diagnosis, risk stratification and treatment. Am J Hematol. 2013;88:803-16.</w:t>
            </w:r>
          </w:p>
        </w:tc>
        <w:tc>
          <w:tcPr>
            <w:tcW w:w="1620" w:type="dxa"/>
          </w:tcPr>
          <w:p ns2:paraId="089B6F7D" ns2:textId="77777777" w:rsidR="00874BD6" w:rsidRDefault="00874BD6" w:rsidP="00874BD6">
            <w:pPr>
              <w:spacing w:after="240"/>
              <w:ind w:left="144"/>
            </w:pPr>
            <w:r>
              <w:t>[084MHK]</w:t>
            </w:r>
          </w:p>
        </w:tc>
      </w:tr>
      <w:tr w:rsidR="00874BD6" ns2:paraId="1DE9FE4A" ns2:textId="77777777" w:rsidTr="00874BD6">
        <w:trPr>
          <w:cantSplit/>
        </w:trPr>
        <w:tc>
          <w:tcPr>
            <w:tcW w:w="2880" w:type="dxa"/>
          </w:tcPr>
          <w:p ns2:paraId="71C5EBD6" ns2:textId="77777777" w:rsidR="00874BD6" w:rsidRDefault="00874BD6" w:rsidP="00874BD6">
            <w:pPr>
              <w:spacing w:after="240"/>
            </w:pPr>
            <w:r>
              <w:t>[Hallek, M. 2019]</w:t>
            </w:r>
          </w:p>
        </w:tc>
        <w:tc>
          <w:tcPr>
            <w:tcW w:w="4680" w:type="dxa"/>
          </w:tcPr>
          <w:p ns2:paraId="50F55DFD" ns2:textId="77777777" w:rsidR="00874BD6" w:rsidRDefault="00874BD6" w:rsidP="00874BD6">
            <w:pPr>
              <w:spacing w:after="240"/>
            </w:pPr>
            <w:r>
              <w:t>Hallek M. Chronic lymphocytic leukemia: 2020 update on diagnosis, risk stratification and treatment. Am J Hematol. 2019;94:1266-87.</w:t>
            </w:r>
          </w:p>
        </w:tc>
        <w:tc>
          <w:tcPr>
            <w:tcW w:w="1620" w:type="dxa"/>
          </w:tcPr>
          <w:p ns2:paraId="70238674" ns2:textId="77777777" w:rsidR="00874BD6" w:rsidRDefault="00874BD6" w:rsidP="00874BD6">
            <w:pPr>
              <w:spacing w:after="240"/>
              <w:ind w:left="144"/>
            </w:pPr>
            <w:r>
              <w:t>[05HKT9]</w:t>
            </w:r>
          </w:p>
        </w:tc>
      </w:tr>
      <w:tr w:rsidR="00874BD6" ns2:paraId="792CEF04" ns2:textId="77777777" w:rsidTr="00874BD6">
        <w:trPr>
          <w:cantSplit/>
        </w:trPr>
        <w:tc>
          <w:tcPr>
            <w:tcW w:w="2880" w:type="dxa"/>
          </w:tcPr>
          <w:p ns2:paraId="34CD10F6" ns2:textId="77777777" w:rsidR="00874BD6" w:rsidRDefault="00874BD6" w:rsidP="00874BD6">
            <w:pPr>
              <w:spacing w:after="240"/>
            </w:pPr>
            <w:r>
              <w:t>[Hallek, M., et al 2018]</w:t>
            </w:r>
          </w:p>
        </w:tc>
        <w:tc>
          <w:tcPr>
            <w:tcW w:w="4680" w:type="dxa"/>
          </w:tcPr>
          <w:p ns2:paraId="3A106A0F" ns2:textId="77777777" w:rsidR="00874BD6" w:rsidRDefault="00874BD6" w:rsidP="00874BD6">
            <w:pPr>
              <w:spacing w:after="240"/>
            </w:pPr>
            <w:r>
              <w:t>Hallek M, Cheson BD, Catovsky D, Caligaris-Cappio F, Dighiero G, Dohner H, et al. iwCLL guidelines for diagnosis, indications for treatment, response assessment, and supportive management of CLL. Blood. 2018 Jun 21;131(25):2745-60.</w:t>
            </w:r>
          </w:p>
        </w:tc>
        <w:tc>
          <w:tcPr>
            <w:tcW w:w="1620" w:type="dxa"/>
          </w:tcPr>
          <w:p ns2:paraId="22C1A03C" ns2:textId="77777777" w:rsidR="00874BD6" w:rsidRDefault="00874BD6" w:rsidP="00874BD6">
            <w:pPr>
              <w:spacing w:after="240"/>
              <w:ind w:left="144"/>
            </w:pPr>
            <w:r>
              <w:t>[05HPQL]</w:t>
            </w:r>
          </w:p>
        </w:tc>
      </w:tr>
      <w:tr w:rsidR="00874BD6" ns2:paraId="2792BA3B" ns2:textId="77777777" w:rsidTr="00874BD6">
        <w:trPr>
          <w:cantSplit/>
        </w:trPr>
        <w:tc>
          <w:tcPr>
            <w:tcW w:w="2880" w:type="dxa"/>
          </w:tcPr>
          <w:p ns2:paraId="4BDA68C2" ns2:textId="77777777" w:rsidR="00874BD6" w:rsidRDefault="00874BD6" w:rsidP="00874BD6">
            <w:pPr>
              <w:spacing w:after="240"/>
            </w:pPr>
            <w:r>
              <w:t>[Hamblin, T. J., et al 1999]</w:t>
            </w:r>
          </w:p>
        </w:tc>
        <w:tc>
          <w:tcPr>
            <w:tcW w:w="4680" w:type="dxa"/>
          </w:tcPr>
          <w:p ns2:paraId="14F1C182" ns2:textId="77777777" w:rsidR="00874BD6" w:rsidRDefault="00874BD6" w:rsidP="00874BD6">
            <w:pPr>
              <w:spacing w:after="240"/>
            </w:pPr>
            <w:r>
              <w:t>Hamblin TJ, Davis Z, Gardiner A, Oscier DG, Stevenson FK. Unmutated Ig V(H) genes are associated with a more aggressive form of chronic lymphocytic leukemia. Blood. 1999 Sep 15;94(6):1848-54.</w:t>
            </w:r>
          </w:p>
        </w:tc>
        <w:tc>
          <w:tcPr>
            <w:tcW w:w="1620" w:type="dxa"/>
          </w:tcPr>
          <w:p ns2:paraId="19994257" ns2:textId="77777777" w:rsidR="00874BD6" w:rsidRDefault="00874BD6" w:rsidP="00874BD6">
            <w:pPr>
              <w:spacing w:after="240"/>
              <w:ind w:left="144"/>
            </w:pPr>
            <w:r>
              <w:t>[05LB2S]</w:t>
            </w:r>
          </w:p>
        </w:tc>
      </w:tr>
      <w:tr w:rsidR="00874BD6" ns2:paraId="72488F56" ns2:textId="77777777" w:rsidTr="00874BD6">
        <w:trPr>
          <w:cantSplit/>
        </w:trPr>
        <w:tc>
          <w:tcPr>
            <w:tcW w:w="2880" w:type="dxa"/>
          </w:tcPr>
          <w:p ns2:paraId="42FF2CDF" ns2:textId="77777777" w:rsidR="00874BD6" w:rsidRDefault="00874BD6" w:rsidP="00874BD6">
            <w:pPr>
              <w:spacing w:after="240"/>
            </w:pPr>
            <w:r>
              <w:t>[Hillmen, P., et al 2019]</w:t>
            </w:r>
          </w:p>
        </w:tc>
        <w:tc>
          <w:tcPr>
            <w:tcW w:w="4680" w:type="dxa"/>
          </w:tcPr>
          <w:p ns2:paraId="52692CC5" ns2:textId="77777777" w:rsidR="00874BD6" w:rsidRDefault="00874BD6" w:rsidP="00874BD6">
            <w:pPr>
              <w:spacing w:after="240"/>
            </w:pPr>
            <w:r>
              <w:t>Hillmen P, Rawstron AC, Brock K, Munoz-Vicente S, Yates FJ, Bishop R, et al. Ibrutinib plus venetoclax in relapsed/refractory chronic lymphocytic leukemia: the CLARITY study. J Clin Oncol. 2019;37(30):2722-9. Additional material; 1 p.</w:t>
            </w:r>
          </w:p>
        </w:tc>
        <w:tc>
          <w:tcPr>
            <w:tcW w:w="1620" w:type="dxa"/>
          </w:tcPr>
          <w:p ns2:paraId="27E75F87" ns2:textId="77777777" w:rsidR="00874BD6" w:rsidRDefault="00874BD6" w:rsidP="00874BD6">
            <w:pPr>
              <w:spacing w:after="240"/>
              <w:ind w:left="144"/>
            </w:pPr>
            <w:r>
              <w:t>[07YRLM]</w:t>
            </w:r>
          </w:p>
        </w:tc>
      </w:tr>
      <w:tr w:rsidR="00874BD6" ns2:paraId="4C545424" ns2:textId="77777777" w:rsidTr="00874BD6">
        <w:trPr>
          <w:cantSplit/>
        </w:trPr>
        <w:tc>
          <w:tcPr>
            <w:tcW w:w="2880" w:type="dxa"/>
          </w:tcPr>
          <w:p ns2:paraId="64AFD984" ns2:textId="77777777" w:rsidR="00874BD6" w:rsidRDefault="00874BD6" w:rsidP="00874BD6">
            <w:pPr>
              <w:spacing w:after="240"/>
            </w:pPr>
            <w:r>
              <w:t>[Howard, S. C., et al 2011]</w:t>
            </w:r>
          </w:p>
        </w:tc>
        <w:tc>
          <w:tcPr>
            <w:tcW w:w="4680" w:type="dxa"/>
          </w:tcPr>
          <w:p ns2:paraId="49387FC9" ns2:textId="77777777" w:rsidR="00874BD6" w:rsidRDefault="00874BD6" w:rsidP="00874BD6">
            <w:pPr>
              <w:spacing w:after="240"/>
            </w:pPr>
            <w:r>
              <w:t>Howard SC, Jones DP, Pui C-H. The tumor lysis syndrome. N Engl J Med 2011;364:1844-54.</w:t>
            </w:r>
          </w:p>
        </w:tc>
        <w:tc>
          <w:tcPr>
            <w:tcW w:w="1620" w:type="dxa"/>
          </w:tcPr>
          <w:p ns2:paraId="178B0BE7" ns2:textId="77777777" w:rsidR="00874BD6" w:rsidRDefault="00874BD6" w:rsidP="00874BD6">
            <w:pPr>
              <w:spacing w:after="240"/>
              <w:ind w:left="144"/>
            </w:pPr>
            <w:r>
              <w:t>[03RSV6]</w:t>
            </w:r>
          </w:p>
        </w:tc>
      </w:tr>
      <w:tr w:rsidR="00874BD6" ns2:paraId="600CA49B" ns2:textId="77777777" w:rsidTr="00874BD6">
        <w:trPr>
          <w:cantSplit/>
        </w:trPr>
        <w:tc>
          <w:tcPr>
            <w:tcW w:w="2880" w:type="dxa"/>
          </w:tcPr>
          <w:p ns2:paraId="5A2CBDE5" ns2:textId="77777777" w:rsidR="00874BD6" w:rsidRDefault="00874BD6" w:rsidP="00874BD6">
            <w:pPr>
              <w:spacing w:after="240"/>
            </w:pPr>
            <w:r>
              <w:t>[International CLL-IPI working group 2016]</w:t>
            </w:r>
          </w:p>
        </w:tc>
        <w:tc>
          <w:tcPr>
            <w:tcW w:w="4680" w:type="dxa"/>
          </w:tcPr>
          <w:p ns2:paraId="017DEBB6" ns2:textId="77777777" w:rsidR="00874BD6" w:rsidRDefault="00874BD6" w:rsidP="00874BD6">
            <w:pPr>
              <w:spacing w:after="240"/>
            </w:pPr>
            <w:r>
              <w:t>International CLL-IPI working group. An international prognostic index for patients with chronic lymphocytic leukaemia (CLL-IPI): a meta-analysis of individual patient data. Lancet Oncol. 2016 Jun;17:779-90.</w:t>
            </w:r>
          </w:p>
        </w:tc>
        <w:tc>
          <w:tcPr>
            <w:tcW w:w="1620" w:type="dxa"/>
          </w:tcPr>
          <w:p ns2:paraId="56C85FB6" ns2:textId="77777777" w:rsidR="00874BD6" w:rsidRDefault="00874BD6" w:rsidP="00874BD6">
            <w:pPr>
              <w:spacing w:after="240"/>
              <w:ind w:left="144"/>
            </w:pPr>
            <w:r>
              <w:t>[06DZLL]</w:t>
            </w:r>
          </w:p>
        </w:tc>
      </w:tr>
      <w:tr w:rsidR="00874BD6" ns2:paraId="7BC45CEE" ns2:textId="77777777" w:rsidTr="00874BD6">
        <w:trPr>
          <w:cantSplit/>
        </w:trPr>
        <w:tc>
          <w:tcPr>
            <w:tcW w:w="2880" w:type="dxa"/>
          </w:tcPr>
          <w:p ns2:paraId="6013AB4B" ns2:textId="77777777" w:rsidR="00874BD6" w:rsidRDefault="00874BD6" w:rsidP="00874BD6">
            <w:pPr>
              <w:spacing w:after="240"/>
            </w:pPr>
            <w:r>
              <w:t>[Ji, Y. and Wang, S.-J. 2013]</w:t>
            </w:r>
          </w:p>
        </w:tc>
        <w:tc>
          <w:tcPr>
            <w:tcW w:w="4680" w:type="dxa"/>
          </w:tcPr>
          <w:p ns2:paraId="6D9F460B" ns2:textId="77777777" w:rsidR="00874BD6" w:rsidRDefault="00874BD6" w:rsidP="00874BD6">
            <w:pPr>
              <w:spacing w:after="240"/>
            </w:pPr>
            <w:r>
              <w:t>Ji Y and Wang S-J. Modified toxicity probability interval design: a safer and more reliable method than the 3 + 3 design for practical phase I trials. J Clin Oncol 2013;31:1-12.</w:t>
            </w:r>
          </w:p>
        </w:tc>
        <w:tc>
          <w:tcPr>
            <w:tcW w:w="1620" w:type="dxa"/>
          </w:tcPr>
          <w:p ns2:paraId="124F001F" ns2:textId="77777777" w:rsidR="00874BD6" w:rsidRDefault="00874BD6" w:rsidP="00874BD6">
            <w:pPr>
              <w:spacing w:after="240"/>
              <w:ind w:left="144"/>
            </w:pPr>
            <w:r>
              <w:t>[03FL3C]</w:t>
            </w:r>
          </w:p>
        </w:tc>
      </w:tr>
      <w:tr w:rsidR="00874BD6" ns2:paraId="2930BC98" ns2:textId="77777777" w:rsidTr="00874BD6">
        <w:trPr>
          <w:cantSplit/>
        </w:trPr>
        <w:tc>
          <w:tcPr>
            <w:tcW w:w="2880" w:type="dxa"/>
          </w:tcPr>
          <w:p ns2:paraId="372E1517" ns2:textId="77777777" w:rsidR="00874BD6" w:rsidRDefault="00874BD6" w:rsidP="00874BD6">
            <w:pPr>
              <w:spacing w:after="240"/>
            </w:pPr>
            <w:r>
              <w:t>[Ji, Y., et al 2007]</w:t>
            </w:r>
          </w:p>
        </w:tc>
        <w:tc>
          <w:tcPr>
            <w:tcW w:w="4680" w:type="dxa"/>
          </w:tcPr>
          <w:p ns2:paraId="7DEBEC4B" ns2:textId="77777777" w:rsidR="00874BD6" w:rsidRDefault="00874BD6" w:rsidP="00874BD6">
            <w:pPr>
              <w:spacing w:after="240"/>
            </w:pPr>
            <w:r>
              <w:t>Ji Y, Li Y, Bekele BN. Dose-finding in phase l clinical trials based on toxicity probability intervals. Clin Trials 2007;4:235-44.</w:t>
            </w:r>
          </w:p>
        </w:tc>
        <w:tc>
          <w:tcPr>
            <w:tcW w:w="1620" w:type="dxa"/>
          </w:tcPr>
          <w:p ns2:paraId="5ED4EA63" ns2:textId="77777777" w:rsidR="00874BD6" w:rsidRDefault="00874BD6" w:rsidP="00874BD6">
            <w:pPr>
              <w:spacing w:after="240"/>
              <w:ind w:left="144"/>
            </w:pPr>
            <w:r>
              <w:t>[03TFYL]</w:t>
            </w:r>
          </w:p>
        </w:tc>
      </w:tr>
      <w:tr w:rsidR="00874BD6" ns2:paraId="03D87F04" ns2:textId="77777777" w:rsidTr="00874BD6">
        <w:trPr>
          <w:cantSplit/>
        </w:trPr>
        <w:tc>
          <w:tcPr>
            <w:tcW w:w="2880" w:type="dxa"/>
          </w:tcPr>
          <w:p ns2:paraId="4DBFEAE2" ns2:textId="77777777" w:rsidR="00874BD6" w:rsidRDefault="00874BD6" w:rsidP="00874BD6">
            <w:pPr>
              <w:spacing w:after="240"/>
            </w:pPr>
            <w:r>
              <w:t>[Ji, Y., et al 2010]</w:t>
            </w:r>
          </w:p>
        </w:tc>
        <w:tc>
          <w:tcPr>
            <w:tcW w:w="4680" w:type="dxa"/>
          </w:tcPr>
          <w:p ns2:paraId="56A2CDDF" ns2:textId="77777777" w:rsidR="00874BD6" w:rsidRDefault="00874BD6" w:rsidP="00874BD6">
            <w:pPr>
              <w:spacing w:after="240"/>
            </w:pPr>
            <w:r>
              <w:t>Ji Y, Liu P, Li Y, Bekele BN. A modified toxicity probability interval method for dose-finding trials. Clin Trials. 2010;7:653-63.</w:t>
            </w:r>
          </w:p>
        </w:tc>
        <w:tc>
          <w:tcPr>
            <w:tcW w:w="1620" w:type="dxa"/>
          </w:tcPr>
          <w:p ns2:paraId="3EC0C1D3" ns2:textId="77777777" w:rsidR="00874BD6" w:rsidRDefault="00874BD6" w:rsidP="00874BD6">
            <w:pPr>
              <w:spacing w:after="240"/>
              <w:ind w:left="144"/>
            </w:pPr>
            <w:r>
              <w:t>[04WC92]</w:t>
            </w:r>
          </w:p>
        </w:tc>
      </w:tr>
      <w:tr w:rsidR="00874BD6" ns2:paraId="628FA9DD" ns2:textId="77777777" w:rsidTr="00874BD6">
        <w:trPr>
          <w:cantSplit/>
        </w:trPr>
        <w:tc>
          <w:tcPr>
            <w:tcW w:w="2880" w:type="dxa"/>
          </w:tcPr>
          <w:p ns2:paraId="238D7B3F" ns2:textId="77777777" w:rsidR="00874BD6" w:rsidRDefault="00874BD6" w:rsidP="00874BD6">
            <w:pPr>
              <w:spacing w:after="240"/>
            </w:pPr>
            <w:r>
              <w:t>[Kanagal-Shamanna, R., et al 2019]</w:t>
            </w:r>
          </w:p>
        </w:tc>
        <w:tc>
          <w:tcPr>
            <w:tcW w:w="4680" w:type="dxa"/>
          </w:tcPr>
          <w:p ns2:paraId="05BDDB9C" ns2:textId="77777777" w:rsidR="00874BD6" w:rsidRDefault="00874BD6" w:rsidP="00874BD6">
            <w:pPr>
              <w:spacing w:after="240"/>
            </w:pPr>
            <w:r>
              <w:t>Kanagal-Shamanna R, Jain P, Patel KP, Routbort M, Bueso-Ramos C, Alhalouli T, et al. Targeted multigene deep sequencing of Bruton tyrosine kinase inhibitor-resistant chronic lymphocytic leukemia with disease progression and richter transformation. Cancer. 2019 Feb 15;125:559-74.</w:t>
            </w:r>
          </w:p>
        </w:tc>
        <w:tc>
          <w:tcPr>
            <w:tcW w:w="1620" w:type="dxa"/>
          </w:tcPr>
          <w:p ns2:paraId="5F9E9A3B" ns2:textId="77777777" w:rsidR="00874BD6" w:rsidRDefault="00874BD6" w:rsidP="00874BD6">
            <w:pPr>
              <w:spacing w:after="240"/>
              <w:ind w:left="144"/>
            </w:pPr>
            <w:r>
              <w:t>[05HKTC]</w:t>
            </w:r>
          </w:p>
        </w:tc>
      </w:tr>
      <w:tr w:rsidR="00874BD6" ns2:paraId="4553CD51" ns2:textId="77777777" w:rsidTr="00874BD6">
        <w:trPr>
          <w:cantSplit/>
        </w:trPr>
        <w:tc>
          <w:tcPr>
            <w:tcW w:w="2880" w:type="dxa"/>
          </w:tcPr>
          <w:p ns2:paraId="3C747AB9" ns2:textId="77777777" w:rsidR="00874BD6" w:rsidRDefault="00874BD6" w:rsidP="00874BD6">
            <w:pPr>
              <w:spacing w:after="240"/>
            </w:pPr>
            <w:r>
              <w:t>[Kater, A. P., et al 2020]</w:t>
            </w:r>
          </w:p>
        </w:tc>
        <w:tc>
          <w:tcPr>
            <w:tcW w:w="4680" w:type="dxa"/>
          </w:tcPr>
          <w:p ns2:paraId="5B94D336" ns2:textId="77777777" w:rsidR="00874BD6" w:rsidRDefault="00874BD6" w:rsidP="00874BD6">
            <w:pPr>
              <w:spacing w:after="240"/>
            </w:pPr>
            <w:r>
              <w:t>Kater AP, Wu JQ, Kipps T, Eichhorst B, Hillmen P, D'Rozario J, et al. Venetoclax plus rituximab in relapsed chronic lymphocytic leukemia: 4-year results and evaluation of impact of genomic complexity and gene mutations from the MURANO phase III study. J Clin Oncol. 2020;38(34):4042-54. Additional material; 1 p.</w:t>
            </w:r>
          </w:p>
        </w:tc>
        <w:tc>
          <w:tcPr>
            <w:tcW w:w="1620" w:type="dxa"/>
          </w:tcPr>
          <w:p ns2:paraId="7777ADCF" ns2:textId="77777777" w:rsidR="00874BD6" w:rsidRDefault="00874BD6" w:rsidP="00874BD6">
            <w:pPr>
              <w:spacing w:after="240"/>
              <w:ind w:left="144"/>
            </w:pPr>
            <w:r>
              <w:t>[07YRN6]</w:t>
            </w:r>
          </w:p>
        </w:tc>
      </w:tr>
      <w:tr w:rsidR="00874BD6" ns2:paraId="3CB4D1EF" ns2:textId="77777777" w:rsidTr="00874BD6">
        <w:trPr>
          <w:cantSplit/>
        </w:trPr>
        <w:tc>
          <w:tcPr>
            <w:tcW w:w="2880" w:type="dxa"/>
          </w:tcPr>
          <w:p ns2:paraId="3AF884A7" ns2:textId="77777777" w:rsidR="00874BD6" w:rsidRDefault="00874BD6" w:rsidP="00874BD6">
            <w:pPr>
              <w:spacing w:after="240"/>
            </w:pPr>
            <w:r>
              <w:t>[Le, C., et al 2020]</w:t>
            </w:r>
          </w:p>
        </w:tc>
        <w:tc>
          <w:tcPr>
            <w:tcW w:w="4680" w:type="dxa"/>
          </w:tcPr>
          <w:p ns2:paraId="6B05C78B" ns2:textId="77777777" w:rsidR="00874BD6" w:rsidRDefault="00874BD6" w:rsidP="00874BD6">
            <w:pPr>
              <w:spacing w:after="240"/>
            </w:pPr>
            <w:r>
              <w:t>Le C, Jacob A, Iyengar D, Dedousis J, Tsompanidis A. Stage IV small lymphocytic lymphoma presenting with unilateral vision loss. Case Rep Oncol Med. 2020 Jan 11;2020:3752409.</w:t>
            </w:r>
          </w:p>
        </w:tc>
        <w:tc>
          <w:tcPr>
            <w:tcW w:w="1620" w:type="dxa"/>
          </w:tcPr>
          <w:p ns2:paraId="57C50745" ns2:textId="77777777" w:rsidR="00874BD6" w:rsidRDefault="00874BD6" w:rsidP="00874BD6">
            <w:pPr>
              <w:spacing w:after="240"/>
              <w:ind w:left="144"/>
            </w:pPr>
            <w:r>
              <w:t>[07WCNT]</w:t>
            </w:r>
          </w:p>
        </w:tc>
      </w:tr>
      <w:tr w:rsidR="00874BD6" ns2:paraId="35364576" ns2:textId="77777777" w:rsidTr="00874BD6">
        <w:trPr>
          <w:cantSplit/>
        </w:trPr>
        <w:tc>
          <w:tcPr>
            <w:tcW w:w="2880" w:type="dxa"/>
          </w:tcPr>
          <w:p ns2:paraId="7FE69EED" ns2:textId="77777777" w:rsidR="00874BD6" w:rsidRDefault="00874BD6" w:rsidP="00874BD6">
            <w:pPr>
              <w:spacing w:after="240"/>
            </w:pPr>
            <w:r>
              <w:t>[Maurer, W. and Bretz, F. 2013]</w:t>
            </w:r>
          </w:p>
        </w:tc>
        <w:tc>
          <w:tcPr>
            <w:tcW w:w="4680" w:type="dxa"/>
          </w:tcPr>
          <w:p ns2:paraId="4D6BF9E2" ns2:textId="77777777" w:rsidR="00874BD6" w:rsidRDefault="00874BD6" w:rsidP="00874BD6">
            <w:pPr>
              <w:spacing w:after="240"/>
            </w:pPr>
            <w:r>
              <w:t>Maurer W and Bretz F. Multiple testing in group sequential trials using graphical approaches. Stat Biopharm Res 2013;5(4):311-20.</w:t>
            </w:r>
          </w:p>
        </w:tc>
        <w:tc>
          <w:tcPr>
            <w:tcW w:w="1620" w:type="dxa"/>
          </w:tcPr>
          <w:p ns2:paraId="425E42D2" ns2:textId="77777777" w:rsidR="00874BD6" w:rsidRDefault="00874BD6" w:rsidP="00874BD6">
            <w:pPr>
              <w:spacing w:after="240"/>
              <w:ind w:left="144"/>
            </w:pPr>
            <w:r>
              <w:t>[03XQVB]</w:t>
            </w:r>
          </w:p>
        </w:tc>
      </w:tr>
      <w:tr w:rsidR="00874BD6" ns2:paraId="48FEDCCC" ns2:textId="77777777" w:rsidTr="00874BD6">
        <w:trPr>
          <w:cantSplit/>
        </w:trPr>
        <w:tc>
          <w:tcPr>
            <w:tcW w:w="2880" w:type="dxa"/>
          </w:tcPr>
          <w:p ns2:paraId="7E138B2B" ns2:textId="77777777" w:rsidR="00874BD6" w:rsidRDefault="00874BD6" w:rsidP="00874BD6">
            <w:pPr>
              <w:spacing w:after="240"/>
            </w:pPr>
            <w:r>
              <w:t>[Maurer, W., et al 2011]</w:t>
            </w:r>
          </w:p>
        </w:tc>
        <w:tc>
          <w:tcPr>
            <w:tcW w:w="4680" w:type="dxa"/>
          </w:tcPr>
          <w:p ns2:paraId="4ECEDF84" ns2:textId="77777777" w:rsidR="00874BD6" w:rsidRDefault="00874BD6" w:rsidP="00874BD6">
            <w:pPr>
              <w:spacing w:after="240"/>
            </w:pPr>
            <w:r>
              <w:t>Maurer W, Glimm E, Bretz F. Multiple and repeated testing of primary, coprimary, and secondary hypotheses. Stat Biopharm Res. 2011;3(2):336-52.</w:t>
            </w:r>
          </w:p>
        </w:tc>
        <w:tc>
          <w:tcPr>
            <w:tcW w:w="1620" w:type="dxa"/>
          </w:tcPr>
          <w:p ns2:paraId="71619E32" ns2:textId="77777777" w:rsidR="00874BD6" w:rsidRDefault="00874BD6" w:rsidP="00874BD6">
            <w:pPr>
              <w:spacing w:after="240"/>
              <w:ind w:left="144"/>
            </w:pPr>
            <w:r>
              <w:t>[045MYM]</w:t>
            </w:r>
          </w:p>
        </w:tc>
      </w:tr>
      <w:tr w:rsidR="00874BD6" ns2:paraId="3A37F952" ns2:textId="77777777" w:rsidTr="00874BD6">
        <w:trPr>
          <w:cantSplit/>
        </w:trPr>
        <w:tc>
          <w:tcPr>
            <w:tcW w:w="2880" w:type="dxa"/>
          </w:tcPr>
          <w:p ns2:paraId="74696907" ns2:textId="77777777" w:rsidR="00874BD6" w:rsidRDefault="00874BD6" w:rsidP="00874BD6">
            <w:pPr>
              <w:spacing w:after="240"/>
            </w:pPr>
            <w:r>
              <w:t>[Miettinen, O. and Nurminen, M. 1985]</w:t>
            </w:r>
          </w:p>
        </w:tc>
        <w:tc>
          <w:tcPr>
            <w:tcW w:w="4680" w:type="dxa"/>
          </w:tcPr>
          <w:p ns2:paraId="0AEF3977" ns2:textId="77777777" w:rsidR="00874BD6" w:rsidRDefault="00874BD6" w:rsidP="00874BD6">
            <w:pPr>
              <w:spacing w:after="240"/>
            </w:pPr>
            <w:r>
              <w:t>Miettinen O and Nurminen M. Comparative analysis of two rates. Stat Med 1985;4:213-26.</w:t>
            </w:r>
          </w:p>
        </w:tc>
        <w:tc>
          <w:tcPr>
            <w:tcW w:w="1620" w:type="dxa"/>
          </w:tcPr>
          <w:p ns2:paraId="167C50E4" ns2:textId="77777777" w:rsidR="00874BD6" w:rsidRDefault="00874BD6" w:rsidP="00874BD6">
            <w:pPr>
              <w:spacing w:after="240"/>
              <w:ind w:left="144"/>
            </w:pPr>
            <w:r>
              <w:t>[00VMQY]</w:t>
            </w:r>
          </w:p>
        </w:tc>
      </w:tr>
      <w:tr w:rsidR="00874BD6" ns2:paraId="37FAE9B2" ns2:textId="77777777" w:rsidTr="00874BD6">
        <w:trPr>
          <w:cantSplit/>
        </w:trPr>
        <w:tc>
          <w:tcPr>
            <w:tcW w:w="2880" w:type="dxa"/>
          </w:tcPr>
          <w:p ns2:paraId="10648500" ns2:textId="77777777" w:rsidR="00874BD6" w:rsidRDefault="00874BD6" w:rsidP="00874BD6">
            <w:pPr>
              <w:spacing w:after="240"/>
            </w:pPr>
            <w:r>
              <w:t>[Munir, T., et al 2019]</w:t>
            </w:r>
          </w:p>
        </w:tc>
        <w:tc>
          <w:tcPr>
            <w:tcW w:w="4680" w:type="dxa"/>
          </w:tcPr>
          <w:p ns2:paraId="7B4F0C0A" ns2:textId="77777777" w:rsidR="00874BD6" w:rsidRDefault="00874BD6" w:rsidP="00874BD6">
            <w:pPr>
              <w:spacing w:after="240"/>
            </w:pPr>
            <w:r>
              <w:t>Munir T, Brown JR, O'Brien S, Barrientos JC, Barr PM, Reddy NM, et al. Final analysis from RESONATE: up to six years of follow-up on ibrutinib in patients with previously treated chronic lymphocytic leukemia or small lymphocytic lymphoma. Am J Hematol. 2019;94:1353-63.</w:t>
            </w:r>
          </w:p>
        </w:tc>
        <w:tc>
          <w:tcPr>
            <w:tcW w:w="1620" w:type="dxa"/>
          </w:tcPr>
          <w:p ns2:paraId="228DE0EF" ns2:textId="77777777" w:rsidR="00874BD6" w:rsidRDefault="00874BD6" w:rsidP="00874BD6">
            <w:pPr>
              <w:spacing w:after="240"/>
              <w:ind w:left="144"/>
            </w:pPr>
            <w:r>
              <w:t>[05KGZ6]</w:t>
            </w:r>
          </w:p>
        </w:tc>
      </w:tr>
      <w:tr w:rsidR="00874BD6" ns2:paraId="0B603F22" ns2:textId="77777777" w:rsidTr="00874BD6">
        <w:trPr>
          <w:cantSplit/>
        </w:trPr>
        <w:tc>
          <w:tcPr>
            <w:tcW w:w="2880" w:type="dxa"/>
          </w:tcPr>
          <w:p ns2:paraId="2FE42656" ns2:textId="77777777" w:rsidR="00874BD6" w:rsidRDefault="00874BD6" w:rsidP="00874BD6">
            <w:pPr>
              <w:spacing w:after="240"/>
            </w:pPr>
            <w:r>
              <w:t>[National Cancer Institute 2021]</w:t>
            </w:r>
          </w:p>
        </w:tc>
        <w:tc>
          <w:tcPr>
            <w:tcW w:w="4680" w:type="dxa"/>
          </w:tcPr>
          <w:p ns2:paraId="5E9F6E75" ns2:textId="77777777" w:rsidR="00874BD6" w:rsidRDefault="00874BD6" w:rsidP="00874BD6">
            <w:pPr>
              <w:spacing w:after="240"/>
            </w:pPr>
            <w:r>
              <w:t>SEER* Explorer. An interactive website for SEER cancer statistics [Internet]. Bethesda (MD): National Cancer Institute (NCI); [cited 2021 Jul 02]; [about 4 screens]. Available from: https://seer.cancer.gov/explorer/.</w:t>
            </w:r>
          </w:p>
        </w:tc>
        <w:tc>
          <w:tcPr>
            <w:tcW w:w="1620" w:type="dxa"/>
          </w:tcPr>
          <w:p ns2:paraId="255D67B5" ns2:textId="77777777" w:rsidR="00874BD6" w:rsidRDefault="00874BD6" w:rsidP="00874BD6">
            <w:pPr>
              <w:spacing w:after="240"/>
              <w:ind w:left="144"/>
            </w:pPr>
            <w:r>
              <w:t>[06DYCD]</w:t>
            </w:r>
          </w:p>
        </w:tc>
      </w:tr>
      <w:tr w:rsidR="00874BD6" ns2:paraId="5F5AF24B" ns2:textId="77777777" w:rsidTr="00874BD6">
        <w:trPr>
          <w:cantSplit/>
        </w:trPr>
        <w:tc>
          <w:tcPr>
            <w:tcW w:w="2880" w:type="dxa"/>
          </w:tcPr>
          <w:p ns2:paraId="0662AD8F" ns2:textId="77777777" w:rsidR="00874BD6" w:rsidRDefault="00874BD6" w:rsidP="00874BD6">
            <w:pPr>
              <w:spacing w:after="240"/>
            </w:pPr>
            <w:r>
              <w:t>[National Comprehensive Cancer Network 2021]</w:t>
            </w:r>
          </w:p>
        </w:tc>
        <w:tc>
          <w:tcPr>
            <w:tcW w:w="4680" w:type="dxa"/>
          </w:tcPr>
          <w:p ns2:paraId="12A8EEE4" ns2:textId="77777777" w:rsidR="00874BD6" w:rsidRDefault="00874BD6" w:rsidP="00874BD6">
            <w:pPr>
              <w:spacing w:after="240"/>
            </w:pPr>
            <w:r>
              <w:t>National Comprehensive Cancer Network. NCCN clinical practice guidelines in oncology: chronic lymphocytic leukemia/small lymphocytic lymphoma; version 1.2022. Plymouth Meeting (PA): National Comprehensive Cancer Network (NCCN); 2021. 90 p.</w:t>
            </w:r>
          </w:p>
        </w:tc>
        <w:tc>
          <w:tcPr>
            <w:tcW w:w="1620" w:type="dxa"/>
          </w:tcPr>
          <w:p ns2:paraId="75E14D2F" ns2:textId="77777777" w:rsidR="00874BD6" w:rsidRDefault="00874BD6" w:rsidP="00874BD6">
            <w:pPr>
              <w:spacing w:after="240"/>
              <w:ind w:left="144"/>
            </w:pPr>
            <w:r>
              <w:t>[07Y0JL]</w:t>
            </w:r>
          </w:p>
        </w:tc>
      </w:tr>
      <w:tr w:rsidR="00874BD6" ns2:paraId="393DC54F" ns2:textId="77777777" w:rsidTr="00874BD6">
        <w:trPr>
          <w:cantSplit/>
        </w:trPr>
        <w:tc>
          <w:tcPr>
            <w:tcW w:w="2880" w:type="dxa"/>
          </w:tcPr>
          <w:p ns2:paraId="3F0E0894" ns2:textId="77777777" w:rsidR="00874BD6" w:rsidRDefault="00874BD6" w:rsidP="00874BD6">
            <w:pPr>
              <w:spacing w:after="240"/>
            </w:pPr>
            <w:r>
              <w:t>[O'Brien, S., et al 2018]</w:t>
            </w:r>
          </w:p>
        </w:tc>
        <w:tc>
          <w:tcPr>
            <w:tcW w:w="4680" w:type="dxa"/>
          </w:tcPr>
          <w:p ns2:paraId="186BEDBC" ns2:textId="77777777" w:rsidR="00874BD6" w:rsidRDefault="00874BD6" w:rsidP="00874BD6">
            <w:pPr>
              <w:spacing w:after="240"/>
            </w:pPr>
            <w:r>
              <w:t>O'Brien S, Furman RR, Coutre S, Flinn IW, Burger JA, Blum K, et al. Single-agent ibrutinib in treatment-naive and relapsed/refractory chronic lymphocytic leukemia: a 5-year experience. Blood. 2018 Apr 26;131(17):1910-9.</w:t>
            </w:r>
          </w:p>
        </w:tc>
        <w:tc>
          <w:tcPr>
            <w:tcW w:w="1620" w:type="dxa"/>
          </w:tcPr>
          <w:p ns2:paraId="7F8C0236" ns2:textId="77777777" w:rsidR="00874BD6" w:rsidRDefault="00874BD6" w:rsidP="00874BD6">
            <w:pPr>
              <w:spacing w:after="240"/>
              <w:ind w:left="144"/>
            </w:pPr>
            <w:r>
              <w:t>[05L4J0]</w:t>
            </w:r>
          </w:p>
        </w:tc>
      </w:tr>
      <w:tr w:rsidR="00874BD6" ns2:paraId="3B8B9A85" ns2:textId="77777777" w:rsidTr="00874BD6">
        <w:trPr>
          <w:cantSplit/>
        </w:trPr>
        <w:tc>
          <w:tcPr>
            <w:tcW w:w="2880" w:type="dxa"/>
          </w:tcPr>
          <w:p ns2:paraId="11C72C90" ns2:textId="77777777" w:rsidR="00874BD6" w:rsidRDefault="00874BD6" w:rsidP="00874BD6">
            <w:pPr>
              <w:spacing w:after="240"/>
            </w:pPr>
            <w:r>
              <w:t>[Pearman, T. P., et al 2018]</w:t>
            </w:r>
          </w:p>
        </w:tc>
        <w:tc>
          <w:tcPr>
            <w:tcW w:w="4680" w:type="dxa"/>
          </w:tcPr>
          <w:p ns2:paraId="21054105" ns2:textId="77777777" w:rsidR="00874BD6" w:rsidRDefault="00874BD6" w:rsidP="00874BD6">
            <w:pPr>
              <w:spacing w:after="240"/>
            </w:pPr>
            <w:r>
              <w:t>Pearman TP, Beaumont JL, Mroczek D, O'Connor M, Cella D. Validity and usefulness of a single-item measure of patient-reported bother from side effects of cancer therapy. Cancer. 2018 Mar 1;124:991-7.</w:t>
            </w:r>
          </w:p>
        </w:tc>
        <w:tc>
          <w:tcPr>
            <w:tcW w:w="1620" w:type="dxa"/>
          </w:tcPr>
          <w:p ns2:paraId="619C12D7" ns2:textId="77777777" w:rsidR="00874BD6" w:rsidRDefault="00874BD6" w:rsidP="00874BD6">
            <w:pPr>
              <w:spacing w:after="240"/>
              <w:ind w:left="144"/>
            </w:pPr>
            <w:r>
              <w:t>[082JV2]</w:t>
            </w:r>
          </w:p>
        </w:tc>
      </w:tr>
      <w:tr w:rsidR="00874BD6" ns2:paraId="1262C100" ns2:textId="77777777" w:rsidTr="00874BD6">
        <w:trPr>
          <w:cantSplit/>
        </w:trPr>
        <w:tc>
          <w:tcPr>
            <w:tcW w:w="2880" w:type="dxa"/>
          </w:tcPr>
          <w:p ns2:paraId="75B3C70A" ns2:textId="77777777" w:rsidR="00874BD6" w:rsidRDefault="00874BD6" w:rsidP="00874BD6">
            <w:pPr>
              <w:spacing w:after="240"/>
            </w:pPr>
            <w:r>
              <w:t>[Pickard, A. S., et al 2007]</w:t>
            </w:r>
          </w:p>
        </w:tc>
        <w:tc>
          <w:tcPr>
            <w:tcW w:w="4680" w:type="dxa"/>
          </w:tcPr>
          <w:p ns2:paraId="0CE7CBF6" ns2:textId="77777777" w:rsidR="00874BD6" w:rsidRDefault="00874BD6" w:rsidP="00874BD6">
            <w:pPr>
              <w:spacing w:after="240"/>
            </w:pPr>
            <w:r>
              <w:t>Pickard AS, Neary MP, Cella D. Estimation of minimally important differences in EQ-5D utility and VAS scores in cancer. Health Qual Life Outcomes 2007;5:1-8.</w:t>
            </w:r>
          </w:p>
        </w:tc>
        <w:tc>
          <w:tcPr>
            <w:tcW w:w="1620" w:type="dxa"/>
          </w:tcPr>
          <w:p ns2:paraId="338863A0" ns2:textId="77777777" w:rsidR="00874BD6" w:rsidRDefault="00874BD6" w:rsidP="00874BD6">
            <w:pPr>
              <w:spacing w:after="240"/>
              <w:ind w:left="144"/>
            </w:pPr>
            <w:r>
              <w:t>[00W0FM]</w:t>
            </w:r>
          </w:p>
        </w:tc>
      </w:tr>
      <w:tr w:rsidR="00874BD6" ns2:paraId="73757F45" ns2:textId="77777777" w:rsidTr="00874BD6">
        <w:trPr>
          <w:cantSplit/>
        </w:trPr>
        <w:tc>
          <w:tcPr>
            <w:tcW w:w="2880" w:type="dxa"/>
          </w:tcPr>
          <w:p ns2:paraId="7192E89A" ns2:textId="77777777" w:rsidR="00874BD6" w:rsidRDefault="00874BD6" w:rsidP="00874BD6">
            <w:pPr>
              <w:spacing w:after="240"/>
            </w:pPr>
            <w:r>
              <w:t>[Quinquenel, A., et al 2019]</w:t>
            </w:r>
          </w:p>
        </w:tc>
        <w:tc>
          <w:tcPr>
            <w:tcW w:w="4680" w:type="dxa"/>
          </w:tcPr>
          <w:p ns2:paraId="2BF2405A" ns2:textId="77777777" w:rsidR="00874BD6" w:rsidRDefault="00874BD6" w:rsidP="00874BD6">
            <w:pPr>
              <w:spacing w:after="240"/>
            </w:pPr>
            <w:r>
              <w:t>Quinquenel A, Fornecker LM, Letestu R, Ysebaert L, Fleury C, Lazarian G, et al. Prevalence of BTK and PLCG2 mutations in a real-life CLL cohort still on ibrutinib after 3 years: a FILO group study. Blood. 2019 Aug 15;134(7):641-4.</w:t>
            </w:r>
          </w:p>
        </w:tc>
        <w:tc>
          <w:tcPr>
            <w:tcW w:w="1620" w:type="dxa"/>
          </w:tcPr>
          <w:p ns2:paraId="079B7F76" ns2:textId="77777777" w:rsidR="00874BD6" w:rsidRDefault="00874BD6" w:rsidP="00874BD6">
            <w:pPr>
              <w:spacing w:after="240"/>
              <w:ind w:left="144"/>
            </w:pPr>
            <w:r>
              <w:t>[05HKTY]</w:t>
            </w:r>
          </w:p>
        </w:tc>
      </w:tr>
      <w:tr w:rsidR="00874BD6" ns2:paraId="1851B86B" ns2:textId="77777777" w:rsidTr="00874BD6">
        <w:trPr>
          <w:cantSplit/>
        </w:trPr>
        <w:tc>
          <w:tcPr>
            <w:tcW w:w="2880" w:type="dxa"/>
          </w:tcPr>
          <w:p ns2:paraId="7DA07D1D" ns2:textId="77777777" w:rsidR="00874BD6" w:rsidRDefault="00874BD6" w:rsidP="00874BD6">
            <w:pPr>
              <w:spacing w:after="240"/>
            </w:pPr>
            <w:r>
              <w:t>[Rabin, R. and de Charro, F. 2001]</w:t>
            </w:r>
          </w:p>
        </w:tc>
        <w:tc>
          <w:tcPr>
            <w:tcW w:w="4680" w:type="dxa"/>
          </w:tcPr>
          <w:p ns2:paraId="10ECB5E7" ns2:textId="77777777" w:rsidR="00874BD6" w:rsidRDefault="00874BD6" w:rsidP="00874BD6">
            <w:pPr>
              <w:spacing w:after="240"/>
            </w:pPr>
            <w:r>
              <w:t>Rabin R and de Charro F. EQ-5D: a measure of health status from the EuroQol group. Ann Med 2001;33:337-43.</w:t>
            </w:r>
          </w:p>
        </w:tc>
        <w:tc>
          <w:tcPr>
            <w:tcW w:w="1620" w:type="dxa"/>
          </w:tcPr>
          <w:p ns2:paraId="640B15D7" ns2:textId="77777777" w:rsidR="00874BD6" w:rsidRDefault="00874BD6" w:rsidP="00874BD6">
            <w:pPr>
              <w:spacing w:after="240"/>
              <w:ind w:left="144"/>
            </w:pPr>
            <w:r>
              <w:t>[03QM46]</w:t>
            </w:r>
          </w:p>
        </w:tc>
      </w:tr>
      <w:tr w:rsidR="00874BD6" ns2:paraId="45242E48" ns2:textId="77777777" w:rsidTr="00874BD6">
        <w:trPr>
          <w:cantSplit/>
        </w:trPr>
        <w:tc>
          <w:tcPr>
            <w:tcW w:w="2880" w:type="dxa"/>
          </w:tcPr>
          <w:p ns2:paraId="121C9626" ns2:textId="77777777" w:rsidR="00874BD6" w:rsidRDefault="00874BD6" w:rsidP="00874BD6">
            <w:pPr>
              <w:spacing w:after="240"/>
            </w:pPr>
            <w:r>
              <w:t>[Reiff, S. D., et al 2018]</w:t>
            </w:r>
          </w:p>
        </w:tc>
        <w:tc>
          <w:tcPr>
            <w:tcW w:w="4680" w:type="dxa"/>
          </w:tcPr>
          <w:p ns2:paraId="6DB8E8E6" ns2:textId="77777777" w:rsidR="00874BD6" w:rsidRDefault="00874BD6" w:rsidP="00874BD6">
            <w:pPr>
              <w:spacing w:after="240"/>
            </w:pPr>
            <w:r>
              <w:t>Reiff SD, Mantel R, Smith LL, Greene JT, Muhowski EM, Fabian CA, et al. The BTK inhibitor ARQ 531 targets ibrutinib-resistant CLL and Richter transformation. Cancer Discov. 2018 Oct;8(10):1300-15.</w:t>
            </w:r>
          </w:p>
        </w:tc>
        <w:tc>
          <w:tcPr>
            <w:tcW w:w="1620" w:type="dxa"/>
          </w:tcPr>
          <w:p ns2:paraId="69CBA920" ns2:textId="77777777" w:rsidR="00874BD6" w:rsidRDefault="00874BD6" w:rsidP="00874BD6">
            <w:pPr>
              <w:spacing w:after="240"/>
              <w:ind w:left="144"/>
            </w:pPr>
            <w:r>
              <w:t>[05G9XL]</w:t>
            </w:r>
          </w:p>
        </w:tc>
      </w:tr>
      <w:tr w:rsidR="00874BD6" ns2:paraId="25A8DD3B" ns2:textId="77777777" w:rsidTr="00874BD6">
        <w:trPr>
          <w:cantSplit/>
        </w:trPr>
        <w:tc>
          <w:tcPr>
            <w:tcW w:w="2880" w:type="dxa"/>
          </w:tcPr>
          <w:p ns2:paraId="18104B16" ns2:textId="77777777" w:rsidR="00874BD6" w:rsidRDefault="00874BD6" w:rsidP="00874BD6">
            <w:pPr>
              <w:spacing w:after="240"/>
            </w:pPr>
            <w:r>
              <w:t>[Rizzo, K. 2012]</w:t>
            </w:r>
          </w:p>
        </w:tc>
        <w:tc>
          <w:tcPr>
            <w:tcW w:w="4680" w:type="dxa"/>
          </w:tcPr>
          <w:p ns2:paraId="441D570B" ns2:textId="77777777" w:rsidR="00874BD6" w:rsidRDefault="00874BD6" w:rsidP="00874BD6">
            <w:pPr>
              <w:spacing w:after="240"/>
            </w:pPr>
            <w:r>
              <w:t>Rizzo K, Nassiri M. Diagnostic workup of small B cell lymphomas: a laboratory perspective. Lymphoma. 2012;2012:346084.</w:t>
            </w:r>
          </w:p>
        </w:tc>
        <w:tc>
          <w:tcPr>
            <w:tcW w:w="1620" w:type="dxa"/>
          </w:tcPr>
          <w:p ns2:paraId="34A128D9" ns2:textId="77777777" w:rsidR="00874BD6" w:rsidRDefault="00874BD6" w:rsidP="00874BD6">
            <w:pPr>
              <w:spacing w:after="240"/>
              <w:ind w:left="144"/>
            </w:pPr>
            <w:r>
              <w:t>[05L3WB]</w:t>
            </w:r>
          </w:p>
        </w:tc>
      </w:tr>
      <w:tr w:rsidR="00874BD6" ns2:paraId="5C5DD4A0" ns2:textId="77777777" w:rsidTr="00874BD6">
        <w:trPr>
          <w:cantSplit/>
        </w:trPr>
        <w:tc>
          <w:tcPr>
            <w:tcW w:w="2880" w:type="dxa"/>
          </w:tcPr>
          <w:p ns2:paraId="5A3BF673" ns2:textId="77777777" w:rsidR="00874BD6" w:rsidRDefault="00874BD6" w:rsidP="00874BD6">
            <w:pPr>
              <w:spacing w:after="240"/>
            </w:pPr>
            <w:r>
              <w:t>[Seymour, J. F., et al 2018]</w:t>
            </w:r>
          </w:p>
        </w:tc>
        <w:tc>
          <w:tcPr>
            <w:tcW w:w="4680" w:type="dxa"/>
          </w:tcPr>
          <w:p ns2:paraId="496A87B2" ns2:textId="77777777" w:rsidR="00874BD6" w:rsidRDefault="00874BD6" w:rsidP="00874BD6">
            <w:pPr>
              <w:spacing w:after="240"/>
            </w:pPr>
            <w:r>
              <w:t>Seymour JF, Kipps TJ, Eichhorst B, Hillmen P, D'Rozario J, Assouline S, et al. Venetoclax-rituximab in relapsed or refractory chronic lymphocytic leukemia. N Engl J Med. 2018 Mar 22;378(12):1107-120.</w:t>
            </w:r>
          </w:p>
        </w:tc>
        <w:tc>
          <w:tcPr>
            <w:tcW w:w="1620" w:type="dxa"/>
          </w:tcPr>
          <w:p ns2:paraId="16E4A36A" ns2:textId="77777777" w:rsidR="00874BD6" w:rsidRDefault="00874BD6" w:rsidP="00874BD6">
            <w:pPr>
              <w:spacing w:after="240"/>
              <w:ind w:left="144"/>
            </w:pPr>
            <w:r>
              <w:t>[07YRTH]</w:t>
            </w:r>
          </w:p>
        </w:tc>
      </w:tr>
      <w:tr w:rsidR="00874BD6" ns2:paraId="27F7DC12" ns2:textId="77777777" w:rsidTr="00874BD6">
        <w:trPr>
          <w:cantSplit/>
        </w:trPr>
        <w:tc>
          <w:tcPr>
            <w:tcW w:w="2880" w:type="dxa"/>
          </w:tcPr>
          <w:p ns2:paraId="16B2E408" ns2:textId="77777777" w:rsidR="00874BD6" w:rsidRDefault="00874BD6" w:rsidP="00874BD6">
            <w:pPr>
              <w:spacing w:after="240"/>
            </w:pPr>
            <w:r>
              <w:t>[Shanafelt, T. D., et al 2019]</w:t>
            </w:r>
          </w:p>
        </w:tc>
        <w:tc>
          <w:tcPr>
            <w:tcW w:w="4680" w:type="dxa"/>
          </w:tcPr>
          <w:p ns2:paraId="67E2BB94" ns2:textId="77777777" w:rsidR="00874BD6" w:rsidRDefault="00874BD6" w:rsidP="00874BD6">
            <w:pPr>
              <w:spacing w:after="240"/>
            </w:pPr>
            <w:r>
              <w:t>Shanafelt TD, Wang XV, Kay NE, Hanson CA, O'Brien S, Barrientos J, et al. Ibrutinib-Rituximab or chemoimmunotherapy for chronic lymphocytic leukemia. N Engl J Med. 2019 Aug 1;381(5):432-43.</w:t>
            </w:r>
          </w:p>
        </w:tc>
        <w:tc>
          <w:tcPr>
            <w:tcW w:w="1620" w:type="dxa"/>
          </w:tcPr>
          <w:p ns2:paraId="00431135" ns2:textId="77777777" w:rsidR="00874BD6" w:rsidRDefault="00874BD6" w:rsidP="00874BD6">
            <w:pPr>
              <w:spacing w:after="240"/>
              <w:ind w:left="144"/>
            </w:pPr>
            <w:r>
              <w:t>[07YK8T]</w:t>
            </w:r>
          </w:p>
        </w:tc>
      </w:tr>
      <w:tr w:rsidR="00874BD6" ns2:paraId="5B6C494B" ns2:textId="77777777" w:rsidTr="00874BD6">
        <w:trPr>
          <w:cantSplit/>
        </w:trPr>
        <w:tc>
          <w:tcPr>
            <w:tcW w:w="2880" w:type="dxa"/>
          </w:tcPr>
          <w:p ns2:paraId="6AC272C2" ns2:textId="77777777" w:rsidR="00874BD6" w:rsidRDefault="00874BD6" w:rsidP="00874BD6">
            <w:pPr>
              <w:spacing w:after="240"/>
            </w:pPr>
            <w:r>
              <w:t>[Sibaud, V., et al 2020]</w:t>
            </w:r>
          </w:p>
        </w:tc>
        <w:tc>
          <w:tcPr>
            <w:tcW w:w="4680" w:type="dxa"/>
          </w:tcPr>
          <w:p ns2:paraId="40B96AFF" ns2:textId="77777777" w:rsidR="00874BD6" w:rsidRDefault="00874BD6" w:rsidP="00874BD6">
            <w:pPr>
              <w:spacing w:after="240"/>
            </w:pPr>
            <w:r>
              <w:t>Sibaud V, Beylot-Barry M, Protin C, Vigarios E, Recher C, Ysebaert L. Dermatological toxicities of Bruton's tyrosine kinase inhibitors. Am J Clin Dermatol. 2020;21:799-812.</w:t>
            </w:r>
          </w:p>
        </w:tc>
        <w:tc>
          <w:tcPr>
            <w:tcW w:w="1620" w:type="dxa"/>
          </w:tcPr>
          <w:p ns2:paraId="244A8F68" ns2:textId="77777777" w:rsidR="00874BD6" w:rsidRDefault="00874BD6" w:rsidP="00874BD6">
            <w:pPr>
              <w:spacing w:after="240"/>
              <w:ind w:left="144"/>
            </w:pPr>
            <w:r>
              <w:t>[07YLYH]</w:t>
            </w:r>
          </w:p>
        </w:tc>
      </w:tr>
      <w:tr w:rsidR="00874BD6" ns2:paraId="2A8270CA" ns2:textId="77777777" w:rsidTr="00874BD6">
        <w:trPr>
          <w:cantSplit/>
        </w:trPr>
        <w:tc>
          <w:tcPr>
            <w:tcW w:w="2880" w:type="dxa"/>
          </w:tcPr>
          <w:p ns2:paraId="6444AB25" ns2:textId="77777777" w:rsidR="00874BD6" w:rsidRDefault="00874BD6" w:rsidP="00874BD6">
            <w:pPr>
              <w:spacing w:after="240"/>
            </w:pPr>
            <w:r>
              <w:t>[Stilgenbauer, S., et al 2016]</w:t>
            </w:r>
          </w:p>
        </w:tc>
        <w:tc>
          <w:tcPr>
            <w:tcW w:w="4680" w:type="dxa"/>
          </w:tcPr>
          <w:p ns2:paraId="39668FAC" ns2:textId="77777777" w:rsidR="00874BD6" w:rsidRDefault="00874BD6" w:rsidP="00874BD6">
            <w:pPr>
              <w:spacing w:after="240"/>
            </w:pPr>
            <w:r>
              <w:t>Stilgenbauer S, Eichhorst B, Schetelig J, Coutre S, Seymour JF, Munir T, et al. Venetoclax in relapsed or refractory chronic lymphocytic leukaemia with 17p deletion: a multicentre, open-label, phase 2 study. Lancet Oncol. 2016 Jun;17:768-78.</w:t>
            </w:r>
          </w:p>
        </w:tc>
        <w:tc>
          <w:tcPr>
            <w:tcW w:w="1620" w:type="dxa"/>
          </w:tcPr>
          <w:p ns2:paraId="2EA27C2C" ns2:textId="77777777" w:rsidR="00874BD6" w:rsidRDefault="00874BD6" w:rsidP="00874BD6">
            <w:pPr>
              <w:spacing w:after="240"/>
              <w:ind w:left="144"/>
            </w:pPr>
            <w:r>
              <w:t>[07YTC4]</w:t>
            </w:r>
          </w:p>
        </w:tc>
      </w:tr>
      <w:tr w:rsidR="00874BD6" ns2:paraId="400A8AC1" ns2:textId="77777777" w:rsidTr="00874BD6">
        <w:trPr>
          <w:cantSplit/>
        </w:trPr>
        <w:tc>
          <w:tcPr>
            <w:tcW w:w="2880" w:type="dxa"/>
          </w:tcPr>
          <w:p ns2:paraId="692DAFD3" ns2:textId="77777777" w:rsidR="00874BD6" w:rsidRDefault="00874BD6" w:rsidP="00874BD6">
            <w:pPr>
              <w:spacing w:after="240"/>
            </w:pPr>
            <w:r>
              <w:t>[Tam, C. S., et al 2019]</w:t>
            </w:r>
          </w:p>
        </w:tc>
        <w:tc>
          <w:tcPr>
            <w:tcW w:w="4680" w:type="dxa"/>
          </w:tcPr>
          <w:p ns2:paraId="18BF2592" ns2:textId="77777777" w:rsidR="00874BD6" w:rsidRDefault="00874BD6" w:rsidP="00874BD6">
            <w:pPr>
              <w:spacing w:after="240"/>
            </w:pPr>
            <w:r>
              <w:t>Tam CS, Trotman J, Opat S, Burger JA, Cull G, Gottlieb D, et al. Phase 1 study of the selective BTK inhibitor zanubrutinib in B-cell malignancies and safety and efficacy evaluation in CLL. Blood. 2019 Sep 12;134(11):851-9.</w:t>
            </w:r>
          </w:p>
        </w:tc>
        <w:tc>
          <w:tcPr>
            <w:tcW w:w="1620" w:type="dxa"/>
          </w:tcPr>
          <w:p ns2:paraId="78110570" ns2:textId="77777777" w:rsidR="00874BD6" w:rsidRDefault="00874BD6" w:rsidP="00874BD6">
            <w:pPr>
              <w:spacing w:after="240"/>
              <w:ind w:left="144"/>
            </w:pPr>
            <w:r>
              <w:t>[080JJ0]</w:t>
            </w:r>
          </w:p>
        </w:tc>
      </w:tr>
      <w:tr w:rsidR="00874BD6" ns2:paraId="03C90D82" ns2:textId="77777777" w:rsidTr="00874BD6">
        <w:trPr>
          <w:cantSplit/>
        </w:trPr>
        <w:tc>
          <w:tcPr>
            <w:tcW w:w="2880" w:type="dxa"/>
          </w:tcPr>
          <w:p ns2:paraId="6F79EBB2" ns2:textId="77777777" w:rsidR="00874BD6" w:rsidRDefault="00874BD6" w:rsidP="00874BD6">
            <w:pPr>
              <w:spacing w:after="240"/>
            </w:pPr>
            <w:r>
              <w:t>[van de Poll-Franse, L., et al 2018]</w:t>
            </w:r>
          </w:p>
        </w:tc>
        <w:tc>
          <w:tcPr>
            <w:tcW w:w="4680" w:type="dxa"/>
          </w:tcPr>
          <w:p ns2:paraId="335406D9" ns2:textId="77777777" w:rsidR="00874BD6" w:rsidRDefault="00874BD6" w:rsidP="00874BD6">
            <w:pPr>
              <w:spacing w:after="240"/>
            </w:pPr>
            <w:r>
              <w:t>van de Poll-Franse L, Oerlemans S, Bredart A, Kyriakou C, Sztankay M, Pallua S, et al. International development of four EORTC disease-specific quality of life questionnaires for patients with Hodgkin lymphoma, high- and low-grade non-Hodgkin lymphoma and chronic lymphocytic leukaemia. Qual Life Res. 2018;27:333-45.</w:t>
            </w:r>
          </w:p>
        </w:tc>
        <w:tc>
          <w:tcPr>
            <w:tcW w:w="1620" w:type="dxa"/>
          </w:tcPr>
          <w:p ns2:paraId="39977DFC" ns2:textId="77777777" w:rsidR="00874BD6" w:rsidRDefault="00874BD6" w:rsidP="00874BD6">
            <w:pPr>
              <w:spacing w:after="240"/>
              <w:ind w:left="144"/>
            </w:pPr>
            <w:r>
              <w:t>[07XGSP]</w:t>
            </w:r>
          </w:p>
        </w:tc>
      </w:tr>
      <w:tr w:rsidR="00874BD6" ns2:paraId="54944693" ns2:textId="77777777" w:rsidTr="00874BD6">
        <w:trPr>
          <w:cantSplit/>
        </w:trPr>
        <w:tc>
          <w:tcPr>
            <w:tcW w:w="2880" w:type="dxa"/>
          </w:tcPr>
          <w:p ns2:paraId="5317E95A" ns2:textId="77777777" w:rsidR="00874BD6" w:rsidRDefault="00874BD6" w:rsidP="00874BD6">
            <w:pPr>
              <w:spacing w:after="240"/>
            </w:pPr>
            <w:r>
              <w:t>[Wagner, L. I., et al 2018]</w:t>
            </w:r>
          </w:p>
        </w:tc>
        <w:tc>
          <w:tcPr>
            <w:tcW w:w="4680" w:type="dxa"/>
          </w:tcPr>
          <w:p ns2:paraId="575FF337" ns2:textId="77777777" w:rsidR="00874BD6" w:rsidRDefault="00874BD6" w:rsidP="00874BD6">
            <w:pPr>
              <w:spacing w:after="240"/>
            </w:pPr>
            <w:r>
              <w:t>Wagner LI, Zhao F, Goss PE, Chapman JW, Shepherd LE, Whelan TJ, et al. Patient-reported predictors of early treatment discontinuation: treatment-related symptoms and health-related quality of life among postmenopausal women with primary breast cancer randomized to anastrozole or exemestane on NCIC Clinical Trials Group (CCTG) MA.27 (E1Z03). Breast Cancer Res Treat. 2018;169:537-48.</w:t>
            </w:r>
          </w:p>
        </w:tc>
        <w:tc>
          <w:tcPr>
            <w:tcW w:w="1620" w:type="dxa"/>
          </w:tcPr>
          <w:p ns2:paraId="170276CD" ns2:textId="77777777" w:rsidR="00874BD6" w:rsidRDefault="00874BD6" w:rsidP="00874BD6">
            <w:pPr>
              <w:spacing w:after="240"/>
              <w:ind w:left="144"/>
            </w:pPr>
            <w:r>
              <w:t>[082JV3]</w:t>
            </w:r>
          </w:p>
        </w:tc>
      </w:tr>
      <w:tr w:rsidR="00874BD6" ns2:paraId="2CBF977B" ns2:textId="77777777" w:rsidTr="00874BD6">
        <w:trPr>
          <w:cantSplit/>
        </w:trPr>
        <w:tc>
          <w:tcPr>
            <w:tcW w:w="2880" w:type="dxa"/>
          </w:tcPr>
          <w:p ns2:paraId="576466C5" ns2:textId="77777777" w:rsidR="00874BD6" w:rsidRDefault="00874BD6" w:rsidP="00874BD6">
            <w:pPr>
              <w:spacing w:after="240"/>
            </w:pPr>
            <w:r>
              <w:t>[Woyach, J. A., et al 2014]</w:t>
            </w:r>
          </w:p>
        </w:tc>
        <w:tc>
          <w:tcPr>
            <w:tcW w:w="4680" w:type="dxa"/>
          </w:tcPr>
          <w:p ns2:paraId="41C76696" ns2:textId="77777777" w:rsidR="00874BD6" w:rsidRDefault="00874BD6" w:rsidP="00874BD6">
            <w:pPr>
              <w:spacing w:after="240"/>
            </w:pPr>
            <w:r>
              <w:t>Woyach JA, Furman RR, Liu TM, Ozer HG, Zapatka M, Ruppert AS, et al. Resistance mechanisms for the Bruton's tyrosine kinase inhibitor ibrutinib. N Engl J Med. 2014 Jun 12;370(24):2286-94.</w:t>
            </w:r>
          </w:p>
        </w:tc>
        <w:tc>
          <w:tcPr>
            <w:tcW w:w="1620" w:type="dxa"/>
          </w:tcPr>
          <w:p ns2:paraId="19B76C39" ns2:textId="77777777" w:rsidR="00874BD6" w:rsidRDefault="00874BD6" w:rsidP="00874BD6">
            <w:pPr>
              <w:spacing w:after="240"/>
              <w:ind w:left="144"/>
            </w:pPr>
            <w:r>
              <w:t>[05F7QR]</w:t>
            </w:r>
          </w:p>
        </w:tc>
      </w:tr>
      <w:tr w:rsidR="00874BD6" ns2:paraId="17D8E959" ns2:textId="77777777" w:rsidTr="00874BD6">
        <w:trPr>
          <w:cantSplit/>
        </w:trPr>
        <w:tc>
          <w:tcPr>
            <w:tcW w:w="2880" w:type="dxa"/>
          </w:tcPr>
          <w:p ns2:paraId="4D231C2E" ns2:textId="77777777" w:rsidR="00874BD6" w:rsidRDefault="00874BD6" w:rsidP="00874BD6">
            <w:pPr>
              <w:spacing w:after="240"/>
            </w:pPr>
            <w:r>
              <w:t>[Woyach, J. A., et al 2017]</w:t>
            </w:r>
          </w:p>
        </w:tc>
        <w:tc>
          <w:tcPr>
            <w:tcW w:w="4680" w:type="dxa"/>
          </w:tcPr>
          <w:p ns2:paraId="56FCEA06" ns2:textId="77777777" w:rsidR="00874BD6" w:rsidRDefault="00874BD6" w:rsidP="00874BD6">
            <w:pPr>
              <w:spacing w:after="240"/>
            </w:pPr>
            <w:r>
              <w:t>Woyach JA, Ruppert AS, Guinn D, Lehman A, Blachly JS, Lozanski A, et al. BTK(C481S)-mediated resistance to ibrutinib in chronic lymphocytic leukemia. J Clin Oncol. 2017 May 1;35(13):1437-43.</w:t>
            </w:r>
          </w:p>
        </w:tc>
        <w:tc>
          <w:tcPr>
            <w:tcW w:w="1620" w:type="dxa"/>
          </w:tcPr>
          <w:p ns2:paraId="3FAAD5CD" ns2:textId="77777777" w:rsidR="00874BD6" w:rsidRDefault="00874BD6" w:rsidP="00874BD6">
            <w:pPr>
              <w:spacing w:after="240"/>
              <w:ind w:left="144"/>
            </w:pPr>
            <w:r>
              <w:t>[05GCCW]</w:t>
            </w:r>
          </w:p>
        </w:tc>
      </w:tr>
      <w:tr w:rsidR="00874BD6" ns2:paraId="02C83EF0" ns2:textId="77777777" w:rsidTr="00874BD6">
        <w:trPr>
          <w:cantSplit/>
        </w:trPr>
        <w:tc>
          <w:tcPr>
            <w:tcW w:w="2880" w:type="dxa"/>
          </w:tcPr>
          <w:p ns2:paraId="777CC6EE" ns2:textId="77777777" w:rsidR="00874BD6" w:rsidRDefault="00874BD6" w:rsidP="00874BD6">
            <w:pPr>
              <w:spacing w:after="240"/>
            </w:pPr>
            <w:r>
              <w:t>[Woyach, J. A., et al 2018]</w:t>
            </w:r>
          </w:p>
        </w:tc>
        <w:tc>
          <w:tcPr>
            <w:tcW w:w="4680" w:type="dxa"/>
          </w:tcPr>
          <w:p ns2:paraId="08E8A33B" ns2:textId="77777777" w:rsidR="00874BD6" w:rsidRDefault="00874BD6" w:rsidP="00874BD6">
            <w:pPr>
              <w:spacing w:after="240"/>
            </w:pPr>
            <w:r>
              <w:t>Woyach JA, Ruppert AS, Heerema NA, Zhao W, Booth AM, Ding W, et al. Ibrutinib regimens versus chemoimmunotherapy in older patients with untreated CLL. N Engl J Med. 2018 Dec 27;379(26):2517-28.</w:t>
            </w:r>
          </w:p>
        </w:tc>
        <w:tc>
          <w:tcPr>
            <w:tcW w:w="1620" w:type="dxa"/>
          </w:tcPr>
          <w:p ns2:paraId="5FCAD131" ns2:textId="77777777" w:rsidR="00874BD6" w:rsidRDefault="00874BD6" w:rsidP="00874BD6">
            <w:pPr>
              <w:spacing w:after="240"/>
              <w:ind w:left="144"/>
            </w:pPr>
            <w:r>
              <w:t>[07XGSX]</w:t>
            </w:r>
          </w:p>
        </w:tc>
      </w:tr>
      <w:tr w:rsidR="00874BD6" ns2:paraId="1CC65F13" ns2:textId="77777777" w:rsidTr="00874BD6">
        <w:trPr>
          <w:cantSplit/>
        </w:trPr>
        <w:tc>
          <w:tcPr>
            <w:tcW w:w="2880" w:type="dxa"/>
          </w:tcPr>
          <w:p ns2:paraId="57233382" ns2:textId="77777777" w:rsidR="00874BD6" w:rsidRDefault="00874BD6" w:rsidP="00874BD6">
            <w:pPr>
              <w:spacing w:after="240"/>
            </w:pPr>
            <w:r>
              <w:t>[Zelenetz, A. D., et al 2015]</w:t>
            </w:r>
          </w:p>
        </w:tc>
        <w:tc>
          <w:tcPr>
            <w:tcW w:w="4680" w:type="dxa"/>
          </w:tcPr>
          <w:p ns2:paraId="7C7BF684" ns2:textId="77777777" w:rsidR="00874BD6" w:rsidRDefault="00874BD6" w:rsidP="00874BD6">
            <w:pPr>
              <w:spacing w:after="240"/>
            </w:pPr>
            <w:r>
              <w:t>Zelenetz AD, Gordon LI, Wierda WG, Abramson JS, Advani RH, Andreadis CB, et al. Chronic lymphocytic leukemia/small lymphocytic lymphoma, version 1.2015: clinical practice guidelines in oncology. J Natl Compr Canc Netw. 2015 Mar;13(3):326-62.</w:t>
            </w:r>
          </w:p>
        </w:tc>
        <w:tc>
          <w:tcPr>
            <w:tcW w:w="1620" w:type="dxa"/>
          </w:tcPr>
          <w:p ns2:paraId="3AAD1333" ns2:textId="77777777" w:rsidR="00874BD6" w:rsidRDefault="00874BD6" w:rsidP="00874BD6">
            <w:pPr>
              <w:spacing w:after="240"/>
              <w:ind w:left="144"/>
            </w:pPr>
            <w:r>
              <w:t>[05L3WF]</w:t>
            </w:r>
          </w:p>
        </w:tc>
      </w:tr>
    </w:tbl>
    <w:p ns2:paraId="07BAD754" ns2:textId="77777777" w:rsidR="00DF2CB9" w:rsidRPr="00DF2CB9" w:rsidRDefault="00DF2CB9" w:rsidP="00DF2CB9">
      <w:pPr>
        <w:pStyle w:val="Paragraph"/>
      </w:pPr>
      <w:ins w:id="22668" w:author="GoldenCorpusHarness" w:date="2026-03-28T22:23:47Z">
        <w:r>
          <w:t>The tables below provide examples of drugs that are P-gp substrates or inhibitors, CYP3A inducers or CYP3A inhibitors and investigators should check individual drugs for potential interaction before coprescribing and consult the Sponsor. Further information is also available at:</w:t>
        </w:r>
      </w:ins>
    </w:p>
    <w:sectPr w:rsidR="00DF2CB9" w:rsidRPr="00DF2CB9" w:rsidSect="00845AC6">
      <w:pgSz w:w="12240" w:h="15840" w:code="1"/>
      <w:pgMar w:top="1440" w:right="1440" w:bottom="144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CA363" w14:textId="77777777" w:rsidR="0028368C" w:rsidRDefault="00895D30">
      <w:r>
        <w:separator/>
      </w:r>
    </w:p>
  </w:endnote>
  <w:endnote w:type="continuationSeparator" w:id="0">
    <w:p w14:paraId="6ABB709B" w14:textId="77777777" w:rsidR="0028368C" w:rsidRDefault="00895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20803070505020304"/>
    <w:charset w:val="00"/>
    <w:family w:val="roman"/>
    <w:notTrueType/>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th Ext">
    <w:panose1 w:val="05000000000000000000"/>
    <w:charset w:val="02"/>
    <w:family w:val="auto"/>
    <w:pitch w:val="variable"/>
    <w:sig w:usb0="00000000" w:usb1="10000000" w:usb2="00000000" w:usb3="00000000" w:csb0="80000000"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36FD8090" ns2:textId="77777777" w:rsidR="00B55DCA" w:rsidRDefault="00B55DCA">
    <w:pPr>
      <w:pStyle w:val="Footer"/>
    </w:pPr>
    <w:ins w:id="22669" w:author="GoldenCorpusHarness" w:date="2026-03-28T22:23:47Z">
      <w:r>
        <w:t>MK-1026-010-04 FINAL PROTOCOL23-Oct-2025</w:t>
      </w:r>
    </w:ins>
  </w:p>
</w:ftr>
</file>

<file path=word/footer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15735DD8" ns2:textId="6ED0ED42" w:rsidR="00D90420" w:rsidRDefault="008F7EB8" w:rsidP="00520A61">
    <w:pPr>
      <w:pStyle w:val="Footer"/>
    </w:pPr>
    <w:r>
      <w:t>MK-1026-010</w:t>
    </w:r>
    <w:r w:rsidR="00DF70F8">
      <w:t>-0</w:t>
    </w:r>
    <w:r w:rsidR="007450BE">
      <w:t>2</w:t>
    </w:r>
    <w:r>
      <w:t xml:space="preserve"> </w:t>
    </w:r>
    <w:r w:rsidR="000D3500">
      <w:t>FINAL</w:t>
    </w:r>
    <w:r w:rsidR="002B54CD">
      <w:t xml:space="preserve"> </w:t>
    </w:r>
    <w:r>
      <w:t>PROTOCOL</w:t>
    </w:r>
    <w:r w:rsidR="00895D30">
      <w:ptab w:relativeTo="margin" w:alignment="right" w:leader="none"/>
    </w:r>
    <w:r w:rsidR="00CF48DE">
      <w:rPr>
        <w:caps/>
        <w:lang w:val="en-GB"/>
      </w:rPr>
      <w:t>1</w:t>
    </w:r>
    <w:r w:rsidR="000D3500">
      <w:rPr>
        <w:caps/>
        <w:lang w:val="en-GB"/>
      </w:rPr>
      <w:t>3</w:t>
    </w:r>
    <w:r w:rsidR="00CF48DE">
      <w:rPr>
        <w:caps/>
        <w:lang w:val="en-GB"/>
      </w:rPr>
      <w:t>-JUL</w:t>
    </w:r>
    <w:r w:rsidR="003B3470">
      <w:rPr>
        <w:caps/>
        <w:lang w:val="en-GB"/>
      </w:rPr>
      <w:t>-2023</w:t>
    </w:r>
  </w:p>
  <w:p ns2:paraId="05E3F52C" ns2:textId="77777777" w:rsidR="00BA18A9" w:rsidRPr="00D90420" w:rsidRDefault="00895D30" w:rsidP="00520A61">
    <w:pPr>
      <w:pStyle w:val="Footer"/>
    </w:pPr>
    <w:r>
      <w:ptab w:relativeTo="margin" w:alignment="center" w:leader="none"/>
    </w:r>
    <w:r w:rsidRPr="00BA18A9">
      <w:rPr>
        <w:noProof/>
      </w:rPr>
      <w:drawing>
        <ns3:inline distT="0" distB="0" distL="0" distR="0" ns4:anchorId="2D78E9B0" ns4:editId="12A9D26B">
          <ns3:extent cx="685615" cy="100584"/>
          <ns3:effectExtent l="0" t="0" r="635" b="0"/>
          <ns3:docPr id="9" name="Picture 9"/>
          <ns3:cNvGraphicFramePr>
            <ns5:graphicFrameLocks noChangeAspect="1"/>
          </ns3:cNvGraphicFramePr>
          <ns5:graphic>
            <ns5:graphicData uri="http://schemas.openxmlformats.org/drawingml/2006/picture">
              <ns6:pic>
                <ns6:nvPicPr>
                  <ns6:cNvPr id="9" name="Picture 1"/>
                  <ns6:cNvPicPr/>
                </ns6:nvPicPr>
                <ns6:blipFill>
                  <ns5:blip ns7:embed="rId1" cstate="print">
                    <ns5:extLst>
                      <ns5:ext uri="{28A0092B-C50C-407E-A947-70E740481C1C}">
                        <ns8:useLocalDpi val="0"/>
                      </ns5:ext>
                    </ns5:extLst>
                  </ns5:blip>
                  <ns5:stretch>
                    <ns5:fillRect/>
                  </ns5:stretch>
                </ns6:blipFill>
                <ns6:spPr>
                  <ns5:xfrm>
                    <ns5:off x="0" y="0"/>
                    <ns5:ext cx="685615" cy="100584"/>
                  </ns5:xfrm>
                  <ns5:prstGeom prst="rect">
                    <ns5:avLst/>
                  </ns5:prstGeom>
                </ns6:spPr>
              </ns6:pic>
            </ns5:graphicData>
          </ns5:graphic>
        </ns3:inline>
      </w:drawing>
    </w:r>
  </w:p>
</w:ftr>
</file>

<file path=word/footer3.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53AA4468" ns2:textId="77777777" w:rsidR="00B55DCA" w:rsidRDefault="00B55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C0F1" w14:textId="77777777" w:rsidR="0028368C" w:rsidRDefault="00895D30">
      <w:r>
        <w:separator/>
      </w:r>
    </w:p>
  </w:footnote>
  <w:footnote w:type="continuationSeparator" w:id="0">
    <w:p w14:paraId="4E39B30F" w14:textId="77777777" w:rsidR="0028368C" w:rsidRDefault="00895D30">
      <w:r>
        <w:continuationSeparator/>
      </w:r>
    </w:p>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FD47F7F" ns2:textId="77777777" w:rsidR="00B55DCA" w:rsidRDefault="00B55DCA">
    <w:pPr>
      <w:pStyle w:val="Header"/>
    </w:pPr>
    <w:ins w:id="22670" w:author="GoldenCorpusHarness" w:date="2026-03-28T22:23:47Z">
      <w:r>
        <w:t>ProducT: MK-1026232</w:t>
      </w:r>
    </w:ins>
  </w:p>
</w:hdr>
</file>

<file path=word/header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403B26FE" ns2:textId="77777777" w:rsidR="00244B2A" w:rsidRDefault="008F7EB8">
    <w:pPr>
      <w:pStyle w:val="Header"/>
    </w:pPr>
    <w:r w:rsidRPr="00244B2A">
      <w:rPr>
        <w:b/>
        <w:bCs/>
      </w:rPr>
      <w:t>ProducT:</w:t>
    </w:r>
    <w:r>
      <w:t xml:space="preserve"> MK-1026</w:t>
    </w:r>
    <w:r w:rsidR="00895D30">
      <w:ptab w:relativeTo="margin" w:alignment="right" w:leader="none"/>
    </w:r>
    <w:r w:rsidRPr="00244B2A">
      <w:fldChar w:fldCharType="begin"/>
    </w:r>
    <w:r w:rsidRPr="00244B2A">
      <w:instrText xml:space="preserve"> PAGE   \* MERGEFORMAT </w:instrText>
    </w:r>
    <w:r w:rsidRPr="00244B2A">
      <w:fldChar w:fldCharType="separate"/>
    </w:r>
    <w:r w:rsidRPr="00244B2A">
      <w:rPr>
        <w:noProof/>
      </w:rPr>
      <w:t>218</w:t>
    </w:r>
    <w:r w:rsidRPr="00244B2A">
      <w:rPr>
        <w:noProof/>
      </w:rPr>
      <w:fldChar w:fldCharType="end"/>
    </w:r>
  </w:p>
  <w:p ns2:paraId="3853B3C4" ns2:textId="64CF3EEC" w:rsidR="00244B2A" w:rsidRPr="00520A61" w:rsidRDefault="008F7EB8">
    <w:pPr>
      <w:pStyle w:val="Header"/>
    </w:pPr>
    <w:r w:rsidRPr="00244B2A">
      <w:rPr>
        <w:b/>
        <w:bCs/>
      </w:rPr>
      <w:t>Protocol/Amendment No.:</w:t>
    </w:r>
    <w:r w:rsidRPr="00244B2A">
      <w:t xml:space="preserve"> </w:t>
    </w:r>
    <w:r>
      <w:t>010</w:t>
    </w:r>
    <w:r w:rsidR="00136285">
      <w:t>-0</w:t>
    </w:r>
    <w:r w:rsidR="007450BE">
      <w:t>2</w:t>
    </w:r>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63926C75" ns2:textId="77777777" w:rsidR="00B55DCA" w:rsidRDefault="00B55D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FFFFFF83"/>
    <w:multiLevelType w:val="singleLevel"/>
    <w:tmpl w:val="E5BCE200"/>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03EE7463"/>
    <w:multiLevelType w:val="hybridMultilevel"/>
    <w:tmpl w:val="BC443286"/>
    <w:lvl w:ilvl="0" w:tplc="7D940C16">
      <w:start w:val="1"/>
      <w:numFmt w:val="lowerLetter"/>
      <w:pStyle w:val="ListLetter5"/>
      <w:lvlText w:val="%1."/>
      <w:lvlJc w:val="left"/>
      <w:pPr>
        <w:ind w:left="2160" w:hanging="360"/>
      </w:pPr>
    </w:lvl>
    <w:lvl w:ilvl="1" w:tplc="2436B0D6" w:tentative="1">
      <w:start w:val="1"/>
      <w:numFmt w:val="lowerLetter"/>
      <w:lvlText w:val="%2."/>
      <w:lvlJc w:val="left"/>
      <w:pPr>
        <w:ind w:left="2880" w:hanging="360"/>
      </w:pPr>
    </w:lvl>
    <w:lvl w:ilvl="2" w:tplc="A33E2DF0" w:tentative="1">
      <w:start w:val="1"/>
      <w:numFmt w:val="lowerRoman"/>
      <w:lvlText w:val="%3."/>
      <w:lvlJc w:val="right"/>
      <w:pPr>
        <w:ind w:left="3600" w:hanging="180"/>
      </w:pPr>
    </w:lvl>
    <w:lvl w:ilvl="3" w:tplc="C518AAC2" w:tentative="1">
      <w:start w:val="1"/>
      <w:numFmt w:val="decimal"/>
      <w:lvlText w:val="%4."/>
      <w:lvlJc w:val="left"/>
      <w:pPr>
        <w:ind w:left="4320" w:hanging="360"/>
      </w:pPr>
    </w:lvl>
    <w:lvl w:ilvl="4" w:tplc="7F9E6514" w:tentative="1">
      <w:start w:val="1"/>
      <w:numFmt w:val="lowerLetter"/>
      <w:lvlText w:val="%5."/>
      <w:lvlJc w:val="left"/>
      <w:pPr>
        <w:ind w:left="5040" w:hanging="360"/>
      </w:pPr>
    </w:lvl>
    <w:lvl w:ilvl="5" w:tplc="311EBDFC" w:tentative="1">
      <w:start w:val="1"/>
      <w:numFmt w:val="lowerRoman"/>
      <w:lvlText w:val="%6."/>
      <w:lvlJc w:val="right"/>
      <w:pPr>
        <w:ind w:left="5760" w:hanging="180"/>
      </w:pPr>
    </w:lvl>
    <w:lvl w:ilvl="6" w:tplc="078CEDE6" w:tentative="1">
      <w:start w:val="1"/>
      <w:numFmt w:val="decimal"/>
      <w:lvlText w:val="%7."/>
      <w:lvlJc w:val="left"/>
      <w:pPr>
        <w:ind w:left="6480" w:hanging="360"/>
      </w:pPr>
    </w:lvl>
    <w:lvl w:ilvl="7" w:tplc="30E66386" w:tentative="1">
      <w:start w:val="1"/>
      <w:numFmt w:val="lowerLetter"/>
      <w:lvlText w:val="%8."/>
      <w:lvlJc w:val="left"/>
      <w:pPr>
        <w:ind w:left="7200" w:hanging="360"/>
      </w:pPr>
    </w:lvl>
    <w:lvl w:ilvl="8" w:tplc="969C6B58"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bCs/>
        <w:i w:val="0"/>
        <w:iCs w:val="0"/>
        <w:caps/>
        <w:smallCaps w:val="0"/>
        <w:strike w:val="0"/>
        <w:dstrike w:val="0"/>
        <w:outline/>
        <w:shadow w:val="0"/>
        <w:emboss w:val="0"/>
        <w:imprint w:val="0"/>
        <w:vanish w:val="0"/>
        <w:spacing w:val="0"/>
        <w:kern w:val="0"/>
        <w:position w:val="0"/>
        <w:u w:val="none"/>
        <w:effect w:val="none"/>
        <w:vertAlign w:val="baseli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997091B"/>
    <w:multiLevelType w:val="hybridMultilevel"/>
    <w:tmpl w:val="C7E04EAE"/>
    <w:lvl w:ilvl="0" w:tplc="F372FC66">
      <w:start w:val="1"/>
      <w:numFmt w:val="bullet"/>
      <w:lvlText w:val=""/>
      <w:lvlJc w:val="left"/>
      <w:rPr>
        <w:rFonts w:ascii="Symbol" w:hAnsi="Symbol" w:hint="default"/>
      </w:rPr>
    </w:lvl>
    <w:lvl w:ilvl="1" w:tplc="8DECFD4A">
      <w:numFmt w:val="decimal"/>
      <w:lvlText w:val=""/>
      <w:lvlJc w:val="left"/>
    </w:lvl>
    <w:lvl w:ilvl="2" w:tplc="9AC02552">
      <w:numFmt w:val="decimal"/>
      <w:lvlText w:val=""/>
      <w:lvlJc w:val="left"/>
    </w:lvl>
    <w:lvl w:ilvl="3" w:tplc="4582F39E">
      <w:numFmt w:val="decimal"/>
      <w:lvlText w:val=""/>
      <w:lvlJc w:val="left"/>
    </w:lvl>
    <w:lvl w:ilvl="4" w:tplc="93E2D650">
      <w:numFmt w:val="decimal"/>
      <w:lvlText w:val=""/>
      <w:lvlJc w:val="left"/>
    </w:lvl>
    <w:lvl w:ilvl="5" w:tplc="6346D000">
      <w:numFmt w:val="decimal"/>
      <w:lvlText w:val=""/>
      <w:lvlJc w:val="left"/>
    </w:lvl>
    <w:lvl w:ilvl="6" w:tplc="39C814A0">
      <w:numFmt w:val="decimal"/>
      <w:lvlText w:val=""/>
      <w:lvlJc w:val="left"/>
    </w:lvl>
    <w:lvl w:ilvl="7" w:tplc="B394D16E">
      <w:numFmt w:val="decimal"/>
      <w:lvlText w:val=""/>
      <w:lvlJc w:val="left"/>
    </w:lvl>
    <w:lvl w:ilvl="8" w:tplc="F24293E6">
      <w:numFmt w:val="decimal"/>
      <w:lvlText w:val=""/>
      <w:lvlJc w:val="left"/>
    </w:lvl>
  </w:abstractNum>
  <w:abstractNum w:abstractNumId="7"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0CD2767F"/>
    <w:multiLevelType w:val="hybridMultilevel"/>
    <w:tmpl w:val="4EB85840"/>
    <w:lvl w:ilvl="0" w:tplc="50DED926">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195674F6" w:tentative="1">
      <w:start w:val="1"/>
      <w:numFmt w:val="lowerLetter"/>
      <w:lvlText w:val="%2."/>
      <w:lvlJc w:val="left"/>
      <w:pPr>
        <w:ind w:left="2520" w:hanging="360"/>
      </w:pPr>
    </w:lvl>
    <w:lvl w:ilvl="2" w:tplc="8F96E57A" w:tentative="1">
      <w:start w:val="1"/>
      <w:numFmt w:val="lowerRoman"/>
      <w:lvlText w:val="%3."/>
      <w:lvlJc w:val="right"/>
      <w:pPr>
        <w:ind w:left="3240" w:hanging="180"/>
      </w:pPr>
    </w:lvl>
    <w:lvl w:ilvl="3" w:tplc="3606E1E4" w:tentative="1">
      <w:start w:val="1"/>
      <w:numFmt w:val="decimal"/>
      <w:lvlText w:val="%4."/>
      <w:lvlJc w:val="left"/>
      <w:pPr>
        <w:ind w:left="3960" w:hanging="360"/>
      </w:pPr>
    </w:lvl>
    <w:lvl w:ilvl="4" w:tplc="8B20E910" w:tentative="1">
      <w:start w:val="1"/>
      <w:numFmt w:val="lowerLetter"/>
      <w:lvlText w:val="%5."/>
      <w:lvlJc w:val="left"/>
      <w:pPr>
        <w:ind w:left="4680" w:hanging="360"/>
      </w:pPr>
    </w:lvl>
    <w:lvl w:ilvl="5" w:tplc="BFDABE42" w:tentative="1">
      <w:start w:val="1"/>
      <w:numFmt w:val="lowerRoman"/>
      <w:lvlText w:val="%6."/>
      <w:lvlJc w:val="right"/>
      <w:pPr>
        <w:ind w:left="5400" w:hanging="180"/>
      </w:pPr>
    </w:lvl>
    <w:lvl w:ilvl="6" w:tplc="6E8C8D5A" w:tentative="1">
      <w:start w:val="1"/>
      <w:numFmt w:val="decimal"/>
      <w:lvlText w:val="%7."/>
      <w:lvlJc w:val="left"/>
      <w:pPr>
        <w:ind w:left="6120" w:hanging="360"/>
      </w:pPr>
    </w:lvl>
    <w:lvl w:ilvl="7" w:tplc="3B64D56A" w:tentative="1">
      <w:start w:val="1"/>
      <w:numFmt w:val="lowerLetter"/>
      <w:lvlText w:val="%8."/>
      <w:lvlJc w:val="left"/>
      <w:pPr>
        <w:ind w:left="6840" w:hanging="360"/>
      </w:pPr>
    </w:lvl>
    <w:lvl w:ilvl="8" w:tplc="E3548D66" w:tentative="1">
      <w:start w:val="1"/>
      <w:numFmt w:val="lowerRoman"/>
      <w:lvlText w:val="%9."/>
      <w:lvlJc w:val="right"/>
      <w:pPr>
        <w:ind w:left="7560" w:hanging="180"/>
      </w:pPr>
    </w:lvl>
  </w:abstractNum>
  <w:abstractNum w:abstractNumId="9"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0" w15:restartNumberingAfterBreak="0">
    <w:nsid w:val="12D82EAD"/>
    <w:multiLevelType w:val="hybridMultilevel"/>
    <w:tmpl w:val="A760B412"/>
    <w:lvl w:ilvl="0" w:tplc="086C5F1A">
      <w:start w:val="1"/>
      <w:numFmt w:val="bullet"/>
      <w:lvlText w:val=""/>
      <w:lvlJc w:val="left"/>
      <w:pPr>
        <w:ind w:left="818" w:hanging="360"/>
      </w:pPr>
      <w:rPr>
        <w:rFonts w:ascii="Symbol" w:hAnsi="Symbol" w:hint="default"/>
      </w:rPr>
    </w:lvl>
    <w:lvl w:ilvl="1" w:tplc="BE928504" w:tentative="1">
      <w:start w:val="1"/>
      <w:numFmt w:val="bullet"/>
      <w:lvlText w:val="o"/>
      <w:lvlJc w:val="left"/>
      <w:pPr>
        <w:ind w:left="1538" w:hanging="360"/>
      </w:pPr>
      <w:rPr>
        <w:rFonts w:ascii="Courier New" w:hAnsi="Courier New" w:cs="Courier New" w:hint="default"/>
      </w:rPr>
    </w:lvl>
    <w:lvl w:ilvl="2" w:tplc="673AB6FE" w:tentative="1">
      <w:start w:val="1"/>
      <w:numFmt w:val="bullet"/>
      <w:lvlText w:val=""/>
      <w:lvlJc w:val="left"/>
      <w:pPr>
        <w:ind w:left="2258" w:hanging="360"/>
      </w:pPr>
      <w:rPr>
        <w:rFonts w:ascii="Wingdings" w:hAnsi="Wingdings" w:hint="default"/>
      </w:rPr>
    </w:lvl>
    <w:lvl w:ilvl="3" w:tplc="C396F12E" w:tentative="1">
      <w:start w:val="1"/>
      <w:numFmt w:val="bullet"/>
      <w:lvlText w:val=""/>
      <w:lvlJc w:val="left"/>
      <w:pPr>
        <w:ind w:left="2978" w:hanging="360"/>
      </w:pPr>
      <w:rPr>
        <w:rFonts w:ascii="Symbol" w:hAnsi="Symbol" w:hint="default"/>
      </w:rPr>
    </w:lvl>
    <w:lvl w:ilvl="4" w:tplc="1D64F632" w:tentative="1">
      <w:start w:val="1"/>
      <w:numFmt w:val="bullet"/>
      <w:lvlText w:val="o"/>
      <w:lvlJc w:val="left"/>
      <w:pPr>
        <w:ind w:left="3698" w:hanging="360"/>
      </w:pPr>
      <w:rPr>
        <w:rFonts w:ascii="Courier New" w:hAnsi="Courier New" w:cs="Courier New" w:hint="default"/>
      </w:rPr>
    </w:lvl>
    <w:lvl w:ilvl="5" w:tplc="9D3EC6F8" w:tentative="1">
      <w:start w:val="1"/>
      <w:numFmt w:val="bullet"/>
      <w:lvlText w:val=""/>
      <w:lvlJc w:val="left"/>
      <w:pPr>
        <w:ind w:left="4418" w:hanging="360"/>
      </w:pPr>
      <w:rPr>
        <w:rFonts w:ascii="Wingdings" w:hAnsi="Wingdings" w:hint="default"/>
      </w:rPr>
    </w:lvl>
    <w:lvl w:ilvl="6" w:tplc="B7D846E2" w:tentative="1">
      <w:start w:val="1"/>
      <w:numFmt w:val="bullet"/>
      <w:lvlText w:val=""/>
      <w:lvlJc w:val="left"/>
      <w:pPr>
        <w:ind w:left="5138" w:hanging="360"/>
      </w:pPr>
      <w:rPr>
        <w:rFonts w:ascii="Symbol" w:hAnsi="Symbol" w:hint="default"/>
      </w:rPr>
    </w:lvl>
    <w:lvl w:ilvl="7" w:tplc="9DBCA0D6" w:tentative="1">
      <w:start w:val="1"/>
      <w:numFmt w:val="bullet"/>
      <w:lvlText w:val="o"/>
      <w:lvlJc w:val="left"/>
      <w:pPr>
        <w:ind w:left="5858" w:hanging="360"/>
      </w:pPr>
      <w:rPr>
        <w:rFonts w:ascii="Courier New" w:hAnsi="Courier New" w:cs="Courier New" w:hint="default"/>
      </w:rPr>
    </w:lvl>
    <w:lvl w:ilvl="8" w:tplc="D1924B36" w:tentative="1">
      <w:start w:val="1"/>
      <w:numFmt w:val="bullet"/>
      <w:lvlText w:val=""/>
      <w:lvlJc w:val="left"/>
      <w:pPr>
        <w:ind w:left="6578" w:hanging="360"/>
      </w:pPr>
      <w:rPr>
        <w:rFonts w:ascii="Wingdings" w:hAnsi="Wingdings" w:hint="default"/>
      </w:rPr>
    </w:lvl>
  </w:abstractNum>
  <w:abstractNum w:abstractNumId="11" w15:restartNumberingAfterBreak="0">
    <w:nsid w:val="13763854"/>
    <w:multiLevelType w:val="hybridMultilevel"/>
    <w:tmpl w:val="622C97C6"/>
    <w:lvl w:ilvl="0" w:tplc="368ABE9C">
      <w:start w:val="1"/>
      <w:numFmt w:val="bullet"/>
      <w:lvlText w:val=""/>
      <w:lvlJc w:val="left"/>
      <w:pPr>
        <w:ind w:left="504" w:hanging="360"/>
      </w:pPr>
      <w:rPr>
        <w:rFonts w:ascii="Symbol" w:hAnsi="Symbol" w:hint="default"/>
      </w:rPr>
    </w:lvl>
    <w:lvl w:ilvl="1" w:tplc="FAD0C760" w:tentative="1">
      <w:start w:val="1"/>
      <w:numFmt w:val="bullet"/>
      <w:lvlText w:val="o"/>
      <w:lvlJc w:val="left"/>
      <w:pPr>
        <w:ind w:left="1224" w:hanging="360"/>
      </w:pPr>
      <w:rPr>
        <w:rFonts w:ascii="Courier New" w:hAnsi="Courier New" w:cs="Courier New" w:hint="default"/>
      </w:rPr>
    </w:lvl>
    <w:lvl w:ilvl="2" w:tplc="211EFC60" w:tentative="1">
      <w:start w:val="1"/>
      <w:numFmt w:val="bullet"/>
      <w:lvlText w:val=""/>
      <w:lvlJc w:val="left"/>
      <w:pPr>
        <w:ind w:left="1944" w:hanging="360"/>
      </w:pPr>
      <w:rPr>
        <w:rFonts w:ascii="Wingdings" w:hAnsi="Wingdings" w:hint="default"/>
      </w:rPr>
    </w:lvl>
    <w:lvl w:ilvl="3" w:tplc="88BAF228" w:tentative="1">
      <w:start w:val="1"/>
      <w:numFmt w:val="bullet"/>
      <w:lvlText w:val=""/>
      <w:lvlJc w:val="left"/>
      <w:pPr>
        <w:ind w:left="2664" w:hanging="360"/>
      </w:pPr>
      <w:rPr>
        <w:rFonts w:ascii="Symbol" w:hAnsi="Symbol" w:hint="default"/>
      </w:rPr>
    </w:lvl>
    <w:lvl w:ilvl="4" w:tplc="7D56D9F8" w:tentative="1">
      <w:start w:val="1"/>
      <w:numFmt w:val="bullet"/>
      <w:lvlText w:val="o"/>
      <w:lvlJc w:val="left"/>
      <w:pPr>
        <w:ind w:left="3384" w:hanging="360"/>
      </w:pPr>
      <w:rPr>
        <w:rFonts w:ascii="Courier New" w:hAnsi="Courier New" w:cs="Courier New" w:hint="default"/>
      </w:rPr>
    </w:lvl>
    <w:lvl w:ilvl="5" w:tplc="82045F92" w:tentative="1">
      <w:start w:val="1"/>
      <w:numFmt w:val="bullet"/>
      <w:lvlText w:val=""/>
      <w:lvlJc w:val="left"/>
      <w:pPr>
        <w:ind w:left="4104" w:hanging="360"/>
      </w:pPr>
      <w:rPr>
        <w:rFonts w:ascii="Wingdings" w:hAnsi="Wingdings" w:hint="default"/>
      </w:rPr>
    </w:lvl>
    <w:lvl w:ilvl="6" w:tplc="C7848CD8" w:tentative="1">
      <w:start w:val="1"/>
      <w:numFmt w:val="bullet"/>
      <w:lvlText w:val=""/>
      <w:lvlJc w:val="left"/>
      <w:pPr>
        <w:ind w:left="4824" w:hanging="360"/>
      </w:pPr>
      <w:rPr>
        <w:rFonts w:ascii="Symbol" w:hAnsi="Symbol" w:hint="default"/>
      </w:rPr>
    </w:lvl>
    <w:lvl w:ilvl="7" w:tplc="A10E30BE" w:tentative="1">
      <w:start w:val="1"/>
      <w:numFmt w:val="bullet"/>
      <w:lvlText w:val="o"/>
      <w:lvlJc w:val="left"/>
      <w:pPr>
        <w:ind w:left="5544" w:hanging="360"/>
      </w:pPr>
      <w:rPr>
        <w:rFonts w:ascii="Courier New" w:hAnsi="Courier New" w:cs="Courier New" w:hint="default"/>
      </w:rPr>
    </w:lvl>
    <w:lvl w:ilvl="8" w:tplc="54BC3C68" w:tentative="1">
      <w:start w:val="1"/>
      <w:numFmt w:val="bullet"/>
      <w:lvlText w:val=""/>
      <w:lvlJc w:val="left"/>
      <w:pPr>
        <w:ind w:left="6264" w:hanging="360"/>
      </w:pPr>
      <w:rPr>
        <w:rFonts w:ascii="Wingdings" w:hAnsi="Wingdings" w:hint="default"/>
      </w:rPr>
    </w:lvl>
  </w:abstractNum>
  <w:abstractNum w:abstractNumId="12"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646397D"/>
    <w:multiLevelType w:val="hybridMultilevel"/>
    <w:tmpl w:val="A350CA8A"/>
    <w:name w:val="WWtfl2"/>
    <w:lvl w:ilvl="0" w:tplc="31141DE6">
      <w:start w:val="1"/>
      <w:numFmt w:val="decimal"/>
      <w:pStyle w:val="Attachment"/>
      <w:lvlText w:val="Attachment %1"/>
      <w:lvlJc w:val="left"/>
      <w:pPr>
        <w:ind w:left="720" w:hanging="360"/>
      </w:pPr>
    </w:lvl>
    <w:lvl w:ilvl="1" w:tplc="733E6B7C" w:tentative="1">
      <w:start w:val="1"/>
      <w:numFmt w:val="lowerLetter"/>
      <w:lvlText w:val="%2."/>
      <w:lvlJc w:val="left"/>
      <w:pPr>
        <w:ind w:left="1440" w:hanging="360"/>
      </w:pPr>
    </w:lvl>
    <w:lvl w:ilvl="2" w:tplc="CDA0EC0E" w:tentative="1">
      <w:start w:val="1"/>
      <w:numFmt w:val="lowerRoman"/>
      <w:lvlText w:val="%3."/>
      <w:lvlJc w:val="right"/>
      <w:pPr>
        <w:ind w:left="2160" w:hanging="180"/>
      </w:pPr>
    </w:lvl>
    <w:lvl w:ilvl="3" w:tplc="9A3C8DEA" w:tentative="1">
      <w:start w:val="1"/>
      <w:numFmt w:val="decimal"/>
      <w:lvlText w:val="%4."/>
      <w:lvlJc w:val="left"/>
      <w:pPr>
        <w:ind w:left="2880" w:hanging="360"/>
      </w:pPr>
    </w:lvl>
    <w:lvl w:ilvl="4" w:tplc="F6EEC7BE" w:tentative="1">
      <w:start w:val="1"/>
      <w:numFmt w:val="lowerLetter"/>
      <w:lvlText w:val="%5."/>
      <w:lvlJc w:val="left"/>
      <w:pPr>
        <w:ind w:left="3600" w:hanging="360"/>
      </w:pPr>
    </w:lvl>
    <w:lvl w:ilvl="5" w:tplc="592ECDA2" w:tentative="1">
      <w:start w:val="1"/>
      <w:numFmt w:val="lowerRoman"/>
      <w:lvlText w:val="%6."/>
      <w:lvlJc w:val="right"/>
      <w:pPr>
        <w:ind w:left="4320" w:hanging="180"/>
      </w:pPr>
    </w:lvl>
    <w:lvl w:ilvl="6" w:tplc="5B02B72C" w:tentative="1">
      <w:start w:val="1"/>
      <w:numFmt w:val="decimal"/>
      <w:lvlText w:val="%7."/>
      <w:lvlJc w:val="left"/>
      <w:pPr>
        <w:ind w:left="5040" w:hanging="360"/>
      </w:pPr>
    </w:lvl>
    <w:lvl w:ilvl="7" w:tplc="84682AF6" w:tentative="1">
      <w:start w:val="1"/>
      <w:numFmt w:val="lowerLetter"/>
      <w:lvlText w:val="%8."/>
      <w:lvlJc w:val="left"/>
      <w:pPr>
        <w:ind w:left="5760" w:hanging="360"/>
      </w:pPr>
    </w:lvl>
    <w:lvl w:ilvl="8" w:tplc="667881F2" w:tentative="1">
      <w:start w:val="1"/>
      <w:numFmt w:val="lowerRoman"/>
      <w:lvlText w:val="%9."/>
      <w:lvlJc w:val="right"/>
      <w:pPr>
        <w:ind w:left="6480" w:hanging="180"/>
      </w:pPr>
    </w:lvl>
  </w:abstractNum>
  <w:abstractNum w:abstractNumId="14" w15:restartNumberingAfterBreak="0">
    <w:nsid w:val="16C83DDE"/>
    <w:multiLevelType w:val="singleLevel"/>
    <w:tmpl w:val="3112E7EC"/>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5" w15:restartNumberingAfterBreak="0">
    <w:nsid w:val="23E245D4"/>
    <w:multiLevelType w:val="hybridMultilevel"/>
    <w:tmpl w:val="06544054"/>
    <w:lvl w:ilvl="0" w:tplc="B3B816C8">
      <w:start w:val="1"/>
      <w:numFmt w:val="bullet"/>
      <w:lvlText w:val=""/>
      <w:lvlJc w:val="left"/>
      <w:rPr>
        <w:rFonts w:ascii="Symbol" w:hAnsi="Symbol" w:hint="default"/>
      </w:rPr>
    </w:lvl>
    <w:lvl w:ilvl="1" w:tplc="7E0E401C">
      <w:numFmt w:val="decimal"/>
      <w:lvlText w:val=""/>
      <w:lvlJc w:val="left"/>
    </w:lvl>
    <w:lvl w:ilvl="2" w:tplc="CA06E6A2">
      <w:numFmt w:val="decimal"/>
      <w:lvlText w:val=""/>
      <w:lvlJc w:val="left"/>
    </w:lvl>
    <w:lvl w:ilvl="3" w:tplc="68342A78">
      <w:numFmt w:val="decimal"/>
      <w:lvlText w:val=""/>
      <w:lvlJc w:val="left"/>
    </w:lvl>
    <w:lvl w:ilvl="4" w:tplc="BBD2FD08">
      <w:numFmt w:val="decimal"/>
      <w:lvlText w:val=""/>
      <w:lvlJc w:val="left"/>
    </w:lvl>
    <w:lvl w:ilvl="5" w:tplc="ADE0F994">
      <w:numFmt w:val="decimal"/>
      <w:lvlText w:val=""/>
      <w:lvlJc w:val="left"/>
    </w:lvl>
    <w:lvl w:ilvl="6" w:tplc="4C48EC08">
      <w:numFmt w:val="decimal"/>
      <w:lvlText w:val=""/>
      <w:lvlJc w:val="left"/>
    </w:lvl>
    <w:lvl w:ilvl="7" w:tplc="89E45C08">
      <w:numFmt w:val="decimal"/>
      <w:lvlText w:val=""/>
      <w:lvlJc w:val="left"/>
    </w:lvl>
    <w:lvl w:ilvl="8" w:tplc="0E123CE6">
      <w:numFmt w:val="decimal"/>
      <w:lvlText w:val=""/>
      <w:lvlJc w:val="left"/>
    </w:lvl>
  </w:abstractNum>
  <w:abstractNum w:abstractNumId="16" w15:restartNumberingAfterBreak="0">
    <w:nsid w:val="25DD4932"/>
    <w:multiLevelType w:val="singleLevel"/>
    <w:tmpl w:val="BA222B06"/>
    <w:lvl w:ilvl="0">
      <w:start w:val="1"/>
      <w:numFmt w:val="decimal"/>
      <w:pStyle w:val="ListNumber"/>
      <w:lvlText w:val="%1."/>
      <w:lvlJc w:val="left"/>
      <w:pPr>
        <w:tabs>
          <w:tab w:val="num" w:pos="360"/>
        </w:tabs>
        <w:ind w:left="360" w:hanging="360"/>
      </w:pPr>
      <w:rPr>
        <w:rFonts w:ascii="Times New Roman" w:hAnsi="Times New Roman" w:cs="Times New Roman" w:hint="default"/>
        <w:b w:val="0"/>
        <w:i w:val="0"/>
        <w:caps w:val="0"/>
        <w:sz w:val="24"/>
        <w:u w:val="none"/>
        <w:vertAlign w:val="baseline"/>
      </w:rPr>
    </w:lvl>
  </w:abstractNum>
  <w:abstractNum w:abstractNumId="17" w15:restartNumberingAfterBreak="0">
    <w:nsid w:val="31AB318D"/>
    <w:multiLevelType w:val="singleLevel"/>
    <w:tmpl w:val="EB36F3DA"/>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8" w15:restartNumberingAfterBreak="0">
    <w:nsid w:val="32406E3B"/>
    <w:multiLevelType w:val="singleLevel"/>
    <w:tmpl w:val="46FC9CD2"/>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9" w15:restartNumberingAfterBreak="0">
    <w:nsid w:val="338C5285"/>
    <w:multiLevelType w:val="singleLevel"/>
    <w:tmpl w:val="5B86BC8C"/>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0" w15:restartNumberingAfterBreak="0">
    <w:nsid w:val="347C38E5"/>
    <w:multiLevelType w:val="hybridMultilevel"/>
    <w:tmpl w:val="D0A8787E"/>
    <w:lvl w:ilvl="0" w:tplc="E326C742">
      <w:start w:val="1"/>
      <w:numFmt w:val="lowerLetter"/>
      <w:lvlText w:val="%1."/>
      <w:lvlJc w:val="left"/>
      <w:pPr>
        <w:ind w:left="720" w:hanging="360"/>
      </w:pPr>
    </w:lvl>
    <w:lvl w:ilvl="1" w:tplc="CE0C5F4C" w:tentative="1">
      <w:start w:val="1"/>
      <w:numFmt w:val="lowerLetter"/>
      <w:lvlText w:val="%2."/>
      <w:lvlJc w:val="left"/>
      <w:pPr>
        <w:ind w:left="1440" w:hanging="360"/>
      </w:pPr>
    </w:lvl>
    <w:lvl w:ilvl="2" w:tplc="4B3EF83A" w:tentative="1">
      <w:start w:val="1"/>
      <w:numFmt w:val="lowerRoman"/>
      <w:lvlText w:val="%3."/>
      <w:lvlJc w:val="right"/>
      <w:pPr>
        <w:ind w:left="2160" w:hanging="180"/>
      </w:pPr>
    </w:lvl>
    <w:lvl w:ilvl="3" w:tplc="76F4EE2C" w:tentative="1">
      <w:start w:val="1"/>
      <w:numFmt w:val="decimal"/>
      <w:lvlText w:val="%4."/>
      <w:lvlJc w:val="left"/>
      <w:pPr>
        <w:ind w:left="2880" w:hanging="360"/>
      </w:pPr>
    </w:lvl>
    <w:lvl w:ilvl="4" w:tplc="90E29E24" w:tentative="1">
      <w:start w:val="1"/>
      <w:numFmt w:val="lowerLetter"/>
      <w:lvlText w:val="%5."/>
      <w:lvlJc w:val="left"/>
      <w:pPr>
        <w:ind w:left="3600" w:hanging="360"/>
      </w:pPr>
    </w:lvl>
    <w:lvl w:ilvl="5" w:tplc="464EA706" w:tentative="1">
      <w:start w:val="1"/>
      <w:numFmt w:val="lowerRoman"/>
      <w:lvlText w:val="%6."/>
      <w:lvlJc w:val="right"/>
      <w:pPr>
        <w:ind w:left="4320" w:hanging="180"/>
      </w:pPr>
    </w:lvl>
    <w:lvl w:ilvl="6" w:tplc="029EC646" w:tentative="1">
      <w:start w:val="1"/>
      <w:numFmt w:val="decimal"/>
      <w:lvlText w:val="%7."/>
      <w:lvlJc w:val="left"/>
      <w:pPr>
        <w:ind w:left="5040" w:hanging="360"/>
      </w:pPr>
    </w:lvl>
    <w:lvl w:ilvl="7" w:tplc="F8B008C4" w:tentative="1">
      <w:start w:val="1"/>
      <w:numFmt w:val="lowerLetter"/>
      <w:lvlText w:val="%8."/>
      <w:lvlJc w:val="left"/>
      <w:pPr>
        <w:ind w:left="5760" w:hanging="360"/>
      </w:pPr>
    </w:lvl>
    <w:lvl w:ilvl="8" w:tplc="A692A48A" w:tentative="1">
      <w:start w:val="1"/>
      <w:numFmt w:val="lowerRoman"/>
      <w:lvlText w:val="%9."/>
      <w:lvlJc w:val="right"/>
      <w:pPr>
        <w:ind w:left="6480" w:hanging="180"/>
      </w:pPr>
    </w:lvl>
  </w:abstractNum>
  <w:abstractNum w:abstractNumId="21" w15:restartNumberingAfterBreak="0">
    <w:nsid w:val="348B75C8"/>
    <w:multiLevelType w:val="hybridMultilevel"/>
    <w:tmpl w:val="99887C0A"/>
    <w:lvl w:ilvl="0" w:tplc="F9165BE4">
      <w:start w:val="1"/>
      <w:numFmt w:val="bullet"/>
      <w:lvlText w:val=""/>
      <w:lvlJc w:val="left"/>
      <w:pPr>
        <w:ind w:left="1098" w:hanging="360"/>
      </w:pPr>
      <w:rPr>
        <w:rFonts w:ascii="Symbol" w:hAnsi="Symbol" w:hint="default"/>
      </w:rPr>
    </w:lvl>
    <w:lvl w:ilvl="1" w:tplc="B1628706" w:tentative="1">
      <w:start w:val="1"/>
      <w:numFmt w:val="bullet"/>
      <w:lvlText w:val="o"/>
      <w:lvlJc w:val="left"/>
      <w:pPr>
        <w:ind w:left="1818" w:hanging="360"/>
      </w:pPr>
      <w:rPr>
        <w:rFonts w:ascii="Courier New" w:hAnsi="Courier New" w:cs="Courier New" w:hint="default"/>
      </w:rPr>
    </w:lvl>
    <w:lvl w:ilvl="2" w:tplc="539030A6" w:tentative="1">
      <w:start w:val="1"/>
      <w:numFmt w:val="bullet"/>
      <w:lvlText w:val=""/>
      <w:lvlJc w:val="left"/>
      <w:pPr>
        <w:ind w:left="2538" w:hanging="360"/>
      </w:pPr>
      <w:rPr>
        <w:rFonts w:ascii="Wingdings" w:hAnsi="Wingdings" w:hint="default"/>
      </w:rPr>
    </w:lvl>
    <w:lvl w:ilvl="3" w:tplc="998027CC" w:tentative="1">
      <w:start w:val="1"/>
      <w:numFmt w:val="bullet"/>
      <w:lvlText w:val=""/>
      <w:lvlJc w:val="left"/>
      <w:pPr>
        <w:ind w:left="3258" w:hanging="360"/>
      </w:pPr>
      <w:rPr>
        <w:rFonts w:ascii="Symbol" w:hAnsi="Symbol" w:hint="default"/>
      </w:rPr>
    </w:lvl>
    <w:lvl w:ilvl="4" w:tplc="3F3E8776" w:tentative="1">
      <w:start w:val="1"/>
      <w:numFmt w:val="bullet"/>
      <w:lvlText w:val="o"/>
      <w:lvlJc w:val="left"/>
      <w:pPr>
        <w:ind w:left="3978" w:hanging="360"/>
      </w:pPr>
      <w:rPr>
        <w:rFonts w:ascii="Courier New" w:hAnsi="Courier New" w:cs="Courier New" w:hint="default"/>
      </w:rPr>
    </w:lvl>
    <w:lvl w:ilvl="5" w:tplc="3690B5D6" w:tentative="1">
      <w:start w:val="1"/>
      <w:numFmt w:val="bullet"/>
      <w:lvlText w:val=""/>
      <w:lvlJc w:val="left"/>
      <w:pPr>
        <w:ind w:left="4698" w:hanging="360"/>
      </w:pPr>
      <w:rPr>
        <w:rFonts w:ascii="Wingdings" w:hAnsi="Wingdings" w:hint="default"/>
      </w:rPr>
    </w:lvl>
    <w:lvl w:ilvl="6" w:tplc="57AA9F54" w:tentative="1">
      <w:start w:val="1"/>
      <w:numFmt w:val="bullet"/>
      <w:lvlText w:val=""/>
      <w:lvlJc w:val="left"/>
      <w:pPr>
        <w:ind w:left="5418" w:hanging="360"/>
      </w:pPr>
      <w:rPr>
        <w:rFonts w:ascii="Symbol" w:hAnsi="Symbol" w:hint="default"/>
      </w:rPr>
    </w:lvl>
    <w:lvl w:ilvl="7" w:tplc="E7847312" w:tentative="1">
      <w:start w:val="1"/>
      <w:numFmt w:val="bullet"/>
      <w:lvlText w:val="o"/>
      <w:lvlJc w:val="left"/>
      <w:pPr>
        <w:ind w:left="6138" w:hanging="360"/>
      </w:pPr>
      <w:rPr>
        <w:rFonts w:ascii="Courier New" w:hAnsi="Courier New" w:cs="Courier New" w:hint="default"/>
      </w:rPr>
    </w:lvl>
    <w:lvl w:ilvl="8" w:tplc="02DC1C62" w:tentative="1">
      <w:start w:val="1"/>
      <w:numFmt w:val="bullet"/>
      <w:lvlText w:val=""/>
      <w:lvlJc w:val="left"/>
      <w:pPr>
        <w:ind w:left="6858" w:hanging="360"/>
      </w:pPr>
      <w:rPr>
        <w:rFonts w:ascii="Wingdings" w:hAnsi="Wingdings" w:hint="default"/>
      </w:rPr>
    </w:lvl>
  </w:abstractNum>
  <w:abstractNum w:abstractNumId="22" w15:restartNumberingAfterBreak="0">
    <w:nsid w:val="36B5761C"/>
    <w:multiLevelType w:val="hybridMultilevel"/>
    <w:tmpl w:val="E076B470"/>
    <w:lvl w:ilvl="0" w:tplc="4AC602F6">
      <w:start w:val="1"/>
      <w:numFmt w:val="bullet"/>
      <w:lvlText w:val=""/>
      <w:lvlJc w:val="left"/>
      <w:rPr>
        <w:rFonts w:ascii="Symbol" w:hAnsi="Symbol" w:hint="default"/>
      </w:rPr>
    </w:lvl>
    <w:lvl w:ilvl="1" w:tplc="F2F2DC12">
      <w:numFmt w:val="decimal"/>
      <w:lvlText w:val=""/>
      <w:lvlJc w:val="left"/>
    </w:lvl>
    <w:lvl w:ilvl="2" w:tplc="17C673E8">
      <w:numFmt w:val="decimal"/>
      <w:lvlText w:val=""/>
      <w:lvlJc w:val="left"/>
    </w:lvl>
    <w:lvl w:ilvl="3" w:tplc="06809F66">
      <w:numFmt w:val="decimal"/>
      <w:lvlText w:val=""/>
      <w:lvlJc w:val="left"/>
    </w:lvl>
    <w:lvl w:ilvl="4" w:tplc="BA8C0DB4">
      <w:numFmt w:val="decimal"/>
      <w:lvlText w:val=""/>
      <w:lvlJc w:val="left"/>
    </w:lvl>
    <w:lvl w:ilvl="5" w:tplc="002A89A6">
      <w:numFmt w:val="decimal"/>
      <w:lvlText w:val=""/>
      <w:lvlJc w:val="left"/>
    </w:lvl>
    <w:lvl w:ilvl="6" w:tplc="479CC368">
      <w:numFmt w:val="decimal"/>
      <w:lvlText w:val=""/>
      <w:lvlJc w:val="left"/>
    </w:lvl>
    <w:lvl w:ilvl="7" w:tplc="EA94E17C">
      <w:numFmt w:val="decimal"/>
      <w:lvlText w:val=""/>
      <w:lvlJc w:val="left"/>
    </w:lvl>
    <w:lvl w:ilvl="8" w:tplc="17D4A926">
      <w:numFmt w:val="decimal"/>
      <w:lvlText w:val=""/>
      <w:lvlJc w:val="left"/>
    </w:lvl>
  </w:abstractNum>
  <w:abstractNum w:abstractNumId="23" w15:restartNumberingAfterBreak="0">
    <w:nsid w:val="3E88163E"/>
    <w:multiLevelType w:val="hybridMultilevel"/>
    <w:tmpl w:val="0A28E524"/>
    <w:lvl w:ilvl="0" w:tplc="672A37BE">
      <w:start w:val="1"/>
      <w:numFmt w:val="lowerLetter"/>
      <w:lvlText w:val="%1."/>
      <w:lvlJc w:val="left"/>
      <w:pPr>
        <w:ind w:left="720" w:hanging="360"/>
      </w:pPr>
    </w:lvl>
    <w:lvl w:ilvl="1" w:tplc="EA848C78" w:tentative="1">
      <w:start w:val="1"/>
      <w:numFmt w:val="lowerLetter"/>
      <w:lvlText w:val="%2."/>
      <w:lvlJc w:val="left"/>
      <w:pPr>
        <w:ind w:left="1440" w:hanging="360"/>
      </w:pPr>
    </w:lvl>
    <w:lvl w:ilvl="2" w:tplc="7FDCB444" w:tentative="1">
      <w:start w:val="1"/>
      <w:numFmt w:val="lowerRoman"/>
      <w:lvlText w:val="%3."/>
      <w:lvlJc w:val="right"/>
      <w:pPr>
        <w:ind w:left="2160" w:hanging="180"/>
      </w:pPr>
    </w:lvl>
    <w:lvl w:ilvl="3" w:tplc="4A3646FC" w:tentative="1">
      <w:start w:val="1"/>
      <w:numFmt w:val="decimal"/>
      <w:lvlText w:val="%4."/>
      <w:lvlJc w:val="left"/>
      <w:pPr>
        <w:ind w:left="2880" w:hanging="360"/>
      </w:pPr>
    </w:lvl>
    <w:lvl w:ilvl="4" w:tplc="9270698A" w:tentative="1">
      <w:start w:val="1"/>
      <w:numFmt w:val="lowerLetter"/>
      <w:lvlText w:val="%5."/>
      <w:lvlJc w:val="left"/>
      <w:pPr>
        <w:ind w:left="3600" w:hanging="360"/>
      </w:pPr>
    </w:lvl>
    <w:lvl w:ilvl="5" w:tplc="4F0CEA7E" w:tentative="1">
      <w:start w:val="1"/>
      <w:numFmt w:val="lowerRoman"/>
      <w:lvlText w:val="%6."/>
      <w:lvlJc w:val="right"/>
      <w:pPr>
        <w:ind w:left="4320" w:hanging="180"/>
      </w:pPr>
    </w:lvl>
    <w:lvl w:ilvl="6" w:tplc="873EE950" w:tentative="1">
      <w:start w:val="1"/>
      <w:numFmt w:val="decimal"/>
      <w:lvlText w:val="%7."/>
      <w:lvlJc w:val="left"/>
      <w:pPr>
        <w:ind w:left="5040" w:hanging="360"/>
      </w:pPr>
    </w:lvl>
    <w:lvl w:ilvl="7" w:tplc="4EDA6208" w:tentative="1">
      <w:start w:val="1"/>
      <w:numFmt w:val="lowerLetter"/>
      <w:lvlText w:val="%8."/>
      <w:lvlJc w:val="left"/>
      <w:pPr>
        <w:ind w:left="5760" w:hanging="360"/>
      </w:pPr>
    </w:lvl>
    <w:lvl w:ilvl="8" w:tplc="392485EE" w:tentative="1">
      <w:start w:val="1"/>
      <w:numFmt w:val="lowerRoman"/>
      <w:lvlText w:val="%9."/>
      <w:lvlJc w:val="right"/>
      <w:pPr>
        <w:ind w:left="6480" w:hanging="180"/>
      </w:pPr>
    </w:lvl>
  </w:abstractNum>
  <w:abstractNum w:abstractNumId="24" w15:restartNumberingAfterBreak="0">
    <w:nsid w:val="3E8A6C7E"/>
    <w:multiLevelType w:val="hybridMultilevel"/>
    <w:tmpl w:val="F224FE58"/>
    <w:lvl w:ilvl="0" w:tplc="0ACC8B18">
      <w:start w:val="1"/>
      <w:numFmt w:val="lowerLetter"/>
      <w:lvlText w:val="%1."/>
      <w:lvlJc w:val="left"/>
      <w:pPr>
        <w:ind w:left="720" w:hanging="360"/>
      </w:pPr>
    </w:lvl>
    <w:lvl w:ilvl="1" w:tplc="C1820B66" w:tentative="1">
      <w:start w:val="1"/>
      <w:numFmt w:val="lowerLetter"/>
      <w:lvlText w:val="%2."/>
      <w:lvlJc w:val="left"/>
      <w:pPr>
        <w:ind w:left="1440" w:hanging="360"/>
      </w:pPr>
    </w:lvl>
    <w:lvl w:ilvl="2" w:tplc="BD7840F8" w:tentative="1">
      <w:start w:val="1"/>
      <w:numFmt w:val="lowerRoman"/>
      <w:lvlText w:val="%3."/>
      <w:lvlJc w:val="right"/>
      <w:pPr>
        <w:ind w:left="2160" w:hanging="180"/>
      </w:pPr>
    </w:lvl>
    <w:lvl w:ilvl="3" w:tplc="D78234F4" w:tentative="1">
      <w:start w:val="1"/>
      <w:numFmt w:val="decimal"/>
      <w:lvlText w:val="%4."/>
      <w:lvlJc w:val="left"/>
      <w:pPr>
        <w:ind w:left="2880" w:hanging="360"/>
      </w:pPr>
    </w:lvl>
    <w:lvl w:ilvl="4" w:tplc="EAFA1978" w:tentative="1">
      <w:start w:val="1"/>
      <w:numFmt w:val="lowerLetter"/>
      <w:lvlText w:val="%5."/>
      <w:lvlJc w:val="left"/>
      <w:pPr>
        <w:ind w:left="3600" w:hanging="360"/>
      </w:pPr>
    </w:lvl>
    <w:lvl w:ilvl="5" w:tplc="60341D96" w:tentative="1">
      <w:start w:val="1"/>
      <w:numFmt w:val="lowerRoman"/>
      <w:lvlText w:val="%6."/>
      <w:lvlJc w:val="right"/>
      <w:pPr>
        <w:ind w:left="4320" w:hanging="180"/>
      </w:pPr>
    </w:lvl>
    <w:lvl w:ilvl="6" w:tplc="7CB81A9C" w:tentative="1">
      <w:start w:val="1"/>
      <w:numFmt w:val="decimal"/>
      <w:lvlText w:val="%7."/>
      <w:lvlJc w:val="left"/>
      <w:pPr>
        <w:ind w:left="5040" w:hanging="360"/>
      </w:pPr>
    </w:lvl>
    <w:lvl w:ilvl="7" w:tplc="58DC4B4E" w:tentative="1">
      <w:start w:val="1"/>
      <w:numFmt w:val="lowerLetter"/>
      <w:lvlText w:val="%8."/>
      <w:lvlJc w:val="left"/>
      <w:pPr>
        <w:ind w:left="5760" w:hanging="360"/>
      </w:pPr>
    </w:lvl>
    <w:lvl w:ilvl="8" w:tplc="7986AAEA" w:tentative="1">
      <w:start w:val="1"/>
      <w:numFmt w:val="lowerRoman"/>
      <w:lvlText w:val="%9."/>
      <w:lvlJc w:val="right"/>
      <w:pPr>
        <w:ind w:left="6480" w:hanging="180"/>
      </w:pPr>
    </w:lvl>
  </w:abstractNum>
  <w:abstractNum w:abstractNumId="25" w15:restartNumberingAfterBreak="0">
    <w:nsid w:val="3EE06B53"/>
    <w:multiLevelType w:val="singleLevel"/>
    <w:tmpl w:val="4B6E3926"/>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6" w15:restartNumberingAfterBreak="0">
    <w:nsid w:val="3FA022BB"/>
    <w:multiLevelType w:val="hybridMultilevel"/>
    <w:tmpl w:val="0C789B4A"/>
    <w:lvl w:ilvl="0" w:tplc="5DD06600">
      <w:start w:val="1"/>
      <w:numFmt w:val="bullet"/>
      <w:lvlText w:val=""/>
      <w:lvlJc w:val="left"/>
      <w:rPr>
        <w:rFonts w:ascii="Symbol" w:hAnsi="Symbol" w:hint="default"/>
      </w:rPr>
    </w:lvl>
    <w:lvl w:ilvl="1" w:tplc="98AA5358">
      <w:numFmt w:val="decimal"/>
      <w:lvlText w:val=""/>
      <w:lvlJc w:val="left"/>
    </w:lvl>
    <w:lvl w:ilvl="2" w:tplc="C8422E76">
      <w:numFmt w:val="decimal"/>
      <w:lvlText w:val=""/>
      <w:lvlJc w:val="left"/>
    </w:lvl>
    <w:lvl w:ilvl="3" w:tplc="C3F2A418">
      <w:numFmt w:val="decimal"/>
      <w:lvlText w:val=""/>
      <w:lvlJc w:val="left"/>
    </w:lvl>
    <w:lvl w:ilvl="4" w:tplc="BAEC8764">
      <w:numFmt w:val="decimal"/>
      <w:lvlText w:val=""/>
      <w:lvlJc w:val="left"/>
    </w:lvl>
    <w:lvl w:ilvl="5" w:tplc="A6744F7A">
      <w:numFmt w:val="decimal"/>
      <w:lvlText w:val=""/>
      <w:lvlJc w:val="left"/>
    </w:lvl>
    <w:lvl w:ilvl="6" w:tplc="5336C6DC">
      <w:numFmt w:val="decimal"/>
      <w:lvlText w:val=""/>
      <w:lvlJc w:val="left"/>
    </w:lvl>
    <w:lvl w:ilvl="7" w:tplc="8274376A">
      <w:numFmt w:val="decimal"/>
      <w:lvlText w:val=""/>
      <w:lvlJc w:val="left"/>
    </w:lvl>
    <w:lvl w:ilvl="8" w:tplc="651A1A6E">
      <w:numFmt w:val="decimal"/>
      <w:lvlText w:val=""/>
      <w:lvlJc w:val="left"/>
    </w:lvl>
  </w:abstractNum>
  <w:abstractNum w:abstractNumId="27" w15:restartNumberingAfterBreak="0">
    <w:nsid w:val="3FD33ED7"/>
    <w:multiLevelType w:val="singleLevel"/>
    <w:tmpl w:val="21A89754"/>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8" w15:restartNumberingAfterBreak="0">
    <w:nsid w:val="40EE31CD"/>
    <w:multiLevelType w:val="hybridMultilevel"/>
    <w:tmpl w:val="76F036AE"/>
    <w:lvl w:ilvl="0" w:tplc="EA0A15AC">
      <w:start w:val="1"/>
      <w:numFmt w:val="decimal"/>
      <w:lvlText w:val="%1."/>
      <w:lvlJc w:val="left"/>
      <w:pPr>
        <w:ind w:left="747" w:hanging="360"/>
      </w:pPr>
    </w:lvl>
    <w:lvl w:ilvl="1" w:tplc="DDAC966C" w:tentative="1">
      <w:start w:val="1"/>
      <w:numFmt w:val="lowerLetter"/>
      <w:lvlText w:val="%2."/>
      <w:lvlJc w:val="left"/>
      <w:pPr>
        <w:ind w:left="1467" w:hanging="360"/>
      </w:pPr>
    </w:lvl>
    <w:lvl w:ilvl="2" w:tplc="3FC27AFE" w:tentative="1">
      <w:start w:val="1"/>
      <w:numFmt w:val="lowerRoman"/>
      <w:lvlText w:val="%3."/>
      <w:lvlJc w:val="right"/>
      <w:pPr>
        <w:ind w:left="2187" w:hanging="180"/>
      </w:pPr>
    </w:lvl>
    <w:lvl w:ilvl="3" w:tplc="D5E0A422" w:tentative="1">
      <w:start w:val="1"/>
      <w:numFmt w:val="decimal"/>
      <w:lvlText w:val="%4."/>
      <w:lvlJc w:val="left"/>
      <w:pPr>
        <w:ind w:left="2907" w:hanging="360"/>
      </w:pPr>
    </w:lvl>
    <w:lvl w:ilvl="4" w:tplc="32B23D02" w:tentative="1">
      <w:start w:val="1"/>
      <w:numFmt w:val="lowerLetter"/>
      <w:lvlText w:val="%5."/>
      <w:lvlJc w:val="left"/>
      <w:pPr>
        <w:ind w:left="3627" w:hanging="360"/>
      </w:pPr>
    </w:lvl>
    <w:lvl w:ilvl="5" w:tplc="EB7819A4" w:tentative="1">
      <w:start w:val="1"/>
      <w:numFmt w:val="lowerRoman"/>
      <w:lvlText w:val="%6."/>
      <w:lvlJc w:val="right"/>
      <w:pPr>
        <w:ind w:left="4347" w:hanging="180"/>
      </w:pPr>
    </w:lvl>
    <w:lvl w:ilvl="6" w:tplc="F78EA868" w:tentative="1">
      <w:start w:val="1"/>
      <w:numFmt w:val="decimal"/>
      <w:lvlText w:val="%7."/>
      <w:lvlJc w:val="left"/>
      <w:pPr>
        <w:ind w:left="5067" w:hanging="360"/>
      </w:pPr>
    </w:lvl>
    <w:lvl w:ilvl="7" w:tplc="22F2E56A" w:tentative="1">
      <w:start w:val="1"/>
      <w:numFmt w:val="lowerLetter"/>
      <w:lvlText w:val="%8."/>
      <w:lvlJc w:val="left"/>
      <w:pPr>
        <w:ind w:left="5787" w:hanging="360"/>
      </w:pPr>
    </w:lvl>
    <w:lvl w:ilvl="8" w:tplc="A1BC4FB2" w:tentative="1">
      <w:start w:val="1"/>
      <w:numFmt w:val="lowerRoman"/>
      <w:lvlText w:val="%9."/>
      <w:lvlJc w:val="right"/>
      <w:pPr>
        <w:ind w:left="6507" w:hanging="180"/>
      </w:pPr>
    </w:lvl>
  </w:abstractNum>
  <w:abstractNum w:abstractNumId="29" w15:restartNumberingAfterBreak="0">
    <w:nsid w:val="436A007F"/>
    <w:multiLevelType w:val="singleLevel"/>
    <w:tmpl w:val="62F47EBE"/>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0" w15:restartNumberingAfterBreak="0">
    <w:nsid w:val="4567484B"/>
    <w:multiLevelType w:val="multilevel"/>
    <w:tmpl w:val="FB8E2234"/>
    <w:lvl w:ilvl="0">
      <w:start w:val="1"/>
      <w:numFmt w:val="bullet"/>
      <w:lvlText w:val="•"/>
      <w:lvlJc w:val="left"/>
      <w:pPr>
        <w:tabs>
          <w:tab w:val="left" w:pos="288"/>
        </w:tabs>
      </w:pPr>
      <w:rPr>
        <w:rFonts w:ascii="Times New Roman" w:hAnsi="Times New Roman" w:cs="Times New Roman"/>
        <w:b w:val="0"/>
        <w:i w:val="0"/>
        <w:caps w:val="0"/>
        <w:strike w:val="0"/>
        <w:color w:val="000000"/>
        <w:spacing w:val="-3"/>
        <w:w w:val="100"/>
        <w:sz w:val="32"/>
        <w:u w:val="none"/>
        <w:vertAlign w:val="baseline"/>
        <w:lang w:val="en-US"/>
      </w:rPr>
    </w:lvl>
    <w:lvl w:ilvl="1">
      <w:start w:val="1"/>
      <w:numFmt w:val="bullet"/>
      <w:lvlText w:val=""/>
      <w:lvlJc w:val="left"/>
      <w:pPr>
        <w:ind w:left="1098"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5A0558E"/>
    <w:multiLevelType w:val="hybridMultilevel"/>
    <w:tmpl w:val="673CF824"/>
    <w:lvl w:ilvl="0" w:tplc="9968B508">
      <w:start w:val="1"/>
      <w:numFmt w:val="bullet"/>
      <w:lvlText w:val=""/>
      <w:lvlJc w:val="left"/>
      <w:rPr>
        <w:rFonts w:ascii="Symbol" w:hAnsi="Symbol" w:hint="default"/>
      </w:rPr>
    </w:lvl>
    <w:lvl w:ilvl="1" w:tplc="AB7E971C">
      <w:numFmt w:val="decimal"/>
      <w:lvlText w:val=""/>
      <w:lvlJc w:val="left"/>
    </w:lvl>
    <w:lvl w:ilvl="2" w:tplc="772E8684">
      <w:numFmt w:val="decimal"/>
      <w:lvlText w:val=""/>
      <w:lvlJc w:val="left"/>
    </w:lvl>
    <w:lvl w:ilvl="3" w:tplc="DC5425B6">
      <w:numFmt w:val="decimal"/>
      <w:lvlText w:val=""/>
      <w:lvlJc w:val="left"/>
    </w:lvl>
    <w:lvl w:ilvl="4" w:tplc="1BEA2A5E">
      <w:numFmt w:val="decimal"/>
      <w:lvlText w:val=""/>
      <w:lvlJc w:val="left"/>
    </w:lvl>
    <w:lvl w:ilvl="5" w:tplc="D1FE900C">
      <w:numFmt w:val="decimal"/>
      <w:lvlText w:val=""/>
      <w:lvlJc w:val="left"/>
    </w:lvl>
    <w:lvl w:ilvl="6" w:tplc="AC6C3DFA">
      <w:numFmt w:val="decimal"/>
      <w:lvlText w:val=""/>
      <w:lvlJc w:val="left"/>
    </w:lvl>
    <w:lvl w:ilvl="7" w:tplc="316C71C8">
      <w:numFmt w:val="decimal"/>
      <w:lvlText w:val=""/>
      <w:lvlJc w:val="left"/>
    </w:lvl>
    <w:lvl w:ilvl="8" w:tplc="68224ABE">
      <w:numFmt w:val="decimal"/>
      <w:lvlText w:val=""/>
      <w:lvlJc w:val="left"/>
    </w:lvl>
  </w:abstractNum>
  <w:abstractNum w:abstractNumId="32"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3" w15:restartNumberingAfterBreak="0">
    <w:nsid w:val="47F425B3"/>
    <w:multiLevelType w:val="singleLevel"/>
    <w:tmpl w:val="4CEC8B36"/>
    <w:name w:val="WW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4" w15:restartNumberingAfterBreak="0">
    <w:nsid w:val="4A850277"/>
    <w:multiLevelType w:val="hybridMultilevel"/>
    <w:tmpl w:val="C3BA4C2A"/>
    <w:lvl w:ilvl="0" w:tplc="D7F094F2">
      <w:start w:val="1"/>
      <w:numFmt w:val="bullet"/>
      <w:lvlText w:val=""/>
      <w:lvlJc w:val="left"/>
      <w:rPr>
        <w:rFonts w:ascii="Symbol" w:hAnsi="Symbol" w:hint="default"/>
      </w:rPr>
    </w:lvl>
    <w:lvl w:ilvl="1" w:tplc="85103D60">
      <w:numFmt w:val="decimal"/>
      <w:lvlText w:val=""/>
      <w:lvlJc w:val="left"/>
    </w:lvl>
    <w:lvl w:ilvl="2" w:tplc="F01CF25A">
      <w:numFmt w:val="decimal"/>
      <w:lvlText w:val=""/>
      <w:lvlJc w:val="left"/>
    </w:lvl>
    <w:lvl w:ilvl="3" w:tplc="0324FBC8">
      <w:numFmt w:val="decimal"/>
      <w:lvlText w:val=""/>
      <w:lvlJc w:val="left"/>
    </w:lvl>
    <w:lvl w:ilvl="4" w:tplc="F0F22C6C">
      <w:numFmt w:val="decimal"/>
      <w:lvlText w:val=""/>
      <w:lvlJc w:val="left"/>
    </w:lvl>
    <w:lvl w:ilvl="5" w:tplc="8F2E48BA">
      <w:numFmt w:val="decimal"/>
      <w:lvlText w:val=""/>
      <w:lvlJc w:val="left"/>
    </w:lvl>
    <w:lvl w:ilvl="6" w:tplc="95A8F956">
      <w:numFmt w:val="decimal"/>
      <w:lvlText w:val=""/>
      <w:lvlJc w:val="left"/>
    </w:lvl>
    <w:lvl w:ilvl="7" w:tplc="068EF0DE">
      <w:numFmt w:val="decimal"/>
      <w:lvlText w:val=""/>
      <w:lvlJc w:val="left"/>
    </w:lvl>
    <w:lvl w:ilvl="8" w:tplc="2AA0C298">
      <w:numFmt w:val="decimal"/>
      <w:lvlText w:val=""/>
      <w:lvlJc w:val="left"/>
    </w:lvl>
  </w:abstractNum>
  <w:abstractNum w:abstractNumId="35"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38D7EBB"/>
    <w:multiLevelType w:val="hybridMultilevel"/>
    <w:tmpl w:val="E50E102E"/>
    <w:lvl w:ilvl="0" w:tplc="C2E68FCE">
      <w:start w:val="1"/>
      <w:numFmt w:val="lowerRoman"/>
      <w:pStyle w:val="ListNumber5Roman"/>
      <w:lvlText w:val="%1."/>
      <w:lvlJc w:val="right"/>
      <w:pPr>
        <w:ind w:left="1800" w:hanging="180"/>
      </w:pPr>
      <w:rPr>
        <w:rFonts w:hint="default"/>
      </w:rPr>
    </w:lvl>
    <w:lvl w:ilvl="1" w:tplc="712C318A" w:tentative="1">
      <w:start w:val="1"/>
      <w:numFmt w:val="lowerLetter"/>
      <w:lvlText w:val="%2."/>
      <w:lvlJc w:val="left"/>
      <w:pPr>
        <w:ind w:left="1440" w:hanging="360"/>
      </w:pPr>
    </w:lvl>
    <w:lvl w:ilvl="2" w:tplc="EB9EA704" w:tentative="1">
      <w:start w:val="1"/>
      <w:numFmt w:val="lowerRoman"/>
      <w:lvlText w:val="%3."/>
      <w:lvlJc w:val="right"/>
      <w:pPr>
        <w:ind w:left="2160" w:hanging="180"/>
      </w:pPr>
    </w:lvl>
    <w:lvl w:ilvl="3" w:tplc="C666B064" w:tentative="1">
      <w:start w:val="1"/>
      <w:numFmt w:val="decimal"/>
      <w:lvlText w:val="%4."/>
      <w:lvlJc w:val="left"/>
      <w:pPr>
        <w:ind w:left="2880" w:hanging="360"/>
      </w:pPr>
    </w:lvl>
    <w:lvl w:ilvl="4" w:tplc="A0125508" w:tentative="1">
      <w:start w:val="1"/>
      <w:numFmt w:val="lowerLetter"/>
      <w:lvlText w:val="%5."/>
      <w:lvlJc w:val="left"/>
      <w:pPr>
        <w:ind w:left="3600" w:hanging="360"/>
      </w:pPr>
    </w:lvl>
    <w:lvl w:ilvl="5" w:tplc="7EC4831A" w:tentative="1">
      <w:start w:val="1"/>
      <w:numFmt w:val="lowerRoman"/>
      <w:lvlText w:val="%6."/>
      <w:lvlJc w:val="right"/>
      <w:pPr>
        <w:ind w:left="4320" w:hanging="180"/>
      </w:pPr>
    </w:lvl>
    <w:lvl w:ilvl="6" w:tplc="04BA96A2" w:tentative="1">
      <w:start w:val="1"/>
      <w:numFmt w:val="decimal"/>
      <w:lvlText w:val="%7."/>
      <w:lvlJc w:val="left"/>
      <w:pPr>
        <w:ind w:left="5040" w:hanging="360"/>
      </w:pPr>
    </w:lvl>
    <w:lvl w:ilvl="7" w:tplc="60B6BDD6" w:tentative="1">
      <w:start w:val="1"/>
      <w:numFmt w:val="lowerLetter"/>
      <w:lvlText w:val="%8."/>
      <w:lvlJc w:val="left"/>
      <w:pPr>
        <w:ind w:left="5760" w:hanging="360"/>
      </w:pPr>
    </w:lvl>
    <w:lvl w:ilvl="8" w:tplc="3740EC36" w:tentative="1">
      <w:start w:val="1"/>
      <w:numFmt w:val="lowerRoman"/>
      <w:lvlText w:val="%9."/>
      <w:lvlJc w:val="right"/>
      <w:pPr>
        <w:ind w:left="6480" w:hanging="180"/>
      </w:pPr>
    </w:lvl>
  </w:abstractNum>
  <w:abstractNum w:abstractNumId="37" w15:restartNumberingAfterBreak="0">
    <w:nsid w:val="57B63887"/>
    <w:multiLevelType w:val="hybridMultilevel"/>
    <w:tmpl w:val="ABD0DFF0"/>
    <w:lvl w:ilvl="0" w:tplc="66D206BA">
      <w:start w:val="1"/>
      <w:numFmt w:val="bullet"/>
      <w:lvlText w:val=""/>
      <w:lvlJc w:val="left"/>
      <w:pPr>
        <w:ind w:left="720" w:hanging="360"/>
      </w:pPr>
      <w:rPr>
        <w:rFonts w:ascii="Symbol" w:hAnsi="Symbol" w:hint="default"/>
      </w:rPr>
    </w:lvl>
    <w:lvl w:ilvl="1" w:tplc="8A3C8A10" w:tentative="1">
      <w:start w:val="1"/>
      <w:numFmt w:val="bullet"/>
      <w:lvlText w:val="o"/>
      <w:lvlJc w:val="left"/>
      <w:pPr>
        <w:ind w:left="1440" w:hanging="360"/>
      </w:pPr>
      <w:rPr>
        <w:rFonts w:ascii="Courier New" w:hAnsi="Courier New" w:cs="Courier New" w:hint="default"/>
      </w:rPr>
    </w:lvl>
    <w:lvl w:ilvl="2" w:tplc="275EC57C" w:tentative="1">
      <w:start w:val="1"/>
      <w:numFmt w:val="bullet"/>
      <w:lvlText w:val=""/>
      <w:lvlJc w:val="left"/>
      <w:pPr>
        <w:ind w:left="2160" w:hanging="360"/>
      </w:pPr>
      <w:rPr>
        <w:rFonts w:ascii="Wingdings" w:hAnsi="Wingdings" w:hint="default"/>
      </w:rPr>
    </w:lvl>
    <w:lvl w:ilvl="3" w:tplc="BB8207F0" w:tentative="1">
      <w:start w:val="1"/>
      <w:numFmt w:val="bullet"/>
      <w:lvlText w:val=""/>
      <w:lvlJc w:val="left"/>
      <w:pPr>
        <w:ind w:left="2880" w:hanging="360"/>
      </w:pPr>
      <w:rPr>
        <w:rFonts w:ascii="Symbol" w:hAnsi="Symbol" w:hint="default"/>
      </w:rPr>
    </w:lvl>
    <w:lvl w:ilvl="4" w:tplc="D79AD8C4" w:tentative="1">
      <w:start w:val="1"/>
      <w:numFmt w:val="bullet"/>
      <w:lvlText w:val="o"/>
      <w:lvlJc w:val="left"/>
      <w:pPr>
        <w:ind w:left="3600" w:hanging="360"/>
      </w:pPr>
      <w:rPr>
        <w:rFonts w:ascii="Courier New" w:hAnsi="Courier New" w:cs="Courier New" w:hint="default"/>
      </w:rPr>
    </w:lvl>
    <w:lvl w:ilvl="5" w:tplc="87B23422" w:tentative="1">
      <w:start w:val="1"/>
      <w:numFmt w:val="bullet"/>
      <w:lvlText w:val=""/>
      <w:lvlJc w:val="left"/>
      <w:pPr>
        <w:ind w:left="4320" w:hanging="360"/>
      </w:pPr>
      <w:rPr>
        <w:rFonts w:ascii="Wingdings" w:hAnsi="Wingdings" w:hint="default"/>
      </w:rPr>
    </w:lvl>
    <w:lvl w:ilvl="6" w:tplc="5F861F08" w:tentative="1">
      <w:start w:val="1"/>
      <w:numFmt w:val="bullet"/>
      <w:lvlText w:val=""/>
      <w:lvlJc w:val="left"/>
      <w:pPr>
        <w:ind w:left="5040" w:hanging="360"/>
      </w:pPr>
      <w:rPr>
        <w:rFonts w:ascii="Symbol" w:hAnsi="Symbol" w:hint="default"/>
      </w:rPr>
    </w:lvl>
    <w:lvl w:ilvl="7" w:tplc="DD56CDE2" w:tentative="1">
      <w:start w:val="1"/>
      <w:numFmt w:val="bullet"/>
      <w:lvlText w:val="o"/>
      <w:lvlJc w:val="left"/>
      <w:pPr>
        <w:ind w:left="5760" w:hanging="360"/>
      </w:pPr>
      <w:rPr>
        <w:rFonts w:ascii="Courier New" w:hAnsi="Courier New" w:cs="Courier New" w:hint="default"/>
      </w:rPr>
    </w:lvl>
    <w:lvl w:ilvl="8" w:tplc="E43687C4" w:tentative="1">
      <w:start w:val="1"/>
      <w:numFmt w:val="bullet"/>
      <w:lvlText w:val=""/>
      <w:lvlJc w:val="left"/>
      <w:pPr>
        <w:ind w:left="6480" w:hanging="360"/>
      </w:pPr>
      <w:rPr>
        <w:rFonts w:ascii="Wingdings" w:hAnsi="Wingdings" w:hint="default"/>
      </w:rPr>
    </w:lvl>
  </w:abstractNum>
  <w:abstractNum w:abstractNumId="38" w15:restartNumberingAfterBreak="0">
    <w:nsid w:val="58115F43"/>
    <w:multiLevelType w:val="hybridMultilevel"/>
    <w:tmpl w:val="F982944A"/>
    <w:lvl w:ilvl="0" w:tplc="51E88FBE">
      <w:start w:val="1"/>
      <w:numFmt w:val="bullet"/>
      <w:lvlText w:val=""/>
      <w:lvlJc w:val="left"/>
      <w:rPr>
        <w:rFonts w:ascii="Symbol" w:hAnsi="Symbol" w:hint="default"/>
      </w:rPr>
    </w:lvl>
    <w:lvl w:ilvl="1" w:tplc="EC6800B6">
      <w:numFmt w:val="decimal"/>
      <w:lvlText w:val=""/>
      <w:lvlJc w:val="left"/>
    </w:lvl>
    <w:lvl w:ilvl="2" w:tplc="9976F3AA">
      <w:numFmt w:val="decimal"/>
      <w:lvlText w:val=""/>
      <w:lvlJc w:val="left"/>
    </w:lvl>
    <w:lvl w:ilvl="3" w:tplc="67FEF7F2">
      <w:numFmt w:val="decimal"/>
      <w:lvlText w:val=""/>
      <w:lvlJc w:val="left"/>
    </w:lvl>
    <w:lvl w:ilvl="4" w:tplc="B2A03042">
      <w:numFmt w:val="decimal"/>
      <w:lvlText w:val=""/>
      <w:lvlJc w:val="left"/>
    </w:lvl>
    <w:lvl w:ilvl="5" w:tplc="D6C6FE2A">
      <w:numFmt w:val="decimal"/>
      <w:lvlText w:val=""/>
      <w:lvlJc w:val="left"/>
    </w:lvl>
    <w:lvl w:ilvl="6" w:tplc="15EED442">
      <w:numFmt w:val="decimal"/>
      <w:lvlText w:val=""/>
      <w:lvlJc w:val="left"/>
    </w:lvl>
    <w:lvl w:ilvl="7" w:tplc="9E080E3A">
      <w:numFmt w:val="decimal"/>
      <w:lvlText w:val=""/>
      <w:lvlJc w:val="left"/>
    </w:lvl>
    <w:lvl w:ilvl="8" w:tplc="0D9EE858">
      <w:numFmt w:val="decimal"/>
      <w:lvlText w:val=""/>
      <w:lvlJc w:val="left"/>
    </w:lvl>
  </w:abstractNum>
  <w:abstractNum w:abstractNumId="39" w15:restartNumberingAfterBreak="0">
    <w:nsid w:val="5A8A1D4B"/>
    <w:multiLevelType w:val="hybridMultilevel"/>
    <w:tmpl w:val="F434195C"/>
    <w:lvl w:ilvl="0" w:tplc="3FE23726">
      <w:start w:val="1"/>
      <w:numFmt w:val="bullet"/>
      <w:lvlText w:val=""/>
      <w:lvlJc w:val="left"/>
      <w:rPr>
        <w:rFonts w:ascii="Symbol" w:hAnsi="Symbol" w:hint="default"/>
      </w:rPr>
    </w:lvl>
    <w:lvl w:ilvl="1" w:tplc="10A4D7FE">
      <w:numFmt w:val="decimal"/>
      <w:lvlText w:val=""/>
      <w:lvlJc w:val="left"/>
    </w:lvl>
    <w:lvl w:ilvl="2" w:tplc="C9AAFFE4">
      <w:numFmt w:val="decimal"/>
      <w:lvlText w:val=""/>
      <w:lvlJc w:val="left"/>
    </w:lvl>
    <w:lvl w:ilvl="3" w:tplc="761EBFE2">
      <w:numFmt w:val="decimal"/>
      <w:lvlText w:val=""/>
      <w:lvlJc w:val="left"/>
    </w:lvl>
    <w:lvl w:ilvl="4" w:tplc="CA2468E2">
      <w:numFmt w:val="decimal"/>
      <w:lvlText w:val=""/>
      <w:lvlJc w:val="left"/>
    </w:lvl>
    <w:lvl w:ilvl="5" w:tplc="3454C850">
      <w:numFmt w:val="decimal"/>
      <w:lvlText w:val=""/>
      <w:lvlJc w:val="left"/>
    </w:lvl>
    <w:lvl w:ilvl="6" w:tplc="5FB29A84">
      <w:numFmt w:val="decimal"/>
      <w:lvlText w:val=""/>
      <w:lvlJc w:val="left"/>
    </w:lvl>
    <w:lvl w:ilvl="7" w:tplc="513867DA">
      <w:numFmt w:val="decimal"/>
      <w:lvlText w:val=""/>
      <w:lvlJc w:val="left"/>
    </w:lvl>
    <w:lvl w:ilvl="8" w:tplc="7B8074EE">
      <w:numFmt w:val="decimal"/>
      <w:lvlText w:val=""/>
      <w:lvlJc w:val="left"/>
    </w:lvl>
  </w:abstractNum>
  <w:abstractNum w:abstractNumId="40" w15:restartNumberingAfterBreak="0">
    <w:nsid w:val="5F063E63"/>
    <w:multiLevelType w:val="hybridMultilevel"/>
    <w:tmpl w:val="19B20148"/>
    <w:lvl w:ilvl="0" w:tplc="82E2A58E">
      <w:start w:val="1"/>
      <w:numFmt w:val="bullet"/>
      <w:lvlText w:val=""/>
      <w:lvlJc w:val="left"/>
      <w:rPr>
        <w:rFonts w:ascii="Symbol" w:hAnsi="Symbol" w:hint="default"/>
      </w:rPr>
    </w:lvl>
    <w:lvl w:ilvl="1" w:tplc="B7386BF2">
      <w:numFmt w:val="decimal"/>
      <w:lvlText w:val=""/>
      <w:lvlJc w:val="left"/>
    </w:lvl>
    <w:lvl w:ilvl="2" w:tplc="8AFC9024">
      <w:numFmt w:val="decimal"/>
      <w:lvlText w:val=""/>
      <w:lvlJc w:val="left"/>
    </w:lvl>
    <w:lvl w:ilvl="3" w:tplc="56AC7DFC">
      <w:numFmt w:val="decimal"/>
      <w:lvlText w:val=""/>
      <w:lvlJc w:val="left"/>
    </w:lvl>
    <w:lvl w:ilvl="4" w:tplc="9C58575E">
      <w:numFmt w:val="decimal"/>
      <w:lvlText w:val=""/>
      <w:lvlJc w:val="left"/>
    </w:lvl>
    <w:lvl w:ilvl="5" w:tplc="30663358">
      <w:numFmt w:val="decimal"/>
      <w:lvlText w:val=""/>
      <w:lvlJc w:val="left"/>
    </w:lvl>
    <w:lvl w:ilvl="6" w:tplc="23860D58">
      <w:numFmt w:val="decimal"/>
      <w:lvlText w:val=""/>
      <w:lvlJc w:val="left"/>
    </w:lvl>
    <w:lvl w:ilvl="7" w:tplc="6EE0249E">
      <w:numFmt w:val="decimal"/>
      <w:lvlText w:val=""/>
      <w:lvlJc w:val="left"/>
    </w:lvl>
    <w:lvl w:ilvl="8" w:tplc="3AAAD5F0">
      <w:numFmt w:val="decimal"/>
      <w:lvlText w:val=""/>
      <w:lvlJc w:val="left"/>
    </w:lvl>
  </w:abstractNum>
  <w:abstractNum w:abstractNumId="41" w15:restartNumberingAfterBreak="0">
    <w:nsid w:val="5F2A1ABE"/>
    <w:multiLevelType w:val="singleLevel"/>
    <w:tmpl w:val="B686D922"/>
    <w:lvl w:ilvl="0">
      <w:numFmt w:val="decimal"/>
      <w:pStyle w:val="Bullet12-1"/>
      <w:lvlText w:val=""/>
      <w:lvlJc w:val="left"/>
    </w:lvl>
  </w:abstractNum>
  <w:abstractNum w:abstractNumId="42" w15:restartNumberingAfterBreak="0">
    <w:nsid w:val="600F71FA"/>
    <w:multiLevelType w:val="singleLevel"/>
    <w:tmpl w:val="EF403474"/>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3" w15:restartNumberingAfterBreak="0">
    <w:nsid w:val="600F71FC"/>
    <w:multiLevelType w:val="singleLevel"/>
    <w:tmpl w:val="DA188CC6"/>
    <w:lvl w:ilvl="0">
      <w:numFmt w:val="decimal"/>
      <w:pStyle w:val="Numbered11-1"/>
      <w:lvlText w:val=""/>
      <w:lvlJc w:val="left"/>
    </w:lvl>
  </w:abstractNum>
  <w:abstractNum w:abstractNumId="44" w15:restartNumberingAfterBreak="0">
    <w:nsid w:val="602C4A60"/>
    <w:multiLevelType w:val="hybridMultilevel"/>
    <w:tmpl w:val="7FEE6A22"/>
    <w:lvl w:ilvl="0" w:tplc="055E222A">
      <w:start w:val="1"/>
      <w:numFmt w:val="bullet"/>
      <w:lvlText w:val=""/>
      <w:lvlJc w:val="left"/>
      <w:rPr>
        <w:rFonts w:ascii="Symbol" w:hAnsi="Symbol" w:hint="default"/>
      </w:rPr>
    </w:lvl>
    <w:lvl w:ilvl="1" w:tplc="0DFA751E">
      <w:numFmt w:val="decimal"/>
      <w:lvlText w:val=""/>
      <w:lvlJc w:val="left"/>
    </w:lvl>
    <w:lvl w:ilvl="2" w:tplc="8D3CD3A8">
      <w:numFmt w:val="decimal"/>
      <w:lvlText w:val=""/>
      <w:lvlJc w:val="left"/>
    </w:lvl>
    <w:lvl w:ilvl="3" w:tplc="67269FEC">
      <w:numFmt w:val="decimal"/>
      <w:lvlText w:val=""/>
      <w:lvlJc w:val="left"/>
    </w:lvl>
    <w:lvl w:ilvl="4" w:tplc="BAF4922E">
      <w:numFmt w:val="decimal"/>
      <w:lvlText w:val=""/>
      <w:lvlJc w:val="left"/>
    </w:lvl>
    <w:lvl w:ilvl="5" w:tplc="9CECAAB8">
      <w:numFmt w:val="decimal"/>
      <w:lvlText w:val=""/>
      <w:lvlJc w:val="left"/>
    </w:lvl>
    <w:lvl w:ilvl="6" w:tplc="F4EA68B2">
      <w:numFmt w:val="decimal"/>
      <w:lvlText w:val=""/>
      <w:lvlJc w:val="left"/>
    </w:lvl>
    <w:lvl w:ilvl="7" w:tplc="E53CD210">
      <w:numFmt w:val="decimal"/>
      <w:lvlText w:val=""/>
      <w:lvlJc w:val="left"/>
    </w:lvl>
    <w:lvl w:ilvl="8" w:tplc="70A01C7C">
      <w:numFmt w:val="decimal"/>
      <w:lvlText w:val=""/>
      <w:lvlJc w:val="left"/>
    </w:lvl>
  </w:abstractNum>
  <w:abstractNum w:abstractNumId="45" w15:restartNumberingAfterBreak="0">
    <w:nsid w:val="604164D8"/>
    <w:multiLevelType w:val="singleLevel"/>
    <w:tmpl w:val="C57A769E"/>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6" w15:restartNumberingAfterBreak="0">
    <w:nsid w:val="604756E0"/>
    <w:multiLevelType w:val="hybridMultilevel"/>
    <w:tmpl w:val="5016F5DA"/>
    <w:lvl w:ilvl="0" w:tplc="C8AAB464">
      <w:start w:val="1"/>
      <w:numFmt w:val="bullet"/>
      <w:lvlText w:val=""/>
      <w:lvlJc w:val="left"/>
      <w:pPr>
        <w:ind w:left="1081" w:hanging="360"/>
      </w:pPr>
      <w:rPr>
        <w:rFonts w:ascii="Symbol" w:hAnsi="Symbol" w:hint="default"/>
        <w:sz w:val="20"/>
        <w:szCs w:val="20"/>
      </w:rPr>
    </w:lvl>
    <w:lvl w:ilvl="1" w:tplc="EF205588" w:tentative="1">
      <w:start w:val="1"/>
      <w:numFmt w:val="bullet"/>
      <w:lvlText w:val="o"/>
      <w:lvlJc w:val="left"/>
      <w:pPr>
        <w:ind w:left="1801" w:hanging="360"/>
      </w:pPr>
      <w:rPr>
        <w:rFonts w:ascii="Courier New" w:hAnsi="Courier New" w:cs="Courier New" w:hint="default"/>
      </w:rPr>
    </w:lvl>
    <w:lvl w:ilvl="2" w:tplc="BAE696B6" w:tentative="1">
      <w:start w:val="1"/>
      <w:numFmt w:val="bullet"/>
      <w:lvlText w:val=""/>
      <w:lvlJc w:val="left"/>
      <w:pPr>
        <w:ind w:left="2521" w:hanging="360"/>
      </w:pPr>
      <w:rPr>
        <w:rFonts w:ascii="Wingdings" w:hAnsi="Wingdings" w:hint="default"/>
      </w:rPr>
    </w:lvl>
    <w:lvl w:ilvl="3" w:tplc="52282484" w:tentative="1">
      <w:start w:val="1"/>
      <w:numFmt w:val="bullet"/>
      <w:lvlText w:val=""/>
      <w:lvlJc w:val="left"/>
      <w:pPr>
        <w:ind w:left="3241" w:hanging="360"/>
      </w:pPr>
      <w:rPr>
        <w:rFonts w:ascii="Symbol" w:hAnsi="Symbol" w:hint="default"/>
      </w:rPr>
    </w:lvl>
    <w:lvl w:ilvl="4" w:tplc="4852C7C8" w:tentative="1">
      <w:start w:val="1"/>
      <w:numFmt w:val="bullet"/>
      <w:lvlText w:val="o"/>
      <w:lvlJc w:val="left"/>
      <w:pPr>
        <w:ind w:left="3961" w:hanging="360"/>
      </w:pPr>
      <w:rPr>
        <w:rFonts w:ascii="Courier New" w:hAnsi="Courier New" w:cs="Courier New" w:hint="default"/>
      </w:rPr>
    </w:lvl>
    <w:lvl w:ilvl="5" w:tplc="F6F24416" w:tentative="1">
      <w:start w:val="1"/>
      <w:numFmt w:val="bullet"/>
      <w:lvlText w:val=""/>
      <w:lvlJc w:val="left"/>
      <w:pPr>
        <w:ind w:left="4681" w:hanging="360"/>
      </w:pPr>
      <w:rPr>
        <w:rFonts w:ascii="Wingdings" w:hAnsi="Wingdings" w:hint="default"/>
      </w:rPr>
    </w:lvl>
    <w:lvl w:ilvl="6" w:tplc="892840AC" w:tentative="1">
      <w:start w:val="1"/>
      <w:numFmt w:val="bullet"/>
      <w:lvlText w:val=""/>
      <w:lvlJc w:val="left"/>
      <w:pPr>
        <w:ind w:left="5401" w:hanging="360"/>
      </w:pPr>
      <w:rPr>
        <w:rFonts w:ascii="Symbol" w:hAnsi="Symbol" w:hint="default"/>
      </w:rPr>
    </w:lvl>
    <w:lvl w:ilvl="7" w:tplc="9B241AEC" w:tentative="1">
      <w:start w:val="1"/>
      <w:numFmt w:val="bullet"/>
      <w:lvlText w:val="o"/>
      <w:lvlJc w:val="left"/>
      <w:pPr>
        <w:ind w:left="6121" w:hanging="360"/>
      </w:pPr>
      <w:rPr>
        <w:rFonts w:ascii="Courier New" w:hAnsi="Courier New" w:cs="Courier New" w:hint="default"/>
      </w:rPr>
    </w:lvl>
    <w:lvl w:ilvl="8" w:tplc="2FA6548E" w:tentative="1">
      <w:start w:val="1"/>
      <w:numFmt w:val="bullet"/>
      <w:lvlText w:val=""/>
      <w:lvlJc w:val="left"/>
      <w:pPr>
        <w:ind w:left="6841" w:hanging="360"/>
      </w:pPr>
      <w:rPr>
        <w:rFonts w:ascii="Wingdings" w:hAnsi="Wingdings" w:hint="default"/>
      </w:rPr>
    </w:lvl>
  </w:abstractNum>
  <w:abstractNum w:abstractNumId="47" w15:restartNumberingAfterBreak="0">
    <w:nsid w:val="618D3A8A"/>
    <w:multiLevelType w:val="singleLevel"/>
    <w:tmpl w:val="451A57F8"/>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8" w15:restartNumberingAfterBreak="0">
    <w:nsid w:val="62DB3D68"/>
    <w:multiLevelType w:val="hybridMultilevel"/>
    <w:tmpl w:val="3286A04E"/>
    <w:lvl w:ilvl="0" w:tplc="DC3EC3CC">
      <w:numFmt w:val="decimal"/>
      <w:pStyle w:val="BulletText1"/>
      <w:lvlText w:val=""/>
      <w:lvlJc w:val="left"/>
    </w:lvl>
    <w:lvl w:ilvl="1" w:tplc="13F040E8">
      <w:numFmt w:val="decimal"/>
      <w:lvlText w:val=""/>
      <w:lvlJc w:val="left"/>
    </w:lvl>
    <w:lvl w:ilvl="2" w:tplc="4E9289DC">
      <w:numFmt w:val="decimal"/>
      <w:lvlText w:val=""/>
      <w:lvlJc w:val="left"/>
    </w:lvl>
    <w:lvl w:ilvl="3" w:tplc="65B4FF1E">
      <w:numFmt w:val="decimal"/>
      <w:lvlText w:val=""/>
      <w:lvlJc w:val="left"/>
    </w:lvl>
    <w:lvl w:ilvl="4" w:tplc="BADADBD0">
      <w:numFmt w:val="decimal"/>
      <w:lvlText w:val=""/>
      <w:lvlJc w:val="left"/>
    </w:lvl>
    <w:lvl w:ilvl="5" w:tplc="500AF3E8">
      <w:numFmt w:val="decimal"/>
      <w:lvlText w:val=""/>
      <w:lvlJc w:val="left"/>
    </w:lvl>
    <w:lvl w:ilvl="6" w:tplc="C78CC5CA">
      <w:numFmt w:val="decimal"/>
      <w:lvlText w:val=""/>
      <w:lvlJc w:val="left"/>
    </w:lvl>
    <w:lvl w:ilvl="7" w:tplc="5DCE0E18">
      <w:numFmt w:val="decimal"/>
      <w:lvlText w:val=""/>
      <w:lvlJc w:val="left"/>
    </w:lvl>
    <w:lvl w:ilvl="8" w:tplc="1FD6B134">
      <w:numFmt w:val="decimal"/>
      <w:lvlText w:val=""/>
      <w:lvlJc w:val="left"/>
    </w:lvl>
  </w:abstractNum>
  <w:abstractNum w:abstractNumId="49"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7075602"/>
    <w:multiLevelType w:val="hybridMultilevel"/>
    <w:tmpl w:val="B74A3826"/>
    <w:lvl w:ilvl="0" w:tplc="8F1CAF84">
      <w:start w:val="1"/>
      <w:numFmt w:val="bullet"/>
      <w:lvlText w:val=""/>
      <w:lvlJc w:val="left"/>
      <w:pPr>
        <w:ind w:left="856" w:hanging="360"/>
      </w:pPr>
      <w:rPr>
        <w:rFonts w:ascii="Symbol" w:hAnsi="Symbol" w:hint="default"/>
      </w:rPr>
    </w:lvl>
    <w:lvl w:ilvl="1" w:tplc="F3F23C32" w:tentative="1">
      <w:start w:val="1"/>
      <w:numFmt w:val="bullet"/>
      <w:lvlText w:val="o"/>
      <w:lvlJc w:val="left"/>
      <w:pPr>
        <w:ind w:left="1576" w:hanging="360"/>
      </w:pPr>
      <w:rPr>
        <w:rFonts w:ascii="Courier New" w:hAnsi="Courier New" w:cs="Courier New" w:hint="default"/>
      </w:rPr>
    </w:lvl>
    <w:lvl w:ilvl="2" w:tplc="C89CB8EA" w:tentative="1">
      <w:start w:val="1"/>
      <w:numFmt w:val="bullet"/>
      <w:lvlText w:val=""/>
      <w:lvlJc w:val="left"/>
      <w:pPr>
        <w:ind w:left="2296" w:hanging="360"/>
      </w:pPr>
      <w:rPr>
        <w:rFonts w:ascii="Wingdings" w:hAnsi="Wingdings" w:hint="default"/>
      </w:rPr>
    </w:lvl>
    <w:lvl w:ilvl="3" w:tplc="9D94A130" w:tentative="1">
      <w:start w:val="1"/>
      <w:numFmt w:val="bullet"/>
      <w:lvlText w:val=""/>
      <w:lvlJc w:val="left"/>
      <w:pPr>
        <w:ind w:left="3016" w:hanging="360"/>
      </w:pPr>
      <w:rPr>
        <w:rFonts w:ascii="Symbol" w:hAnsi="Symbol" w:hint="default"/>
      </w:rPr>
    </w:lvl>
    <w:lvl w:ilvl="4" w:tplc="4640524C" w:tentative="1">
      <w:start w:val="1"/>
      <w:numFmt w:val="bullet"/>
      <w:lvlText w:val="o"/>
      <w:lvlJc w:val="left"/>
      <w:pPr>
        <w:ind w:left="3736" w:hanging="360"/>
      </w:pPr>
      <w:rPr>
        <w:rFonts w:ascii="Courier New" w:hAnsi="Courier New" w:cs="Courier New" w:hint="default"/>
      </w:rPr>
    </w:lvl>
    <w:lvl w:ilvl="5" w:tplc="B60A2B00" w:tentative="1">
      <w:start w:val="1"/>
      <w:numFmt w:val="bullet"/>
      <w:lvlText w:val=""/>
      <w:lvlJc w:val="left"/>
      <w:pPr>
        <w:ind w:left="4456" w:hanging="360"/>
      </w:pPr>
      <w:rPr>
        <w:rFonts w:ascii="Wingdings" w:hAnsi="Wingdings" w:hint="default"/>
      </w:rPr>
    </w:lvl>
    <w:lvl w:ilvl="6" w:tplc="172AE6A2" w:tentative="1">
      <w:start w:val="1"/>
      <w:numFmt w:val="bullet"/>
      <w:lvlText w:val=""/>
      <w:lvlJc w:val="left"/>
      <w:pPr>
        <w:ind w:left="5176" w:hanging="360"/>
      </w:pPr>
      <w:rPr>
        <w:rFonts w:ascii="Symbol" w:hAnsi="Symbol" w:hint="default"/>
      </w:rPr>
    </w:lvl>
    <w:lvl w:ilvl="7" w:tplc="9A0C3484" w:tentative="1">
      <w:start w:val="1"/>
      <w:numFmt w:val="bullet"/>
      <w:lvlText w:val="o"/>
      <w:lvlJc w:val="left"/>
      <w:pPr>
        <w:ind w:left="5896" w:hanging="360"/>
      </w:pPr>
      <w:rPr>
        <w:rFonts w:ascii="Courier New" w:hAnsi="Courier New" w:cs="Courier New" w:hint="default"/>
      </w:rPr>
    </w:lvl>
    <w:lvl w:ilvl="8" w:tplc="35D23F64" w:tentative="1">
      <w:start w:val="1"/>
      <w:numFmt w:val="bullet"/>
      <w:lvlText w:val=""/>
      <w:lvlJc w:val="left"/>
      <w:pPr>
        <w:ind w:left="6616" w:hanging="360"/>
      </w:pPr>
      <w:rPr>
        <w:rFonts w:ascii="Wingdings" w:hAnsi="Wingdings" w:hint="default"/>
      </w:rPr>
    </w:lvl>
  </w:abstractNum>
  <w:abstractNum w:abstractNumId="52"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53" w15:restartNumberingAfterBreak="0">
    <w:nsid w:val="6A76030E"/>
    <w:multiLevelType w:val="multilevel"/>
    <w:tmpl w:val="03A6488C"/>
    <w:name w:val="WWH"/>
    <w:lvl w:ilvl="0">
      <w:start w:val="1"/>
      <w:numFmt w:val="decimal"/>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hint="default"/>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hint="default"/>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hint="default"/>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hint="default"/>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hint="default"/>
        <w:b/>
        <w:i w:val="0"/>
        <w:caps w:val="0"/>
        <w:sz w:val="24"/>
        <w:u w:val="none"/>
        <w:vertAlign w:val="baseline"/>
      </w:rPr>
    </w:lvl>
    <w:lvl w:ilvl="7">
      <w:start w:val="1"/>
      <w:numFmt w:val="decimal"/>
      <w:pStyle w:val="Heading8"/>
      <w:lvlText w:val="%1.%2.%3.%4.%5.%6.%7.%8"/>
      <w:lvlJc w:val="left"/>
      <w:pPr>
        <w:tabs>
          <w:tab w:val="num" w:pos="0"/>
        </w:tabs>
        <w:ind w:left="0" w:firstLine="0"/>
      </w:pPr>
      <w:rPr>
        <w:rFonts w:ascii="Times New Roman" w:hAnsi="Times New Roman" w:cs="Times New Roman" w:hint="default"/>
        <w:b/>
        <w:i w:val="0"/>
        <w:caps w:val="0"/>
        <w:sz w:val="24"/>
        <w:u w:val="none"/>
        <w:vertAlign w:val="baseline"/>
      </w:rPr>
    </w:lvl>
    <w:lvl w:ilvl="8">
      <w:start w:val="1"/>
      <w:numFmt w:val="decimal"/>
      <w:pStyle w:val="Heading9"/>
      <w:lvlText w:val="%1.%2.%3.%4.%5.%6.%7.%8.%9"/>
      <w:lvlJc w:val="left"/>
      <w:pPr>
        <w:tabs>
          <w:tab w:val="num" w:pos="0"/>
        </w:tabs>
        <w:ind w:left="0" w:firstLine="0"/>
      </w:pPr>
      <w:rPr>
        <w:rFonts w:ascii="Times New Roman" w:hAnsi="Times New Roman" w:cs="Times New Roman" w:hint="default"/>
        <w:b/>
        <w:i w:val="0"/>
        <w:caps w:val="0"/>
        <w:sz w:val="24"/>
        <w:u w:val="none"/>
        <w:vertAlign w:val="baseline"/>
      </w:rPr>
    </w:lvl>
  </w:abstractNum>
  <w:abstractNum w:abstractNumId="54" w15:restartNumberingAfterBreak="0">
    <w:nsid w:val="6C5B1EF2"/>
    <w:multiLevelType w:val="hybridMultilevel"/>
    <w:tmpl w:val="E3BC3600"/>
    <w:lvl w:ilvl="0" w:tplc="AF18C2CA">
      <w:start w:val="1"/>
      <w:numFmt w:val="bullet"/>
      <w:lvlText w:val=""/>
      <w:lvlJc w:val="left"/>
      <w:pPr>
        <w:ind w:left="760" w:hanging="360"/>
      </w:pPr>
      <w:rPr>
        <w:rFonts w:ascii="Symbol" w:hAnsi="Symbol" w:hint="default"/>
      </w:rPr>
    </w:lvl>
    <w:lvl w:ilvl="1" w:tplc="3948DE34" w:tentative="1">
      <w:start w:val="1"/>
      <w:numFmt w:val="bullet"/>
      <w:lvlText w:val="o"/>
      <w:lvlJc w:val="left"/>
      <w:pPr>
        <w:ind w:left="1480" w:hanging="360"/>
      </w:pPr>
      <w:rPr>
        <w:rFonts w:ascii="Courier New" w:hAnsi="Courier New" w:cs="Courier New" w:hint="default"/>
      </w:rPr>
    </w:lvl>
    <w:lvl w:ilvl="2" w:tplc="23FC05C6" w:tentative="1">
      <w:start w:val="1"/>
      <w:numFmt w:val="bullet"/>
      <w:lvlText w:val=""/>
      <w:lvlJc w:val="left"/>
      <w:pPr>
        <w:ind w:left="2200" w:hanging="360"/>
      </w:pPr>
      <w:rPr>
        <w:rFonts w:ascii="Wingdings" w:hAnsi="Wingdings" w:hint="default"/>
      </w:rPr>
    </w:lvl>
    <w:lvl w:ilvl="3" w:tplc="CFB4D750" w:tentative="1">
      <w:start w:val="1"/>
      <w:numFmt w:val="bullet"/>
      <w:lvlText w:val=""/>
      <w:lvlJc w:val="left"/>
      <w:pPr>
        <w:ind w:left="2920" w:hanging="360"/>
      </w:pPr>
      <w:rPr>
        <w:rFonts w:ascii="Symbol" w:hAnsi="Symbol" w:hint="default"/>
      </w:rPr>
    </w:lvl>
    <w:lvl w:ilvl="4" w:tplc="AAC28262" w:tentative="1">
      <w:start w:val="1"/>
      <w:numFmt w:val="bullet"/>
      <w:lvlText w:val="o"/>
      <w:lvlJc w:val="left"/>
      <w:pPr>
        <w:ind w:left="3640" w:hanging="360"/>
      </w:pPr>
      <w:rPr>
        <w:rFonts w:ascii="Courier New" w:hAnsi="Courier New" w:cs="Courier New" w:hint="default"/>
      </w:rPr>
    </w:lvl>
    <w:lvl w:ilvl="5" w:tplc="8CC04C94" w:tentative="1">
      <w:start w:val="1"/>
      <w:numFmt w:val="bullet"/>
      <w:lvlText w:val=""/>
      <w:lvlJc w:val="left"/>
      <w:pPr>
        <w:ind w:left="4360" w:hanging="360"/>
      </w:pPr>
      <w:rPr>
        <w:rFonts w:ascii="Wingdings" w:hAnsi="Wingdings" w:hint="default"/>
      </w:rPr>
    </w:lvl>
    <w:lvl w:ilvl="6" w:tplc="3338505E" w:tentative="1">
      <w:start w:val="1"/>
      <w:numFmt w:val="bullet"/>
      <w:lvlText w:val=""/>
      <w:lvlJc w:val="left"/>
      <w:pPr>
        <w:ind w:left="5080" w:hanging="360"/>
      </w:pPr>
      <w:rPr>
        <w:rFonts w:ascii="Symbol" w:hAnsi="Symbol" w:hint="default"/>
      </w:rPr>
    </w:lvl>
    <w:lvl w:ilvl="7" w:tplc="7FEC2890" w:tentative="1">
      <w:start w:val="1"/>
      <w:numFmt w:val="bullet"/>
      <w:lvlText w:val="o"/>
      <w:lvlJc w:val="left"/>
      <w:pPr>
        <w:ind w:left="5800" w:hanging="360"/>
      </w:pPr>
      <w:rPr>
        <w:rFonts w:ascii="Courier New" w:hAnsi="Courier New" w:cs="Courier New" w:hint="default"/>
      </w:rPr>
    </w:lvl>
    <w:lvl w:ilvl="8" w:tplc="8EA0FB80" w:tentative="1">
      <w:start w:val="1"/>
      <w:numFmt w:val="bullet"/>
      <w:lvlText w:val=""/>
      <w:lvlJc w:val="left"/>
      <w:pPr>
        <w:ind w:left="6520" w:hanging="360"/>
      </w:pPr>
      <w:rPr>
        <w:rFonts w:ascii="Wingdings" w:hAnsi="Wingdings" w:hint="default"/>
      </w:rPr>
    </w:lvl>
  </w:abstractNum>
  <w:abstractNum w:abstractNumId="55"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6" w15:restartNumberingAfterBreak="0">
    <w:nsid w:val="6FEF7E2F"/>
    <w:multiLevelType w:val="hybridMultilevel"/>
    <w:tmpl w:val="3A8428BE"/>
    <w:lvl w:ilvl="0" w:tplc="77C0A5D4">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21D2F958" w:tentative="1">
      <w:start w:val="1"/>
      <w:numFmt w:val="lowerLetter"/>
      <w:lvlText w:val="%2."/>
      <w:lvlJc w:val="left"/>
      <w:pPr>
        <w:ind w:left="2880" w:hanging="360"/>
      </w:pPr>
    </w:lvl>
    <w:lvl w:ilvl="2" w:tplc="6A547792" w:tentative="1">
      <w:start w:val="1"/>
      <w:numFmt w:val="lowerRoman"/>
      <w:lvlText w:val="%3."/>
      <w:lvlJc w:val="right"/>
      <w:pPr>
        <w:ind w:left="3600" w:hanging="180"/>
      </w:pPr>
    </w:lvl>
    <w:lvl w:ilvl="3" w:tplc="BAE8F312" w:tentative="1">
      <w:start w:val="1"/>
      <w:numFmt w:val="decimal"/>
      <w:lvlText w:val="%4."/>
      <w:lvlJc w:val="left"/>
      <w:pPr>
        <w:ind w:left="4320" w:hanging="360"/>
      </w:pPr>
    </w:lvl>
    <w:lvl w:ilvl="4" w:tplc="828A58F6" w:tentative="1">
      <w:start w:val="1"/>
      <w:numFmt w:val="lowerLetter"/>
      <w:lvlText w:val="%5."/>
      <w:lvlJc w:val="left"/>
      <w:pPr>
        <w:ind w:left="5040" w:hanging="360"/>
      </w:pPr>
    </w:lvl>
    <w:lvl w:ilvl="5" w:tplc="4F0E3E76" w:tentative="1">
      <w:start w:val="1"/>
      <w:numFmt w:val="lowerRoman"/>
      <w:lvlText w:val="%6."/>
      <w:lvlJc w:val="right"/>
      <w:pPr>
        <w:ind w:left="5760" w:hanging="180"/>
      </w:pPr>
    </w:lvl>
    <w:lvl w:ilvl="6" w:tplc="81B69662" w:tentative="1">
      <w:start w:val="1"/>
      <w:numFmt w:val="decimal"/>
      <w:lvlText w:val="%7."/>
      <w:lvlJc w:val="left"/>
      <w:pPr>
        <w:ind w:left="6480" w:hanging="360"/>
      </w:pPr>
    </w:lvl>
    <w:lvl w:ilvl="7" w:tplc="C2CA4E34" w:tentative="1">
      <w:start w:val="1"/>
      <w:numFmt w:val="lowerLetter"/>
      <w:lvlText w:val="%8."/>
      <w:lvlJc w:val="left"/>
      <w:pPr>
        <w:ind w:left="7200" w:hanging="360"/>
      </w:pPr>
    </w:lvl>
    <w:lvl w:ilvl="8" w:tplc="8916AD5C" w:tentative="1">
      <w:start w:val="1"/>
      <w:numFmt w:val="lowerRoman"/>
      <w:lvlText w:val="%9."/>
      <w:lvlJc w:val="right"/>
      <w:pPr>
        <w:ind w:left="7920" w:hanging="180"/>
      </w:pPr>
    </w:lvl>
  </w:abstractNum>
  <w:abstractNum w:abstractNumId="57" w15:restartNumberingAfterBreak="0">
    <w:nsid w:val="751A32E7"/>
    <w:multiLevelType w:val="hybridMultilevel"/>
    <w:tmpl w:val="01FEDCC2"/>
    <w:lvl w:ilvl="0" w:tplc="B52867DC">
      <w:start w:val="1"/>
      <w:numFmt w:val="lowerLetter"/>
      <w:lvlText w:val="%1."/>
      <w:lvlJc w:val="left"/>
      <w:pPr>
        <w:ind w:left="720" w:hanging="360"/>
      </w:pPr>
    </w:lvl>
    <w:lvl w:ilvl="1" w:tplc="FC284EF4" w:tentative="1">
      <w:start w:val="1"/>
      <w:numFmt w:val="lowerLetter"/>
      <w:lvlText w:val="%2."/>
      <w:lvlJc w:val="left"/>
      <w:pPr>
        <w:ind w:left="1440" w:hanging="360"/>
      </w:pPr>
    </w:lvl>
    <w:lvl w:ilvl="2" w:tplc="738EA104" w:tentative="1">
      <w:start w:val="1"/>
      <w:numFmt w:val="lowerRoman"/>
      <w:lvlText w:val="%3."/>
      <w:lvlJc w:val="right"/>
      <w:pPr>
        <w:ind w:left="2160" w:hanging="180"/>
      </w:pPr>
    </w:lvl>
    <w:lvl w:ilvl="3" w:tplc="8814CA54" w:tentative="1">
      <w:start w:val="1"/>
      <w:numFmt w:val="decimal"/>
      <w:lvlText w:val="%4."/>
      <w:lvlJc w:val="left"/>
      <w:pPr>
        <w:ind w:left="2880" w:hanging="360"/>
      </w:pPr>
    </w:lvl>
    <w:lvl w:ilvl="4" w:tplc="A128EFA0" w:tentative="1">
      <w:start w:val="1"/>
      <w:numFmt w:val="lowerLetter"/>
      <w:lvlText w:val="%5."/>
      <w:lvlJc w:val="left"/>
      <w:pPr>
        <w:ind w:left="3600" w:hanging="360"/>
      </w:pPr>
    </w:lvl>
    <w:lvl w:ilvl="5" w:tplc="6EB2291E" w:tentative="1">
      <w:start w:val="1"/>
      <w:numFmt w:val="lowerRoman"/>
      <w:lvlText w:val="%6."/>
      <w:lvlJc w:val="right"/>
      <w:pPr>
        <w:ind w:left="4320" w:hanging="180"/>
      </w:pPr>
    </w:lvl>
    <w:lvl w:ilvl="6" w:tplc="D49ACF22" w:tentative="1">
      <w:start w:val="1"/>
      <w:numFmt w:val="decimal"/>
      <w:lvlText w:val="%7."/>
      <w:lvlJc w:val="left"/>
      <w:pPr>
        <w:ind w:left="5040" w:hanging="360"/>
      </w:pPr>
    </w:lvl>
    <w:lvl w:ilvl="7" w:tplc="C5F613CA" w:tentative="1">
      <w:start w:val="1"/>
      <w:numFmt w:val="lowerLetter"/>
      <w:lvlText w:val="%8."/>
      <w:lvlJc w:val="left"/>
      <w:pPr>
        <w:ind w:left="5760" w:hanging="360"/>
      </w:pPr>
    </w:lvl>
    <w:lvl w:ilvl="8" w:tplc="875C49E4" w:tentative="1">
      <w:start w:val="1"/>
      <w:numFmt w:val="lowerRoman"/>
      <w:lvlText w:val="%9."/>
      <w:lvlJc w:val="right"/>
      <w:pPr>
        <w:ind w:left="6480" w:hanging="180"/>
      </w:pPr>
    </w:lvl>
  </w:abstractNum>
  <w:abstractNum w:abstractNumId="58"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9" w15:restartNumberingAfterBreak="0">
    <w:nsid w:val="78AF23CA"/>
    <w:multiLevelType w:val="hybridMultilevel"/>
    <w:tmpl w:val="8604E43E"/>
    <w:lvl w:ilvl="0" w:tplc="3E46621A">
      <w:start w:val="1"/>
      <w:numFmt w:val="bullet"/>
      <w:lvlText w:val=""/>
      <w:lvlJc w:val="left"/>
      <w:pPr>
        <w:ind w:left="720" w:hanging="360"/>
      </w:pPr>
      <w:rPr>
        <w:rFonts w:ascii="Symbol" w:hAnsi="Symbol" w:hint="default"/>
      </w:rPr>
    </w:lvl>
    <w:lvl w:ilvl="1" w:tplc="12D4C228" w:tentative="1">
      <w:start w:val="1"/>
      <w:numFmt w:val="bullet"/>
      <w:lvlText w:val="o"/>
      <w:lvlJc w:val="left"/>
      <w:pPr>
        <w:ind w:left="1440" w:hanging="360"/>
      </w:pPr>
      <w:rPr>
        <w:rFonts w:ascii="Courier New" w:hAnsi="Courier New" w:cs="Courier New" w:hint="default"/>
      </w:rPr>
    </w:lvl>
    <w:lvl w:ilvl="2" w:tplc="16A28A0E" w:tentative="1">
      <w:start w:val="1"/>
      <w:numFmt w:val="bullet"/>
      <w:lvlText w:val=""/>
      <w:lvlJc w:val="left"/>
      <w:pPr>
        <w:ind w:left="2160" w:hanging="360"/>
      </w:pPr>
      <w:rPr>
        <w:rFonts w:ascii="Wingdings" w:hAnsi="Wingdings" w:hint="default"/>
      </w:rPr>
    </w:lvl>
    <w:lvl w:ilvl="3" w:tplc="C388D132" w:tentative="1">
      <w:start w:val="1"/>
      <w:numFmt w:val="bullet"/>
      <w:lvlText w:val=""/>
      <w:lvlJc w:val="left"/>
      <w:pPr>
        <w:ind w:left="2880" w:hanging="360"/>
      </w:pPr>
      <w:rPr>
        <w:rFonts w:ascii="Symbol" w:hAnsi="Symbol" w:hint="default"/>
      </w:rPr>
    </w:lvl>
    <w:lvl w:ilvl="4" w:tplc="0CD4A74E" w:tentative="1">
      <w:start w:val="1"/>
      <w:numFmt w:val="bullet"/>
      <w:lvlText w:val="o"/>
      <w:lvlJc w:val="left"/>
      <w:pPr>
        <w:ind w:left="3600" w:hanging="360"/>
      </w:pPr>
      <w:rPr>
        <w:rFonts w:ascii="Courier New" w:hAnsi="Courier New" w:cs="Courier New" w:hint="default"/>
      </w:rPr>
    </w:lvl>
    <w:lvl w:ilvl="5" w:tplc="E266101C" w:tentative="1">
      <w:start w:val="1"/>
      <w:numFmt w:val="bullet"/>
      <w:lvlText w:val=""/>
      <w:lvlJc w:val="left"/>
      <w:pPr>
        <w:ind w:left="4320" w:hanging="360"/>
      </w:pPr>
      <w:rPr>
        <w:rFonts w:ascii="Wingdings" w:hAnsi="Wingdings" w:hint="default"/>
      </w:rPr>
    </w:lvl>
    <w:lvl w:ilvl="6" w:tplc="80F49B08" w:tentative="1">
      <w:start w:val="1"/>
      <w:numFmt w:val="bullet"/>
      <w:lvlText w:val=""/>
      <w:lvlJc w:val="left"/>
      <w:pPr>
        <w:ind w:left="5040" w:hanging="360"/>
      </w:pPr>
      <w:rPr>
        <w:rFonts w:ascii="Symbol" w:hAnsi="Symbol" w:hint="default"/>
      </w:rPr>
    </w:lvl>
    <w:lvl w:ilvl="7" w:tplc="F404C9D0" w:tentative="1">
      <w:start w:val="1"/>
      <w:numFmt w:val="bullet"/>
      <w:lvlText w:val="o"/>
      <w:lvlJc w:val="left"/>
      <w:pPr>
        <w:ind w:left="5760" w:hanging="360"/>
      </w:pPr>
      <w:rPr>
        <w:rFonts w:ascii="Courier New" w:hAnsi="Courier New" w:cs="Courier New" w:hint="default"/>
      </w:rPr>
    </w:lvl>
    <w:lvl w:ilvl="8" w:tplc="B7641D3E" w:tentative="1">
      <w:start w:val="1"/>
      <w:numFmt w:val="bullet"/>
      <w:lvlText w:val=""/>
      <w:lvlJc w:val="left"/>
      <w:pPr>
        <w:ind w:left="6480" w:hanging="360"/>
      </w:pPr>
      <w:rPr>
        <w:rFonts w:ascii="Wingdings" w:hAnsi="Wingdings" w:hint="default"/>
      </w:rPr>
    </w:lvl>
  </w:abstractNum>
  <w:abstractNum w:abstractNumId="60" w15:restartNumberingAfterBreak="0">
    <w:nsid w:val="79993A86"/>
    <w:multiLevelType w:val="singleLevel"/>
    <w:tmpl w:val="E0BAFC7C"/>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61"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2"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37388180">
    <w:abstractNumId w:val="58"/>
  </w:num>
  <w:num w:numId="2" w16cid:durableId="1363093157">
    <w:abstractNumId w:val="50"/>
  </w:num>
  <w:num w:numId="3" w16cid:durableId="1062294774">
    <w:abstractNumId w:val="55"/>
  </w:num>
  <w:num w:numId="4" w16cid:durableId="650673427">
    <w:abstractNumId w:val="9"/>
  </w:num>
  <w:num w:numId="5" w16cid:durableId="513958687">
    <w:abstractNumId w:val="13"/>
  </w:num>
  <w:num w:numId="6" w16cid:durableId="357390223">
    <w:abstractNumId w:val="60"/>
  </w:num>
  <w:num w:numId="7" w16cid:durableId="1622613191">
    <w:abstractNumId w:val="29"/>
  </w:num>
  <w:num w:numId="8" w16cid:durableId="1195534076">
    <w:abstractNumId w:val="19"/>
  </w:num>
  <w:num w:numId="9" w16cid:durableId="212542780">
    <w:abstractNumId w:val="42"/>
  </w:num>
  <w:num w:numId="10" w16cid:durableId="926884662">
    <w:abstractNumId w:val="18"/>
  </w:num>
  <w:num w:numId="11" w16cid:durableId="396435890">
    <w:abstractNumId w:val="16"/>
  </w:num>
  <w:num w:numId="12" w16cid:durableId="1908954655">
    <w:abstractNumId w:val="45"/>
  </w:num>
  <w:num w:numId="13" w16cid:durableId="793257041">
    <w:abstractNumId w:val="17"/>
  </w:num>
  <w:num w:numId="14" w16cid:durableId="2060081207">
    <w:abstractNumId w:val="14"/>
  </w:num>
  <w:num w:numId="15" w16cid:durableId="1933078903">
    <w:abstractNumId w:val="53"/>
  </w:num>
  <w:num w:numId="16" w16cid:durableId="1089547558">
    <w:abstractNumId w:val="5"/>
  </w:num>
  <w:num w:numId="17" w16cid:durableId="1139689835">
    <w:abstractNumId w:val="35"/>
  </w:num>
  <w:num w:numId="18" w16cid:durableId="1188177602">
    <w:abstractNumId w:val="52"/>
  </w:num>
  <w:num w:numId="19" w16cid:durableId="270017910">
    <w:abstractNumId w:val="7"/>
  </w:num>
  <w:num w:numId="20" w16cid:durableId="1539708475">
    <w:abstractNumId w:val="0"/>
  </w:num>
  <w:num w:numId="21" w16cid:durableId="2048404606">
    <w:abstractNumId w:val="1"/>
  </w:num>
  <w:num w:numId="22" w16cid:durableId="231741356">
    <w:abstractNumId w:val="32"/>
  </w:num>
  <w:num w:numId="23" w16cid:durableId="1663969872">
    <w:abstractNumId w:val="12"/>
  </w:num>
  <w:num w:numId="24" w16cid:durableId="21979769">
    <w:abstractNumId w:val="3"/>
  </w:num>
  <w:num w:numId="25" w16cid:durableId="1999334826">
    <w:abstractNumId w:val="4"/>
  </w:num>
  <w:num w:numId="26" w16cid:durableId="1623686862">
    <w:abstractNumId w:val="36"/>
  </w:num>
  <w:num w:numId="27" w16cid:durableId="178029416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85759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5318215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8501671">
    <w:abstractNumId w:val="8"/>
  </w:num>
  <w:num w:numId="31" w16cid:durableId="1559314883">
    <w:abstractNumId w:val="56"/>
  </w:num>
  <w:num w:numId="32" w16cid:durableId="645404018">
    <w:abstractNumId w:val="25"/>
  </w:num>
  <w:num w:numId="33" w16cid:durableId="1634096958">
    <w:abstractNumId w:val="47"/>
  </w:num>
  <w:num w:numId="34" w16cid:durableId="873422642">
    <w:abstractNumId w:val="16"/>
    <w:lvlOverride w:ilvl="0">
      <w:startOverride w:val="1"/>
    </w:lvlOverride>
  </w:num>
  <w:num w:numId="35" w16cid:durableId="1194804551">
    <w:abstractNumId w:val="16"/>
    <w:lvlOverride w:ilvl="0">
      <w:startOverride w:val="17"/>
    </w:lvlOverride>
  </w:num>
  <w:num w:numId="36" w16cid:durableId="105001117">
    <w:abstractNumId w:val="31"/>
  </w:num>
  <w:num w:numId="37" w16cid:durableId="1163593574">
    <w:abstractNumId w:val="39"/>
  </w:num>
  <w:num w:numId="38" w16cid:durableId="1955282863">
    <w:abstractNumId w:val="59"/>
  </w:num>
  <w:num w:numId="39" w16cid:durableId="1281760801">
    <w:abstractNumId w:val="41"/>
  </w:num>
  <w:num w:numId="40" w16cid:durableId="52197367">
    <w:abstractNumId w:val="48"/>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72022769">
    <w:abstractNumId w:val="43"/>
  </w:num>
  <w:num w:numId="42" w16cid:durableId="637612565">
    <w:abstractNumId w:val="11"/>
  </w:num>
  <w:num w:numId="43" w16cid:durableId="487478683">
    <w:abstractNumId w:val="6"/>
  </w:num>
  <w:num w:numId="44" w16cid:durableId="1685087242">
    <w:abstractNumId w:val="22"/>
  </w:num>
  <w:num w:numId="45" w16cid:durableId="773793305">
    <w:abstractNumId w:val="40"/>
  </w:num>
  <w:num w:numId="46" w16cid:durableId="1267956494">
    <w:abstractNumId w:val="54"/>
  </w:num>
  <w:num w:numId="47" w16cid:durableId="725878115">
    <w:abstractNumId w:val="38"/>
  </w:num>
  <w:num w:numId="48" w16cid:durableId="1774663740">
    <w:abstractNumId w:val="44"/>
  </w:num>
  <w:num w:numId="49" w16cid:durableId="149172923">
    <w:abstractNumId w:val="34"/>
  </w:num>
  <w:num w:numId="50" w16cid:durableId="2074230882">
    <w:abstractNumId w:val="21"/>
  </w:num>
  <w:num w:numId="51" w16cid:durableId="858273372">
    <w:abstractNumId w:val="30"/>
  </w:num>
  <w:num w:numId="52" w16cid:durableId="447942072">
    <w:abstractNumId w:val="20"/>
  </w:num>
  <w:num w:numId="53" w16cid:durableId="2048947658">
    <w:abstractNumId w:val="37"/>
  </w:num>
  <w:num w:numId="54" w16cid:durableId="316300404">
    <w:abstractNumId w:val="51"/>
  </w:num>
  <w:num w:numId="55" w16cid:durableId="580796646">
    <w:abstractNumId w:val="16"/>
    <w:lvlOverride w:ilvl="0">
      <w:startOverride w:val="15"/>
    </w:lvlOverride>
  </w:num>
  <w:num w:numId="56" w16cid:durableId="135150885">
    <w:abstractNumId w:val="57"/>
  </w:num>
  <w:num w:numId="57" w16cid:durableId="32732828">
    <w:abstractNumId w:val="28"/>
  </w:num>
  <w:num w:numId="58" w16cid:durableId="157039556">
    <w:abstractNumId w:val="10"/>
  </w:num>
  <w:num w:numId="59" w16cid:durableId="176165657">
    <w:abstractNumId w:val="46"/>
  </w:num>
  <w:num w:numId="60" w16cid:durableId="1410348498">
    <w:abstractNumId w:val="26"/>
  </w:num>
  <w:num w:numId="61" w16cid:durableId="1936472611">
    <w:abstractNumId w:val="15"/>
  </w:num>
  <w:num w:numId="62" w16cid:durableId="564730521">
    <w:abstractNumId w:val="24"/>
  </w:num>
  <w:num w:numId="63" w16cid:durableId="510997798">
    <w:abstractNumId w:val="23"/>
  </w:num>
  <w:num w:numId="64" w16cid:durableId="115149605">
    <w:abstractNumId w:val="16"/>
    <w:lvlOverride w:ilvl="0">
      <w:startOverride w:val="1"/>
    </w:lvlOverride>
  </w:num>
  <w:num w:numId="65" w16cid:durableId="277564225">
    <w:abstractNumId w:val="27"/>
  </w:num>
  <w:num w:numId="66" w16cid:durableId="653487078">
    <w:abstractNumId w:val="2"/>
  </w:num>
  <w:num w:numId="67" w16cid:durableId="1248493101">
    <w:abstractNumId w:val="2"/>
  </w:num>
  <w:num w:numId="68" w16cid:durableId="1982418463">
    <w:abstractNumId w:val="2"/>
  </w:num>
  <w:num w:numId="69" w16cid:durableId="2080981499">
    <w:abstractNumId w:val="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 w:val="0"/>
    <w:docVar w:name="ContentTemplateDate" w:val="06/04/2022"/>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gureCaptionAbove" w:val="1"/>
    <w:docVar w:name="HeadingLevels" w:val="9"/>
    <w:docVar w:name="KeepSCT" w:val="0"/>
    <w:docVar w:name="NoIndentIncrease" w:val="0"/>
    <w:docVar w:name="PeriodAfter" w:val="0"/>
    <w:docVar w:name="PromptInformation" w:val="Allow"/>
    <w:docVar w:name="RefListStyle" w:val="2"/>
    <w:docVar w:name="refmgr-00VMQY" w:val="[Miettinen, O. and Nurminen, M. 1985]"/>
    <w:docVar w:name="refmgr-00W0FM" w:val="[Pickard, A. S., et al 2007]"/>
    <w:docVar w:name="refmgr-03FL3C" w:val="[Ji, Y. and Wang, S.-J. 2013]"/>
    <w:docVar w:name="refmgr-03Q3QL" w:val="[Aaronson, N. K., et al 1993]"/>
    <w:docVar w:name="refmgr-03QM46" w:val="[Rabin, R. and de Charro, F. 2001]"/>
    <w:docVar w:name="refmgr-03R9XQ" w:val="[Cella, D. F., et al 1993]"/>
    <w:docVar w:name="refmgr-03RSV6" w:val="[Howard, S. C., et al 2011]"/>
    <w:docVar w:name="refmgr-03TFYL" w:val="[Ji, Y., et al 2007]"/>
    <w:docVar w:name="refmgr-03TFYL,03FL3C,04WC92" w:val="[Ji, Y., et al 2007] [Ji, Y. and Wang, S.-J. 2013] [Ji, Y., et al 2010]"/>
    <w:docVar w:name="refmgr-03XQVB" w:val="[Maurer, W. and Bretz, F. 2013]"/>
    <w:docVar w:name="refmgr-03Y75Y" w:val="[Clopper, C. J. and Pearson, E. S. 1934]"/>
    <w:docVar w:name="refmgr-045MYM" w:val="[Maurer, W., et al 2011]"/>
    <w:docVar w:name="refmgr-045PKM" w:val="[Cheson, B. D., et al 2014]"/>
    <w:docVar w:name="refmgr-04JT28" w:val="[ECOG ACRIN Cancer Research Group 2016]"/>
    <w:docVar w:name="refmgr-04WC92" w:val="[Ji, Y., et al 2010]"/>
    <w:docVar w:name="refmgr-05F7QR" w:val="[Woyach, J. A., et al 2014]"/>
    <w:docVar w:name="refmgr-05G9XL" w:val="[Reiff, S. D., et al 2018]"/>
    <w:docVar w:name="refmgr-05GCCW" w:val="[Woyach, J. A., et al 2017]"/>
    <w:docVar w:name="refmgr-05HKT7" w:val="[Gango, A., et al 2020]"/>
    <w:docVar w:name="refmgr-05HKT7,05HKTY,05GCCW,05HKTC" w:val="[Gango, A., et al 2020] [Quinquenel, A., et al 2019] [Woyach, J. A., et al 2017] [Kanagal-Shamanna, R., et al 2019]"/>
    <w:docVar w:name="refmgr-05HKT9" w:val="[Hallek, M. 2019]"/>
    <w:docVar w:name="refmgr-05HKTC" w:val="[Kanagal-Shamanna, R., et al 2019]"/>
    <w:docVar w:name="refmgr-05HKTY" w:val="[Quinquenel, A., et al 2019]"/>
    <w:docVar w:name="refmgr-05HPQL" w:val="[Hallek, M., et al 2018]"/>
    <w:docVar w:name="refmgr-05KGZ6" w:val="[Munir, T., et al 2019]"/>
    <w:docVar w:name="refmgr-05L3WB" w:val="[Rizzo, K. 2012]"/>
    <w:docVar w:name="refmgr-05L3WF" w:val="[Zelenetz, A. D., et al 2015]"/>
    <w:docVar w:name="refmgr-05L4CP" w:val="[Farooqui, M. Z. H., et al 2015]"/>
    <w:docVar w:name="refmgr-05L4CP,05L4J0" w:val="[Farooqui, M. Z. H., et al 2015] [O'Brien, S., et al 2018]"/>
    <w:docVar w:name="refmgr-05L4J0" w:val="[O'Brien, S., et al 2018]"/>
    <w:docVar w:name="refmgr-05LB2S" w:val="[Hamblin, T. J., et al 1999]"/>
    <w:docVar w:name="refmgr-05R2WG" w:val="[Beauchemin, C., et al 2015]"/>
    <w:docVar w:name="refmgr-06DYCD" w:val="[National Cancer Institute 2021]"/>
    <w:docVar w:name="refmgr-06DZLL" w:val="[International CLL-IPI working group 2016]"/>
    <w:docVar w:name="refmgr-07WCNT" w:val="[Le, C., et al 2020]"/>
    <w:docVar w:name="refmgr-07WCNZ" w:val="[Byrd, J. C., et al 2018]"/>
    <w:docVar w:name="refmgr-07XGSP" w:val="[van de Poll-Franse, L., et al 2018]"/>
    <w:docVar w:name="refmgr-07XGSX" w:val="[Woyach, J. A., et al 2018]"/>
    <w:docVar w:name="refmgr-07XZB4" w:val="[Bewarder, M., et al 2021]"/>
    <w:docVar w:name="refmgr-07XZCG" w:val="[Fischer, K., et al 2011]"/>
    <w:docVar w:name="refmgr-07Y02Z" w:val="[Food and Drug Administration 2020]"/>
    <w:docVar w:name="refmgr-07Y0JL" w:val="[National Comprehensive Cancer Network 2021]"/>
    <w:docVar w:name="refmgr-07YK8T" w:val="[Shanafelt, T. D., et al 2019]"/>
    <w:docVar w:name="refmgr-07YLYH" w:val="[Sibaud, V., et al 2020]"/>
    <w:docVar w:name="refmgr-07YRH3" w:val="[Del Gaizo Moore, V., et al 2007]"/>
    <w:docVar w:name="refmgr-07YRLM" w:val="[Hillmen, P., et al 2019]"/>
    <w:docVar w:name="refmgr-07YRN6" w:val="[Kater, A. P., et al 2020]"/>
    <w:docVar w:name="refmgr-07YRTH" w:val="[Seymour, J. F., et al 2018]"/>
    <w:docVar w:name="refmgr-07YRTH,07XGSX,07YK8T" w:val="[Seymour, J. F., et al 2018] [Woyach, J. A., et al 2018] [Shanafelt, T. D., et al 2019]"/>
    <w:docVar w:name="refmgr-07YSZ9" w:val="[Byrd, J. C., et al 2020]"/>
    <w:docVar w:name="refmgr-07YTC4" w:val="[Stilgenbauer, S., et al 2016]"/>
    <w:docVar w:name="refmgr-080JJ0" w:val="[Tam, C. S., et al 2019]"/>
    <w:docVar w:name="refmgr-082JV0" w:val="[Food and Drug Administration 2021]"/>
    <w:docVar w:name="refmgr-082JV2" w:val="[Pearman, T. P., et al 2018]"/>
    <w:docVar w:name="refmgr-082JV3" w:val="[Wagner, L. I., et al 2018]"/>
    <w:docVar w:name="refmgr-084MHK" w:val="[Hallek, M. 2013]"/>
    <w:docVar w:name="refmgr-biblio-00VMQY" w:val="Miettinen O and Nurminen M. Comparative analysis of two rates. Stat Med 1985;4:213-26."/>
    <w:docVar w:name="refmgr-biblio-00W0FM" w:val="Pickard AS, Neary MP, Cella D. Estimation of minimally important differences in EQ-5D utility and VAS scores in cancer. Health Qual Life Outcomes 2007;5:1-8."/>
    <w:docVar w:name="refmgr-biblio-03FL3C" w:val="Ji Y and Wang S-J. Modified toxicity probability interval design: a safer and more reliable method than the 3 + 3 design for practical phase I trials. J Clin Oncol 2013;31:1-12."/>
    <w:docVar w:name="refmgr-biblio-03Q3QL" w:val="Aaronson NK, Ahmedzai S, Bergman B, Bullinger M, Cull A, Duez NJ, et al. The European Organization for Research and Treatment of Cancer QLQ-C30: a quality-of-life instrument for use in international clinical trials in oncology. J Natl Cancer Inst 1993;85(5):365-76."/>
    <w:docVar w:name="refmgr-biblio-03QM46" w:val="Rabin R and de Charro F. EQ-5D: a measure of health status from the EuroQol group. Ann Med 2001;33:337-43."/>
    <w:docVar w:name="refmgr-biblio-03R9XQ" w:val="Cella DF, Tulsky DS, Gray G, Sarafian B, Linn E, Bonomi A, et al. The functional assessment of cancer therapy scale:  development and validation of the general measure. J Clin Oncol 1993;11(3):570-9."/>
    <w:docVar w:name="refmgr-biblio-03RSV6" w:val="Howard SC, Jones DP, Pui C-H. The tumor lysis syndrome. N Engl J Med 2011;364:1844-54."/>
    <w:docVar w:name="refmgr-biblio-03TFYL" w:val="Ji Y, Li Y, Bekele BN. Dose-finding in phase l clinical trials based on toxicity probability intervals. Clin Trials 2007;4:235-44."/>
    <w:docVar w:name="refmgr-biblio-03XQVB" w:val="Maurer W and Bretz F. Multiple testing in group sequential trials using graphical approaches. Stat Biopharm Res 2013;5(4):311-20."/>
    <w:docVar w:name="refmgr-biblio-03Y75Y" w:val="Clopper CJ and Pearson ES. The use of confidence or fiducial limits illustrated in the case of the binomial. Biometrika 1934;26(4):404-13."/>
    <w:docVar w:name="refmgr-biblio-045MYM" w:val="Maurer W, Glimm E, Bretz F. Multiple and repeated testing of primary, coprimary, and secondary hypotheses. Stat Biopharm Res. 2011;3(2):336-52."/>
    <w:docVar w:name="refmgr-biblio-045PKM" w:val="Cheson BD, Fisher RI, Barrington SF, Cavalli F, Schwartz LH, Zucca E, et al. Recommendations for initial evaluation, staging, and response assessment of Hodgkin and non-Hodgkin lymphoma: the Lugano classification. J Clin Oncol. 2014 Sep 20;32(27):3059-67."/>
    <w:docVar w:name="refmgr-biblio-04JT28" w:val="ECOG-ACRIN Cancer Research Group. ECOG Performance Status [Internet]. Philadelphia: ECOG-ACRIN Cancer Research Group; 2016. Available from: http://ecog-acrin.org/resources/ecog performance-status."/>
    <w:docVar w:name="refmgr-biblio-04WC92" w:val="Ji Y, Liu P, Li Y, Bekele BN. A modified toxicity probability interval method for dose-finding trials. Clin Trials. 2010;7:653-63."/>
    <w:docVar w:name="refmgr-biblio-05F7QR" w:val="Woyach JA, Furman RR, Liu TM, Ozer HG, Zapatka M, Ruppert AS, et al. Resistance mechanisms for the Bruton's tyrosine kinase inhibitor ibrutinib. N Engl J Med. 2014 Jun 12;370(24):2286-94."/>
    <w:docVar w:name="refmgr-biblio-05G9XL" w:val="Reiff SD, Mantel R, Smith LL, Greene JT, Muhowski EM, Fabian CA, et al. The BTK inhibitor ARQ 531 targets ibrutinib-resistant CLL and Richter transformation. Cancer Discov. 2018 Oct;8(10):1300-15."/>
    <w:docVar w:name="refmgr-biblio-05GCCW" w:val="Woyach JA, Ruppert AS, Guinn D, Lehman A, Blachly JS, Lozanski A, et al. BTK(C481S)-mediated resistance to ibrutinib in chronic lymphocytic leukemia. J Clin Oncol. 2017 May 1;35(13):1437-43."/>
    <w:docVar w:name="refmgr-biblio-05HKT7" w:val="Gango A, Alpar D, Galik B, Marosvari D, Kiss R, Fesus V, et al. Dissection of subclonal evolution by temporal mutation profiling in chronic lymphocytic leukemia patients treated with ibrutinib. Int J Cancer. 2020;146:85-93."/>
    <w:docVar w:name="refmgr-biblio-05HKT9" w:val="Hallek M. Chronic lymphocytic leukemia: 2020 update on diagnosis, risk stratification and treatment. Am J Hematol. 2019;94:1266-87."/>
    <w:docVar w:name="refmgr-biblio-05HKTC" w:val="Kanagal-Shamanna R, Jain P, Patel KP, Routbort M, Bueso-Ramos C, Alhalouli T, et al. Targeted multigene deep sequencing of Bruton tyrosine kinase inhibitor-resistant chronic lymphocytic leukemia with disease progression and richter transformation. Cancer. 2019 Feb 15;125:559-74."/>
    <w:docVar w:name="refmgr-biblio-05HKTY" w:val="Quinquenel A, Fornecker LM, Letestu R, Ysebaert L, Fleury C, Lazarian G, et al. Prevalence of BTK and PLCG2 mutations in a real-life CLL cohort still on ibrutinib after 3 years: a FILO group study. Blood. 2019 Aug 15;134(7):641-4."/>
    <w:docVar w:name="refmgr-biblio-05HPQL" w:val="Hallek M, Cheson BD, Catovsky D, Caligaris-Cappio F, Dighiero G, Dohner H, et al. iwCLL guidelines for diagnosis, indications for treatment, response assessment, and supportive management of CLL. Blood. 2018 Jun 21;131(25):2745-60."/>
    <w:docVar w:name="refmgr-biblio-05KGZ6" w:val="Munir T, Brown JR, O'Brien S, Barrientos JC, Barr PM, Reddy NM, et al. Final analysis from RESONATE: up to six years of follow-up on ibrutinib in patients with previously treated chronic lymphocytic leukemia or small lymphocytic lymphoma. Am J Hematol. 2019;94:1353-63."/>
    <w:docVar w:name="refmgr-biblio-05L3WB" w:val="Rizzo K, Nassiri M. Diagnostic workup of small B cell lymphomas: a laboratory perspective. Lymphoma. 2012;2012:346084."/>
    <w:docVar w:name="refmgr-biblio-05L3WF" w:val="Zelenetz AD, Gordon LI, Wierda WG, Abramson JS, Advani RH, Andreadis CB, et al. Chronic lymphocytic leukemia/small lymphocytic lymphoma, version 1.2015: clinical practice guidelines in oncology. J Natl Compr Canc Netw. 2015 Mar;13(3):326-62."/>
    <w:docVar w:name="refmgr-biblio-05L4CP" w:val="Farooqui MZH, Valdez J, Martyr S, Aue G, Saba N, Niemann CU, et al. Ibrutinib for previously untreated and relapsed or refractory chronic lymphocytic leukaemia with TP53 aberrations: a phase 2, single-arm trial. Lancet Oncol. 2015 Feb;16:169-76."/>
    <w:docVar w:name="refmgr-biblio-05L4J0" w:val="O'Brien S, Furman RR, Coutre S, Flinn IW, Burger JA, Blum K, et al. Single-agent ibrutinib in treatment-naive and relapsed/refractory chronic lymphocytic leukemia: a 5-year experience. Blood. 2018 Apr 26;131(17):1910-9."/>
    <w:docVar w:name="refmgr-biblio-05LB2S" w:val="Hamblin TJ, Davis Z, Gardiner A, Oscier DG, Stevenson FK. Unmutated Ig V(H) genes are associated with a more aggressive form of chronic lymphocytic leukemia. Blood. 1999 Sep 15;94(6):1848-54."/>
    <w:docVar w:name="refmgr-biblio-05R2WG" w:val="Beauchemin C, Johnston JB, Lapierre ME, Aissa F, Lachaine J. Relationship between progression-free survival and overall survival in chronic lymphocytic leukemia: a literature-based analysis. Curr Oncol. 2015 Jun;22(3):e148-56."/>
    <w:docVar w:name="refmgr-biblio-06DYCD" w:val="SEER* Explorer. An interactive website for SEER cancer statistics [Internet]. Bethesda (MD): National Cancer Institute (NCI); [cited 2021 Jul 02]; [about 4 screens]. Available from: https://seer.cancer.gov/explorer/."/>
    <w:docVar w:name="refmgr-biblio-06DZLL" w:val="International CLL-IPI working group. An international prognostic index for patients with chronic lymphocytic leukaemia (CLL-IPI): a meta-analysis of individual patient data. Lancet Oncol. 2016 Jun;17:779-90."/>
    <w:docVar w:name="refmgr-biblio-07WCNT" w:val="Le C, Jacob A, Iyengar D, Dedousis J, Tsompanidis A. Stage IV small lymphocytic lymphoma presenting with unilateral vision loss. Case Rep Oncol Med. 2020 Jan 11;2020:3752409."/>
    <w:docVar w:name="refmgr-biblio-07WCNZ" w:val="Byrd JC, Smith S, Wagner-Johnston N, Sharman J, Chen AI, Advani R, et al. First-in-human phase 1 study of the BTK inhibitor GDC-0853 in relapsed or refractory B-cell NHL and CLL. Oncotarget. 2018 Jan 22;9(16):13023-35. Erratum in: Oncotarget. 2019 Jun 04;10(38):3827-30."/>
    <w:docVar w:name="refmgr-biblio-07XGSP" w:val="van de Poll-Franse L, Oerlemans S, Bredart A, Kyriakou C, Sztankay M, Pallua S, et al. International development of four EORTC disease-specific quality of life questionnaires for patients with Hodgkin lymphoma, high- and low-grade non-Hodgkin lymphoma and chronic lymphocytic leukaemia. Qual Life Res. 2018;27:333-45."/>
    <w:docVar w:name="refmgr-biblio-07XGSX" w:val="Woyach JA, Ruppert AS, Heerema NA, Zhao W, Booth AM, Ding W, et al. Ibrutinib regimens versus chemoimmunotherapy in older patients with untreated CLL. N Engl J Med. 2018 Dec 27;379(26):2517-28."/>
    <w:docVar w:name="refmgr-biblio-07XZB4" w:val="Bewarder M, Stilgenbauer S, Thurner L, Kaddu-Mulindwa D. Current treatment options in CLL. Cancers. 2021 May 19;13:2468."/>
    <w:docVar w:name="refmgr-biblio-07XZCG" w:val="Fischer K, Cramer P, Busch R, Stilgenbauer S, Bahlo J, Schweighofer CD, et al. Bendamustine combined with rituximab in patients with relapsed and/or refractory chronic lymphocytic leukemia: a multicenter phase II trial of the German Chronic Lymphocytic Leukemia Study Group. J Clin Oncol. 2011 Sep 10;29(26):3559-66."/>
    <w:docVar w:name="refmgr-biblio-07Y02Z" w:val="Food and Drug Administration. Hematologic malignancies: regulatory considerations for use of minimal residual disease in development of drug and biological products for treatment: guidance for industry. Silver Spring, MD. Jan 2020."/>
    <w:docVar w:name="refmgr-biblio-07Y0JL" w:val="National Comprehensive Cancer Network. NCCN clinical practice guidelines in oncology: chronic lymphocytic leukemia/small lymphocytic lymphoma; version 1.2022. Plymouth Meeting (PA): National Comprehensive Cancer Network (NCCN); 2021. 90 p."/>
    <w:docVar w:name="refmgr-biblio-07YK8T" w:val="Shanafelt TD, Wang XV, Kay NE, Hanson CA, O'Brien S, Barrientos J, et al. Ibrutinib-Rituximab or chemoimmunotherapy for chronic lymphocytic leukemia. N Engl J Med. 2019 Aug 1;381(5):432-43."/>
    <w:docVar w:name="refmgr-biblio-07YLYH" w:val="Sibaud V, Beylot-Barry M, Protin C, Vigarios E, Recher C, Ysebaert L. Dermatological toxicities of Bruton's tyrosine kinase inhibitors. Am J Clin Dermatol. 2020;21:799-812."/>
    <w:docVar w:name="refmgr-biblio-07YRH3" w:val="Del Gaizo Moore V, Brown JR, Certo M, Love TM, Novina CD, Letai A. Chronic lymphocytic leukemia requires BCL2 to sequester prodeath BIM, explaining sensitivity to BCL2 antagonist ABT-737. J Clin Invest. 2007 Jan;117(1):112-21."/>
    <w:docVar w:name="refmgr-biblio-07YRLM" w:val="Hillmen P, Rawstron AC, Brock K, Munoz-Vicente S, Yates FJ, Bishop R, et al. Ibrutinib plus venetoclax in relapsed/refractory chronic lymphocytic leukemia: the CLARITY study. J Clin Oncol. 2019;37(30):2722-9. Additional material; 1 p."/>
    <w:docVar w:name="refmgr-biblio-07YRN6" w:val="Kater AP, Wu JQ, Kipps T, Eichhorst B, Hillmen P, D'Rozario J, et al. Venetoclax plus rituximab in relapsed chronic lymphocytic leukemia: 4-year results and evaluation of impact of genomic complexity and gene mutations from the MURANO phase III study. J Clin Oncol. 2020;38(34):4042-54. Additional material; 1 p."/>
    <w:docVar w:name="refmgr-biblio-07YRTH" w:val="Seymour JF, Kipps TJ, Eichhorst B, Hillmen P, D'Rozario J, Assouline S, et al. Venetoclax-rituximab in relapsed or refractory chronic lymphocytic leukemia. N Engl J Med. 2018 Mar 22;378(12):1107-120."/>
    <w:docVar w:name="refmgr-biblio-07YSZ9" w:val="Byrd JC, Wierda WG, Schuh A, Devereux S, Chaves JM, Brown JR, et al. Acalabrutinib monotherapy in patients with relapsed/refractory chronic lymphocytic leukemia: updated phase 2 results. Blood. 2020 Apr 9;135(15):1204-13."/>
    <w:docVar w:name="refmgr-biblio-07YTC4" w:val="Stilgenbauer S, Eichhorst B, Schetelig J, Coutre S, Seymour JF, Munir T, et al. Venetoclax in relapsed or refractory chronic lymphocytic leukaemia with 17p deletion: a multicentre, open-label, phase 2 study. Lancet Oncol. 2016 Jun;17:768-78."/>
    <w:docVar w:name="refmgr-biblio-080JJ0" w:val="Tam CS, Trotman J, Opat S, Burger JA, Cull G, Gottlieb D, et al. Phase 1 study of the selective BTK inhibitor zanubrutinib in B-cell malignancies and safety and efficacy evaluation in CLL. Blood. 2019 Sep 12;134(11):851-9."/>
    <w:docVar w:name="refmgr-biblio-082JV0" w:val="Food and Drug Administration. Core patient-reported outcomes in cancer clinical trials: guidance for industry. Silver Spring, MD. Jun 2021."/>
    <w:docVar w:name="refmgr-biblio-082JV2" w:val="Pearman TP, Beaumont JL, Mroczek D, O'Connor M, Cella D. Validity and usefulness of a single-item measure of patient-reported bother from side effects of cancer therapy. Cancer. 2018 Mar 1;124:991-7."/>
    <w:docVar w:name="refmgr-biblio-082JV3" w:val="Wagner LI, Zhao F, Goss PE, Chapman JW, Shepherd LE, Whelan TJ, et al. Patient-reported predictors of early treatment discontinuation: treatment-related symptoms and health-related quality of life among postmenopausal women with primary breast cancer randomized to anastrozole or exemestane on NCIC Clinical Trials Group (CCTG) MA.27 (E1Z03). Breast Cancer Res Treat. 2018;169:537-48."/>
    <w:docVar w:name="refmgr-biblio-084MHK" w:val="Hallek M. Chronic lymphocytic leukemia: 2013 update on diagnosis, risk stratification and treatment. Am J Hematol. 2013;88:803-16."/>
    <w:docVar w:name="refmgr-ctdused-00VMQY" w:val="5.4"/>
    <w:docVar w:name="refmgr-ctdused-00W0FM" w:val="5.4"/>
    <w:docVar w:name="refmgr-ctdused-03FL3C" w:val="5.4"/>
    <w:docVar w:name="refmgr-ctdused-03Q3QL" w:val="5.4"/>
    <w:docVar w:name="refmgr-ctdused-03QM46" w:val="5.4"/>
    <w:docVar w:name="refmgr-ctdused-03R9XQ" w:val="5.4"/>
    <w:docVar w:name="refmgr-ctdused-03RSV6" w:val="5.4"/>
    <w:docVar w:name="refmgr-ctdused-03TFYL" w:val="5.4"/>
    <w:docVar w:name="refmgr-ctdused-03XQVB" w:val="5.4"/>
    <w:docVar w:name="refmgr-ctdused-03Y75Y" w:val="5.4"/>
    <w:docVar w:name="refmgr-ctdused-045MYM" w:val="5.4"/>
    <w:docVar w:name="refmgr-ctdused-045PKM" w:val="5.4"/>
    <w:docVar w:name="refmgr-ctdused-04JT28" w:val="5.4"/>
    <w:docVar w:name="refmgr-ctdused-04WC92" w:val="5.4"/>
    <w:docVar w:name="refmgr-ctdused-05F7QR" w:val="5.4"/>
    <w:docVar w:name="refmgr-ctdused-05G9XL" w:val="5.4"/>
    <w:docVar w:name="refmgr-ctdused-05GCCW" w:val="5.4"/>
    <w:docVar w:name="refmgr-ctdused-05HKT7" w:val="5.4"/>
    <w:docVar w:name="refmgr-ctdused-05HKT9" w:val="5.4"/>
    <w:docVar w:name="refmgr-ctdused-05HKTC" w:val="5.4"/>
    <w:docVar w:name="refmgr-ctdused-05HKTY" w:val="5.4"/>
    <w:docVar w:name="refmgr-ctdused-05HPQL" w:val="5.4"/>
    <w:docVar w:name="refmgr-ctdused-05KGZ6" w:val="5.4"/>
    <w:docVar w:name="refmgr-ctdused-05L3WB" w:val="5.4"/>
    <w:docVar w:name="refmgr-ctdused-05L3WF" w:val="5.4"/>
    <w:docVar w:name="refmgr-ctdused-05L4CP" w:val="5.4"/>
    <w:docVar w:name="refmgr-ctdused-05L4J0" w:val="5.4"/>
    <w:docVar w:name="refmgr-ctdused-05LB2S" w:val="5.4"/>
    <w:docVar w:name="refmgr-ctdused-05R2WG" w:val="5.4"/>
    <w:docVar w:name="refmgr-ctdused-06DYCD" w:val="5.4"/>
    <w:docVar w:name="refmgr-ctdused-06DZLL" w:val="5.4"/>
    <w:docVar w:name="refmgr-ctdused-07WCNT" w:val="5.4"/>
    <w:docVar w:name="refmgr-ctdused-07WCNZ" w:val="5.4"/>
    <w:docVar w:name="refmgr-ctdused-07XGSP" w:val="5.4"/>
    <w:docVar w:name="refmgr-ctdused-07XGSX" w:val="5.4"/>
    <w:docVar w:name="refmgr-ctdused-07XZB4" w:val="5.4"/>
    <w:docVar w:name="refmgr-ctdused-07XZCG" w:val="5.4"/>
    <w:docVar w:name="refmgr-ctdused-07Y02Z" w:val="5.4"/>
    <w:docVar w:name="refmgr-ctdused-07Y0JL" w:val="5.4"/>
    <w:docVar w:name="refmgr-ctdused-07YK8T" w:val="5.4"/>
    <w:docVar w:name="refmgr-ctdused-07YLYH" w:val="5.4"/>
    <w:docVar w:name="refmgr-ctdused-07YRH3" w:val="5.4"/>
    <w:docVar w:name="refmgr-ctdused-07YRLM" w:val="5.4"/>
    <w:docVar w:name="refmgr-ctdused-07YRN6" w:val="5.4"/>
    <w:docVar w:name="refmgr-ctdused-07YRTH" w:val="5.4"/>
    <w:docVar w:name="refmgr-ctdused-07YSZ9" w:val="5.4"/>
    <w:docVar w:name="refmgr-ctdused-07YTC4" w:val="5.4"/>
    <w:docVar w:name="refmgr-ctdused-080JJ0" w:val="5.4"/>
    <w:docVar w:name="refmgr-ctdused-082JV0" w:val="5.4"/>
    <w:docVar w:name="refmgr-ctdused-082JV2" w:val="5.4"/>
    <w:docVar w:name="refmgr-ctdused-082JV3" w:val="5.4"/>
    <w:docVar w:name="refmgr-ctdused-084MHK" w:val="5.4"/>
    <w:docVar w:name="refmgr-docid-00VMQY" w:val="00VMQY"/>
    <w:docVar w:name="refmgr-docid-00W0FM" w:val="00W0FM"/>
    <w:docVar w:name="refmgr-docid-03FL3C" w:val="03FL3C"/>
    <w:docVar w:name="refmgr-docid-03Q3QL" w:val="03Q3QL"/>
    <w:docVar w:name="refmgr-docid-03QM46" w:val="03QM46"/>
    <w:docVar w:name="refmgr-docid-03R9XQ" w:val="03R9XQ"/>
    <w:docVar w:name="refmgr-docid-03RSV6" w:val="03RSV6"/>
    <w:docVar w:name="refmgr-docid-03TFYL" w:val="03TFYL"/>
    <w:docVar w:name="refmgr-docid-03XQVB" w:val="03XQVB"/>
    <w:docVar w:name="refmgr-docid-03Y75Y" w:val="03Y75Y"/>
    <w:docVar w:name="refmgr-docid-045MYM" w:val="045MYM"/>
    <w:docVar w:name="refmgr-docid-045PKM" w:val="045PKM"/>
    <w:docVar w:name="refmgr-docid-04JT28" w:val="04JT28"/>
    <w:docVar w:name="refmgr-docid-04WC92" w:val="04WC92"/>
    <w:docVar w:name="refmgr-docid-05F7QR" w:val="05F7QR"/>
    <w:docVar w:name="refmgr-docid-05G9XL" w:val="05G9XL"/>
    <w:docVar w:name="refmgr-docid-05GCCW" w:val="05GCCW"/>
    <w:docVar w:name="refmgr-docid-05HKT7" w:val="05HKT7"/>
    <w:docVar w:name="refmgr-docid-05HKT9" w:val="05HKT9"/>
    <w:docVar w:name="refmgr-docid-05HKTC" w:val="05HKTC"/>
    <w:docVar w:name="refmgr-docid-05HKTY" w:val="05HKTY"/>
    <w:docVar w:name="refmgr-docid-05HPQL" w:val="05HPQL"/>
    <w:docVar w:name="refmgr-docid-05KGZ6" w:val="05KGZ6"/>
    <w:docVar w:name="refmgr-docid-05L3WB" w:val="05L3WB"/>
    <w:docVar w:name="refmgr-docid-05L3WF" w:val="05L3WF"/>
    <w:docVar w:name="refmgr-docid-05L4CP" w:val="05L4CP"/>
    <w:docVar w:name="refmgr-docid-05L4J0" w:val="05L4J0"/>
    <w:docVar w:name="refmgr-docid-05LB2S" w:val="05LB2S"/>
    <w:docVar w:name="refmgr-docid-05R2WG" w:val="05R2WG"/>
    <w:docVar w:name="refmgr-docid-06DYCD" w:val="06DYCD"/>
    <w:docVar w:name="refmgr-docid-06DZLL" w:val="06DZLL"/>
    <w:docVar w:name="refmgr-docid-07WCNT" w:val="07WCNT"/>
    <w:docVar w:name="refmgr-docid-07WCNZ" w:val="07WCNZ"/>
    <w:docVar w:name="refmgr-docid-07XGSP" w:val="07XGSP"/>
    <w:docVar w:name="refmgr-docid-07XGSX" w:val="07XGSX"/>
    <w:docVar w:name="refmgr-docid-07XZB4" w:val="07XZB4"/>
    <w:docVar w:name="refmgr-docid-07XZCG" w:val="07XZCG"/>
    <w:docVar w:name="refmgr-docid-07Y02Z" w:val="07Y02Z"/>
    <w:docVar w:name="refmgr-docid-07Y0JL" w:val="07Y0JL"/>
    <w:docVar w:name="refmgr-docid-07YK8T" w:val="07YK8T"/>
    <w:docVar w:name="refmgr-docid-07YLYH" w:val="07YLYH"/>
    <w:docVar w:name="refmgr-docid-07YRH3" w:val="07YRH3"/>
    <w:docVar w:name="refmgr-docid-07YRLM" w:val="07YRLM"/>
    <w:docVar w:name="refmgr-docid-07YRN6" w:val="07YRN6"/>
    <w:docVar w:name="refmgr-docid-07YRTH" w:val="07YRTH"/>
    <w:docVar w:name="refmgr-docid-07YSZ9" w:val="07YSZ9"/>
    <w:docVar w:name="refmgr-docid-07YTC4" w:val="07YTC4"/>
    <w:docVar w:name="refmgr-docid-080JJ0" w:val="080JJ0"/>
    <w:docVar w:name="refmgr-docid-082JV0" w:val="082JV0"/>
    <w:docVar w:name="refmgr-docid-082JV2" w:val="082JV2"/>
    <w:docVar w:name="refmgr-docid-082JV3" w:val="082JV3"/>
    <w:docVar w:name="refmgr-docid-084MHK" w:val="084MHK"/>
    <w:docVar w:name="SiteTemplate" w:val="C:\Program Files (x86)\Merck Template\ISIWriter Site Template.docx"/>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TOCLevels" w:val="4"/>
    <w:docVar w:name="TOCStyles" w:val="1|List of In-Text Tables|Table Title|ISISiteLoTables+1|List of In-Text Figures|Figure Title|ISISiteLoFigures+1|List of End-Of-Text Tables|Table Summary Title;Table End of Text Title|ISISiteLoEOTTables+1|List of End-Of-Text Figures|Figure Summary Title;Figure End of Text Title|ISISiteLoEOTFigures+1|List of Appendices|Appendix|ISISiteLoAppendices"/>
    <w:docVar w:name="UnlinkObjects" w:val="0"/>
    <w:docVar w:name="WordDocUniqueId" w:val="8fa86572-2a41-45b7-a494-f86c82972661"/>
  </w:docVars>
  <w:rsids>
    <w:rsidRoot w:val="00A77B3E"/>
    <w:rsid w:val="00000484"/>
    <w:rsid w:val="00000510"/>
    <w:rsid w:val="000006CA"/>
    <w:rsid w:val="000006D9"/>
    <w:rsid w:val="00000A30"/>
    <w:rsid w:val="00000D43"/>
    <w:rsid w:val="00001E6D"/>
    <w:rsid w:val="000020D7"/>
    <w:rsid w:val="000020F5"/>
    <w:rsid w:val="00002156"/>
    <w:rsid w:val="00002398"/>
    <w:rsid w:val="000030BB"/>
    <w:rsid w:val="000034C3"/>
    <w:rsid w:val="0000368D"/>
    <w:rsid w:val="00003852"/>
    <w:rsid w:val="00003980"/>
    <w:rsid w:val="00003FAC"/>
    <w:rsid w:val="00003FE5"/>
    <w:rsid w:val="00004C65"/>
    <w:rsid w:val="00005042"/>
    <w:rsid w:val="00005545"/>
    <w:rsid w:val="000061A4"/>
    <w:rsid w:val="00007081"/>
    <w:rsid w:val="00007240"/>
    <w:rsid w:val="0000798A"/>
    <w:rsid w:val="00007BCD"/>
    <w:rsid w:val="00007CE4"/>
    <w:rsid w:val="00007FEB"/>
    <w:rsid w:val="0001006D"/>
    <w:rsid w:val="000106C6"/>
    <w:rsid w:val="000106FA"/>
    <w:rsid w:val="000111FD"/>
    <w:rsid w:val="0001122C"/>
    <w:rsid w:val="000119C8"/>
    <w:rsid w:val="00011E0A"/>
    <w:rsid w:val="0001202F"/>
    <w:rsid w:val="000127EC"/>
    <w:rsid w:val="00012826"/>
    <w:rsid w:val="000130D8"/>
    <w:rsid w:val="00013156"/>
    <w:rsid w:val="00013B6B"/>
    <w:rsid w:val="00013DA9"/>
    <w:rsid w:val="00013DE4"/>
    <w:rsid w:val="00014216"/>
    <w:rsid w:val="00014A51"/>
    <w:rsid w:val="00014B0A"/>
    <w:rsid w:val="00014F0B"/>
    <w:rsid w:val="0001516B"/>
    <w:rsid w:val="00015439"/>
    <w:rsid w:val="000162B5"/>
    <w:rsid w:val="0001697F"/>
    <w:rsid w:val="00016BDC"/>
    <w:rsid w:val="00017844"/>
    <w:rsid w:val="000202DA"/>
    <w:rsid w:val="00021205"/>
    <w:rsid w:val="0002120F"/>
    <w:rsid w:val="0002138D"/>
    <w:rsid w:val="000219D9"/>
    <w:rsid w:val="00021B44"/>
    <w:rsid w:val="00021BE6"/>
    <w:rsid w:val="00021CF0"/>
    <w:rsid w:val="00021F29"/>
    <w:rsid w:val="00021F31"/>
    <w:rsid w:val="0002218F"/>
    <w:rsid w:val="00022281"/>
    <w:rsid w:val="0002260C"/>
    <w:rsid w:val="000236CD"/>
    <w:rsid w:val="00023C20"/>
    <w:rsid w:val="0002452C"/>
    <w:rsid w:val="00024BAB"/>
    <w:rsid w:val="00024DB1"/>
    <w:rsid w:val="00024FB8"/>
    <w:rsid w:val="00025219"/>
    <w:rsid w:val="00025738"/>
    <w:rsid w:val="00025B7F"/>
    <w:rsid w:val="000262D9"/>
    <w:rsid w:val="00026A57"/>
    <w:rsid w:val="00026D42"/>
    <w:rsid w:val="00027457"/>
    <w:rsid w:val="0002775D"/>
    <w:rsid w:val="00027A6E"/>
    <w:rsid w:val="00027DDC"/>
    <w:rsid w:val="00030263"/>
    <w:rsid w:val="00030287"/>
    <w:rsid w:val="000308C9"/>
    <w:rsid w:val="000312E8"/>
    <w:rsid w:val="00031923"/>
    <w:rsid w:val="00031FE9"/>
    <w:rsid w:val="0003264F"/>
    <w:rsid w:val="0003266A"/>
    <w:rsid w:val="000326DA"/>
    <w:rsid w:val="00032864"/>
    <w:rsid w:val="0003312D"/>
    <w:rsid w:val="000335FC"/>
    <w:rsid w:val="0003394A"/>
    <w:rsid w:val="0003480B"/>
    <w:rsid w:val="00034CEE"/>
    <w:rsid w:val="000353BC"/>
    <w:rsid w:val="0003553F"/>
    <w:rsid w:val="000369A3"/>
    <w:rsid w:val="00036C88"/>
    <w:rsid w:val="000371D1"/>
    <w:rsid w:val="00037A41"/>
    <w:rsid w:val="00040094"/>
    <w:rsid w:val="00040666"/>
    <w:rsid w:val="00040CEF"/>
    <w:rsid w:val="00040E72"/>
    <w:rsid w:val="00041D69"/>
    <w:rsid w:val="00041DB1"/>
    <w:rsid w:val="00042885"/>
    <w:rsid w:val="00042BDF"/>
    <w:rsid w:val="00043160"/>
    <w:rsid w:val="000433DF"/>
    <w:rsid w:val="00043534"/>
    <w:rsid w:val="000437FB"/>
    <w:rsid w:val="00043866"/>
    <w:rsid w:val="00043A4D"/>
    <w:rsid w:val="00043AB5"/>
    <w:rsid w:val="000440A5"/>
    <w:rsid w:val="00044920"/>
    <w:rsid w:val="00044F15"/>
    <w:rsid w:val="00045241"/>
    <w:rsid w:val="00045534"/>
    <w:rsid w:val="00045737"/>
    <w:rsid w:val="00045848"/>
    <w:rsid w:val="00046277"/>
    <w:rsid w:val="00047031"/>
    <w:rsid w:val="000470B8"/>
    <w:rsid w:val="000471A9"/>
    <w:rsid w:val="00047D12"/>
    <w:rsid w:val="000502C7"/>
    <w:rsid w:val="00051596"/>
    <w:rsid w:val="000515DE"/>
    <w:rsid w:val="00051696"/>
    <w:rsid w:val="0005199C"/>
    <w:rsid w:val="00051A22"/>
    <w:rsid w:val="00051EBB"/>
    <w:rsid w:val="00052329"/>
    <w:rsid w:val="000523E6"/>
    <w:rsid w:val="00052AE3"/>
    <w:rsid w:val="00052BD5"/>
    <w:rsid w:val="000531C2"/>
    <w:rsid w:val="00053EBA"/>
    <w:rsid w:val="0005481D"/>
    <w:rsid w:val="00055085"/>
    <w:rsid w:val="00055363"/>
    <w:rsid w:val="000554D4"/>
    <w:rsid w:val="00055971"/>
    <w:rsid w:val="00055F89"/>
    <w:rsid w:val="00056034"/>
    <w:rsid w:val="00056406"/>
    <w:rsid w:val="00056526"/>
    <w:rsid w:val="0005750C"/>
    <w:rsid w:val="00057599"/>
    <w:rsid w:val="000600D1"/>
    <w:rsid w:val="00060BB7"/>
    <w:rsid w:val="0006183C"/>
    <w:rsid w:val="00062093"/>
    <w:rsid w:val="000628BF"/>
    <w:rsid w:val="00063BF8"/>
    <w:rsid w:val="00065280"/>
    <w:rsid w:val="00065787"/>
    <w:rsid w:val="0006582E"/>
    <w:rsid w:val="000662EA"/>
    <w:rsid w:val="0006637B"/>
    <w:rsid w:val="00066722"/>
    <w:rsid w:val="00066E98"/>
    <w:rsid w:val="0006710B"/>
    <w:rsid w:val="000675B7"/>
    <w:rsid w:val="00067932"/>
    <w:rsid w:val="00067B5D"/>
    <w:rsid w:val="00070283"/>
    <w:rsid w:val="0007062D"/>
    <w:rsid w:val="00070664"/>
    <w:rsid w:val="00070789"/>
    <w:rsid w:val="000708EA"/>
    <w:rsid w:val="00070BC6"/>
    <w:rsid w:val="00071655"/>
    <w:rsid w:val="00071CA1"/>
    <w:rsid w:val="0007312C"/>
    <w:rsid w:val="000733A3"/>
    <w:rsid w:val="00073428"/>
    <w:rsid w:val="0007348D"/>
    <w:rsid w:val="00073992"/>
    <w:rsid w:val="00073D16"/>
    <w:rsid w:val="00073F01"/>
    <w:rsid w:val="00074314"/>
    <w:rsid w:val="00074497"/>
    <w:rsid w:val="00074787"/>
    <w:rsid w:val="0007486F"/>
    <w:rsid w:val="00074A43"/>
    <w:rsid w:val="00075502"/>
    <w:rsid w:val="00075BE8"/>
    <w:rsid w:val="00076994"/>
    <w:rsid w:val="00076D02"/>
    <w:rsid w:val="0007712D"/>
    <w:rsid w:val="00077662"/>
    <w:rsid w:val="00077BF9"/>
    <w:rsid w:val="00080216"/>
    <w:rsid w:val="00081193"/>
    <w:rsid w:val="00081282"/>
    <w:rsid w:val="00081A8B"/>
    <w:rsid w:val="00081DEC"/>
    <w:rsid w:val="00081FBA"/>
    <w:rsid w:val="0008231C"/>
    <w:rsid w:val="00082C19"/>
    <w:rsid w:val="000833E5"/>
    <w:rsid w:val="0008396C"/>
    <w:rsid w:val="00083B5C"/>
    <w:rsid w:val="00083F1E"/>
    <w:rsid w:val="00084106"/>
    <w:rsid w:val="000843ED"/>
    <w:rsid w:val="000848E6"/>
    <w:rsid w:val="00084CC3"/>
    <w:rsid w:val="00084F02"/>
    <w:rsid w:val="00085295"/>
    <w:rsid w:val="000853C0"/>
    <w:rsid w:val="000855B8"/>
    <w:rsid w:val="00085FD9"/>
    <w:rsid w:val="0008643D"/>
    <w:rsid w:val="00086A4B"/>
    <w:rsid w:val="00086E9F"/>
    <w:rsid w:val="00086F4F"/>
    <w:rsid w:val="00086F59"/>
    <w:rsid w:val="00087BFF"/>
    <w:rsid w:val="00087DFB"/>
    <w:rsid w:val="000900C1"/>
    <w:rsid w:val="000903A3"/>
    <w:rsid w:val="000905F6"/>
    <w:rsid w:val="00090E79"/>
    <w:rsid w:val="00090EF3"/>
    <w:rsid w:val="00091332"/>
    <w:rsid w:val="00091646"/>
    <w:rsid w:val="00091B62"/>
    <w:rsid w:val="00091BA6"/>
    <w:rsid w:val="00091CD0"/>
    <w:rsid w:val="00092D5C"/>
    <w:rsid w:val="00092EFB"/>
    <w:rsid w:val="00092F29"/>
    <w:rsid w:val="00092F80"/>
    <w:rsid w:val="00093816"/>
    <w:rsid w:val="00093D0E"/>
    <w:rsid w:val="00093D54"/>
    <w:rsid w:val="000947E1"/>
    <w:rsid w:val="00094A11"/>
    <w:rsid w:val="00095553"/>
    <w:rsid w:val="00095CD5"/>
    <w:rsid w:val="00095D72"/>
    <w:rsid w:val="00097FD4"/>
    <w:rsid w:val="000A040A"/>
    <w:rsid w:val="000A074B"/>
    <w:rsid w:val="000A0925"/>
    <w:rsid w:val="000A09AD"/>
    <w:rsid w:val="000A0F7F"/>
    <w:rsid w:val="000A1353"/>
    <w:rsid w:val="000A1552"/>
    <w:rsid w:val="000A1EB7"/>
    <w:rsid w:val="000A20B1"/>
    <w:rsid w:val="000A2414"/>
    <w:rsid w:val="000A2AC1"/>
    <w:rsid w:val="000A3800"/>
    <w:rsid w:val="000A3D0D"/>
    <w:rsid w:val="000A43A4"/>
    <w:rsid w:val="000A4CCA"/>
    <w:rsid w:val="000A50BA"/>
    <w:rsid w:val="000A5306"/>
    <w:rsid w:val="000A5472"/>
    <w:rsid w:val="000A620C"/>
    <w:rsid w:val="000A6425"/>
    <w:rsid w:val="000A703C"/>
    <w:rsid w:val="000A71EA"/>
    <w:rsid w:val="000A771B"/>
    <w:rsid w:val="000A7803"/>
    <w:rsid w:val="000A7FC1"/>
    <w:rsid w:val="000B06DA"/>
    <w:rsid w:val="000B0778"/>
    <w:rsid w:val="000B08D0"/>
    <w:rsid w:val="000B0D87"/>
    <w:rsid w:val="000B1A98"/>
    <w:rsid w:val="000B1B70"/>
    <w:rsid w:val="000B1D66"/>
    <w:rsid w:val="000B21FE"/>
    <w:rsid w:val="000B2363"/>
    <w:rsid w:val="000B28B9"/>
    <w:rsid w:val="000B2918"/>
    <w:rsid w:val="000B2A1A"/>
    <w:rsid w:val="000B2AED"/>
    <w:rsid w:val="000B2BA9"/>
    <w:rsid w:val="000B2C09"/>
    <w:rsid w:val="000B32F1"/>
    <w:rsid w:val="000B37CD"/>
    <w:rsid w:val="000B395A"/>
    <w:rsid w:val="000B3F61"/>
    <w:rsid w:val="000B41D3"/>
    <w:rsid w:val="000B469C"/>
    <w:rsid w:val="000B4BFA"/>
    <w:rsid w:val="000B5B80"/>
    <w:rsid w:val="000B5E90"/>
    <w:rsid w:val="000B6129"/>
    <w:rsid w:val="000B648C"/>
    <w:rsid w:val="000B648E"/>
    <w:rsid w:val="000B7254"/>
    <w:rsid w:val="000B731B"/>
    <w:rsid w:val="000B7AD3"/>
    <w:rsid w:val="000B7C47"/>
    <w:rsid w:val="000B7C73"/>
    <w:rsid w:val="000B7C86"/>
    <w:rsid w:val="000C0122"/>
    <w:rsid w:val="000C0757"/>
    <w:rsid w:val="000C07A0"/>
    <w:rsid w:val="000C0997"/>
    <w:rsid w:val="000C0A62"/>
    <w:rsid w:val="000C0B0B"/>
    <w:rsid w:val="000C0F3B"/>
    <w:rsid w:val="000C1185"/>
    <w:rsid w:val="000C11F6"/>
    <w:rsid w:val="000C1483"/>
    <w:rsid w:val="000C15FC"/>
    <w:rsid w:val="000C21D8"/>
    <w:rsid w:val="000C2BCC"/>
    <w:rsid w:val="000C2F8D"/>
    <w:rsid w:val="000C326C"/>
    <w:rsid w:val="000C36A9"/>
    <w:rsid w:val="000C40D3"/>
    <w:rsid w:val="000C4120"/>
    <w:rsid w:val="000C432D"/>
    <w:rsid w:val="000C4363"/>
    <w:rsid w:val="000C488B"/>
    <w:rsid w:val="000C4FF5"/>
    <w:rsid w:val="000C536F"/>
    <w:rsid w:val="000C59B1"/>
    <w:rsid w:val="000C59D1"/>
    <w:rsid w:val="000C5D13"/>
    <w:rsid w:val="000C61CC"/>
    <w:rsid w:val="000C62B8"/>
    <w:rsid w:val="000C6445"/>
    <w:rsid w:val="000C65FD"/>
    <w:rsid w:val="000C684A"/>
    <w:rsid w:val="000C6965"/>
    <w:rsid w:val="000C6E83"/>
    <w:rsid w:val="000C7D47"/>
    <w:rsid w:val="000D04C3"/>
    <w:rsid w:val="000D0529"/>
    <w:rsid w:val="000D0A2A"/>
    <w:rsid w:val="000D0C32"/>
    <w:rsid w:val="000D0D26"/>
    <w:rsid w:val="000D1087"/>
    <w:rsid w:val="000D1397"/>
    <w:rsid w:val="000D1439"/>
    <w:rsid w:val="000D1473"/>
    <w:rsid w:val="000D1689"/>
    <w:rsid w:val="000D1CE0"/>
    <w:rsid w:val="000D254A"/>
    <w:rsid w:val="000D25BC"/>
    <w:rsid w:val="000D29F0"/>
    <w:rsid w:val="000D331A"/>
    <w:rsid w:val="000D3500"/>
    <w:rsid w:val="000D3959"/>
    <w:rsid w:val="000D3B77"/>
    <w:rsid w:val="000D3C9E"/>
    <w:rsid w:val="000D3D31"/>
    <w:rsid w:val="000D406D"/>
    <w:rsid w:val="000D424C"/>
    <w:rsid w:val="000D431B"/>
    <w:rsid w:val="000D46BC"/>
    <w:rsid w:val="000D4EA8"/>
    <w:rsid w:val="000D53E2"/>
    <w:rsid w:val="000D542B"/>
    <w:rsid w:val="000D5583"/>
    <w:rsid w:val="000D5ECE"/>
    <w:rsid w:val="000D5FD3"/>
    <w:rsid w:val="000D6735"/>
    <w:rsid w:val="000D7676"/>
    <w:rsid w:val="000D78C9"/>
    <w:rsid w:val="000D7AA6"/>
    <w:rsid w:val="000D7C2D"/>
    <w:rsid w:val="000D7EE6"/>
    <w:rsid w:val="000D7FC4"/>
    <w:rsid w:val="000E0629"/>
    <w:rsid w:val="000E09F2"/>
    <w:rsid w:val="000E0E79"/>
    <w:rsid w:val="000E0F23"/>
    <w:rsid w:val="000E1337"/>
    <w:rsid w:val="000E13F3"/>
    <w:rsid w:val="000E164E"/>
    <w:rsid w:val="000E173C"/>
    <w:rsid w:val="000E18D6"/>
    <w:rsid w:val="000E19A5"/>
    <w:rsid w:val="000E1CE2"/>
    <w:rsid w:val="000E1DCB"/>
    <w:rsid w:val="000E2594"/>
    <w:rsid w:val="000E2BC1"/>
    <w:rsid w:val="000E331E"/>
    <w:rsid w:val="000E347E"/>
    <w:rsid w:val="000E34DE"/>
    <w:rsid w:val="000E3B12"/>
    <w:rsid w:val="000E3E34"/>
    <w:rsid w:val="000E440C"/>
    <w:rsid w:val="000E45F9"/>
    <w:rsid w:val="000E4A56"/>
    <w:rsid w:val="000E5517"/>
    <w:rsid w:val="000E5756"/>
    <w:rsid w:val="000E5D4E"/>
    <w:rsid w:val="000E5DA8"/>
    <w:rsid w:val="000E60E1"/>
    <w:rsid w:val="000E640E"/>
    <w:rsid w:val="000E6473"/>
    <w:rsid w:val="000E6EE0"/>
    <w:rsid w:val="000E6FE0"/>
    <w:rsid w:val="000E7488"/>
    <w:rsid w:val="000E79EA"/>
    <w:rsid w:val="000E7A55"/>
    <w:rsid w:val="000F00DF"/>
    <w:rsid w:val="000F0159"/>
    <w:rsid w:val="000F01CE"/>
    <w:rsid w:val="000F0A88"/>
    <w:rsid w:val="000F0DFE"/>
    <w:rsid w:val="000F1041"/>
    <w:rsid w:val="000F1D1A"/>
    <w:rsid w:val="000F22C5"/>
    <w:rsid w:val="000F2773"/>
    <w:rsid w:val="000F2F1A"/>
    <w:rsid w:val="000F3625"/>
    <w:rsid w:val="000F37FA"/>
    <w:rsid w:val="000F3BCE"/>
    <w:rsid w:val="000F3F14"/>
    <w:rsid w:val="000F3FEE"/>
    <w:rsid w:val="000F4150"/>
    <w:rsid w:val="000F4A10"/>
    <w:rsid w:val="000F500F"/>
    <w:rsid w:val="000F5029"/>
    <w:rsid w:val="000F50B3"/>
    <w:rsid w:val="000F528D"/>
    <w:rsid w:val="000F535D"/>
    <w:rsid w:val="000F5518"/>
    <w:rsid w:val="000F5812"/>
    <w:rsid w:val="000F628C"/>
    <w:rsid w:val="000F6471"/>
    <w:rsid w:val="000F6946"/>
    <w:rsid w:val="000F6A32"/>
    <w:rsid w:val="000F6A5F"/>
    <w:rsid w:val="000F6A84"/>
    <w:rsid w:val="000F6D83"/>
    <w:rsid w:val="000F6DBB"/>
    <w:rsid w:val="000F733F"/>
    <w:rsid w:val="000F7433"/>
    <w:rsid w:val="000F77C6"/>
    <w:rsid w:val="0010016F"/>
    <w:rsid w:val="0010085D"/>
    <w:rsid w:val="00100BD3"/>
    <w:rsid w:val="00100D9F"/>
    <w:rsid w:val="0010180D"/>
    <w:rsid w:val="001021CF"/>
    <w:rsid w:val="001022C5"/>
    <w:rsid w:val="0010281C"/>
    <w:rsid w:val="00102A42"/>
    <w:rsid w:val="00102A5A"/>
    <w:rsid w:val="00102CD1"/>
    <w:rsid w:val="00102DD8"/>
    <w:rsid w:val="00102E8D"/>
    <w:rsid w:val="00102F4A"/>
    <w:rsid w:val="0010344F"/>
    <w:rsid w:val="001039E7"/>
    <w:rsid w:val="0010400C"/>
    <w:rsid w:val="00104473"/>
    <w:rsid w:val="0010465C"/>
    <w:rsid w:val="001050CC"/>
    <w:rsid w:val="00105168"/>
    <w:rsid w:val="001051B1"/>
    <w:rsid w:val="001051EC"/>
    <w:rsid w:val="001058BF"/>
    <w:rsid w:val="00105969"/>
    <w:rsid w:val="00105B3B"/>
    <w:rsid w:val="00105E78"/>
    <w:rsid w:val="001060A0"/>
    <w:rsid w:val="0010673D"/>
    <w:rsid w:val="00107302"/>
    <w:rsid w:val="001075B5"/>
    <w:rsid w:val="00107E6E"/>
    <w:rsid w:val="00110613"/>
    <w:rsid w:val="00110858"/>
    <w:rsid w:val="0011091A"/>
    <w:rsid w:val="00110B53"/>
    <w:rsid w:val="00110DFF"/>
    <w:rsid w:val="001113AB"/>
    <w:rsid w:val="00111413"/>
    <w:rsid w:val="001118DE"/>
    <w:rsid w:val="00111DB7"/>
    <w:rsid w:val="00111E8B"/>
    <w:rsid w:val="00111F9A"/>
    <w:rsid w:val="001135A7"/>
    <w:rsid w:val="001136B3"/>
    <w:rsid w:val="00113C31"/>
    <w:rsid w:val="0011429D"/>
    <w:rsid w:val="001145E7"/>
    <w:rsid w:val="0011497D"/>
    <w:rsid w:val="00114B40"/>
    <w:rsid w:val="0011561A"/>
    <w:rsid w:val="001157D8"/>
    <w:rsid w:val="00115BC7"/>
    <w:rsid w:val="00115D57"/>
    <w:rsid w:val="00115EB1"/>
    <w:rsid w:val="001163C6"/>
    <w:rsid w:val="00116B5A"/>
    <w:rsid w:val="00117448"/>
    <w:rsid w:val="0012021F"/>
    <w:rsid w:val="00121287"/>
    <w:rsid w:val="001213E9"/>
    <w:rsid w:val="00121521"/>
    <w:rsid w:val="001217EC"/>
    <w:rsid w:val="00121C3D"/>
    <w:rsid w:val="00121DFE"/>
    <w:rsid w:val="0012235C"/>
    <w:rsid w:val="00122C46"/>
    <w:rsid w:val="00122C75"/>
    <w:rsid w:val="00122E12"/>
    <w:rsid w:val="00122F5C"/>
    <w:rsid w:val="00124243"/>
    <w:rsid w:val="0012459C"/>
    <w:rsid w:val="0012472F"/>
    <w:rsid w:val="0012569A"/>
    <w:rsid w:val="00125EA2"/>
    <w:rsid w:val="00126494"/>
    <w:rsid w:val="001270EC"/>
    <w:rsid w:val="001275CA"/>
    <w:rsid w:val="001276A6"/>
    <w:rsid w:val="00127F83"/>
    <w:rsid w:val="00130179"/>
    <w:rsid w:val="001303BF"/>
    <w:rsid w:val="00130550"/>
    <w:rsid w:val="001306CE"/>
    <w:rsid w:val="00130E89"/>
    <w:rsid w:val="001310A0"/>
    <w:rsid w:val="001317C9"/>
    <w:rsid w:val="00131888"/>
    <w:rsid w:val="00131BD8"/>
    <w:rsid w:val="00131CAA"/>
    <w:rsid w:val="00132600"/>
    <w:rsid w:val="0013369B"/>
    <w:rsid w:val="00133A46"/>
    <w:rsid w:val="00133CD0"/>
    <w:rsid w:val="001340A9"/>
    <w:rsid w:val="00135036"/>
    <w:rsid w:val="001355D0"/>
    <w:rsid w:val="00135781"/>
    <w:rsid w:val="001359E1"/>
    <w:rsid w:val="00136285"/>
    <w:rsid w:val="001365C0"/>
    <w:rsid w:val="0013676D"/>
    <w:rsid w:val="00136843"/>
    <w:rsid w:val="00136924"/>
    <w:rsid w:val="00136BE5"/>
    <w:rsid w:val="0013724B"/>
    <w:rsid w:val="00137F6B"/>
    <w:rsid w:val="001400ED"/>
    <w:rsid w:val="0014017E"/>
    <w:rsid w:val="00140302"/>
    <w:rsid w:val="0014072E"/>
    <w:rsid w:val="00140B77"/>
    <w:rsid w:val="00140DB3"/>
    <w:rsid w:val="0014166A"/>
    <w:rsid w:val="00141D5B"/>
    <w:rsid w:val="0014224B"/>
    <w:rsid w:val="001423A7"/>
    <w:rsid w:val="0014270E"/>
    <w:rsid w:val="0014285A"/>
    <w:rsid w:val="00142A5E"/>
    <w:rsid w:val="00142AA4"/>
    <w:rsid w:val="00142EFB"/>
    <w:rsid w:val="00142F48"/>
    <w:rsid w:val="00143047"/>
    <w:rsid w:val="001433C2"/>
    <w:rsid w:val="00143A33"/>
    <w:rsid w:val="00143AAE"/>
    <w:rsid w:val="00143D80"/>
    <w:rsid w:val="00144192"/>
    <w:rsid w:val="0014455E"/>
    <w:rsid w:val="00144A99"/>
    <w:rsid w:val="00145646"/>
    <w:rsid w:val="0014621C"/>
    <w:rsid w:val="00146936"/>
    <w:rsid w:val="0014699A"/>
    <w:rsid w:val="00146BCB"/>
    <w:rsid w:val="001477D7"/>
    <w:rsid w:val="00147BCF"/>
    <w:rsid w:val="00147E23"/>
    <w:rsid w:val="00150582"/>
    <w:rsid w:val="001507FF"/>
    <w:rsid w:val="00150C14"/>
    <w:rsid w:val="00150F35"/>
    <w:rsid w:val="001510CD"/>
    <w:rsid w:val="001512D9"/>
    <w:rsid w:val="0015158F"/>
    <w:rsid w:val="00151593"/>
    <w:rsid w:val="00151AD2"/>
    <w:rsid w:val="00151FE7"/>
    <w:rsid w:val="00152069"/>
    <w:rsid w:val="001523A8"/>
    <w:rsid w:val="0015305B"/>
    <w:rsid w:val="00154CA3"/>
    <w:rsid w:val="00155716"/>
    <w:rsid w:val="00156313"/>
    <w:rsid w:val="00156984"/>
    <w:rsid w:val="00156E2C"/>
    <w:rsid w:val="00157113"/>
    <w:rsid w:val="00157354"/>
    <w:rsid w:val="00157C74"/>
    <w:rsid w:val="00160C5F"/>
    <w:rsid w:val="00160E05"/>
    <w:rsid w:val="00161079"/>
    <w:rsid w:val="0016139F"/>
    <w:rsid w:val="001614B7"/>
    <w:rsid w:val="00161C07"/>
    <w:rsid w:val="00161C2D"/>
    <w:rsid w:val="00161D4F"/>
    <w:rsid w:val="00161EBD"/>
    <w:rsid w:val="0016216E"/>
    <w:rsid w:val="00162446"/>
    <w:rsid w:val="001628AA"/>
    <w:rsid w:val="001628C8"/>
    <w:rsid w:val="00162BCA"/>
    <w:rsid w:val="00164826"/>
    <w:rsid w:val="00164D80"/>
    <w:rsid w:val="00165098"/>
    <w:rsid w:val="001651F9"/>
    <w:rsid w:val="00165590"/>
    <w:rsid w:val="0016635B"/>
    <w:rsid w:val="0016657A"/>
    <w:rsid w:val="0016712D"/>
    <w:rsid w:val="00170304"/>
    <w:rsid w:val="0017044D"/>
    <w:rsid w:val="001707ED"/>
    <w:rsid w:val="00171AF9"/>
    <w:rsid w:val="00171BB3"/>
    <w:rsid w:val="0017273A"/>
    <w:rsid w:val="00172EA0"/>
    <w:rsid w:val="0017431A"/>
    <w:rsid w:val="00174715"/>
    <w:rsid w:val="00174C05"/>
    <w:rsid w:val="00175180"/>
    <w:rsid w:val="001753FF"/>
    <w:rsid w:val="00175855"/>
    <w:rsid w:val="00175A07"/>
    <w:rsid w:val="001761D7"/>
    <w:rsid w:val="00176A0C"/>
    <w:rsid w:val="00176FBF"/>
    <w:rsid w:val="0017742D"/>
    <w:rsid w:val="00177440"/>
    <w:rsid w:val="00177AA8"/>
    <w:rsid w:val="00177B25"/>
    <w:rsid w:val="001802E5"/>
    <w:rsid w:val="00181FE1"/>
    <w:rsid w:val="00182721"/>
    <w:rsid w:val="0018298B"/>
    <w:rsid w:val="00182DED"/>
    <w:rsid w:val="00183803"/>
    <w:rsid w:val="00183A9A"/>
    <w:rsid w:val="00183F1B"/>
    <w:rsid w:val="00184252"/>
    <w:rsid w:val="001849C4"/>
    <w:rsid w:val="00184AF7"/>
    <w:rsid w:val="00184E32"/>
    <w:rsid w:val="00184E53"/>
    <w:rsid w:val="00184F8F"/>
    <w:rsid w:val="00185539"/>
    <w:rsid w:val="00185769"/>
    <w:rsid w:val="00186FB3"/>
    <w:rsid w:val="00187135"/>
    <w:rsid w:val="001872BE"/>
    <w:rsid w:val="001876A5"/>
    <w:rsid w:val="0018792D"/>
    <w:rsid w:val="00187BE8"/>
    <w:rsid w:val="00187FD2"/>
    <w:rsid w:val="0019009E"/>
    <w:rsid w:val="001902A4"/>
    <w:rsid w:val="00190A7E"/>
    <w:rsid w:val="00190E21"/>
    <w:rsid w:val="00190F61"/>
    <w:rsid w:val="0019306C"/>
    <w:rsid w:val="001935C8"/>
    <w:rsid w:val="00193EEB"/>
    <w:rsid w:val="00194080"/>
    <w:rsid w:val="001940AC"/>
    <w:rsid w:val="0019433C"/>
    <w:rsid w:val="001946A6"/>
    <w:rsid w:val="00195CA9"/>
    <w:rsid w:val="00196851"/>
    <w:rsid w:val="00196B04"/>
    <w:rsid w:val="00196D36"/>
    <w:rsid w:val="00196EC0"/>
    <w:rsid w:val="00197004"/>
    <w:rsid w:val="0019718E"/>
    <w:rsid w:val="00197AB4"/>
    <w:rsid w:val="00197C08"/>
    <w:rsid w:val="001A05EA"/>
    <w:rsid w:val="001A0622"/>
    <w:rsid w:val="001A087F"/>
    <w:rsid w:val="001A08C5"/>
    <w:rsid w:val="001A0EA5"/>
    <w:rsid w:val="001A26CF"/>
    <w:rsid w:val="001A290C"/>
    <w:rsid w:val="001A2CA7"/>
    <w:rsid w:val="001A33F0"/>
    <w:rsid w:val="001A39C6"/>
    <w:rsid w:val="001A3B50"/>
    <w:rsid w:val="001A425C"/>
    <w:rsid w:val="001A43D2"/>
    <w:rsid w:val="001A4553"/>
    <w:rsid w:val="001A4B36"/>
    <w:rsid w:val="001A4B55"/>
    <w:rsid w:val="001A51DA"/>
    <w:rsid w:val="001A5805"/>
    <w:rsid w:val="001A5BD0"/>
    <w:rsid w:val="001A6247"/>
    <w:rsid w:val="001A63EF"/>
    <w:rsid w:val="001A66EB"/>
    <w:rsid w:val="001A748E"/>
    <w:rsid w:val="001A77B7"/>
    <w:rsid w:val="001B016D"/>
    <w:rsid w:val="001B07C2"/>
    <w:rsid w:val="001B0B90"/>
    <w:rsid w:val="001B0DD0"/>
    <w:rsid w:val="001B1141"/>
    <w:rsid w:val="001B1C96"/>
    <w:rsid w:val="001B1D26"/>
    <w:rsid w:val="001B1E27"/>
    <w:rsid w:val="001B1E4D"/>
    <w:rsid w:val="001B29CD"/>
    <w:rsid w:val="001B2B3F"/>
    <w:rsid w:val="001B30DF"/>
    <w:rsid w:val="001B34A3"/>
    <w:rsid w:val="001B3655"/>
    <w:rsid w:val="001B3A81"/>
    <w:rsid w:val="001B4167"/>
    <w:rsid w:val="001B42E2"/>
    <w:rsid w:val="001B441B"/>
    <w:rsid w:val="001B601D"/>
    <w:rsid w:val="001B626A"/>
    <w:rsid w:val="001B62D0"/>
    <w:rsid w:val="001B64F3"/>
    <w:rsid w:val="001B655C"/>
    <w:rsid w:val="001B68BF"/>
    <w:rsid w:val="001B6B4C"/>
    <w:rsid w:val="001B6CD8"/>
    <w:rsid w:val="001B6FF1"/>
    <w:rsid w:val="001B719E"/>
    <w:rsid w:val="001B7767"/>
    <w:rsid w:val="001C0227"/>
    <w:rsid w:val="001C090D"/>
    <w:rsid w:val="001C17BF"/>
    <w:rsid w:val="001C2ABE"/>
    <w:rsid w:val="001C2E05"/>
    <w:rsid w:val="001C3378"/>
    <w:rsid w:val="001C3CB5"/>
    <w:rsid w:val="001C4072"/>
    <w:rsid w:val="001C50DB"/>
    <w:rsid w:val="001C54B2"/>
    <w:rsid w:val="001C5D06"/>
    <w:rsid w:val="001C5E72"/>
    <w:rsid w:val="001C5E97"/>
    <w:rsid w:val="001C63C0"/>
    <w:rsid w:val="001C66B5"/>
    <w:rsid w:val="001C711C"/>
    <w:rsid w:val="001C74E0"/>
    <w:rsid w:val="001C7BD7"/>
    <w:rsid w:val="001C7D3D"/>
    <w:rsid w:val="001C7DE2"/>
    <w:rsid w:val="001D0207"/>
    <w:rsid w:val="001D0703"/>
    <w:rsid w:val="001D0B89"/>
    <w:rsid w:val="001D11E6"/>
    <w:rsid w:val="001D17E8"/>
    <w:rsid w:val="001D1B14"/>
    <w:rsid w:val="001D1B94"/>
    <w:rsid w:val="001D1CD5"/>
    <w:rsid w:val="001D2135"/>
    <w:rsid w:val="001D2217"/>
    <w:rsid w:val="001D2BC1"/>
    <w:rsid w:val="001D3113"/>
    <w:rsid w:val="001D3606"/>
    <w:rsid w:val="001D3CF8"/>
    <w:rsid w:val="001D447F"/>
    <w:rsid w:val="001D4638"/>
    <w:rsid w:val="001D4F54"/>
    <w:rsid w:val="001D4FAD"/>
    <w:rsid w:val="001D5745"/>
    <w:rsid w:val="001D581A"/>
    <w:rsid w:val="001D59DF"/>
    <w:rsid w:val="001D6A0B"/>
    <w:rsid w:val="001D70CC"/>
    <w:rsid w:val="001E02DA"/>
    <w:rsid w:val="001E04BD"/>
    <w:rsid w:val="001E0683"/>
    <w:rsid w:val="001E07F4"/>
    <w:rsid w:val="001E0F54"/>
    <w:rsid w:val="001E10FE"/>
    <w:rsid w:val="001E1A39"/>
    <w:rsid w:val="001E353C"/>
    <w:rsid w:val="001E3DFF"/>
    <w:rsid w:val="001E4686"/>
    <w:rsid w:val="001E56DF"/>
    <w:rsid w:val="001E56E1"/>
    <w:rsid w:val="001E5DF6"/>
    <w:rsid w:val="001E62A0"/>
    <w:rsid w:val="001E6946"/>
    <w:rsid w:val="001E747D"/>
    <w:rsid w:val="001E7502"/>
    <w:rsid w:val="001E7A51"/>
    <w:rsid w:val="001E7EAE"/>
    <w:rsid w:val="001F058E"/>
    <w:rsid w:val="001F0890"/>
    <w:rsid w:val="001F0B2A"/>
    <w:rsid w:val="001F1142"/>
    <w:rsid w:val="001F1169"/>
    <w:rsid w:val="001F12CC"/>
    <w:rsid w:val="001F1429"/>
    <w:rsid w:val="001F16C4"/>
    <w:rsid w:val="001F1A4C"/>
    <w:rsid w:val="001F1E52"/>
    <w:rsid w:val="001F239C"/>
    <w:rsid w:val="001F23C8"/>
    <w:rsid w:val="001F2B9F"/>
    <w:rsid w:val="001F344F"/>
    <w:rsid w:val="001F36AE"/>
    <w:rsid w:val="001F3B89"/>
    <w:rsid w:val="001F3DE3"/>
    <w:rsid w:val="001F4E88"/>
    <w:rsid w:val="001F50E6"/>
    <w:rsid w:val="001F582B"/>
    <w:rsid w:val="001F5CE9"/>
    <w:rsid w:val="001F6CC4"/>
    <w:rsid w:val="001F7049"/>
    <w:rsid w:val="001F7074"/>
    <w:rsid w:val="001F7234"/>
    <w:rsid w:val="001F7494"/>
    <w:rsid w:val="00200318"/>
    <w:rsid w:val="00200CBA"/>
    <w:rsid w:val="00200E0E"/>
    <w:rsid w:val="002016FD"/>
    <w:rsid w:val="00201B19"/>
    <w:rsid w:val="00202003"/>
    <w:rsid w:val="002020E6"/>
    <w:rsid w:val="00202668"/>
    <w:rsid w:val="00202F79"/>
    <w:rsid w:val="00203524"/>
    <w:rsid w:val="002035CA"/>
    <w:rsid w:val="00203952"/>
    <w:rsid w:val="00203C1F"/>
    <w:rsid w:val="00203FCF"/>
    <w:rsid w:val="002042B4"/>
    <w:rsid w:val="002048F0"/>
    <w:rsid w:val="00204F29"/>
    <w:rsid w:val="00205AC5"/>
    <w:rsid w:val="00205C41"/>
    <w:rsid w:val="00206498"/>
    <w:rsid w:val="002065D3"/>
    <w:rsid w:val="00206CFD"/>
    <w:rsid w:val="00206E22"/>
    <w:rsid w:val="002071C6"/>
    <w:rsid w:val="0020751B"/>
    <w:rsid w:val="00207919"/>
    <w:rsid w:val="00207F5D"/>
    <w:rsid w:val="00210C0A"/>
    <w:rsid w:val="00211413"/>
    <w:rsid w:val="002115E1"/>
    <w:rsid w:val="0021163E"/>
    <w:rsid w:val="00211AB5"/>
    <w:rsid w:val="00212015"/>
    <w:rsid w:val="002120C5"/>
    <w:rsid w:val="00213F36"/>
    <w:rsid w:val="002140A6"/>
    <w:rsid w:val="00215944"/>
    <w:rsid w:val="00215AF0"/>
    <w:rsid w:val="00215CD2"/>
    <w:rsid w:val="00215E4F"/>
    <w:rsid w:val="00216081"/>
    <w:rsid w:val="002165F7"/>
    <w:rsid w:val="002173EB"/>
    <w:rsid w:val="00217EF5"/>
    <w:rsid w:val="00217F8B"/>
    <w:rsid w:val="00220A85"/>
    <w:rsid w:val="00221363"/>
    <w:rsid w:val="00221616"/>
    <w:rsid w:val="002217DD"/>
    <w:rsid w:val="002218C0"/>
    <w:rsid w:val="00221C84"/>
    <w:rsid w:val="00222168"/>
    <w:rsid w:val="002229AD"/>
    <w:rsid w:val="00222CEF"/>
    <w:rsid w:val="00223173"/>
    <w:rsid w:val="00223306"/>
    <w:rsid w:val="00223777"/>
    <w:rsid w:val="0022421A"/>
    <w:rsid w:val="0022461C"/>
    <w:rsid w:val="00224B70"/>
    <w:rsid w:val="00224D1B"/>
    <w:rsid w:val="00224EA0"/>
    <w:rsid w:val="00225078"/>
    <w:rsid w:val="002250BC"/>
    <w:rsid w:val="002255BF"/>
    <w:rsid w:val="002255C4"/>
    <w:rsid w:val="00225DD9"/>
    <w:rsid w:val="002260D4"/>
    <w:rsid w:val="00226E12"/>
    <w:rsid w:val="00226F6C"/>
    <w:rsid w:val="002270BF"/>
    <w:rsid w:val="00227ADF"/>
    <w:rsid w:val="00230314"/>
    <w:rsid w:val="00230B24"/>
    <w:rsid w:val="00230B9F"/>
    <w:rsid w:val="00230C1B"/>
    <w:rsid w:val="00230CD2"/>
    <w:rsid w:val="00230EAF"/>
    <w:rsid w:val="002312D9"/>
    <w:rsid w:val="002314D6"/>
    <w:rsid w:val="00231F18"/>
    <w:rsid w:val="00232114"/>
    <w:rsid w:val="00232648"/>
    <w:rsid w:val="0023279C"/>
    <w:rsid w:val="00232FE3"/>
    <w:rsid w:val="002333C5"/>
    <w:rsid w:val="00234055"/>
    <w:rsid w:val="00234351"/>
    <w:rsid w:val="002345C6"/>
    <w:rsid w:val="002348F1"/>
    <w:rsid w:val="00234E0E"/>
    <w:rsid w:val="00234E33"/>
    <w:rsid w:val="002367DA"/>
    <w:rsid w:val="00236ED3"/>
    <w:rsid w:val="00237A56"/>
    <w:rsid w:val="00240128"/>
    <w:rsid w:val="0024015F"/>
    <w:rsid w:val="002401AA"/>
    <w:rsid w:val="002408B3"/>
    <w:rsid w:val="00240BF5"/>
    <w:rsid w:val="00241919"/>
    <w:rsid w:val="00241EEE"/>
    <w:rsid w:val="00242AA3"/>
    <w:rsid w:val="00242B22"/>
    <w:rsid w:val="00243353"/>
    <w:rsid w:val="00243A3D"/>
    <w:rsid w:val="00243AC2"/>
    <w:rsid w:val="00243E61"/>
    <w:rsid w:val="002440EB"/>
    <w:rsid w:val="002444D8"/>
    <w:rsid w:val="00244B2A"/>
    <w:rsid w:val="00244BE3"/>
    <w:rsid w:val="0024541E"/>
    <w:rsid w:val="00245BAE"/>
    <w:rsid w:val="00245D96"/>
    <w:rsid w:val="00245E5E"/>
    <w:rsid w:val="00246073"/>
    <w:rsid w:val="00246A6D"/>
    <w:rsid w:val="0024705F"/>
    <w:rsid w:val="00247491"/>
    <w:rsid w:val="002474B4"/>
    <w:rsid w:val="002475FE"/>
    <w:rsid w:val="00247A26"/>
    <w:rsid w:val="00247AF1"/>
    <w:rsid w:val="002503AE"/>
    <w:rsid w:val="0025064E"/>
    <w:rsid w:val="002506E4"/>
    <w:rsid w:val="00251E2C"/>
    <w:rsid w:val="002521E5"/>
    <w:rsid w:val="002524CF"/>
    <w:rsid w:val="002528D3"/>
    <w:rsid w:val="002539DE"/>
    <w:rsid w:val="00253D17"/>
    <w:rsid w:val="0025433B"/>
    <w:rsid w:val="002544BB"/>
    <w:rsid w:val="0025467D"/>
    <w:rsid w:val="00255BBF"/>
    <w:rsid w:val="00255E41"/>
    <w:rsid w:val="00256161"/>
    <w:rsid w:val="002563BA"/>
    <w:rsid w:val="00256566"/>
    <w:rsid w:val="00256B1F"/>
    <w:rsid w:val="0025735D"/>
    <w:rsid w:val="00257706"/>
    <w:rsid w:val="00260732"/>
    <w:rsid w:val="0026089F"/>
    <w:rsid w:val="00261B55"/>
    <w:rsid w:val="0026253A"/>
    <w:rsid w:val="0026263E"/>
    <w:rsid w:val="0026277B"/>
    <w:rsid w:val="00262991"/>
    <w:rsid w:val="00262B28"/>
    <w:rsid w:val="00262B34"/>
    <w:rsid w:val="00262CD3"/>
    <w:rsid w:val="00263068"/>
    <w:rsid w:val="002630EA"/>
    <w:rsid w:val="002630FC"/>
    <w:rsid w:val="00263C8D"/>
    <w:rsid w:val="00264795"/>
    <w:rsid w:val="0026561B"/>
    <w:rsid w:val="00266157"/>
    <w:rsid w:val="00266472"/>
    <w:rsid w:val="00266963"/>
    <w:rsid w:val="00266A64"/>
    <w:rsid w:val="002671D5"/>
    <w:rsid w:val="00267ADB"/>
    <w:rsid w:val="00267D2F"/>
    <w:rsid w:val="00270070"/>
    <w:rsid w:val="00270793"/>
    <w:rsid w:val="0027186F"/>
    <w:rsid w:val="00271EBA"/>
    <w:rsid w:val="00272394"/>
    <w:rsid w:val="00273134"/>
    <w:rsid w:val="002735B3"/>
    <w:rsid w:val="00273F0D"/>
    <w:rsid w:val="00273F74"/>
    <w:rsid w:val="0027447B"/>
    <w:rsid w:val="00275237"/>
    <w:rsid w:val="0027580E"/>
    <w:rsid w:val="00275BBD"/>
    <w:rsid w:val="00276AC2"/>
    <w:rsid w:val="00277009"/>
    <w:rsid w:val="002778E1"/>
    <w:rsid w:val="002779DB"/>
    <w:rsid w:val="00277AF1"/>
    <w:rsid w:val="00277D6D"/>
    <w:rsid w:val="0028042B"/>
    <w:rsid w:val="0028055D"/>
    <w:rsid w:val="00280584"/>
    <w:rsid w:val="0028063C"/>
    <w:rsid w:val="002806BF"/>
    <w:rsid w:val="0028086B"/>
    <w:rsid w:val="00280AB4"/>
    <w:rsid w:val="00280CE6"/>
    <w:rsid w:val="00280D39"/>
    <w:rsid w:val="002811DF"/>
    <w:rsid w:val="00281423"/>
    <w:rsid w:val="00281803"/>
    <w:rsid w:val="00281CCC"/>
    <w:rsid w:val="00282058"/>
    <w:rsid w:val="00282713"/>
    <w:rsid w:val="00282B6C"/>
    <w:rsid w:val="00282E63"/>
    <w:rsid w:val="00283026"/>
    <w:rsid w:val="002834F8"/>
    <w:rsid w:val="00283591"/>
    <w:rsid w:val="0028368C"/>
    <w:rsid w:val="002838C8"/>
    <w:rsid w:val="00283BE4"/>
    <w:rsid w:val="00283EAD"/>
    <w:rsid w:val="00283FF6"/>
    <w:rsid w:val="00284ABB"/>
    <w:rsid w:val="00284BC2"/>
    <w:rsid w:val="00284D7F"/>
    <w:rsid w:val="00284FCF"/>
    <w:rsid w:val="00285728"/>
    <w:rsid w:val="0028582D"/>
    <w:rsid w:val="002859B0"/>
    <w:rsid w:val="00285A2E"/>
    <w:rsid w:val="00286344"/>
    <w:rsid w:val="0028687B"/>
    <w:rsid w:val="002906DB"/>
    <w:rsid w:val="0029094C"/>
    <w:rsid w:val="00290CE0"/>
    <w:rsid w:val="002910AE"/>
    <w:rsid w:val="00291280"/>
    <w:rsid w:val="00291D98"/>
    <w:rsid w:val="002929E3"/>
    <w:rsid w:val="00292AAA"/>
    <w:rsid w:val="00292B0D"/>
    <w:rsid w:val="00293364"/>
    <w:rsid w:val="002934BB"/>
    <w:rsid w:val="0029386E"/>
    <w:rsid w:val="00293A7C"/>
    <w:rsid w:val="00293B32"/>
    <w:rsid w:val="00294384"/>
    <w:rsid w:val="0029463F"/>
    <w:rsid w:val="00295045"/>
    <w:rsid w:val="0029550F"/>
    <w:rsid w:val="00295529"/>
    <w:rsid w:val="00295DCD"/>
    <w:rsid w:val="00295E16"/>
    <w:rsid w:val="0029643C"/>
    <w:rsid w:val="00297075"/>
    <w:rsid w:val="0029772D"/>
    <w:rsid w:val="0029775B"/>
    <w:rsid w:val="00297802"/>
    <w:rsid w:val="00297978"/>
    <w:rsid w:val="002A0080"/>
    <w:rsid w:val="002A0184"/>
    <w:rsid w:val="002A0A12"/>
    <w:rsid w:val="002A0DEB"/>
    <w:rsid w:val="002A1145"/>
    <w:rsid w:val="002A1316"/>
    <w:rsid w:val="002A1B50"/>
    <w:rsid w:val="002A233D"/>
    <w:rsid w:val="002A3A50"/>
    <w:rsid w:val="002A3AB9"/>
    <w:rsid w:val="002A3F57"/>
    <w:rsid w:val="002A4130"/>
    <w:rsid w:val="002A44C2"/>
    <w:rsid w:val="002A493E"/>
    <w:rsid w:val="002A4B57"/>
    <w:rsid w:val="002A4EE6"/>
    <w:rsid w:val="002A5022"/>
    <w:rsid w:val="002A5025"/>
    <w:rsid w:val="002A5508"/>
    <w:rsid w:val="002A56F8"/>
    <w:rsid w:val="002A5993"/>
    <w:rsid w:val="002A5B8B"/>
    <w:rsid w:val="002A5CB1"/>
    <w:rsid w:val="002A6C61"/>
    <w:rsid w:val="002A6D25"/>
    <w:rsid w:val="002A6D8B"/>
    <w:rsid w:val="002A733B"/>
    <w:rsid w:val="002A74C2"/>
    <w:rsid w:val="002A7547"/>
    <w:rsid w:val="002A78E3"/>
    <w:rsid w:val="002A7AFC"/>
    <w:rsid w:val="002A7BA6"/>
    <w:rsid w:val="002A7D99"/>
    <w:rsid w:val="002A7E0A"/>
    <w:rsid w:val="002B0710"/>
    <w:rsid w:val="002B09A8"/>
    <w:rsid w:val="002B0AD6"/>
    <w:rsid w:val="002B0C15"/>
    <w:rsid w:val="002B11CC"/>
    <w:rsid w:val="002B1446"/>
    <w:rsid w:val="002B1804"/>
    <w:rsid w:val="002B1BA6"/>
    <w:rsid w:val="002B2091"/>
    <w:rsid w:val="002B2728"/>
    <w:rsid w:val="002B2EFA"/>
    <w:rsid w:val="002B30DA"/>
    <w:rsid w:val="002B388C"/>
    <w:rsid w:val="002B3B0B"/>
    <w:rsid w:val="002B4174"/>
    <w:rsid w:val="002B4849"/>
    <w:rsid w:val="002B4DBA"/>
    <w:rsid w:val="002B5254"/>
    <w:rsid w:val="002B54CD"/>
    <w:rsid w:val="002B58D6"/>
    <w:rsid w:val="002B5F55"/>
    <w:rsid w:val="002B61BA"/>
    <w:rsid w:val="002B61F2"/>
    <w:rsid w:val="002B6265"/>
    <w:rsid w:val="002B63B7"/>
    <w:rsid w:val="002B6588"/>
    <w:rsid w:val="002B675E"/>
    <w:rsid w:val="002B7199"/>
    <w:rsid w:val="002B7399"/>
    <w:rsid w:val="002B76AA"/>
    <w:rsid w:val="002C03F3"/>
    <w:rsid w:val="002C07AC"/>
    <w:rsid w:val="002C0977"/>
    <w:rsid w:val="002C0A2D"/>
    <w:rsid w:val="002C136C"/>
    <w:rsid w:val="002C17F3"/>
    <w:rsid w:val="002C1FDF"/>
    <w:rsid w:val="002C1FFD"/>
    <w:rsid w:val="002C2467"/>
    <w:rsid w:val="002C29DD"/>
    <w:rsid w:val="002C2AEB"/>
    <w:rsid w:val="002C2E74"/>
    <w:rsid w:val="002C2F24"/>
    <w:rsid w:val="002C332B"/>
    <w:rsid w:val="002C3549"/>
    <w:rsid w:val="002C36CF"/>
    <w:rsid w:val="002C3A3E"/>
    <w:rsid w:val="002C443B"/>
    <w:rsid w:val="002C443C"/>
    <w:rsid w:val="002C4F68"/>
    <w:rsid w:val="002C608E"/>
    <w:rsid w:val="002C679A"/>
    <w:rsid w:val="002C67E4"/>
    <w:rsid w:val="002C6E80"/>
    <w:rsid w:val="002C700D"/>
    <w:rsid w:val="002C72D1"/>
    <w:rsid w:val="002C7383"/>
    <w:rsid w:val="002D0601"/>
    <w:rsid w:val="002D0821"/>
    <w:rsid w:val="002D0AA4"/>
    <w:rsid w:val="002D0B17"/>
    <w:rsid w:val="002D0CD4"/>
    <w:rsid w:val="002D10CF"/>
    <w:rsid w:val="002D10D9"/>
    <w:rsid w:val="002D1419"/>
    <w:rsid w:val="002D166E"/>
    <w:rsid w:val="002D17BD"/>
    <w:rsid w:val="002D20F7"/>
    <w:rsid w:val="002D25BE"/>
    <w:rsid w:val="002D2B24"/>
    <w:rsid w:val="002D2CC0"/>
    <w:rsid w:val="002D37F7"/>
    <w:rsid w:val="002D38FB"/>
    <w:rsid w:val="002D3FFB"/>
    <w:rsid w:val="002D41D9"/>
    <w:rsid w:val="002D41FF"/>
    <w:rsid w:val="002D4D0E"/>
    <w:rsid w:val="002D5508"/>
    <w:rsid w:val="002D59E7"/>
    <w:rsid w:val="002D5AFA"/>
    <w:rsid w:val="002D5EE5"/>
    <w:rsid w:val="002D60E5"/>
    <w:rsid w:val="002D7096"/>
    <w:rsid w:val="002D70D7"/>
    <w:rsid w:val="002D7E7C"/>
    <w:rsid w:val="002E016A"/>
    <w:rsid w:val="002E01A9"/>
    <w:rsid w:val="002E075E"/>
    <w:rsid w:val="002E1701"/>
    <w:rsid w:val="002E1979"/>
    <w:rsid w:val="002E1BA0"/>
    <w:rsid w:val="002E2787"/>
    <w:rsid w:val="002E304A"/>
    <w:rsid w:val="002E3068"/>
    <w:rsid w:val="002E33D0"/>
    <w:rsid w:val="002E36F0"/>
    <w:rsid w:val="002E3836"/>
    <w:rsid w:val="002E387F"/>
    <w:rsid w:val="002E39A5"/>
    <w:rsid w:val="002E3F4E"/>
    <w:rsid w:val="002E4863"/>
    <w:rsid w:val="002E4B57"/>
    <w:rsid w:val="002E4D98"/>
    <w:rsid w:val="002E5749"/>
    <w:rsid w:val="002E5E5F"/>
    <w:rsid w:val="002E5F01"/>
    <w:rsid w:val="002E60DB"/>
    <w:rsid w:val="002E66D4"/>
    <w:rsid w:val="002E6F64"/>
    <w:rsid w:val="002E74AA"/>
    <w:rsid w:val="002E7D26"/>
    <w:rsid w:val="002F0DB7"/>
    <w:rsid w:val="002F1385"/>
    <w:rsid w:val="002F13B6"/>
    <w:rsid w:val="002F1C67"/>
    <w:rsid w:val="002F1F7E"/>
    <w:rsid w:val="002F2800"/>
    <w:rsid w:val="002F2807"/>
    <w:rsid w:val="002F349A"/>
    <w:rsid w:val="002F34E2"/>
    <w:rsid w:val="002F39E2"/>
    <w:rsid w:val="002F3C92"/>
    <w:rsid w:val="002F4503"/>
    <w:rsid w:val="002F457B"/>
    <w:rsid w:val="002F473E"/>
    <w:rsid w:val="002F4907"/>
    <w:rsid w:val="002F508C"/>
    <w:rsid w:val="002F5662"/>
    <w:rsid w:val="002F5CCD"/>
    <w:rsid w:val="002F6188"/>
    <w:rsid w:val="002F65BC"/>
    <w:rsid w:val="002F6E61"/>
    <w:rsid w:val="00300009"/>
    <w:rsid w:val="00300021"/>
    <w:rsid w:val="00300201"/>
    <w:rsid w:val="0030036A"/>
    <w:rsid w:val="00300461"/>
    <w:rsid w:val="00300496"/>
    <w:rsid w:val="00300745"/>
    <w:rsid w:val="00300B1F"/>
    <w:rsid w:val="00300FF0"/>
    <w:rsid w:val="00301AB6"/>
    <w:rsid w:val="00301F06"/>
    <w:rsid w:val="003022CE"/>
    <w:rsid w:val="003022D7"/>
    <w:rsid w:val="00302358"/>
    <w:rsid w:val="0030249E"/>
    <w:rsid w:val="00302BFB"/>
    <w:rsid w:val="00302C30"/>
    <w:rsid w:val="003039AC"/>
    <w:rsid w:val="00304089"/>
    <w:rsid w:val="00304329"/>
    <w:rsid w:val="003044C8"/>
    <w:rsid w:val="00304944"/>
    <w:rsid w:val="00305A24"/>
    <w:rsid w:val="00305C5E"/>
    <w:rsid w:val="00305E4F"/>
    <w:rsid w:val="0030646E"/>
    <w:rsid w:val="0030685C"/>
    <w:rsid w:val="003069F7"/>
    <w:rsid w:val="00306EFF"/>
    <w:rsid w:val="003072D7"/>
    <w:rsid w:val="0030735E"/>
    <w:rsid w:val="003079D3"/>
    <w:rsid w:val="00307BD9"/>
    <w:rsid w:val="00307DAF"/>
    <w:rsid w:val="00310126"/>
    <w:rsid w:val="00310333"/>
    <w:rsid w:val="00310391"/>
    <w:rsid w:val="00310F90"/>
    <w:rsid w:val="00311019"/>
    <w:rsid w:val="003117E4"/>
    <w:rsid w:val="00311A7D"/>
    <w:rsid w:val="00311DC0"/>
    <w:rsid w:val="00311E39"/>
    <w:rsid w:val="00312451"/>
    <w:rsid w:val="00312A2E"/>
    <w:rsid w:val="003131B1"/>
    <w:rsid w:val="0031321D"/>
    <w:rsid w:val="0031341B"/>
    <w:rsid w:val="00313531"/>
    <w:rsid w:val="00313660"/>
    <w:rsid w:val="00313BD9"/>
    <w:rsid w:val="00313F59"/>
    <w:rsid w:val="003140BF"/>
    <w:rsid w:val="0031479A"/>
    <w:rsid w:val="00314C9E"/>
    <w:rsid w:val="00315041"/>
    <w:rsid w:val="0031529D"/>
    <w:rsid w:val="00315779"/>
    <w:rsid w:val="00315C6C"/>
    <w:rsid w:val="00315D0E"/>
    <w:rsid w:val="003160E3"/>
    <w:rsid w:val="003163D3"/>
    <w:rsid w:val="0031650C"/>
    <w:rsid w:val="00316E87"/>
    <w:rsid w:val="0031746B"/>
    <w:rsid w:val="003176E6"/>
    <w:rsid w:val="003200FD"/>
    <w:rsid w:val="00320495"/>
    <w:rsid w:val="003207DF"/>
    <w:rsid w:val="00320B81"/>
    <w:rsid w:val="00321D84"/>
    <w:rsid w:val="00321E34"/>
    <w:rsid w:val="003232C3"/>
    <w:rsid w:val="003234B8"/>
    <w:rsid w:val="00323501"/>
    <w:rsid w:val="0032398D"/>
    <w:rsid w:val="00323D82"/>
    <w:rsid w:val="00324BC5"/>
    <w:rsid w:val="00325353"/>
    <w:rsid w:val="00325540"/>
    <w:rsid w:val="00325592"/>
    <w:rsid w:val="0032591B"/>
    <w:rsid w:val="00325E86"/>
    <w:rsid w:val="00325F5C"/>
    <w:rsid w:val="003268C8"/>
    <w:rsid w:val="003268D4"/>
    <w:rsid w:val="00326BF4"/>
    <w:rsid w:val="00326F49"/>
    <w:rsid w:val="00327C8A"/>
    <w:rsid w:val="00327E2B"/>
    <w:rsid w:val="00327EA5"/>
    <w:rsid w:val="0033012D"/>
    <w:rsid w:val="00330177"/>
    <w:rsid w:val="003308DB"/>
    <w:rsid w:val="0033091D"/>
    <w:rsid w:val="00331535"/>
    <w:rsid w:val="00331D3A"/>
    <w:rsid w:val="0033207D"/>
    <w:rsid w:val="003324E2"/>
    <w:rsid w:val="003325A8"/>
    <w:rsid w:val="00332BA0"/>
    <w:rsid w:val="00333C9D"/>
    <w:rsid w:val="003340B0"/>
    <w:rsid w:val="00334D24"/>
    <w:rsid w:val="003351B1"/>
    <w:rsid w:val="0033544B"/>
    <w:rsid w:val="00335898"/>
    <w:rsid w:val="0033590A"/>
    <w:rsid w:val="00335998"/>
    <w:rsid w:val="00335DF2"/>
    <w:rsid w:val="0033606C"/>
    <w:rsid w:val="003360AD"/>
    <w:rsid w:val="0033642A"/>
    <w:rsid w:val="0033691C"/>
    <w:rsid w:val="00336AC3"/>
    <w:rsid w:val="00336BD9"/>
    <w:rsid w:val="00336FD1"/>
    <w:rsid w:val="00337240"/>
    <w:rsid w:val="0033729E"/>
    <w:rsid w:val="003374E8"/>
    <w:rsid w:val="0033796C"/>
    <w:rsid w:val="00337BF9"/>
    <w:rsid w:val="00340098"/>
    <w:rsid w:val="003400AC"/>
    <w:rsid w:val="0034025B"/>
    <w:rsid w:val="00340EB1"/>
    <w:rsid w:val="00340F01"/>
    <w:rsid w:val="00341B8E"/>
    <w:rsid w:val="00342451"/>
    <w:rsid w:val="00342F21"/>
    <w:rsid w:val="00343594"/>
    <w:rsid w:val="00343815"/>
    <w:rsid w:val="00343B3B"/>
    <w:rsid w:val="00343BD2"/>
    <w:rsid w:val="00343EEB"/>
    <w:rsid w:val="003443D3"/>
    <w:rsid w:val="00344C05"/>
    <w:rsid w:val="00344CA8"/>
    <w:rsid w:val="00344D09"/>
    <w:rsid w:val="00344E94"/>
    <w:rsid w:val="00345449"/>
    <w:rsid w:val="00345656"/>
    <w:rsid w:val="003458C8"/>
    <w:rsid w:val="003458F8"/>
    <w:rsid w:val="003459AB"/>
    <w:rsid w:val="00345C4C"/>
    <w:rsid w:val="00347A58"/>
    <w:rsid w:val="00347BA6"/>
    <w:rsid w:val="00347DFE"/>
    <w:rsid w:val="003501AD"/>
    <w:rsid w:val="00350676"/>
    <w:rsid w:val="00350A3E"/>
    <w:rsid w:val="00350AF9"/>
    <w:rsid w:val="00350F76"/>
    <w:rsid w:val="0035142E"/>
    <w:rsid w:val="003515C4"/>
    <w:rsid w:val="00351922"/>
    <w:rsid w:val="00351B86"/>
    <w:rsid w:val="00351BBF"/>
    <w:rsid w:val="00351E0E"/>
    <w:rsid w:val="00351E97"/>
    <w:rsid w:val="00353036"/>
    <w:rsid w:val="003544EB"/>
    <w:rsid w:val="00354856"/>
    <w:rsid w:val="0035487B"/>
    <w:rsid w:val="00354979"/>
    <w:rsid w:val="00354DD8"/>
    <w:rsid w:val="003554E9"/>
    <w:rsid w:val="0035587E"/>
    <w:rsid w:val="00355A2A"/>
    <w:rsid w:val="00356778"/>
    <w:rsid w:val="00357183"/>
    <w:rsid w:val="003571A4"/>
    <w:rsid w:val="003571E2"/>
    <w:rsid w:val="00357520"/>
    <w:rsid w:val="00357579"/>
    <w:rsid w:val="00357630"/>
    <w:rsid w:val="00357B92"/>
    <w:rsid w:val="00357C87"/>
    <w:rsid w:val="00357CCA"/>
    <w:rsid w:val="00357D99"/>
    <w:rsid w:val="00357EAE"/>
    <w:rsid w:val="00360437"/>
    <w:rsid w:val="00360960"/>
    <w:rsid w:val="00360A3F"/>
    <w:rsid w:val="00360B9F"/>
    <w:rsid w:val="00360C96"/>
    <w:rsid w:val="00361797"/>
    <w:rsid w:val="00361B97"/>
    <w:rsid w:val="0036221F"/>
    <w:rsid w:val="0036250D"/>
    <w:rsid w:val="00362D73"/>
    <w:rsid w:val="00362DA0"/>
    <w:rsid w:val="00362FC9"/>
    <w:rsid w:val="00363BBA"/>
    <w:rsid w:val="00364556"/>
    <w:rsid w:val="00364737"/>
    <w:rsid w:val="00364D36"/>
    <w:rsid w:val="0036544B"/>
    <w:rsid w:val="00365991"/>
    <w:rsid w:val="0036629E"/>
    <w:rsid w:val="00366407"/>
    <w:rsid w:val="00366468"/>
    <w:rsid w:val="003665FE"/>
    <w:rsid w:val="0036690A"/>
    <w:rsid w:val="00367BBA"/>
    <w:rsid w:val="00367D0C"/>
    <w:rsid w:val="003704E9"/>
    <w:rsid w:val="00370CD9"/>
    <w:rsid w:val="0037105D"/>
    <w:rsid w:val="003711B4"/>
    <w:rsid w:val="00371479"/>
    <w:rsid w:val="00371532"/>
    <w:rsid w:val="00371765"/>
    <w:rsid w:val="00371A6F"/>
    <w:rsid w:val="00372448"/>
    <w:rsid w:val="003749C1"/>
    <w:rsid w:val="003757B7"/>
    <w:rsid w:val="00375D51"/>
    <w:rsid w:val="003767F6"/>
    <w:rsid w:val="00376D4C"/>
    <w:rsid w:val="00377005"/>
    <w:rsid w:val="00377356"/>
    <w:rsid w:val="00377A4B"/>
    <w:rsid w:val="00380235"/>
    <w:rsid w:val="003807C3"/>
    <w:rsid w:val="00380822"/>
    <w:rsid w:val="00380858"/>
    <w:rsid w:val="00380AE1"/>
    <w:rsid w:val="00380AEA"/>
    <w:rsid w:val="00380FC4"/>
    <w:rsid w:val="003813F5"/>
    <w:rsid w:val="00381840"/>
    <w:rsid w:val="00381945"/>
    <w:rsid w:val="00381C2B"/>
    <w:rsid w:val="00381E2A"/>
    <w:rsid w:val="00381F67"/>
    <w:rsid w:val="0038261F"/>
    <w:rsid w:val="00382753"/>
    <w:rsid w:val="0038310E"/>
    <w:rsid w:val="003832AF"/>
    <w:rsid w:val="0038395C"/>
    <w:rsid w:val="00383CEC"/>
    <w:rsid w:val="00384073"/>
    <w:rsid w:val="003845CC"/>
    <w:rsid w:val="0038522E"/>
    <w:rsid w:val="003852E4"/>
    <w:rsid w:val="003858D0"/>
    <w:rsid w:val="00385B79"/>
    <w:rsid w:val="00385F11"/>
    <w:rsid w:val="003861B0"/>
    <w:rsid w:val="0038662C"/>
    <w:rsid w:val="003871E4"/>
    <w:rsid w:val="00387657"/>
    <w:rsid w:val="003877A4"/>
    <w:rsid w:val="0038783A"/>
    <w:rsid w:val="00387883"/>
    <w:rsid w:val="00387A03"/>
    <w:rsid w:val="00390234"/>
    <w:rsid w:val="003913AA"/>
    <w:rsid w:val="0039161A"/>
    <w:rsid w:val="00391654"/>
    <w:rsid w:val="003917CC"/>
    <w:rsid w:val="003918C6"/>
    <w:rsid w:val="00391A4F"/>
    <w:rsid w:val="003925E7"/>
    <w:rsid w:val="00393478"/>
    <w:rsid w:val="0039366D"/>
    <w:rsid w:val="003948DC"/>
    <w:rsid w:val="00394CF2"/>
    <w:rsid w:val="00394D4F"/>
    <w:rsid w:val="00394D9A"/>
    <w:rsid w:val="00394DFE"/>
    <w:rsid w:val="00395DCF"/>
    <w:rsid w:val="00395E63"/>
    <w:rsid w:val="003960AD"/>
    <w:rsid w:val="003970F0"/>
    <w:rsid w:val="0039763E"/>
    <w:rsid w:val="003978DD"/>
    <w:rsid w:val="003979B7"/>
    <w:rsid w:val="00397D23"/>
    <w:rsid w:val="00397D7D"/>
    <w:rsid w:val="00397EB4"/>
    <w:rsid w:val="003A00B4"/>
    <w:rsid w:val="003A0437"/>
    <w:rsid w:val="003A04CB"/>
    <w:rsid w:val="003A07A1"/>
    <w:rsid w:val="003A07C2"/>
    <w:rsid w:val="003A09D5"/>
    <w:rsid w:val="003A0CCD"/>
    <w:rsid w:val="003A0F5A"/>
    <w:rsid w:val="003A10C4"/>
    <w:rsid w:val="003A14A5"/>
    <w:rsid w:val="003A1531"/>
    <w:rsid w:val="003A2579"/>
    <w:rsid w:val="003A33AB"/>
    <w:rsid w:val="003A3810"/>
    <w:rsid w:val="003A3C0E"/>
    <w:rsid w:val="003A41E4"/>
    <w:rsid w:val="003A4611"/>
    <w:rsid w:val="003A4982"/>
    <w:rsid w:val="003A49CE"/>
    <w:rsid w:val="003A64DA"/>
    <w:rsid w:val="003A6652"/>
    <w:rsid w:val="003A674F"/>
    <w:rsid w:val="003A67A3"/>
    <w:rsid w:val="003A69F7"/>
    <w:rsid w:val="003A6FA0"/>
    <w:rsid w:val="003A7588"/>
    <w:rsid w:val="003A7F6A"/>
    <w:rsid w:val="003B00F3"/>
    <w:rsid w:val="003B06C0"/>
    <w:rsid w:val="003B0ABA"/>
    <w:rsid w:val="003B0BC6"/>
    <w:rsid w:val="003B0C74"/>
    <w:rsid w:val="003B16AE"/>
    <w:rsid w:val="003B19C8"/>
    <w:rsid w:val="003B1F85"/>
    <w:rsid w:val="003B2211"/>
    <w:rsid w:val="003B225C"/>
    <w:rsid w:val="003B346A"/>
    <w:rsid w:val="003B3470"/>
    <w:rsid w:val="003B365C"/>
    <w:rsid w:val="003B455A"/>
    <w:rsid w:val="003B494E"/>
    <w:rsid w:val="003B4C1C"/>
    <w:rsid w:val="003B5778"/>
    <w:rsid w:val="003B64C6"/>
    <w:rsid w:val="003B78B6"/>
    <w:rsid w:val="003C041F"/>
    <w:rsid w:val="003C0699"/>
    <w:rsid w:val="003C0A6B"/>
    <w:rsid w:val="003C0DBA"/>
    <w:rsid w:val="003C0F10"/>
    <w:rsid w:val="003C0F70"/>
    <w:rsid w:val="003C1809"/>
    <w:rsid w:val="003C195B"/>
    <w:rsid w:val="003C2095"/>
    <w:rsid w:val="003C20F6"/>
    <w:rsid w:val="003C2BF8"/>
    <w:rsid w:val="003C2F88"/>
    <w:rsid w:val="003C30BD"/>
    <w:rsid w:val="003C30DC"/>
    <w:rsid w:val="003C3413"/>
    <w:rsid w:val="003C3811"/>
    <w:rsid w:val="003C3864"/>
    <w:rsid w:val="003C38C3"/>
    <w:rsid w:val="003C3A1D"/>
    <w:rsid w:val="003C3E00"/>
    <w:rsid w:val="003C40D4"/>
    <w:rsid w:val="003C41E9"/>
    <w:rsid w:val="003C46E7"/>
    <w:rsid w:val="003C4A26"/>
    <w:rsid w:val="003C4E3B"/>
    <w:rsid w:val="003C540F"/>
    <w:rsid w:val="003C58E8"/>
    <w:rsid w:val="003C5DBA"/>
    <w:rsid w:val="003C645E"/>
    <w:rsid w:val="003C6C58"/>
    <w:rsid w:val="003C6EE0"/>
    <w:rsid w:val="003C6F9D"/>
    <w:rsid w:val="003C7208"/>
    <w:rsid w:val="003C7730"/>
    <w:rsid w:val="003C795C"/>
    <w:rsid w:val="003D0306"/>
    <w:rsid w:val="003D0593"/>
    <w:rsid w:val="003D0DA8"/>
    <w:rsid w:val="003D0F28"/>
    <w:rsid w:val="003D0F5F"/>
    <w:rsid w:val="003D12D1"/>
    <w:rsid w:val="003D16E2"/>
    <w:rsid w:val="003D2240"/>
    <w:rsid w:val="003D28BF"/>
    <w:rsid w:val="003D29C1"/>
    <w:rsid w:val="003D3392"/>
    <w:rsid w:val="003D33BA"/>
    <w:rsid w:val="003D395B"/>
    <w:rsid w:val="003D4E48"/>
    <w:rsid w:val="003D4E52"/>
    <w:rsid w:val="003D51A0"/>
    <w:rsid w:val="003D5539"/>
    <w:rsid w:val="003D5CE8"/>
    <w:rsid w:val="003D5E84"/>
    <w:rsid w:val="003D610C"/>
    <w:rsid w:val="003D6538"/>
    <w:rsid w:val="003D66B3"/>
    <w:rsid w:val="003D66D7"/>
    <w:rsid w:val="003D6F10"/>
    <w:rsid w:val="003E0726"/>
    <w:rsid w:val="003E08F0"/>
    <w:rsid w:val="003E0C17"/>
    <w:rsid w:val="003E1025"/>
    <w:rsid w:val="003E1242"/>
    <w:rsid w:val="003E14F1"/>
    <w:rsid w:val="003E1738"/>
    <w:rsid w:val="003E17B4"/>
    <w:rsid w:val="003E18FA"/>
    <w:rsid w:val="003E1A37"/>
    <w:rsid w:val="003E212A"/>
    <w:rsid w:val="003E2306"/>
    <w:rsid w:val="003E239F"/>
    <w:rsid w:val="003E2458"/>
    <w:rsid w:val="003E29DC"/>
    <w:rsid w:val="003E2FBA"/>
    <w:rsid w:val="003E327D"/>
    <w:rsid w:val="003E3915"/>
    <w:rsid w:val="003E3FF0"/>
    <w:rsid w:val="003E40D8"/>
    <w:rsid w:val="003E4B7F"/>
    <w:rsid w:val="003E65FF"/>
    <w:rsid w:val="003E6641"/>
    <w:rsid w:val="003E6D67"/>
    <w:rsid w:val="003E6F07"/>
    <w:rsid w:val="003E77F4"/>
    <w:rsid w:val="003F034C"/>
    <w:rsid w:val="003F0516"/>
    <w:rsid w:val="003F0AC0"/>
    <w:rsid w:val="003F12B2"/>
    <w:rsid w:val="003F1FD9"/>
    <w:rsid w:val="003F25E5"/>
    <w:rsid w:val="003F26EC"/>
    <w:rsid w:val="003F2F28"/>
    <w:rsid w:val="003F2F8D"/>
    <w:rsid w:val="003F379E"/>
    <w:rsid w:val="003F3AD9"/>
    <w:rsid w:val="003F3F48"/>
    <w:rsid w:val="003F4149"/>
    <w:rsid w:val="003F4195"/>
    <w:rsid w:val="003F491E"/>
    <w:rsid w:val="003F4AA2"/>
    <w:rsid w:val="003F5247"/>
    <w:rsid w:val="003F531F"/>
    <w:rsid w:val="003F5B2A"/>
    <w:rsid w:val="003F5CE8"/>
    <w:rsid w:val="003F617B"/>
    <w:rsid w:val="003F63CA"/>
    <w:rsid w:val="003F6AED"/>
    <w:rsid w:val="003F7192"/>
    <w:rsid w:val="003F7B77"/>
    <w:rsid w:val="00400045"/>
    <w:rsid w:val="004009E5"/>
    <w:rsid w:val="00401176"/>
    <w:rsid w:val="004011B2"/>
    <w:rsid w:val="004012EF"/>
    <w:rsid w:val="004016E5"/>
    <w:rsid w:val="004018FE"/>
    <w:rsid w:val="004020DB"/>
    <w:rsid w:val="0040220C"/>
    <w:rsid w:val="004022BE"/>
    <w:rsid w:val="00402385"/>
    <w:rsid w:val="004023F4"/>
    <w:rsid w:val="00402AAA"/>
    <w:rsid w:val="00402C10"/>
    <w:rsid w:val="0040379E"/>
    <w:rsid w:val="00403813"/>
    <w:rsid w:val="00403B45"/>
    <w:rsid w:val="00403F36"/>
    <w:rsid w:val="004040C6"/>
    <w:rsid w:val="00404304"/>
    <w:rsid w:val="00404319"/>
    <w:rsid w:val="00404854"/>
    <w:rsid w:val="00404B64"/>
    <w:rsid w:val="00404D28"/>
    <w:rsid w:val="00406F00"/>
    <w:rsid w:val="00407084"/>
    <w:rsid w:val="004071BB"/>
    <w:rsid w:val="004072EA"/>
    <w:rsid w:val="00407596"/>
    <w:rsid w:val="0040771A"/>
    <w:rsid w:val="004079C5"/>
    <w:rsid w:val="00407EB0"/>
    <w:rsid w:val="0041016A"/>
    <w:rsid w:val="004105AA"/>
    <w:rsid w:val="00410ADD"/>
    <w:rsid w:val="00410B43"/>
    <w:rsid w:val="00410B58"/>
    <w:rsid w:val="004116B3"/>
    <w:rsid w:val="0041189C"/>
    <w:rsid w:val="00411A53"/>
    <w:rsid w:val="00412306"/>
    <w:rsid w:val="0041255F"/>
    <w:rsid w:val="00412598"/>
    <w:rsid w:val="00412A76"/>
    <w:rsid w:val="00413298"/>
    <w:rsid w:val="004132AC"/>
    <w:rsid w:val="004132FD"/>
    <w:rsid w:val="0041420F"/>
    <w:rsid w:val="00414240"/>
    <w:rsid w:val="00414575"/>
    <w:rsid w:val="0041491B"/>
    <w:rsid w:val="004167C9"/>
    <w:rsid w:val="004168BA"/>
    <w:rsid w:val="004200F7"/>
    <w:rsid w:val="00420811"/>
    <w:rsid w:val="00421809"/>
    <w:rsid w:val="004229DD"/>
    <w:rsid w:val="00422C33"/>
    <w:rsid w:val="00422CB9"/>
    <w:rsid w:val="004234DC"/>
    <w:rsid w:val="00423B9F"/>
    <w:rsid w:val="0042514B"/>
    <w:rsid w:val="00425301"/>
    <w:rsid w:val="00425324"/>
    <w:rsid w:val="004256E0"/>
    <w:rsid w:val="00425C92"/>
    <w:rsid w:val="004261A1"/>
    <w:rsid w:val="00426259"/>
    <w:rsid w:val="00426956"/>
    <w:rsid w:val="0042696A"/>
    <w:rsid w:val="00427B80"/>
    <w:rsid w:val="00427D99"/>
    <w:rsid w:val="00427EEF"/>
    <w:rsid w:val="00430171"/>
    <w:rsid w:val="004301EF"/>
    <w:rsid w:val="004308B1"/>
    <w:rsid w:val="00430C39"/>
    <w:rsid w:val="00430D99"/>
    <w:rsid w:val="00430F4E"/>
    <w:rsid w:val="00430F56"/>
    <w:rsid w:val="00431E63"/>
    <w:rsid w:val="00431EE6"/>
    <w:rsid w:val="0043229F"/>
    <w:rsid w:val="004323CB"/>
    <w:rsid w:val="004324E0"/>
    <w:rsid w:val="00432C8C"/>
    <w:rsid w:val="00433688"/>
    <w:rsid w:val="004337EC"/>
    <w:rsid w:val="00433EC1"/>
    <w:rsid w:val="00434298"/>
    <w:rsid w:val="004345E4"/>
    <w:rsid w:val="004346E2"/>
    <w:rsid w:val="00434DD9"/>
    <w:rsid w:val="004352F3"/>
    <w:rsid w:val="00435328"/>
    <w:rsid w:val="004356AE"/>
    <w:rsid w:val="00435CF7"/>
    <w:rsid w:val="004363F8"/>
    <w:rsid w:val="004365E1"/>
    <w:rsid w:val="004376E6"/>
    <w:rsid w:val="00437C72"/>
    <w:rsid w:val="00437D00"/>
    <w:rsid w:val="00440D29"/>
    <w:rsid w:val="00440F79"/>
    <w:rsid w:val="004415C3"/>
    <w:rsid w:val="00441840"/>
    <w:rsid w:val="0044229C"/>
    <w:rsid w:val="00442716"/>
    <w:rsid w:val="004429BE"/>
    <w:rsid w:val="00442C00"/>
    <w:rsid w:val="00442DB9"/>
    <w:rsid w:val="004430A2"/>
    <w:rsid w:val="0044322F"/>
    <w:rsid w:val="00443D72"/>
    <w:rsid w:val="00444641"/>
    <w:rsid w:val="00444810"/>
    <w:rsid w:val="00444A55"/>
    <w:rsid w:val="004450B7"/>
    <w:rsid w:val="004454D9"/>
    <w:rsid w:val="00446665"/>
    <w:rsid w:val="00446D86"/>
    <w:rsid w:val="00447665"/>
    <w:rsid w:val="0045019B"/>
    <w:rsid w:val="0045091D"/>
    <w:rsid w:val="00450D64"/>
    <w:rsid w:val="004511EE"/>
    <w:rsid w:val="0045122E"/>
    <w:rsid w:val="0045129E"/>
    <w:rsid w:val="00451715"/>
    <w:rsid w:val="00451833"/>
    <w:rsid w:val="004523D5"/>
    <w:rsid w:val="00452567"/>
    <w:rsid w:val="004527C6"/>
    <w:rsid w:val="00452A36"/>
    <w:rsid w:val="00452FC7"/>
    <w:rsid w:val="004533D8"/>
    <w:rsid w:val="004544A0"/>
    <w:rsid w:val="004546EC"/>
    <w:rsid w:val="0045496E"/>
    <w:rsid w:val="00454B4D"/>
    <w:rsid w:val="004551D9"/>
    <w:rsid w:val="0045564C"/>
    <w:rsid w:val="0045592C"/>
    <w:rsid w:val="00455CDB"/>
    <w:rsid w:val="00455E84"/>
    <w:rsid w:val="00456CD7"/>
    <w:rsid w:val="004577AA"/>
    <w:rsid w:val="00457849"/>
    <w:rsid w:val="0045799A"/>
    <w:rsid w:val="00460167"/>
    <w:rsid w:val="0046075C"/>
    <w:rsid w:val="00460760"/>
    <w:rsid w:val="004609C0"/>
    <w:rsid w:val="0046116F"/>
    <w:rsid w:val="0046155B"/>
    <w:rsid w:val="004615B2"/>
    <w:rsid w:val="004615B7"/>
    <w:rsid w:val="004616C6"/>
    <w:rsid w:val="00461B62"/>
    <w:rsid w:val="004621CC"/>
    <w:rsid w:val="004625F3"/>
    <w:rsid w:val="004637C6"/>
    <w:rsid w:val="004639BE"/>
    <w:rsid w:val="00463D97"/>
    <w:rsid w:val="004645F7"/>
    <w:rsid w:val="004647D7"/>
    <w:rsid w:val="00464B5F"/>
    <w:rsid w:val="00464DAC"/>
    <w:rsid w:val="00465334"/>
    <w:rsid w:val="0046607E"/>
    <w:rsid w:val="004661E5"/>
    <w:rsid w:val="00466AFD"/>
    <w:rsid w:val="00466C1F"/>
    <w:rsid w:val="00466E74"/>
    <w:rsid w:val="004672EB"/>
    <w:rsid w:val="0046758E"/>
    <w:rsid w:val="004700F3"/>
    <w:rsid w:val="00470294"/>
    <w:rsid w:val="004702C1"/>
    <w:rsid w:val="0047039F"/>
    <w:rsid w:val="0047124D"/>
    <w:rsid w:val="00472234"/>
    <w:rsid w:val="00472556"/>
    <w:rsid w:val="00472E49"/>
    <w:rsid w:val="0047325A"/>
    <w:rsid w:val="00473800"/>
    <w:rsid w:val="0047391C"/>
    <w:rsid w:val="00473EB5"/>
    <w:rsid w:val="0047408B"/>
    <w:rsid w:val="00474106"/>
    <w:rsid w:val="00474379"/>
    <w:rsid w:val="00474573"/>
    <w:rsid w:val="00474765"/>
    <w:rsid w:val="004751D3"/>
    <w:rsid w:val="00475912"/>
    <w:rsid w:val="00475CBF"/>
    <w:rsid w:val="00475CD7"/>
    <w:rsid w:val="00475DD4"/>
    <w:rsid w:val="00476339"/>
    <w:rsid w:val="00476B5A"/>
    <w:rsid w:val="00476BFE"/>
    <w:rsid w:val="00476E01"/>
    <w:rsid w:val="00476F55"/>
    <w:rsid w:val="0047701D"/>
    <w:rsid w:val="004771B3"/>
    <w:rsid w:val="00477210"/>
    <w:rsid w:val="00477780"/>
    <w:rsid w:val="00477F9E"/>
    <w:rsid w:val="004814BA"/>
    <w:rsid w:val="004815E7"/>
    <w:rsid w:val="004816F0"/>
    <w:rsid w:val="00481A7A"/>
    <w:rsid w:val="00481DE8"/>
    <w:rsid w:val="00482483"/>
    <w:rsid w:val="00482661"/>
    <w:rsid w:val="00482A3B"/>
    <w:rsid w:val="00482B95"/>
    <w:rsid w:val="00482BC1"/>
    <w:rsid w:val="00483044"/>
    <w:rsid w:val="00483AE5"/>
    <w:rsid w:val="004840CE"/>
    <w:rsid w:val="004841AF"/>
    <w:rsid w:val="004843B3"/>
    <w:rsid w:val="00484A9D"/>
    <w:rsid w:val="00484CF3"/>
    <w:rsid w:val="00484DAC"/>
    <w:rsid w:val="0048506D"/>
    <w:rsid w:val="0048597A"/>
    <w:rsid w:val="00485BE7"/>
    <w:rsid w:val="00485EA9"/>
    <w:rsid w:val="0048642B"/>
    <w:rsid w:val="0048667D"/>
    <w:rsid w:val="00486812"/>
    <w:rsid w:val="00486980"/>
    <w:rsid w:val="00487303"/>
    <w:rsid w:val="00487526"/>
    <w:rsid w:val="00487578"/>
    <w:rsid w:val="00487CCB"/>
    <w:rsid w:val="004907BA"/>
    <w:rsid w:val="0049088D"/>
    <w:rsid w:val="004910C6"/>
    <w:rsid w:val="004912FB"/>
    <w:rsid w:val="00491351"/>
    <w:rsid w:val="00491522"/>
    <w:rsid w:val="004915FD"/>
    <w:rsid w:val="004917C5"/>
    <w:rsid w:val="004918EA"/>
    <w:rsid w:val="00491CF7"/>
    <w:rsid w:val="00491EAD"/>
    <w:rsid w:val="00492A3B"/>
    <w:rsid w:val="00492FF1"/>
    <w:rsid w:val="00493088"/>
    <w:rsid w:val="004937EF"/>
    <w:rsid w:val="00493F32"/>
    <w:rsid w:val="0049448A"/>
    <w:rsid w:val="004944FC"/>
    <w:rsid w:val="00494B36"/>
    <w:rsid w:val="00495200"/>
    <w:rsid w:val="004952CC"/>
    <w:rsid w:val="00495B6B"/>
    <w:rsid w:val="00496376"/>
    <w:rsid w:val="00496B37"/>
    <w:rsid w:val="00496CD6"/>
    <w:rsid w:val="00497042"/>
    <w:rsid w:val="0049754F"/>
    <w:rsid w:val="00497902"/>
    <w:rsid w:val="00497D56"/>
    <w:rsid w:val="00497F4E"/>
    <w:rsid w:val="004A05D0"/>
    <w:rsid w:val="004A16DA"/>
    <w:rsid w:val="004A2091"/>
    <w:rsid w:val="004A2AE7"/>
    <w:rsid w:val="004A3251"/>
    <w:rsid w:val="004A3536"/>
    <w:rsid w:val="004A365F"/>
    <w:rsid w:val="004A3AAB"/>
    <w:rsid w:val="004A3F6F"/>
    <w:rsid w:val="004A4314"/>
    <w:rsid w:val="004A494F"/>
    <w:rsid w:val="004A49A9"/>
    <w:rsid w:val="004A4B8D"/>
    <w:rsid w:val="004A5227"/>
    <w:rsid w:val="004A5A56"/>
    <w:rsid w:val="004A5BF4"/>
    <w:rsid w:val="004A5FB0"/>
    <w:rsid w:val="004A6260"/>
    <w:rsid w:val="004A6718"/>
    <w:rsid w:val="004A68C1"/>
    <w:rsid w:val="004A6C7A"/>
    <w:rsid w:val="004A6DAB"/>
    <w:rsid w:val="004A6E85"/>
    <w:rsid w:val="004A6FC3"/>
    <w:rsid w:val="004A7821"/>
    <w:rsid w:val="004A7B3B"/>
    <w:rsid w:val="004A7CA5"/>
    <w:rsid w:val="004B0904"/>
    <w:rsid w:val="004B0AB0"/>
    <w:rsid w:val="004B0CF3"/>
    <w:rsid w:val="004B0D4C"/>
    <w:rsid w:val="004B1746"/>
    <w:rsid w:val="004B1B55"/>
    <w:rsid w:val="004B23C0"/>
    <w:rsid w:val="004B2A9C"/>
    <w:rsid w:val="004B2EF2"/>
    <w:rsid w:val="004B3976"/>
    <w:rsid w:val="004B3A56"/>
    <w:rsid w:val="004B3CBD"/>
    <w:rsid w:val="004B3E13"/>
    <w:rsid w:val="004B3ED5"/>
    <w:rsid w:val="004B3F9F"/>
    <w:rsid w:val="004B41FD"/>
    <w:rsid w:val="004B4242"/>
    <w:rsid w:val="004B43F1"/>
    <w:rsid w:val="004B49BA"/>
    <w:rsid w:val="004B4DF8"/>
    <w:rsid w:val="004B5291"/>
    <w:rsid w:val="004B5607"/>
    <w:rsid w:val="004B5A41"/>
    <w:rsid w:val="004B5D41"/>
    <w:rsid w:val="004B6093"/>
    <w:rsid w:val="004B647F"/>
    <w:rsid w:val="004B708B"/>
    <w:rsid w:val="004B7142"/>
    <w:rsid w:val="004B715E"/>
    <w:rsid w:val="004B7B59"/>
    <w:rsid w:val="004C01C6"/>
    <w:rsid w:val="004C0472"/>
    <w:rsid w:val="004C0755"/>
    <w:rsid w:val="004C0B7C"/>
    <w:rsid w:val="004C1476"/>
    <w:rsid w:val="004C1548"/>
    <w:rsid w:val="004C208F"/>
    <w:rsid w:val="004C239A"/>
    <w:rsid w:val="004C23F0"/>
    <w:rsid w:val="004C24EC"/>
    <w:rsid w:val="004C271C"/>
    <w:rsid w:val="004C3395"/>
    <w:rsid w:val="004C42A2"/>
    <w:rsid w:val="004C4693"/>
    <w:rsid w:val="004C47F5"/>
    <w:rsid w:val="004C4CA3"/>
    <w:rsid w:val="004C4CFC"/>
    <w:rsid w:val="004C5035"/>
    <w:rsid w:val="004C580E"/>
    <w:rsid w:val="004C5A5A"/>
    <w:rsid w:val="004C5DCC"/>
    <w:rsid w:val="004C63D7"/>
    <w:rsid w:val="004C6593"/>
    <w:rsid w:val="004C6858"/>
    <w:rsid w:val="004C6D20"/>
    <w:rsid w:val="004C7521"/>
    <w:rsid w:val="004D09AE"/>
    <w:rsid w:val="004D1172"/>
    <w:rsid w:val="004D11E3"/>
    <w:rsid w:val="004D140D"/>
    <w:rsid w:val="004D1FE0"/>
    <w:rsid w:val="004D203B"/>
    <w:rsid w:val="004D22C4"/>
    <w:rsid w:val="004D31B2"/>
    <w:rsid w:val="004D32EC"/>
    <w:rsid w:val="004D38A5"/>
    <w:rsid w:val="004D4088"/>
    <w:rsid w:val="004D43AB"/>
    <w:rsid w:val="004D463F"/>
    <w:rsid w:val="004D4695"/>
    <w:rsid w:val="004D4C30"/>
    <w:rsid w:val="004D4D1B"/>
    <w:rsid w:val="004D56CF"/>
    <w:rsid w:val="004D5A21"/>
    <w:rsid w:val="004D5E91"/>
    <w:rsid w:val="004D6051"/>
    <w:rsid w:val="004D6438"/>
    <w:rsid w:val="004D6872"/>
    <w:rsid w:val="004D6945"/>
    <w:rsid w:val="004D6CCC"/>
    <w:rsid w:val="004D709F"/>
    <w:rsid w:val="004D761D"/>
    <w:rsid w:val="004D7B41"/>
    <w:rsid w:val="004E06F1"/>
    <w:rsid w:val="004E10E7"/>
    <w:rsid w:val="004E155D"/>
    <w:rsid w:val="004E1B05"/>
    <w:rsid w:val="004E1D43"/>
    <w:rsid w:val="004E1D47"/>
    <w:rsid w:val="004E28BB"/>
    <w:rsid w:val="004E28DD"/>
    <w:rsid w:val="004E28EA"/>
    <w:rsid w:val="004E2DA6"/>
    <w:rsid w:val="004E32DC"/>
    <w:rsid w:val="004E3C70"/>
    <w:rsid w:val="004E3E5C"/>
    <w:rsid w:val="004E42A0"/>
    <w:rsid w:val="004E58B2"/>
    <w:rsid w:val="004E6379"/>
    <w:rsid w:val="004E667C"/>
    <w:rsid w:val="004E6D8C"/>
    <w:rsid w:val="004E7A9F"/>
    <w:rsid w:val="004E7FA8"/>
    <w:rsid w:val="004F09F7"/>
    <w:rsid w:val="004F0B73"/>
    <w:rsid w:val="004F0BA1"/>
    <w:rsid w:val="004F0CB6"/>
    <w:rsid w:val="004F146E"/>
    <w:rsid w:val="004F1D31"/>
    <w:rsid w:val="004F1EF3"/>
    <w:rsid w:val="004F23E2"/>
    <w:rsid w:val="004F2558"/>
    <w:rsid w:val="004F2572"/>
    <w:rsid w:val="004F2676"/>
    <w:rsid w:val="004F27E9"/>
    <w:rsid w:val="004F2F41"/>
    <w:rsid w:val="004F31DF"/>
    <w:rsid w:val="004F431E"/>
    <w:rsid w:val="004F5026"/>
    <w:rsid w:val="004F5587"/>
    <w:rsid w:val="004F56F2"/>
    <w:rsid w:val="004F6833"/>
    <w:rsid w:val="004F6876"/>
    <w:rsid w:val="004F694C"/>
    <w:rsid w:val="004F6A11"/>
    <w:rsid w:val="004F6D42"/>
    <w:rsid w:val="004F6E4C"/>
    <w:rsid w:val="004F7126"/>
    <w:rsid w:val="004F71EB"/>
    <w:rsid w:val="004F7B5A"/>
    <w:rsid w:val="004F7F7E"/>
    <w:rsid w:val="005004F2"/>
    <w:rsid w:val="00500757"/>
    <w:rsid w:val="00500B2F"/>
    <w:rsid w:val="0050214F"/>
    <w:rsid w:val="00502419"/>
    <w:rsid w:val="00502E19"/>
    <w:rsid w:val="00502E94"/>
    <w:rsid w:val="00503085"/>
    <w:rsid w:val="00503909"/>
    <w:rsid w:val="00503BC2"/>
    <w:rsid w:val="00503E7F"/>
    <w:rsid w:val="005044B8"/>
    <w:rsid w:val="00504DA3"/>
    <w:rsid w:val="00505080"/>
    <w:rsid w:val="00505126"/>
    <w:rsid w:val="00505685"/>
    <w:rsid w:val="005060D9"/>
    <w:rsid w:val="005061E1"/>
    <w:rsid w:val="00506876"/>
    <w:rsid w:val="00506B3C"/>
    <w:rsid w:val="00507354"/>
    <w:rsid w:val="0050762A"/>
    <w:rsid w:val="0051047D"/>
    <w:rsid w:val="005105AC"/>
    <w:rsid w:val="0051113C"/>
    <w:rsid w:val="00511407"/>
    <w:rsid w:val="0051161E"/>
    <w:rsid w:val="00511771"/>
    <w:rsid w:val="00511779"/>
    <w:rsid w:val="00511E0D"/>
    <w:rsid w:val="00512421"/>
    <w:rsid w:val="00512AE5"/>
    <w:rsid w:val="005135B8"/>
    <w:rsid w:val="00513A79"/>
    <w:rsid w:val="00514CBB"/>
    <w:rsid w:val="00515469"/>
    <w:rsid w:val="005162DB"/>
    <w:rsid w:val="00516623"/>
    <w:rsid w:val="0051712D"/>
    <w:rsid w:val="00517383"/>
    <w:rsid w:val="005175CD"/>
    <w:rsid w:val="00517B31"/>
    <w:rsid w:val="00517F5A"/>
    <w:rsid w:val="0052019C"/>
    <w:rsid w:val="0052046C"/>
    <w:rsid w:val="005207CB"/>
    <w:rsid w:val="005208B6"/>
    <w:rsid w:val="00520963"/>
    <w:rsid w:val="00520A61"/>
    <w:rsid w:val="00520DCA"/>
    <w:rsid w:val="005210B0"/>
    <w:rsid w:val="00521761"/>
    <w:rsid w:val="005219C4"/>
    <w:rsid w:val="00521A90"/>
    <w:rsid w:val="00521E1C"/>
    <w:rsid w:val="00521FC5"/>
    <w:rsid w:val="005222ED"/>
    <w:rsid w:val="005225F0"/>
    <w:rsid w:val="00522C7C"/>
    <w:rsid w:val="00522D25"/>
    <w:rsid w:val="00523241"/>
    <w:rsid w:val="005233B9"/>
    <w:rsid w:val="00523450"/>
    <w:rsid w:val="00523D6E"/>
    <w:rsid w:val="005244E6"/>
    <w:rsid w:val="00524B2A"/>
    <w:rsid w:val="00525408"/>
    <w:rsid w:val="00525CDB"/>
    <w:rsid w:val="00525FAF"/>
    <w:rsid w:val="005273CC"/>
    <w:rsid w:val="0052764D"/>
    <w:rsid w:val="005278A2"/>
    <w:rsid w:val="00527C6F"/>
    <w:rsid w:val="00527E19"/>
    <w:rsid w:val="005308B9"/>
    <w:rsid w:val="00531DA6"/>
    <w:rsid w:val="005321FD"/>
    <w:rsid w:val="005323B6"/>
    <w:rsid w:val="0053342A"/>
    <w:rsid w:val="00534063"/>
    <w:rsid w:val="00534608"/>
    <w:rsid w:val="00534ACF"/>
    <w:rsid w:val="00534BAE"/>
    <w:rsid w:val="00535179"/>
    <w:rsid w:val="00535242"/>
    <w:rsid w:val="0053571A"/>
    <w:rsid w:val="00535795"/>
    <w:rsid w:val="00535B7E"/>
    <w:rsid w:val="005360F7"/>
    <w:rsid w:val="00536266"/>
    <w:rsid w:val="0053661C"/>
    <w:rsid w:val="00536C8B"/>
    <w:rsid w:val="00536D6D"/>
    <w:rsid w:val="00537208"/>
    <w:rsid w:val="00537D6F"/>
    <w:rsid w:val="00537FAC"/>
    <w:rsid w:val="0054051A"/>
    <w:rsid w:val="005407E2"/>
    <w:rsid w:val="0054091D"/>
    <w:rsid w:val="005414DD"/>
    <w:rsid w:val="00541741"/>
    <w:rsid w:val="00542487"/>
    <w:rsid w:val="00542584"/>
    <w:rsid w:val="005428B2"/>
    <w:rsid w:val="005434A2"/>
    <w:rsid w:val="00543A7D"/>
    <w:rsid w:val="0054428E"/>
    <w:rsid w:val="0054438E"/>
    <w:rsid w:val="00544872"/>
    <w:rsid w:val="00544D87"/>
    <w:rsid w:val="00544EF7"/>
    <w:rsid w:val="00545110"/>
    <w:rsid w:val="00545C2B"/>
    <w:rsid w:val="00546381"/>
    <w:rsid w:val="00546441"/>
    <w:rsid w:val="00546F90"/>
    <w:rsid w:val="00546FE7"/>
    <w:rsid w:val="005501A9"/>
    <w:rsid w:val="00550F07"/>
    <w:rsid w:val="0055108F"/>
    <w:rsid w:val="00551572"/>
    <w:rsid w:val="00551FB4"/>
    <w:rsid w:val="0055256E"/>
    <w:rsid w:val="005525DE"/>
    <w:rsid w:val="005526AB"/>
    <w:rsid w:val="00552C50"/>
    <w:rsid w:val="00552D77"/>
    <w:rsid w:val="00552E74"/>
    <w:rsid w:val="00554456"/>
    <w:rsid w:val="00554A09"/>
    <w:rsid w:val="00554D74"/>
    <w:rsid w:val="005553DC"/>
    <w:rsid w:val="00555427"/>
    <w:rsid w:val="00555A5D"/>
    <w:rsid w:val="005578C3"/>
    <w:rsid w:val="00557947"/>
    <w:rsid w:val="00557CBA"/>
    <w:rsid w:val="00557D06"/>
    <w:rsid w:val="00557DA5"/>
    <w:rsid w:val="00557F4D"/>
    <w:rsid w:val="00560434"/>
    <w:rsid w:val="00560533"/>
    <w:rsid w:val="00560AF7"/>
    <w:rsid w:val="0056145F"/>
    <w:rsid w:val="00561762"/>
    <w:rsid w:val="005618D0"/>
    <w:rsid w:val="005618EC"/>
    <w:rsid w:val="00562046"/>
    <w:rsid w:val="00562937"/>
    <w:rsid w:val="00563F1C"/>
    <w:rsid w:val="0056428B"/>
    <w:rsid w:val="005642F8"/>
    <w:rsid w:val="005648FE"/>
    <w:rsid w:val="00564E59"/>
    <w:rsid w:val="005651D9"/>
    <w:rsid w:val="00565218"/>
    <w:rsid w:val="00566771"/>
    <w:rsid w:val="00567477"/>
    <w:rsid w:val="00567926"/>
    <w:rsid w:val="005707E8"/>
    <w:rsid w:val="00570CD7"/>
    <w:rsid w:val="005716E1"/>
    <w:rsid w:val="00571E03"/>
    <w:rsid w:val="00571FBB"/>
    <w:rsid w:val="00572151"/>
    <w:rsid w:val="005723D4"/>
    <w:rsid w:val="00572A15"/>
    <w:rsid w:val="00572ADE"/>
    <w:rsid w:val="00572FD8"/>
    <w:rsid w:val="00573008"/>
    <w:rsid w:val="0057328C"/>
    <w:rsid w:val="00573939"/>
    <w:rsid w:val="00573A0B"/>
    <w:rsid w:val="00573DF7"/>
    <w:rsid w:val="005740A5"/>
    <w:rsid w:val="0057420F"/>
    <w:rsid w:val="00574779"/>
    <w:rsid w:val="00574968"/>
    <w:rsid w:val="00574992"/>
    <w:rsid w:val="00574C52"/>
    <w:rsid w:val="0057549F"/>
    <w:rsid w:val="0057576D"/>
    <w:rsid w:val="00575891"/>
    <w:rsid w:val="00575BE8"/>
    <w:rsid w:val="005765E3"/>
    <w:rsid w:val="00577304"/>
    <w:rsid w:val="00577BCE"/>
    <w:rsid w:val="00580518"/>
    <w:rsid w:val="00580796"/>
    <w:rsid w:val="00581355"/>
    <w:rsid w:val="00582701"/>
    <w:rsid w:val="00582B15"/>
    <w:rsid w:val="00583954"/>
    <w:rsid w:val="00583EDD"/>
    <w:rsid w:val="00583F0F"/>
    <w:rsid w:val="00583F18"/>
    <w:rsid w:val="0058410C"/>
    <w:rsid w:val="00584198"/>
    <w:rsid w:val="00584D16"/>
    <w:rsid w:val="00585564"/>
    <w:rsid w:val="00585923"/>
    <w:rsid w:val="0058592E"/>
    <w:rsid w:val="005868CA"/>
    <w:rsid w:val="0058696A"/>
    <w:rsid w:val="00586CA8"/>
    <w:rsid w:val="005871C8"/>
    <w:rsid w:val="005872D4"/>
    <w:rsid w:val="005876C3"/>
    <w:rsid w:val="005904D5"/>
    <w:rsid w:val="0059085F"/>
    <w:rsid w:val="00590A51"/>
    <w:rsid w:val="0059103D"/>
    <w:rsid w:val="00591896"/>
    <w:rsid w:val="00591BB1"/>
    <w:rsid w:val="00592D9E"/>
    <w:rsid w:val="00592FB0"/>
    <w:rsid w:val="0059347D"/>
    <w:rsid w:val="005934CE"/>
    <w:rsid w:val="00593888"/>
    <w:rsid w:val="00593A24"/>
    <w:rsid w:val="00593BBC"/>
    <w:rsid w:val="00593D6D"/>
    <w:rsid w:val="005948D3"/>
    <w:rsid w:val="00594D63"/>
    <w:rsid w:val="00594EE5"/>
    <w:rsid w:val="0059514E"/>
    <w:rsid w:val="005952BC"/>
    <w:rsid w:val="005954F1"/>
    <w:rsid w:val="00595A46"/>
    <w:rsid w:val="00595AD4"/>
    <w:rsid w:val="00595D82"/>
    <w:rsid w:val="00595DB9"/>
    <w:rsid w:val="0059648C"/>
    <w:rsid w:val="00596546"/>
    <w:rsid w:val="00597052"/>
    <w:rsid w:val="0059728B"/>
    <w:rsid w:val="00597B8A"/>
    <w:rsid w:val="005A06E1"/>
    <w:rsid w:val="005A0735"/>
    <w:rsid w:val="005A0939"/>
    <w:rsid w:val="005A0B87"/>
    <w:rsid w:val="005A2308"/>
    <w:rsid w:val="005A25DF"/>
    <w:rsid w:val="005A3B20"/>
    <w:rsid w:val="005A433E"/>
    <w:rsid w:val="005A446C"/>
    <w:rsid w:val="005A4B9A"/>
    <w:rsid w:val="005A5406"/>
    <w:rsid w:val="005A6016"/>
    <w:rsid w:val="005A67EB"/>
    <w:rsid w:val="005A6981"/>
    <w:rsid w:val="005A6A3B"/>
    <w:rsid w:val="005A6FA8"/>
    <w:rsid w:val="005A70E1"/>
    <w:rsid w:val="005A7222"/>
    <w:rsid w:val="005A7243"/>
    <w:rsid w:val="005A7583"/>
    <w:rsid w:val="005A783E"/>
    <w:rsid w:val="005A78B3"/>
    <w:rsid w:val="005A78D0"/>
    <w:rsid w:val="005A7DFB"/>
    <w:rsid w:val="005B06B5"/>
    <w:rsid w:val="005B071F"/>
    <w:rsid w:val="005B0A0A"/>
    <w:rsid w:val="005B0FA5"/>
    <w:rsid w:val="005B16B7"/>
    <w:rsid w:val="005B1B67"/>
    <w:rsid w:val="005B1B6F"/>
    <w:rsid w:val="005B2761"/>
    <w:rsid w:val="005B29A3"/>
    <w:rsid w:val="005B2C0E"/>
    <w:rsid w:val="005B2EE3"/>
    <w:rsid w:val="005B381B"/>
    <w:rsid w:val="005B3F7E"/>
    <w:rsid w:val="005B43DF"/>
    <w:rsid w:val="005B44B1"/>
    <w:rsid w:val="005B5481"/>
    <w:rsid w:val="005B6A87"/>
    <w:rsid w:val="005B71EB"/>
    <w:rsid w:val="005B7A6E"/>
    <w:rsid w:val="005B7CA1"/>
    <w:rsid w:val="005C0171"/>
    <w:rsid w:val="005C0213"/>
    <w:rsid w:val="005C0504"/>
    <w:rsid w:val="005C07D1"/>
    <w:rsid w:val="005C115C"/>
    <w:rsid w:val="005C1C29"/>
    <w:rsid w:val="005C2367"/>
    <w:rsid w:val="005C2A84"/>
    <w:rsid w:val="005C2D97"/>
    <w:rsid w:val="005C3102"/>
    <w:rsid w:val="005C437B"/>
    <w:rsid w:val="005C43C1"/>
    <w:rsid w:val="005C4B15"/>
    <w:rsid w:val="005C4E60"/>
    <w:rsid w:val="005C51E1"/>
    <w:rsid w:val="005C62E6"/>
    <w:rsid w:val="005C6881"/>
    <w:rsid w:val="005C68B4"/>
    <w:rsid w:val="005C68CF"/>
    <w:rsid w:val="005C7161"/>
    <w:rsid w:val="005C7CEC"/>
    <w:rsid w:val="005C7E6E"/>
    <w:rsid w:val="005C7FBC"/>
    <w:rsid w:val="005D02B8"/>
    <w:rsid w:val="005D08F7"/>
    <w:rsid w:val="005D151E"/>
    <w:rsid w:val="005D19B5"/>
    <w:rsid w:val="005D1B41"/>
    <w:rsid w:val="005D1F1F"/>
    <w:rsid w:val="005D2A17"/>
    <w:rsid w:val="005D2B59"/>
    <w:rsid w:val="005D2EB4"/>
    <w:rsid w:val="005D2FF3"/>
    <w:rsid w:val="005D319E"/>
    <w:rsid w:val="005D4F14"/>
    <w:rsid w:val="005D5A89"/>
    <w:rsid w:val="005D5B8F"/>
    <w:rsid w:val="005D5CEC"/>
    <w:rsid w:val="005D5EA1"/>
    <w:rsid w:val="005D6355"/>
    <w:rsid w:val="005D7082"/>
    <w:rsid w:val="005D7772"/>
    <w:rsid w:val="005D7B2C"/>
    <w:rsid w:val="005D7D0E"/>
    <w:rsid w:val="005E058E"/>
    <w:rsid w:val="005E05C7"/>
    <w:rsid w:val="005E1070"/>
    <w:rsid w:val="005E1458"/>
    <w:rsid w:val="005E19E0"/>
    <w:rsid w:val="005E1D1C"/>
    <w:rsid w:val="005E1E4B"/>
    <w:rsid w:val="005E2028"/>
    <w:rsid w:val="005E2451"/>
    <w:rsid w:val="005E2820"/>
    <w:rsid w:val="005E2964"/>
    <w:rsid w:val="005E2E24"/>
    <w:rsid w:val="005E31EA"/>
    <w:rsid w:val="005E3518"/>
    <w:rsid w:val="005E38BA"/>
    <w:rsid w:val="005E3BCD"/>
    <w:rsid w:val="005E3EEC"/>
    <w:rsid w:val="005E4590"/>
    <w:rsid w:val="005E46C5"/>
    <w:rsid w:val="005E4B8F"/>
    <w:rsid w:val="005E4E0F"/>
    <w:rsid w:val="005E4FFC"/>
    <w:rsid w:val="005E716D"/>
    <w:rsid w:val="005E741C"/>
    <w:rsid w:val="005E7D6A"/>
    <w:rsid w:val="005F12FA"/>
    <w:rsid w:val="005F15E6"/>
    <w:rsid w:val="005F1943"/>
    <w:rsid w:val="005F19FB"/>
    <w:rsid w:val="005F1F23"/>
    <w:rsid w:val="005F2A84"/>
    <w:rsid w:val="005F2BD9"/>
    <w:rsid w:val="005F2F9D"/>
    <w:rsid w:val="005F36FD"/>
    <w:rsid w:val="005F3968"/>
    <w:rsid w:val="005F43A2"/>
    <w:rsid w:val="005F481F"/>
    <w:rsid w:val="005F496E"/>
    <w:rsid w:val="005F4B09"/>
    <w:rsid w:val="005F4ED5"/>
    <w:rsid w:val="005F5520"/>
    <w:rsid w:val="005F5909"/>
    <w:rsid w:val="005F7075"/>
    <w:rsid w:val="005F7083"/>
    <w:rsid w:val="005F762D"/>
    <w:rsid w:val="005F7941"/>
    <w:rsid w:val="00601165"/>
    <w:rsid w:val="00601E80"/>
    <w:rsid w:val="00602707"/>
    <w:rsid w:val="00602D38"/>
    <w:rsid w:val="00602FE3"/>
    <w:rsid w:val="0060308C"/>
    <w:rsid w:val="00603485"/>
    <w:rsid w:val="006037F5"/>
    <w:rsid w:val="006038DB"/>
    <w:rsid w:val="00603BD0"/>
    <w:rsid w:val="00603D1B"/>
    <w:rsid w:val="00603FD4"/>
    <w:rsid w:val="006043F4"/>
    <w:rsid w:val="00604432"/>
    <w:rsid w:val="00604810"/>
    <w:rsid w:val="0060528D"/>
    <w:rsid w:val="00605FD7"/>
    <w:rsid w:val="00606377"/>
    <w:rsid w:val="00606599"/>
    <w:rsid w:val="00606638"/>
    <w:rsid w:val="0060678C"/>
    <w:rsid w:val="0060716F"/>
    <w:rsid w:val="006079B4"/>
    <w:rsid w:val="006100D5"/>
    <w:rsid w:val="006103EE"/>
    <w:rsid w:val="00610482"/>
    <w:rsid w:val="00610533"/>
    <w:rsid w:val="00610782"/>
    <w:rsid w:val="006107E9"/>
    <w:rsid w:val="00610801"/>
    <w:rsid w:val="0061144B"/>
    <w:rsid w:val="006115AD"/>
    <w:rsid w:val="00612249"/>
    <w:rsid w:val="006124FE"/>
    <w:rsid w:val="0061262B"/>
    <w:rsid w:val="00612793"/>
    <w:rsid w:val="00612AFD"/>
    <w:rsid w:val="00612D05"/>
    <w:rsid w:val="00612DD4"/>
    <w:rsid w:val="0061370C"/>
    <w:rsid w:val="0061392D"/>
    <w:rsid w:val="00613B37"/>
    <w:rsid w:val="0061402D"/>
    <w:rsid w:val="00614D5F"/>
    <w:rsid w:val="00614D76"/>
    <w:rsid w:val="00614E41"/>
    <w:rsid w:val="00614E63"/>
    <w:rsid w:val="00615929"/>
    <w:rsid w:val="00615C6F"/>
    <w:rsid w:val="00615C7C"/>
    <w:rsid w:val="00616911"/>
    <w:rsid w:val="00616AA5"/>
    <w:rsid w:val="00616E04"/>
    <w:rsid w:val="0061749B"/>
    <w:rsid w:val="0061787A"/>
    <w:rsid w:val="006179D4"/>
    <w:rsid w:val="00617A21"/>
    <w:rsid w:val="00617ADB"/>
    <w:rsid w:val="00617F2E"/>
    <w:rsid w:val="00621095"/>
    <w:rsid w:val="006213B0"/>
    <w:rsid w:val="00621AAF"/>
    <w:rsid w:val="00622362"/>
    <w:rsid w:val="006231C8"/>
    <w:rsid w:val="006232EA"/>
    <w:rsid w:val="006240B6"/>
    <w:rsid w:val="0062430A"/>
    <w:rsid w:val="00624634"/>
    <w:rsid w:val="00624A1B"/>
    <w:rsid w:val="00624C86"/>
    <w:rsid w:val="00624CCC"/>
    <w:rsid w:val="00624DDD"/>
    <w:rsid w:val="00624F15"/>
    <w:rsid w:val="00624FD2"/>
    <w:rsid w:val="006251F2"/>
    <w:rsid w:val="0062532C"/>
    <w:rsid w:val="006253B1"/>
    <w:rsid w:val="00625BD4"/>
    <w:rsid w:val="00625C80"/>
    <w:rsid w:val="00625EEA"/>
    <w:rsid w:val="006266A1"/>
    <w:rsid w:val="0062675F"/>
    <w:rsid w:val="006269EA"/>
    <w:rsid w:val="00626E7B"/>
    <w:rsid w:val="00627941"/>
    <w:rsid w:val="00631437"/>
    <w:rsid w:val="00631ABF"/>
    <w:rsid w:val="00631DDA"/>
    <w:rsid w:val="00631E7E"/>
    <w:rsid w:val="00632131"/>
    <w:rsid w:val="0063246A"/>
    <w:rsid w:val="00632AD2"/>
    <w:rsid w:val="00632B85"/>
    <w:rsid w:val="00632C22"/>
    <w:rsid w:val="00633706"/>
    <w:rsid w:val="006344F0"/>
    <w:rsid w:val="00635230"/>
    <w:rsid w:val="00635286"/>
    <w:rsid w:val="006352C2"/>
    <w:rsid w:val="006354E3"/>
    <w:rsid w:val="006354ED"/>
    <w:rsid w:val="0063564E"/>
    <w:rsid w:val="00636024"/>
    <w:rsid w:val="0063736E"/>
    <w:rsid w:val="00637D6E"/>
    <w:rsid w:val="00640124"/>
    <w:rsid w:val="006402D4"/>
    <w:rsid w:val="0064049E"/>
    <w:rsid w:val="00640E59"/>
    <w:rsid w:val="0064151C"/>
    <w:rsid w:val="00641700"/>
    <w:rsid w:val="00641C3C"/>
    <w:rsid w:val="00642429"/>
    <w:rsid w:val="00642443"/>
    <w:rsid w:val="00642461"/>
    <w:rsid w:val="00642773"/>
    <w:rsid w:val="00642979"/>
    <w:rsid w:val="0064358E"/>
    <w:rsid w:val="006435FA"/>
    <w:rsid w:val="006437D5"/>
    <w:rsid w:val="0064419F"/>
    <w:rsid w:val="006446F0"/>
    <w:rsid w:val="00644865"/>
    <w:rsid w:val="00644C69"/>
    <w:rsid w:val="0064537D"/>
    <w:rsid w:val="00645480"/>
    <w:rsid w:val="00645FE6"/>
    <w:rsid w:val="00646220"/>
    <w:rsid w:val="0064631C"/>
    <w:rsid w:val="00646876"/>
    <w:rsid w:val="00646AE9"/>
    <w:rsid w:val="00646DD9"/>
    <w:rsid w:val="0064712F"/>
    <w:rsid w:val="00650468"/>
    <w:rsid w:val="006504E9"/>
    <w:rsid w:val="00650595"/>
    <w:rsid w:val="006507AE"/>
    <w:rsid w:val="0065117F"/>
    <w:rsid w:val="00651FDE"/>
    <w:rsid w:val="00652139"/>
    <w:rsid w:val="00652C1A"/>
    <w:rsid w:val="00652D58"/>
    <w:rsid w:val="00653A48"/>
    <w:rsid w:val="00653F4A"/>
    <w:rsid w:val="0065403C"/>
    <w:rsid w:val="006544D0"/>
    <w:rsid w:val="006544EB"/>
    <w:rsid w:val="00655024"/>
    <w:rsid w:val="0065523D"/>
    <w:rsid w:val="006559D9"/>
    <w:rsid w:val="006559DF"/>
    <w:rsid w:val="00655F45"/>
    <w:rsid w:val="00655F9B"/>
    <w:rsid w:val="00656062"/>
    <w:rsid w:val="0065608A"/>
    <w:rsid w:val="00656CE5"/>
    <w:rsid w:val="00656E92"/>
    <w:rsid w:val="006571CD"/>
    <w:rsid w:val="00657698"/>
    <w:rsid w:val="00657ED4"/>
    <w:rsid w:val="00657F3C"/>
    <w:rsid w:val="00657FB9"/>
    <w:rsid w:val="00660D00"/>
    <w:rsid w:val="006615E4"/>
    <w:rsid w:val="006617A1"/>
    <w:rsid w:val="00661911"/>
    <w:rsid w:val="00661943"/>
    <w:rsid w:val="00662343"/>
    <w:rsid w:val="006630C2"/>
    <w:rsid w:val="006632DD"/>
    <w:rsid w:val="006637C3"/>
    <w:rsid w:val="006638FC"/>
    <w:rsid w:val="00663B59"/>
    <w:rsid w:val="00663B96"/>
    <w:rsid w:val="00663EC3"/>
    <w:rsid w:val="0066414E"/>
    <w:rsid w:val="0066435C"/>
    <w:rsid w:val="0066439B"/>
    <w:rsid w:val="00664C84"/>
    <w:rsid w:val="00664DAE"/>
    <w:rsid w:val="006650FE"/>
    <w:rsid w:val="00665132"/>
    <w:rsid w:val="00665A2D"/>
    <w:rsid w:val="00665B5A"/>
    <w:rsid w:val="00665C84"/>
    <w:rsid w:val="006661BB"/>
    <w:rsid w:val="0066674E"/>
    <w:rsid w:val="00666878"/>
    <w:rsid w:val="00666DFD"/>
    <w:rsid w:val="006676F8"/>
    <w:rsid w:val="00667862"/>
    <w:rsid w:val="006705F0"/>
    <w:rsid w:val="006707C1"/>
    <w:rsid w:val="00671185"/>
    <w:rsid w:val="006712E6"/>
    <w:rsid w:val="00671653"/>
    <w:rsid w:val="00671718"/>
    <w:rsid w:val="00671922"/>
    <w:rsid w:val="00671AE2"/>
    <w:rsid w:val="00671D77"/>
    <w:rsid w:val="00672C81"/>
    <w:rsid w:val="0067309D"/>
    <w:rsid w:val="00673263"/>
    <w:rsid w:val="00673EC7"/>
    <w:rsid w:val="00673FE4"/>
    <w:rsid w:val="00674596"/>
    <w:rsid w:val="006752A9"/>
    <w:rsid w:val="00675845"/>
    <w:rsid w:val="00675A07"/>
    <w:rsid w:val="00675EF5"/>
    <w:rsid w:val="00675FA8"/>
    <w:rsid w:val="006763EB"/>
    <w:rsid w:val="00676462"/>
    <w:rsid w:val="00676B69"/>
    <w:rsid w:val="00676D0D"/>
    <w:rsid w:val="0067709F"/>
    <w:rsid w:val="00677536"/>
    <w:rsid w:val="00677621"/>
    <w:rsid w:val="00677E52"/>
    <w:rsid w:val="0068047D"/>
    <w:rsid w:val="0068065F"/>
    <w:rsid w:val="00680A39"/>
    <w:rsid w:val="00680A95"/>
    <w:rsid w:val="006813B6"/>
    <w:rsid w:val="006813DE"/>
    <w:rsid w:val="0068143B"/>
    <w:rsid w:val="006816C3"/>
    <w:rsid w:val="00681874"/>
    <w:rsid w:val="00681C8D"/>
    <w:rsid w:val="0068222C"/>
    <w:rsid w:val="0068242C"/>
    <w:rsid w:val="00682B35"/>
    <w:rsid w:val="006834B9"/>
    <w:rsid w:val="00683699"/>
    <w:rsid w:val="006837D1"/>
    <w:rsid w:val="006839D8"/>
    <w:rsid w:val="00685369"/>
    <w:rsid w:val="00685550"/>
    <w:rsid w:val="006857B2"/>
    <w:rsid w:val="00685A23"/>
    <w:rsid w:val="00685E82"/>
    <w:rsid w:val="00686E06"/>
    <w:rsid w:val="00687137"/>
    <w:rsid w:val="00687769"/>
    <w:rsid w:val="00687E68"/>
    <w:rsid w:val="0069016F"/>
    <w:rsid w:val="006909DF"/>
    <w:rsid w:val="00690CC0"/>
    <w:rsid w:val="00690D9F"/>
    <w:rsid w:val="006912A0"/>
    <w:rsid w:val="0069130C"/>
    <w:rsid w:val="006913AA"/>
    <w:rsid w:val="006914E3"/>
    <w:rsid w:val="00691736"/>
    <w:rsid w:val="00691739"/>
    <w:rsid w:val="0069188A"/>
    <w:rsid w:val="00691A21"/>
    <w:rsid w:val="00691EED"/>
    <w:rsid w:val="00692617"/>
    <w:rsid w:val="00692BF5"/>
    <w:rsid w:val="00692CFD"/>
    <w:rsid w:val="00692E41"/>
    <w:rsid w:val="00692F21"/>
    <w:rsid w:val="00692F99"/>
    <w:rsid w:val="00693249"/>
    <w:rsid w:val="00693608"/>
    <w:rsid w:val="00694218"/>
    <w:rsid w:val="006944FA"/>
    <w:rsid w:val="00694C7F"/>
    <w:rsid w:val="006954A3"/>
    <w:rsid w:val="00695A57"/>
    <w:rsid w:val="006960EA"/>
    <w:rsid w:val="00696325"/>
    <w:rsid w:val="006969D7"/>
    <w:rsid w:val="00696EE9"/>
    <w:rsid w:val="00697223"/>
    <w:rsid w:val="006975C3"/>
    <w:rsid w:val="00697795"/>
    <w:rsid w:val="00697D6C"/>
    <w:rsid w:val="006A0D46"/>
    <w:rsid w:val="006A1022"/>
    <w:rsid w:val="006A1921"/>
    <w:rsid w:val="006A1A3D"/>
    <w:rsid w:val="006A1FBE"/>
    <w:rsid w:val="006A2112"/>
    <w:rsid w:val="006A2304"/>
    <w:rsid w:val="006A2553"/>
    <w:rsid w:val="006A26A2"/>
    <w:rsid w:val="006A27C3"/>
    <w:rsid w:val="006A2856"/>
    <w:rsid w:val="006A2871"/>
    <w:rsid w:val="006A2D26"/>
    <w:rsid w:val="006A2DD7"/>
    <w:rsid w:val="006A3113"/>
    <w:rsid w:val="006A316B"/>
    <w:rsid w:val="006A31C0"/>
    <w:rsid w:val="006A32AD"/>
    <w:rsid w:val="006A3381"/>
    <w:rsid w:val="006A353C"/>
    <w:rsid w:val="006A3561"/>
    <w:rsid w:val="006A384C"/>
    <w:rsid w:val="006A393B"/>
    <w:rsid w:val="006A40F5"/>
    <w:rsid w:val="006A455A"/>
    <w:rsid w:val="006A45E6"/>
    <w:rsid w:val="006A4D17"/>
    <w:rsid w:val="006A4F01"/>
    <w:rsid w:val="006A56BD"/>
    <w:rsid w:val="006A69FB"/>
    <w:rsid w:val="006A6DCE"/>
    <w:rsid w:val="006A7548"/>
    <w:rsid w:val="006B03D2"/>
    <w:rsid w:val="006B14C7"/>
    <w:rsid w:val="006B17D2"/>
    <w:rsid w:val="006B1D30"/>
    <w:rsid w:val="006B2084"/>
    <w:rsid w:val="006B2420"/>
    <w:rsid w:val="006B252B"/>
    <w:rsid w:val="006B2547"/>
    <w:rsid w:val="006B31FF"/>
    <w:rsid w:val="006B3633"/>
    <w:rsid w:val="006B398A"/>
    <w:rsid w:val="006B39C5"/>
    <w:rsid w:val="006B3B1B"/>
    <w:rsid w:val="006B45B8"/>
    <w:rsid w:val="006B5304"/>
    <w:rsid w:val="006B54B9"/>
    <w:rsid w:val="006B64A5"/>
    <w:rsid w:val="006B6B2D"/>
    <w:rsid w:val="006B6DBB"/>
    <w:rsid w:val="006B6FF3"/>
    <w:rsid w:val="006B7021"/>
    <w:rsid w:val="006B7D2D"/>
    <w:rsid w:val="006B7E67"/>
    <w:rsid w:val="006B7F59"/>
    <w:rsid w:val="006C01F5"/>
    <w:rsid w:val="006C09A1"/>
    <w:rsid w:val="006C0E5C"/>
    <w:rsid w:val="006C15F6"/>
    <w:rsid w:val="006C197E"/>
    <w:rsid w:val="006C1A7A"/>
    <w:rsid w:val="006C262D"/>
    <w:rsid w:val="006C2A2C"/>
    <w:rsid w:val="006C2B84"/>
    <w:rsid w:val="006C2B96"/>
    <w:rsid w:val="006C3871"/>
    <w:rsid w:val="006C3902"/>
    <w:rsid w:val="006C3DE9"/>
    <w:rsid w:val="006C4498"/>
    <w:rsid w:val="006C46B6"/>
    <w:rsid w:val="006C482C"/>
    <w:rsid w:val="006C4C24"/>
    <w:rsid w:val="006C4FB0"/>
    <w:rsid w:val="006C5794"/>
    <w:rsid w:val="006C5AE6"/>
    <w:rsid w:val="006C5BB8"/>
    <w:rsid w:val="006C6438"/>
    <w:rsid w:val="006C663F"/>
    <w:rsid w:val="006C6863"/>
    <w:rsid w:val="006C6F0B"/>
    <w:rsid w:val="006C75FE"/>
    <w:rsid w:val="006C77F4"/>
    <w:rsid w:val="006C7EE7"/>
    <w:rsid w:val="006D09BB"/>
    <w:rsid w:val="006D0B92"/>
    <w:rsid w:val="006D0D7C"/>
    <w:rsid w:val="006D1107"/>
    <w:rsid w:val="006D1151"/>
    <w:rsid w:val="006D1AA9"/>
    <w:rsid w:val="006D1ABB"/>
    <w:rsid w:val="006D25D0"/>
    <w:rsid w:val="006D3010"/>
    <w:rsid w:val="006D34AA"/>
    <w:rsid w:val="006D3D78"/>
    <w:rsid w:val="006D3F9B"/>
    <w:rsid w:val="006D4370"/>
    <w:rsid w:val="006D438C"/>
    <w:rsid w:val="006D509A"/>
    <w:rsid w:val="006D50C6"/>
    <w:rsid w:val="006D51AB"/>
    <w:rsid w:val="006D595A"/>
    <w:rsid w:val="006D63CC"/>
    <w:rsid w:val="006D672F"/>
    <w:rsid w:val="006D695B"/>
    <w:rsid w:val="006D717D"/>
    <w:rsid w:val="006D7C6A"/>
    <w:rsid w:val="006E03EB"/>
    <w:rsid w:val="006E06FE"/>
    <w:rsid w:val="006E07A5"/>
    <w:rsid w:val="006E0A34"/>
    <w:rsid w:val="006E0AD0"/>
    <w:rsid w:val="006E0C85"/>
    <w:rsid w:val="006E1015"/>
    <w:rsid w:val="006E1150"/>
    <w:rsid w:val="006E119A"/>
    <w:rsid w:val="006E14D8"/>
    <w:rsid w:val="006E1758"/>
    <w:rsid w:val="006E191E"/>
    <w:rsid w:val="006E2197"/>
    <w:rsid w:val="006E2408"/>
    <w:rsid w:val="006E296E"/>
    <w:rsid w:val="006E30F4"/>
    <w:rsid w:val="006E3977"/>
    <w:rsid w:val="006E3AA0"/>
    <w:rsid w:val="006E3CBB"/>
    <w:rsid w:val="006E3E49"/>
    <w:rsid w:val="006E3E98"/>
    <w:rsid w:val="006E4340"/>
    <w:rsid w:val="006E46A1"/>
    <w:rsid w:val="006E4901"/>
    <w:rsid w:val="006E4C5D"/>
    <w:rsid w:val="006E502F"/>
    <w:rsid w:val="006E58ED"/>
    <w:rsid w:val="006E5A46"/>
    <w:rsid w:val="006E6074"/>
    <w:rsid w:val="006E7BD1"/>
    <w:rsid w:val="006F007F"/>
    <w:rsid w:val="006F04DA"/>
    <w:rsid w:val="006F0A50"/>
    <w:rsid w:val="006F0C85"/>
    <w:rsid w:val="006F133D"/>
    <w:rsid w:val="006F233B"/>
    <w:rsid w:val="006F2970"/>
    <w:rsid w:val="006F2AEA"/>
    <w:rsid w:val="006F2C1F"/>
    <w:rsid w:val="006F3B93"/>
    <w:rsid w:val="006F3D03"/>
    <w:rsid w:val="006F3E43"/>
    <w:rsid w:val="006F480D"/>
    <w:rsid w:val="006F499F"/>
    <w:rsid w:val="006F4ED5"/>
    <w:rsid w:val="006F57D4"/>
    <w:rsid w:val="006F5CC5"/>
    <w:rsid w:val="006F656D"/>
    <w:rsid w:val="006F67A0"/>
    <w:rsid w:val="006F6CD1"/>
    <w:rsid w:val="006F7E2C"/>
    <w:rsid w:val="00700331"/>
    <w:rsid w:val="007003DD"/>
    <w:rsid w:val="0070084B"/>
    <w:rsid w:val="007009A9"/>
    <w:rsid w:val="007013F1"/>
    <w:rsid w:val="007015E1"/>
    <w:rsid w:val="0070180F"/>
    <w:rsid w:val="007023F5"/>
    <w:rsid w:val="007025CF"/>
    <w:rsid w:val="00702A5B"/>
    <w:rsid w:val="00702D12"/>
    <w:rsid w:val="00702DA2"/>
    <w:rsid w:val="0070334A"/>
    <w:rsid w:val="007035A1"/>
    <w:rsid w:val="007035AC"/>
    <w:rsid w:val="0070377B"/>
    <w:rsid w:val="007042F8"/>
    <w:rsid w:val="00704A25"/>
    <w:rsid w:val="00705DCD"/>
    <w:rsid w:val="0070691C"/>
    <w:rsid w:val="007069BE"/>
    <w:rsid w:val="00706C7C"/>
    <w:rsid w:val="00706F7D"/>
    <w:rsid w:val="007070CB"/>
    <w:rsid w:val="007074F9"/>
    <w:rsid w:val="00707B8E"/>
    <w:rsid w:val="007101B6"/>
    <w:rsid w:val="00710492"/>
    <w:rsid w:val="00710798"/>
    <w:rsid w:val="00710EEC"/>
    <w:rsid w:val="0071128E"/>
    <w:rsid w:val="00711486"/>
    <w:rsid w:val="007116B6"/>
    <w:rsid w:val="00711C18"/>
    <w:rsid w:val="00711C4D"/>
    <w:rsid w:val="00711DCD"/>
    <w:rsid w:val="0071219C"/>
    <w:rsid w:val="007125D5"/>
    <w:rsid w:val="00712812"/>
    <w:rsid w:val="00712A05"/>
    <w:rsid w:val="00712CFE"/>
    <w:rsid w:val="007131B3"/>
    <w:rsid w:val="00713C76"/>
    <w:rsid w:val="007147AC"/>
    <w:rsid w:val="00714A32"/>
    <w:rsid w:val="00714DCC"/>
    <w:rsid w:val="00715179"/>
    <w:rsid w:val="00715564"/>
    <w:rsid w:val="007158F4"/>
    <w:rsid w:val="0071606F"/>
    <w:rsid w:val="007169A4"/>
    <w:rsid w:val="007179BE"/>
    <w:rsid w:val="00717DF6"/>
    <w:rsid w:val="00720697"/>
    <w:rsid w:val="00720887"/>
    <w:rsid w:val="00721312"/>
    <w:rsid w:val="00721C70"/>
    <w:rsid w:val="0072202A"/>
    <w:rsid w:val="00722192"/>
    <w:rsid w:val="0072262E"/>
    <w:rsid w:val="00722E2C"/>
    <w:rsid w:val="00723062"/>
    <w:rsid w:val="007236F8"/>
    <w:rsid w:val="00724294"/>
    <w:rsid w:val="00724983"/>
    <w:rsid w:val="007249C3"/>
    <w:rsid w:val="007249C6"/>
    <w:rsid w:val="00725022"/>
    <w:rsid w:val="007256D1"/>
    <w:rsid w:val="007261B4"/>
    <w:rsid w:val="00726375"/>
    <w:rsid w:val="00726B69"/>
    <w:rsid w:val="00727AA5"/>
    <w:rsid w:val="00727B7F"/>
    <w:rsid w:val="00727E4E"/>
    <w:rsid w:val="00727F76"/>
    <w:rsid w:val="00731B0F"/>
    <w:rsid w:val="00731D1B"/>
    <w:rsid w:val="00731E86"/>
    <w:rsid w:val="00732220"/>
    <w:rsid w:val="00732257"/>
    <w:rsid w:val="0073247E"/>
    <w:rsid w:val="00732D7B"/>
    <w:rsid w:val="0073379B"/>
    <w:rsid w:val="007337B6"/>
    <w:rsid w:val="00733D62"/>
    <w:rsid w:val="0073407A"/>
    <w:rsid w:val="00734126"/>
    <w:rsid w:val="00734765"/>
    <w:rsid w:val="007348B1"/>
    <w:rsid w:val="00734D5F"/>
    <w:rsid w:val="00734F1C"/>
    <w:rsid w:val="00735C33"/>
    <w:rsid w:val="00735CB4"/>
    <w:rsid w:val="00735DB1"/>
    <w:rsid w:val="00735DDA"/>
    <w:rsid w:val="0073614E"/>
    <w:rsid w:val="0073688E"/>
    <w:rsid w:val="007368C7"/>
    <w:rsid w:val="00736C41"/>
    <w:rsid w:val="00736CA5"/>
    <w:rsid w:val="00737221"/>
    <w:rsid w:val="007374E1"/>
    <w:rsid w:val="00737913"/>
    <w:rsid w:val="007400DB"/>
    <w:rsid w:val="00741324"/>
    <w:rsid w:val="0074188D"/>
    <w:rsid w:val="0074192C"/>
    <w:rsid w:val="00741A3F"/>
    <w:rsid w:val="00741C4B"/>
    <w:rsid w:val="0074243E"/>
    <w:rsid w:val="00742CB8"/>
    <w:rsid w:val="0074306C"/>
    <w:rsid w:val="0074336D"/>
    <w:rsid w:val="00743856"/>
    <w:rsid w:val="00743B8F"/>
    <w:rsid w:val="00744ABA"/>
    <w:rsid w:val="00744DC3"/>
    <w:rsid w:val="007450BE"/>
    <w:rsid w:val="007451B3"/>
    <w:rsid w:val="007454B9"/>
    <w:rsid w:val="007468E2"/>
    <w:rsid w:val="00747CC3"/>
    <w:rsid w:val="00747E99"/>
    <w:rsid w:val="00747F4D"/>
    <w:rsid w:val="00747FF6"/>
    <w:rsid w:val="00750449"/>
    <w:rsid w:val="00750A13"/>
    <w:rsid w:val="00751832"/>
    <w:rsid w:val="00751889"/>
    <w:rsid w:val="00751FF0"/>
    <w:rsid w:val="0075215F"/>
    <w:rsid w:val="00752404"/>
    <w:rsid w:val="0075249A"/>
    <w:rsid w:val="0075292F"/>
    <w:rsid w:val="00752A07"/>
    <w:rsid w:val="00752FCE"/>
    <w:rsid w:val="00753DF9"/>
    <w:rsid w:val="00754323"/>
    <w:rsid w:val="00754D04"/>
    <w:rsid w:val="00754DBC"/>
    <w:rsid w:val="00754FAC"/>
    <w:rsid w:val="00755074"/>
    <w:rsid w:val="00755209"/>
    <w:rsid w:val="00755733"/>
    <w:rsid w:val="00755E76"/>
    <w:rsid w:val="00756232"/>
    <w:rsid w:val="00756920"/>
    <w:rsid w:val="00756FE7"/>
    <w:rsid w:val="00757414"/>
    <w:rsid w:val="00757458"/>
    <w:rsid w:val="00757C40"/>
    <w:rsid w:val="0076001F"/>
    <w:rsid w:val="00760077"/>
    <w:rsid w:val="007600F9"/>
    <w:rsid w:val="00761806"/>
    <w:rsid w:val="00762222"/>
    <w:rsid w:val="007622AF"/>
    <w:rsid w:val="00762FA6"/>
    <w:rsid w:val="007633E3"/>
    <w:rsid w:val="007637C7"/>
    <w:rsid w:val="00763836"/>
    <w:rsid w:val="00763BC9"/>
    <w:rsid w:val="00763F45"/>
    <w:rsid w:val="007640B1"/>
    <w:rsid w:val="0076442A"/>
    <w:rsid w:val="00764530"/>
    <w:rsid w:val="007648FF"/>
    <w:rsid w:val="00764AAA"/>
    <w:rsid w:val="00764E20"/>
    <w:rsid w:val="007650E9"/>
    <w:rsid w:val="00765DD2"/>
    <w:rsid w:val="0076635C"/>
    <w:rsid w:val="00766546"/>
    <w:rsid w:val="007669B0"/>
    <w:rsid w:val="00766BA8"/>
    <w:rsid w:val="00766D4E"/>
    <w:rsid w:val="007672D9"/>
    <w:rsid w:val="007678AA"/>
    <w:rsid w:val="0076794C"/>
    <w:rsid w:val="00767C59"/>
    <w:rsid w:val="00770053"/>
    <w:rsid w:val="007706AE"/>
    <w:rsid w:val="007707F0"/>
    <w:rsid w:val="00770CCC"/>
    <w:rsid w:val="0077157D"/>
    <w:rsid w:val="007718FA"/>
    <w:rsid w:val="00771B00"/>
    <w:rsid w:val="00771B01"/>
    <w:rsid w:val="00772855"/>
    <w:rsid w:val="00772858"/>
    <w:rsid w:val="0077294B"/>
    <w:rsid w:val="00772E85"/>
    <w:rsid w:val="00773135"/>
    <w:rsid w:val="00773DE7"/>
    <w:rsid w:val="0077410B"/>
    <w:rsid w:val="00774308"/>
    <w:rsid w:val="0077446F"/>
    <w:rsid w:val="0077463E"/>
    <w:rsid w:val="007749EB"/>
    <w:rsid w:val="00774CB5"/>
    <w:rsid w:val="00774EC3"/>
    <w:rsid w:val="00774FF5"/>
    <w:rsid w:val="00775633"/>
    <w:rsid w:val="00775C77"/>
    <w:rsid w:val="00775D95"/>
    <w:rsid w:val="00776810"/>
    <w:rsid w:val="00776D97"/>
    <w:rsid w:val="00777244"/>
    <w:rsid w:val="00777C98"/>
    <w:rsid w:val="00777CFF"/>
    <w:rsid w:val="0078037A"/>
    <w:rsid w:val="007807EE"/>
    <w:rsid w:val="00780836"/>
    <w:rsid w:val="00780979"/>
    <w:rsid w:val="007813DA"/>
    <w:rsid w:val="0078166E"/>
    <w:rsid w:val="0078185F"/>
    <w:rsid w:val="0078223B"/>
    <w:rsid w:val="0078292F"/>
    <w:rsid w:val="007829DB"/>
    <w:rsid w:val="00782A7E"/>
    <w:rsid w:val="00782DEE"/>
    <w:rsid w:val="007830D2"/>
    <w:rsid w:val="0078389B"/>
    <w:rsid w:val="00784973"/>
    <w:rsid w:val="00785839"/>
    <w:rsid w:val="007860B9"/>
    <w:rsid w:val="0078688E"/>
    <w:rsid w:val="00786E47"/>
    <w:rsid w:val="00787F00"/>
    <w:rsid w:val="00790C15"/>
    <w:rsid w:val="00790D21"/>
    <w:rsid w:val="007914BD"/>
    <w:rsid w:val="007917BC"/>
    <w:rsid w:val="007919D3"/>
    <w:rsid w:val="007919F8"/>
    <w:rsid w:val="00791B9E"/>
    <w:rsid w:val="00792050"/>
    <w:rsid w:val="00793381"/>
    <w:rsid w:val="00793B94"/>
    <w:rsid w:val="00793CD3"/>
    <w:rsid w:val="00794B03"/>
    <w:rsid w:val="00795A48"/>
    <w:rsid w:val="007961E2"/>
    <w:rsid w:val="0079729D"/>
    <w:rsid w:val="007975F8"/>
    <w:rsid w:val="00797D31"/>
    <w:rsid w:val="00797DAA"/>
    <w:rsid w:val="007A0A3E"/>
    <w:rsid w:val="007A0AF3"/>
    <w:rsid w:val="007A0B98"/>
    <w:rsid w:val="007A0E4C"/>
    <w:rsid w:val="007A15A2"/>
    <w:rsid w:val="007A1A24"/>
    <w:rsid w:val="007A1C56"/>
    <w:rsid w:val="007A254D"/>
    <w:rsid w:val="007A25BE"/>
    <w:rsid w:val="007A27A6"/>
    <w:rsid w:val="007A27DA"/>
    <w:rsid w:val="007A2C6A"/>
    <w:rsid w:val="007A2FAB"/>
    <w:rsid w:val="007A2FC3"/>
    <w:rsid w:val="007A3657"/>
    <w:rsid w:val="007A3725"/>
    <w:rsid w:val="007A3E30"/>
    <w:rsid w:val="007A46E7"/>
    <w:rsid w:val="007A49C2"/>
    <w:rsid w:val="007A4D9D"/>
    <w:rsid w:val="007A68E8"/>
    <w:rsid w:val="007A691F"/>
    <w:rsid w:val="007A6EBE"/>
    <w:rsid w:val="007A7074"/>
    <w:rsid w:val="007B04E3"/>
    <w:rsid w:val="007B0A10"/>
    <w:rsid w:val="007B0C6F"/>
    <w:rsid w:val="007B1321"/>
    <w:rsid w:val="007B15D1"/>
    <w:rsid w:val="007B1673"/>
    <w:rsid w:val="007B19D5"/>
    <w:rsid w:val="007B19E7"/>
    <w:rsid w:val="007B2821"/>
    <w:rsid w:val="007B2E4B"/>
    <w:rsid w:val="007B36D4"/>
    <w:rsid w:val="007B3B97"/>
    <w:rsid w:val="007B3FDB"/>
    <w:rsid w:val="007B4146"/>
    <w:rsid w:val="007B4A7A"/>
    <w:rsid w:val="007B5341"/>
    <w:rsid w:val="007B5CFD"/>
    <w:rsid w:val="007B61B5"/>
    <w:rsid w:val="007B6957"/>
    <w:rsid w:val="007B7182"/>
    <w:rsid w:val="007B7521"/>
    <w:rsid w:val="007B7957"/>
    <w:rsid w:val="007B7982"/>
    <w:rsid w:val="007B79A9"/>
    <w:rsid w:val="007C10DE"/>
    <w:rsid w:val="007C125A"/>
    <w:rsid w:val="007C1BFE"/>
    <w:rsid w:val="007C1C92"/>
    <w:rsid w:val="007C20D2"/>
    <w:rsid w:val="007C21C5"/>
    <w:rsid w:val="007C2BD8"/>
    <w:rsid w:val="007C3EF7"/>
    <w:rsid w:val="007C4205"/>
    <w:rsid w:val="007C4562"/>
    <w:rsid w:val="007C4ABE"/>
    <w:rsid w:val="007C4C19"/>
    <w:rsid w:val="007C587F"/>
    <w:rsid w:val="007C61DC"/>
    <w:rsid w:val="007C69A2"/>
    <w:rsid w:val="007C6B40"/>
    <w:rsid w:val="007C6C1E"/>
    <w:rsid w:val="007C6D18"/>
    <w:rsid w:val="007C6EED"/>
    <w:rsid w:val="007C7459"/>
    <w:rsid w:val="007C7594"/>
    <w:rsid w:val="007D06B8"/>
    <w:rsid w:val="007D0A3B"/>
    <w:rsid w:val="007D0DF0"/>
    <w:rsid w:val="007D1251"/>
    <w:rsid w:val="007D13ED"/>
    <w:rsid w:val="007D1764"/>
    <w:rsid w:val="007D17C8"/>
    <w:rsid w:val="007D24DF"/>
    <w:rsid w:val="007D2693"/>
    <w:rsid w:val="007D2872"/>
    <w:rsid w:val="007D28CA"/>
    <w:rsid w:val="007D2D2E"/>
    <w:rsid w:val="007D2FB4"/>
    <w:rsid w:val="007D36BC"/>
    <w:rsid w:val="007D3E4A"/>
    <w:rsid w:val="007D44AC"/>
    <w:rsid w:val="007D4C21"/>
    <w:rsid w:val="007D4DD6"/>
    <w:rsid w:val="007D4E28"/>
    <w:rsid w:val="007D5430"/>
    <w:rsid w:val="007D5E58"/>
    <w:rsid w:val="007D66BD"/>
    <w:rsid w:val="007D672C"/>
    <w:rsid w:val="007D6B66"/>
    <w:rsid w:val="007D6BA3"/>
    <w:rsid w:val="007D6BF8"/>
    <w:rsid w:val="007D74A2"/>
    <w:rsid w:val="007D7964"/>
    <w:rsid w:val="007D7F51"/>
    <w:rsid w:val="007E0283"/>
    <w:rsid w:val="007E02F8"/>
    <w:rsid w:val="007E04E2"/>
    <w:rsid w:val="007E0807"/>
    <w:rsid w:val="007E0F94"/>
    <w:rsid w:val="007E1092"/>
    <w:rsid w:val="007E1172"/>
    <w:rsid w:val="007E18C4"/>
    <w:rsid w:val="007E1F89"/>
    <w:rsid w:val="007E234D"/>
    <w:rsid w:val="007E23C7"/>
    <w:rsid w:val="007E2580"/>
    <w:rsid w:val="007E267A"/>
    <w:rsid w:val="007E2981"/>
    <w:rsid w:val="007E2FA8"/>
    <w:rsid w:val="007E36BA"/>
    <w:rsid w:val="007E3702"/>
    <w:rsid w:val="007E3736"/>
    <w:rsid w:val="007E3E12"/>
    <w:rsid w:val="007E4142"/>
    <w:rsid w:val="007E47F0"/>
    <w:rsid w:val="007E4CFE"/>
    <w:rsid w:val="007E5326"/>
    <w:rsid w:val="007E533B"/>
    <w:rsid w:val="007E54BA"/>
    <w:rsid w:val="007E5864"/>
    <w:rsid w:val="007E6071"/>
    <w:rsid w:val="007E6676"/>
    <w:rsid w:val="007E7401"/>
    <w:rsid w:val="007E7405"/>
    <w:rsid w:val="007E7569"/>
    <w:rsid w:val="007E77A2"/>
    <w:rsid w:val="007E7CA3"/>
    <w:rsid w:val="007F0A0E"/>
    <w:rsid w:val="007F0AC4"/>
    <w:rsid w:val="007F0BBA"/>
    <w:rsid w:val="007F1104"/>
    <w:rsid w:val="007F14B9"/>
    <w:rsid w:val="007F1828"/>
    <w:rsid w:val="007F1B16"/>
    <w:rsid w:val="007F23DE"/>
    <w:rsid w:val="007F3308"/>
    <w:rsid w:val="007F349A"/>
    <w:rsid w:val="007F368D"/>
    <w:rsid w:val="007F3BEB"/>
    <w:rsid w:val="007F3C06"/>
    <w:rsid w:val="007F508F"/>
    <w:rsid w:val="007F5717"/>
    <w:rsid w:val="007F5E4D"/>
    <w:rsid w:val="007F6660"/>
    <w:rsid w:val="007F748F"/>
    <w:rsid w:val="007F7FF0"/>
    <w:rsid w:val="00800BA1"/>
    <w:rsid w:val="00800EAF"/>
    <w:rsid w:val="008011AB"/>
    <w:rsid w:val="0080138E"/>
    <w:rsid w:val="008015CB"/>
    <w:rsid w:val="00801A59"/>
    <w:rsid w:val="00802413"/>
    <w:rsid w:val="0080260F"/>
    <w:rsid w:val="00802BCD"/>
    <w:rsid w:val="00802CD0"/>
    <w:rsid w:val="00802EF7"/>
    <w:rsid w:val="008031D7"/>
    <w:rsid w:val="00803219"/>
    <w:rsid w:val="0080326B"/>
    <w:rsid w:val="0080356E"/>
    <w:rsid w:val="008037F4"/>
    <w:rsid w:val="00803907"/>
    <w:rsid w:val="00804429"/>
    <w:rsid w:val="00804C8E"/>
    <w:rsid w:val="00804EF1"/>
    <w:rsid w:val="008053B0"/>
    <w:rsid w:val="008056CA"/>
    <w:rsid w:val="00805F8B"/>
    <w:rsid w:val="00806168"/>
    <w:rsid w:val="008062B1"/>
    <w:rsid w:val="0080673B"/>
    <w:rsid w:val="00806B32"/>
    <w:rsid w:val="00806B95"/>
    <w:rsid w:val="00806BC2"/>
    <w:rsid w:val="00807814"/>
    <w:rsid w:val="008103BE"/>
    <w:rsid w:val="00810695"/>
    <w:rsid w:val="00810F7E"/>
    <w:rsid w:val="0081145C"/>
    <w:rsid w:val="008115B0"/>
    <w:rsid w:val="00811631"/>
    <w:rsid w:val="0081172B"/>
    <w:rsid w:val="00811B87"/>
    <w:rsid w:val="008122AA"/>
    <w:rsid w:val="00812806"/>
    <w:rsid w:val="00813131"/>
    <w:rsid w:val="008131BA"/>
    <w:rsid w:val="0081457C"/>
    <w:rsid w:val="00814760"/>
    <w:rsid w:val="00814C71"/>
    <w:rsid w:val="00814DC9"/>
    <w:rsid w:val="008156DB"/>
    <w:rsid w:val="00815CC8"/>
    <w:rsid w:val="00815CD9"/>
    <w:rsid w:val="008160C5"/>
    <w:rsid w:val="008161A8"/>
    <w:rsid w:val="0081642A"/>
    <w:rsid w:val="00816800"/>
    <w:rsid w:val="0081684A"/>
    <w:rsid w:val="00817043"/>
    <w:rsid w:val="008171ED"/>
    <w:rsid w:val="0081729B"/>
    <w:rsid w:val="008173AC"/>
    <w:rsid w:val="00817756"/>
    <w:rsid w:val="008177A5"/>
    <w:rsid w:val="00817EB9"/>
    <w:rsid w:val="0082065F"/>
    <w:rsid w:val="0082130A"/>
    <w:rsid w:val="00821CDA"/>
    <w:rsid w:val="00821D98"/>
    <w:rsid w:val="00822222"/>
    <w:rsid w:val="008230D1"/>
    <w:rsid w:val="008234C3"/>
    <w:rsid w:val="008235A7"/>
    <w:rsid w:val="008236D4"/>
    <w:rsid w:val="0082397F"/>
    <w:rsid w:val="00823BE0"/>
    <w:rsid w:val="008241AF"/>
    <w:rsid w:val="00824925"/>
    <w:rsid w:val="00825020"/>
    <w:rsid w:val="008257C9"/>
    <w:rsid w:val="00825A37"/>
    <w:rsid w:val="00825B65"/>
    <w:rsid w:val="0082648D"/>
    <w:rsid w:val="0082653F"/>
    <w:rsid w:val="008271C0"/>
    <w:rsid w:val="00827312"/>
    <w:rsid w:val="008275AB"/>
    <w:rsid w:val="008277A0"/>
    <w:rsid w:val="00827960"/>
    <w:rsid w:val="00827B4F"/>
    <w:rsid w:val="00827DCF"/>
    <w:rsid w:val="008300C2"/>
    <w:rsid w:val="008303C9"/>
    <w:rsid w:val="00832054"/>
    <w:rsid w:val="008323F0"/>
    <w:rsid w:val="008324E5"/>
    <w:rsid w:val="00832A56"/>
    <w:rsid w:val="008337A5"/>
    <w:rsid w:val="008348A7"/>
    <w:rsid w:val="00834B81"/>
    <w:rsid w:val="00834C4B"/>
    <w:rsid w:val="008352BF"/>
    <w:rsid w:val="00836D54"/>
    <w:rsid w:val="00837006"/>
    <w:rsid w:val="00840822"/>
    <w:rsid w:val="0084085E"/>
    <w:rsid w:val="00840CB5"/>
    <w:rsid w:val="00840D28"/>
    <w:rsid w:val="00840DD7"/>
    <w:rsid w:val="00841B26"/>
    <w:rsid w:val="008420A1"/>
    <w:rsid w:val="00842676"/>
    <w:rsid w:val="0084268E"/>
    <w:rsid w:val="0084274A"/>
    <w:rsid w:val="00842ABA"/>
    <w:rsid w:val="00843829"/>
    <w:rsid w:val="00843BAF"/>
    <w:rsid w:val="00843D94"/>
    <w:rsid w:val="0084424A"/>
    <w:rsid w:val="008442F8"/>
    <w:rsid w:val="0084447D"/>
    <w:rsid w:val="00845AC6"/>
    <w:rsid w:val="00845E7F"/>
    <w:rsid w:val="00845FAC"/>
    <w:rsid w:val="008462BC"/>
    <w:rsid w:val="008465AE"/>
    <w:rsid w:val="008466A9"/>
    <w:rsid w:val="00846858"/>
    <w:rsid w:val="00847094"/>
    <w:rsid w:val="008470E7"/>
    <w:rsid w:val="0084747D"/>
    <w:rsid w:val="008479BA"/>
    <w:rsid w:val="00847EAB"/>
    <w:rsid w:val="00850A5F"/>
    <w:rsid w:val="00850E6D"/>
    <w:rsid w:val="00851A2A"/>
    <w:rsid w:val="00851E7C"/>
    <w:rsid w:val="00852882"/>
    <w:rsid w:val="00852B06"/>
    <w:rsid w:val="00852BCC"/>
    <w:rsid w:val="00852F5D"/>
    <w:rsid w:val="00853017"/>
    <w:rsid w:val="0085332C"/>
    <w:rsid w:val="00853FDD"/>
    <w:rsid w:val="0085468F"/>
    <w:rsid w:val="0085479F"/>
    <w:rsid w:val="00854E98"/>
    <w:rsid w:val="0085508F"/>
    <w:rsid w:val="00855132"/>
    <w:rsid w:val="008556B2"/>
    <w:rsid w:val="008559FA"/>
    <w:rsid w:val="00855EAA"/>
    <w:rsid w:val="008565B6"/>
    <w:rsid w:val="00856BF3"/>
    <w:rsid w:val="0085722D"/>
    <w:rsid w:val="00857AE3"/>
    <w:rsid w:val="00857D9A"/>
    <w:rsid w:val="008608BA"/>
    <w:rsid w:val="008608EC"/>
    <w:rsid w:val="00860C93"/>
    <w:rsid w:val="00860DB0"/>
    <w:rsid w:val="00860E24"/>
    <w:rsid w:val="00860F27"/>
    <w:rsid w:val="008617C5"/>
    <w:rsid w:val="008629B5"/>
    <w:rsid w:val="00862A01"/>
    <w:rsid w:val="00862A0E"/>
    <w:rsid w:val="00862ADD"/>
    <w:rsid w:val="00863634"/>
    <w:rsid w:val="00863B1D"/>
    <w:rsid w:val="008640A0"/>
    <w:rsid w:val="0086413E"/>
    <w:rsid w:val="00864B32"/>
    <w:rsid w:val="00864D98"/>
    <w:rsid w:val="0086538B"/>
    <w:rsid w:val="00865838"/>
    <w:rsid w:val="00865E6E"/>
    <w:rsid w:val="00865EE6"/>
    <w:rsid w:val="008663CA"/>
    <w:rsid w:val="00866979"/>
    <w:rsid w:val="0086699A"/>
    <w:rsid w:val="00866EC4"/>
    <w:rsid w:val="0086767A"/>
    <w:rsid w:val="008676A9"/>
    <w:rsid w:val="00867BCF"/>
    <w:rsid w:val="00867E6A"/>
    <w:rsid w:val="00870421"/>
    <w:rsid w:val="00870C9F"/>
    <w:rsid w:val="00870E6B"/>
    <w:rsid w:val="00872387"/>
    <w:rsid w:val="00872851"/>
    <w:rsid w:val="00872A19"/>
    <w:rsid w:val="00873BA1"/>
    <w:rsid w:val="00873D70"/>
    <w:rsid w:val="00873F38"/>
    <w:rsid w:val="00874BD6"/>
    <w:rsid w:val="00875195"/>
    <w:rsid w:val="00875234"/>
    <w:rsid w:val="00875690"/>
    <w:rsid w:val="008756FD"/>
    <w:rsid w:val="00875A7C"/>
    <w:rsid w:val="00875D64"/>
    <w:rsid w:val="00876190"/>
    <w:rsid w:val="008762B3"/>
    <w:rsid w:val="008763E1"/>
    <w:rsid w:val="008764F7"/>
    <w:rsid w:val="00876716"/>
    <w:rsid w:val="00876C01"/>
    <w:rsid w:val="00876DC5"/>
    <w:rsid w:val="00876EF5"/>
    <w:rsid w:val="00876FBA"/>
    <w:rsid w:val="0087702F"/>
    <w:rsid w:val="008771ED"/>
    <w:rsid w:val="008775F0"/>
    <w:rsid w:val="0088017D"/>
    <w:rsid w:val="00880202"/>
    <w:rsid w:val="00880E06"/>
    <w:rsid w:val="008811F9"/>
    <w:rsid w:val="008817B5"/>
    <w:rsid w:val="00881B78"/>
    <w:rsid w:val="008823A6"/>
    <w:rsid w:val="00882EB1"/>
    <w:rsid w:val="00883158"/>
    <w:rsid w:val="008836F8"/>
    <w:rsid w:val="00883E24"/>
    <w:rsid w:val="00883E3E"/>
    <w:rsid w:val="00883FFE"/>
    <w:rsid w:val="00884079"/>
    <w:rsid w:val="008847AA"/>
    <w:rsid w:val="008853CE"/>
    <w:rsid w:val="008854FC"/>
    <w:rsid w:val="0088588D"/>
    <w:rsid w:val="00885A7B"/>
    <w:rsid w:val="0088605C"/>
    <w:rsid w:val="008860B6"/>
    <w:rsid w:val="00886689"/>
    <w:rsid w:val="008869DB"/>
    <w:rsid w:val="00886D00"/>
    <w:rsid w:val="00886EFC"/>
    <w:rsid w:val="00887179"/>
    <w:rsid w:val="0088787C"/>
    <w:rsid w:val="00887ECE"/>
    <w:rsid w:val="00890BD7"/>
    <w:rsid w:val="00890F78"/>
    <w:rsid w:val="00890FFB"/>
    <w:rsid w:val="00892214"/>
    <w:rsid w:val="00892554"/>
    <w:rsid w:val="0089273F"/>
    <w:rsid w:val="00893033"/>
    <w:rsid w:val="00893106"/>
    <w:rsid w:val="008939A4"/>
    <w:rsid w:val="00893AC0"/>
    <w:rsid w:val="008941F5"/>
    <w:rsid w:val="008942D0"/>
    <w:rsid w:val="00894667"/>
    <w:rsid w:val="008947E7"/>
    <w:rsid w:val="0089499F"/>
    <w:rsid w:val="00895151"/>
    <w:rsid w:val="00895336"/>
    <w:rsid w:val="00895A11"/>
    <w:rsid w:val="00895D30"/>
    <w:rsid w:val="008961BA"/>
    <w:rsid w:val="008964DC"/>
    <w:rsid w:val="0089652B"/>
    <w:rsid w:val="00896556"/>
    <w:rsid w:val="0089690E"/>
    <w:rsid w:val="00896973"/>
    <w:rsid w:val="00897014"/>
    <w:rsid w:val="00897A8A"/>
    <w:rsid w:val="00897AE3"/>
    <w:rsid w:val="00897B63"/>
    <w:rsid w:val="00897F51"/>
    <w:rsid w:val="00897FAC"/>
    <w:rsid w:val="008A0F84"/>
    <w:rsid w:val="008A145F"/>
    <w:rsid w:val="008A155D"/>
    <w:rsid w:val="008A157E"/>
    <w:rsid w:val="008A2231"/>
    <w:rsid w:val="008A2252"/>
    <w:rsid w:val="008A22DC"/>
    <w:rsid w:val="008A2935"/>
    <w:rsid w:val="008A2CAB"/>
    <w:rsid w:val="008A410B"/>
    <w:rsid w:val="008A43BE"/>
    <w:rsid w:val="008A4C2E"/>
    <w:rsid w:val="008A4C7B"/>
    <w:rsid w:val="008A5A83"/>
    <w:rsid w:val="008A5E2B"/>
    <w:rsid w:val="008A630E"/>
    <w:rsid w:val="008A6618"/>
    <w:rsid w:val="008A6903"/>
    <w:rsid w:val="008A7029"/>
    <w:rsid w:val="008A7069"/>
    <w:rsid w:val="008A7299"/>
    <w:rsid w:val="008A7504"/>
    <w:rsid w:val="008A7A2C"/>
    <w:rsid w:val="008A7DDA"/>
    <w:rsid w:val="008A7FC2"/>
    <w:rsid w:val="008B11A1"/>
    <w:rsid w:val="008B1909"/>
    <w:rsid w:val="008B19D9"/>
    <w:rsid w:val="008B1CA7"/>
    <w:rsid w:val="008B1CF6"/>
    <w:rsid w:val="008B23EF"/>
    <w:rsid w:val="008B276E"/>
    <w:rsid w:val="008B2895"/>
    <w:rsid w:val="008B2BD5"/>
    <w:rsid w:val="008B2FAA"/>
    <w:rsid w:val="008B35E1"/>
    <w:rsid w:val="008B3755"/>
    <w:rsid w:val="008B3B93"/>
    <w:rsid w:val="008B467A"/>
    <w:rsid w:val="008B49B6"/>
    <w:rsid w:val="008B4ED8"/>
    <w:rsid w:val="008B50AA"/>
    <w:rsid w:val="008B52E2"/>
    <w:rsid w:val="008B566A"/>
    <w:rsid w:val="008B5C70"/>
    <w:rsid w:val="008B61FD"/>
    <w:rsid w:val="008B6369"/>
    <w:rsid w:val="008B67DD"/>
    <w:rsid w:val="008B699F"/>
    <w:rsid w:val="008B6D72"/>
    <w:rsid w:val="008B6EC4"/>
    <w:rsid w:val="008B75C0"/>
    <w:rsid w:val="008B7B78"/>
    <w:rsid w:val="008C021E"/>
    <w:rsid w:val="008C03AD"/>
    <w:rsid w:val="008C0831"/>
    <w:rsid w:val="008C0ABA"/>
    <w:rsid w:val="008C1243"/>
    <w:rsid w:val="008C12BC"/>
    <w:rsid w:val="008C16EF"/>
    <w:rsid w:val="008C189A"/>
    <w:rsid w:val="008C2258"/>
    <w:rsid w:val="008C23A9"/>
    <w:rsid w:val="008C23EB"/>
    <w:rsid w:val="008C2878"/>
    <w:rsid w:val="008C292B"/>
    <w:rsid w:val="008C2AA3"/>
    <w:rsid w:val="008C2BFF"/>
    <w:rsid w:val="008C3914"/>
    <w:rsid w:val="008C3BE9"/>
    <w:rsid w:val="008C3C36"/>
    <w:rsid w:val="008C4654"/>
    <w:rsid w:val="008C46C0"/>
    <w:rsid w:val="008C47DE"/>
    <w:rsid w:val="008C50CA"/>
    <w:rsid w:val="008C53C5"/>
    <w:rsid w:val="008C570F"/>
    <w:rsid w:val="008C59E9"/>
    <w:rsid w:val="008C5C90"/>
    <w:rsid w:val="008C6973"/>
    <w:rsid w:val="008C6C26"/>
    <w:rsid w:val="008C6F08"/>
    <w:rsid w:val="008C72FE"/>
    <w:rsid w:val="008C7558"/>
    <w:rsid w:val="008D035C"/>
    <w:rsid w:val="008D08FB"/>
    <w:rsid w:val="008D0EFC"/>
    <w:rsid w:val="008D11B7"/>
    <w:rsid w:val="008D11B8"/>
    <w:rsid w:val="008D1525"/>
    <w:rsid w:val="008D1B1C"/>
    <w:rsid w:val="008D1B59"/>
    <w:rsid w:val="008D26B2"/>
    <w:rsid w:val="008D2790"/>
    <w:rsid w:val="008D2793"/>
    <w:rsid w:val="008D2C5C"/>
    <w:rsid w:val="008D30AE"/>
    <w:rsid w:val="008D37F6"/>
    <w:rsid w:val="008D398C"/>
    <w:rsid w:val="008D3CAB"/>
    <w:rsid w:val="008D3E92"/>
    <w:rsid w:val="008D3F2B"/>
    <w:rsid w:val="008D4022"/>
    <w:rsid w:val="008D413D"/>
    <w:rsid w:val="008D4719"/>
    <w:rsid w:val="008D599A"/>
    <w:rsid w:val="008D5AED"/>
    <w:rsid w:val="008D6025"/>
    <w:rsid w:val="008D627A"/>
    <w:rsid w:val="008D79CD"/>
    <w:rsid w:val="008E0186"/>
    <w:rsid w:val="008E02CB"/>
    <w:rsid w:val="008E02EC"/>
    <w:rsid w:val="008E0E26"/>
    <w:rsid w:val="008E0F92"/>
    <w:rsid w:val="008E1161"/>
    <w:rsid w:val="008E14A3"/>
    <w:rsid w:val="008E2250"/>
    <w:rsid w:val="008E241E"/>
    <w:rsid w:val="008E2A05"/>
    <w:rsid w:val="008E2A3E"/>
    <w:rsid w:val="008E2AF6"/>
    <w:rsid w:val="008E2BEE"/>
    <w:rsid w:val="008E2C99"/>
    <w:rsid w:val="008E3023"/>
    <w:rsid w:val="008E3263"/>
    <w:rsid w:val="008E3530"/>
    <w:rsid w:val="008E35F0"/>
    <w:rsid w:val="008E3B30"/>
    <w:rsid w:val="008E3F90"/>
    <w:rsid w:val="008E4221"/>
    <w:rsid w:val="008E43D0"/>
    <w:rsid w:val="008E48F6"/>
    <w:rsid w:val="008E4AF9"/>
    <w:rsid w:val="008E59FC"/>
    <w:rsid w:val="008E5ABE"/>
    <w:rsid w:val="008E5AED"/>
    <w:rsid w:val="008E60FF"/>
    <w:rsid w:val="008E6280"/>
    <w:rsid w:val="008E631C"/>
    <w:rsid w:val="008E685C"/>
    <w:rsid w:val="008E6B0E"/>
    <w:rsid w:val="008E6CC6"/>
    <w:rsid w:val="008E6DFD"/>
    <w:rsid w:val="008E7287"/>
    <w:rsid w:val="008E73B8"/>
    <w:rsid w:val="008E74D0"/>
    <w:rsid w:val="008E7539"/>
    <w:rsid w:val="008E79FD"/>
    <w:rsid w:val="008E7E57"/>
    <w:rsid w:val="008F05EB"/>
    <w:rsid w:val="008F0A72"/>
    <w:rsid w:val="008F0AE5"/>
    <w:rsid w:val="008F17FF"/>
    <w:rsid w:val="008F194B"/>
    <w:rsid w:val="008F1D6A"/>
    <w:rsid w:val="008F27B8"/>
    <w:rsid w:val="008F2CC8"/>
    <w:rsid w:val="008F3380"/>
    <w:rsid w:val="008F3C60"/>
    <w:rsid w:val="008F3EBA"/>
    <w:rsid w:val="008F4210"/>
    <w:rsid w:val="008F4C87"/>
    <w:rsid w:val="008F4CEF"/>
    <w:rsid w:val="008F4DF8"/>
    <w:rsid w:val="008F52B9"/>
    <w:rsid w:val="008F5E7E"/>
    <w:rsid w:val="008F60FC"/>
    <w:rsid w:val="008F61DF"/>
    <w:rsid w:val="008F6206"/>
    <w:rsid w:val="008F631B"/>
    <w:rsid w:val="008F6D38"/>
    <w:rsid w:val="008F73AF"/>
    <w:rsid w:val="008F7630"/>
    <w:rsid w:val="008F7EB8"/>
    <w:rsid w:val="00900236"/>
    <w:rsid w:val="00900287"/>
    <w:rsid w:val="00900C33"/>
    <w:rsid w:val="0090166F"/>
    <w:rsid w:val="00901A2E"/>
    <w:rsid w:val="00902073"/>
    <w:rsid w:val="00902252"/>
    <w:rsid w:val="009023A9"/>
    <w:rsid w:val="00902464"/>
    <w:rsid w:val="0090273F"/>
    <w:rsid w:val="00902993"/>
    <w:rsid w:val="00902CFE"/>
    <w:rsid w:val="00902F8C"/>
    <w:rsid w:val="00903259"/>
    <w:rsid w:val="00903437"/>
    <w:rsid w:val="009036E6"/>
    <w:rsid w:val="0090437C"/>
    <w:rsid w:val="009047D0"/>
    <w:rsid w:val="009050D9"/>
    <w:rsid w:val="009052B9"/>
    <w:rsid w:val="009053B5"/>
    <w:rsid w:val="009059D6"/>
    <w:rsid w:val="00905D02"/>
    <w:rsid w:val="009060A4"/>
    <w:rsid w:val="00906B9A"/>
    <w:rsid w:val="00906DFE"/>
    <w:rsid w:val="0090709F"/>
    <w:rsid w:val="00907251"/>
    <w:rsid w:val="00907563"/>
    <w:rsid w:val="00907960"/>
    <w:rsid w:val="00907A09"/>
    <w:rsid w:val="00910060"/>
    <w:rsid w:val="0091063A"/>
    <w:rsid w:val="0091117D"/>
    <w:rsid w:val="0091119D"/>
    <w:rsid w:val="009112CE"/>
    <w:rsid w:val="0091153F"/>
    <w:rsid w:val="009117D6"/>
    <w:rsid w:val="00912162"/>
    <w:rsid w:val="0091255D"/>
    <w:rsid w:val="0091263B"/>
    <w:rsid w:val="00912DA4"/>
    <w:rsid w:val="00912DE0"/>
    <w:rsid w:val="0091387A"/>
    <w:rsid w:val="00913C79"/>
    <w:rsid w:val="0091476D"/>
    <w:rsid w:val="00914D6E"/>
    <w:rsid w:val="00914F7E"/>
    <w:rsid w:val="00915E6E"/>
    <w:rsid w:val="00915FF1"/>
    <w:rsid w:val="0091607C"/>
    <w:rsid w:val="009160F7"/>
    <w:rsid w:val="00916E8E"/>
    <w:rsid w:val="009177FD"/>
    <w:rsid w:val="00917825"/>
    <w:rsid w:val="00917A1C"/>
    <w:rsid w:val="00917D26"/>
    <w:rsid w:val="00920176"/>
    <w:rsid w:val="0092075E"/>
    <w:rsid w:val="00920918"/>
    <w:rsid w:val="00920E6D"/>
    <w:rsid w:val="00921A66"/>
    <w:rsid w:val="00921BF4"/>
    <w:rsid w:val="009224F6"/>
    <w:rsid w:val="00922F2C"/>
    <w:rsid w:val="0092374B"/>
    <w:rsid w:val="00923765"/>
    <w:rsid w:val="009238D8"/>
    <w:rsid w:val="00923EA7"/>
    <w:rsid w:val="00924685"/>
    <w:rsid w:val="00924B79"/>
    <w:rsid w:val="0092510B"/>
    <w:rsid w:val="009251B2"/>
    <w:rsid w:val="009253F6"/>
    <w:rsid w:val="00925D28"/>
    <w:rsid w:val="0092600C"/>
    <w:rsid w:val="00926D64"/>
    <w:rsid w:val="00927665"/>
    <w:rsid w:val="00930052"/>
    <w:rsid w:val="00930C66"/>
    <w:rsid w:val="00930CC2"/>
    <w:rsid w:val="00930DDE"/>
    <w:rsid w:val="00931901"/>
    <w:rsid w:val="00932228"/>
    <w:rsid w:val="0093241B"/>
    <w:rsid w:val="00932433"/>
    <w:rsid w:val="00932982"/>
    <w:rsid w:val="00932E64"/>
    <w:rsid w:val="00933045"/>
    <w:rsid w:val="0093320B"/>
    <w:rsid w:val="00933833"/>
    <w:rsid w:val="00933F27"/>
    <w:rsid w:val="00934271"/>
    <w:rsid w:val="00934C6B"/>
    <w:rsid w:val="009352C6"/>
    <w:rsid w:val="00935593"/>
    <w:rsid w:val="009357FB"/>
    <w:rsid w:val="0093588F"/>
    <w:rsid w:val="00935FEB"/>
    <w:rsid w:val="009367DA"/>
    <w:rsid w:val="009368F3"/>
    <w:rsid w:val="00936D77"/>
    <w:rsid w:val="00936DDD"/>
    <w:rsid w:val="00937347"/>
    <w:rsid w:val="00937487"/>
    <w:rsid w:val="009377F1"/>
    <w:rsid w:val="009403D3"/>
    <w:rsid w:val="00940ECF"/>
    <w:rsid w:val="00941249"/>
    <w:rsid w:val="00941455"/>
    <w:rsid w:val="009416A3"/>
    <w:rsid w:val="00941CB1"/>
    <w:rsid w:val="00941EB9"/>
    <w:rsid w:val="00941F11"/>
    <w:rsid w:val="00941F85"/>
    <w:rsid w:val="00941FA5"/>
    <w:rsid w:val="00941FA7"/>
    <w:rsid w:val="009420ED"/>
    <w:rsid w:val="00942491"/>
    <w:rsid w:val="00942793"/>
    <w:rsid w:val="00942A96"/>
    <w:rsid w:val="00942CDB"/>
    <w:rsid w:val="00942F74"/>
    <w:rsid w:val="00942FAD"/>
    <w:rsid w:val="0094381A"/>
    <w:rsid w:val="00943DFC"/>
    <w:rsid w:val="00943FCA"/>
    <w:rsid w:val="009442BF"/>
    <w:rsid w:val="009451ED"/>
    <w:rsid w:val="009456D5"/>
    <w:rsid w:val="009458F1"/>
    <w:rsid w:val="00945A5F"/>
    <w:rsid w:val="00945E40"/>
    <w:rsid w:val="00945E9A"/>
    <w:rsid w:val="00946013"/>
    <w:rsid w:val="00946573"/>
    <w:rsid w:val="0094693D"/>
    <w:rsid w:val="00946F40"/>
    <w:rsid w:val="009470E7"/>
    <w:rsid w:val="009472F9"/>
    <w:rsid w:val="009473CF"/>
    <w:rsid w:val="00947E2A"/>
    <w:rsid w:val="0095000C"/>
    <w:rsid w:val="009501E7"/>
    <w:rsid w:val="0095062F"/>
    <w:rsid w:val="009507E7"/>
    <w:rsid w:val="00950F66"/>
    <w:rsid w:val="0095225C"/>
    <w:rsid w:val="00952868"/>
    <w:rsid w:val="00952882"/>
    <w:rsid w:val="00952EE9"/>
    <w:rsid w:val="0095458C"/>
    <w:rsid w:val="0095503A"/>
    <w:rsid w:val="00955136"/>
    <w:rsid w:val="009551C0"/>
    <w:rsid w:val="0095524F"/>
    <w:rsid w:val="00955620"/>
    <w:rsid w:val="00955690"/>
    <w:rsid w:val="00955C02"/>
    <w:rsid w:val="00956706"/>
    <w:rsid w:val="00956BFD"/>
    <w:rsid w:val="00956F69"/>
    <w:rsid w:val="00957087"/>
    <w:rsid w:val="009570DB"/>
    <w:rsid w:val="00957550"/>
    <w:rsid w:val="009576D9"/>
    <w:rsid w:val="00957D95"/>
    <w:rsid w:val="009602AE"/>
    <w:rsid w:val="009603CB"/>
    <w:rsid w:val="00960863"/>
    <w:rsid w:val="00960EC0"/>
    <w:rsid w:val="00961202"/>
    <w:rsid w:val="00961985"/>
    <w:rsid w:val="00961BDE"/>
    <w:rsid w:val="00961D85"/>
    <w:rsid w:val="009626C5"/>
    <w:rsid w:val="009633B2"/>
    <w:rsid w:val="009635A3"/>
    <w:rsid w:val="009635A4"/>
    <w:rsid w:val="009652BF"/>
    <w:rsid w:val="00965E1E"/>
    <w:rsid w:val="009661A6"/>
    <w:rsid w:val="009662EE"/>
    <w:rsid w:val="00966577"/>
    <w:rsid w:val="009668B9"/>
    <w:rsid w:val="00966B7A"/>
    <w:rsid w:val="00967164"/>
    <w:rsid w:val="009675B6"/>
    <w:rsid w:val="009679F8"/>
    <w:rsid w:val="009702FD"/>
    <w:rsid w:val="00970694"/>
    <w:rsid w:val="00971256"/>
    <w:rsid w:val="0097158D"/>
    <w:rsid w:val="009717D6"/>
    <w:rsid w:val="00971DEE"/>
    <w:rsid w:val="009737E0"/>
    <w:rsid w:val="00973915"/>
    <w:rsid w:val="00973F38"/>
    <w:rsid w:val="0097492E"/>
    <w:rsid w:val="00974A5B"/>
    <w:rsid w:val="00974B04"/>
    <w:rsid w:val="00974EE1"/>
    <w:rsid w:val="0097586F"/>
    <w:rsid w:val="00975928"/>
    <w:rsid w:val="00975A0A"/>
    <w:rsid w:val="00975F84"/>
    <w:rsid w:val="009760BD"/>
    <w:rsid w:val="009762D0"/>
    <w:rsid w:val="0097666E"/>
    <w:rsid w:val="00976851"/>
    <w:rsid w:val="009768DF"/>
    <w:rsid w:val="009768EA"/>
    <w:rsid w:val="00976AA6"/>
    <w:rsid w:val="00976C4C"/>
    <w:rsid w:val="00977C00"/>
    <w:rsid w:val="00980378"/>
    <w:rsid w:val="00980ABF"/>
    <w:rsid w:val="00980CB5"/>
    <w:rsid w:val="00980EBB"/>
    <w:rsid w:val="00981B85"/>
    <w:rsid w:val="00981FD0"/>
    <w:rsid w:val="00982578"/>
    <w:rsid w:val="009826FB"/>
    <w:rsid w:val="009828C0"/>
    <w:rsid w:val="009828E9"/>
    <w:rsid w:val="00982E87"/>
    <w:rsid w:val="009832C8"/>
    <w:rsid w:val="009837B1"/>
    <w:rsid w:val="00983A59"/>
    <w:rsid w:val="00983C77"/>
    <w:rsid w:val="0098462C"/>
    <w:rsid w:val="00984C5A"/>
    <w:rsid w:val="009858CB"/>
    <w:rsid w:val="00985CB0"/>
    <w:rsid w:val="0098608F"/>
    <w:rsid w:val="00986225"/>
    <w:rsid w:val="0098682E"/>
    <w:rsid w:val="0098724C"/>
    <w:rsid w:val="00987BC6"/>
    <w:rsid w:val="00987D0D"/>
    <w:rsid w:val="009900FC"/>
    <w:rsid w:val="00990936"/>
    <w:rsid w:val="0099223A"/>
    <w:rsid w:val="009929A4"/>
    <w:rsid w:val="00993903"/>
    <w:rsid w:val="009947F3"/>
    <w:rsid w:val="009958E5"/>
    <w:rsid w:val="00995CE6"/>
    <w:rsid w:val="009967A7"/>
    <w:rsid w:val="009967E0"/>
    <w:rsid w:val="009968CF"/>
    <w:rsid w:val="009971FB"/>
    <w:rsid w:val="00997636"/>
    <w:rsid w:val="0099777F"/>
    <w:rsid w:val="009977DE"/>
    <w:rsid w:val="009A0515"/>
    <w:rsid w:val="009A06A7"/>
    <w:rsid w:val="009A18D6"/>
    <w:rsid w:val="009A2088"/>
    <w:rsid w:val="009A22A3"/>
    <w:rsid w:val="009A24F9"/>
    <w:rsid w:val="009A33D8"/>
    <w:rsid w:val="009A390A"/>
    <w:rsid w:val="009A410C"/>
    <w:rsid w:val="009A4566"/>
    <w:rsid w:val="009A46ED"/>
    <w:rsid w:val="009A476A"/>
    <w:rsid w:val="009A484A"/>
    <w:rsid w:val="009A4C66"/>
    <w:rsid w:val="009A4D3C"/>
    <w:rsid w:val="009A4DDD"/>
    <w:rsid w:val="009A5402"/>
    <w:rsid w:val="009A5D26"/>
    <w:rsid w:val="009A6415"/>
    <w:rsid w:val="009A68F4"/>
    <w:rsid w:val="009A6A10"/>
    <w:rsid w:val="009A6DF2"/>
    <w:rsid w:val="009B1805"/>
    <w:rsid w:val="009B210A"/>
    <w:rsid w:val="009B2293"/>
    <w:rsid w:val="009B38F7"/>
    <w:rsid w:val="009B3C3E"/>
    <w:rsid w:val="009B400E"/>
    <w:rsid w:val="009B46C6"/>
    <w:rsid w:val="009B4C2D"/>
    <w:rsid w:val="009B4F58"/>
    <w:rsid w:val="009B50E2"/>
    <w:rsid w:val="009B5A88"/>
    <w:rsid w:val="009B5CCC"/>
    <w:rsid w:val="009B5E5D"/>
    <w:rsid w:val="009B6EEF"/>
    <w:rsid w:val="009B7204"/>
    <w:rsid w:val="009B7525"/>
    <w:rsid w:val="009B777D"/>
    <w:rsid w:val="009B7D0C"/>
    <w:rsid w:val="009B7DF6"/>
    <w:rsid w:val="009C06A1"/>
    <w:rsid w:val="009C07E3"/>
    <w:rsid w:val="009C0EE4"/>
    <w:rsid w:val="009C1069"/>
    <w:rsid w:val="009C1236"/>
    <w:rsid w:val="009C1971"/>
    <w:rsid w:val="009C2B5E"/>
    <w:rsid w:val="009C2C4D"/>
    <w:rsid w:val="009C2CF4"/>
    <w:rsid w:val="009C32F9"/>
    <w:rsid w:val="009C331D"/>
    <w:rsid w:val="009C3886"/>
    <w:rsid w:val="009C3DC7"/>
    <w:rsid w:val="009C3F2A"/>
    <w:rsid w:val="009C452D"/>
    <w:rsid w:val="009C46EC"/>
    <w:rsid w:val="009C47A9"/>
    <w:rsid w:val="009C4891"/>
    <w:rsid w:val="009C4C41"/>
    <w:rsid w:val="009C4D4A"/>
    <w:rsid w:val="009C4E91"/>
    <w:rsid w:val="009C5BD0"/>
    <w:rsid w:val="009C5C2F"/>
    <w:rsid w:val="009C652B"/>
    <w:rsid w:val="009C67BD"/>
    <w:rsid w:val="009C6A22"/>
    <w:rsid w:val="009D026E"/>
    <w:rsid w:val="009D081A"/>
    <w:rsid w:val="009D0E8A"/>
    <w:rsid w:val="009D0FD4"/>
    <w:rsid w:val="009D10CD"/>
    <w:rsid w:val="009D16D0"/>
    <w:rsid w:val="009D1CB1"/>
    <w:rsid w:val="009D1F1E"/>
    <w:rsid w:val="009D279C"/>
    <w:rsid w:val="009D2F04"/>
    <w:rsid w:val="009D3360"/>
    <w:rsid w:val="009D35BA"/>
    <w:rsid w:val="009D38A5"/>
    <w:rsid w:val="009D43A4"/>
    <w:rsid w:val="009D4B04"/>
    <w:rsid w:val="009D4D92"/>
    <w:rsid w:val="009D56AE"/>
    <w:rsid w:val="009D64C3"/>
    <w:rsid w:val="009D6E52"/>
    <w:rsid w:val="009D6F5A"/>
    <w:rsid w:val="009D7480"/>
    <w:rsid w:val="009D751D"/>
    <w:rsid w:val="009D76F8"/>
    <w:rsid w:val="009D77EE"/>
    <w:rsid w:val="009D7BE1"/>
    <w:rsid w:val="009E105C"/>
    <w:rsid w:val="009E19F6"/>
    <w:rsid w:val="009E1E8B"/>
    <w:rsid w:val="009E2684"/>
    <w:rsid w:val="009E2BF9"/>
    <w:rsid w:val="009E2FB8"/>
    <w:rsid w:val="009E3FC1"/>
    <w:rsid w:val="009E3FDB"/>
    <w:rsid w:val="009E4567"/>
    <w:rsid w:val="009E5068"/>
    <w:rsid w:val="009E519A"/>
    <w:rsid w:val="009E55D3"/>
    <w:rsid w:val="009E5CDB"/>
    <w:rsid w:val="009E6908"/>
    <w:rsid w:val="009F0532"/>
    <w:rsid w:val="009F0601"/>
    <w:rsid w:val="009F0A7A"/>
    <w:rsid w:val="009F0DA4"/>
    <w:rsid w:val="009F1058"/>
    <w:rsid w:val="009F1929"/>
    <w:rsid w:val="009F1C64"/>
    <w:rsid w:val="009F2540"/>
    <w:rsid w:val="009F3212"/>
    <w:rsid w:val="009F37B8"/>
    <w:rsid w:val="009F394C"/>
    <w:rsid w:val="009F4401"/>
    <w:rsid w:val="009F488A"/>
    <w:rsid w:val="009F536A"/>
    <w:rsid w:val="009F5702"/>
    <w:rsid w:val="009F5704"/>
    <w:rsid w:val="009F5C72"/>
    <w:rsid w:val="009F61CF"/>
    <w:rsid w:val="009F6287"/>
    <w:rsid w:val="009F6392"/>
    <w:rsid w:val="009F64BF"/>
    <w:rsid w:val="009F657A"/>
    <w:rsid w:val="009F6608"/>
    <w:rsid w:val="009F66C3"/>
    <w:rsid w:val="009F7494"/>
    <w:rsid w:val="00A002F2"/>
    <w:rsid w:val="00A00435"/>
    <w:rsid w:val="00A00713"/>
    <w:rsid w:val="00A00845"/>
    <w:rsid w:val="00A00E5B"/>
    <w:rsid w:val="00A010A9"/>
    <w:rsid w:val="00A0125D"/>
    <w:rsid w:val="00A015EC"/>
    <w:rsid w:val="00A01912"/>
    <w:rsid w:val="00A02063"/>
    <w:rsid w:val="00A02075"/>
    <w:rsid w:val="00A0229E"/>
    <w:rsid w:val="00A02506"/>
    <w:rsid w:val="00A02D35"/>
    <w:rsid w:val="00A038F9"/>
    <w:rsid w:val="00A03BCF"/>
    <w:rsid w:val="00A03D12"/>
    <w:rsid w:val="00A0469B"/>
    <w:rsid w:val="00A0488E"/>
    <w:rsid w:val="00A0489F"/>
    <w:rsid w:val="00A049E7"/>
    <w:rsid w:val="00A05212"/>
    <w:rsid w:val="00A05391"/>
    <w:rsid w:val="00A05414"/>
    <w:rsid w:val="00A05D29"/>
    <w:rsid w:val="00A06484"/>
    <w:rsid w:val="00A068F1"/>
    <w:rsid w:val="00A06934"/>
    <w:rsid w:val="00A06EBC"/>
    <w:rsid w:val="00A07909"/>
    <w:rsid w:val="00A07EDC"/>
    <w:rsid w:val="00A07F2D"/>
    <w:rsid w:val="00A10959"/>
    <w:rsid w:val="00A1100E"/>
    <w:rsid w:val="00A11AC0"/>
    <w:rsid w:val="00A12084"/>
    <w:rsid w:val="00A12151"/>
    <w:rsid w:val="00A121D1"/>
    <w:rsid w:val="00A123FB"/>
    <w:rsid w:val="00A12D1A"/>
    <w:rsid w:val="00A12EE4"/>
    <w:rsid w:val="00A12F27"/>
    <w:rsid w:val="00A13133"/>
    <w:rsid w:val="00A13266"/>
    <w:rsid w:val="00A13DDE"/>
    <w:rsid w:val="00A13E86"/>
    <w:rsid w:val="00A13F62"/>
    <w:rsid w:val="00A140D1"/>
    <w:rsid w:val="00A144DC"/>
    <w:rsid w:val="00A147D5"/>
    <w:rsid w:val="00A14A5E"/>
    <w:rsid w:val="00A14B28"/>
    <w:rsid w:val="00A157C0"/>
    <w:rsid w:val="00A165A4"/>
    <w:rsid w:val="00A17120"/>
    <w:rsid w:val="00A173E2"/>
    <w:rsid w:val="00A175EA"/>
    <w:rsid w:val="00A176D7"/>
    <w:rsid w:val="00A17C97"/>
    <w:rsid w:val="00A17E98"/>
    <w:rsid w:val="00A2019B"/>
    <w:rsid w:val="00A205F9"/>
    <w:rsid w:val="00A21290"/>
    <w:rsid w:val="00A21AB1"/>
    <w:rsid w:val="00A21C8A"/>
    <w:rsid w:val="00A2242B"/>
    <w:rsid w:val="00A22439"/>
    <w:rsid w:val="00A227C6"/>
    <w:rsid w:val="00A228B8"/>
    <w:rsid w:val="00A22A8B"/>
    <w:rsid w:val="00A22F3F"/>
    <w:rsid w:val="00A23349"/>
    <w:rsid w:val="00A234B0"/>
    <w:rsid w:val="00A2363A"/>
    <w:rsid w:val="00A237F4"/>
    <w:rsid w:val="00A23DCC"/>
    <w:rsid w:val="00A2497A"/>
    <w:rsid w:val="00A24A35"/>
    <w:rsid w:val="00A24E91"/>
    <w:rsid w:val="00A251AD"/>
    <w:rsid w:val="00A254FC"/>
    <w:rsid w:val="00A25543"/>
    <w:rsid w:val="00A25BE4"/>
    <w:rsid w:val="00A25E8A"/>
    <w:rsid w:val="00A261EB"/>
    <w:rsid w:val="00A26304"/>
    <w:rsid w:val="00A26566"/>
    <w:rsid w:val="00A26DDD"/>
    <w:rsid w:val="00A26FFF"/>
    <w:rsid w:val="00A27E1D"/>
    <w:rsid w:val="00A301A4"/>
    <w:rsid w:val="00A30CDA"/>
    <w:rsid w:val="00A31344"/>
    <w:rsid w:val="00A313A7"/>
    <w:rsid w:val="00A31465"/>
    <w:rsid w:val="00A3157B"/>
    <w:rsid w:val="00A31B0C"/>
    <w:rsid w:val="00A3298B"/>
    <w:rsid w:val="00A33364"/>
    <w:rsid w:val="00A3345C"/>
    <w:rsid w:val="00A335F2"/>
    <w:rsid w:val="00A3364B"/>
    <w:rsid w:val="00A337FD"/>
    <w:rsid w:val="00A33A9D"/>
    <w:rsid w:val="00A34359"/>
    <w:rsid w:val="00A343CE"/>
    <w:rsid w:val="00A3457F"/>
    <w:rsid w:val="00A34692"/>
    <w:rsid w:val="00A34CE0"/>
    <w:rsid w:val="00A34D1B"/>
    <w:rsid w:val="00A34D7A"/>
    <w:rsid w:val="00A35079"/>
    <w:rsid w:val="00A351D7"/>
    <w:rsid w:val="00A35365"/>
    <w:rsid w:val="00A358BE"/>
    <w:rsid w:val="00A372A1"/>
    <w:rsid w:val="00A372EF"/>
    <w:rsid w:val="00A3756C"/>
    <w:rsid w:val="00A375B1"/>
    <w:rsid w:val="00A375EC"/>
    <w:rsid w:val="00A379D1"/>
    <w:rsid w:val="00A37C29"/>
    <w:rsid w:val="00A41829"/>
    <w:rsid w:val="00A424A3"/>
    <w:rsid w:val="00A42599"/>
    <w:rsid w:val="00A428DF"/>
    <w:rsid w:val="00A42BEB"/>
    <w:rsid w:val="00A42FCE"/>
    <w:rsid w:val="00A4359D"/>
    <w:rsid w:val="00A43C3B"/>
    <w:rsid w:val="00A44367"/>
    <w:rsid w:val="00A44A1E"/>
    <w:rsid w:val="00A450F7"/>
    <w:rsid w:val="00A4526C"/>
    <w:rsid w:val="00A46769"/>
    <w:rsid w:val="00A46B6E"/>
    <w:rsid w:val="00A46E81"/>
    <w:rsid w:val="00A46EE1"/>
    <w:rsid w:val="00A474F4"/>
    <w:rsid w:val="00A476C2"/>
    <w:rsid w:val="00A479A7"/>
    <w:rsid w:val="00A47FBB"/>
    <w:rsid w:val="00A5011E"/>
    <w:rsid w:val="00A502CB"/>
    <w:rsid w:val="00A50519"/>
    <w:rsid w:val="00A50774"/>
    <w:rsid w:val="00A508F8"/>
    <w:rsid w:val="00A509D9"/>
    <w:rsid w:val="00A50D98"/>
    <w:rsid w:val="00A50DAD"/>
    <w:rsid w:val="00A50FA3"/>
    <w:rsid w:val="00A5173E"/>
    <w:rsid w:val="00A521A7"/>
    <w:rsid w:val="00A5278A"/>
    <w:rsid w:val="00A5323B"/>
    <w:rsid w:val="00A53316"/>
    <w:rsid w:val="00A537C6"/>
    <w:rsid w:val="00A53A2A"/>
    <w:rsid w:val="00A5429F"/>
    <w:rsid w:val="00A54B26"/>
    <w:rsid w:val="00A55493"/>
    <w:rsid w:val="00A55A06"/>
    <w:rsid w:val="00A55A36"/>
    <w:rsid w:val="00A55FB0"/>
    <w:rsid w:val="00A5640B"/>
    <w:rsid w:val="00A56833"/>
    <w:rsid w:val="00A5693C"/>
    <w:rsid w:val="00A56BA4"/>
    <w:rsid w:val="00A56BCB"/>
    <w:rsid w:val="00A57537"/>
    <w:rsid w:val="00A57DB2"/>
    <w:rsid w:val="00A611E1"/>
    <w:rsid w:val="00A61735"/>
    <w:rsid w:val="00A61C64"/>
    <w:rsid w:val="00A61EA9"/>
    <w:rsid w:val="00A61FA2"/>
    <w:rsid w:val="00A62E08"/>
    <w:rsid w:val="00A62EE0"/>
    <w:rsid w:val="00A634DF"/>
    <w:rsid w:val="00A638F3"/>
    <w:rsid w:val="00A63B0A"/>
    <w:rsid w:val="00A63B5D"/>
    <w:rsid w:val="00A63D4F"/>
    <w:rsid w:val="00A63DC3"/>
    <w:rsid w:val="00A65008"/>
    <w:rsid w:val="00A65086"/>
    <w:rsid w:val="00A6575E"/>
    <w:rsid w:val="00A65A73"/>
    <w:rsid w:val="00A65D95"/>
    <w:rsid w:val="00A65F66"/>
    <w:rsid w:val="00A65F86"/>
    <w:rsid w:val="00A663EE"/>
    <w:rsid w:val="00A66536"/>
    <w:rsid w:val="00A6744E"/>
    <w:rsid w:val="00A677AD"/>
    <w:rsid w:val="00A67973"/>
    <w:rsid w:val="00A67D5F"/>
    <w:rsid w:val="00A705F5"/>
    <w:rsid w:val="00A70B69"/>
    <w:rsid w:val="00A71151"/>
    <w:rsid w:val="00A722CC"/>
    <w:rsid w:val="00A726DA"/>
    <w:rsid w:val="00A728AB"/>
    <w:rsid w:val="00A7319D"/>
    <w:rsid w:val="00A7350C"/>
    <w:rsid w:val="00A736A0"/>
    <w:rsid w:val="00A736A9"/>
    <w:rsid w:val="00A736AD"/>
    <w:rsid w:val="00A73C98"/>
    <w:rsid w:val="00A74039"/>
    <w:rsid w:val="00A741BA"/>
    <w:rsid w:val="00A74550"/>
    <w:rsid w:val="00A74652"/>
    <w:rsid w:val="00A747D2"/>
    <w:rsid w:val="00A74F41"/>
    <w:rsid w:val="00A757AF"/>
    <w:rsid w:val="00A75E93"/>
    <w:rsid w:val="00A765D6"/>
    <w:rsid w:val="00A76796"/>
    <w:rsid w:val="00A768E5"/>
    <w:rsid w:val="00A77157"/>
    <w:rsid w:val="00A77A13"/>
    <w:rsid w:val="00A77B3E"/>
    <w:rsid w:val="00A77EB7"/>
    <w:rsid w:val="00A80CDB"/>
    <w:rsid w:val="00A80CF8"/>
    <w:rsid w:val="00A81495"/>
    <w:rsid w:val="00A8183C"/>
    <w:rsid w:val="00A819EB"/>
    <w:rsid w:val="00A82A0D"/>
    <w:rsid w:val="00A82B92"/>
    <w:rsid w:val="00A838E7"/>
    <w:rsid w:val="00A83EC8"/>
    <w:rsid w:val="00A84BCB"/>
    <w:rsid w:val="00A8560A"/>
    <w:rsid w:val="00A85AC8"/>
    <w:rsid w:val="00A85DE1"/>
    <w:rsid w:val="00A85FEB"/>
    <w:rsid w:val="00A86733"/>
    <w:rsid w:val="00A86E92"/>
    <w:rsid w:val="00A8745B"/>
    <w:rsid w:val="00A8789E"/>
    <w:rsid w:val="00A878D0"/>
    <w:rsid w:val="00A87CAA"/>
    <w:rsid w:val="00A902E4"/>
    <w:rsid w:val="00A90C2E"/>
    <w:rsid w:val="00A90E29"/>
    <w:rsid w:val="00A90EC4"/>
    <w:rsid w:val="00A912B7"/>
    <w:rsid w:val="00A91440"/>
    <w:rsid w:val="00A914E9"/>
    <w:rsid w:val="00A91B58"/>
    <w:rsid w:val="00A91D3C"/>
    <w:rsid w:val="00A92245"/>
    <w:rsid w:val="00A926AD"/>
    <w:rsid w:val="00A92AC7"/>
    <w:rsid w:val="00A92D70"/>
    <w:rsid w:val="00A932CC"/>
    <w:rsid w:val="00A93685"/>
    <w:rsid w:val="00A936C1"/>
    <w:rsid w:val="00A9371B"/>
    <w:rsid w:val="00A939E0"/>
    <w:rsid w:val="00A93D6C"/>
    <w:rsid w:val="00A93E03"/>
    <w:rsid w:val="00A93E4D"/>
    <w:rsid w:val="00A93FF1"/>
    <w:rsid w:val="00A94747"/>
    <w:rsid w:val="00A95197"/>
    <w:rsid w:val="00A952F2"/>
    <w:rsid w:val="00A95425"/>
    <w:rsid w:val="00A95923"/>
    <w:rsid w:val="00A959EC"/>
    <w:rsid w:val="00A95ECD"/>
    <w:rsid w:val="00A9610E"/>
    <w:rsid w:val="00A96AAE"/>
    <w:rsid w:val="00A96FBC"/>
    <w:rsid w:val="00A974EB"/>
    <w:rsid w:val="00A97569"/>
    <w:rsid w:val="00A97784"/>
    <w:rsid w:val="00A9786D"/>
    <w:rsid w:val="00A97F74"/>
    <w:rsid w:val="00AA116A"/>
    <w:rsid w:val="00AA15BF"/>
    <w:rsid w:val="00AA183E"/>
    <w:rsid w:val="00AA21A1"/>
    <w:rsid w:val="00AA2203"/>
    <w:rsid w:val="00AA23EC"/>
    <w:rsid w:val="00AA257D"/>
    <w:rsid w:val="00AA27F6"/>
    <w:rsid w:val="00AA2B97"/>
    <w:rsid w:val="00AA2E22"/>
    <w:rsid w:val="00AA3738"/>
    <w:rsid w:val="00AA3B14"/>
    <w:rsid w:val="00AA3ECF"/>
    <w:rsid w:val="00AA4129"/>
    <w:rsid w:val="00AA42DB"/>
    <w:rsid w:val="00AA45FB"/>
    <w:rsid w:val="00AA4D20"/>
    <w:rsid w:val="00AA5252"/>
    <w:rsid w:val="00AA5348"/>
    <w:rsid w:val="00AA611B"/>
    <w:rsid w:val="00AA6145"/>
    <w:rsid w:val="00AA6359"/>
    <w:rsid w:val="00AA6A61"/>
    <w:rsid w:val="00AA6B72"/>
    <w:rsid w:val="00AA7A4C"/>
    <w:rsid w:val="00AA7AB8"/>
    <w:rsid w:val="00AA7EC7"/>
    <w:rsid w:val="00AB020A"/>
    <w:rsid w:val="00AB04A9"/>
    <w:rsid w:val="00AB0748"/>
    <w:rsid w:val="00AB1138"/>
    <w:rsid w:val="00AB1254"/>
    <w:rsid w:val="00AB17C7"/>
    <w:rsid w:val="00AB1892"/>
    <w:rsid w:val="00AB248A"/>
    <w:rsid w:val="00AB27F3"/>
    <w:rsid w:val="00AB46A3"/>
    <w:rsid w:val="00AB46EF"/>
    <w:rsid w:val="00AB4704"/>
    <w:rsid w:val="00AB47F4"/>
    <w:rsid w:val="00AB4F55"/>
    <w:rsid w:val="00AB5101"/>
    <w:rsid w:val="00AB52D5"/>
    <w:rsid w:val="00AB5E09"/>
    <w:rsid w:val="00AB64D9"/>
    <w:rsid w:val="00AB651B"/>
    <w:rsid w:val="00AB6520"/>
    <w:rsid w:val="00AB6694"/>
    <w:rsid w:val="00AB7634"/>
    <w:rsid w:val="00AB76FA"/>
    <w:rsid w:val="00AB78A1"/>
    <w:rsid w:val="00AB7BDC"/>
    <w:rsid w:val="00AB7D40"/>
    <w:rsid w:val="00AB7EF1"/>
    <w:rsid w:val="00AC085C"/>
    <w:rsid w:val="00AC0865"/>
    <w:rsid w:val="00AC0E81"/>
    <w:rsid w:val="00AC0F28"/>
    <w:rsid w:val="00AC10AF"/>
    <w:rsid w:val="00AC1651"/>
    <w:rsid w:val="00AC16FC"/>
    <w:rsid w:val="00AC24B8"/>
    <w:rsid w:val="00AC2A5C"/>
    <w:rsid w:val="00AC2AAE"/>
    <w:rsid w:val="00AC2D6D"/>
    <w:rsid w:val="00AC3880"/>
    <w:rsid w:val="00AC3A28"/>
    <w:rsid w:val="00AC423C"/>
    <w:rsid w:val="00AC4374"/>
    <w:rsid w:val="00AC4443"/>
    <w:rsid w:val="00AC4E96"/>
    <w:rsid w:val="00AC522C"/>
    <w:rsid w:val="00AC57E5"/>
    <w:rsid w:val="00AC5953"/>
    <w:rsid w:val="00AC5B08"/>
    <w:rsid w:val="00AC5B41"/>
    <w:rsid w:val="00AC5C2E"/>
    <w:rsid w:val="00AC6608"/>
    <w:rsid w:val="00AC683C"/>
    <w:rsid w:val="00AC699B"/>
    <w:rsid w:val="00AC6AE2"/>
    <w:rsid w:val="00AC6AED"/>
    <w:rsid w:val="00AC6F19"/>
    <w:rsid w:val="00AC700D"/>
    <w:rsid w:val="00AC787C"/>
    <w:rsid w:val="00AD1091"/>
    <w:rsid w:val="00AD11A5"/>
    <w:rsid w:val="00AD136F"/>
    <w:rsid w:val="00AD25A0"/>
    <w:rsid w:val="00AD28E6"/>
    <w:rsid w:val="00AD2A20"/>
    <w:rsid w:val="00AD2CD9"/>
    <w:rsid w:val="00AD2D03"/>
    <w:rsid w:val="00AD2D60"/>
    <w:rsid w:val="00AD2E11"/>
    <w:rsid w:val="00AD2E60"/>
    <w:rsid w:val="00AD4084"/>
    <w:rsid w:val="00AD47C3"/>
    <w:rsid w:val="00AD50FB"/>
    <w:rsid w:val="00AD5572"/>
    <w:rsid w:val="00AD654C"/>
    <w:rsid w:val="00AD6A22"/>
    <w:rsid w:val="00AD6C44"/>
    <w:rsid w:val="00AD700C"/>
    <w:rsid w:val="00AD72FD"/>
    <w:rsid w:val="00AD74DB"/>
    <w:rsid w:val="00AD76B8"/>
    <w:rsid w:val="00AD7C1F"/>
    <w:rsid w:val="00AE06F2"/>
    <w:rsid w:val="00AE08EA"/>
    <w:rsid w:val="00AE0C76"/>
    <w:rsid w:val="00AE1362"/>
    <w:rsid w:val="00AE168F"/>
    <w:rsid w:val="00AE16D7"/>
    <w:rsid w:val="00AE192D"/>
    <w:rsid w:val="00AE1BB8"/>
    <w:rsid w:val="00AE1DE5"/>
    <w:rsid w:val="00AE22EE"/>
    <w:rsid w:val="00AE234B"/>
    <w:rsid w:val="00AE2CF2"/>
    <w:rsid w:val="00AE31F0"/>
    <w:rsid w:val="00AE3445"/>
    <w:rsid w:val="00AE3B3F"/>
    <w:rsid w:val="00AE3E51"/>
    <w:rsid w:val="00AE4073"/>
    <w:rsid w:val="00AE41CD"/>
    <w:rsid w:val="00AE4240"/>
    <w:rsid w:val="00AE4354"/>
    <w:rsid w:val="00AE43AA"/>
    <w:rsid w:val="00AE45AD"/>
    <w:rsid w:val="00AE4B3D"/>
    <w:rsid w:val="00AE4BCA"/>
    <w:rsid w:val="00AE4C3A"/>
    <w:rsid w:val="00AE536E"/>
    <w:rsid w:val="00AE5E46"/>
    <w:rsid w:val="00AE6092"/>
    <w:rsid w:val="00AE6BCC"/>
    <w:rsid w:val="00AE6D90"/>
    <w:rsid w:val="00AE6E2C"/>
    <w:rsid w:val="00AE70A3"/>
    <w:rsid w:val="00AE7348"/>
    <w:rsid w:val="00AE7622"/>
    <w:rsid w:val="00AE7BA3"/>
    <w:rsid w:val="00AE7BA9"/>
    <w:rsid w:val="00AE7EE3"/>
    <w:rsid w:val="00AE7FC9"/>
    <w:rsid w:val="00AF0455"/>
    <w:rsid w:val="00AF0FD1"/>
    <w:rsid w:val="00AF112A"/>
    <w:rsid w:val="00AF17A3"/>
    <w:rsid w:val="00AF1C98"/>
    <w:rsid w:val="00AF2158"/>
    <w:rsid w:val="00AF276A"/>
    <w:rsid w:val="00AF2BA8"/>
    <w:rsid w:val="00AF2E47"/>
    <w:rsid w:val="00AF33A6"/>
    <w:rsid w:val="00AF33B4"/>
    <w:rsid w:val="00AF3653"/>
    <w:rsid w:val="00AF3713"/>
    <w:rsid w:val="00AF3767"/>
    <w:rsid w:val="00AF3C9E"/>
    <w:rsid w:val="00AF46CA"/>
    <w:rsid w:val="00AF46E7"/>
    <w:rsid w:val="00AF5080"/>
    <w:rsid w:val="00AF52EE"/>
    <w:rsid w:val="00AF590C"/>
    <w:rsid w:val="00AF59BF"/>
    <w:rsid w:val="00AF6684"/>
    <w:rsid w:val="00AF6841"/>
    <w:rsid w:val="00AF739D"/>
    <w:rsid w:val="00AF75B0"/>
    <w:rsid w:val="00AF7A4E"/>
    <w:rsid w:val="00AF7AF6"/>
    <w:rsid w:val="00AF7C40"/>
    <w:rsid w:val="00B0015A"/>
    <w:rsid w:val="00B00406"/>
    <w:rsid w:val="00B0086C"/>
    <w:rsid w:val="00B00F5B"/>
    <w:rsid w:val="00B0184A"/>
    <w:rsid w:val="00B0190A"/>
    <w:rsid w:val="00B01A33"/>
    <w:rsid w:val="00B02208"/>
    <w:rsid w:val="00B0241F"/>
    <w:rsid w:val="00B02AA1"/>
    <w:rsid w:val="00B02BBD"/>
    <w:rsid w:val="00B02C51"/>
    <w:rsid w:val="00B03502"/>
    <w:rsid w:val="00B035D0"/>
    <w:rsid w:val="00B0398B"/>
    <w:rsid w:val="00B04115"/>
    <w:rsid w:val="00B0447E"/>
    <w:rsid w:val="00B04588"/>
    <w:rsid w:val="00B04B93"/>
    <w:rsid w:val="00B04CD7"/>
    <w:rsid w:val="00B050EC"/>
    <w:rsid w:val="00B05313"/>
    <w:rsid w:val="00B053C4"/>
    <w:rsid w:val="00B069F7"/>
    <w:rsid w:val="00B06CE1"/>
    <w:rsid w:val="00B073F5"/>
    <w:rsid w:val="00B077C7"/>
    <w:rsid w:val="00B106D2"/>
    <w:rsid w:val="00B10EA4"/>
    <w:rsid w:val="00B114B9"/>
    <w:rsid w:val="00B115F7"/>
    <w:rsid w:val="00B11BE1"/>
    <w:rsid w:val="00B11F5B"/>
    <w:rsid w:val="00B120C0"/>
    <w:rsid w:val="00B125EC"/>
    <w:rsid w:val="00B12801"/>
    <w:rsid w:val="00B12F48"/>
    <w:rsid w:val="00B131CD"/>
    <w:rsid w:val="00B1378A"/>
    <w:rsid w:val="00B1478B"/>
    <w:rsid w:val="00B14B0D"/>
    <w:rsid w:val="00B15151"/>
    <w:rsid w:val="00B15569"/>
    <w:rsid w:val="00B15AD4"/>
    <w:rsid w:val="00B16211"/>
    <w:rsid w:val="00B16BE8"/>
    <w:rsid w:val="00B1729B"/>
    <w:rsid w:val="00B1765A"/>
    <w:rsid w:val="00B17929"/>
    <w:rsid w:val="00B17B15"/>
    <w:rsid w:val="00B17BA2"/>
    <w:rsid w:val="00B17DA8"/>
    <w:rsid w:val="00B206BB"/>
    <w:rsid w:val="00B2096F"/>
    <w:rsid w:val="00B209B9"/>
    <w:rsid w:val="00B21388"/>
    <w:rsid w:val="00B226B3"/>
    <w:rsid w:val="00B2276C"/>
    <w:rsid w:val="00B227B0"/>
    <w:rsid w:val="00B22961"/>
    <w:rsid w:val="00B22FE8"/>
    <w:rsid w:val="00B237F6"/>
    <w:rsid w:val="00B24057"/>
    <w:rsid w:val="00B24088"/>
    <w:rsid w:val="00B24146"/>
    <w:rsid w:val="00B24401"/>
    <w:rsid w:val="00B26C36"/>
    <w:rsid w:val="00B26D25"/>
    <w:rsid w:val="00B302EF"/>
    <w:rsid w:val="00B30A04"/>
    <w:rsid w:val="00B30F92"/>
    <w:rsid w:val="00B31290"/>
    <w:rsid w:val="00B32628"/>
    <w:rsid w:val="00B32967"/>
    <w:rsid w:val="00B32A74"/>
    <w:rsid w:val="00B32D94"/>
    <w:rsid w:val="00B3365D"/>
    <w:rsid w:val="00B34249"/>
    <w:rsid w:val="00B347ED"/>
    <w:rsid w:val="00B34C8C"/>
    <w:rsid w:val="00B34D5D"/>
    <w:rsid w:val="00B34F69"/>
    <w:rsid w:val="00B3537D"/>
    <w:rsid w:val="00B3560A"/>
    <w:rsid w:val="00B35688"/>
    <w:rsid w:val="00B35991"/>
    <w:rsid w:val="00B35C35"/>
    <w:rsid w:val="00B35D06"/>
    <w:rsid w:val="00B360A3"/>
    <w:rsid w:val="00B36726"/>
    <w:rsid w:val="00B36793"/>
    <w:rsid w:val="00B369EA"/>
    <w:rsid w:val="00B36BDA"/>
    <w:rsid w:val="00B36E77"/>
    <w:rsid w:val="00B3721D"/>
    <w:rsid w:val="00B372A0"/>
    <w:rsid w:val="00B37414"/>
    <w:rsid w:val="00B3746F"/>
    <w:rsid w:val="00B37657"/>
    <w:rsid w:val="00B37915"/>
    <w:rsid w:val="00B37BC9"/>
    <w:rsid w:val="00B37EEF"/>
    <w:rsid w:val="00B4040A"/>
    <w:rsid w:val="00B40862"/>
    <w:rsid w:val="00B40AAC"/>
    <w:rsid w:val="00B40B1D"/>
    <w:rsid w:val="00B40CB7"/>
    <w:rsid w:val="00B41713"/>
    <w:rsid w:val="00B41B25"/>
    <w:rsid w:val="00B41BF5"/>
    <w:rsid w:val="00B41CBA"/>
    <w:rsid w:val="00B423FE"/>
    <w:rsid w:val="00B43325"/>
    <w:rsid w:val="00B435F3"/>
    <w:rsid w:val="00B43EC5"/>
    <w:rsid w:val="00B443D8"/>
    <w:rsid w:val="00B44572"/>
    <w:rsid w:val="00B44955"/>
    <w:rsid w:val="00B450A8"/>
    <w:rsid w:val="00B452B0"/>
    <w:rsid w:val="00B45C60"/>
    <w:rsid w:val="00B45F7D"/>
    <w:rsid w:val="00B463AD"/>
    <w:rsid w:val="00B4708A"/>
    <w:rsid w:val="00B47379"/>
    <w:rsid w:val="00B476EB"/>
    <w:rsid w:val="00B477A8"/>
    <w:rsid w:val="00B505E5"/>
    <w:rsid w:val="00B50731"/>
    <w:rsid w:val="00B50931"/>
    <w:rsid w:val="00B51288"/>
    <w:rsid w:val="00B513BD"/>
    <w:rsid w:val="00B51838"/>
    <w:rsid w:val="00B51BF1"/>
    <w:rsid w:val="00B5212E"/>
    <w:rsid w:val="00B5291D"/>
    <w:rsid w:val="00B52B02"/>
    <w:rsid w:val="00B52D8A"/>
    <w:rsid w:val="00B53000"/>
    <w:rsid w:val="00B54457"/>
    <w:rsid w:val="00B54549"/>
    <w:rsid w:val="00B55184"/>
    <w:rsid w:val="00B5596D"/>
    <w:rsid w:val="00B559A3"/>
    <w:rsid w:val="00B55DCA"/>
    <w:rsid w:val="00B55E03"/>
    <w:rsid w:val="00B57078"/>
    <w:rsid w:val="00B5755E"/>
    <w:rsid w:val="00B577A0"/>
    <w:rsid w:val="00B57CA8"/>
    <w:rsid w:val="00B57D1A"/>
    <w:rsid w:val="00B60A4A"/>
    <w:rsid w:val="00B611BE"/>
    <w:rsid w:val="00B614C2"/>
    <w:rsid w:val="00B61754"/>
    <w:rsid w:val="00B61BD9"/>
    <w:rsid w:val="00B6205B"/>
    <w:rsid w:val="00B6276B"/>
    <w:rsid w:val="00B62A60"/>
    <w:rsid w:val="00B63513"/>
    <w:rsid w:val="00B63627"/>
    <w:rsid w:val="00B63849"/>
    <w:rsid w:val="00B6389F"/>
    <w:rsid w:val="00B63B82"/>
    <w:rsid w:val="00B646ED"/>
    <w:rsid w:val="00B64A91"/>
    <w:rsid w:val="00B651CB"/>
    <w:rsid w:val="00B651ED"/>
    <w:rsid w:val="00B65253"/>
    <w:rsid w:val="00B65487"/>
    <w:rsid w:val="00B65581"/>
    <w:rsid w:val="00B655D9"/>
    <w:rsid w:val="00B658EC"/>
    <w:rsid w:val="00B65B0A"/>
    <w:rsid w:val="00B65D8F"/>
    <w:rsid w:val="00B65E63"/>
    <w:rsid w:val="00B65ECD"/>
    <w:rsid w:val="00B660B9"/>
    <w:rsid w:val="00B662A5"/>
    <w:rsid w:val="00B66C12"/>
    <w:rsid w:val="00B66C98"/>
    <w:rsid w:val="00B672CC"/>
    <w:rsid w:val="00B6746D"/>
    <w:rsid w:val="00B67D42"/>
    <w:rsid w:val="00B703DD"/>
    <w:rsid w:val="00B70599"/>
    <w:rsid w:val="00B7082A"/>
    <w:rsid w:val="00B70CDF"/>
    <w:rsid w:val="00B70D88"/>
    <w:rsid w:val="00B72860"/>
    <w:rsid w:val="00B72EE3"/>
    <w:rsid w:val="00B7313C"/>
    <w:rsid w:val="00B733CD"/>
    <w:rsid w:val="00B73C84"/>
    <w:rsid w:val="00B73E67"/>
    <w:rsid w:val="00B74324"/>
    <w:rsid w:val="00B74376"/>
    <w:rsid w:val="00B74849"/>
    <w:rsid w:val="00B75428"/>
    <w:rsid w:val="00B766F6"/>
    <w:rsid w:val="00B76F2E"/>
    <w:rsid w:val="00B8079E"/>
    <w:rsid w:val="00B810D5"/>
    <w:rsid w:val="00B81685"/>
    <w:rsid w:val="00B81FAC"/>
    <w:rsid w:val="00B820B5"/>
    <w:rsid w:val="00B826E1"/>
    <w:rsid w:val="00B828EF"/>
    <w:rsid w:val="00B82AE6"/>
    <w:rsid w:val="00B834BB"/>
    <w:rsid w:val="00B83870"/>
    <w:rsid w:val="00B83DF5"/>
    <w:rsid w:val="00B84312"/>
    <w:rsid w:val="00B84E64"/>
    <w:rsid w:val="00B84E87"/>
    <w:rsid w:val="00B85E20"/>
    <w:rsid w:val="00B8675B"/>
    <w:rsid w:val="00B874CB"/>
    <w:rsid w:val="00B876BB"/>
    <w:rsid w:val="00B87717"/>
    <w:rsid w:val="00B87ABF"/>
    <w:rsid w:val="00B87C4B"/>
    <w:rsid w:val="00B90593"/>
    <w:rsid w:val="00B90B50"/>
    <w:rsid w:val="00B90F5F"/>
    <w:rsid w:val="00B912B7"/>
    <w:rsid w:val="00B91A3A"/>
    <w:rsid w:val="00B91C7D"/>
    <w:rsid w:val="00B921E4"/>
    <w:rsid w:val="00B927A3"/>
    <w:rsid w:val="00B927F5"/>
    <w:rsid w:val="00B92D2D"/>
    <w:rsid w:val="00B92F52"/>
    <w:rsid w:val="00B93763"/>
    <w:rsid w:val="00B93ADF"/>
    <w:rsid w:val="00B93F35"/>
    <w:rsid w:val="00B93FD4"/>
    <w:rsid w:val="00B94297"/>
    <w:rsid w:val="00B94CB6"/>
    <w:rsid w:val="00B94D66"/>
    <w:rsid w:val="00B951F2"/>
    <w:rsid w:val="00B9591D"/>
    <w:rsid w:val="00B9602A"/>
    <w:rsid w:val="00B9611F"/>
    <w:rsid w:val="00B963E1"/>
    <w:rsid w:val="00B965F4"/>
    <w:rsid w:val="00B96A25"/>
    <w:rsid w:val="00B97633"/>
    <w:rsid w:val="00B977C5"/>
    <w:rsid w:val="00B97A97"/>
    <w:rsid w:val="00B97F63"/>
    <w:rsid w:val="00BA0AC5"/>
    <w:rsid w:val="00BA123D"/>
    <w:rsid w:val="00BA12FF"/>
    <w:rsid w:val="00BA18A9"/>
    <w:rsid w:val="00BA1D57"/>
    <w:rsid w:val="00BA2268"/>
    <w:rsid w:val="00BA2535"/>
    <w:rsid w:val="00BA29BE"/>
    <w:rsid w:val="00BA2C33"/>
    <w:rsid w:val="00BA2E36"/>
    <w:rsid w:val="00BA333C"/>
    <w:rsid w:val="00BA33D9"/>
    <w:rsid w:val="00BA34A3"/>
    <w:rsid w:val="00BA34B9"/>
    <w:rsid w:val="00BA358B"/>
    <w:rsid w:val="00BA3BC7"/>
    <w:rsid w:val="00BA4FEA"/>
    <w:rsid w:val="00BA556B"/>
    <w:rsid w:val="00BA5C3C"/>
    <w:rsid w:val="00BA5D96"/>
    <w:rsid w:val="00BA648C"/>
    <w:rsid w:val="00BA6742"/>
    <w:rsid w:val="00BA6BE8"/>
    <w:rsid w:val="00BA708C"/>
    <w:rsid w:val="00BA7371"/>
    <w:rsid w:val="00BA7524"/>
    <w:rsid w:val="00BA7E3D"/>
    <w:rsid w:val="00BA7E5F"/>
    <w:rsid w:val="00BA7FA3"/>
    <w:rsid w:val="00BB0B39"/>
    <w:rsid w:val="00BB0DEB"/>
    <w:rsid w:val="00BB103E"/>
    <w:rsid w:val="00BB127B"/>
    <w:rsid w:val="00BB13D8"/>
    <w:rsid w:val="00BB14C8"/>
    <w:rsid w:val="00BB1775"/>
    <w:rsid w:val="00BB1EA9"/>
    <w:rsid w:val="00BB2364"/>
    <w:rsid w:val="00BB23F6"/>
    <w:rsid w:val="00BB2B34"/>
    <w:rsid w:val="00BB2B9F"/>
    <w:rsid w:val="00BB30CC"/>
    <w:rsid w:val="00BB38C2"/>
    <w:rsid w:val="00BB451B"/>
    <w:rsid w:val="00BB4565"/>
    <w:rsid w:val="00BB515B"/>
    <w:rsid w:val="00BB5514"/>
    <w:rsid w:val="00BB58F0"/>
    <w:rsid w:val="00BB686B"/>
    <w:rsid w:val="00BB69E1"/>
    <w:rsid w:val="00BB7671"/>
    <w:rsid w:val="00BB7CA2"/>
    <w:rsid w:val="00BB7F1B"/>
    <w:rsid w:val="00BC0253"/>
    <w:rsid w:val="00BC0268"/>
    <w:rsid w:val="00BC0358"/>
    <w:rsid w:val="00BC059E"/>
    <w:rsid w:val="00BC0EF4"/>
    <w:rsid w:val="00BC2281"/>
    <w:rsid w:val="00BC23E5"/>
    <w:rsid w:val="00BC2778"/>
    <w:rsid w:val="00BC3247"/>
    <w:rsid w:val="00BC3811"/>
    <w:rsid w:val="00BC3839"/>
    <w:rsid w:val="00BC40AC"/>
    <w:rsid w:val="00BC411C"/>
    <w:rsid w:val="00BC458A"/>
    <w:rsid w:val="00BC4872"/>
    <w:rsid w:val="00BC555E"/>
    <w:rsid w:val="00BC674D"/>
    <w:rsid w:val="00BC6B5B"/>
    <w:rsid w:val="00BC6C21"/>
    <w:rsid w:val="00BC6D0B"/>
    <w:rsid w:val="00BC6E28"/>
    <w:rsid w:val="00BC6E8B"/>
    <w:rsid w:val="00BC713F"/>
    <w:rsid w:val="00BC74D6"/>
    <w:rsid w:val="00BC7ED8"/>
    <w:rsid w:val="00BD00C7"/>
    <w:rsid w:val="00BD0396"/>
    <w:rsid w:val="00BD09F2"/>
    <w:rsid w:val="00BD0AD2"/>
    <w:rsid w:val="00BD0F20"/>
    <w:rsid w:val="00BD0F4E"/>
    <w:rsid w:val="00BD1412"/>
    <w:rsid w:val="00BD16DB"/>
    <w:rsid w:val="00BD22D9"/>
    <w:rsid w:val="00BD2702"/>
    <w:rsid w:val="00BD2B12"/>
    <w:rsid w:val="00BD2E78"/>
    <w:rsid w:val="00BD3055"/>
    <w:rsid w:val="00BD33CF"/>
    <w:rsid w:val="00BD3469"/>
    <w:rsid w:val="00BD34C4"/>
    <w:rsid w:val="00BD36E0"/>
    <w:rsid w:val="00BD3BB4"/>
    <w:rsid w:val="00BD3DAF"/>
    <w:rsid w:val="00BD3E83"/>
    <w:rsid w:val="00BD4646"/>
    <w:rsid w:val="00BD47DC"/>
    <w:rsid w:val="00BD53DC"/>
    <w:rsid w:val="00BD553F"/>
    <w:rsid w:val="00BD5A39"/>
    <w:rsid w:val="00BD5F8B"/>
    <w:rsid w:val="00BD6371"/>
    <w:rsid w:val="00BD6EA5"/>
    <w:rsid w:val="00BD70D5"/>
    <w:rsid w:val="00BD7884"/>
    <w:rsid w:val="00BE0595"/>
    <w:rsid w:val="00BE073C"/>
    <w:rsid w:val="00BE076A"/>
    <w:rsid w:val="00BE0CB7"/>
    <w:rsid w:val="00BE2C97"/>
    <w:rsid w:val="00BE3926"/>
    <w:rsid w:val="00BE3B15"/>
    <w:rsid w:val="00BE46D4"/>
    <w:rsid w:val="00BE54E5"/>
    <w:rsid w:val="00BE6357"/>
    <w:rsid w:val="00BE676C"/>
    <w:rsid w:val="00BF0250"/>
    <w:rsid w:val="00BF070E"/>
    <w:rsid w:val="00BF0828"/>
    <w:rsid w:val="00BF09EB"/>
    <w:rsid w:val="00BF0BDA"/>
    <w:rsid w:val="00BF0DB3"/>
    <w:rsid w:val="00BF1094"/>
    <w:rsid w:val="00BF12F0"/>
    <w:rsid w:val="00BF140D"/>
    <w:rsid w:val="00BF14B6"/>
    <w:rsid w:val="00BF186D"/>
    <w:rsid w:val="00BF1E71"/>
    <w:rsid w:val="00BF28FE"/>
    <w:rsid w:val="00BF2E4F"/>
    <w:rsid w:val="00BF2ECD"/>
    <w:rsid w:val="00BF315E"/>
    <w:rsid w:val="00BF32F1"/>
    <w:rsid w:val="00BF3623"/>
    <w:rsid w:val="00BF377F"/>
    <w:rsid w:val="00BF38A7"/>
    <w:rsid w:val="00BF3EC2"/>
    <w:rsid w:val="00BF4088"/>
    <w:rsid w:val="00BF4392"/>
    <w:rsid w:val="00BF44AF"/>
    <w:rsid w:val="00BF4FA7"/>
    <w:rsid w:val="00BF5D6C"/>
    <w:rsid w:val="00BF5F6A"/>
    <w:rsid w:val="00BF63E9"/>
    <w:rsid w:val="00BF6E0B"/>
    <w:rsid w:val="00BF6E93"/>
    <w:rsid w:val="00BF726D"/>
    <w:rsid w:val="00BF7FE0"/>
    <w:rsid w:val="00C0003F"/>
    <w:rsid w:val="00C002B5"/>
    <w:rsid w:val="00C00550"/>
    <w:rsid w:val="00C00562"/>
    <w:rsid w:val="00C00903"/>
    <w:rsid w:val="00C00D83"/>
    <w:rsid w:val="00C01054"/>
    <w:rsid w:val="00C0126C"/>
    <w:rsid w:val="00C01381"/>
    <w:rsid w:val="00C02143"/>
    <w:rsid w:val="00C0254D"/>
    <w:rsid w:val="00C0271A"/>
    <w:rsid w:val="00C02CB0"/>
    <w:rsid w:val="00C03413"/>
    <w:rsid w:val="00C0377C"/>
    <w:rsid w:val="00C03F38"/>
    <w:rsid w:val="00C040C4"/>
    <w:rsid w:val="00C04ADB"/>
    <w:rsid w:val="00C04C85"/>
    <w:rsid w:val="00C04DE9"/>
    <w:rsid w:val="00C04F03"/>
    <w:rsid w:val="00C05027"/>
    <w:rsid w:val="00C054A6"/>
    <w:rsid w:val="00C068C3"/>
    <w:rsid w:val="00C06997"/>
    <w:rsid w:val="00C07218"/>
    <w:rsid w:val="00C0730E"/>
    <w:rsid w:val="00C0732F"/>
    <w:rsid w:val="00C07398"/>
    <w:rsid w:val="00C073B0"/>
    <w:rsid w:val="00C074A7"/>
    <w:rsid w:val="00C079AC"/>
    <w:rsid w:val="00C07F10"/>
    <w:rsid w:val="00C1037F"/>
    <w:rsid w:val="00C104D9"/>
    <w:rsid w:val="00C10971"/>
    <w:rsid w:val="00C10FCE"/>
    <w:rsid w:val="00C11530"/>
    <w:rsid w:val="00C11649"/>
    <w:rsid w:val="00C117E9"/>
    <w:rsid w:val="00C11E29"/>
    <w:rsid w:val="00C12587"/>
    <w:rsid w:val="00C128F9"/>
    <w:rsid w:val="00C12C76"/>
    <w:rsid w:val="00C12DAF"/>
    <w:rsid w:val="00C131BB"/>
    <w:rsid w:val="00C13356"/>
    <w:rsid w:val="00C13820"/>
    <w:rsid w:val="00C1384B"/>
    <w:rsid w:val="00C14193"/>
    <w:rsid w:val="00C141AB"/>
    <w:rsid w:val="00C14A90"/>
    <w:rsid w:val="00C14DF1"/>
    <w:rsid w:val="00C15E40"/>
    <w:rsid w:val="00C160BA"/>
    <w:rsid w:val="00C1631B"/>
    <w:rsid w:val="00C164C1"/>
    <w:rsid w:val="00C169A8"/>
    <w:rsid w:val="00C16ED3"/>
    <w:rsid w:val="00C17220"/>
    <w:rsid w:val="00C175CB"/>
    <w:rsid w:val="00C17C6C"/>
    <w:rsid w:val="00C20369"/>
    <w:rsid w:val="00C207E3"/>
    <w:rsid w:val="00C20A76"/>
    <w:rsid w:val="00C20DFE"/>
    <w:rsid w:val="00C20F6D"/>
    <w:rsid w:val="00C21078"/>
    <w:rsid w:val="00C215E4"/>
    <w:rsid w:val="00C217B5"/>
    <w:rsid w:val="00C21DB6"/>
    <w:rsid w:val="00C21E2F"/>
    <w:rsid w:val="00C22726"/>
    <w:rsid w:val="00C22926"/>
    <w:rsid w:val="00C22CEF"/>
    <w:rsid w:val="00C22E87"/>
    <w:rsid w:val="00C236ED"/>
    <w:rsid w:val="00C237A7"/>
    <w:rsid w:val="00C23982"/>
    <w:rsid w:val="00C24110"/>
    <w:rsid w:val="00C24206"/>
    <w:rsid w:val="00C2444F"/>
    <w:rsid w:val="00C2526D"/>
    <w:rsid w:val="00C25E6D"/>
    <w:rsid w:val="00C25EDE"/>
    <w:rsid w:val="00C262AB"/>
    <w:rsid w:val="00C2643F"/>
    <w:rsid w:val="00C26583"/>
    <w:rsid w:val="00C26636"/>
    <w:rsid w:val="00C26642"/>
    <w:rsid w:val="00C270D2"/>
    <w:rsid w:val="00C279E4"/>
    <w:rsid w:val="00C27FE9"/>
    <w:rsid w:val="00C30389"/>
    <w:rsid w:val="00C30C32"/>
    <w:rsid w:val="00C31559"/>
    <w:rsid w:val="00C31726"/>
    <w:rsid w:val="00C31982"/>
    <w:rsid w:val="00C32047"/>
    <w:rsid w:val="00C32752"/>
    <w:rsid w:val="00C32904"/>
    <w:rsid w:val="00C32F18"/>
    <w:rsid w:val="00C330AD"/>
    <w:rsid w:val="00C33406"/>
    <w:rsid w:val="00C34058"/>
    <w:rsid w:val="00C345E2"/>
    <w:rsid w:val="00C34630"/>
    <w:rsid w:val="00C3483E"/>
    <w:rsid w:val="00C34E67"/>
    <w:rsid w:val="00C35085"/>
    <w:rsid w:val="00C355C5"/>
    <w:rsid w:val="00C35EE2"/>
    <w:rsid w:val="00C360F5"/>
    <w:rsid w:val="00C36454"/>
    <w:rsid w:val="00C36620"/>
    <w:rsid w:val="00C3669B"/>
    <w:rsid w:val="00C36B85"/>
    <w:rsid w:val="00C36CEB"/>
    <w:rsid w:val="00C370F9"/>
    <w:rsid w:val="00C37543"/>
    <w:rsid w:val="00C40422"/>
    <w:rsid w:val="00C405D1"/>
    <w:rsid w:val="00C40BFC"/>
    <w:rsid w:val="00C40C83"/>
    <w:rsid w:val="00C40E74"/>
    <w:rsid w:val="00C40F39"/>
    <w:rsid w:val="00C4124B"/>
    <w:rsid w:val="00C42480"/>
    <w:rsid w:val="00C4291F"/>
    <w:rsid w:val="00C43390"/>
    <w:rsid w:val="00C43D81"/>
    <w:rsid w:val="00C43FE8"/>
    <w:rsid w:val="00C44538"/>
    <w:rsid w:val="00C44594"/>
    <w:rsid w:val="00C4485C"/>
    <w:rsid w:val="00C44B02"/>
    <w:rsid w:val="00C44C2D"/>
    <w:rsid w:val="00C4560D"/>
    <w:rsid w:val="00C45DDD"/>
    <w:rsid w:val="00C46149"/>
    <w:rsid w:val="00C468B7"/>
    <w:rsid w:val="00C46A44"/>
    <w:rsid w:val="00C46D63"/>
    <w:rsid w:val="00C47289"/>
    <w:rsid w:val="00C478D6"/>
    <w:rsid w:val="00C47B23"/>
    <w:rsid w:val="00C5057B"/>
    <w:rsid w:val="00C5071F"/>
    <w:rsid w:val="00C51375"/>
    <w:rsid w:val="00C51592"/>
    <w:rsid w:val="00C522AD"/>
    <w:rsid w:val="00C52E6F"/>
    <w:rsid w:val="00C53BC0"/>
    <w:rsid w:val="00C544A0"/>
    <w:rsid w:val="00C5525A"/>
    <w:rsid w:val="00C55A3C"/>
    <w:rsid w:val="00C55A7D"/>
    <w:rsid w:val="00C55A7F"/>
    <w:rsid w:val="00C563AA"/>
    <w:rsid w:val="00C56410"/>
    <w:rsid w:val="00C56E3A"/>
    <w:rsid w:val="00C5788E"/>
    <w:rsid w:val="00C578D7"/>
    <w:rsid w:val="00C57D6A"/>
    <w:rsid w:val="00C57DA9"/>
    <w:rsid w:val="00C57E79"/>
    <w:rsid w:val="00C6086B"/>
    <w:rsid w:val="00C60B38"/>
    <w:rsid w:val="00C6105D"/>
    <w:rsid w:val="00C61736"/>
    <w:rsid w:val="00C61764"/>
    <w:rsid w:val="00C61CC0"/>
    <w:rsid w:val="00C61E3F"/>
    <w:rsid w:val="00C62F30"/>
    <w:rsid w:val="00C63BBD"/>
    <w:rsid w:val="00C63EC1"/>
    <w:rsid w:val="00C6415D"/>
    <w:rsid w:val="00C64A26"/>
    <w:rsid w:val="00C6589E"/>
    <w:rsid w:val="00C65A49"/>
    <w:rsid w:val="00C664EC"/>
    <w:rsid w:val="00C6669E"/>
    <w:rsid w:val="00C666E2"/>
    <w:rsid w:val="00C6694E"/>
    <w:rsid w:val="00C66B8D"/>
    <w:rsid w:val="00C674C4"/>
    <w:rsid w:val="00C67862"/>
    <w:rsid w:val="00C6799B"/>
    <w:rsid w:val="00C67E80"/>
    <w:rsid w:val="00C70387"/>
    <w:rsid w:val="00C7039B"/>
    <w:rsid w:val="00C70B9B"/>
    <w:rsid w:val="00C70FCB"/>
    <w:rsid w:val="00C719BA"/>
    <w:rsid w:val="00C71FAA"/>
    <w:rsid w:val="00C72595"/>
    <w:rsid w:val="00C72780"/>
    <w:rsid w:val="00C732B2"/>
    <w:rsid w:val="00C7374D"/>
    <w:rsid w:val="00C738AA"/>
    <w:rsid w:val="00C73A15"/>
    <w:rsid w:val="00C74041"/>
    <w:rsid w:val="00C7488E"/>
    <w:rsid w:val="00C74A3C"/>
    <w:rsid w:val="00C765DB"/>
    <w:rsid w:val="00C77074"/>
    <w:rsid w:val="00C779AE"/>
    <w:rsid w:val="00C77D50"/>
    <w:rsid w:val="00C8063F"/>
    <w:rsid w:val="00C829A7"/>
    <w:rsid w:val="00C82D65"/>
    <w:rsid w:val="00C82DDF"/>
    <w:rsid w:val="00C8374C"/>
    <w:rsid w:val="00C83964"/>
    <w:rsid w:val="00C842F2"/>
    <w:rsid w:val="00C84D22"/>
    <w:rsid w:val="00C84EAE"/>
    <w:rsid w:val="00C8512A"/>
    <w:rsid w:val="00C85875"/>
    <w:rsid w:val="00C85C0C"/>
    <w:rsid w:val="00C869E4"/>
    <w:rsid w:val="00C87920"/>
    <w:rsid w:val="00C8797A"/>
    <w:rsid w:val="00C90088"/>
    <w:rsid w:val="00C90522"/>
    <w:rsid w:val="00C90628"/>
    <w:rsid w:val="00C90808"/>
    <w:rsid w:val="00C90B65"/>
    <w:rsid w:val="00C90CBB"/>
    <w:rsid w:val="00C90EFA"/>
    <w:rsid w:val="00C90FEE"/>
    <w:rsid w:val="00C911BC"/>
    <w:rsid w:val="00C91917"/>
    <w:rsid w:val="00C91926"/>
    <w:rsid w:val="00C91D35"/>
    <w:rsid w:val="00C921B9"/>
    <w:rsid w:val="00C92258"/>
    <w:rsid w:val="00C9263A"/>
    <w:rsid w:val="00C92B44"/>
    <w:rsid w:val="00C938B1"/>
    <w:rsid w:val="00C938D1"/>
    <w:rsid w:val="00C93F7F"/>
    <w:rsid w:val="00C9448C"/>
    <w:rsid w:val="00C94A4F"/>
    <w:rsid w:val="00C94DB3"/>
    <w:rsid w:val="00C95564"/>
    <w:rsid w:val="00C956A6"/>
    <w:rsid w:val="00C95D39"/>
    <w:rsid w:val="00C95ED4"/>
    <w:rsid w:val="00C95EF0"/>
    <w:rsid w:val="00C95F6D"/>
    <w:rsid w:val="00C96461"/>
    <w:rsid w:val="00C966B4"/>
    <w:rsid w:val="00C96914"/>
    <w:rsid w:val="00C96C0D"/>
    <w:rsid w:val="00C96C74"/>
    <w:rsid w:val="00C97A3F"/>
    <w:rsid w:val="00C97A59"/>
    <w:rsid w:val="00C97F93"/>
    <w:rsid w:val="00CA02FC"/>
    <w:rsid w:val="00CA0AB8"/>
    <w:rsid w:val="00CA0B52"/>
    <w:rsid w:val="00CA1472"/>
    <w:rsid w:val="00CA15ED"/>
    <w:rsid w:val="00CA1910"/>
    <w:rsid w:val="00CA2A55"/>
    <w:rsid w:val="00CA2BBC"/>
    <w:rsid w:val="00CA2E89"/>
    <w:rsid w:val="00CA2FD3"/>
    <w:rsid w:val="00CA335F"/>
    <w:rsid w:val="00CA3535"/>
    <w:rsid w:val="00CA353C"/>
    <w:rsid w:val="00CA504B"/>
    <w:rsid w:val="00CA57FE"/>
    <w:rsid w:val="00CA5EC8"/>
    <w:rsid w:val="00CA60DC"/>
    <w:rsid w:val="00CA6C55"/>
    <w:rsid w:val="00CA7142"/>
    <w:rsid w:val="00CA76CE"/>
    <w:rsid w:val="00CA7B01"/>
    <w:rsid w:val="00CA7DAA"/>
    <w:rsid w:val="00CA7DFF"/>
    <w:rsid w:val="00CB0196"/>
    <w:rsid w:val="00CB0430"/>
    <w:rsid w:val="00CB101D"/>
    <w:rsid w:val="00CB12E8"/>
    <w:rsid w:val="00CB1329"/>
    <w:rsid w:val="00CB1690"/>
    <w:rsid w:val="00CB1907"/>
    <w:rsid w:val="00CB1C5B"/>
    <w:rsid w:val="00CB2146"/>
    <w:rsid w:val="00CB225B"/>
    <w:rsid w:val="00CB22CD"/>
    <w:rsid w:val="00CB2AD8"/>
    <w:rsid w:val="00CB31E7"/>
    <w:rsid w:val="00CB3A9C"/>
    <w:rsid w:val="00CB4576"/>
    <w:rsid w:val="00CB5578"/>
    <w:rsid w:val="00CB56DB"/>
    <w:rsid w:val="00CB56E8"/>
    <w:rsid w:val="00CB5D40"/>
    <w:rsid w:val="00CB5E7C"/>
    <w:rsid w:val="00CB64A3"/>
    <w:rsid w:val="00CB677E"/>
    <w:rsid w:val="00CB6850"/>
    <w:rsid w:val="00CB6874"/>
    <w:rsid w:val="00CB7067"/>
    <w:rsid w:val="00CB748B"/>
    <w:rsid w:val="00CB7593"/>
    <w:rsid w:val="00CC03CA"/>
    <w:rsid w:val="00CC0722"/>
    <w:rsid w:val="00CC0740"/>
    <w:rsid w:val="00CC08F9"/>
    <w:rsid w:val="00CC093A"/>
    <w:rsid w:val="00CC0C25"/>
    <w:rsid w:val="00CC1153"/>
    <w:rsid w:val="00CC14F4"/>
    <w:rsid w:val="00CC1FC7"/>
    <w:rsid w:val="00CC248F"/>
    <w:rsid w:val="00CC34BD"/>
    <w:rsid w:val="00CC3EE0"/>
    <w:rsid w:val="00CC4838"/>
    <w:rsid w:val="00CC4D48"/>
    <w:rsid w:val="00CC5A24"/>
    <w:rsid w:val="00CC5D00"/>
    <w:rsid w:val="00CC5D5A"/>
    <w:rsid w:val="00CC5F1D"/>
    <w:rsid w:val="00CC6409"/>
    <w:rsid w:val="00CC6CBE"/>
    <w:rsid w:val="00CC6D10"/>
    <w:rsid w:val="00CC6E4B"/>
    <w:rsid w:val="00CC7437"/>
    <w:rsid w:val="00CC78E1"/>
    <w:rsid w:val="00CC792F"/>
    <w:rsid w:val="00CC7A3C"/>
    <w:rsid w:val="00CC7D52"/>
    <w:rsid w:val="00CC7D9B"/>
    <w:rsid w:val="00CC7F63"/>
    <w:rsid w:val="00CC7FDA"/>
    <w:rsid w:val="00CD0039"/>
    <w:rsid w:val="00CD03D9"/>
    <w:rsid w:val="00CD0A29"/>
    <w:rsid w:val="00CD0B78"/>
    <w:rsid w:val="00CD0CCE"/>
    <w:rsid w:val="00CD0EBD"/>
    <w:rsid w:val="00CD218B"/>
    <w:rsid w:val="00CD32B8"/>
    <w:rsid w:val="00CD395C"/>
    <w:rsid w:val="00CD400B"/>
    <w:rsid w:val="00CD43BC"/>
    <w:rsid w:val="00CD517D"/>
    <w:rsid w:val="00CD5C10"/>
    <w:rsid w:val="00CD5F59"/>
    <w:rsid w:val="00CD6463"/>
    <w:rsid w:val="00CD656E"/>
    <w:rsid w:val="00CD6B09"/>
    <w:rsid w:val="00CD6E52"/>
    <w:rsid w:val="00CD6E6F"/>
    <w:rsid w:val="00CD7393"/>
    <w:rsid w:val="00CD7416"/>
    <w:rsid w:val="00CE020E"/>
    <w:rsid w:val="00CE0602"/>
    <w:rsid w:val="00CE172E"/>
    <w:rsid w:val="00CE185D"/>
    <w:rsid w:val="00CE1FA7"/>
    <w:rsid w:val="00CE22EA"/>
    <w:rsid w:val="00CE239D"/>
    <w:rsid w:val="00CE2558"/>
    <w:rsid w:val="00CE2BF1"/>
    <w:rsid w:val="00CE2C07"/>
    <w:rsid w:val="00CE3D23"/>
    <w:rsid w:val="00CE41D0"/>
    <w:rsid w:val="00CE4250"/>
    <w:rsid w:val="00CE45F2"/>
    <w:rsid w:val="00CE46DB"/>
    <w:rsid w:val="00CE46E9"/>
    <w:rsid w:val="00CE4CF0"/>
    <w:rsid w:val="00CE5556"/>
    <w:rsid w:val="00CE5CC7"/>
    <w:rsid w:val="00CE6064"/>
    <w:rsid w:val="00CE6747"/>
    <w:rsid w:val="00CE75F7"/>
    <w:rsid w:val="00CE795E"/>
    <w:rsid w:val="00CE79C2"/>
    <w:rsid w:val="00CE7B93"/>
    <w:rsid w:val="00CE7BB0"/>
    <w:rsid w:val="00CE7D6B"/>
    <w:rsid w:val="00CF01B1"/>
    <w:rsid w:val="00CF07D8"/>
    <w:rsid w:val="00CF150C"/>
    <w:rsid w:val="00CF16B5"/>
    <w:rsid w:val="00CF1AA7"/>
    <w:rsid w:val="00CF1C9D"/>
    <w:rsid w:val="00CF1D39"/>
    <w:rsid w:val="00CF2088"/>
    <w:rsid w:val="00CF20D6"/>
    <w:rsid w:val="00CF21E2"/>
    <w:rsid w:val="00CF2ED3"/>
    <w:rsid w:val="00CF362D"/>
    <w:rsid w:val="00CF3A3E"/>
    <w:rsid w:val="00CF4197"/>
    <w:rsid w:val="00CF420A"/>
    <w:rsid w:val="00CF4797"/>
    <w:rsid w:val="00CF48DE"/>
    <w:rsid w:val="00CF4C04"/>
    <w:rsid w:val="00CF4ED2"/>
    <w:rsid w:val="00CF5412"/>
    <w:rsid w:val="00CF5B72"/>
    <w:rsid w:val="00CF615C"/>
    <w:rsid w:val="00CF61D2"/>
    <w:rsid w:val="00CF6386"/>
    <w:rsid w:val="00CF646C"/>
    <w:rsid w:val="00CF6747"/>
    <w:rsid w:val="00CF6B92"/>
    <w:rsid w:val="00CF6C9B"/>
    <w:rsid w:val="00CF73A1"/>
    <w:rsid w:val="00D00507"/>
    <w:rsid w:val="00D00B0B"/>
    <w:rsid w:val="00D00D61"/>
    <w:rsid w:val="00D00F7A"/>
    <w:rsid w:val="00D01261"/>
    <w:rsid w:val="00D014AB"/>
    <w:rsid w:val="00D02093"/>
    <w:rsid w:val="00D02259"/>
    <w:rsid w:val="00D02762"/>
    <w:rsid w:val="00D0291A"/>
    <w:rsid w:val="00D029A7"/>
    <w:rsid w:val="00D029E7"/>
    <w:rsid w:val="00D02D97"/>
    <w:rsid w:val="00D03826"/>
    <w:rsid w:val="00D03846"/>
    <w:rsid w:val="00D03913"/>
    <w:rsid w:val="00D05A2F"/>
    <w:rsid w:val="00D05B2F"/>
    <w:rsid w:val="00D0605A"/>
    <w:rsid w:val="00D062A1"/>
    <w:rsid w:val="00D06A35"/>
    <w:rsid w:val="00D06F2C"/>
    <w:rsid w:val="00D06F41"/>
    <w:rsid w:val="00D07079"/>
    <w:rsid w:val="00D07E63"/>
    <w:rsid w:val="00D10D34"/>
    <w:rsid w:val="00D10FAA"/>
    <w:rsid w:val="00D11253"/>
    <w:rsid w:val="00D11617"/>
    <w:rsid w:val="00D116BA"/>
    <w:rsid w:val="00D122B1"/>
    <w:rsid w:val="00D1273A"/>
    <w:rsid w:val="00D127DA"/>
    <w:rsid w:val="00D13024"/>
    <w:rsid w:val="00D137BF"/>
    <w:rsid w:val="00D13E8C"/>
    <w:rsid w:val="00D14268"/>
    <w:rsid w:val="00D1475D"/>
    <w:rsid w:val="00D14B93"/>
    <w:rsid w:val="00D14F26"/>
    <w:rsid w:val="00D151D8"/>
    <w:rsid w:val="00D16145"/>
    <w:rsid w:val="00D16CB7"/>
    <w:rsid w:val="00D16DAA"/>
    <w:rsid w:val="00D16DFE"/>
    <w:rsid w:val="00D16E71"/>
    <w:rsid w:val="00D1786E"/>
    <w:rsid w:val="00D178B2"/>
    <w:rsid w:val="00D2019C"/>
    <w:rsid w:val="00D2021E"/>
    <w:rsid w:val="00D20FB1"/>
    <w:rsid w:val="00D21AC4"/>
    <w:rsid w:val="00D22430"/>
    <w:rsid w:val="00D2298B"/>
    <w:rsid w:val="00D22F71"/>
    <w:rsid w:val="00D22FEC"/>
    <w:rsid w:val="00D23037"/>
    <w:rsid w:val="00D234BF"/>
    <w:rsid w:val="00D23893"/>
    <w:rsid w:val="00D23BE5"/>
    <w:rsid w:val="00D241C3"/>
    <w:rsid w:val="00D241D1"/>
    <w:rsid w:val="00D2447D"/>
    <w:rsid w:val="00D248D4"/>
    <w:rsid w:val="00D24901"/>
    <w:rsid w:val="00D249B3"/>
    <w:rsid w:val="00D250FF"/>
    <w:rsid w:val="00D25274"/>
    <w:rsid w:val="00D254AB"/>
    <w:rsid w:val="00D2550E"/>
    <w:rsid w:val="00D2570F"/>
    <w:rsid w:val="00D2582B"/>
    <w:rsid w:val="00D25D69"/>
    <w:rsid w:val="00D26039"/>
    <w:rsid w:val="00D26068"/>
    <w:rsid w:val="00D260A9"/>
    <w:rsid w:val="00D26112"/>
    <w:rsid w:val="00D2661E"/>
    <w:rsid w:val="00D26F52"/>
    <w:rsid w:val="00D270EE"/>
    <w:rsid w:val="00D2717A"/>
    <w:rsid w:val="00D27183"/>
    <w:rsid w:val="00D27350"/>
    <w:rsid w:val="00D2753D"/>
    <w:rsid w:val="00D278ED"/>
    <w:rsid w:val="00D3042D"/>
    <w:rsid w:val="00D30B2D"/>
    <w:rsid w:val="00D310C6"/>
    <w:rsid w:val="00D31119"/>
    <w:rsid w:val="00D31BF8"/>
    <w:rsid w:val="00D32F5B"/>
    <w:rsid w:val="00D32F8A"/>
    <w:rsid w:val="00D3381F"/>
    <w:rsid w:val="00D33A46"/>
    <w:rsid w:val="00D340DB"/>
    <w:rsid w:val="00D344B4"/>
    <w:rsid w:val="00D34965"/>
    <w:rsid w:val="00D359AD"/>
    <w:rsid w:val="00D35F3C"/>
    <w:rsid w:val="00D35F91"/>
    <w:rsid w:val="00D3616C"/>
    <w:rsid w:val="00D36C3D"/>
    <w:rsid w:val="00D36EE9"/>
    <w:rsid w:val="00D37018"/>
    <w:rsid w:val="00D3707E"/>
    <w:rsid w:val="00D37D6F"/>
    <w:rsid w:val="00D4035E"/>
    <w:rsid w:val="00D40C7E"/>
    <w:rsid w:val="00D40CFC"/>
    <w:rsid w:val="00D41309"/>
    <w:rsid w:val="00D41D50"/>
    <w:rsid w:val="00D42085"/>
    <w:rsid w:val="00D4221B"/>
    <w:rsid w:val="00D4252E"/>
    <w:rsid w:val="00D427B6"/>
    <w:rsid w:val="00D438C6"/>
    <w:rsid w:val="00D43A36"/>
    <w:rsid w:val="00D43D2F"/>
    <w:rsid w:val="00D43F18"/>
    <w:rsid w:val="00D440A9"/>
    <w:rsid w:val="00D4414C"/>
    <w:rsid w:val="00D444C7"/>
    <w:rsid w:val="00D44A4F"/>
    <w:rsid w:val="00D44D6B"/>
    <w:rsid w:val="00D45166"/>
    <w:rsid w:val="00D45580"/>
    <w:rsid w:val="00D45E55"/>
    <w:rsid w:val="00D46D8C"/>
    <w:rsid w:val="00D46EBC"/>
    <w:rsid w:val="00D4761A"/>
    <w:rsid w:val="00D479BD"/>
    <w:rsid w:val="00D479EF"/>
    <w:rsid w:val="00D47A1D"/>
    <w:rsid w:val="00D47B98"/>
    <w:rsid w:val="00D47E1B"/>
    <w:rsid w:val="00D50259"/>
    <w:rsid w:val="00D505FB"/>
    <w:rsid w:val="00D509F0"/>
    <w:rsid w:val="00D50A67"/>
    <w:rsid w:val="00D50D66"/>
    <w:rsid w:val="00D50F17"/>
    <w:rsid w:val="00D51BC5"/>
    <w:rsid w:val="00D524AC"/>
    <w:rsid w:val="00D5285C"/>
    <w:rsid w:val="00D53218"/>
    <w:rsid w:val="00D5336C"/>
    <w:rsid w:val="00D53BC3"/>
    <w:rsid w:val="00D53BD8"/>
    <w:rsid w:val="00D53C0C"/>
    <w:rsid w:val="00D542CF"/>
    <w:rsid w:val="00D543FB"/>
    <w:rsid w:val="00D5478F"/>
    <w:rsid w:val="00D54C48"/>
    <w:rsid w:val="00D54EBF"/>
    <w:rsid w:val="00D55BB3"/>
    <w:rsid w:val="00D55C18"/>
    <w:rsid w:val="00D561B8"/>
    <w:rsid w:val="00D569EE"/>
    <w:rsid w:val="00D570E8"/>
    <w:rsid w:val="00D577E3"/>
    <w:rsid w:val="00D60014"/>
    <w:rsid w:val="00D60107"/>
    <w:rsid w:val="00D60264"/>
    <w:rsid w:val="00D60567"/>
    <w:rsid w:val="00D60ACA"/>
    <w:rsid w:val="00D60ACD"/>
    <w:rsid w:val="00D60CD9"/>
    <w:rsid w:val="00D60E87"/>
    <w:rsid w:val="00D61050"/>
    <w:rsid w:val="00D6114C"/>
    <w:rsid w:val="00D611F4"/>
    <w:rsid w:val="00D611F9"/>
    <w:rsid w:val="00D61533"/>
    <w:rsid w:val="00D618AC"/>
    <w:rsid w:val="00D618AE"/>
    <w:rsid w:val="00D618DA"/>
    <w:rsid w:val="00D61A0B"/>
    <w:rsid w:val="00D621F6"/>
    <w:rsid w:val="00D62426"/>
    <w:rsid w:val="00D62463"/>
    <w:rsid w:val="00D627C4"/>
    <w:rsid w:val="00D62CFA"/>
    <w:rsid w:val="00D62EEA"/>
    <w:rsid w:val="00D6320C"/>
    <w:rsid w:val="00D632CD"/>
    <w:rsid w:val="00D634FB"/>
    <w:rsid w:val="00D63C0B"/>
    <w:rsid w:val="00D641A7"/>
    <w:rsid w:val="00D64472"/>
    <w:rsid w:val="00D64A2C"/>
    <w:rsid w:val="00D64A46"/>
    <w:rsid w:val="00D65316"/>
    <w:rsid w:val="00D66580"/>
    <w:rsid w:val="00D66EF2"/>
    <w:rsid w:val="00D671CD"/>
    <w:rsid w:val="00D67442"/>
    <w:rsid w:val="00D6758C"/>
    <w:rsid w:val="00D677CA"/>
    <w:rsid w:val="00D67856"/>
    <w:rsid w:val="00D705A7"/>
    <w:rsid w:val="00D70D17"/>
    <w:rsid w:val="00D70E1A"/>
    <w:rsid w:val="00D70EAE"/>
    <w:rsid w:val="00D711DE"/>
    <w:rsid w:val="00D71916"/>
    <w:rsid w:val="00D719E6"/>
    <w:rsid w:val="00D71D03"/>
    <w:rsid w:val="00D721E1"/>
    <w:rsid w:val="00D7272A"/>
    <w:rsid w:val="00D729D0"/>
    <w:rsid w:val="00D7340F"/>
    <w:rsid w:val="00D73639"/>
    <w:rsid w:val="00D73CF5"/>
    <w:rsid w:val="00D73F88"/>
    <w:rsid w:val="00D74194"/>
    <w:rsid w:val="00D741D9"/>
    <w:rsid w:val="00D745D1"/>
    <w:rsid w:val="00D746F6"/>
    <w:rsid w:val="00D74D74"/>
    <w:rsid w:val="00D74EBE"/>
    <w:rsid w:val="00D752D9"/>
    <w:rsid w:val="00D766DB"/>
    <w:rsid w:val="00D76EC5"/>
    <w:rsid w:val="00D77385"/>
    <w:rsid w:val="00D7794C"/>
    <w:rsid w:val="00D77A4F"/>
    <w:rsid w:val="00D77DEE"/>
    <w:rsid w:val="00D77EA8"/>
    <w:rsid w:val="00D77F8D"/>
    <w:rsid w:val="00D801AA"/>
    <w:rsid w:val="00D80776"/>
    <w:rsid w:val="00D80972"/>
    <w:rsid w:val="00D80C4D"/>
    <w:rsid w:val="00D80FC1"/>
    <w:rsid w:val="00D81181"/>
    <w:rsid w:val="00D817C6"/>
    <w:rsid w:val="00D81AE9"/>
    <w:rsid w:val="00D81EF9"/>
    <w:rsid w:val="00D8247C"/>
    <w:rsid w:val="00D826F9"/>
    <w:rsid w:val="00D82FE2"/>
    <w:rsid w:val="00D830D0"/>
    <w:rsid w:val="00D83578"/>
    <w:rsid w:val="00D83B23"/>
    <w:rsid w:val="00D83D82"/>
    <w:rsid w:val="00D849FE"/>
    <w:rsid w:val="00D84C5D"/>
    <w:rsid w:val="00D8511A"/>
    <w:rsid w:val="00D858E4"/>
    <w:rsid w:val="00D85E60"/>
    <w:rsid w:val="00D86500"/>
    <w:rsid w:val="00D86C45"/>
    <w:rsid w:val="00D86CA1"/>
    <w:rsid w:val="00D86D55"/>
    <w:rsid w:val="00D877ED"/>
    <w:rsid w:val="00D87B8C"/>
    <w:rsid w:val="00D87CD7"/>
    <w:rsid w:val="00D90420"/>
    <w:rsid w:val="00D90922"/>
    <w:rsid w:val="00D90E60"/>
    <w:rsid w:val="00D9105E"/>
    <w:rsid w:val="00D913E9"/>
    <w:rsid w:val="00D91B24"/>
    <w:rsid w:val="00D91D0E"/>
    <w:rsid w:val="00D92558"/>
    <w:rsid w:val="00D92584"/>
    <w:rsid w:val="00D92E13"/>
    <w:rsid w:val="00D933DF"/>
    <w:rsid w:val="00D93506"/>
    <w:rsid w:val="00D94AC6"/>
    <w:rsid w:val="00D94CFF"/>
    <w:rsid w:val="00D94DC0"/>
    <w:rsid w:val="00D94E87"/>
    <w:rsid w:val="00D95465"/>
    <w:rsid w:val="00D95BF8"/>
    <w:rsid w:val="00D95CC7"/>
    <w:rsid w:val="00D95F1F"/>
    <w:rsid w:val="00D960A3"/>
    <w:rsid w:val="00D960C7"/>
    <w:rsid w:val="00D96BAE"/>
    <w:rsid w:val="00D96CA6"/>
    <w:rsid w:val="00D97581"/>
    <w:rsid w:val="00D97AEC"/>
    <w:rsid w:val="00DA0265"/>
    <w:rsid w:val="00DA0289"/>
    <w:rsid w:val="00DA0744"/>
    <w:rsid w:val="00DA0B27"/>
    <w:rsid w:val="00DA0E2D"/>
    <w:rsid w:val="00DA1257"/>
    <w:rsid w:val="00DA1929"/>
    <w:rsid w:val="00DA1F44"/>
    <w:rsid w:val="00DA28D6"/>
    <w:rsid w:val="00DA2A9B"/>
    <w:rsid w:val="00DA2E72"/>
    <w:rsid w:val="00DA3385"/>
    <w:rsid w:val="00DA35F8"/>
    <w:rsid w:val="00DA3AC7"/>
    <w:rsid w:val="00DA435D"/>
    <w:rsid w:val="00DA4585"/>
    <w:rsid w:val="00DA4B02"/>
    <w:rsid w:val="00DA4B82"/>
    <w:rsid w:val="00DA5C6F"/>
    <w:rsid w:val="00DA67B6"/>
    <w:rsid w:val="00DA68CB"/>
    <w:rsid w:val="00DA6EFD"/>
    <w:rsid w:val="00DA7186"/>
    <w:rsid w:val="00DB0361"/>
    <w:rsid w:val="00DB060F"/>
    <w:rsid w:val="00DB085E"/>
    <w:rsid w:val="00DB08CD"/>
    <w:rsid w:val="00DB0A97"/>
    <w:rsid w:val="00DB16E6"/>
    <w:rsid w:val="00DB18E5"/>
    <w:rsid w:val="00DB290B"/>
    <w:rsid w:val="00DB2C49"/>
    <w:rsid w:val="00DB319A"/>
    <w:rsid w:val="00DB3B90"/>
    <w:rsid w:val="00DB4C1A"/>
    <w:rsid w:val="00DB5991"/>
    <w:rsid w:val="00DB5B09"/>
    <w:rsid w:val="00DB5D2F"/>
    <w:rsid w:val="00DB6148"/>
    <w:rsid w:val="00DB65B9"/>
    <w:rsid w:val="00DB675F"/>
    <w:rsid w:val="00DB7653"/>
    <w:rsid w:val="00DB7C10"/>
    <w:rsid w:val="00DC0AAE"/>
    <w:rsid w:val="00DC0D4B"/>
    <w:rsid w:val="00DC180A"/>
    <w:rsid w:val="00DC1982"/>
    <w:rsid w:val="00DC1CD8"/>
    <w:rsid w:val="00DC2830"/>
    <w:rsid w:val="00DC2DD8"/>
    <w:rsid w:val="00DC409D"/>
    <w:rsid w:val="00DC42F3"/>
    <w:rsid w:val="00DC444F"/>
    <w:rsid w:val="00DC45F3"/>
    <w:rsid w:val="00DC47CF"/>
    <w:rsid w:val="00DC4866"/>
    <w:rsid w:val="00DC4A85"/>
    <w:rsid w:val="00DC4CFF"/>
    <w:rsid w:val="00DC4E99"/>
    <w:rsid w:val="00DC520F"/>
    <w:rsid w:val="00DC52FD"/>
    <w:rsid w:val="00DC5457"/>
    <w:rsid w:val="00DC5542"/>
    <w:rsid w:val="00DC5938"/>
    <w:rsid w:val="00DC5C26"/>
    <w:rsid w:val="00DC5CD0"/>
    <w:rsid w:val="00DC5FA8"/>
    <w:rsid w:val="00DC629D"/>
    <w:rsid w:val="00DC65C7"/>
    <w:rsid w:val="00DC6F5A"/>
    <w:rsid w:val="00DC7E78"/>
    <w:rsid w:val="00DC7EDE"/>
    <w:rsid w:val="00DC7FA4"/>
    <w:rsid w:val="00DD0386"/>
    <w:rsid w:val="00DD0DF2"/>
    <w:rsid w:val="00DD1365"/>
    <w:rsid w:val="00DD1456"/>
    <w:rsid w:val="00DD1A7F"/>
    <w:rsid w:val="00DD28DD"/>
    <w:rsid w:val="00DD2E0F"/>
    <w:rsid w:val="00DD4384"/>
    <w:rsid w:val="00DD49F0"/>
    <w:rsid w:val="00DD55A3"/>
    <w:rsid w:val="00DD5646"/>
    <w:rsid w:val="00DD5915"/>
    <w:rsid w:val="00DD5D55"/>
    <w:rsid w:val="00DD7276"/>
    <w:rsid w:val="00DD74FE"/>
    <w:rsid w:val="00DD7596"/>
    <w:rsid w:val="00DD7723"/>
    <w:rsid w:val="00DD77E8"/>
    <w:rsid w:val="00DD7F3E"/>
    <w:rsid w:val="00DE01F1"/>
    <w:rsid w:val="00DE054B"/>
    <w:rsid w:val="00DE097D"/>
    <w:rsid w:val="00DE1538"/>
    <w:rsid w:val="00DE1550"/>
    <w:rsid w:val="00DE1E80"/>
    <w:rsid w:val="00DE2580"/>
    <w:rsid w:val="00DE276E"/>
    <w:rsid w:val="00DE2AFD"/>
    <w:rsid w:val="00DE3165"/>
    <w:rsid w:val="00DE3507"/>
    <w:rsid w:val="00DE35CD"/>
    <w:rsid w:val="00DE38F0"/>
    <w:rsid w:val="00DE4AE1"/>
    <w:rsid w:val="00DE4C7C"/>
    <w:rsid w:val="00DE4E5F"/>
    <w:rsid w:val="00DE4E64"/>
    <w:rsid w:val="00DE4FA0"/>
    <w:rsid w:val="00DE4FFE"/>
    <w:rsid w:val="00DE50E6"/>
    <w:rsid w:val="00DE5245"/>
    <w:rsid w:val="00DE5337"/>
    <w:rsid w:val="00DE59CD"/>
    <w:rsid w:val="00DE5C25"/>
    <w:rsid w:val="00DE5DA6"/>
    <w:rsid w:val="00DE5EE3"/>
    <w:rsid w:val="00DE611A"/>
    <w:rsid w:val="00DE658E"/>
    <w:rsid w:val="00DE6CE0"/>
    <w:rsid w:val="00DE6D5E"/>
    <w:rsid w:val="00DE6F20"/>
    <w:rsid w:val="00DE7136"/>
    <w:rsid w:val="00DE74F0"/>
    <w:rsid w:val="00DE78A5"/>
    <w:rsid w:val="00DE796A"/>
    <w:rsid w:val="00DE7C0C"/>
    <w:rsid w:val="00DE7FA4"/>
    <w:rsid w:val="00DF009B"/>
    <w:rsid w:val="00DF070C"/>
    <w:rsid w:val="00DF0760"/>
    <w:rsid w:val="00DF097C"/>
    <w:rsid w:val="00DF1217"/>
    <w:rsid w:val="00DF1768"/>
    <w:rsid w:val="00DF1BB2"/>
    <w:rsid w:val="00DF2853"/>
    <w:rsid w:val="00DF2CB9"/>
    <w:rsid w:val="00DF2DEB"/>
    <w:rsid w:val="00DF3E41"/>
    <w:rsid w:val="00DF4308"/>
    <w:rsid w:val="00DF4F46"/>
    <w:rsid w:val="00DF623F"/>
    <w:rsid w:val="00DF68C7"/>
    <w:rsid w:val="00DF6990"/>
    <w:rsid w:val="00DF6C64"/>
    <w:rsid w:val="00DF6CFA"/>
    <w:rsid w:val="00DF70F8"/>
    <w:rsid w:val="00E004D0"/>
    <w:rsid w:val="00E005FE"/>
    <w:rsid w:val="00E00624"/>
    <w:rsid w:val="00E00C01"/>
    <w:rsid w:val="00E00E56"/>
    <w:rsid w:val="00E00EE0"/>
    <w:rsid w:val="00E01279"/>
    <w:rsid w:val="00E01643"/>
    <w:rsid w:val="00E01DDB"/>
    <w:rsid w:val="00E02072"/>
    <w:rsid w:val="00E021D5"/>
    <w:rsid w:val="00E022EE"/>
    <w:rsid w:val="00E02C10"/>
    <w:rsid w:val="00E0335A"/>
    <w:rsid w:val="00E03DAF"/>
    <w:rsid w:val="00E03F44"/>
    <w:rsid w:val="00E03FDB"/>
    <w:rsid w:val="00E0420A"/>
    <w:rsid w:val="00E0451E"/>
    <w:rsid w:val="00E04559"/>
    <w:rsid w:val="00E0461F"/>
    <w:rsid w:val="00E048B8"/>
    <w:rsid w:val="00E0516C"/>
    <w:rsid w:val="00E0528A"/>
    <w:rsid w:val="00E05376"/>
    <w:rsid w:val="00E0584C"/>
    <w:rsid w:val="00E05D34"/>
    <w:rsid w:val="00E05DD1"/>
    <w:rsid w:val="00E05F75"/>
    <w:rsid w:val="00E06053"/>
    <w:rsid w:val="00E069A7"/>
    <w:rsid w:val="00E06D73"/>
    <w:rsid w:val="00E07159"/>
    <w:rsid w:val="00E07AC8"/>
    <w:rsid w:val="00E07AD3"/>
    <w:rsid w:val="00E10454"/>
    <w:rsid w:val="00E10685"/>
    <w:rsid w:val="00E10989"/>
    <w:rsid w:val="00E1108E"/>
    <w:rsid w:val="00E1174B"/>
    <w:rsid w:val="00E11AE8"/>
    <w:rsid w:val="00E126E2"/>
    <w:rsid w:val="00E12E69"/>
    <w:rsid w:val="00E13810"/>
    <w:rsid w:val="00E13B15"/>
    <w:rsid w:val="00E147B1"/>
    <w:rsid w:val="00E147F0"/>
    <w:rsid w:val="00E14A6D"/>
    <w:rsid w:val="00E14B17"/>
    <w:rsid w:val="00E1535D"/>
    <w:rsid w:val="00E15D58"/>
    <w:rsid w:val="00E160E9"/>
    <w:rsid w:val="00E16290"/>
    <w:rsid w:val="00E1633F"/>
    <w:rsid w:val="00E168B8"/>
    <w:rsid w:val="00E16AF0"/>
    <w:rsid w:val="00E16D06"/>
    <w:rsid w:val="00E16E79"/>
    <w:rsid w:val="00E173B4"/>
    <w:rsid w:val="00E17865"/>
    <w:rsid w:val="00E20725"/>
    <w:rsid w:val="00E20B65"/>
    <w:rsid w:val="00E20DF7"/>
    <w:rsid w:val="00E211E6"/>
    <w:rsid w:val="00E214F1"/>
    <w:rsid w:val="00E21698"/>
    <w:rsid w:val="00E21A1A"/>
    <w:rsid w:val="00E21A1E"/>
    <w:rsid w:val="00E21B6A"/>
    <w:rsid w:val="00E21D46"/>
    <w:rsid w:val="00E22D98"/>
    <w:rsid w:val="00E23468"/>
    <w:rsid w:val="00E237AD"/>
    <w:rsid w:val="00E23D49"/>
    <w:rsid w:val="00E24202"/>
    <w:rsid w:val="00E24633"/>
    <w:rsid w:val="00E24BCE"/>
    <w:rsid w:val="00E24DDA"/>
    <w:rsid w:val="00E259DF"/>
    <w:rsid w:val="00E26F37"/>
    <w:rsid w:val="00E26FF0"/>
    <w:rsid w:val="00E26FF9"/>
    <w:rsid w:val="00E27B31"/>
    <w:rsid w:val="00E27E13"/>
    <w:rsid w:val="00E30058"/>
    <w:rsid w:val="00E303F9"/>
    <w:rsid w:val="00E30580"/>
    <w:rsid w:val="00E30665"/>
    <w:rsid w:val="00E30922"/>
    <w:rsid w:val="00E30C22"/>
    <w:rsid w:val="00E30F22"/>
    <w:rsid w:val="00E31250"/>
    <w:rsid w:val="00E31C74"/>
    <w:rsid w:val="00E31E01"/>
    <w:rsid w:val="00E32A65"/>
    <w:rsid w:val="00E32B9F"/>
    <w:rsid w:val="00E330F0"/>
    <w:rsid w:val="00E3340B"/>
    <w:rsid w:val="00E33F33"/>
    <w:rsid w:val="00E34611"/>
    <w:rsid w:val="00E347ED"/>
    <w:rsid w:val="00E34CA0"/>
    <w:rsid w:val="00E366CA"/>
    <w:rsid w:val="00E37999"/>
    <w:rsid w:val="00E379E3"/>
    <w:rsid w:val="00E37A43"/>
    <w:rsid w:val="00E4013C"/>
    <w:rsid w:val="00E404C8"/>
    <w:rsid w:val="00E40539"/>
    <w:rsid w:val="00E405F4"/>
    <w:rsid w:val="00E40649"/>
    <w:rsid w:val="00E407E3"/>
    <w:rsid w:val="00E41037"/>
    <w:rsid w:val="00E410AA"/>
    <w:rsid w:val="00E410CF"/>
    <w:rsid w:val="00E410FA"/>
    <w:rsid w:val="00E415F2"/>
    <w:rsid w:val="00E41FCE"/>
    <w:rsid w:val="00E424B5"/>
    <w:rsid w:val="00E430FE"/>
    <w:rsid w:val="00E437E4"/>
    <w:rsid w:val="00E43AB8"/>
    <w:rsid w:val="00E43CA5"/>
    <w:rsid w:val="00E4457F"/>
    <w:rsid w:val="00E44639"/>
    <w:rsid w:val="00E446F2"/>
    <w:rsid w:val="00E4492C"/>
    <w:rsid w:val="00E44D92"/>
    <w:rsid w:val="00E453C8"/>
    <w:rsid w:val="00E45471"/>
    <w:rsid w:val="00E4557C"/>
    <w:rsid w:val="00E456EA"/>
    <w:rsid w:val="00E45D67"/>
    <w:rsid w:val="00E45F09"/>
    <w:rsid w:val="00E4640E"/>
    <w:rsid w:val="00E465DF"/>
    <w:rsid w:val="00E46F81"/>
    <w:rsid w:val="00E4762A"/>
    <w:rsid w:val="00E47703"/>
    <w:rsid w:val="00E4787B"/>
    <w:rsid w:val="00E47E7C"/>
    <w:rsid w:val="00E507D8"/>
    <w:rsid w:val="00E50902"/>
    <w:rsid w:val="00E509DD"/>
    <w:rsid w:val="00E50FBD"/>
    <w:rsid w:val="00E51DD6"/>
    <w:rsid w:val="00E51E2B"/>
    <w:rsid w:val="00E51EFE"/>
    <w:rsid w:val="00E524C6"/>
    <w:rsid w:val="00E52522"/>
    <w:rsid w:val="00E526F6"/>
    <w:rsid w:val="00E52975"/>
    <w:rsid w:val="00E530EB"/>
    <w:rsid w:val="00E53459"/>
    <w:rsid w:val="00E53955"/>
    <w:rsid w:val="00E53B4E"/>
    <w:rsid w:val="00E54148"/>
    <w:rsid w:val="00E54170"/>
    <w:rsid w:val="00E54BAC"/>
    <w:rsid w:val="00E54FCF"/>
    <w:rsid w:val="00E55323"/>
    <w:rsid w:val="00E561FE"/>
    <w:rsid w:val="00E562C5"/>
    <w:rsid w:val="00E56B9D"/>
    <w:rsid w:val="00E57134"/>
    <w:rsid w:val="00E572AA"/>
    <w:rsid w:val="00E5770C"/>
    <w:rsid w:val="00E602EC"/>
    <w:rsid w:val="00E608BA"/>
    <w:rsid w:val="00E60C4F"/>
    <w:rsid w:val="00E60F1B"/>
    <w:rsid w:val="00E61131"/>
    <w:rsid w:val="00E61221"/>
    <w:rsid w:val="00E614AD"/>
    <w:rsid w:val="00E6163F"/>
    <w:rsid w:val="00E61FC4"/>
    <w:rsid w:val="00E622F6"/>
    <w:rsid w:val="00E62376"/>
    <w:rsid w:val="00E629B4"/>
    <w:rsid w:val="00E62B9E"/>
    <w:rsid w:val="00E633DC"/>
    <w:rsid w:val="00E633F4"/>
    <w:rsid w:val="00E6466A"/>
    <w:rsid w:val="00E64703"/>
    <w:rsid w:val="00E6517F"/>
    <w:rsid w:val="00E657ED"/>
    <w:rsid w:val="00E65911"/>
    <w:rsid w:val="00E65B1C"/>
    <w:rsid w:val="00E65F42"/>
    <w:rsid w:val="00E66176"/>
    <w:rsid w:val="00E66574"/>
    <w:rsid w:val="00E66728"/>
    <w:rsid w:val="00E66824"/>
    <w:rsid w:val="00E6698F"/>
    <w:rsid w:val="00E669FF"/>
    <w:rsid w:val="00E66B05"/>
    <w:rsid w:val="00E670A4"/>
    <w:rsid w:val="00E67155"/>
    <w:rsid w:val="00E6787C"/>
    <w:rsid w:val="00E704BC"/>
    <w:rsid w:val="00E7090F"/>
    <w:rsid w:val="00E711AA"/>
    <w:rsid w:val="00E71A6D"/>
    <w:rsid w:val="00E71D42"/>
    <w:rsid w:val="00E720BD"/>
    <w:rsid w:val="00E72333"/>
    <w:rsid w:val="00E7248F"/>
    <w:rsid w:val="00E73447"/>
    <w:rsid w:val="00E73D15"/>
    <w:rsid w:val="00E73F06"/>
    <w:rsid w:val="00E74044"/>
    <w:rsid w:val="00E74DF0"/>
    <w:rsid w:val="00E75A23"/>
    <w:rsid w:val="00E765D6"/>
    <w:rsid w:val="00E76CE5"/>
    <w:rsid w:val="00E76E7F"/>
    <w:rsid w:val="00E76F82"/>
    <w:rsid w:val="00E77306"/>
    <w:rsid w:val="00E77550"/>
    <w:rsid w:val="00E7779D"/>
    <w:rsid w:val="00E777C6"/>
    <w:rsid w:val="00E7794E"/>
    <w:rsid w:val="00E7797D"/>
    <w:rsid w:val="00E77B4C"/>
    <w:rsid w:val="00E801C6"/>
    <w:rsid w:val="00E80477"/>
    <w:rsid w:val="00E808B5"/>
    <w:rsid w:val="00E81A68"/>
    <w:rsid w:val="00E81E96"/>
    <w:rsid w:val="00E81F33"/>
    <w:rsid w:val="00E82088"/>
    <w:rsid w:val="00E82255"/>
    <w:rsid w:val="00E83320"/>
    <w:rsid w:val="00E83659"/>
    <w:rsid w:val="00E83777"/>
    <w:rsid w:val="00E83C4F"/>
    <w:rsid w:val="00E83C88"/>
    <w:rsid w:val="00E83D1F"/>
    <w:rsid w:val="00E83E28"/>
    <w:rsid w:val="00E846D8"/>
    <w:rsid w:val="00E846E2"/>
    <w:rsid w:val="00E84745"/>
    <w:rsid w:val="00E84B93"/>
    <w:rsid w:val="00E84CD2"/>
    <w:rsid w:val="00E84CF8"/>
    <w:rsid w:val="00E84E53"/>
    <w:rsid w:val="00E84F0D"/>
    <w:rsid w:val="00E8511F"/>
    <w:rsid w:val="00E85281"/>
    <w:rsid w:val="00E85604"/>
    <w:rsid w:val="00E85926"/>
    <w:rsid w:val="00E85A11"/>
    <w:rsid w:val="00E864AC"/>
    <w:rsid w:val="00E865F6"/>
    <w:rsid w:val="00E86B2E"/>
    <w:rsid w:val="00E86CEF"/>
    <w:rsid w:val="00E86FCD"/>
    <w:rsid w:val="00E8716E"/>
    <w:rsid w:val="00E914FE"/>
    <w:rsid w:val="00E915B5"/>
    <w:rsid w:val="00E91AF8"/>
    <w:rsid w:val="00E92300"/>
    <w:rsid w:val="00E92E78"/>
    <w:rsid w:val="00E93619"/>
    <w:rsid w:val="00E9384F"/>
    <w:rsid w:val="00E942BC"/>
    <w:rsid w:val="00E95067"/>
    <w:rsid w:val="00E953F0"/>
    <w:rsid w:val="00E96366"/>
    <w:rsid w:val="00E97163"/>
    <w:rsid w:val="00E97941"/>
    <w:rsid w:val="00EA0184"/>
    <w:rsid w:val="00EA04FC"/>
    <w:rsid w:val="00EA08FF"/>
    <w:rsid w:val="00EA0B7A"/>
    <w:rsid w:val="00EA0C37"/>
    <w:rsid w:val="00EA0C3B"/>
    <w:rsid w:val="00EA0F1A"/>
    <w:rsid w:val="00EA128F"/>
    <w:rsid w:val="00EA190D"/>
    <w:rsid w:val="00EA2419"/>
    <w:rsid w:val="00EA2433"/>
    <w:rsid w:val="00EA2965"/>
    <w:rsid w:val="00EA2C79"/>
    <w:rsid w:val="00EA2E73"/>
    <w:rsid w:val="00EA3DE9"/>
    <w:rsid w:val="00EA3FB5"/>
    <w:rsid w:val="00EA524E"/>
    <w:rsid w:val="00EA56AA"/>
    <w:rsid w:val="00EA5BE5"/>
    <w:rsid w:val="00EA627A"/>
    <w:rsid w:val="00EA62B4"/>
    <w:rsid w:val="00EA6B57"/>
    <w:rsid w:val="00EA6F49"/>
    <w:rsid w:val="00EA77F8"/>
    <w:rsid w:val="00EA7A23"/>
    <w:rsid w:val="00EA7BAD"/>
    <w:rsid w:val="00EB00D8"/>
    <w:rsid w:val="00EB0E56"/>
    <w:rsid w:val="00EB0F7E"/>
    <w:rsid w:val="00EB1358"/>
    <w:rsid w:val="00EB14D7"/>
    <w:rsid w:val="00EB15D3"/>
    <w:rsid w:val="00EB20A6"/>
    <w:rsid w:val="00EB210A"/>
    <w:rsid w:val="00EB23E5"/>
    <w:rsid w:val="00EB245B"/>
    <w:rsid w:val="00EB2688"/>
    <w:rsid w:val="00EB36AF"/>
    <w:rsid w:val="00EB3CCD"/>
    <w:rsid w:val="00EB3F82"/>
    <w:rsid w:val="00EB409B"/>
    <w:rsid w:val="00EB41DF"/>
    <w:rsid w:val="00EB4B2E"/>
    <w:rsid w:val="00EB5472"/>
    <w:rsid w:val="00EB57ED"/>
    <w:rsid w:val="00EB5F21"/>
    <w:rsid w:val="00EB5FE7"/>
    <w:rsid w:val="00EB6575"/>
    <w:rsid w:val="00EB6672"/>
    <w:rsid w:val="00EB7657"/>
    <w:rsid w:val="00EB7841"/>
    <w:rsid w:val="00EB792D"/>
    <w:rsid w:val="00EB7933"/>
    <w:rsid w:val="00EB7B21"/>
    <w:rsid w:val="00EB7E14"/>
    <w:rsid w:val="00EC0298"/>
    <w:rsid w:val="00EC02A3"/>
    <w:rsid w:val="00EC02B6"/>
    <w:rsid w:val="00EC0370"/>
    <w:rsid w:val="00EC0535"/>
    <w:rsid w:val="00EC07D1"/>
    <w:rsid w:val="00EC1D34"/>
    <w:rsid w:val="00EC1FE9"/>
    <w:rsid w:val="00EC224C"/>
    <w:rsid w:val="00EC2444"/>
    <w:rsid w:val="00EC27BA"/>
    <w:rsid w:val="00EC35F3"/>
    <w:rsid w:val="00EC3E78"/>
    <w:rsid w:val="00EC43E4"/>
    <w:rsid w:val="00EC47B5"/>
    <w:rsid w:val="00EC4813"/>
    <w:rsid w:val="00EC48FB"/>
    <w:rsid w:val="00EC4A5B"/>
    <w:rsid w:val="00EC5406"/>
    <w:rsid w:val="00EC5569"/>
    <w:rsid w:val="00EC5581"/>
    <w:rsid w:val="00EC5C45"/>
    <w:rsid w:val="00EC5FDD"/>
    <w:rsid w:val="00EC6E78"/>
    <w:rsid w:val="00EC6FCF"/>
    <w:rsid w:val="00EC770F"/>
    <w:rsid w:val="00EC7AF7"/>
    <w:rsid w:val="00EC7CAE"/>
    <w:rsid w:val="00EC7CDD"/>
    <w:rsid w:val="00EC7FE1"/>
    <w:rsid w:val="00ED0152"/>
    <w:rsid w:val="00ED015E"/>
    <w:rsid w:val="00ED028E"/>
    <w:rsid w:val="00ED06C3"/>
    <w:rsid w:val="00ED09F9"/>
    <w:rsid w:val="00ED0B43"/>
    <w:rsid w:val="00ED0C80"/>
    <w:rsid w:val="00ED0D2B"/>
    <w:rsid w:val="00ED1C13"/>
    <w:rsid w:val="00ED20C2"/>
    <w:rsid w:val="00ED235B"/>
    <w:rsid w:val="00ED2677"/>
    <w:rsid w:val="00ED2A12"/>
    <w:rsid w:val="00ED2B8E"/>
    <w:rsid w:val="00ED2BA6"/>
    <w:rsid w:val="00ED2E47"/>
    <w:rsid w:val="00ED2FAA"/>
    <w:rsid w:val="00ED3113"/>
    <w:rsid w:val="00ED3190"/>
    <w:rsid w:val="00ED3828"/>
    <w:rsid w:val="00ED3BB9"/>
    <w:rsid w:val="00ED4145"/>
    <w:rsid w:val="00ED44B5"/>
    <w:rsid w:val="00ED523D"/>
    <w:rsid w:val="00ED5290"/>
    <w:rsid w:val="00ED580B"/>
    <w:rsid w:val="00ED592F"/>
    <w:rsid w:val="00ED5CDC"/>
    <w:rsid w:val="00ED63A7"/>
    <w:rsid w:val="00ED67DE"/>
    <w:rsid w:val="00ED724A"/>
    <w:rsid w:val="00ED7590"/>
    <w:rsid w:val="00ED7A21"/>
    <w:rsid w:val="00EE01C4"/>
    <w:rsid w:val="00EE0537"/>
    <w:rsid w:val="00EE05A8"/>
    <w:rsid w:val="00EE0FBA"/>
    <w:rsid w:val="00EE11BB"/>
    <w:rsid w:val="00EE1744"/>
    <w:rsid w:val="00EE2009"/>
    <w:rsid w:val="00EE25BE"/>
    <w:rsid w:val="00EE328F"/>
    <w:rsid w:val="00EE3849"/>
    <w:rsid w:val="00EE4003"/>
    <w:rsid w:val="00EE4BFE"/>
    <w:rsid w:val="00EE4E82"/>
    <w:rsid w:val="00EE53B3"/>
    <w:rsid w:val="00EE53E1"/>
    <w:rsid w:val="00EE5C22"/>
    <w:rsid w:val="00EE6194"/>
    <w:rsid w:val="00EE642A"/>
    <w:rsid w:val="00EE647E"/>
    <w:rsid w:val="00EE6876"/>
    <w:rsid w:val="00EE6890"/>
    <w:rsid w:val="00EE6D55"/>
    <w:rsid w:val="00EE7721"/>
    <w:rsid w:val="00EE7CC4"/>
    <w:rsid w:val="00EF0036"/>
    <w:rsid w:val="00EF08F2"/>
    <w:rsid w:val="00EF0A11"/>
    <w:rsid w:val="00EF0F3F"/>
    <w:rsid w:val="00EF120A"/>
    <w:rsid w:val="00EF1235"/>
    <w:rsid w:val="00EF1283"/>
    <w:rsid w:val="00EF1E95"/>
    <w:rsid w:val="00EF1FA9"/>
    <w:rsid w:val="00EF293B"/>
    <w:rsid w:val="00EF4AD4"/>
    <w:rsid w:val="00EF58F2"/>
    <w:rsid w:val="00EF5D6A"/>
    <w:rsid w:val="00EF5E6D"/>
    <w:rsid w:val="00EF66B0"/>
    <w:rsid w:val="00EF6B90"/>
    <w:rsid w:val="00EF754A"/>
    <w:rsid w:val="00EF7607"/>
    <w:rsid w:val="00F00CC0"/>
    <w:rsid w:val="00F019E1"/>
    <w:rsid w:val="00F02AA7"/>
    <w:rsid w:val="00F045AE"/>
    <w:rsid w:val="00F0470F"/>
    <w:rsid w:val="00F04995"/>
    <w:rsid w:val="00F04B80"/>
    <w:rsid w:val="00F04F57"/>
    <w:rsid w:val="00F051DF"/>
    <w:rsid w:val="00F054FD"/>
    <w:rsid w:val="00F060B4"/>
    <w:rsid w:val="00F06861"/>
    <w:rsid w:val="00F06936"/>
    <w:rsid w:val="00F06994"/>
    <w:rsid w:val="00F06D69"/>
    <w:rsid w:val="00F06F34"/>
    <w:rsid w:val="00F07133"/>
    <w:rsid w:val="00F07444"/>
    <w:rsid w:val="00F07A52"/>
    <w:rsid w:val="00F07C6A"/>
    <w:rsid w:val="00F103C2"/>
    <w:rsid w:val="00F103D9"/>
    <w:rsid w:val="00F10AC1"/>
    <w:rsid w:val="00F10DC3"/>
    <w:rsid w:val="00F11449"/>
    <w:rsid w:val="00F118A8"/>
    <w:rsid w:val="00F11B70"/>
    <w:rsid w:val="00F11E30"/>
    <w:rsid w:val="00F12339"/>
    <w:rsid w:val="00F1384C"/>
    <w:rsid w:val="00F13E16"/>
    <w:rsid w:val="00F14174"/>
    <w:rsid w:val="00F1430F"/>
    <w:rsid w:val="00F147FB"/>
    <w:rsid w:val="00F14919"/>
    <w:rsid w:val="00F14FAC"/>
    <w:rsid w:val="00F15CA8"/>
    <w:rsid w:val="00F16311"/>
    <w:rsid w:val="00F163AA"/>
    <w:rsid w:val="00F16C88"/>
    <w:rsid w:val="00F16EA3"/>
    <w:rsid w:val="00F16EA8"/>
    <w:rsid w:val="00F175B6"/>
    <w:rsid w:val="00F178B1"/>
    <w:rsid w:val="00F17CFA"/>
    <w:rsid w:val="00F17DBA"/>
    <w:rsid w:val="00F208ED"/>
    <w:rsid w:val="00F20B2B"/>
    <w:rsid w:val="00F21A44"/>
    <w:rsid w:val="00F21CDA"/>
    <w:rsid w:val="00F22578"/>
    <w:rsid w:val="00F22579"/>
    <w:rsid w:val="00F2257C"/>
    <w:rsid w:val="00F2262B"/>
    <w:rsid w:val="00F22980"/>
    <w:rsid w:val="00F22EC0"/>
    <w:rsid w:val="00F2310F"/>
    <w:rsid w:val="00F233CD"/>
    <w:rsid w:val="00F23AAA"/>
    <w:rsid w:val="00F23EC8"/>
    <w:rsid w:val="00F24789"/>
    <w:rsid w:val="00F2506A"/>
    <w:rsid w:val="00F25D52"/>
    <w:rsid w:val="00F2603D"/>
    <w:rsid w:val="00F26271"/>
    <w:rsid w:val="00F2650B"/>
    <w:rsid w:val="00F26E7F"/>
    <w:rsid w:val="00F27679"/>
    <w:rsid w:val="00F279B2"/>
    <w:rsid w:val="00F30116"/>
    <w:rsid w:val="00F305FA"/>
    <w:rsid w:val="00F307AF"/>
    <w:rsid w:val="00F30B4B"/>
    <w:rsid w:val="00F30ECE"/>
    <w:rsid w:val="00F31D3F"/>
    <w:rsid w:val="00F325B8"/>
    <w:rsid w:val="00F32D97"/>
    <w:rsid w:val="00F32E6D"/>
    <w:rsid w:val="00F3376E"/>
    <w:rsid w:val="00F339AE"/>
    <w:rsid w:val="00F339C3"/>
    <w:rsid w:val="00F33A2A"/>
    <w:rsid w:val="00F33FB0"/>
    <w:rsid w:val="00F33FBA"/>
    <w:rsid w:val="00F34510"/>
    <w:rsid w:val="00F34BE3"/>
    <w:rsid w:val="00F352F2"/>
    <w:rsid w:val="00F362FA"/>
    <w:rsid w:val="00F3640C"/>
    <w:rsid w:val="00F366A4"/>
    <w:rsid w:val="00F3693F"/>
    <w:rsid w:val="00F36BF8"/>
    <w:rsid w:val="00F36F1D"/>
    <w:rsid w:val="00F37698"/>
    <w:rsid w:val="00F377A8"/>
    <w:rsid w:val="00F40A28"/>
    <w:rsid w:val="00F41043"/>
    <w:rsid w:val="00F41160"/>
    <w:rsid w:val="00F417BC"/>
    <w:rsid w:val="00F41A34"/>
    <w:rsid w:val="00F41BA4"/>
    <w:rsid w:val="00F41DC9"/>
    <w:rsid w:val="00F42A1E"/>
    <w:rsid w:val="00F43922"/>
    <w:rsid w:val="00F43D7F"/>
    <w:rsid w:val="00F44397"/>
    <w:rsid w:val="00F4444B"/>
    <w:rsid w:val="00F44714"/>
    <w:rsid w:val="00F44FA9"/>
    <w:rsid w:val="00F4549B"/>
    <w:rsid w:val="00F4553F"/>
    <w:rsid w:val="00F461DE"/>
    <w:rsid w:val="00F46C18"/>
    <w:rsid w:val="00F47037"/>
    <w:rsid w:val="00F47663"/>
    <w:rsid w:val="00F47775"/>
    <w:rsid w:val="00F47B89"/>
    <w:rsid w:val="00F50291"/>
    <w:rsid w:val="00F50315"/>
    <w:rsid w:val="00F503D5"/>
    <w:rsid w:val="00F50607"/>
    <w:rsid w:val="00F50942"/>
    <w:rsid w:val="00F50ADC"/>
    <w:rsid w:val="00F51614"/>
    <w:rsid w:val="00F51677"/>
    <w:rsid w:val="00F5173A"/>
    <w:rsid w:val="00F519C4"/>
    <w:rsid w:val="00F51B80"/>
    <w:rsid w:val="00F52203"/>
    <w:rsid w:val="00F52A65"/>
    <w:rsid w:val="00F52B92"/>
    <w:rsid w:val="00F52CD5"/>
    <w:rsid w:val="00F53F11"/>
    <w:rsid w:val="00F54900"/>
    <w:rsid w:val="00F55555"/>
    <w:rsid w:val="00F5587E"/>
    <w:rsid w:val="00F566A0"/>
    <w:rsid w:val="00F56ECC"/>
    <w:rsid w:val="00F573C5"/>
    <w:rsid w:val="00F573CA"/>
    <w:rsid w:val="00F577D9"/>
    <w:rsid w:val="00F57E54"/>
    <w:rsid w:val="00F60033"/>
    <w:rsid w:val="00F60C98"/>
    <w:rsid w:val="00F6174F"/>
    <w:rsid w:val="00F62021"/>
    <w:rsid w:val="00F62918"/>
    <w:rsid w:val="00F630C1"/>
    <w:rsid w:val="00F631CC"/>
    <w:rsid w:val="00F631E5"/>
    <w:rsid w:val="00F63284"/>
    <w:rsid w:val="00F634A6"/>
    <w:rsid w:val="00F635F9"/>
    <w:rsid w:val="00F6368A"/>
    <w:rsid w:val="00F6380A"/>
    <w:rsid w:val="00F63883"/>
    <w:rsid w:val="00F646FD"/>
    <w:rsid w:val="00F64EA2"/>
    <w:rsid w:val="00F64FB1"/>
    <w:rsid w:val="00F65436"/>
    <w:rsid w:val="00F65713"/>
    <w:rsid w:val="00F658AF"/>
    <w:rsid w:val="00F65D74"/>
    <w:rsid w:val="00F65ED3"/>
    <w:rsid w:val="00F662B8"/>
    <w:rsid w:val="00F666C8"/>
    <w:rsid w:val="00F66770"/>
    <w:rsid w:val="00F669F9"/>
    <w:rsid w:val="00F66CA2"/>
    <w:rsid w:val="00F67284"/>
    <w:rsid w:val="00F67B89"/>
    <w:rsid w:val="00F70728"/>
    <w:rsid w:val="00F70B39"/>
    <w:rsid w:val="00F70BA0"/>
    <w:rsid w:val="00F70C75"/>
    <w:rsid w:val="00F719B7"/>
    <w:rsid w:val="00F71C08"/>
    <w:rsid w:val="00F7223C"/>
    <w:rsid w:val="00F7224B"/>
    <w:rsid w:val="00F72259"/>
    <w:rsid w:val="00F72638"/>
    <w:rsid w:val="00F72D72"/>
    <w:rsid w:val="00F73545"/>
    <w:rsid w:val="00F73A31"/>
    <w:rsid w:val="00F74ADD"/>
    <w:rsid w:val="00F74CC3"/>
    <w:rsid w:val="00F75D1D"/>
    <w:rsid w:val="00F76D75"/>
    <w:rsid w:val="00F77313"/>
    <w:rsid w:val="00F77A74"/>
    <w:rsid w:val="00F77E8A"/>
    <w:rsid w:val="00F8005A"/>
    <w:rsid w:val="00F80256"/>
    <w:rsid w:val="00F808CB"/>
    <w:rsid w:val="00F80FF4"/>
    <w:rsid w:val="00F8103A"/>
    <w:rsid w:val="00F813A8"/>
    <w:rsid w:val="00F81481"/>
    <w:rsid w:val="00F8201E"/>
    <w:rsid w:val="00F8268B"/>
    <w:rsid w:val="00F82C81"/>
    <w:rsid w:val="00F84769"/>
    <w:rsid w:val="00F84833"/>
    <w:rsid w:val="00F84F72"/>
    <w:rsid w:val="00F84FAF"/>
    <w:rsid w:val="00F853E2"/>
    <w:rsid w:val="00F85885"/>
    <w:rsid w:val="00F8590C"/>
    <w:rsid w:val="00F85D12"/>
    <w:rsid w:val="00F85EED"/>
    <w:rsid w:val="00F86092"/>
    <w:rsid w:val="00F867FF"/>
    <w:rsid w:val="00F86831"/>
    <w:rsid w:val="00F86E86"/>
    <w:rsid w:val="00F8717C"/>
    <w:rsid w:val="00F878D4"/>
    <w:rsid w:val="00F87ACB"/>
    <w:rsid w:val="00F87D27"/>
    <w:rsid w:val="00F90208"/>
    <w:rsid w:val="00F90411"/>
    <w:rsid w:val="00F90C5E"/>
    <w:rsid w:val="00F90DAB"/>
    <w:rsid w:val="00F90DF1"/>
    <w:rsid w:val="00F916B6"/>
    <w:rsid w:val="00F918FA"/>
    <w:rsid w:val="00F91B1A"/>
    <w:rsid w:val="00F91D62"/>
    <w:rsid w:val="00F91E65"/>
    <w:rsid w:val="00F925D7"/>
    <w:rsid w:val="00F9270F"/>
    <w:rsid w:val="00F9290D"/>
    <w:rsid w:val="00F93336"/>
    <w:rsid w:val="00F937DB"/>
    <w:rsid w:val="00F94906"/>
    <w:rsid w:val="00F94F98"/>
    <w:rsid w:val="00F9515A"/>
    <w:rsid w:val="00F95710"/>
    <w:rsid w:val="00F9595D"/>
    <w:rsid w:val="00F9646F"/>
    <w:rsid w:val="00F969B2"/>
    <w:rsid w:val="00F969E1"/>
    <w:rsid w:val="00F96DF0"/>
    <w:rsid w:val="00FA0D64"/>
    <w:rsid w:val="00FA0F8B"/>
    <w:rsid w:val="00FA122B"/>
    <w:rsid w:val="00FA124A"/>
    <w:rsid w:val="00FA130C"/>
    <w:rsid w:val="00FA1364"/>
    <w:rsid w:val="00FA1438"/>
    <w:rsid w:val="00FA19C0"/>
    <w:rsid w:val="00FA1FCA"/>
    <w:rsid w:val="00FA2880"/>
    <w:rsid w:val="00FA28E6"/>
    <w:rsid w:val="00FA295E"/>
    <w:rsid w:val="00FA3099"/>
    <w:rsid w:val="00FA465E"/>
    <w:rsid w:val="00FA46BC"/>
    <w:rsid w:val="00FA498F"/>
    <w:rsid w:val="00FA4A18"/>
    <w:rsid w:val="00FA561F"/>
    <w:rsid w:val="00FA5985"/>
    <w:rsid w:val="00FA5BE3"/>
    <w:rsid w:val="00FA5D9B"/>
    <w:rsid w:val="00FA6128"/>
    <w:rsid w:val="00FA631F"/>
    <w:rsid w:val="00FA6C15"/>
    <w:rsid w:val="00FA6CE1"/>
    <w:rsid w:val="00FA7FDE"/>
    <w:rsid w:val="00FB0071"/>
    <w:rsid w:val="00FB06A8"/>
    <w:rsid w:val="00FB09F4"/>
    <w:rsid w:val="00FB15F3"/>
    <w:rsid w:val="00FB1964"/>
    <w:rsid w:val="00FB2257"/>
    <w:rsid w:val="00FB277F"/>
    <w:rsid w:val="00FB285E"/>
    <w:rsid w:val="00FB2BFA"/>
    <w:rsid w:val="00FB2E79"/>
    <w:rsid w:val="00FB2EB7"/>
    <w:rsid w:val="00FB2F8F"/>
    <w:rsid w:val="00FB303D"/>
    <w:rsid w:val="00FB3131"/>
    <w:rsid w:val="00FB34F1"/>
    <w:rsid w:val="00FB361A"/>
    <w:rsid w:val="00FB3DB8"/>
    <w:rsid w:val="00FB4001"/>
    <w:rsid w:val="00FB4420"/>
    <w:rsid w:val="00FB49E9"/>
    <w:rsid w:val="00FB4BA5"/>
    <w:rsid w:val="00FB4DE5"/>
    <w:rsid w:val="00FB4E58"/>
    <w:rsid w:val="00FB5C06"/>
    <w:rsid w:val="00FB60CD"/>
    <w:rsid w:val="00FB6256"/>
    <w:rsid w:val="00FB6B6C"/>
    <w:rsid w:val="00FB6D52"/>
    <w:rsid w:val="00FB738C"/>
    <w:rsid w:val="00FB7391"/>
    <w:rsid w:val="00FB77B3"/>
    <w:rsid w:val="00FB7985"/>
    <w:rsid w:val="00FB7C71"/>
    <w:rsid w:val="00FB7FB9"/>
    <w:rsid w:val="00FC0955"/>
    <w:rsid w:val="00FC0B6B"/>
    <w:rsid w:val="00FC1373"/>
    <w:rsid w:val="00FC137A"/>
    <w:rsid w:val="00FC1585"/>
    <w:rsid w:val="00FC1707"/>
    <w:rsid w:val="00FC1DEF"/>
    <w:rsid w:val="00FC1F39"/>
    <w:rsid w:val="00FC2C01"/>
    <w:rsid w:val="00FC2C6F"/>
    <w:rsid w:val="00FC3EB0"/>
    <w:rsid w:val="00FC4100"/>
    <w:rsid w:val="00FC4936"/>
    <w:rsid w:val="00FC49B4"/>
    <w:rsid w:val="00FC4E69"/>
    <w:rsid w:val="00FC4F08"/>
    <w:rsid w:val="00FC518D"/>
    <w:rsid w:val="00FC5572"/>
    <w:rsid w:val="00FC666D"/>
    <w:rsid w:val="00FC6FD1"/>
    <w:rsid w:val="00FC711B"/>
    <w:rsid w:val="00FC7170"/>
    <w:rsid w:val="00FC7257"/>
    <w:rsid w:val="00FD04CC"/>
    <w:rsid w:val="00FD04E1"/>
    <w:rsid w:val="00FD1517"/>
    <w:rsid w:val="00FD1AA6"/>
    <w:rsid w:val="00FD1EC9"/>
    <w:rsid w:val="00FD29C5"/>
    <w:rsid w:val="00FD3550"/>
    <w:rsid w:val="00FD35E8"/>
    <w:rsid w:val="00FD3B3A"/>
    <w:rsid w:val="00FD3D7D"/>
    <w:rsid w:val="00FD41F9"/>
    <w:rsid w:val="00FD4668"/>
    <w:rsid w:val="00FD472B"/>
    <w:rsid w:val="00FD4A47"/>
    <w:rsid w:val="00FD4C14"/>
    <w:rsid w:val="00FD4C9C"/>
    <w:rsid w:val="00FD4F09"/>
    <w:rsid w:val="00FD52C7"/>
    <w:rsid w:val="00FD5343"/>
    <w:rsid w:val="00FD5454"/>
    <w:rsid w:val="00FD6147"/>
    <w:rsid w:val="00FD65DE"/>
    <w:rsid w:val="00FD677B"/>
    <w:rsid w:val="00FD6DC7"/>
    <w:rsid w:val="00FD6DFC"/>
    <w:rsid w:val="00FE0060"/>
    <w:rsid w:val="00FE0178"/>
    <w:rsid w:val="00FE0974"/>
    <w:rsid w:val="00FE12D6"/>
    <w:rsid w:val="00FE1706"/>
    <w:rsid w:val="00FE1BDF"/>
    <w:rsid w:val="00FE2057"/>
    <w:rsid w:val="00FE2C05"/>
    <w:rsid w:val="00FE2FC7"/>
    <w:rsid w:val="00FE399F"/>
    <w:rsid w:val="00FE4027"/>
    <w:rsid w:val="00FE4B06"/>
    <w:rsid w:val="00FE4E79"/>
    <w:rsid w:val="00FE5001"/>
    <w:rsid w:val="00FE5703"/>
    <w:rsid w:val="00FE5EC8"/>
    <w:rsid w:val="00FE6C80"/>
    <w:rsid w:val="00FE74A1"/>
    <w:rsid w:val="00FE75A9"/>
    <w:rsid w:val="00FE7C6E"/>
    <w:rsid w:val="00FE7ECF"/>
    <w:rsid w:val="00FF03A8"/>
    <w:rsid w:val="00FF11FF"/>
    <w:rsid w:val="00FF1528"/>
    <w:rsid w:val="00FF17D8"/>
    <w:rsid w:val="00FF17F0"/>
    <w:rsid w:val="00FF1A66"/>
    <w:rsid w:val="00FF1EB9"/>
    <w:rsid w:val="00FF1F79"/>
    <w:rsid w:val="00FF2956"/>
    <w:rsid w:val="00FF3313"/>
    <w:rsid w:val="00FF3A2C"/>
    <w:rsid w:val="00FF481D"/>
    <w:rsid w:val="00FF4A36"/>
    <w:rsid w:val="00FF4C2C"/>
    <w:rsid w:val="00FF4C76"/>
    <w:rsid w:val="00FF4DD0"/>
    <w:rsid w:val="00FF5FD1"/>
    <w:rsid w:val="00FF5FDF"/>
    <w:rsid w:val="00FF6192"/>
    <w:rsid w:val="00FF634D"/>
    <w:rsid w:val="00FF64B0"/>
    <w:rsid w:val="00FF64F1"/>
    <w:rsid w:val="00FF6589"/>
    <w:rsid w:val="00FF6A5C"/>
    <w:rsid w:val="00FF6FF7"/>
    <w:rsid w:val="00FF73C6"/>
    <w:rsid w:val="00FF75A9"/>
    <w:rsid w:val="00FF7C86"/>
    <w:rsid w:val="32E1A177"/>
    <w:rsid w:val="35287DE1"/>
    <w:rsid w:val="36C8B642"/>
    <w:rsid w:val="3710371C"/>
    <w:rsid w:val="6393D284"/>
    <w:rsid w:val="7A4FC36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EC77B3C"/>
  <w15:docId w15:val="{8DBE8FAC-EAFF-4C49-A75D-37F3B487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2A65"/>
    <w:rPr>
      <w:sz w:val="24"/>
      <w:szCs w:val="24"/>
    </w:rPr>
  </w:style>
  <w:style w:type="paragraph" w:styleId="Heading1">
    <w:name w:val="heading 1"/>
    <w:next w:val="Paragraph"/>
    <w:link w:val="Heading1Char"/>
    <w:uiPriority w:val="9"/>
    <w:qFormat/>
    <w:rsid w:val="00734126"/>
    <w:pPr>
      <w:keepNext/>
      <w:keepLines/>
      <w:numPr>
        <w:numId w:val="15"/>
      </w:numPr>
      <w:spacing w:before="60" w:after="240"/>
      <w:outlineLvl w:val="0"/>
    </w:pPr>
    <w:rPr>
      <w:rFonts w:eastAsia="MS Gothic" w:cs="Arial"/>
      <w:b/>
      <w:bCs/>
      <w:caps/>
      <w:kern w:val="32"/>
      <w:sz w:val="24"/>
      <w:szCs w:val="28"/>
    </w:rPr>
  </w:style>
  <w:style w:type="paragraph" w:styleId="Heading2">
    <w:name w:val="heading 2"/>
    <w:next w:val="Paragraph"/>
    <w:link w:val="Heading2Char"/>
    <w:uiPriority w:val="9"/>
    <w:qFormat/>
    <w:rsid w:val="00734126"/>
    <w:pPr>
      <w:keepNext/>
      <w:keepLines/>
      <w:numPr>
        <w:ilvl w:val="1"/>
        <w:numId w:val="15"/>
      </w:numPr>
      <w:tabs>
        <w:tab w:val="left" w:pos="720"/>
      </w:tabs>
      <w:spacing w:before="60" w:after="240"/>
      <w:outlineLvl w:val="1"/>
    </w:pPr>
    <w:rPr>
      <w:rFonts w:eastAsia="MS Gothic" w:cs="Arial"/>
      <w:b/>
      <w:bCs/>
      <w:iCs/>
      <w:sz w:val="24"/>
      <w:szCs w:val="26"/>
    </w:rPr>
  </w:style>
  <w:style w:type="paragraph" w:styleId="Heading3">
    <w:name w:val="heading 3"/>
    <w:next w:val="Paragraph"/>
    <w:link w:val="Heading3Char"/>
    <w:uiPriority w:val="9"/>
    <w:qFormat/>
    <w:rsid w:val="00537D6F"/>
    <w:pPr>
      <w:keepNext/>
      <w:keepLines/>
      <w:numPr>
        <w:ilvl w:val="2"/>
        <w:numId w:val="15"/>
      </w:numPr>
      <w:tabs>
        <w:tab w:val="left" w:pos="960"/>
      </w:tabs>
      <w:spacing w:before="60" w:after="240"/>
      <w:outlineLvl w:val="2"/>
    </w:pPr>
    <w:rPr>
      <w:rFonts w:eastAsia="MS Gothic" w:cs="Arial"/>
      <w:b/>
      <w:bCs/>
      <w:sz w:val="24"/>
      <w:szCs w:val="24"/>
    </w:rPr>
  </w:style>
  <w:style w:type="paragraph" w:styleId="Heading4">
    <w:name w:val="heading 4"/>
    <w:next w:val="Paragraph"/>
    <w:link w:val="Heading4Char"/>
    <w:uiPriority w:val="9"/>
    <w:qFormat/>
    <w:rsid w:val="00EA524E"/>
    <w:pPr>
      <w:keepNext/>
      <w:keepLines/>
      <w:numPr>
        <w:ilvl w:val="3"/>
        <w:numId w:val="15"/>
      </w:numPr>
      <w:tabs>
        <w:tab w:val="left" w:pos="1200"/>
      </w:tabs>
      <w:spacing w:before="60" w:after="240"/>
      <w:outlineLvl w:val="3"/>
    </w:pPr>
    <w:rPr>
      <w:rFonts w:eastAsia="MS Gothic"/>
      <w:b/>
      <w:bCs/>
      <w:sz w:val="24"/>
      <w:szCs w:val="22"/>
    </w:rPr>
  </w:style>
  <w:style w:type="paragraph" w:styleId="Heading5">
    <w:name w:val="heading 5"/>
    <w:next w:val="Paragraph"/>
    <w:link w:val="Heading5Char"/>
    <w:uiPriority w:val="9"/>
    <w:qFormat/>
    <w:rsid w:val="00734126"/>
    <w:pPr>
      <w:keepNext/>
      <w:keepLines/>
      <w:numPr>
        <w:ilvl w:val="4"/>
        <w:numId w:val="15"/>
      </w:numPr>
      <w:tabs>
        <w:tab w:val="left" w:pos="1440"/>
      </w:tabs>
      <w:spacing w:before="60" w:after="240"/>
      <w:outlineLvl w:val="4"/>
    </w:pPr>
    <w:rPr>
      <w:rFonts w:eastAsia="MS Gothic" w:cs="Arial"/>
      <w:b/>
      <w:bCs/>
      <w:iCs/>
      <w:sz w:val="24"/>
      <w:szCs w:val="22"/>
    </w:rPr>
  </w:style>
  <w:style w:type="paragraph" w:styleId="Heading6">
    <w:name w:val="heading 6"/>
    <w:next w:val="Paragraph"/>
    <w:link w:val="Heading6Char"/>
    <w:uiPriority w:val="9"/>
    <w:qFormat/>
    <w:rsid w:val="00734126"/>
    <w:pPr>
      <w:keepNext/>
      <w:keepLines/>
      <w:numPr>
        <w:ilvl w:val="5"/>
        <w:numId w:val="15"/>
      </w:numPr>
      <w:tabs>
        <w:tab w:val="num" w:pos="360"/>
        <w:tab w:val="left" w:pos="1680"/>
      </w:tabs>
      <w:spacing w:before="60" w:after="240"/>
      <w:ind w:left="0" w:firstLine="0"/>
      <w:outlineLvl w:val="5"/>
    </w:pPr>
    <w:rPr>
      <w:rFonts w:eastAsia="MS Gothic" w:cs="Arial"/>
      <w:b/>
      <w:bCs/>
      <w:sz w:val="24"/>
      <w:szCs w:val="22"/>
    </w:rPr>
  </w:style>
  <w:style w:type="paragraph" w:styleId="Heading7">
    <w:name w:val="heading 7"/>
    <w:next w:val="Paragraph"/>
    <w:link w:val="Heading7Char"/>
    <w:qFormat/>
    <w:rsid w:val="00734126"/>
    <w:pPr>
      <w:keepNext/>
      <w:keepLines/>
      <w:numPr>
        <w:ilvl w:val="6"/>
        <w:numId w:val="15"/>
      </w:numPr>
      <w:tabs>
        <w:tab w:val="num" w:pos="360"/>
        <w:tab w:val="left" w:pos="1920"/>
      </w:tabs>
      <w:spacing w:before="60" w:after="240"/>
      <w:ind w:left="0" w:firstLine="0"/>
      <w:outlineLvl w:val="6"/>
    </w:pPr>
    <w:rPr>
      <w:rFonts w:eastAsia="MS Gothic" w:cs="Arial"/>
      <w:b/>
      <w:sz w:val="24"/>
      <w:szCs w:val="24"/>
    </w:rPr>
  </w:style>
  <w:style w:type="paragraph" w:styleId="Heading8">
    <w:name w:val="heading 8"/>
    <w:next w:val="Paragraph"/>
    <w:link w:val="Heading8Char"/>
    <w:qFormat/>
    <w:rsid w:val="00734126"/>
    <w:pPr>
      <w:keepNext/>
      <w:keepLines/>
      <w:numPr>
        <w:ilvl w:val="7"/>
        <w:numId w:val="15"/>
      </w:numPr>
      <w:tabs>
        <w:tab w:val="clear" w:pos="0"/>
        <w:tab w:val="num" w:pos="360"/>
        <w:tab w:val="left" w:pos="2160"/>
      </w:tabs>
      <w:spacing w:before="60" w:after="240"/>
      <w:outlineLvl w:val="7"/>
    </w:pPr>
    <w:rPr>
      <w:rFonts w:eastAsia="MS Gothic" w:cs="Arial"/>
      <w:b/>
      <w:iCs/>
      <w:sz w:val="24"/>
      <w:szCs w:val="24"/>
    </w:rPr>
  </w:style>
  <w:style w:type="paragraph" w:styleId="Heading9">
    <w:name w:val="heading 9"/>
    <w:next w:val="Paragraph"/>
    <w:link w:val="Heading9Char"/>
    <w:qFormat/>
    <w:rsid w:val="00734126"/>
    <w:pPr>
      <w:keepNext/>
      <w:keepLines/>
      <w:numPr>
        <w:ilvl w:val="8"/>
        <w:numId w:val="15"/>
      </w:numPr>
      <w:tabs>
        <w:tab w:val="clear" w:pos="0"/>
        <w:tab w:val="num" w:pos="360"/>
        <w:tab w:val="left" w:pos="2400"/>
      </w:tabs>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734126"/>
    <w:pPr>
      <w:tabs>
        <w:tab w:val="center" w:pos="4507"/>
        <w:tab w:val="right" w:pos="9000"/>
      </w:tabs>
    </w:pPr>
    <w:rPr>
      <w:rFonts w:eastAsia="MS Gothic"/>
      <w:caps/>
      <w:sz w:val="16"/>
    </w:rPr>
  </w:style>
  <w:style w:type="character" w:customStyle="1" w:styleId="HeaderChar">
    <w:name w:val="Header Char"/>
    <w:basedOn w:val="DefaultParagraphFont"/>
    <w:link w:val="Header"/>
    <w:rsid w:val="00244B2A"/>
    <w:rPr>
      <w:rFonts w:eastAsia="MS Gothic"/>
      <w:caps/>
      <w:sz w:val="16"/>
    </w:rPr>
  </w:style>
  <w:style w:type="paragraph" w:styleId="Footer">
    <w:name w:val="footer"/>
    <w:basedOn w:val="Header"/>
    <w:link w:val="FooterChar"/>
    <w:rsid w:val="00734126"/>
    <w:rPr>
      <w:caps w:val="0"/>
    </w:rPr>
  </w:style>
  <w:style w:type="character" w:customStyle="1" w:styleId="FooterChar">
    <w:name w:val="Footer Char"/>
    <w:link w:val="Footer"/>
    <w:rsid w:val="00734126"/>
    <w:rPr>
      <w:rFonts w:eastAsia="MS Gothic"/>
      <w:sz w:val="16"/>
    </w:rPr>
  </w:style>
  <w:style w:type="character" w:customStyle="1" w:styleId="Heading1Char">
    <w:name w:val="Heading 1 Char"/>
    <w:link w:val="Heading1"/>
    <w:uiPriority w:val="9"/>
    <w:rsid w:val="00244B2A"/>
    <w:rPr>
      <w:rFonts w:eastAsia="MS Gothic" w:cs="Arial"/>
      <w:b/>
      <w:bCs/>
      <w:caps/>
      <w:kern w:val="32"/>
      <w:sz w:val="24"/>
      <w:szCs w:val="28"/>
    </w:rPr>
  </w:style>
  <w:style w:type="character" w:customStyle="1" w:styleId="Heading2Char">
    <w:name w:val="Heading 2 Char"/>
    <w:basedOn w:val="DefaultParagraphFont"/>
    <w:link w:val="Heading2"/>
    <w:uiPriority w:val="9"/>
    <w:rsid w:val="00244B2A"/>
    <w:rPr>
      <w:rFonts w:eastAsia="MS Gothic" w:cs="Arial"/>
      <w:b/>
      <w:bCs/>
      <w:iCs/>
      <w:sz w:val="24"/>
      <w:szCs w:val="26"/>
    </w:rPr>
  </w:style>
  <w:style w:type="character" w:customStyle="1" w:styleId="Heading3Char">
    <w:name w:val="Heading 3 Char"/>
    <w:basedOn w:val="DefaultParagraphFont"/>
    <w:link w:val="Heading3"/>
    <w:uiPriority w:val="9"/>
    <w:rsid w:val="00537D6F"/>
    <w:rPr>
      <w:rFonts w:eastAsia="MS Gothic" w:cs="Arial"/>
      <w:b/>
      <w:bCs/>
      <w:sz w:val="24"/>
      <w:szCs w:val="24"/>
    </w:rPr>
  </w:style>
  <w:style w:type="character" w:customStyle="1" w:styleId="Heading4Char">
    <w:name w:val="Heading 4 Char"/>
    <w:basedOn w:val="DefaultParagraphFont"/>
    <w:link w:val="Heading4"/>
    <w:uiPriority w:val="9"/>
    <w:rsid w:val="00EA524E"/>
    <w:rPr>
      <w:rFonts w:eastAsia="MS Gothic"/>
      <w:b/>
      <w:bCs/>
      <w:sz w:val="24"/>
      <w:szCs w:val="22"/>
    </w:rPr>
  </w:style>
  <w:style w:type="character" w:customStyle="1" w:styleId="Heading5Char">
    <w:name w:val="Heading 5 Char"/>
    <w:basedOn w:val="DefaultParagraphFont"/>
    <w:link w:val="Heading5"/>
    <w:uiPriority w:val="9"/>
    <w:rsid w:val="00244B2A"/>
    <w:rPr>
      <w:rFonts w:eastAsia="MS Gothic" w:cs="Arial"/>
      <w:b/>
      <w:bCs/>
      <w:iCs/>
      <w:sz w:val="24"/>
      <w:szCs w:val="22"/>
    </w:rPr>
  </w:style>
  <w:style w:type="character" w:customStyle="1" w:styleId="Heading6Char">
    <w:name w:val="Heading 6 Char"/>
    <w:basedOn w:val="DefaultParagraphFont"/>
    <w:link w:val="Heading6"/>
    <w:uiPriority w:val="9"/>
    <w:rsid w:val="00244B2A"/>
    <w:rPr>
      <w:rFonts w:eastAsia="MS Gothic" w:cs="Arial"/>
      <w:b/>
      <w:bCs/>
      <w:sz w:val="24"/>
      <w:szCs w:val="22"/>
    </w:rPr>
  </w:style>
  <w:style w:type="character" w:customStyle="1" w:styleId="Heading7Char">
    <w:name w:val="Heading 7 Char"/>
    <w:basedOn w:val="DefaultParagraphFont"/>
    <w:link w:val="Heading7"/>
    <w:rsid w:val="00244B2A"/>
    <w:rPr>
      <w:rFonts w:eastAsia="MS Gothic" w:cs="Arial"/>
      <w:b/>
      <w:sz w:val="24"/>
      <w:szCs w:val="24"/>
    </w:rPr>
  </w:style>
  <w:style w:type="character" w:customStyle="1" w:styleId="Heading8Char">
    <w:name w:val="Heading 8 Char"/>
    <w:basedOn w:val="DefaultParagraphFont"/>
    <w:link w:val="Heading8"/>
    <w:rsid w:val="00244B2A"/>
    <w:rPr>
      <w:rFonts w:eastAsia="MS Gothic" w:cs="Arial"/>
      <w:b/>
      <w:iCs/>
      <w:sz w:val="24"/>
      <w:szCs w:val="24"/>
    </w:rPr>
  </w:style>
  <w:style w:type="character" w:customStyle="1" w:styleId="Heading9Char">
    <w:name w:val="Heading 9 Char"/>
    <w:basedOn w:val="DefaultParagraphFont"/>
    <w:link w:val="Heading9"/>
    <w:rsid w:val="00244B2A"/>
    <w:rPr>
      <w:rFonts w:eastAsia="MS Gothic" w:cs="Arial"/>
      <w:b/>
      <w:sz w:val="24"/>
      <w:szCs w:val="24"/>
    </w:rPr>
  </w:style>
  <w:style w:type="character" w:customStyle="1" w:styleId="SuggestedOptional">
    <w:name w:val="Suggested Optional"/>
    <w:qFormat/>
    <w:rsid w:val="00734126"/>
    <w:rPr>
      <w:vanish w:val="0"/>
      <w:color w:val="0000FF"/>
    </w:rPr>
  </w:style>
  <w:style w:type="character" w:customStyle="1" w:styleId="Instructions">
    <w:name w:val="Instructions"/>
    <w:rsid w:val="00734126"/>
    <w:rPr>
      <w:rFonts w:ascii="Verdana" w:hAnsi="Verdana"/>
      <w:vanish/>
      <w:color w:val="008000"/>
    </w:rPr>
  </w:style>
  <w:style w:type="paragraph" w:styleId="Title">
    <w:name w:val="Title"/>
    <w:link w:val="TitleChar"/>
    <w:uiPriority w:val="10"/>
    <w:qFormat/>
    <w:rsid w:val="00734126"/>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244B2A"/>
    <w:rPr>
      <w:rFonts w:eastAsia="MS Gothic" w:cs="Arial"/>
      <w:b/>
      <w:bCs/>
      <w:caps/>
      <w:kern w:val="28"/>
      <w:sz w:val="24"/>
      <w:szCs w:val="32"/>
    </w:rPr>
  </w:style>
  <w:style w:type="paragraph" w:styleId="TOC1">
    <w:name w:val="toc 1"/>
    <w:next w:val="Paragraph"/>
    <w:uiPriority w:val="39"/>
    <w:rsid w:val="00734126"/>
    <w:pPr>
      <w:tabs>
        <w:tab w:val="left" w:pos="480"/>
        <w:tab w:val="right" w:leader="dot" w:pos="9000"/>
      </w:tabs>
      <w:spacing w:before="60"/>
      <w:ind w:left="480" w:right="360" w:hanging="480"/>
    </w:pPr>
    <w:rPr>
      <w:rFonts w:eastAsia="MS Gothic"/>
      <w:b/>
      <w:caps/>
      <w:sz w:val="24"/>
    </w:rPr>
  </w:style>
  <w:style w:type="paragraph" w:customStyle="1" w:styleId="Heading1NoTOC">
    <w:name w:val="Heading 1 No TOC"/>
    <w:next w:val="Paragraph"/>
    <w:rsid w:val="00734126"/>
    <w:pPr>
      <w:keepNext/>
      <w:keepLines/>
      <w:spacing w:before="60" w:after="240"/>
    </w:pPr>
    <w:rPr>
      <w:rFonts w:cs="Arial"/>
      <w:b/>
      <w:bCs/>
      <w:caps/>
      <w:kern w:val="32"/>
      <w:sz w:val="24"/>
      <w:szCs w:val="48"/>
    </w:rPr>
  </w:style>
  <w:style w:type="paragraph" w:customStyle="1" w:styleId="Heading1Unnumbered">
    <w:name w:val="Heading 1 Unnumbered"/>
    <w:basedOn w:val="Heading1"/>
    <w:next w:val="Paragraph"/>
    <w:rsid w:val="00734126"/>
    <w:pPr>
      <w:numPr>
        <w:numId w:val="0"/>
      </w:numPr>
    </w:pPr>
    <w:rPr>
      <w:szCs w:val="48"/>
    </w:rPr>
  </w:style>
  <w:style w:type="paragraph" w:styleId="ListNumber2">
    <w:name w:val="List Number 2"/>
    <w:rsid w:val="00734126"/>
    <w:pPr>
      <w:keepLines/>
      <w:numPr>
        <w:numId w:val="12"/>
      </w:numPr>
      <w:spacing w:before="60"/>
    </w:pPr>
    <w:rPr>
      <w:rFonts w:eastAsia="MS Gothic"/>
      <w:sz w:val="24"/>
      <w:szCs w:val="24"/>
    </w:rPr>
  </w:style>
  <w:style w:type="paragraph" w:styleId="ListNumber3">
    <w:name w:val="List Number 3"/>
    <w:rsid w:val="00734126"/>
    <w:pPr>
      <w:keepLines/>
      <w:numPr>
        <w:numId w:val="13"/>
      </w:numPr>
      <w:spacing w:before="60"/>
    </w:pPr>
    <w:rPr>
      <w:rFonts w:eastAsia="MS Gothic"/>
      <w:sz w:val="24"/>
      <w:szCs w:val="24"/>
    </w:rPr>
  </w:style>
  <w:style w:type="paragraph" w:styleId="TOC2">
    <w:name w:val="toc 2"/>
    <w:basedOn w:val="TOC1"/>
    <w:next w:val="Paragraph"/>
    <w:uiPriority w:val="39"/>
    <w:rsid w:val="00734126"/>
    <w:pPr>
      <w:tabs>
        <w:tab w:val="clear" w:pos="480"/>
        <w:tab w:val="left" w:pos="1080"/>
      </w:tabs>
      <w:ind w:left="1080" w:hanging="720"/>
    </w:pPr>
    <w:rPr>
      <w:caps w:val="0"/>
      <w:szCs w:val="24"/>
    </w:rPr>
  </w:style>
  <w:style w:type="paragraph" w:styleId="TOC3">
    <w:name w:val="toc 3"/>
    <w:basedOn w:val="TOC1"/>
    <w:next w:val="Paragraph"/>
    <w:uiPriority w:val="39"/>
    <w:rsid w:val="00734126"/>
    <w:pPr>
      <w:tabs>
        <w:tab w:val="clear" w:pos="480"/>
        <w:tab w:val="left" w:pos="1680"/>
      </w:tabs>
      <w:ind w:left="1680" w:hanging="960"/>
    </w:pPr>
    <w:rPr>
      <w:b w:val="0"/>
      <w:caps w:val="0"/>
      <w:szCs w:val="24"/>
    </w:rPr>
  </w:style>
  <w:style w:type="paragraph" w:styleId="TOC4">
    <w:name w:val="toc 4"/>
    <w:basedOn w:val="Normal"/>
    <w:next w:val="Normal"/>
    <w:uiPriority w:val="39"/>
    <w:rsid w:val="00734126"/>
    <w:pPr>
      <w:tabs>
        <w:tab w:val="left" w:pos="2280"/>
        <w:tab w:val="right" w:leader="dot" w:pos="9000"/>
      </w:tabs>
      <w:spacing w:before="60"/>
      <w:ind w:left="2280" w:right="360" w:hanging="1200"/>
    </w:pPr>
    <w:rPr>
      <w:rFonts w:eastAsia="MS Gothic"/>
    </w:rPr>
  </w:style>
  <w:style w:type="paragraph" w:styleId="TOC5">
    <w:name w:val="toc 5"/>
    <w:basedOn w:val="Normal"/>
    <w:next w:val="Normal"/>
    <w:uiPriority w:val="39"/>
    <w:rsid w:val="00734126"/>
    <w:pPr>
      <w:tabs>
        <w:tab w:val="left" w:pos="2880"/>
        <w:tab w:val="right" w:leader="dot" w:pos="9000"/>
      </w:tabs>
      <w:spacing w:before="60"/>
      <w:ind w:left="2880" w:right="360" w:hanging="1440"/>
    </w:pPr>
    <w:rPr>
      <w:rFonts w:eastAsia="MS Gothic"/>
    </w:rPr>
  </w:style>
  <w:style w:type="paragraph" w:styleId="TOC6">
    <w:name w:val="toc 6"/>
    <w:basedOn w:val="Normal"/>
    <w:next w:val="Normal"/>
    <w:uiPriority w:val="39"/>
    <w:rsid w:val="00734126"/>
    <w:pPr>
      <w:tabs>
        <w:tab w:val="left" w:pos="3480"/>
        <w:tab w:val="right" w:leader="dot" w:pos="9000"/>
      </w:tabs>
      <w:spacing w:before="60"/>
      <w:ind w:left="3480" w:right="360" w:hanging="1680"/>
    </w:pPr>
    <w:rPr>
      <w:rFonts w:eastAsia="MS Gothic"/>
    </w:rPr>
  </w:style>
  <w:style w:type="paragraph" w:styleId="TOC7">
    <w:name w:val="toc 7"/>
    <w:basedOn w:val="Normal"/>
    <w:next w:val="Normal"/>
    <w:uiPriority w:val="39"/>
    <w:rsid w:val="00734126"/>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uiPriority w:val="39"/>
    <w:rsid w:val="00734126"/>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uiPriority w:val="39"/>
    <w:rsid w:val="00734126"/>
    <w:pPr>
      <w:tabs>
        <w:tab w:val="left" w:pos="5280"/>
        <w:tab w:val="right" w:leader="dot" w:pos="9000"/>
      </w:tabs>
      <w:spacing w:before="60"/>
      <w:ind w:left="5280" w:right="360" w:hanging="2400"/>
    </w:pPr>
    <w:rPr>
      <w:rFonts w:ascii="Arial" w:eastAsia="MS Gothic"/>
    </w:rPr>
  </w:style>
  <w:style w:type="character" w:styleId="PageNumber">
    <w:name w:val="page number"/>
    <w:rsid w:val="00734126"/>
  </w:style>
  <w:style w:type="paragraph" w:styleId="Caption">
    <w:name w:val="caption"/>
    <w:next w:val="Paragraph"/>
    <w:link w:val="CaptionChar"/>
    <w:qFormat/>
    <w:rsid w:val="00734126"/>
    <w:pPr>
      <w:keepNext/>
      <w:keepLines/>
      <w:spacing w:before="120" w:after="120"/>
      <w:jc w:val="center"/>
    </w:pPr>
    <w:rPr>
      <w:bCs/>
      <w:sz w:val="24"/>
    </w:rPr>
  </w:style>
  <w:style w:type="paragraph" w:customStyle="1" w:styleId="TOCTitle">
    <w:name w:val="TOC Title"/>
    <w:basedOn w:val="Title"/>
    <w:next w:val="TOC1"/>
    <w:rsid w:val="00734126"/>
    <w:pPr>
      <w:keepLines/>
      <w:pageBreakBefore/>
    </w:pPr>
    <w:rPr>
      <w:caps w:val="0"/>
      <w:szCs w:val="28"/>
    </w:rPr>
  </w:style>
  <w:style w:type="character" w:styleId="Hyperlink">
    <w:name w:val="Hyperlink"/>
    <w:uiPriority w:val="99"/>
    <w:rsid w:val="00AC24B8"/>
    <w:rPr>
      <w:rFonts w:ascii="Times New Roman" w:hAnsi="Times New Roman"/>
      <w:color w:val="auto"/>
      <w:sz w:val="24"/>
      <w:u w:val="none"/>
    </w:rPr>
  </w:style>
  <w:style w:type="paragraph" w:styleId="ListBullet">
    <w:name w:val="List Bullet"/>
    <w:rsid w:val="00AF46CA"/>
    <w:pPr>
      <w:keepLines/>
      <w:numPr>
        <w:numId w:val="65"/>
      </w:numPr>
      <w:spacing w:before="60"/>
    </w:pPr>
    <w:rPr>
      <w:rFonts w:eastAsia="MS Gothic"/>
      <w:sz w:val="24"/>
    </w:rPr>
  </w:style>
  <w:style w:type="paragraph" w:styleId="ListNumber">
    <w:name w:val="List Number"/>
    <w:rsid w:val="00734126"/>
    <w:pPr>
      <w:keepLines/>
      <w:numPr>
        <w:numId w:val="11"/>
      </w:numPr>
      <w:spacing w:before="60"/>
    </w:pPr>
    <w:rPr>
      <w:rFonts w:eastAsia="MS Gothic"/>
      <w:sz w:val="24"/>
      <w:szCs w:val="24"/>
    </w:rPr>
  </w:style>
  <w:style w:type="character" w:styleId="EndnoteReference">
    <w:name w:val="endnote reference"/>
    <w:semiHidden/>
    <w:rsid w:val="00734126"/>
    <w:rPr>
      <w:vertAlign w:val="superscript"/>
    </w:rPr>
  </w:style>
  <w:style w:type="paragraph" w:styleId="EndnoteText">
    <w:name w:val="endnote text"/>
    <w:basedOn w:val="Normal"/>
    <w:link w:val="EndnoteTextChar"/>
    <w:rsid w:val="00734126"/>
    <w:pPr>
      <w:spacing w:before="60"/>
    </w:pPr>
    <w:rPr>
      <w:sz w:val="20"/>
      <w:szCs w:val="20"/>
    </w:rPr>
  </w:style>
  <w:style w:type="character" w:customStyle="1" w:styleId="EndnoteTextChar">
    <w:name w:val="Endnote Text Char"/>
    <w:basedOn w:val="DefaultParagraphFont"/>
    <w:link w:val="EndnoteText"/>
    <w:rsid w:val="0076635C"/>
  </w:style>
  <w:style w:type="paragraph" w:styleId="BalloonText">
    <w:name w:val="Balloon Text"/>
    <w:basedOn w:val="Normal"/>
    <w:link w:val="BalloonTextChar"/>
    <w:rsid w:val="00734126"/>
    <w:rPr>
      <w:rFonts w:ascii="Arial Narrow" w:hAnsi="Arial Narrow" w:cs="Tahoma"/>
      <w:sz w:val="18"/>
      <w:szCs w:val="16"/>
    </w:rPr>
  </w:style>
  <w:style w:type="character" w:customStyle="1" w:styleId="BalloonTextChar">
    <w:name w:val="Balloon Text Char"/>
    <w:basedOn w:val="DefaultParagraphFont"/>
    <w:link w:val="BalloonText"/>
    <w:rsid w:val="0076635C"/>
    <w:rPr>
      <w:rFonts w:ascii="Arial Narrow" w:hAnsi="Arial Narrow" w:cs="Tahoma"/>
      <w:sz w:val="18"/>
      <w:szCs w:val="16"/>
    </w:rPr>
  </w:style>
  <w:style w:type="paragraph" w:styleId="BodyText">
    <w:name w:val="Body Text"/>
    <w:basedOn w:val="Normal"/>
    <w:link w:val="BodyTextChar"/>
    <w:rsid w:val="00734126"/>
    <w:pPr>
      <w:spacing w:after="120"/>
    </w:pPr>
  </w:style>
  <w:style w:type="character" w:customStyle="1" w:styleId="BodyTextChar">
    <w:name w:val="Body Text Char"/>
    <w:link w:val="BodyText"/>
    <w:rsid w:val="00734126"/>
    <w:rPr>
      <w:sz w:val="24"/>
      <w:szCs w:val="24"/>
    </w:rPr>
  </w:style>
  <w:style w:type="paragraph" w:styleId="BodyText2">
    <w:name w:val="Body Text 2"/>
    <w:basedOn w:val="Normal"/>
    <w:link w:val="BodyText2Char"/>
    <w:semiHidden/>
    <w:rsid w:val="00734126"/>
    <w:pPr>
      <w:spacing w:after="120" w:line="480" w:lineRule="auto"/>
    </w:pPr>
  </w:style>
  <w:style w:type="character" w:customStyle="1" w:styleId="BodyText2Char">
    <w:name w:val="Body Text 2 Char"/>
    <w:link w:val="BodyText2"/>
    <w:semiHidden/>
    <w:rsid w:val="00734126"/>
    <w:rPr>
      <w:sz w:val="24"/>
      <w:szCs w:val="24"/>
    </w:rPr>
  </w:style>
  <w:style w:type="paragraph" w:styleId="BodyText3">
    <w:name w:val="Body Text 3"/>
    <w:basedOn w:val="Normal"/>
    <w:link w:val="BodyText3Char"/>
    <w:semiHidden/>
    <w:rsid w:val="00734126"/>
    <w:pPr>
      <w:spacing w:after="120"/>
    </w:pPr>
    <w:rPr>
      <w:sz w:val="16"/>
      <w:szCs w:val="16"/>
    </w:rPr>
  </w:style>
  <w:style w:type="character" w:customStyle="1" w:styleId="BodyText3Char">
    <w:name w:val="Body Text 3 Char"/>
    <w:link w:val="BodyText3"/>
    <w:semiHidden/>
    <w:rsid w:val="00734126"/>
    <w:rPr>
      <w:sz w:val="16"/>
      <w:szCs w:val="16"/>
    </w:rPr>
  </w:style>
  <w:style w:type="paragraph" w:styleId="BodyTextFirstIndent">
    <w:name w:val="Body Text First Indent"/>
    <w:basedOn w:val="BodyText"/>
    <w:link w:val="BodyTextFirstIndentChar"/>
    <w:semiHidden/>
    <w:rsid w:val="00734126"/>
    <w:pPr>
      <w:ind w:firstLine="210"/>
    </w:pPr>
  </w:style>
  <w:style w:type="character" w:customStyle="1" w:styleId="BodyTextFirstIndentChar">
    <w:name w:val="Body Text First Indent Char"/>
    <w:link w:val="BodyTextFirstIndent"/>
    <w:semiHidden/>
    <w:rsid w:val="00734126"/>
    <w:rPr>
      <w:sz w:val="24"/>
      <w:szCs w:val="24"/>
    </w:rPr>
  </w:style>
  <w:style w:type="paragraph" w:styleId="BodyTextIndent">
    <w:name w:val="Body Text Indent"/>
    <w:basedOn w:val="Normal"/>
    <w:link w:val="BodyTextIndentChar"/>
    <w:semiHidden/>
    <w:rsid w:val="00734126"/>
    <w:pPr>
      <w:spacing w:after="120"/>
      <w:ind w:left="360"/>
    </w:pPr>
  </w:style>
  <w:style w:type="character" w:customStyle="1" w:styleId="BodyTextIndentChar">
    <w:name w:val="Body Text Indent Char"/>
    <w:link w:val="BodyTextIndent"/>
    <w:semiHidden/>
    <w:rsid w:val="00734126"/>
    <w:rPr>
      <w:sz w:val="24"/>
      <w:szCs w:val="24"/>
    </w:rPr>
  </w:style>
  <w:style w:type="paragraph" w:styleId="BodyTextFirstIndent2">
    <w:name w:val="Body Text First Indent 2"/>
    <w:basedOn w:val="BodyTextIndent"/>
    <w:link w:val="BodyTextFirstIndent2Char"/>
    <w:semiHidden/>
    <w:rsid w:val="00734126"/>
    <w:pPr>
      <w:ind w:firstLine="210"/>
    </w:pPr>
  </w:style>
  <w:style w:type="character" w:customStyle="1" w:styleId="BodyTextFirstIndent2Char">
    <w:name w:val="Body Text First Indent 2 Char"/>
    <w:link w:val="BodyTextFirstIndent2"/>
    <w:semiHidden/>
    <w:rsid w:val="00734126"/>
    <w:rPr>
      <w:sz w:val="24"/>
      <w:szCs w:val="24"/>
    </w:rPr>
  </w:style>
  <w:style w:type="paragraph" w:styleId="BodyTextIndent2">
    <w:name w:val="Body Text Indent 2"/>
    <w:basedOn w:val="Normal"/>
    <w:link w:val="BodyTextIndent2Char"/>
    <w:semiHidden/>
    <w:rsid w:val="00734126"/>
    <w:pPr>
      <w:spacing w:after="120" w:line="480" w:lineRule="auto"/>
      <w:ind w:left="360"/>
    </w:pPr>
  </w:style>
  <w:style w:type="character" w:customStyle="1" w:styleId="BodyTextIndent2Char">
    <w:name w:val="Body Text Indent 2 Char"/>
    <w:link w:val="BodyTextIndent2"/>
    <w:semiHidden/>
    <w:rsid w:val="00734126"/>
    <w:rPr>
      <w:sz w:val="24"/>
      <w:szCs w:val="24"/>
    </w:rPr>
  </w:style>
  <w:style w:type="paragraph" w:styleId="BodyTextIndent3">
    <w:name w:val="Body Text Indent 3"/>
    <w:basedOn w:val="Normal"/>
    <w:link w:val="BodyTextIndent3Char"/>
    <w:semiHidden/>
    <w:rsid w:val="00734126"/>
    <w:pPr>
      <w:spacing w:after="120"/>
      <w:ind w:left="360"/>
    </w:pPr>
    <w:rPr>
      <w:sz w:val="16"/>
      <w:szCs w:val="16"/>
    </w:rPr>
  </w:style>
  <w:style w:type="character" w:customStyle="1" w:styleId="BodyTextIndent3Char">
    <w:name w:val="Body Text Indent 3 Char"/>
    <w:link w:val="BodyTextIndent3"/>
    <w:semiHidden/>
    <w:rsid w:val="00734126"/>
    <w:rPr>
      <w:sz w:val="16"/>
      <w:szCs w:val="16"/>
    </w:rPr>
  </w:style>
  <w:style w:type="paragraph" w:styleId="Closing">
    <w:name w:val="Closing"/>
    <w:basedOn w:val="Normal"/>
    <w:link w:val="ClosingChar"/>
    <w:semiHidden/>
    <w:rsid w:val="00734126"/>
    <w:pPr>
      <w:ind w:left="4320"/>
    </w:pPr>
  </w:style>
  <w:style w:type="character" w:customStyle="1" w:styleId="ClosingChar">
    <w:name w:val="Closing Char"/>
    <w:link w:val="Closing"/>
    <w:semiHidden/>
    <w:rsid w:val="00734126"/>
    <w:rPr>
      <w:sz w:val="24"/>
      <w:szCs w:val="24"/>
    </w:rPr>
  </w:style>
  <w:style w:type="character" w:styleId="CommentReference">
    <w:name w:val="annotation reference"/>
    <w:rsid w:val="00734126"/>
    <w:rPr>
      <w:sz w:val="16"/>
      <w:szCs w:val="16"/>
    </w:rPr>
  </w:style>
  <w:style w:type="paragraph" w:styleId="CommentText">
    <w:name w:val="annotation text"/>
    <w:aliases w:val="Annotationtext,Comment Text Char Char,Comment Text Char Char Char Char,Comment Text Char Char1,Comment Text Char1 Char Char"/>
    <w:basedOn w:val="Normal"/>
    <w:link w:val="CommentTextChar"/>
    <w:rsid w:val="00734126"/>
    <w:rPr>
      <w:sz w:val="20"/>
      <w:szCs w:val="20"/>
    </w:rPr>
  </w:style>
  <w:style w:type="character" w:customStyle="1" w:styleId="CommentTextChar">
    <w:name w:val="Comment Text Char"/>
    <w:aliases w:val="Annotationtext Char,Comment Text Char Char Char,Comment Text Char Char Char Char Char,Comment Text Char Char1 Char,Comment Text Char1 Char Char Char"/>
    <w:basedOn w:val="DefaultParagraphFont"/>
    <w:link w:val="CommentText"/>
    <w:rsid w:val="0076635C"/>
  </w:style>
  <w:style w:type="paragraph" w:styleId="CommentSubject">
    <w:name w:val="annotation subject"/>
    <w:basedOn w:val="CommentText"/>
    <w:next w:val="CommentText"/>
    <w:link w:val="CommentSubjectChar"/>
    <w:rsid w:val="00734126"/>
    <w:rPr>
      <w:b/>
      <w:bCs/>
    </w:rPr>
  </w:style>
  <w:style w:type="character" w:customStyle="1" w:styleId="CommentSubjectChar">
    <w:name w:val="Comment Subject Char"/>
    <w:basedOn w:val="CommentTextChar"/>
    <w:link w:val="CommentSubject"/>
    <w:rsid w:val="0076635C"/>
    <w:rPr>
      <w:b/>
      <w:bCs/>
    </w:rPr>
  </w:style>
  <w:style w:type="paragraph" w:styleId="Date">
    <w:name w:val="Date"/>
    <w:basedOn w:val="Normal"/>
    <w:next w:val="Normal"/>
    <w:link w:val="DateChar"/>
    <w:semiHidden/>
    <w:rsid w:val="00734126"/>
  </w:style>
  <w:style w:type="character" w:customStyle="1" w:styleId="DateChar">
    <w:name w:val="Date Char"/>
    <w:link w:val="Date"/>
    <w:semiHidden/>
    <w:rsid w:val="00734126"/>
    <w:rPr>
      <w:sz w:val="24"/>
      <w:szCs w:val="24"/>
    </w:rPr>
  </w:style>
  <w:style w:type="paragraph" w:styleId="DocumentMap">
    <w:name w:val="Document Map"/>
    <w:basedOn w:val="Normal"/>
    <w:link w:val="DocumentMapChar"/>
    <w:rsid w:val="00734126"/>
    <w:pPr>
      <w:shd w:val="clear" w:color="auto" w:fill="000080"/>
    </w:pPr>
    <w:rPr>
      <w:rFonts w:ascii="Tahoma" w:hAnsi="Tahoma" w:cs="Tahoma"/>
    </w:rPr>
  </w:style>
  <w:style w:type="character" w:customStyle="1" w:styleId="DocumentMapChar">
    <w:name w:val="Document Map Char"/>
    <w:basedOn w:val="DefaultParagraphFont"/>
    <w:link w:val="DocumentMap"/>
    <w:rsid w:val="0076635C"/>
    <w:rPr>
      <w:rFonts w:ascii="Tahoma" w:hAnsi="Tahoma" w:cs="Tahoma"/>
      <w:sz w:val="24"/>
      <w:szCs w:val="24"/>
      <w:shd w:val="clear" w:color="auto" w:fill="000080"/>
    </w:rPr>
  </w:style>
  <w:style w:type="paragraph" w:styleId="E-mailSignature">
    <w:name w:val="E-mail Signature"/>
    <w:basedOn w:val="Normal"/>
    <w:link w:val="E-mailSignatureChar"/>
    <w:semiHidden/>
    <w:rsid w:val="00734126"/>
  </w:style>
  <w:style w:type="character" w:customStyle="1" w:styleId="E-mailSignatureChar">
    <w:name w:val="E-mail Signature Char"/>
    <w:link w:val="E-mailSignature"/>
    <w:semiHidden/>
    <w:rsid w:val="00734126"/>
    <w:rPr>
      <w:sz w:val="24"/>
      <w:szCs w:val="24"/>
    </w:rPr>
  </w:style>
  <w:style w:type="character" w:styleId="Emphasis">
    <w:name w:val="Emphasis"/>
    <w:qFormat/>
    <w:rsid w:val="00734126"/>
    <w:rPr>
      <w:rFonts w:ascii="Times New Roman" w:hAnsi="Times New Roman"/>
      <w:i/>
      <w:iCs/>
      <w:sz w:val="24"/>
    </w:rPr>
  </w:style>
  <w:style w:type="paragraph" w:styleId="EnvelopeAddress">
    <w:name w:val="envelope address"/>
    <w:basedOn w:val="Normal"/>
    <w:semiHidden/>
    <w:rsid w:val="00734126"/>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734126"/>
    <w:rPr>
      <w:rFonts w:ascii="Arial" w:hAnsi="Arial" w:cs="Arial"/>
      <w:sz w:val="20"/>
      <w:szCs w:val="20"/>
    </w:rPr>
  </w:style>
  <w:style w:type="character" w:styleId="FollowedHyperlink">
    <w:name w:val="FollowedHyperlink"/>
    <w:rsid w:val="00734126"/>
    <w:rPr>
      <w:color w:val="800080"/>
      <w:u w:val="single"/>
    </w:rPr>
  </w:style>
  <w:style w:type="character" w:styleId="FootnoteReference">
    <w:name w:val="footnote reference"/>
    <w:semiHidden/>
    <w:rsid w:val="00734126"/>
    <w:rPr>
      <w:vertAlign w:val="superscript"/>
    </w:rPr>
  </w:style>
  <w:style w:type="paragraph" w:styleId="FootnoteText">
    <w:name w:val="footnote text"/>
    <w:link w:val="FootnoteTextChar"/>
    <w:rsid w:val="00734126"/>
    <w:pPr>
      <w:spacing w:before="60"/>
      <w:ind w:left="360" w:hanging="360"/>
    </w:pPr>
    <w:rPr>
      <w:rFonts w:ascii="Arial" w:eastAsia="MS Mincho" w:hAnsi="Arial"/>
    </w:rPr>
  </w:style>
  <w:style w:type="character" w:customStyle="1" w:styleId="FootnoteTextChar">
    <w:name w:val="Footnote Text Char"/>
    <w:basedOn w:val="DefaultParagraphFont"/>
    <w:link w:val="FootnoteText"/>
    <w:rsid w:val="0076635C"/>
    <w:rPr>
      <w:rFonts w:ascii="Arial" w:eastAsia="MS Mincho" w:hAnsi="Arial"/>
    </w:rPr>
  </w:style>
  <w:style w:type="character" w:styleId="HTMLAcronym">
    <w:name w:val="HTML Acronym"/>
    <w:semiHidden/>
    <w:rsid w:val="00734126"/>
  </w:style>
  <w:style w:type="paragraph" w:styleId="HTMLAddress">
    <w:name w:val="HTML Address"/>
    <w:basedOn w:val="Normal"/>
    <w:link w:val="HTMLAddressChar"/>
    <w:semiHidden/>
    <w:rsid w:val="00734126"/>
    <w:rPr>
      <w:i/>
      <w:iCs/>
    </w:rPr>
  </w:style>
  <w:style w:type="character" w:customStyle="1" w:styleId="HTMLAddressChar">
    <w:name w:val="HTML Address Char"/>
    <w:link w:val="HTMLAddress"/>
    <w:semiHidden/>
    <w:rsid w:val="00734126"/>
    <w:rPr>
      <w:i/>
      <w:iCs/>
      <w:sz w:val="24"/>
      <w:szCs w:val="24"/>
    </w:rPr>
  </w:style>
  <w:style w:type="character" w:styleId="HTMLCite">
    <w:name w:val="HTML Cite"/>
    <w:semiHidden/>
    <w:rsid w:val="00734126"/>
    <w:rPr>
      <w:i/>
      <w:iCs/>
    </w:rPr>
  </w:style>
  <w:style w:type="character" w:styleId="HTMLCode">
    <w:name w:val="HTML Code"/>
    <w:semiHidden/>
    <w:rsid w:val="00734126"/>
    <w:rPr>
      <w:rFonts w:ascii="Courier New" w:hAnsi="Courier New" w:cs="Courier New"/>
      <w:sz w:val="20"/>
      <w:szCs w:val="20"/>
    </w:rPr>
  </w:style>
  <w:style w:type="character" w:styleId="HTMLDefinition">
    <w:name w:val="HTML Definition"/>
    <w:semiHidden/>
    <w:rsid w:val="00734126"/>
    <w:rPr>
      <w:i/>
      <w:iCs/>
    </w:rPr>
  </w:style>
  <w:style w:type="character" w:styleId="HTMLKeyboard">
    <w:name w:val="HTML Keyboard"/>
    <w:semiHidden/>
    <w:rsid w:val="00734126"/>
    <w:rPr>
      <w:rFonts w:ascii="Courier New" w:hAnsi="Courier New" w:cs="Courier New"/>
      <w:sz w:val="20"/>
      <w:szCs w:val="20"/>
    </w:rPr>
  </w:style>
  <w:style w:type="paragraph" w:styleId="HTMLPreformatted">
    <w:name w:val="HTML Preformatted"/>
    <w:basedOn w:val="Normal"/>
    <w:link w:val="HTMLPreformattedChar"/>
    <w:semiHidden/>
    <w:rsid w:val="00734126"/>
    <w:rPr>
      <w:rFonts w:ascii="Courier New" w:hAnsi="Courier New" w:cs="Courier New"/>
      <w:sz w:val="20"/>
      <w:szCs w:val="20"/>
    </w:rPr>
  </w:style>
  <w:style w:type="character" w:customStyle="1" w:styleId="HTMLPreformattedChar">
    <w:name w:val="HTML Preformatted Char"/>
    <w:link w:val="HTMLPreformatted"/>
    <w:semiHidden/>
    <w:rsid w:val="00734126"/>
    <w:rPr>
      <w:rFonts w:ascii="Courier New" w:hAnsi="Courier New" w:cs="Courier New"/>
    </w:rPr>
  </w:style>
  <w:style w:type="character" w:styleId="HTMLSample">
    <w:name w:val="HTML Sample"/>
    <w:semiHidden/>
    <w:rsid w:val="00734126"/>
    <w:rPr>
      <w:rFonts w:ascii="Courier New" w:hAnsi="Courier New" w:cs="Courier New"/>
    </w:rPr>
  </w:style>
  <w:style w:type="character" w:styleId="HTMLTypewriter">
    <w:name w:val="HTML Typewriter"/>
    <w:rsid w:val="00734126"/>
    <w:rPr>
      <w:rFonts w:ascii="Courier New" w:hAnsi="Courier New" w:cs="Courier New"/>
      <w:sz w:val="20"/>
      <w:szCs w:val="20"/>
    </w:rPr>
  </w:style>
  <w:style w:type="character" w:styleId="HTMLVariable">
    <w:name w:val="HTML Variable"/>
    <w:semiHidden/>
    <w:rsid w:val="00734126"/>
    <w:rPr>
      <w:i/>
      <w:iCs/>
    </w:rPr>
  </w:style>
  <w:style w:type="paragraph" w:styleId="Index1">
    <w:name w:val="index 1"/>
    <w:basedOn w:val="Normal"/>
    <w:next w:val="Normal"/>
    <w:semiHidden/>
    <w:rsid w:val="00734126"/>
    <w:pPr>
      <w:ind w:left="240" w:hanging="240"/>
    </w:pPr>
  </w:style>
  <w:style w:type="paragraph" w:styleId="Index2">
    <w:name w:val="index 2"/>
    <w:basedOn w:val="Normal"/>
    <w:next w:val="Normal"/>
    <w:semiHidden/>
    <w:rsid w:val="00734126"/>
    <w:pPr>
      <w:ind w:left="480" w:hanging="240"/>
    </w:pPr>
  </w:style>
  <w:style w:type="paragraph" w:styleId="Index3">
    <w:name w:val="index 3"/>
    <w:basedOn w:val="Normal"/>
    <w:next w:val="Normal"/>
    <w:semiHidden/>
    <w:rsid w:val="00734126"/>
    <w:pPr>
      <w:ind w:left="720" w:hanging="240"/>
    </w:pPr>
  </w:style>
  <w:style w:type="paragraph" w:styleId="Index4">
    <w:name w:val="index 4"/>
    <w:basedOn w:val="Normal"/>
    <w:next w:val="Normal"/>
    <w:semiHidden/>
    <w:rsid w:val="00734126"/>
    <w:pPr>
      <w:ind w:left="960" w:hanging="240"/>
    </w:pPr>
  </w:style>
  <w:style w:type="paragraph" w:styleId="Index5">
    <w:name w:val="index 5"/>
    <w:basedOn w:val="Normal"/>
    <w:next w:val="Normal"/>
    <w:semiHidden/>
    <w:rsid w:val="00734126"/>
    <w:pPr>
      <w:ind w:left="1200" w:hanging="240"/>
    </w:pPr>
  </w:style>
  <w:style w:type="paragraph" w:styleId="Index6">
    <w:name w:val="index 6"/>
    <w:basedOn w:val="Normal"/>
    <w:next w:val="Normal"/>
    <w:semiHidden/>
    <w:rsid w:val="00734126"/>
    <w:pPr>
      <w:ind w:left="1440" w:hanging="240"/>
    </w:pPr>
  </w:style>
  <w:style w:type="paragraph" w:styleId="Index7">
    <w:name w:val="index 7"/>
    <w:basedOn w:val="Normal"/>
    <w:next w:val="Normal"/>
    <w:semiHidden/>
    <w:rsid w:val="00734126"/>
    <w:pPr>
      <w:ind w:left="1680" w:hanging="240"/>
    </w:pPr>
  </w:style>
  <w:style w:type="paragraph" w:styleId="Index8">
    <w:name w:val="index 8"/>
    <w:basedOn w:val="Normal"/>
    <w:next w:val="Normal"/>
    <w:semiHidden/>
    <w:rsid w:val="00734126"/>
    <w:pPr>
      <w:ind w:left="1920" w:hanging="240"/>
    </w:pPr>
  </w:style>
  <w:style w:type="paragraph" w:styleId="Index9">
    <w:name w:val="index 9"/>
    <w:basedOn w:val="Normal"/>
    <w:next w:val="Normal"/>
    <w:semiHidden/>
    <w:rsid w:val="00734126"/>
    <w:pPr>
      <w:ind w:left="2160" w:hanging="240"/>
    </w:pPr>
  </w:style>
  <w:style w:type="paragraph" w:styleId="IndexHeading">
    <w:name w:val="index heading"/>
    <w:basedOn w:val="Normal"/>
    <w:next w:val="Index1"/>
    <w:semiHidden/>
    <w:rsid w:val="00734126"/>
    <w:rPr>
      <w:rFonts w:ascii="Arial" w:hAnsi="Arial" w:cs="Arial"/>
      <w:b/>
      <w:bCs/>
    </w:rPr>
  </w:style>
  <w:style w:type="character" w:styleId="LineNumber">
    <w:name w:val="line number"/>
    <w:semiHidden/>
    <w:rsid w:val="00734126"/>
  </w:style>
  <w:style w:type="paragraph" w:styleId="List">
    <w:name w:val="List"/>
    <w:basedOn w:val="Normal"/>
    <w:rsid w:val="00734126"/>
    <w:pPr>
      <w:ind w:left="360" w:hanging="360"/>
    </w:pPr>
  </w:style>
  <w:style w:type="paragraph" w:styleId="List2">
    <w:name w:val="List 2"/>
    <w:basedOn w:val="Normal"/>
    <w:rsid w:val="00734126"/>
    <w:pPr>
      <w:ind w:left="720" w:hanging="360"/>
    </w:pPr>
  </w:style>
  <w:style w:type="paragraph" w:styleId="List3">
    <w:name w:val="List 3"/>
    <w:basedOn w:val="Normal"/>
    <w:semiHidden/>
    <w:rsid w:val="00734126"/>
    <w:pPr>
      <w:ind w:left="1080" w:hanging="360"/>
    </w:pPr>
  </w:style>
  <w:style w:type="paragraph" w:styleId="List4">
    <w:name w:val="List 4"/>
    <w:basedOn w:val="Normal"/>
    <w:semiHidden/>
    <w:rsid w:val="00734126"/>
    <w:pPr>
      <w:ind w:left="1440" w:hanging="360"/>
    </w:pPr>
  </w:style>
  <w:style w:type="paragraph" w:styleId="List5">
    <w:name w:val="List 5"/>
    <w:basedOn w:val="Normal"/>
    <w:semiHidden/>
    <w:rsid w:val="00734126"/>
    <w:pPr>
      <w:ind w:left="1800" w:hanging="360"/>
    </w:pPr>
  </w:style>
  <w:style w:type="paragraph" w:styleId="ListBullet2">
    <w:name w:val="List Bullet 2"/>
    <w:rsid w:val="00734126"/>
    <w:pPr>
      <w:keepLines/>
      <w:numPr>
        <w:numId w:val="6"/>
      </w:numPr>
      <w:spacing w:before="60"/>
    </w:pPr>
    <w:rPr>
      <w:rFonts w:eastAsia="MS Gothic"/>
      <w:sz w:val="24"/>
      <w:szCs w:val="24"/>
    </w:rPr>
  </w:style>
  <w:style w:type="paragraph" w:styleId="ListBullet3">
    <w:name w:val="List Bullet 3"/>
    <w:basedOn w:val="Normal"/>
    <w:rsid w:val="00734126"/>
    <w:pPr>
      <w:keepLines/>
      <w:numPr>
        <w:numId w:val="7"/>
      </w:numPr>
      <w:spacing w:before="60"/>
    </w:pPr>
    <w:rPr>
      <w:rFonts w:eastAsia="MS Gothic"/>
    </w:rPr>
  </w:style>
  <w:style w:type="paragraph" w:styleId="ListBullet4">
    <w:name w:val="List Bullet 4"/>
    <w:qFormat/>
    <w:rsid w:val="00734126"/>
    <w:pPr>
      <w:widowControl w:val="0"/>
      <w:numPr>
        <w:numId w:val="21"/>
      </w:numPr>
      <w:spacing w:before="60"/>
    </w:pPr>
    <w:rPr>
      <w:sz w:val="24"/>
      <w:szCs w:val="24"/>
    </w:rPr>
  </w:style>
  <w:style w:type="paragraph" w:styleId="ListBullet5">
    <w:name w:val="List Bullet 5"/>
    <w:qFormat/>
    <w:rsid w:val="00734126"/>
    <w:pPr>
      <w:widowControl w:val="0"/>
      <w:numPr>
        <w:numId w:val="20"/>
      </w:numPr>
      <w:spacing w:before="60"/>
    </w:pPr>
    <w:rPr>
      <w:sz w:val="24"/>
      <w:szCs w:val="24"/>
    </w:rPr>
  </w:style>
  <w:style w:type="paragraph" w:styleId="ListContinue">
    <w:name w:val="List Continue"/>
    <w:basedOn w:val="Normal"/>
    <w:rsid w:val="00734126"/>
    <w:pPr>
      <w:spacing w:after="120"/>
      <w:ind w:left="360"/>
    </w:pPr>
  </w:style>
  <w:style w:type="paragraph" w:styleId="ListContinue2">
    <w:name w:val="List Continue 2"/>
    <w:basedOn w:val="Normal"/>
    <w:rsid w:val="00734126"/>
    <w:pPr>
      <w:spacing w:after="120"/>
      <w:ind w:left="720"/>
    </w:pPr>
  </w:style>
  <w:style w:type="paragraph" w:styleId="ListContinue3">
    <w:name w:val="List Continue 3"/>
    <w:basedOn w:val="Normal"/>
    <w:rsid w:val="00734126"/>
    <w:pPr>
      <w:spacing w:after="120"/>
      <w:ind w:left="1080"/>
    </w:pPr>
  </w:style>
  <w:style w:type="paragraph" w:styleId="ListContinue4">
    <w:name w:val="List Continue 4"/>
    <w:basedOn w:val="Normal"/>
    <w:rsid w:val="00734126"/>
    <w:pPr>
      <w:spacing w:after="120"/>
      <w:ind w:left="1440"/>
    </w:pPr>
  </w:style>
  <w:style w:type="paragraph" w:styleId="ListContinue5">
    <w:name w:val="List Continue 5"/>
    <w:basedOn w:val="Normal"/>
    <w:rsid w:val="00734126"/>
    <w:pPr>
      <w:spacing w:after="120"/>
      <w:ind w:left="1800"/>
    </w:pPr>
  </w:style>
  <w:style w:type="paragraph" w:styleId="ListNumber4">
    <w:name w:val="List Number 4"/>
    <w:rsid w:val="00734126"/>
    <w:pPr>
      <w:numPr>
        <w:numId w:val="30"/>
      </w:numPr>
      <w:tabs>
        <w:tab w:val="num" w:pos="1440"/>
      </w:tabs>
      <w:spacing w:before="60"/>
      <w:ind w:left="1440"/>
    </w:pPr>
    <w:rPr>
      <w:sz w:val="24"/>
      <w:szCs w:val="24"/>
    </w:rPr>
  </w:style>
  <w:style w:type="paragraph" w:styleId="ListNumber5">
    <w:name w:val="List Number 5"/>
    <w:rsid w:val="00734126"/>
    <w:pPr>
      <w:numPr>
        <w:numId w:val="31"/>
      </w:numPr>
      <w:tabs>
        <w:tab w:val="num" w:pos="1800"/>
      </w:tabs>
      <w:spacing w:before="60"/>
      <w:ind w:left="1800"/>
    </w:pPr>
    <w:rPr>
      <w:sz w:val="24"/>
      <w:szCs w:val="24"/>
    </w:rPr>
  </w:style>
  <w:style w:type="paragraph" w:styleId="MacroText">
    <w:name w:val="macro"/>
    <w:link w:val="MacroTextChar"/>
    <w:semiHidden/>
    <w:rsid w:val="0073412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styleId="PlaceholderText">
    <w:name w:val="Placeholder Text"/>
    <w:uiPriority w:val="99"/>
    <w:semiHidden/>
    <w:rsid w:val="00734126"/>
    <w:rPr>
      <w:color w:val="808080"/>
    </w:rPr>
  </w:style>
  <w:style w:type="paragraph" w:styleId="TOCHeading">
    <w:name w:val="TOC Heading"/>
    <w:basedOn w:val="TOCTitle"/>
    <w:next w:val="Normal"/>
    <w:uiPriority w:val="39"/>
    <w:unhideWhenUsed/>
    <w:qFormat/>
    <w:rsid w:val="00734126"/>
    <w:pPr>
      <w:spacing w:before="480" w:after="0" w:line="276" w:lineRule="auto"/>
    </w:pPr>
    <w:rPr>
      <w:rFonts w:ascii="Cambria" w:eastAsia="Malgun Gothic" w:hAnsi="Cambria" w:cs="Times New Roman"/>
      <w:caps/>
      <w:color w:val="000000"/>
      <w:kern w:val="0"/>
    </w:rPr>
  </w:style>
  <w:style w:type="character" w:customStyle="1" w:styleId="MacroTextChar">
    <w:name w:val="Macro Text Char"/>
    <w:basedOn w:val="DefaultParagraphFont"/>
    <w:link w:val="MacroText"/>
    <w:semiHidden/>
    <w:rsid w:val="0076635C"/>
    <w:rPr>
      <w:rFonts w:ascii="Courier New" w:hAnsi="Courier New" w:cs="Courier New"/>
    </w:rPr>
  </w:style>
  <w:style w:type="paragraph" w:styleId="MessageHeader">
    <w:name w:val="Message Header"/>
    <w:basedOn w:val="Normal"/>
    <w:link w:val="MessageHeaderChar"/>
    <w:rsid w:val="0073412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rsid w:val="00734126"/>
    <w:rPr>
      <w:rFonts w:ascii="Arial" w:hAnsi="Arial" w:cs="Arial"/>
      <w:sz w:val="24"/>
      <w:szCs w:val="24"/>
      <w:shd w:val="pct20" w:color="auto" w:fill="auto"/>
    </w:rPr>
  </w:style>
  <w:style w:type="paragraph" w:styleId="NormalWeb">
    <w:name w:val="Normal (Web)"/>
    <w:basedOn w:val="Normal"/>
    <w:uiPriority w:val="99"/>
    <w:rsid w:val="00734126"/>
  </w:style>
  <w:style w:type="paragraph" w:styleId="NormalIndent">
    <w:name w:val="Normal Indent"/>
    <w:basedOn w:val="Normal"/>
    <w:rsid w:val="00734126"/>
    <w:pPr>
      <w:ind w:left="720"/>
    </w:pPr>
  </w:style>
  <w:style w:type="paragraph" w:styleId="NoteHeading">
    <w:name w:val="Note Heading"/>
    <w:basedOn w:val="Normal"/>
    <w:next w:val="Normal"/>
    <w:link w:val="NoteHeadingChar"/>
    <w:semiHidden/>
    <w:rsid w:val="00734126"/>
  </w:style>
  <w:style w:type="character" w:customStyle="1" w:styleId="NoteHeadingChar">
    <w:name w:val="Note Heading Char"/>
    <w:basedOn w:val="DefaultParagraphFont"/>
    <w:link w:val="NoteHeading"/>
    <w:semiHidden/>
    <w:rsid w:val="0076635C"/>
    <w:rPr>
      <w:sz w:val="24"/>
      <w:szCs w:val="24"/>
    </w:rPr>
  </w:style>
  <w:style w:type="paragraph" w:styleId="PlainText">
    <w:name w:val="Plain Text"/>
    <w:basedOn w:val="Normal"/>
    <w:link w:val="PlainTextChar"/>
    <w:semiHidden/>
    <w:rsid w:val="00734126"/>
    <w:rPr>
      <w:rFonts w:ascii="Courier New" w:hAnsi="Courier New" w:cs="Courier New"/>
      <w:sz w:val="20"/>
      <w:szCs w:val="20"/>
    </w:rPr>
  </w:style>
  <w:style w:type="character" w:customStyle="1" w:styleId="PlainTextChar">
    <w:name w:val="Plain Text Char"/>
    <w:link w:val="PlainText"/>
    <w:semiHidden/>
    <w:rsid w:val="00734126"/>
    <w:rPr>
      <w:rFonts w:ascii="Courier New" w:hAnsi="Courier New" w:cs="Courier New"/>
    </w:rPr>
  </w:style>
  <w:style w:type="paragraph" w:styleId="Salutation">
    <w:name w:val="Salutation"/>
    <w:basedOn w:val="Normal"/>
    <w:next w:val="Normal"/>
    <w:link w:val="SalutationChar"/>
    <w:semiHidden/>
    <w:rsid w:val="00734126"/>
  </w:style>
  <w:style w:type="character" w:customStyle="1" w:styleId="SalutationChar">
    <w:name w:val="Salutation Char"/>
    <w:link w:val="Salutation"/>
    <w:semiHidden/>
    <w:rsid w:val="00734126"/>
    <w:rPr>
      <w:sz w:val="24"/>
      <w:szCs w:val="24"/>
    </w:rPr>
  </w:style>
  <w:style w:type="paragraph" w:styleId="Signature">
    <w:name w:val="Signature"/>
    <w:basedOn w:val="Normal"/>
    <w:link w:val="SignatureChar"/>
    <w:semiHidden/>
    <w:rsid w:val="00734126"/>
    <w:pPr>
      <w:ind w:left="4320"/>
    </w:pPr>
  </w:style>
  <w:style w:type="character" w:customStyle="1" w:styleId="SignatureChar">
    <w:name w:val="Signature Char"/>
    <w:link w:val="Signature"/>
    <w:semiHidden/>
    <w:rsid w:val="00734126"/>
    <w:rPr>
      <w:sz w:val="24"/>
      <w:szCs w:val="24"/>
    </w:rPr>
  </w:style>
  <w:style w:type="character" w:styleId="Strong">
    <w:name w:val="Strong"/>
    <w:qFormat/>
    <w:rsid w:val="00734126"/>
    <w:rPr>
      <w:rFonts w:ascii="Times New Roman" w:hAnsi="Times New Roman"/>
      <w:b/>
      <w:bCs/>
      <w:sz w:val="24"/>
    </w:rPr>
  </w:style>
  <w:style w:type="paragraph" w:styleId="Subtitle">
    <w:name w:val="Subtitle"/>
    <w:basedOn w:val="Normal"/>
    <w:link w:val="SubtitleChar"/>
    <w:uiPriority w:val="11"/>
    <w:qFormat/>
    <w:rsid w:val="00734126"/>
    <w:pPr>
      <w:spacing w:after="60"/>
      <w:jc w:val="center"/>
      <w:outlineLvl w:val="1"/>
    </w:pPr>
    <w:rPr>
      <w:rFonts w:cs="Arial"/>
    </w:rPr>
  </w:style>
  <w:style w:type="paragraph" w:styleId="Revision">
    <w:name w:val="Revision"/>
    <w:hidden/>
    <w:uiPriority w:val="99"/>
    <w:semiHidden/>
    <w:rsid w:val="00244B2A"/>
    <w:rPr>
      <w:rFonts w:eastAsiaTheme="minorHAnsi"/>
      <w:sz w:val="24"/>
      <w:szCs w:val="24"/>
    </w:rPr>
  </w:style>
  <w:style w:type="character" w:customStyle="1" w:styleId="SubtitleChar">
    <w:name w:val="Subtitle Char"/>
    <w:link w:val="Subtitle"/>
    <w:rsid w:val="00734126"/>
    <w:rPr>
      <w:rFonts w:cs="Arial"/>
      <w:sz w:val="24"/>
      <w:szCs w:val="24"/>
    </w:rPr>
  </w:style>
  <w:style w:type="paragraph" w:styleId="TableofAuthorities">
    <w:name w:val="table of authorities"/>
    <w:basedOn w:val="Normal"/>
    <w:next w:val="Normal"/>
    <w:rsid w:val="00734126"/>
    <w:pPr>
      <w:ind w:left="240" w:hanging="240"/>
    </w:pPr>
  </w:style>
  <w:style w:type="paragraph" w:customStyle="1" w:styleId="Paragraph">
    <w:name w:val="Paragraph"/>
    <w:aliases w:val="p,tblTxt"/>
    <w:link w:val="ParagraphChar"/>
    <w:qFormat/>
    <w:rsid w:val="00091646"/>
    <w:pPr>
      <w:spacing w:before="60" w:after="240"/>
    </w:pPr>
    <w:rPr>
      <w:rFonts w:eastAsia="MS Gothic"/>
      <w:sz w:val="24"/>
      <w:szCs w:val="24"/>
    </w:rPr>
  </w:style>
  <w:style w:type="paragraph" w:styleId="TableofFigures">
    <w:name w:val="table of figures"/>
    <w:basedOn w:val="Normal"/>
    <w:next w:val="Normal"/>
    <w:uiPriority w:val="99"/>
    <w:rsid w:val="002C608E"/>
    <w:pPr>
      <w:tabs>
        <w:tab w:val="left" w:pos="1680"/>
        <w:tab w:val="right" w:leader="dot" w:pos="9000"/>
      </w:tabs>
      <w:spacing w:before="60"/>
      <w:ind w:left="1710" w:right="360" w:hanging="1350"/>
    </w:pPr>
    <w:rPr>
      <w:rFonts w:eastAsia="MS Gothic"/>
      <w:noProof/>
    </w:rPr>
  </w:style>
  <w:style w:type="paragraph" w:styleId="TOAHeading">
    <w:name w:val="toa heading"/>
    <w:basedOn w:val="Normal"/>
    <w:next w:val="Normal"/>
    <w:rsid w:val="00734126"/>
    <w:pPr>
      <w:spacing w:before="120"/>
    </w:pPr>
    <w:rPr>
      <w:rFonts w:ascii="Arial" w:hAnsi="Arial" w:cs="Arial"/>
      <w:b/>
      <w:bCs/>
    </w:rPr>
  </w:style>
  <w:style w:type="table" w:styleId="TableGrid">
    <w:name w:val="Table Grid"/>
    <w:basedOn w:val="TableNormal"/>
    <w:rsid w:val="00734126"/>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73412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3412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3412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3412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3412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3412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3412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3412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3412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3412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3412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3412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3412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3412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3412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3412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3412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341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3412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3412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3412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3412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3412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3412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3412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3412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3412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3412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3412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3412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3412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3412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3412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341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3412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3412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3412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3412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3412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34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3412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3412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3412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734126"/>
    <w:pPr>
      <w:numPr>
        <w:numId w:val="1"/>
      </w:numPr>
    </w:pPr>
  </w:style>
  <w:style w:type="paragraph" w:styleId="BlockText">
    <w:name w:val="Block Text"/>
    <w:basedOn w:val="Normal"/>
    <w:rsid w:val="00734126"/>
    <w:pPr>
      <w:spacing w:after="120"/>
      <w:ind w:left="1440" w:right="1440"/>
    </w:pPr>
  </w:style>
  <w:style w:type="numbering" w:styleId="1ai">
    <w:name w:val="Outline List 1"/>
    <w:basedOn w:val="NoList"/>
    <w:rsid w:val="00734126"/>
    <w:pPr>
      <w:numPr>
        <w:numId w:val="2"/>
      </w:numPr>
    </w:pPr>
  </w:style>
  <w:style w:type="numbering" w:styleId="ArticleSection">
    <w:name w:val="Outline List 3"/>
    <w:basedOn w:val="NoList"/>
    <w:rsid w:val="00734126"/>
    <w:pPr>
      <w:numPr>
        <w:numId w:val="3"/>
      </w:numPr>
    </w:pPr>
  </w:style>
  <w:style w:type="character" w:customStyle="1" w:styleId="ParagraphChar">
    <w:name w:val="Paragraph Char"/>
    <w:aliases w:val="tblTxt Char"/>
    <w:link w:val="Paragraph"/>
    <w:qFormat/>
    <w:rsid w:val="00091646"/>
    <w:rPr>
      <w:rFonts w:eastAsia="MS Gothic"/>
      <w:sz w:val="24"/>
      <w:szCs w:val="24"/>
    </w:rPr>
  </w:style>
  <w:style w:type="character" w:styleId="UnresolvedMention">
    <w:name w:val="Unresolved Mention"/>
    <w:basedOn w:val="DefaultParagraphFont"/>
    <w:uiPriority w:val="99"/>
    <w:unhideWhenUsed/>
    <w:rsid w:val="009661A6"/>
    <w:rPr>
      <w:color w:val="605E5C"/>
      <w:shd w:val="clear" w:color="auto" w:fill="E1DFDD"/>
    </w:rPr>
  </w:style>
  <w:style w:type="table" w:styleId="ListTable7Colorful-Accent2">
    <w:name w:val="List Table 7 Colorful Accent 2"/>
    <w:basedOn w:val="TableNormal"/>
    <w:uiPriority w:val="52"/>
    <w:rsid w:val="00791C66"/>
    <w:rPr>
      <w:color w:val="C4591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6">
    <w:name w:val="List Table 5 Dark Accent 6"/>
    <w:basedOn w:val="TableNormal"/>
    <w:uiPriority w:val="50"/>
    <w:rsid w:val="00791C66"/>
    <w:rPr>
      <w:color w:val="FFFFFF"/>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91C66"/>
    <w:rPr>
      <w:color w:val="FFFFFF"/>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791C66"/>
    <w:rPr>
      <w:color w:val="00000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791C66"/>
    <w:rPr>
      <w:color w:val="C45911"/>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istEnd">
    <w:name w:val="List End"/>
    <w:next w:val="Paragraph"/>
    <w:rsid w:val="00D249B3"/>
    <w:rPr>
      <w:sz w:val="24"/>
    </w:rPr>
  </w:style>
  <w:style w:type="paragraph" w:customStyle="1" w:styleId="ParagraphBold">
    <w:name w:val="Paragraph Bold"/>
    <w:next w:val="Paragraph"/>
    <w:qFormat/>
    <w:rsid w:val="00734126"/>
    <w:pPr>
      <w:spacing w:before="60" w:after="240"/>
    </w:pPr>
    <w:rPr>
      <w:rFonts w:eastAsia="MS Gothic"/>
      <w:b/>
      <w:sz w:val="24"/>
      <w:szCs w:val="24"/>
    </w:rPr>
  </w:style>
  <w:style w:type="paragraph" w:customStyle="1" w:styleId="TableCellLeft10pt">
    <w:name w:val="Table Cell Left 10 pt"/>
    <w:qFormat/>
    <w:rsid w:val="00734126"/>
    <w:pPr>
      <w:keepNext/>
      <w:keepLines/>
      <w:spacing w:line="240" w:lineRule="exact"/>
    </w:pPr>
    <w:rPr>
      <w:rFonts w:eastAsia="MS Gothic"/>
      <w:szCs w:val="24"/>
    </w:rPr>
  </w:style>
  <w:style w:type="paragraph" w:customStyle="1" w:styleId="TableCenter">
    <w:name w:val="Table Center"/>
    <w:rsid w:val="00734126"/>
    <w:pPr>
      <w:spacing w:before="60" w:after="60"/>
      <w:jc w:val="center"/>
    </w:pPr>
    <w:rPr>
      <w:rFonts w:eastAsia="MS Gothic"/>
      <w:sz w:val="24"/>
      <w:szCs w:val="24"/>
    </w:rPr>
  </w:style>
  <w:style w:type="paragraph" w:customStyle="1" w:styleId="TableHead">
    <w:name w:val="Table Head"/>
    <w:basedOn w:val="TableCenter"/>
    <w:rsid w:val="00734126"/>
    <w:rPr>
      <w:b/>
      <w:szCs w:val="48"/>
    </w:rPr>
  </w:style>
  <w:style w:type="paragraph" w:customStyle="1" w:styleId="TableLeft">
    <w:name w:val="Table Left"/>
    <w:link w:val="TableLeftChar"/>
    <w:rsid w:val="00734126"/>
    <w:pPr>
      <w:spacing w:before="60" w:after="60"/>
    </w:pPr>
    <w:rPr>
      <w:rFonts w:eastAsia="MS Gothic" w:cs="Arial"/>
      <w:bCs/>
      <w:sz w:val="24"/>
      <w:szCs w:val="24"/>
    </w:rPr>
  </w:style>
  <w:style w:type="paragraph" w:customStyle="1" w:styleId="TableRowHead">
    <w:name w:val="Table Row Head"/>
    <w:semiHidden/>
    <w:rsid w:val="00734126"/>
    <w:pPr>
      <w:tabs>
        <w:tab w:val="left" w:pos="360"/>
      </w:tabs>
    </w:pPr>
    <w:rPr>
      <w:rFonts w:cs="Arial"/>
      <w:sz w:val="24"/>
    </w:rPr>
  </w:style>
  <w:style w:type="paragraph" w:customStyle="1" w:styleId="TableText">
    <w:name w:val="Table Text"/>
    <w:link w:val="TableTextChar1"/>
    <w:rsid w:val="00734126"/>
    <w:pPr>
      <w:spacing w:after="60"/>
      <w:jc w:val="center"/>
    </w:pPr>
    <w:rPr>
      <w:sz w:val="24"/>
    </w:rPr>
  </w:style>
  <w:style w:type="paragraph" w:customStyle="1" w:styleId="Approval">
    <w:name w:val="Approval"/>
    <w:rsid w:val="00734126"/>
    <w:pPr>
      <w:tabs>
        <w:tab w:val="left" w:pos="1080"/>
        <w:tab w:val="left" w:pos="5040"/>
        <w:tab w:val="left" w:pos="5760"/>
        <w:tab w:val="left" w:pos="6480"/>
        <w:tab w:val="left" w:pos="8640"/>
      </w:tabs>
    </w:pPr>
    <w:rPr>
      <w:rFonts w:eastAsia="MS Gothic"/>
      <w:sz w:val="24"/>
      <w:szCs w:val="24"/>
    </w:rPr>
  </w:style>
  <w:style w:type="paragraph" w:customStyle="1" w:styleId="Figure">
    <w:name w:val="Figure"/>
    <w:next w:val="Paragraph"/>
    <w:rsid w:val="00734126"/>
    <w:pPr>
      <w:keepLines/>
      <w:spacing w:before="60" w:after="120"/>
      <w:jc w:val="center"/>
    </w:pPr>
    <w:rPr>
      <w:rFonts w:eastAsia="MS Gothic"/>
      <w:sz w:val="24"/>
    </w:rPr>
  </w:style>
  <w:style w:type="paragraph" w:customStyle="1" w:styleId="Confidentiality">
    <w:name w:val="Confidentiality"/>
    <w:rsid w:val="00734126"/>
    <w:pPr>
      <w:spacing w:before="60"/>
      <w:ind w:left="720" w:right="720"/>
    </w:pPr>
    <w:rPr>
      <w:rFonts w:eastAsia="MS Gothic"/>
      <w:b/>
      <w:caps/>
      <w:sz w:val="24"/>
    </w:rPr>
  </w:style>
  <w:style w:type="paragraph" w:customStyle="1" w:styleId="TableFixedWidth">
    <w:name w:val="Table Fixed Width"/>
    <w:rsid w:val="00734126"/>
    <w:pPr>
      <w:spacing w:before="60"/>
    </w:pPr>
    <w:rPr>
      <w:sz w:val="24"/>
    </w:rPr>
  </w:style>
  <w:style w:type="paragraph" w:customStyle="1" w:styleId="Heading2NoTOC">
    <w:name w:val="Heading 2 No TOC"/>
    <w:basedOn w:val="Heading2"/>
    <w:next w:val="Paragraph"/>
    <w:rsid w:val="00734126"/>
    <w:pPr>
      <w:numPr>
        <w:ilvl w:val="0"/>
        <w:numId w:val="0"/>
      </w:numPr>
      <w:outlineLvl w:val="9"/>
    </w:pPr>
  </w:style>
  <w:style w:type="paragraph" w:customStyle="1" w:styleId="References">
    <w:name w:val="References"/>
    <w:rsid w:val="00734126"/>
    <w:pPr>
      <w:keepLines/>
      <w:numPr>
        <w:numId w:val="14"/>
      </w:numPr>
      <w:spacing w:before="60" w:after="240"/>
    </w:pPr>
    <w:rPr>
      <w:rFonts w:eastAsia="MS Gothic" w:cs="Arial"/>
      <w:bCs/>
      <w:kern w:val="32"/>
      <w:sz w:val="24"/>
      <w:szCs w:val="24"/>
    </w:rPr>
  </w:style>
  <w:style w:type="paragraph" w:customStyle="1" w:styleId="TableFootnote">
    <w:name w:val="Table Footnote"/>
    <w:link w:val="TableFootnoteChar"/>
    <w:rsid w:val="00537D6F"/>
    <w:pPr>
      <w:keepLines/>
      <w:spacing w:before="60" w:after="60"/>
    </w:pPr>
    <w:rPr>
      <w:rFonts w:eastAsia="MS Gothic"/>
      <w:sz w:val="18"/>
      <w:szCs w:val="18"/>
    </w:rPr>
  </w:style>
  <w:style w:type="paragraph" w:customStyle="1" w:styleId="TableFootnoteLetter">
    <w:name w:val="Table Footnote Letter"/>
    <w:basedOn w:val="TableFootnote"/>
    <w:rsid w:val="00734126"/>
    <w:pPr>
      <w:numPr>
        <w:numId w:val="33"/>
      </w:numPr>
    </w:pPr>
  </w:style>
  <w:style w:type="paragraph" w:customStyle="1" w:styleId="TableFootnoteSymbol">
    <w:name w:val="Table Footnote Symbol"/>
    <w:basedOn w:val="TableFootnote"/>
    <w:rsid w:val="00734126"/>
    <w:pPr>
      <w:ind w:left="360" w:hanging="360"/>
    </w:pPr>
    <w:rPr>
      <w:szCs w:val="48"/>
    </w:rPr>
  </w:style>
  <w:style w:type="paragraph" w:customStyle="1" w:styleId="ListLetter">
    <w:name w:val="List Letter"/>
    <w:rsid w:val="00734126"/>
    <w:pPr>
      <w:keepLines/>
      <w:numPr>
        <w:numId w:val="9"/>
      </w:numPr>
      <w:spacing w:before="60"/>
    </w:pPr>
    <w:rPr>
      <w:rFonts w:eastAsia="MS Gothic" w:cs="Arial"/>
      <w:bCs/>
      <w:iCs/>
      <w:sz w:val="24"/>
      <w:szCs w:val="48"/>
    </w:rPr>
  </w:style>
  <w:style w:type="paragraph" w:customStyle="1" w:styleId="ListLetter2">
    <w:name w:val="List Letter 2"/>
    <w:rsid w:val="00734126"/>
    <w:pPr>
      <w:keepLines/>
      <w:numPr>
        <w:numId w:val="10"/>
      </w:numPr>
      <w:spacing w:before="60"/>
    </w:pPr>
    <w:rPr>
      <w:rFonts w:eastAsia="MS Gothic" w:cs="Arial"/>
      <w:bCs/>
      <w:iCs/>
      <w:sz w:val="24"/>
      <w:szCs w:val="24"/>
    </w:rPr>
  </w:style>
  <w:style w:type="paragraph" w:customStyle="1" w:styleId="ListLetter3">
    <w:name w:val="List Letter 3"/>
    <w:rsid w:val="00734126"/>
    <w:pPr>
      <w:keepLines/>
      <w:numPr>
        <w:numId w:val="32"/>
      </w:numPr>
      <w:spacing w:before="60"/>
    </w:pPr>
    <w:rPr>
      <w:rFonts w:eastAsia="MS Gothic" w:cs="Arial"/>
      <w:bCs/>
      <w:iCs/>
      <w:sz w:val="24"/>
      <w:szCs w:val="48"/>
    </w:rPr>
  </w:style>
  <w:style w:type="paragraph" w:customStyle="1" w:styleId="TableTitleContinued">
    <w:name w:val="Table Title Continued"/>
    <w:rsid w:val="00734126"/>
    <w:pPr>
      <w:keepNext/>
      <w:keepLines/>
      <w:tabs>
        <w:tab w:val="left" w:pos="1440"/>
      </w:tabs>
      <w:spacing w:before="60" w:after="120"/>
      <w:ind w:left="1440" w:hanging="1440"/>
    </w:pPr>
    <w:rPr>
      <w:rFonts w:eastAsia="MS Gothic"/>
      <w:b/>
      <w:sz w:val="24"/>
      <w:szCs w:val="24"/>
    </w:rPr>
  </w:style>
  <w:style w:type="paragraph" w:customStyle="1" w:styleId="FigureEndofTextTitle">
    <w:name w:val="Figure End of Text Title"/>
    <w:next w:val="Figure"/>
    <w:rsid w:val="00734126"/>
    <w:pPr>
      <w:keepNext/>
      <w:keepLines/>
      <w:tabs>
        <w:tab w:val="left" w:pos="1440"/>
      </w:tabs>
      <w:spacing w:before="60"/>
      <w:ind w:left="1440" w:hanging="1440"/>
    </w:pPr>
    <w:rPr>
      <w:rFonts w:cs="Arial"/>
      <w:b/>
      <w:bCs/>
      <w:iCs/>
      <w:sz w:val="24"/>
      <w:szCs w:val="48"/>
    </w:rPr>
  </w:style>
  <w:style w:type="paragraph" w:customStyle="1" w:styleId="TableTitle">
    <w:name w:val="Table Title"/>
    <w:next w:val="TableHead"/>
    <w:rsid w:val="00734126"/>
    <w:pPr>
      <w:keepNext/>
      <w:keepLines/>
      <w:tabs>
        <w:tab w:val="left" w:pos="1440"/>
      </w:tabs>
      <w:spacing w:before="60" w:after="120"/>
      <w:ind w:left="1440" w:hanging="1440"/>
    </w:pPr>
    <w:rPr>
      <w:rFonts w:eastAsia="MS Gothic"/>
      <w:b/>
      <w:color w:val="000000"/>
      <w:sz w:val="24"/>
      <w:szCs w:val="24"/>
    </w:rPr>
  </w:style>
  <w:style w:type="paragraph" w:customStyle="1" w:styleId="Appendix">
    <w:name w:val="Appendix"/>
    <w:basedOn w:val="Heading2NoTOC"/>
    <w:next w:val="Paragraph"/>
    <w:rsid w:val="00734126"/>
    <w:pPr>
      <w:numPr>
        <w:numId w:val="8"/>
      </w:numPr>
    </w:pPr>
    <w:rPr>
      <w:bCs w:val="0"/>
      <w:snapToGrid w:val="0"/>
    </w:rPr>
  </w:style>
  <w:style w:type="paragraph" w:customStyle="1" w:styleId="FigureTitle">
    <w:name w:val="Figure Title"/>
    <w:basedOn w:val="TableTitle"/>
    <w:next w:val="Figure"/>
    <w:rsid w:val="00734126"/>
    <w:pPr>
      <w:spacing w:after="240"/>
    </w:pPr>
  </w:style>
  <w:style w:type="character" w:customStyle="1" w:styleId="Citation">
    <w:name w:val="Citation"/>
    <w:rsid w:val="00734126"/>
    <w:rPr>
      <w:rFonts w:ascii="Times New Roman" w:hAnsi="Times New Roman"/>
      <w:sz w:val="24"/>
      <w:vertAlign w:val="superscript"/>
    </w:rPr>
  </w:style>
  <w:style w:type="paragraph" w:customStyle="1" w:styleId="FooterLandscape">
    <w:name w:val="FooterLandscape"/>
    <w:basedOn w:val="HeaderLandscape"/>
    <w:rsid w:val="00734126"/>
    <w:pPr>
      <w:tabs>
        <w:tab w:val="clear" w:pos="6480"/>
        <w:tab w:val="clear" w:pos="12960"/>
        <w:tab w:val="center" w:pos="6307"/>
        <w:tab w:val="right" w:pos="12600"/>
      </w:tabs>
    </w:pPr>
  </w:style>
  <w:style w:type="paragraph" w:customStyle="1" w:styleId="HeaderLandscape">
    <w:name w:val="HeaderLandscape"/>
    <w:rsid w:val="00734126"/>
    <w:pPr>
      <w:tabs>
        <w:tab w:val="center" w:pos="6480"/>
        <w:tab w:val="right" w:pos="12960"/>
      </w:tabs>
    </w:pPr>
    <w:rPr>
      <w:rFonts w:eastAsia="MS Gothic"/>
      <w:caps/>
      <w:sz w:val="16"/>
    </w:rPr>
  </w:style>
  <w:style w:type="paragraph" w:customStyle="1" w:styleId="Heading2Unnumbered">
    <w:name w:val="Heading 2 Unnumbered"/>
    <w:basedOn w:val="Heading2"/>
    <w:next w:val="Paragraph"/>
    <w:rsid w:val="00734126"/>
    <w:pPr>
      <w:numPr>
        <w:ilvl w:val="0"/>
        <w:numId w:val="0"/>
      </w:numPr>
    </w:pPr>
  </w:style>
  <w:style w:type="paragraph" w:customStyle="1" w:styleId="TableEndofTextTitle">
    <w:name w:val="Table End of Text Title"/>
    <w:next w:val="TableHead"/>
    <w:rsid w:val="00734126"/>
    <w:pPr>
      <w:keepNext/>
      <w:keepLines/>
      <w:tabs>
        <w:tab w:val="left" w:pos="1440"/>
      </w:tabs>
      <w:spacing w:before="60"/>
      <w:ind w:left="1440" w:hanging="1440"/>
    </w:pPr>
    <w:rPr>
      <w:rFonts w:eastAsia="MS Gothic"/>
      <w:b/>
      <w:sz w:val="24"/>
      <w:szCs w:val="24"/>
    </w:rPr>
  </w:style>
  <w:style w:type="paragraph" w:customStyle="1" w:styleId="TOCSection">
    <w:name w:val="TOC Section"/>
    <w:basedOn w:val="TOCTitle"/>
    <w:rsid w:val="00734126"/>
    <w:pPr>
      <w:pageBreakBefore w:val="0"/>
      <w:tabs>
        <w:tab w:val="left" w:pos="480"/>
      </w:tabs>
      <w:spacing w:after="120"/>
      <w:jc w:val="left"/>
    </w:pPr>
  </w:style>
  <w:style w:type="character" w:customStyle="1" w:styleId="UserTips">
    <w:name w:val="User Tips"/>
    <w:rsid w:val="00734126"/>
    <w:rPr>
      <w:rFonts w:ascii="Times New Roman" w:hAnsi="Times New Roman"/>
      <w:i/>
      <w:color w:val="0000FF"/>
      <w:sz w:val="24"/>
    </w:rPr>
  </w:style>
  <w:style w:type="paragraph" w:customStyle="1" w:styleId="Equation">
    <w:name w:val="Equation"/>
    <w:next w:val="Paragraph"/>
    <w:rsid w:val="00734126"/>
    <w:pPr>
      <w:keepLines/>
      <w:spacing w:after="120"/>
      <w:jc w:val="center"/>
    </w:pPr>
    <w:rPr>
      <w:rFonts w:cs="Arial"/>
      <w:sz w:val="24"/>
      <w:szCs w:val="24"/>
    </w:rPr>
  </w:style>
  <w:style w:type="paragraph" w:customStyle="1" w:styleId="EquationTitle">
    <w:name w:val="Equation Title"/>
    <w:next w:val="Equation"/>
    <w:rsid w:val="00734126"/>
    <w:pPr>
      <w:keepNext/>
      <w:keepLines/>
      <w:tabs>
        <w:tab w:val="left" w:pos="1440"/>
      </w:tabs>
      <w:spacing w:after="240"/>
      <w:ind w:left="1440" w:hanging="1440"/>
    </w:pPr>
    <w:rPr>
      <w:rFonts w:cs="Arial"/>
      <w:b/>
      <w:color w:val="000000"/>
      <w:sz w:val="24"/>
      <w:szCs w:val="24"/>
    </w:rPr>
  </w:style>
  <w:style w:type="paragraph" w:customStyle="1" w:styleId="CaptionContinued">
    <w:name w:val="Caption Continued"/>
    <w:next w:val="Paragraph"/>
    <w:qFormat/>
    <w:rsid w:val="00734126"/>
    <w:pPr>
      <w:keepNext/>
      <w:keepLines/>
      <w:spacing w:before="120" w:after="120"/>
      <w:jc w:val="center"/>
    </w:pPr>
    <w:rPr>
      <w:rFonts w:cs="Arial"/>
      <w:sz w:val="24"/>
      <w:szCs w:val="24"/>
    </w:rPr>
  </w:style>
  <w:style w:type="paragraph" w:customStyle="1" w:styleId="Heading3NoTOC">
    <w:name w:val="Heading 3 No TOC"/>
    <w:basedOn w:val="Heading3"/>
    <w:next w:val="Paragraph"/>
    <w:qFormat/>
    <w:rsid w:val="00734126"/>
    <w:pPr>
      <w:numPr>
        <w:ilvl w:val="0"/>
        <w:numId w:val="0"/>
      </w:numPr>
      <w:spacing w:before="0"/>
      <w:ind w:left="965" w:hanging="965"/>
      <w:outlineLvl w:val="9"/>
    </w:pPr>
  </w:style>
  <w:style w:type="paragraph" w:customStyle="1" w:styleId="Heading3Unnumbered">
    <w:name w:val="Heading 3 Unnumbered"/>
    <w:basedOn w:val="Heading3"/>
    <w:next w:val="Paragraph"/>
    <w:qFormat/>
    <w:rsid w:val="00734126"/>
    <w:pPr>
      <w:numPr>
        <w:ilvl w:val="0"/>
        <w:numId w:val="0"/>
      </w:numPr>
      <w:spacing w:before="0"/>
    </w:pPr>
  </w:style>
  <w:style w:type="paragraph" w:customStyle="1" w:styleId="Heading4Unnumbered">
    <w:name w:val="Heading 4 Unnumbered"/>
    <w:basedOn w:val="Heading4"/>
    <w:next w:val="Paragraph"/>
    <w:qFormat/>
    <w:rsid w:val="00734126"/>
    <w:pPr>
      <w:numPr>
        <w:ilvl w:val="0"/>
        <w:numId w:val="0"/>
      </w:numPr>
      <w:spacing w:before="0"/>
      <w:ind w:left="1195" w:hanging="1195"/>
    </w:pPr>
  </w:style>
  <w:style w:type="paragraph" w:customStyle="1" w:styleId="Heading5Unnumbered">
    <w:name w:val="Heading 5 Unnumbered"/>
    <w:basedOn w:val="Heading5"/>
    <w:next w:val="Paragraph"/>
    <w:qFormat/>
    <w:rsid w:val="00734126"/>
    <w:pPr>
      <w:numPr>
        <w:ilvl w:val="0"/>
        <w:numId w:val="0"/>
      </w:numPr>
      <w:spacing w:before="0"/>
    </w:pPr>
  </w:style>
  <w:style w:type="paragraph" w:customStyle="1" w:styleId="ParagraphSingle">
    <w:name w:val="Paragraph Single"/>
    <w:next w:val="Paragraph"/>
    <w:qFormat/>
    <w:rsid w:val="00734126"/>
    <w:pPr>
      <w:contextualSpacing/>
    </w:pPr>
    <w:rPr>
      <w:rFonts w:cs="Arial"/>
      <w:bCs/>
      <w:kern w:val="32"/>
      <w:sz w:val="24"/>
      <w:szCs w:val="14"/>
    </w:rPr>
  </w:style>
  <w:style w:type="paragraph" w:customStyle="1" w:styleId="TableTitleCenter">
    <w:name w:val="Table Title Center"/>
    <w:next w:val="ParagraphSingle"/>
    <w:qFormat/>
    <w:rsid w:val="00734126"/>
    <w:pPr>
      <w:keepLines/>
      <w:tabs>
        <w:tab w:val="left" w:pos="1728"/>
      </w:tabs>
      <w:spacing w:after="240" w:line="280" w:lineRule="exact"/>
      <w:ind w:left="1728" w:hanging="1728"/>
      <w:jc w:val="center"/>
    </w:pPr>
    <w:rPr>
      <w:rFonts w:cs="Arial"/>
      <w:b/>
      <w:bCs/>
      <w:kern w:val="32"/>
      <w:sz w:val="24"/>
      <w:szCs w:val="14"/>
    </w:rPr>
  </w:style>
  <w:style w:type="paragraph" w:customStyle="1" w:styleId="ListHyphen">
    <w:name w:val="List Hyphen"/>
    <w:semiHidden/>
    <w:rsid w:val="00734126"/>
    <w:pPr>
      <w:numPr>
        <w:numId w:val="4"/>
      </w:numPr>
    </w:pPr>
    <w:rPr>
      <w:sz w:val="24"/>
    </w:rPr>
  </w:style>
  <w:style w:type="paragraph" w:customStyle="1" w:styleId="Attachment">
    <w:name w:val="Attachment"/>
    <w:basedOn w:val="Appendix"/>
    <w:next w:val="Paragraph"/>
    <w:qFormat/>
    <w:rsid w:val="00734126"/>
    <w:pPr>
      <w:numPr>
        <w:numId w:val="5"/>
      </w:numPr>
      <w:tabs>
        <w:tab w:val="left" w:pos="2160"/>
      </w:tabs>
      <w:ind w:left="2160" w:hanging="2160"/>
    </w:pPr>
    <w:rPr>
      <w:rFonts w:cs="Times New Roman"/>
    </w:rPr>
  </w:style>
  <w:style w:type="paragraph" w:customStyle="1" w:styleId="ListLetter4">
    <w:name w:val="List Letter 4"/>
    <w:qFormat/>
    <w:rsid w:val="00734126"/>
    <w:pPr>
      <w:numPr>
        <w:numId w:val="22"/>
      </w:numPr>
      <w:ind w:left="1440"/>
    </w:pPr>
    <w:rPr>
      <w:rFonts w:eastAsia="MS Gothic" w:cs="Arial"/>
      <w:bCs/>
      <w:iCs/>
      <w:sz w:val="24"/>
      <w:szCs w:val="48"/>
    </w:rPr>
  </w:style>
  <w:style w:type="numbering" w:customStyle="1" w:styleId="ListLetter4b">
    <w:name w:val="List Letter 4b"/>
    <w:uiPriority w:val="99"/>
    <w:rsid w:val="00734126"/>
    <w:pPr>
      <w:numPr>
        <w:numId w:val="23"/>
      </w:numPr>
    </w:pPr>
  </w:style>
  <w:style w:type="paragraph" w:customStyle="1" w:styleId="ListLetter5">
    <w:name w:val="List Letter 5"/>
    <w:qFormat/>
    <w:rsid w:val="00734126"/>
    <w:pPr>
      <w:numPr>
        <w:numId w:val="24"/>
      </w:numPr>
      <w:tabs>
        <w:tab w:val="left" w:pos="1800"/>
      </w:tabs>
      <w:spacing w:before="60"/>
      <w:ind w:left="1800"/>
    </w:pPr>
    <w:rPr>
      <w:sz w:val="24"/>
      <w:szCs w:val="24"/>
    </w:rPr>
  </w:style>
  <w:style w:type="paragraph" w:customStyle="1" w:styleId="ListNumber4Roman">
    <w:name w:val="List Number 4 Roman"/>
    <w:qFormat/>
    <w:rsid w:val="00734126"/>
    <w:pPr>
      <w:numPr>
        <w:numId w:val="25"/>
      </w:numPr>
      <w:spacing w:before="60"/>
    </w:pPr>
    <w:rPr>
      <w:rFonts w:eastAsia="MS Gothic" w:cs="Arial"/>
      <w:bCs/>
      <w:sz w:val="24"/>
      <w:szCs w:val="32"/>
    </w:rPr>
  </w:style>
  <w:style w:type="paragraph" w:customStyle="1" w:styleId="ListNumberRoman">
    <w:name w:val="List Number Roman"/>
    <w:qFormat/>
    <w:rsid w:val="00734126"/>
    <w:pPr>
      <w:numPr>
        <w:numId w:val="27"/>
      </w:numPr>
      <w:spacing w:before="60"/>
    </w:pPr>
    <w:rPr>
      <w:sz w:val="24"/>
      <w:szCs w:val="24"/>
    </w:rPr>
  </w:style>
  <w:style w:type="paragraph" w:customStyle="1" w:styleId="ListNumber2Roman">
    <w:name w:val="List Number 2 Roman"/>
    <w:qFormat/>
    <w:rsid w:val="00734126"/>
    <w:pPr>
      <w:numPr>
        <w:numId w:val="17"/>
      </w:numPr>
      <w:spacing w:before="60"/>
    </w:pPr>
    <w:rPr>
      <w:sz w:val="24"/>
      <w:szCs w:val="24"/>
    </w:rPr>
  </w:style>
  <w:style w:type="numbering" w:customStyle="1" w:styleId="Style1">
    <w:name w:val="Style1"/>
    <w:uiPriority w:val="99"/>
    <w:rsid w:val="00734126"/>
    <w:pPr>
      <w:numPr>
        <w:numId w:val="16"/>
      </w:numPr>
    </w:pPr>
  </w:style>
  <w:style w:type="paragraph" w:customStyle="1" w:styleId="ListNumber3Roman">
    <w:name w:val="List Number 3 Roman"/>
    <w:qFormat/>
    <w:rsid w:val="00734126"/>
    <w:pPr>
      <w:numPr>
        <w:numId w:val="29"/>
      </w:numPr>
      <w:spacing w:before="60"/>
    </w:pPr>
    <w:rPr>
      <w:rFonts w:eastAsia="MS Gothic" w:cs="Arial"/>
      <w:bCs/>
      <w:sz w:val="24"/>
      <w:szCs w:val="32"/>
    </w:rPr>
  </w:style>
  <w:style w:type="paragraph" w:customStyle="1" w:styleId="ListNumber5Roman">
    <w:name w:val="List Number 5 Roman"/>
    <w:qFormat/>
    <w:rsid w:val="00734126"/>
    <w:pPr>
      <w:numPr>
        <w:numId w:val="26"/>
      </w:numPr>
      <w:spacing w:before="60"/>
    </w:pPr>
    <w:rPr>
      <w:rFonts w:eastAsia="MS Gothic" w:cs="Arial"/>
      <w:bCs/>
      <w:sz w:val="24"/>
      <w:szCs w:val="32"/>
    </w:rPr>
  </w:style>
  <w:style w:type="paragraph" w:customStyle="1" w:styleId="ParagraphBoldItalic">
    <w:name w:val="Paragraph Bold Italic"/>
    <w:next w:val="Paragraph"/>
    <w:qFormat/>
    <w:rsid w:val="00734126"/>
    <w:pPr>
      <w:widowControl w:val="0"/>
      <w:spacing w:before="60" w:after="240"/>
    </w:pPr>
    <w:rPr>
      <w:rFonts w:eastAsia="MS Gothic"/>
      <w:b/>
      <w:i/>
      <w:sz w:val="24"/>
      <w:szCs w:val="24"/>
    </w:rPr>
  </w:style>
  <w:style w:type="paragraph" w:customStyle="1" w:styleId="ParagraphBoldUnderline">
    <w:name w:val="Paragraph Bold Underline"/>
    <w:next w:val="Paragraph"/>
    <w:qFormat/>
    <w:rsid w:val="00734126"/>
    <w:pPr>
      <w:spacing w:before="60" w:after="240"/>
    </w:pPr>
    <w:rPr>
      <w:rFonts w:eastAsia="MS Gothic"/>
      <w:b/>
      <w:sz w:val="24"/>
      <w:szCs w:val="24"/>
      <w:u w:val="single"/>
    </w:rPr>
  </w:style>
  <w:style w:type="paragraph" w:customStyle="1" w:styleId="TableCellCenter10pt">
    <w:name w:val="Table Cell Center 10 pt"/>
    <w:qFormat/>
    <w:rsid w:val="00734126"/>
    <w:pPr>
      <w:keepNext/>
      <w:keepLines/>
      <w:spacing w:line="240" w:lineRule="exact"/>
      <w:jc w:val="center"/>
    </w:pPr>
    <w:rPr>
      <w:rFonts w:eastAsia="MS Gothic"/>
      <w:szCs w:val="24"/>
    </w:rPr>
  </w:style>
  <w:style w:type="paragraph" w:customStyle="1" w:styleId="TableCellDecimal10pt">
    <w:name w:val="Table Cell Decimal 10 pt"/>
    <w:qFormat/>
    <w:rsid w:val="00734126"/>
    <w:pPr>
      <w:tabs>
        <w:tab w:val="decimal" w:pos="540"/>
      </w:tabs>
    </w:pPr>
    <w:rPr>
      <w:rFonts w:eastAsia="MS Gothic"/>
      <w:szCs w:val="24"/>
    </w:rPr>
  </w:style>
  <w:style w:type="paragraph" w:customStyle="1" w:styleId="TableColHeadingCenter10pt">
    <w:name w:val="Table Col Heading Center 10 pt"/>
    <w:qFormat/>
    <w:rsid w:val="00734126"/>
    <w:pPr>
      <w:jc w:val="center"/>
    </w:pPr>
    <w:rPr>
      <w:rFonts w:eastAsia="MS Gothic"/>
      <w:szCs w:val="24"/>
    </w:rPr>
  </w:style>
  <w:style w:type="paragraph" w:customStyle="1" w:styleId="TableColHeadingLeft10pt">
    <w:name w:val="Table Col Heading Left 10 pt"/>
    <w:qFormat/>
    <w:rsid w:val="00734126"/>
    <w:pPr>
      <w:keepNext/>
      <w:keepLines/>
      <w:spacing w:line="240" w:lineRule="exact"/>
    </w:pPr>
    <w:rPr>
      <w:rFonts w:eastAsia="MS Gothic"/>
      <w:szCs w:val="24"/>
    </w:rPr>
  </w:style>
  <w:style w:type="paragraph" w:customStyle="1" w:styleId="TableColHeadingRight10pt">
    <w:name w:val="Table Col Heading Right 10 pt"/>
    <w:qFormat/>
    <w:rsid w:val="00734126"/>
    <w:pPr>
      <w:jc w:val="right"/>
    </w:pPr>
    <w:rPr>
      <w:rFonts w:eastAsia="MS Gothic"/>
      <w:szCs w:val="24"/>
    </w:rPr>
  </w:style>
  <w:style w:type="paragraph" w:customStyle="1" w:styleId="TableFootnoteLetter9pt">
    <w:name w:val="Table Footnote Letter 9 pt"/>
    <w:rsid w:val="00734126"/>
    <w:pPr>
      <w:numPr>
        <w:numId w:val="28"/>
      </w:numPr>
    </w:pPr>
    <w:rPr>
      <w:rFonts w:eastAsia="MS Gothic"/>
      <w:sz w:val="18"/>
      <w:szCs w:val="24"/>
    </w:rPr>
  </w:style>
  <w:style w:type="paragraph" w:customStyle="1" w:styleId="TableHeadingTextCenter10pt">
    <w:name w:val="Table Heading Text Center 10 pt"/>
    <w:rsid w:val="00734126"/>
    <w:pPr>
      <w:jc w:val="center"/>
    </w:pPr>
    <w:rPr>
      <w:rFonts w:eastAsia="MS Gothic"/>
      <w:b/>
      <w:szCs w:val="48"/>
    </w:rPr>
  </w:style>
  <w:style w:type="paragraph" w:customStyle="1" w:styleId="TableHeadingTextLeft10pt">
    <w:name w:val="Table Heading Text Left 10 pt"/>
    <w:qFormat/>
    <w:rsid w:val="00734126"/>
    <w:rPr>
      <w:rFonts w:eastAsia="MS Gothic"/>
      <w:b/>
      <w:szCs w:val="48"/>
    </w:rPr>
  </w:style>
  <w:style w:type="paragraph" w:customStyle="1" w:styleId="TableListBullet10pt">
    <w:name w:val="Table List Bullet 10 pt"/>
    <w:qFormat/>
    <w:rsid w:val="00734126"/>
    <w:pPr>
      <w:numPr>
        <w:numId w:val="18"/>
      </w:numPr>
      <w:ind w:left="259" w:hanging="187"/>
    </w:pPr>
    <w:rPr>
      <w:rFonts w:eastAsia="MS Gothic"/>
      <w:szCs w:val="48"/>
    </w:rPr>
  </w:style>
  <w:style w:type="paragraph" w:customStyle="1" w:styleId="TableListNumber10pt">
    <w:name w:val="Table List Number 10 pt"/>
    <w:qFormat/>
    <w:rsid w:val="00734126"/>
    <w:pPr>
      <w:numPr>
        <w:numId w:val="19"/>
      </w:numPr>
      <w:ind w:left="244" w:hanging="86"/>
    </w:pPr>
    <w:rPr>
      <w:rFonts w:eastAsia="MS Gothic"/>
      <w:szCs w:val="48"/>
    </w:rPr>
  </w:style>
  <w:style w:type="paragraph" w:customStyle="1" w:styleId="TableNote9pt">
    <w:name w:val="Table Note 9 pt"/>
    <w:next w:val="Paragraph"/>
    <w:qFormat/>
    <w:rsid w:val="00734126"/>
    <w:pPr>
      <w:keepLines/>
      <w:widowControl w:val="0"/>
      <w:tabs>
        <w:tab w:val="left" w:pos="360"/>
      </w:tabs>
      <w:spacing w:before="20" w:after="20"/>
      <w:ind w:left="360" w:hanging="360"/>
    </w:pPr>
    <w:rPr>
      <w:rFonts w:eastAsia="MS Gothic"/>
      <w:sz w:val="18"/>
      <w:szCs w:val="48"/>
    </w:rPr>
  </w:style>
  <w:style w:type="character" w:customStyle="1" w:styleId="Instructionsnothidden">
    <w:name w:val="Instructions not hidden"/>
    <w:rsid w:val="00734126"/>
    <w:rPr>
      <w:rFonts w:ascii="Verdana" w:hAnsi="Verdana"/>
      <w:color w:val="008000"/>
    </w:rPr>
  </w:style>
  <w:style w:type="paragraph" w:styleId="ListParagraph">
    <w:name w:val="List Paragraph"/>
    <w:link w:val="ListParagraphChar"/>
    <w:uiPriority w:val="34"/>
    <w:qFormat/>
    <w:rsid w:val="00734126"/>
    <w:pPr>
      <w:ind w:left="720"/>
    </w:pPr>
    <w:rPr>
      <w:sz w:val="24"/>
      <w:szCs w:val="24"/>
    </w:rPr>
  </w:style>
  <w:style w:type="paragraph" w:customStyle="1" w:styleId="EC8DE64AD454402CADE08F251771C533">
    <w:name w:val="EC8DE64AD454402CADE08F251771C533"/>
    <w:rsid w:val="00FC0955"/>
    <w:pPr>
      <w:spacing w:before="60" w:after="240"/>
    </w:pPr>
    <w:rPr>
      <w:rFonts w:eastAsia="MS Gothic"/>
      <w:sz w:val="24"/>
      <w:szCs w:val="24"/>
    </w:rPr>
  </w:style>
  <w:style w:type="character" w:customStyle="1" w:styleId="PlaceholderText1">
    <w:name w:val="Placeholder Text1"/>
    <w:basedOn w:val="DefaultParagraphFont"/>
    <w:uiPriority w:val="99"/>
    <w:semiHidden/>
    <w:rPr>
      <w:color w:val="808080"/>
    </w:rPr>
  </w:style>
  <w:style w:type="character" w:customStyle="1" w:styleId="CaptionChar">
    <w:name w:val="Caption Char"/>
    <w:basedOn w:val="DefaultParagraphFont"/>
    <w:link w:val="Caption"/>
    <w:rsid w:val="00817756"/>
    <w:rPr>
      <w:bCs/>
      <w:sz w:val="24"/>
    </w:rPr>
  </w:style>
  <w:style w:type="paragraph" w:customStyle="1" w:styleId="TableText0">
    <w:name w:val="TableText"/>
    <w:rsid w:val="00817756"/>
    <w:pPr>
      <w:keepNext/>
    </w:pPr>
    <w:rPr>
      <w:rFonts w:eastAsia="SimSun"/>
    </w:rPr>
  </w:style>
  <w:style w:type="character" w:customStyle="1" w:styleId="TableFootnoteChar">
    <w:name w:val="Table Footnote Char"/>
    <w:link w:val="TableFootnote"/>
    <w:rsid w:val="00537D6F"/>
    <w:rPr>
      <w:rFonts w:eastAsia="MS Gothic"/>
      <w:sz w:val="18"/>
      <w:szCs w:val="18"/>
    </w:rPr>
  </w:style>
  <w:style w:type="table" w:customStyle="1" w:styleId="TableGrid60">
    <w:name w:val="Table Grid6"/>
    <w:basedOn w:val="TableNormal"/>
    <w:next w:val="TableGrid"/>
    <w:uiPriority w:val="39"/>
    <w:rsid w:val="003C3864"/>
    <w:pPr>
      <w:spacing w:before="6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1">
    <w:name w:val="Table Text Char1"/>
    <w:link w:val="TableText"/>
    <w:rsid w:val="003C3864"/>
    <w:rPr>
      <w:sz w:val="24"/>
    </w:rPr>
  </w:style>
  <w:style w:type="paragraph" w:customStyle="1" w:styleId="alltext">
    <w:name w:val="alltext"/>
    <w:basedOn w:val="Normal"/>
    <w:semiHidden/>
    <w:rsid w:val="00C104D9"/>
    <w:pPr>
      <w:spacing w:before="100" w:beforeAutospacing="1" w:after="100" w:afterAutospacing="1"/>
    </w:pPr>
    <w:rPr>
      <w:rFonts w:eastAsia="SimSun"/>
    </w:rPr>
  </w:style>
  <w:style w:type="paragraph" w:customStyle="1" w:styleId="AllTextBoilerplate">
    <w:name w:val="AllText Boilerplate"/>
    <w:basedOn w:val="Normal"/>
    <w:semiHidden/>
    <w:rsid w:val="00C104D9"/>
    <w:pPr>
      <w:spacing w:after="240"/>
    </w:pPr>
    <w:rPr>
      <w:rFonts w:eastAsia="SimSun"/>
      <w:color w:val="FF0000"/>
      <w:szCs w:val="20"/>
    </w:rPr>
  </w:style>
  <w:style w:type="character" w:customStyle="1" w:styleId="msoins0">
    <w:name w:val="msoins"/>
    <w:basedOn w:val="DefaultParagraphFont"/>
    <w:semiHidden/>
    <w:rsid w:val="00C104D9"/>
  </w:style>
  <w:style w:type="paragraph" w:customStyle="1" w:styleId="ReferenceTitle">
    <w:name w:val="Reference Title"/>
    <w:basedOn w:val="Normal"/>
    <w:semiHidden/>
    <w:rsid w:val="00C104D9"/>
    <w:pPr>
      <w:tabs>
        <w:tab w:val="num" w:pos="360"/>
      </w:tabs>
      <w:spacing w:after="240"/>
      <w:ind w:left="360" w:hanging="360"/>
    </w:pPr>
    <w:rPr>
      <w:rFonts w:eastAsia="SimSun"/>
    </w:rPr>
  </w:style>
  <w:style w:type="paragraph" w:customStyle="1" w:styleId="AppendixText">
    <w:name w:val="Appendix Text"/>
    <w:basedOn w:val="Normal"/>
    <w:semiHidden/>
    <w:rsid w:val="00C104D9"/>
    <w:pPr>
      <w:spacing w:after="240"/>
    </w:pPr>
    <w:rPr>
      <w:rFonts w:eastAsia="SimSun"/>
      <w:szCs w:val="20"/>
    </w:rPr>
  </w:style>
  <w:style w:type="paragraph" w:customStyle="1" w:styleId="cellleft9">
    <w:name w:val="cell:left9"/>
    <w:basedOn w:val="Normal"/>
    <w:next w:val="Normal"/>
    <w:rsid w:val="00C104D9"/>
    <w:pPr>
      <w:spacing w:before="30" w:after="30"/>
    </w:pPr>
    <w:rPr>
      <w:rFonts w:ascii="Arial" w:eastAsia="SimSun" w:hAnsi="Arial"/>
      <w:sz w:val="18"/>
      <w:szCs w:val="20"/>
    </w:rPr>
  </w:style>
  <w:style w:type="paragraph" w:customStyle="1" w:styleId="bullet">
    <w:name w:val="bullet"/>
    <w:basedOn w:val="Normal"/>
    <w:next w:val="Normal"/>
    <w:rsid w:val="00C104D9"/>
    <w:pPr>
      <w:tabs>
        <w:tab w:val="left" w:pos="0"/>
        <w:tab w:val="num" w:pos="720"/>
        <w:tab w:val="left" w:pos="1080"/>
      </w:tabs>
      <w:spacing w:after="158"/>
      <w:ind w:left="1080" w:hanging="360"/>
    </w:pPr>
    <w:rPr>
      <w:rFonts w:ascii="Arial" w:eastAsia="SimSun" w:hAnsi="Arial"/>
      <w:szCs w:val="20"/>
    </w:rPr>
  </w:style>
  <w:style w:type="paragraph" w:customStyle="1" w:styleId="subbullet">
    <w:name w:val="subbullet"/>
    <w:basedOn w:val="Normal"/>
    <w:next w:val="Normal"/>
    <w:rsid w:val="00C104D9"/>
    <w:pPr>
      <w:tabs>
        <w:tab w:val="left" w:pos="0"/>
        <w:tab w:val="num" w:pos="720"/>
        <w:tab w:val="left" w:pos="1440"/>
      </w:tabs>
      <w:spacing w:after="158"/>
      <w:ind w:left="1440" w:hanging="360"/>
    </w:pPr>
    <w:rPr>
      <w:rFonts w:ascii="Arial" w:eastAsia="SimSun" w:hAnsi="Arial"/>
      <w:szCs w:val="20"/>
    </w:rPr>
  </w:style>
  <w:style w:type="paragraph" w:customStyle="1" w:styleId="ProtHeading3">
    <w:name w:val="Prot. Heading 3"/>
    <w:basedOn w:val="Heading3"/>
    <w:rsid w:val="00C104D9"/>
    <w:pPr>
      <w:numPr>
        <w:ilvl w:val="0"/>
        <w:numId w:val="0"/>
      </w:numPr>
      <w:tabs>
        <w:tab w:val="clear" w:pos="960"/>
      </w:tabs>
      <w:outlineLvl w:val="9"/>
    </w:pPr>
    <w:rPr>
      <w:bCs w:val="0"/>
      <w:szCs w:val="20"/>
    </w:rPr>
  </w:style>
  <w:style w:type="paragraph" w:customStyle="1" w:styleId="rpth4">
    <w:name w:val="rpt:h4"/>
    <w:basedOn w:val="Normal"/>
    <w:next w:val="Normal"/>
    <w:rsid w:val="00C104D9"/>
    <w:pPr>
      <w:keepNext/>
      <w:keepLines/>
      <w:tabs>
        <w:tab w:val="left" w:pos="0"/>
        <w:tab w:val="left" w:pos="1440"/>
      </w:tabs>
      <w:spacing w:after="720"/>
      <w:ind w:left="1440" w:hanging="1440"/>
    </w:pPr>
    <w:rPr>
      <w:rFonts w:ascii="Arial" w:eastAsia="SimSun" w:hAnsi="Arial"/>
      <w:b/>
      <w:szCs w:val="20"/>
    </w:rPr>
  </w:style>
  <w:style w:type="paragraph" w:customStyle="1" w:styleId="rpth5">
    <w:name w:val="rpt:h5"/>
    <w:basedOn w:val="Normal"/>
    <w:next w:val="Normal"/>
    <w:rsid w:val="00C104D9"/>
    <w:pPr>
      <w:keepNext/>
      <w:keepLines/>
      <w:tabs>
        <w:tab w:val="left" w:pos="0"/>
        <w:tab w:val="left" w:pos="1800"/>
      </w:tabs>
      <w:spacing w:after="720"/>
      <w:ind w:left="1800" w:hanging="1800"/>
    </w:pPr>
    <w:rPr>
      <w:rFonts w:ascii="Arial" w:eastAsia="SimSun" w:hAnsi="Arial"/>
      <w:b/>
      <w:szCs w:val="20"/>
    </w:rPr>
  </w:style>
  <w:style w:type="paragraph" w:customStyle="1" w:styleId="cellcent9">
    <w:name w:val="cell:cent9"/>
    <w:basedOn w:val="Normal"/>
    <w:next w:val="Normal"/>
    <w:rsid w:val="00C104D9"/>
    <w:pPr>
      <w:spacing w:before="30" w:after="30"/>
      <w:jc w:val="center"/>
    </w:pPr>
    <w:rPr>
      <w:rFonts w:ascii="Arial" w:eastAsia="SimSun" w:hAnsi="Arial"/>
      <w:sz w:val="18"/>
      <w:szCs w:val="20"/>
    </w:rPr>
  </w:style>
  <w:style w:type="paragraph" w:customStyle="1" w:styleId="cellright9">
    <w:name w:val="cell:right9"/>
    <w:basedOn w:val="Normal"/>
    <w:next w:val="Normal"/>
    <w:rsid w:val="00C104D9"/>
    <w:pPr>
      <w:spacing w:before="30" w:after="30"/>
      <w:jc w:val="right"/>
    </w:pPr>
    <w:rPr>
      <w:rFonts w:ascii="Arial" w:eastAsia="SimSun" w:hAnsi="Arial"/>
      <w:sz w:val="18"/>
      <w:szCs w:val="20"/>
    </w:rPr>
  </w:style>
  <w:style w:type="paragraph" w:customStyle="1" w:styleId="StyleHeading3Blue">
    <w:name w:val="Style Heading 3 + Blue"/>
    <w:basedOn w:val="Heading3"/>
    <w:next w:val="Normal"/>
    <w:rsid w:val="00C104D9"/>
    <w:pPr>
      <w:numPr>
        <w:ilvl w:val="0"/>
        <w:numId w:val="0"/>
      </w:numPr>
      <w:tabs>
        <w:tab w:val="clear" w:pos="960"/>
      </w:tabs>
    </w:pPr>
  </w:style>
  <w:style w:type="paragraph" w:customStyle="1" w:styleId="StyleTOC1Underline">
    <w:name w:val="Style TOC 1 + Underline"/>
    <w:basedOn w:val="TOC1"/>
    <w:rsid w:val="00C104D9"/>
    <w:rPr>
      <w:u w:val="single"/>
    </w:rPr>
  </w:style>
  <w:style w:type="character" w:customStyle="1" w:styleId="Style1Char">
    <w:name w:val="Style1 Char"/>
    <w:basedOn w:val="DefaultParagraphFont"/>
    <w:rsid w:val="00C104D9"/>
  </w:style>
  <w:style w:type="paragraph" w:customStyle="1" w:styleId="StyleCaptionLeft">
    <w:name w:val="Style Caption + Left"/>
    <w:basedOn w:val="Caption"/>
    <w:rsid w:val="00C104D9"/>
    <w:pPr>
      <w:keepNext w:val="0"/>
      <w:keepLines w:val="0"/>
      <w:jc w:val="left"/>
    </w:pPr>
    <w:rPr>
      <w:rFonts w:eastAsia="SimSun"/>
      <w:color w:val="000000"/>
    </w:rPr>
  </w:style>
  <w:style w:type="paragraph" w:customStyle="1" w:styleId="AETableText">
    <w:name w:val="AETableText"/>
    <w:basedOn w:val="Normal"/>
    <w:link w:val="AETableTextChar"/>
    <w:rsid w:val="00C104D9"/>
    <w:pPr>
      <w:widowControl w:val="0"/>
    </w:pPr>
    <w:rPr>
      <w:rFonts w:eastAsia="SimSun"/>
      <w:sz w:val="18"/>
      <w:szCs w:val="18"/>
    </w:rPr>
  </w:style>
  <w:style w:type="character" w:customStyle="1" w:styleId="AETableTextChar">
    <w:name w:val="AETableText Char"/>
    <w:basedOn w:val="DefaultParagraphFont"/>
    <w:link w:val="AETableText"/>
    <w:rsid w:val="00C104D9"/>
    <w:rPr>
      <w:rFonts w:eastAsia="SimSun"/>
      <w:sz w:val="18"/>
      <w:szCs w:val="18"/>
    </w:rPr>
  </w:style>
  <w:style w:type="paragraph" w:customStyle="1" w:styleId="DocTitle">
    <w:name w:val="Doc Title"/>
    <w:basedOn w:val="Normal"/>
    <w:next w:val="Normal"/>
    <w:link w:val="DocTitleChar"/>
    <w:uiPriority w:val="99"/>
    <w:rsid w:val="00C104D9"/>
    <w:pPr>
      <w:keepLines/>
      <w:spacing w:before="120" w:after="662" w:line="378" w:lineRule="exact"/>
      <w:jc w:val="center"/>
    </w:pPr>
    <w:rPr>
      <w:rFonts w:ascii="Arial" w:eastAsia="Calibri" w:hAnsi="Arial" w:cs="Cordia New"/>
      <w:b/>
      <w:sz w:val="32"/>
      <w:szCs w:val="22"/>
    </w:rPr>
  </w:style>
  <w:style w:type="character" w:customStyle="1" w:styleId="DocTitleChar">
    <w:name w:val="Doc Title Char"/>
    <w:link w:val="DocTitle"/>
    <w:uiPriority w:val="99"/>
    <w:locked/>
    <w:rsid w:val="00C104D9"/>
    <w:rPr>
      <w:rFonts w:ascii="Arial" w:eastAsia="Calibri" w:hAnsi="Arial" w:cs="Cordia New"/>
      <w:b/>
      <w:sz w:val="32"/>
      <w:szCs w:val="22"/>
    </w:rPr>
  </w:style>
  <w:style w:type="paragraph" w:customStyle="1" w:styleId="Landscapefooter">
    <w:name w:val="Landscape footer"/>
    <w:basedOn w:val="Header"/>
    <w:uiPriority w:val="99"/>
    <w:rsid w:val="00C104D9"/>
    <w:pPr>
      <w:tabs>
        <w:tab w:val="right" w:pos="12960"/>
      </w:tabs>
      <w:spacing w:before="120"/>
    </w:pPr>
  </w:style>
  <w:style w:type="paragraph" w:customStyle="1" w:styleId="Landscapeheader">
    <w:name w:val="Landscape header"/>
    <w:basedOn w:val="Footer"/>
    <w:link w:val="LandscapeheaderChar"/>
    <w:uiPriority w:val="99"/>
    <w:rsid w:val="00C104D9"/>
    <w:pPr>
      <w:tabs>
        <w:tab w:val="right" w:pos="12960"/>
      </w:tabs>
      <w:spacing w:before="120"/>
    </w:pPr>
    <w:rPr>
      <w:rFonts w:eastAsia="Calibri" w:cs="Cordia New"/>
    </w:rPr>
  </w:style>
  <w:style w:type="character" w:customStyle="1" w:styleId="LandscapeheaderChar">
    <w:name w:val="Landscape header Char"/>
    <w:link w:val="Landscapeheader"/>
    <w:uiPriority w:val="99"/>
    <w:locked/>
    <w:rsid w:val="00C104D9"/>
    <w:rPr>
      <w:rFonts w:eastAsia="Calibri" w:cs="Cordia New"/>
      <w:sz w:val="16"/>
    </w:rPr>
  </w:style>
  <w:style w:type="paragraph" w:customStyle="1" w:styleId="Reference">
    <w:name w:val="Reference"/>
    <w:basedOn w:val="Normal"/>
    <w:next w:val="Normal"/>
    <w:uiPriority w:val="99"/>
    <w:rsid w:val="00C104D9"/>
    <w:pPr>
      <w:spacing w:before="101" w:after="101" w:line="283" w:lineRule="exact"/>
      <w:ind w:left="216" w:hanging="216"/>
    </w:pPr>
    <w:rPr>
      <w:rFonts w:eastAsia="SimSun"/>
    </w:rPr>
  </w:style>
  <w:style w:type="paragraph" w:customStyle="1" w:styleId="SignLine">
    <w:name w:val="SignLine"/>
    <w:basedOn w:val="Normal"/>
    <w:next w:val="Normal"/>
    <w:uiPriority w:val="99"/>
    <w:rsid w:val="00C104D9"/>
    <w:pPr>
      <w:tabs>
        <w:tab w:val="right" w:leader="underscore" w:pos="4680"/>
        <w:tab w:val="left" w:pos="5040"/>
        <w:tab w:val="right" w:leader="underscore" w:pos="8640"/>
      </w:tabs>
      <w:spacing w:before="360" w:line="300" w:lineRule="atLeast"/>
    </w:pPr>
    <w:rPr>
      <w:rFonts w:eastAsia="SimSun"/>
      <w:sz w:val="20"/>
    </w:rPr>
  </w:style>
  <w:style w:type="paragraph" w:customStyle="1" w:styleId="SignName">
    <w:name w:val="SignName"/>
    <w:basedOn w:val="Normal"/>
    <w:next w:val="Normal"/>
    <w:uiPriority w:val="99"/>
    <w:rsid w:val="00C104D9"/>
    <w:pPr>
      <w:tabs>
        <w:tab w:val="center" w:pos="6840"/>
      </w:tabs>
      <w:spacing w:before="60" w:line="271" w:lineRule="exact"/>
    </w:pPr>
    <w:rPr>
      <w:rFonts w:eastAsia="SimSun"/>
    </w:rPr>
  </w:style>
  <w:style w:type="paragraph" w:customStyle="1" w:styleId="SumHeading">
    <w:name w:val="SumHeading"/>
    <w:basedOn w:val="Normal"/>
    <w:next w:val="Normal"/>
    <w:uiPriority w:val="99"/>
    <w:rsid w:val="00C104D9"/>
    <w:pPr>
      <w:spacing w:before="120"/>
    </w:pPr>
    <w:rPr>
      <w:rFonts w:ascii="Arial" w:eastAsia="Calibri" w:hAnsi="Arial" w:cs="Cordia New"/>
      <w:b/>
      <w:sz w:val="20"/>
      <w:szCs w:val="22"/>
    </w:rPr>
  </w:style>
  <w:style w:type="paragraph" w:customStyle="1" w:styleId="Synopsis">
    <w:name w:val="Synopsis"/>
    <w:basedOn w:val="Normal"/>
    <w:uiPriority w:val="99"/>
    <w:rsid w:val="00C104D9"/>
    <w:pPr>
      <w:spacing w:before="120" w:line="259" w:lineRule="atLeast"/>
      <w:ind w:left="2707" w:hanging="2707"/>
    </w:pPr>
    <w:rPr>
      <w:rFonts w:eastAsia="SimSun"/>
    </w:rPr>
  </w:style>
  <w:style w:type="paragraph" w:customStyle="1" w:styleId="SynopsisBoxA">
    <w:name w:val="Synopsis Box A"/>
    <w:basedOn w:val="Synopsis"/>
    <w:uiPriority w:val="99"/>
    <w:rsid w:val="00C104D9"/>
    <w:pPr>
      <w:pBdr>
        <w:top w:val="single" w:sz="6" w:space="1" w:color="auto"/>
        <w:left w:val="single" w:sz="6" w:space="1" w:color="auto"/>
        <w:bottom w:val="single" w:sz="6" w:space="1" w:color="auto"/>
        <w:right w:val="single" w:sz="6" w:space="1" w:color="auto"/>
      </w:pBdr>
      <w:tabs>
        <w:tab w:val="left" w:pos="2340"/>
        <w:tab w:val="left" w:pos="5400"/>
      </w:tabs>
      <w:ind w:left="0" w:firstLine="0"/>
    </w:pPr>
  </w:style>
  <w:style w:type="paragraph" w:customStyle="1" w:styleId="SynopsisBoxB">
    <w:name w:val="Synopsis Box B"/>
    <w:basedOn w:val="Synopsis"/>
    <w:uiPriority w:val="99"/>
    <w:rsid w:val="00C104D9"/>
    <w:pPr>
      <w:pBdr>
        <w:top w:val="single" w:sz="6" w:space="1" w:color="auto"/>
        <w:left w:val="single" w:sz="6" w:space="1" w:color="auto"/>
        <w:bottom w:val="single" w:sz="6" w:space="1" w:color="auto"/>
        <w:right w:val="single" w:sz="6" w:space="1" w:color="auto"/>
      </w:pBdr>
      <w:tabs>
        <w:tab w:val="left" w:pos="810"/>
        <w:tab w:val="left" w:pos="2700"/>
        <w:tab w:val="left" w:pos="3510"/>
      </w:tabs>
      <w:ind w:left="0" w:firstLine="0"/>
    </w:pPr>
    <w:rPr>
      <w:u w:val="single"/>
    </w:rPr>
  </w:style>
  <w:style w:type="paragraph" w:customStyle="1" w:styleId="SynopsisBoxC">
    <w:name w:val="Synopsis Box C"/>
    <w:basedOn w:val="Synopsis"/>
    <w:uiPriority w:val="99"/>
    <w:rsid w:val="00C104D9"/>
    <w:pPr>
      <w:pBdr>
        <w:top w:val="single" w:sz="6" w:space="1" w:color="auto"/>
        <w:left w:val="single" w:sz="6" w:space="1" w:color="auto"/>
        <w:bottom w:val="single" w:sz="6" w:space="1" w:color="auto"/>
        <w:right w:val="single" w:sz="6" w:space="1" w:color="auto"/>
      </w:pBdr>
      <w:tabs>
        <w:tab w:val="left" w:pos="990"/>
      </w:tabs>
      <w:ind w:left="0" w:firstLine="0"/>
    </w:pPr>
  </w:style>
  <w:style w:type="paragraph" w:customStyle="1" w:styleId="SynopsisSingle">
    <w:name w:val="Synopsis Single"/>
    <w:basedOn w:val="Synopsis"/>
    <w:uiPriority w:val="99"/>
    <w:rsid w:val="00C104D9"/>
  </w:style>
  <w:style w:type="paragraph" w:customStyle="1" w:styleId="SynopsisTitleLine">
    <w:name w:val="Synopsis Title Line"/>
    <w:basedOn w:val="Normal"/>
    <w:uiPriority w:val="99"/>
    <w:rsid w:val="00C104D9"/>
    <w:pPr>
      <w:spacing w:before="240" w:after="240" w:line="259" w:lineRule="atLeast"/>
      <w:jc w:val="center"/>
    </w:pPr>
    <w:rPr>
      <w:rFonts w:eastAsia="SimSun"/>
    </w:rPr>
  </w:style>
  <w:style w:type="paragraph" w:customStyle="1" w:styleId="Center">
    <w:name w:val="Center"/>
    <w:rsid w:val="00C104D9"/>
    <w:pPr>
      <w:keepLines/>
      <w:widowControl w:val="0"/>
      <w:overflowPunct w:val="0"/>
      <w:autoSpaceDE w:val="0"/>
      <w:autoSpaceDN w:val="0"/>
      <w:adjustRightInd w:val="0"/>
      <w:spacing w:before="199" w:after="576" w:line="377" w:lineRule="exact"/>
      <w:jc w:val="center"/>
      <w:textAlignment w:val="baseline"/>
    </w:pPr>
    <w:rPr>
      <w:rFonts w:ascii="Arial" w:eastAsia="SimSun" w:hAnsi="Arial"/>
      <w:b/>
      <w:sz w:val="32"/>
      <w:szCs w:val="24"/>
    </w:rPr>
  </w:style>
  <w:style w:type="paragraph" w:customStyle="1" w:styleId="NormalTop">
    <w:name w:val="Normal + Top"/>
    <w:basedOn w:val="Normal"/>
    <w:next w:val="Normal"/>
    <w:rsid w:val="00C104D9"/>
    <w:pPr>
      <w:spacing w:before="360" w:after="144" w:line="300" w:lineRule="atLeast"/>
    </w:pPr>
    <w:rPr>
      <w:rFonts w:eastAsia="SimSun"/>
    </w:rPr>
  </w:style>
  <w:style w:type="paragraph" w:customStyle="1" w:styleId="Abstract">
    <w:name w:val="Abstract"/>
    <w:rsid w:val="00C104D9"/>
    <w:pPr>
      <w:widowControl w:val="0"/>
      <w:tabs>
        <w:tab w:val="left" w:pos="2880"/>
        <w:tab w:val="left" w:pos="396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after="58" w:line="271" w:lineRule="atLeast"/>
      <w:textAlignment w:val="baseline"/>
    </w:pPr>
    <w:rPr>
      <w:rFonts w:eastAsia="SimSun"/>
      <w:sz w:val="24"/>
      <w:szCs w:val="24"/>
    </w:rPr>
  </w:style>
  <w:style w:type="paragraph" w:customStyle="1" w:styleId="portraitfooter">
    <w:name w:val="portrait footer"/>
    <w:basedOn w:val="Footer"/>
    <w:link w:val="portraitfooterChar"/>
    <w:rsid w:val="00C104D9"/>
    <w:pPr>
      <w:tabs>
        <w:tab w:val="right" w:pos="9360"/>
      </w:tabs>
      <w:spacing w:before="120"/>
    </w:pPr>
    <w:rPr>
      <w:rFonts w:eastAsia="Calibri" w:cs="Cordia New"/>
    </w:rPr>
  </w:style>
  <w:style w:type="character" w:customStyle="1" w:styleId="portraitfooterChar">
    <w:name w:val="portrait footer Char"/>
    <w:link w:val="portraitfooter"/>
    <w:rsid w:val="00C104D9"/>
    <w:rPr>
      <w:rFonts w:eastAsia="Calibri" w:cs="Cordia New"/>
      <w:sz w:val="16"/>
    </w:rPr>
  </w:style>
  <w:style w:type="paragraph" w:customStyle="1" w:styleId="PortraitHeader">
    <w:name w:val="Portrait Header"/>
    <w:basedOn w:val="Header"/>
    <w:link w:val="PortraitHeaderChar"/>
    <w:rsid w:val="00C104D9"/>
    <w:pPr>
      <w:tabs>
        <w:tab w:val="right" w:pos="9360"/>
      </w:tabs>
      <w:spacing w:before="120"/>
    </w:pPr>
  </w:style>
  <w:style w:type="character" w:customStyle="1" w:styleId="PortraitHeaderChar">
    <w:name w:val="Portrait Header Char"/>
    <w:link w:val="PortraitHeader"/>
    <w:rsid w:val="00C104D9"/>
    <w:rPr>
      <w:rFonts w:eastAsia="MS Gothic"/>
      <w:caps/>
      <w:sz w:val="16"/>
    </w:rPr>
  </w:style>
  <w:style w:type="paragraph" w:customStyle="1" w:styleId="NormalBlue">
    <w:name w:val="Normal + Blue"/>
    <w:basedOn w:val="Normal"/>
    <w:link w:val="NormalBlueChar"/>
    <w:rsid w:val="00C104D9"/>
    <w:pPr>
      <w:autoSpaceDE w:val="0"/>
      <w:autoSpaceDN w:val="0"/>
      <w:adjustRightInd w:val="0"/>
      <w:spacing w:before="120" w:after="240" w:line="240" w:lineRule="atLeast"/>
    </w:pPr>
    <w:rPr>
      <w:rFonts w:eastAsia="Calibri"/>
      <w:color w:val="0000FF"/>
    </w:rPr>
  </w:style>
  <w:style w:type="character" w:customStyle="1" w:styleId="NormalBlueChar">
    <w:name w:val="Normal + Blue Char"/>
    <w:link w:val="NormalBlue"/>
    <w:rsid w:val="00C104D9"/>
    <w:rPr>
      <w:rFonts w:eastAsia="Calibri"/>
      <w:color w:val="0000FF"/>
      <w:sz w:val="24"/>
      <w:szCs w:val="24"/>
    </w:rPr>
  </w:style>
  <w:style w:type="paragraph" w:customStyle="1" w:styleId="Blue">
    <w:name w:val="Blue"/>
    <w:basedOn w:val="Normal"/>
    <w:rsid w:val="00C104D9"/>
    <w:pPr>
      <w:spacing w:before="14" w:after="144" w:line="300" w:lineRule="atLeast"/>
    </w:pPr>
    <w:rPr>
      <w:rFonts w:eastAsia="MS Mincho"/>
      <w:color w:val="000000"/>
      <w:szCs w:val="20"/>
    </w:rPr>
  </w:style>
  <w:style w:type="paragraph" w:customStyle="1" w:styleId="NoNumHead2">
    <w:name w:val="NoNum:Head2"/>
    <w:basedOn w:val="Normal"/>
    <w:next w:val="Normal"/>
    <w:rsid w:val="00C104D9"/>
    <w:pPr>
      <w:keepNext/>
      <w:spacing w:before="120" w:after="240"/>
      <w:outlineLvl w:val="0"/>
    </w:pPr>
    <w:rPr>
      <w:rFonts w:ascii="Arial" w:eastAsia="SimSun" w:hAnsi="Arial" w:cs="Arial"/>
      <w:b/>
      <w:bCs/>
      <w:sz w:val="26"/>
      <w:szCs w:val="26"/>
      <w:lang w:val="en-GB"/>
    </w:rPr>
  </w:style>
  <w:style w:type="paragraph" w:customStyle="1" w:styleId="BodyText12">
    <w:name w:val="Body Text 12"/>
    <w:rsid w:val="00C104D9"/>
    <w:pPr>
      <w:spacing w:after="240" w:line="264" w:lineRule="auto"/>
      <w:jc w:val="both"/>
    </w:pPr>
    <w:rPr>
      <w:rFonts w:eastAsia="SimSun"/>
      <w:sz w:val="24"/>
    </w:rPr>
  </w:style>
  <w:style w:type="paragraph" w:customStyle="1" w:styleId="ParagraphList">
    <w:name w:val="Paragraph List"/>
    <w:basedOn w:val="Normal"/>
    <w:next w:val="Normal"/>
    <w:link w:val="ParagraphListChar"/>
    <w:rsid w:val="00C104D9"/>
    <w:pPr>
      <w:keepNext/>
      <w:spacing w:before="14" w:after="100" w:line="300" w:lineRule="atLeast"/>
    </w:pPr>
    <w:rPr>
      <w:rFonts w:ascii="Arial" w:eastAsia="SimSun" w:hAnsi="Arial"/>
      <w:lang w:eastAsia="zh-CN"/>
    </w:rPr>
  </w:style>
  <w:style w:type="character" w:customStyle="1" w:styleId="ParagraphListChar">
    <w:name w:val="Paragraph List Char"/>
    <w:basedOn w:val="DefaultParagraphFont"/>
    <w:link w:val="ParagraphList"/>
    <w:rsid w:val="00C104D9"/>
    <w:rPr>
      <w:rFonts w:ascii="Arial" w:eastAsia="SimSun" w:hAnsi="Arial"/>
      <w:sz w:val="24"/>
      <w:szCs w:val="24"/>
      <w:lang w:eastAsia="zh-CN"/>
    </w:rPr>
  </w:style>
  <w:style w:type="paragraph" w:customStyle="1" w:styleId="Bullet12-1">
    <w:name w:val="Bullet 12-1"/>
    <w:rsid w:val="00C104D9"/>
    <w:pPr>
      <w:numPr>
        <w:numId w:val="39"/>
      </w:numPr>
      <w:spacing w:after="120"/>
      <w:jc w:val="both"/>
    </w:pPr>
    <w:rPr>
      <w:rFonts w:eastAsia="SimSun"/>
      <w:sz w:val="24"/>
    </w:rPr>
  </w:style>
  <w:style w:type="paragraph" w:customStyle="1" w:styleId="SubheadingBold12">
    <w:name w:val="Subheading Bold 12"/>
    <w:next w:val="BodyText12"/>
    <w:rsid w:val="00C104D9"/>
    <w:pPr>
      <w:keepNext/>
      <w:keepLines/>
      <w:spacing w:before="240" w:after="120"/>
    </w:pPr>
    <w:rPr>
      <w:rFonts w:eastAsia="SimSun"/>
      <w:b/>
      <w:sz w:val="24"/>
    </w:rPr>
  </w:style>
  <w:style w:type="paragraph" w:customStyle="1" w:styleId="Basic12">
    <w:name w:val="Basic 12"/>
    <w:rsid w:val="00C104D9"/>
    <w:rPr>
      <w:rFonts w:eastAsia="SimSun"/>
      <w:sz w:val="24"/>
    </w:rPr>
  </w:style>
  <w:style w:type="paragraph" w:customStyle="1" w:styleId="TableNote">
    <w:name w:val="Table Note"/>
    <w:basedOn w:val="Normal"/>
    <w:next w:val="BodyText"/>
    <w:link w:val="TableNoteChar1"/>
    <w:rsid w:val="00C104D9"/>
    <w:pPr>
      <w:keepLines/>
      <w:tabs>
        <w:tab w:val="left" w:pos="360"/>
      </w:tabs>
      <w:spacing w:before="20" w:after="20"/>
      <w:ind w:left="504" w:right="144" w:hanging="360"/>
    </w:pPr>
    <w:rPr>
      <w:rFonts w:eastAsia="SimSun"/>
      <w:sz w:val="18"/>
      <w:szCs w:val="20"/>
    </w:rPr>
  </w:style>
  <w:style w:type="character" w:customStyle="1" w:styleId="TableNoteChar1">
    <w:name w:val="Table Note Char1"/>
    <w:link w:val="TableNote"/>
    <w:rsid w:val="00C104D9"/>
    <w:rPr>
      <w:rFonts w:eastAsia="SimSun"/>
      <w:sz w:val="18"/>
    </w:rPr>
  </w:style>
  <w:style w:type="paragraph" w:customStyle="1" w:styleId="AppTitle">
    <w:name w:val="App Title"/>
    <w:basedOn w:val="Normal"/>
    <w:next w:val="Normal"/>
    <w:link w:val="AppTitleChar"/>
    <w:rsid w:val="00C104D9"/>
    <w:pPr>
      <w:keepNext/>
      <w:keepLines/>
      <w:pageBreakBefore/>
      <w:spacing w:before="120" w:line="280" w:lineRule="exact"/>
      <w:jc w:val="center"/>
    </w:pPr>
    <w:rPr>
      <w:rFonts w:ascii="Arial" w:eastAsia="SimSun" w:hAnsi="Arial"/>
      <w:b/>
      <w:sz w:val="28"/>
      <w:lang w:eastAsia="zh-CN"/>
    </w:rPr>
  </w:style>
  <w:style w:type="character" w:customStyle="1" w:styleId="AppTitleChar">
    <w:name w:val="App Title Char"/>
    <w:link w:val="AppTitle"/>
    <w:rsid w:val="00C104D9"/>
    <w:rPr>
      <w:rFonts w:ascii="Arial" w:eastAsia="SimSun" w:hAnsi="Arial"/>
      <w:b/>
      <w:sz w:val="28"/>
      <w:szCs w:val="24"/>
      <w:lang w:eastAsia="zh-CN"/>
    </w:rPr>
  </w:style>
  <w:style w:type="paragraph" w:customStyle="1" w:styleId="TableCellLeft">
    <w:name w:val="Table Cell Left"/>
    <w:basedOn w:val="Normal"/>
    <w:link w:val="TableCellLeftChar"/>
    <w:qFormat/>
    <w:rsid w:val="00FD5343"/>
    <w:pPr>
      <w:keepNext/>
      <w:keepLines/>
      <w:spacing w:before="50" w:after="60" w:line="240" w:lineRule="exact"/>
      <w:ind w:left="144" w:right="144"/>
    </w:pPr>
    <w:rPr>
      <w:sz w:val="20"/>
      <w:szCs w:val="18"/>
    </w:rPr>
  </w:style>
  <w:style w:type="character" w:customStyle="1" w:styleId="TableCellLeftChar">
    <w:name w:val="Table Cell Left Char"/>
    <w:link w:val="TableCellLeft"/>
    <w:rsid w:val="00FD5343"/>
    <w:rPr>
      <w:szCs w:val="18"/>
    </w:rPr>
  </w:style>
  <w:style w:type="paragraph" w:customStyle="1" w:styleId="TableCellCenter">
    <w:name w:val="Table Cell Center"/>
    <w:basedOn w:val="Normal"/>
    <w:link w:val="TableCellCenterChar"/>
    <w:rsid w:val="00C104D9"/>
    <w:pPr>
      <w:keepNext/>
      <w:keepLines/>
      <w:spacing w:before="50" w:after="60" w:line="240" w:lineRule="exact"/>
      <w:jc w:val="center"/>
    </w:pPr>
    <w:rPr>
      <w:sz w:val="18"/>
    </w:rPr>
  </w:style>
  <w:style w:type="character" w:customStyle="1" w:styleId="TableCellCenterChar">
    <w:name w:val="Table Cell Center Char"/>
    <w:link w:val="TableCellCenter"/>
    <w:rsid w:val="00C104D9"/>
    <w:rPr>
      <w:sz w:val="18"/>
      <w:szCs w:val="24"/>
    </w:rPr>
  </w:style>
  <w:style w:type="paragraph" w:customStyle="1" w:styleId="Numbered11-1">
    <w:name w:val="Numbered 11-1"/>
    <w:rsid w:val="00C104D9"/>
    <w:pPr>
      <w:numPr>
        <w:numId w:val="41"/>
      </w:numPr>
      <w:spacing w:after="120"/>
      <w:jc w:val="both"/>
    </w:pPr>
    <w:rPr>
      <w:rFonts w:eastAsia="SimSun"/>
      <w:sz w:val="22"/>
    </w:rPr>
  </w:style>
  <w:style w:type="paragraph" w:customStyle="1" w:styleId="NarrativeText">
    <w:name w:val="NarrativeText"/>
    <w:rsid w:val="00C104D9"/>
    <w:pPr>
      <w:spacing w:after="200"/>
      <w:jc w:val="both"/>
    </w:pPr>
    <w:rPr>
      <w:rFonts w:eastAsia="SimSun"/>
      <w:sz w:val="24"/>
    </w:rPr>
  </w:style>
  <w:style w:type="paragraph" w:customStyle="1" w:styleId="Blank">
    <w:name w:val="Blank"/>
    <w:rsid w:val="00C104D9"/>
    <w:rPr>
      <w:rFonts w:eastAsia="SimSun"/>
    </w:rPr>
  </w:style>
  <w:style w:type="paragraph" w:customStyle="1" w:styleId="apphead1">
    <w:name w:val="app:head1"/>
    <w:basedOn w:val="Heading1"/>
    <w:next w:val="Normal"/>
    <w:rsid w:val="00C104D9"/>
    <w:pPr>
      <w:numPr>
        <w:numId w:val="0"/>
      </w:numPr>
      <w:tabs>
        <w:tab w:val="left" w:pos="2160"/>
      </w:tabs>
      <w:spacing w:before="120"/>
      <w:ind w:left="2160" w:hanging="2160"/>
      <w:outlineLvl w:val="9"/>
    </w:pPr>
    <w:rPr>
      <w:bCs w:val="0"/>
      <w:sz w:val="28"/>
      <w:lang w:val="en-GB"/>
    </w:rPr>
  </w:style>
  <w:style w:type="paragraph" w:customStyle="1" w:styleId="captiontable">
    <w:name w:val="caption:table"/>
    <w:basedOn w:val="Normal"/>
    <w:next w:val="Normal"/>
    <w:rsid w:val="00C104D9"/>
    <w:pPr>
      <w:keepNext/>
      <w:spacing w:before="120" w:line="280" w:lineRule="atLeast"/>
      <w:ind w:left="1440" w:hanging="1440"/>
    </w:pPr>
    <w:rPr>
      <w:rFonts w:ascii="Times New Roman Bold" w:eastAsia="SimSun" w:hAnsi="Times New Roman Bold" w:cs="Arial"/>
      <w:b/>
      <w:bCs/>
      <w:szCs w:val="22"/>
      <w:lang w:val="en-GB"/>
    </w:rPr>
  </w:style>
  <w:style w:type="paragraph" w:customStyle="1" w:styleId="BulletText1">
    <w:name w:val="Bullet Text 1"/>
    <w:basedOn w:val="Normal"/>
    <w:rsid w:val="00C104D9"/>
    <w:pPr>
      <w:numPr>
        <w:numId w:val="40"/>
      </w:numPr>
      <w:spacing w:before="120"/>
    </w:pPr>
    <w:rPr>
      <w:rFonts w:eastAsia="SimSun"/>
      <w:color w:val="000000"/>
      <w:szCs w:val="20"/>
    </w:rPr>
  </w:style>
  <w:style w:type="paragraph" w:customStyle="1" w:styleId="TableHeaderTextCenter">
    <w:name w:val="Table Header Text Center"/>
    <w:basedOn w:val="Normal"/>
    <w:rsid w:val="00C104D9"/>
    <w:pPr>
      <w:spacing w:before="60"/>
      <w:jc w:val="center"/>
    </w:pPr>
    <w:rPr>
      <w:rFonts w:eastAsia="SimSun"/>
      <w:b/>
      <w:color w:val="000000"/>
      <w:sz w:val="18"/>
      <w:szCs w:val="20"/>
    </w:rPr>
  </w:style>
  <w:style w:type="paragraph" w:customStyle="1" w:styleId="CPTInstructional">
    <w:name w:val="CPT_Instructional"/>
    <w:rsid w:val="00C104D9"/>
    <w:rPr>
      <w:rFonts w:eastAsiaTheme="minorHAnsi" w:cs="Arial"/>
      <w:snapToGrid w:val="0"/>
      <w:vanish/>
      <w:color w:val="FF0000"/>
    </w:rPr>
  </w:style>
  <w:style w:type="paragraph" w:customStyle="1" w:styleId="StyleTableTextCentered">
    <w:name w:val="Style Table Text + Centered"/>
    <w:basedOn w:val="Normal"/>
    <w:rsid w:val="00C104D9"/>
    <w:pPr>
      <w:tabs>
        <w:tab w:val="left" w:pos="288"/>
        <w:tab w:val="left" w:pos="576"/>
        <w:tab w:val="left" w:pos="864"/>
      </w:tabs>
      <w:spacing w:before="60" w:after="60"/>
      <w:jc w:val="center"/>
    </w:pPr>
    <w:rPr>
      <w:rFonts w:eastAsia="SimSun"/>
      <w:szCs w:val="20"/>
    </w:rPr>
  </w:style>
  <w:style w:type="character" w:customStyle="1" w:styleId="apple-converted-space">
    <w:name w:val="apple-converted-space"/>
    <w:basedOn w:val="DefaultParagraphFont"/>
    <w:rsid w:val="00C104D9"/>
  </w:style>
  <w:style w:type="paragraph" w:customStyle="1" w:styleId="CPTExample">
    <w:name w:val="CPT_Example"/>
    <w:basedOn w:val="Normal"/>
    <w:rsid w:val="00C104D9"/>
    <w:pPr>
      <w:spacing w:before="120" w:line="280" w:lineRule="atLeast"/>
    </w:pPr>
    <w:rPr>
      <w:rFonts w:ascii="Arial" w:eastAsia="SimSun" w:hAnsi="Arial"/>
      <w:i/>
      <w:color w:val="00B050"/>
      <w:sz w:val="20"/>
      <w:szCs w:val="20"/>
    </w:rPr>
  </w:style>
  <w:style w:type="character" w:customStyle="1" w:styleId="normaltextrun">
    <w:name w:val="normaltextrun"/>
    <w:basedOn w:val="DefaultParagraphFont"/>
    <w:rsid w:val="00C104D9"/>
  </w:style>
  <w:style w:type="character" w:customStyle="1" w:styleId="spellingerror">
    <w:name w:val="spellingerror"/>
    <w:basedOn w:val="DefaultParagraphFont"/>
    <w:rsid w:val="00C104D9"/>
  </w:style>
  <w:style w:type="table" w:customStyle="1" w:styleId="TableGrid10">
    <w:name w:val="Table Grid1"/>
    <w:basedOn w:val="TableNormal"/>
    <w:next w:val="TableGrid"/>
    <w:uiPriority w:val="59"/>
    <w:rsid w:val="00C104D9"/>
    <w:pPr>
      <w:spacing w:before="14" w:after="144" w:line="300" w:lineRule="atLeast"/>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C104D9"/>
    <w:rPr>
      <w:rFonts w:eastAsia="SimSun"/>
    </w:rPr>
  </w:style>
  <w:style w:type="character" w:styleId="BookTitle">
    <w:name w:val="Book Title"/>
    <w:basedOn w:val="DefaultParagraphFont"/>
    <w:uiPriority w:val="33"/>
    <w:rsid w:val="00C104D9"/>
    <w:rPr>
      <w:b/>
      <w:bCs/>
      <w:smallCaps/>
      <w:spacing w:val="5"/>
    </w:rPr>
  </w:style>
  <w:style w:type="table" w:styleId="ColorfulGrid">
    <w:name w:val="Colorful Grid"/>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C104D9"/>
    <w:rPr>
      <w:rFonts w:eastAsia="SimSu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104D9"/>
    <w:rPr>
      <w:rFonts w:eastAsia="SimSu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104D9"/>
    <w:rPr>
      <w:rFonts w:eastAsia="SimSu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104D9"/>
    <w:rPr>
      <w:rFonts w:eastAsia="SimSu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104D9"/>
    <w:rPr>
      <w:rFonts w:eastAsia="SimSu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104D9"/>
    <w:rPr>
      <w:rFonts w:eastAsia="SimSu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104D9"/>
    <w:rPr>
      <w:rFonts w:eastAsia="SimSu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104D9"/>
    <w:rPr>
      <w:rFonts w:eastAsia="SimSu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104D9"/>
    <w:rPr>
      <w:rFonts w:eastAsia="SimSu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104D9"/>
    <w:rPr>
      <w:rFonts w:eastAsia="SimSu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104D9"/>
    <w:rPr>
      <w:rFonts w:eastAsia="SimSu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C104D9"/>
    <w:rPr>
      <w:rFonts w:eastAsia="SimSu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104D9"/>
    <w:rPr>
      <w:rFonts w:eastAsia="SimSu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104D9"/>
    <w:rPr>
      <w:rFonts w:eastAsia="SimSu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104D9"/>
    <w:rPr>
      <w:rFonts w:eastAsia="SimSu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104D9"/>
    <w:rPr>
      <w:rFonts w:eastAsia="SimSu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104D9"/>
    <w:rPr>
      <w:rFonts w:eastAsia="SimSu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104D9"/>
    <w:rPr>
      <w:rFonts w:eastAsia="SimSu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IntenseEmphasis">
    <w:name w:val="Intense Emphasis"/>
    <w:basedOn w:val="DefaultParagraphFont"/>
    <w:uiPriority w:val="21"/>
    <w:rsid w:val="00C104D9"/>
    <w:rPr>
      <w:b/>
      <w:bCs/>
      <w:i/>
      <w:iCs/>
      <w:color w:val="4F81BD" w:themeColor="accent1"/>
    </w:rPr>
  </w:style>
  <w:style w:type="paragraph" w:styleId="IntenseQuote">
    <w:name w:val="Intense Quote"/>
    <w:basedOn w:val="Normal"/>
    <w:next w:val="Normal"/>
    <w:link w:val="IntenseQuoteChar"/>
    <w:uiPriority w:val="30"/>
    <w:rsid w:val="00C104D9"/>
    <w:pPr>
      <w:pBdr>
        <w:bottom w:val="single" w:sz="4" w:space="4" w:color="4F81BD" w:themeColor="accent1"/>
      </w:pBdr>
      <w:spacing w:before="200" w:after="280"/>
      <w:ind w:left="936" w:right="936"/>
    </w:pPr>
    <w:rPr>
      <w:rFonts w:eastAsia="SimSun"/>
      <w:b/>
      <w:bCs/>
      <w:i/>
      <w:iCs/>
      <w:color w:val="4F81BD" w:themeColor="accent1"/>
    </w:rPr>
  </w:style>
  <w:style w:type="character" w:customStyle="1" w:styleId="IntenseQuoteChar">
    <w:name w:val="Intense Quote Char"/>
    <w:basedOn w:val="DefaultParagraphFont"/>
    <w:link w:val="IntenseQuote"/>
    <w:uiPriority w:val="30"/>
    <w:rsid w:val="00C104D9"/>
    <w:rPr>
      <w:rFonts w:eastAsia="SimSun"/>
      <w:b/>
      <w:bCs/>
      <w:i/>
      <w:iCs/>
      <w:color w:val="4F81BD" w:themeColor="accent1"/>
      <w:sz w:val="24"/>
      <w:szCs w:val="24"/>
    </w:rPr>
  </w:style>
  <w:style w:type="character" w:styleId="IntenseReference">
    <w:name w:val="Intense Reference"/>
    <w:basedOn w:val="DefaultParagraphFont"/>
    <w:uiPriority w:val="32"/>
    <w:rsid w:val="00C104D9"/>
    <w:rPr>
      <w:b/>
      <w:bCs/>
      <w:smallCaps/>
      <w:color w:val="C0504D" w:themeColor="accent2"/>
      <w:spacing w:val="5"/>
      <w:u w:val="single"/>
    </w:rPr>
  </w:style>
  <w:style w:type="table" w:styleId="LightGrid">
    <w:name w:val="Light Grid"/>
    <w:basedOn w:val="TableNormal"/>
    <w:uiPriority w:val="62"/>
    <w:rsid w:val="00C104D9"/>
    <w:rPr>
      <w:rFonts w:eastAsia="SimSu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104D9"/>
    <w:rPr>
      <w:rFonts w:eastAsia="SimSu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104D9"/>
    <w:rPr>
      <w:rFonts w:eastAsia="SimSu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104D9"/>
    <w:rPr>
      <w:rFonts w:eastAsia="SimSu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104D9"/>
    <w:rPr>
      <w:rFonts w:eastAsia="SimSu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104D9"/>
    <w:rPr>
      <w:rFonts w:eastAsia="SimSu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104D9"/>
    <w:rPr>
      <w:rFonts w:eastAsia="SimSu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C104D9"/>
    <w:rPr>
      <w:rFonts w:eastAsia="SimSu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104D9"/>
    <w:rPr>
      <w:rFonts w:eastAsia="SimSu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104D9"/>
    <w:rPr>
      <w:rFonts w:eastAsia="SimSu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104D9"/>
    <w:rPr>
      <w:rFonts w:eastAsia="SimSu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104D9"/>
    <w:rPr>
      <w:rFonts w:eastAsia="SimSu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104D9"/>
    <w:rPr>
      <w:rFonts w:eastAsia="SimSu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104D9"/>
    <w:rPr>
      <w:rFonts w:eastAsia="SimSu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C104D9"/>
    <w:rPr>
      <w:rFonts w:eastAsia="SimSu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104D9"/>
    <w:rPr>
      <w:rFonts w:eastAsia="SimSu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104D9"/>
    <w:rPr>
      <w:rFonts w:eastAsia="SimSu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104D9"/>
    <w:rPr>
      <w:rFonts w:eastAsia="SimSu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104D9"/>
    <w:rPr>
      <w:rFonts w:eastAsia="SimSu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104D9"/>
    <w:rPr>
      <w:rFonts w:eastAsia="SimSu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104D9"/>
    <w:rPr>
      <w:rFonts w:eastAsia="SimSu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rsid w:val="00C104D9"/>
    <w:rPr>
      <w:rFonts w:eastAsia="SimSu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104D9"/>
    <w:rPr>
      <w:rFonts w:eastAsia="SimSu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104D9"/>
    <w:rPr>
      <w:rFonts w:eastAsia="SimSu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104D9"/>
    <w:rPr>
      <w:rFonts w:eastAsia="SimSu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104D9"/>
    <w:rPr>
      <w:rFonts w:eastAsia="SimSu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104D9"/>
    <w:rPr>
      <w:rFonts w:eastAsia="SimSu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104D9"/>
    <w:rPr>
      <w:rFonts w:eastAsia="SimSu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C104D9"/>
    <w:rPr>
      <w:rFonts w:eastAsia="SimSu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104D9"/>
    <w:rPr>
      <w:rFonts w:eastAsia="SimSu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104D9"/>
    <w:rPr>
      <w:rFonts w:eastAsia="SimSu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104D9"/>
    <w:rPr>
      <w:rFonts w:eastAsia="SimSu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104D9"/>
    <w:rPr>
      <w:rFonts w:eastAsia="SimSu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104D9"/>
    <w:rPr>
      <w:rFonts w:eastAsia="SimSu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104D9"/>
    <w:rPr>
      <w:rFonts w:eastAsia="SimSu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C104D9"/>
    <w:rPr>
      <w:rFonts w:eastAsia="SimSu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104D9"/>
    <w:rPr>
      <w:rFonts w:eastAsia="SimSu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104D9"/>
    <w:rPr>
      <w:rFonts w:eastAsia="SimSu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104D9"/>
    <w:rPr>
      <w:rFonts w:eastAsia="SimSu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104D9"/>
    <w:rPr>
      <w:rFonts w:eastAsia="SimSu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104D9"/>
    <w:rPr>
      <w:rFonts w:eastAsia="SimSu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104D9"/>
    <w:rPr>
      <w:rFonts w:eastAsia="SimSu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rsid w:val="00C104D9"/>
    <w:pPr>
      <w:jc w:val="both"/>
    </w:pPr>
    <w:rPr>
      <w:rFonts w:eastAsia="SimSun"/>
      <w:sz w:val="24"/>
      <w:szCs w:val="24"/>
    </w:rPr>
  </w:style>
  <w:style w:type="paragraph" w:styleId="Quote">
    <w:name w:val="Quote"/>
    <w:basedOn w:val="Normal"/>
    <w:next w:val="Normal"/>
    <w:link w:val="QuoteChar"/>
    <w:uiPriority w:val="29"/>
    <w:rsid w:val="00C104D9"/>
    <w:rPr>
      <w:rFonts w:eastAsia="SimSun"/>
      <w:i/>
      <w:iCs/>
      <w:color w:val="000000" w:themeColor="text1"/>
    </w:rPr>
  </w:style>
  <w:style w:type="character" w:customStyle="1" w:styleId="QuoteChar">
    <w:name w:val="Quote Char"/>
    <w:basedOn w:val="DefaultParagraphFont"/>
    <w:link w:val="Quote"/>
    <w:uiPriority w:val="29"/>
    <w:rsid w:val="00C104D9"/>
    <w:rPr>
      <w:rFonts w:eastAsia="SimSun"/>
      <w:i/>
      <w:iCs/>
      <w:color w:val="000000" w:themeColor="text1"/>
      <w:sz w:val="24"/>
      <w:szCs w:val="24"/>
    </w:rPr>
  </w:style>
  <w:style w:type="character" w:styleId="SubtleEmphasis">
    <w:name w:val="Subtle Emphasis"/>
    <w:basedOn w:val="DefaultParagraphFont"/>
    <w:uiPriority w:val="19"/>
    <w:rsid w:val="00C104D9"/>
    <w:rPr>
      <w:i/>
      <w:iCs/>
      <w:color w:val="808080" w:themeColor="text1" w:themeTint="7F"/>
    </w:rPr>
  </w:style>
  <w:style w:type="character" w:styleId="SubtleReference">
    <w:name w:val="Subtle Reference"/>
    <w:basedOn w:val="DefaultParagraphFont"/>
    <w:uiPriority w:val="31"/>
    <w:rsid w:val="00C104D9"/>
    <w:rPr>
      <w:smallCaps/>
      <w:color w:val="C0504D" w:themeColor="accent2"/>
      <w:u w:val="single"/>
    </w:rPr>
  </w:style>
  <w:style w:type="table" w:customStyle="1" w:styleId="GridTable1Light1">
    <w:name w:val="Grid Table 1 Light1"/>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1">
    <w:name w:val="Smart Hyperlink1"/>
    <w:basedOn w:val="DefaultParagraphFont"/>
    <w:uiPriority w:val="99"/>
    <w:semiHidden/>
    <w:unhideWhenUsed/>
    <w:rsid w:val="00C104D9"/>
    <w:rPr>
      <w:u w:val="dotted"/>
    </w:rPr>
  </w:style>
  <w:style w:type="table" w:customStyle="1" w:styleId="TableGridLight1">
    <w:name w:val="Table Grid Light1"/>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2">
    <w:name w:val="Grid Table 1 Light - Accent 22"/>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2">
    <w:name w:val="Grid Table 1 Light - Accent 32"/>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2">
    <w:name w:val="Grid Table 1 Light - Accent 42"/>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2">
    <w:name w:val="Grid Table 1 Light - Accent 52"/>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2">
    <w:name w:val="Grid Table 22"/>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2">
    <w:name w:val="Grid Table 2 - Accent 12"/>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2">
    <w:name w:val="Grid Table 2 - Accent 22"/>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2">
    <w:name w:val="Grid Table 2 - Accent 32"/>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2">
    <w:name w:val="Grid Table 2 - Accent 42"/>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2">
    <w:name w:val="Grid Table 2 - Accent 52"/>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2">
    <w:name w:val="Grid Table 2 - Accent 62"/>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2">
    <w:name w:val="Grid Table 32"/>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2">
    <w:name w:val="Grid Table 3 - Accent 12"/>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2">
    <w:name w:val="Grid Table 3 - Accent 22"/>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2">
    <w:name w:val="Grid Table 3 - Accent 32"/>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2">
    <w:name w:val="Grid Table 3 - Accent 42"/>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2">
    <w:name w:val="Grid Table 3 - Accent 52"/>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2">
    <w:name w:val="Grid Table 3 - Accent 62"/>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2">
    <w:name w:val="Grid Table 42"/>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2">
    <w:name w:val="Grid Table 4 - Accent 12"/>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2">
    <w:name w:val="Grid Table 4 - Accent 2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2">
    <w:name w:val="Grid Table 4 - Accent 32"/>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2">
    <w:name w:val="Grid Table 4 - Accent 42"/>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2">
    <w:name w:val="Grid Table 4 - Accent 52"/>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2">
    <w:name w:val="Grid Table 4 - Accent 62"/>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2">
    <w:name w:val="Grid Table 5 Dark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2">
    <w:name w:val="Grid Table 5 Dark - Accent 1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2">
    <w:name w:val="Grid Table 5 Dark - Accent 2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2">
    <w:name w:val="Grid Table 5 Dark - Accent 3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2">
    <w:name w:val="Grid Table 5 Dark - Accent 4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2">
    <w:name w:val="Grid Table 5 Dark - Accent 5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2">
    <w:name w:val="Grid Table 5 Dark - Accent 6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2">
    <w:name w:val="Grid Table 6 Colorful2"/>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2">
    <w:name w:val="Grid Table 6 Colorful - Accent 12"/>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2">
    <w:name w:val="Grid Table 6 Colorful - Accent 22"/>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2">
    <w:name w:val="Grid Table 6 Colorful - Accent 32"/>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2">
    <w:name w:val="Grid Table 6 Colorful - Accent 42"/>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2">
    <w:name w:val="Grid Table 6 Colorful - Accent 52"/>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2">
    <w:name w:val="Grid Table 6 Colorful - Accent 62"/>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2">
    <w:name w:val="Grid Table 7 Colorful2"/>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2">
    <w:name w:val="Grid Table 7 Colorful - Accent 12"/>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2">
    <w:name w:val="Grid Table 7 Colorful - Accent 22"/>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2">
    <w:name w:val="Grid Table 7 Colorful - Accent 32"/>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2">
    <w:name w:val="Grid Table 7 Colorful - Accent 42"/>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2">
    <w:name w:val="Grid Table 7 Colorful - Accent 52"/>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2">
    <w:name w:val="Grid Table 7 Colorful - Accent 62"/>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2">
    <w:name w:val="List Table 1 Light2"/>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2">
    <w:name w:val="List Table 1 Light - Accent 12"/>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2">
    <w:name w:val="List Table 1 Light - Accent 22"/>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2">
    <w:name w:val="List Table 1 Light - Accent 32"/>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2">
    <w:name w:val="List Table 1 Light - Accent 42"/>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2">
    <w:name w:val="List Table 1 Light - Accent 52"/>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2">
    <w:name w:val="List Table 1 Light - Accent 62"/>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2">
    <w:name w:val="List Table 22"/>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2">
    <w:name w:val="List Table 2 - Accent 12"/>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2">
    <w:name w:val="List Table 2 - Accent 22"/>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2">
    <w:name w:val="List Table 2 - Accent 32"/>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2">
    <w:name w:val="List Table 2 - Accent 42"/>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2">
    <w:name w:val="List Table 2 - Accent 52"/>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2">
    <w:name w:val="List Table 2 - Accent 62"/>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2">
    <w:name w:val="List Table 32"/>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2">
    <w:name w:val="List Table 3 - Accent 12"/>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2">
    <w:name w:val="List Table 3 - Accent 22"/>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2">
    <w:name w:val="List Table 3 - Accent 32"/>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2">
    <w:name w:val="List Table 3 - Accent 42"/>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2">
    <w:name w:val="List Table 3 - Accent 52"/>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2">
    <w:name w:val="List Table 3 - Accent 62"/>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2">
    <w:name w:val="List Table 42"/>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2">
    <w:name w:val="List Table 4 - Accent 12"/>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2">
    <w:name w:val="List Table 4 - Accent 2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2">
    <w:name w:val="List Table 4 - Accent 32"/>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2">
    <w:name w:val="List Table 4 - Accent 42"/>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2">
    <w:name w:val="List Table 4 - Accent 52"/>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2">
    <w:name w:val="List Table 4 - Accent 62"/>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2">
    <w:name w:val="List Table 5 Dark2"/>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2">
    <w:name w:val="List Table 6 Colorful - Accent 12"/>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2">
    <w:name w:val="List Table 6 Colorful - Accent 22"/>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2">
    <w:name w:val="List Table 6 Colorful - Accent 32"/>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2">
    <w:name w:val="List Table 6 Colorful - Accent 42"/>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2">
    <w:name w:val="List Table 6 Colorful - Accent 52"/>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2">
    <w:name w:val="List Table 6 Colorful - Accent 62"/>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2">
    <w:name w:val="List Table 7 Colorful2"/>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
    <w:name w:val="Plain Table 12"/>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2">
    <w:name w:val="Plain Table 22"/>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2">
    <w:name w:val="Plain Table 32"/>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2">
    <w:name w:val="Plain Table 52"/>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2">
    <w:name w:val="Smart Hyperlink2"/>
    <w:basedOn w:val="DefaultParagraphFont"/>
    <w:uiPriority w:val="99"/>
    <w:semiHidden/>
    <w:unhideWhenUsed/>
    <w:rsid w:val="00C104D9"/>
    <w:rPr>
      <w:u w:val="dotted"/>
    </w:rPr>
  </w:style>
  <w:style w:type="table" w:customStyle="1" w:styleId="TableGridLight2">
    <w:name w:val="Table Grid Light2"/>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ListParagraphBoldUnderlineLeft025PatternClea">
    <w:name w:val="Style List Paragraph + Bold Underline Left:  0.25&quot; Pattern: Clea..."/>
    <w:basedOn w:val="Normal"/>
    <w:rsid w:val="00C104D9"/>
    <w:pPr>
      <w:ind w:left="360"/>
      <w:contextualSpacing/>
    </w:pPr>
    <w:rPr>
      <w:rFonts w:eastAsia="SimSun"/>
      <w:b/>
      <w:bCs/>
      <w:szCs w:val="20"/>
      <w:u w:val="single"/>
      <w:shd w:val="clear" w:color="auto" w:fill="D9D9D9" w:themeFill="background1" w:themeFillShade="D9"/>
    </w:rPr>
  </w:style>
  <w:style w:type="table" w:customStyle="1" w:styleId="GridTable1Light3">
    <w:name w:val="Grid Table 1 Light3"/>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3">
    <w:name w:val="Grid Table 1 Light - Accent 13"/>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3">
    <w:name w:val="Grid Table 1 Light - Accent 23"/>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3">
    <w:name w:val="Grid Table 1 Light - Accent 33"/>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3">
    <w:name w:val="Grid Table 1 Light - Accent 43"/>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3">
    <w:name w:val="Grid Table 1 Light - Accent 53"/>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3">
    <w:name w:val="Grid Table 1 Light - Accent 63"/>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3">
    <w:name w:val="Grid Table 23"/>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3">
    <w:name w:val="Grid Table 2 - Accent 13"/>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3">
    <w:name w:val="Grid Table 2 - Accent 23"/>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3">
    <w:name w:val="Grid Table 2 - Accent 33"/>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3">
    <w:name w:val="Grid Table 2 - Accent 43"/>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3">
    <w:name w:val="Grid Table 2 - Accent 53"/>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3">
    <w:name w:val="Grid Table 2 - Accent 63"/>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3">
    <w:name w:val="Grid Table 33"/>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3">
    <w:name w:val="Grid Table 3 - Accent 13"/>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3">
    <w:name w:val="Grid Table 3 - Accent 23"/>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3">
    <w:name w:val="Grid Table 3 - Accent 33"/>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3">
    <w:name w:val="Grid Table 3 - Accent 43"/>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3">
    <w:name w:val="Grid Table 3 - Accent 53"/>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3">
    <w:name w:val="Grid Table 3 - Accent 63"/>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3">
    <w:name w:val="Grid Table 43"/>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3">
    <w:name w:val="Grid Table 4 - Accent 13"/>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3">
    <w:name w:val="Grid Table 4 - Accent 23"/>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3">
    <w:name w:val="Grid Table 4 - Accent 3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3">
    <w:name w:val="Grid Table 4 - Accent 43"/>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3">
    <w:name w:val="Grid Table 4 - Accent 53"/>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3">
    <w:name w:val="Grid Table 4 - Accent 63"/>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3">
    <w:name w:val="Grid Table 5 Dark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3">
    <w:name w:val="Grid Table 5 Dark - Accent 1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3">
    <w:name w:val="Grid Table 5 Dark - Accent 2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3">
    <w:name w:val="Grid Table 5 Dark - Accent 3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3">
    <w:name w:val="Grid Table 5 Dark - Accent 4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3">
    <w:name w:val="Grid Table 5 Dark - Accent 5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3">
    <w:name w:val="Grid Table 5 Dark - Accent 6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3">
    <w:name w:val="Grid Table 6 Colorful3"/>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3">
    <w:name w:val="Grid Table 6 Colorful - Accent 13"/>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3">
    <w:name w:val="Grid Table 6 Colorful - Accent 23"/>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3">
    <w:name w:val="Grid Table 6 Colorful - Accent 33"/>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3">
    <w:name w:val="Grid Table 6 Colorful - Accent 43"/>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3">
    <w:name w:val="Grid Table 6 Colorful - Accent 53"/>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3">
    <w:name w:val="Grid Table 6 Colorful - Accent 63"/>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3">
    <w:name w:val="Grid Table 7 Colorful3"/>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3">
    <w:name w:val="Grid Table 7 Colorful - Accent 13"/>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3">
    <w:name w:val="Grid Table 7 Colorful - Accent 23"/>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3">
    <w:name w:val="Grid Table 7 Colorful - Accent 33"/>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3">
    <w:name w:val="Grid Table 7 Colorful - Accent 43"/>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3">
    <w:name w:val="Grid Table 7 Colorful - Accent 53"/>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3">
    <w:name w:val="Grid Table 7 Colorful - Accent 63"/>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C104D9"/>
    <w:rPr>
      <w:color w:val="2B579A"/>
      <w:shd w:val="clear" w:color="auto" w:fill="E6E6E6"/>
    </w:rPr>
  </w:style>
  <w:style w:type="table" w:customStyle="1" w:styleId="ListTable1Light3">
    <w:name w:val="List Table 1 Light3"/>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3">
    <w:name w:val="List Table 1 Light - Accent 13"/>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3">
    <w:name w:val="List Table 1 Light - Accent 23"/>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3">
    <w:name w:val="List Table 1 Light - Accent 33"/>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3">
    <w:name w:val="List Table 1 Light - Accent 43"/>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3">
    <w:name w:val="List Table 1 Light - Accent 53"/>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3">
    <w:name w:val="List Table 1 Light - Accent 63"/>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3">
    <w:name w:val="List Table 23"/>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3">
    <w:name w:val="List Table 2 - Accent 13"/>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3">
    <w:name w:val="List Table 2 - Accent 23"/>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3">
    <w:name w:val="List Table 2 - Accent 33"/>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3">
    <w:name w:val="List Table 2 - Accent 43"/>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3">
    <w:name w:val="List Table 2 - Accent 53"/>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3">
    <w:name w:val="List Table 2 - Accent 63"/>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3">
    <w:name w:val="List Table 33"/>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3">
    <w:name w:val="List Table 3 - Accent 13"/>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3">
    <w:name w:val="List Table 3 - Accent 23"/>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3">
    <w:name w:val="List Table 3 - Accent 33"/>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3">
    <w:name w:val="List Table 3 - Accent 43"/>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3">
    <w:name w:val="List Table 3 - Accent 53"/>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3">
    <w:name w:val="List Table 3 - Accent 63"/>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3">
    <w:name w:val="List Table 43"/>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3">
    <w:name w:val="List Table 4 - Accent 13"/>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3">
    <w:name w:val="List Table 4 - Accent 23"/>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3">
    <w:name w:val="List Table 4 - Accent 3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3">
    <w:name w:val="List Table 4 - Accent 43"/>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3">
    <w:name w:val="List Table 4 - Accent 53"/>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3">
    <w:name w:val="List Table 4 - Accent 63"/>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3">
    <w:name w:val="List Table 5 Dark3"/>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3">
    <w:name w:val="List Table 5 Dark - Accent 13"/>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3">
    <w:name w:val="List Table 5 Dark - Accent 23"/>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3">
    <w:name w:val="List Table 5 Dark - Accent 33"/>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3">
    <w:name w:val="List Table 5 Dark - Accent 43"/>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3">
    <w:name w:val="List Table 5 Dark - Accent 53"/>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3">
    <w:name w:val="List Table 5 Dark - Accent 63"/>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3">
    <w:name w:val="List Table 6 Colorful3"/>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3">
    <w:name w:val="List Table 6 Colorful - Accent 13"/>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3">
    <w:name w:val="List Table 6 Colorful - Accent 23"/>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3">
    <w:name w:val="List Table 6 Colorful - Accent 33"/>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3">
    <w:name w:val="List Table 6 Colorful - Accent 43"/>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3">
    <w:name w:val="List Table 6 Colorful - Accent 53"/>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3">
    <w:name w:val="List Table 6 Colorful - Accent 63"/>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3">
    <w:name w:val="List Table 7 Colorful3"/>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3">
    <w:name w:val="List Table 7 Colorful - Accent 13"/>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3">
    <w:name w:val="List Table 7 Colorful - Accent 23"/>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3">
    <w:name w:val="List Table 7 Colorful - Accent 33"/>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3">
    <w:name w:val="List Table 7 Colorful - Accent 43"/>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3">
    <w:name w:val="List Table 7 Colorful - Accent 53"/>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3">
    <w:name w:val="List Table 7 Colorful - Accent 63"/>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1">
    <w:name w:val="Mention1"/>
    <w:basedOn w:val="DefaultParagraphFont"/>
    <w:uiPriority w:val="99"/>
    <w:semiHidden/>
    <w:unhideWhenUsed/>
    <w:rsid w:val="00C104D9"/>
    <w:rPr>
      <w:color w:val="2B579A"/>
      <w:shd w:val="clear" w:color="auto" w:fill="E6E6E6"/>
    </w:rPr>
  </w:style>
  <w:style w:type="table" w:customStyle="1" w:styleId="PlainTable13">
    <w:name w:val="Plain Table 13"/>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3">
    <w:name w:val="Plain Table 23"/>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3">
    <w:name w:val="Plain Table 33"/>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3">
    <w:name w:val="Plain Table 43"/>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3">
    <w:name w:val="Plain Table 53"/>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3">
    <w:name w:val="Smart Hyperlink3"/>
    <w:basedOn w:val="DefaultParagraphFont"/>
    <w:uiPriority w:val="99"/>
    <w:semiHidden/>
    <w:unhideWhenUsed/>
    <w:rsid w:val="00C104D9"/>
    <w:rPr>
      <w:u w:val="dotted"/>
    </w:rPr>
  </w:style>
  <w:style w:type="table" w:customStyle="1" w:styleId="TableGridLight3">
    <w:name w:val="Table Grid Light3"/>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C104D9"/>
    <w:rPr>
      <w:color w:val="808080"/>
      <w:shd w:val="clear" w:color="auto" w:fill="E6E6E6"/>
    </w:rPr>
  </w:style>
  <w:style w:type="table" w:customStyle="1" w:styleId="GridTable1Light4">
    <w:name w:val="Grid Table 1 Light4"/>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4">
    <w:name w:val="Grid Table 1 Light - Accent 14"/>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4">
    <w:name w:val="Grid Table 1 Light - Accent 24"/>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4">
    <w:name w:val="Grid Table 1 Light - Accent 34"/>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4">
    <w:name w:val="Grid Table 1 Light - Accent 44"/>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4">
    <w:name w:val="Grid Table 1 Light - Accent 54"/>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4">
    <w:name w:val="Grid Table 1 Light - Accent 64"/>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4">
    <w:name w:val="Grid Table 24"/>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4">
    <w:name w:val="Grid Table 2 - Accent 14"/>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4">
    <w:name w:val="Grid Table 2 - Accent 24"/>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4">
    <w:name w:val="Grid Table 2 - Accent 34"/>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4">
    <w:name w:val="Grid Table 2 - Accent 44"/>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4">
    <w:name w:val="Grid Table 2 - Accent 54"/>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4">
    <w:name w:val="Grid Table 2 - Accent 64"/>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4">
    <w:name w:val="Grid Table 34"/>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4">
    <w:name w:val="Grid Table 3 - Accent 14"/>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4">
    <w:name w:val="Grid Table 3 - Accent 24"/>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4">
    <w:name w:val="Grid Table 3 - Accent 34"/>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4">
    <w:name w:val="Grid Table 3 - Accent 44"/>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4">
    <w:name w:val="Grid Table 3 - Accent 54"/>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4">
    <w:name w:val="Grid Table 3 - Accent 64"/>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4">
    <w:name w:val="Grid Table 4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4">
    <w:name w:val="Grid Table 4 - Accent 14"/>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4">
    <w:name w:val="Grid Table 4 - Accent 24"/>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4">
    <w:name w:val="Grid Table 4 - Accent 34"/>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4">
    <w:name w:val="Grid Table 4 - Accent 4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4">
    <w:name w:val="Grid Table 4 - Accent 54"/>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4">
    <w:name w:val="Grid Table 4 - Accent 64"/>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4">
    <w:name w:val="Grid Table 5 Dark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4">
    <w:name w:val="Grid Table 5 Dark - Accent 1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4">
    <w:name w:val="Grid Table 5 Dark - Accent 2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4">
    <w:name w:val="Grid Table 5 Dark - Accent 3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4">
    <w:name w:val="Grid Table 5 Dark - Accent 4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4">
    <w:name w:val="Grid Table 5 Dark - Accent 5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4">
    <w:name w:val="Grid Table 5 Dark - Accent 6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4">
    <w:name w:val="Grid Table 6 Colorful4"/>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4">
    <w:name w:val="Grid Table 6 Colorful - Accent 14"/>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4">
    <w:name w:val="Grid Table 6 Colorful - Accent 24"/>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4">
    <w:name w:val="Grid Table 6 Colorful - Accent 34"/>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4">
    <w:name w:val="Grid Table 6 Colorful - Accent 44"/>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4">
    <w:name w:val="Grid Table 6 Colorful - Accent 54"/>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4">
    <w:name w:val="Grid Table 6 Colorful - Accent 64"/>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4">
    <w:name w:val="Grid Table 7 Colorful4"/>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4">
    <w:name w:val="Grid Table 7 Colorful - Accent 14"/>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4">
    <w:name w:val="Grid Table 7 Colorful - Accent 24"/>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4">
    <w:name w:val="Grid Table 7 Colorful - Accent 34"/>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4">
    <w:name w:val="Grid Table 7 Colorful - Accent 44"/>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4">
    <w:name w:val="Grid Table 7 Colorful - Accent 54"/>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4">
    <w:name w:val="Grid Table 7 Colorful - Accent 64"/>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2">
    <w:name w:val="Hashtag2"/>
    <w:basedOn w:val="DefaultParagraphFont"/>
    <w:uiPriority w:val="99"/>
    <w:semiHidden/>
    <w:unhideWhenUsed/>
    <w:rsid w:val="00C104D9"/>
    <w:rPr>
      <w:color w:val="2B579A"/>
      <w:shd w:val="clear" w:color="auto" w:fill="E6E6E6"/>
    </w:rPr>
  </w:style>
  <w:style w:type="table" w:customStyle="1" w:styleId="ListTable1Light4">
    <w:name w:val="List Table 1 Light4"/>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4">
    <w:name w:val="List Table 1 Light - Accent 14"/>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4">
    <w:name w:val="List Table 1 Light - Accent 24"/>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4">
    <w:name w:val="List Table 1 Light - Accent 34"/>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4">
    <w:name w:val="List Table 1 Light - Accent 44"/>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4">
    <w:name w:val="List Table 1 Light - Accent 54"/>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4">
    <w:name w:val="List Table 1 Light - Accent 64"/>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4">
    <w:name w:val="List Table 24"/>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4">
    <w:name w:val="List Table 2 - Accent 14"/>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4">
    <w:name w:val="List Table 2 - Accent 24"/>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4">
    <w:name w:val="List Table 2 - Accent 34"/>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4">
    <w:name w:val="List Table 2 - Accent 44"/>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4">
    <w:name w:val="List Table 2 - Accent 54"/>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4">
    <w:name w:val="List Table 2 - Accent 64"/>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4">
    <w:name w:val="List Table 34"/>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4">
    <w:name w:val="List Table 3 - Accent 14"/>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4">
    <w:name w:val="List Table 3 - Accent 24"/>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4">
    <w:name w:val="List Table 3 - Accent 34"/>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4">
    <w:name w:val="List Table 3 - Accent 44"/>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4">
    <w:name w:val="List Table 3 - Accent 54"/>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4">
    <w:name w:val="List Table 3 - Accent 64"/>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4">
    <w:name w:val="List Table 4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4">
    <w:name w:val="List Table 4 - Accent 14"/>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4">
    <w:name w:val="List Table 4 - Accent 24"/>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4">
    <w:name w:val="List Table 4 - Accent 34"/>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4">
    <w:name w:val="List Table 4 - Accent 4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4">
    <w:name w:val="List Table 4 - Accent 54"/>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4">
    <w:name w:val="List Table 4 - Accent 64"/>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4">
    <w:name w:val="List Table 5 Dark4"/>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4">
    <w:name w:val="List Table 5 Dark - Accent 14"/>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4">
    <w:name w:val="List Table 5 Dark - Accent 24"/>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4">
    <w:name w:val="List Table 5 Dark - Accent 34"/>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4">
    <w:name w:val="List Table 5 Dark - Accent 44"/>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4">
    <w:name w:val="List Table 5 Dark - Accent 54"/>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4">
    <w:name w:val="List Table 5 Dark - Accent 64"/>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4">
    <w:name w:val="List Table 6 Colorful4"/>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4">
    <w:name w:val="List Table 6 Colorful - Accent 14"/>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4">
    <w:name w:val="List Table 6 Colorful - Accent 24"/>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4">
    <w:name w:val="List Table 6 Colorful - Accent 34"/>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4">
    <w:name w:val="List Table 6 Colorful - Accent 44"/>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4">
    <w:name w:val="List Table 6 Colorful - Accent 54"/>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4">
    <w:name w:val="List Table 6 Colorful - Accent 64"/>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4">
    <w:name w:val="List Table 7 Colorful4"/>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4">
    <w:name w:val="List Table 7 Colorful - Accent 14"/>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4">
    <w:name w:val="List Table 7 Colorful - Accent 24"/>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4">
    <w:name w:val="List Table 7 Colorful - Accent 34"/>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4">
    <w:name w:val="List Table 7 Colorful - Accent 44"/>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4">
    <w:name w:val="List Table 7 Colorful - Accent 54"/>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4">
    <w:name w:val="List Table 7 Colorful - Accent 64"/>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2">
    <w:name w:val="Mention2"/>
    <w:basedOn w:val="DefaultParagraphFont"/>
    <w:uiPriority w:val="99"/>
    <w:semiHidden/>
    <w:unhideWhenUsed/>
    <w:rsid w:val="00C104D9"/>
    <w:rPr>
      <w:color w:val="2B579A"/>
      <w:shd w:val="clear" w:color="auto" w:fill="E6E6E6"/>
    </w:rPr>
  </w:style>
  <w:style w:type="table" w:customStyle="1" w:styleId="PlainTable14">
    <w:name w:val="Plain Table 14"/>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4">
    <w:name w:val="Plain Table 24"/>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4">
    <w:name w:val="Plain Table 34"/>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4">
    <w:name w:val="Plain Table 44"/>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4">
    <w:name w:val="Plain Table 54"/>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4">
    <w:name w:val="Smart Hyperlink4"/>
    <w:basedOn w:val="DefaultParagraphFont"/>
    <w:uiPriority w:val="99"/>
    <w:semiHidden/>
    <w:unhideWhenUsed/>
    <w:rsid w:val="00C104D9"/>
    <w:rPr>
      <w:u w:val="dotted"/>
    </w:rPr>
  </w:style>
  <w:style w:type="table" w:customStyle="1" w:styleId="TableGridLight4">
    <w:name w:val="Table Grid Light4"/>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C104D9"/>
    <w:rPr>
      <w:color w:val="808080"/>
      <w:shd w:val="clear" w:color="auto" w:fill="E6E6E6"/>
    </w:rPr>
  </w:style>
  <w:style w:type="table" w:customStyle="1" w:styleId="TableGrid20">
    <w:name w:val="Table Grid2"/>
    <w:basedOn w:val="TableNormal"/>
    <w:next w:val="TableGrid"/>
    <w:uiPriority w:val="59"/>
    <w:rsid w:val="00C104D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C104D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5">
    <w:name w:val="Grid Table 1 Light5"/>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5">
    <w:name w:val="Grid Table 1 Light - Accent 15"/>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5">
    <w:name w:val="Grid Table 1 Light - Accent 25"/>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5">
    <w:name w:val="Grid Table 1 Light - Accent 35"/>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5">
    <w:name w:val="Grid Table 1 Light - Accent 45"/>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5">
    <w:name w:val="Grid Table 1 Light - Accent 55"/>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5">
    <w:name w:val="Grid Table 1 Light - Accent 65"/>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5">
    <w:name w:val="Grid Table 25"/>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5">
    <w:name w:val="Grid Table 2 - Accent 15"/>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5">
    <w:name w:val="Grid Table 2 - Accent 25"/>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5">
    <w:name w:val="Grid Table 2 - Accent 35"/>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5">
    <w:name w:val="Grid Table 2 - Accent 45"/>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5">
    <w:name w:val="Grid Table 2 - Accent 55"/>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5">
    <w:name w:val="Grid Table 2 - Accent 65"/>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5">
    <w:name w:val="Grid Table 35"/>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5">
    <w:name w:val="Grid Table 3 - Accent 15"/>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5">
    <w:name w:val="Grid Table 3 - Accent 25"/>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5">
    <w:name w:val="Grid Table 3 - Accent 35"/>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5">
    <w:name w:val="Grid Table 3 - Accent 45"/>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5">
    <w:name w:val="Grid Table 3 - Accent 55"/>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5">
    <w:name w:val="Grid Table 3 - Accent 65"/>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5">
    <w:name w:val="Grid Table 45"/>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5">
    <w:name w:val="Grid Table 4 - Accent 15"/>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5">
    <w:name w:val="Grid Table 4 - Accent 25"/>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5">
    <w:name w:val="Grid Table 4 - Accent 35"/>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5">
    <w:name w:val="Grid Table 4 - Accent 45"/>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5">
    <w:name w:val="Grid Table 4 - Accent 5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5">
    <w:name w:val="Grid Table 4 - Accent 65"/>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5">
    <w:name w:val="Grid Table 5 Dark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5">
    <w:name w:val="Grid Table 5 Dark - Accent 1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5">
    <w:name w:val="Grid Table 5 Dark - Accent 2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5">
    <w:name w:val="Grid Table 5 Dark - Accent 3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5">
    <w:name w:val="Grid Table 5 Dark - Accent 4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5">
    <w:name w:val="Grid Table 5 Dark - Accent 5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5">
    <w:name w:val="Grid Table 5 Dark - Accent 6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5">
    <w:name w:val="Grid Table 6 Colorful5"/>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5">
    <w:name w:val="Grid Table 6 Colorful - Accent 15"/>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5">
    <w:name w:val="Grid Table 6 Colorful - Accent 25"/>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5">
    <w:name w:val="Grid Table 6 Colorful - Accent 35"/>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5">
    <w:name w:val="Grid Table 6 Colorful - Accent 45"/>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5">
    <w:name w:val="Grid Table 6 Colorful - Accent 55"/>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5">
    <w:name w:val="Grid Table 6 Colorful - Accent 65"/>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5">
    <w:name w:val="Grid Table 7 Colorful5"/>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5">
    <w:name w:val="Grid Table 7 Colorful - Accent 15"/>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5">
    <w:name w:val="Grid Table 7 Colorful - Accent 25"/>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5">
    <w:name w:val="Grid Table 7 Colorful - Accent 35"/>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5">
    <w:name w:val="Grid Table 7 Colorful - Accent 45"/>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5">
    <w:name w:val="Grid Table 7 Colorful - Accent 55"/>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5">
    <w:name w:val="Grid Table 7 Colorful - Accent 65"/>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3">
    <w:name w:val="Hashtag3"/>
    <w:basedOn w:val="DefaultParagraphFont"/>
    <w:uiPriority w:val="99"/>
    <w:semiHidden/>
    <w:unhideWhenUsed/>
    <w:rsid w:val="00C104D9"/>
    <w:rPr>
      <w:color w:val="2B579A"/>
      <w:shd w:val="clear" w:color="auto" w:fill="E6E6E6"/>
    </w:rPr>
  </w:style>
  <w:style w:type="table" w:customStyle="1" w:styleId="ListTable1Light5">
    <w:name w:val="List Table 1 Light5"/>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5">
    <w:name w:val="List Table 1 Light - Accent 15"/>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5">
    <w:name w:val="List Table 1 Light - Accent 25"/>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5">
    <w:name w:val="List Table 1 Light - Accent 35"/>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5">
    <w:name w:val="List Table 1 Light - Accent 45"/>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5">
    <w:name w:val="List Table 1 Light - Accent 55"/>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5">
    <w:name w:val="List Table 1 Light - Accent 65"/>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5">
    <w:name w:val="List Table 25"/>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5">
    <w:name w:val="List Table 2 - Accent 15"/>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5">
    <w:name w:val="List Table 2 - Accent 25"/>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5">
    <w:name w:val="List Table 2 - Accent 35"/>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5">
    <w:name w:val="List Table 2 - Accent 45"/>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5">
    <w:name w:val="List Table 2 - Accent 55"/>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5">
    <w:name w:val="List Table 2 - Accent 65"/>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5">
    <w:name w:val="List Table 35"/>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5">
    <w:name w:val="List Table 3 - Accent 15"/>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5">
    <w:name w:val="List Table 3 - Accent 25"/>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5">
    <w:name w:val="List Table 3 - Accent 35"/>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5">
    <w:name w:val="List Table 3 - Accent 45"/>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5">
    <w:name w:val="List Table 3 - Accent 55"/>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5">
    <w:name w:val="List Table 3 - Accent 65"/>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5">
    <w:name w:val="List Table 45"/>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5">
    <w:name w:val="List Table 4 - Accent 15"/>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5">
    <w:name w:val="List Table 4 - Accent 25"/>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5">
    <w:name w:val="List Table 4 - Accent 35"/>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5">
    <w:name w:val="List Table 4 - Accent 45"/>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5">
    <w:name w:val="List Table 4 - Accent 5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5">
    <w:name w:val="List Table 4 - Accent 65"/>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5">
    <w:name w:val="List Table 5 Dark5"/>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5">
    <w:name w:val="List Table 5 Dark - Accent 15"/>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5">
    <w:name w:val="List Table 5 Dark - Accent 25"/>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5">
    <w:name w:val="List Table 5 Dark - Accent 35"/>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5">
    <w:name w:val="List Table 5 Dark - Accent 45"/>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5">
    <w:name w:val="List Table 5 Dark - Accent 55"/>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5">
    <w:name w:val="List Table 5 Dark - Accent 65"/>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5">
    <w:name w:val="List Table 6 Colorful5"/>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5">
    <w:name w:val="List Table 6 Colorful - Accent 15"/>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5">
    <w:name w:val="List Table 6 Colorful - Accent 25"/>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5">
    <w:name w:val="List Table 6 Colorful - Accent 35"/>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5">
    <w:name w:val="List Table 6 Colorful - Accent 45"/>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5">
    <w:name w:val="List Table 6 Colorful - Accent 55"/>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5">
    <w:name w:val="List Table 6 Colorful - Accent 65"/>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5">
    <w:name w:val="List Table 7 Colorful5"/>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5">
    <w:name w:val="List Table 7 Colorful - Accent 15"/>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5">
    <w:name w:val="List Table 7 Colorful - Accent 25"/>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5">
    <w:name w:val="List Table 7 Colorful - Accent 35"/>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5">
    <w:name w:val="List Table 7 Colorful - Accent 45"/>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5">
    <w:name w:val="List Table 7 Colorful - Accent 55"/>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5">
    <w:name w:val="List Table 7 Colorful - Accent 65"/>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3">
    <w:name w:val="Mention3"/>
    <w:basedOn w:val="DefaultParagraphFont"/>
    <w:uiPriority w:val="99"/>
    <w:semiHidden/>
    <w:unhideWhenUsed/>
    <w:rsid w:val="00C104D9"/>
    <w:rPr>
      <w:color w:val="2B579A"/>
      <w:shd w:val="clear" w:color="auto" w:fill="E6E6E6"/>
    </w:rPr>
  </w:style>
  <w:style w:type="table" w:customStyle="1" w:styleId="PlainTable15">
    <w:name w:val="Plain Table 15"/>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5">
    <w:name w:val="Plain Table 25"/>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5">
    <w:name w:val="Plain Table 35"/>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5">
    <w:name w:val="Plain Table 45"/>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5">
    <w:name w:val="Plain Table 55"/>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5">
    <w:name w:val="Smart Hyperlink5"/>
    <w:basedOn w:val="DefaultParagraphFont"/>
    <w:uiPriority w:val="99"/>
    <w:semiHidden/>
    <w:unhideWhenUsed/>
    <w:rsid w:val="00C104D9"/>
    <w:rPr>
      <w:u w:val="dotted"/>
    </w:rPr>
  </w:style>
  <w:style w:type="table" w:customStyle="1" w:styleId="TableGridLight5">
    <w:name w:val="Table Grid Light5"/>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3">
    <w:name w:val="Unresolved Mention3"/>
    <w:basedOn w:val="DefaultParagraphFont"/>
    <w:uiPriority w:val="99"/>
    <w:semiHidden/>
    <w:unhideWhenUsed/>
    <w:rsid w:val="00C104D9"/>
    <w:rPr>
      <w:color w:val="808080"/>
      <w:shd w:val="clear" w:color="auto" w:fill="E6E6E6"/>
    </w:rPr>
  </w:style>
  <w:style w:type="table" w:customStyle="1" w:styleId="GridTable1Light6">
    <w:name w:val="Grid Table 1 Light6"/>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6">
    <w:name w:val="Grid Table 1 Light - Accent 16"/>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6">
    <w:name w:val="Grid Table 1 Light - Accent 26"/>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6">
    <w:name w:val="Grid Table 1 Light - Accent 36"/>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6">
    <w:name w:val="Grid Table 1 Light - Accent 46"/>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6">
    <w:name w:val="Grid Table 1 Light - Accent 56"/>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6">
    <w:name w:val="Grid Table 1 Light - Accent 66"/>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6">
    <w:name w:val="Grid Table 26"/>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6">
    <w:name w:val="Grid Table 2 - Accent 16"/>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6">
    <w:name w:val="Grid Table 2 - Accent 26"/>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6">
    <w:name w:val="Grid Table 2 - Accent 36"/>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6">
    <w:name w:val="Grid Table 2 - Accent 46"/>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6">
    <w:name w:val="Grid Table 2 - Accent 56"/>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6">
    <w:name w:val="Grid Table 2 - Accent 66"/>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6">
    <w:name w:val="Grid Table 36"/>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6">
    <w:name w:val="Grid Table 3 - Accent 16"/>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6">
    <w:name w:val="Grid Table 3 - Accent 26"/>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6">
    <w:name w:val="Grid Table 3 - Accent 36"/>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6">
    <w:name w:val="Grid Table 3 - Accent 46"/>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6">
    <w:name w:val="Grid Table 3 - Accent 56"/>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6">
    <w:name w:val="Grid Table 3 - Accent 66"/>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6">
    <w:name w:val="Grid Table 46"/>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6">
    <w:name w:val="Grid Table 4 - Accent 16"/>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6">
    <w:name w:val="Grid Table 4 - Accent 26"/>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6">
    <w:name w:val="Grid Table 4 - Accent 36"/>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6">
    <w:name w:val="Grid Table 4 - Accent 46"/>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6">
    <w:name w:val="Grid Table 4 - Accent 56"/>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6">
    <w:name w:val="Grid Table 4 - Accent 6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6">
    <w:name w:val="Grid Table 5 Dark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6">
    <w:name w:val="Grid Table 5 Dark - Accent 1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6">
    <w:name w:val="Grid Table 5 Dark - Accent 2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6">
    <w:name w:val="Grid Table 5 Dark - Accent 3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6">
    <w:name w:val="Grid Table 5 Dark - Accent 4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6">
    <w:name w:val="Grid Table 5 Dark - Accent 5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6">
    <w:name w:val="Grid Table 5 Dark - Accent 6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6">
    <w:name w:val="Grid Table 6 Colorful6"/>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6">
    <w:name w:val="Grid Table 6 Colorful - Accent 16"/>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6">
    <w:name w:val="Grid Table 6 Colorful - Accent 26"/>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6">
    <w:name w:val="Grid Table 6 Colorful - Accent 36"/>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6">
    <w:name w:val="Grid Table 6 Colorful - Accent 46"/>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6">
    <w:name w:val="Grid Table 6 Colorful - Accent 56"/>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6">
    <w:name w:val="Grid Table 6 Colorful - Accent 66"/>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6">
    <w:name w:val="Grid Table 7 Colorful6"/>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6">
    <w:name w:val="Grid Table 7 Colorful - Accent 16"/>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6">
    <w:name w:val="Grid Table 7 Colorful - Accent 26"/>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6">
    <w:name w:val="Grid Table 7 Colorful - Accent 36"/>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6">
    <w:name w:val="Grid Table 7 Colorful - Accent 46"/>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6">
    <w:name w:val="Grid Table 7 Colorful - Accent 56"/>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6">
    <w:name w:val="Grid Table 7 Colorful - Accent 66"/>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4">
    <w:name w:val="Hashtag4"/>
    <w:basedOn w:val="DefaultParagraphFont"/>
    <w:uiPriority w:val="99"/>
    <w:semiHidden/>
    <w:unhideWhenUsed/>
    <w:rsid w:val="00C104D9"/>
    <w:rPr>
      <w:color w:val="2B579A"/>
      <w:shd w:val="clear" w:color="auto" w:fill="E6E6E6"/>
    </w:rPr>
  </w:style>
  <w:style w:type="table" w:customStyle="1" w:styleId="ListTable1Light6">
    <w:name w:val="List Table 1 Light6"/>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6">
    <w:name w:val="List Table 1 Light - Accent 16"/>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6">
    <w:name w:val="List Table 1 Light - Accent 26"/>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6">
    <w:name w:val="List Table 1 Light - Accent 36"/>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6">
    <w:name w:val="List Table 1 Light - Accent 46"/>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6">
    <w:name w:val="List Table 1 Light - Accent 56"/>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6">
    <w:name w:val="List Table 1 Light - Accent 66"/>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6">
    <w:name w:val="List Table 26"/>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6">
    <w:name w:val="List Table 2 - Accent 16"/>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6">
    <w:name w:val="List Table 2 - Accent 26"/>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6">
    <w:name w:val="List Table 2 - Accent 36"/>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6">
    <w:name w:val="List Table 2 - Accent 46"/>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6">
    <w:name w:val="List Table 2 - Accent 56"/>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6">
    <w:name w:val="List Table 2 - Accent 66"/>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6">
    <w:name w:val="List Table 36"/>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6">
    <w:name w:val="List Table 3 - Accent 16"/>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6">
    <w:name w:val="List Table 3 - Accent 26"/>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6">
    <w:name w:val="List Table 3 - Accent 36"/>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6">
    <w:name w:val="List Table 3 - Accent 46"/>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6">
    <w:name w:val="List Table 3 - Accent 56"/>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6">
    <w:name w:val="List Table 3 - Accent 66"/>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6">
    <w:name w:val="List Table 46"/>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6">
    <w:name w:val="List Table 4 - Accent 16"/>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6">
    <w:name w:val="List Table 4 - Accent 26"/>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6">
    <w:name w:val="List Table 4 - Accent 36"/>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6">
    <w:name w:val="List Table 4 - Accent 46"/>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6">
    <w:name w:val="List Table 4 - Accent 56"/>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6">
    <w:name w:val="List Table 4 - Accent 6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6">
    <w:name w:val="List Table 5 Dark6"/>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6">
    <w:name w:val="List Table 5 Dark - Accent 16"/>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6">
    <w:name w:val="List Table 5 Dark - Accent 26"/>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6">
    <w:name w:val="List Table 5 Dark - Accent 36"/>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6">
    <w:name w:val="List Table 5 Dark - Accent 46"/>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6">
    <w:name w:val="List Table 5 Dark - Accent 56"/>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6">
    <w:name w:val="List Table 5 Dark - Accent 66"/>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6">
    <w:name w:val="List Table 6 Colorful6"/>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6">
    <w:name w:val="List Table 6 Colorful - Accent 16"/>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6">
    <w:name w:val="List Table 6 Colorful - Accent 26"/>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6">
    <w:name w:val="List Table 6 Colorful - Accent 36"/>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6">
    <w:name w:val="List Table 6 Colorful - Accent 46"/>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6">
    <w:name w:val="List Table 6 Colorful - Accent 56"/>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6">
    <w:name w:val="List Table 6 Colorful - Accent 66"/>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6">
    <w:name w:val="List Table 7 Colorful6"/>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6">
    <w:name w:val="List Table 7 Colorful - Accent 16"/>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6">
    <w:name w:val="List Table 7 Colorful - Accent 26"/>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6">
    <w:name w:val="List Table 7 Colorful - Accent 36"/>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6">
    <w:name w:val="List Table 7 Colorful - Accent 46"/>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6">
    <w:name w:val="List Table 7 Colorful - Accent 56"/>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6">
    <w:name w:val="List Table 7 Colorful - Accent 66"/>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4">
    <w:name w:val="Mention4"/>
    <w:basedOn w:val="DefaultParagraphFont"/>
    <w:uiPriority w:val="99"/>
    <w:semiHidden/>
    <w:unhideWhenUsed/>
    <w:rsid w:val="00C104D9"/>
    <w:rPr>
      <w:color w:val="2B579A"/>
      <w:shd w:val="clear" w:color="auto" w:fill="E6E6E6"/>
    </w:rPr>
  </w:style>
  <w:style w:type="table" w:customStyle="1" w:styleId="PlainTable16">
    <w:name w:val="Plain Table 16"/>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6">
    <w:name w:val="Plain Table 26"/>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6">
    <w:name w:val="Plain Table 36"/>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6">
    <w:name w:val="Plain Table 46"/>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6">
    <w:name w:val="Plain Table 56"/>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6">
    <w:name w:val="Smart Hyperlink6"/>
    <w:basedOn w:val="DefaultParagraphFont"/>
    <w:uiPriority w:val="99"/>
    <w:semiHidden/>
    <w:unhideWhenUsed/>
    <w:rsid w:val="00C104D9"/>
    <w:rPr>
      <w:u w:val="dotted"/>
    </w:rPr>
  </w:style>
  <w:style w:type="table" w:customStyle="1" w:styleId="TableGridLight6">
    <w:name w:val="Table Grid Light6"/>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4">
    <w:name w:val="Unresolved Mention4"/>
    <w:basedOn w:val="DefaultParagraphFont"/>
    <w:uiPriority w:val="99"/>
    <w:semiHidden/>
    <w:unhideWhenUsed/>
    <w:rsid w:val="00C104D9"/>
    <w:rPr>
      <w:color w:val="808080"/>
      <w:shd w:val="clear" w:color="auto" w:fill="E6E6E6"/>
    </w:rPr>
  </w:style>
  <w:style w:type="table" w:customStyle="1" w:styleId="GridTable1Light7">
    <w:name w:val="Grid Table 1 Light7"/>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7">
    <w:name w:val="Grid Table 1 Light - Accent 17"/>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7">
    <w:name w:val="Grid Table 1 Light - Accent 27"/>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7">
    <w:name w:val="Grid Table 1 Light - Accent 37"/>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7">
    <w:name w:val="Grid Table 1 Light - Accent 47"/>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7">
    <w:name w:val="Grid Table 1 Light - Accent 57"/>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7">
    <w:name w:val="Grid Table 1 Light - Accent 67"/>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7">
    <w:name w:val="Grid Table 27"/>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7">
    <w:name w:val="Grid Table 2 - Accent 17"/>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7">
    <w:name w:val="Grid Table 2 - Accent 27"/>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7">
    <w:name w:val="Grid Table 2 - Accent 37"/>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7">
    <w:name w:val="Grid Table 2 - Accent 47"/>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7">
    <w:name w:val="Grid Table 2 - Accent 57"/>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7">
    <w:name w:val="Grid Table 2 - Accent 67"/>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7">
    <w:name w:val="Grid Table 37"/>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7">
    <w:name w:val="Grid Table 3 - Accent 17"/>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7">
    <w:name w:val="Grid Table 3 - Accent 27"/>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7">
    <w:name w:val="Grid Table 3 - Accent 37"/>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7">
    <w:name w:val="Grid Table 3 - Accent 47"/>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7">
    <w:name w:val="Grid Table 3 - Accent 57"/>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7">
    <w:name w:val="Grid Table 3 - Accent 67"/>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7">
    <w:name w:val="Grid Table 47"/>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7">
    <w:name w:val="Grid Table 4 - Accent 17"/>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7">
    <w:name w:val="Grid Table 4 - Accent 27"/>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7">
    <w:name w:val="Grid Table 4 - Accent 37"/>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7">
    <w:name w:val="Grid Table 4 - Accent 47"/>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7">
    <w:name w:val="Grid Table 4 - Accent 57"/>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7">
    <w:name w:val="Grid Table 4 - Accent 67"/>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7">
    <w:name w:val="Grid Table 5 Dark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7">
    <w:name w:val="Grid Table 5 Dark - Accent 1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7">
    <w:name w:val="Grid Table 5 Dark - Accent 2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7">
    <w:name w:val="Grid Table 5 Dark - Accent 3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7">
    <w:name w:val="Grid Table 5 Dark - Accent 4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7">
    <w:name w:val="Grid Table 5 Dark - Accent 5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7">
    <w:name w:val="Grid Table 5 Dark - Accent 6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7">
    <w:name w:val="Grid Table 6 Colorful7"/>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7">
    <w:name w:val="Grid Table 6 Colorful - Accent 17"/>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7">
    <w:name w:val="Grid Table 6 Colorful - Accent 27"/>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7">
    <w:name w:val="Grid Table 6 Colorful - Accent 37"/>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7">
    <w:name w:val="Grid Table 6 Colorful - Accent 47"/>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7">
    <w:name w:val="Grid Table 6 Colorful - Accent 57"/>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7">
    <w:name w:val="Grid Table 6 Colorful - Accent 67"/>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7">
    <w:name w:val="Grid Table 7 Colorful7"/>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7">
    <w:name w:val="Grid Table 7 Colorful - Accent 17"/>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7">
    <w:name w:val="Grid Table 7 Colorful - Accent 27"/>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7">
    <w:name w:val="Grid Table 7 Colorful - Accent 37"/>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7">
    <w:name w:val="Grid Table 7 Colorful - Accent 47"/>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7">
    <w:name w:val="Grid Table 7 Colorful - Accent 57"/>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7">
    <w:name w:val="Grid Table 7 Colorful - Accent 67"/>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5">
    <w:name w:val="Hashtag5"/>
    <w:basedOn w:val="DefaultParagraphFont"/>
    <w:uiPriority w:val="99"/>
    <w:semiHidden/>
    <w:unhideWhenUsed/>
    <w:rsid w:val="00C104D9"/>
    <w:rPr>
      <w:color w:val="2B579A"/>
      <w:shd w:val="clear" w:color="auto" w:fill="E6E6E6"/>
    </w:rPr>
  </w:style>
  <w:style w:type="table" w:customStyle="1" w:styleId="ListTable1Light7">
    <w:name w:val="List Table 1 Light7"/>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7">
    <w:name w:val="List Table 1 Light - Accent 17"/>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7">
    <w:name w:val="List Table 1 Light - Accent 27"/>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7">
    <w:name w:val="List Table 1 Light - Accent 37"/>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7">
    <w:name w:val="List Table 1 Light - Accent 47"/>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7">
    <w:name w:val="List Table 1 Light - Accent 57"/>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7">
    <w:name w:val="List Table 1 Light - Accent 67"/>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7">
    <w:name w:val="List Table 27"/>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7">
    <w:name w:val="List Table 2 - Accent 17"/>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7">
    <w:name w:val="List Table 2 - Accent 27"/>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7">
    <w:name w:val="List Table 2 - Accent 37"/>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7">
    <w:name w:val="List Table 2 - Accent 47"/>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7">
    <w:name w:val="List Table 2 - Accent 57"/>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7">
    <w:name w:val="List Table 2 - Accent 67"/>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7">
    <w:name w:val="List Table 37"/>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7">
    <w:name w:val="List Table 3 - Accent 17"/>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7">
    <w:name w:val="List Table 3 - Accent 27"/>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7">
    <w:name w:val="List Table 3 - Accent 37"/>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7">
    <w:name w:val="List Table 3 - Accent 47"/>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7">
    <w:name w:val="List Table 3 - Accent 57"/>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7">
    <w:name w:val="List Table 3 - Accent 67"/>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7">
    <w:name w:val="List Table 47"/>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7">
    <w:name w:val="List Table 4 - Accent 17"/>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7">
    <w:name w:val="List Table 4 - Accent 27"/>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7">
    <w:name w:val="List Table 4 - Accent 37"/>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7">
    <w:name w:val="List Table 4 - Accent 47"/>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7">
    <w:name w:val="List Table 4 - Accent 57"/>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7">
    <w:name w:val="List Table 4 - Accent 67"/>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7">
    <w:name w:val="List Table 5 Dark7"/>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7">
    <w:name w:val="List Table 5 Dark - Accent 17"/>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7">
    <w:name w:val="List Table 5 Dark - Accent 27"/>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7">
    <w:name w:val="List Table 5 Dark - Accent 37"/>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7">
    <w:name w:val="List Table 5 Dark - Accent 47"/>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7">
    <w:name w:val="List Table 5 Dark - Accent 57"/>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7">
    <w:name w:val="List Table 5 Dark - Accent 67"/>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7">
    <w:name w:val="List Table 6 Colorful7"/>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7">
    <w:name w:val="List Table 6 Colorful - Accent 17"/>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7">
    <w:name w:val="List Table 6 Colorful - Accent 27"/>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7">
    <w:name w:val="List Table 6 Colorful - Accent 37"/>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7">
    <w:name w:val="List Table 6 Colorful - Accent 47"/>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7">
    <w:name w:val="List Table 6 Colorful - Accent 57"/>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7">
    <w:name w:val="List Table 6 Colorful - Accent 67"/>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7">
    <w:name w:val="List Table 7 Colorful7"/>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7">
    <w:name w:val="List Table 7 Colorful - Accent 17"/>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7">
    <w:name w:val="List Table 7 Colorful - Accent 27"/>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7">
    <w:name w:val="List Table 7 Colorful - Accent 37"/>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7">
    <w:name w:val="List Table 7 Colorful - Accent 47"/>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7">
    <w:name w:val="List Table 7 Colorful - Accent 57"/>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7">
    <w:name w:val="List Table 7 Colorful - Accent 67"/>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5">
    <w:name w:val="Mention5"/>
    <w:basedOn w:val="DefaultParagraphFont"/>
    <w:uiPriority w:val="99"/>
    <w:semiHidden/>
    <w:unhideWhenUsed/>
    <w:rsid w:val="00C104D9"/>
    <w:rPr>
      <w:color w:val="2B579A"/>
      <w:shd w:val="clear" w:color="auto" w:fill="E6E6E6"/>
    </w:rPr>
  </w:style>
  <w:style w:type="table" w:customStyle="1" w:styleId="PlainTable17">
    <w:name w:val="Plain Table 17"/>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7">
    <w:name w:val="Plain Table 27"/>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7">
    <w:name w:val="Plain Table 37"/>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7">
    <w:name w:val="Plain Table 47"/>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7">
    <w:name w:val="Plain Table 57"/>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7">
    <w:name w:val="Smart Hyperlink7"/>
    <w:basedOn w:val="DefaultParagraphFont"/>
    <w:uiPriority w:val="99"/>
    <w:semiHidden/>
    <w:unhideWhenUsed/>
    <w:rsid w:val="00C104D9"/>
    <w:rPr>
      <w:u w:val="dotted"/>
    </w:rPr>
  </w:style>
  <w:style w:type="table" w:customStyle="1" w:styleId="TableGridLight7">
    <w:name w:val="Table Grid Light7"/>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5">
    <w:name w:val="Unresolved Mention5"/>
    <w:basedOn w:val="DefaultParagraphFont"/>
    <w:uiPriority w:val="99"/>
    <w:semiHidden/>
    <w:unhideWhenUsed/>
    <w:rsid w:val="00C104D9"/>
    <w:rPr>
      <w:color w:val="808080"/>
      <w:shd w:val="clear" w:color="auto" w:fill="E6E6E6"/>
    </w:rPr>
  </w:style>
  <w:style w:type="character" w:customStyle="1" w:styleId="FTGInstructional">
    <w:name w:val="FTG_Instructional"/>
    <w:rsid w:val="00C104D9"/>
    <w:rPr>
      <w:rFonts w:eastAsiaTheme="minorHAnsi" w:cs="Arial"/>
      <w:snapToGrid w:val="0"/>
      <w:vanish/>
      <w:color w:val="FF0000"/>
      <w:szCs w:val="20"/>
    </w:rPr>
  </w:style>
  <w:style w:type="table" w:customStyle="1" w:styleId="GridTable1Light8">
    <w:name w:val="Grid Table 1 Light8"/>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8">
    <w:name w:val="Grid Table 1 Light - Accent 18"/>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8">
    <w:name w:val="Grid Table 1 Light - Accent 28"/>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8">
    <w:name w:val="Grid Table 1 Light - Accent 38"/>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8">
    <w:name w:val="Grid Table 1 Light - Accent 48"/>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8">
    <w:name w:val="Grid Table 1 Light - Accent 58"/>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8">
    <w:name w:val="Grid Table 1 Light - Accent 68"/>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8">
    <w:name w:val="Grid Table 28"/>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8">
    <w:name w:val="Grid Table 2 - Accent 18"/>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8">
    <w:name w:val="Grid Table 2 - Accent 28"/>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8">
    <w:name w:val="Grid Table 2 - Accent 38"/>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8">
    <w:name w:val="Grid Table 2 - Accent 48"/>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8">
    <w:name w:val="Grid Table 2 - Accent 58"/>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8">
    <w:name w:val="Grid Table 2 - Accent 68"/>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8">
    <w:name w:val="Grid Table 38"/>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8">
    <w:name w:val="Grid Table 3 - Accent 18"/>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8">
    <w:name w:val="Grid Table 3 - Accent 28"/>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8">
    <w:name w:val="Grid Table 3 - Accent 38"/>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8">
    <w:name w:val="Grid Table 3 - Accent 48"/>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8">
    <w:name w:val="Grid Table 3 - Accent 58"/>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8">
    <w:name w:val="Grid Table 3 - Accent 68"/>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8">
    <w:name w:val="Grid Table 48"/>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8">
    <w:name w:val="Grid Table 4 - Accent 18"/>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8">
    <w:name w:val="Grid Table 4 - Accent 28"/>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8">
    <w:name w:val="Grid Table 4 - Accent 38"/>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8">
    <w:name w:val="Grid Table 4 - Accent 48"/>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8">
    <w:name w:val="Grid Table 4 - Accent 58"/>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8">
    <w:name w:val="Grid Table 4 - Accent 68"/>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8">
    <w:name w:val="Grid Table 5 Dark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8">
    <w:name w:val="Grid Table 5 Dark - Accent 1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8">
    <w:name w:val="Grid Table 5 Dark - Accent 2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8">
    <w:name w:val="Grid Table 5 Dark - Accent 3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8">
    <w:name w:val="Grid Table 5 Dark - Accent 4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8">
    <w:name w:val="Grid Table 5 Dark - Accent 5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8">
    <w:name w:val="Grid Table 5 Dark - Accent 6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8">
    <w:name w:val="Grid Table 6 Colorful8"/>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8">
    <w:name w:val="Grid Table 6 Colorful - Accent 18"/>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8">
    <w:name w:val="Grid Table 6 Colorful - Accent 28"/>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8">
    <w:name w:val="Grid Table 6 Colorful - Accent 38"/>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8">
    <w:name w:val="Grid Table 6 Colorful - Accent 48"/>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8">
    <w:name w:val="Grid Table 6 Colorful - Accent 58"/>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8">
    <w:name w:val="Grid Table 6 Colorful - Accent 68"/>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8">
    <w:name w:val="Grid Table 7 Colorful8"/>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8">
    <w:name w:val="Grid Table 7 Colorful - Accent 18"/>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8">
    <w:name w:val="Grid Table 7 Colorful - Accent 28"/>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8">
    <w:name w:val="Grid Table 7 Colorful - Accent 38"/>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8">
    <w:name w:val="Grid Table 7 Colorful - Accent 48"/>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8">
    <w:name w:val="Grid Table 7 Colorful - Accent 58"/>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8">
    <w:name w:val="Grid Table 7 Colorful - Accent 68"/>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6">
    <w:name w:val="Hashtag6"/>
    <w:basedOn w:val="DefaultParagraphFont"/>
    <w:uiPriority w:val="99"/>
    <w:semiHidden/>
    <w:unhideWhenUsed/>
    <w:rsid w:val="00C104D9"/>
    <w:rPr>
      <w:color w:val="2B579A"/>
      <w:shd w:val="clear" w:color="auto" w:fill="E1DFDD"/>
    </w:rPr>
  </w:style>
  <w:style w:type="table" w:customStyle="1" w:styleId="ListTable1Light8">
    <w:name w:val="List Table 1 Light8"/>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8">
    <w:name w:val="List Table 1 Light - Accent 18"/>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8">
    <w:name w:val="List Table 1 Light - Accent 28"/>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8">
    <w:name w:val="List Table 1 Light - Accent 38"/>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8">
    <w:name w:val="List Table 1 Light - Accent 48"/>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8">
    <w:name w:val="List Table 1 Light - Accent 58"/>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8">
    <w:name w:val="List Table 1 Light - Accent 68"/>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8">
    <w:name w:val="List Table 28"/>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8">
    <w:name w:val="List Table 2 - Accent 18"/>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8">
    <w:name w:val="List Table 2 - Accent 28"/>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8">
    <w:name w:val="List Table 2 - Accent 38"/>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8">
    <w:name w:val="List Table 2 - Accent 48"/>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8">
    <w:name w:val="List Table 2 - Accent 58"/>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8">
    <w:name w:val="List Table 2 - Accent 68"/>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8">
    <w:name w:val="List Table 38"/>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8">
    <w:name w:val="List Table 3 - Accent 18"/>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8">
    <w:name w:val="List Table 3 - Accent 28"/>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8">
    <w:name w:val="List Table 3 - Accent 38"/>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8">
    <w:name w:val="List Table 3 - Accent 48"/>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8">
    <w:name w:val="List Table 3 - Accent 58"/>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8">
    <w:name w:val="List Table 3 - Accent 68"/>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8">
    <w:name w:val="List Table 48"/>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8">
    <w:name w:val="List Table 4 - Accent 18"/>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8">
    <w:name w:val="List Table 4 - Accent 28"/>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8">
    <w:name w:val="List Table 4 - Accent 38"/>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8">
    <w:name w:val="List Table 4 - Accent 48"/>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8">
    <w:name w:val="List Table 4 - Accent 58"/>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8">
    <w:name w:val="List Table 4 - Accent 68"/>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8">
    <w:name w:val="List Table 5 Dark8"/>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8">
    <w:name w:val="List Table 5 Dark - Accent 18"/>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8">
    <w:name w:val="List Table 5 Dark - Accent 28"/>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8">
    <w:name w:val="List Table 5 Dark - Accent 38"/>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8">
    <w:name w:val="List Table 5 Dark - Accent 48"/>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8">
    <w:name w:val="List Table 5 Dark - Accent 58"/>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8">
    <w:name w:val="List Table 5 Dark - Accent 68"/>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8">
    <w:name w:val="List Table 6 Colorful8"/>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8">
    <w:name w:val="List Table 6 Colorful - Accent 18"/>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8">
    <w:name w:val="List Table 6 Colorful - Accent 28"/>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8">
    <w:name w:val="List Table 6 Colorful - Accent 38"/>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8">
    <w:name w:val="List Table 6 Colorful - Accent 48"/>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8">
    <w:name w:val="List Table 6 Colorful - Accent 58"/>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8">
    <w:name w:val="List Table 6 Colorful - Accent 68"/>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8">
    <w:name w:val="List Table 7 Colorful8"/>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8">
    <w:name w:val="List Table 7 Colorful - Accent 18"/>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8">
    <w:name w:val="List Table 7 Colorful - Accent 28"/>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8">
    <w:name w:val="List Table 7 Colorful - Accent 38"/>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8">
    <w:name w:val="List Table 7 Colorful - Accent 48"/>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8">
    <w:name w:val="List Table 7 Colorful - Accent 58"/>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8">
    <w:name w:val="List Table 7 Colorful - Accent 68"/>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6">
    <w:name w:val="Mention6"/>
    <w:basedOn w:val="DefaultParagraphFont"/>
    <w:uiPriority w:val="99"/>
    <w:semiHidden/>
    <w:unhideWhenUsed/>
    <w:rsid w:val="00C104D9"/>
    <w:rPr>
      <w:color w:val="2B579A"/>
      <w:shd w:val="clear" w:color="auto" w:fill="E1DFDD"/>
    </w:rPr>
  </w:style>
  <w:style w:type="table" w:customStyle="1" w:styleId="PlainTable18">
    <w:name w:val="Plain Table 18"/>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8">
    <w:name w:val="Plain Table 28"/>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8">
    <w:name w:val="Plain Table 38"/>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8">
    <w:name w:val="Plain Table 48"/>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8">
    <w:name w:val="Plain Table 58"/>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8">
    <w:name w:val="Smart Hyperlink8"/>
    <w:basedOn w:val="DefaultParagraphFont"/>
    <w:uiPriority w:val="99"/>
    <w:semiHidden/>
    <w:unhideWhenUsed/>
    <w:rsid w:val="00C104D9"/>
    <w:rPr>
      <w:u w:val="dotted"/>
    </w:rPr>
  </w:style>
  <w:style w:type="table" w:customStyle="1" w:styleId="TableGridLight8">
    <w:name w:val="Table Grid Light8"/>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6">
    <w:name w:val="Unresolved Mention6"/>
    <w:basedOn w:val="DefaultParagraphFont"/>
    <w:uiPriority w:val="99"/>
    <w:semiHidden/>
    <w:unhideWhenUsed/>
    <w:rsid w:val="00C104D9"/>
    <w:rPr>
      <w:color w:val="605E5C"/>
      <w:shd w:val="clear" w:color="auto" w:fill="E1DFDD"/>
    </w:rPr>
  </w:style>
  <w:style w:type="table" w:customStyle="1" w:styleId="TableGrid40">
    <w:name w:val="Table Grid4"/>
    <w:basedOn w:val="TableNormal"/>
    <w:next w:val="TableGrid"/>
    <w:rsid w:val="00C104D9"/>
    <w:rPr>
      <w:rFonts w:eastAsia="SimSu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C104D9"/>
    <w:rPr>
      <w:color w:val="2B579A"/>
      <w:shd w:val="clear" w:color="auto" w:fill="E1DFDD"/>
    </w:rPr>
  </w:style>
  <w:style w:type="table" w:styleId="ListTable1Light">
    <w:name w:val="List Table 1 Light"/>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3">
    <w:name w:val="List Table 6 Colorful Accent 3"/>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Accent1">
    <w:name w:val="List Table 7 Colorful Accent 1"/>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unhideWhenUsed/>
    <w:rsid w:val="00C104D9"/>
    <w:rPr>
      <w:color w:val="2B579A"/>
      <w:shd w:val="clear" w:color="auto" w:fill="E1DFDD"/>
    </w:rPr>
  </w:style>
  <w:style w:type="table" w:styleId="PlainTable1">
    <w:name w:val="Plain Table 1"/>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C104D9"/>
    <w:rPr>
      <w:u w:val="dotted"/>
    </w:rPr>
  </w:style>
  <w:style w:type="table" w:styleId="TableGridLight">
    <w:name w:val="Grid Table Light"/>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terventionsTable">
    <w:name w:val="InterventionsTable"/>
    <w:basedOn w:val="Normal"/>
    <w:link w:val="InterventionsTableChar"/>
    <w:rsid w:val="00C104D9"/>
    <w:pPr>
      <w:spacing w:before="60" w:after="144"/>
    </w:pPr>
    <w:rPr>
      <w:rFonts w:eastAsia="MS Gothic"/>
    </w:rPr>
  </w:style>
  <w:style w:type="character" w:customStyle="1" w:styleId="InterventionsTableChar">
    <w:name w:val="InterventionsTable Char"/>
    <w:basedOn w:val="DefaultParagraphFont"/>
    <w:link w:val="InterventionsTable"/>
    <w:rsid w:val="00C104D9"/>
    <w:rPr>
      <w:rFonts w:eastAsia="MS Gothic"/>
      <w:sz w:val="24"/>
      <w:szCs w:val="24"/>
    </w:rPr>
  </w:style>
  <w:style w:type="paragraph" w:customStyle="1" w:styleId="TableHeaderTextLeft">
    <w:name w:val="Table Header Text Left"/>
    <w:basedOn w:val="TableHeaderTextCenter"/>
    <w:rsid w:val="00C104D9"/>
    <w:pPr>
      <w:ind w:left="144" w:right="144"/>
      <w:jc w:val="left"/>
    </w:pPr>
    <w:rPr>
      <w:rFonts w:eastAsiaTheme="majorEastAsia"/>
    </w:rPr>
  </w:style>
  <w:style w:type="paragraph" w:customStyle="1" w:styleId="TableCellDecimal">
    <w:name w:val="Table Cell Decimal"/>
    <w:basedOn w:val="TableCellLeft"/>
    <w:link w:val="TableCellDecimalChar"/>
    <w:rsid w:val="00C104D9"/>
    <w:pPr>
      <w:tabs>
        <w:tab w:val="center" w:pos="864"/>
      </w:tabs>
    </w:pPr>
  </w:style>
  <w:style w:type="character" w:customStyle="1" w:styleId="TableCellDecimalChar">
    <w:name w:val="Table Cell Decimal Char"/>
    <w:basedOn w:val="TableCellLeftChar"/>
    <w:link w:val="TableCellDecimal"/>
    <w:rsid w:val="00C104D9"/>
    <w:rPr>
      <w:sz w:val="18"/>
      <w:szCs w:val="24"/>
    </w:rPr>
  </w:style>
  <w:style w:type="paragraph" w:customStyle="1" w:styleId="TableCol1HeadingLeft">
    <w:name w:val="Table Col 1 Heading Left"/>
    <w:next w:val="Normal"/>
    <w:rsid w:val="00C104D9"/>
    <w:pPr>
      <w:keepNext/>
      <w:keepLines/>
      <w:tabs>
        <w:tab w:val="left" w:pos="1440"/>
      </w:tabs>
      <w:spacing w:before="60"/>
      <w:ind w:left="144" w:right="144"/>
    </w:pPr>
    <w:rPr>
      <w:rFonts w:eastAsia="MS Gothic"/>
      <w:sz w:val="18"/>
      <w:szCs w:val="24"/>
    </w:rPr>
  </w:style>
  <w:style w:type="paragraph" w:customStyle="1" w:styleId="TableColHeadingCenter">
    <w:name w:val="Table Col Heading Center"/>
    <w:basedOn w:val="TableCol1HeadingLeft"/>
    <w:rsid w:val="00C104D9"/>
    <w:pPr>
      <w:jc w:val="center"/>
    </w:pPr>
  </w:style>
  <w:style w:type="paragraph" w:customStyle="1" w:styleId="TableColHeadingRight">
    <w:name w:val="Table Col Heading Right"/>
    <w:basedOn w:val="TableCol1HeadingLeft"/>
    <w:rsid w:val="00C104D9"/>
    <w:pPr>
      <w:jc w:val="right"/>
    </w:pPr>
  </w:style>
  <w:style w:type="paragraph" w:customStyle="1" w:styleId="NormalInstructionalText">
    <w:name w:val="Normal (Instructional Text)"/>
    <w:basedOn w:val="Normal"/>
    <w:next w:val="Normal"/>
    <w:rsid w:val="00C104D9"/>
    <w:pPr>
      <w:spacing w:before="120"/>
      <w:contextualSpacing/>
    </w:pPr>
    <w:rPr>
      <w:rFonts w:eastAsia="SimSun"/>
      <w:szCs w:val="28"/>
    </w:rPr>
  </w:style>
  <w:style w:type="character" w:styleId="SmartLink">
    <w:name w:val="Smart Link"/>
    <w:basedOn w:val="DefaultParagraphFont"/>
    <w:uiPriority w:val="99"/>
    <w:semiHidden/>
    <w:unhideWhenUsed/>
    <w:rsid w:val="00C104D9"/>
    <w:rPr>
      <w:color w:val="0000FF"/>
      <w:u w:val="single"/>
      <w:shd w:val="clear" w:color="auto" w:fill="F3F2F1"/>
    </w:rPr>
  </w:style>
  <w:style w:type="character" w:customStyle="1" w:styleId="ListParagraphChar">
    <w:name w:val="List Paragraph Char"/>
    <w:basedOn w:val="DefaultParagraphFont"/>
    <w:link w:val="ListParagraph"/>
    <w:uiPriority w:val="34"/>
    <w:locked/>
    <w:rsid w:val="00C104D9"/>
    <w:rPr>
      <w:sz w:val="24"/>
      <w:szCs w:val="24"/>
    </w:rPr>
  </w:style>
  <w:style w:type="paragraph" w:customStyle="1" w:styleId="RegDocText">
    <w:name w:val="Reg Doc Text"/>
    <w:basedOn w:val="Normal"/>
    <w:link w:val="RegDocTextChar"/>
    <w:rsid w:val="00C104D9"/>
    <w:pPr>
      <w:spacing w:before="120" w:after="120"/>
    </w:pPr>
    <w:rPr>
      <w:rFonts w:eastAsia="SimSun"/>
      <w:sz w:val="22"/>
    </w:rPr>
  </w:style>
  <w:style w:type="character" w:customStyle="1" w:styleId="RegDocTextChar">
    <w:name w:val="Reg Doc Text Char"/>
    <w:basedOn w:val="DefaultParagraphFont"/>
    <w:link w:val="RegDocText"/>
    <w:locked/>
    <w:rsid w:val="00C104D9"/>
    <w:rPr>
      <w:rFonts w:eastAsia="SimSun"/>
      <w:sz w:val="22"/>
      <w:szCs w:val="24"/>
    </w:rPr>
  </w:style>
  <w:style w:type="paragraph" w:customStyle="1" w:styleId="Table">
    <w:name w:val="Table"/>
    <w:basedOn w:val="Normal"/>
    <w:next w:val="Normal"/>
    <w:semiHidden/>
    <w:rsid w:val="00C104D9"/>
    <w:pPr>
      <w:keepNext/>
      <w:tabs>
        <w:tab w:val="left" w:pos="1584"/>
      </w:tabs>
      <w:spacing w:after="120"/>
      <w:jc w:val="center"/>
    </w:pPr>
    <w:rPr>
      <w:rFonts w:eastAsia="SimSun"/>
      <w:b/>
    </w:rPr>
  </w:style>
  <w:style w:type="table" w:customStyle="1" w:styleId="TableGrid50">
    <w:name w:val="Table Grid5"/>
    <w:basedOn w:val="TableNormal"/>
    <w:next w:val="TableGrid"/>
    <w:rsid w:val="00C104D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LeftChar">
    <w:name w:val="Table Left Char"/>
    <w:basedOn w:val="DefaultParagraphFont"/>
    <w:link w:val="TableLeft"/>
    <w:rsid w:val="00C104D9"/>
    <w:rPr>
      <w:rFonts w:eastAsia="MS Gothic" w:cs="Arial"/>
      <w:bCs/>
      <w:sz w:val="24"/>
      <w:szCs w:val="24"/>
    </w:rPr>
  </w:style>
  <w:style w:type="paragraph" w:customStyle="1" w:styleId="TableHeaderText">
    <w:name w:val="Table Header Text"/>
    <w:basedOn w:val="Normal"/>
    <w:rsid w:val="00C104D9"/>
    <w:pPr>
      <w:spacing w:before="60" w:after="60"/>
      <w:jc w:val="center"/>
    </w:pPr>
    <w:rPr>
      <w:rFonts w:eastAsia="SimSun"/>
      <w:b/>
      <w:color w:val="000000"/>
      <w:szCs w:val="20"/>
    </w:rPr>
  </w:style>
  <w:style w:type="paragraph" w:customStyle="1" w:styleId="AllText0">
    <w:name w:val="AllText"/>
    <w:basedOn w:val="Normal"/>
    <w:link w:val="AllTextChar"/>
    <w:rsid w:val="00C104D9"/>
    <w:pPr>
      <w:spacing w:after="240"/>
      <w:jc w:val="both"/>
    </w:pPr>
    <w:rPr>
      <w:rFonts w:eastAsia="SimSun"/>
      <w:szCs w:val="20"/>
    </w:rPr>
  </w:style>
  <w:style w:type="character" w:customStyle="1" w:styleId="AllTextChar">
    <w:name w:val="AllText Char"/>
    <w:basedOn w:val="DefaultParagraphFont"/>
    <w:link w:val="AllText0"/>
    <w:rsid w:val="00C104D9"/>
    <w:rPr>
      <w:rFonts w:eastAsia="SimSun"/>
      <w:sz w:val="24"/>
    </w:rPr>
  </w:style>
  <w:style w:type="paragraph" w:customStyle="1" w:styleId="optionalTextBlue">
    <w:name w:val="optionalTextBlue"/>
    <w:basedOn w:val="Normal"/>
    <w:link w:val="optionalTextBlueChar"/>
    <w:rsid w:val="00C104D9"/>
    <w:pPr>
      <w:spacing w:after="240"/>
    </w:pPr>
    <w:rPr>
      <w:rFonts w:eastAsia="SimSun" w:cs="Arial"/>
      <w:color w:val="0000FF"/>
    </w:rPr>
  </w:style>
  <w:style w:type="character" w:customStyle="1" w:styleId="optionalTextBlueChar">
    <w:name w:val="optionalTextBlue Char"/>
    <w:basedOn w:val="DefaultParagraphFont"/>
    <w:link w:val="optionalTextBlue"/>
    <w:rsid w:val="00C104D9"/>
    <w:rPr>
      <w:rFonts w:eastAsia="SimSun" w:cs="Arial"/>
      <w:color w:val="0000FF"/>
      <w:sz w:val="24"/>
      <w:szCs w:val="24"/>
    </w:rPr>
  </w:style>
  <w:style w:type="character" w:customStyle="1" w:styleId="findhit">
    <w:name w:val="findhit"/>
    <w:basedOn w:val="DefaultParagraphFont"/>
    <w:rsid w:val="00C104D9"/>
  </w:style>
  <w:style w:type="paragraph" w:customStyle="1" w:styleId="paragraph0">
    <w:name w:val="paragraph"/>
    <w:basedOn w:val="Normal"/>
    <w:uiPriority w:val="99"/>
    <w:rsid w:val="00AF46CA"/>
    <w:pPr>
      <w:spacing w:before="100" w:beforeAutospacing="1" w:after="100" w:afterAutospacing="1"/>
    </w:pPr>
    <w:rPr>
      <w:rFonts w:eastAsia="SimSun"/>
    </w:rPr>
  </w:style>
  <w:style w:type="paragraph" w:customStyle="1" w:styleId="Default">
    <w:name w:val="Default"/>
    <w:rsid w:val="00C104D9"/>
    <w:pPr>
      <w:autoSpaceDE w:val="0"/>
      <w:autoSpaceDN w:val="0"/>
      <w:adjustRightInd w:val="0"/>
    </w:pPr>
    <w:rPr>
      <w:rFonts w:eastAsia="SimSun"/>
      <w:color w:val="000000"/>
      <w:sz w:val="24"/>
      <w:szCs w:val="24"/>
    </w:rPr>
  </w:style>
  <w:style w:type="table" w:customStyle="1" w:styleId="TableGrid11">
    <w:name w:val="Table Grid11"/>
    <w:basedOn w:val="TableNormal"/>
    <w:next w:val="TableGrid"/>
    <w:uiPriority w:val="59"/>
    <w:rsid w:val="00C104D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 1"/>
    <w:basedOn w:val="Normal"/>
    <w:link w:val="BodyText1Char"/>
    <w:rsid w:val="00C104D9"/>
    <w:pPr>
      <w:spacing w:before="120" w:after="120" w:line="360" w:lineRule="auto"/>
      <w:jc w:val="both"/>
    </w:pPr>
    <w:rPr>
      <w:szCs w:val="20"/>
      <w:lang w:val="x-none"/>
    </w:rPr>
  </w:style>
  <w:style w:type="character" w:customStyle="1" w:styleId="BodyText1Char">
    <w:name w:val="Body Text 1 Char"/>
    <w:link w:val="BodyText1"/>
    <w:rsid w:val="00C104D9"/>
    <w:rPr>
      <w:sz w:val="24"/>
      <w:lang w:val="x-none"/>
    </w:rPr>
  </w:style>
  <w:style w:type="character" w:customStyle="1" w:styleId="variable3">
    <w:name w:val="variable_3"/>
    <w:rsid w:val="00C104D9"/>
    <w:rPr>
      <w:color w:val="000000"/>
      <w:sz w:val="24"/>
      <w:szCs w:val="24"/>
    </w:rPr>
  </w:style>
  <w:style w:type="table" w:customStyle="1" w:styleId="TableGrid70">
    <w:name w:val="Table Grid7"/>
    <w:basedOn w:val="TableNormal"/>
    <w:next w:val="TableGrid"/>
    <w:uiPriority w:val="39"/>
    <w:rsid w:val="00C104D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 Grid8"/>
    <w:basedOn w:val="TableNormal"/>
    <w:next w:val="TableGrid"/>
    <w:uiPriority w:val="39"/>
    <w:rsid w:val="00C104D9"/>
    <w:rPr>
      <w:rFonts w:eastAsia="SimSu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5">
    <w:name w:val="CM5"/>
    <w:basedOn w:val="Default"/>
    <w:next w:val="Default"/>
    <w:uiPriority w:val="99"/>
    <w:rsid w:val="00C104D9"/>
    <w:pPr>
      <w:spacing w:line="188" w:lineRule="atLeast"/>
    </w:pPr>
    <w:rPr>
      <w:color w:val="auto"/>
    </w:rPr>
  </w:style>
  <w:style w:type="character" w:customStyle="1" w:styleId="cf01">
    <w:name w:val="cf01"/>
    <w:basedOn w:val="DefaultParagraphFont"/>
    <w:rsid w:val="006E1015"/>
    <w:rPr>
      <w:rFonts w:ascii="Segoe UI" w:hAnsi="Segoe UI" w:cs="Segoe UI" w:hint="default"/>
      <w:sz w:val="18"/>
      <w:szCs w:val="18"/>
    </w:rPr>
  </w:style>
  <w:style w:type="paragraph" w:customStyle="1" w:styleId="EEBFF669B593421BAB4ECD3B9F5B7C4A">
    <w:name w:val="EEBFF669B593421BAB4ECD3B9F5B7C4A"/>
    <w:rsid w:val="00FC0955"/>
    <w:pPr>
      <w:spacing w:before="60" w:after="240"/>
    </w:pPr>
    <w:rPr>
      <w:rFonts w:eastAsia="MS Gothic"/>
      <w:sz w:val="24"/>
      <w:szCs w:val="24"/>
    </w:rPr>
  </w:style>
  <w:style w:type="paragraph" w:customStyle="1" w:styleId="StyleparagraphLatinBodyCalibri11pt">
    <w:name w:val="Style paragraph + (Latin) +Body (Calibri) 11 pt"/>
    <w:basedOn w:val="paragraph0"/>
    <w:rsid w:val="00FA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F59F06ACAA33448E826FED77CADA04" ma:contentTypeVersion="14" ma:contentTypeDescription="Create a new document." ma:contentTypeScope="" ma:versionID="04177accd6772e0ab2f7ab228857ac90">
  <xsd:schema xmlns:xsd="http://www.w3.org/2001/XMLSchema" xmlns:xs="http://www.w3.org/2001/XMLSchema" xmlns:p="http://schemas.microsoft.com/office/2006/metadata/properties" xmlns:ns2="959fef0b-ca31-400a-a9b4-990d39d61ca0" xmlns:ns3="11fb4ff0-8478-4fc8-adf5-f21be04bc768" targetNamespace="http://schemas.microsoft.com/office/2006/metadata/properties" ma:root="true" ma:fieldsID="c927a201b28a825e1e0dadf7cca06382" ns2:_="" ns3:_="">
    <xsd:import namespace="959fef0b-ca31-400a-a9b4-990d39d61ca0"/>
    <xsd:import namespace="11fb4ff0-8478-4fc8-adf5-f21be04bc768"/>
    <xsd:element name="properties">
      <xsd:complexType>
        <xsd:sequence>
          <xsd:element name="documentManagement">
            <xsd:complexType>
              <xsd:all>
                <xsd:element ref="ns2:RequestIDText"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Request_x0020_ID" minOccurs="0"/>
                <xsd:element ref="ns2:MediaServiceAutoKeyPoints" minOccurs="0"/>
                <xsd:element ref="ns2:MediaServiceKeyPoint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ef0b-ca31-400a-a9b4-990d39d61ca0" elementFormDefault="qualified">
    <xsd:import namespace="http://schemas.microsoft.com/office/2006/documentManagement/types"/>
    <xsd:import namespace="http://schemas.microsoft.com/office/infopath/2007/PartnerControls"/>
    <xsd:element name="RequestIDText" ma:index="8" nillable="true" ma:displayName="RequestIDText" ma:indexed="true" ma:internalName="RequestIDText">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Request_x0020_ID" ma:index="15" nillable="true" ma:displayName="Request ID" ma:indexed="true" ma:internalName="Request_x0020_ID">
      <xsd:simpleType>
        <xsd:restriction base="dms:Text">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1fb4ff0-8478-4fc8-adf5-f21be04bc76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8aad9b5-df7e-4521-9303-7e0b117e9fbe}" ma:internalName="TaxCatchAll" ma:showField="CatchAllData" ma:web="11fb4ff0-8478-4fc8-adf5-f21be04bc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questIDText xmlns="959fef0b-ca31-400a-a9b4-990d39d61ca0">46145</RequestIDText>
    <TaxCatchAll xmlns="11fb4ff0-8478-4fc8-adf5-f21be04bc768" xsi:nil="true"/>
    <Request_x0020_ID xmlns="959fef0b-ca31-400a-a9b4-990d39d61ca0" xsi:nil="true"/>
    <lcf76f155ced4ddcb4097134ff3c332f xmlns="959fef0b-ca31-400a-a9b4-990d39d61ca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CDA84-5AA5-4EC7-A2B5-9AF806178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fef0b-ca31-400a-a9b4-990d39d61ca0"/>
    <ds:schemaRef ds:uri="11fb4ff0-8478-4fc8-adf5-f21be04bc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1EE76D-3E85-4BC9-BE73-AF6AFC18F00D}">
  <ds:schemaRefs>
    <ds:schemaRef ds:uri="http://schemas.microsoft.com/sharepoint/v3/contenttype/forms"/>
  </ds:schemaRefs>
</ds:datastoreItem>
</file>

<file path=customXml/itemProps3.xml><?xml version="1.0" encoding="utf-8"?>
<ds:datastoreItem xmlns:ds="http://schemas.openxmlformats.org/officeDocument/2006/customXml" ds:itemID="{67E0F4C0-3673-4768-B0DC-8E4F8643C117}">
  <ds:schemaRefs>
    <ds:schemaRef ds:uri="http://purl.org/dc/terms/"/>
    <ds:schemaRef ds:uri="http://schemas.microsoft.com/office/2006/documentManagement/types"/>
    <ds:schemaRef ds:uri="11fb4ff0-8478-4fc8-adf5-f21be04bc768"/>
    <ds:schemaRef ds:uri="http://purl.org/dc/elements/1.1/"/>
    <ds:schemaRef ds:uri="http://schemas.microsoft.com/office/2006/metadata/properties"/>
    <ds:schemaRef ds:uri="http://schemas.openxmlformats.org/package/2006/metadata/core-properties"/>
    <ds:schemaRef ds:uri="959fef0b-ca31-400a-a9b4-990d39d61ca0"/>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64D836FD-0AD5-4972-8382-5F07B474D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ISIWriter.dotm</Template>
  <TotalTime>50</TotalTime>
  <Pages>8</Pages>
  <Words>65848</Words>
  <Characters>375071</Characters>
  <Application>Microsoft Office Word</Application>
  <DocSecurity>0</DocSecurity>
  <Lines>11354</Lines>
  <Paragraphs>5386</Paragraphs>
  <ScaleCrop>false</ScaleCrop>
  <HeadingPairs>
    <vt:vector size="2" baseType="variant">
      <vt:variant>
        <vt:lpstr>Title</vt:lpstr>
      </vt:variant>
      <vt:variant>
        <vt:i4>1</vt:i4>
      </vt:variant>
    </vt:vector>
  </HeadingPairs>
  <TitlesOfParts>
    <vt:vector size="1" baseType="lpstr">
      <vt:lpstr>MK-1026-010-02_Protocol_10Jul23.docx</vt:lpstr>
    </vt:vector>
  </TitlesOfParts>
  <Company/>
  <LinksUpToDate>false</LinksUpToDate>
  <CharactersWithSpaces>436352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MK-1026-010-02_Protocol_10Jul23.docx</dc:title>
  <dc:creator>Zhou, Xuan</dc:creator>
  <cp:lastModifiedBy>Powell, Deana</cp:lastModifiedBy>
  <cp:revision>10</cp:revision>
  <dcterms:created xsi:type="dcterms:W3CDTF">2023-07-12T14:07:00Z</dcterms:created>
  <dcterms:modified xsi:type="dcterms:W3CDTF">2026-03-05T20:25:00Z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0x010100B2F59F06ACAA33448E826FED77CADA04</vt:lpwstr>
  </property>
  <property fmtid="{D5CDD505-2E9C-101B-9397-08002B2CF9AE}" pid="3" name="MerckAIPDataExchange">
    <vt:lpwstr>!MRKMIP@NotClassified</vt:lpwstr>
  </property>
  <property fmtid="{D5CDD505-2E9C-101B-9397-08002B2CF9AE}" pid="4" name="MerckAIPLabel">
    <vt:lpwstr>NotClassified</vt:lpwstr>
  </property>
  <property fmtid="{D5CDD505-2E9C-101B-9397-08002B2CF9AE}" pid="5" name="Module">
    <vt:lpwstr>0d9fe188-0c14-42ae-b78e-52e1a31f8323</vt:lpwstr>
  </property>
  <property fmtid="{D5CDD505-2E9C-101B-9397-08002B2CF9AE}" pid="6" name="MSIP_Label_e81acc0d-dcc4-4dc9-a2c5-be70b05a2fe6_ActionId">
    <vt:lpwstr>66f924c4-fc81-4d1a-9a39-0cc0bddd7558</vt:lpwstr>
  </property>
  <property fmtid="{D5CDD505-2E9C-101B-9397-08002B2CF9AE}" pid="7" name="MSIP_Label_e81acc0d-dcc4-4dc9-a2c5-be70b05a2fe6_ContentBits">
    <vt:lpwstr>0</vt:lpwstr>
  </property>
  <property fmtid="{D5CDD505-2E9C-101B-9397-08002B2CF9AE}" pid="8" name="MSIP_Label_e81acc0d-dcc4-4dc9-a2c5-be70b05a2fe6_Enabled">
    <vt:lpwstr>true</vt:lpwstr>
  </property>
  <property fmtid="{D5CDD505-2E9C-101B-9397-08002B2CF9AE}" pid="9" name="MSIP_Label_e81acc0d-dcc4-4dc9-a2c5-be70b05a2fe6_Method">
    <vt:lpwstr>Privileged</vt:lpwstr>
  </property>
  <property fmtid="{D5CDD505-2E9C-101B-9397-08002B2CF9AE}" pid="10" name="MSIP_Label_e81acc0d-dcc4-4dc9-a2c5-be70b05a2fe6_Name">
    <vt:lpwstr>e81acc0d-dcc4-4dc9-a2c5-be70b05a2fe6</vt:lpwstr>
  </property>
  <property fmtid="{D5CDD505-2E9C-101B-9397-08002B2CF9AE}" pid="11" name="MSIP_Label_e81acc0d-dcc4-4dc9-a2c5-be70b05a2fe6_SetDate">
    <vt:lpwstr>2022-05-20T10:05:12Z</vt:lpwstr>
  </property>
  <property fmtid="{D5CDD505-2E9C-101B-9397-08002B2CF9AE}" pid="12" name="MSIP_Label_e81acc0d-dcc4-4dc9-a2c5-be70b05a2fe6_SiteId">
    <vt:lpwstr>a00de4ec-48a8-43a6-be74-e31274e2060d</vt:lpwstr>
  </property>
  <property fmtid="{D5CDD505-2E9C-101B-9397-08002B2CF9AE}" pid="13" name="ServerName">
    <vt:lpwstr>https://intelinotion.merck.com</vt:lpwstr>
  </property>
  <property fmtid="{D5CDD505-2E9C-101B-9397-08002B2CF9AE}" pid="14" name="RequestIDText">
    <vt:lpwstr>46145</vt:lpwstr>
  </property>
  <property fmtid="{D5CDD505-2E9C-101B-9397-08002B2CF9AE}" pid="15" name="Request ID">
    <vt:lpwstr/>
  </property>
  <property fmtid="{D5CDD505-2E9C-101B-9397-08002B2CF9AE}" pid="16" name="RCAM_CITATION_TYPE">
    <vt:lpwstr>AUTHOR|1|1</vt:lpwstr>
  </property>
  <property fmtid="{D5CDD505-2E9C-101B-9397-08002B2CF9AE}" pid="17" name="RCAM_DOC_TYPE">
    <vt:lpwstr>PIP|1</vt:lpwstr>
  </property>
  <property fmtid="{D5CDD505-2E9C-101B-9397-08002B2CF9AE}" pid="18" name="RCAM_CITATION_LIMIT">
    <vt:lpwstr>300</vt:lpwstr>
  </property>
  <property fmtid="{D5CDD505-2E9C-101B-9397-08002B2CF9AE}" pid="19" name="RCAM_CITATION_TYPE_CTD">
    <vt:lpwstr>0</vt:lpwstr>
  </property>
  <property fmtid="{D5CDD505-2E9C-101B-9397-08002B2CF9AE}" pid="20" name="RCAM_MK_NUMBER">
    <vt:lpwstr>1026</vt:lpwstr>
  </property>
  <property fmtid="{D5CDD505-2E9C-101B-9397-08002B2CF9AE}" pid="21" name="RCAM_COMPOUND_TYPE">
    <vt:lpwstr>MK</vt:lpwstr>
  </property>
  <property fmtid="{D5CDD505-2E9C-101B-9397-08002B2CF9AE}" pid="22" name="RCAM_CLINICAL_DOC">
    <vt:bool>true</vt:bool>
  </property>
  <property fmtid="{D5CDD505-2E9C-101B-9397-08002B2CF9AE}" pid="23" name="RCAM_REF_INCLUDED_FINAL_LOR">
    <vt:lpwstr>A</vt:lpwstr>
  </property>
  <property fmtid="{D5CDD505-2E9C-101B-9397-08002B2CF9AE}" pid="24" name="RCAM_REF_INCLUDED_REFERENCE_ID_LIST">
    <vt:lpwstr>L</vt:lpwstr>
  </property>
  <property fmtid="{D5CDD505-2E9C-101B-9397-08002B2CF9AE}" pid="25" name="RCAM_FINAL_LOR_DOCIDS">
    <vt:lpwstr>1</vt:lpwstr>
  </property>
  <property fmtid="{D5CDD505-2E9C-101B-9397-08002B2CF9AE}" pid="26" name="RCAM_CHILDREN_INCLUDED">
    <vt:lpwstr>1</vt:lpwstr>
  </property>
  <property fmtid="{D5CDD505-2E9C-101B-9397-08002B2CF9AE}" pid="27" name="REDS_BIBILO_NAME_INCLUDED">
    <vt:lpwstr>0</vt:lpwstr>
  </property>
  <property fmtid="{D5CDD505-2E9C-101B-9397-08002B2CF9AE}" pid="28" name="_AdHocReviewCycleID">
    <vt:i4>484021218</vt:i4>
  </property>
  <property fmtid="{D5CDD505-2E9C-101B-9397-08002B2CF9AE}" pid="29" name="_NewReviewCycle">
    <vt:lpwstr/>
  </property>
  <property fmtid="{D5CDD505-2E9C-101B-9397-08002B2CF9AE}" pid="30" name="_EmailSubject">
    <vt:lpwstr>Merck compare examples - Email 3 of 3 - Protocol and Investigational Brochures (IB's)</vt:lpwstr>
  </property>
  <property fmtid="{D5CDD505-2E9C-101B-9397-08002B2CF9AE}" pid="31" name="_AuthorEmail">
    <vt:lpwstr>deana.powell@merck.com</vt:lpwstr>
  </property>
  <property fmtid="{D5CDD505-2E9C-101B-9397-08002B2CF9AE}" pid="32" name="_AuthorEmailDisplayName">
    <vt:lpwstr>Powell, Deana</vt:lpwstr>
  </property>
</Properties>
</file>