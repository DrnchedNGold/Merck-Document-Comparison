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C2A6FB4" ns2:textId="4CB166F2" w:rsidR="004F3270" w:rsidRDefault="005A5FF0">
      <w:pPr>
        <w:pStyle w:val="Heading1Unnumbered"/>
        <w:pageBreakBefore/>
        <w:jc w:val="center"/>
      </w:pPr>
      <w:bookmarkStart w:id="0" w:name="_Toc139528038"/>
      <w:r>
        <w:rPr>
          <w:caps w:val="0"/>
        </w:rPr>
        <w:t>TABLE OF CONTENTS</w:t>
      </w:r>
      <w:bookmarkEnd w:id="0"/>
    </w:p>
    <w:p ns2:paraId="1DBB6DF0" ns2:textId="43EA4623" w:rsidR="00495F81" w:rsidRDefault="00495F81">
      <w:pPr>
        <w:pStyle w:val="TOC1"/>
        <w:rPr>
          <w:rFonts w:asciiTheme="minorHAnsi" w:eastAsiaTheme="minorEastAsia" w:hAnsiTheme="minorHAnsi" w:cstheme="minorBidi"/>
          <w:b w:val="0"/>
          <w:caps w:val="0"/>
          <w:noProof/>
          <w:sz w:val="22"/>
          <w:szCs w:val="22"/>
        </w:rPr>
      </w:pPr>
      <w:r w:rsidRPr="00695039">
        <w:rPr>
          <w:noProof/>
        </w:rPr>
        <w:t>TABLE OF CONTENTS</w:t>
      </w:r>
      <w:r>
        <w:rPr>
          <w:noProof/>
          <w:webHidden/>
        </w:rPr>
        <w:tab/>
        <w:t>1</w:t>
      </w:r>
    </w:p>
    <w:p ns2:paraId="3A755832" ns2:textId="5D256CF9" w:rsidR="00495F81" w:rsidRDefault="00495F81">
      <w:pPr>
        <w:pStyle w:val="TOC2"/>
        <w:rPr>
          <w:rFonts w:asciiTheme="minorHAnsi" w:eastAsiaTheme="minorEastAsia" w:hAnsiTheme="minorHAnsi" w:cstheme="minorBidi"/>
          <w:b w:val="0"/>
          <w:noProof/>
          <w:sz w:val="22"/>
          <w:szCs w:val="22"/>
        </w:rPr>
      </w:pPr>
      <w:r w:rsidRPr="00695039">
        <w:rPr>
          <w:noProof/>
        </w:rPr>
        <w:t>1.20</w:t>
      </w:r>
      <w:r>
        <w:rPr>
          <w:rFonts w:asciiTheme="minorHAnsi" w:eastAsiaTheme="minorEastAsia" w:hAnsiTheme="minorHAnsi" w:cstheme="minorBidi"/>
          <w:b w:val="0"/>
          <w:noProof/>
          <w:sz w:val="22"/>
          <w:szCs w:val="22"/>
        </w:rPr>
        <w:tab/>
      </w:r>
      <w:r w:rsidRPr="00695039">
        <w:rPr>
          <w:noProof/>
        </w:rPr>
        <w:t>General Investigational Plan</w:t>
      </w:r>
      <w:r>
        <w:rPr>
          <w:noProof/>
          <w:webHidden/>
        </w:rPr>
        <w:tab/>
        <w:t>2</w:t>
      </w:r>
    </w:p>
    <w:p ns2:paraId="42C53EFF" ns2:textId="572E6AF9" w:rsidR="00495F81" w:rsidRDefault="00495F81">
      <w:pPr>
        <w:pStyle w:val="TOC3"/>
        <w:rPr>
          <w:rFonts w:asciiTheme="minorHAnsi" w:eastAsiaTheme="minorEastAsia" w:hAnsiTheme="minorHAnsi" w:cstheme="minorBidi"/>
          <w:noProof/>
          <w:sz w:val="22"/>
          <w:szCs w:val="22"/>
        </w:rPr>
      </w:pPr>
      <w:r w:rsidRPr="00695039">
        <w:rPr>
          <w:noProof/>
        </w:rPr>
        <w:t>1.20.1</w:t>
      </w:r>
      <w:r>
        <w:rPr>
          <w:rFonts w:asciiTheme="minorHAnsi" w:eastAsiaTheme="minorEastAsia" w:hAnsiTheme="minorHAnsi" w:cstheme="minorBidi"/>
          <w:noProof/>
          <w:sz w:val="22"/>
          <w:szCs w:val="22"/>
        </w:rPr>
        <w:tab/>
      </w:r>
      <w:r w:rsidRPr="00695039">
        <w:rPr>
          <w:noProof/>
        </w:rPr>
        <w:t>Rationale</w:t>
      </w:r>
      <w:r>
        <w:rPr>
          <w:noProof/>
          <w:webHidden/>
        </w:rPr>
        <w:tab/>
        <w:t>2</w:t>
      </w:r>
    </w:p>
    <w:p ns2:paraId="240E8565" ns2:textId="0D4CC6EC" w:rsidR="00495F81" w:rsidRDefault="00495F81">
      <w:pPr>
        <w:pStyle w:val="TOC3"/>
        <w:rPr>
          <w:rFonts w:asciiTheme="minorHAnsi" w:eastAsiaTheme="minorEastAsia" w:hAnsiTheme="minorHAnsi" w:cstheme="minorBidi"/>
          <w:noProof/>
          <w:sz w:val="22"/>
          <w:szCs w:val="22"/>
        </w:rPr>
      </w:pPr>
      <w:r w:rsidRPr="00695039">
        <w:rPr>
          <w:noProof/>
        </w:rPr>
        <w:t>1.20.2</w:t>
      </w:r>
      <w:r>
        <w:rPr>
          <w:rFonts w:asciiTheme="minorHAnsi" w:eastAsiaTheme="minorEastAsia" w:hAnsiTheme="minorHAnsi" w:cstheme="minorBidi"/>
          <w:noProof/>
          <w:sz w:val="22"/>
          <w:szCs w:val="22"/>
        </w:rPr>
        <w:tab/>
      </w:r>
      <w:r w:rsidRPr="00695039">
        <w:rPr>
          <w:noProof/>
        </w:rPr>
        <w:t>Indication(s) to be Studied</w:t>
      </w:r>
      <w:r>
        <w:rPr>
          <w:noProof/>
          <w:webHidden/>
        </w:rPr>
        <w:tab/>
        <w:t>5</w:t>
      </w:r>
    </w:p>
    <w:p ns2:paraId="5C20357A" ns2:textId="32C2FAA2" w:rsidR="00495F81" w:rsidRDefault="00495F81">
      <w:pPr>
        <w:pStyle w:val="TOC3"/>
        <w:rPr>
          <w:rFonts w:asciiTheme="minorHAnsi" w:eastAsiaTheme="minorEastAsia" w:hAnsiTheme="minorHAnsi" w:cstheme="minorBidi"/>
          <w:noProof/>
          <w:sz w:val="22"/>
          <w:szCs w:val="22"/>
        </w:rPr>
      </w:pPr>
      <w:r w:rsidRPr="00695039">
        <w:rPr>
          <w:noProof/>
        </w:rPr>
        <w:t>1.20.3</w:t>
      </w:r>
      <w:r>
        <w:rPr>
          <w:rFonts w:asciiTheme="minorHAnsi" w:eastAsiaTheme="minorEastAsia" w:hAnsiTheme="minorHAnsi" w:cstheme="minorBidi"/>
          <w:noProof/>
          <w:sz w:val="22"/>
          <w:szCs w:val="22"/>
        </w:rPr>
        <w:tab/>
      </w:r>
      <w:r w:rsidRPr="00695039">
        <w:rPr>
          <w:noProof/>
        </w:rPr>
        <w:t>General Approach to Evaluation of the Investigational Product</w:t>
      </w:r>
      <w:r>
        <w:rPr>
          <w:noProof/>
          <w:webHidden/>
        </w:rPr>
        <w:tab/>
        <w:t>5</w:t>
      </w:r>
    </w:p>
    <w:p ns2:paraId="5AB07597" ns2:textId="34075D34" w:rsidR="00495F81" w:rsidRDefault="00495F81">
      <w:pPr>
        <w:pStyle w:val="TOC3"/>
        <w:rPr>
          <w:rFonts w:asciiTheme="minorHAnsi" w:eastAsiaTheme="minorEastAsia" w:hAnsiTheme="minorHAnsi" w:cstheme="minorBidi"/>
          <w:noProof/>
          <w:sz w:val="22"/>
          <w:szCs w:val="22"/>
        </w:rPr>
      </w:pPr>
      <w:r w:rsidRPr="00695039">
        <w:rPr>
          <w:noProof/>
        </w:rPr>
        <w:t>1.20.4</w:t>
      </w:r>
      <w:r>
        <w:rPr>
          <w:rFonts w:asciiTheme="minorHAnsi" w:eastAsiaTheme="minorEastAsia" w:hAnsiTheme="minorHAnsi" w:cstheme="minorBidi"/>
          <w:noProof/>
          <w:sz w:val="22"/>
          <w:szCs w:val="22"/>
        </w:rPr>
        <w:tab/>
      </w:r>
      <w:r w:rsidRPr="00695039">
        <w:rPr>
          <w:noProof/>
        </w:rPr>
        <w:t>Clinical Study or Studies to be Conducted</w:t>
      </w:r>
      <w:r>
        <w:rPr>
          <w:noProof/>
          <w:webHidden/>
        </w:rPr>
        <w:tab/>
        <w:t>5</w:t>
      </w:r>
    </w:p>
    <w:p ns2:paraId="3E9C0DC1" ns2:textId="254B5559" w:rsidR="00495F81" w:rsidRDefault="00495F81">
      <w:pPr>
        <w:pStyle w:val="TOC3"/>
        <w:rPr>
          <w:rFonts w:asciiTheme="minorHAnsi" w:eastAsiaTheme="minorEastAsia" w:hAnsiTheme="minorHAnsi" w:cstheme="minorBidi"/>
          <w:noProof/>
          <w:sz w:val="22"/>
          <w:szCs w:val="22"/>
        </w:rPr>
      </w:pPr>
      <w:r w:rsidRPr="00695039">
        <w:rPr>
          <w:noProof/>
        </w:rPr>
        <w:t>1.20.5</w:t>
      </w:r>
      <w:r>
        <w:rPr>
          <w:rFonts w:asciiTheme="minorHAnsi" w:eastAsiaTheme="minorEastAsia" w:hAnsiTheme="minorHAnsi" w:cstheme="minorBidi"/>
          <w:noProof/>
          <w:sz w:val="22"/>
          <w:szCs w:val="22"/>
        </w:rPr>
        <w:tab/>
      </w:r>
      <w:r w:rsidRPr="00695039">
        <w:rPr>
          <w:noProof/>
        </w:rPr>
        <w:t>Estimated Number of Participants</w:t>
      </w:r>
      <w:r>
        <w:rPr>
          <w:noProof/>
          <w:webHidden/>
        </w:rPr>
        <w:tab/>
        <w:t>7</w:t>
      </w:r>
    </w:p>
    <w:p ns2:paraId="03C86E2C" ns2:textId="58A7DBC7" w:rsidR="00495F81" w:rsidRDefault="00495F81">
      <w:pPr>
        <w:pStyle w:val="TOC3"/>
        <w:rPr>
          <w:rFonts w:asciiTheme="minorHAnsi" w:eastAsiaTheme="minorEastAsia" w:hAnsiTheme="minorHAnsi" w:cstheme="minorBidi"/>
          <w:noProof/>
          <w:sz w:val="22"/>
          <w:szCs w:val="22"/>
        </w:rPr>
      </w:pPr>
      <w:r w:rsidRPr="00695039">
        <w:rPr>
          <w:noProof/>
        </w:rPr>
        <w:t>1.20.6</w:t>
      </w:r>
      <w:r>
        <w:rPr>
          <w:rFonts w:asciiTheme="minorHAnsi" w:eastAsiaTheme="minorEastAsia" w:hAnsiTheme="minorHAnsi" w:cstheme="minorBidi"/>
          <w:noProof/>
          <w:sz w:val="22"/>
          <w:szCs w:val="22"/>
        </w:rPr>
        <w:tab/>
      </w:r>
      <w:r w:rsidRPr="00695039">
        <w:rPr>
          <w:noProof/>
        </w:rPr>
        <w:t>Anticipated Risks</w:t>
      </w:r>
      <w:r>
        <w:rPr>
          <w:noProof/>
          <w:webHidden/>
        </w:rPr>
        <w:tab/>
        <w:t>7</w:t>
      </w:r>
    </w:p>
    <w:p ns2:paraId="3B374548" ns2:textId="0BB82156" w:rsidR="00495F81" w:rsidRDefault="00495F81">
      <w:pPr>
        <w:pStyle w:val="TOC3"/>
        <w:rPr>
          <w:rFonts w:asciiTheme="minorHAnsi" w:eastAsiaTheme="minorEastAsia" w:hAnsiTheme="minorHAnsi" w:cstheme="minorBidi"/>
          <w:noProof/>
          <w:sz w:val="22"/>
          <w:szCs w:val="22"/>
        </w:rPr>
      </w:pPr>
      <w:r>
        <w:t>1.20.</w:t>
      </w:r>
      <w:del w:id="1" w:author="GoldenCorpusHarness" w:date="2026-03-28T22:23:46Z">
        <w:r>
          <w:delText>7Referenc</w:delText>
        </w:r>
      </w:del>
      <w:ins w:id="2" w:author="GoldenCorpusHarness" w:date="2026-03-28T22:23:46Z">
        <w:r>
          <w:t>6.1T</w:t>
        </w:r>
      </w:ins>
      <w:r>
        <w:t>es</w:t>
      </w:r>
      <w:ins w:id="3" w:author="GoldenCorpusHarness" w:date="2026-03-28T22:23:46Z">
        <w:r>
          <w:t>t addition</w:t>
        </w:r>
      </w:ins>
      <w:r>
        <w:t>7</w:t>
      </w:r>
    </w:p>
    <w:p ns2:paraId="362F98C1" ns2:textId="39CE8C54" w:rsidR="004F3270" w:rsidRDefault="004F3270">
      <w:pPr>
        <w:pStyle w:val="Paragraph"/>
      </w:pPr>
      <w:ins w:id="4" w:author="GoldenCorpusHarness" w:date="2026-03-28T22:23:46Z">
        <w:r>
          <w:t>1.20.7References7</w:t>
        </w:r>
      </w:ins>
    </w:p>
    <w:p ns2:paraId="7A0513EE" ns2:textId="20482D5A" w:rsidR="004F3270" w:rsidRDefault="005A5FF0">
      <w:pPr>
        <w:pStyle w:val="Heading2"/>
        <w:pageBreakBefore/>
      </w:pPr>
      <w:del w:id="5" w:author="GoldenCorpusHarness" w:date="2026-03-28T22:23:46Z">
        <w:r>
          <w:delText>General Investigational Plan</w:delText>
        </w:r>
      </w:del>
    </w:p>
    <w:p ns2:paraId="6BE57D07" ns2:textId="61794B3E" w:rsidR="004F3270" w:rsidRDefault="005A5FF0">
      <w:pPr>
        <w:pStyle w:val="Heading3"/>
      </w:pPr>
      <w:del w:id="6" w:author="GoldenCorpusHarness" w:date="2026-03-28T22:23:46Z">
        <w:r>
          <w:delText>R</w:delText>
        </w:r>
      </w:del>
      <w:ins w:id="7" w:author="GoldenCorpusHarness" w:date="2026-03-28T22:23:46Z">
        <w:r>
          <w:t>1.20General Investig</w:t>
        </w:r>
      </w:ins>
      <w:r>
        <w:t>ational</w:t>
      </w:r>
      <w:del w:id="8" w:author="GoldenCorpusHarness" w:date="2026-03-28T22:23:46Z">
        <w:r>
          <w:delText>e</w:delText>
        </w:r>
      </w:del>
      <w:ins w:id="9" w:author="GoldenCorpusHarness" w:date="2026-03-28T22:23:46Z">
        <w:r>
          <w:t xml:space="preserve"> Plan</w:t>
        </w:r>
      </w:ins>
    </w:p>
    <w:p ns2:paraId="57D10E91" ns2:textId="0C2634F9" w:rsidR="004F3270" w:rsidRDefault="005A5FF0">
      <w:pPr>
        <w:pStyle w:val="Paragraph"/>
      </w:pPr>
      <w:del w:id="10" w:author="GoldenCorpusHarness" w:date="2026-03-28T22:23:46Z">
        <w:r>
          <w:delText>Lung cancer is one of the most common malignancies in the world, with an estim</w:delText>
        </w:r>
      </w:del>
      <w:ins w:id="11" w:author="GoldenCorpusHarness" w:date="2026-03-28T22:23:46Z">
        <w:r>
          <w:t>1.20.1R</w:t>
        </w:r>
      </w:ins>
      <w:r>
        <w:t>at</w:t>
      </w:r>
      <w:del w:id="12" w:author="GoldenCorpusHarness" w:date="2026-03-28T22:23:46Z">
        <w:r>
          <w:delText>ed global incidence of 2.2 mill</w:delText>
        </w:r>
      </w:del>
      <w:r>
        <w:t>ion</w:t>
      </w:r>
      <w:del w:id="13" w:author="GoldenCorpusHarness" w:date="2026-03-28T22:23:46Z">
        <w:r>
          <w:delText xml:space="preserve"> in 2020 and an associated 1.8 million deaths [Ref. 5.4: 06DLXS]. In the US, the expected number of new cases and deaths from lung cancer in 2023 is 238,340 and 127,070, respectively [Ref. 5.4: 087CCD]. Non-sm</w:delText>
        </w:r>
      </w:del>
      <w:r>
        <w:t>al</w:t>
      </w:r>
      <w:del w:id="14" w:author="GoldenCorpusHarness" w:date="2026-03-28T22:23:46Z">
        <w:r>
          <w:delText>l c</w:delText>
        </w:r>
      </w:del>
      <w:r>
        <w:t>e</w:t>
      </w:r>
      <w:del w:id="15" w:author="GoldenCorpusHarness" w:date="2026-03-28T22:23:46Z">
        <w:r>
          <w:delText>ll lung cancer (NSCLC) accounts for approximately 85% of all lung cancers [Ref. 5.4: 05HV4Z]. The most common histological subtypes of NSCLC include adenocarcinoma, squamous cell carcinoma, and large-cell carcinoma.</w:delText>
        </w:r>
      </w:del>
    </w:p>
    <w:p ns2:paraId="0A28ADBE" ns2:textId="707AB6B7" w:rsidR="004F3270" w:rsidRDefault="005A5FF0">
      <w:pPr>
        <w:pStyle w:val="Paragraph"/>
      </w:pPr>
      <w:del w:id="16" w:author="GoldenCorpusHarness" w:date="2026-03-28T22:23:46Z">
        <w:r>
          <w:delText>At the time of diagnosis, a</w:delText>
        </w:r>
      </w:del>
      <w:ins w:id="17" w:author="GoldenCorpusHarness" w:date="2026-03-28T22:23:46Z">
        <w:r>
          <w:t>Lung cancer is one of the most common malignancies in the world, with an estimated global incidence of 2.2 million in 2020 and an associated 1.8 million deaths [Ref. 5.4: 06DLXS]. In the US, the ex</w:t>
        </w:r>
      </w:ins>
      <w:r>
        <w:t>p</w:t>
      </w:r>
      <w:ins w:id="18" w:author="GoldenCorpusHarness" w:date="2026-03-28T22:23:46Z">
        <w:r>
          <w:t>ected number of new cases and deaths from lung cancer in 2023 is 238,340 and 127,070, res</w:t>
        </w:r>
      </w:ins>
      <w:r>
        <w:t>p</w:t>
      </w:r>
      <w:del w:id="19" w:author="GoldenCorpusHarness" w:date="2026-03-28T22:23:46Z">
        <w:r>
          <w:delText>roximat</w:delText>
        </w:r>
      </w:del>
      <w:ins w:id="20" w:author="GoldenCorpusHarness" w:date="2026-03-28T22:23:46Z">
        <w:r>
          <w:t>ectiv</w:t>
        </w:r>
      </w:ins>
      <w:r>
        <w:t xml:space="preserve">ely </w:t>
      </w:r>
      <w:del w:id="21" w:author="GoldenCorpusHarness" w:date="2026-03-28T22:23:46Z">
        <w:r>
          <w:delText>1</w:delText>
        </w:r>
      </w:del>
      <w:ins w:id="22" w:author="GoldenCorpusHarness" w:date="2026-03-28T22:23:46Z">
        <w:r>
          <w:t>[Ref. 5.4: 0</w:t>
        </w:r>
      </w:ins>
      <w:r>
        <w:t>8</w:t>
      </w:r>
      <w:del w:id="23" w:author="GoldenCorpusHarness" w:date="2026-03-28T22:23:46Z">
        <w:r>
          <w:delText xml:space="preserve">% of patients with </w:delText>
        </w:r>
      </w:del>
      <w:ins w:id="24" w:author="GoldenCorpusHarness" w:date="2026-03-28T22:23:46Z">
        <w:r>
          <w:t>7CCD]. Non-small cell lung cancer (</w:t>
        </w:r>
      </w:ins>
      <w:r>
        <w:t>NSCLC</w:t>
      </w:r>
      <w:del w:id="25" w:author="GoldenCorpusHarness" w:date="2026-03-28T22:23:46Z">
        <w:r>
          <w:delText xml:space="preserve"> have localized disease (Stage I</w:delText>
        </w:r>
      </w:del>
      <w:r>
        <w:t>)</w:t>
      </w:r>
      <w:del w:id="26" w:author="GoldenCorpusHarness" w:date="2026-03-28T22:23:46Z">
        <w:r>
          <w:delText>, 22</w:delText>
        </w:r>
      </w:del>
      <w:ins w:id="27" w:author="GoldenCorpusHarness" w:date="2026-03-28T22:23:46Z">
        <w:r>
          <w:t xml:space="preserve"> accounts for approximately 85</w:t>
        </w:r>
      </w:ins>
      <w:r>
        <w:t xml:space="preserve">% </w:t>
      </w:r>
      <w:del w:id="28" w:author="GoldenCorpusHarness" w:date="2026-03-28T22:23:46Z">
        <w:r>
          <w:delText>have locally advanced or regional disease (Stages II and III), and 56% have metastatic disease (Stage IV)</w:delText>
        </w:r>
      </w:del>
      <w:ins w:id="29" w:author="GoldenCorpusHarness" w:date="2026-03-28T22:23:46Z">
        <w:r>
          <w:t>of all lung cancers</w:t>
        </w:r>
      </w:ins>
      <w:r>
        <w:t xml:space="preserve"> [Ref.</w:t>
      </w:r>
      <w:del w:id="30" w:author="GoldenCorpusHarness" w:date="2026-03-28T22:23:46Z">
        <w:r>
          <w:delText xml:space="preserve"> </w:delText>
        </w:r>
      </w:del>
      <w:ins w:id="31" w:author="GoldenCorpusHarness" w:date="2026-03-28T22:23:46Z">
        <w:r>
          <w:t xml:space="preserve"> </w:t>
        </w:r>
      </w:ins>
      <w:r>
        <w:t>5.4:</w:t>
      </w:r>
      <w:del w:id="32" w:author="GoldenCorpusHarness" w:date="2026-03-28T22:23:46Z">
        <w:r>
          <w:delText xml:space="preserve"> 07</w:delText>
        </w:r>
      </w:del>
      <w:ins w:id="33" w:author="GoldenCorpusHarness" w:date="2026-03-28T22:23:46Z">
        <w:r>
          <w:t xml:space="preserve"> 05H</w:t>
        </w:r>
      </w:ins>
      <w:r>
        <w:t>V</w:t>
      </w:r>
      <w:ins w:id="34" w:author="GoldenCorpusHarness" w:date="2026-03-28T22:23:46Z">
        <w:r>
          <w:t>4</w:t>
        </w:r>
      </w:ins>
      <w:r>
        <w:t>Z</w:t>
      </w:r>
      <w:del w:id="35" w:author="GoldenCorpusHarness" w:date="2026-03-28T22:23:46Z">
        <w:r>
          <w:delText>B6</w:delText>
        </w:r>
      </w:del>
      <w:r>
        <w:t xml:space="preserve">]. </w:t>
      </w:r>
      <w:del w:id="36" w:author="GoldenCorpusHarness" w:date="2026-03-28T22:23:46Z">
        <w:r>
          <w:delText xml:space="preserve">Patients with lung cancer diagnosed with Stages IA, II, IIIA, IIIB (N2) disease are </w:delText>
        </w:r>
      </w:del>
      <w:ins w:id="37" w:author="GoldenCorpusHarness" w:date="2026-03-28T22:23:46Z">
        <w:r>
          <w:t>The most common histological sub</w:t>
        </w:r>
      </w:ins>
      <w:r>
        <w:t>typ</w:t>
      </w:r>
      <w:del w:id="38" w:author="GoldenCorpusHarness" w:date="2026-03-28T22:23:46Z">
        <w:r>
          <w:delText>ically candidates for full surgical resection intended to be curative. Nevertheless, the 5-year overall survival (OS) rates for patients with surgically treated</w:delText>
        </w:r>
      </w:del>
      <w:ins w:id="39" w:author="GoldenCorpusHarness" w:date="2026-03-28T22:23:46Z">
        <w:r>
          <w:t>es of</w:t>
        </w:r>
      </w:ins>
      <w:r>
        <w:t xml:space="preserve"> NSCLC </w:t>
      </w:r>
      <w:del w:id="40" w:author="GoldenCorpusHarness" w:date="2026-03-28T22:23:46Z">
        <w:r>
          <w:delText>remain unsatisfactory, ranging from approximately 10% (Stage IIIB) to 65% (Stage I), with many patients experiencing disease recurrence largely due to the presence of residual micrometastases [Ref. 5.4: 057MBQ]. The debilitating conse</w:delText>
        </w:r>
      </w:del>
      <w:ins w:id="41" w:author="GoldenCorpusHarness" w:date="2026-03-28T22:23:46Z">
        <w:r>
          <w:t>include adenocarcinoma, s</w:t>
        </w:r>
      </w:ins>
      <w:r>
        <w:t>qu</w:t>
      </w:r>
      <w:del w:id="42" w:author="GoldenCorpusHarness" w:date="2026-03-28T22:23:46Z">
        <w:r>
          <w:delText xml:space="preserve">ences of dealing with recurrent/metastatic disease create significant burden on the patient and place additional burden on health care resources. Effective early treatments that can prevent the high rate of recurrence are needed. </w:delText>
        </w:r>
      </w:del>
      <w:ins w:id="43" w:author="GoldenCorpusHarness" w:date="2026-03-28T22:23:46Z">
        <w:r>
          <w:t>amous cell carcinoma, and large-cell carcinoma.</w:t>
        </w:r>
      </w:ins>
    </w:p>
    <w:p ns2:paraId="559DF610" ns2:textId="65C0C3E7" w:rsidR="004F3270" w:rsidRDefault="005A5FF0">
      <w:pPr>
        <w:pStyle w:val="Paragraph"/>
      </w:pPr>
      <w:r>
        <w:t>A</w:t>
      </w:r>
      <w:del w:id="44" w:author="GoldenCorpusHarness" w:date="2026-03-28T22:23:46Z">
        <w:r>
          <w:delText>ccurate and consistent staging is critical to improving long-term outcomes for early stage</w:delText>
        </w:r>
      </w:del>
      <w:ins w:id="45" w:author="GoldenCorpusHarness" w:date="2026-03-28T22:23:46Z">
        <w:r>
          <w:t>t the time of diagnosis, approximately 18% of patients with</w:t>
        </w:r>
      </w:ins>
      <w:r>
        <w:t xml:space="preserve"> NSCLC</w:t>
      </w:r>
      <w:ins w:id="46" w:author="GoldenCorpusHarness" w:date="2026-03-28T22:23:46Z">
        <w:r>
          <w:t xml:space="preserve"> have localized disease (Stage I)</w:t>
        </w:r>
      </w:ins>
      <w:r>
        <w:t xml:space="preserve">, </w:t>
      </w:r>
      <w:del w:id="47" w:author="GoldenCorpusHarness" w:date="2026-03-28T22:23:46Z">
        <w:r>
          <w:delText>since both prognosis and treatment strategy</w:delText>
        </w:r>
      </w:del>
      <w:ins w:id="48" w:author="GoldenCorpusHarness" w:date="2026-03-28T22:23:46Z">
        <w:r>
          <w:t>22% have locally advanced or regional disease (Stages II and III)</w:t>
        </w:r>
      </w:ins>
      <w:r>
        <w:t xml:space="preserve">, </w:t>
      </w:r>
      <w:del w:id="49" w:author="GoldenCorpusHarness" w:date="2026-03-28T22:23:46Z">
        <w:r>
          <w:delText>particularly concerning surgical intervention and the use of adjuvant chemotherapy, are dependent on disease stage</w:delText>
        </w:r>
      </w:del>
      <w:ins w:id="50" w:author="GoldenCorpusHarness" w:date="2026-03-28T22:23:46Z">
        <w:r>
          <w:t>and 56% have metastatic disease (Stage IV)</w:t>
        </w:r>
      </w:ins>
      <w:r>
        <w:t xml:space="preserve"> [Ref.</w:t>
      </w:r>
      <w:del w:id="51" w:author="GoldenCorpusHarness" w:date="2026-03-28T22:23:46Z">
        <w:r>
          <w:delText xml:space="preserve"> </w:delText>
        </w:r>
      </w:del>
      <w:ins w:id="52" w:author="GoldenCorpusHarness" w:date="2026-03-28T22:23:46Z">
        <w:r>
          <w:t xml:space="preserve"> </w:t>
        </w:r>
      </w:ins>
      <w:r>
        <w:t>5.4:</w:t>
      </w:r>
      <w:del w:id="53" w:author="GoldenCorpusHarness" w:date="2026-03-28T22:23:46Z">
        <w:r>
          <w:delText xml:space="preserve"> </w:delText>
        </w:r>
      </w:del>
      <w:ins w:id="54" w:author="GoldenCorpusHarness" w:date="2026-03-28T22:23:46Z">
        <w:r>
          <w:t xml:space="preserve"> </w:t>
        </w:r>
      </w:ins>
      <w:r>
        <w:t>07</w:t>
      </w:r>
      <w:del w:id="55" w:author="GoldenCorpusHarness" w:date="2026-03-28T22:23:46Z">
        <w:r>
          <w:delText>W0W</w:delText>
        </w:r>
      </w:del>
      <w:ins w:id="56" w:author="GoldenCorpusHarness" w:date="2026-03-28T22:23:46Z">
        <w:r>
          <w:t>VZ</w:t>
        </w:r>
      </w:ins>
      <w:r>
        <w:t>B</w:t>
      </w:r>
      <w:ins w:id="57" w:author="GoldenCorpusHarness" w:date="2026-03-28T22:23:46Z">
        <w:r>
          <w:t>6</w:t>
        </w:r>
      </w:ins>
      <w:r>
        <w:t xml:space="preserve">]. </w:t>
      </w:r>
      <w:del w:id="58" w:author="GoldenCorpusHarness" w:date="2026-03-28T22:23:46Z">
        <w:r>
          <w:delText>For p</w:delText>
        </w:r>
      </w:del>
      <w:ins w:id="59" w:author="GoldenCorpusHarness" w:date="2026-03-28T22:23:46Z">
        <w:r>
          <w:t>P</w:t>
        </w:r>
      </w:ins>
      <w:r>
        <w:t xml:space="preserve">atients with </w:t>
      </w:r>
      <w:ins w:id="60" w:author="GoldenCorpusHarness" w:date="2026-03-28T22:23:46Z">
        <w:r>
          <w:t xml:space="preserve">lung cancer diagnosed with </w:t>
        </w:r>
      </w:ins>
      <w:r>
        <w:t>Stage</w:t>
      </w:r>
      <w:ins w:id="61" w:author="GoldenCorpusHarness" w:date="2026-03-28T22:23:46Z">
        <w:r>
          <w:t>s</w:t>
        </w:r>
      </w:ins>
      <w:r>
        <w:t xml:space="preserve"> IA, II, IIIA, IIIB (N2)</w:t>
      </w:r>
      <w:ins w:id="62" w:author="GoldenCorpusHarness" w:date="2026-03-28T22:23:46Z">
        <w:r>
          <w:t xml:space="preserve"> disease are typically candidates for full surgical resection intended to be curative. Nevertheless, the 5-year overall survival (OS) rates for patients with surgically treated</w:t>
        </w:r>
      </w:ins>
      <w:r>
        <w:t xml:space="preserve"> NSCLC</w:t>
      </w:r>
      <w:ins w:id="63" w:author="GoldenCorpusHarness" w:date="2026-03-28T22:23:46Z">
        <w:r>
          <w:t xml:space="preserve"> remain unsatisfactory</w:t>
        </w:r>
      </w:ins>
      <w:r>
        <w:t xml:space="preserve">, </w:t>
      </w:r>
      <w:del w:id="64" w:author="GoldenCorpusHarness" w:date="2026-03-28T22:23:46Z">
        <w:r>
          <w:delText>the standard treatment is surgical resection</w:delText>
        </w:r>
      </w:del>
      <w:ins w:id="65" w:author="GoldenCorpusHarness" w:date="2026-03-28T22:23:46Z">
        <w:r>
          <w:t>ranging from approximately 10% (Stage IIIB) to 65% (Stage I)</w:t>
        </w:r>
      </w:ins>
      <w:r>
        <w:t>, w</w:t>
      </w:r>
      <w:del w:id="66" w:author="GoldenCorpusHarness" w:date="2026-03-28T22:23:46Z">
        <w:r>
          <w:delText>hich includes lobectomy, pneumonectomy, bilobectomy, sleeve lobectomy/pneumonectomy, and sublobar resections for select stage-appropriate tumors, and mediastinal lymph node dissection/sampling depending on the</w:delText>
        </w:r>
      </w:del>
      <w:ins w:id="67" w:author="GoldenCorpusHarness" w:date="2026-03-28T22:23:46Z">
        <w:r>
          <w:t>ith many patients</w:t>
        </w:r>
      </w:ins>
      <w:r>
        <w:t xml:space="preserve"> ex</w:t>
      </w:r>
      <w:del w:id="68" w:author="GoldenCorpusHarness" w:date="2026-03-28T22:23:46Z">
        <w:r>
          <w:delText>tent of the disease and the cardiopulmonary reserve of the patient</w:delText>
        </w:r>
      </w:del>
      <w:ins w:id="69" w:author="GoldenCorpusHarness" w:date="2026-03-28T22:23:46Z">
        <w:r>
          <w:t>periencing disease recurrence largely due to the presence of residual micrometastases</w:t>
        </w:r>
      </w:ins>
      <w:r>
        <w:t xml:space="preserve"> [Ref.</w:t>
      </w:r>
      <w:del w:id="70" w:author="GoldenCorpusHarness" w:date="2026-03-28T22:23:46Z">
        <w:r>
          <w:delText xml:space="preserve"> </w:delText>
        </w:r>
      </w:del>
      <w:ins w:id="71" w:author="GoldenCorpusHarness" w:date="2026-03-28T22:23:46Z">
        <w:r>
          <w:t xml:space="preserve"> </w:t>
        </w:r>
      </w:ins>
      <w:r>
        <w:t>5.4:</w:t>
      </w:r>
      <w:del w:id="72" w:author="GoldenCorpusHarness" w:date="2026-03-28T22:23:46Z">
        <w:r>
          <w:delText xml:space="preserve"> </w:delText>
        </w:r>
      </w:del>
      <w:ins w:id="73" w:author="GoldenCorpusHarness" w:date="2026-03-28T22:23:46Z">
        <w:r>
          <w:t xml:space="preserve"> </w:t>
        </w:r>
      </w:ins>
      <w:r>
        <w:t>05</w:t>
      </w:r>
      <w:ins w:id="74" w:author="GoldenCorpusHarness" w:date="2026-03-28T22:23:46Z">
        <w:r>
          <w:t>7</w:t>
        </w:r>
      </w:ins>
      <w:r>
        <w:t>M</w:t>
      </w:r>
      <w:del w:id="75" w:author="GoldenCorpusHarness" w:date="2026-03-28T22:23:46Z">
        <w:r>
          <w:delText>G46, 04</w:delText>
        </w:r>
      </w:del>
      <w:ins w:id="76" w:author="GoldenCorpusHarness" w:date="2026-03-28T22:23:46Z">
        <w:r>
          <w:t>B</w:t>
        </w:r>
      </w:ins>
      <w:r>
        <w:t>Q</w:t>
      </w:r>
      <w:del w:id="77" w:author="GoldenCorpusHarness" w:date="2026-03-28T22:23:46Z">
        <w:r>
          <w:delText>FNF</w:delText>
        </w:r>
      </w:del>
      <w:r>
        <w:t xml:space="preserve">]. </w:t>
      </w:r>
      <w:del w:id="78" w:author="GoldenCorpusHarness" w:date="2026-03-28T22:23:46Z">
        <w:r>
          <w:delText>Given the poor survival statistics among patients</w:delText>
        </w:r>
      </w:del>
      <w:ins w:id="79" w:author="GoldenCorpusHarness" w:date="2026-03-28T22:23:46Z">
        <w:r>
          <w:t>The debilitating consequences of dealing</w:t>
        </w:r>
      </w:ins>
      <w:r>
        <w:t xml:space="preserve"> with </w:t>
      </w:r>
      <w:del w:id="80" w:author="GoldenCorpusHarness" w:date="2026-03-28T22:23:46Z">
        <w:r>
          <w:delText>early stage NSCLC that has</w:delText>
        </w:r>
      </w:del>
      <w:ins w:id="81" w:author="GoldenCorpusHarness" w:date="2026-03-28T22:23:46Z">
        <w:r>
          <w:t>recurrent/metastatic disease create significant</w:t>
        </w:r>
      </w:ins>
      <w:r>
        <w:t xml:space="preserve"> b</w:t>
      </w:r>
      <w:del w:id="82" w:author="GoldenCorpusHarness" w:date="2026-03-28T22:23:46Z">
        <w:r>
          <w:delText>een resected with curative intent, adjuvant chemotherapy with up to 4 cycles of a platinum-</w:delText>
        </w:r>
      </w:del>
      <w:ins w:id="83" w:author="GoldenCorpusHarness" w:date="2026-03-28T22:23:46Z">
        <w:r>
          <w:t xml:space="preserve">urden on the patient and place additional </w:t>
        </w:r>
      </w:ins>
      <w:r>
        <w:t>b</w:t>
      </w:r>
      <w:del w:id="84" w:author="GoldenCorpusHarness" w:date="2026-03-28T22:23:46Z">
        <w:r>
          <w:delText>ased doublet has been used to reduce the risk of disease recurrence</w:delText>
        </w:r>
      </w:del>
      <w:ins w:id="85" w:author="GoldenCorpusHarness" w:date="2026-03-28T22:23:46Z">
        <w:r>
          <w:t>urden on health care resources</w:t>
        </w:r>
      </w:ins>
      <w:r>
        <w:t xml:space="preserve">. </w:t>
      </w:r>
      <w:del w:id="86" w:author="GoldenCorpusHarness" w:date="2026-03-28T22:23:46Z">
        <w:r>
          <w:delText>Historically, the standard recommended treatment for patients with Stage II or III NSCLC, and for those with Stage IB NSCLC whose resected tumors were ≥4 cm, was surgical resection with adjuvant chemotherapy [Ref</w:delText>
        </w:r>
      </w:del>
      <w:ins w:id="87" w:author="GoldenCorpusHarness" w:date="2026-03-28T22:23:46Z">
        <w:r>
          <w:t>Effective early treatments that can prevent the high rate of recurrence are needed</w:t>
        </w:r>
      </w:ins>
      <w:r>
        <w:t>.</w:t>
      </w:r>
      <w:del w:id="88" w:author="GoldenCorpusHarness" w:date="2026-03-28T22:23:46Z">
        <w:r>
          <w:delText xml:space="preserve"> 5.4: 040JYH].</w:delText>
        </w:r>
      </w:del>
    </w:p>
    <w:p ns2:paraId="27F5ABD1" ns2:textId="784BF077" w:rsidR="004F3270" w:rsidRDefault="005A5FF0">
      <w:pPr>
        <w:pStyle w:val="Paragraph"/>
      </w:pPr>
      <w:del w:id="89" w:author="GoldenCorpusHarness" w:date="2026-03-28T22:23:46Z">
        <w:r>
          <w:delText>There are di</w:delText>
        </w:r>
      </w:del>
      <w:ins w:id="90" w:author="GoldenCorpusHarness" w:date="2026-03-28T22:23:46Z">
        <w:r>
          <w:t xml:space="preserve">Accurate and consistent staging is critical to improving long-term outcomes </w:t>
        </w:r>
      </w:ins>
      <w:r>
        <w:t>f</w:t>
      </w:r>
      <w:del w:id="91" w:author="GoldenCorpusHarness" w:date="2026-03-28T22:23:46Z">
        <w:r>
          <w:delText>ferences in the use of adjuvant chemotherapy after resection across regions and by stage of disease. In the US, over half (56.7%) of patients with Stages IB to IIIA</w:delText>
        </w:r>
      </w:del>
      <w:ins w:id="92" w:author="GoldenCorpusHarness" w:date="2026-03-28T22:23:46Z">
        <w:r>
          <w:t>or early stage</w:t>
        </w:r>
      </w:ins>
      <w:r>
        <w:t xml:space="preserve"> NSCLC</w:t>
      </w:r>
      <w:del w:id="93" w:author="GoldenCorpusHarness" w:date="2026-03-28T22:23:46Z">
        <w:r>
          <w:delText xml:space="preserve"> are treated with</w:delText>
        </w:r>
      </w:del>
      <w:ins w:id="94" w:author="GoldenCorpusHarness" w:date="2026-03-28T22:23:46Z">
        <w:r>
          <w:t>, since both prognosis and treatment strategy, particularly concerning surgical intervention and the use of</w:t>
        </w:r>
      </w:ins>
      <w:r>
        <w:t xml:space="preserve"> adjuvant chemotherapy, a</w:t>
      </w:r>
      <w:del w:id="95" w:author="GoldenCorpusHarness" w:date="2026-03-28T22:23:46Z">
        <w:r>
          <w:delText>lthough this varies from 39.1% among patients with Stage IB disease to 68.2% among patients with Stage IIIA diseas</w:delText>
        </w:r>
      </w:del>
      <w:ins w:id="96" w:author="GoldenCorpusHarness" w:date="2026-03-28T22:23:46Z">
        <w:r>
          <w:t>re dependent on disease stag</w:t>
        </w:r>
      </w:ins>
      <w:r>
        <w:t>e [Ref.</w:t>
      </w:r>
      <w:del w:id="97" w:author="GoldenCorpusHarness" w:date="2026-03-28T22:23:46Z">
        <w:r>
          <w:delText xml:space="preserve"> </w:delText>
        </w:r>
      </w:del>
      <w:ins w:id="98" w:author="GoldenCorpusHarness" w:date="2026-03-28T22:23:46Z">
        <w:r>
          <w:t xml:space="preserve"> </w:t>
        </w:r>
      </w:ins>
      <w:r>
        <w:t>5.4:</w:t>
      </w:r>
      <w:del w:id="99" w:author="GoldenCorpusHarness" w:date="2026-03-28T22:23:46Z">
        <w:r>
          <w:delText xml:space="preserve"> </w:delText>
        </w:r>
      </w:del>
      <w:ins w:id="100" w:author="GoldenCorpusHarness" w:date="2026-03-28T22:23:46Z">
        <w:r>
          <w:t xml:space="preserve"> </w:t>
        </w:r>
      </w:ins>
      <w:r>
        <w:t>07</w:t>
      </w:r>
      <w:del w:id="101" w:author="GoldenCorpusHarness" w:date="2026-03-28T22:23:46Z">
        <w:r>
          <w:delText>Z44Q</w:delText>
        </w:r>
      </w:del>
      <w:ins w:id="102" w:author="GoldenCorpusHarness" w:date="2026-03-28T22:23:46Z">
        <w:r>
          <w:t>W0WB</w:t>
        </w:r>
      </w:ins>
      <w:r>
        <w:t xml:space="preserve">]. </w:t>
      </w:r>
      <w:ins w:id="103" w:author="GoldenCorpusHarness" w:date="2026-03-28T22:23:46Z">
        <w:r>
          <w:t>For patients with Stage I</w:t>
        </w:r>
      </w:ins>
      <w:r>
        <w:t>A</w:t>
      </w:r>
      <w:del w:id="104" w:author="GoldenCorpusHarness" w:date="2026-03-28T22:23:46Z">
        <w:r>
          <w:delText>dju</w:delText>
        </w:r>
      </w:del>
      <w:ins w:id="105" w:author="GoldenCorpusHarness" w:date="2026-03-28T22:23:46Z">
        <w:r>
          <w:t>, II, IIIA, IIIB (N2) NSCLC, the standard treatment is surgical resection, which includes lobectomy, pneumonectomy, bilobectomy, slee</w:t>
        </w:r>
      </w:ins>
      <w:r>
        <w:t>v</w:t>
      </w:r>
      <w:del w:id="106" w:author="GoldenCorpusHarness" w:date="2026-03-28T22:23:46Z">
        <w:r>
          <w:delText>ant chemotherapy treatment rates a</w:delText>
        </w:r>
      </w:del>
      <w:ins w:id="107" w:author="GoldenCorpusHarness" w:date="2026-03-28T22:23:46Z">
        <w:r>
          <w:t xml:space="preserve">e lobectomy/pneumonectomy, and sublobar resections </w:t>
        </w:r>
      </w:ins>
      <w:r>
        <w:t>f</w:t>
      </w:r>
      <w:del w:id="108" w:author="GoldenCorpusHarness" w:date="2026-03-28T22:23:46Z">
        <w:r>
          <w:delText>ter resection are similar in Europe, with 48.4%</w:delText>
        </w:r>
      </w:del>
      <w:ins w:id="109" w:author="GoldenCorpusHarness" w:date="2026-03-28T22:23:46Z">
        <w:r>
          <w:t>or select stage-appropriate tumors, and mediastinal lymph node dissection/sampling depending on the extent</w:t>
        </w:r>
      </w:ins>
      <w:r>
        <w:t xml:space="preserve"> of </w:t>
      </w:r>
      <w:del w:id="110" w:author="GoldenCorpusHarness" w:date="2026-03-28T22:23:46Z">
        <w:r>
          <w:delText>patients recei</w:delText>
        </w:r>
      </w:del>
      <w:ins w:id="111" w:author="GoldenCorpusHarness" w:date="2026-03-28T22:23:46Z">
        <w:r>
          <w:t>the disease and the cardiopulmonary reser</w:t>
        </w:r>
      </w:ins>
      <w:r>
        <w:t>v</w:t>
      </w:r>
      <w:del w:id="112" w:author="GoldenCorpusHarness" w:date="2026-03-28T22:23:46Z">
        <w:r>
          <w:delText>ing treatment and rates increasing with increasing stag</w:delText>
        </w:r>
      </w:del>
      <w:r>
        <w:t xml:space="preserve">e of </w:t>
      </w:r>
      <w:del w:id="113" w:author="GoldenCorpusHarness" w:date="2026-03-28T22:23:46Z">
        <w:r>
          <w:delText>disease</w:delText>
        </w:r>
      </w:del>
      <w:ins w:id="114" w:author="GoldenCorpusHarness" w:date="2026-03-28T22:23:46Z">
        <w:r>
          <w:t>the patient</w:t>
        </w:r>
      </w:ins>
      <w:r>
        <w:t xml:space="preserve"> [Ref.</w:t>
      </w:r>
      <w:del w:id="115" w:author="GoldenCorpusHarness" w:date="2026-03-28T22:23:46Z">
        <w:r>
          <w:delText xml:space="preserve"> </w:delText>
        </w:r>
      </w:del>
      <w:ins w:id="116" w:author="GoldenCorpusHarness" w:date="2026-03-28T22:23:46Z">
        <w:r>
          <w:t xml:space="preserve"> </w:t>
        </w:r>
      </w:ins>
      <w:r>
        <w:t>5.4:</w:t>
      </w:r>
      <w:del w:id="117" w:author="GoldenCorpusHarness" w:date="2026-03-28T22:23:46Z">
        <w:r>
          <w:delText xml:space="preserve"> </w:delText>
        </w:r>
      </w:del>
      <w:ins w:id="118" w:author="GoldenCorpusHarness" w:date="2026-03-28T22:23:46Z">
        <w:r>
          <w:t xml:space="preserve"> </w:t>
        </w:r>
      </w:ins>
      <w:r>
        <w:t>0</w:t>
      </w:r>
      <w:del w:id="119" w:author="GoldenCorpusHarness" w:date="2026-03-28T22:23:46Z">
        <w:r>
          <w:delText>7Y2</w:delText>
        </w:r>
      </w:del>
      <w:ins w:id="120" w:author="GoldenCorpusHarness" w:date="2026-03-28T22:23:46Z">
        <w:r>
          <w:t>5</w:t>
        </w:r>
      </w:ins>
      <w:r>
        <w:t>M</w:t>
      </w:r>
      <w:ins w:id="121" w:author="GoldenCorpusHarness" w:date="2026-03-28T22:23:46Z">
        <w:r>
          <w:t>G46, 04QF</w:t>
        </w:r>
      </w:ins>
      <w:r>
        <w:t>N</w:t>
      </w:r>
      <w:ins w:id="122" w:author="GoldenCorpusHarness" w:date="2026-03-28T22:23:46Z">
        <w:r>
          <w:t>F</w:t>
        </w:r>
      </w:ins>
      <w:r>
        <w:t xml:space="preserve">]. </w:t>
      </w:r>
      <w:del w:id="123" w:author="GoldenCorpusHarness" w:date="2026-03-28T22:23:46Z">
        <w:r>
          <w:delText xml:space="preserve">Treatment rates </w:delText>
        </w:r>
      </w:del>
      <w:ins w:id="124" w:author="GoldenCorpusHarness" w:date="2026-03-28T22:23:46Z">
        <w:r>
          <w:t>Gi</w:t>
        </w:r>
      </w:ins>
      <w:r>
        <w:t>v</w:t>
      </w:r>
      <w:del w:id="125" w:author="GoldenCorpusHarness" w:date="2026-03-28T22:23:46Z">
        <w:r>
          <w:delText xml:space="preserve">ary across countries, ranging </w:delText>
        </w:r>
      </w:del>
      <w:ins w:id="126" w:author="GoldenCorpusHarness" w:date="2026-03-28T22:23:46Z">
        <w:r>
          <w:t>en the poor survival statistics among patients with early stage NSCLC that has been resected with curative intent, adjuvant chemotherapy with up to 4 cycles o</w:t>
        </w:r>
      </w:ins>
      <w:r>
        <w:t>f</w:t>
      </w:r>
      <w:del w:id="127" w:author="GoldenCorpusHarness" w:date="2026-03-28T22:23:46Z">
        <w:r>
          <w:delText>rom 33</w:delText>
        </w:r>
      </w:del>
      <w:ins w:id="128" w:author="GoldenCorpusHarness" w:date="2026-03-28T22:23:46Z">
        <w:r>
          <w:t xml:space="preserve"> a platinum-based doublet has been used to reduce the risk of disease recurrence. Historically, the standard recommended treatment for patients with Stage II or III NSCLC, and for those with Stage IB NSCLC whose resected tumors were ≥4 cm, was surgical resection with adjuvant chemotherapy [Ref. 5</w:t>
        </w:r>
      </w:ins>
      <w:r>
        <w:t>.4</w:t>
      </w:r>
      <w:del w:id="129" w:author="GoldenCorpusHarness" w:date="2026-03-28T22:23:46Z">
        <w:r>
          <w:delText>% of patients in the UK to 61</w:delText>
        </w:r>
      </w:del>
      <w:ins w:id="130" w:author="GoldenCorpusHarness" w:date="2026-03-28T22:23:46Z">
        <w:r>
          <w:t>: 040JYH]</w:t>
        </w:r>
      </w:ins>
      <w:r>
        <w:t>.</w:t>
      </w:r>
      <w:del w:id="131" w:author="GoldenCorpusHarness" w:date="2026-03-28T22:23:46Z">
        <w:r>
          <w:delText xml:space="preserve">8% of patients in France receiving adjuvant chemotherapy treatment. </w:delText>
        </w:r>
      </w:del>
    </w:p>
    <w:p ns2:paraId="16CD28E6" ns2:textId="6415EE3F" w:rsidR="004F3270" w:rsidRDefault="005A5FF0">
      <w:pPr>
        <w:pStyle w:val="Paragraph"/>
      </w:pPr>
      <w:del w:id="132" w:author="GoldenCorpusHarness" w:date="2026-03-28T22:23:46Z">
        <w:r>
          <w:delText>A</w:delText>
        </w:r>
      </w:del>
      <w:ins w:id="133" w:author="GoldenCorpusHarness" w:date="2026-03-28T22:23:46Z">
        <w:r>
          <w:t>There are differences in the use of a</w:t>
        </w:r>
      </w:ins>
      <w:r>
        <w:t xml:space="preserve">djuvant </w:t>
      </w:r>
      <w:del w:id="134" w:author="GoldenCorpusHarness" w:date="2026-03-28T22:23:46Z">
        <w:r>
          <w:delText>treatments</w:delText>
        </w:r>
      </w:del>
      <w:ins w:id="135" w:author="GoldenCorpusHarness" w:date="2026-03-28T22:23:46Z">
        <w:r>
          <w:t>chemotherapy after resection across regions and</w:t>
        </w:r>
      </w:ins>
      <w:r>
        <w:t xml:space="preserve"> b</w:t>
      </w:r>
      <w:del w:id="136" w:author="GoldenCorpusHarness" w:date="2026-03-28T22:23:46Z">
        <w:r>
          <w:delText>e</w:delText>
        </w:r>
      </w:del>
      <w:r>
        <w:t>y</w:t>
      </w:r>
      <w:del w:id="137" w:author="GoldenCorpusHarness" w:date="2026-03-28T22:23:46Z">
        <w:r>
          <w:delText>ond chemotherapy continue to be exp</w:delText>
        </w:r>
      </w:del>
      <w:ins w:id="138" w:author="GoldenCorpusHarness" w:date="2026-03-28T22:23:46Z">
        <w:r>
          <w:t xml:space="preserve"> stage of disease. In the US, over ha</w:t>
        </w:r>
      </w:ins>
      <w:r>
        <w:t>l</w:t>
      </w:r>
      <w:del w:id="139" w:author="GoldenCorpusHarness" w:date="2026-03-28T22:23:46Z">
        <w:r>
          <w:delText>ored to reduce the risk of recurrence and improve long-term survival for early stage</w:delText>
        </w:r>
      </w:del>
      <w:ins w:id="140" w:author="GoldenCorpusHarness" w:date="2026-03-28T22:23:46Z">
        <w:r>
          <w:t>f (56.7%) of patients with Stages IB to IIIA</w:t>
        </w:r>
      </w:ins>
      <w:r>
        <w:t xml:space="preserve"> NSCLC</w:t>
      </w:r>
      <w:del w:id="141" w:author="GoldenCorpusHarness" w:date="2026-03-28T22:23:46Z">
        <w:r>
          <w:delText>, including immunotherapy and targeted therapy. Disease-free survival (DFS) is a significant endpoint for assessment of therapeutic benefit, given its earlier maturity in the</w:delText>
        </w:r>
      </w:del>
      <w:ins w:id="142" w:author="GoldenCorpusHarness" w:date="2026-03-28T22:23:46Z">
        <w:r>
          <w:t xml:space="preserve"> are treated with</w:t>
        </w:r>
      </w:ins>
      <w:r>
        <w:t xml:space="preserve"> adjuvant </w:t>
      </w:r>
      <w:del w:id="143" w:author="GoldenCorpusHarness" w:date="2026-03-28T22:23:46Z">
        <w:r>
          <w:delText>setting</w:delText>
        </w:r>
      </w:del>
      <w:ins w:id="144" w:author="GoldenCorpusHarness" w:date="2026-03-28T22:23:46Z">
        <w:r>
          <w:t>chemotherapy, although this varies from 39.1% among patients with Stage IB disease to 68.2% among patients with Stage IIIA disease</w:t>
        </w:r>
      </w:ins>
      <w:r>
        <w:t xml:space="preserve"> [Ref.</w:t>
      </w:r>
      <w:del w:id="145" w:author="GoldenCorpusHarness" w:date="2026-03-28T22:23:46Z">
        <w:r>
          <w:delText xml:space="preserve"> </w:delText>
        </w:r>
      </w:del>
      <w:ins w:id="146" w:author="GoldenCorpusHarness" w:date="2026-03-28T22:23:46Z">
        <w:r>
          <w:t xml:space="preserve"> </w:t>
        </w:r>
      </w:ins>
      <w:r>
        <w:t>5.4:</w:t>
      </w:r>
      <w:del w:id="147" w:author="GoldenCorpusHarness" w:date="2026-03-28T22:23:46Z">
        <w:r>
          <w:delText xml:space="preserve"> </w:delText>
        </w:r>
      </w:del>
      <w:ins w:id="148" w:author="GoldenCorpusHarness" w:date="2026-03-28T22:23:46Z">
        <w:r>
          <w:t xml:space="preserve"> </w:t>
        </w:r>
      </w:ins>
      <w:r>
        <w:t>0</w:t>
      </w:r>
      <w:ins w:id="149" w:author="GoldenCorpusHarness" w:date="2026-03-28T22:23:46Z">
        <w:r>
          <w:t xml:space="preserve">7Z44Q]. Adjuvant chemotherapy treatment rates after resection are similar in Europe, with 48.4% of patients receiving treatment and rates increasing with increasing stage of disease [Ref. </w:t>
        </w:r>
      </w:ins>
      <w:r>
        <w:t>5</w:t>
      </w:r>
      <w:ins w:id="150" w:author="GoldenCorpusHarness" w:date="2026-03-28T22:23:46Z">
        <w:r>
          <w:t>.</w:t>
        </w:r>
      </w:ins>
      <w:r>
        <w:t>4</w:t>
      </w:r>
      <w:del w:id="151" w:author="GoldenCorpusHarness" w:date="2026-03-28T22:23:46Z">
        <w:r>
          <w:delText>RV</w:delText>
        </w:r>
      </w:del>
      <w:ins w:id="152" w:author="GoldenCorpusHarness" w:date="2026-03-28T22:23:46Z">
        <w:r>
          <w:t>: 07Y2MN]. Treatment rates vary across countries, ranging from 33.</w:t>
        </w:r>
      </w:ins>
      <w:r>
        <w:t>4</w:t>
      </w:r>
      <w:del w:id="153" w:author="GoldenCorpusHarness" w:date="2026-03-28T22:23:46Z">
        <w:r>
          <w:delText>].</w:delText>
        </w:r>
      </w:del>
      <w:ins w:id="154" w:author="GoldenCorpusHarness" w:date="2026-03-28T22:23:46Z">
        <w:r>
          <w:t xml:space="preserve">% of patients in the UK to 61.8% of patients in France receiving adjuvant chemotherapy treatment. </w:t>
        </w:r>
      </w:ins>
    </w:p>
    <w:p ns2:paraId="0DDF47A9" ns2:textId="1CA538C0" w:rsidR="004F3270" w:rsidRDefault="005A5FF0">
      <w:pPr>
        <w:pStyle w:val="Paragraph"/>
      </w:pPr>
      <w:del w:id="155" w:author="GoldenCorpusHarness" w:date="2026-03-28T22:23:46Z">
        <w:r>
          <w:delText>Chec</w:delText>
        </w:r>
      </w:del>
      <w:ins w:id="156" w:author="GoldenCorpusHarness" w:date="2026-03-28T22:23:46Z">
        <w:r>
          <w:t>Adjuvant treatments beyond chemotherapy continue to be explored to reduce the ris</w:t>
        </w:r>
      </w:ins>
      <w:r>
        <w:t>k</w:t>
      </w:r>
      <w:del w:id="157" w:author="GoldenCorpusHarness" w:date="2026-03-28T22:23:46Z">
        <w:r>
          <w:delText>point inhibitors have proven clinical benefits with acceptable tolerability in advanced lung cancer. Immunotherapy is also expected to be effective and tolerable in earlier stages of the disease [Ref. 5.4: 07YWYG]. In KEYNOTE</w:delText>
        </w:r>
      </w:del>
      <w:ins w:id="158" w:author="GoldenCorpusHarness" w:date="2026-03-28T22:23:46Z">
        <w:r>
          <w:t xml:space="preserve"> of recurrence and improve long</w:t>
        </w:r>
      </w:ins>
      <w:r>
        <w:t>-</w:t>
      </w:r>
      <w:del w:id="159" w:author="GoldenCorpusHarness" w:date="2026-03-28T22:23:46Z">
        <w:r>
          <w:delText>091, participants with completely resected Stage IB (T2a ≥4 cm), II, or IIIA NSCLC per American Joint Committee on Cancer (AJCC) Seventh Edition staging, most of whom received up to 4 cycles of optional adjuvant chemotherapy (86% of participants), were randomly assigned to be treated with single-agent pembrolizumab or placebo. The participants had not received neoadjuvant radiotherapy or chemotherapy. Participants were stratified by stage of</w:delText>
        </w:r>
      </w:del>
      <w:ins w:id="160" w:author="GoldenCorpusHarness" w:date="2026-03-28T22:23:46Z">
        <w:r>
          <w:t>term survival for early stage</w:t>
        </w:r>
      </w:ins>
      <w:r>
        <w:t xml:space="preserve"> NSCLC, </w:t>
      </w:r>
      <w:del w:id="161" w:author="GoldenCorpusHarness" w:date="2026-03-28T22:23:46Z">
        <w:r>
          <w:delText>programmed cell death ligand 1</w:delText>
        </w:r>
      </w:del>
      <w:ins w:id="162" w:author="GoldenCorpusHarness" w:date="2026-03-28T22:23:46Z">
        <w:r>
          <w:t>including immunotherapy and targeted therapy. Disease-free survival</w:t>
        </w:r>
      </w:ins>
      <w:r>
        <w:t xml:space="preserve"> (</w:t>
      </w:r>
      <w:del w:id="163" w:author="GoldenCorpusHarness" w:date="2026-03-28T22:23:46Z">
        <w:r>
          <w:delText>P</w:delText>
        </w:r>
      </w:del>
      <w:r>
        <w:t>D</w:t>
      </w:r>
      <w:del w:id="164" w:author="GoldenCorpusHarness" w:date="2026-03-28T22:23:46Z">
        <w:r>
          <w:delText>-L1) status, receipt of adjuvant chemotherapy, and geographic region (Western Europe, Eastern Europe, Asia, and rest of world). Most participants had Stage II NSCLC (57%), compared with 14% of participants with Stage IB and 29% with Stage IIIA NSCLC. More participants (40%) had PD-L1 tumor proportion score (TP</w:delText>
        </w:r>
      </w:del>
      <w:ins w:id="165" w:author="GoldenCorpusHarness" w:date="2026-03-28T22:23:46Z">
        <w:r>
          <w:t>F</w:t>
        </w:r>
      </w:ins>
      <w:r>
        <w:t xml:space="preserve">S) </w:t>
      </w:r>
      <w:del w:id="166" w:author="GoldenCorpusHarness" w:date="2026-03-28T22:23:46Z">
        <w:r>
          <w:delText>&lt;1% (ie</w:delText>
        </w:r>
      </w:del>
      <w:ins w:id="167" w:author="GoldenCorpusHarness" w:date="2026-03-28T22:23:46Z">
        <w:r>
          <w:t>is a significant endpoint for assessment of therapeutic benefit</w:t>
        </w:r>
      </w:ins>
      <w:r>
        <w:t xml:space="preserve">, </w:t>
      </w:r>
      <w:del w:id="168" w:author="GoldenCorpusHarness" w:date="2026-03-28T22:23:46Z">
        <w:r>
          <w:delText>negative) compared with TPS 1% to 49% (32% of participants) and TPS ≥50% (28% of participants)</w:delText>
        </w:r>
      </w:del>
      <w:ins w:id="169" w:author="GoldenCorpusHarness" w:date="2026-03-28T22:23:46Z">
        <w:r>
          <w:t>given its earlier maturity in the adjuvant setting</w:t>
        </w:r>
      </w:ins>
      <w:r>
        <w:t xml:space="preserve"> [Ref.</w:t>
      </w:r>
      <w:del w:id="170" w:author="GoldenCorpusHarness" w:date="2026-03-28T22:23:46Z">
        <w:r>
          <w:delText xml:space="preserve"> </w:delText>
        </w:r>
      </w:del>
      <w:ins w:id="171" w:author="GoldenCorpusHarness" w:date="2026-03-28T22:23:46Z">
        <w:r>
          <w:t xml:space="preserve"> </w:t>
        </w:r>
      </w:ins>
      <w:r>
        <w:t>5.4:</w:t>
      </w:r>
      <w:del w:id="172" w:author="GoldenCorpusHarness" w:date="2026-03-28T22:23:46Z">
        <w:r>
          <w:delText xml:space="preserve"> </w:delText>
        </w:r>
      </w:del>
      <w:ins w:id="173" w:author="GoldenCorpusHarness" w:date="2026-03-28T22:23:46Z">
        <w:r>
          <w:t xml:space="preserve"> </w:t>
        </w:r>
      </w:ins>
      <w:r>
        <w:t>0</w:t>
      </w:r>
      <w:del w:id="174" w:author="GoldenCorpusHarness" w:date="2026-03-28T22:23:46Z">
        <w:r>
          <w:delText>89</w:delText>
        </w:r>
      </w:del>
      <w:r>
        <w:t>5</w:t>
      </w:r>
      <w:del w:id="175" w:author="GoldenCorpusHarness" w:date="2026-03-28T22:23:46Z">
        <w:r>
          <w:delText>8P</w:delText>
        </w:r>
      </w:del>
      <w:ins w:id="176" w:author="GoldenCorpusHarness" w:date="2026-03-28T22:23:46Z">
        <w:r>
          <w:t>4RV4</w:t>
        </w:r>
      </w:ins>
      <w:r>
        <w:t>].</w:t>
      </w:r>
      <w:del w:id="177" w:author="GoldenCorpusHarness" w:date="2026-03-28T22:23:46Z">
        <w:r>
          <w:delText xml:space="preserve"> The majority of participants were from Western Europe (51%). The primary endpoint of investigator-assessed DFS was met in the overall population, with statistically significant improvement in participants who received pembrolizumab compared with participants who received placebo (HR 0.76; 95% CI: 0.63, 0.91), with median DFS of 53.6 months vs 42.0 months, respectively [Ref. 5.4: 08958P]. In participants who received adjuvant chemotherapy, median DFS was 58.7 months compared with participants who received placebo (34.9 months), with DFS point estimate HR of 0.73 (95% CI: 0.60, 0.89) [Ref. 5.4: 08997C]. Based on results from KEYNOTE-091, pembrolizumab is currently approved for adjuvant treatment in several countries worldwide. In New Zealand, Taiwan, Thailand, and Philippines, pembrolizumab is approved for adjuvant treatment of adults with Stage IB (T2a ≥4 cm), II, or IIIA NSCLC after resection. In the US, Canada, and several other countries, pembrolizumab is approved for adjuvant treatment of adults with Stage IB (T2a ≥4 cm), II, or IIIA NSCLC after resection and platinum-based chemotherapy.</w:delText>
        </w:r>
      </w:del>
    </w:p>
    <w:p ns2:paraId="351FFE30" ns2:textId="708791CD" w:rsidR="004F3270" w:rsidRDefault="005A5FF0">
      <w:pPr>
        <w:pStyle w:val="Paragraph"/>
      </w:pPr>
      <w:ins w:id="178" w:author="GoldenCorpusHarness" w:date="2026-03-28T22:23:46Z">
        <w:r>
          <w:t>Checkpoint inhibitors have proven clinical benefits with acceptable tolerability in advanced lung cancer. Immunotherapy is also expected to be effective and tolerable in earlier stages of the disease [Ref. 5.4: 07YWYG]. In KEYNOTE-091, participants with completely resected Stage IB (T2a ≥4 cm), II, or III</w:t>
        </w:r>
      </w:ins>
      <w:r>
        <w:t>A</w:t>
      </w:r>
      <w:del w:id="179" w:author="GoldenCorpusHarness" w:date="2026-03-28T22:23:46Z">
        <w:r>
          <w:delText>nother recent stud</w:delText>
        </w:r>
      </w:del>
      <w:ins w:id="180" w:author="GoldenCorpusHarness" w:date="2026-03-28T22:23:46Z">
        <w:r>
          <w:t xml:space="preserve"> NSCLC per American Joint Committee on Cancer (AJCC) Seventh Edition staging, most of whom received up to 4 c</w:t>
        </w:r>
      </w:ins>
      <w:r>
        <w:t>y</w:t>
      </w:r>
      <w:ins w:id="181" w:author="GoldenCorpusHarness" w:date="2026-03-28T22:23:46Z">
        <w:r>
          <w:t>cles of optional adjuvant chemotherapy</w:t>
        </w:r>
      </w:ins>
      <w:r>
        <w:t xml:space="preserve"> (</w:t>
      </w:r>
      <w:del w:id="182" w:author="GoldenCorpusHarness" w:date="2026-03-28T22:23:46Z">
        <w:r>
          <w:delText>IMpower0</w:delText>
        </w:r>
      </w:del>
      <w:ins w:id="183" w:author="GoldenCorpusHarness" w:date="2026-03-28T22:23:46Z">
        <w:r>
          <w:t xml:space="preserve">86% of participants), were randomly assigned to be treated with single-agent pembrolizumab or placebo. The participants had not received neoadjuvant radiotherapy or chemotherapy. Participants were stratified by stage of NSCLC, programmed cell death ligand </w:t>
        </w:r>
      </w:ins>
      <w:r>
        <w:t>1</w:t>
      </w:r>
      <w:del w:id="184" w:author="GoldenCorpusHarness" w:date="2026-03-28T22:23:46Z">
        <w:r>
          <w:delText>0) evaluating the anti-</w:delText>
        </w:r>
      </w:del>
      <w:ins w:id="185" w:author="GoldenCorpusHarness" w:date="2026-03-28T22:23:46Z">
        <w:r>
          <w:t xml:space="preserve"> (</w:t>
        </w:r>
      </w:ins>
      <w:r>
        <w:t>PD-L1</w:t>
      </w:r>
      <w:del w:id="186" w:author="GoldenCorpusHarness" w:date="2026-03-28T22:23:46Z">
        <w:r>
          <w:delText xml:space="preserve"> antibod</w:delText>
        </w:r>
      </w:del>
      <w:ins w:id="187" w:author="GoldenCorpusHarness" w:date="2026-03-28T22:23:46Z">
        <w:r>
          <w:t>) status, receipt of adjuvant chemotherap</w:t>
        </w:r>
      </w:ins>
      <w:r>
        <w:t>y</w:t>
      </w:r>
      <w:del w:id="188" w:author="GoldenCorpusHarness" w:date="2026-03-28T22:23:46Z">
        <w:r>
          <w:delText xml:space="preserve"> atezolizumab showed improvement in DF</w:delText>
        </w:r>
      </w:del>
      <w:ins w:id="189" w:author="GoldenCorpusHarness" w:date="2026-03-28T22:23:46Z">
        <w:r>
          <w:t xml:space="preserve">, and geographic region (Western Europe, Eastern Europe, Asia, and rest of world). Most participants had </w:t>
        </w:r>
      </w:ins>
      <w:r>
        <w:t>S</w:t>
      </w:r>
      <w:del w:id="190" w:author="GoldenCorpusHarness" w:date="2026-03-28T22:23:46Z">
        <w:r>
          <w:delText xml:space="preserve"> compared with best supportive care when </w:delText>
        </w:r>
      </w:del>
      <w:ins w:id="191" w:author="GoldenCorpusHarness" w:date="2026-03-28T22:23:46Z">
        <w:r>
          <w:t>ta</w:t>
        </w:r>
      </w:ins>
      <w:r>
        <w:t>g</w:t>
      </w:r>
      <w:del w:id="192" w:author="GoldenCorpusHarness" w:date="2026-03-28T22:23:46Z">
        <w:r>
          <w:delText>iven as adjuvant therapy after surgery and chemotherapy in participants with Stage II-IIIA</w:delText>
        </w:r>
      </w:del>
      <w:ins w:id="193" w:author="GoldenCorpusHarness" w:date="2026-03-28T22:23:46Z">
        <w:r>
          <w:t>e II</w:t>
        </w:r>
      </w:ins>
      <w:r>
        <w:t xml:space="preserve"> NSCLC </w:t>
      </w:r>
      <w:del w:id="194" w:author="GoldenCorpusHarness" w:date="2026-03-28T22:23:46Z">
        <w:r>
          <w:delText>per AJCC</w:delText>
        </w:r>
      </w:del>
      <w:ins w:id="195" w:author="GoldenCorpusHarness" w:date="2026-03-28T22:23:46Z">
        <w:r>
          <w:t>(57%), compared with 14% of participants with</w:t>
        </w:r>
      </w:ins>
      <w:r>
        <w:t xml:space="preserve"> S</w:t>
      </w:r>
      <w:del w:id="196" w:author="GoldenCorpusHarness" w:date="2026-03-28T22:23:46Z">
        <w:r>
          <w:delText>eventh Edition s</w:delText>
        </w:r>
      </w:del>
      <w:r>
        <w:t>tag</w:t>
      </w:r>
      <w:del w:id="197" w:author="GoldenCorpusHarness" w:date="2026-03-28T22:23:46Z">
        <w:r>
          <w:delText>in</w:delText>
        </w:r>
      </w:del>
      <w:ins w:id="198" w:author="GoldenCorpusHarness" w:date="2026-03-28T22:23:46Z">
        <w:r>
          <w:t>e IB and 29% with Sta</w:t>
        </w:r>
      </w:ins>
      <w:r>
        <w:t>g</w:t>
      </w:r>
      <w:del w:id="199" w:author="GoldenCorpusHarness" w:date="2026-03-28T22:23:46Z">
        <w:r>
          <w:delText xml:space="preserve"> [Ref. 5.4: 07WNWD]. Statistical significance was not reached for DFS in the intent-to-treat (ITT) population that included Stage IB participants (HR 0.81; 95% CI: 0.67, 0.99) [Ref. 5.4: 06FNN3]. The study led to Food and Drug Administration (FDA) approval for patients with Stage II-</w:delText>
        </w:r>
      </w:del>
      <w:ins w:id="200" w:author="GoldenCorpusHarness" w:date="2026-03-28T22:23:46Z">
        <w:r>
          <w:t xml:space="preserve">e </w:t>
        </w:r>
      </w:ins>
      <w:r>
        <w:t>IIIA NSCLC</w:t>
      </w:r>
      <w:del w:id="201" w:author="GoldenCorpusHarness" w:date="2026-03-28T22:23:46Z">
        <w:r>
          <w:delText xml:space="preserve"> whose tumors express</w:delText>
        </w:r>
      </w:del>
      <w:ins w:id="202" w:author="GoldenCorpusHarness" w:date="2026-03-28T22:23:46Z">
        <w:r>
          <w:t>. More participants (40%) had</w:t>
        </w:r>
      </w:ins>
      <w:r>
        <w:t xml:space="preserve"> PD-L1 tumor </w:t>
      </w:r>
      <w:del w:id="203" w:author="GoldenCorpusHarness" w:date="2026-03-28T22:23:46Z">
        <w:r>
          <w:delText>cells</w:delText>
        </w:r>
      </w:del>
      <w:ins w:id="204" w:author="GoldenCorpusHarness" w:date="2026-03-28T22:23:46Z">
        <w:r>
          <w:t>proportion score</w:t>
        </w:r>
      </w:ins>
      <w:r>
        <w:t xml:space="preserve"> (T</w:t>
      </w:r>
      <w:del w:id="205" w:author="GoldenCorpusHarness" w:date="2026-03-28T22:23:46Z">
        <w:r>
          <w:delText>C</w:delText>
        </w:r>
      </w:del>
      <w:ins w:id="206" w:author="GoldenCorpusHarness" w:date="2026-03-28T22:23:46Z">
        <w:r>
          <w:t>PS</w:t>
        </w:r>
      </w:ins>
      <w:r>
        <w:t xml:space="preserve">) </w:t>
      </w:r>
      <w:del w:id="207" w:author="GoldenCorpusHarness" w:date="2026-03-28T22:23:46Z">
        <w:r>
          <w:delText>≥</w:delText>
        </w:r>
      </w:del>
      <w:ins w:id="208" w:author="GoldenCorpusHarness" w:date="2026-03-28T22:23:46Z">
        <w:r>
          <w:t>&lt;</w:t>
        </w:r>
      </w:ins>
      <w:r>
        <w:t>1% (</w:t>
      </w:r>
      <w:del w:id="209" w:author="GoldenCorpusHarness" w:date="2026-03-28T22:23:46Z">
        <w:r>
          <w:delText xml:space="preserve">by </w:delText>
        </w:r>
      </w:del>
      <w:ins w:id="210" w:author="GoldenCorpusHarness" w:date="2026-03-28T22:23:46Z">
        <w:r>
          <w:t>ie, negative) compared with TP</w:t>
        </w:r>
      </w:ins>
      <w:r>
        <w:t>S</w:t>
      </w:r>
      <w:ins w:id="211" w:author="GoldenCorpusHarness" w:date="2026-03-28T22:23:46Z">
        <w:r>
          <w:t xml:space="preserve"> 1% to 49% (32% of participants) and T</w:t>
        </w:r>
      </w:ins>
      <w:r>
        <w:t>P</w:t>
      </w:r>
      <w:del w:id="212" w:author="GoldenCorpusHarness" w:date="2026-03-28T22:23:46Z">
        <w:r>
          <w:delText>263 immunohistochemistry [IHC] assay) in the U</w:delText>
        </w:r>
      </w:del>
      <w:r>
        <w:t>S</w:t>
      </w:r>
      <w:del w:id="213" w:author="GoldenCorpusHarness" w:date="2026-03-28T22:23:46Z">
        <w:r>
          <w:delText xml:space="preserve"> and regulatory approvals for patients whose tumors express PD-L1 TC</w:delText>
        </w:r>
      </w:del>
      <w:r>
        <w:t xml:space="preserve"> ≥50% </w:t>
      </w:r>
      <w:del w:id="214" w:author="GoldenCorpusHarness" w:date="2026-03-28T22:23:46Z">
        <w:r>
          <w:delText>in other countries such as</w:delText>
        </w:r>
      </w:del>
      <w:ins w:id="215" w:author="GoldenCorpusHarness" w:date="2026-03-28T22:23:46Z">
        <w:r>
          <w:t>(28% of participants) [Ref. 5.4: 08958P]. The majority of participants were from Western Europe (51%). The primary endpoint of investigator-assessed DFS was met in the overall population, with statistically significant improvement in participants who received pembrolizumab compared with participants who received placebo (HR 0.76; 95% CI: 0.63, 0.91), with median DFS of 53.6 months vs 42.0 months, respectively [Ref. 5.4: 08958P]. In participants who received adjuvant chemotherapy, median DFS was 58.7 months compared with participants who received placebo (34.9 months), with DFS point estimate HR of 0.73 (95% CI: 0.60, 0.89) [Ref. 5.4: 08997C]. Based on results from KEYNOTE-091, pembrolizumab is currently approved for adjuvant treatment in several countries worldwide. In New Zealand, Taiwan, Thailand, and Philippines, pembrolizumab is approved for adjuvant treatment of adults with Stage IB (T2a ≥4 cm), II, or IIIA NSCLC after resection. In the</w:t>
        </w:r>
      </w:ins>
      <w:r>
        <w:t xml:space="preserve"> U</w:t>
      </w:r>
      <w:del w:id="216" w:author="GoldenCorpusHarness" w:date="2026-03-28T22:23:46Z">
        <w:r>
          <w:delText xml:space="preserve">K, </w:delText>
        </w:r>
      </w:del>
      <w:r>
        <w:t>S</w:t>
      </w:r>
      <w:del w:id="217" w:author="GoldenCorpusHarness" w:date="2026-03-28T22:23:46Z">
        <w:r>
          <w:delText>wit</w:delText>
        </w:r>
      </w:del>
      <w:ins w:id="218" w:author="GoldenCorpusHarness" w:date="2026-03-28T22:23:46Z">
        <w:r>
          <w:t>, Canada, and several other countries, pembroli</w:t>
        </w:r>
      </w:ins>
      <w:r>
        <w:t>z</w:t>
      </w:r>
      <w:del w:id="219" w:author="GoldenCorpusHarness" w:date="2026-03-28T22:23:46Z">
        <w:r>
          <w:delText xml:space="preserve">erland, and </w:delText>
        </w:r>
      </w:del>
      <w:ins w:id="220" w:author="GoldenCorpusHarness" w:date="2026-03-28T22:23:46Z">
        <w:r>
          <w:t>umab is approved for adjuvant treatment of adults with Stage IB (T2a ≥4 cm), II, or IIIA NS</w:t>
        </w:r>
      </w:ins>
      <w:r>
        <w:t>C</w:t>
      </w:r>
      <w:del w:id="221" w:author="GoldenCorpusHarness" w:date="2026-03-28T22:23:46Z">
        <w:r>
          <w:delText>anada.</w:delText>
        </w:r>
      </w:del>
      <w:ins w:id="222" w:author="GoldenCorpusHarness" w:date="2026-03-28T22:23:46Z">
        <w:r>
          <w:t>LC after resection and platinum-based chemotherapy.</w:t>
        </w:r>
      </w:ins>
    </w:p>
    <w:p ns2:paraId="276735C8" ns2:textId="029AE87E" w:rsidR="004F3270" w:rsidRDefault="005A5FF0">
      <w:pPr>
        <w:pStyle w:val="Paragraph"/>
      </w:pPr>
      <w:del w:id="223" w:author="GoldenCorpusHarness" w:date="2026-03-28T22:23:46Z">
        <w:r>
          <w:delText>For patients with actiona</w:delText>
        </w:r>
      </w:del>
      <w:ins w:id="224" w:author="GoldenCorpusHarness" w:date="2026-03-28T22:23:46Z">
        <w:r>
          <w:t>Another recent study (IMpower010) evaluating the anti-PD-L1 anti</w:t>
        </w:r>
      </w:ins>
      <w:r>
        <w:t>b</w:t>
      </w:r>
      <w:del w:id="225" w:author="GoldenCorpusHarness" w:date="2026-03-28T22:23:46Z">
        <w:r>
          <w:delText>le tumor mutations, a num</w:delText>
        </w:r>
      </w:del>
      <w:ins w:id="226" w:author="GoldenCorpusHarness" w:date="2026-03-28T22:23:46Z">
        <w:r>
          <w:t>ody atezolizuma</w:t>
        </w:r>
      </w:ins>
      <w:r>
        <w:t>b</w:t>
      </w:r>
      <w:del w:id="227" w:author="GoldenCorpusHarness" w:date="2026-03-28T22:23:46Z">
        <w:r>
          <w:delText>er of targeted therapies as adju</w:delText>
        </w:r>
      </w:del>
      <w:ins w:id="228" w:author="GoldenCorpusHarness" w:date="2026-03-28T22:23:46Z">
        <w:r>
          <w:t xml:space="preserve"> showed impro</w:t>
        </w:r>
      </w:ins>
      <w:r>
        <w:t>v</w:t>
      </w:r>
      <w:del w:id="229" w:author="GoldenCorpusHarness" w:date="2026-03-28T22:23:46Z">
        <w:r>
          <w:delText>ant treatments have been evaluated and have shown clinically meaningful benefits. Recently, results from the Phase 3 ADAURA study showed that osimertinib improved</w:delText>
        </w:r>
      </w:del>
      <w:ins w:id="230" w:author="GoldenCorpusHarness" w:date="2026-03-28T22:23:46Z">
        <w:r>
          <w:t>ement in</w:t>
        </w:r>
      </w:ins>
      <w:r>
        <w:t xml:space="preserve"> DFS </w:t>
      </w:r>
      <w:del w:id="231" w:author="GoldenCorpusHarness" w:date="2026-03-28T22:23:46Z">
        <w:r>
          <w:delText>in participants with Stage IB</w:delText>
        </w:r>
      </w:del>
      <w:ins w:id="232" w:author="GoldenCorpusHarness" w:date="2026-03-28T22:23:46Z">
        <w:r>
          <w:t>compared with best supportive care when given as adjuvant therapy after surgery and chemotherapy in participants with Stage II</w:t>
        </w:r>
      </w:ins>
      <w:r>
        <w:t xml:space="preserve">-IIIA NSCLC per AJCC Seventh Edition staging </w:t>
      </w:r>
      <w:del w:id="233" w:author="GoldenCorpusHarness" w:date="2026-03-28T22:23:46Z">
        <w:r>
          <w:delText xml:space="preserve">and showed significant and clinically meaningful OS benefit </w:delText>
        </w:r>
      </w:del>
      <w:r>
        <w:t>[Ref.</w:t>
      </w:r>
      <w:del w:id="234" w:author="GoldenCorpusHarness" w:date="2026-03-28T22:23:46Z">
        <w:r>
          <w:delText xml:space="preserve"> </w:delText>
        </w:r>
      </w:del>
      <w:ins w:id="235" w:author="GoldenCorpusHarness" w:date="2026-03-28T22:23:46Z">
        <w:r>
          <w:t xml:space="preserve"> </w:t>
        </w:r>
      </w:ins>
      <w:r>
        <w:t>5.4:</w:t>
      </w:r>
      <w:del w:id="236" w:author="GoldenCorpusHarness" w:date="2026-03-28T22:23:46Z">
        <w:r>
          <w:delText xml:space="preserve"> </w:delText>
        </w:r>
      </w:del>
      <w:ins w:id="237" w:author="GoldenCorpusHarness" w:date="2026-03-28T22:23:46Z">
        <w:r>
          <w:t xml:space="preserve"> </w:t>
        </w:r>
      </w:ins>
      <w:r>
        <w:t>07W</w:t>
      </w:r>
      <w:del w:id="238" w:author="GoldenCorpusHarness" w:date="2026-03-28T22:23:46Z">
        <w:r>
          <w:delText>0</w:delText>
        </w:r>
      </w:del>
      <w:ins w:id="239" w:author="GoldenCorpusHarness" w:date="2026-03-28T22:23:46Z">
        <w:r>
          <w:t>N</w:t>
        </w:r>
      </w:ins>
      <w:r>
        <w:t xml:space="preserve">WD]. </w:t>
      </w:r>
      <w:ins w:id="240" w:author="GoldenCorpusHarness" w:date="2026-03-28T22:23:46Z">
        <w:r>
          <w:t xml:space="preserve">Statistical significance was not reached for </w:t>
        </w:r>
      </w:ins>
      <w:r>
        <w:t>D</w:t>
      </w:r>
      <w:del w:id="241" w:author="GoldenCorpusHarness" w:date="2026-03-28T22:23:46Z">
        <w:r>
          <w:delText>ata supported approval of osimertinib in several countries for the adjuvant treatment of patients with early stage epidermal growth factor receptor</w:delText>
        </w:r>
      </w:del>
      <w:ins w:id="242" w:author="GoldenCorpusHarness" w:date="2026-03-28T22:23:46Z">
        <w:r>
          <w:t>FS in the intent-to-treat</w:t>
        </w:r>
      </w:ins>
      <w:r>
        <w:t xml:space="preserve"> (</w:t>
      </w:r>
      <w:del w:id="243" w:author="GoldenCorpusHarness" w:date="2026-03-28T22:23:46Z">
        <w:r>
          <w:delText>EGF</w:delText>
        </w:r>
      </w:del>
      <w:ins w:id="244" w:author="GoldenCorpusHarness" w:date="2026-03-28T22:23:46Z">
        <w:r>
          <w:t>ITT) population that included Stage IB participants (H</w:t>
        </w:r>
      </w:ins>
      <w:r>
        <w:t>R</w:t>
      </w:r>
      <w:del w:id="245" w:author="GoldenCorpusHarness" w:date="2026-03-28T22:23:46Z">
        <w:r>
          <w:delText xml:space="preserve">)-mutated lung cancer (exon </w:delText>
        </w:r>
      </w:del>
      <w:ins w:id="246" w:author="GoldenCorpusHarness" w:date="2026-03-28T22:23:46Z">
        <w:r>
          <w:t xml:space="preserve"> 0.8</w:t>
        </w:r>
      </w:ins>
      <w:r>
        <w:t>1</w:t>
      </w:r>
      <w:ins w:id="247" w:author="GoldenCorpusHarness" w:date="2026-03-28T22:23:46Z">
        <w:r>
          <w:t xml:space="preserve">; </w:t>
        </w:r>
      </w:ins>
      <w:r>
        <w:t>9</w:t>
      </w:r>
      <w:del w:id="248" w:author="GoldenCorpusHarness" w:date="2026-03-28T22:23:46Z">
        <w:r>
          <w:delText xml:space="preserve"> deletions or exon 21 L8</w:delText>
        </w:r>
      </w:del>
      <w:r>
        <w:t>5</w:t>
      </w:r>
      <w:del w:id="249" w:author="GoldenCorpusHarness" w:date="2026-03-28T22:23:46Z">
        <w:r>
          <w:delText>8R mutations</w:delText>
        </w:r>
      </w:del>
      <w:ins w:id="250" w:author="GoldenCorpusHarness" w:date="2026-03-28T22:23:46Z">
        <w:r>
          <w:t>% CI: 0.67, 0.99</w:t>
        </w:r>
      </w:ins>
      <w:r>
        <w:t>) [Ref.</w:t>
      </w:r>
      <w:del w:id="251" w:author="GoldenCorpusHarness" w:date="2026-03-28T22:23:46Z">
        <w:r>
          <w:delText xml:space="preserve"> </w:delText>
        </w:r>
      </w:del>
      <w:ins w:id="252" w:author="GoldenCorpusHarness" w:date="2026-03-28T22:23:46Z">
        <w:r>
          <w:t xml:space="preserve"> </w:t>
        </w:r>
      </w:ins>
      <w:r>
        <w:t>5.4:</w:t>
      </w:r>
      <w:del w:id="253" w:author="GoldenCorpusHarness" w:date="2026-03-28T22:23:46Z">
        <w:r>
          <w:delText xml:space="preserve"> </w:delText>
        </w:r>
      </w:del>
      <w:ins w:id="254" w:author="GoldenCorpusHarness" w:date="2026-03-28T22:23:46Z">
        <w:r>
          <w:t xml:space="preserve"> </w:t>
        </w:r>
      </w:ins>
      <w:r>
        <w:t>0</w:t>
      </w:r>
      <w:del w:id="255" w:author="GoldenCorpusHarness" w:date="2026-03-28T22:23:46Z">
        <w:r>
          <w:delText>7W</w:delText>
        </w:r>
      </w:del>
      <w:ins w:id="256" w:author="GoldenCorpusHarness" w:date="2026-03-28T22:23:46Z">
        <w:r>
          <w:t>6FNN3]. The study led to Food and Drug Administration (FDA) approval for patients with Stage II-IIIA NSCLC whose tumors express PD-L1 tumor cells (TC) ≥1% (by SP263 immunohistochemistry [IHC] assay) in the US and regulatory approvals for patients whose tumors express PD-L1 TC ≥5</w:t>
        </w:r>
      </w:ins>
      <w:r>
        <w:t>0</w:t>
      </w:r>
      <w:del w:id="257" w:author="GoldenCorpusHarness" w:date="2026-03-28T22:23:46Z">
        <w:r>
          <w:delText xml:space="preserve">WD]. </w:delText>
        </w:r>
      </w:del>
      <w:ins w:id="258" w:author="GoldenCorpusHarness" w:date="2026-03-28T22:23:46Z">
        <w:r>
          <w:t>% in other countries such as UK, Switzerland, and Canada.</w:t>
        </w:r>
      </w:ins>
    </w:p>
    <w:p ns2:paraId="50A7D4AD" ns2:textId="2214247E" w:rsidR="004F3270" w:rsidRDefault="005A5FF0">
      <w:pPr>
        <w:pStyle w:val="Paragraph"/>
      </w:pPr>
      <w:del w:id="259" w:author="GoldenCorpusHarness" w:date="2026-03-28T22:23:46Z">
        <w:r>
          <w:delText>Despite advances in staging</w:delText>
        </w:r>
      </w:del>
      <w:ins w:id="260" w:author="GoldenCorpusHarness" w:date="2026-03-28T22:23:46Z">
        <w:r>
          <w:t>For patients with actionable tumor mutations</w:t>
        </w:r>
      </w:ins>
      <w:r>
        <w:t xml:space="preserve">, </w:t>
      </w:r>
      <w:del w:id="261" w:author="GoldenCorpusHarness" w:date="2026-03-28T22:23:46Z">
        <w:r>
          <w:delText>postoperative support, and</w:delText>
        </w:r>
      </w:del>
      <w:ins w:id="262" w:author="GoldenCorpusHarness" w:date="2026-03-28T22:23:46Z">
        <w:r>
          <w:t>a number of targeted therapies as</w:t>
        </w:r>
      </w:ins>
      <w:r>
        <w:t xml:space="preserve"> adjuvant </w:t>
      </w:r>
      <w:del w:id="263" w:author="GoldenCorpusHarness" w:date="2026-03-28T22:23:46Z">
        <w:r>
          <w:delText>chemotherap</w:delText>
        </w:r>
      </w:del>
      <w:ins w:id="264" w:author="GoldenCorpusHarness" w:date="2026-03-28T22:23:46Z">
        <w:r>
          <w:t>treatments have been evaluated and have shown clinically meaningful benefits. Recentl</w:t>
        </w:r>
      </w:ins>
      <w:r>
        <w:t xml:space="preserve">y, </w:t>
      </w:r>
      <w:del w:id="265" w:author="GoldenCorpusHarness" w:date="2026-03-28T22:23:46Z">
        <w:r>
          <w:delText>the 5</w:delText>
        </w:r>
      </w:del>
      <w:ins w:id="266" w:author="GoldenCorpusHarness" w:date="2026-03-28T22:23:46Z">
        <w:r>
          <w:t>results from the Phase 3 ADAURA stud</w:t>
        </w:r>
      </w:ins>
      <w:r>
        <w:t>y</w:t>
      </w:r>
      <w:del w:id="267" w:author="GoldenCorpusHarness" w:date="2026-03-28T22:23:46Z">
        <w:r>
          <w:delText>ear O</w:delText>
        </w:r>
      </w:del>
      <w:ins w:id="268" w:author="GoldenCorpusHarness" w:date="2026-03-28T22:23:46Z">
        <w:r>
          <w:t xml:space="preserve"> showed that osimertinib improved DF</w:t>
        </w:r>
      </w:ins>
      <w:r>
        <w:t xml:space="preserve">S </w:t>
      </w:r>
      <w:del w:id="269" w:author="GoldenCorpusHarness" w:date="2026-03-28T22:23:46Z">
        <w:r>
          <w:delText>rates for patie</w:delText>
        </w:r>
      </w:del>
      <w:ins w:id="270" w:author="GoldenCorpusHarness" w:date="2026-03-28T22:23:46Z">
        <w:r>
          <w:t>in participa</w:t>
        </w:r>
      </w:ins>
      <w:r>
        <w:t xml:space="preserve">nts with </w:t>
      </w:r>
      <w:del w:id="271" w:author="GoldenCorpusHarness" w:date="2026-03-28T22:23:46Z">
        <w:r>
          <w:delText>surgically treated</w:delText>
        </w:r>
      </w:del>
      <w:ins w:id="272" w:author="GoldenCorpusHarness" w:date="2026-03-28T22:23:46Z">
        <w:r>
          <w:t>Stage IB-IIIA</w:t>
        </w:r>
      </w:ins>
      <w:r>
        <w:t xml:space="preserve"> NSCLC </w:t>
      </w:r>
      <w:del w:id="273" w:author="GoldenCorpusHarness" w:date="2026-03-28T22:23:46Z">
        <w:r>
          <w:delText>remain l</w:delText>
        </w:r>
      </w:del>
      <w:ins w:id="274" w:author="GoldenCorpusHarness" w:date="2026-03-28T22:23:46Z">
        <w:r>
          <w:t>per AJCC Seventh Edition staging and sh</w:t>
        </w:r>
      </w:ins>
      <w:r>
        <w:t>ow</w:t>
      </w:r>
      <w:del w:id="275" w:author="GoldenCorpusHarness" w:date="2026-03-28T22:23:46Z">
        <w:r>
          <w:delText>, ranging from approximate</w:delText>
        </w:r>
      </w:del>
      <w:ins w:id="276" w:author="GoldenCorpusHarness" w:date="2026-03-28T22:23:46Z">
        <w:r>
          <w:t>ed significant and clinical</w:t>
        </w:r>
      </w:ins>
      <w:r>
        <w:t xml:space="preserve">ly </w:t>
      </w:r>
      <w:del w:id="277" w:author="GoldenCorpusHarness" w:date="2026-03-28T22:23:46Z">
        <w:r>
          <w:delText>10% (</w:delText>
        </w:r>
      </w:del>
      <w:ins w:id="278" w:author="GoldenCorpusHarness" w:date="2026-03-28T22:23:46Z">
        <w:r>
          <w:t>meaningful O</w:t>
        </w:r>
      </w:ins>
      <w:r>
        <w:t>S</w:t>
      </w:r>
      <w:del w:id="279" w:author="GoldenCorpusHarness" w:date="2026-03-28T22:23:46Z">
        <w:r>
          <w:delText>tage IIIB) to 55% (Stage I), with many patients experiencing disease recurrence</w:delText>
        </w:r>
      </w:del>
      <w:ins w:id="280" w:author="GoldenCorpusHarness" w:date="2026-03-28T22:23:46Z">
        <w:r>
          <w:t xml:space="preserve"> benefit</w:t>
        </w:r>
      </w:ins>
      <w:r>
        <w:t xml:space="preserve"> [Ref.</w:t>
      </w:r>
      <w:del w:id="281" w:author="GoldenCorpusHarness" w:date="2026-03-28T22:23:46Z">
        <w:r>
          <w:delText xml:space="preserve"> </w:delText>
        </w:r>
      </w:del>
      <w:ins w:id="282" w:author="GoldenCorpusHarness" w:date="2026-03-28T22:23:46Z">
        <w:r>
          <w:t xml:space="preserve"> </w:t>
        </w:r>
      </w:ins>
      <w:r>
        <w:t>5.4:</w:t>
      </w:r>
      <w:del w:id="283" w:author="GoldenCorpusHarness" w:date="2026-03-28T22:23:46Z">
        <w:r>
          <w:delText xml:space="preserve"> </w:delText>
        </w:r>
      </w:del>
      <w:ins w:id="284" w:author="GoldenCorpusHarness" w:date="2026-03-28T22:23:46Z">
        <w:r>
          <w:t xml:space="preserve"> </w:t>
        </w:r>
      </w:ins>
      <w:r>
        <w:t>0</w:t>
      </w:r>
      <w:del w:id="285" w:author="GoldenCorpusHarness" w:date="2026-03-28T22:23:46Z">
        <w:r>
          <w:delText>5</w:delText>
        </w:r>
      </w:del>
      <w:r>
        <w:t>7</w:t>
      </w:r>
      <w:del w:id="286" w:author="GoldenCorpusHarness" w:date="2026-03-28T22:23:46Z">
        <w:r>
          <w:delText>MBQ</w:delText>
        </w:r>
      </w:del>
      <w:ins w:id="287" w:author="GoldenCorpusHarness" w:date="2026-03-28T22:23:46Z">
        <w:r>
          <w:t>W0WD</w:t>
        </w:r>
      </w:ins>
      <w:r>
        <w:t xml:space="preserve">]. </w:t>
      </w:r>
      <w:del w:id="288" w:author="GoldenCorpusHarness" w:date="2026-03-28T22:23:46Z">
        <w:r>
          <w:delText>Therefore, there remains a high unmet need for tolera</w:delText>
        </w:r>
      </w:del>
      <w:ins w:id="289" w:author="GoldenCorpusHarness" w:date="2026-03-28T22:23:46Z">
        <w:r>
          <w:t>Data supported approval of osimertini</w:t>
        </w:r>
      </w:ins>
      <w:r>
        <w:t>b</w:t>
      </w:r>
      <w:del w:id="290" w:author="GoldenCorpusHarness" w:date="2026-03-28T22:23:46Z">
        <w:r>
          <w:delText>le treatments in earlier stages of disease to provide the best chance of survival b</w:delText>
        </w:r>
      </w:del>
      <w:ins w:id="291" w:author="GoldenCorpusHarness" w:date="2026-03-28T22:23:46Z">
        <w:r>
          <w:t xml:space="preserve"> in several countries for the adjuvant treatment of patients with earl</w:t>
        </w:r>
      </w:ins>
      <w:r>
        <w:t xml:space="preserve">y </w:t>
      </w:r>
      <w:del w:id="292" w:author="GoldenCorpusHarness" w:date="2026-03-28T22:23:46Z">
        <w:r>
          <w:delText xml:space="preserve">decreasing the risk of recurrence, as opposed to introducing novel therapies </w:delText>
        </w:r>
      </w:del>
      <w:ins w:id="293" w:author="GoldenCorpusHarness" w:date="2026-03-28T22:23:46Z">
        <w:r>
          <w:t>stage epidermal gro</w:t>
        </w:r>
      </w:ins>
      <w:r>
        <w:t>w</w:t>
      </w:r>
      <w:del w:id="294" w:author="GoldenCorpusHarness" w:date="2026-03-28T22:23:46Z">
        <w:r>
          <w:delText>hen recurrence occurs and the chance for cure is unlikely</w:delText>
        </w:r>
      </w:del>
      <w:ins w:id="295" w:author="GoldenCorpusHarness" w:date="2026-03-28T22:23:46Z">
        <w:r>
          <w:t>th factor receptor (EGFR)-mutated lung cancer (exon 19 deletions or exon 21 L858R mutations) [Ref</w:t>
        </w:r>
      </w:ins>
      <w:r>
        <w:t xml:space="preserve">. </w:t>
      </w:r>
      <w:del w:id="296" w:author="GoldenCorpusHarness" w:date="2026-03-28T22:23:46Z">
        <w:r>
          <w:delText>Considering the high unmet medical need, the established efficacy of pembrolizumab as single-agent adjuvant treatment after resection and platinum-based chemotherapy in NSCLC, and the favorable overall tolerability profile of pembrolizumab, a study of pembrolizumab-based combinations in the adjuvant setting for early stage NSCLC is warranted</w:delText>
        </w:r>
      </w:del>
      <w:ins w:id="297" w:author="GoldenCorpusHarness" w:date="2026-03-28T22:23:46Z">
        <w:r>
          <w:t>5</w:t>
        </w:r>
      </w:ins>
      <w:r>
        <w:t>.</w:t>
      </w:r>
      <w:del w:id="298" w:author="GoldenCorpusHarness" w:date="2026-03-28T22:23:46Z">
        <w:r>
          <w:delText xml:space="preserve"> </w:delText>
        </w:r>
      </w:del>
      <w:ins w:id="299" w:author="GoldenCorpusHarness" w:date="2026-03-28T22:23:46Z">
        <w:r>
          <w:t>4: 07W0WD].</w:t>
        </w:r>
      </w:ins>
    </w:p>
    <w:p ns2:paraId="7CFBFABE" ns2:textId="44438D06" w:rsidR="004F3270" w:rsidRDefault="005A5FF0">
      <w:pPr>
        <w:pStyle w:val="Paragraph"/>
      </w:pPr>
      <w:del w:id="300" w:author="GoldenCorpusHarness" w:date="2026-03-28T22:23:46Z">
        <w:r>
          <w:delText>As more data are generated</w:delText>
        </w:r>
      </w:del>
      <w:ins w:id="301" w:author="GoldenCorpusHarness" w:date="2026-03-28T22:23:46Z">
        <w:r>
          <w:t>Despite advances in staging</w:t>
        </w:r>
      </w:ins>
      <w:r>
        <w:t xml:space="preserve">, </w:t>
      </w:r>
      <w:del w:id="302" w:author="GoldenCorpusHarness" w:date="2026-03-28T22:23:46Z">
        <w:r>
          <w:delText>it is becoming increasingly clear that the successes seen</w:delText>
        </w:r>
      </w:del>
      <w:ins w:id="303" w:author="GoldenCorpusHarness" w:date="2026-03-28T22:23:46Z">
        <w:r>
          <w:t>postoperative support, and adjuvant chemotherapy, the 5-year OS rates for patients</w:t>
        </w:r>
      </w:ins>
      <w:r>
        <w:t xml:space="preserve"> with </w:t>
      </w:r>
      <w:del w:id="304" w:author="GoldenCorpusHarness" w:date="2026-03-28T22:23:46Z">
        <w:r>
          <w:delText>checkpoint inhibitors are partly linked to enhanced recognition of neoantigens fol</w:delText>
        </w:r>
      </w:del>
      <w:ins w:id="305" w:author="GoldenCorpusHarness" w:date="2026-03-28T22:23:46Z">
        <w:r>
          <w:t xml:space="preserve">surgically treated NSCLC remain </w:t>
        </w:r>
      </w:ins>
      <w:r>
        <w:t>low</w:t>
      </w:r>
      <w:del w:id="306" w:author="GoldenCorpusHarness" w:date="2026-03-28T22:23:46Z">
        <w:r>
          <w:delText>ing relief of immune checkpoint inhibition</w:delText>
        </w:r>
      </w:del>
      <w:ins w:id="307" w:author="GoldenCorpusHarness" w:date="2026-03-28T22:23:46Z">
        <w:r>
          <w:t>, ranging from approximately 10% (Stage IIIB) to 55% (Stage I), with many patients experiencing disease recurrence</w:t>
        </w:r>
      </w:ins>
      <w:r>
        <w:t xml:space="preserve"> [Ref.</w:t>
      </w:r>
      <w:del w:id="308" w:author="GoldenCorpusHarness" w:date="2026-03-28T22:23:46Z">
        <w:r>
          <w:delText xml:space="preserve"> </w:delText>
        </w:r>
      </w:del>
      <w:ins w:id="309" w:author="GoldenCorpusHarness" w:date="2026-03-28T22:23:46Z">
        <w:r>
          <w:t xml:space="preserve"> </w:t>
        </w:r>
      </w:ins>
      <w:r>
        <w:t>5.4:</w:t>
      </w:r>
      <w:del w:id="310" w:author="GoldenCorpusHarness" w:date="2026-03-28T22:23:46Z">
        <w:r>
          <w:delText xml:space="preserve"> </w:delText>
        </w:r>
      </w:del>
      <w:ins w:id="311" w:author="GoldenCorpusHarness" w:date="2026-03-28T22:23:46Z">
        <w:r>
          <w:t xml:space="preserve"> </w:t>
        </w:r>
      </w:ins>
      <w:r>
        <w:t>0</w:t>
      </w:r>
      <w:del w:id="312" w:author="GoldenCorpusHarness" w:date="2026-03-28T22:23:46Z">
        <w:r>
          <w:delText>4</w:delText>
        </w:r>
      </w:del>
      <w:ins w:id="313" w:author="GoldenCorpusHarness" w:date="2026-03-28T22:23:46Z">
        <w:r>
          <w:t>57</w:t>
        </w:r>
      </w:ins>
      <w:r>
        <w:t>M</w:t>
      </w:r>
      <w:del w:id="314" w:author="GoldenCorpusHarness" w:date="2026-03-28T22:23:46Z">
        <w:r>
          <w:delText>LPX, 04MLR</w:delText>
        </w:r>
      </w:del>
      <w:ins w:id="315" w:author="GoldenCorpusHarness" w:date="2026-03-28T22:23:46Z">
        <w:r>
          <w:t>B</w:t>
        </w:r>
      </w:ins>
      <w:r>
        <w:t>Q</w:t>
      </w:r>
      <w:del w:id="316" w:author="GoldenCorpusHarness" w:date="2026-03-28T22:23:46Z">
        <w:r>
          <w:delText>, 04Y6CW, 04YQ8Y, 086W8Q, 04L4BL, 04G0VN, 04G0VJ</w:delText>
        </w:r>
      </w:del>
      <w:r>
        <w:t xml:space="preserve">]. </w:t>
      </w:r>
      <w:del w:id="317" w:author="GoldenCorpusHarness" w:date="2026-03-28T22:23:46Z">
        <w:r>
          <w:delText>Furtherm</w:delText>
        </w:r>
      </w:del>
      <w:ins w:id="318" w:author="GoldenCorpusHarness" w:date="2026-03-28T22:23:46Z">
        <w:r>
          <w:t>Theref</w:t>
        </w:r>
      </w:ins>
      <w:r>
        <w:t xml:space="preserve">ore, </w:t>
      </w:r>
      <w:del w:id="319" w:author="GoldenCorpusHarness" w:date="2026-03-28T22:23:46Z">
        <w:r>
          <w:delText>response rates correlate to the mutational load of patients’ tumors</w:delText>
        </w:r>
      </w:del>
      <w:ins w:id="320" w:author="GoldenCorpusHarness" w:date="2026-03-28T22:23:46Z">
        <w:r>
          <w:t>there remains a high unmet need for tolerable treatments in earlier stages of disease to provide the best chance of survival by decreasing the risk of recurrence</w:t>
        </w:r>
      </w:ins>
      <w:r>
        <w:t xml:space="preserve">, as </w:t>
      </w:r>
      <w:del w:id="321" w:author="GoldenCorpusHarness" w:date="2026-03-28T22:23:46Z">
        <w:r>
          <w:delText>sho</w:delText>
        </w:r>
      </w:del>
      <w:ins w:id="322" w:author="GoldenCorpusHarness" w:date="2026-03-28T22:23:46Z">
        <w:r>
          <w:t xml:space="preserve">opposed to introducing novel therapies </w:t>
        </w:r>
      </w:ins>
      <w:r>
        <w:t>w</w:t>
      </w:r>
      <w:del w:id="323" w:author="GoldenCorpusHarness" w:date="2026-03-28T22:23:46Z">
        <w:r>
          <w:delText>n for cutaneous melanoma and lung cancer</w:delText>
        </w:r>
      </w:del>
      <w:ins w:id="324" w:author="GoldenCorpusHarness" w:date="2026-03-28T22:23:46Z">
        <w:r>
          <w:t>hen recurrence occurs and the chance for cure is unlikely. Considering the high unmet medical need</w:t>
        </w:r>
      </w:ins>
      <w:r>
        <w:t xml:space="preserve">, </w:t>
      </w:r>
      <w:del w:id="325" w:author="GoldenCorpusHarness" w:date="2026-03-28T22:23:46Z">
        <w:r>
          <w:delText>demonstrating that neoantigens comprising such mutations play a crucial role in anticancer immunoreactivity [Ref</w:delText>
        </w:r>
      </w:del>
      <w:ins w:id="326" w:author="GoldenCorpusHarness" w:date="2026-03-28T22:23:46Z">
        <w:r>
          <w:t>the established efficacy of pembrolizumab as single-agent adjuvant treatment after resection and platinum-based chemotherapy in NSCLC, and the favorable overall tolerability profile of pembrolizumab, a study of pembrolizumab-based combinations in the adjuvant setting for early stage NSCLC is warranted</w:t>
        </w:r>
      </w:ins>
      <w:r>
        <w:t>.</w:t>
      </w:r>
      <w:del w:id="327" w:author="GoldenCorpusHarness" w:date="2026-03-28T22:23:46Z">
        <w:r>
          <w:delText xml:space="preserve"> 5.4: 04Y6CW, 04L4BL, 04Y8N4]. Thus, increasing neoantigen presentation and immune priming may produce clinically superior outcomes over checkpoint blockade alone. </w:delText>
        </w:r>
      </w:del>
    </w:p>
    <w:p ns2:paraId="5196CF42" ns2:textId="7645E5B5" w:rsidR="004F3270" w:rsidRDefault="005A5FF0">
      <w:pPr>
        <w:pStyle w:val="Paragraph"/>
      </w:pPr>
      <w:del w:id="328" w:author="GoldenCorpusHarness" w:date="2026-03-28T22:23:46Z">
        <w:r>
          <w:delText>One approach to tr</w:delText>
        </w:r>
      </w:del>
      <w:ins w:id="329" w:author="GoldenCorpusHarness" w:date="2026-03-28T22:23:46Z">
        <w:r>
          <w:t>As more data are generated, it is becoming increasingl</w:t>
        </w:r>
      </w:ins>
      <w:r>
        <w:t xml:space="preserve">y </w:t>
      </w:r>
      <w:del w:id="330" w:author="GoldenCorpusHarness" w:date="2026-03-28T22:23:46Z">
        <w:r>
          <w:delText>to improve the e</w:delText>
        </w:r>
      </w:del>
      <w:ins w:id="331" w:author="GoldenCorpusHarness" w:date="2026-03-28T22:23:46Z">
        <w:r>
          <w:t>clear that the successes seen with checkpoint inhibitors are partly linked to enhanced recognition o</w:t>
        </w:r>
      </w:ins>
      <w:r>
        <w:t>f</w:t>
      </w:r>
      <w:ins w:id="332" w:author="GoldenCorpusHarness" w:date="2026-03-28T22:23:46Z">
        <w:r>
          <w:t xml:space="preserve"> neoantigens </w:t>
        </w:r>
      </w:ins>
      <w:r>
        <w:t>f</w:t>
      </w:r>
      <w:del w:id="333" w:author="GoldenCorpusHarness" w:date="2026-03-28T22:23:46Z">
        <w:r>
          <w:delText>icacy o</w:delText>
        </w:r>
      </w:del>
      <w:ins w:id="334" w:author="GoldenCorpusHarness" w:date="2026-03-28T22:23:46Z">
        <w:r>
          <w:t>ollowing relie</w:t>
        </w:r>
      </w:ins>
      <w:r>
        <w:t xml:space="preserve">f </w:t>
      </w:r>
      <w:ins w:id="335" w:author="GoldenCorpusHarness" w:date="2026-03-28T22:23:46Z">
        <w:r>
          <w:t xml:space="preserve">of immune </w:t>
        </w:r>
      </w:ins>
      <w:r>
        <w:t>checkpoint inhibit</w:t>
      </w:r>
      <w:del w:id="336" w:author="GoldenCorpusHarness" w:date="2026-03-28T22:23:46Z">
        <w:r>
          <w:delText>ors is to develop treatments that increase both the number and antitumor activity of T cells that recognize tumor-specific mutations/neoantigens. Given that tumor mutations and their antigen-presenting molecules (ie, human leukocyte antigens [HLAs]) are unique to each patient and the fact that no recurrent neoantigen peptide sequences have yet predicted responder patient populations</w:delText>
        </w:r>
      </w:del>
      <w:ins w:id="337" w:author="GoldenCorpusHarness" w:date="2026-03-28T22:23:46Z">
        <w:r>
          <w:t>ion</w:t>
        </w:r>
      </w:ins>
      <w:r>
        <w:t xml:space="preserve"> [Ref.</w:t>
      </w:r>
      <w:del w:id="338" w:author="GoldenCorpusHarness" w:date="2026-03-28T22:23:46Z">
        <w:r>
          <w:delText xml:space="preserve"> </w:delText>
        </w:r>
      </w:del>
      <w:ins w:id="339" w:author="GoldenCorpusHarness" w:date="2026-03-28T22:23:46Z">
        <w:r>
          <w:t xml:space="preserve"> </w:t>
        </w:r>
      </w:ins>
      <w:r>
        <w:t>5.4:</w:t>
      </w:r>
      <w:del w:id="340" w:author="GoldenCorpusHarness" w:date="2026-03-28T22:23:46Z">
        <w:r>
          <w:delText xml:space="preserve"> </w:delText>
        </w:r>
      </w:del>
      <w:ins w:id="341" w:author="GoldenCorpusHarness" w:date="2026-03-28T22:23:46Z">
        <w:r>
          <w:t xml:space="preserve"> 04MLPX, 04MLRQ, 04Y6CW, 04YQ8Y, 086W8Q, 04L4BL, 04G0VN, 04G0VJ]. Furthermore, response rates correlate to the mutational load of patients’ tumors, as shown for cutaneous melanoma and lung cancer, demonstrating that neoantigens comprising such mutations play a crucial role in anticancer immunoreactivity [Ref. 5.4: 04Y6CW, 04L4BL, </w:t>
        </w:r>
      </w:ins>
      <w:r>
        <w:t>04Y8N4]</w:t>
      </w:r>
      <w:del w:id="342" w:author="GoldenCorpusHarness" w:date="2026-03-28T22:23:46Z">
        <w:r>
          <w:delText>, a completel</w:delText>
        </w:r>
      </w:del>
      <w:ins w:id="343" w:author="GoldenCorpusHarness" w:date="2026-03-28T22:23:46Z">
        <w:r>
          <w:t>. Thus, increasing neoantigen presentation and immune priming ma</w:t>
        </w:r>
      </w:ins>
      <w:r>
        <w:t>y p</w:t>
      </w:r>
      <w:del w:id="344" w:author="GoldenCorpusHarness" w:date="2026-03-28T22:23:46Z">
        <w:r>
          <w:delText>ersonalized strateg</w:delText>
        </w:r>
      </w:del>
      <w:ins w:id="345" w:author="GoldenCorpusHarness" w:date="2026-03-28T22:23:46Z">
        <w:r>
          <w:t>roduce clinicall</w:t>
        </w:r>
      </w:ins>
      <w:r>
        <w:t xml:space="preserve">y </w:t>
      </w:r>
      <w:del w:id="346" w:author="GoldenCorpusHarness" w:date="2026-03-28T22:23:46Z">
        <w:r>
          <w:delText>may</w:delText>
        </w:r>
      </w:del>
      <w:ins w:id="347" w:author="GoldenCorpusHarness" w:date="2026-03-28T22:23:46Z">
        <w:r>
          <w:t>superior outcomes over checkpoint</w:t>
        </w:r>
      </w:ins>
      <w:r>
        <w:t xml:space="preserve"> b</w:t>
      </w:r>
      <w:del w:id="348" w:author="GoldenCorpusHarness" w:date="2026-03-28T22:23:46Z">
        <w:r>
          <w:delText>e needed to capture the full benefit of an Individualized Neoantigen Therapy (INT)</w:delText>
        </w:r>
      </w:del>
      <w:ins w:id="349" w:author="GoldenCorpusHarness" w:date="2026-03-28T22:23:46Z">
        <w:r>
          <w:t>lockade alone</w:t>
        </w:r>
      </w:ins>
      <w:r>
        <w:t>.</w:t>
      </w:r>
      <w:del w:id="350" w:author="GoldenCorpusHarness" w:date="2026-03-28T22:23:46Z">
        <w:r>
          <w:delText xml:space="preserve"> Thus, treatment using V940 with multiple patient-specific neoantigens could improve the clinical benefit from checkpoint inhibitors such as pembrolizumab, potentially with minimal additional toxicity and likely less toxicity than available immuno-oncology:immuno-oncology (IO:IO) combinations.</w:delText>
        </w:r>
      </w:del>
    </w:p>
    <w:p ns2:paraId="28F4DC65" ns2:textId="426DF431" w:rsidR="004F3270" w:rsidRDefault="009B5C0B">
      <w:pPr>
        <w:pStyle w:val="Paragraph"/>
      </w:pPr>
      <w:del w:id="351" w:author="GoldenCorpusHarness" w:date="2026-03-28T22:23:46Z">
        <w:r>
          <w:delText>Preliminary results from a small group of NSC</w:delText>
        </w:r>
      </w:del>
      <w:ins w:id="352" w:author="GoldenCorpusHarness" w:date="2026-03-28T22:23:46Z">
        <w:r>
          <w:t>One approach to try to improve the efficacy of checkpoint inhibitors is to develop treatments that increase both the number and antitumor activity of T cells that recognize tumor-specific mutations/neoantigens. Given that tumor mutations and their antigen-presenting molecules (ie, human leukocyte antigens [H</w:t>
        </w:r>
      </w:ins>
      <w:r>
        <w:t>L</w:t>
      </w:r>
      <w:del w:id="353" w:author="GoldenCorpusHarness" w:date="2026-03-28T22:23:46Z">
        <w:r>
          <w:delText>C participants in m</w:delText>
        </w:r>
      </w:del>
      <w:ins w:id="354" w:author="GoldenCorpusHarness" w:date="2026-03-28T22:23:46Z">
        <w:r>
          <w:t>As]) are unique to each patient and the fact that no recurrent neoantigen peptide sequences have yet predicted responder patient populations [</w:t>
        </w:r>
      </w:ins>
      <w:r>
        <w:t>R</w:t>
      </w:r>
      <w:del w:id="355" w:author="GoldenCorpusHarness" w:date="2026-03-28T22:23:46Z">
        <w:r>
          <w:delText>NA-41</w:delText>
        </w:r>
      </w:del>
      <w:ins w:id="356" w:author="GoldenCorpusHarness" w:date="2026-03-28T22:23:46Z">
        <w:r>
          <w:t xml:space="preserve">ef. </w:t>
        </w:r>
      </w:ins>
      <w:r>
        <w:t>5</w:t>
      </w:r>
      <w:del w:id="357" w:author="GoldenCorpusHarness" w:date="2026-03-28T22:23:46Z">
        <w:r>
          <w:delText>7-P101/KEYNOTE-603 (Module 2.5, Section 4</w:delText>
        </w:r>
      </w:del>
      <w:r>
        <w:t>.4</w:t>
      </w:r>
      <w:ins w:id="358" w:author="GoldenCorpusHarness" w:date="2026-03-28T22:23:46Z">
        <w:r>
          <w:t>: 04Y8N4], a completely personalized strategy may be needed to capture the full benefit of an Individualized Neoantigen Therapy (INT)</w:t>
        </w:r>
      </w:ins>
      <w:r>
        <w:t>.</w:t>
      </w:r>
      <w:del w:id="359" w:author="GoldenCorpusHarness" w:date="2026-03-28T22:23:46Z">
        <w:r>
          <w:delText>1) suggest that</w:delText>
        </w:r>
      </w:del>
      <w:ins w:id="360" w:author="GoldenCorpusHarness" w:date="2026-03-28T22:23:46Z">
        <w:r>
          <w:t xml:space="preserve"> Thus, treatment using</w:t>
        </w:r>
      </w:ins>
      <w:r>
        <w:t xml:space="preserve"> V940 </w:t>
      </w:r>
      <w:del w:id="361" w:author="GoldenCorpusHarness" w:date="2026-03-28T22:23:46Z">
        <w:r>
          <w:delText>alone may ha</w:delText>
        </w:r>
      </w:del>
      <w:ins w:id="362" w:author="GoldenCorpusHarness" w:date="2026-03-28T22:23:46Z">
        <w:r>
          <w:t>with multiple patient-specific neoantigens could impro</w:t>
        </w:r>
      </w:ins>
      <w:r>
        <w:t xml:space="preserve">ve </w:t>
      </w:r>
      <w:del w:id="363" w:author="GoldenCorpusHarness" w:date="2026-03-28T22:23:46Z">
        <w:r>
          <w:delText>a role in pre</w:delText>
        </w:r>
      </w:del>
      <w:ins w:id="364" w:author="GoldenCorpusHarness" w:date="2026-03-28T22:23:46Z">
        <w:r>
          <w:t>the clinical benefit from checkpoint inhibitors such as pembrolizumab, potentially with minimal additional toxicity and likely less toxicity than a</w:t>
        </w:r>
      </w:ins>
      <w:r>
        <w:t>v</w:t>
      </w:r>
      <w:del w:id="365" w:author="GoldenCorpusHarness" w:date="2026-03-28T22:23:46Z">
        <w:r>
          <w:delText>enting recurrence</w:delText>
        </w:r>
      </w:del>
      <w:ins w:id="366" w:author="GoldenCorpusHarness" w:date="2026-03-28T22:23:46Z">
        <w:r>
          <w:t>ailable immuno-oncology:immuno-oncology (IO:IO) combinations</w:t>
        </w:r>
      </w:ins>
      <w:r>
        <w:t xml:space="preserve">. </w:t>
      </w:r>
      <w:del w:id="367" w:author="GoldenCorpusHarness" w:date="2026-03-28T22:23:46Z">
        <w:r>
          <w:delText xml:space="preserve">Thus, use of V940 with pembrolizumab in the adjuvant setting of NSCLC may enhance immune response and increase the therapeutic effect of pembrolizumab in reducing recurrence of NSCLC after complete resection. </w:delText>
        </w:r>
      </w:del>
    </w:p>
    <w:p ns2:paraId="69003AAF" ns2:textId="5B4F55DB" w:rsidR="004F3270" w:rsidRDefault="005A5FF0">
      <w:pPr>
        <w:pStyle w:val="Heading3"/>
      </w:pPr>
      <w:del w:id="368" w:author="GoldenCorpusHarness" w:date="2026-03-28T22:23:46Z">
        <w:r>
          <w:delText>In</w:delText>
        </w:r>
      </w:del>
      <w:ins w:id="369" w:author="GoldenCorpusHarness" w:date="2026-03-28T22:23:46Z">
        <w:r>
          <w:t>Preliminary results from a small group of NSCLC participants in mRNA-4157-P101/KEYNOTE-603 (Mo</w:t>
        </w:r>
      </w:ins>
      <w:r>
        <w:t>d</w:t>
      </w:r>
      <w:del w:id="370" w:author="GoldenCorpusHarness" w:date="2026-03-28T22:23:46Z">
        <w:r>
          <w:delText>ication(s</w:delText>
        </w:r>
      </w:del>
      <w:ins w:id="371" w:author="GoldenCorpusHarness" w:date="2026-03-28T22:23:46Z">
        <w:r>
          <w:t>ule 2.5, Section 4.4.1</w:t>
        </w:r>
      </w:ins>
      <w:r>
        <w:t xml:space="preserve">) </w:t>
      </w:r>
      <w:del w:id="372" w:author="GoldenCorpusHarness" w:date="2026-03-28T22:23:46Z">
        <w:r>
          <w:delText xml:space="preserve">to </w:delText>
        </w:r>
      </w:del>
      <w:ins w:id="373" w:author="GoldenCorpusHarness" w:date="2026-03-28T22:23:46Z">
        <w:r>
          <w:t>suggest that V940 alone may have a role in preventing recurrence. Thus, use of V940 with pem</w:t>
        </w:r>
      </w:ins>
      <w:r>
        <w:t>b</w:t>
      </w:r>
      <w:del w:id="374" w:author="GoldenCorpusHarness" w:date="2026-03-28T22:23:46Z">
        <w:r>
          <w:delText xml:space="preserve">e </w:delText>
        </w:r>
      </w:del>
      <w:ins w:id="375" w:author="GoldenCorpusHarness" w:date="2026-03-28T22:23:46Z">
        <w:r>
          <w:t>rolizumab in the adjuvant setting of N</w:t>
        </w:r>
      </w:ins>
      <w:r>
        <w:t>S</w:t>
      </w:r>
      <w:del w:id="376" w:author="GoldenCorpusHarness" w:date="2026-03-28T22:23:46Z">
        <w:r>
          <w:delText>tu</w:delText>
        </w:r>
      </w:del>
      <w:ins w:id="377" w:author="GoldenCorpusHarness" w:date="2026-03-28T22:23:46Z">
        <w:r>
          <w:t>CLC may enhance immune response an</w:t>
        </w:r>
      </w:ins>
      <w:r>
        <w:t>d</w:t>
      </w:r>
      <w:del w:id="378" w:author="GoldenCorpusHarness" w:date="2026-03-28T22:23:46Z">
        <w:r>
          <w:delText>i</w:delText>
        </w:r>
      </w:del>
      <w:ins w:id="379" w:author="GoldenCorpusHarness" w:date="2026-03-28T22:23:46Z">
        <w:r>
          <w:t xml:space="preserve"> increase the therapeutic effect of pembrolizumab in r</w:t>
        </w:r>
      </w:ins>
      <w:r>
        <w:t>ed</w:t>
      </w:r>
      <w:ins w:id="380" w:author="GoldenCorpusHarness" w:date="2026-03-28T22:23:46Z">
        <w:r>
          <w:t>ucing recurrence of NSCLC after complete resection.</w:t>
        </w:r>
      </w:ins>
    </w:p>
    <w:p ns2:paraId="791E6599" ns2:textId="53E0ED2A" w:rsidR="004F3270" w:rsidRDefault="005A5FF0">
      <w:pPr>
        <w:pStyle w:val="Paragraph"/>
      </w:pPr>
      <w:del w:id="381" w:author="GoldenCorpusHarness" w:date="2026-03-28T22:23:46Z">
        <w:r>
          <w:delText>V94</w:delText>
        </w:r>
      </w:del>
      <w:ins w:id="382" w:author="GoldenCorpusHarness" w:date="2026-03-28T22:23:46Z">
        <w:r>
          <w:t>1.2</w:t>
        </w:r>
      </w:ins>
      <w:r>
        <w:t>0</w:t>
      </w:r>
      <w:del w:id="383" w:author="GoldenCorpusHarness" w:date="2026-03-28T22:23:46Z">
        <w:r>
          <w:delText>, in combination with pembrolizumab, is i</w:delText>
        </w:r>
      </w:del>
      <w:ins w:id="384" w:author="GoldenCorpusHarness" w:date="2026-03-28T22:23:46Z">
        <w:r>
          <w:t>.2I</w:t>
        </w:r>
      </w:ins>
      <w:r>
        <w:t>ndicat</w:t>
      </w:r>
      <w:del w:id="385" w:author="GoldenCorpusHarness" w:date="2026-03-28T22:23:46Z">
        <w:r>
          <w:delText>ed as adjuvant treatment after resect</w:delText>
        </w:r>
      </w:del>
      <w:r>
        <w:t>ion</w:t>
      </w:r>
      <w:ins w:id="386" w:author="GoldenCorpusHarness" w:date="2026-03-28T22:23:46Z">
        <w:r>
          <w:t>(s)</w:t>
        </w:r>
      </w:ins>
      <w:r>
        <w:t xml:space="preserve"> </w:t>
      </w:r>
      <w:del w:id="387" w:author="GoldenCorpusHarness" w:date="2026-03-28T22:23:46Z">
        <w:r>
          <w:delText>and</w:delText>
        </w:r>
      </w:del>
      <w:ins w:id="388" w:author="GoldenCorpusHarness" w:date="2026-03-28T22:23:46Z">
        <w:r>
          <w:t>to</w:t>
        </w:r>
      </w:ins>
      <w:r>
        <w:t xml:space="preserve"> </w:t>
      </w:r>
      <w:del w:id="389" w:author="GoldenCorpusHarness" w:date="2026-03-28T22:23:46Z">
        <w:r>
          <w:delText>platinum-</w:delText>
        </w:r>
      </w:del>
      <w:r>
        <w:t>b</w:t>
      </w:r>
      <w:del w:id="390" w:author="GoldenCorpusHarness" w:date="2026-03-28T22:23:46Z">
        <w:r>
          <w:delText>as</w:delText>
        </w:r>
      </w:del>
      <w:r>
        <w:t>e</w:t>
      </w:r>
      <w:del w:id="391" w:author="GoldenCorpusHarness" w:date="2026-03-28T22:23:46Z">
        <w:r>
          <w:delText>d chemotherapy for adult patients with</w:delText>
        </w:r>
      </w:del>
      <w:r>
        <w:t xml:space="preserve"> St</w:t>
      </w:r>
      <w:del w:id="392" w:author="GoldenCorpusHarness" w:date="2026-03-28T22:23:46Z">
        <w:r>
          <w:delText>ag</w:delText>
        </w:r>
      </w:del>
      <w:ins w:id="393" w:author="GoldenCorpusHarness" w:date="2026-03-28T22:23:46Z">
        <w:r>
          <w:t>udi</w:t>
        </w:r>
      </w:ins>
      <w:r>
        <w:t>e</w:t>
      </w:r>
      <w:del w:id="394" w:author="GoldenCorpusHarness" w:date="2026-03-28T22:23:46Z">
        <w:r>
          <w:delText xml:space="preserve"> II, IIIA, an</w:delText>
        </w:r>
      </w:del>
      <w:r>
        <w:t>d</w:t>
      </w:r>
      <w:del w:id="395" w:author="GoldenCorpusHarness" w:date="2026-03-28T22:23:46Z">
        <w:r>
          <w:delText xml:space="preserve"> IIIB (N2) NSCLC, with no EGFR genomic tumor aberrations.</w:delText>
        </w:r>
      </w:del>
    </w:p>
    <w:p ns2:paraId="2CBA84A6" ns2:textId="6DE07E18" w:rsidR="004F3270" w:rsidRDefault="005A5FF0">
      <w:pPr>
        <w:pStyle w:val="Heading3"/>
      </w:pPr>
      <w:ins w:id="396" w:author="GoldenCorpusHarness" w:date="2026-03-28T22:23:46Z">
        <w:r>
          <w:t>V940, in combination with pembrolizumab, is indicated as adjuvant treatment after resection and platinum-based chemotherapy for adult patients with Stage II, IIIA, and IIIB (N2) NSCLC, with no E</w:t>
        </w:r>
      </w:ins>
      <w:r>
        <w:t>G</w:t>
      </w:r>
      <w:del w:id="397" w:author="GoldenCorpusHarness" w:date="2026-03-28T22:23:46Z">
        <w:r>
          <w:delText>eneral Approach to Evaluation of the Investi</w:delText>
        </w:r>
      </w:del>
      <w:ins w:id="398" w:author="GoldenCorpusHarness" w:date="2026-03-28T22:23:46Z">
        <w:r>
          <w:t xml:space="preserve">FR </w:t>
        </w:r>
      </w:ins>
      <w:r>
        <w:t>g</w:t>
      </w:r>
      <w:del w:id="399" w:author="GoldenCorpusHarness" w:date="2026-03-28T22:23:46Z">
        <w:r>
          <w:delText>ational Product</w:delText>
        </w:r>
      </w:del>
      <w:ins w:id="400" w:author="GoldenCorpusHarness" w:date="2026-03-28T22:23:46Z">
        <w:r>
          <w:t>enomic tumor aberrations.</w:t>
        </w:r>
      </w:ins>
    </w:p>
    <w:p ns2:paraId="4D9ED5A8" ns2:textId="76F7564C" w:rsidR="004F3270" w:rsidRDefault="005A5FF0">
      <w:pPr>
        <w:pStyle w:val="Paragraph"/>
      </w:pPr>
      <w:del w:id="401" w:author="GoldenCorpusHarness" w:date="2026-03-28T22:23:46Z">
        <w:r>
          <w:delText>V94</w:delText>
        </w:r>
      </w:del>
      <w:ins w:id="402" w:author="GoldenCorpusHarness" w:date="2026-03-28T22:23:46Z">
        <w:r>
          <w:t>1.2</w:t>
        </w:r>
      </w:ins>
      <w:r>
        <w:t>0</w:t>
      </w:r>
      <w:del w:id="403" w:author="GoldenCorpusHarness" w:date="2026-03-28T22:23:46Z">
        <w:r>
          <w:delText xml:space="preserve"> is a</w:delText>
        </w:r>
      </w:del>
      <w:ins w:id="404" w:author="GoldenCorpusHarness" w:date="2026-03-28T22:23:46Z">
        <w:r>
          <w:t>.3Ge</w:t>
        </w:r>
      </w:ins>
      <w:r>
        <w:t>n</w:t>
      </w:r>
      <w:del w:id="405" w:author="GoldenCorpusHarness" w:date="2026-03-28T22:23:46Z">
        <w:r>
          <w:delText xml:space="preserve"> INT in clinic</w:delText>
        </w:r>
      </w:del>
      <w:ins w:id="406" w:author="GoldenCorpusHarness" w:date="2026-03-28T22:23:46Z">
        <w:r>
          <w:t>er</w:t>
        </w:r>
      </w:ins>
      <w:r>
        <w:t xml:space="preserve">al </w:t>
      </w:r>
      <w:del w:id="407" w:author="GoldenCorpusHarness" w:date="2026-03-28T22:23:46Z">
        <w:r>
          <w:delText>devel</w:delText>
        </w:r>
      </w:del>
      <w:ins w:id="408" w:author="GoldenCorpusHarness" w:date="2026-03-28T22:23:46Z">
        <w:r>
          <w:t>Appr</w:t>
        </w:r>
      </w:ins>
      <w:r>
        <w:t>o</w:t>
      </w:r>
      <w:del w:id="409" w:author="GoldenCorpusHarness" w:date="2026-03-28T22:23:46Z">
        <w:r>
          <w:delText>pment, bot</w:delText>
        </w:r>
      </w:del>
      <w:ins w:id="410" w:author="GoldenCorpusHarness" w:date="2026-03-28T22:23:46Z">
        <w:r>
          <w:t>ac</w:t>
        </w:r>
      </w:ins>
      <w:r>
        <w:t xml:space="preserve">h </w:t>
      </w:r>
      <w:ins w:id="411" w:author="GoldenCorpusHarness" w:date="2026-03-28T22:23:46Z">
        <w:r>
          <w:t>to Ev</w:t>
        </w:r>
      </w:ins>
      <w:r>
        <w:t>a</w:t>
      </w:r>
      <w:del w:id="412" w:author="GoldenCorpusHarness" w:date="2026-03-28T22:23:46Z">
        <w:r>
          <w:delText>s monotherapy and in combin</w:delText>
        </w:r>
      </w:del>
      <w:ins w:id="413" w:author="GoldenCorpusHarness" w:date="2026-03-28T22:23:46Z">
        <w:r>
          <w:t>lu</w:t>
        </w:r>
      </w:ins>
      <w:r>
        <w:t xml:space="preserve">ation </w:t>
      </w:r>
      <w:del w:id="414" w:author="GoldenCorpusHarness" w:date="2026-03-28T22:23:46Z">
        <w:r>
          <w:delText>wi</w:delText>
        </w:r>
      </w:del>
      <w:ins w:id="415" w:author="GoldenCorpusHarness" w:date="2026-03-28T22:23:46Z">
        <w:r>
          <w:t xml:space="preserve">of </w:t>
        </w:r>
      </w:ins>
      <w:r>
        <w:t>th</w:t>
      </w:r>
      <w:ins w:id="416" w:author="GoldenCorpusHarness" w:date="2026-03-28T22:23:46Z">
        <w:r>
          <w:t>e</w:t>
        </w:r>
      </w:ins>
      <w:r>
        <w:t xml:space="preserve"> </w:t>
      </w:r>
      <w:del w:id="417" w:author="GoldenCorpusHarness" w:date="2026-03-28T22:23:46Z">
        <w:r>
          <w:delText>p</w:delText>
        </w:r>
      </w:del>
      <w:ins w:id="418" w:author="GoldenCorpusHarness" w:date="2026-03-28T22:23:46Z">
        <w:r>
          <w:t>Inv</w:t>
        </w:r>
      </w:ins>
      <w:r>
        <w:t>e</w:t>
      </w:r>
      <w:del w:id="419" w:author="GoldenCorpusHarness" w:date="2026-03-28T22:23:46Z">
        <w:r>
          <w:delText>mb</w:delText>
        </w:r>
      </w:del>
      <w:ins w:id="420" w:author="GoldenCorpusHarness" w:date="2026-03-28T22:23:46Z">
        <w:r>
          <w:t>stigational P</w:t>
        </w:r>
      </w:ins>
      <w:r>
        <w:t>ro</w:t>
      </w:r>
      <w:del w:id="421" w:author="GoldenCorpusHarness" w:date="2026-03-28T22:23:46Z">
        <w:r>
          <w:delText>liz</w:delText>
        </w:r>
      </w:del>
      <w:ins w:id="422" w:author="GoldenCorpusHarness" w:date="2026-03-28T22:23:46Z">
        <w:r>
          <w:t>d</w:t>
        </w:r>
      </w:ins>
      <w:r>
        <w:t>u</w:t>
      </w:r>
      <w:del w:id="423" w:author="GoldenCorpusHarness" w:date="2026-03-28T22:23:46Z">
        <w:r>
          <w:delText>mab.</w:delText>
        </w:r>
      </w:del>
      <w:ins w:id="424" w:author="GoldenCorpusHarness" w:date="2026-03-28T22:23:46Z">
        <w:r>
          <w:t>ct</w:t>
        </w:r>
      </w:ins>
    </w:p>
    <w:p ns2:paraId="48BF7532" ns2:textId="38A51827" w:rsidR="004F3270" w:rsidRDefault="005A5FF0">
      <w:pPr>
        <w:pStyle w:val="Paragraph"/>
      </w:pPr>
      <w:del w:id="425" w:author="GoldenCorpusHarness" w:date="2026-03-28T22:23:46Z">
        <w:r>
          <w:delText>O</w:delText>
        </w:r>
      </w:del>
      <w:ins w:id="426" w:author="GoldenCorpusHarness" w:date="2026-03-28T22:23:46Z">
        <w:r>
          <w:t>V940 is a</w:t>
        </w:r>
      </w:ins>
      <w:r>
        <w:t>n</w:t>
      </w:r>
      <w:del w:id="427" w:author="GoldenCorpusHarness" w:date="2026-03-28T22:23:46Z">
        <w:r>
          <w:delText>going</w:delText>
        </w:r>
      </w:del>
      <w:r>
        <w:t xml:space="preserve"> </w:t>
      </w:r>
      <w:del w:id="428" w:author="GoldenCorpusHarness" w:date="2026-03-28T22:23:46Z">
        <w:r>
          <w:delText>studies</w:delText>
        </w:r>
      </w:del>
      <w:ins w:id="429" w:author="GoldenCorpusHarness" w:date="2026-03-28T22:23:46Z">
        <w:r>
          <w:t>INT</w:t>
        </w:r>
      </w:ins>
      <w:r>
        <w:t xml:space="preserve"> in</w:t>
      </w:r>
      <w:ins w:id="430" w:author="GoldenCorpusHarness" w:date="2026-03-28T22:23:46Z">
        <w:r>
          <w:t xml:space="preserve"> </w:t>
        </w:r>
      </w:ins>
      <w:r>
        <w:t>cl</w:t>
      </w:r>
      <w:del w:id="431" w:author="GoldenCorpusHarness" w:date="2026-03-28T22:23:46Z">
        <w:r>
          <w:delText>u</w:delText>
        </w:r>
      </w:del>
      <w:ins w:id="432" w:author="GoldenCorpusHarness" w:date="2026-03-28T22:23:46Z">
        <w:r>
          <w:t xml:space="preserve">inical </w:t>
        </w:r>
      </w:ins>
      <w:r>
        <w:t>de</w:t>
      </w:r>
      <w:ins w:id="433" w:author="GoldenCorpusHarness" w:date="2026-03-28T22:23:46Z">
        <w:r>
          <w:t>velopment, both</w:t>
        </w:r>
      </w:ins>
      <w:r>
        <w:t xml:space="preserve"> a</w:t>
      </w:r>
      <w:ins w:id="434" w:author="GoldenCorpusHarness" w:date="2026-03-28T22:23:46Z">
        <w:r>
          <w:t>s</w:t>
        </w:r>
      </w:ins>
      <w:r>
        <w:t xml:space="preserve"> </w:t>
      </w:r>
      <w:del w:id="435" w:author="GoldenCorpusHarness" w:date="2026-03-28T22:23:46Z">
        <w:r>
          <w:delText>P</w:delText>
        </w:r>
      </w:del>
      <w:ins w:id="436" w:author="GoldenCorpusHarness" w:date="2026-03-28T22:23:46Z">
        <w:r>
          <w:t>monot</w:t>
        </w:r>
      </w:ins>
      <w:r>
        <w:t>h</w:t>
      </w:r>
      <w:ins w:id="437" w:author="GoldenCorpusHarness" w:date="2026-03-28T22:23:46Z">
        <w:r>
          <w:t>er</w:t>
        </w:r>
      </w:ins>
      <w:r>
        <w:t>a</w:t>
      </w:r>
      <w:del w:id="438" w:author="GoldenCorpusHarness" w:date="2026-03-28T22:23:46Z">
        <w:r>
          <w:delText>se 1 stud</w:delText>
        </w:r>
      </w:del>
      <w:ins w:id="439" w:author="GoldenCorpusHarness" w:date="2026-03-28T22:23:46Z">
        <w:r>
          <w:t>p</w:t>
        </w:r>
      </w:ins>
      <w:r>
        <w:t xml:space="preserve">y </w:t>
      </w:r>
      <w:del w:id="440" w:author="GoldenCorpusHarness" w:date="2026-03-28T22:23:46Z">
        <w:r>
          <w:delText>(</w:delText>
        </w:r>
      </w:del>
      <w:ins w:id="441" w:author="GoldenCorpusHarness" w:date="2026-03-28T22:23:46Z">
        <w:r>
          <w:t>and in co</w:t>
        </w:r>
      </w:ins>
      <w:r>
        <w:t>m</w:t>
      </w:r>
      <w:del w:id="442" w:author="GoldenCorpusHarness" w:date="2026-03-28T22:23:46Z">
        <w:r>
          <w:delText>RNA-4157-P101/KEYNOTE-603) for p</w:delText>
        </w:r>
      </w:del>
      <w:ins w:id="443" w:author="GoldenCorpusHarness" w:date="2026-03-28T22:23:46Z">
        <w:r>
          <w:t>bin</w:t>
        </w:r>
      </w:ins>
      <w:r>
        <w:t>a</w:t>
      </w:r>
      <w:del w:id="444" w:author="GoldenCorpusHarness" w:date="2026-03-28T22:23:46Z">
        <w:r>
          <w:delText>r</w:delText>
        </w:r>
      </w:del>
      <w:r>
        <w:t>ti</w:t>
      </w:r>
      <w:del w:id="445" w:author="GoldenCorpusHarness" w:date="2026-03-28T22:23:46Z">
        <w:r>
          <w:delText>cipa</w:delText>
        </w:r>
      </w:del>
      <w:ins w:id="446" w:author="GoldenCorpusHarness" w:date="2026-03-28T22:23:46Z">
        <w:r>
          <w:t>o</w:t>
        </w:r>
      </w:ins>
      <w:r>
        <w:t>n</w:t>
      </w:r>
      <w:del w:id="447" w:author="GoldenCorpusHarness" w:date="2026-03-28T22:23:46Z">
        <w:r>
          <w:delText>ts</w:delText>
        </w:r>
      </w:del>
      <w:r>
        <w:t xml:space="preserve"> with </w:t>
      </w:r>
      <w:ins w:id="448" w:author="GoldenCorpusHarness" w:date="2026-03-28T22:23:46Z">
        <w:r>
          <w:t>pemb</w:t>
        </w:r>
      </w:ins>
      <w:r>
        <w:t>r</w:t>
      </w:r>
      <w:del w:id="449" w:author="GoldenCorpusHarness" w:date="2026-03-28T22:23:46Z">
        <w:r>
          <w:delText>esected s</w:delText>
        </w:r>
      </w:del>
      <w:r>
        <w:t>oli</w:t>
      </w:r>
      <w:del w:id="450" w:author="GoldenCorpusHarness" w:date="2026-03-28T22:23:46Z">
        <w:r>
          <w:delText>d t</w:delText>
        </w:r>
      </w:del>
      <w:ins w:id="451" w:author="GoldenCorpusHarness" w:date="2026-03-28T22:23:46Z">
        <w:r>
          <w:t>z</w:t>
        </w:r>
      </w:ins>
      <w:r>
        <w:t>um</w:t>
      </w:r>
      <w:del w:id="452" w:author="GoldenCorpusHarness" w:date="2026-03-28T22:23:46Z">
        <w:r>
          <w:delText>ors in the adjuvant setting (Parts A and D) or with unresect</w:delText>
        </w:r>
      </w:del>
      <w:r>
        <w:t>ab</w:t>
      </w:r>
      <w:del w:id="453" w:author="GoldenCorpusHarness" w:date="2026-03-28T22:23:46Z">
        <w:r>
          <w:delText>le (locally advanced or metastatic) solid tumors (Parts B and C), and a randomized Phase 2 study (mRNA-4157-P201/KEYNOTE-942) in participants with Stage IIIC, IIID, and IV resected melanoma at high risk of recurrence</w:delText>
        </w:r>
      </w:del>
      <w:r>
        <w:t>.</w:t>
      </w:r>
      <w:del w:id="454" w:author="GoldenCorpusHarness" w:date="2026-03-28T22:23:46Z">
        <w:r>
          <w:delText xml:space="preserve"> Refer to Module 2.5, Section 4.1.1 for more details on these studies. </w:delText>
        </w:r>
      </w:del>
    </w:p>
    <w:p ns2:paraId="6567BC75" ns2:textId="61775D74" w:rsidR="004F3270" w:rsidRDefault="005A5FF0">
      <w:pPr>
        <w:pStyle w:val="Paragraph"/>
      </w:pPr>
      <w:del w:id="455" w:author="GoldenCorpusHarness" w:date="2026-03-28T22:23:46Z">
        <w:r>
          <w:delText xml:space="preserve">In this Phase </w:delText>
        </w:r>
      </w:del>
      <w:ins w:id="456" w:author="GoldenCorpusHarness" w:date="2026-03-28T22:23:46Z">
        <w:r>
          <w:t>Ongoing studies include a Phase 1 study (mRNA-4157-P101/KEYNOTE-60</w:t>
        </w:r>
      </w:ins>
      <w:r>
        <w:t>3</w:t>
      </w:r>
      <w:del w:id="457" w:author="GoldenCorpusHarness" w:date="2026-03-28T22:23:46Z">
        <w:r>
          <w:delText xml:space="preserve"> stud</w:delText>
        </w:r>
      </w:del>
      <w:ins w:id="458" w:author="GoldenCorpusHarness" w:date="2026-03-28T22:23:46Z">
        <w:r>
          <w:t>) for participants with resected solid tumors in the adjuvant setting (Parts A and D) or with unresectable (locall</w:t>
        </w:r>
      </w:ins>
      <w:r>
        <w:t>y</w:t>
      </w:r>
      <w:ins w:id="459" w:author="GoldenCorpusHarness" w:date="2026-03-28T22:23:46Z">
        <w:r>
          <w:t xml:space="preserve"> advanced or metastatic) solid tumors (Parts B and C)</w:t>
        </w:r>
      </w:ins>
      <w:r>
        <w:t xml:space="preserve">, </w:t>
      </w:r>
      <w:del w:id="460" w:author="GoldenCorpusHarness" w:date="2026-03-28T22:23:46Z">
        <w:r>
          <w:delText>pembrol</w:delText>
        </w:r>
      </w:del>
      <w:ins w:id="461" w:author="GoldenCorpusHarness" w:date="2026-03-28T22:23:46Z">
        <w:r>
          <w:t>and a random</w:t>
        </w:r>
      </w:ins>
      <w:r>
        <w:t>iz</w:t>
      </w:r>
      <w:del w:id="462" w:author="GoldenCorpusHarness" w:date="2026-03-28T22:23:46Z">
        <w:r>
          <w:delText>umab will be used both in combination with V</w:delText>
        </w:r>
      </w:del>
      <w:ins w:id="463" w:author="GoldenCorpusHarness" w:date="2026-03-28T22:23:46Z">
        <w:r>
          <w:t>ed Phase 2 study (mRNA-4157-P201/KEYNOTE-</w:t>
        </w:r>
      </w:ins>
      <w:r>
        <w:t>94</w:t>
      </w:r>
      <w:del w:id="464" w:author="GoldenCorpusHarness" w:date="2026-03-28T22:23:46Z">
        <w:r>
          <w:delText>0 and as the com</w:delText>
        </w:r>
      </w:del>
      <w:ins w:id="465" w:author="GoldenCorpusHarness" w:date="2026-03-28T22:23:46Z">
        <w:r>
          <w:t xml:space="preserve">2) in </w:t>
        </w:r>
      </w:ins>
      <w:r>
        <w:t>par</w:t>
      </w:r>
      <w:del w:id="466" w:author="GoldenCorpusHarness" w:date="2026-03-28T22:23:46Z">
        <w:r>
          <w:delText>ator (</w:delText>
        </w:r>
      </w:del>
      <w:ins w:id="467" w:author="GoldenCorpusHarness" w:date="2026-03-28T22:23:46Z">
        <w:r>
          <w:t>tici</w:t>
        </w:r>
      </w:ins>
      <w:r>
        <w:t>p</w:t>
      </w:r>
      <w:del w:id="468" w:author="GoldenCorpusHarness" w:date="2026-03-28T22:23:46Z">
        <w:r>
          <w:delText>lacebo + pembrolizumab)</w:delText>
        </w:r>
      </w:del>
      <w:ins w:id="469" w:author="GoldenCorpusHarness" w:date="2026-03-28T22:23:46Z">
        <w:r>
          <w:t>ants with Stage IIIC, IIID, and IV resected melanoma at high risk of recurrence</w:t>
        </w:r>
      </w:ins>
      <w:r>
        <w:t>.</w:t>
      </w:r>
      <w:ins w:id="470" w:author="GoldenCorpusHarness" w:date="2026-03-28T22:23:46Z">
        <w:r>
          <w:t xml:space="preserve"> Refer to Module 2.5, Section 4.1.1 for more details on these studies.</w:t>
        </w:r>
      </w:ins>
    </w:p>
    <w:p ns2:paraId="5BBF1BD9" ns2:textId="4988AF45" w:rsidR="004F3270" w:rsidRDefault="005A5FF0">
      <w:pPr>
        <w:pStyle w:val="Heading3"/>
      </w:pPr>
      <w:del w:id="471" w:author="GoldenCorpusHarness" w:date="2026-03-28T22:23:46Z">
        <w:r>
          <w:delText>Cl</w:delText>
        </w:r>
      </w:del>
      <w:ins w:id="472" w:author="GoldenCorpusHarness" w:date="2026-03-28T22:23:46Z">
        <w:r>
          <w:t>In th</w:t>
        </w:r>
      </w:ins>
      <w:r>
        <w:t>i</w:t>
      </w:r>
      <w:del w:id="473" w:author="GoldenCorpusHarness" w:date="2026-03-28T22:23:46Z">
        <w:r>
          <w:delText>nic</w:delText>
        </w:r>
      </w:del>
      <w:ins w:id="474" w:author="GoldenCorpusHarness" w:date="2026-03-28T22:23:46Z">
        <w:r>
          <w:t>s Ph</w:t>
        </w:r>
      </w:ins>
      <w:r>
        <w:t>a</w:t>
      </w:r>
      <w:del w:id="475" w:author="GoldenCorpusHarness" w:date="2026-03-28T22:23:46Z">
        <w:r>
          <w:delText>l</w:delText>
        </w:r>
      </w:del>
      <w:ins w:id="476" w:author="GoldenCorpusHarness" w:date="2026-03-28T22:23:46Z">
        <w:r>
          <w:t>se</w:t>
        </w:r>
      </w:ins>
      <w:r>
        <w:t xml:space="preserve"> </w:t>
      </w:r>
      <w:del w:id="477" w:author="GoldenCorpusHarness" w:date="2026-03-28T22:23:46Z">
        <w:r>
          <w:delText>S</w:delText>
        </w:r>
      </w:del>
      <w:ins w:id="478" w:author="GoldenCorpusHarness" w:date="2026-03-28T22:23:46Z">
        <w:r>
          <w:t>3 s</w:t>
        </w:r>
      </w:ins>
      <w:r>
        <w:t>tudy</w:t>
      </w:r>
      <w:ins w:id="479" w:author="GoldenCorpusHarness" w:date="2026-03-28T22:23:46Z">
        <w:r>
          <w:t>,</w:t>
        </w:r>
      </w:ins>
      <w:r>
        <w:t xml:space="preserve"> </w:t>
      </w:r>
      <w:ins w:id="480" w:author="GoldenCorpusHarness" w:date="2026-03-28T22:23:46Z">
        <w:r>
          <w:t>pembr</w:t>
        </w:r>
      </w:ins>
      <w:r>
        <w:t>o</w:t>
      </w:r>
      <w:del w:id="481" w:author="GoldenCorpusHarness" w:date="2026-03-28T22:23:46Z">
        <w:r>
          <w:delText>r</w:delText>
        </w:r>
      </w:del>
      <w:ins w:id="482" w:author="GoldenCorpusHarness" w:date="2026-03-28T22:23:46Z">
        <w:r>
          <w:t>lizumab</w:t>
        </w:r>
      </w:ins>
      <w:r>
        <w:t xml:space="preserve"> </w:t>
      </w:r>
      <w:del w:id="483" w:author="GoldenCorpusHarness" w:date="2026-03-28T22:23:46Z">
        <w:r>
          <w:delText>Stud</w:delText>
        </w:r>
      </w:del>
      <w:ins w:id="484" w:author="GoldenCorpusHarness" w:date="2026-03-28T22:23:46Z">
        <w:r>
          <w:t>w</w:t>
        </w:r>
      </w:ins>
      <w:r>
        <w:t>i</w:t>
      </w:r>
      <w:del w:id="485" w:author="GoldenCorpusHarness" w:date="2026-03-28T22:23:46Z">
        <w:r>
          <w:delText>es to</w:delText>
        </w:r>
      </w:del>
      <w:ins w:id="486" w:author="GoldenCorpusHarness" w:date="2026-03-28T22:23:46Z">
        <w:r>
          <w:t>ll</w:t>
        </w:r>
      </w:ins>
      <w:r>
        <w:t xml:space="preserve"> be </w:t>
      </w:r>
      <w:del w:id="487" w:author="GoldenCorpusHarness" w:date="2026-03-28T22:23:46Z">
        <w:r>
          <w:delText>C</w:delText>
        </w:r>
      </w:del>
      <w:ins w:id="488" w:author="GoldenCorpusHarness" w:date="2026-03-28T22:23:46Z">
        <w:r>
          <w:t>used both in combinati</w:t>
        </w:r>
      </w:ins>
      <w:r>
        <w:t>on</w:t>
      </w:r>
      <w:ins w:id="489" w:author="GoldenCorpusHarness" w:date="2026-03-28T22:23:46Z">
        <w:r>
          <w:t xml:space="preserve"> with V940 an</w:t>
        </w:r>
      </w:ins>
      <w:r>
        <w:t>d</w:t>
      </w:r>
      <w:ins w:id="490" w:author="GoldenCorpusHarness" w:date="2026-03-28T22:23:46Z">
        <w:r>
          <w:t xml:space="preserve"> as the comparator (placebo + pembroliz</w:t>
        </w:r>
      </w:ins>
      <w:r>
        <w:t>u</w:t>
      </w:r>
      <w:del w:id="491" w:author="GoldenCorpusHarness" w:date="2026-03-28T22:23:46Z">
        <w:r>
          <w:delText>cted</w:delText>
        </w:r>
      </w:del>
      <w:ins w:id="492" w:author="GoldenCorpusHarness" w:date="2026-03-28T22:23:46Z">
        <w:r>
          <w:t>mab).</w:t>
        </w:r>
      </w:ins>
    </w:p>
    <w:p ns2:paraId="54B7CD68" ns2:textId="33DEAFF2" w:rsidR="004F3270" w:rsidRDefault="00E33356">
      <w:pPr>
        <w:pStyle w:val="Paragraph"/>
      </w:pPr>
      <w:del w:id="493" w:author="GoldenCorpusHarness" w:date="2026-03-28T22:23:46Z">
        <w:r>
          <w:delText>V9</w:delText>
        </w:r>
      </w:del>
      <w:ins w:id="494" w:author="GoldenCorpusHarness" w:date="2026-03-28T22:23:46Z">
        <w:r>
          <w:t>1.20.</w:t>
        </w:r>
      </w:ins>
      <w:r>
        <w:t>4</w:t>
      </w:r>
      <w:del w:id="495" w:author="GoldenCorpusHarness" w:date="2026-03-28T22:23:46Z">
        <w:r>
          <w:delText>0-002 is a Phase 3, randomized, placebo- and active-controlled, parallel-group, multicenter, double-b</w:delText>
        </w:r>
      </w:del>
      <w:ins w:id="496" w:author="GoldenCorpusHarness" w:date="2026-03-28T22:23:46Z">
        <w:r>
          <w:t>C</w:t>
        </w:r>
      </w:ins>
      <w:r>
        <w:t>lin</w:t>
      </w:r>
      <w:del w:id="497" w:author="GoldenCorpusHarness" w:date="2026-03-28T22:23:46Z">
        <w:r>
          <w:delText>d safety and eff</w:delText>
        </w:r>
      </w:del>
      <w:r>
        <w:t>ica</w:t>
      </w:r>
      <w:del w:id="498" w:author="GoldenCorpusHarness" w:date="2026-03-28T22:23:46Z">
        <w:r>
          <w:delText>cy</w:delText>
        </w:r>
      </w:del>
      <w:ins w:id="499" w:author="GoldenCorpusHarness" w:date="2026-03-28T22:23:46Z">
        <w:r>
          <w:t>l</w:t>
        </w:r>
      </w:ins>
      <w:r>
        <w:t xml:space="preserve"> </w:t>
      </w:r>
      <w:del w:id="500" w:author="GoldenCorpusHarness" w:date="2026-03-28T22:23:46Z">
        <w:r>
          <w:delText>s</w:delText>
        </w:r>
      </w:del>
      <w:ins w:id="501" w:author="GoldenCorpusHarness" w:date="2026-03-28T22:23:46Z">
        <w:r>
          <w:t>S</w:t>
        </w:r>
      </w:ins>
      <w:r>
        <w:t>tudy o</w:t>
      </w:r>
      <w:del w:id="502" w:author="GoldenCorpusHarness" w:date="2026-03-28T22:23:46Z">
        <w:r>
          <w:delText>f adjuvant V940 plus pemb</w:delText>
        </w:r>
      </w:del>
      <w:r>
        <w:t>r</w:t>
      </w:r>
      <w:del w:id="503" w:author="GoldenCorpusHarness" w:date="2026-03-28T22:23:46Z">
        <w:r>
          <w:delText>olizumab (Arm A) versus adjuvant placebo plus pembrolizumab (Arm B) in participants with completely resected (R0)</w:delText>
        </w:r>
      </w:del>
      <w:r>
        <w:t xml:space="preserve"> St</w:t>
      </w:r>
      <w:del w:id="504" w:author="GoldenCorpusHarness" w:date="2026-03-28T22:23:46Z">
        <w:r>
          <w:delText>age II, IIIA, IIIB (N2) NSCLC per AJCC Eighth E</w:delText>
        </w:r>
      </w:del>
      <w:ins w:id="505" w:author="GoldenCorpusHarness" w:date="2026-03-28T22:23:46Z">
        <w:r>
          <w:t>u</w:t>
        </w:r>
      </w:ins>
      <w:r>
        <w:t>di</w:t>
      </w:r>
      <w:del w:id="506" w:author="GoldenCorpusHarness" w:date="2026-03-28T22:23:46Z">
        <w:r>
          <w:delText>tion guidelin</w:delText>
        </w:r>
      </w:del>
      <w:r>
        <w:t>es</w:t>
      </w:r>
      <w:del w:id="507" w:author="GoldenCorpusHarness" w:date="2026-03-28T22:23:46Z">
        <w:r>
          <w:delText xml:space="preserve"> [Ref. 5.4: 08BH7Z]. Participants must have received at least 1 dose of adjuvant chemotherapy (platinum doublet) before screening, with the regimen</w:delText>
        </w:r>
      </w:del>
      <w:r>
        <w:t xml:space="preserve"> to be </w:t>
      </w:r>
      <w:ins w:id="508" w:author="GoldenCorpusHarness" w:date="2026-03-28T22:23:46Z">
        <w:r>
          <w:t>Condu</w:t>
        </w:r>
      </w:ins>
      <w:r>
        <w:t>c</w:t>
      </w:r>
      <w:del w:id="509" w:author="GoldenCorpusHarness" w:date="2026-03-28T22:23:46Z">
        <w:r>
          <w:delText>omple</w:delText>
        </w:r>
      </w:del>
      <w:r>
        <w:t>ted</w:t>
      </w:r>
      <w:del w:id="510" w:author="GoldenCorpusHarness" w:date="2026-03-28T22:23:46Z">
        <w:r>
          <w:delText xml:space="preserve"> before imaging to determine no evidence of disease (NED) and by 4 weeks before randomization (see Figure 1 in the study protocol).</w:delText>
        </w:r>
      </w:del>
    </w:p>
    <w:p ns2:paraId="2836C6C5" ns2:textId="23D11CC4" w:rsidR="004F3270" w:rsidRDefault="005A5FF0">
      <w:pPr>
        <w:pStyle w:val="Paragraph"/>
      </w:pPr>
      <w:ins w:id="511" w:author="GoldenCorpusHarness" w:date="2026-03-28T22:23:46Z">
        <w:r>
          <w:t>V940-002 is a Phase 3, randomized, placebo- and active-controlled, parallel-group, multicenter, double-blind safety and efficacy study of adjuvant V940 plus pembrolizumab (</w:t>
        </w:r>
      </w:ins>
      <w:r>
        <w:t>A</w:t>
      </w:r>
      <w:del w:id="512" w:author="GoldenCorpusHarness" w:date="2026-03-28T22:23:46Z">
        <w:r>
          <w:delText>ll participants must provide a blood sample and a formalin-fixed, paraffin-embedded</w:delText>
        </w:r>
      </w:del>
      <w:ins w:id="513" w:author="GoldenCorpusHarness" w:date="2026-03-28T22:23:46Z">
        <w:r>
          <w:t>rm A) versus adjuvant placebo plus pembrolizumab</w:t>
        </w:r>
      </w:ins>
      <w:r>
        <w:t xml:space="preserve"> (</w:t>
      </w:r>
      <w:del w:id="514" w:author="GoldenCorpusHarness" w:date="2026-03-28T22:23:46Z">
        <w:r>
          <w:delText>FFPE</w:delText>
        </w:r>
      </w:del>
      <w:ins w:id="515" w:author="GoldenCorpusHarness" w:date="2026-03-28T22:23:46Z">
        <w:r>
          <w:t>Arm B</w:t>
        </w:r>
      </w:ins>
      <w:r>
        <w:t xml:space="preserve">) </w:t>
      </w:r>
      <w:del w:id="516" w:author="GoldenCorpusHarness" w:date="2026-03-28T22:23:46Z">
        <w:r>
          <w:delText xml:space="preserve">tumor sample as soon as possible after consent. </w:delText>
        </w:r>
      </w:del>
      <w:ins w:id="517" w:author="GoldenCorpusHarness" w:date="2026-03-28T22:23:46Z">
        <w:r>
          <w:t>in participants with completely resected (R0) Stage II, III</w:t>
        </w:r>
      </w:ins>
      <w:r>
        <w:t>A</w:t>
      </w:r>
      <w:del w:id="518" w:author="GoldenCorpusHarness" w:date="2026-03-28T22:23:46Z">
        <w:r>
          <w:delText xml:space="preserve"> Limited Screening consent will be available for participants considering the study before or around the time of their surgery. </w:delText>
        </w:r>
      </w:del>
      <w:ins w:id="519" w:author="GoldenCorpusHarness" w:date="2026-03-28T22:23:46Z">
        <w:r>
          <w:t>, III</w:t>
        </w:r>
      </w:ins>
      <w:r>
        <w:t>B</w:t>
      </w:r>
      <w:del w:id="520" w:author="GoldenCorpusHarness" w:date="2026-03-28T22:23:46Z">
        <w:r>
          <w:delText>oth the blood and FFPE samples are required for next-generation sequencing</w:delText>
        </w:r>
      </w:del>
      <w:r>
        <w:t xml:space="preserve"> (N</w:t>
      </w:r>
      <w:del w:id="521" w:author="GoldenCorpusHarness" w:date="2026-03-28T22:23:46Z">
        <w:r>
          <w:delText>G</w:delText>
        </w:r>
      </w:del>
      <w:ins w:id="522" w:author="GoldenCorpusHarness" w:date="2026-03-28T22:23:46Z">
        <w:r>
          <w:t>2) N</w:t>
        </w:r>
      </w:ins>
      <w:r>
        <w:t>S</w:t>
      </w:r>
      <w:ins w:id="523" w:author="GoldenCorpusHarness" w:date="2026-03-28T22:23:46Z">
        <w:r>
          <w:t>CLC per AJCC Eighth Edition guidelines [Ref. 5.4: 08BH7Z]. Participants must have received at least 1 dose of adjuvant chemotherapy (platinum doublet</w:t>
        </w:r>
      </w:ins>
      <w:r>
        <w:t xml:space="preserve">) </w:t>
      </w:r>
      <w:del w:id="524" w:author="GoldenCorpusHarness" w:date="2026-03-28T22:23:46Z">
        <w:r>
          <w:delText>and for design of the participant’s I</w:delText>
        </w:r>
      </w:del>
      <w:ins w:id="525" w:author="GoldenCorpusHarness" w:date="2026-03-28T22:23:46Z">
        <w:r>
          <w:t>before screening, with the regimen to be completed before imaging to determine no evidence of disease (</w:t>
        </w:r>
      </w:ins>
      <w:r>
        <w:t>N</w:t>
      </w:r>
      <w:del w:id="526" w:author="GoldenCorpusHarness" w:date="2026-03-28T22:23:46Z">
        <w:r>
          <w:delText>T,</w:delText>
        </w:r>
      </w:del>
      <w:ins w:id="527" w:author="GoldenCorpusHarness" w:date="2026-03-28T22:23:46Z">
        <w:r>
          <w:t>ED) and by 4</w:t>
        </w:r>
      </w:ins>
      <w:r>
        <w:t xml:space="preserve"> w</w:t>
      </w:r>
      <w:del w:id="528" w:author="GoldenCorpusHarness" w:date="2026-03-28T22:23:46Z">
        <w:r>
          <w:delText>hich will onl</w:delText>
        </w:r>
      </w:del>
      <w:ins w:id="529" w:author="GoldenCorpusHarness" w:date="2026-03-28T22:23:46Z">
        <w:r>
          <w:t>eeks before randomization (see Figure 1 in the stud</w:t>
        </w:r>
      </w:ins>
      <w:r>
        <w:t xml:space="preserve">y </w:t>
      </w:r>
      <w:del w:id="530" w:author="GoldenCorpusHarness" w:date="2026-03-28T22:23:46Z">
        <w:r>
          <w:delText>be made for those participants randomly assigned to the combination arm (Arm A</w:delText>
        </w:r>
      </w:del>
      <w:ins w:id="531" w:author="GoldenCorpusHarness" w:date="2026-03-28T22:23:46Z">
        <w:r>
          <w:t>protocol</w:t>
        </w:r>
      </w:ins>
      <w:r>
        <w:t>).</w:t>
      </w:r>
      <w:del w:id="532" w:author="GoldenCorpusHarness" w:date="2026-03-28T22:23:46Z">
        <w:r>
          <w:delText xml:space="preserve"> In this study, randomization will only occur after the blood and FFPE tumor samples have successfully completed NGS and PD-L1 testing, and the participant satisfies eligibility requirements (see Figure 2 in the study protocol). </w:delText>
        </w:r>
      </w:del>
    </w:p>
    <w:p ns2:paraId="58743A39" ns2:textId="20FEFBA8" w:rsidR="004F3270" w:rsidRDefault="005A5FF0">
      <w:pPr>
        <w:pStyle w:val="Paragraph"/>
      </w:pPr>
      <w:ins w:id="533" w:author="GoldenCorpusHarness" w:date="2026-03-28T22:23:46Z">
        <w:r>
          <w:t>All participants must provide a blood sample and a formalin-fixed, paraffin-embedded (FFP</w:t>
        </w:r>
      </w:ins>
      <w:r>
        <w:t>E</w:t>
      </w:r>
      <w:del w:id="534" w:author="GoldenCorpusHarness" w:date="2026-03-28T22:23:46Z">
        <w:r>
          <w:delText>ligible participants</w:delText>
        </w:r>
      </w:del>
      <w:ins w:id="535" w:author="GoldenCorpusHarness" w:date="2026-03-28T22:23:46Z">
        <w:r>
          <w:t>) tumor sample as soon as possible after consent. A Limited Screening consent</w:t>
        </w:r>
      </w:ins>
      <w:r>
        <w:t xml:space="preserve"> will be </w:t>
      </w:r>
      <w:del w:id="536" w:author="GoldenCorpusHarness" w:date="2026-03-28T22:23:46Z">
        <w:r>
          <w:delText>randomly assigned in a 1:1 ratio to recei</w:delText>
        </w:r>
      </w:del>
      <w:ins w:id="537" w:author="GoldenCorpusHarness" w:date="2026-03-28T22:23:46Z">
        <w:r>
          <w:t>a</w:t>
        </w:r>
      </w:ins>
      <w:r>
        <w:t>v</w:t>
      </w:r>
      <w:del w:id="538" w:author="GoldenCorpusHarness" w:date="2026-03-28T22:23:46Z">
        <w:r>
          <w:delText>e treatment</w:delText>
        </w:r>
      </w:del>
      <w:ins w:id="539" w:author="GoldenCorpusHarness" w:date="2026-03-28T22:23:46Z">
        <w:r>
          <w:t>ailable for participants considering the study before or around the time of their surgery. Both the blood and FFPE samples are required for next-generation sequencing (NGS) and for design of the participant’s INT,</w:t>
        </w:r>
      </w:ins>
      <w:r>
        <w:t xml:space="preserve"> w</w:t>
      </w:r>
      <w:del w:id="540" w:author="GoldenCorpusHarness" w:date="2026-03-28T22:23:46Z">
        <w:r>
          <w:delText>ith either V940 plus pembrol</w:delText>
        </w:r>
      </w:del>
      <w:ins w:id="541" w:author="GoldenCorpusHarness" w:date="2026-03-28T22:23:46Z">
        <w:r>
          <w:t>hich will only be made for those participants randomly assigned to the combination arm (Arm A). In this study, random</w:t>
        </w:r>
      </w:ins>
      <w:r>
        <w:t>iz</w:t>
      </w:r>
      <w:del w:id="542" w:author="GoldenCorpusHarness" w:date="2026-03-28T22:23:46Z">
        <w:r>
          <w:delText>umab or placebo plus pembrolizumab. Randomiz</w:delText>
        </w:r>
      </w:del>
      <w:r>
        <w:t xml:space="preserve">ation will </w:t>
      </w:r>
      <w:del w:id="543" w:author="GoldenCorpusHarness" w:date="2026-03-28T22:23:46Z">
        <w:r>
          <w:delText xml:space="preserve">be stratified according to the participants’ histology results (squamous </w:delText>
        </w:r>
      </w:del>
      <w:ins w:id="544" w:author="GoldenCorpusHarness" w:date="2026-03-28T22:23:46Z">
        <w:r>
          <w:t>only occur after the blood and FFPE tumor samples ha</w:t>
        </w:r>
      </w:ins>
      <w:r>
        <w:t>v</w:t>
      </w:r>
      <w:del w:id="545" w:author="GoldenCorpusHarness" w:date="2026-03-28T22:23:46Z">
        <w:r>
          <w:delText>s nonsquamous),</w:delText>
        </w:r>
      </w:del>
      <w:ins w:id="546" w:author="GoldenCorpusHarness" w:date="2026-03-28T22:23:46Z">
        <w:r>
          <w:t>e successfully completed NGS and</w:t>
        </w:r>
      </w:ins>
      <w:r>
        <w:t xml:space="preserve"> PD-L1 </w:t>
      </w:r>
      <w:del w:id="547" w:author="GoldenCorpusHarness" w:date="2026-03-28T22:23:46Z">
        <w:r>
          <w:delText>expression</w:delText>
        </w:r>
      </w:del>
      <w:ins w:id="548" w:author="GoldenCorpusHarness" w:date="2026-03-28T22:23:46Z">
        <w:r>
          <w:t>testing, and the participant satisfies eligibility requirements</w:t>
        </w:r>
      </w:ins>
      <w:r>
        <w:t xml:space="preserve"> (</w:t>
      </w:r>
      <w:del w:id="549" w:author="GoldenCorpusHarness" w:date="2026-03-28T22:23:46Z">
        <w:r>
          <w:delText>TPS &lt;1% vs 1% to 49% vs ≥50%), disease stage (Stage II vs III per AJCC Eighth Edition), and geographic location (North America/Western Europe/Australia vs rest of world</w:delText>
        </w:r>
      </w:del>
      <w:ins w:id="550" w:author="GoldenCorpusHarness" w:date="2026-03-28T22:23:46Z">
        <w:r>
          <w:t>see Figure 2 in the study protocol</w:t>
        </w:r>
      </w:ins>
      <w:r>
        <w:t>).</w:t>
      </w:r>
      <w:del w:id="551" w:author="GoldenCorpusHarness" w:date="2026-03-28T22:23:46Z">
        <w:r>
          <w:delText xml:space="preserve"> See Section 6.3.2 in the study protocol for more details on stratification factors. Participants should begin pembrolizumab treatment as soon as possible (within 24 weeks after their surgery of curative intent). </w:delText>
        </w:r>
      </w:del>
    </w:p>
    <w:p ns2:paraId="7DEA8D0F" ns2:textId="77777777" w:rsidR="004F3270" w:rsidRDefault="005A5FF0">
      <w:pPr>
        <w:pStyle w:val="Paragraph"/>
      </w:pPr>
      <w:del w:id="552" w:author="GoldenCorpusHarness" w:date="2026-03-28T22:23:46Z">
        <w:r>
          <w:delText>For all participants</w:delText>
        </w:r>
      </w:del>
      <w:ins w:id="553" w:author="GoldenCorpusHarness" w:date="2026-03-28T22:23:46Z">
        <w:r>
          <w:t>Eligible participants will be randomly assigned in a 1</w:t>
        </w:r>
      </w:ins>
      <w:r>
        <w:t>:</w:t>
      </w:r>
      <w:ins w:id="554" w:author="GoldenCorpusHarness" w:date="2026-03-28T22:23:46Z">
        <w:r>
          <w:t>1 ratio to receive treatment with either V940 plus pembrolizumab or placebo plus pembrolizumab. Randomization will be stratified according to the participants’ histology results (squamous vs nonsquamous), PD-L1 expression (TPS &lt;1% vs 1% to 49% vs ≥50%), disease stage (Stage II vs III per AJCC Eighth Edition), and geographic location (North America/Western Europe/Australia vs rest of world). See Section 6.3.2 in the study protocol for more details on stratification factors.</w:t>
        </w:r>
      </w:ins>
    </w:p>
    <w:p ns2:paraId="2A3273A2" ns2:textId="49D068DF" w:rsidR="004F3270" w:rsidRDefault="005A5FF0">
      <w:pPr>
        <w:pStyle w:val="Paragraph"/>
      </w:pPr>
      <w:del w:id="555" w:author="GoldenCorpusHarness" w:date="2026-03-28T22:23:46Z">
        <w:r>
          <w:delText>•T</w:delText>
        </w:r>
      </w:del>
      <w:ins w:id="556" w:author="GoldenCorpusHarness" w:date="2026-03-28T22:23:46Z">
        <w:r>
          <w:t>Participants s</w:t>
        </w:r>
      </w:ins>
      <w:r>
        <w:t>h</w:t>
      </w:r>
      <w:ins w:id="557" w:author="GoldenCorpusHarness" w:date="2026-03-28T22:23:46Z">
        <w:r>
          <w:t>ould b</w:t>
        </w:r>
      </w:ins>
      <w:r>
        <w:t>e</w:t>
      </w:r>
      <w:ins w:id="558" w:author="GoldenCorpusHarness" w:date="2026-03-28T22:23:46Z">
        <w:r>
          <w:t>gin</w:t>
        </w:r>
      </w:ins>
      <w:r>
        <w:t xml:space="preserve"> </w:t>
      </w:r>
      <w:del w:id="559" w:author="GoldenCorpusHarness" w:date="2026-03-28T22:23:46Z">
        <w:r>
          <w:delText>co</w:delText>
        </w:r>
      </w:del>
      <w:ins w:id="560" w:author="GoldenCorpusHarness" w:date="2026-03-28T22:23:46Z">
        <w:r>
          <w:t>pe</w:t>
        </w:r>
      </w:ins>
      <w:r>
        <w:t>mb</w:t>
      </w:r>
      <w:ins w:id="561" w:author="GoldenCorpusHarness" w:date="2026-03-28T22:23:46Z">
        <w:r>
          <w:t>rol</w:t>
        </w:r>
      </w:ins>
      <w:r>
        <w:t>i</w:t>
      </w:r>
      <w:del w:id="562" w:author="GoldenCorpusHarness" w:date="2026-03-28T22:23:46Z">
        <w:r>
          <w:delText>n</w:delText>
        </w:r>
      </w:del>
      <w:ins w:id="563" w:author="GoldenCorpusHarness" w:date="2026-03-28T22:23:46Z">
        <w:r>
          <w:t>zum</w:t>
        </w:r>
      </w:ins>
      <w:r>
        <w:t>a</w:t>
      </w:r>
      <w:del w:id="564" w:author="GoldenCorpusHarness" w:date="2026-03-28T22:23:46Z">
        <w:r>
          <w:delText>tion</w:delText>
        </w:r>
      </w:del>
      <w:ins w:id="565" w:author="GoldenCorpusHarness" w:date="2026-03-28T22:23:46Z">
        <w:r>
          <w:t>b</w:t>
        </w:r>
      </w:ins>
      <w:r>
        <w:t xml:space="preserve"> treatment </w:t>
      </w:r>
      <w:del w:id="566" w:author="GoldenCorpusHarness" w:date="2026-03-28T22:23:46Z">
        <w:r>
          <w:delText>peri</w:delText>
        </w:r>
      </w:del>
      <w:ins w:id="567" w:author="GoldenCorpusHarness" w:date="2026-03-28T22:23:46Z">
        <w:r>
          <w:t>as s</w:t>
        </w:r>
      </w:ins>
      <w:r>
        <w:t>o</w:t>
      </w:r>
      <w:del w:id="568" w:author="GoldenCorpusHarness" w:date="2026-03-28T22:23:46Z">
        <w:r>
          <w:delText>d will begi</w:delText>
        </w:r>
      </w:del>
      <w:ins w:id="569" w:author="GoldenCorpusHarness" w:date="2026-03-28T22:23:46Z">
        <w:r>
          <w:t>o</w:t>
        </w:r>
      </w:ins>
      <w:r>
        <w:t xml:space="preserve">n </w:t>
      </w:r>
      <w:del w:id="570" w:author="GoldenCorpusHarness" w:date="2026-03-28T22:23:46Z">
        <w:r>
          <w:delText xml:space="preserve">once </w:delText>
        </w:r>
      </w:del>
      <w:r>
        <w:t>a</w:t>
      </w:r>
      <w:ins w:id="571" w:author="GoldenCorpusHarness" w:date="2026-03-28T22:23:46Z">
        <w:r>
          <w:t>s</w:t>
        </w:r>
      </w:ins>
      <w:r>
        <w:t xml:space="preserve"> p</w:t>
      </w:r>
      <w:del w:id="572" w:author="GoldenCorpusHarness" w:date="2026-03-28T22:23:46Z">
        <w:r>
          <w:delText>art</w:delText>
        </w:r>
      </w:del>
      <w:ins w:id="573" w:author="GoldenCorpusHarness" w:date="2026-03-28T22:23:46Z">
        <w:r>
          <w:t>oss</w:t>
        </w:r>
      </w:ins>
      <w:r>
        <w:t>i</w:t>
      </w:r>
      <w:del w:id="574" w:author="GoldenCorpusHarness" w:date="2026-03-28T22:23:46Z">
        <w:r>
          <w:delText>cipant’s V940 or placebo is availa</w:delText>
        </w:r>
      </w:del>
      <w:r>
        <w:t>ble (</w:t>
      </w:r>
      <w:del w:id="575" w:author="GoldenCorpusHarness" w:date="2026-03-28T22:23:46Z">
        <w:r>
          <w:delText>Table</w:delText>
        </w:r>
      </w:del>
      <w:ins w:id="576" w:author="GoldenCorpusHarness" w:date="2026-03-28T22:23:46Z">
        <w:r>
          <w:t>within</w:t>
        </w:r>
      </w:ins>
      <w:r>
        <w:t xml:space="preserve"> 2</w:t>
      </w:r>
      <w:ins w:id="577" w:author="GoldenCorpusHarness" w:date="2026-03-28T22:23:46Z">
        <w:r>
          <w:t>4</w:t>
        </w:r>
      </w:ins>
      <w:r>
        <w:t xml:space="preserve"> </w:t>
      </w:r>
      <w:del w:id="578" w:author="GoldenCorpusHarness" w:date="2026-03-28T22:23:46Z">
        <w:r>
          <w:delText>in</w:delText>
        </w:r>
      </w:del>
      <w:ins w:id="579" w:author="GoldenCorpusHarness" w:date="2026-03-28T22:23:46Z">
        <w:r>
          <w:t>weeks after</w:t>
        </w:r>
      </w:ins>
      <w:r>
        <w:t xml:space="preserve"> the</w:t>
      </w:r>
      <w:ins w:id="580" w:author="GoldenCorpusHarness" w:date="2026-03-28T22:23:46Z">
        <w:r>
          <w:t>ir</w:t>
        </w:r>
      </w:ins>
      <w:r>
        <w:t xml:space="preserve"> s</w:t>
      </w:r>
      <w:del w:id="581" w:author="GoldenCorpusHarness" w:date="2026-03-28T22:23:46Z">
        <w:r>
          <w:delText>t</w:delText>
        </w:r>
      </w:del>
      <w:r>
        <w:t>u</w:t>
      </w:r>
      <w:del w:id="582" w:author="GoldenCorpusHarness" w:date="2026-03-28T22:23:46Z">
        <w:r>
          <w:delText>d</w:delText>
        </w:r>
      </w:del>
      <w:ins w:id="583" w:author="GoldenCorpusHarness" w:date="2026-03-28T22:23:46Z">
        <w:r>
          <w:t>rger</w:t>
        </w:r>
      </w:ins>
      <w:r>
        <w:t>y</w:t>
      </w:r>
      <w:del w:id="584" w:author="GoldenCorpusHarness" w:date="2026-03-28T22:23:46Z">
        <w:r>
          <w:delText xml:space="preserve"> protocol). The start</w:delText>
        </w:r>
      </w:del>
      <w:r>
        <w:t xml:space="preserve"> of </w:t>
      </w:r>
      <w:del w:id="585" w:author="GoldenCorpusHarness" w:date="2026-03-28T22:23:46Z">
        <w:r>
          <w:delText>pl</w:delText>
        </w:r>
      </w:del>
      <w:ins w:id="586" w:author="GoldenCorpusHarness" w:date="2026-03-28T22:23:46Z">
        <w:r>
          <w:t>cur</w:t>
        </w:r>
      </w:ins>
      <w:r>
        <w:t>a</w:t>
      </w:r>
      <w:del w:id="587" w:author="GoldenCorpusHarness" w:date="2026-03-28T22:23:46Z">
        <w:r>
          <w:delText>cebo w</w:delText>
        </w:r>
      </w:del>
      <w:ins w:id="588" w:author="GoldenCorpusHarness" w:date="2026-03-28T22:23:46Z">
        <w:r>
          <w:t>t</w:t>
        </w:r>
      </w:ins>
      <w:r>
        <w:t>i</w:t>
      </w:r>
      <w:del w:id="589" w:author="GoldenCorpusHarness" w:date="2026-03-28T22:23:46Z">
        <w:r>
          <w:delText>ll b</w:delText>
        </w:r>
      </w:del>
      <w:ins w:id="590" w:author="GoldenCorpusHarness" w:date="2026-03-28T22:23:46Z">
        <w:r>
          <w:t>v</w:t>
        </w:r>
      </w:ins>
      <w:r>
        <w:t xml:space="preserve">e </w:t>
      </w:r>
      <w:del w:id="591" w:author="GoldenCorpusHarness" w:date="2026-03-28T22:23:46Z">
        <w:r>
          <w:delText>randomly adjusted to ma</w:delText>
        </w:r>
      </w:del>
      <w:r>
        <w:t>int</w:t>
      </w:r>
      <w:del w:id="592" w:author="GoldenCorpusHarness" w:date="2026-03-28T22:23:46Z">
        <w:r>
          <w:delText>ai</w:delText>
        </w:r>
      </w:del>
      <w:ins w:id="593" w:author="GoldenCorpusHarness" w:date="2026-03-28T22:23:46Z">
        <w:r>
          <w:t>e</w:t>
        </w:r>
      </w:ins>
      <w:r>
        <w:t>n</w:t>
      </w:r>
      <w:del w:id="594" w:author="GoldenCorpusHarness" w:date="2026-03-28T22:23:46Z">
        <w:r>
          <w:delText xml:space="preserve"> </w:delText>
        </w:r>
      </w:del>
      <w:r>
        <w:t>t</w:t>
      </w:r>
      <w:del w:id="595" w:author="GoldenCorpusHarness" w:date="2026-03-28T22:23:46Z">
        <w:r>
          <w:delText>he study blind (Section 6.3.1 in the study protocol</w:delText>
        </w:r>
      </w:del>
      <w:r>
        <w:t>).</w:t>
      </w:r>
    </w:p>
    <w:p ns2:paraId="6C8AD901" ns2:textId="77777777" w:rsidR="004F3270" w:rsidRDefault="005A5FF0">
      <w:pPr>
        <w:pStyle w:val="Paragraph"/>
      </w:pPr>
      <w:del w:id="596" w:author="GoldenCorpusHarness" w:date="2026-03-28T22:23:46Z">
        <w:r>
          <w:delText>•Typic</w:delText>
        </w:r>
      </w:del>
      <w:ins w:id="597" w:author="GoldenCorpusHarness" w:date="2026-03-28T22:23:46Z">
        <w:r>
          <w:t xml:space="preserve">For </w:t>
        </w:r>
      </w:ins>
      <w:r>
        <w:t>all</w:t>
      </w:r>
      <w:del w:id="598" w:author="GoldenCorpusHarness" w:date="2026-03-28T22:23:46Z">
        <w:r>
          <w:delText>y, the first dose of either V940 or</w:delText>
        </w:r>
      </w:del>
      <w:r>
        <w:t xml:space="preserve"> p</w:t>
      </w:r>
      <w:del w:id="599" w:author="GoldenCorpusHarness" w:date="2026-03-28T22:23:46Z">
        <w:r>
          <w:delText>l</w:delText>
        </w:r>
      </w:del>
      <w:r>
        <w:t>a</w:t>
      </w:r>
      <w:ins w:id="600" w:author="GoldenCorpusHarness" w:date="2026-03-28T22:23:46Z">
        <w:r>
          <w:t>rti</w:t>
        </w:r>
      </w:ins>
      <w:r>
        <w:t>c</w:t>
      </w:r>
      <w:del w:id="601" w:author="GoldenCorpusHarness" w:date="2026-03-28T22:23:46Z">
        <w:r>
          <w:delText>ebo w</w:delText>
        </w:r>
      </w:del>
      <w:r>
        <w:t>i</w:t>
      </w:r>
      <w:del w:id="602" w:author="GoldenCorpusHarness" w:date="2026-03-28T22:23:46Z">
        <w:r>
          <w:delText xml:space="preserve">ll be </w:delText>
        </w:r>
      </w:del>
      <w:ins w:id="603" w:author="GoldenCorpusHarness" w:date="2026-03-28T22:23:46Z">
        <w:r>
          <w:t>p</w:t>
        </w:r>
      </w:ins>
      <w:r>
        <w:t>a</w:t>
      </w:r>
      <w:del w:id="604" w:author="GoldenCorpusHarness" w:date="2026-03-28T22:23:46Z">
        <w:r>
          <w:delText>dmi</w:delText>
        </w:r>
      </w:del>
      <w:r>
        <w:t>n</w:t>
      </w:r>
      <w:del w:id="605" w:author="GoldenCorpusHarness" w:date="2026-03-28T22:23:46Z">
        <w:r>
          <w:delText>i</w:delText>
        </w:r>
      </w:del>
      <w:ins w:id="606" w:author="GoldenCorpusHarness" w:date="2026-03-28T22:23:46Z">
        <w:r>
          <w:t>t</w:t>
        </w:r>
      </w:ins>
      <w:r>
        <w:t>s</w:t>
      </w:r>
      <w:del w:id="607" w:author="GoldenCorpusHarness" w:date="2026-03-28T22:23:46Z">
        <w:r>
          <w:delText xml:space="preserve">tered with the second dose of pembrolizumab (Day 1 of Cycle 2). </w:delText>
        </w:r>
      </w:del>
      <w:ins w:id="608" w:author="GoldenCorpusHarness" w:date="2026-03-28T22:23:46Z">
        <w:r>
          <w:t>:</w:t>
        </w:r>
      </w:ins>
    </w:p>
    <w:p ns2:paraId="25B3DC53" ns2:textId="77777777" w:rsidR="004F3270" w:rsidRDefault="005A5FF0">
      <w:pPr>
        <w:pStyle w:val="Paragraph"/>
      </w:pPr>
      <w:del w:id="609" w:author="GoldenCorpusHarness" w:date="2026-03-28T22:23:46Z">
        <w:r>
          <w:delText>•</w:delText>
        </w:r>
      </w:del>
      <w:r>
        <w:t xml:space="preserve">The </w:t>
      </w:r>
      <w:del w:id="610" w:author="GoldenCorpusHarness" w:date="2026-03-28T22:23:46Z">
        <w:r>
          <w:delText>first dose of either</w:delText>
        </w:r>
      </w:del>
      <w:ins w:id="611" w:author="GoldenCorpusHarness" w:date="2026-03-28T22:23:46Z">
        <w:r>
          <w:t>combination treatment period will begin once a participant’s</w:t>
        </w:r>
      </w:ins>
      <w:r>
        <w:t xml:space="preserve"> V940 or placebo </w:t>
      </w:r>
      <w:del w:id="612" w:author="GoldenCorpusHarness" w:date="2026-03-28T22:23:46Z">
        <w:r>
          <w:delText>may begin as soon as Day</w:delText>
        </w:r>
      </w:del>
      <w:ins w:id="613" w:author="GoldenCorpusHarness" w:date="2026-03-28T22:23:46Z">
        <w:r>
          <w:t>is available (Table</w:t>
        </w:r>
      </w:ins>
      <w:r>
        <w:t xml:space="preserve"> 2</w:t>
      </w:r>
      <w:del w:id="614" w:author="GoldenCorpusHarness" w:date="2026-03-28T22:23:46Z">
        <w:r>
          <w:delText>2</w:delText>
        </w:r>
      </w:del>
      <w:ins w:id="615" w:author="GoldenCorpusHarness" w:date="2026-03-28T22:23:46Z">
        <w:r>
          <w:t xml:space="preserve"> in the study protocol). The start</w:t>
        </w:r>
      </w:ins>
      <w:r>
        <w:t xml:space="preserve"> of </w:t>
      </w:r>
      <w:del w:id="616" w:author="GoldenCorpusHarness" w:date="2026-03-28T22:23:46Z">
        <w:r>
          <w:delText xml:space="preserve">Cycle </w:delText>
        </w:r>
      </w:del>
      <w:ins w:id="617" w:author="GoldenCorpusHarness" w:date="2026-03-28T22:23:46Z">
        <w:r>
          <w:t>placebo will be randomly adjusted to maintain the study blind (Section 6.3.</w:t>
        </w:r>
      </w:ins>
      <w:r>
        <w:t>1</w:t>
      </w:r>
      <w:del w:id="618" w:author="GoldenCorpusHarness" w:date="2026-03-28T22:23:46Z">
        <w:r>
          <w:delText>.</w:delText>
        </w:r>
      </w:del>
      <w:ins w:id="619" w:author="GoldenCorpusHarness" w:date="2026-03-28T22:23:46Z">
        <w:r>
          <w:t xml:space="preserve"> in the study protocol). </w:t>
        </w:r>
      </w:ins>
    </w:p>
    <w:p ns2:paraId="0018116E" ns2:textId="77777777" w:rsidR="004F3270" w:rsidRDefault="005A5FF0">
      <w:pPr>
        <w:pStyle w:val="Paragraph"/>
      </w:pPr>
      <w:del w:id="620" w:author="GoldenCorpusHarness" w:date="2026-03-28T22:23:46Z">
        <w:r>
          <w:delText>•</w:delText>
        </w:r>
      </w:del>
      <w:r>
        <w:t>T</w:t>
      </w:r>
      <w:ins w:id="621" w:author="GoldenCorpusHarness" w:date="2026-03-28T22:23:46Z">
        <w:r>
          <w:t>ypically, t</w:t>
        </w:r>
      </w:ins>
      <w:r>
        <w:t xml:space="preserve">he first dose of either V940 or placebo </w:t>
      </w:r>
      <w:del w:id="622" w:author="GoldenCorpusHarness" w:date="2026-03-28T22:23:46Z">
        <w:r>
          <w:delText>may</w:delText>
        </w:r>
      </w:del>
      <w:ins w:id="623" w:author="GoldenCorpusHarness" w:date="2026-03-28T22:23:46Z">
        <w:r>
          <w:t>will</w:t>
        </w:r>
      </w:ins>
      <w:r>
        <w:t xml:space="preserve"> be </w:t>
      </w:r>
      <w:ins w:id="624" w:author="GoldenCorpusHarness" w:date="2026-03-28T22:23:46Z">
        <w:r>
          <w:t>admini</w:t>
        </w:r>
      </w:ins>
      <w:r>
        <w:t>st</w:t>
      </w:r>
      <w:del w:id="625" w:author="GoldenCorpusHarness" w:date="2026-03-28T22:23:46Z">
        <w:r>
          <w:delText>a</w:delText>
        </w:r>
      </w:del>
      <w:ins w:id="626" w:author="GoldenCorpusHarness" w:date="2026-03-28T22:23:46Z">
        <w:r>
          <w:t>e</w:t>
        </w:r>
      </w:ins>
      <w:r>
        <w:t>r</w:t>
      </w:r>
      <w:del w:id="627" w:author="GoldenCorpusHarness" w:date="2026-03-28T22:23:46Z">
        <w:r>
          <w:delText>t</w:delText>
        </w:r>
      </w:del>
      <w:r>
        <w:t xml:space="preserve">ed </w:t>
      </w:r>
      <w:del w:id="628" w:author="GoldenCorpusHarness" w:date="2026-03-28T22:23:46Z">
        <w:r>
          <w:delText xml:space="preserve">up </w:delText>
        </w:r>
      </w:del>
      <w:ins w:id="629" w:author="GoldenCorpusHarness" w:date="2026-03-28T22:23:46Z">
        <w:r>
          <w:t>wi</w:t>
        </w:r>
      </w:ins>
      <w:r>
        <w:t>t</w:t>
      </w:r>
      <w:del w:id="630" w:author="GoldenCorpusHarness" w:date="2026-03-28T22:23:46Z">
        <w:r>
          <w:delText>o</w:delText>
        </w:r>
      </w:del>
      <w:ins w:id="631" w:author="GoldenCorpusHarness" w:date="2026-03-28T22:23:46Z">
        <w:r>
          <w:t>h</w:t>
        </w:r>
      </w:ins>
      <w:r>
        <w:t xml:space="preserve"> the </w:t>
      </w:r>
      <w:del w:id="632" w:author="GoldenCorpusHarness" w:date="2026-03-28T22:23:46Z">
        <w:r>
          <w:delText>tim</w:delText>
        </w:r>
      </w:del>
      <w:ins w:id="633" w:author="GoldenCorpusHarness" w:date="2026-03-28T22:23:46Z">
        <w:r>
          <w:t>s</w:t>
        </w:r>
      </w:ins>
      <w:r>
        <w:t>e</w:t>
      </w:r>
      <w:del w:id="634" w:author="GoldenCorpusHarness" w:date="2026-03-28T22:23:46Z">
        <w:r>
          <w:delText xml:space="preserve"> </w:delText>
        </w:r>
      </w:del>
      <w:ins w:id="635" w:author="GoldenCorpusHarness" w:date="2026-03-28T22:23:46Z">
        <w:r>
          <w:t>c</w:t>
        </w:r>
      </w:ins>
      <w:r>
        <w:t>o</w:t>
      </w:r>
      <w:del w:id="636" w:author="GoldenCorpusHarness" w:date="2026-03-28T22:23:46Z">
        <w:r>
          <w:delText>f the fourth</w:delText>
        </w:r>
      </w:del>
      <w:ins w:id="637" w:author="GoldenCorpusHarness" w:date="2026-03-28T22:23:46Z">
        <w:r>
          <w:t>nd</w:t>
        </w:r>
      </w:ins>
      <w:r>
        <w:t xml:space="preserve"> dose</w:t>
      </w:r>
      <w:del w:id="638" w:author="GoldenCorpusHarness" w:date="2026-03-28T22:23:46Z">
        <w:r>
          <w:delText xml:space="preserve"> (Day 1 of Cycle 4)</w:delText>
        </w:r>
      </w:del>
      <w:r>
        <w:t xml:space="preserve"> of pembrolizumab (</w:t>
      </w:r>
      <w:del w:id="639" w:author="GoldenCorpusHarness" w:date="2026-03-28T22:23:46Z">
        <w:r>
          <w:delText>in</w:delText>
        </w:r>
      </w:del>
      <w:ins w:id="640" w:author="GoldenCorpusHarness" w:date="2026-03-28T22:23:46Z">
        <w:r>
          <w:t>Day</w:t>
        </w:r>
      </w:ins>
      <w:r>
        <w:t xml:space="preserve"> </w:t>
      </w:r>
      <w:del w:id="641" w:author="GoldenCorpusHarness" w:date="2026-03-28T22:23:46Z">
        <w:r>
          <w:delText>consideration</w:delText>
        </w:r>
      </w:del>
      <w:ins w:id="642" w:author="GoldenCorpusHarness" w:date="2026-03-28T22:23:46Z">
        <w:r>
          <w:t>1</w:t>
        </w:r>
      </w:ins>
      <w:r>
        <w:t xml:space="preserve"> of </w:t>
      </w:r>
      <w:del w:id="643" w:author="GoldenCorpusHarness" w:date="2026-03-28T22:23:46Z">
        <w:r>
          <w:delText>timing</w:delText>
        </w:r>
      </w:del>
      <w:ins w:id="644" w:author="GoldenCorpusHarness" w:date="2026-03-28T22:23:46Z">
        <w:r>
          <w:t>Cycle</w:t>
        </w:r>
      </w:ins>
      <w:r>
        <w:t xml:space="preserve"> </w:t>
      </w:r>
      <w:del w:id="645" w:author="GoldenCorpusHarness" w:date="2026-03-28T22:23:46Z">
        <w:r>
          <w:delText>for manufacturing of V940</w:delText>
        </w:r>
      </w:del>
      <w:ins w:id="646" w:author="GoldenCorpusHarness" w:date="2026-03-28T22:23:46Z">
        <w:r>
          <w:t>2</w:t>
        </w:r>
      </w:ins>
      <w:r>
        <w:t>).</w:t>
      </w:r>
      <w:del w:id="647" w:author="GoldenCorpusHarness" w:date="2026-03-28T22:23:46Z">
        <w:r>
          <w:delText xml:space="preserve"> </w:delText>
        </w:r>
      </w:del>
    </w:p>
    <w:p ns2:paraId="099D9CDC" ns2:textId="52131D1A" w:rsidR="004F3270" w:rsidRDefault="005A5FF0">
      <w:pPr>
        <w:pStyle w:val="Paragraph"/>
      </w:pPr>
      <w:del w:id="648" w:author="GoldenCorpusHarness" w:date="2026-03-28T22:23:46Z">
        <w:r>
          <w:delText>•I</w:delText>
        </w:r>
      </w:del>
      <w:ins w:id="649" w:author="GoldenCorpusHarness" w:date="2026-03-28T22:23:46Z">
        <w:r>
          <w:t xml:space="preserve">The </w:t>
        </w:r>
      </w:ins>
      <w:r>
        <w:t>f</w:t>
      </w:r>
      <w:ins w:id="650" w:author="GoldenCorpusHarness" w:date="2026-03-28T22:23:46Z">
        <w:r>
          <w:t>irst dose of either</w:t>
        </w:r>
      </w:ins>
      <w:r>
        <w:t xml:space="preserve"> V940 </w:t>
      </w:r>
      <w:del w:id="651" w:author="GoldenCorpusHarness" w:date="2026-03-28T22:23:46Z">
        <w:r>
          <w:delText>cann</w:delText>
        </w:r>
      </w:del>
      <w:r>
        <w:t>o</w:t>
      </w:r>
      <w:del w:id="652" w:author="GoldenCorpusHarness" w:date="2026-03-28T22:23:46Z">
        <w:r>
          <w:delText>t be p</w:delText>
        </w:r>
      </w:del>
      <w:r>
        <w:t>r</w:t>
      </w:r>
      <w:del w:id="653" w:author="GoldenCorpusHarness" w:date="2026-03-28T22:23:46Z">
        <w:r>
          <w:delText>ovided (eg, due to manufacturing), the participant should continue in the study and receive</w:delText>
        </w:r>
      </w:del>
      <w:r>
        <w:t xml:space="preserve"> placebo </w:t>
      </w:r>
      <w:del w:id="654" w:author="GoldenCorpusHarness" w:date="2026-03-28T22:23:46Z">
        <w:r>
          <w:delText xml:space="preserve">to </w:delText>
        </w:r>
      </w:del>
      <w:r>
        <w:t>ma</w:t>
      </w:r>
      <w:del w:id="655" w:author="GoldenCorpusHarness" w:date="2026-03-28T22:23:46Z">
        <w:r>
          <w:delText>inta</w:delText>
        </w:r>
      </w:del>
      <w:ins w:id="656" w:author="GoldenCorpusHarness" w:date="2026-03-28T22:23:46Z">
        <w:r>
          <w:t>y beg</w:t>
        </w:r>
      </w:ins>
      <w:r>
        <w:t xml:space="preserve">in </w:t>
      </w:r>
      <w:del w:id="657" w:author="GoldenCorpusHarness" w:date="2026-03-28T22:23:46Z">
        <w:r>
          <w:delText>the</w:delText>
        </w:r>
      </w:del>
      <w:ins w:id="658" w:author="GoldenCorpusHarness" w:date="2026-03-28T22:23:46Z">
        <w:r>
          <w:t>as</w:t>
        </w:r>
      </w:ins>
      <w:r>
        <w:t xml:space="preserve"> s</w:t>
      </w:r>
      <w:del w:id="659" w:author="GoldenCorpusHarness" w:date="2026-03-28T22:23:46Z">
        <w:r>
          <w:delText>tudy blind. See the study pr</w:delText>
        </w:r>
      </w:del>
      <w:r>
        <w:t>o</w:t>
      </w:r>
      <w:del w:id="660" w:author="GoldenCorpusHarness" w:date="2026-03-28T22:23:46Z">
        <w:r>
          <w:delText xml:space="preserve">tocol’s Statistical Analysis Plan (SAP) for guidelines </w:delText>
        </w:r>
      </w:del>
      <w:r>
        <w:t xml:space="preserve">on </w:t>
      </w:r>
      <w:del w:id="661" w:author="GoldenCorpusHarness" w:date="2026-03-28T22:23:46Z">
        <w:r>
          <w:delText>h</w:delText>
        </w:r>
      </w:del>
      <w:r>
        <w:t>a</w:t>
      </w:r>
      <w:del w:id="662" w:author="GoldenCorpusHarness" w:date="2026-03-28T22:23:46Z">
        <w:r>
          <w:delText>nd</w:delText>
        </w:r>
      </w:del>
      <w:ins w:id="663" w:author="GoldenCorpusHarness" w:date="2026-03-28T22:23:46Z">
        <w:r>
          <w:t>s Day 22 of Cyc</w:t>
        </w:r>
      </w:ins>
      <w:r>
        <w:t>l</w:t>
      </w:r>
      <w:del w:id="664" w:author="GoldenCorpusHarness" w:date="2026-03-28T22:23:46Z">
        <w:r>
          <w:delText>ing</w:delText>
        </w:r>
      </w:del>
      <w:ins w:id="665" w:author="GoldenCorpusHarness" w:date="2026-03-28T22:23:46Z">
        <w:r>
          <w:t>e</w:t>
        </w:r>
      </w:ins>
      <w:r>
        <w:t xml:space="preserve"> </w:t>
      </w:r>
      <w:del w:id="666" w:author="GoldenCorpusHarness" w:date="2026-03-28T22:23:46Z">
        <w:r>
          <w:delText>intercurrent events</w:delText>
        </w:r>
      </w:del>
      <w:ins w:id="667" w:author="GoldenCorpusHarness" w:date="2026-03-28T22:23:46Z">
        <w:r>
          <w:t>1</w:t>
        </w:r>
      </w:ins>
      <w:r>
        <w:t>.</w:t>
      </w:r>
      <w:del w:id="668" w:author="GoldenCorpusHarness" w:date="2026-03-28T22:23:46Z">
        <w:r>
          <w:delText xml:space="preserve"> </w:delText>
        </w:r>
      </w:del>
    </w:p>
    <w:p ns2:paraId="5FB5E43F" ns2:textId="397DDC4A" w:rsidR="004F3270" w:rsidRDefault="005A5FF0">
      <w:pPr>
        <w:pStyle w:val="Paragraph"/>
      </w:pPr>
      <w:r>
        <w:t xml:space="preserve">The </w:t>
      </w:r>
      <w:ins w:id="669" w:author="GoldenCorpusHarness" w:date="2026-03-28T22:23:46Z">
        <w:r>
          <w:t>firs</w:t>
        </w:r>
      </w:ins>
      <w:r>
        <w:t>t</w:t>
      </w:r>
      <w:del w:id="670" w:author="GoldenCorpusHarness" w:date="2026-03-28T22:23:46Z">
        <w:r>
          <w:delText>ypical</w:delText>
        </w:r>
      </w:del>
      <w:ins w:id="671" w:author="GoldenCorpusHarness" w:date="2026-03-28T22:23:46Z">
        <w:r>
          <w:t xml:space="preserve"> dose of</w:t>
        </w:r>
      </w:ins>
      <w:r>
        <w:t xml:space="preserve"> e</w:t>
      </w:r>
      <w:del w:id="672" w:author="GoldenCorpusHarness" w:date="2026-03-28T22:23:46Z">
        <w:r>
          <w:delText>v</w:delText>
        </w:r>
      </w:del>
      <w:ins w:id="673" w:author="GoldenCorpusHarness" w:date="2026-03-28T22:23:46Z">
        <w:r>
          <w:t>ith</w:t>
        </w:r>
      </w:ins>
      <w:r>
        <w:t>e</w:t>
      </w:r>
      <w:del w:id="674" w:author="GoldenCorpusHarness" w:date="2026-03-28T22:23:46Z">
        <w:r>
          <w:delText>n</w:delText>
        </w:r>
      </w:del>
      <w:ins w:id="675" w:author="GoldenCorpusHarness" w:date="2026-03-28T22:23:46Z">
        <w:r>
          <w:t>r V940 or placebo may be s</w:t>
        </w:r>
      </w:ins>
      <w:r>
        <w:t>t</w:t>
      </w:r>
      <w:del w:id="676" w:author="GoldenCorpusHarness" w:date="2026-03-28T22:23:46Z">
        <w:r>
          <w:delText>s</w:delText>
        </w:r>
      </w:del>
      <w:ins w:id="677" w:author="GoldenCorpusHarness" w:date="2026-03-28T22:23:46Z">
        <w:r>
          <w:t>arted up</w:t>
        </w:r>
      </w:ins>
      <w:r>
        <w:t xml:space="preserve"> t</w:t>
      </w:r>
      <w:del w:id="678" w:author="GoldenCorpusHarness" w:date="2026-03-28T22:23:46Z">
        <w:r>
          <w:delText xml:space="preserve">hat </w:delText>
        </w:r>
      </w:del>
      <w:r>
        <w:t>o</w:t>
      </w:r>
      <w:del w:id="679" w:author="GoldenCorpusHarness" w:date="2026-03-28T22:23:46Z">
        <w:r>
          <w:delText>ccur in</w:delText>
        </w:r>
      </w:del>
      <w:r>
        <w:t xml:space="preserve"> the </w:t>
      </w:r>
      <w:del w:id="680" w:author="GoldenCorpusHarness" w:date="2026-03-28T22:23:46Z">
        <w:r>
          <w:delText>g</w:delText>
        </w:r>
      </w:del>
      <w:ins w:id="681" w:author="GoldenCorpusHarness" w:date="2026-03-28T22:23:46Z">
        <w:r>
          <w:t>tim</w:t>
        </w:r>
      </w:ins>
      <w:r>
        <w:t>e</w:t>
      </w:r>
      <w:ins w:id="682" w:author="GoldenCorpusHarness" w:date="2026-03-28T22:23:46Z">
        <w:r>
          <w:t xml:space="preserve"> of the fourth dose (Day 1 of Cycle 4) of pembrolizumab (i</w:t>
        </w:r>
      </w:ins>
      <w:r>
        <w:t>n</w:t>
      </w:r>
      <w:ins w:id="683" w:author="GoldenCorpusHarness" w:date="2026-03-28T22:23:46Z">
        <w:r>
          <w:t xml:space="preserve"> consid</w:t>
        </w:r>
      </w:ins>
      <w:r>
        <w:t xml:space="preserve">eration of </w:t>
      </w:r>
      <w:del w:id="684" w:author="GoldenCorpusHarness" w:date="2026-03-28T22:23:46Z">
        <w:r>
          <w:delText>V940</w:delText>
        </w:r>
      </w:del>
      <w:ins w:id="685" w:author="GoldenCorpusHarness" w:date="2026-03-28T22:23:46Z">
        <w:r>
          <w:t>timing</w:t>
        </w:r>
      </w:ins>
      <w:r>
        <w:t xml:space="preserve"> for </w:t>
      </w:r>
      <w:ins w:id="686" w:author="GoldenCorpusHarness" w:date="2026-03-28T22:23:46Z">
        <w:r>
          <w:t>m</w:t>
        </w:r>
      </w:ins>
      <w:r>
        <w:t>a</w:t>
      </w:r>
      <w:del w:id="687" w:author="GoldenCorpusHarness" w:date="2026-03-28T22:23:46Z">
        <w:r>
          <w:delText xml:space="preserve"> s</w:delText>
        </w:r>
      </w:del>
      <w:ins w:id="688" w:author="GoldenCorpusHarness" w:date="2026-03-28T22:23:46Z">
        <w:r>
          <w:t>nufac</w:t>
        </w:r>
      </w:ins>
      <w:r>
        <w:t>tu</w:t>
      </w:r>
      <w:del w:id="689" w:author="GoldenCorpusHarness" w:date="2026-03-28T22:23:46Z">
        <w:r>
          <w:delText>dy pa</w:delText>
        </w:r>
      </w:del>
      <w:r>
        <w:t>r</w:t>
      </w:r>
      <w:del w:id="690" w:author="GoldenCorpusHarness" w:date="2026-03-28T22:23:46Z">
        <w:r>
          <w:delText xml:space="preserve">ticipant are depicted </w:delText>
        </w:r>
      </w:del>
      <w:r>
        <w:t>in</w:t>
      </w:r>
      <w:del w:id="691" w:author="GoldenCorpusHarness" w:date="2026-03-28T22:23:46Z">
        <w:r>
          <w:delText xml:space="preserve"> Fi</w:delText>
        </w:r>
      </w:del>
      <w:r>
        <w:t>g</w:t>
      </w:r>
      <w:del w:id="692" w:author="GoldenCorpusHarness" w:date="2026-03-28T22:23:46Z">
        <w:r>
          <w:delText>ure 2</w:delText>
        </w:r>
      </w:del>
      <w:r>
        <w:t xml:space="preserve"> of </w:t>
      </w:r>
      <w:del w:id="693" w:author="GoldenCorpusHarness" w:date="2026-03-28T22:23:46Z">
        <w:r>
          <w:delText>the study protocol</w:delText>
        </w:r>
      </w:del>
      <w:ins w:id="694" w:author="GoldenCorpusHarness" w:date="2026-03-28T22:23:46Z">
        <w:r>
          <w:t>V940)</w:t>
        </w:r>
      </w:ins>
      <w:r>
        <w:t>.</w:t>
      </w:r>
    </w:p>
    <w:p ns2:paraId="60023175" ns2:textId="5B541C23" w:rsidR="004F3270" w:rsidRDefault="005A5FF0">
      <w:pPr>
        <w:pStyle w:val="Paragraph"/>
      </w:pPr>
      <w:del w:id="695" w:author="GoldenCorpusHarness" w:date="2026-03-28T22:23:46Z">
        <w:r>
          <w:delText>Participants will receive treatment with either</w:delText>
        </w:r>
      </w:del>
      <w:ins w:id="696" w:author="GoldenCorpusHarness" w:date="2026-03-28T22:23:46Z">
        <w:r>
          <w:t>If</w:t>
        </w:r>
      </w:ins>
      <w:r>
        <w:t xml:space="preserve"> V940 </w:t>
      </w:r>
      <w:del w:id="697" w:author="GoldenCorpusHarness" w:date="2026-03-28T22:23:46Z">
        <w:r>
          <w:delText>or place</w:delText>
        </w:r>
      </w:del>
      <w:ins w:id="698" w:author="GoldenCorpusHarness" w:date="2026-03-28T22:23:46Z">
        <w:r>
          <w:t xml:space="preserve">cannot </w:t>
        </w:r>
      </w:ins>
      <w:r>
        <w:t>b</w:t>
      </w:r>
      <w:del w:id="699" w:author="GoldenCorpusHarness" w:date="2026-03-28T22:23:46Z">
        <w:r>
          <w:delText>o</w:delText>
        </w:r>
      </w:del>
      <w:ins w:id="700" w:author="GoldenCorpusHarness" w:date="2026-03-28T22:23:46Z">
        <w:r>
          <w:t>e provided</w:t>
        </w:r>
      </w:ins>
      <w:r>
        <w:t xml:space="preserve"> (</w:t>
      </w:r>
      <w:del w:id="701" w:author="GoldenCorpusHarness" w:date="2026-03-28T22:23:46Z">
        <w:r>
          <w:delText>once a</w:delText>
        </w:r>
      </w:del>
      <w:ins w:id="702" w:author="GoldenCorpusHarness" w:date="2026-03-28T22:23:46Z">
        <w:r>
          <w:t>eg, due to manufacturing), the participant should continue in the study and recei</w:t>
        </w:r>
      </w:ins>
      <w:r>
        <w:t>v</w:t>
      </w:r>
      <w:del w:id="703" w:author="GoldenCorpusHarness" w:date="2026-03-28T22:23:46Z">
        <w:r>
          <w:delText>aila</w:delText>
        </w:r>
      </w:del>
      <w:ins w:id="704" w:author="GoldenCorpusHarness" w:date="2026-03-28T22:23:46Z">
        <w:r>
          <w:t>e place</w:t>
        </w:r>
      </w:ins>
      <w:r>
        <w:t>b</w:t>
      </w:r>
      <w:del w:id="705" w:author="GoldenCorpusHarness" w:date="2026-03-28T22:23:46Z">
        <w:r>
          <w:delText>le) for up to 9 doses Q3W plus 9 cycles of pe</w:delText>
        </w:r>
      </w:del>
      <w:ins w:id="706" w:author="GoldenCorpusHarness" w:date="2026-03-28T22:23:46Z">
        <w:r>
          <w:t xml:space="preserve">o to </w:t>
        </w:r>
      </w:ins>
      <w:r>
        <w:t>m</w:t>
      </w:r>
      <w:ins w:id="707" w:author="GoldenCorpusHarness" w:date="2026-03-28T22:23:46Z">
        <w:r>
          <w:t xml:space="preserve">aintain the study </w:t>
        </w:r>
      </w:ins>
      <w:r>
        <w:t>b</w:t>
      </w:r>
      <w:del w:id="708" w:author="GoldenCorpusHarness" w:date="2026-03-28T22:23:46Z">
        <w:r>
          <w:delText>rolizumab Q6W until any of the criteria for discontinuation of study intervention are met</w:delText>
        </w:r>
      </w:del>
      <w:ins w:id="709" w:author="GoldenCorpusHarness" w:date="2026-03-28T22:23:46Z">
        <w:r>
          <w:t>lind. See the study protocol’s Statistical Analysis Plan</w:t>
        </w:r>
      </w:ins>
      <w:r>
        <w:t xml:space="preserve"> (S</w:t>
      </w:r>
      <w:del w:id="710" w:author="GoldenCorpusHarness" w:date="2026-03-28T22:23:46Z">
        <w:r>
          <w:delText>ection 7</w:delText>
        </w:r>
      </w:del>
      <w:ins w:id="711" w:author="GoldenCorpusHarness" w:date="2026-03-28T22:23:46Z">
        <w:r>
          <w:t>AP) for guidelines on handling intercurrent events</w:t>
        </w:r>
      </w:ins>
      <w:r>
        <w:t>.</w:t>
      </w:r>
      <w:del w:id="712" w:author="GoldenCorpusHarness" w:date="2026-03-28T22:23:46Z">
        <w:r>
          <w:delText>1 in the study protocol). Crossover from one intervention arm to the other is not permitted. Participants will undergo imaging (Section 8.2.1 of the study protocol) at the timepoints described in the Schedule of Activities (SoA). Participants will be followed after discontinuation of study intervention for disease recurrence, distant metastasis, and survival as described in Section 8.11.4 of the study protocol.</w:delText>
        </w:r>
      </w:del>
    </w:p>
    <w:p ns2:paraId="4F3036E9" ns2:textId="19001960" w:rsidR="004F3270" w:rsidRDefault="005A5FF0">
      <w:pPr>
        <w:pStyle w:val="Paragraph"/>
      </w:pPr>
      <w:r>
        <w:t xml:space="preserve">The </w:t>
      </w:r>
      <w:ins w:id="713" w:author="GoldenCorpusHarness" w:date="2026-03-28T22:23:46Z">
        <w:r>
          <w:t>ty</w:t>
        </w:r>
      </w:ins>
      <w:r>
        <w:t>p</w:t>
      </w:r>
      <w:ins w:id="714" w:author="GoldenCorpusHarness" w:date="2026-03-28T22:23:46Z">
        <w:r>
          <w:t>ical events that occu</w:t>
        </w:r>
      </w:ins>
      <w:r>
        <w:t>r</w:t>
      </w:r>
      <w:ins w:id="715" w:author="GoldenCorpusHarness" w:date="2026-03-28T22:23:46Z">
        <w:r>
          <w:t xml:space="preserve"> </w:t>
        </w:r>
      </w:ins>
      <w:r>
        <w:t>i</w:t>
      </w:r>
      <w:del w:id="716" w:author="GoldenCorpusHarness" w:date="2026-03-28T22:23:46Z">
        <w:r>
          <w:delText>m</w:delText>
        </w:r>
      </w:del>
      <w:ins w:id="717" w:author="GoldenCorpusHarness" w:date="2026-03-28T22:23:46Z">
        <w:r>
          <w:t>n the generation of V940 for a study p</w:t>
        </w:r>
      </w:ins>
      <w:r>
        <w:t>ar</w:t>
      </w:r>
      <w:del w:id="718" w:author="GoldenCorpusHarness" w:date="2026-03-28T22:23:46Z">
        <w:r>
          <w:delText>y</w:delText>
        </w:r>
      </w:del>
      <w:ins w:id="719" w:author="GoldenCorpusHarness" w:date="2026-03-28T22:23:46Z">
        <w:r>
          <w:t>ticipant</w:t>
        </w:r>
      </w:ins>
      <w:r>
        <w:t xml:space="preserve"> </w:t>
      </w:r>
      <w:ins w:id="720" w:author="GoldenCorpusHarness" w:date="2026-03-28T22:23:46Z">
        <w:r>
          <w:t>ar</w:t>
        </w:r>
      </w:ins>
      <w:r>
        <w:t>e</w:t>
      </w:r>
      <w:del w:id="721" w:author="GoldenCorpusHarness" w:date="2026-03-28T22:23:46Z">
        <w:r>
          <w:delText>n</w:delText>
        </w:r>
      </w:del>
      <w:ins w:id="722" w:author="GoldenCorpusHarness" w:date="2026-03-28T22:23:46Z">
        <w:r>
          <w:t xml:space="preserve"> </w:t>
        </w:r>
      </w:ins>
      <w:r>
        <w:t>d</w:t>
      </w:r>
      <w:ins w:id="723" w:author="GoldenCorpusHarness" w:date="2026-03-28T22:23:46Z">
        <w:r>
          <w:t>e</w:t>
        </w:r>
      </w:ins>
      <w:r>
        <w:t>p</w:t>
      </w:r>
      <w:del w:id="724" w:author="GoldenCorpusHarness" w:date="2026-03-28T22:23:46Z">
        <w:r>
          <w:delText>o</w:delText>
        </w:r>
      </w:del>
      <w:ins w:id="725" w:author="GoldenCorpusHarness" w:date="2026-03-28T22:23:46Z">
        <w:r>
          <w:t xml:space="preserve">icted </w:t>
        </w:r>
      </w:ins>
      <w:r>
        <w:t>in</w:t>
      </w:r>
      <w:del w:id="726" w:author="GoldenCorpusHarness" w:date="2026-03-28T22:23:46Z">
        <w:r>
          <w:delText>t</w:delText>
        </w:r>
      </w:del>
      <w:ins w:id="727" w:author="GoldenCorpusHarness" w:date="2026-03-28T22:23:46Z">
        <w:r>
          <w:t xml:space="preserve"> Figure 2</w:t>
        </w:r>
      </w:ins>
      <w:r>
        <w:t xml:space="preserve"> of the study </w:t>
      </w:r>
      <w:del w:id="728" w:author="GoldenCorpusHarness" w:date="2026-03-28T22:23:46Z">
        <w:r>
          <w:delText>is DFS, and a key se</w:delText>
        </w:r>
      </w:del>
      <w:ins w:id="729" w:author="GoldenCorpusHarness" w:date="2026-03-28T22:23:46Z">
        <w:r>
          <w:t>proto</w:t>
        </w:r>
      </w:ins>
      <w:r>
        <w:t>co</w:t>
      </w:r>
      <w:del w:id="730" w:author="GoldenCorpusHarness" w:date="2026-03-28T22:23:46Z">
        <w:r>
          <w:delText>ndary endpoint is OS</w:delText>
        </w:r>
      </w:del>
      <w:ins w:id="731" w:author="GoldenCorpusHarness" w:date="2026-03-28T22:23:46Z">
        <w:r>
          <w:t>l</w:t>
        </w:r>
      </w:ins>
      <w:r>
        <w:t>.</w:t>
      </w:r>
    </w:p>
    <w:p ns2:paraId="07B76795" ns2:textId="3A8DC820" w:rsidR="004F3270" w:rsidRDefault="005A5FF0">
      <w:pPr>
        <w:pStyle w:val="Paragraph"/>
      </w:pPr>
      <w:del w:id="732" w:author="GoldenCorpusHarness" w:date="2026-03-28T22:23:46Z">
        <w:r>
          <w:delText>Adverse events</w:delText>
        </w:r>
      </w:del>
      <w:ins w:id="733" w:author="GoldenCorpusHarness" w:date="2026-03-28T22:23:46Z">
        <w:r>
          <w:t>Participants will receive treatment with either V940 or placebo</w:t>
        </w:r>
      </w:ins>
      <w:r>
        <w:t xml:space="preserve"> (</w:t>
      </w:r>
      <w:del w:id="734" w:author="GoldenCorpusHarness" w:date="2026-03-28T22:23:46Z">
        <w:r>
          <w:delText>AEs</w:delText>
        </w:r>
      </w:del>
      <w:ins w:id="735" w:author="GoldenCorpusHarness" w:date="2026-03-28T22:23:46Z">
        <w:r>
          <w:t>once available</w:t>
        </w:r>
      </w:ins>
      <w:r>
        <w:t xml:space="preserve">) </w:t>
      </w:r>
      <w:del w:id="736" w:author="GoldenCorpusHarness" w:date="2026-03-28T22:23:46Z">
        <w:r>
          <w:delText xml:space="preserve">will </w:delText>
        </w:r>
      </w:del>
      <w:ins w:id="737" w:author="GoldenCorpusHarness" w:date="2026-03-28T22:23:46Z">
        <w:r>
          <w:t>for up to 9 doses Q3W plus 9 cycles of pem</w:t>
        </w:r>
      </w:ins>
      <w:r>
        <w:t>b</w:t>
      </w:r>
      <w:del w:id="738" w:author="GoldenCorpusHarness" w:date="2026-03-28T22:23:46Z">
        <w:r>
          <w:delText>e monitored throughout the stud</w:delText>
        </w:r>
      </w:del>
      <w:ins w:id="739" w:author="GoldenCorpusHarness" w:date="2026-03-28T22:23:46Z">
        <w:r>
          <w:t>rolizumab Q6W until an</w:t>
        </w:r>
      </w:ins>
      <w:r>
        <w:t xml:space="preserve">y </w:t>
      </w:r>
      <w:del w:id="740" w:author="GoldenCorpusHarness" w:date="2026-03-28T22:23:46Z">
        <w:r>
          <w:delText>and graded in severit</w:delText>
        </w:r>
      </w:del>
      <w:ins w:id="741" w:author="GoldenCorpusHarness" w:date="2026-03-28T22:23:46Z">
        <w:r>
          <w:t>of the criteria for discontinuation of stud</w:t>
        </w:r>
      </w:ins>
      <w:r>
        <w:t xml:space="preserve">y </w:t>
      </w:r>
      <w:del w:id="742" w:author="GoldenCorpusHarness" w:date="2026-03-28T22:23:46Z">
        <w:r>
          <w:delText>according to the guidelines outlined in the National Cancer Institute Common Terminology Criteria for Adverse Events (NCI CTCAE) v5.0. Each participant will be monitored for AEs and serious adverse events</w:delText>
        </w:r>
      </w:del>
      <w:ins w:id="743" w:author="GoldenCorpusHarness" w:date="2026-03-28T22:23:46Z">
        <w:r>
          <w:t>intervention are met</w:t>
        </w:r>
      </w:ins>
      <w:r>
        <w:t xml:space="preserve"> (S</w:t>
      </w:r>
      <w:ins w:id="744" w:author="GoldenCorpusHarness" w:date="2026-03-28T22:23:46Z">
        <w:r>
          <w:t xml:space="preserve">ection 7.1 in the study protocol). Crossover from one intervention arm to the other is not permitted. Participants will undergo imaging (Section 8.2.1 of the study protocol) at the timepoints described in the Schedule of </w:t>
        </w:r>
      </w:ins>
      <w:r>
        <w:t>A</w:t>
      </w:r>
      <w:del w:id="745" w:author="GoldenCorpusHarness" w:date="2026-03-28T22:23:46Z">
        <w:r>
          <w:delText>Es</w:delText>
        </w:r>
      </w:del>
      <w:ins w:id="746" w:author="GoldenCorpusHarness" w:date="2026-03-28T22:23:46Z">
        <w:r>
          <w:t>ctivities (SoA</w:t>
        </w:r>
      </w:ins>
      <w:r>
        <w:t>)</w:t>
      </w:r>
      <w:ins w:id="747" w:author="GoldenCorpusHarness" w:date="2026-03-28T22:23:46Z">
        <w:r>
          <w:t>. Participants will be followed after discontinuation of study intervention for disease recurrence</w:t>
        </w:r>
      </w:ins>
      <w:r>
        <w:t xml:space="preserve">, </w:t>
      </w:r>
      <w:ins w:id="748" w:author="GoldenCorpusHarness" w:date="2026-03-28T22:23:46Z">
        <w:r>
          <w:t xml:space="preserve">distant metastasis, and survival </w:t>
        </w:r>
      </w:ins>
      <w:r>
        <w:t>as described in Section 8.</w:t>
      </w:r>
      <w:ins w:id="749" w:author="GoldenCorpusHarness" w:date="2026-03-28T22:23:46Z">
        <w:r>
          <w:t>11.</w:t>
        </w:r>
      </w:ins>
      <w:r>
        <w:t>4</w:t>
      </w:r>
      <w:del w:id="750" w:author="GoldenCorpusHarness" w:date="2026-03-28T22:23:46Z">
        <w:r>
          <w:delText>.1</w:delText>
        </w:r>
      </w:del>
      <w:r>
        <w:t xml:space="preserve"> of the study protocol.</w:t>
      </w:r>
    </w:p>
    <w:p ns2:paraId="220D77ED" ns2:textId="5FDE9C27" w:rsidR="004F3270" w:rsidRDefault="005A5FF0">
      <w:pPr>
        <w:pStyle w:val="Paragraph"/>
      </w:pPr>
      <w:del w:id="751" w:author="GoldenCorpusHarness" w:date="2026-03-28T22:23:46Z">
        <w:r>
          <w:delText>Details of t</w:delText>
        </w:r>
      </w:del>
      <w:ins w:id="752" w:author="GoldenCorpusHarness" w:date="2026-03-28T22:23:46Z">
        <w:r>
          <w:t>T</w:t>
        </w:r>
      </w:ins>
      <w:r>
        <w:t xml:space="preserve">he </w:t>
      </w:r>
      <w:del w:id="753" w:author="GoldenCorpusHarness" w:date="2026-03-28T22:23:46Z">
        <w:r>
          <w:delText>eff</w:delText>
        </w:r>
      </w:del>
      <w:ins w:id="754" w:author="GoldenCorpusHarness" w:date="2026-03-28T22:23:46Z">
        <w:r>
          <w:t>pr</w:t>
        </w:r>
      </w:ins>
      <w:r>
        <w:t>i</w:t>
      </w:r>
      <w:del w:id="755" w:author="GoldenCorpusHarness" w:date="2026-03-28T22:23:46Z">
        <w:r>
          <w:delText>c</w:delText>
        </w:r>
      </w:del>
      <w:ins w:id="756" w:author="GoldenCorpusHarness" w:date="2026-03-28T22:23:46Z">
        <w:r>
          <w:t>m</w:t>
        </w:r>
      </w:ins>
      <w:r>
        <w:t>a</w:t>
      </w:r>
      <w:del w:id="757" w:author="GoldenCorpusHarness" w:date="2026-03-28T22:23:46Z">
        <w:r>
          <w:delText>c</w:delText>
        </w:r>
      </w:del>
      <w:ins w:id="758" w:author="GoldenCorpusHarness" w:date="2026-03-28T22:23:46Z">
        <w:r>
          <w:t>r</w:t>
        </w:r>
      </w:ins>
      <w:r>
        <w:t xml:space="preserve">y </w:t>
      </w:r>
      <w:ins w:id="759" w:author="GoldenCorpusHarness" w:date="2026-03-28T22:23:46Z">
        <w:r>
          <w:t>endpo</w:t>
        </w:r>
      </w:ins>
      <w:r>
        <w:t>int</w:t>
      </w:r>
      <w:del w:id="760" w:author="GoldenCorpusHarness" w:date="2026-03-28T22:23:46Z">
        <w:r>
          <w:delText>erim analyses (IAs) to be conducted in this study are described in Section 9.8.1</w:delText>
        </w:r>
      </w:del>
      <w:r>
        <w:t xml:space="preserve"> of the study </w:t>
      </w:r>
      <w:del w:id="761" w:author="GoldenCorpusHarness" w:date="2026-03-28T22:23:46Z">
        <w:r>
          <w:delText>proto</w:delText>
        </w:r>
      </w:del>
      <w:ins w:id="762" w:author="GoldenCorpusHarness" w:date="2026-03-28T22:23:46Z">
        <w:r>
          <w:t>is DFS, and a key se</w:t>
        </w:r>
      </w:ins>
      <w:r>
        <w:t>co</w:t>
      </w:r>
      <w:del w:id="763" w:author="GoldenCorpusHarness" w:date="2026-03-28T22:23:46Z">
        <w:r>
          <w:delText>l</w:delText>
        </w:r>
      </w:del>
      <w:ins w:id="764" w:author="GoldenCorpusHarness" w:date="2026-03-28T22:23:46Z">
        <w:r>
          <w:t>ndary endpoint is OS</w:t>
        </w:r>
      </w:ins>
      <w:r>
        <w:t>.</w:t>
      </w:r>
    </w:p>
    <w:p ns2:paraId="79BE8CCC" ns2:textId="1C67282F" w:rsidR="004F3270" w:rsidRDefault="005A5FF0">
      <w:pPr>
        <w:pStyle w:val="Paragraph"/>
      </w:pPr>
      <w:del w:id="765" w:author="GoldenCorpusHarness" w:date="2026-03-28T22:23:46Z">
        <w:r>
          <w:delText>Results o</w:delText>
        </w:r>
      </w:del>
      <w:ins w:id="766" w:author="GoldenCorpusHarness" w:date="2026-03-28T22:23:46Z">
        <w:r>
          <w:t xml:space="preserve">Adverse events (AEs) will be monitored throughout the study and graded in severity according to the guidelines outlined in the National Cancer Institute Common Terminology Criteria </w:t>
        </w:r>
      </w:ins>
      <w:r>
        <w:t>f</w:t>
      </w:r>
      <w:del w:id="767" w:author="GoldenCorpusHarness" w:date="2026-03-28T22:23:46Z">
        <w:r>
          <w:delText xml:space="preserve"> the </w:delText>
        </w:r>
      </w:del>
      <w:ins w:id="768" w:author="GoldenCorpusHarness" w:date="2026-03-28T22:23:46Z">
        <w:r>
          <w:t>or Adverse Events (NC</w:t>
        </w:r>
      </w:ins>
      <w:r>
        <w:t>I</w:t>
      </w:r>
      <w:del w:id="769" w:author="GoldenCorpusHarness" w:date="2026-03-28T22:23:46Z">
        <w:r>
          <w:delText>As</w:delText>
        </w:r>
      </w:del>
      <w:ins w:id="770" w:author="GoldenCorpusHarness" w:date="2026-03-28T22:23:46Z">
        <w:r>
          <w:t xml:space="preserve"> CTCAE) v5.0. Each participant</w:t>
        </w:r>
      </w:ins>
      <w:r>
        <w:t xml:space="preserve"> will be </w:t>
      </w:r>
      <w:del w:id="771" w:author="GoldenCorpusHarness" w:date="2026-03-28T22:23:46Z">
        <w:r>
          <w:delText>reviewed by a data monitoring committee</w:delText>
        </w:r>
      </w:del>
      <w:ins w:id="772" w:author="GoldenCorpusHarness" w:date="2026-03-28T22:23:46Z">
        <w:r>
          <w:t>monitored for AEs and serious adverse events</w:t>
        </w:r>
      </w:ins>
      <w:r>
        <w:t xml:space="preserve"> (</w:t>
      </w:r>
      <w:del w:id="773" w:author="GoldenCorpusHarness" w:date="2026-03-28T22:23:46Z">
        <w:r>
          <w:delText>DMC</w:delText>
        </w:r>
      </w:del>
      <w:ins w:id="774" w:author="GoldenCorpusHarness" w:date="2026-03-28T22:23:46Z">
        <w:r>
          <w:t>SAEs</w:t>
        </w:r>
      </w:ins>
      <w:r>
        <w:t xml:space="preserve">), </w:t>
      </w:r>
      <w:del w:id="775" w:author="GoldenCorpusHarness" w:date="2026-03-28T22:23:46Z">
        <w:r>
          <w:delText>which will make recommendations to the</w:delText>
        </w:r>
      </w:del>
      <w:ins w:id="776" w:author="GoldenCorpusHarness" w:date="2026-03-28T22:23:46Z">
        <w:r>
          <w:t>as described in</w:t>
        </w:r>
      </w:ins>
      <w:r>
        <w:t xml:space="preserve"> S</w:t>
      </w:r>
      <w:ins w:id="777" w:author="GoldenCorpusHarness" w:date="2026-03-28T22:23:46Z">
        <w:r>
          <w:t xml:space="preserve">ection 8.4.1 of the study </w:t>
        </w:r>
      </w:ins>
      <w:r>
        <w:t>p</w:t>
      </w:r>
      <w:del w:id="778" w:author="GoldenCorpusHarness" w:date="2026-03-28T22:23:46Z">
        <w:r>
          <w:delText>onsor to continue, modify, or end the study according to the plan described in Sections 4.4.1, 9.6, and 10.1.4 of the study protocol.</w:delText>
        </w:r>
      </w:del>
      <w:ins w:id="779" w:author="GoldenCorpusHarness" w:date="2026-03-28T22:23:46Z">
        <w:r>
          <w:t>rotocol.</w:t>
        </w:r>
      </w:ins>
    </w:p>
    <w:p ns2:paraId="7AFF4CD6" ns2:textId="1EB376F6" w:rsidR="004F3270" w:rsidRDefault="005A5FF0">
      <w:pPr>
        <w:pStyle w:val="Paragraph"/>
      </w:pPr>
      <w:del w:id="780" w:author="GoldenCorpusHarness" w:date="2026-03-28T22:23:46Z">
        <w:r>
          <w:delText>Sp</w:delText>
        </w:r>
      </w:del>
      <w:ins w:id="781" w:author="GoldenCorpusHarness" w:date="2026-03-28T22:23:46Z">
        <w:r>
          <w:t>D</w:t>
        </w:r>
      </w:ins>
      <w:r>
        <w:t>e</w:t>
      </w:r>
      <w:del w:id="782" w:author="GoldenCorpusHarness" w:date="2026-03-28T22:23:46Z">
        <w:r>
          <w:delText>c</w:delText>
        </w:r>
      </w:del>
      <w:ins w:id="783" w:author="GoldenCorpusHarness" w:date="2026-03-28T22:23:46Z">
        <w:r>
          <w:t>ta</w:t>
        </w:r>
      </w:ins>
      <w:r>
        <w:t>i</w:t>
      </w:r>
      <w:ins w:id="784" w:author="GoldenCorpusHarness" w:date="2026-03-28T22:23:46Z">
        <w:r>
          <w:t>ls of the ef</w:t>
        </w:r>
      </w:ins>
      <w:r>
        <w:t>fic</w:t>
      </w:r>
      <w:ins w:id="785" w:author="GoldenCorpusHarness" w:date="2026-03-28T22:23:46Z">
        <w:r>
          <w:t>acy</w:t>
        </w:r>
      </w:ins>
      <w:r>
        <w:t xml:space="preserve"> </w:t>
      </w:r>
      <w:del w:id="786" w:author="GoldenCorpusHarness" w:date="2026-03-28T22:23:46Z">
        <w:r>
          <w:delText>p</w:delText>
        </w:r>
      </w:del>
      <w:ins w:id="787" w:author="GoldenCorpusHarness" w:date="2026-03-28T22:23:46Z">
        <w:r>
          <w:t>inte</w:t>
        </w:r>
      </w:ins>
      <w:r>
        <w:t>r</w:t>
      </w:r>
      <w:del w:id="788" w:author="GoldenCorpusHarness" w:date="2026-03-28T22:23:46Z">
        <w:r>
          <w:delText>ocedur</w:delText>
        </w:r>
      </w:del>
      <w:ins w:id="789" w:author="GoldenCorpusHarness" w:date="2026-03-28T22:23:46Z">
        <w:r>
          <w:t>im analys</w:t>
        </w:r>
      </w:ins>
      <w:r>
        <w:t>es</w:t>
      </w:r>
      <w:ins w:id="790" w:author="GoldenCorpusHarness" w:date="2026-03-28T22:23:46Z">
        <w:r>
          <w:t xml:space="preserve"> (IAs)</w:t>
        </w:r>
      </w:ins>
      <w:r>
        <w:t xml:space="preserve"> to be </w:t>
      </w:r>
      <w:del w:id="791" w:author="GoldenCorpusHarness" w:date="2026-03-28T22:23:46Z">
        <w:r>
          <w:delText>perf</w:delText>
        </w:r>
      </w:del>
      <w:ins w:id="792" w:author="GoldenCorpusHarness" w:date="2026-03-28T22:23:46Z">
        <w:r>
          <w:t>c</w:t>
        </w:r>
      </w:ins>
      <w:r>
        <w:t>o</w:t>
      </w:r>
      <w:del w:id="793" w:author="GoldenCorpusHarness" w:date="2026-03-28T22:23:46Z">
        <w:r>
          <w:delText>rm</w:delText>
        </w:r>
      </w:del>
      <w:ins w:id="794" w:author="GoldenCorpusHarness" w:date="2026-03-28T22:23:46Z">
        <w:r>
          <w:t>nduct</w:t>
        </w:r>
      </w:ins>
      <w:r>
        <w:t xml:space="preserve">ed </w:t>
      </w:r>
      <w:del w:id="795" w:author="GoldenCorpusHarness" w:date="2026-03-28T22:23:46Z">
        <w:r>
          <w:delText>dur</w:delText>
        </w:r>
      </w:del>
      <w:r>
        <w:t>in</w:t>
      </w:r>
      <w:del w:id="796" w:author="GoldenCorpusHarness" w:date="2026-03-28T22:23:46Z">
        <w:r>
          <w:delText>g</w:delText>
        </w:r>
      </w:del>
      <w:r>
        <w:t xml:space="preserve"> th</w:t>
      </w:r>
      <w:del w:id="797" w:author="GoldenCorpusHarness" w:date="2026-03-28T22:23:46Z">
        <w:r>
          <w:delText>e</w:delText>
        </w:r>
      </w:del>
      <w:ins w:id="798" w:author="GoldenCorpusHarness" w:date="2026-03-28T22:23:46Z">
        <w:r>
          <w:t>is</w:t>
        </w:r>
      </w:ins>
      <w:r>
        <w:t xml:space="preserve"> study</w:t>
      </w:r>
      <w:del w:id="799" w:author="GoldenCorpusHarness" w:date="2026-03-28T22:23:46Z">
        <w:r>
          <w:delText>,</w:delText>
        </w:r>
      </w:del>
      <w:r>
        <w:t xml:space="preserve"> </w:t>
      </w:r>
      <w:del w:id="800" w:author="GoldenCorpusHarness" w:date="2026-03-28T22:23:46Z">
        <w:r>
          <w:delText>inclu</w:delText>
        </w:r>
      </w:del>
      <w:ins w:id="801" w:author="GoldenCorpusHarness" w:date="2026-03-28T22:23:46Z">
        <w:r>
          <w:t xml:space="preserve">are </w:t>
        </w:r>
      </w:ins>
      <w:r>
        <w:t>d</w:t>
      </w:r>
      <w:del w:id="802" w:author="GoldenCorpusHarness" w:date="2026-03-28T22:23:46Z">
        <w:r>
          <w:delText>ing pr</w:delText>
        </w:r>
      </w:del>
      <w:r>
        <w:t xml:space="preserve">escribed </w:t>
      </w:r>
      <w:ins w:id="803" w:author="GoldenCorpusHarness" w:date="2026-03-28T22:23:46Z">
        <w:r>
          <w:t>in Sec</w:t>
        </w:r>
      </w:ins>
      <w:r>
        <w:t>ti</w:t>
      </w:r>
      <w:del w:id="804" w:author="GoldenCorpusHarness" w:date="2026-03-28T22:23:46Z">
        <w:r>
          <w:delText>mes</w:delText>
        </w:r>
      </w:del>
      <w:ins w:id="805" w:author="GoldenCorpusHarness" w:date="2026-03-28T22:23:46Z">
        <w:r>
          <w:t>on</w:t>
        </w:r>
      </w:ins>
      <w:r>
        <w:t xml:space="preserve"> </w:t>
      </w:r>
      <w:del w:id="806" w:author="GoldenCorpusHarness" w:date="2026-03-28T22:23:46Z">
        <w:r>
          <w:delText>and associated visit windows, are</w:delText>
        </w:r>
      </w:del>
      <w:ins w:id="807" w:author="GoldenCorpusHarness" w:date="2026-03-28T22:23:46Z">
        <w:r>
          <w:t>9.8.1</w:t>
        </w:r>
      </w:ins>
      <w:r>
        <w:t xml:space="preserve"> o</w:t>
      </w:r>
      <w:del w:id="808" w:author="GoldenCorpusHarness" w:date="2026-03-28T22:23:46Z">
        <w:r>
          <w:delText>utlined in</w:delText>
        </w:r>
      </w:del>
      <w:ins w:id="809" w:author="GoldenCorpusHarness" w:date="2026-03-28T22:23:46Z">
        <w:r>
          <w:t>f</w:t>
        </w:r>
      </w:ins>
      <w:r>
        <w:t xml:space="preserve"> the study protocol</w:t>
      </w:r>
      <w:del w:id="810" w:author="GoldenCorpusHarness" w:date="2026-03-28T22:23:46Z">
        <w:r>
          <w:delText xml:space="preserve"> in Section 1</w:delText>
        </w:r>
      </w:del>
      <w:r>
        <w:t>.</w:t>
      </w:r>
      <w:del w:id="811" w:author="GoldenCorpusHarness" w:date="2026-03-28T22:23:46Z">
        <w:r>
          <w:delText xml:space="preserve">3.1, and details of each procedure are provided in Section 8. </w:delText>
        </w:r>
      </w:del>
    </w:p>
    <w:p ns2:paraId="0050DA75" ns2:textId="661C0806" w:rsidR="004F3270" w:rsidRDefault="005A5FF0">
      <w:pPr>
        <w:pStyle w:val="Heading3"/>
      </w:pPr>
      <w:del w:id="812" w:author="GoldenCorpusHarness" w:date="2026-03-28T22:23:46Z">
        <w:r>
          <w:delText>Estimated Num</w:delText>
        </w:r>
      </w:del>
      <w:ins w:id="813" w:author="GoldenCorpusHarness" w:date="2026-03-28T22:23:46Z">
        <w:r>
          <w:t xml:space="preserve">Results of the IAs will </w:t>
        </w:r>
      </w:ins>
      <w:r>
        <w:t>be</w:t>
      </w:r>
      <w:del w:id="814" w:author="GoldenCorpusHarness" w:date="2026-03-28T22:23:46Z">
        <w:r>
          <w:delText>r o</w:delText>
        </w:r>
      </w:del>
      <w:ins w:id="815" w:author="GoldenCorpusHarness" w:date="2026-03-28T22:23:46Z">
        <w:r>
          <w:t xml:space="preserve"> reviewed by a data monitoring committee (DMC), which will make recommendations to the Sponsor to continue, modi</w:t>
        </w:r>
      </w:ins>
      <w:r>
        <w:t>f</w:t>
      </w:r>
      <w:del w:id="816" w:author="GoldenCorpusHarness" w:date="2026-03-28T22:23:46Z">
        <w:r>
          <w:delText xml:space="preserve"> Partici</w:delText>
        </w:r>
      </w:del>
      <w:ins w:id="817" w:author="GoldenCorpusHarness" w:date="2026-03-28T22:23:46Z">
        <w:r>
          <w:t xml:space="preserve">y, or end the study according to the </w:t>
        </w:r>
      </w:ins>
      <w:r>
        <w:t>p</w:t>
      </w:r>
      <w:del w:id="818" w:author="GoldenCorpusHarness" w:date="2026-03-28T22:23:46Z">
        <w:r>
          <w:delText>ants</w:delText>
        </w:r>
      </w:del>
      <w:ins w:id="819" w:author="GoldenCorpusHarness" w:date="2026-03-28T22:23:46Z">
        <w:r>
          <w:t>lan described in Sections 4.4.1, 9.6, and 10.1.4 of the study protocol.</w:t>
        </w:r>
      </w:ins>
    </w:p>
    <w:p ns2:paraId="1F12C043" ns2:textId="25F80BCC" w:rsidR="004F3270" w:rsidRDefault="005A5FF0">
      <w:pPr>
        <w:pStyle w:val="Paragraph"/>
      </w:pPr>
      <w:del w:id="820" w:author="GoldenCorpusHarness" w:date="2026-03-28T22:23:46Z">
        <w:r>
          <w:delText>Approxi</w:delText>
        </w:r>
      </w:del>
      <w:ins w:id="821" w:author="GoldenCorpusHarness" w:date="2026-03-28T22:23:46Z">
        <w:r>
          <w:t>Specific procedures to be perfor</w:t>
        </w:r>
      </w:ins>
      <w:r>
        <w:t>m</w:t>
      </w:r>
      <w:del w:id="822" w:author="GoldenCorpusHarness" w:date="2026-03-28T22:23:46Z">
        <w:r>
          <w:delText>atel</w:delText>
        </w:r>
      </w:del>
      <w:ins w:id="823" w:author="GoldenCorpusHarness" w:date="2026-03-28T22:23:46Z">
        <w:r>
          <w:t>ed during the stud</w:t>
        </w:r>
      </w:ins>
      <w:r>
        <w:t>y</w:t>
      </w:r>
      <w:ins w:id="824" w:author="GoldenCorpusHarness" w:date="2026-03-28T22:23:46Z">
        <w:r>
          <w:t>, including prescribed times and associated visit windows, are outlined in the study protocol in Section 1.3.1, and details of each procedure are provided in Section</w:t>
        </w:r>
      </w:ins>
      <w:r>
        <w:t xml:space="preserve"> 8</w:t>
      </w:r>
      <w:del w:id="825" w:author="GoldenCorpusHarness" w:date="2026-03-28T22:23:46Z">
        <w:r>
          <w:delText>68 participants will be randomized into the study</w:delText>
        </w:r>
      </w:del>
      <w:r>
        <w:t>.</w:t>
      </w:r>
    </w:p>
    <w:p ns2:paraId="62101CFF" ns2:textId="09635E63" w:rsidR="004F3270" w:rsidRDefault="005A5FF0">
      <w:pPr>
        <w:pStyle w:val="Heading3"/>
      </w:pPr>
      <w:del w:id="826" w:author="GoldenCorpusHarness" w:date="2026-03-28T22:23:46Z">
        <w:r>
          <w:delText>An</w:delText>
        </w:r>
      </w:del>
      <w:ins w:id="827" w:author="GoldenCorpusHarness" w:date="2026-03-28T22:23:46Z">
        <w:r>
          <w:t>1.20.5Estimated Number of Par</w:t>
        </w:r>
      </w:ins>
      <w:r>
        <w:t>ticipa</w:t>
      </w:r>
      <w:ins w:id="828" w:author="GoldenCorpusHarness" w:date="2026-03-28T22:23:46Z">
        <w:r>
          <w:t>n</w:t>
        </w:r>
      </w:ins>
      <w:r>
        <w:t>t</w:t>
      </w:r>
      <w:del w:id="829" w:author="GoldenCorpusHarness" w:date="2026-03-28T22:23:46Z">
        <w:r>
          <w:delText>ed Ri</w:delText>
        </w:r>
      </w:del>
      <w:r>
        <w:t>s</w:t>
      </w:r>
      <w:del w:id="830" w:author="GoldenCorpusHarness" w:date="2026-03-28T22:23:46Z">
        <w:r>
          <w:delText>ks</w:delText>
        </w:r>
      </w:del>
    </w:p>
    <w:p ns2:paraId="68A733FD" ns2:textId="018EA9D9" w:rsidR="004F3270" w:rsidRDefault="005A5FF0">
      <w:pPr>
        <w:pStyle w:val="Paragraph"/>
      </w:pPr>
      <w:del w:id="831" w:author="GoldenCorpusHarness" w:date="2026-03-28T22:23:46Z">
        <w:r>
          <w:delText>Pemb</w:delText>
        </w:r>
      </w:del>
      <w:ins w:id="832" w:author="GoldenCorpusHarness" w:date="2026-03-28T22:23:46Z">
        <w:r>
          <w:t>App</w:t>
        </w:r>
      </w:ins>
      <w:r>
        <w:t>ro</w:t>
      </w:r>
      <w:del w:id="833" w:author="GoldenCorpusHarness" w:date="2026-03-28T22:23:46Z">
        <w:r>
          <w:delText>l</w:delText>
        </w:r>
      </w:del>
      <w:ins w:id="834" w:author="GoldenCorpusHarness" w:date="2026-03-28T22:23:46Z">
        <w:r>
          <w:t>x</w:t>
        </w:r>
      </w:ins>
      <w:r>
        <w:t>i</w:t>
      </w:r>
      <w:del w:id="835" w:author="GoldenCorpusHarness" w:date="2026-03-28T22:23:46Z">
        <w:r>
          <w:delText>zu</w:delText>
        </w:r>
      </w:del>
      <w:r>
        <w:t>ma</w:t>
      </w:r>
      <w:del w:id="836" w:author="GoldenCorpusHarness" w:date="2026-03-28T22:23:46Z">
        <w:r>
          <w:delText>b</w:delText>
        </w:r>
      </w:del>
      <w:ins w:id="837" w:author="GoldenCorpusHarness" w:date="2026-03-28T22:23:46Z">
        <w:r>
          <w:t>tely</w:t>
        </w:r>
      </w:ins>
      <w:r>
        <w:t xml:space="preserve"> </w:t>
      </w:r>
      <w:del w:id="838" w:author="GoldenCorpusHarness" w:date="2026-03-28T22:23:46Z">
        <w:r>
          <w:delText>h</w:delText>
        </w:r>
      </w:del>
      <w:ins w:id="839" w:author="GoldenCorpusHarness" w:date="2026-03-28T22:23:46Z">
        <w:r>
          <w:t>868 p</w:t>
        </w:r>
      </w:ins>
      <w:r>
        <w:t>a</w:t>
      </w:r>
      <w:ins w:id="840" w:author="GoldenCorpusHarness" w:date="2026-03-28T22:23:46Z">
        <w:r>
          <w:t>rticipant</w:t>
        </w:r>
      </w:ins>
      <w:r>
        <w:t xml:space="preserve">s </w:t>
      </w:r>
      <w:del w:id="841" w:author="GoldenCorpusHarness" w:date="2026-03-28T22:23:46Z">
        <w:r>
          <w:delText xml:space="preserve">a </w:delText>
        </w:r>
      </w:del>
      <w:r>
        <w:t>w</w:t>
      </w:r>
      <w:del w:id="842" w:author="GoldenCorpusHarness" w:date="2026-03-28T22:23:46Z">
        <w:r>
          <w:delText>e</w:delText>
        </w:r>
      </w:del>
      <w:ins w:id="843" w:author="GoldenCorpusHarness" w:date="2026-03-28T22:23:46Z">
        <w:r>
          <w:t>i</w:t>
        </w:r>
      </w:ins>
      <w:r>
        <w:t>ll</w:t>
      </w:r>
      <w:del w:id="844" w:author="GoldenCorpusHarness" w:date="2026-03-28T22:23:46Z">
        <w:r>
          <w:delText>-cha</w:delText>
        </w:r>
      </w:del>
      <w:ins w:id="845" w:author="GoldenCorpusHarness" w:date="2026-03-28T22:23:46Z">
        <w:r>
          <w:t xml:space="preserve"> be </w:t>
        </w:r>
      </w:ins>
      <w:r>
        <w:t>ra</w:t>
      </w:r>
      <w:del w:id="846" w:author="GoldenCorpusHarness" w:date="2026-03-28T22:23:46Z">
        <w:r>
          <w:delText>cter</w:delText>
        </w:r>
      </w:del>
      <w:ins w:id="847" w:author="GoldenCorpusHarness" w:date="2026-03-28T22:23:46Z">
        <w:r>
          <w:t>ndom</w:t>
        </w:r>
      </w:ins>
      <w:r>
        <w:t xml:space="preserve">ized </w:t>
      </w:r>
      <w:del w:id="848" w:author="GoldenCorpusHarness" w:date="2026-03-28T22:23:46Z">
        <w:r>
          <w:delText>safety prof</w:delText>
        </w:r>
      </w:del>
      <w:r>
        <w:t>i</w:t>
      </w:r>
      <w:del w:id="849" w:author="GoldenCorpusHarness" w:date="2026-03-28T22:23:46Z">
        <w:r>
          <w:delText>le a</w:delText>
        </w:r>
      </w:del>
      <w:r>
        <w:t>n</w:t>
      </w:r>
      <w:del w:id="850" w:author="GoldenCorpusHarness" w:date="2026-03-28T22:23:46Z">
        <w:r>
          <w:delText xml:space="preserve">d has been shown </w:delText>
        </w:r>
      </w:del>
      <w:r>
        <w:t>to</w:t>
      </w:r>
      <w:del w:id="851" w:author="GoldenCorpusHarness" w:date="2026-03-28T22:23:46Z">
        <w:r>
          <w:delText xml:space="preserve"> be well tolerated in its approved indications. Pembrolizumab immune-mediated AEs are mostly mild to moderate in severity and are generally readily manageable with appropriate care in</w:delText>
        </w:r>
      </w:del>
      <w:r>
        <w:t xml:space="preserve"> the </w:t>
      </w:r>
      <w:del w:id="852" w:author="GoldenCorpusHarness" w:date="2026-03-28T22:23:46Z">
        <w:r>
          <w:delText xml:space="preserve">clinical </w:delText>
        </w:r>
      </w:del>
      <w:r>
        <w:t>s</w:t>
      </w:r>
      <w:del w:id="853" w:author="GoldenCorpusHarness" w:date="2026-03-28T22:23:46Z">
        <w:r>
          <w:delText>e</w:delText>
        </w:r>
      </w:del>
      <w:r>
        <w:t>t</w:t>
      </w:r>
      <w:del w:id="854" w:author="GoldenCorpusHarness" w:date="2026-03-28T22:23:46Z">
        <w:r>
          <w:delText>ting</w:delText>
        </w:r>
      </w:del>
      <w:ins w:id="855" w:author="GoldenCorpusHarness" w:date="2026-03-28T22:23:46Z">
        <w:r>
          <w:t>udy</w:t>
        </w:r>
      </w:ins>
      <w:r>
        <w:t>.</w:t>
      </w:r>
    </w:p>
    <w:p ns2:paraId="71825ADB" ns2:textId="6509F442" w:rsidR="004F3270" w:rsidRDefault="005A5FF0">
      <w:pPr>
        <w:pStyle w:val="Paragraph"/>
      </w:pPr>
      <w:del w:id="856" w:author="GoldenCorpusHarness" w:date="2026-03-28T22:23:46Z">
        <w:r>
          <w:delText>To da</w:delText>
        </w:r>
      </w:del>
      <w:ins w:id="857" w:author="GoldenCorpusHarness" w:date="2026-03-28T22:23:46Z">
        <w:r>
          <w:t>1.20.6An</w:t>
        </w:r>
      </w:ins>
      <w:r>
        <w:t>t</w:t>
      </w:r>
      <w:del w:id="858" w:author="GoldenCorpusHarness" w:date="2026-03-28T22:23:46Z">
        <w:r>
          <w:delText>e, V940 monothera</w:delText>
        </w:r>
      </w:del>
      <w:ins w:id="859" w:author="GoldenCorpusHarness" w:date="2026-03-28T22:23:46Z">
        <w:r>
          <w:t>ici</w:t>
        </w:r>
      </w:ins>
      <w:r>
        <w:t>p</w:t>
      </w:r>
      <w:del w:id="860" w:author="GoldenCorpusHarness" w:date="2026-03-28T22:23:46Z">
        <w:r>
          <w:delText>y has been well tolerated. AEs rel</w:delText>
        </w:r>
      </w:del>
      <w:r>
        <w:t xml:space="preserve">ated </w:t>
      </w:r>
      <w:del w:id="861" w:author="GoldenCorpusHarness" w:date="2026-03-28T22:23:46Z">
        <w:r>
          <w:delText>to V940 treatment have been mo</w:delText>
        </w:r>
      </w:del>
      <w:ins w:id="862" w:author="GoldenCorpusHarness" w:date="2026-03-28T22:23:46Z">
        <w:r>
          <w:t>Ri</w:t>
        </w:r>
      </w:ins>
      <w:r>
        <w:t>s</w:t>
      </w:r>
      <w:del w:id="863" w:author="GoldenCorpusHarness" w:date="2026-03-28T22:23:46Z">
        <w:r>
          <w:delText>tly Grade 1 or Grade 2 (generally, injection-</w:delText>
        </w:r>
      </w:del>
      <w:ins w:id="864" w:author="GoldenCorpusHarness" w:date="2026-03-28T22:23:46Z">
        <w:r>
          <w:t>k</w:t>
        </w:r>
      </w:ins>
      <w:r>
        <w:t>s</w:t>
      </w:r>
      <w:del w:id="865" w:author="GoldenCorpusHarness" w:date="2026-03-28T22:23:46Z">
        <w:r>
          <w:delText>ite observations, including edema and pain/tenderness, and systemic inflammatory observations, including flulike symptoms, fever, fatigue, and myalgias/arthralgias, all of which typically resolved within a few days after dosing). The clinical safety profile of V940 does not significantly overlap or synergize with the known and well-characterized safety profile of pembrolizumab.</w:delText>
        </w:r>
      </w:del>
    </w:p>
    <w:p ns2:paraId="0EC8664E" ns2:textId="6A5CFB34" w:rsidR="004F3270" w:rsidRDefault="005A5FF0">
      <w:pPr>
        <w:pStyle w:val="Paragraph"/>
      </w:pPr>
      <w:del w:id="866" w:author="GoldenCorpusHarness" w:date="2026-03-28T22:23:46Z">
        <w:r>
          <w:delText>Ba</w:delText>
        </w:r>
      </w:del>
      <w:ins w:id="867" w:author="GoldenCorpusHarness" w:date="2026-03-28T22:23:46Z">
        <w:r>
          <w:t>1.20.6.1Te</w:t>
        </w:r>
      </w:ins>
      <w:r>
        <w:t>s</w:t>
      </w:r>
      <w:del w:id="868" w:author="GoldenCorpusHarness" w:date="2026-03-28T22:23:46Z">
        <w:r>
          <w:delText xml:space="preserve">ed on </w:delText>
        </w:r>
      </w:del>
      <w:r>
        <w:t>t</w:t>
      </w:r>
      <w:del w:id="869" w:author="GoldenCorpusHarness" w:date="2026-03-28T22:23:46Z">
        <w:r>
          <w:delText>he</w:delText>
        </w:r>
      </w:del>
      <w:r>
        <w:t xml:space="preserve"> a</w:t>
      </w:r>
      <w:del w:id="870" w:author="GoldenCorpusHarness" w:date="2026-03-28T22:23:46Z">
        <w:r>
          <w:delText>va</w:delText>
        </w:r>
      </w:del>
      <w:ins w:id="871" w:author="GoldenCorpusHarness" w:date="2026-03-28T22:23:46Z">
        <w:r>
          <w:t>dd</w:t>
        </w:r>
      </w:ins>
      <w:r>
        <w:t>i</w:t>
      </w:r>
      <w:del w:id="872" w:author="GoldenCorpusHarness" w:date="2026-03-28T22:23:46Z">
        <w:r>
          <w:delText>lable preclinical and clinical informa</w:delText>
        </w:r>
      </w:del>
      <w:r>
        <w:t xml:space="preserve">tion </w:t>
      </w:r>
      <w:del w:id="873" w:author="GoldenCorpusHarness" w:date="2026-03-28T22:23:46Z">
        <w:r>
          <w:delText>and considering the unmet medical need for new therapeutic approaches in the adjuvant treatment of NSCLC, the benefits and risks of V940 appear reasonable to evaluate in this Phase 3 clinical study.</w:delText>
        </w:r>
      </w:del>
    </w:p>
    <w:p ns2:paraId="1D3F038D" ns2:textId="464F0433" w:rsidR="004F3270" w:rsidRDefault="005A5FF0">
      <w:pPr>
        <w:pStyle w:val="Heading3"/>
      </w:pPr>
      <w:del w:id="874" w:author="GoldenCorpusHarness" w:date="2026-03-28T22:23:46Z">
        <w:r>
          <w:delText>Re</w:delText>
        </w:r>
      </w:del>
      <w:ins w:id="875" w:author="GoldenCorpusHarness" w:date="2026-03-28T22:23:46Z">
        <w:r>
          <w:t>Pembrolizumab has a well-characterized sa</w:t>
        </w:r>
      </w:ins>
      <w:r>
        <w:t>fe</w:t>
      </w:r>
      <w:del w:id="876" w:author="GoldenCorpusHarness" w:date="2026-03-28T22:23:46Z">
        <w:r>
          <w:delText>rences</w:delText>
        </w:r>
      </w:del>
      <w:ins w:id="877" w:author="GoldenCorpusHarness" w:date="2026-03-28T22:23:46Z">
        <w:r>
          <w:t>ty profile and has been shown to be well tolerated in its approved indications. Pembrolizumab immune-mediated AEs are mostly mild to moderate in severity and are generally readily manageable with appropriate care in the clinical setting.</w:t>
        </w:r>
      </w:ins>
    </w:p>
    <w:tbl>
      <w:tblPr>
        <w:tblW w:w="9090" w:type="dxa"/>
        <w:tblLayout w:type="fixed"/>
        <w:tblLook w:val="0000" w:firstRow="0" w:lastRow="0" w:firstColumn="0" w:lastColumn="0" w:noHBand="0" w:noVBand="0"/>
      </w:tblPr>
      <w:tblGrid>
        <w:gridCol w:w="2430"/>
        <w:gridCol w:w="6660"/>
      </w:tblGrid>
      <w:tr w:rsidR="00495F81" w:rsidRPr="00DA721B" ns2:paraId="12E8B60F" ns2:textId="77777777" w:rsidTr="00495F81">
        <w:tc>
          <w:tcPr>
            <w:tcW w:w="2430" w:type="dxa"/>
          </w:tcPr>
          <w:p ns2:paraId="03F0DE4C"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040JYH]</w:t>
            </w:r>
          </w:p>
        </w:tc>
        <w:tc>
          <w:tcPr>
            <w:tcW w:w="6660" w:type="dxa"/>
          </w:tcPr>
          <w:p ns2:paraId="4A8CB42B" ns2:textId="77777777" w:rsidR="00495F81" w:rsidRPr="00DA721B" w:rsidRDefault="00495F81" w:rsidP="00777419">
            <w:pPr>
              <w:spacing w:before="60" w:after="240"/>
              <w:rPr>
                <w:rFonts w:ascii="Times New Roman" w:hAnsi="Times New Roman"/>
              </w:rPr>
            </w:pPr>
            <w:r w:rsidRPr="00DA721B">
              <w:rPr>
                <w:rFonts w:ascii="Times New Roman" w:hAnsi="Times New Roman"/>
              </w:rPr>
              <w:t>Vansteenkiste J, Crino L, Dooms C, Douillard JY, Faivre-Finn C, Lim E, et al. 2nd ESMO Consensus Conference on Lung Cancer: early-stage non-small-cell lung cancer consensus on diagnosis, treatment and follow-up. Ann Oncol. 2014 Aug;25(8):1462-74.</w:t>
            </w:r>
          </w:p>
        </w:tc>
      </w:tr>
      <w:tr w:rsidR="00495F81" w:rsidRPr="00DA721B" ns2:paraId="464A6AC0" ns2:textId="77777777" w:rsidTr="00495F81">
        <w:tc>
          <w:tcPr>
            <w:tcW w:w="2430" w:type="dxa"/>
          </w:tcPr>
          <w:p ns2:paraId="049D082A"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04G0VJ]</w:t>
            </w:r>
          </w:p>
        </w:tc>
        <w:tc>
          <w:tcPr>
            <w:tcW w:w="6660" w:type="dxa"/>
          </w:tcPr>
          <w:p ns2:paraId="174ED4E7" ns2:textId="77777777" w:rsidR="00495F81" w:rsidRPr="00DA721B" w:rsidRDefault="00495F81" w:rsidP="00777419">
            <w:pPr>
              <w:spacing w:before="60" w:after="240"/>
              <w:rPr>
                <w:rFonts w:ascii="Times New Roman" w:hAnsi="Times New Roman"/>
              </w:rPr>
            </w:pPr>
            <w:r w:rsidRPr="00DA721B">
              <w:rPr>
                <w:rFonts w:ascii="Times New Roman" w:hAnsi="Times New Roman"/>
              </w:rPr>
              <w:t>McGranahan N, Furness AJ, Rosenthal R, Ramskov S, Lyngaa R, Saini SK, et.al. Clonal neoantigens elicit T cell immunoreactivity and sensitivity to immune checkpoint blockade. Science. 2016 Mar 25;351(6280):1463-9.</w:t>
            </w:r>
          </w:p>
        </w:tc>
      </w:tr>
      <w:tr w:rsidR="00495F81" w:rsidRPr="00DA721B" ns2:paraId="128C185D" ns2:textId="77777777" w:rsidTr="00495F81">
        <w:tc>
          <w:tcPr>
            <w:tcW w:w="2430" w:type="dxa"/>
          </w:tcPr>
          <w:p ns2:paraId="2FEE108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04G0VN]</w:t>
            </w:r>
          </w:p>
        </w:tc>
        <w:tc>
          <w:tcPr>
            <w:tcW w:w="6660" w:type="dxa"/>
          </w:tcPr>
          <w:p ns2:paraId="5AFC0D03" ns2:textId="77777777" w:rsidR="00495F81" w:rsidRPr="00DA721B" w:rsidRDefault="00495F81" w:rsidP="00777419">
            <w:pPr>
              <w:spacing w:before="60" w:after="240"/>
              <w:rPr>
                <w:rFonts w:ascii="Times New Roman" w:hAnsi="Times New Roman"/>
              </w:rPr>
            </w:pPr>
            <w:r w:rsidRPr="00DA721B">
              <w:rPr>
                <w:rFonts w:ascii="Times New Roman" w:hAnsi="Times New Roman"/>
              </w:rPr>
              <w:t>Schumacher TN, Schreiber RD. Neoantigens in cancer immunotherapy. Science. 2015 Apr 3;348(6230):69-74.</w:t>
            </w:r>
          </w:p>
        </w:tc>
      </w:tr>
      <w:tr w:rsidR="00495F81" w:rsidRPr="00DA721B" ns2:paraId="4E0A5B21" ns2:textId="77777777" w:rsidTr="00495F81">
        <w:tc>
          <w:tcPr>
            <w:tcW w:w="2430" w:type="dxa"/>
          </w:tcPr>
          <w:p ns2:paraId="238F6D5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04L4BL]</w:t>
            </w:r>
          </w:p>
        </w:tc>
        <w:tc>
          <w:tcPr>
            <w:tcW w:w="6660" w:type="dxa"/>
          </w:tcPr>
          <w:p ns2:paraId="5061ABD8" ns2:textId="77777777" w:rsidR="00495F81" w:rsidRPr="00DA721B" w:rsidRDefault="00495F81" w:rsidP="00777419">
            <w:pPr>
              <w:spacing w:before="60" w:after="240"/>
              <w:rPr>
                <w:rFonts w:ascii="Times New Roman" w:hAnsi="Times New Roman"/>
              </w:rPr>
            </w:pPr>
            <w:r w:rsidRPr="00DA721B">
              <w:rPr>
                <w:rFonts w:ascii="Times New Roman" w:hAnsi="Times New Roman"/>
              </w:rPr>
              <w:t>Rizvi NA, Hellmann MD, Snyder A, Kvistborg P, Makarov V, Havel JJ, et al. Cancer immunology. Mutational landscape determines sensitivity to PD-1 blockade in non-small cell lung cancer. Science. 2015 Apr 3;348(6230):124-8.</w:t>
            </w:r>
          </w:p>
        </w:tc>
      </w:tr>
      <w:tr w:rsidR="00495F81" w:rsidRPr="00DA721B" ns2:paraId="42E7A27C" ns2:textId="77777777" w:rsidTr="00495F81">
        <w:tc>
          <w:tcPr>
            <w:tcW w:w="2430" w:type="dxa"/>
          </w:tcPr>
          <w:p ns2:paraId="7E56DCC6" ns2: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04MLPX]</w:t>
            </w:r>
          </w:p>
        </w:tc>
        <w:tc>
          <w:tcPr>
            <w:tcW w:w="6660" w:type="dxa"/>
          </w:tcPr>
          <w:p ns2:paraId="65608553"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Castle JC, Kreiter S, Diekmann J, Lower M, van de Roemer N, de Graaf J. et al. Exploiting the </w:t>
            </w:r>
            <w:proofErr w:type="spellStart"/>
            <w:r w:rsidRPr="00DA721B">
              <w:rPr>
                <w:rFonts w:ascii="Times New Roman" w:hAnsi="Times New Roman"/>
              </w:rPr>
              <w:t>mutanome</w:t>
            </w:r>
            <w:proofErr w:type="spellEnd"/>
            <w:r w:rsidRPr="00DA721B">
              <w:rPr>
                <w:rFonts w:ascii="Times New Roman" w:hAnsi="Times New Roman"/>
              </w:rPr>
              <w:t xml:space="preserve"> for tumor vaccination. Cancer Res. 2012 Mar 1;72(5):1081-91.</w:t>
            </w:r>
          </w:p>
        </w:tc>
      </w:tr>
      <w:tr w:rsidR="00495F81" w:rsidRPr="00DA721B" ns2:paraId="06F306D7" ns2:textId="77777777" w:rsidTr="00495F81">
        <w:tc>
          <w:tcPr>
            <w:tcW w:w="2430" w:type="dxa"/>
          </w:tcPr>
          <w:p ns2:paraId="4B514703"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04MLRQ]</w:t>
            </w:r>
          </w:p>
        </w:tc>
        <w:tc>
          <w:tcPr>
            <w:tcW w:w="6660" w:type="dxa"/>
          </w:tcPr>
          <w:p ns2:paraId="081E2160"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Matsushita H, Vesely MD, </w:t>
            </w:r>
            <w:proofErr w:type="spellStart"/>
            <w:r w:rsidRPr="00DA721B">
              <w:rPr>
                <w:rFonts w:ascii="Times New Roman" w:hAnsi="Times New Roman"/>
              </w:rPr>
              <w:t>Koboldt</w:t>
            </w:r>
            <w:proofErr w:type="spellEnd"/>
            <w:r w:rsidRPr="00DA721B">
              <w:rPr>
                <w:rFonts w:ascii="Times New Roman" w:hAnsi="Times New Roman"/>
              </w:rPr>
              <w:t xml:space="preserve"> DC, Rickert CG, </w:t>
            </w:r>
            <w:proofErr w:type="spellStart"/>
            <w:r w:rsidRPr="00DA721B">
              <w:rPr>
                <w:rFonts w:ascii="Times New Roman" w:hAnsi="Times New Roman"/>
              </w:rPr>
              <w:t>Uppaluri</w:t>
            </w:r>
            <w:proofErr w:type="spellEnd"/>
            <w:r w:rsidRPr="00DA721B">
              <w:rPr>
                <w:rFonts w:ascii="Times New Roman" w:hAnsi="Times New Roman"/>
              </w:rPr>
              <w:t xml:space="preserve"> R, Magrini VJ. Et al. Cancer exome analysis reveals a T-cell-dependent mechanism of cancer immunoediting. Nature. 2012 Feb 8;482(7385):400-4.</w:t>
            </w:r>
          </w:p>
        </w:tc>
      </w:tr>
      <w:tr w:rsidR="00495F81" w:rsidRPr="00DA721B" ns2:paraId="64709A7E" ns2:textId="77777777" w:rsidTr="00495F81">
        <w:tc>
          <w:tcPr>
            <w:tcW w:w="2430" w:type="dxa"/>
          </w:tcPr>
          <w:p ns2:paraId="345A2AF7"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04QFNF]</w:t>
            </w:r>
          </w:p>
        </w:tc>
        <w:tc>
          <w:tcPr>
            <w:tcW w:w="6660" w:type="dxa"/>
          </w:tcPr>
          <w:p ns2:paraId="022F1CCD"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Postmus PE, Kerr KM, </w:t>
            </w:r>
            <w:proofErr w:type="spellStart"/>
            <w:r w:rsidRPr="00DA721B">
              <w:rPr>
                <w:rFonts w:ascii="Times New Roman" w:hAnsi="Times New Roman"/>
              </w:rPr>
              <w:t>Oudkerk</w:t>
            </w:r>
            <w:proofErr w:type="spellEnd"/>
            <w:r w:rsidRPr="00DA721B">
              <w:rPr>
                <w:rFonts w:ascii="Times New Roman" w:hAnsi="Times New Roman"/>
              </w:rPr>
              <w:t xml:space="preserve"> M, Senan S, Waller DA, Vansteenkiste J, et al. Early and locally advanced non-small-cell lung cancer (NSCLC): ESMO Clinical Practice Guidelines for diagnosis, treatment and follow-up. Ann Oncol. 2017;28 Suppl 4:iv1-21.</w:t>
            </w:r>
          </w:p>
        </w:tc>
      </w:tr>
      <w:tr w:rsidR="00495F81" w:rsidRPr="00DA721B" ns2:paraId="57F42A89" ns2:textId="77777777" w:rsidTr="00495F81">
        <w:tc>
          <w:tcPr>
            <w:tcW w:w="2430" w:type="dxa"/>
          </w:tcPr>
          <w:p ns2:paraId="4EE3D28E"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04Y6CW]</w:t>
            </w:r>
          </w:p>
        </w:tc>
        <w:tc>
          <w:tcPr>
            <w:tcW w:w="6660" w:type="dxa"/>
          </w:tcPr>
          <w:p ns2:paraId="151168F5"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Snyder A, Makarov V, </w:t>
            </w:r>
            <w:proofErr w:type="spellStart"/>
            <w:r w:rsidRPr="00DA721B">
              <w:rPr>
                <w:rFonts w:ascii="Times New Roman" w:hAnsi="Times New Roman"/>
              </w:rPr>
              <w:t>Merghoub</w:t>
            </w:r>
            <w:proofErr w:type="spellEnd"/>
            <w:r w:rsidRPr="00DA721B">
              <w:rPr>
                <w:rFonts w:ascii="Times New Roman" w:hAnsi="Times New Roman"/>
              </w:rPr>
              <w:t xml:space="preserve"> T, Yuan J, Zaretsky JM, </w:t>
            </w:r>
            <w:proofErr w:type="spellStart"/>
            <w:r w:rsidRPr="00DA721B">
              <w:rPr>
                <w:rFonts w:ascii="Times New Roman" w:hAnsi="Times New Roman"/>
              </w:rPr>
              <w:t>Desrichard</w:t>
            </w:r>
            <w:proofErr w:type="spellEnd"/>
            <w:r w:rsidRPr="00DA721B">
              <w:rPr>
                <w:rFonts w:ascii="Times New Roman" w:hAnsi="Times New Roman"/>
              </w:rPr>
              <w:t xml:space="preserve"> A, et al. Genetic basis for clinical response to CTLA-4 blockade in melanoma. N Engl J Med. 2014 Dec 4;371(23):2189-99.</w:t>
            </w:r>
          </w:p>
        </w:tc>
      </w:tr>
      <w:tr w:rsidR="00495F81" w:rsidRPr="00DA721B" ns2:paraId="572A1A82" ns2:textId="77777777" w:rsidTr="00495F81">
        <w:tc>
          <w:tcPr>
            <w:tcW w:w="2430" w:type="dxa"/>
          </w:tcPr>
          <w:p ns2:paraId="4D10B810"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04Y8N4]</w:t>
            </w:r>
          </w:p>
        </w:tc>
        <w:tc>
          <w:tcPr>
            <w:tcW w:w="6660" w:type="dxa"/>
          </w:tcPr>
          <w:p ns2:paraId="1572260A" ns2:textId="77777777" w:rsidR="00495F81" w:rsidRPr="00DA721B" w:rsidRDefault="00495F81" w:rsidP="00777419">
            <w:pPr>
              <w:spacing w:before="60" w:after="240"/>
              <w:rPr>
                <w:rFonts w:ascii="Times New Roman" w:hAnsi="Times New Roman"/>
              </w:rPr>
            </w:pPr>
            <w:r w:rsidRPr="00DA721B">
              <w:rPr>
                <w:rFonts w:ascii="Times New Roman" w:hAnsi="Times New Roman"/>
              </w:rPr>
              <w:t>Van Allen EM, Miao D, Schilling B, Shukla SA, Blank C, Zimmer L, et al. Genomic correlates of response to CTLA-4 blockade in metastatic melanoma. Science. 2015 Oct 9;350(6257):207-11. Erratum in: Science. 2015 Nov 13;350(6262):aad8366.</w:t>
            </w:r>
          </w:p>
        </w:tc>
      </w:tr>
      <w:tr w:rsidR="00495F81" w:rsidRPr="00DA721B" ns2:paraId="72FF55E2" ns2:textId="77777777" w:rsidTr="00495F81">
        <w:tc>
          <w:tcPr>
            <w:tcW w:w="2430" w:type="dxa"/>
          </w:tcPr>
          <w:p ns2:paraId="0547D50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04YQ8Y]</w:t>
            </w:r>
          </w:p>
        </w:tc>
        <w:tc>
          <w:tcPr>
            <w:tcW w:w="6660" w:type="dxa"/>
          </w:tcPr>
          <w:p ns2:paraId="2FC350CB"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Yadav M, Jhunjhunwala S, Phung QT, Lupardus P, Tanguay J, et al. Predicting immunogenic </w:t>
            </w:r>
            <w:proofErr w:type="spellStart"/>
            <w:r w:rsidRPr="00DA721B">
              <w:rPr>
                <w:rFonts w:ascii="Times New Roman" w:hAnsi="Times New Roman"/>
              </w:rPr>
              <w:t>tumour</w:t>
            </w:r>
            <w:proofErr w:type="spellEnd"/>
            <w:r w:rsidRPr="00DA721B">
              <w:rPr>
                <w:rFonts w:ascii="Times New Roman" w:hAnsi="Times New Roman"/>
              </w:rPr>
              <w:t xml:space="preserve"> mutations by combining mass spectrometry and exome sequencing. Nature. 2014 Nov 27;515(7528):572-6.</w:t>
            </w:r>
          </w:p>
        </w:tc>
      </w:tr>
      <w:tr w:rsidR="00495F81" w:rsidRPr="00DA721B" ns2:paraId="2FE01815" ns2:textId="77777777" w:rsidTr="00495F81">
        <w:tc>
          <w:tcPr>
            <w:tcW w:w="2430" w:type="dxa"/>
          </w:tcPr>
          <w:p ns2:paraId="488EACA6"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054RV4]</w:t>
            </w:r>
          </w:p>
        </w:tc>
        <w:tc>
          <w:tcPr>
            <w:tcW w:w="6660" w:type="dxa"/>
          </w:tcPr>
          <w:p ns2:paraId="2482255D" ns2:textId="77777777" w:rsidR="00495F81" w:rsidRPr="00DA721B" w:rsidRDefault="00495F81" w:rsidP="00777419">
            <w:pPr>
              <w:spacing w:before="60" w:after="240"/>
              <w:rPr>
                <w:rFonts w:ascii="Times New Roman" w:hAnsi="Times New Roman"/>
              </w:rPr>
            </w:pPr>
            <w:r w:rsidRPr="00DA721B">
              <w:rPr>
                <w:rFonts w:ascii="Times New Roman" w:hAnsi="Times New Roman"/>
              </w:rPr>
              <w:t>Food and Drug Administration. Clinical trial endpoints for the approval of cancer drugs and biologics: guidance for industry. Silver Spring, MD. Dec 2018.</w:t>
            </w:r>
          </w:p>
        </w:tc>
      </w:tr>
      <w:tr w:rsidR="00495F81" w:rsidRPr="00DA721B" ns2:paraId="54CEF340" ns2:textId="77777777" w:rsidTr="00495F81">
        <w:tc>
          <w:tcPr>
            <w:tcW w:w="2430" w:type="dxa"/>
          </w:tcPr>
          <w:p ns2:paraId="4308B96B"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057MBQ]</w:t>
            </w:r>
          </w:p>
        </w:tc>
        <w:tc>
          <w:tcPr>
            <w:tcW w:w="6660" w:type="dxa"/>
          </w:tcPr>
          <w:p ns2:paraId="40BE04E7"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Chansky K, </w:t>
            </w:r>
            <w:proofErr w:type="spellStart"/>
            <w:r w:rsidRPr="00DA721B">
              <w:rPr>
                <w:rFonts w:ascii="Times New Roman" w:hAnsi="Times New Roman"/>
              </w:rPr>
              <w:t>Detterbeck</w:t>
            </w:r>
            <w:proofErr w:type="spellEnd"/>
            <w:r w:rsidRPr="00DA721B">
              <w:rPr>
                <w:rFonts w:ascii="Times New Roman" w:hAnsi="Times New Roman"/>
              </w:rPr>
              <w:t xml:space="preserve"> FC, Nicholson AG, Rusch VW, Vallieres E, Groome P, et al. The IASLC Lung Cancer Staging Project: external validation of the revision of the TNM stage groupings in the eighth edition of the TNM classification of lung cancer. J </w:t>
            </w:r>
            <w:proofErr w:type="spellStart"/>
            <w:r w:rsidRPr="00DA721B">
              <w:rPr>
                <w:rFonts w:ascii="Times New Roman" w:hAnsi="Times New Roman"/>
              </w:rPr>
              <w:t>Thorac</w:t>
            </w:r>
            <w:proofErr w:type="spellEnd"/>
            <w:r w:rsidRPr="00DA721B">
              <w:rPr>
                <w:rFonts w:ascii="Times New Roman" w:hAnsi="Times New Roman"/>
              </w:rPr>
              <w:t xml:space="preserve"> Oncol. 2017 Jul;12(7):1109-21.</w:t>
            </w:r>
          </w:p>
        </w:tc>
      </w:tr>
      <w:tr w:rsidR="00495F81" w:rsidRPr="00DA721B" ns2:paraId="591CBAAA" ns2:textId="77777777" w:rsidTr="00495F81">
        <w:tc>
          <w:tcPr>
            <w:tcW w:w="2430" w:type="dxa"/>
          </w:tcPr>
          <w:p ns2:paraId="2256B638"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05HV4Z]</w:t>
            </w:r>
          </w:p>
        </w:tc>
        <w:tc>
          <w:tcPr>
            <w:tcW w:w="6660" w:type="dxa"/>
          </w:tcPr>
          <w:p ns2:paraId="73993F42" ns2:textId="77777777" w:rsidR="00495F81" w:rsidRPr="00DA721B" w:rsidRDefault="00495F81" w:rsidP="00777419">
            <w:pPr>
              <w:spacing w:before="60" w:after="240"/>
              <w:rPr>
                <w:rFonts w:ascii="Times New Roman" w:hAnsi="Times New Roman"/>
              </w:rPr>
            </w:pPr>
            <w:r w:rsidRPr="00DA721B">
              <w:rPr>
                <w:rFonts w:ascii="Times New Roman" w:hAnsi="Times New Roman"/>
              </w:rPr>
              <w:t>National Cancer Institute. SEER Cancer Statistics Review 1975-2017: cancer of the lung and bronchus (invasive). Bethesda (MD): National Cancer Institute (NCI); 2020.</w:t>
            </w:r>
          </w:p>
        </w:tc>
      </w:tr>
      <w:tr w:rsidR="00495F81" w:rsidRPr="00DA721B" ns2:paraId="3B7ABDA3" ns2:textId="77777777" w:rsidTr="00495F81">
        <w:tc>
          <w:tcPr>
            <w:tcW w:w="2430" w:type="dxa"/>
          </w:tcPr>
          <w:p ns2:paraId="3E31F6FB" ns2: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05MG46]</w:t>
            </w:r>
          </w:p>
        </w:tc>
        <w:tc>
          <w:tcPr>
            <w:tcW w:w="6660" w:type="dxa"/>
          </w:tcPr>
          <w:p ns2:paraId="1DDCD241" ns2:textId="77777777" w:rsidR="00495F81" w:rsidRPr="00DA721B" w:rsidRDefault="00495F81" w:rsidP="00777419">
            <w:pPr>
              <w:spacing w:before="60" w:after="240"/>
              <w:rPr>
                <w:rFonts w:ascii="Times New Roman" w:hAnsi="Times New Roman"/>
              </w:rPr>
            </w:pPr>
            <w:r w:rsidRPr="00DA721B">
              <w:rPr>
                <w:rFonts w:ascii="Times New Roman" w:hAnsi="Times New Roman"/>
              </w:rPr>
              <w:t>National Comprehensive Cancer Network. NCCN clinical practice guidelines in oncology: non-small cell lung cancer; version 8.2020. Plymouth Meeting (PA): National Comprehensive Cancer Network (NCCN); 2020. 254 p.</w:t>
            </w:r>
          </w:p>
        </w:tc>
      </w:tr>
      <w:tr w:rsidR="00495F81" w:rsidRPr="00DA721B" ns2:paraId="19D48205" ns2:textId="77777777" w:rsidTr="00495F81">
        <w:tc>
          <w:tcPr>
            <w:tcW w:w="2430" w:type="dxa"/>
          </w:tcPr>
          <w:p ns2:paraId="6EC9EEA1"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06DLXS]</w:t>
            </w:r>
          </w:p>
        </w:tc>
        <w:tc>
          <w:tcPr>
            <w:tcW w:w="6660" w:type="dxa"/>
          </w:tcPr>
          <w:p ns2:paraId="53D47D37" ns2:textId="77777777" w:rsidR="00495F81" w:rsidRPr="00DA721B" w:rsidRDefault="00495F81" w:rsidP="00777419">
            <w:pPr>
              <w:spacing w:before="60" w:after="240"/>
              <w:rPr>
                <w:rFonts w:ascii="Times New Roman" w:hAnsi="Times New Roman"/>
              </w:rPr>
            </w:pPr>
            <w:r w:rsidRPr="00DA721B">
              <w:rPr>
                <w:rFonts w:ascii="Times New Roman" w:hAnsi="Times New Roman"/>
              </w:rPr>
              <w:t>International Agency for Research on Cancer. Lung. Lyon (France): International Agency for Research on Cancer (IARC); 2020. 2 p. Available from: https://gco.iarc.fr/today/fact-sheets-cancers.</w:t>
            </w:r>
          </w:p>
        </w:tc>
      </w:tr>
      <w:tr w:rsidR="00495F81" w:rsidRPr="00DA721B" ns2:paraId="15D2D2F3" ns2:textId="77777777" w:rsidTr="00495F81">
        <w:tc>
          <w:tcPr>
            <w:tcW w:w="2430" w:type="dxa"/>
          </w:tcPr>
          <w:p ns2:paraId="088CC7E5"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06FNN3]</w:t>
            </w:r>
          </w:p>
        </w:tc>
        <w:tc>
          <w:tcPr>
            <w:tcW w:w="6660" w:type="dxa"/>
          </w:tcPr>
          <w:p ns2:paraId="1BDD5A03"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Wakelee HA, </w:t>
            </w:r>
            <w:proofErr w:type="spellStart"/>
            <w:r w:rsidRPr="00DA721B">
              <w:rPr>
                <w:rFonts w:ascii="Times New Roman" w:hAnsi="Times New Roman"/>
              </w:rPr>
              <w:t>Altorki</w:t>
            </w:r>
            <w:proofErr w:type="spellEnd"/>
            <w:r w:rsidRPr="00DA721B">
              <w:rPr>
                <w:rFonts w:ascii="Times New Roman" w:hAnsi="Times New Roman"/>
              </w:rPr>
              <w:t xml:space="preserve"> NK, Zhou C, </w:t>
            </w:r>
            <w:proofErr w:type="spellStart"/>
            <w:r w:rsidRPr="00DA721B">
              <w:rPr>
                <w:rFonts w:ascii="Times New Roman" w:hAnsi="Times New Roman"/>
              </w:rPr>
              <w:t>Csoszi</w:t>
            </w:r>
            <w:proofErr w:type="spellEnd"/>
            <w:r w:rsidRPr="00DA721B">
              <w:rPr>
                <w:rFonts w:ascii="Times New Roman" w:hAnsi="Times New Roman"/>
              </w:rPr>
              <w:t xml:space="preserve"> T, Vynnychenko IO, </w:t>
            </w:r>
            <w:proofErr w:type="spellStart"/>
            <w:r w:rsidRPr="00DA721B">
              <w:rPr>
                <w:rFonts w:ascii="Times New Roman" w:hAnsi="Times New Roman"/>
              </w:rPr>
              <w:t>Goloborodko</w:t>
            </w:r>
            <w:proofErr w:type="spellEnd"/>
            <w:r w:rsidRPr="00DA721B">
              <w:rPr>
                <w:rFonts w:ascii="Times New Roman" w:hAnsi="Times New Roman"/>
              </w:rPr>
              <w:t xml:space="preserve"> O, et al. IMpower010: primary results of a phase III global study of atezolizumab versus best supportive care after adjuvant chemotherapy in resected stage IB-IIIA non-small cell lung cancer (NSCLC) [abstract]. Presented at: 2021 American Society of Clinical Oncology (ASCO) Annual Meeting; 2021 Jun 4-8; [online meeting]. J Clin Oncol. 2021;39(15 suppl).</w:t>
            </w:r>
          </w:p>
        </w:tc>
      </w:tr>
      <w:tr w:rsidR="00495F81" w:rsidRPr="00DA721B" ns2:paraId="50A43F39" ns2:textId="77777777" w:rsidTr="00495F81">
        <w:tc>
          <w:tcPr>
            <w:tcW w:w="2430" w:type="dxa"/>
          </w:tcPr>
          <w:p ns2:paraId="53F36E0C"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07VZB6]</w:t>
            </w:r>
          </w:p>
        </w:tc>
        <w:tc>
          <w:tcPr>
            <w:tcW w:w="6660" w:type="dxa"/>
          </w:tcPr>
          <w:p ns2:paraId="3CD19DEC" ns2:textId="77777777" w:rsidR="00495F81" w:rsidRPr="00DA721B" w:rsidRDefault="00495F81" w:rsidP="00777419">
            <w:pPr>
              <w:spacing w:before="60" w:after="240"/>
              <w:rPr>
                <w:rFonts w:ascii="Times New Roman" w:hAnsi="Times New Roman"/>
              </w:rPr>
            </w:pPr>
            <w:r w:rsidRPr="00DA721B">
              <w:rPr>
                <w:rFonts w:ascii="Times New Roman" w:hAnsi="Times New Roman"/>
              </w:rPr>
              <w:t>Surveillance, Epidemiology, and End Results Program [Internet]. Bethesda (MD): National Cancer Institute (NCI). Cancer stat facts: lung and bronchus cancer; [cited 2021 Sep 20]; [about 18 screens]. Available from: https://seer.cancer.gov/statfacts/html/lungb.html.</w:t>
            </w:r>
          </w:p>
        </w:tc>
      </w:tr>
      <w:tr w:rsidR="00495F81" w:rsidRPr="00DA721B" ns2:paraId="1DA0B2D3" ns2:textId="77777777" w:rsidTr="00495F81">
        <w:tc>
          <w:tcPr>
            <w:tcW w:w="2430" w:type="dxa"/>
          </w:tcPr>
          <w:p ns2:paraId="481A5B67"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07W0WB]</w:t>
            </w:r>
          </w:p>
        </w:tc>
        <w:tc>
          <w:tcPr>
            <w:tcW w:w="6660" w:type="dxa"/>
          </w:tcPr>
          <w:p ns2:paraId="36315543" ns2:textId="77777777" w:rsidR="00495F81" w:rsidRPr="00DA721B" w:rsidRDefault="00495F81" w:rsidP="00777419">
            <w:pPr>
              <w:spacing w:before="60" w:after="240"/>
              <w:rPr>
                <w:rFonts w:ascii="Times New Roman" w:hAnsi="Times New Roman"/>
              </w:rPr>
            </w:pPr>
            <w:r w:rsidRPr="00DA721B">
              <w:rPr>
                <w:rFonts w:ascii="Times New Roman" w:hAnsi="Times New Roman"/>
              </w:rPr>
              <w:t>Heineman DJ, Daniels JM, Schreurs WH. Clinical staging of NSCLC: current evidence and implications for adjuvant chemotherapy. Ther Adv Med Oncol. 2017;9(9):599-609.</w:t>
            </w:r>
          </w:p>
        </w:tc>
      </w:tr>
      <w:tr w:rsidR="00495F81" w:rsidRPr="00DA721B" ns2:paraId="093E43D3" ns2:textId="77777777" w:rsidTr="00495F81">
        <w:tc>
          <w:tcPr>
            <w:tcW w:w="2430" w:type="dxa"/>
          </w:tcPr>
          <w:p ns2:paraId="38F9071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07W0WD]</w:t>
            </w:r>
          </w:p>
        </w:tc>
        <w:tc>
          <w:tcPr>
            <w:tcW w:w="6660" w:type="dxa"/>
          </w:tcPr>
          <w:p ns2:paraId="4490FCC7"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Koch AL, Vellanki PJ, Drezner N, Li X, Mishra-Kalyani PS, Shen YL, et al. FDA approval summary: </w:t>
            </w:r>
            <w:proofErr w:type="spellStart"/>
            <w:r w:rsidRPr="00DA721B">
              <w:rPr>
                <w:rFonts w:ascii="Times New Roman" w:hAnsi="Times New Roman"/>
              </w:rPr>
              <w:t>osimertinib</w:t>
            </w:r>
            <w:proofErr w:type="spellEnd"/>
            <w:r w:rsidRPr="00DA721B">
              <w:rPr>
                <w:rFonts w:ascii="Times New Roman" w:hAnsi="Times New Roman"/>
              </w:rPr>
              <w:t xml:space="preserve"> for adjuvant treatment of surgically resected non-small cell lung cancer, a collaborative Project Orbis review [manuscript]. 2021. 18 p.</w:t>
            </w:r>
          </w:p>
        </w:tc>
      </w:tr>
      <w:tr w:rsidR="00495F81" w:rsidRPr="00DA721B" ns2:paraId="7EC5C3E4" ns2:textId="77777777" w:rsidTr="00495F81">
        <w:tc>
          <w:tcPr>
            <w:tcW w:w="2430" w:type="dxa"/>
          </w:tcPr>
          <w:p ns2:paraId="34BCADD9"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07WNWD]</w:t>
            </w:r>
          </w:p>
        </w:tc>
        <w:tc>
          <w:tcPr>
            <w:tcW w:w="6660" w:type="dxa"/>
          </w:tcPr>
          <w:p ns2:paraId="45664083"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Felip E, </w:t>
            </w:r>
            <w:proofErr w:type="spellStart"/>
            <w:r w:rsidRPr="00DA721B">
              <w:rPr>
                <w:rFonts w:ascii="Times New Roman" w:hAnsi="Times New Roman"/>
              </w:rPr>
              <w:t>Altorki</w:t>
            </w:r>
            <w:proofErr w:type="spellEnd"/>
            <w:r w:rsidRPr="00DA721B">
              <w:rPr>
                <w:rFonts w:ascii="Times New Roman" w:hAnsi="Times New Roman"/>
              </w:rPr>
              <w:t xml:space="preserve"> N, Zhou C, </w:t>
            </w:r>
            <w:proofErr w:type="spellStart"/>
            <w:r w:rsidRPr="00DA721B">
              <w:rPr>
                <w:rFonts w:ascii="Times New Roman" w:hAnsi="Times New Roman"/>
              </w:rPr>
              <w:t>Csoszi</w:t>
            </w:r>
            <w:proofErr w:type="spellEnd"/>
            <w:r w:rsidRPr="00DA721B">
              <w:rPr>
                <w:rFonts w:ascii="Times New Roman" w:hAnsi="Times New Roman"/>
              </w:rPr>
              <w:t xml:space="preserve"> T, Vynnychenko I, </w:t>
            </w:r>
            <w:proofErr w:type="spellStart"/>
            <w:r w:rsidRPr="00DA721B">
              <w:rPr>
                <w:rFonts w:ascii="Times New Roman" w:hAnsi="Times New Roman"/>
              </w:rPr>
              <w:t>Goloborodko</w:t>
            </w:r>
            <w:proofErr w:type="spellEnd"/>
            <w:r w:rsidRPr="00DA721B">
              <w:rPr>
                <w:rFonts w:ascii="Times New Roman" w:hAnsi="Times New Roman"/>
              </w:rPr>
              <w:t xml:space="preserve"> O, et al. Adjuvant atezolizumab after adjuvant chemotherapy in resected stage IB-IIIA non-small-cell lung cancer (IMpower010): a </w:t>
            </w:r>
            <w:proofErr w:type="spellStart"/>
            <w:r w:rsidRPr="00DA721B">
              <w:rPr>
                <w:rFonts w:ascii="Times New Roman" w:hAnsi="Times New Roman"/>
              </w:rPr>
              <w:t>randomised</w:t>
            </w:r>
            <w:proofErr w:type="spellEnd"/>
            <w:r w:rsidRPr="00DA721B">
              <w:rPr>
                <w:rFonts w:ascii="Times New Roman" w:hAnsi="Times New Roman"/>
              </w:rPr>
              <w:t xml:space="preserve">, </w:t>
            </w:r>
            <w:proofErr w:type="spellStart"/>
            <w:r w:rsidRPr="00DA721B">
              <w:rPr>
                <w:rFonts w:ascii="Times New Roman" w:hAnsi="Times New Roman"/>
              </w:rPr>
              <w:t>multicentre</w:t>
            </w:r>
            <w:proofErr w:type="spellEnd"/>
            <w:r w:rsidRPr="00DA721B">
              <w:rPr>
                <w:rFonts w:ascii="Times New Roman" w:hAnsi="Times New Roman"/>
              </w:rPr>
              <w:t>, open-label, phase 3 trial. Lancet. 2021 Oct 9;398:1344-57.</w:t>
            </w:r>
          </w:p>
        </w:tc>
      </w:tr>
      <w:tr w:rsidR="00495F81" w:rsidRPr="00DA721B" ns2:paraId="62D41B88" ns2:textId="77777777" w:rsidTr="00495F81">
        <w:tc>
          <w:tcPr>
            <w:tcW w:w="2430" w:type="dxa"/>
          </w:tcPr>
          <w:p ns2:paraId="03F90E06"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07Y2MN]</w:t>
            </w:r>
          </w:p>
        </w:tc>
        <w:tc>
          <w:tcPr>
            <w:tcW w:w="6660" w:type="dxa"/>
          </w:tcPr>
          <w:p ns2:paraId="049BA9F7" ns2:textId="77777777" w:rsidR="00495F81" w:rsidRPr="00DA721B" w:rsidRDefault="00495F81" w:rsidP="00777419">
            <w:pPr>
              <w:spacing w:before="60" w:after="240"/>
              <w:rPr>
                <w:rFonts w:ascii="Times New Roman" w:hAnsi="Times New Roman"/>
              </w:rPr>
            </w:pPr>
            <w:proofErr w:type="spellStart"/>
            <w:r w:rsidRPr="00DA721B">
              <w:rPr>
                <w:rFonts w:ascii="Times New Roman" w:hAnsi="Times New Roman"/>
              </w:rPr>
              <w:t>Chouaid</w:t>
            </w:r>
            <w:proofErr w:type="spellEnd"/>
            <w:r w:rsidRPr="00DA721B">
              <w:rPr>
                <w:rFonts w:ascii="Times New Roman" w:hAnsi="Times New Roman"/>
              </w:rPr>
              <w:t xml:space="preserve"> C, Danson S, Andreas S, Siakpere O, Benjamin L, </w:t>
            </w:r>
            <w:proofErr w:type="spellStart"/>
            <w:r w:rsidRPr="00DA721B">
              <w:rPr>
                <w:rFonts w:ascii="Times New Roman" w:hAnsi="Times New Roman"/>
              </w:rPr>
              <w:t>Ehness</w:t>
            </w:r>
            <w:proofErr w:type="spellEnd"/>
            <w:r w:rsidRPr="00DA721B">
              <w:rPr>
                <w:rFonts w:ascii="Times New Roman" w:hAnsi="Times New Roman"/>
              </w:rPr>
              <w:t xml:space="preserve"> R, et al. Adjuvant treatment patterns and outcomes in patients with stage IB-IIIA non-small cell lung cancer in France, Germany, and the United Kingdom based on the </w:t>
            </w:r>
            <w:proofErr w:type="spellStart"/>
            <w:r w:rsidRPr="00DA721B">
              <w:rPr>
                <w:rFonts w:ascii="Times New Roman" w:hAnsi="Times New Roman"/>
              </w:rPr>
              <w:t>LuCaBIS</w:t>
            </w:r>
            <w:proofErr w:type="spellEnd"/>
            <w:r w:rsidRPr="00DA721B">
              <w:rPr>
                <w:rFonts w:ascii="Times New Roman" w:hAnsi="Times New Roman"/>
              </w:rPr>
              <w:t xml:space="preserve"> burden of illness study. Lung Cancer. 2018;124:310-6.</w:t>
            </w:r>
          </w:p>
        </w:tc>
      </w:tr>
      <w:tr w:rsidR="00495F81" w:rsidRPr="00DA721B" ns2:paraId="185B5ED0" ns2:textId="77777777" w:rsidTr="00495F81">
        <w:tc>
          <w:tcPr>
            <w:tcW w:w="2430" w:type="dxa"/>
          </w:tcPr>
          <w:p ns2:paraId="7E311016" ns2:textId="77777777" w:rsidR="00495F81" w:rsidRPr="00DA721B" w:rsidRDefault="00495F81" w:rsidP="00777419">
            <w:pPr>
              <w:spacing w:before="60" w:after="240"/>
              <w:rPr>
                <w:rFonts w:ascii="Times New Roman" w:hAnsi="Times New Roman"/>
              </w:rPr>
            </w:pPr>
            <w:r w:rsidRPr="00DA721B">
              <w:rPr>
                <w:rFonts w:ascii="Times New Roman" w:hAnsi="Times New Roman"/>
              </w:rPr>
              <w:lastRenderedPageBreak/>
              <w:t>[Ref. 5.4: 07YWYG]</w:t>
            </w:r>
          </w:p>
        </w:tc>
        <w:tc>
          <w:tcPr>
            <w:tcW w:w="6660" w:type="dxa"/>
          </w:tcPr>
          <w:p ns2:paraId="3B431A79" ns2:textId="77777777" w:rsidR="00495F81" w:rsidRPr="00DA721B" w:rsidRDefault="00495F81" w:rsidP="00777419">
            <w:pPr>
              <w:spacing w:before="60" w:after="240"/>
              <w:rPr>
                <w:rFonts w:ascii="Times New Roman" w:hAnsi="Times New Roman"/>
              </w:rPr>
            </w:pPr>
            <w:r w:rsidRPr="00DA721B">
              <w:rPr>
                <w:rFonts w:ascii="Times New Roman" w:hAnsi="Times New Roman"/>
              </w:rPr>
              <w:t>Sangha R, Price J, Butts CA. Adjuvant therapy in non-small cell lung cancer: current and future directions. Oncologist. 2010;15:862-72.</w:t>
            </w:r>
          </w:p>
        </w:tc>
      </w:tr>
      <w:tr w:rsidR="00495F81" w:rsidRPr="00DA721B" ns2:paraId="39431808" ns2:textId="77777777" w:rsidTr="00495F81">
        <w:tc>
          <w:tcPr>
            <w:tcW w:w="2430" w:type="dxa"/>
          </w:tcPr>
          <w:p ns2:paraId="045116A6"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07Z44Q]</w:t>
            </w:r>
          </w:p>
        </w:tc>
        <w:tc>
          <w:tcPr>
            <w:tcW w:w="6660" w:type="dxa"/>
          </w:tcPr>
          <w:p ns2:paraId="35DEA3EA"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Buck PO, </w:t>
            </w:r>
            <w:proofErr w:type="spellStart"/>
            <w:r w:rsidRPr="00DA721B">
              <w:rPr>
                <w:rFonts w:ascii="Times New Roman" w:hAnsi="Times New Roman"/>
              </w:rPr>
              <w:t>Saverno</w:t>
            </w:r>
            <w:proofErr w:type="spellEnd"/>
            <w:r w:rsidRPr="00DA721B">
              <w:rPr>
                <w:rFonts w:ascii="Times New Roman" w:hAnsi="Times New Roman"/>
              </w:rPr>
              <w:t xml:space="preserve"> KR, Miller PJE, Arondekar B, Walker MS. Treatment patterns and health resource utilization among patients diagnosed with early stage </w:t>
            </w:r>
            <w:proofErr w:type="gramStart"/>
            <w:r w:rsidRPr="00DA721B">
              <w:rPr>
                <w:rFonts w:ascii="Times New Roman" w:hAnsi="Times New Roman"/>
              </w:rPr>
              <w:t>resected</w:t>
            </w:r>
            <w:proofErr w:type="gramEnd"/>
            <w:r w:rsidRPr="00DA721B">
              <w:rPr>
                <w:rFonts w:ascii="Times New Roman" w:hAnsi="Times New Roman"/>
              </w:rPr>
              <w:t xml:space="preserve"> non-small cell lung cancer at US community oncology practices. Clin Lung Cancer. 2015 Nov;16(6):486-95.</w:t>
            </w:r>
          </w:p>
        </w:tc>
      </w:tr>
      <w:tr w:rsidR="00495F81" w:rsidRPr="00DA721B" ns2:paraId="48BC6247" ns2:textId="77777777" w:rsidTr="00495F81">
        <w:tc>
          <w:tcPr>
            <w:tcW w:w="2430" w:type="dxa"/>
          </w:tcPr>
          <w:p ns2:paraId="5DFDC472"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086W8Q]</w:t>
            </w:r>
          </w:p>
        </w:tc>
        <w:tc>
          <w:tcPr>
            <w:tcW w:w="6660" w:type="dxa"/>
          </w:tcPr>
          <w:p ns2:paraId="6B662593" ns2:textId="77777777" w:rsidR="00495F81" w:rsidRPr="00DA721B" w:rsidRDefault="00495F81" w:rsidP="00777419">
            <w:pPr>
              <w:spacing w:before="60" w:after="240"/>
              <w:rPr>
                <w:rFonts w:ascii="Times New Roman" w:hAnsi="Times New Roman"/>
              </w:rPr>
            </w:pPr>
            <w:r w:rsidRPr="00DA721B">
              <w:rPr>
                <w:rFonts w:ascii="Times New Roman" w:hAnsi="Times New Roman"/>
              </w:rPr>
              <w:t>Carreno BM, Magrini V, Becker-</w:t>
            </w:r>
            <w:proofErr w:type="spellStart"/>
            <w:r w:rsidRPr="00DA721B">
              <w:rPr>
                <w:rFonts w:ascii="Times New Roman" w:hAnsi="Times New Roman"/>
              </w:rPr>
              <w:t>Hapak</w:t>
            </w:r>
            <w:proofErr w:type="spellEnd"/>
            <w:r w:rsidRPr="00DA721B">
              <w:rPr>
                <w:rFonts w:ascii="Times New Roman" w:hAnsi="Times New Roman"/>
              </w:rPr>
              <w:t xml:space="preserve"> M, </w:t>
            </w:r>
            <w:proofErr w:type="spellStart"/>
            <w:r w:rsidRPr="00DA721B">
              <w:rPr>
                <w:rFonts w:ascii="Times New Roman" w:hAnsi="Times New Roman"/>
              </w:rPr>
              <w:t>Kaabinejadian</w:t>
            </w:r>
            <w:proofErr w:type="spellEnd"/>
            <w:r w:rsidRPr="00DA721B">
              <w:rPr>
                <w:rFonts w:ascii="Times New Roman" w:hAnsi="Times New Roman"/>
              </w:rPr>
              <w:t xml:space="preserve"> S, Hundal J, Petti AA, et al. A dendritic cell vaccine increases the breadth and diversity of melanoma neoantigen-specific T cells [abstract]. Science. 2015 May 15;348(6236):803-8.</w:t>
            </w:r>
          </w:p>
        </w:tc>
      </w:tr>
      <w:tr w:rsidR="00495F81" w:rsidRPr="00DA721B" ns2:paraId="4346BC18" ns2:textId="77777777" w:rsidTr="00495F81">
        <w:tc>
          <w:tcPr>
            <w:tcW w:w="2430" w:type="dxa"/>
          </w:tcPr>
          <w:p ns2:paraId="7E130A97"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087CCD]</w:t>
            </w:r>
          </w:p>
        </w:tc>
        <w:tc>
          <w:tcPr>
            <w:tcW w:w="6660" w:type="dxa"/>
          </w:tcPr>
          <w:p ns2:paraId="3B8A4A07" ns2:textId="77777777" w:rsidR="00495F81" w:rsidRPr="00DA721B" w:rsidRDefault="00495F81" w:rsidP="00777419">
            <w:pPr>
              <w:spacing w:before="60" w:after="240"/>
              <w:rPr>
                <w:rFonts w:ascii="Times New Roman" w:hAnsi="Times New Roman"/>
              </w:rPr>
            </w:pPr>
            <w:r w:rsidRPr="00DA721B">
              <w:rPr>
                <w:rFonts w:ascii="Times New Roman" w:hAnsi="Times New Roman"/>
              </w:rPr>
              <w:t>Siegel RL, Miller KD, Wagle NS, Jemal A. Cancer statistics, 2023. CA Cancer J Clin. 2023;73(1):17-48.</w:t>
            </w:r>
          </w:p>
        </w:tc>
      </w:tr>
      <w:tr w:rsidR="00495F81" w:rsidRPr="00DA721B" ns2:paraId="16FE5443" ns2:textId="77777777" w:rsidTr="00495F81">
        <w:tc>
          <w:tcPr>
            <w:tcW w:w="2430" w:type="dxa"/>
          </w:tcPr>
          <w:p ns2:paraId="0BAABE7D"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08958P]</w:t>
            </w:r>
          </w:p>
        </w:tc>
        <w:tc>
          <w:tcPr>
            <w:tcW w:w="6660" w:type="dxa"/>
          </w:tcPr>
          <w:p ns2:paraId="305A65C0"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O'Brien M, Paz-Ares L, </w:t>
            </w:r>
            <w:proofErr w:type="spellStart"/>
            <w:r w:rsidRPr="00DA721B">
              <w:rPr>
                <w:rFonts w:ascii="Times New Roman" w:hAnsi="Times New Roman"/>
              </w:rPr>
              <w:t>Marreaud</w:t>
            </w:r>
            <w:proofErr w:type="spellEnd"/>
            <w:r w:rsidRPr="00DA721B">
              <w:rPr>
                <w:rFonts w:ascii="Times New Roman" w:hAnsi="Times New Roman"/>
              </w:rPr>
              <w:t xml:space="preserve"> S, Dafni U, </w:t>
            </w:r>
            <w:proofErr w:type="spellStart"/>
            <w:r w:rsidRPr="00DA721B">
              <w:rPr>
                <w:rFonts w:ascii="Times New Roman" w:hAnsi="Times New Roman"/>
              </w:rPr>
              <w:t>Oselin</w:t>
            </w:r>
            <w:proofErr w:type="spellEnd"/>
            <w:r w:rsidRPr="00DA721B">
              <w:rPr>
                <w:rFonts w:ascii="Times New Roman" w:hAnsi="Times New Roman"/>
              </w:rPr>
              <w:t xml:space="preserve"> K, Havel L, et al. Pembrolizumab versus placebo as adjuvant therapy for completely resected stage IB-IIIA non-small-cell lung cancer (PEARLS/KEYNOTE-091): an interim analysis of a </w:t>
            </w:r>
            <w:proofErr w:type="spellStart"/>
            <w:r w:rsidRPr="00DA721B">
              <w:rPr>
                <w:rFonts w:ascii="Times New Roman" w:hAnsi="Times New Roman"/>
              </w:rPr>
              <w:t>randomised</w:t>
            </w:r>
            <w:proofErr w:type="spellEnd"/>
            <w:r w:rsidRPr="00DA721B">
              <w:rPr>
                <w:rFonts w:ascii="Times New Roman" w:hAnsi="Times New Roman"/>
              </w:rPr>
              <w:t>, triple-blind, phase 3 trial. Lancet Oncol. 2022 Oct;23:1274-86.</w:t>
            </w:r>
          </w:p>
        </w:tc>
      </w:tr>
      <w:tr w:rsidR="00495F81" w:rsidRPr="00DA721B" ns2:paraId="1A2B207D" ns2:textId="77777777" w:rsidTr="00495F81">
        <w:tc>
          <w:tcPr>
            <w:tcW w:w="2430" w:type="dxa"/>
          </w:tcPr>
          <w:p ns2:paraId="35F35C31"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08997C]</w:t>
            </w:r>
          </w:p>
        </w:tc>
        <w:tc>
          <w:tcPr>
            <w:tcW w:w="6660" w:type="dxa"/>
          </w:tcPr>
          <w:p ns2:paraId="54249313" ns2:textId="77777777" w:rsidR="00495F81" w:rsidRPr="00DA721B" w:rsidRDefault="00495F81" w:rsidP="00777419">
            <w:pPr>
              <w:spacing w:before="60" w:after="240"/>
              <w:rPr>
                <w:rFonts w:ascii="Times New Roman" w:hAnsi="Times New Roman"/>
              </w:rPr>
            </w:pPr>
            <w:r w:rsidRPr="00DA721B">
              <w:rPr>
                <w:rFonts w:ascii="Times New Roman" w:hAnsi="Times New Roman"/>
              </w:rPr>
              <w:t>U.S. Prescribing Information: KEYTRUDA (pembrolizumab) injection, for intravenous use: Apr 2023.</w:t>
            </w:r>
          </w:p>
        </w:tc>
      </w:tr>
      <w:tr w:rsidR="00495F81" w:rsidRPr="00DA721B" ns2:paraId="4D8F5E8F" ns2:textId="77777777" w:rsidTr="00495F81">
        <w:tc>
          <w:tcPr>
            <w:tcW w:w="2430" w:type="dxa"/>
          </w:tcPr>
          <w:p ns2:paraId="038A140F" ns2:textId="77777777" w:rsidR="00495F81" w:rsidRPr="00DA721B" w:rsidRDefault="00495F81" w:rsidP="00777419">
            <w:pPr>
              <w:spacing w:before="60" w:after="240"/>
              <w:rPr>
                <w:rFonts w:ascii="Times New Roman" w:hAnsi="Times New Roman"/>
              </w:rPr>
            </w:pPr>
            <w:r w:rsidRPr="00DA721B">
              <w:rPr>
                <w:rFonts w:ascii="Times New Roman" w:hAnsi="Times New Roman"/>
              </w:rPr>
              <w:t>[Ref. 5.4: 08BH7Z]</w:t>
            </w:r>
          </w:p>
        </w:tc>
        <w:tc>
          <w:tcPr>
            <w:tcW w:w="6660" w:type="dxa"/>
          </w:tcPr>
          <w:p ns2:paraId="63304336" ns2:textId="77777777" w:rsidR="00495F81" w:rsidRPr="00DA721B" w:rsidRDefault="00495F81" w:rsidP="00777419">
            <w:pPr>
              <w:spacing w:before="60" w:after="240"/>
              <w:rPr>
                <w:rFonts w:ascii="Times New Roman" w:hAnsi="Times New Roman"/>
              </w:rPr>
            </w:pPr>
            <w:r w:rsidRPr="00DA721B">
              <w:rPr>
                <w:rFonts w:ascii="Times New Roman" w:hAnsi="Times New Roman"/>
              </w:rPr>
              <w:t xml:space="preserve">Ramon RP, editor. Staging manual in thoracic oncology. 2nd ed. Aurora, CO: International Association for the Study of Lung Cancer; c2016. Chapter 1, Cancer survival analysis; p. 39-50. Chapter 2, The principles of the TNM system; p. 53-64. Chapter 3, The history of TNM staging in lung cancer; p. 67-78. Chapter 4, 8th edition of TNM for lung cancer; p. 81-6. Chapter 5, Site-specific explanatory notes for lung </w:t>
            </w:r>
            <w:proofErr w:type="spellStart"/>
            <w:r w:rsidRPr="00DA721B">
              <w:rPr>
                <w:rFonts w:ascii="Times New Roman" w:hAnsi="Times New Roman"/>
              </w:rPr>
              <w:t>tumours</w:t>
            </w:r>
            <w:proofErr w:type="spellEnd"/>
            <w:r w:rsidRPr="00DA721B">
              <w:rPr>
                <w:rFonts w:ascii="Times New Roman" w:hAnsi="Times New Roman"/>
              </w:rPr>
              <w:t xml:space="preserve">; p. 89-105. Chapter 6, Site-specific recommendations for </w:t>
            </w:r>
            <w:proofErr w:type="spellStart"/>
            <w:r w:rsidRPr="00DA721B">
              <w:rPr>
                <w:rFonts w:ascii="Times New Roman" w:hAnsi="Times New Roman"/>
              </w:rPr>
              <w:t>pT</w:t>
            </w:r>
            <w:proofErr w:type="spellEnd"/>
            <w:r w:rsidRPr="00DA721B">
              <w:rPr>
                <w:rFonts w:ascii="Times New Roman" w:hAnsi="Times New Roman"/>
              </w:rPr>
              <w:t xml:space="preserve"> and </w:t>
            </w:r>
            <w:proofErr w:type="spellStart"/>
            <w:r w:rsidRPr="00DA721B">
              <w:rPr>
                <w:rFonts w:ascii="Times New Roman" w:hAnsi="Times New Roman"/>
              </w:rPr>
              <w:t>pN</w:t>
            </w:r>
            <w:proofErr w:type="spellEnd"/>
            <w:r w:rsidRPr="00DA721B">
              <w:rPr>
                <w:rFonts w:ascii="Times New Roman" w:hAnsi="Times New Roman"/>
              </w:rPr>
              <w:t xml:space="preserve"> categories; p. 107-8. Chapter 7, New TNM classifications for testing; p. 111-5. Chapter 9, Atlas of lung cancer staging; p. 125-31.</w:t>
            </w:r>
          </w:p>
        </w:tc>
      </w:tr>
    </w:tbl>
    <w:p ns2:paraId="6060FDAE" ns2:textId="77777777" w:rsidR="00495F81" w:rsidRPr="00495F81" w:rsidRDefault="00495F81" w:rsidP="00495F81">
      <w:pPr>
        <w:pStyle w:val="Paragraph"/>
      </w:pPr>
      <w:ins w:id="878" w:author="GoldenCorpusHarness" w:date="2026-03-28T22:23:46Z">
        <w:r>
          <w:t>Based on the available preclinical and clinical information and considering the unmet medical need for new therapeutic approaches in the adjuvant treatment of NSCLC, the benefits and risks of V940 appear reasonable to evaluate in this Phase 3 clinical study.</w:t>
        </w:r>
      </w:ins>
    </w:p>
    <w:sectPr w:rsidR="00495F81" w:rsidRPr="00495F81">
      <w:headerReference w:type="even" ns3:id="rId12"/>
      <w:headerReference w:type="default" ns3:id="rId13"/>
      <w:footerReference w:type="even" ns3:id="rId14"/>
      <w:footerReference w:type="default" ns3:id="rId15"/>
      <w:headerReference w:type="first" ns3:id="rId16"/>
      <w:footerReference w:type="first" ns3:id="rId17"/>
      <w:pgSz w:w="12240" w:h="15840"/>
      <w:pgMar w:top="1440" w:right="1440" w:bottom="1440" w:left="180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29014" w14:textId="77777777" w:rsidR="004F3270" w:rsidRDefault="005A5FF0">
      <w:r>
        <w:separator/>
      </w:r>
    </w:p>
  </w:endnote>
  <w:endnote w:type="continuationSeparator" w:id="0">
    <w:p w14:paraId="377D1683" w14:textId="77777777" w:rsidR="004F3270" w:rsidRDefault="005A5FF0">
      <w:r>
        <w:continuationSeparator/>
      </w:r>
    </w:p>
  </w:endnote>
  <w:endnote w:type="continuationNotice" w:id="1">
    <w:p w14:paraId="198CA612" w14:textId="77777777" w:rsidR="004F3270" w:rsidRDefault="004F3270">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7E5A4048" ns2:textId="77777777" w:rsidR="00495F81" w:rsidRDefault="00495F81">
    <w:pPr>
      <w:pStyle w:val="Footer"/>
    </w:pPr>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0F1D3650" ns2:textId="55E04A97" w:rsidR="004F3270" w:rsidRDefault="005A5FF0">
    <w:pPr>
      <w:pStyle w:val="Footer"/>
      <w:jc w:val="center"/>
    </w:pPr>
    <w:r>
      <w:rPr>
        <w:noProof/>
      </w:rPr>
      <w:drawing>
        <ns3:inline distT="0" distB="0" distL="0" distR="0" ns4:anchorId="1EFBE5AC" ns4:editId="40A6C5A3">
          <ns3:extent cx="1018034" cy="149352"/>
          <ns3:effectExtent l="0" t="0" r="0" b="3175"/>
          <ns3:docPr id="1" name="Picture 1"/>
          <ns3:cNvGraphicFramePr>
            <ns5:graphicFrameLocks noChangeAspect="1"/>
          </ns3:cNvGraphicFramePr>
          <ns5:graphic>
            <ns5:graphicData uri="http://schemas.openxmlformats.org/drawingml/2006/picture">
              <ns6:pic>
                <ns6:nvPicPr>
                  <ns6:cNvPr id="1" name="Picture 1"/>
                  <ns6:cNvPicPr/>
                </ns6:nvPicPr>
                <ns6:blipFill>
                  <ns5:blip ns7:embed="rId1" cstate="print">
                    <ns5:extLst>
                      <ns5:ext uri="{28A0092B-C50C-407E-A947-70E740481C1C}">
                        <ns8:useLocalDpi val="0"/>
                      </ns5:ext>
                    </ns5:extLst>
                  </ns5:blip>
                  <ns5:stretch>
                    <ns5:fillRect/>
                  </ns5:stretch>
                </ns6:blipFill>
                <ns6:spPr>
                  <ns5:xfrm>
                    <ns5:off x="0" y="0"/>
                    <ns5:ext cx="1018034" cy="149352"/>
                  </ns5:xfrm>
                  <ns5:prstGeom prst="rect">
                    <ns5:avLst/>
                  </ns5:prstGeom>
                </ns6:spPr>
              </ns6:pic>
            </ns5:graphicData>
          </ns5:graphic>
        </ns3:inline>
      </w:drawing>
    </w:r>
  </w:p>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4B85BE31" ns2:textId="77777777" w:rsidR="00495F81" w:rsidRDefault="0049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BF1F7" w14:textId="77777777" w:rsidR="004F3270" w:rsidRDefault="005A5FF0">
      <w:r>
        <w:separator/>
      </w:r>
    </w:p>
  </w:footnote>
  <w:footnote w:type="continuationSeparator" w:id="0">
    <w:p w14:paraId="5B238DDB" w14:textId="77777777" w:rsidR="004F3270" w:rsidRDefault="005A5FF0">
      <w:r>
        <w:continuationSeparator/>
      </w:r>
    </w:p>
  </w:footnote>
  <w:footnote w:type="continuationNotice" w:id="1">
    <w:p w14:paraId="44C9FB33" w14:textId="77777777" w:rsidR="004F3270" w:rsidRDefault="004F3270">
      <w:pPr>
        <w:spacing w:before="0" w:after="0"/>
      </w:pP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5B4DD146" ns2:textId="77777777" w:rsidR="00495F81" w:rsidRDefault="00495F81">
    <w:pPr>
      <w:pStyle w:val="Header"/>
    </w:pPr>
    <w:ins w:id="879" w:author="GoldenCorpusHarness" w:date="2026-03-28T22:23:46Z">
      <w:r>
        <w:t>V940 (non-small cell lung cancer)-V4page 7BBIND 29751</w:t>
      </w:r>
    </w:ins>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0F1D364D" ns2:textId="40636C4C" w:rsidR="004F3270" w:rsidRPr="00C34990" w:rsidRDefault="005A5FF0">
    <w:pPr>
      <w:pStyle w:val="Header"/>
      <w:tabs>
        <w:tab w:val="left" w:pos="4050"/>
      </w:tabs>
      <w:spacing w:before="0"/>
    </w:pPr>
    <w:r>
      <w:t>V940 (non-small cell lung cancer)</w:t>
    </w:r>
    <w:r>
      <w:tab/>
      <w:t xml:space="preserve">page </w:t>
    </w:r>
    <w:r>
      <w:fldChar w:fldCharType="begin"/>
    </w:r>
    <w:r>
      <w:instrText>Page</w:instrText>
    </w:r>
    <w:r>
      <w:fldChar w:fldCharType="separate"/>
    </w:r>
    <w:r>
      <w:t>7</w:t>
    </w:r>
    <w:r>
      <w:fldChar w:fldCharType="end"/>
    </w:r>
    <w:r>
      <w:tab/>
    </w:r>
    <w:bookmarkStart w:id="9" w:name="bmkReporting"/>
    <w:r w:rsidRPr="00C34990">
      <w:t xml:space="preserve">BBIND </w:t>
    </w:r>
    <w:bookmarkEnd w:id="9"/>
    <w:r w:rsidR="00C34990" w:rsidRPr="00C34990">
      <w:t>29751</w:t>
    </w:r>
  </w:p>
  <w:p ns2:paraId="0F1D364E" ns2:textId="6FF838CF" w:rsidR="004F3270" w:rsidRDefault="005A5FF0">
    <w:pPr>
      <w:pStyle w:val="Header"/>
      <w:pBdr>
        <w:bottom w:val="single" w:sz="4" w:space="0" w:color="auto"/>
      </w:pBdr>
      <w:spacing w:before="0"/>
    </w:pPr>
    <w:r>
      <w:t>1.20 General Investigational Plan</w:t>
    </w:r>
    <w:r>
      <w:tab/>
    </w:r>
    <w:r>
      <w:tab/>
    </w:r>
    <w:r w:rsidR="002E3AFD">
      <w:t>10</w:t>
    </w:r>
    <w:r w:rsidRPr="002D16D9">
      <w:t>-</w:t>
    </w:r>
    <w:r w:rsidR="002D16D9" w:rsidRPr="002D16D9">
      <w:t>JUL</w:t>
    </w:r>
    <w:r w:rsidRPr="002D16D9">
      <w:t>-</w:t>
    </w:r>
    <w:r w:rsidR="002D16D9" w:rsidRPr="002D16D9">
      <w:t>2023</w:t>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12E265A2" ns2:textId="77777777" w:rsidR="00495F81" w:rsidRDefault="00495F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464"/>
    <w:multiLevelType w:val="hybridMultilevel"/>
    <w:tmpl w:val="C1CAE68A"/>
    <w:name w:val="WWH32"/>
    <w:lvl w:ilvl="0" w:tplc="6E729B94">
      <w:start w:val="1"/>
      <w:numFmt w:val="decimal"/>
      <w:lvlText w:val="%1.0"/>
      <w:lvlJc w:val="left"/>
      <w:pPr>
        <w:ind w:left="720" w:hanging="360"/>
      </w:pPr>
      <w:rPr>
        <w:rFonts w:eastAsia="MS Gothic" w:cs="Times New Roman" w:hint="eastAsia"/>
        <w:b/>
        <w:i w:val="0"/>
        <w:caps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B51A4"/>
    <w:multiLevelType w:val="hybridMultilevel"/>
    <w:tmpl w:val="6D5A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90ECD"/>
    <w:multiLevelType w:val="singleLevel"/>
    <w:tmpl w:val="A7F2962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3" w15:restartNumberingAfterBreak="0">
    <w:nsid w:val="15551DFF"/>
    <w:multiLevelType w:val="hybridMultilevel"/>
    <w:tmpl w:val="2C7CF5A2"/>
    <w:name w:val="SPRIlb4"/>
    <w:lvl w:ilvl="0" w:tplc="2788F12E">
      <w:start w:val="1"/>
      <w:numFmt w:val="bullet"/>
      <w:lvlText w:val="•"/>
      <w:lvlJc w:val="left"/>
      <w:pPr>
        <w:tabs>
          <w:tab w:val="num" w:pos="360"/>
        </w:tabs>
        <w:ind w:left="360" w:hanging="360"/>
      </w:pPr>
      <w:rPr>
        <w:rFonts w:ascii="Arial" w:hAnsi="Arial" w:hint="default"/>
        <w:b w:val="0"/>
        <w:bCs w:val="0"/>
        <w:i w:val="0"/>
        <w:iCs w:val="0"/>
        <w:caps w:val="0"/>
        <w:sz w:val="32"/>
        <w:szCs w:val="32"/>
        <w:u w:val="none"/>
        <w:vertAlign w:val="baseline"/>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46397D"/>
    <w:multiLevelType w:val="hybridMultilevel"/>
    <w:tmpl w:val="A350CA8A"/>
    <w:name w:val="WWtfl2"/>
    <w:lvl w:ilvl="0" w:tplc="B7B2BF5A">
      <w:start w:val="1"/>
      <w:numFmt w:val="decimal"/>
      <w:pStyle w:val="Attachment"/>
      <w:lvlText w:val="Attachment %1"/>
      <w:lvlJc w:val="left"/>
      <w:pPr>
        <w:ind w:left="72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C83DDE"/>
    <w:multiLevelType w:val="singleLevel"/>
    <w:tmpl w:val="4954AB5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 w15:restartNumberingAfterBreak="0">
    <w:nsid w:val="25DD4932"/>
    <w:multiLevelType w:val="singleLevel"/>
    <w:tmpl w:val="BB5E8182"/>
    <w:name w:val="WWln"/>
    <w:lvl w:ilvl="0">
      <w:start w:val="1"/>
      <w:numFmt w:val="decimal"/>
      <w:pStyle w:val="ListNumb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 w15:restartNumberingAfterBreak="0">
    <w:nsid w:val="338C5285"/>
    <w:multiLevelType w:val="singleLevel"/>
    <w:tmpl w:val="F352189E"/>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8" w15:restartNumberingAfterBreak="0">
    <w:nsid w:val="35C17234"/>
    <w:multiLevelType w:val="multilevel"/>
    <w:tmpl w:val="6F14B22E"/>
    <w:lvl w:ilvl="0">
      <w:start w:val="1"/>
      <w:numFmt w:val="none"/>
      <w:lvlText w:val="1.20"/>
      <w:lvlJc w:val="left"/>
      <w:pPr>
        <w:ind w:left="600" w:hanging="600"/>
      </w:pPr>
      <w:rPr>
        <w:rFonts w:hint="default"/>
      </w:rPr>
    </w:lvl>
    <w:lvl w:ilvl="1">
      <w:start w:val="13"/>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E5B7461"/>
    <w:multiLevelType w:val="singleLevel"/>
    <w:tmpl w:val="DD72DDFC"/>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0" w15:restartNumberingAfterBreak="0">
    <w:nsid w:val="3FD33ED7"/>
    <w:multiLevelType w:val="singleLevel"/>
    <w:tmpl w:val="F35CADE6"/>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11" w15:restartNumberingAfterBreak="0">
    <w:nsid w:val="436A007F"/>
    <w:multiLevelType w:val="singleLevel"/>
    <w:tmpl w:val="09042B5A"/>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47F425B3"/>
    <w:multiLevelType w:val="singleLevel"/>
    <w:tmpl w:val="F06C0C0A"/>
    <w:name w:val="WWtf"/>
    <w:lvl w:ilvl="0">
      <w:start w:val="1"/>
      <w:numFmt w:val="decimal"/>
      <w:pStyle w:val="TableFootnote"/>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3" w15:restartNumberingAfterBreak="0">
    <w:nsid w:val="4ACB1218"/>
    <w:multiLevelType w:val="multilevel"/>
    <w:tmpl w:val="B68EFAC8"/>
    <w:lvl w:ilvl="0">
      <w:start w:val="1"/>
      <w:numFmt w:val="decimal"/>
      <w:lvlRestart w:val="0"/>
      <w:pStyle w:val="Heading1"/>
      <w:lvlText w:val="%1"/>
      <w:lvlJc w:val="left"/>
      <w:pPr>
        <w:tabs>
          <w:tab w:val="num" w:pos="480"/>
        </w:tabs>
        <w:ind w:left="480" w:hanging="480"/>
      </w:pPr>
      <w:rPr>
        <w:rFonts w:ascii="Times New Roman" w:eastAsia="MS Gothic" w:hAnsi="Times New Roman" w:cs="Times New Roman" w:hint="eastAsia"/>
        <w:b/>
        <w:i w:val="0"/>
        <w:caps/>
        <w:smallCaps w:val="0"/>
        <w:sz w:val="24"/>
        <w:szCs w:val="24"/>
        <w:u w:val="none"/>
        <w:vertAlign w:val="baseline"/>
      </w:rPr>
    </w:lvl>
    <w:lvl w:ilvl="1">
      <w:start w:val="20"/>
      <w:numFmt w:val="decimal"/>
      <w:pStyle w:val="Heading2"/>
      <w:lvlText w:val="%1.%2"/>
      <w:lvlJc w:val="left"/>
      <w:pPr>
        <w:tabs>
          <w:tab w:val="num" w:pos="720"/>
        </w:tabs>
        <w:ind w:left="720" w:hanging="720"/>
      </w:pPr>
      <w:rPr>
        <w:rFonts w:ascii="Times New Roman" w:hAnsi="Times New Roman" w:cs="Times New Roman" w:hint="default"/>
        <w:b/>
        <w:i w:val="0"/>
        <w:iCs w:val="0"/>
        <w:caps w:val="0"/>
        <w:smallCaps w:val="0"/>
        <w:strike w:val="0"/>
        <w:dstrike w:val="0"/>
        <w:vanish w:val="0"/>
        <w:color w:val="000000"/>
        <w:spacing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szCs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szCs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szCs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none"/>
      <w:pStyle w:val="Heading7"/>
      <w:suff w:val="nothing"/>
      <w:lvlText w:val=""/>
      <w:lvlJc w:val="left"/>
      <w:pPr>
        <w:ind w:left="1920" w:hanging="1920"/>
      </w:pPr>
      <w:rPr>
        <w:rFonts w:ascii="Times New Roman" w:hAnsi="Times New Roman" w:cs="Times New Roman" w:hint="default"/>
        <w:b/>
        <w:i w:val="0"/>
        <w:caps w:val="0"/>
        <w:sz w:val="24"/>
        <w:u w:val="none"/>
        <w:vertAlign w:val="baseline"/>
      </w:rPr>
    </w:lvl>
    <w:lvl w:ilvl="7">
      <w:start w:val="1"/>
      <w:numFmt w:val="none"/>
      <w:pStyle w:val="Heading8"/>
      <w:suff w:val="nothing"/>
      <w:lvlText w:val=""/>
      <w:lvlJc w:val="left"/>
      <w:pPr>
        <w:ind w:left="2160" w:hanging="2160"/>
      </w:pPr>
      <w:rPr>
        <w:rFonts w:ascii="Times New Roman" w:hAnsi="Times New Roman" w:cs="Times New Roman" w:hint="default"/>
        <w:b/>
        <w:i w:val="0"/>
        <w:caps w:val="0"/>
        <w:sz w:val="24"/>
        <w:u w:val="none"/>
        <w:vertAlign w:val="baseline"/>
      </w:rPr>
    </w:lvl>
    <w:lvl w:ilvl="8">
      <w:start w:val="1"/>
      <w:numFmt w:val="none"/>
      <w:pStyle w:val="Heading9"/>
      <w:suff w:val="nothing"/>
      <w:lvlText w:val=""/>
      <w:lvlJc w:val="left"/>
      <w:pPr>
        <w:ind w:left="2400" w:hanging="2400"/>
      </w:pPr>
      <w:rPr>
        <w:rFonts w:ascii="Times New Roman" w:hAnsi="Times New Roman" w:cs="Times New Roman" w:hint="default"/>
        <w:b/>
        <w:i w:val="0"/>
        <w:caps w:val="0"/>
        <w:sz w:val="24"/>
        <w:u w:val="none"/>
        <w:vertAlign w:val="baseline"/>
      </w:rPr>
    </w:lvl>
  </w:abstractNum>
  <w:abstractNum w:abstractNumId="14" w15:restartNumberingAfterBreak="0">
    <w:nsid w:val="57CE5003"/>
    <w:multiLevelType w:val="hybridMultilevel"/>
    <w:tmpl w:val="64C427A6"/>
    <w:lvl w:ilvl="0" w:tplc="76D2E048">
      <w:start w:val="1"/>
      <w:numFmt w:val="bullet"/>
      <w:lvlText w:val=""/>
      <w:lvlJc w:val="left"/>
      <w:pPr>
        <w:ind w:left="720" w:hanging="360"/>
      </w:pPr>
      <w:rPr>
        <w:rFonts w:ascii="Symbol" w:hAnsi="Symbol" w:hint="default"/>
        <w:color w:val="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F173BB"/>
    <w:multiLevelType w:val="singleLevel"/>
    <w:tmpl w:val="28FE182C"/>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600F71FA"/>
    <w:multiLevelType w:val="singleLevel"/>
    <w:tmpl w:val="33F23D12"/>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7" w15:restartNumberingAfterBreak="0">
    <w:nsid w:val="62CA3110"/>
    <w:multiLevelType w:val="singleLevel"/>
    <w:tmpl w:val="45E0250E"/>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4"/>
        <w:u w:val="none"/>
        <w:vertAlign w:val="superscript"/>
      </w:rPr>
    </w:lvl>
  </w:abstractNum>
  <w:abstractNum w:abstractNumId="18"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5F118C2"/>
    <w:multiLevelType w:val="hybridMultilevel"/>
    <w:tmpl w:val="01B2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5F5BEC"/>
    <w:multiLevelType w:val="hybridMultilevel"/>
    <w:tmpl w:val="3A6830B6"/>
    <w:lvl w:ilvl="0" w:tplc="1C8A2538">
      <w:start w:val="1"/>
      <w:numFmt w:val="decimal"/>
      <w:lvlText w:val="1.20.%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8964E46">
      <w:start w:val="1"/>
      <w:numFmt w:val="decimal"/>
      <w:lvlText w:val="%4.20.1"/>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C321DE"/>
    <w:multiLevelType w:val="singleLevel"/>
    <w:tmpl w:val="46848EC8"/>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6A76030E"/>
    <w:multiLevelType w:val="multilevel"/>
    <w:tmpl w:val="BC70B678"/>
    <w:name w:val="WWH"/>
    <w:lvl w:ilvl="0">
      <w:start w:val="1"/>
      <w:numFmt w:val="decimal"/>
      <w:lvlRestart w:val="0"/>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lvlText w:val="%1.%2.%3"/>
      <w:lvlJc w:val="left"/>
      <w:pPr>
        <w:tabs>
          <w:tab w:val="num" w:pos="960"/>
        </w:tabs>
        <w:ind w:left="960" w:hanging="960"/>
      </w:pPr>
    </w:lvl>
    <w:lvl w:ilvl="3">
      <w:start w:val="1"/>
      <w:numFmt w:val="decimal"/>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none"/>
      <w:suff w:val="nothing"/>
      <w:lvlText w:val=""/>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none"/>
      <w:suff w:val="nothing"/>
      <w:lvlText w:val=""/>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none"/>
      <w:suff w:val="nothing"/>
      <w:lvlText w:val=""/>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none"/>
      <w:suff w:val="nothing"/>
      <w:lvlText w:val=""/>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none"/>
      <w:suff w:val="nothing"/>
      <w:lvlText w:val=""/>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23"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4"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5" w15:restartNumberingAfterBreak="0">
    <w:nsid w:val="79993A86"/>
    <w:multiLevelType w:val="singleLevel"/>
    <w:tmpl w:val="D078319A"/>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6" w15:restartNumberingAfterBreak="0">
    <w:nsid w:val="7A1962A7"/>
    <w:multiLevelType w:val="singleLevel"/>
    <w:tmpl w:val="75743CD8"/>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num w:numId="1" w16cid:durableId="1010261013">
    <w:abstractNumId w:val="17"/>
  </w:num>
  <w:num w:numId="2" w16cid:durableId="1734349221">
    <w:abstractNumId w:val="2"/>
  </w:num>
  <w:num w:numId="3" w16cid:durableId="944002321">
    <w:abstractNumId w:val="15"/>
  </w:num>
  <w:num w:numId="4" w16cid:durableId="702829634">
    <w:abstractNumId w:val="26"/>
  </w:num>
  <w:num w:numId="5" w16cid:durableId="1133061072">
    <w:abstractNumId w:val="9"/>
  </w:num>
  <w:num w:numId="6" w16cid:durableId="1575429510">
    <w:abstractNumId w:val="24"/>
  </w:num>
  <w:num w:numId="7" w16cid:durableId="1291785147">
    <w:abstractNumId w:val="18"/>
  </w:num>
  <w:num w:numId="8" w16cid:durableId="52117307">
    <w:abstractNumId w:val="23"/>
  </w:num>
  <w:num w:numId="9" w16cid:durableId="1161578040">
    <w:abstractNumId w:val="4"/>
  </w:num>
  <w:num w:numId="10" w16cid:durableId="589579505">
    <w:abstractNumId w:val="10"/>
  </w:num>
  <w:num w:numId="11" w16cid:durableId="1409764236">
    <w:abstractNumId w:val="25"/>
  </w:num>
  <w:num w:numId="12" w16cid:durableId="2071417368">
    <w:abstractNumId w:val="11"/>
  </w:num>
  <w:num w:numId="13" w16cid:durableId="595478930">
    <w:abstractNumId w:val="7"/>
  </w:num>
  <w:num w:numId="14" w16cid:durableId="81029378">
    <w:abstractNumId w:val="16"/>
  </w:num>
  <w:num w:numId="15" w16cid:durableId="722676311">
    <w:abstractNumId w:val="6"/>
  </w:num>
  <w:num w:numId="16" w16cid:durableId="187332058">
    <w:abstractNumId w:val="5"/>
  </w:num>
  <w:num w:numId="17" w16cid:durableId="1267613831">
    <w:abstractNumId w:val="12"/>
  </w:num>
  <w:num w:numId="18" w16cid:durableId="1902984923">
    <w:abstractNumId w:val="22"/>
  </w:num>
  <w:num w:numId="19" w16cid:durableId="2116049559">
    <w:abstractNumId w:val="13"/>
  </w:num>
  <w:num w:numId="20" w16cid:durableId="32855458">
    <w:abstractNumId w:val="13"/>
  </w:num>
  <w:num w:numId="21" w16cid:durableId="81606635">
    <w:abstractNumId w:val="3"/>
  </w:num>
  <w:num w:numId="22" w16cid:durableId="2138065457">
    <w:abstractNumId w:val="0"/>
  </w:num>
  <w:num w:numId="23" w16cid:durableId="851260817">
    <w:abstractNumId w:val="14"/>
  </w:num>
  <w:num w:numId="24" w16cid:durableId="338967922">
    <w:abstractNumId w:val="19"/>
  </w:num>
  <w:num w:numId="25" w16cid:durableId="1544638982">
    <w:abstractNumId w:val="1"/>
  </w:num>
  <w:num w:numId="26" w16cid:durableId="2007198315">
    <w:abstractNumId w:val="8"/>
  </w:num>
  <w:num w:numId="27" w16cid:durableId="1895044871">
    <w:abstractNumId w:val="20"/>
  </w:num>
  <w:num w:numId="28" w16cid:durableId="935671507">
    <w:abstractNumId w:val="13"/>
  </w:num>
  <w:num w:numId="29" w16cid:durableId="2098750750">
    <w:abstractNumId w:val="13"/>
  </w:num>
  <w:num w:numId="30" w16cid:durableId="1175681349">
    <w:abstractNumId w:val="13"/>
  </w:num>
  <w:num w:numId="31" w16cid:durableId="147482050">
    <w:abstractNumId w:val="13"/>
  </w:num>
  <w:num w:numId="32" w16cid:durableId="1430349845">
    <w:abstractNumId w:val="13"/>
  </w:num>
  <w:num w:numId="33" w16cid:durableId="1584417474">
    <w:abstractNumId w:val="13"/>
  </w:num>
  <w:num w:numId="34" w16cid:durableId="1122922329">
    <w:abstractNumId w:val="13"/>
  </w:num>
  <w:num w:numId="35" w16cid:durableId="123815571">
    <w:abstractNumId w:val="2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8" w:dllVersion="513" w:checkStyle="1"/>
  <w:proofState w:spelling="clean" w:grammar="clean"/>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36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bbre" w:val="MK-0002"/>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Date" w:val="5/20/2019 12:00:00 AM"/>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eldList" w:val="|"/>
    <w:docVar w:name="FigureCaptionAbove" w:val="1"/>
    <w:docVar w:name="formula" w:val="Injection/Tablet"/>
    <w:docVar w:name="generic" w:val="benztropine mesylate"/>
    <w:docVar w:name="header" w:val="Benztropine Mesylate"/>
    <w:docVar w:name="HeadingLevels" w:val="4"/>
    <w:docVar w:name="indic" w:val="Parkinsonism"/>
    <w:docVar w:name="IsCustomized" w:val="YES"/>
    <w:docVar w:name="mknum" w:val="MK-0002"/>
    <w:docVar w:name="NoIndentIncrease" w:val="0"/>
    <w:docVar w:name="PeriodAfter" w:val="0"/>
    <w:docVar w:name="RefListStyle" w:val="2"/>
    <w:docVar w:name="refmgr-040JYH" w:val="[Ref. 5.4: 040JYH]"/>
    <w:docVar w:name="refmgr-04G0VJ" w:val="[Ref. 5.4: 04G0VJ]"/>
    <w:docVar w:name="refmgr-04G0VN" w:val="[Ref. 5.4: 04G0VN]"/>
    <w:docVar w:name="refmgr-04L4BL" w:val="[Ref. 5.4: 04L4BL]"/>
    <w:docVar w:name="refmgr-04MLPX" w:val="[Ref. 5.4: 04MLPX]"/>
    <w:docVar w:name="refmgr-04MLPX,04MLRQ,04Y6CW,04YQ8Y,086W8Q,04L4BL,04G0VN,04G0VJ" w:val="[Ref. 5.4: 04MLPX, 04MLRQ, 04Y6CW, 04YQ8Y, 086W8Q, 04L4BL, 04G0VN, 04G0VJ]"/>
    <w:docVar w:name="refmgr-04MLRQ" w:val="[Ref. 5.4: 04MLRQ]"/>
    <w:docVar w:name="refmgr-04QFNF" w:val="[Ref. 5.4: 04QFNF]"/>
    <w:docVar w:name="refmgr-04Y6CW" w:val="[Ref. 5.4: 04Y6CW]"/>
    <w:docVar w:name="refmgr-04Y6CW,04L4BL,04Y8N4" w:val="[Ref. 5.4: 04Y6CW, 04L4BL, 04Y8N4]"/>
    <w:docVar w:name="refmgr-04Y8N4" w:val="[Ref. 5.4: 04Y8N4]"/>
    <w:docVar w:name="refmgr-04YQ8Y" w:val="[Ref. 5.4: 04YQ8Y]"/>
    <w:docVar w:name="refmgr-054RV4" w:val="[Ref. 5.4: 054RV4]"/>
    <w:docVar w:name="refmgr-057MBQ" w:val="[Ref. 5.4: 057MBQ]"/>
    <w:docVar w:name="refmgr-05HV4Z" w:val="[Ref. 5.4: 05HV4Z]"/>
    <w:docVar w:name="refmgr-05MG46" w:val="[Ref. 5.4: 05MG46]"/>
    <w:docVar w:name="refmgr-05MG46,04QFNF" w:val="[Ref. 5.4: 05MG46, 04QFNF]"/>
    <w:docVar w:name="refmgr-06DLXS" w:val="[Ref. 5.4: 06DLXS]"/>
    <w:docVar w:name="refmgr-06FNN3" w:val="[Ref. 5.4: 06FNN3]"/>
    <w:docVar w:name="refmgr-07VZB6" w:val="[Ref. 5.4: 07VZB6]"/>
    <w:docVar w:name="refmgr-07W0WB" w:val="[Ref. 5.4: 07W0WB]"/>
    <w:docVar w:name="refmgr-07W0WD" w:val="[Ref. 5.4: 07W0WD]"/>
    <w:docVar w:name="refmgr-07WNWD" w:val="[Ref. 5.4: 07WNWD]"/>
    <w:docVar w:name="refmgr-07Y2MN" w:val="[Ref. 5.4: 07Y2MN]"/>
    <w:docVar w:name="refmgr-07YWYG" w:val="[Ref. 5.4: 07YWYG]"/>
    <w:docVar w:name="refmgr-07Z44Q" w:val="[Ref. 5.4: 07Z44Q]"/>
    <w:docVar w:name="refmgr-086W8Q" w:val="[Ref. 5.4: 086W8Q]"/>
    <w:docVar w:name="refmgr-087CCD" w:val="[Ref. 5.4: 087CCD]"/>
    <w:docVar w:name="refmgr-08958P" w:val="[Ref. 5.4: 08958P]"/>
    <w:docVar w:name="refmgr-08997C" w:val="[Ref. 5.4: 08997C]"/>
    <w:docVar w:name="refmgr-08BH7Z" w:val="[Ref. 5.4: 08BH7Z]"/>
    <w:docVar w:name="refmgr-biblio-040JYH" w:val="Vansteenkiste J, Crino L, Dooms C, Douillard JY, Faivre-Finn C, Lim E, et al. 2nd ESMO Consensus Conference on Lung Cancer: early-stage non-small-cell lung cancer consensus on diagnosis, treatment and follow-up. Ann Oncol. 2014 Aug;25(8):1462-74."/>
    <w:docVar w:name="refmgr-biblio-04G0VJ" w:val="McGranahan N, Furness AJ, Rosenthal R, Ramskov S, Lyngaa R, Saini SK, et.al. Clonal neoantigens elicit T cell immunoreactivity and sensitivity to immune checkpoint blockade. Science. 2016 Mar 25;351(6280):1463-9."/>
    <w:docVar w:name="refmgr-biblio-04G0VN" w:val="Schumacher TN, Schreiber RD. Neoantigens in cancer immunotherapy. Science. 2015 Apr 3;348(6230):69-74."/>
    <w:docVar w:name="refmgr-biblio-04L4BL" w:val="Rizvi NA, Hellmann MD, Snyder A, Kvistborg P, Makarov V, Havel JJ, et al. Cancer immunology. Mutational landscape determines sensitivity to PD-1 blockade in non-small cell lung cancer. Science. 2015 Apr 3;348(6230):124-8."/>
    <w:docVar w:name="refmgr-biblio-04MLPX" w:val="Castle JC, Kreiter S, Diekmann J, Lower M, van de Roemer N, de Graaf J. et al. Exploiting the mutanome for tumor vaccination. Cancer Res. 2012 Mar 1;72(5):1081-91."/>
    <w:docVar w:name="refmgr-biblio-04MLRQ" w:val="Matsushita H, Vesely MD, Koboldt DC, Rickert CG, Uppaluri R, Magrini VJ. Et al. Cancer exome analysis reveals a T-cell-dependent mechanism of cancer immunoediting. Nature. 2012 Feb 8;482(7385):400-4."/>
    <w:docVar w:name="refmgr-biblio-04QFNF" w:val="Postmus PE, Kerr KM, Oudkerk M, Senan S, Waller DA, Vansteenkiste J, et al. Early and locally advanced non-small-cell lung cancer (NSCLC): ESMO Clinical Practice Guidelines for diagnosis, treatment and follow-up. Ann Oncol. 2017;28 Suppl 4:iv1-21."/>
    <w:docVar w:name="refmgr-biblio-04Y6CW" w:val="Snyder A, Makarov V, Merghoub T, Yuan J, Zaretsky JM, Desrichard A, et al. Genetic basis for clinical response to CTLA-4 blockade in melanoma. N Engl J Med. 2014 Dec 4;371(23):2189-99."/>
    <w:docVar w:name="refmgr-biblio-04Y8N4" w:val="Van Allen EM, Miao D, Schilling B, Shukla SA, Blank C, Zimmer L, et al. Genomic correlates of response to CTLA-4 blockade in metastatic melanoma. Science. 2015 Oct 9;350(6257):207-11. Erratum in: Science. 2015 Nov 13;350(6262):aad8366."/>
    <w:docVar w:name="refmgr-biblio-04YQ8Y" w:val="Yadav M, Jhunjhunwala S, Phung QT, Lupardus P, Tanguay J, et al. Predicting immunogenic tumour mutations by combining mass spectrometry and exome sequencing. Nature. 2014 Nov 27;515(7528):572-6."/>
    <w:docVar w:name="refmgr-biblio-054RV4" w:val="Food and Drug Administration. Clinical trial endpoints for the approval of cancer drugs and biologics: guidance for industry. Silver Spring, MD. Dec 2018."/>
    <w:docVar w:name="refmgr-biblio-057MBQ" w:val="Chansky K, Detterbeck FC, Nicholson AG, Rusch VW, Vallieres E, Groome P, et al. The IASLC Lung Cancer Staging Project: external validation of the revision of the TNM stage groupings in the eighth edition of the TNM classification of lung cancer. J Thorac Oncol. 2017 Jul;12(7):1109-21."/>
    <w:docVar w:name="refmgr-biblio-05HV4Z" w:val="National Cancer Institute. SEER Cancer Statistics Review 1975-2017: cancer of the lung and bronchus (invasive). Bethesda (MD): National Cancer Institute (NCI); 2020."/>
    <w:docVar w:name="refmgr-biblio-05MG46" w:val="National Comprehensive Cancer Network. NCCN clinical practice guidelines in oncology: non-small cell lung cancer; version 8.2020. Plymouth Meeting (PA): National Comprehensive Cancer Network (NCCN); 2020. 254 p."/>
    <w:docVar w:name="refmgr-biblio-06DLXS" w:val="International Agency for Research on Cancer. Lung. Lyon (France): International Agency for Research on Cancer (IARC); 2020. 2 p. Available from: https://gco.iarc.fr/today/fact-sheets-cancers."/>
    <w:docVar w:name="refmgr-biblio-06FNN3" w:val="Wakelee HA, Altorki NK, Zhou C, Csoszi T, Vynnychenko IO, Goloborodko O, et al. IMpower010: primary results of a phase III global study of atezolizumab versus best supportive care after adjuvant chemotherapy in resected stage IB-IIIA non-small cell lung cancer (NSCLC) [abstract]. Presented at: 2021 American Society of Clinical Oncology (ASCO) Annual Meeting; 2021 Jun 4-8; [online meeting]. J Clin Oncol. 2021;39(15 suppl)."/>
    <w:docVar w:name="refmgr-biblio-07VZB6" w:val="Surveillance, Epidemiology, and End Results Program [Internet]. Bethesda (MD): National Cancer Institute (NCI). Cancer stat facts: lung and bronchus cancer; [cited 2021 Sep 20]; [about 18 screens]. Available from: https://seer.cancer.gov/statfacts/html/lungb.html."/>
    <w:docVar w:name="refmgr-biblio-07W0WB" w:val="Heineman DJ, Daniels JM, Schreurs WH. Clinical staging of NSCLC: current evidence and implications for adjuvant chemotherapy. Ther Adv Med Oncol. 2017;9(9):599-609."/>
    <w:docVar w:name="refmgr-biblio-07W0WD" w:val="Koch AL, Vellanki PJ, Drezner N, Li X, Mishra-Kalyani PS, Shen YL, et al. FDA approval summary: osimertinib for adjuvant treatment of surgically resected non-small cell lung cancer, a collaborative Project Orbis review [manuscript]. 2021. 18 p."/>
    <w:docVar w:name="refmgr-biblio-07WNWD" w:val="Felip E, Altorki N, Zhou C, Csoszi T, Vynnychenko I, Goloborodko O, et al. Adjuvant atezolizumab after adjuvant chemotherapy in resected stage IB-IIIA non-small-cell lung cancer (IMpower010): a randomised, multicentre, open-label, phase 3 trial. Lancet. 2021 Oct 9;398:1344-57."/>
    <w:docVar w:name="refmgr-biblio-07Y2MN" w:val="Chouaid C, Danson S, Andreas S, Siakpere O, Benjamin L, Ehness R, et al. Adjuvant treatment patterns and outcomes in patients with stage IB-IIIA non-small cell lung cancer in France, Germany, and the United Kingdom based on the LuCaBIS burden of illness study. Lung Cancer. 2018;124:310-6."/>
    <w:docVar w:name="refmgr-biblio-07YWYG" w:val="Sangha R, Price J, Butts CA. Adjuvant therapy in non-small cell lung cancer: current and future directions. Oncologist. 2010;15:862-72."/>
    <w:docVar w:name="refmgr-biblio-07Z44Q" w:val="Buck PO, Saverno KR, Miller PJE, Arondekar B, Walker MS. Treatment patterns and health resource utilization among patients diagnosed with early stage resected non-small cell lung cancer at US community oncology practices. Clin Lung Cancer. 2015 Nov;16(6):486-95."/>
    <w:docVar w:name="refmgr-biblio-086W8Q" w:val="Carreno BM, Magrini V, Becker-Hapak M, Kaabinejadian S, Hundal J, Petti AA, et al. A dendritic cell vaccine increases the breadth and diversity of melanoma neoantigen-specific T cells [abstract]. Science. 2015 May 15;348(6236):803-8."/>
    <w:docVar w:name="refmgr-biblio-087CCD" w:val="Siegel RL, Miller KD, Wagle NS, Jemal A. Cancer statistics, 2023. CA Cancer J Clin. 2023;73(1):17-48."/>
    <w:docVar w:name="refmgr-biblio-08958P" w:val="O'Brien M, Paz-Ares L, Marreaud S, Dafni U, Oselin K, Havel L, et al. Pembrolizumab versus placebo as adjuvant therapy for completely resected stage IB-IIIA non-small-cell lung cancer (PEARLS/KEYNOTE-091): an interim analysis of a randomised, triple-blind, phase 3 trial. Lancet Oncol. 2022 Oct;23:1274-86."/>
    <w:docVar w:name="refmgr-biblio-08997C" w:val="U.S. Prescribing Information: KEYTRUDA (pembrolizumab) injection, for intravenous use: Apr 2023."/>
    <w:docVar w:name="refmgr-biblio-08BH7Z" w:val="Ramon RP, editor. Staging manual in thoracic oncology. 2nd ed. Aurora, CO: International Association for the Study of Lung Cancer; c2016. Chapter 1, Cancer survival analysis; p. 39-50. Chapter 2, The principles of the TNM system; p. 53-64. Chapter 3, The history of TNM staging in lung cancer; p. 67-78. Chapter 4, 8th edition of TNM for lung cancer; p. 81-6. Chapter 5, Site-specific explanatory notes for lung tumours; p. 89-105. Chapter 6, Site-specific recommendations for pT and pN categories; p. 107-8. Chapter 7, New TNM classifications for testing; p. 111-5. Chapter 9, Atlas of lung cancer staging; p. 125-31."/>
    <w:docVar w:name="refmgr-ctdused-040JYH" w:val="5.4"/>
    <w:docVar w:name="refmgr-ctdused-04G0VJ" w:val="5.4"/>
    <w:docVar w:name="refmgr-ctdused-04G0VN" w:val="5.4"/>
    <w:docVar w:name="refmgr-ctdused-04L4BL" w:val="5.4"/>
    <w:docVar w:name="refmgr-ctdused-04MLPX" w:val="5.4"/>
    <w:docVar w:name="refmgr-ctdused-04MLRQ" w:val="5.4"/>
    <w:docVar w:name="refmgr-ctdused-04QFNF" w:val="5.4"/>
    <w:docVar w:name="refmgr-ctdused-04Y6CW" w:val="5.4"/>
    <w:docVar w:name="refmgr-ctdused-04Y8N4" w:val="5.4"/>
    <w:docVar w:name="refmgr-ctdused-04YQ8Y" w:val="5.4"/>
    <w:docVar w:name="refmgr-ctdused-054RV4" w:val="5.4"/>
    <w:docVar w:name="refmgr-ctdused-057MBQ" w:val="5.4"/>
    <w:docVar w:name="refmgr-ctdused-05HV4Z" w:val="5.4"/>
    <w:docVar w:name="refmgr-ctdused-05MG46" w:val="5.4"/>
    <w:docVar w:name="refmgr-ctdused-06DLXS" w:val="5.4"/>
    <w:docVar w:name="refmgr-ctdused-06FNN3" w:val="5.4"/>
    <w:docVar w:name="refmgr-ctdused-07VZB6" w:val="5.4"/>
    <w:docVar w:name="refmgr-ctdused-07W0WB" w:val="5.4"/>
    <w:docVar w:name="refmgr-ctdused-07W0WD" w:val="5.4"/>
    <w:docVar w:name="refmgr-ctdused-07WNWD" w:val="5.4"/>
    <w:docVar w:name="refmgr-ctdused-07Y2MN" w:val="5.4"/>
    <w:docVar w:name="refmgr-ctdused-07YWYG" w:val="5.4"/>
    <w:docVar w:name="refmgr-ctdused-07Z44Q" w:val="5.4"/>
    <w:docVar w:name="refmgr-ctdused-086W8Q" w:val="5.4"/>
    <w:docVar w:name="refmgr-ctdused-087CCD" w:val="5.4"/>
    <w:docVar w:name="refmgr-ctdused-08958P" w:val="5.4"/>
    <w:docVar w:name="refmgr-ctdused-08997C" w:val="5.4"/>
    <w:docVar w:name="refmgr-ctdused-08BH7Z" w:val="5.4"/>
    <w:docVar w:name="refmgr-docid-040JYH" w:val="040JYH"/>
    <w:docVar w:name="refmgr-docid-04G0VJ" w:val="04G0VJ"/>
    <w:docVar w:name="refmgr-docid-04G0VN" w:val="04G0VN"/>
    <w:docVar w:name="refmgr-docid-04L4BL" w:val="04L4BL"/>
    <w:docVar w:name="refmgr-docid-04MLPX" w:val="04MLPX"/>
    <w:docVar w:name="refmgr-docid-04MLRQ" w:val="04MLRQ"/>
    <w:docVar w:name="refmgr-docid-04QFNF" w:val="04QFNF"/>
    <w:docVar w:name="refmgr-docid-04Y6CW" w:val="04Y6CW"/>
    <w:docVar w:name="refmgr-docid-04Y8N4" w:val="04Y8N4"/>
    <w:docVar w:name="refmgr-docid-04YQ8Y" w:val="04YQ8Y"/>
    <w:docVar w:name="refmgr-docid-054RV4" w:val="054RV4"/>
    <w:docVar w:name="refmgr-docid-057MBQ" w:val="057MBQ"/>
    <w:docVar w:name="refmgr-docid-05HV4Z" w:val="05HV4Z"/>
    <w:docVar w:name="refmgr-docid-05MG46" w:val="05MG46"/>
    <w:docVar w:name="refmgr-docid-06DLXS" w:val="06DLXS"/>
    <w:docVar w:name="refmgr-docid-06FNN3" w:val="06FNN3"/>
    <w:docVar w:name="refmgr-docid-07VZB6" w:val="07VZB6"/>
    <w:docVar w:name="refmgr-docid-07W0WB" w:val="07W0WB"/>
    <w:docVar w:name="refmgr-docid-07W0WD" w:val="07W0WD"/>
    <w:docVar w:name="refmgr-docid-07WNWD" w:val="07WNWD"/>
    <w:docVar w:name="refmgr-docid-07Y2MN" w:val="07Y2MN"/>
    <w:docVar w:name="refmgr-docid-07YWYG" w:val="07YWYG"/>
    <w:docVar w:name="refmgr-docid-07Z44Q" w:val="07Z44Q"/>
    <w:docVar w:name="refmgr-docid-086W8Q" w:val="086W8Q"/>
    <w:docVar w:name="refmgr-docid-087CCD" w:val="087CCD"/>
    <w:docVar w:name="refmgr-docid-08958P" w:val="08958P"/>
    <w:docVar w:name="refmgr-docid-08997C" w:val="08997C"/>
    <w:docVar w:name="refmgr-docid-08BH7Z" w:val="08BH7Z"/>
    <w:docVar w:name="SiteTemplate" w:val="C:\program files (x86)\merck template\ISIWriter Site Template.doc"/>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rade" w:val="COGENTIN™"/>
    <w:docVar w:name="UnlinkObjects" w:val="0"/>
  </w:docVars>
  <w:rsids>
    <w:rsidRoot w:val="00EC55E9"/>
    <w:rsid w:val="00000DB4"/>
    <w:rsid w:val="00014F30"/>
    <w:rsid w:val="00024289"/>
    <w:rsid w:val="00032D01"/>
    <w:rsid w:val="00044323"/>
    <w:rsid w:val="000447DF"/>
    <w:rsid w:val="00070FD0"/>
    <w:rsid w:val="00075E67"/>
    <w:rsid w:val="0007766C"/>
    <w:rsid w:val="000823D3"/>
    <w:rsid w:val="000833F2"/>
    <w:rsid w:val="0008406C"/>
    <w:rsid w:val="00090E2F"/>
    <w:rsid w:val="00096004"/>
    <w:rsid w:val="000A426A"/>
    <w:rsid w:val="000A4FFF"/>
    <w:rsid w:val="000B4143"/>
    <w:rsid w:val="000B6761"/>
    <w:rsid w:val="000B764A"/>
    <w:rsid w:val="000C369F"/>
    <w:rsid w:val="000C4B61"/>
    <w:rsid w:val="000D20DC"/>
    <w:rsid w:val="000E08F4"/>
    <w:rsid w:val="000E1DA8"/>
    <w:rsid w:val="000E7443"/>
    <w:rsid w:val="00103323"/>
    <w:rsid w:val="001040D1"/>
    <w:rsid w:val="00106949"/>
    <w:rsid w:val="0011050D"/>
    <w:rsid w:val="00114C43"/>
    <w:rsid w:val="001162B1"/>
    <w:rsid w:val="00133537"/>
    <w:rsid w:val="00136344"/>
    <w:rsid w:val="001414BF"/>
    <w:rsid w:val="001468C9"/>
    <w:rsid w:val="001503B8"/>
    <w:rsid w:val="00164C29"/>
    <w:rsid w:val="0016741D"/>
    <w:rsid w:val="00170B79"/>
    <w:rsid w:val="00171130"/>
    <w:rsid w:val="001714BE"/>
    <w:rsid w:val="0019286B"/>
    <w:rsid w:val="001949B6"/>
    <w:rsid w:val="001B33E7"/>
    <w:rsid w:val="001B4731"/>
    <w:rsid w:val="001B6D6E"/>
    <w:rsid w:val="001C2D37"/>
    <w:rsid w:val="001C55C9"/>
    <w:rsid w:val="001D1BC8"/>
    <w:rsid w:val="001D43D0"/>
    <w:rsid w:val="001E2E79"/>
    <w:rsid w:val="001E7CCB"/>
    <w:rsid w:val="001F2FEB"/>
    <w:rsid w:val="002009C0"/>
    <w:rsid w:val="00210883"/>
    <w:rsid w:val="002109B2"/>
    <w:rsid w:val="002139EB"/>
    <w:rsid w:val="00217E5B"/>
    <w:rsid w:val="00220AC0"/>
    <w:rsid w:val="002271DC"/>
    <w:rsid w:val="002301C6"/>
    <w:rsid w:val="00230527"/>
    <w:rsid w:val="002334F4"/>
    <w:rsid w:val="00233E06"/>
    <w:rsid w:val="00236CB1"/>
    <w:rsid w:val="00244A3F"/>
    <w:rsid w:val="00265B0B"/>
    <w:rsid w:val="0027142A"/>
    <w:rsid w:val="0028197E"/>
    <w:rsid w:val="00283B12"/>
    <w:rsid w:val="00286F9D"/>
    <w:rsid w:val="00295C38"/>
    <w:rsid w:val="002A2938"/>
    <w:rsid w:val="002B0E62"/>
    <w:rsid w:val="002B1040"/>
    <w:rsid w:val="002C34F8"/>
    <w:rsid w:val="002C4986"/>
    <w:rsid w:val="002C4A9E"/>
    <w:rsid w:val="002D16D9"/>
    <w:rsid w:val="002E24C1"/>
    <w:rsid w:val="002E2B6B"/>
    <w:rsid w:val="002E3AFD"/>
    <w:rsid w:val="002E7A89"/>
    <w:rsid w:val="002F6760"/>
    <w:rsid w:val="00311C88"/>
    <w:rsid w:val="00313E9D"/>
    <w:rsid w:val="00316427"/>
    <w:rsid w:val="003172DE"/>
    <w:rsid w:val="003226F7"/>
    <w:rsid w:val="0032607E"/>
    <w:rsid w:val="00330123"/>
    <w:rsid w:val="003306D3"/>
    <w:rsid w:val="00333DEA"/>
    <w:rsid w:val="00334F43"/>
    <w:rsid w:val="00340022"/>
    <w:rsid w:val="003515D7"/>
    <w:rsid w:val="00351A51"/>
    <w:rsid w:val="00357FE5"/>
    <w:rsid w:val="00361DDB"/>
    <w:rsid w:val="00367094"/>
    <w:rsid w:val="00374942"/>
    <w:rsid w:val="00380028"/>
    <w:rsid w:val="0039066B"/>
    <w:rsid w:val="00390AD4"/>
    <w:rsid w:val="003954E0"/>
    <w:rsid w:val="00397328"/>
    <w:rsid w:val="003A044E"/>
    <w:rsid w:val="003A5852"/>
    <w:rsid w:val="003A6847"/>
    <w:rsid w:val="003B5248"/>
    <w:rsid w:val="003C2352"/>
    <w:rsid w:val="003C49B2"/>
    <w:rsid w:val="003E28A6"/>
    <w:rsid w:val="003E7444"/>
    <w:rsid w:val="003E7FDF"/>
    <w:rsid w:val="003F1209"/>
    <w:rsid w:val="003F2160"/>
    <w:rsid w:val="003F2B9E"/>
    <w:rsid w:val="00401B14"/>
    <w:rsid w:val="00403CF7"/>
    <w:rsid w:val="00412E7C"/>
    <w:rsid w:val="00417D3F"/>
    <w:rsid w:val="00423B20"/>
    <w:rsid w:val="00426F02"/>
    <w:rsid w:val="0043115E"/>
    <w:rsid w:val="004362D0"/>
    <w:rsid w:val="00445EE2"/>
    <w:rsid w:val="00450911"/>
    <w:rsid w:val="00456E65"/>
    <w:rsid w:val="00464AD6"/>
    <w:rsid w:val="004650AC"/>
    <w:rsid w:val="00472BF7"/>
    <w:rsid w:val="004818B6"/>
    <w:rsid w:val="00490C00"/>
    <w:rsid w:val="00495F81"/>
    <w:rsid w:val="004A0D26"/>
    <w:rsid w:val="004A73ED"/>
    <w:rsid w:val="004A7AAE"/>
    <w:rsid w:val="004A7E1E"/>
    <w:rsid w:val="004D1ED2"/>
    <w:rsid w:val="004D4041"/>
    <w:rsid w:val="004E1650"/>
    <w:rsid w:val="004E1EA7"/>
    <w:rsid w:val="004E555B"/>
    <w:rsid w:val="004E6C73"/>
    <w:rsid w:val="004F3270"/>
    <w:rsid w:val="004F5D3E"/>
    <w:rsid w:val="005045E5"/>
    <w:rsid w:val="00515523"/>
    <w:rsid w:val="00517671"/>
    <w:rsid w:val="00517E12"/>
    <w:rsid w:val="00525C5E"/>
    <w:rsid w:val="00527D64"/>
    <w:rsid w:val="00530F0D"/>
    <w:rsid w:val="00531956"/>
    <w:rsid w:val="005375F2"/>
    <w:rsid w:val="00540F72"/>
    <w:rsid w:val="00542DA1"/>
    <w:rsid w:val="005436E9"/>
    <w:rsid w:val="0054610A"/>
    <w:rsid w:val="00546742"/>
    <w:rsid w:val="00546B9F"/>
    <w:rsid w:val="00547D9A"/>
    <w:rsid w:val="00551084"/>
    <w:rsid w:val="00552DB5"/>
    <w:rsid w:val="00560E9A"/>
    <w:rsid w:val="0056312C"/>
    <w:rsid w:val="00563EF6"/>
    <w:rsid w:val="00566B65"/>
    <w:rsid w:val="005722BA"/>
    <w:rsid w:val="00576795"/>
    <w:rsid w:val="0058176D"/>
    <w:rsid w:val="00586E33"/>
    <w:rsid w:val="00590D5C"/>
    <w:rsid w:val="00592766"/>
    <w:rsid w:val="005A5F2D"/>
    <w:rsid w:val="005A5FF0"/>
    <w:rsid w:val="005B6397"/>
    <w:rsid w:val="005B687E"/>
    <w:rsid w:val="005D076C"/>
    <w:rsid w:val="005D13A7"/>
    <w:rsid w:val="00654C55"/>
    <w:rsid w:val="0066702F"/>
    <w:rsid w:val="00670CED"/>
    <w:rsid w:val="00675E46"/>
    <w:rsid w:val="00677712"/>
    <w:rsid w:val="00695039"/>
    <w:rsid w:val="0069681F"/>
    <w:rsid w:val="00696DF7"/>
    <w:rsid w:val="006979B6"/>
    <w:rsid w:val="006A0881"/>
    <w:rsid w:val="006A1B62"/>
    <w:rsid w:val="006A67D3"/>
    <w:rsid w:val="006A7166"/>
    <w:rsid w:val="006B249C"/>
    <w:rsid w:val="006B2513"/>
    <w:rsid w:val="006B3352"/>
    <w:rsid w:val="006B3937"/>
    <w:rsid w:val="006B5750"/>
    <w:rsid w:val="006B7F32"/>
    <w:rsid w:val="006C1165"/>
    <w:rsid w:val="006E06C0"/>
    <w:rsid w:val="006E27E9"/>
    <w:rsid w:val="00704814"/>
    <w:rsid w:val="00711705"/>
    <w:rsid w:val="00722B21"/>
    <w:rsid w:val="00725FBF"/>
    <w:rsid w:val="007306E5"/>
    <w:rsid w:val="00733D24"/>
    <w:rsid w:val="007413EF"/>
    <w:rsid w:val="007516FF"/>
    <w:rsid w:val="007527AB"/>
    <w:rsid w:val="00754608"/>
    <w:rsid w:val="0075608C"/>
    <w:rsid w:val="007604F0"/>
    <w:rsid w:val="00760CA5"/>
    <w:rsid w:val="00761D20"/>
    <w:rsid w:val="00773404"/>
    <w:rsid w:val="0078001B"/>
    <w:rsid w:val="007803F3"/>
    <w:rsid w:val="00781B02"/>
    <w:rsid w:val="00785FA3"/>
    <w:rsid w:val="00794BF7"/>
    <w:rsid w:val="007A27EC"/>
    <w:rsid w:val="007B6F53"/>
    <w:rsid w:val="007B738A"/>
    <w:rsid w:val="007C1110"/>
    <w:rsid w:val="007C1749"/>
    <w:rsid w:val="007C3B34"/>
    <w:rsid w:val="007D38BF"/>
    <w:rsid w:val="007D67C3"/>
    <w:rsid w:val="007E1FD0"/>
    <w:rsid w:val="007F5ECC"/>
    <w:rsid w:val="007F6017"/>
    <w:rsid w:val="008023D7"/>
    <w:rsid w:val="008065C4"/>
    <w:rsid w:val="008071CA"/>
    <w:rsid w:val="008169BA"/>
    <w:rsid w:val="0082702B"/>
    <w:rsid w:val="00831270"/>
    <w:rsid w:val="008320A4"/>
    <w:rsid w:val="008423DD"/>
    <w:rsid w:val="00846537"/>
    <w:rsid w:val="00855803"/>
    <w:rsid w:val="00860406"/>
    <w:rsid w:val="00871952"/>
    <w:rsid w:val="0088083E"/>
    <w:rsid w:val="00883998"/>
    <w:rsid w:val="00893D4A"/>
    <w:rsid w:val="00896922"/>
    <w:rsid w:val="008A1D6F"/>
    <w:rsid w:val="008A3B8D"/>
    <w:rsid w:val="008B16AA"/>
    <w:rsid w:val="008B3CEC"/>
    <w:rsid w:val="008D01A2"/>
    <w:rsid w:val="008D314D"/>
    <w:rsid w:val="008D50CA"/>
    <w:rsid w:val="008E563C"/>
    <w:rsid w:val="008E6F30"/>
    <w:rsid w:val="008F1EC9"/>
    <w:rsid w:val="008F3D14"/>
    <w:rsid w:val="0090367C"/>
    <w:rsid w:val="00910597"/>
    <w:rsid w:val="0091209F"/>
    <w:rsid w:val="00930E4F"/>
    <w:rsid w:val="00932AA3"/>
    <w:rsid w:val="00936009"/>
    <w:rsid w:val="009368C1"/>
    <w:rsid w:val="00955514"/>
    <w:rsid w:val="00955573"/>
    <w:rsid w:val="00955BCD"/>
    <w:rsid w:val="0095788D"/>
    <w:rsid w:val="00962037"/>
    <w:rsid w:val="00970C9F"/>
    <w:rsid w:val="00990618"/>
    <w:rsid w:val="009948A8"/>
    <w:rsid w:val="00997889"/>
    <w:rsid w:val="009A0796"/>
    <w:rsid w:val="009A76D0"/>
    <w:rsid w:val="009B1F9C"/>
    <w:rsid w:val="009B5C0B"/>
    <w:rsid w:val="009D230D"/>
    <w:rsid w:val="009D7676"/>
    <w:rsid w:val="009D79F8"/>
    <w:rsid w:val="009E56A0"/>
    <w:rsid w:val="009E5CDA"/>
    <w:rsid w:val="009E5EA5"/>
    <w:rsid w:val="009F23D0"/>
    <w:rsid w:val="009F257B"/>
    <w:rsid w:val="00A006A2"/>
    <w:rsid w:val="00A03238"/>
    <w:rsid w:val="00A03EBD"/>
    <w:rsid w:val="00A074F3"/>
    <w:rsid w:val="00A11CA8"/>
    <w:rsid w:val="00A1227E"/>
    <w:rsid w:val="00A17F79"/>
    <w:rsid w:val="00A20426"/>
    <w:rsid w:val="00A215E4"/>
    <w:rsid w:val="00A41B3A"/>
    <w:rsid w:val="00A423B0"/>
    <w:rsid w:val="00A5272B"/>
    <w:rsid w:val="00A530DC"/>
    <w:rsid w:val="00A55224"/>
    <w:rsid w:val="00A55C4D"/>
    <w:rsid w:val="00A61EEA"/>
    <w:rsid w:val="00A66673"/>
    <w:rsid w:val="00A71F0D"/>
    <w:rsid w:val="00A75633"/>
    <w:rsid w:val="00A76D81"/>
    <w:rsid w:val="00A80EB0"/>
    <w:rsid w:val="00A81ED5"/>
    <w:rsid w:val="00A8345E"/>
    <w:rsid w:val="00A8367C"/>
    <w:rsid w:val="00A87FE7"/>
    <w:rsid w:val="00A92131"/>
    <w:rsid w:val="00A924C3"/>
    <w:rsid w:val="00A94CDA"/>
    <w:rsid w:val="00A97D97"/>
    <w:rsid w:val="00AA1D52"/>
    <w:rsid w:val="00AA4AF2"/>
    <w:rsid w:val="00AB1017"/>
    <w:rsid w:val="00AB3711"/>
    <w:rsid w:val="00AC3B8F"/>
    <w:rsid w:val="00AC5E59"/>
    <w:rsid w:val="00AD6352"/>
    <w:rsid w:val="00AD7EE2"/>
    <w:rsid w:val="00AE4642"/>
    <w:rsid w:val="00AF2741"/>
    <w:rsid w:val="00AF55D3"/>
    <w:rsid w:val="00B01E87"/>
    <w:rsid w:val="00B0658C"/>
    <w:rsid w:val="00B1618C"/>
    <w:rsid w:val="00B205FC"/>
    <w:rsid w:val="00B21BA1"/>
    <w:rsid w:val="00B227F8"/>
    <w:rsid w:val="00B25060"/>
    <w:rsid w:val="00B26B69"/>
    <w:rsid w:val="00B27D25"/>
    <w:rsid w:val="00B3116B"/>
    <w:rsid w:val="00B315B0"/>
    <w:rsid w:val="00B33138"/>
    <w:rsid w:val="00B33D85"/>
    <w:rsid w:val="00B34F44"/>
    <w:rsid w:val="00B361CF"/>
    <w:rsid w:val="00B4336C"/>
    <w:rsid w:val="00B4353E"/>
    <w:rsid w:val="00B47611"/>
    <w:rsid w:val="00B54F9E"/>
    <w:rsid w:val="00B61387"/>
    <w:rsid w:val="00B81765"/>
    <w:rsid w:val="00B86949"/>
    <w:rsid w:val="00BA5F7C"/>
    <w:rsid w:val="00BB05EC"/>
    <w:rsid w:val="00BB08FC"/>
    <w:rsid w:val="00BC3E1B"/>
    <w:rsid w:val="00BD645B"/>
    <w:rsid w:val="00BE1CAD"/>
    <w:rsid w:val="00BE2B72"/>
    <w:rsid w:val="00BE3F9E"/>
    <w:rsid w:val="00BF1A39"/>
    <w:rsid w:val="00BF6608"/>
    <w:rsid w:val="00C00AF8"/>
    <w:rsid w:val="00C022E0"/>
    <w:rsid w:val="00C11EE3"/>
    <w:rsid w:val="00C21F55"/>
    <w:rsid w:val="00C34990"/>
    <w:rsid w:val="00C35B9C"/>
    <w:rsid w:val="00C721A0"/>
    <w:rsid w:val="00C72E4F"/>
    <w:rsid w:val="00C939DA"/>
    <w:rsid w:val="00C968E9"/>
    <w:rsid w:val="00CA68D4"/>
    <w:rsid w:val="00CA73D4"/>
    <w:rsid w:val="00CB1332"/>
    <w:rsid w:val="00CB4F40"/>
    <w:rsid w:val="00CC660F"/>
    <w:rsid w:val="00CD3EDF"/>
    <w:rsid w:val="00CD5641"/>
    <w:rsid w:val="00CD61FC"/>
    <w:rsid w:val="00CE2F7E"/>
    <w:rsid w:val="00CF6397"/>
    <w:rsid w:val="00D01705"/>
    <w:rsid w:val="00D200DB"/>
    <w:rsid w:val="00D27C90"/>
    <w:rsid w:val="00D34E02"/>
    <w:rsid w:val="00D35801"/>
    <w:rsid w:val="00D4133A"/>
    <w:rsid w:val="00D4648C"/>
    <w:rsid w:val="00D50D0F"/>
    <w:rsid w:val="00D53978"/>
    <w:rsid w:val="00D5510F"/>
    <w:rsid w:val="00D61559"/>
    <w:rsid w:val="00D616AF"/>
    <w:rsid w:val="00D62C69"/>
    <w:rsid w:val="00D649AB"/>
    <w:rsid w:val="00D668C3"/>
    <w:rsid w:val="00D76A02"/>
    <w:rsid w:val="00D81207"/>
    <w:rsid w:val="00D952B2"/>
    <w:rsid w:val="00D979BD"/>
    <w:rsid w:val="00DA16CB"/>
    <w:rsid w:val="00DA6CA1"/>
    <w:rsid w:val="00DA7211"/>
    <w:rsid w:val="00DB0078"/>
    <w:rsid w:val="00DB552E"/>
    <w:rsid w:val="00DC1CA2"/>
    <w:rsid w:val="00DC5FAC"/>
    <w:rsid w:val="00E00CFF"/>
    <w:rsid w:val="00E02E1C"/>
    <w:rsid w:val="00E17A3D"/>
    <w:rsid w:val="00E2173D"/>
    <w:rsid w:val="00E24EF0"/>
    <w:rsid w:val="00E27971"/>
    <w:rsid w:val="00E3073B"/>
    <w:rsid w:val="00E309A5"/>
    <w:rsid w:val="00E32EB9"/>
    <w:rsid w:val="00E33356"/>
    <w:rsid w:val="00E4356D"/>
    <w:rsid w:val="00E4713D"/>
    <w:rsid w:val="00E52641"/>
    <w:rsid w:val="00E573C5"/>
    <w:rsid w:val="00E61091"/>
    <w:rsid w:val="00E7228C"/>
    <w:rsid w:val="00E7479D"/>
    <w:rsid w:val="00E86AF7"/>
    <w:rsid w:val="00E8768E"/>
    <w:rsid w:val="00E94FD2"/>
    <w:rsid w:val="00E96963"/>
    <w:rsid w:val="00EA1106"/>
    <w:rsid w:val="00EB01FE"/>
    <w:rsid w:val="00EC2A5A"/>
    <w:rsid w:val="00EC3A31"/>
    <w:rsid w:val="00EC4779"/>
    <w:rsid w:val="00EC4B75"/>
    <w:rsid w:val="00EC55E9"/>
    <w:rsid w:val="00EC765A"/>
    <w:rsid w:val="00ED3F2D"/>
    <w:rsid w:val="00EE28BF"/>
    <w:rsid w:val="00EF2738"/>
    <w:rsid w:val="00F00DFF"/>
    <w:rsid w:val="00F0150D"/>
    <w:rsid w:val="00F026F1"/>
    <w:rsid w:val="00F05837"/>
    <w:rsid w:val="00F15D14"/>
    <w:rsid w:val="00F175B9"/>
    <w:rsid w:val="00F23177"/>
    <w:rsid w:val="00F3145C"/>
    <w:rsid w:val="00F5289C"/>
    <w:rsid w:val="00F62AD2"/>
    <w:rsid w:val="00F82241"/>
    <w:rsid w:val="00F83034"/>
    <w:rsid w:val="00F844F6"/>
    <w:rsid w:val="00F85FCD"/>
    <w:rsid w:val="00FA0402"/>
    <w:rsid w:val="00FB27DC"/>
    <w:rsid w:val="00FB4A1D"/>
    <w:rsid w:val="00FC550E"/>
    <w:rsid w:val="00FD74DE"/>
    <w:rsid w:val="00FE339F"/>
    <w:rsid w:val="00FE4D1B"/>
    <w:rsid w:val="00FF2141"/>
    <w:rsid w:val="49C79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D3635"/>
  <w15:docId w15:val="{59493262-02B6-4310-9911-4A47296F3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ind w:left="144"/>
    </w:pPr>
    <w:rPr>
      <w:rFonts w:ascii="Arial" w:hAnsi="Arial"/>
      <w:sz w:val="24"/>
      <w:szCs w:val="24"/>
    </w:rPr>
  </w:style>
  <w:style w:type="paragraph" w:styleId="Heading1">
    <w:name w:val="heading 1"/>
    <w:next w:val="Paragraph"/>
    <w:qFormat/>
    <w:pPr>
      <w:keepNext/>
      <w:keepLines/>
      <w:numPr>
        <w:numId w:val="20"/>
      </w:numPr>
      <w:spacing w:before="60" w:after="240"/>
      <w:outlineLvl w:val="0"/>
    </w:pPr>
    <w:rPr>
      <w:rFonts w:eastAsia="MS Gothic" w:cs="Arial"/>
      <w:b/>
      <w:bCs/>
      <w:caps/>
      <w:kern w:val="32"/>
      <w:sz w:val="24"/>
      <w:szCs w:val="28"/>
    </w:rPr>
  </w:style>
  <w:style w:type="paragraph" w:styleId="Heading2">
    <w:name w:val="heading 2"/>
    <w:next w:val="Paragraph"/>
    <w:qFormat/>
    <w:pPr>
      <w:keepNext/>
      <w:keepLines/>
      <w:numPr>
        <w:ilvl w:val="1"/>
        <w:numId w:val="20"/>
      </w:numPr>
      <w:spacing w:before="60" w:after="240"/>
      <w:outlineLvl w:val="1"/>
    </w:pPr>
    <w:rPr>
      <w:rFonts w:eastAsia="MS Gothic" w:cs="Arial"/>
      <w:b/>
      <w:bCs/>
      <w:iCs/>
      <w:sz w:val="24"/>
      <w:szCs w:val="26"/>
    </w:rPr>
  </w:style>
  <w:style w:type="paragraph" w:styleId="Heading3">
    <w:name w:val="heading 3"/>
    <w:next w:val="Paragraph"/>
    <w:qFormat/>
    <w:pPr>
      <w:keepNext/>
      <w:keepLines/>
      <w:numPr>
        <w:ilvl w:val="2"/>
        <w:numId w:val="20"/>
      </w:numPr>
      <w:spacing w:before="60" w:after="240"/>
      <w:outlineLvl w:val="2"/>
    </w:pPr>
    <w:rPr>
      <w:rFonts w:eastAsia="MS Gothic" w:cs="Arial"/>
      <w:b/>
      <w:bCs/>
      <w:sz w:val="24"/>
      <w:szCs w:val="24"/>
    </w:rPr>
  </w:style>
  <w:style w:type="paragraph" w:styleId="Heading4">
    <w:name w:val="heading 4"/>
    <w:next w:val="Paragraph"/>
    <w:qFormat/>
    <w:pPr>
      <w:keepNext/>
      <w:keepLines/>
      <w:numPr>
        <w:ilvl w:val="3"/>
        <w:numId w:val="20"/>
      </w:numPr>
      <w:spacing w:before="60" w:after="240"/>
      <w:outlineLvl w:val="3"/>
    </w:pPr>
    <w:rPr>
      <w:rFonts w:eastAsia="MS Gothic"/>
      <w:b/>
      <w:bCs/>
      <w:sz w:val="24"/>
      <w:szCs w:val="22"/>
    </w:rPr>
  </w:style>
  <w:style w:type="paragraph" w:styleId="Heading5">
    <w:name w:val="heading 5"/>
    <w:next w:val="Paragraph"/>
    <w:link w:val="Heading5Char"/>
    <w:qFormat/>
    <w:pPr>
      <w:keepNext/>
      <w:keepLines/>
      <w:numPr>
        <w:ilvl w:val="4"/>
        <w:numId w:val="20"/>
      </w:numPr>
      <w:spacing w:before="60" w:after="240"/>
      <w:outlineLvl w:val="4"/>
    </w:pPr>
    <w:rPr>
      <w:rFonts w:eastAsia="MS Gothic" w:cs="Arial"/>
      <w:b/>
      <w:bCs/>
      <w:iCs/>
      <w:sz w:val="24"/>
      <w:szCs w:val="22"/>
    </w:rPr>
  </w:style>
  <w:style w:type="paragraph" w:styleId="Heading6">
    <w:name w:val="heading 6"/>
    <w:next w:val="Paragraph"/>
    <w:link w:val="Heading6Char"/>
    <w:qFormat/>
    <w:pPr>
      <w:keepNext/>
      <w:keepLines/>
      <w:numPr>
        <w:ilvl w:val="5"/>
        <w:numId w:val="20"/>
      </w:numPr>
      <w:spacing w:before="60" w:after="240"/>
      <w:outlineLvl w:val="5"/>
    </w:pPr>
    <w:rPr>
      <w:rFonts w:eastAsia="MS Gothic" w:cs="Arial"/>
      <w:b/>
      <w:bCs/>
      <w:sz w:val="24"/>
      <w:szCs w:val="22"/>
    </w:rPr>
  </w:style>
  <w:style w:type="paragraph" w:styleId="Heading7">
    <w:name w:val="heading 7"/>
    <w:next w:val="Paragraph"/>
    <w:qFormat/>
    <w:pPr>
      <w:keepNext/>
      <w:keepLines/>
      <w:numPr>
        <w:ilvl w:val="6"/>
        <w:numId w:val="20"/>
      </w:numPr>
      <w:spacing w:before="60" w:after="240"/>
      <w:outlineLvl w:val="6"/>
    </w:pPr>
    <w:rPr>
      <w:rFonts w:eastAsia="MS Gothic" w:cs="Arial"/>
      <w:b/>
      <w:sz w:val="24"/>
      <w:szCs w:val="24"/>
    </w:rPr>
  </w:style>
  <w:style w:type="paragraph" w:styleId="Heading8">
    <w:name w:val="heading 8"/>
    <w:next w:val="Paragraph"/>
    <w:qFormat/>
    <w:pPr>
      <w:keepNext/>
      <w:keepLines/>
      <w:numPr>
        <w:ilvl w:val="7"/>
        <w:numId w:val="20"/>
      </w:numPr>
      <w:spacing w:before="60" w:after="240"/>
      <w:outlineLvl w:val="7"/>
    </w:pPr>
    <w:rPr>
      <w:rFonts w:eastAsia="MS Gothic" w:cs="Arial"/>
      <w:b/>
      <w:iCs/>
      <w:sz w:val="24"/>
      <w:szCs w:val="24"/>
    </w:rPr>
  </w:style>
  <w:style w:type="paragraph" w:styleId="Heading9">
    <w:name w:val="heading 9"/>
    <w:next w:val="Paragraph"/>
    <w:qFormat/>
    <w:pPr>
      <w:keepNext/>
      <w:keepLines/>
      <w:numPr>
        <w:ilvl w:val="8"/>
        <w:numId w:val="20"/>
      </w:numPr>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lText">
    <w:name w:val="AllText"/>
    <w:pPr>
      <w:spacing w:before="120"/>
      <w:jc w:val="both"/>
    </w:pPr>
    <w:rPr>
      <w:sz w:val="24"/>
    </w:rPr>
  </w:style>
  <w:style w:type="paragraph" w:styleId="Footer">
    <w:name w:val="footer"/>
    <w:basedOn w:val="Header"/>
    <w:link w:val="FooterChar"/>
    <w:rPr>
      <w:caps w:val="0"/>
    </w:rPr>
  </w:style>
  <w:style w:type="paragraph" w:styleId="Header">
    <w:name w:val="header"/>
    <w:pPr>
      <w:tabs>
        <w:tab w:val="center" w:pos="4507"/>
        <w:tab w:val="right" w:pos="9000"/>
      </w:tabs>
      <w:spacing w:before="60"/>
    </w:pPr>
    <w:rPr>
      <w:rFonts w:eastAsia="MS Gothic"/>
      <w:caps/>
      <w:sz w:val="16"/>
    </w:rPr>
  </w:style>
  <w:style w:type="character" w:styleId="PageNumber">
    <w:name w:val="page number"/>
    <w:semiHidden/>
  </w:style>
  <w:style w:type="paragraph" w:customStyle="1" w:styleId="LandscapeHeader">
    <w:name w:val="Landscape Header"/>
    <w:semiHidden/>
    <w:pPr>
      <w:tabs>
        <w:tab w:val="right" w:pos="72"/>
        <w:tab w:val="right" w:pos="14040"/>
      </w:tabs>
      <w:ind w:left="360" w:hanging="360"/>
    </w:pPr>
    <w:rPr>
      <w:sz w:val="24"/>
    </w:rPr>
  </w:style>
  <w:style w:type="paragraph" w:customStyle="1" w:styleId="CTTable">
    <w:name w:val="CT Table"/>
    <w:pPr>
      <w:spacing w:line="200" w:lineRule="exact"/>
    </w:pPr>
    <w:rPr>
      <w:sz w:val="17"/>
    </w:rPr>
  </w:style>
  <w:style w:type="paragraph" w:customStyle="1" w:styleId="DataSourceRef">
    <w:name w:val="DataSource/Ref."/>
    <w:next w:val="Normal"/>
  </w:style>
  <w:style w:type="paragraph" w:styleId="DocumentMap">
    <w:name w:val="Document Map"/>
    <w:basedOn w:val="Normal"/>
    <w:semiHidden/>
    <w:pPr>
      <w:shd w:val="clear" w:color="auto" w:fill="000080"/>
      <w:spacing w:before="0" w:after="0"/>
      <w:ind w:left="0"/>
    </w:pPr>
    <w:rPr>
      <w:rFonts w:ascii="Tahoma" w:hAnsi="Tahoma" w:cs="Tahoma"/>
    </w:rPr>
  </w:style>
  <w:style w:type="character" w:styleId="FootnoteReference">
    <w:name w:val="footnote reference"/>
    <w:semiHidden/>
    <w:rPr>
      <w:vertAlign w:val="superscript"/>
    </w:rPr>
  </w:style>
  <w:style w:type="paragraph" w:styleId="FootnoteText">
    <w:name w:val="footnote text"/>
    <w:semiHidden/>
    <w:pPr>
      <w:spacing w:before="60"/>
      <w:ind w:left="360" w:hanging="360"/>
    </w:pPr>
    <w:rPr>
      <w:rFonts w:ascii="Arial" w:eastAsia="MS Mincho" w:hAnsi="Arial"/>
    </w:rPr>
  </w:style>
  <w:style w:type="paragraph" w:customStyle="1" w:styleId="LandscapeFooter">
    <w:name w:val="Landscape Footer"/>
    <w:semiHidden/>
    <w:pPr>
      <w:tabs>
        <w:tab w:val="left" w:pos="7740"/>
      </w:tabs>
    </w:pPr>
    <w:rPr>
      <w:sz w:val="18"/>
    </w:rPr>
  </w:style>
  <w:style w:type="paragraph" w:customStyle="1" w:styleId="RefTable">
    <w:name w:val="Ref Table"/>
    <w:next w:val="AllText"/>
    <w:rPr>
      <w:sz w:val="24"/>
    </w:rPr>
  </w:style>
  <w:style w:type="paragraph" w:customStyle="1" w:styleId="RefTableHeading">
    <w:name w:val="Ref Table Heading"/>
    <w:basedOn w:val="RefTable"/>
    <w:next w:val="RefTable"/>
    <w:pPr>
      <w:jc w:val="center"/>
    </w:pPr>
  </w:style>
  <w:style w:type="paragraph" w:styleId="Caption">
    <w:name w:val="caption"/>
    <w:basedOn w:val="Normal"/>
    <w:next w:val="Normal"/>
    <w:qFormat/>
    <w:pPr>
      <w:ind w:left="0"/>
      <w:jc w:val="center"/>
    </w:pPr>
    <w:rPr>
      <w:rFonts w:ascii="Times New Roman" w:hAnsi="Times New Roman"/>
      <w:bCs/>
      <w:szCs w:val="20"/>
    </w:rPr>
  </w:style>
  <w:style w:type="paragraph" w:styleId="TOC1">
    <w:name w:val="toc 1"/>
    <w:next w:val="Paragraph"/>
    <w:uiPriority w:val="39"/>
    <w:pPr>
      <w:tabs>
        <w:tab w:val="left" w:pos="480"/>
        <w:tab w:val="right" w:leader="dot" w:pos="9000"/>
      </w:tabs>
      <w:spacing w:before="60"/>
      <w:ind w:left="480" w:right="360" w:hanging="480"/>
    </w:pPr>
    <w:rPr>
      <w:rFonts w:eastAsia="MS Gothic"/>
      <w:b/>
      <w:caps/>
      <w:sz w:val="24"/>
    </w:rPr>
  </w:style>
  <w:style w:type="paragraph" w:styleId="TOC2">
    <w:name w:val="toc 2"/>
    <w:basedOn w:val="TOC1"/>
    <w:next w:val="Paragraph"/>
    <w:uiPriority w:val="39"/>
    <w:pPr>
      <w:tabs>
        <w:tab w:val="clear" w:pos="480"/>
        <w:tab w:val="left" w:pos="1080"/>
      </w:tabs>
      <w:ind w:left="1080" w:hanging="720"/>
    </w:pPr>
    <w:rPr>
      <w:caps w:val="0"/>
      <w:szCs w:val="24"/>
    </w:rPr>
  </w:style>
  <w:style w:type="paragraph" w:styleId="TOC3">
    <w:name w:val="toc 3"/>
    <w:basedOn w:val="TOC1"/>
    <w:next w:val="Paragraph"/>
    <w:uiPriority w:val="39"/>
    <w:pPr>
      <w:tabs>
        <w:tab w:val="clear" w:pos="480"/>
        <w:tab w:val="left" w:pos="1680"/>
      </w:tabs>
      <w:ind w:left="1680" w:hanging="960"/>
    </w:pPr>
    <w:rPr>
      <w:b w:val="0"/>
      <w:caps w:val="0"/>
      <w:szCs w:val="24"/>
    </w:rPr>
  </w:style>
  <w:style w:type="paragraph" w:styleId="TOC4">
    <w:name w:val="toc 4"/>
    <w:basedOn w:val="Normal"/>
    <w:next w:val="Normal"/>
    <w:pPr>
      <w:tabs>
        <w:tab w:val="left" w:pos="2280"/>
        <w:tab w:val="right" w:leader="dot" w:pos="9000"/>
      </w:tabs>
      <w:spacing w:before="60" w:after="0"/>
      <w:ind w:left="2280" w:right="360" w:hanging="1200"/>
    </w:pPr>
    <w:rPr>
      <w:rFonts w:ascii="Times New Roman" w:eastAsia="MS Gothic" w:hAnsi="Times New Roman"/>
    </w:rPr>
  </w:style>
  <w:style w:type="paragraph" w:styleId="TOC5">
    <w:name w:val="toc 5"/>
    <w:basedOn w:val="Normal"/>
    <w:next w:val="Normal"/>
    <w:pPr>
      <w:tabs>
        <w:tab w:val="left" w:pos="2880"/>
        <w:tab w:val="right" w:leader="dot" w:pos="9000"/>
      </w:tabs>
      <w:spacing w:before="60" w:after="0"/>
      <w:ind w:left="2880" w:right="360" w:hanging="1440"/>
    </w:pPr>
    <w:rPr>
      <w:rFonts w:ascii="Times New Roman" w:eastAsia="MS Gothic" w:hAnsi="Times New Roman"/>
    </w:rPr>
  </w:style>
  <w:style w:type="paragraph" w:styleId="TableofFigures">
    <w:name w:val="table of figures"/>
    <w:basedOn w:val="Normal"/>
    <w:next w:val="Normal"/>
    <w:pPr>
      <w:tabs>
        <w:tab w:val="left" w:pos="720"/>
        <w:tab w:val="right" w:leader="dot" w:pos="9000"/>
      </w:tabs>
      <w:spacing w:before="60" w:after="0"/>
      <w:ind w:left="720" w:right="360" w:hanging="360"/>
    </w:pPr>
    <w:rPr>
      <w:rFonts w:ascii="Times New Roman" w:eastAsia="MS Gothic" w:hAnsi="Times New Roman"/>
    </w:rPr>
  </w:style>
  <w:style w:type="paragraph" w:customStyle="1" w:styleId="TableHeading">
    <w:name w:val="Table Heading"/>
    <w:pPr>
      <w:jc w:val="center"/>
    </w:pPr>
    <w:rPr>
      <w:sz w:val="24"/>
    </w:rPr>
  </w:style>
  <w:style w:type="paragraph" w:customStyle="1" w:styleId="heading3text">
    <w:name w:val="heading 3 text"/>
    <w:pPr>
      <w:spacing w:after="240"/>
      <w:ind w:left="720"/>
      <w:jc w:val="both"/>
    </w:pPr>
    <w:rPr>
      <w:sz w:val="24"/>
    </w:rPr>
  </w:style>
  <w:style w:type="paragraph" w:customStyle="1" w:styleId="SynopsisText">
    <w:name w:val="Synopsis Text"/>
    <w:pPr>
      <w:spacing w:before="120"/>
      <w:jc w:val="both"/>
    </w:pPr>
    <w:rPr>
      <w:sz w:val="22"/>
    </w:rPr>
  </w:style>
  <w:style w:type="paragraph" w:styleId="BalloonText">
    <w:name w:val="Balloon Text"/>
    <w:basedOn w:val="Normal"/>
    <w:link w:val="BalloonTextChar"/>
    <w:pPr>
      <w:spacing w:before="0" w:after="0"/>
      <w:ind w:left="0"/>
    </w:pPr>
    <w:rPr>
      <w:rFonts w:ascii="Arial Narrow" w:hAnsi="Arial Narrow" w:cs="Tahoma"/>
      <w:sz w:val="18"/>
      <w:szCs w:val="16"/>
    </w:rPr>
  </w:style>
  <w:style w:type="character" w:customStyle="1" w:styleId="BalloonTextChar">
    <w:name w:val="Balloon Text Char"/>
    <w:basedOn w:val="DefaultParagraphFont"/>
    <w:link w:val="BalloonText"/>
    <w:rPr>
      <w:rFonts w:ascii="Arial Narrow" w:hAnsi="Arial Narrow" w:cs="Tahoma"/>
      <w:sz w:val="18"/>
      <w:szCs w:val="16"/>
    </w:rPr>
  </w:style>
  <w:style w:type="character" w:customStyle="1" w:styleId="UserTips">
    <w:name w:val="User Tips"/>
    <w:rPr>
      <w:rFonts w:ascii="Times New Roman" w:hAnsi="Times New Roman"/>
      <w:i/>
      <w:color w:val="0000FF"/>
      <w:sz w:val="24"/>
    </w:rPr>
  </w:style>
  <w:style w:type="paragraph" w:customStyle="1" w:styleId="TableCenter">
    <w:name w:val="Table Center"/>
    <w:pPr>
      <w:spacing w:before="60" w:after="60"/>
      <w:jc w:val="center"/>
    </w:pPr>
    <w:rPr>
      <w:rFonts w:eastAsia="MS Gothic"/>
      <w:sz w:val="24"/>
      <w:szCs w:val="24"/>
    </w:rPr>
  </w:style>
  <w:style w:type="paragraph" w:customStyle="1" w:styleId="TableLeft">
    <w:name w:val="Table Left"/>
    <w:pPr>
      <w:spacing w:before="60" w:after="60"/>
    </w:pPr>
    <w:rPr>
      <w:rFonts w:eastAsia="MS Gothic" w:cs="Arial"/>
      <w:bCs/>
      <w:sz w:val="24"/>
      <w:szCs w:val="24"/>
    </w:rPr>
  </w:style>
  <w:style w:type="paragraph" w:customStyle="1" w:styleId="TableFixedWidth">
    <w:name w:val="Table Fixed Width"/>
    <w:pPr>
      <w:spacing w:before="60"/>
    </w:pPr>
    <w:rPr>
      <w:sz w:val="24"/>
    </w:rPr>
  </w:style>
  <w:style w:type="paragraph" w:customStyle="1" w:styleId="TableFootnoteSymbol">
    <w:name w:val="Table Footnote Symbol"/>
    <w:basedOn w:val="TableFootnote"/>
    <w:pPr>
      <w:numPr>
        <w:numId w:val="0"/>
      </w:numPr>
      <w:ind w:left="360" w:hanging="360"/>
    </w:pPr>
    <w:rPr>
      <w:szCs w:val="48"/>
    </w:rPr>
  </w:style>
  <w:style w:type="paragraph" w:customStyle="1" w:styleId="TableFootnoteLetter">
    <w:name w:val="Table Footnote Letter"/>
    <w:basedOn w:val="TableFootnote"/>
    <w:pPr>
      <w:numPr>
        <w:numId w:val="1"/>
      </w:numPr>
    </w:pPr>
  </w:style>
  <w:style w:type="paragraph" w:customStyle="1" w:styleId="TableEndofTextTitle">
    <w:name w:val="Table End of Text Title"/>
    <w:next w:val="TableHead"/>
    <w:pPr>
      <w:keepNext/>
      <w:keepLines/>
      <w:tabs>
        <w:tab w:val="left" w:pos="1440"/>
      </w:tabs>
      <w:spacing w:before="60"/>
      <w:ind w:left="1440" w:hanging="1440"/>
    </w:pPr>
    <w:rPr>
      <w:rFonts w:eastAsia="MS Gothic"/>
      <w:b/>
      <w:sz w:val="24"/>
      <w:szCs w:val="24"/>
    </w:rPr>
  </w:style>
  <w:style w:type="paragraph" w:customStyle="1" w:styleId="TableTitleContinued">
    <w:name w:val="Table Title Continued"/>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pPr>
      <w:keepNext/>
      <w:keepLines/>
      <w:tabs>
        <w:tab w:val="left" w:pos="1440"/>
      </w:tabs>
      <w:spacing w:before="60"/>
      <w:ind w:left="1440" w:hanging="1440"/>
    </w:pPr>
    <w:rPr>
      <w:rFonts w:cs="Arial"/>
      <w:b/>
      <w:bCs/>
      <w:iCs/>
      <w:sz w:val="24"/>
      <w:szCs w:val="48"/>
    </w:rPr>
  </w:style>
  <w:style w:type="paragraph" w:styleId="ListNumber2">
    <w:name w:val="List Number 2"/>
    <w:basedOn w:val="Normal"/>
    <w:pPr>
      <w:keepLines/>
      <w:numPr>
        <w:numId w:val="2"/>
      </w:numPr>
      <w:spacing w:before="60" w:after="0"/>
    </w:pPr>
    <w:rPr>
      <w:rFonts w:ascii="Times New Roman" w:eastAsia="MS Gothic" w:hAnsi="Times New Roman"/>
    </w:rPr>
  </w:style>
  <w:style w:type="paragraph" w:styleId="ListNumber3">
    <w:name w:val="List Number 3"/>
    <w:basedOn w:val="Normal"/>
    <w:pPr>
      <w:keepLines/>
      <w:numPr>
        <w:numId w:val="3"/>
      </w:numPr>
      <w:spacing w:before="60" w:after="0"/>
    </w:pPr>
    <w:rPr>
      <w:rFonts w:ascii="Times New Roman" w:eastAsia="MS Gothic" w:hAnsi="Times New Roman"/>
    </w:rPr>
  </w:style>
  <w:style w:type="paragraph" w:customStyle="1" w:styleId="ListLetter2">
    <w:name w:val="List Letter 2"/>
    <w:pPr>
      <w:keepLines/>
      <w:numPr>
        <w:numId w:val="4"/>
      </w:numPr>
      <w:spacing w:before="60"/>
    </w:pPr>
    <w:rPr>
      <w:rFonts w:eastAsia="MS Gothic" w:cs="Arial"/>
      <w:bCs/>
      <w:iCs/>
      <w:sz w:val="24"/>
      <w:szCs w:val="24"/>
    </w:rPr>
  </w:style>
  <w:style w:type="paragraph" w:customStyle="1" w:styleId="ListLetter3">
    <w:name w:val="List Letter 3"/>
    <w:pPr>
      <w:keepLines/>
      <w:numPr>
        <w:numId w:val="5"/>
      </w:numPr>
      <w:spacing w:before="60"/>
    </w:pPr>
    <w:rPr>
      <w:rFonts w:eastAsia="MS Gothic" w:cs="Arial"/>
      <w:bCs/>
      <w:iCs/>
      <w:sz w:val="24"/>
      <w:szCs w:val="48"/>
    </w:rPr>
  </w:style>
  <w:style w:type="paragraph" w:customStyle="1" w:styleId="Equation">
    <w:name w:val="Equation"/>
    <w:next w:val="Paragraph"/>
    <w:pPr>
      <w:keepLines/>
      <w:spacing w:after="120"/>
      <w:jc w:val="center"/>
    </w:pPr>
    <w:rPr>
      <w:rFonts w:cs="Arial"/>
      <w:sz w:val="24"/>
      <w:szCs w:val="24"/>
    </w:rPr>
  </w:style>
  <w:style w:type="paragraph" w:customStyle="1" w:styleId="EquationTitle">
    <w:name w:val="Equation Title"/>
    <w:next w:val="Equation"/>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pPr>
      <w:spacing w:after="120"/>
    </w:pPr>
    <w:rPr>
      <w:rFonts w:cs="Arial"/>
      <w:b/>
      <w:sz w:val="24"/>
      <w:szCs w:val="24"/>
    </w:rPr>
  </w:style>
  <w:style w:type="paragraph" w:customStyle="1" w:styleId="Paragraph">
    <w:name w:val="Paragraph"/>
    <w:link w:val="ParagraphChar"/>
    <w:pPr>
      <w:spacing w:before="60" w:after="240"/>
    </w:pPr>
    <w:rPr>
      <w:rFonts w:eastAsia="MS Gothic"/>
      <w:sz w:val="24"/>
      <w:szCs w:val="24"/>
    </w:rPr>
  </w:style>
  <w:style w:type="paragraph" w:styleId="Title">
    <w:name w:val="Title"/>
    <w:link w:val="TitleChar"/>
    <w:qFormat/>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Pr>
      <w:rFonts w:eastAsia="MS Gothic" w:cs="Arial"/>
      <w:b/>
      <w:bCs/>
      <w:caps/>
      <w:kern w:val="28"/>
      <w:sz w:val="24"/>
      <w:szCs w:val="32"/>
    </w:rPr>
  </w:style>
  <w:style w:type="paragraph" w:customStyle="1" w:styleId="TableFootnote">
    <w:name w:val="Table Footnote"/>
    <w:pPr>
      <w:keepLines/>
      <w:numPr>
        <w:numId w:val="17"/>
      </w:numPr>
      <w:spacing w:before="60" w:after="60"/>
    </w:pPr>
    <w:rPr>
      <w:rFonts w:eastAsia="MS Gothic"/>
      <w:sz w:val="24"/>
    </w:rPr>
  </w:style>
  <w:style w:type="paragraph" w:customStyle="1" w:styleId="TableTitle">
    <w:name w:val="Table Title"/>
    <w:next w:val="TableHead"/>
    <w:pPr>
      <w:keepNext/>
      <w:keepLines/>
      <w:tabs>
        <w:tab w:val="left" w:pos="1440"/>
      </w:tabs>
      <w:spacing w:before="60" w:after="120"/>
      <w:ind w:left="1440" w:hanging="1440"/>
    </w:pPr>
    <w:rPr>
      <w:rFonts w:eastAsia="MS Gothic"/>
      <w:b/>
      <w:color w:val="000000"/>
      <w:sz w:val="24"/>
      <w:szCs w:val="24"/>
    </w:rPr>
  </w:style>
  <w:style w:type="paragraph" w:customStyle="1" w:styleId="TableHead">
    <w:name w:val="Table Head"/>
    <w:basedOn w:val="TableCenter"/>
    <w:rPr>
      <w:b/>
      <w:szCs w:val="48"/>
    </w:rPr>
  </w:style>
  <w:style w:type="paragraph" w:customStyle="1" w:styleId="FigureTitle">
    <w:name w:val="Figure Title"/>
    <w:basedOn w:val="TableTitle"/>
    <w:next w:val="Figure"/>
    <w:pPr>
      <w:spacing w:after="240"/>
    </w:pPr>
  </w:style>
  <w:style w:type="character" w:customStyle="1" w:styleId="Instructions">
    <w:name w:val="Instructions"/>
    <w:rPr>
      <w:rFonts w:ascii="Verdana" w:hAnsi="Verdana"/>
      <w:vanish/>
      <w:color w:val="008000"/>
      <w:sz w:val="24"/>
    </w:rPr>
  </w:style>
  <w:style w:type="paragraph" w:customStyle="1" w:styleId="TOCTitle">
    <w:name w:val="TOC Title"/>
    <w:basedOn w:val="Title"/>
    <w:next w:val="TOC1"/>
    <w:pPr>
      <w:keepLines/>
      <w:pageBreakBefore/>
    </w:pPr>
    <w:rPr>
      <w:caps w:val="0"/>
      <w:szCs w:val="28"/>
    </w:rPr>
  </w:style>
  <w:style w:type="paragraph" w:customStyle="1" w:styleId="TOCSection">
    <w:name w:val="TOC Section"/>
    <w:basedOn w:val="TOCTitle"/>
    <w:pPr>
      <w:pageBreakBefore w:val="0"/>
      <w:tabs>
        <w:tab w:val="left" w:pos="480"/>
      </w:tabs>
      <w:spacing w:after="120"/>
      <w:jc w:val="left"/>
    </w:pPr>
  </w:style>
  <w:style w:type="paragraph" w:customStyle="1" w:styleId="Confidentiality">
    <w:name w:val="Confidentiality"/>
    <w:pPr>
      <w:spacing w:before="60"/>
      <w:ind w:left="720" w:right="720"/>
    </w:pPr>
    <w:rPr>
      <w:rFonts w:eastAsia="MS Gothic"/>
      <w:b/>
      <w:caps/>
      <w:sz w:val="24"/>
    </w:rPr>
  </w:style>
  <w:style w:type="paragraph" w:styleId="TOC6">
    <w:name w:val="toc 6"/>
    <w:basedOn w:val="Normal"/>
    <w:next w:val="Normal"/>
    <w:pPr>
      <w:tabs>
        <w:tab w:val="left" w:pos="3480"/>
        <w:tab w:val="right" w:leader="dot" w:pos="9000"/>
      </w:tabs>
      <w:spacing w:before="60" w:after="0"/>
      <w:ind w:left="3480" w:right="360" w:hanging="1680"/>
    </w:pPr>
    <w:rPr>
      <w:rFonts w:ascii="Times New Roman" w:eastAsia="MS Gothic" w:hAnsi="Times New Roman"/>
    </w:rPr>
  </w:style>
  <w:style w:type="paragraph" w:styleId="TOC7">
    <w:name w:val="toc 7"/>
    <w:basedOn w:val="Normal"/>
    <w:next w:val="Normal"/>
    <w:pPr>
      <w:tabs>
        <w:tab w:val="left" w:pos="4080"/>
        <w:tab w:val="right" w:leader="dot" w:pos="9000"/>
      </w:tabs>
      <w:spacing w:before="60" w:after="0"/>
      <w:ind w:left="4080" w:right="360" w:hanging="1920"/>
    </w:pPr>
    <w:rPr>
      <w:rFonts w:eastAsia="MS Gothic" w:hAnsi="Times New Roman"/>
    </w:rPr>
  </w:style>
  <w:style w:type="paragraph" w:styleId="TOC8">
    <w:name w:val="toc 8"/>
    <w:basedOn w:val="Normal"/>
    <w:next w:val="Normal"/>
    <w:pPr>
      <w:tabs>
        <w:tab w:val="left" w:pos="4680"/>
        <w:tab w:val="right" w:leader="dot" w:pos="9000"/>
      </w:tabs>
      <w:spacing w:before="60" w:after="0"/>
      <w:ind w:left="4680" w:right="360" w:hanging="2160"/>
    </w:pPr>
    <w:rPr>
      <w:rFonts w:eastAsia="MS Gothic" w:hAnsi="Times New Roman"/>
    </w:rPr>
  </w:style>
  <w:style w:type="paragraph" w:styleId="TOC9">
    <w:name w:val="toc 9"/>
    <w:basedOn w:val="Normal"/>
    <w:next w:val="Normal"/>
    <w:pPr>
      <w:tabs>
        <w:tab w:val="left" w:pos="5280"/>
        <w:tab w:val="right" w:leader="dot" w:pos="9000"/>
      </w:tabs>
      <w:spacing w:before="60" w:after="0"/>
      <w:ind w:left="5280" w:right="360" w:hanging="2400"/>
    </w:pPr>
    <w:rPr>
      <w:rFonts w:eastAsia="MS Gothic" w:hAnsi="Times New Roman"/>
    </w:rPr>
  </w:style>
  <w:style w:type="character" w:styleId="Hyperlink">
    <w:name w:val="Hyperlink"/>
    <w:uiPriority w:val="99"/>
    <w:rsid w:val="00695039"/>
    <w:rPr>
      <w:rFonts w:ascii="Times New Roman" w:hAnsi="Times New Roman"/>
      <w:color w:val="auto"/>
      <w:sz w:val="24"/>
      <w:u w:val="none"/>
    </w:rPr>
  </w:style>
  <w:style w:type="paragraph" w:customStyle="1" w:styleId="HeaderLandscape">
    <w:name w:val="HeaderLandscape"/>
    <w:pPr>
      <w:tabs>
        <w:tab w:val="center" w:pos="6480"/>
        <w:tab w:val="right" w:pos="12960"/>
      </w:tabs>
      <w:spacing w:before="60"/>
    </w:pPr>
    <w:rPr>
      <w:rFonts w:eastAsia="MS Gothic"/>
      <w:caps/>
      <w:sz w:val="24"/>
    </w:rPr>
  </w:style>
  <w:style w:type="paragraph" w:styleId="ListBullet">
    <w:name w:val="List Bullet"/>
    <w:pPr>
      <w:keepLines/>
      <w:numPr>
        <w:numId w:val="10"/>
      </w:numPr>
      <w:spacing w:before="60"/>
    </w:pPr>
    <w:rPr>
      <w:rFonts w:eastAsia="MS Gothic"/>
      <w:sz w:val="24"/>
    </w:rPr>
  </w:style>
  <w:style w:type="paragraph" w:styleId="ListNumber">
    <w:name w:val="List Number"/>
    <w:basedOn w:val="Normal"/>
    <w:pPr>
      <w:keepLines/>
      <w:numPr>
        <w:numId w:val="15"/>
      </w:numPr>
      <w:spacing w:before="60" w:after="0"/>
    </w:pPr>
    <w:rPr>
      <w:rFonts w:ascii="Times New Roman" w:eastAsia="MS Gothic" w:hAnsi="Times New Roman"/>
    </w:rPr>
  </w:style>
  <w:style w:type="paragraph" w:customStyle="1" w:styleId="References">
    <w:name w:val="References"/>
    <w:pPr>
      <w:keepLines/>
      <w:numPr>
        <w:numId w:val="16"/>
      </w:numPr>
      <w:spacing w:before="60" w:after="240"/>
    </w:pPr>
    <w:rPr>
      <w:rFonts w:eastAsia="MS Gothic" w:cs="Arial"/>
      <w:bCs/>
      <w:kern w:val="32"/>
      <w:sz w:val="24"/>
      <w:szCs w:val="24"/>
    </w:rPr>
  </w:style>
  <w:style w:type="paragraph" w:customStyle="1" w:styleId="Heading1Unnumbered">
    <w:name w:val="Heading 1 Unnumbered"/>
    <w:basedOn w:val="Heading1"/>
    <w:next w:val="Paragraph"/>
    <w:pPr>
      <w:numPr>
        <w:numId w:val="0"/>
      </w:numPr>
    </w:pPr>
    <w:rPr>
      <w:szCs w:val="48"/>
    </w:rPr>
  </w:style>
  <w:style w:type="paragraph" w:customStyle="1" w:styleId="Appendix">
    <w:name w:val="Appendix"/>
    <w:basedOn w:val="Heading2NoTOC"/>
    <w:next w:val="Paragraph"/>
    <w:pPr>
      <w:numPr>
        <w:numId w:val="13"/>
      </w:numPr>
    </w:pPr>
    <w:rPr>
      <w:bCs w:val="0"/>
      <w:snapToGrid w:val="0"/>
    </w:rPr>
  </w:style>
  <w:style w:type="paragraph" w:customStyle="1" w:styleId="Heading2NoTOC">
    <w:name w:val="Heading 2 No TOC"/>
    <w:basedOn w:val="Heading2"/>
    <w:next w:val="Paragraph"/>
    <w:pPr>
      <w:numPr>
        <w:ilvl w:val="0"/>
        <w:numId w:val="0"/>
      </w:numPr>
      <w:tabs>
        <w:tab w:val="left" w:pos="720"/>
      </w:tabs>
      <w:outlineLvl w:val="9"/>
    </w:pPr>
  </w:style>
  <w:style w:type="paragraph" w:customStyle="1" w:styleId="ListEnd">
    <w:name w:val="List End"/>
    <w:next w:val="Paragraph"/>
    <w:semiHidden/>
    <w:rPr>
      <w:sz w:val="24"/>
    </w:rPr>
  </w:style>
  <w:style w:type="character" w:styleId="EndnoteReference">
    <w:name w:val="endnote reference"/>
    <w:rPr>
      <w:vertAlign w:val="superscript"/>
    </w:rPr>
  </w:style>
  <w:style w:type="paragraph" w:styleId="EndnoteText">
    <w:name w:val="endnote text"/>
    <w:basedOn w:val="Normal"/>
    <w:link w:val="EndnoteTextChar"/>
    <w:pPr>
      <w:spacing w:before="60" w:after="0"/>
      <w:ind w:left="0"/>
    </w:pPr>
    <w:rPr>
      <w:rFonts w:ascii="Times New Roman" w:hAnsi="Times New Roman"/>
      <w:sz w:val="20"/>
      <w:szCs w:val="20"/>
    </w:rPr>
  </w:style>
  <w:style w:type="character" w:customStyle="1" w:styleId="EndnoteTextChar">
    <w:name w:val="Endnote Text Char"/>
    <w:basedOn w:val="DefaultParagraphFont"/>
    <w:link w:val="EndnoteText"/>
  </w:style>
  <w:style w:type="paragraph" w:customStyle="1" w:styleId="Figure">
    <w:name w:val="Figure"/>
    <w:next w:val="Paragraph"/>
    <w:pPr>
      <w:keepLines/>
      <w:spacing w:before="60" w:after="120"/>
      <w:jc w:val="center"/>
    </w:pPr>
    <w:rPr>
      <w:rFonts w:eastAsia="MS Gothic"/>
      <w:sz w:val="24"/>
    </w:rPr>
  </w:style>
  <w:style w:type="paragraph" w:customStyle="1" w:styleId="ListLetter">
    <w:name w:val="List Letter"/>
    <w:pPr>
      <w:keepLines/>
      <w:numPr>
        <w:numId w:val="14"/>
      </w:numPr>
      <w:spacing w:before="60"/>
    </w:pPr>
    <w:rPr>
      <w:rFonts w:eastAsia="MS Gothic" w:cs="Arial"/>
      <w:bCs/>
      <w:iCs/>
      <w:sz w:val="24"/>
      <w:szCs w:val="48"/>
    </w:rPr>
  </w:style>
  <w:style w:type="paragraph" w:customStyle="1" w:styleId="FooterLandscape">
    <w:name w:val="FooterLandscape"/>
    <w:basedOn w:val="HeaderLandscape"/>
    <w:pPr>
      <w:tabs>
        <w:tab w:val="clear" w:pos="6480"/>
        <w:tab w:val="clear" w:pos="12960"/>
        <w:tab w:val="center" w:pos="6307"/>
        <w:tab w:val="right" w:pos="12600"/>
      </w:tabs>
    </w:pPr>
    <w:rPr>
      <w:caps w:val="0"/>
    </w:rPr>
  </w:style>
  <w:style w:type="paragraph" w:customStyle="1" w:styleId="Approval">
    <w:name w:val="Approval"/>
    <w:pPr>
      <w:tabs>
        <w:tab w:val="left" w:pos="1080"/>
        <w:tab w:val="left" w:pos="5040"/>
        <w:tab w:val="left" w:pos="5760"/>
        <w:tab w:val="left" w:pos="6480"/>
        <w:tab w:val="left" w:pos="8640"/>
      </w:tabs>
    </w:pPr>
    <w:rPr>
      <w:rFonts w:eastAsia="MS Gothic"/>
      <w:sz w:val="24"/>
      <w:szCs w:val="24"/>
    </w:rPr>
  </w:style>
  <w:style w:type="paragraph" w:customStyle="1" w:styleId="Heading2Unnumbered">
    <w:name w:val="Heading 2 Unnumbered"/>
    <w:basedOn w:val="Heading2"/>
    <w:next w:val="Paragraph"/>
    <w:pPr>
      <w:numPr>
        <w:ilvl w:val="0"/>
        <w:numId w:val="0"/>
      </w:numPr>
      <w:tabs>
        <w:tab w:val="left" w:pos="720"/>
      </w:tabs>
    </w:pPr>
  </w:style>
  <w:style w:type="paragraph" w:styleId="BodyText">
    <w:name w:val="Body Text"/>
    <w:basedOn w:val="Normal"/>
    <w:link w:val="BodyTextChar"/>
    <w:pPr>
      <w:spacing w:before="0"/>
      <w:ind w:left="0"/>
    </w:pPr>
    <w:rPr>
      <w:rFonts w:ascii="Times New Roman" w:hAnsi="Times New Roman"/>
    </w:rPr>
  </w:style>
  <w:style w:type="character" w:customStyle="1" w:styleId="BodyTextChar">
    <w:name w:val="Body Text Char"/>
    <w:link w:val="BodyText"/>
    <w:rPr>
      <w:sz w:val="24"/>
      <w:szCs w:val="24"/>
    </w:rPr>
  </w:style>
  <w:style w:type="paragraph" w:styleId="BodyText2">
    <w:name w:val="Body Text 2"/>
    <w:basedOn w:val="Normal"/>
    <w:link w:val="BodyText2Char"/>
    <w:pPr>
      <w:spacing w:before="0" w:line="480" w:lineRule="auto"/>
      <w:ind w:left="0"/>
    </w:pPr>
    <w:rPr>
      <w:rFonts w:ascii="Times New Roman" w:hAnsi="Times New Roman"/>
    </w:rPr>
  </w:style>
  <w:style w:type="character" w:customStyle="1" w:styleId="BodyText2Char">
    <w:name w:val="Body Text 2 Char"/>
    <w:link w:val="BodyText2"/>
    <w:rPr>
      <w:sz w:val="24"/>
      <w:szCs w:val="24"/>
    </w:rPr>
  </w:style>
  <w:style w:type="paragraph" w:styleId="BodyText3">
    <w:name w:val="Body Text 3"/>
    <w:basedOn w:val="Normal"/>
    <w:link w:val="BodyText3Char"/>
    <w:pPr>
      <w:spacing w:before="0"/>
      <w:ind w:left="0"/>
    </w:pPr>
    <w:rPr>
      <w:rFonts w:ascii="Times New Roman" w:hAnsi="Times New Roman"/>
      <w:sz w:val="16"/>
      <w:szCs w:val="16"/>
    </w:rPr>
  </w:style>
  <w:style w:type="character" w:customStyle="1" w:styleId="BodyText3Char">
    <w:name w:val="Body Text 3 Char"/>
    <w:link w:val="BodyText3"/>
    <w:rPr>
      <w:sz w:val="16"/>
      <w:szCs w:val="16"/>
    </w:rPr>
  </w:style>
  <w:style w:type="paragraph" w:styleId="BodyTextFirstIndent">
    <w:name w:val="Body Text First Indent"/>
    <w:basedOn w:val="BodyText"/>
    <w:link w:val="BodyTextFirstIndentChar"/>
    <w:pPr>
      <w:ind w:firstLine="210"/>
    </w:pPr>
  </w:style>
  <w:style w:type="character" w:customStyle="1" w:styleId="BodyTextFirstIndentChar">
    <w:name w:val="Body Text First Indent Char"/>
    <w:link w:val="BodyTextFirstIndent"/>
    <w:rPr>
      <w:sz w:val="24"/>
      <w:szCs w:val="24"/>
    </w:rPr>
  </w:style>
  <w:style w:type="paragraph" w:styleId="BodyTextIndent">
    <w:name w:val="Body Text Indent"/>
    <w:basedOn w:val="Normal"/>
    <w:link w:val="BodyTextIndentChar"/>
    <w:pPr>
      <w:spacing w:before="0"/>
      <w:ind w:left="360"/>
    </w:pPr>
    <w:rPr>
      <w:rFonts w:ascii="Times New Roman" w:hAnsi="Times New Roman"/>
    </w:rPr>
  </w:style>
  <w:style w:type="character" w:customStyle="1" w:styleId="BodyTextIndentChar">
    <w:name w:val="Body Text Indent Char"/>
    <w:link w:val="BodyTextIndent"/>
    <w:rPr>
      <w:sz w:val="24"/>
      <w:szCs w:val="24"/>
    </w:rPr>
  </w:style>
  <w:style w:type="paragraph" w:styleId="BodyTextFirstIndent2">
    <w:name w:val="Body Text First Indent 2"/>
    <w:basedOn w:val="BodyTextIndent"/>
    <w:link w:val="BodyTextFirstIndent2Char"/>
    <w:pPr>
      <w:ind w:firstLine="210"/>
    </w:pPr>
  </w:style>
  <w:style w:type="character" w:customStyle="1" w:styleId="BodyTextFirstIndent2Char">
    <w:name w:val="Body Text First Indent 2 Char"/>
    <w:link w:val="BodyTextFirstIndent2"/>
    <w:rPr>
      <w:sz w:val="24"/>
      <w:szCs w:val="24"/>
    </w:rPr>
  </w:style>
  <w:style w:type="paragraph" w:styleId="BodyTextIndent2">
    <w:name w:val="Body Text Indent 2"/>
    <w:basedOn w:val="Normal"/>
    <w:link w:val="BodyTextIndent2Char"/>
    <w:pPr>
      <w:spacing w:before="0" w:line="480" w:lineRule="auto"/>
      <w:ind w:left="360"/>
    </w:pPr>
    <w:rPr>
      <w:rFonts w:ascii="Times New Roman" w:hAnsi="Times New Roman"/>
    </w:rPr>
  </w:style>
  <w:style w:type="character" w:customStyle="1" w:styleId="BodyTextIndent2Char">
    <w:name w:val="Body Text Indent 2 Char"/>
    <w:link w:val="BodyTextIndent2"/>
    <w:rPr>
      <w:sz w:val="24"/>
      <w:szCs w:val="24"/>
    </w:rPr>
  </w:style>
  <w:style w:type="paragraph" w:styleId="BodyTextIndent3">
    <w:name w:val="Body Text Indent 3"/>
    <w:basedOn w:val="Normal"/>
    <w:link w:val="BodyTextIndent3Char"/>
    <w:pPr>
      <w:spacing w:before="0"/>
      <w:ind w:left="360"/>
    </w:pPr>
    <w:rPr>
      <w:rFonts w:ascii="Times New Roman" w:hAnsi="Times New Roman"/>
      <w:sz w:val="16"/>
      <w:szCs w:val="16"/>
    </w:rPr>
  </w:style>
  <w:style w:type="character" w:customStyle="1" w:styleId="BodyTextIndent3Char">
    <w:name w:val="Body Text Indent 3 Char"/>
    <w:link w:val="BodyTextIndent3"/>
    <w:rPr>
      <w:sz w:val="16"/>
      <w:szCs w:val="16"/>
    </w:rPr>
  </w:style>
  <w:style w:type="paragraph" w:styleId="Closing">
    <w:name w:val="Closing"/>
    <w:basedOn w:val="Normal"/>
    <w:link w:val="ClosingChar"/>
    <w:pPr>
      <w:spacing w:before="0" w:after="0"/>
      <w:ind w:left="4320"/>
    </w:pPr>
    <w:rPr>
      <w:rFonts w:ascii="Times New Roman" w:hAnsi="Times New Roman"/>
    </w:rPr>
  </w:style>
  <w:style w:type="character" w:customStyle="1" w:styleId="ClosingChar">
    <w:name w:val="Closing Char"/>
    <w:link w:val="Closing"/>
    <w:rPr>
      <w:sz w:val="24"/>
      <w:szCs w:val="24"/>
    </w:rPr>
  </w:style>
  <w:style w:type="character" w:styleId="CommentReference">
    <w:name w:val="annotation reference"/>
    <w:rPr>
      <w:sz w:val="16"/>
      <w:szCs w:val="16"/>
    </w:rPr>
  </w:style>
  <w:style w:type="paragraph" w:styleId="CommentText">
    <w:name w:val="annotation text"/>
    <w:basedOn w:val="Normal"/>
    <w:link w:val="CommentTextChar"/>
    <w:pPr>
      <w:spacing w:before="0" w:after="0"/>
      <w:ind w:left="0"/>
    </w:pPr>
    <w:rPr>
      <w:rFonts w:ascii="Times New Roman" w:hAnsi="Times New Roman"/>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b/>
      <w:bCs/>
    </w:rPr>
  </w:style>
  <w:style w:type="paragraph" w:styleId="Date">
    <w:name w:val="Date"/>
    <w:basedOn w:val="Normal"/>
    <w:next w:val="Normal"/>
    <w:link w:val="DateChar"/>
    <w:pPr>
      <w:spacing w:before="0" w:after="0"/>
      <w:ind w:left="0"/>
    </w:pPr>
    <w:rPr>
      <w:rFonts w:ascii="Times New Roman" w:hAnsi="Times New Roman"/>
    </w:rPr>
  </w:style>
  <w:style w:type="character" w:customStyle="1" w:styleId="DateChar">
    <w:name w:val="Date Char"/>
    <w:link w:val="Date"/>
    <w:rPr>
      <w:sz w:val="24"/>
      <w:szCs w:val="24"/>
    </w:rPr>
  </w:style>
  <w:style w:type="paragraph" w:styleId="E-mailSignature">
    <w:name w:val="E-mail Signature"/>
    <w:basedOn w:val="Normal"/>
    <w:link w:val="E-mailSignatureChar"/>
    <w:pPr>
      <w:spacing w:before="0" w:after="0"/>
      <w:ind w:left="0"/>
    </w:pPr>
    <w:rPr>
      <w:rFonts w:ascii="Times New Roman" w:hAnsi="Times New Roman"/>
    </w:rPr>
  </w:style>
  <w:style w:type="character" w:customStyle="1" w:styleId="E-mailSignatureChar">
    <w:name w:val="E-mail Signature Char"/>
    <w:link w:val="E-mailSignature"/>
    <w:rPr>
      <w:sz w:val="24"/>
      <w:szCs w:val="24"/>
    </w:rPr>
  </w:style>
  <w:style w:type="character" w:styleId="Emphasis">
    <w:name w:val="Emphasis"/>
    <w:qFormat/>
    <w:rPr>
      <w:rFonts w:ascii="Times New Roman" w:hAnsi="Times New Roman"/>
      <w:i/>
      <w:iCs/>
      <w:sz w:val="24"/>
    </w:rPr>
  </w:style>
  <w:style w:type="paragraph" w:styleId="EnvelopeAddress">
    <w:name w:val="envelope address"/>
    <w:basedOn w:val="Normal"/>
    <w:pPr>
      <w:framePr w:w="7920" w:h="1980" w:hRule="exact" w:hSpace="180" w:wrap="auto" w:hAnchor="page" w:xAlign="center" w:yAlign="bottom"/>
      <w:spacing w:before="0" w:after="0"/>
      <w:ind w:left="2880"/>
    </w:pPr>
    <w:rPr>
      <w:rFonts w:cs="Arial"/>
    </w:rPr>
  </w:style>
  <w:style w:type="paragraph" w:styleId="EnvelopeReturn">
    <w:name w:val="envelope return"/>
    <w:basedOn w:val="Normal"/>
    <w:pPr>
      <w:spacing w:before="0" w:after="0"/>
      <w:ind w:left="0"/>
    </w:pPr>
    <w:rPr>
      <w:rFonts w:cs="Arial"/>
      <w:sz w:val="20"/>
      <w:szCs w:val="20"/>
    </w:rPr>
  </w:style>
  <w:style w:type="character" w:styleId="FollowedHyperlink">
    <w:name w:val="FollowedHyperlink"/>
    <w:rPr>
      <w:color w:val="800080"/>
      <w:u w:val="single"/>
    </w:rPr>
  </w:style>
  <w:style w:type="character" w:styleId="HTMLAcronym">
    <w:name w:val="HTML Acronym"/>
  </w:style>
  <w:style w:type="paragraph" w:styleId="HTMLAddress">
    <w:name w:val="HTML Address"/>
    <w:basedOn w:val="Normal"/>
    <w:link w:val="HTMLAddressChar"/>
    <w:pPr>
      <w:spacing w:before="0" w:after="0"/>
      <w:ind w:left="0"/>
    </w:pPr>
    <w:rPr>
      <w:rFonts w:ascii="Times New Roman" w:hAnsi="Times New Roman"/>
      <w:i/>
      <w:iCs/>
    </w:rPr>
  </w:style>
  <w:style w:type="character" w:customStyle="1" w:styleId="HTMLAddressChar">
    <w:name w:val="HTML Address Char"/>
    <w:link w:val="HTMLAddress"/>
    <w:rPr>
      <w:i/>
      <w:iCs/>
      <w:sz w:val="24"/>
      <w:szCs w:val="24"/>
    </w:rPr>
  </w:style>
  <w:style w:type="character" w:styleId="HTMLCite">
    <w:name w:val="HTML Cite"/>
    <w:rPr>
      <w:i/>
      <w:iCs/>
    </w:rPr>
  </w:style>
  <w:style w:type="character" w:styleId="HTMLCode">
    <w:name w:val="HTML Code"/>
    <w:rPr>
      <w:rFonts w:ascii="Courier New" w:hAnsi="Courier New" w:cs="Courier New"/>
      <w:sz w:val="20"/>
      <w:szCs w:val="20"/>
    </w:rPr>
  </w:style>
  <w:style w:type="character" w:styleId="HTMLDefinition">
    <w:name w:val="HTML Definition"/>
    <w:rPr>
      <w:i/>
      <w:iCs/>
    </w:rPr>
  </w:style>
  <w:style w:type="character" w:styleId="HTMLKeyboard">
    <w:name w:val="HTML Keyboard"/>
    <w:rPr>
      <w:rFonts w:ascii="Courier New" w:hAnsi="Courier New" w:cs="Courier New"/>
      <w:sz w:val="20"/>
      <w:szCs w:val="20"/>
    </w:rPr>
  </w:style>
  <w:style w:type="paragraph" w:styleId="HTMLPreformatted">
    <w:name w:val="HTML Preformatted"/>
    <w:basedOn w:val="Normal"/>
    <w:link w:val="HTMLPreformattedChar"/>
    <w:pPr>
      <w:spacing w:before="0" w:after="0"/>
      <w:ind w:left="0"/>
    </w:pPr>
    <w:rPr>
      <w:rFonts w:ascii="Courier New" w:hAnsi="Courier New" w:cs="Courier New"/>
      <w:sz w:val="20"/>
      <w:szCs w:val="20"/>
    </w:rPr>
  </w:style>
  <w:style w:type="character" w:customStyle="1" w:styleId="HTMLPreformattedChar">
    <w:name w:val="HTML Preformatted Char"/>
    <w:link w:val="HTMLPreformatted"/>
    <w:rPr>
      <w:rFonts w:ascii="Courier New" w:hAnsi="Courier New" w:cs="Courier New"/>
    </w:rPr>
  </w:style>
  <w:style w:type="character" w:styleId="HTMLSample">
    <w:name w:val="HTML Sample"/>
    <w:rPr>
      <w:rFonts w:ascii="Courier New" w:hAnsi="Courier New" w:cs="Courier New"/>
    </w:rPr>
  </w:style>
  <w:style w:type="character" w:styleId="HTMLTypewriter">
    <w:name w:val="HTML Typewriter"/>
    <w:rPr>
      <w:rFonts w:ascii="Courier New" w:hAnsi="Courier New" w:cs="Courier New"/>
      <w:sz w:val="20"/>
      <w:szCs w:val="20"/>
    </w:rPr>
  </w:style>
  <w:style w:type="character" w:styleId="HTMLVariable">
    <w:name w:val="HTML Variable"/>
    <w:rPr>
      <w:i/>
      <w:iCs/>
    </w:rPr>
  </w:style>
  <w:style w:type="paragraph" w:styleId="Index1">
    <w:name w:val="index 1"/>
    <w:basedOn w:val="Normal"/>
    <w:next w:val="Normal"/>
    <w:pPr>
      <w:spacing w:before="0" w:after="0"/>
      <w:ind w:left="240" w:hanging="240"/>
    </w:pPr>
    <w:rPr>
      <w:rFonts w:ascii="Times New Roman" w:hAnsi="Times New Roman"/>
    </w:rPr>
  </w:style>
  <w:style w:type="paragraph" w:styleId="Index2">
    <w:name w:val="index 2"/>
    <w:basedOn w:val="Normal"/>
    <w:next w:val="Normal"/>
    <w:pPr>
      <w:spacing w:before="0" w:after="0"/>
      <w:ind w:left="480" w:hanging="240"/>
    </w:pPr>
    <w:rPr>
      <w:rFonts w:ascii="Times New Roman" w:hAnsi="Times New Roman"/>
    </w:rPr>
  </w:style>
  <w:style w:type="paragraph" w:styleId="Index3">
    <w:name w:val="index 3"/>
    <w:basedOn w:val="Normal"/>
    <w:next w:val="Normal"/>
    <w:pPr>
      <w:spacing w:before="0" w:after="0"/>
      <w:ind w:left="720" w:hanging="240"/>
    </w:pPr>
    <w:rPr>
      <w:rFonts w:ascii="Times New Roman" w:hAnsi="Times New Roman"/>
    </w:rPr>
  </w:style>
  <w:style w:type="paragraph" w:styleId="Index4">
    <w:name w:val="index 4"/>
    <w:basedOn w:val="Normal"/>
    <w:next w:val="Normal"/>
    <w:pPr>
      <w:spacing w:before="0" w:after="0"/>
      <w:ind w:left="960" w:hanging="240"/>
    </w:pPr>
    <w:rPr>
      <w:rFonts w:ascii="Times New Roman" w:hAnsi="Times New Roman"/>
    </w:rPr>
  </w:style>
  <w:style w:type="paragraph" w:styleId="Index5">
    <w:name w:val="index 5"/>
    <w:basedOn w:val="Normal"/>
    <w:next w:val="Normal"/>
    <w:pPr>
      <w:spacing w:before="0" w:after="0"/>
      <w:ind w:left="1200" w:hanging="240"/>
    </w:pPr>
    <w:rPr>
      <w:rFonts w:ascii="Times New Roman" w:hAnsi="Times New Roman"/>
    </w:rPr>
  </w:style>
  <w:style w:type="paragraph" w:styleId="Index6">
    <w:name w:val="index 6"/>
    <w:basedOn w:val="Normal"/>
    <w:next w:val="Normal"/>
    <w:pPr>
      <w:spacing w:before="0" w:after="0"/>
      <w:ind w:left="1440" w:hanging="240"/>
    </w:pPr>
    <w:rPr>
      <w:rFonts w:ascii="Times New Roman" w:hAnsi="Times New Roman"/>
    </w:rPr>
  </w:style>
  <w:style w:type="paragraph" w:styleId="Index7">
    <w:name w:val="index 7"/>
    <w:basedOn w:val="Normal"/>
    <w:next w:val="Normal"/>
    <w:pPr>
      <w:spacing w:before="0" w:after="0"/>
      <w:ind w:left="1680" w:hanging="240"/>
    </w:pPr>
    <w:rPr>
      <w:rFonts w:ascii="Times New Roman" w:hAnsi="Times New Roman"/>
    </w:rPr>
  </w:style>
  <w:style w:type="paragraph" w:styleId="Index8">
    <w:name w:val="index 8"/>
    <w:basedOn w:val="Normal"/>
    <w:next w:val="Normal"/>
    <w:pPr>
      <w:spacing w:before="0" w:after="0"/>
      <w:ind w:left="1920" w:hanging="240"/>
    </w:pPr>
    <w:rPr>
      <w:rFonts w:ascii="Times New Roman" w:hAnsi="Times New Roman"/>
    </w:rPr>
  </w:style>
  <w:style w:type="paragraph" w:styleId="Index9">
    <w:name w:val="index 9"/>
    <w:basedOn w:val="Normal"/>
    <w:next w:val="Normal"/>
    <w:pPr>
      <w:spacing w:before="0" w:after="0"/>
      <w:ind w:left="2160" w:hanging="240"/>
    </w:pPr>
    <w:rPr>
      <w:rFonts w:ascii="Times New Roman" w:hAnsi="Times New Roman"/>
    </w:rPr>
  </w:style>
  <w:style w:type="paragraph" w:styleId="IndexHeading">
    <w:name w:val="index heading"/>
    <w:basedOn w:val="Normal"/>
    <w:next w:val="Index1"/>
    <w:pPr>
      <w:spacing w:before="0" w:after="0"/>
      <w:ind w:left="0"/>
    </w:pPr>
    <w:rPr>
      <w:rFonts w:cs="Arial"/>
      <w:b/>
      <w:bCs/>
    </w:rPr>
  </w:style>
  <w:style w:type="character" w:styleId="LineNumber">
    <w:name w:val="line number"/>
  </w:style>
  <w:style w:type="paragraph" w:styleId="List">
    <w:name w:val="List"/>
    <w:basedOn w:val="Normal"/>
    <w:pPr>
      <w:spacing w:before="0" w:after="0"/>
      <w:ind w:left="360" w:hanging="360"/>
    </w:pPr>
    <w:rPr>
      <w:rFonts w:ascii="Times New Roman" w:hAnsi="Times New Roman"/>
    </w:rPr>
  </w:style>
  <w:style w:type="paragraph" w:styleId="List2">
    <w:name w:val="List 2"/>
    <w:basedOn w:val="Normal"/>
    <w:pPr>
      <w:spacing w:before="0" w:after="0"/>
      <w:ind w:left="720" w:hanging="360"/>
    </w:pPr>
    <w:rPr>
      <w:rFonts w:ascii="Times New Roman" w:hAnsi="Times New Roman"/>
    </w:rPr>
  </w:style>
  <w:style w:type="paragraph" w:styleId="List3">
    <w:name w:val="List 3"/>
    <w:basedOn w:val="Normal"/>
    <w:pPr>
      <w:spacing w:before="0" w:after="0"/>
      <w:ind w:left="1080" w:hanging="360"/>
    </w:pPr>
    <w:rPr>
      <w:rFonts w:ascii="Times New Roman" w:hAnsi="Times New Roman"/>
    </w:rPr>
  </w:style>
  <w:style w:type="paragraph" w:styleId="List4">
    <w:name w:val="List 4"/>
    <w:basedOn w:val="Normal"/>
    <w:pPr>
      <w:spacing w:before="0" w:after="0"/>
      <w:ind w:left="1440" w:hanging="360"/>
    </w:pPr>
    <w:rPr>
      <w:rFonts w:ascii="Times New Roman" w:hAnsi="Times New Roman"/>
    </w:rPr>
  </w:style>
  <w:style w:type="paragraph" w:styleId="List5">
    <w:name w:val="List 5"/>
    <w:basedOn w:val="Normal"/>
    <w:pPr>
      <w:spacing w:before="0" w:after="0"/>
      <w:ind w:left="1800" w:hanging="360"/>
    </w:pPr>
    <w:rPr>
      <w:rFonts w:ascii="Times New Roman" w:hAnsi="Times New Roman"/>
    </w:rPr>
  </w:style>
  <w:style w:type="paragraph" w:styleId="ListBullet2">
    <w:name w:val="List Bullet 2"/>
    <w:basedOn w:val="Normal"/>
    <w:pPr>
      <w:keepLines/>
      <w:numPr>
        <w:numId w:val="11"/>
      </w:numPr>
      <w:spacing w:before="60" w:after="0"/>
    </w:pPr>
    <w:rPr>
      <w:rFonts w:ascii="Times New Roman" w:eastAsia="MS Gothic" w:hAnsi="Times New Roman"/>
    </w:rPr>
  </w:style>
  <w:style w:type="paragraph" w:styleId="ListBullet3">
    <w:name w:val="List Bullet 3"/>
    <w:basedOn w:val="Normal"/>
    <w:pPr>
      <w:keepLines/>
      <w:numPr>
        <w:numId w:val="12"/>
      </w:numPr>
      <w:spacing w:before="60" w:after="0"/>
    </w:pPr>
    <w:rPr>
      <w:rFonts w:ascii="Times New Roman" w:eastAsia="MS Gothic" w:hAnsi="Times New Roman"/>
    </w:rPr>
  </w:style>
  <w:style w:type="paragraph" w:styleId="ListBullet4">
    <w:name w:val="List Bullet 4"/>
    <w:basedOn w:val="Normal"/>
    <w:pPr>
      <w:tabs>
        <w:tab w:val="num" w:pos="1440"/>
      </w:tabs>
      <w:spacing w:before="60" w:after="0"/>
      <w:ind w:left="1440" w:hanging="360"/>
    </w:pPr>
    <w:rPr>
      <w:rFonts w:ascii="Times New Roman" w:hAnsi="Times New Roman"/>
    </w:rPr>
  </w:style>
  <w:style w:type="paragraph" w:styleId="ListBullet5">
    <w:name w:val="List Bullet 5"/>
    <w:basedOn w:val="Normal"/>
    <w:pPr>
      <w:tabs>
        <w:tab w:val="num" w:pos="1800"/>
      </w:tabs>
      <w:spacing w:before="60" w:after="0"/>
      <w:ind w:left="1800" w:hanging="360"/>
    </w:pPr>
    <w:rPr>
      <w:rFonts w:ascii="Times New Roman" w:hAnsi="Times New Roman"/>
    </w:rPr>
  </w:style>
  <w:style w:type="paragraph" w:styleId="ListContinue">
    <w:name w:val="List Continue"/>
    <w:basedOn w:val="Normal"/>
    <w:pPr>
      <w:spacing w:before="0"/>
      <w:ind w:left="360"/>
    </w:pPr>
    <w:rPr>
      <w:rFonts w:ascii="Times New Roman" w:hAnsi="Times New Roman"/>
    </w:rPr>
  </w:style>
  <w:style w:type="paragraph" w:styleId="ListContinue2">
    <w:name w:val="List Continue 2"/>
    <w:basedOn w:val="Normal"/>
    <w:pPr>
      <w:spacing w:before="0"/>
      <w:ind w:left="720"/>
    </w:pPr>
    <w:rPr>
      <w:rFonts w:ascii="Times New Roman" w:hAnsi="Times New Roman"/>
    </w:rPr>
  </w:style>
  <w:style w:type="paragraph" w:styleId="ListContinue3">
    <w:name w:val="List Continue 3"/>
    <w:basedOn w:val="Normal"/>
    <w:pPr>
      <w:spacing w:before="0"/>
      <w:ind w:left="1080"/>
    </w:pPr>
    <w:rPr>
      <w:rFonts w:ascii="Times New Roman" w:hAnsi="Times New Roman"/>
    </w:rPr>
  </w:style>
  <w:style w:type="paragraph" w:styleId="ListContinue4">
    <w:name w:val="List Continue 4"/>
    <w:basedOn w:val="Normal"/>
    <w:pPr>
      <w:spacing w:before="0"/>
      <w:ind w:left="1440"/>
    </w:pPr>
    <w:rPr>
      <w:rFonts w:ascii="Times New Roman" w:hAnsi="Times New Roman"/>
    </w:rPr>
  </w:style>
  <w:style w:type="paragraph" w:styleId="ListContinue5">
    <w:name w:val="List Continue 5"/>
    <w:basedOn w:val="Normal"/>
    <w:pPr>
      <w:spacing w:before="0"/>
      <w:ind w:left="1800"/>
    </w:pPr>
    <w:rPr>
      <w:rFonts w:ascii="Times New Roman" w:hAnsi="Times New Roman"/>
    </w:rPr>
  </w:style>
  <w:style w:type="paragraph" w:styleId="ListNumber4">
    <w:name w:val="List Number 4"/>
    <w:basedOn w:val="Normal"/>
    <w:pPr>
      <w:tabs>
        <w:tab w:val="num" w:pos="1440"/>
      </w:tabs>
      <w:spacing w:before="60" w:after="0"/>
      <w:ind w:left="1440" w:hanging="360"/>
    </w:pPr>
    <w:rPr>
      <w:rFonts w:ascii="Times New Roman" w:hAnsi="Times New Roman"/>
    </w:rPr>
  </w:style>
  <w:style w:type="paragraph" w:styleId="ListNumber5">
    <w:name w:val="List Number 5"/>
    <w:basedOn w:val="Normal"/>
    <w:pPr>
      <w:tabs>
        <w:tab w:val="num" w:pos="1800"/>
      </w:tabs>
      <w:spacing w:before="60" w:after="0"/>
      <w:ind w:left="1800" w:hanging="360"/>
    </w:pPr>
    <w:rPr>
      <w:rFonts w:ascii="Times New Roman" w:hAnsi="Times New Roman"/>
    </w:r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rPr>
      <w:rFonts w:ascii="Courier New" w:hAnsi="Courier New" w:cs="Courier New"/>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ind w:left="1080" w:hanging="1080"/>
    </w:pPr>
    <w:rPr>
      <w:rFonts w:cs="Arial"/>
    </w:rPr>
  </w:style>
  <w:style w:type="character" w:customStyle="1" w:styleId="MessageHeaderChar">
    <w:name w:val="Message Header Char"/>
    <w:link w:val="MessageHeader"/>
    <w:rPr>
      <w:rFonts w:ascii="Arial" w:hAnsi="Arial" w:cs="Arial"/>
      <w:sz w:val="24"/>
      <w:szCs w:val="24"/>
      <w:shd w:val="pct20" w:color="auto" w:fill="auto"/>
    </w:rPr>
  </w:style>
  <w:style w:type="paragraph" w:styleId="NormalWeb">
    <w:name w:val="Normal (Web)"/>
    <w:basedOn w:val="Normal"/>
    <w:pPr>
      <w:spacing w:before="0" w:after="0"/>
      <w:ind w:left="0"/>
    </w:pPr>
    <w:rPr>
      <w:rFonts w:ascii="Times New Roman" w:hAnsi="Times New Roman"/>
    </w:rPr>
  </w:style>
  <w:style w:type="paragraph" w:styleId="NormalIndent">
    <w:name w:val="Normal Indent"/>
    <w:basedOn w:val="Normal"/>
    <w:pPr>
      <w:spacing w:before="0" w:after="0"/>
      <w:ind w:left="720"/>
    </w:pPr>
    <w:rPr>
      <w:rFonts w:ascii="Times New Roman" w:hAnsi="Times New Roman"/>
    </w:rPr>
  </w:style>
  <w:style w:type="paragraph" w:styleId="NoteHeading">
    <w:name w:val="Note Heading"/>
    <w:basedOn w:val="Normal"/>
    <w:next w:val="Normal"/>
    <w:link w:val="NoteHeadingChar"/>
    <w:pPr>
      <w:spacing w:before="0" w:after="0"/>
      <w:ind w:left="0"/>
    </w:pPr>
    <w:rPr>
      <w:rFonts w:ascii="Times New Roman" w:hAnsi="Times New Roman"/>
    </w:rPr>
  </w:style>
  <w:style w:type="character" w:customStyle="1" w:styleId="NoteHeadingChar">
    <w:name w:val="Note Heading Char"/>
    <w:basedOn w:val="DefaultParagraphFont"/>
    <w:link w:val="NoteHeading"/>
    <w:rPr>
      <w:sz w:val="24"/>
      <w:szCs w:val="24"/>
    </w:rPr>
  </w:style>
  <w:style w:type="paragraph" w:styleId="PlainText">
    <w:name w:val="Plain Text"/>
    <w:basedOn w:val="Normal"/>
    <w:link w:val="PlainTextChar"/>
    <w:pPr>
      <w:spacing w:before="0" w:after="0"/>
      <w:ind w:left="0"/>
    </w:pPr>
    <w:rPr>
      <w:rFonts w:ascii="Courier New" w:hAnsi="Courier New" w:cs="Courier New"/>
      <w:sz w:val="20"/>
      <w:szCs w:val="20"/>
    </w:rPr>
  </w:style>
  <w:style w:type="character" w:customStyle="1" w:styleId="PlainTextChar">
    <w:name w:val="Plain Text Char"/>
    <w:link w:val="PlainText"/>
    <w:rPr>
      <w:rFonts w:ascii="Courier New" w:hAnsi="Courier New" w:cs="Courier New"/>
    </w:rPr>
  </w:style>
  <w:style w:type="paragraph" w:styleId="Salutation">
    <w:name w:val="Salutation"/>
    <w:basedOn w:val="Normal"/>
    <w:next w:val="Normal"/>
    <w:link w:val="SalutationChar"/>
    <w:pPr>
      <w:spacing w:before="0" w:after="0"/>
      <w:ind w:left="0"/>
    </w:pPr>
    <w:rPr>
      <w:rFonts w:ascii="Times New Roman" w:hAnsi="Times New Roman"/>
    </w:rPr>
  </w:style>
  <w:style w:type="character" w:customStyle="1" w:styleId="SalutationChar">
    <w:name w:val="Salutation Char"/>
    <w:link w:val="Salutation"/>
    <w:rPr>
      <w:sz w:val="24"/>
      <w:szCs w:val="24"/>
    </w:rPr>
  </w:style>
  <w:style w:type="paragraph" w:styleId="Signature">
    <w:name w:val="Signature"/>
    <w:basedOn w:val="Normal"/>
    <w:link w:val="SignatureChar"/>
    <w:pPr>
      <w:spacing w:before="0" w:after="0"/>
      <w:ind w:left="4320"/>
    </w:pPr>
    <w:rPr>
      <w:rFonts w:ascii="Times New Roman" w:hAnsi="Times New Roman"/>
    </w:rPr>
  </w:style>
  <w:style w:type="character" w:customStyle="1" w:styleId="SignatureChar">
    <w:name w:val="Signature Char"/>
    <w:link w:val="Signature"/>
    <w:rPr>
      <w:sz w:val="24"/>
      <w:szCs w:val="24"/>
    </w:rPr>
  </w:style>
  <w:style w:type="character" w:styleId="Strong">
    <w:name w:val="Strong"/>
    <w:qFormat/>
    <w:rPr>
      <w:rFonts w:ascii="Times New Roman" w:hAnsi="Times New Roman"/>
      <w:b/>
      <w:bCs/>
      <w:sz w:val="24"/>
    </w:rPr>
  </w:style>
  <w:style w:type="paragraph" w:styleId="Subtitle">
    <w:name w:val="Subtitle"/>
    <w:basedOn w:val="Normal"/>
    <w:link w:val="SubtitleChar"/>
    <w:qFormat/>
    <w:pPr>
      <w:spacing w:before="0" w:after="60"/>
      <w:ind w:left="0"/>
      <w:jc w:val="center"/>
      <w:outlineLvl w:val="1"/>
    </w:pPr>
    <w:rPr>
      <w:rFonts w:ascii="Times New Roman" w:hAnsi="Times New Roman" w:cs="Arial"/>
    </w:rPr>
  </w:style>
  <w:style w:type="character" w:customStyle="1" w:styleId="SubtitleChar">
    <w:name w:val="Subtitle Char"/>
    <w:link w:val="Subtitle"/>
    <w:rPr>
      <w:rFonts w:cs="Arial"/>
      <w:sz w:val="24"/>
      <w:szCs w:val="24"/>
    </w:rPr>
  </w:style>
  <w:style w:type="paragraph" w:styleId="TableofAuthorities">
    <w:name w:val="table of authorities"/>
    <w:basedOn w:val="Normal"/>
    <w:next w:val="Normal"/>
    <w:pPr>
      <w:spacing w:before="0" w:after="0"/>
      <w:ind w:left="240" w:hanging="240"/>
    </w:pPr>
    <w:rPr>
      <w:rFonts w:ascii="Times New Roman" w:hAnsi="Times New Roman"/>
    </w:rPr>
  </w:style>
  <w:style w:type="paragraph" w:styleId="TOAHeading">
    <w:name w:val="toa heading"/>
    <w:basedOn w:val="Normal"/>
    <w:next w:val="Normal"/>
    <w:pPr>
      <w:spacing w:after="0"/>
      <w:ind w:left="0"/>
    </w:pPr>
    <w:rPr>
      <w:rFonts w:cs="Arial"/>
      <w:b/>
      <w:bCs/>
    </w:rPr>
  </w:style>
  <w:style w:type="paragraph" w:customStyle="1" w:styleId="Heading1NoTOC">
    <w:name w:val="Heading 1 No TOC"/>
    <w:next w:val="Paragraph"/>
    <w:pPr>
      <w:keepNext/>
      <w:keepLines/>
      <w:spacing w:before="60" w:after="240"/>
    </w:pPr>
    <w:rPr>
      <w:rFonts w:cs="Arial"/>
      <w:b/>
      <w:bCs/>
      <w:caps/>
      <w:kern w:val="32"/>
      <w:sz w:val="24"/>
      <w:szCs w:val="48"/>
    </w:rPr>
  </w:style>
  <w:style w:type="character" w:customStyle="1" w:styleId="Citation">
    <w:name w:val="Citation"/>
    <w:rPr>
      <w:rFonts w:ascii="Times New Roman" w:hAnsi="Times New Roman"/>
      <w:sz w:val="24"/>
      <w:vertAlign w:val="superscript"/>
    </w:rPr>
  </w:style>
  <w:style w:type="table" w:styleId="TableGrid">
    <w:name w:val="Table Grid"/>
    <w:basedOn w:val="TableNormal"/>
    <w:uiPriority w:val="5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pPr>
      <w:numPr>
        <w:numId w:val="6"/>
      </w:numPr>
    </w:pPr>
  </w:style>
  <w:style w:type="paragraph" w:styleId="BlockText">
    <w:name w:val="Block Text"/>
    <w:basedOn w:val="Normal"/>
    <w:pPr>
      <w:spacing w:before="0"/>
      <w:ind w:left="1440" w:right="1440"/>
    </w:pPr>
    <w:rPr>
      <w:rFonts w:ascii="Times New Roman" w:hAnsi="Times New Roman"/>
    </w:rPr>
  </w:style>
  <w:style w:type="numbering" w:styleId="1ai">
    <w:name w:val="Outline List 1"/>
    <w:basedOn w:val="NoList"/>
    <w:pPr>
      <w:numPr>
        <w:numId w:val="7"/>
      </w:numPr>
    </w:pPr>
  </w:style>
  <w:style w:type="numbering" w:styleId="ArticleSection">
    <w:name w:val="Outline List 3"/>
    <w:basedOn w:val="NoList"/>
    <w:pPr>
      <w:numPr>
        <w:numId w:val="8"/>
      </w:numPr>
    </w:pPr>
  </w:style>
  <w:style w:type="character" w:customStyle="1" w:styleId="FooterChar">
    <w:name w:val="Footer Char"/>
    <w:link w:val="Footer"/>
    <w:rPr>
      <w:rFonts w:eastAsia="MS Gothic"/>
      <w:sz w:val="16"/>
    </w:rPr>
  </w:style>
  <w:style w:type="character" w:customStyle="1" w:styleId="ParagraphChar">
    <w:name w:val="Paragraph Char"/>
    <w:link w:val="Paragraph"/>
    <w:rPr>
      <w:rFonts w:eastAsia="MS Gothic"/>
      <w:sz w:val="24"/>
      <w:szCs w:val="24"/>
    </w:rPr>
  </w:style>
  <w:style w:type="character" w:styleId="PlaceholderText">
    <w:name w:val="Placeholder Text"/>
    <w:uiPriority w:val="99"/>
    <w:semiHidden/>
    <w:rPr>
      <w:color w:val="808080"/>
    </w:rPr>
  </w:style>
  <w:style w:type="paragraph" w:styleId="TOCHeading">
    <w:name w:val="TOC Heading"/>
    <w:basedOn w:val="TOCTitle"/>
    <w:next w:val="Normal"/>
    <w:uiPriority w:val="39"/>
    <w:semiHidden/>
    <w:unhideWhenUsed/>
    <w:qFormat/>
    <w:pPr>
      <w:spacing w:before="480" w:after="0" w:line="276" w:lineRule="auto"/>
    </w:pPr>
    <w:rPr>
      <w:rFonts w:ascii="Cambria" w:eastAsia="Malgun Gothic" w:hAnsi="Cambria" w:cs="Times New Roman"/>
      <w:caps/>
      <w:color w:val="000000"/>
      <w:kern w:val="0"/>
    </w:rPr>
  </w:style>
  <w:style w:type="paragraph" w:customStyle="1" w:styleId="Attachment">
    <w:name w:val="Attachment"/>
    <w:basedOn w:val="Appendix"/>
    <w:next w:val="Paragraph"/>
    <w:qFormat/>
    <w:pPr>
      <w:numPr>
        <w:numId w:val="9"/>
      </w:numPr>
      <w:tabs>
        <w:tab w:val="left" w:pos="2160"/>
      </w:tabs>
      <w:ind w:left="2160" w:hanging="2160"/>
    </w:pPr>
    <w:rPr>
      <w:rFonts w:cs="Times New Roman"/>
    </w:rPr>
  </w:style>
  <w:style w:type="character" w:customStyle="1" w:styleId="Heading5Char">
    <w:name w:val="Heading 5 Char"/>
    <w:basedOn w:val="DefaultParagraphFont"/>
    <w:link w:val="Heading5"/>
    <w:rPr>
      <w:rFonts w:eastAsia="MS Gothic" w:cs="Arial"/>
      <w:b/>
      <w:bCs/>
      <w:iCs/>
      <w:sz w:val="24"/>
      <w:szCs w:val="22"/>
    </w:rPr>
  </w:style>
  <w:style w:type="character" w:customStyle="1" w:styleId="Heading6Char">
    <w:name w:val="Heading 6 Char"/>
    <w:basedOn w:val="DefaultParagraphFont"/>
    <w:link w:val="Heading6"/>
    <w:rPr>
      <w:rFonts w:eastAsia="MS Gothic" w:cs="Arial"/>
      <w:b/>
      <w:bCs/>
      <w:sz w:val="24"/>
      <w:szCs w:val="22"/>
    </w:rPr>
  </w:style>
  <w:style w:type="paragraph" w:styleId="ListParagraph">
    <w:name w:val="List Paragraph"/>
    <w:basedOn w:val="Normal"/>
    <w:uiPriority w:val="34"/>
    <w:qFormat/>
    <w:pPr>
      <w:ind w:left="720"/>
      <w:contextualSpacing/>
    </w:pPr>
  </w:style>
  <w:style w:type="paragraph" w:styleId="Revision">
    <w:name w:val="Revision"/>
    <w:hidden/>
    <w:uiPriority w:val="99"/>
    <w:semiHidden/>
    <w:rPr>
      <w:rFonts w:ascii="Arial" w:hAnsi="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_x0020_Title xmlns="386185c0-6867-49b6-9ef0-f43d689b7bed" xsi:nil="true"/>
    <Artifact_x0020_Name xmlns="386185c0-6867-49b6-9ef0-f43d689b7bed" xsi:nil="true"/>
    <Product_x0020_Code xmlns="386185c0-6867-49b6-9ef0-f43d689b7bed" xsi:nil="true"/>
    <Primary_x0020_Group xmlns="386185c0-6867-49b6-9ef0-f43d689b7bed" xsi:nil="true"/>
    <dctm_isservice xmlns="386185c0-6867-49b6-9ef0-f43d689b7bed">true</dctm_isservice>
  </documentManagement>
</p:properties>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sisl xmlns="http://www.boldonjames.com/2008/01/sie/internal/label" xmlns:xsi="http://www.w3.org/2001/XMLSchema-instance" xmlns:xsd="http://www.w3.org/2001/XMLSchema" sislVersion="0" policy="a10f9ac0-5937-4b4f-b459-96aedd9ed2c5" origin="userSelected">
  <element uid="id_classification_eusecret" value=""/>
  <element uid="c93b098f-09a6-446d-9260-bb82a35361d7" value=""/>
</sisl>
</file>

<file path=customXml/item4.xml><?xml version="1.0" encoding="utf-8"?>
<b:Sources xmlns="http://schemas.openxmlformats.org/officeDocument/2006/bibliography" xmlns:b="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9C0EB6226AFCC4BA61A811264061CB2" ma:contentTypeVersion="8" ma:contentTypeDescription="Create a new document." ma:contentTypeScope="" ma:versionID="269c3dab577bea7ed1948bfd867f6796">
  <xsd:schema xmlns:xsd="http://www.w3.org/2001/XMLSchema" xmlns:xs="http://www.w3.org/2001/XMLSchema" xmlns:p="http://schemas.microsoft.com/office/2006/metadata/properties" xmlns:ns2="386185c0-6867-49b6-9ef0-f43d689b7bed" targetNamespace="http://schemas.microsoft.com/office/2006/metadata/properties" ma:root="true" ma:fieldsID="4d5e32996fc508a9e4649c400a410a2c" ns2:_="">
    <xsd:import namespace="386185c0-6867-49b6-9ef0-f43d689b7bed"/>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185c0-6867-49b6-9ef0-f43d689b7bed"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46D4F8-A0C3-42CF-A51D-9448FF4DC16E}">
  <ds:schemaRefs>
    <ds:schemaRef ds:uri="http://schemas.microsoft.com/office/2006/metadata/properties"/>
    <ds:schemaRef ds:uri="http://schemas.microsoft.com/office/2006/documentManagement/types"/>
    <ds:schemaRef ds:uri="http://www.w3.org/XML/1998/namespace"/>
    <ds:schemaRef ds:uri="386185c0-6867-49b6-9ef0-f43d689b7bed"/>
    <ds:schemaRef ds:uri="http://purl.org/dc/terms/"/>
    <ds:schemaRef ds:uri="http://purl.org/dc/dcmitype/"/>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C50708C3-E1CB-460B-84FC-467F8F1AF9AA}">
  <ds:schemaRefs>
    <ds:schemaRef ds:uri="http://schemas.microsoft.com/sharepoint/v3/contenttype/forms"/>
  </ds:schemaRefs>
</ds:datastoreItem>
</file>

<file path=customXml/itemProps3.xml><?xml version="1.0" encoding="utf-8"?>
<ds:datastoreItem xmlns:ds="http://schemas.openxmlformats.org/officeDocument/2006/customXml" ds:itemID="{1429A3C0-0674-4E94-A441-56F44A2F3C30}">
  <ds:schemaRefs>
    <ds:schemaRef ds:uri="http://www.w3.org/2001/XMLSchema"/>
    <ds:schemaRef ds:uri="http://www.boldonjames.com/2008/01/sie/internal/label"/>
  </ds:schemaRefs>
</ds:datastoreItem>
</file>

<file path=customXml/itemProps4.xml><?xml version="1.0" encoding="utf-8"?>
<ds:datastoreItem xmlns:ds="http://schemas.openxmlformats.org/officeDocument/2006/customXml" ds:itemID="{3FFB5039-2A07-45B8-AE6C-242550700756}">
  <ds:schemaRefs>
    <ds:schemaRef ds:uri="http://schemas.openxmlformats.org/officeDocument/2006/bibliography"/>
  </ds:schemaRefs>
</ds:datastoreItem>
</file>

<file path=customXml/itemProps5.xml><?xml version="1.0" encoding="utf-8"?>
<ds:datastoreItem xmlns:ds="http://schemas.openxmlformats.org/officeDocument/2006/customXml" ds:itemID="{B070E13C-1BE2-4DBF-8A4F-13A8D11B7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185c0-6867-49b6-9ef0-f43d689b7b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ISIWriter.dotm</Template>
  <TotalTime>27</TotalTime>
  <Pages>10</Pages>
  <Words>3630</Words>
  <Characters>21084</Characters>
  <Application>Microsoft Office Word</Application>
  <DocSecurity>0</DocSecurity>
  <Lines>377</Lines>
  <Paragraphs>110</Paragraphs>
  <ScaleCrop>false</ScaleCrop>
  <HeadingPairs>
    <vt:vector size="2" baseType="variant">
      <vt:variant>
        <vt:lpstr>Title</vt:lpstr>
      </vt:variant>
      <vt:variant>
        <vt:i4>1</vt:i4>
      </vt:variant>
    </vt:vector>
  </HeadingPairs>
  <TitlesOfParts>
    <vt:vector size="1" baseType="lpstr">
      <vt:lpstr>WORLDWIDE MARKETING APPLICATION</vt:lpstr>
    </vt:vector>
  </TitlesOfParts>
  <Company>Merck Research Labs</Company>
  <LinksUpToDate>false</LinksUpToDate>
  <CharactersWithSpaces>24622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WORLDWIDE MARKETING APPLICATION</dc:title>
  <dc:subject>1368_General_Inv_Plan.doc</dc:subject>
  <dc:creator>Merck &amp; Co., Inc.</dc:creator>
  <cp:keywords>IND No. —Annual Report—1.13.9 General Investigational Plan</cp:keywords>
  <cp:lastModifiedBy>Powell, Deana</cp:lastModifiedBy>
  <cp:revision>5</cp:revision>
  <cp:lastPrinted>2019-10-25T15:37:00Z</cp:lastPrinted>
  <dcterms:created xsi:type="dcterms:W3CDTF">2023-07-06T13:09:00Z</dcterms:created>
  <dcterms:modified xsi:type="dcterms:W3CDTF">2026-03-23T19:07:00Z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1998-05-10T04:00:00Z</vt:filetime>
  </property>
  <property fmtid="{D5CDD505-2E9C-101B-9397-08002B2CF9AE}" pid="3" name="Document number">
    <vt:i4>2</vt:i4>
  </property>
  <property fmtid="{D5CDD505-2E9C-101B-9397-08002B2CF9AE}" pid="4" name="SensitivityCode">
    <vt:lpwstr>RC</vt:lpwstr>
  </property>
  <property fmtid="{D5CDD505-2E9C-101B-9397-08002B2CF9AE}" pid="5" name="LastPage">
    <vt:lpwstr>1</vt:lpwstr>
  </property>
  <property fmtid="{D5CDD505-2E9C-101B-9397-08002B2CF9AE}" pid="6" name="LastPrintedPage">
    <vt:lpwstr>1</vt:lpwstr>
  </property>
  <property fmtid="{D5CDD505-2E9C-101B-9397-08002B2CF9AE}" pid="7" name="LastFigure">
    <vt:lpwstr>(no figures)</vt:lpwstr>
  </property>
  <property fmtid="{D5CDD505-2E9C-101B-9397-08002B2CF9AE}" pid="8" name="LastTable">
    <vt:lpwstr>(no figures)</vt:lpwstr>
  </property>
  <property fmtid="{D5CDD505-2E9C-101B-9397-08002B2CF9AE}" pid="9" name="_AdHocReviewCycleID">
    <vt:i4>-1879914281</vt:i4>
  </property>
  <property fmtid="{D5CDD505-2E9C-101B-9397-08002B2CF9AE}" pid="10" name="_NewReviewCycle">
    <vt:lpwstr/>
  </property>
  <property fmtid="{D5CDD505-2E9C-101B-9397-08002B2CF9AE}" pid="11" name="_EmailSubject">
    <vt:lpwstr>Merck compare examples - Email 2 of 3 - General Investigational Plans (GIP)</vt:lpwstr>
  </property>
  <property fmtid="{D5CDD505-2E9C-101B-9397-08002B2CF9AE}" pid="12" name="_AuthorEmail">
    <vt:lpwstr>deana.powell@merck.com</vt:lpwstr>
  </property>
  <property fmtid="{D5CDD505-2E9C-101B-9397-08002B2CF9AE}" pid="13" name="_AuthorEmailDisplayName">
    <vt:lpwstr>Powell, Deana</vt:lpwstr>
  </property>
  <property fmtid="{D5CDD505-2E9C-101B-9397-08002B2CF9AE}" pid="14" name="ContentTypeId">
    <vt:lpwstr>0x01010089C0EB6226AFCC4BA61A811264061CB2</vt:lpwstr>
  </property>
  <property fmtid="{D5CDD505-2E9C-101B-9397-08002B2CF9AE}" pid="15" name="Module">
    <vt:lpwstr>694dcd7c-c560-4346-a7cd-20f6b80b26a4</vt:lpwstr>
  </property>
  <property fmtid="{D5CDD505-2E9C-101B-9397-08002B2CF9AE}" pid="16" name="_PreviousAdHocReviewCycleID">
    <vt:i4>1504016951</vt:i4>
  </property>
  <property fmtid="{D5CDD505-2E9C-101B-9397-08002B2CF9AE}" pid="17" name="docIndexRef">
    <vt:lpwstr>11638980-85a5-4f9e-b2b3-f506ab2dc2ed</vt:lpwstr>
  </property>
  <property fmtid="{D5CDD505-2E9C-101B-9397-08002B2CF9AE}" pid="18" name="bjSaver">
    <vt:lpwstr>x8i18SM1U/Yx+aVIkrmeJ+QlCmzgk+cR</vt:lpwstr>
  </property>
  <property fmtid="{D5CDD505-2E9C-101B-9397-08002B2CF9AE}" pid="19" name="bjDocumentSecurityLabel">
    <vt:lpwstr>Confidential</vt:lpwstr>
  </property>
  <property fmtid="{D5CDD505-2E9C-101B-9397-08002B2CF9AE}" pid="20" name="MerckMetadataExchange">
    <vt:lpwstr>!$MRK@Confidential-None</vt:lpwstr>
  </property>
  <property fmtid="{D5CDD505-2E9C-101B-9397-08002B2CF9AE}" pid="21" name="bjDocumentLabelXML">
    <vt:lpwstr>&lt;?xml version="1.0" encoding="us-ascii"?&gt;&lt;sisl xmlns:xsi="http://www.w3.org/2001/XMLSchema-instance" xmlns:xsd="http://www.w3.org/2001/XMLSchema" sislVersion="0" policy="a10f9ac0-5937-4b4f-b459-96aedd9ed2c5" origin="userSelected" xmlns="http://www.boldonj</vt:lpwstr>
  </property>
  <property fmtid="{D5CDD505-2E9C-101B-9397-08002B2CF9AE}" pid="22" name="bjDocumentLabelXML-0">
    <vt:lpwstr>ames.com/2008/01/sie/internal/label"&gt;&lt;element uid="id_classification_eusecret" value="" /&gt;&lt;element uid="c93b098f-09a6-446d-9260-bb82a35361d7" value="" /&gt;&lt;/sisl&gt;</vt:lpwstr>
  </property>
  <property fmtid="{D5CDD505-2E9C-101B-9397-08002B2CF9AE}" pid="24" name="MSIP_Label_e81acc0d-dcc4-4dc9-a2c5-be70b05a2fe6_Enabled">
    <vt:lpwstr>true</vt:lpwstr>
  </property>
  <property fmtid="{D5CDD505-2E9C-101B-9397-08002B2CF9AE}" pid="25" name="MSIP_Label_e81acc0d-dcc4-4dc9-a2c5-be70b05a2fe6_SetDate">
    <vt:lpwstr>2021-12-13T22:18:13Z</vt:lpwstr>
  </property>
  <property fmtid="{D5CDD505-2E9C-101B-9397-08002B2CF9AE}" pid="26" name="MSIP_Label_e81acc0d-dcc4-4dc9-a2c5-be70b05a2fe6_Method">
    <vt:lpwstr>Privileged</vt:lpwstr>
  </property>
  <property fmtid="{D5CDD505-2E9C-101B-9397-08002B2CF9AE}" pid="27" name="MSIP_Label_e81acc0d-dcc4-4dc9-a2c5-be70b05a2fe6_Name">
    <vt:lpwstr>e81acc0d-dcc4-4dc9-a2c5-be70b05a2fe6</vt:lpwstr>
  </property>
  <property fmtid="{D5CDD505-2E9C-101B-9397-08002B2CF9AE}" pid="28" name="MSIP_Label_e81acc0d-dcc4-4dc9-a2c5-be70b05a2fe6_SiteId">
    <vt:lpwstr>a00de4ec-48a8-43a6-be74-e31274e2060d</vt:lpwstr>
  </property>
  <property fmtid="{D5CDD505-2E9C-101B-9397-08002B2CF9AE}" pid="29" name="MSIP_Label_e81acc0d-dcc4-4dc9-a2c5-be70b05a2fe6_ActionId">
    <vt:lpwstr>fff3d2ec-3774-4dac-a059-5a981287661b</vt:lpwstr>
  </property>
  <property fmtid="{D5CDD505-2E9C-101B-9397-08002B2CF9AE}" pid="30" name="MSIP_Label_e81acc0d-dcc4-4dc9-a2c5-be70b05a2fe6_ContentBits">
    <vt:lpwstr>0</vt:lpwstr>
  </property>
  <property fmtid="{D5CDD505-2E9C-101B-9397-08002B2CF9AE}" pid="31" name="MerckAIPLabel">
    <vt:lpwstr>NotClassified</vt:lpwstr>
  </property>
  <property fmtid="{D5CDD505-2E9C-101B-9397-08002B2CF9AE}" pid="32" name="MerckAIPDataExchange">
    <vt:lpwstr>!MRKMIP@NotClassified</vt:lpwstr>
  </property>
  <property fmtid="{D5CDD505-2E9C-101B-9397-08002B2CF9AE}" pid="33" name="Document Title">
    <vt:lpwstr/>
  </property>
  <property fmtid="{D5CDD505-2E9C-101B-9397-08002B2CF9AE}" pid="34" name="Artifact Name">
    <vt:lpwstr/>
  </property>
  <property fmtid="{D5CDD505-2E9C-101B-9397-08002B2CF9AE}" pid="35" name="Product Code">
    <vt:lpwstr/>
  </property>
  <property fmtid="{D5CDD505-2E9C-101B-9397-08002B2CF9AE}" pid="36" name="Primary Group">
    <vt:lpwstr/>
  </property>
  <property fmtid="{D5CDD505-2E9C-101B-9397-08002B2CF9AE}" pid="37" name="RCAM_CITATION_TYPE">
    <vt:lpwstr>CTD|1|1</vt:lpwstr>
  </property>
  <property fmtid="{D5CDD505-2E9C-101B-9397-08002B2CF9AE}" pid="38" name="RCAM_DOC_TYPE">
    <vt:lpwstr>CTD|1</vt:lpwstr>
  </property>
  <property fmtid="{D5CDD505-2E9C-101B-9397-08002B2CF9AE}" pid="39" name="RCAM_CITATION_LIMIT">
    <vt:lpwstr>450</vt:lpwstr>
  </property>
  <property fmtid="{D5CDD505-2E9C-101B-9397-08002B2CF9AE}" pid="40" name="RCAM_CITATION_TYPE_CTD">
    <vt:lpwstr>0</vt:lpwstr>
  </property>
  <property fmtid="{D5CDD505-2E9C-101B-9397-08002B2CF9AE}" pid="41" name="RCAM_MK_NUMBER">
    <vt:lpwstr>940</vt:lpwstr>
  </property>
  <property fmtid="{D5CDD505-2E9C-101B-9397-08002B2CF9AE}" pid="42" name="RCAM_COMPOUND_TYPE">
    <vt:lpwstr>V</vt:lpwstr>
  </property>
  <property fmtid="{D5CDD505-2E9C-101B-9397-08002B2CF9AE}" pid="43" name="RCAM_CLINICAL_DOC">
    <vt:bool>true</vt:bool>
  </property>
  <property fmtid="{D5CDD505-2E9C-101B-9397-08002B2CF9AE}" pid="44" name="RCAM_REF_INCLUDED_FINAL_LOR">
    <vt:lpwstr>A</vt:lpwstr>
  </property>
  <property fmtid="{D5CDD505-2E9C-101B-9397-08002B2CF9AE}" pid="45" name="RCAM_REF_INCLUDED_REFERENCE_ID_LIST">
    <vt:lpwstr>A</vt:lpwstr>
  </property>
  <property fmtid="{D5CDD505-2E9C-101B-9397-08002B2CF9AE}" pid="46" name="RCAM_FINAL_LOR_DOCIDS">
    <vt:lpwstr>0</vt:lpwstr>
  </property>
  <property fmtid="{D5CDD505-2E9C-101B-9397-08002B2CF9AE}" pid="47" name="RCAM_CHILDREN_INCLUDED">
    <vt:lpwstr>1</vt:lpwstr>
  </property>
  <property fmtid="{D5CDD505-2E9C-101B-9397-08002B2CF9AE}" pid="48" name="REDS_BIBILO_NAME_INCLUDED">
    <vt:lpwstr>0</vt:lpwstr>
  </property>
</Properties>
</file>